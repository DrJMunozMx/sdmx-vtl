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8F99D46" w14:textId="77777777" w:rsidR="005A2227" w:rsidRPr="00E352EF" w:rsidRDefault="0097053A" w:rsidP="007F7956">
      <w:pPr>
        <w:spacing w:after="240"/>
        <w:jc w:val="center"/>
        <w:rPr>
          <w:rFonts w:ascii="Trebuchet MS" w:hAnsi="Trebuchet MS"/>
          <w:color w:val="808080" w:themeColor="background1" w:themeShade="80"/>
          <w:sz w:val="28"/>
          <w:szCs w:val="26"/>
        </w:rPr>
      </w:pPr>
      <w:bookmarkStart w:id="0" w:name="_Toc398999024"/>
      <w:bookmarkStart w:id="1" w:name="_Toc284149432"/>
      <w:bookmarkStart w:id="2" w:name="_Toc286993719"/>
      <w:r w:rsidRPr="00E352EF">
        <w:rPr>
          <w:rFonts w:ascii="Trebuchet MS" w:eastAsia="Trebuchet MS" w:hAnsi="Trebuchet MS"/>
          <w:color w:val="808080" w:themeColor="background1" w:themeShade="80"/>
          <w:sz w:val="28"/>
          <w:szCs w:val="26"/>
        </w:rPr>
        <w:t>SDMX Technical Working Group</w:t>
      </w:r>
    </w:p>
    <w:p w14:paraId="0B135EC6" w14:textId="77777777" w:rsidR="005A2227" w:rsidRPr="00E352EF" w:rsidRDefault="0097053A" w:rsidP="007F7956">
      <w:pPr>
        <w:spacing w:after="240"/>
        <w:jc w:val="center"/>
        <w:rPr>
          <w:rFonts w:ascii="Trebuchet MS" w:eastAsia="Trebuchet MS" w:hAnsi="Trebuchet MS"/>
          <w:color w:val="808080" w:themeColor="background1" w:themeShade="80"/>
          <w:sz w:val="28"/>
          <w:szCs w:val="26"/>
        </w:rPr>
      </w:pPr>
      <w:r w:rsidRPr="00E352EF">
        <w:rPr>
          <w:rFonts w:ascii="Trebuchet MS" w:eastAsia="Trebuchet MS" w:hAnsi="Trebuchet MS"/>
          <w:color w:val="808080" w:themeColor="background1" w:themeShade="80"/>
          <w:sz w:val="28"/>
          <w:szCs w:val="26"/>
        </w:rPr>
        <w:t>VTL Task Force</w:t>
      </w:r>
    </w:p>
    <w:p w14:paraId="6518CE3C" w14:textId="77777777" w:rsidR="005A2227" w:rsidRPr="00E352EF" w:rsidRDefault="005A2227">
      <w:pPr>
        <w:widowControl w:val="0"/>
        <w:spacing w:line="276" w:lineRule="auto"/>
        <w:jc w:val="center"/>
        <w:rPr>
          <w:rFonts w:ascii="Trebuchet MS" w:hAnsi="Trebuchet MS"/>
          <w:sz w:val="40"/>
          <w:szCs w:val="40"/>
        </w:rPr>
      </w:pPr>
    </w:p>
    <w:p w14:paraId="03ACC0E6" w14:textId="77777777" w:rsidR="005A2227" w:rsidRPr="00E352EF" w:rsidRDefault="005A2227">
      <w:pPr>
        <w:widowControl w:val="0"/>
        <w:spacing w:line="276" w:lineRule="auto"/>
        <w:jc w:val="center"/>
        <w:rPr>
          <w:rFonts w:ascii="Trebuchet MS" w:hAnsi="Trebuchet MS"/>
          <w:sz w:val="40"/>
          <w:szCs w:val="40"/>
        </w:rPr>
      </w:pPr>
    </w:p>
    <w:p w14:paraId="1570E21E" w14:textId="77777777" w:rsidR="005A2227" w:rsidRPr="00E352EF" w:rsidRDefault="005A2227">
      <w:pPr>
        <w:widowControl w:val="0"/>
        <w:spacing w:line="276" w:lineRule="auto"/>
        <w:jc w:val="center"/>
        <w:rPr>
          <w:rFonts w:ascii="Trebuchet MS" w:hAnsi="Trebuchet MS"/>
          <w:sz w:val="40"/>
          <w:szCs w:val="40"/>
        </w:rPr>
      </w:pPr>
    </w:p>
    <w:p w14:paraId="269F52F8" w14:textId="77777777" w:rsidR="005A2227" w:rsidRPr="00E352EF" w:rsidRDefault="005A2227">
      <w:pPr>
        <w:widowControl w:val="0"/>
        <w:spacing w:line="276" w:lineRule="auto"/>
        <w:jc w:val="center"/>
        <w:rPr>
          <w:rFonts w:ascii="Trebuchet MS" w:hAnsi="Trebuchet MS"/>
          <w:sz w:val="40"/>
          <w:szCs w:val="40"/>
        </w:rPr>
      </w:pPr>
    </w:p>
    <w:p w14:paraId="493EC52A" w14:textId="77777777" w:rsidR="005A2227" w:rsidRPr="00E352EF" w:rsidRDefault="005A2227">
      <w:pPr>
        <w:widowControl w:val="0"/>
        <w:spacing w:line="276" w:lineRule="auto"/>
        <w:jc w:val="center"/>
        <w:rPr>
          <w:rFonts w:ascii="Trebuchet MS" w:hAnsi="Trebuchet MS"/>
          <w:sz w:val="40"/>
          <w:szCs w:val="40"/>
        </w:rPr>
      </w:pPr>
    </w:p>
    <w:p w14:paraId="081ECAA2" w14:textId="77777777" w:rsidR="00FC3F4F" w:rsidRPr="005231DA" w:rsidRDefault="00FC3F4F" w:rsidP="00597269">
      <w:pPr>
        <w:jc w:val="center"/>
        <w:rPr>
          <w:rFonts w:ascii="Trebuchet MS" w:eastAsia="Trebuchet MS" w:hAnsi="Trebuchet MS"/>
          <w:b/>
          <w:sz w:val="48"/>
          <w:szCs w:val="42"/>
          <w:lang w:val="fr-FR"/>
        </w:rPr>
      </w:pPr>
      <w:r w:rsidRPr="005231DA">
        <w:rPr>
          <w:rFonts w:ascii="Trebuchet MS" w:eastAsia="Trebuchet MS" w:hAnsi="Trebuchet MS"/>
          <w:b/>
          <w:sz w:val="48"/>
          <w:szCs w:val="42"/>
          <w:lang w:val="fr-FR"/>
        </w:rPr>
        <w:t>VTL – version 1.1</w:t>
      </w:r>
    </w:p>
    <w:p w14:paraId="20504B52" w14:textId="77777777" w:rsidR="005A2227" w:rsidRPr="005231DA" w:rsidRDefault="00FC3F4F" w:rsidP="00597269">
      <w:pPr>
        <w:jc w:val="center"/>
        <w:rPr>
          <w:rFonts w:ascii="Trebuchet MS" w:hAnsi="Trebuchet MS"/>
          <w:b/>
          <w:sz w:val="42"/>
          <w:szCs w:val="42"/>
          <w:lang w:val="fr-FR"/>
        </w:rPr>
      </w:pPr>
      <w:r w:rsidRPr="005231DA">
        <w:rPr>
          <w:rFonts w:ascii="Trebuchet MS" w:eastAsia="Trebuchet MS" w:hAnsi="Trebuchet MS"/>
          <w:b/>
          <w:sz w:val="42"/>
          <w:szCs w:val="42"/>
          <w:lang w:val="fr-FR"/>
        </w:rPr>
        <w:t>(</w:t>
      </w:r>
      <w:r w:rsidR="0097053A" w:rsidRPr="005231DA">
        <w:rPr>
          <w:rFonts w:ascii="Trebuchet MS" w:eastAsia="Trebuchet MS" w:hAnsi="Trebuchet MS"/>
          <w:b/>
          <w:sz w:val="42"/>
          <w:szCs w:val="42"/>
          <w:lang w:val="fr-FR"/>
        </w:rPr>
        <w:t>Validation &amp; Transformation Language</w:t>
      </w:r>
      <w:r w:rsidRPr="005231DA">
        <w:rPr>
          <w:rFonts w:ascii="Trebuchet MS" w:eastAsia="Trebuchet MS" w:hAnsi="Trebuchet MS"/>
          <w:b/>
          <w:sz w:val="42"/>
          <w:szCs w:val="42"/>
          <w:lang w:val="fr-FR"/>
        </w:rPr>
        <w:t>)</w:t>
      </w:r>
    </w:p>
    <w:p w14:paraId="4366518B" w14:textId="77777777" w:rsidR="005A2227" w:rsidRPr="005231DA" w:rsidRDefault="005A2227">
      <w:pPr>
        <w:widowControl w:val="0"/>
        <w:spacing w:line="276" w:lineRule="auto"/>
        <w:jc w:val="center"/>
        <w:rPr>
          <w:rFonts w:ascii="Trebuchet MS" w:hAnsi="Trebuchet MS"/>
          <w:sz w:val="40"/>
          <w:szCs w:val="40"/>
          <w:lang w:val="fr-FR"/>
        </w:rPr>
      </w:pPr>
    </w:p>
    <w:p w14:paraId="475329A5" w14:textId="77777777" w:rsidR="005A2227" w:rsidRPr="00E352EF" w:rsidRDefault="0097053A" w:rsidP="00597269">
      <w:pPr>
        <w:jc w:val="center"/>
        <w:rPr>
          <w:rFonts w:ascii="Trebuchet MS" w:eastAsia="Trebuchet MS" w:hAnsi="Trebuchet MS"/>
          <w:b/>
          <w:sz w:val="42"/>
          <w:szCs w:val="42"/>
        </w:rPr>
      </w:pPr>
      <w:r w:rsidRPr="00E352EF">
        <w:rPr>
          <w:rFonts w:ascii="Trebuchet MS" w:eastAsia="Trebuchet MS" w:hAnsi="Trebuchet MS"/>
          <w:b/>
          <w:sz w:val="42"/>
          <w:szCs w:val="42"/>
        </w:rPr>
        <w:t>Part 2 – Reference Manual</w:t>
      </w:r>
    </w:p>
    <w:p w14:paraId="5C718B36" w14:textId="77777777" w:rsidR="005A2227" w:rsidRPr="00E352EF" w:rsidRDefault="005A2227" w:rsidP="007F7956">
      <w:pPr>
        <w:widowControl w:val="0"/>
        <w:spacing w:after="120" w:line="276" w:lineRule="auto"/>
        <w:jc w:val="center"/>
        <w:rPr>
          <w:rFonts w:ascii="Trebuchet MS" w:hAnsi="Trebuchet MS"/>
          <w:sz w:val="28"/>
          <w:szCs w:val="40"/>
        </w:rPr>
      </w:pPr>
    </w:p>
    <w:p w14:paraId="3D82FC19" w14:textId="77777777" w:rsidR="007F7956" w:rsidRPr="00E352EF" w:rsidRDefault="007F7956" w:rsidP="007F7956">
      <w:pPr>
        <w:widowControl w:val="0"/>
        <w:spacing w:after="120" w:line="276" w:lineRule="auto"/>
        <w:jc w:val="center"/>
        <w:rPr>
          <w:rFonts w:ascii="Trebuchet MS" w:hAnsi="Trebuchet MS"/>
          <w:sz w:val="28"/>
          <w:szCs w:val="40"/>
        </w:rPr>
      </w:pPr>
    </w:p>
    <w:p w14:paraId="62EDE963" w14:textId="0BD71AED" w:rsidR="005A2227" w:rsidRPr="00E352EF" w:rsidRDefault="007F7956" w:rsidP="007F7956">
      <w:pPr>
        <w:pStyle w:val="Sottotitolo"/>
        <w:jc w:val="center"/>
        <w:rPr>
          <w:rFonts w:ascii="Trebuchet MS" w:hAnsi="Trebuchet MS"/>
          <w:i w:val="0"/>
          <w:sz w:val="28"/>
          <w:szCs w:val="40"/>
        </w:rPr>
      </w:pPr>
      <w:r w:rsidRPr="00E352EF">
        <w:rPr>
          <w:sz w:val="28"/>
        </w:rPr>
        <w:t>(DRAFT FOR PUBLIC REVIEW)</w:t>
      </w:r>
    </w:p>
    <w:p w14:paraId="5C1F56C0" w14:textId="77777777" w:rsidR="005A2227" w:rsidRPr="00E352EF" w:rsidRDefault="005A2227">
      <w:pPr>
        <w:spacing w:before="120" w:after="120" w:line="240" w:lineRule="atLeast"/>
        <w:jc w:val="both"/>
        <w:rPr>
          <w:rFonts w:asciiTheme="majorHAnsi" w:hAnsiTheme="majorHAnsi"/>
          <w:sz w:val="24"/>
        </w:rPr>
      </w:pPr>
    </w:p>
    <w:p w14:paraId="394FF125" w14:textId="77777777" w:rsidR="005A2227" w:rsidRPr="00E352EF" w:rsidRDefault="005A2227">
      <w:pPr>
        <w:spacing w:before="120" w:after="120" w:line="240" w:lineRule="atLeast"/>
        <w:jc w:val="both"/>
        <w:rPr>
          <w:rFonts w:asciiTheme="majorHAnsi" w:hAnsiTheme="majorHAnsi"/>
          <w:sz w:val="24"/>
        </w:rPr>
      </w:pPr>
    </w:p>
    <w:p w14:paraId="4AE2F9C6" w14:textId="77777777" w:rsidR="005A2227" w:rsidRPr="00E352EF" w:rsidRDefault="005A2227">
      <w:pPr>
        <w:spacing w:before="120" w:after="120" w:line="240" w:lineRule="atLeast"/>
        <w:jc w:val="both"/>
        <w:rPr>
          <w:rFonts w:asciiTheme="majorHAnsi" w:hAnsiTheme="majorHAnsi"/>
          <w:sz w:val="24"/>
        </w:rPr>
      </w:pPr>
    </w:p>
    <w:p w14:paraId="0094F8E6" w14:textId="77777777" w:rsidR="005A2227" w:rsidRPr="00E352EF" w:rsidRDefault="005A2227">
      <w:pPr>
        <w:spacing w:before="120" w:after="120" w:line="240" w:lineRule="atLeast"/>
        <w:jc w:val="both"/>
        <w:rPr>
          <w:rFonts w:asciiTheme="majorHAnsi" w:hAnsiTheme="majorHAnsi"/>
          <w:sz w:val="24"/>
        </w:rPr>
      </w:pPr>
    </w:p>
    <w:p w14:paraId="6E1D4C78" w14:textId="77777777" w:rsidR="005A2227" w:rsidRPr="00E352EF" w:rsidRDefault="005A2227">
      <w:pPr>
        <w:spacing w:before="120" w:after="120" w:line="240" w:lineRule="atLeast"/>
        <w:jc w:val="both"/>
        <w:rPr>
          <w:rFonts w:asciiTheme="majorHAnsi" w:hAnsiTheme="majorHAnsi"/>
          <w:sz w:val="24"/>
        </w:rPr>
      </w:pPr>
    </w:p>
    <w:p w14:paraId="750B8B48" w14:textId="77777777" w:rsidR="005A2227" w:rsidRPr="00E352EF" w:rsidRDefault="005A2227">
      <w:pPr>
        <w:spacing w:before="120" w:after="120" w:line="240" w:lineRule="atLeast"/>
        <w:jc w:val="both"/>
        <w:rPr>
          <w:rFonts w:asciiTheme="majorHAnsi" w:hAnsiTheme="majorHAnsi"/>
          <w:sz w:val="24"/>
        </w:rPr>
      </w:pPr>
    </w:p>
    <w:p w14:paraId="56EB3FEB" w14:textId="77777777" w:rsidR="005A2227" w:rsidRPr="00E352EF" w:rsidRDefault="005A2227">
      <w:pPr>
        <w:spacing w:before="120" w:after="120" w:line="240" w:lineRule="atLeast"/>
        <w:jc w:val="both"/>
        <w:rPr>
          <w:rFonts w:asciiTheme="majorHAnsi" w:hAnsiTheme="majorHAnsi"/>
          <w:sz w:val="24"/>
        </w:rPr>
      </w:pPr>
    </w:p>
    <w:p w14:paraId="4CC3F68C" w14:textId="77777777" w:rsidR="007F7956" w:rsidRPr="00E352EF" w:rsidRDefault="007F7956">
      <w:pPr>
        <w:spacing w:before="120" w:after="120" w:line="240" w:lineRule="atLeast"/>
        <w:jc w:val="both"/>
        <w:rPr>
          <w:rFonts w:asciiTheme="majorHAnsi" w:hAnsiTheme="majorHAnsi"/>
          <w:sz w:val="24"/>
        </w:rPr>
      </w:pPr>
    </w:p>
    <w:p w14:paraId="19FFF077" w14:textId="77777777" w:rsidR="005A2227" w:rsidRPr="00E352EF" w:rsidRDefault="005A2227">
      <w:pPr>
        <w:spacing w:before="120" w:after="120" w:line="240" w:lineRule="atLeast"/>
        <w:jc w:val="both"/>
        <w:rPr>
          <w:rFonts w:asciiTheme="majorHAnsi" w:hAnsiTheme="majorHAnsi"/>
          <w:sz w:val="24"/>
        </w:rPr>
      </w:pPr>
    </w:p>
    <w:p w14:paraId="0AB8D3C2" w14:textId="77777777" w:rsidR="005A2227" w:rsidRPr="00E352EF" w:rsidRDefault="005A2227">
      <w:pPr>
        <w:spacing w:before="120" w:after="120" w:line="240" w:lineRule="atLeast"/>
        <w:jc w:val="both"/>
        <w:rPr>
          <w:rFonts w:asciiTheme="majorHAnsi" w:hAnsiTheme="majorHAnsi"/>
          <w:sz w:val="24"/>
        </w:rPr>
      </w:pPr>
    </w:p>
    <w:p w14:paraId="6FA07ABD" w14:textId="77777777" w:rsidR="005A2227" w:rsidRPr="00E352EF" w:rsidRDefault="005A2227">
      <w:pPr>
        <w:spacing w:before="120" w:after="120" w:line="240" w:lineRule="atLeast"/>
        <w:jc w:val="both"/>
        <w:rPr>
          <w:rFonts w:asciiTheme="majorHAnsi" w:hAnsiTheme="majorHAnsi"/>
          <w:sz w:val="24"/>
        </w:rPr>
      </w:pPr>
    </w:p>
    <w:p w14:paraId="7A918683" w14:textId="77777777" w:rsidR="005A2227" w:rsidRPr="00E352EF" w:rsidRDefault="005A2227">
      <w:pPr>
        <w:spacing w:before="120" w:after="120" w:line="240" w:lineRule="atLeast"/>
        <w:jc w:val="both"/>
        <w:rPr>
          <w:rFonts w:asciiTheme="majorHAnsi" w:hAnsiTheme="majorHAnsi"/>
          <w:sz w:val="24"/>
        </w:rPr>
      </w:pPr>
    </w:p>
    <w:p w14:paraId="3BE2587C" w14:textId="77777777" w:rsidR="005A2227" w:rsidRPr="00E352EF" w:rsidRDefault="005A2227">
      <w:pPr>
        <w:spacing w:before="120" w:after="120" w:line="240" w:lineRule="atLeast"/>
        <w:jc w:val="both"/>
        <w:rPr>
          <w:rFonts w:asciiTheme="majorHAnsi" w:hAnsiTheme="majorHAnsi"/>
          <w:sz w:val="24"/>
        </w:rPr>
      </w:pPr>
    </w:p>
    <w:p w14:paraId="7569617D" w14:textId="77777777" w:rsidR="005A2227" w:rsidRPr="00E352EF" w:rsidRDefault="0097053A">
      <w:pPr>
        <w:spacing w:before="120" w:after="120" w:line="240" w:lineRule="atLeast"/>
        <w:jc w:val="center"/>
      </w:pPr>
      <w:r w:rsidRPr="00E352EF">
        <w:rPr>
          <w:rFonts w:ascii="Trebuchet MS" w:eastAsia="Trebuchet MS" w:hAnsi="Trebuchet MS" w:cs="Trebuchet MS"/>
          <w:i/>
          <w:color w:val="666666"/>
          <w:sz w:val="26"/>
        </w:rPr>
        <w:t>October 2016</w:t>
      </w:r>
    </w:p>
    <w:p w14:paraId="66CDED72" w14:textId="77777777" w:rsidR="005A2227" w:rsidRPr="00E352EF" w:rsidRDefault="0097053A">
      <w:r w:rsidRPr="00E352EF">
        <w:br w:type="page"/>
      </w:r>
    </w:p>
    <w:p w14:paraId="051B2421" w14:textId="77777777" w:rsidR="005A2227" w:rsidRPr="00E352EF" w:rsidRDefault="0097053A">
      <w:r w:rsidRPr="00E352EF">
        <w:lastRenderedPageBreak/>
        <w:br w:type="page"/>
      </w:r>
    </w:p>
    <w:p w14:paraId="7D45C72C" w14:textId="77777777" w:rsidR="005A2227" w:rsidRPr="00E352EF" w:rsidRDefault="0097053A" w:rsidP="00597269">
      <w:pPr>
        <w:pStyle w:val="Stile1"/>
        <w:rPr>
          <w:lang w:val="en-GB"/>
        </w:rPr>
      </w:pPr>
      <w:bookmarkStart w:id="3" w:name="_Toc410256497"/>
      <w:bookmarkStart w:id="4" w:name="_Toc413085394"/>
      <w:bookmarkStart w:id="5" w:name="_Toc463695285"/>
      <w:bookmarkStart w:id="6" w:name="_Toc463805700"/>
      <w:bookmarkStart w:id="7" w:name="_Toc464487867"/>
      <w:r w:rsidRPr="00E352EF">
        <w:rPr>
          <w:lang w:val="en-GB"/>
        </w:rPr>
        <w:lastRenderedPageBreak/>
        <w:t>Foreword</w:t>
      </w:r>
      <w:bookmarkEnd w:id="3"/>
      <w:bookmarkEnd w:id="4"/>
      <w:bookmarkEnd w:id="5"/>
      <w:bookmarkEnd w:id="6"/>
      <w:bookmarkEnd w:id="7"/>
      <w:r w:rsidRPr="00E352EF">
        <w:rPr>
          <w:lang w:val="en-GB"/>
        </w:rPr>
        <w:t xml:space="preserve"> </w:t>
      </w:r>
    </w:p>
    <w:p w14:paraId="78F6E43C" w14:textId="77777777" w:rsidR="001341F1" w:rsidRPr="00E352EF" w:rsidRDefault="001341F1" w:rsidP="00FC3F4F">
      <w:pPr>
        <w:spacing w:before="120" w:after="120"/>
        <w:jc w:val="both"/>
        <w:rPr>
          <w:rFonts w:asciiTheme="majorHAnsi" w:eastAsia="Cambria" w:hAnsiTheme="majorHAnsi" w:cs="Cambria"/>
          <w:sz w:val="24"/>
          <w:szCs w:val="24"/>
        </w:rPr>
      </w:pPr>
    </w:p>
    <w:p w14:paraId="329EB860" w14:textId="77777777" w:rsidR="00FC3F4F" w:rsidRPr="00E352EF" w:rsidRDefault="00FC3F4F" w:rsidP="00FC3F4F">
      <w:pPr>
        <w:pStyle w:val="Default"/>
        <w:spacing w:before="120" w:after="120"/>
        <w:jc w:val="both"/>
        <w:rPr>
          <w:rFonts w:asciiTheme="majorHAnsi" w:hAnsiTheme="majorHAnsi"/>
          <w:color w:val="auto"/>
          <w:lang w:val="en-GB" w:eastAsia="en-US"/>
        </w:rPr>
      </w:pPr>
      <w:r w:rsidRPr="00E352EF">
        <w:rPr>
          <w:rFonts w:asciiTheme="majorHAnsi" w:hAnsiTheme="majorHAnsi"/>
          <w:color w:val="auto"/>
          <w:lang w:val="en-GB" w:eastAsia="en-US"/>
        </w:rPr>
        <w:t>The Task force for the Validation and Transformation Language (VTL), created in 2012-2013 under the initiative of the SDMX Secretariat, is pleased to present the draft version of VTL 1.1.</w:t>
      </w:r>
    </w:p>
    <w:p w14:paraId="0E1407FB" w14:textId="77777777" w:rsidR="00FC3F4F" w:rsidRPr="00E352EF" w:rsidRDefault="00FC3F4F" w:rsidP="00FC3F4F">
      <w:pPr>
        <w:pStyle w:val="Default"/>
        <w:spacing w:before="120" w:after="120"/>
        <w:jc w:val="both"/>
        <w:rPr>
          <w:rFonts w:asciiTheme="majorHAnsi" w:hAnsiTheme="majorHAnsi"/>
          <w:color w:val="auto"/>
          <w:lang w:val="en-GB" w:eastAsia="en-US"/>
        </w:rPr>
      </w:pPr>
      <w:r w:rsidRPr="00E352EF">
        <w:rPr>
          <w:rFonts w:asciiTheme="majorHAnsi" w:hAnsiTheme="majorHAnsi"/>
          <w:color w:val="auto"/>
          <w:lang w:val="en-GB" w:eastAsia="en-US"/>
        </w:rPr>
        <w:t>The SDMX Secretariat launched the VTL work at the end of 2012, moving on from the consideration that SDMX already had a package for transformations and expressions in its information model, while a specific implementation language was missing. To make this framework operational, a standard language for defining validation and transformation rules (operators, their syntax and semantics) had to be adopted, while appropriate SDMX formats for storing and exchanging rules, and web services to retrieve them, had to be designed. The present VTL 1.1 package is only concerned with the first element, i.e. a formal definition of each operator, together with a general description of VTL, its core assumptions and the information model it is based on.</w:t>
      </w:r>
    </w:p>
    <w:p w14:paraId="3182D824" w14:textId="77777777" w:rsidR="00FC3F4F" w:rsidRPr="00E352EF" w:rsidRDefault="00FC3F4F" w:rsidP="00FC3F4F">
      <w:pPr>
        <w:pStyle w:val="Default"/>
        <w:spacing w:before="120" w:after="120"/>
        <w:jc w:val="both"/>
        <w:rPr>
          <w:rFonts w:asciiTheme="majorHAnsi" w:hAnsiTheme="majorHAnsi"/>
          <w:color w:val="auto"/>
          <w:lang w:val="en-GB" w:eastAsia="en-US"/>
        </w:rPr>
      </w:pPr>
      <w:r w:rsidRPr="00E352EF">
        <w:rPr>
          <w:rFonts w:asciiTheme="majorHAnsi" w:hAnsiTheme="majorHAnsi"/>
          <w:color w:val="auto"/>
          <w:lang w:val="en-GB" w:eastAsia="en-US"/>
        </w:rPr>
        <w:t xml:space="preserve">The VTL task force was set up early in 2013, composed of members of SDMX, DDI and GSIM communities and the work started in summer 2013. The intention was to provide a language usable by statisticians to express logical validation rules and transformations on data, whether described as dimensional tables or as unit-record data. The assumption is that this logical formalization of validation and transformation rules could be converted into specific programming languages for execution (SAS, R, Java, SQL, etc.) but would provide a “neutral” expression at business level of the processing taking place, against which various implementations can be mapped. Experience with existing examples suggests that this goal would be attainable. </w:t>
      </w:r>
    </w:p>
    <w:p w14:paraId="03AA9A26" w14:textId="77777777" w:rsidR="00FC3F4F" w:rsidRPr="00E352EF" w:rsidRDefault="00FC3F4F" w:rsidP="00FC3F4F">
      <w:pPr>
        <w:pStyle w:val="Default"/>
        <w:spacing w:before="120" w:after="120"/>
        <w:jc w:val="both"/>
        <w:rPr>
          <w:rFonts w:asciiTheme="majorHAnsi" w:hAnsiTheme="majorHAnsi"/>
          <w:color w:val="auto"/>
          <w:lang w:val="en-GB" w:eastAsia="en-US"/>
        </w:rPr>
      </w:pPr>
      <w:r w:rsidRPr="00E352EF">
        <w:rPr>
          <w:rFonts w:asciiTheme="majorHAnsi" w:hAnsiTheme="majorHAnsi"/>
          <w:color w:val="auto"/>
          <w:lang w:val="en-GB" w:eastAsia="en-US"/>
        </w:rPr>
        <w:t>An important point that emerged is that several standards are interested in such a language. However, each standard operates on its model artefacts and produces artefacts within the same model (property of closure). To cope with this, VTL has been built upon a very basic information model (VTL IM), taking the common parts of GSIM, SDMX and DDI, mainly using artefacts from GSIM 1.1, somewhat simplified and with some additional detail. This way, existing standards (GSIM, SDMX, DDI, others) may adopt VTL by mapping their information model against the VTL IM. Therefore, although a work-product of SDMX, the VTL language in itself is independent of SDMX and will be usable with other standards as well. Thanks to the possibility of being mapped with the basic part of the IM of other standards, the VTL IM also makes it possible to collect and manage the basic definitions of data represented in different standards.</w:t>
      </w:r>
    </w:p>
    <w:p w14:paraId="42E858B4" w14:textId="77777777" w:rsidR="00FC3F4F" w:rsidRPr="00E352EF" w:rsidRDefault="00FC3F4F" w:rsidP="00FC3F4F">
      <w:pPr>
        <w:pStyle w:val="Default"/>
        <w:spacing w:before="120" w:after="120"/>
        <w:jc w:val="both"/>
        <w:rPr>
          <w:rFonts w:asciiTheme="majorHAnsi" w:hAnsiTheme="majorHAnsi"/>
          <w:color w:val="auto"/>
          <w:lang w:val="en-GB" w:eastAsia="en-US"/>
        </w:rPr>
      </w:pPr>
      <w:r w:rsidRPr="00E352EF">
        <w:rPr>
          <w:rFonts w:asciiTheme="majorHAnsi" w:hAnsiTheme="majorHAnsi"/>
          <w:color w:val="auto"/>
          <w:lang w:val="en-GB" w:eastAsia="en-US"/>
        </w:rPr>
        <w:t xml:space="preserve">For the reason described above, The VTL specifications are designed at a logical level, independently of any other standard, including SDMX. The VTL specifications, therefore, are self-standing and can be implemented either on their own or by other standards (including SDMX). In particular, the work for the SDMX implementation of VTL is going in parallel to the work for designing the VTL 1.1 version, and will entail a future update of the SDMX documentation. </w:t>
      </w:r>
    </w:p>
    <w:p w14:paraId="669FD45E" w14:textId="61C38C20" w:rsidR="00FC3F4F" w:rsidRPr="00E352EF" w:rsidRDefault="00FC3F4F" w:rsidP="00FC3F4F">
      <w:pPr>
        <w:pStyle w:val="Default"/>
        <w:spacing w:before="120" w:after="120"/>
        <w:jc w:val="both"/>
        <w:rPr>
          <w:rFonts w:asciiTheme="majorHAnsi" w:hAnsiTheme="majorHAnsi"/>
          <w:color w:val="auto"/>
          <w:lang w:val="en-GB" w:eastAsia="en-US"/>
        </w:rPr>
      </w:pPr>
      <w:r w:rsidRPr="00E352EF">
        <w:rPr>
          <w:rFonts w:asciiTheme="majorHAnsi" w:hAnsiTheme="majorHAnsi"/>
          <w:color w:val="auto"/>
          <w:lang w:val="en-GB" w:eastAsia="en-US"/>
        </w:rPr>
        <w:t xml:space="preserve">The first public consultation on VTL (version 1.0) was held in 2014. Many comments were incorporated in the VTL 1.0 version, published in March 2015. Other suggestions for improving the language, received afterwards, fed the discussion for building the present draft </w:t>
      </w:r>
      <w:r w:rsidR="007F7956" w:rsidRPr="00E352EF">
        <w:rPr>
          <w:rFonts w:asciiTheme="majorHAnsi" w:hAnsiTheme="majorHAnsi"/>
          <w:color w:val="auto"/>
          <w:lang w:val="en-GB" w:eastAsia="en-US"/>
        </w:rPr>
        <w:t xml:space="preserve">version </w:t>
      </w:r>
      <w:r w:rsidRPr="00E352EF">
        <w:rPr>
          <w:rFonts w:asciiTheme="majorHAnsi" w:hAnsiTheme="majorHAnsi"/>
          <w:color w:val="auto"/>
          <w:lang w:val="en-GB" w:eastAsia="en-US"/>
        </w:rPr>
        <w:t xml:space="preserve">1.1, which contains many new features. </w:t>
      </w:r>
    </w:p>
    <w:p w14:paraId="1CA31855" w14:textId="77777777" w:rsidR="00FC3F4F" w:rsidRPr="00E352EF" w:rsidRDefault="00FC3F4F" w:rsidP="00FC3F4F">
      <w:pPr>
        <w:pStyle w:val="Default"/>
        <w:spacing w:before="120" w:after="120"/>
        <w:jc w:val="both"/>
        <w:rPr>
          <w:rFonts w:asciiTheme="majorHAnsi" w:hAnsiTheme="majorHAnsi"/>
          <w:color w:val="auto"/>
          <w:lang w:val="en-GB" w:eastAsia="en-US"/>
        </w:rPr>
      </w:pPr>
    </w:p>
    <w:p w14:paraId="37E923DC" w14:textId="77777777" w:rsidR="00FC3F4F" w:rsidRPr="00E352EF" w:rsidRDefault="00FC3F4F" w:rsidP="00FC3F4F">
      <w:pPr>
        <w:spacing w:before="120" w:after="120"/>
        <w:rPr>
          <w:rFonts w:asciiTheme="majorHAnsi" w:hAnsiTheme="majorHAnsi"/>
          <w:color w:val="auto"/>
          <w:sz w:val="24"/>
          <w:szCs w:val="24"/>
        </w:rPr>
      </w:pPr>
      <w:r w:rsidRPr="00E352EF">
        <w:rPr>
          <w:rFonts w:asciiTheme="majorHAnsi" w:hAnsiTheme="majorHAnsi"/>
          <w:color w:val="auto"/>
          <w:sz w:val="24"/>
          <w:szCs w:val="24"/>
        </w:rPr>
        <w:lastRenderedPageBreak/>
        <w:t>The VTL 1.1 package, containing the general VTL specifications independent of other standards possible implementations, will include, in its final release:</w:t>
      </w:r>
    </w:p>
    <w:p w14:paraId="0611847E" w14:textId="77777777" w:rsidR="00FC3F4F" w:rsidRPr="00E352EF" w:rsidRDefault="00FC3F4F" w:rsidP="008A7573">
      <w:pPr>
        <w:pStyle w:val="Paragrafoelenco"/>
        <w:numPr>
          <w:ilvl w:val="0"/>
          <w:numId w:val="45"/>
        </w:numPr>
        <w:spacing w:before="120" w:after="120" w:line="280" w:lineRule="atLeast"/>
        <w:contextualSpacing/>
        <w:jc w:val="both"/>
        <w:rPr>
          <w:rFonts w:asciiTheme="majorHAnsi" w:hAnsiTheme="majorHAnsi"/>
          <w:i w:val="0"/>
          <w:color w:val="auto"/>
          <w:sz w:val="24"/>
          <w:szCs w:val="24"/>
        </w:rPr>
      </w:pPr>
      <w:r w:rsidRPr="00E352EF">
        <w:rPr>
          <w:rFonts w:asciiTheme="majorHAnsi" w:hAnsiTheme="majorHAnsi"/>
          <w:i w:val="0"/>
          <w:color w:val="auto"/>
          <w:sz w:val="24"/>
          <w:szCs w:val="24"/>
        </w:rPr>
        <w:t>Part 1 – the user manual, highlighting the main characteristics of VTL, its core assumptions and the information model the language is based on;</w:t>
      </w:r>
    </w:p>
    <w:p w14:paraId="691499E2" w14:textId="77777777" w:rsidR="00FC3F4F" w:rsidRPr="00E352EF" w:rsidRDefault="00FC3F4F" w:rsidP="008A7573">
      <w:pPr>
        <w:pStyle w:val="Paragrafoelenco"/>
        <w:numPr>
          <w:ilvl w:val="0"/>
          <w:numId w:val="45"/>
        </w:numPr>
        <w:spacing w:before="120" w:after="120" w:line="280" w:lineRule="atLeast"/>
        <w:contextualSpacing/>
        <w:jc w:val="both"/>
        <w:rPr>
          <w:rFonts w:asciiTheme="majorHAnsi" w:hAnsiTheme="majorHAnsi"/>
          <w:i w:val="0"/>
          <w:color w:val="auto"/>
          <w:sz w:val="24"/>
          <w:szCs w:val="24"/>
        </w:rPr>
      </w:pPr>
      <w:r w:rsidRPr="00E352EF">
        <w:rPr>
          <w:rFonts w:asciiTheme="majorHAnsi" w:hAnsiTheme="majorHAnsi"/>
          <w:i w:val="0"/>
          <w:color w:val="auto"/>
          <w:sz w:val="24"/>
          <w:szCs w:val="24"/>
        </w:rPr>
        <w:t xml:space="preserve">Part 2 – the reference manual, containing the full library of operators ordered by category, including examples; this version will support more validation and compilation needs compared to VTL 1.0.  </w:t>
      </w:r>
    </w:p>
    <w:p w14:paraId="56605136" w14:textId="77777777" w:rsidR="00FC3F4F" w:rsidRPr="00E352EF" w:rsidRDefault="00FC3F4F" w:rsidP="008A7573">
      <w:pPr>
        <w:pStyle w:val="Paragrafoelenco"/>
        <w:numPr>
          <w:ilvl w:val="0"/>
          <w:numId w:val="45"/>
        </w:numPr>
        <w:spacing w:before="120" w:after="120" w:line="280" w:lineRule="atLeast"/>
        <w:contextualSpacing/>
        <w:jc w:val="both"/>
        <w:rPr>
          <w:rFonts w:asciiTheme="majorHAnsi" w:hAnsiTheme="majorHAnsi"/>
          <w:i w:val="0"/>
          <w:color w:val="auto"/>
          <w:sz w:val="24"/>
          <w:szCs w:val="24"/>
        </w:rPr>
      </w:pPr>
      <w:r w:rsidRPr="00E352EF">
        <w:rPr>
          <w:rFonts w:asciiTheme="majorHAnsi" w:hAnsiTheme="majorHAnsi"/>
          <w:i w:val="0"/>
          <w:color w:val="auto"/>
          <w:sz w:val="24"/>
          <w:szCs w:val="24"/>
        </w:rPr>
        <w:t xml:space="preserve">eBNF notation (extended Backus-Naur Form) which is the technical notation to be used as a test bed for all the examples. </w:t>
      </w:r>
    </w:p>
    <w:p w14:paraId="6ABB76DD" w14:textId="77777777" w:rsidR="00FC3F4F" w:rsidRPr="00E352EF" w:rsidRDefault="00FC3F4F" w:rsidP="00FC3F4F">
      <w:pPr>
        <w:spacing w:before="120" w:after="120"/>
        <w:rPr>
          <w:rFonts w:asciiTheme="majorHAnsi" w:hAnsiTheme="majorHAnsi"/>
          <w:color w:val="auto"/>
          <w:sz w:val="24"/>
          <w:szCs w:val="24"/>
        </w:rPr>
      </w:pPr>
      <w:r w:rsidRPr="00E352EF">
        <w:rPr>
          <w:rFonts w:asciiTheme="majorHAnsi" w:hAnsiTheme="majorHAnsi"/>
          <w:color w:val="auto"/>
          <w:sz w:val="24"/>
          <w:szCs w:val="24"/>
        </w:rPr>
        <w:t xml:space="preserve">The present document (part </w:t>
      </w:r>
      <w:r w:rsidR="00E92D6D" w:rsidRPr="00E352EF">
        <w:rPr>
          <w:rFonts w:asciiTheme="majorHAnsi" w:hAnsiTheme="majorHAnsi"/>
          <w:color w:val="auto"/>
          <w:sz w:val="24"/>
          <w:szCs w:val="24"/>
        </w:rPr>
        <w:t>2</w:t>
      </w:r>
      <w:r w:rsidRPr="00E352EF">
        <w:rPr>
          <w:rFonts w:asciiTheme="majorHAnsi" w:hAnsiTheme="majorHAnsi"/>
          <w:color w:val="auto"/>
          <w:sz w:val="24"/>
          <w:szCs w:val="24"/>
        </w:rPr>
        <w:t xml:space="preserve">) contains the </w:t>
      </w:r>
      <w:r w:rsidR="00E92D6D" w:rsidRPr="00E352EF">
        <w:rPr>
          <w:rFonts w:asciiTheme="majorHAnsi" w:hAnsiTheme="majorHAnsi"/>
          <w:color w:val="auto"/>
          <w:sz w:val="24"/>
          <w:szCs w:val="24"/>
        </w:rPr>
        <w:t>reference manual with the full library of operators ordered by category</w:t>
      </w:r>
      <w:r w:rsidRPr="00E352EF">
        <w:rPr>
          <w:rFonts w:asciiTheme="majorHAnsi" w:hAnsiTheme="majorHAnsi"/>
          <w:color w:val="auto"/>
          <w:sz w:val="24"/>
          <w:szCs w:val="24"/>
        </w:rPr>
        <w:t xml:space="preserve">.  </w:t>
      </w:r>
    </w:p>
    <w:p w14:paraId="0C580A7D" w14:textId="1115787C" w:rsidR="00FC3F4F" w:rsidRPr="00E352EF" w:rsidRDefault="00FC3F4F" w:rsidP="00FC3F4F">
      <w:pPr>
        <w:spacing w:before="120" w:after="120"/>
        <w:rPr>
          <w:rFonts w:asciiTheme="majorHAnsi" w:hAnsiTheme="majorHAnsi"/>
          <w:color w:val="auto"/>
          <w:sz w:val="24"/>
          <w:szCs w:val="24"/>
        </w:rPr>
      </w:pPr>
      <w:r w:rsidRPr="00E352EF">
        <w:rPr>
          <w:rFonts w:asciiTheme="majorHAnsi" w:hAnsiTheme="majorHAnsi"/>
          <w:color w:val="auto"/>
          <w:sz w:val="24"/>
          <w:szCs w:val="24"/>
        </w:rPr>
        <w:t>The latest version of VTL is freely available online at</w:t>
      </w:r>
      <w:r w:rsidR="007F7956" w:rsidRPr="00E352EF">
        <w:rPr>
          <w:rFonts w:asciiTheme="majorHAnsi" w:hAnsiTheme="majorHAnsi"/>
          <w:color w:val="auto"/>
          <w:sz w:val="24"/>
          <w:szCs w:val="24"/>
        </w:rPr>
        <w:t xml:space="preserve"> </w:t>
      </w:r>
      <w:hyperlink r:id="rId9" w:history="1">
        <w:r w:rsidR="007F7956" w:rsidRPr="00E352EF">
          <w:rPr>
            <w:rStyle w:val="Collegamentoipertestuale"/>
            <w:rFonts w:asciiTheme="majorHAnsi" w:hAnsiTheme="majorHAnsi"/>
            <w:sz w:val="24"/>
            <w:szCs w:val="24"/>
          </w:rPr>
          <w:t>https://sdmx.org/?page_id=5096</w:t>
        </w:r>
      </w:hyperlink>
      <w:r w:rsidR="007F7956" w:rsidRPr="00E352EF">
        <w:rPr>
          <w:rFonts w:asciiTheme="majorHAnsi" w:hAnsiTheme="majorHAnsi"/>
          <w:color w:val="auto"/>
          <w:sz w:val="24"/>
          <w:szCs w:val="24"/>
        </w:rPr>
        <w:t xml:space="preserve"> </w:t>
      </w:r>
    </w:p>
    <w:p w14:paraId="289711C9" w14:textId="77777777" w:rsidR="00FC3F4F" w:rsidRPr="00E352EF" w:rsidRDefault="00FC3F4F" w:rsidP="00FC3F4F">
      <w:pPr>
        <w:pStyle w:val="Default"/>
        <w:spacing w:before="120" w:after="120"/>
        <w:rPr>
          <w:rFonts w:asciiTheme="majorHAnsi" w:hAnsiTheme="majorHAnsi"/>
          <w:color w:val="auto"/>
          <w:lang w:val="en-GB" w:eastAsia="en-US"/>
        </w:rPr>
      </w:pPr>
    </w:p>
    <w:p w14:paraId="46922496" w14:textId="77777777" w:rsidR="00FC3F4F" w:rsidRPr="00E352EF" w:rsidRDefault="00FC3F4F" w:rsidP="00FC3F4F">
      <w:pPr>
        <w:pStyle w:val="Default"/>
        <w:spacing w:before="120" w:after="120"/>
        <w:rPr>
          <w:rFonts w:asciiTheme="majorHAnsi" w:hAnsiTheme="majorHAnsi"/>
          <w:b/>
          <w:color w:val="auto"/>
          <w:lang w:val="en-GB" w:eastAsia="en-US"/>
        </w:rPr>
      </w:pPr>
      <w:r w:rsidRPr="00E352EF">
        <w:rPr>
          <w:rFonts w:asciiTheme="majorHAnsi" w:hAnsiTheme="majorHAnsi"/>
          <w:b/>
          <w:color w:val="auto"/>
          <w:lang w:val="en-GB" w:eastAsia="en-US"/>
        </w:rPr>
        <w:t xml:space="preserve">Acknowledgements </w:t>
      </w:r>
    </w:p>
    <w:p w14:paraId="6F925CCA" w14:textId="77777777" w:rsidR="00FC3F4F" w:rsidRPr="00E352EF" w:rsidRDefault="00FC3F4F" w:rsidP="00FC3F4F">
      <w:pPr>
        <w:spacing w:before="120" w:after="120"/>
        <w:rPr>
          <w:rFonts w:asciiTheme="majorHAnsi" w:hAnsiTheme="majorHAnsi"/>
          <w:sz w:val="24"/>
          <w:szCs w:val="24"/>
        </w:rPr>
      </w:pPr>
      <w:r w:rsidRPr="00E352EF">
        <w:rPr>
          <w:rFonts w:asciiTheme="majorHAnsi" w:hAnsiTheme="majorHAnsi"/>
          <w:sz w:val="24"/>
          <w:szCs w:val="24"/>
        </w:rPr>
        <w:t>The VTL specifications have been prepared thanks to the collective input of experts from Bank of Italy, Bank for International Settlements (BIS), European Central Bank (ECB), Eurostat, ILO, INEGI-Mexico, ISTAT-Italy, OECD, Statistics Netherlands, and UNESCO. Other experts from the SDMX Technical Working Group, the SDMX Statistical Working Group and the DDI initiative were consulted and participated in reviewing the documentation.</w:t>
      </w:r>
    </w:p>
    <w:p w14:paraId="5CFEAA77" w14:textId="01FCD350" w:rsidR="00FC3F4F" w:rsidRPr="00E352EF" w:rsidRDefault="00FC3F4F" w:rsidP="00FC3F4F">
      <w:pPr>
        <w:spacing w:before="120" w:after="120"/>
        <w:rPr>
          <w:rFonts w:asciiTheme="majorHAnsi" w:hAnsiTheme="majorHAnsi"/>
          <w:sz w:val="24"/>
          <w:szCs w:val="24"/>
        </w:rPr>
      </w:pPr>
      <w:r w:rsidRPr="00E352EF">
        <w:rPr>
          <w:rFonts w:asciiTheme="majorHAnsi" w:hAnsiTheme="majorHAnsi"/>
          <w:sz w:val="24"/>
          <w:szCs w:val="24"/>
        </w:rPr>
        <w:t xml:space="preserve">The list of contributors and reviewers includes the following experts: Sami Airo, Foteini Andrikopoulou, David Barraclough, Luigi Bellomarini, Marc Bouffard, Maurizio Capaccioli, Vincenzo Del Vecchio, Fabio Di Giovanni, Jens Dossé, Heinrich Ehrmann, Bryan Fitzpatrick, Tjalling Gelsema, Luca Gramaglia, Arofan Gregory, Gyorgy Gyomai, Edgardo Greising, Dragan Ivanovic, Angelo Linardi, Juan Munoz, Chris Nelson, Stratos Nikoloutsos, Marco Pellegrino, Michele Romanelli, Juan Alberto Sanchez, Roberto Sannino, Angel Simon Delgado, Daniel Suranyi, Olav ten Bosch, Laura Vignola, </w:t>
      </w:r>
      <w:r w:rsidR="00532B1C" w:rsidRPr="00E352EF">
        <w:rPr>
          <w:rFonts w:asciiTheme="majorHAnsi" w:hAnsiTheme="majorHAnsi"/>
          <w:sz w:val="24"/>
          <w:szCs w:val="24"/>
        </w:rPr>
        <w:t xml:space="preserve">Fernando Wagener </w:t>
      </w:r>
      <w:r w:rsidRPr="00E352EF">
        <w:rPr>
          <w:rFonts w:asciiTheme="majorHAnsi" w:hAnsiTheme="majorHAnsi"/>
          <w:sz w:val="24"/>
          <w:szCs w:val="24"/>
        </w:rPr>
        <w:t xml:space="preserve">and Nikolaos Zisimos. </w:t>
      </w:r>
    </w:p>
    <w:p w14:paraId="30DE8574" w14:textId="77777777" w:rsidR="00FC3F4F" w:rsidRPr="00E352EF" w:rsidRDefault="00FC3F4F" w:rsidP="00FC3F4F">
      <w:pPr>
        <w:spacing w:before="120" w:after="120"/>
        <w:rPr>
          <w:rFonts w:asciiTheme="majorHAnsi" w:hAnsiTheme="majorHAnsi"/>
          <w:sz w:val="24"/>
          <w:szCs w:val="24"/>
        </w:rPr>
      </w:pPr>
      <w:r w:rsidRPr="00E352EF">
        <w:rPr>
          <w:rFonts w:asciiTheme="majorHAnsi" w:hAnsiTheme="majorHAnsi"/>
          <w:sz w:val="24"/>
          <w:szCs w:val="24"/>
        </w:rPr>
        <w:t>Feedback and suggestions for improvement are encouraged and should be sent to the SDMX Technical Working Group (</w:t>
      </w:r>
      <w:hyperlink r:id="rId10" w:history="1">
        <w:r w:rsidRPr="00E352EF">
          <w:rPr>
            <w:rStyle w:val="Collegamentoipertestuale"/>
            <w:rFonts w:asciiTheme="majorHAnsi" w:eastAsia="Trebuchet MS" w:hAnsiTheme="majorHAnsi"/>
            <w:sz w:val="24"/>
            <w:szCs w:val="24"/>
          </w:rPr>
          <w:t>twg@sdmx.org</w:t>
        </w:r>
      </w:hyperlink>
      <w:r w:rsidRPr="00E352EF">
        <w:rPr>
          <w:rFonts w:asciiTheme="majorHAnsi" w:hAnsiTheme="majorHAnsi"/>
          <w:sz w:val="24"/>
          <w:szCs w:val="24"/>
        </w:rPr>
        <w:t>).</w:t>
      </w:r>
    </w:p>
    <w:p w14:paraId="63B26E08" w14:textId="77777777" w:rsidR="005A2227" w:rsidRPr="00E352EF" w:rsidRDefault="0097053A">
      <w:pPr>
        <w:rPr>
          <w:rFonts w:asciiTheme="majorHAnsi" w:hAnsiTheme="majorHAnsi"/>
          <w:sz w:val="24"/>
          <w:szCs w:val="24"/>
        </w:rPr>
      </w:pPr>
      <w:r w:rsidRPr="00E352EF">
        <w:rPr>
          <w:rFonts w:asciiTheme="majorHAnsi" w:hAnsiTheme="majorHAnsi"/>
          <w:sz w:val="24"/>
          <w:szCs w:val="24"/>
        </w:rPr>
        <w:br w:type="page"/>
      </w:r>
    </w:p>
    <w:p w14:paraId="4F342044" w14:textId="77777777" w:rsidR="005A2227" w:rsidRPr="00E352EF" w:rsidRDefault="0097053A" w:rsidP="00597269">
      <w:pPr>
        <w:pStyle w:val="Stile1"/>
        <w:rPr>
          <w:lang w:val="en-GB"/>
        </w:rPr>
      </w:pPr>
      <w:bookmarkStart w:id="8" w:name="_Toc464487868"/>
      <w:r w:rsidRPr="00E352EF">
        <w:rPr>
          <w:lang w:val="en-GB"/>
        </w:rPr>
        <w:lastRenderedPageBreak/>
        <w:t>Table of contents</w:t>
      </w:r>
      <w:bookmarkEnd w:id="8"/>
    </w:p>
    <w:p w14:paraId="1DC6B81B" w14:textId="77777777" w:rsidR="00C52A14" w:rsidRPr="00F70A81" w:rsidRDefault="00C52A14" w:rsidP="003B25B9"/>
    <w:p w14:paraId="1453B56E" w14:textId="77777777" w:rsidR="00F03EB7" w:rsidRDefault="0097053A">
      <w:pPr>
        <w:pStyle w:val="Sommario1"/>
        <w:rPr>
          <w:rFonts w:asciiTheme="minorHAnsi" w:eastAsiaTheme="minorEastAsia" w:hAnsiTheme="minorHAnsi" w:cstheme="minorBidi"/>
          <w:b w:val="0"/>
          <w:color w:val="auto"/>
          <w:szCs w:val="22"/>
          <w:lang w:eastAsia="en-GB"/>
        </w:rPr>
      </w:pPr>
      <w:r w:rsidRPr="00E352EF">
        <w:rPr>
          <w:noProof w:val="0"/>
        </w:rPr>
        <w:fldChar w:fldCharType="begin"/>
      </w:r>
      <w:r w:rsidRPr="00E352EF">
        <w:rPr>
          <w:noProof w:val="0"/>
        </w:rPr>
        <w:instrText>TOC \o "1-9" \h \z \u</w:instrText>
      </w:r>
      <w:r w:rsidRPr="00E352EF">
        <w:rPr>
          <w:noProof w:val="0"/>
        </w:rPr>
        <w:fldChar w:fldCharType="separate"/>
      </w:r>
      <w:hyperlink w:anchor="_Toc464487867" w:history="1">
        <w:r w:rsidR="00F03EB7" w:rsidRPr="00DD22D8">
          <w:rPr>
            <w:rStyle w:val="Collegamentoipertestuale"/>
          </w:rPr>
          <w:t>Foreword</w:t>
        </w:r>
        <w:r w:rsidR="00F03EB7">
          <w:rPr>
            <w:webHidden/>
          </w:rPr>
          <w:tab/>
        </w:r>
        <w:r w:rsidR="00F03EB7">
          <w:rPr>
            <w:webHidden/>
          </w:rPr>
          <w:fldChar w:fldCharType="begin"/>
        </w:r>
        <w:r w:rsidR="00F03EB7">
          <w:rPr>
            <w:webHidden/>
          </w:rPr>
          <w:instrText xml:space="preserve"> PAGEREF _Toc464487867 \h </w:instrText>
        </w:r>
        <w:r w:rsidR="00F03EB7">
          <w:rPr>
            <w:webHidden/>
          </w:rPr>
        </w:r>
        <w:r w:rsidR="00F03EB7">
          <w:rPr>
            <w:webHidden/>
          </w:rPr>
          <w:fldChar w:fldCharType="separate"/>
        </w:r>
        <w:r w:rsidR="00CA00E9">
          <w:rPr>
            <w:webHidden/>
          </w:rPr>
          <w:t>3</w:t>
        </w:r>
        <w:r w:rsidR="00F03EB7">
          <w:rPr>
            <w:webHidden/>
          </w:rPr>
          <w:fldChar w:fldCharType="end"/>
        </w:r>
      </w:hyperlink>
    </w:p>
    <w:p w14:paraId="6A63F42E" w14:textId="77777777" w:rsidR="00F03EB7" w:rsidRDefault="0012796C">
      <w:pPr>
        <w:pStyle w:val="Sommario1"/>
        <w:rPr>
          <w:rFonts w:asciiTheme="minorHAnsi" w:eastAsiaTheme="minorEastAsia" w:hAnsiTheme="minorHAnsi" w:cstheme="minorBidi"/>
          <w:b w:val="0"/>
          <w:color w:val="auto"/>
          <w:szCs w:val="22"/>
          <w:lang w:eastAsia="en-GB"/>
        </w:rPr>
      </w:pPr>
      <w:hyperlink w:anchor="_Toc464487868" w:history="1">
        <w:r w:rsidR="00F03EB7" w:rsidRPr="00DD22D8">
          <w:rPr>
            <w:rStyle w:val="Collegamentoipertestuale"/>
          </w:rPr>
          <w:t>Table of contents</w:t>
        </w:r>
        <w:r w:rsidR="00F03EB7">
          <w:rPr>
            <w:webHidden/>
          </w:rPr>
          <w:tab/>
        </w:r>
        <w:r w:rsidR="00F03EB7">
          <w:rPr>
            <w:webHidden/>
          </w:rPr>
          <w:fldChar w:fldCharType="begin"/>
        </w:r>
        <w:r w:rsidR="00F03EB7">
          <w:rPr>
            <w:webHidden/>
          </w:rPr>
          <w:instrText xml:space="preserve"> PAGEREF _Toc464487868 \h </w:instrText>
        </w:r>
        <w:r w:rsidR="00F03EB7">
          <w:rPr>
            <w:webHidden/>
          </w:rPr>
        </w:r>
        <w:r w:rsidR="00F03EB7">
          <w:rPr>
            <w:webHidden/>
          </w:rPr>
          <w:fldChar w:fldCharType="separate"/>
        </w:r>
        <w:r w:rsidR="00CA00E9">
          <w:rPr>
            <w:webHidden/>
          </w:rPr>
          <w:t>5</w:t>
        </w:r>
        <w:r w:rsidR="00F03EB7">
          <w:rPr>
            <w:webHidden/>
          </w:rPr>
          <w:fldChar w:fldCharType="end"/>
        </w:r>
      </w:hyperlink>
    </w:p>
    <w:p w14:paraId="179B83E5" w14:textId="77777777" w:rsidR="00F03EB7" w:rsidRDefault="0012796C">
      <w:pPr>
        <w:pStyle w:val="Sommario1"/>
        <w:rPr>
          <w:rFonts w:asciiTheme="minorHAnsi" w:eastAsiaTheme="minorEastAsia" w:hAnsiTheme="minorHAnsi" w:cstheme="minorBidi"/>
          <w:b w:val="0"/>
          <w:color w:val="auto"/>
          <w:szCs w:val="22"/>
          <w:lang w:eastAsia="en-GB"/>
        </w:rPr>
      </w:pPr>
      <w:hyperlink w:anchor="_Toc464487869" w:history="1">
        <w:r w:rsidR="00F03EB7" w:rsidRPr="00DD22D8">
          <w:rPr>
            <w:rStyle w:val="Collegamentoipertestuale"/>
          </w:rPr>
          <w:t>Introduction</w:t>
        </w:r>
        <w:r w:rsidR="00F03EB7">
          <w:rPr>
            <w:webHidden/>
          </w:rPr>
          <w:tab/>
        </w:r>
        <w:r w:rsidR="00F03EB7">
          <w:rPr>
            <w:webHidden/>
          </w:rPr>
          <w:fldChar w:fldCharType="begin"/>
        </w:r>
        <w:r w:rsidR="00F03EB7">
          <w:rPr>
            <w:webHidden/>
          </w:rPr>
          <w:instrText xml:space="preserve"> PAGEREF _Toc464487869 \h </w:instrText>
        </w:r>
        <w:r w:rsidR="00F03EB7">
          <w:rPr>
            <w:webHidden/>
          </w:rPr>
        </w:r>
        <w:r w:rsidR="00F03EB7">
          <w:rPr>
            <w:webHidden/>
          </w:rPr>
          <w:fldChar w:fldCharType="separate"/>
        </w:r>
        <w:r w:rsidR="00CA00E9">
          <w:rPr>
            <w:webHidden/>
          </w:rPr>
          <w:t>9</w:t>
        </w:r>
        <w:r w:rsidR="00F03EB7">
          <w:rPr>
            <w:webHidden/>
          </w:rPr>
          <w:fldChar w:fldCharType="end"/>
        </w:r>
      </w:hyperlink>
    </w:p>
    <w:p w14:paraId="441FB358" w14:textId="77777777" w:rsidR="00F03EB7" w:rsidRDefault="0012796C">
      <w:pPr>
        <w:pStyle w:val="Sommario1"/>
        <w:rPr>
          <w:rFonts w:asciiTheme="minorHAnsi" w:eastAsiaTheme="minorEastAsia" w:hAnsiTheme="minorHAnsi" w:cstheme="minorBidi"/>
          <w:b w:val="0"/>
          <w:color w:val="auto"/>
          <w:szCs w:val="22"/>
          <w:lang w:eastAsia="en-GB"/>
        </w:rPr>
      </w:pPr>
      <w:hyperlink w:anchor="_Toc464487870" w:history="1">
        <w:r w:rsidR="00F03EB7" w:rsidRPr="00DD22D8">
          <w:rPr>
            <w:rStyle w:val="Collegamentoipertestuale"/>
          </w:rPr>
          <w:t>Structure of the document</w:t>
        </w:r>
        <w:r w:rsidR="00F03EB7">
          <w:rPr>
            <w:webHidden/>
          </w:rPr>
          <w:tab/>
        </w:r>
        <w:r w:rsidR="00F03EB7">
          <w:rPr>
            <w:webHidden/>
          </w:rPr>
          <w:fldChar w:fldCharType="begin"/>
        </w:r>
        <w:r w:rsidR="00F03EB7">
          <w:rPr>
            <w:webHidden/>
          </w:rPr>
          <w:instrText xml:space="preserve"> PAGEREF _Toc464487870 \h </w:instrText>
        </w:r>
        <w:r w:rsidR="00F03EB7">
          <w:rPr>
            <w:webHidden/>
          </w:rPr>
        </w:r>
        <w:r w:rsidR="00F03EB7">
          <w:rPr>
            <w:webHidden/>
          </w:rPr>
          <w:fldChar w:fldCharType="separate"/>
        </w:r>
        <w:r w:rsidR="00CA00E9">
          <w:rPr>
            <w:webHidden/>
          </w:rPr>
          <w:t>10</w:t>
        </w:r>
        <w:r w:rsidR="00F03EB7">
          <w:rPr>
            <w:webHidden/>
          </w:rPr>
          <w:fldChar w:fldCharType="end"/>
        </w:r>
      </w:hyperlink>
    </w:p>
    <w:p w14:paraId="0F3017EE" w14:textId="77777777" w:rsidR="00F03EB7" w:rsidRDefault="0012796C">
      <w:pPr>
        <w:pStyle w:val="Sommario1"/>
        <w:rPr>
          <w:rFonts w:asciiTheme="minorHAnsi" w:eastAsiaTheme="minorEastAsia" w:hAnsiTheme="minorHAnsi" w:cstheme="minorBidi"/>
          <w:b w:val="0"/>
          <w:color w:val="auto"/>
          <w:szCs w:val="22"/>
          <w:lang w:eastAsia="en-GB"/>
        </w:rPr>
      </w:pPr>
      <w:hyperlink w:anchor="_Toc464487871" w:history="1">
        <w:r w:rsidR="00F03EB7" w:rsidRPr="00DD22D8">
          <w:rPr>
            <w:rStyle w:val="Collegamentoipertestuale"/>
          </w:rPr>
          <w:t>Diagram of the Operators</w:t>
        </w:r>
        <w:r w:rsidR="00F03EB7">
          <w:rPr>
            <w:webHidden/>
          </w:rPr>
          <w:tab/>
        </w:r>
        <w:r w:rsidR="00F03EB7">
          <w:rPr>
            <w:webHidden/>
          </w:rPr>
          <w:fldChar w:fldCharType="begin"/>
        </w:r>
        <w:r w:rsidR="00F03EB7">
          <w:rPr>
            <w:webHidden/>
          </w:rPr>
          <w:instrText xml:space="preserve"> PAGEREF _Toc464487871 \h </w:instrText>
        </w:r>
        <w:r w:rsidR="00F03EB7">
          <w:rPr>
            <w:webHidden/>
          </w:rPr>
        </w:r>
        <w:r w:rsidR="00F03EB7">
          <w:rPr>
            <w:webHidden/>
          </w:rPr>
          <w:fldChar w:fldCharType="separate"/>
        </w:r>
        <w:r w:rsidR="00CA00E9">
          <w:rPr>
            <w:webHidden/>
          </w:rPr>
          <w:t>11</w:t>
        </w:r>
        <w:r w:rsidR="00F03EB7">
          <w:rPr>
            <w:webHidden/>
          </w:rPr>
          <w:fldChar w:fldCharType="end"/>
        </w:r>
      </w:hyperlink>
    </w:p>
    <w:p w14:paraId="4312BA96" w14:textId="77777777" w:rsidR="00F03EB7" w:rsidRDefault="0012796C">
      <w:pPr>
        <w:pStyle w:val="Sommario1"/>
        <w:rPr>
          <w:rFonts w:asciiTheme="minorHAnsi" w:eastAsiaTheme="minorEastAsia" w:hAnsiTheme="minorHAnsi" w:cstheme="minorBidi"/>
          <w:b w:val="0"/>
          <w:color w:val="auto"/>
          <w:szCs w:val="22"/>
          <w:lang w:eastAsia="en-GB"/>
        </w:rPr>
      </w:pPr>
      <w:hyperlink w:anchor="_Toc464487872" w:history="1">
        <w:r w:rsidR="00F03EB7" w:rsidRPr="00DD22D8">
          <w:rPr>
            <w:rStyle w:val="Collegamentoipertestuale"/>
          </w:rPr>
          <w:t>List of the Operators/Functions</w:t>
        </w:r>
        <w:r w:rsidR="00F03EB7">
          <w:rPr>
            <w:webHidden/>
          </w:rPr>
          <w:tab/>
        </w:r>
        <w:r w:rsidR="00F03EB7">
          <w:rPr>
            <w:webHidden/>
          </w:rPr>
          <w:fldChar w:fldCharType="begin"/>
        </w:r>
        <w:r w:rsidR="00F03EB7">
          <w:rPr>
            <w:webHidden/>
          </w:rPr>
          <w:instrText xml:space="preserve"> PAGEREF _Toc464487872 \h </w:instrText>
        </w:r>
        <w:r w:rsidR="00F03EB7">
          <w:rPr>
            <w:webHidden/>
          </w:rPr>
        </w:r>
        <w:r w:rsidR="00F03EB7">
          <w:rPr>
            <w:webHidden/>
          </w:rPr>
          <w:fldChar w:fldCharType="separate"/>
        </w:r>
        <w:r w:rsidR="00CA00E9">
          <w:rPr>
            <w:webHidden/>
          </w:rPr>
          <w:t>12</w:t>
        </w:r>
        <w:r w:rsidR="00F03EB7">
          <w:rPr>
            <w:webHidden/>
          </w:rPr>
          <w:fldChar w:fldCharType="end"/>
        </w:r>
      </w:hyperlink>
    </w:p>
    <w:p w14:paraId="408CDE04"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873" w:history="1">
        <w:r w:rsidR="00F03EB7" w:rsidRPr="00DD22D8">
          <w:rPr>
            <w:rStyle w:val="Collegamentoipertestuale"/>
            <w:noProof/>
          </w:rPr>
          <w:t>VTL-DL Operators</w:t>
        </w:r>
        <w:r w:rsidR="00F03EB7">
          <w:rPr>
            <w:noProof/>
            <w:webHidden/>
          </w:rPr>
          <w:tab/>
        </w:r>
        <w:r w:rsidR="00F03EB7">
          <w:rPr>
            <w:noProof/>
            <w:webHidden/>
          </w:rPr>
          <w:fldChar w:fldCharType="begin"/>
        </w:r>
        <w:r w:rsidR="00F03EB7">
          <w:rPr>
            <w:noProof/>
            <w:webHidden/>
          </w:rPr>
          <w:instrText xml:space="preserve"> PAGEREF _Toc464487873 \h </w:instrText>
        </w:r>
        <w:r w:rsidR="00F03EB7">
          <w:rPr>
            <w:noProof/>
            <w:webHidden/>
          </w:rPr>
        </w:r>
        <w:r w:rsidR="00F03EB7">
          <w:rPr>
            <w:noProof/>
            <w:webHidden/>
          </w:rPr>
          <w:fldChar w:fldCharType="separate"/>
        </w:r>
        <w:r w:rsidR="00CA00E9">
          <w:rPr>
            <w:noProof/>
            <w:webHidden/>
          </w:rPr>
          <w:t>12</w:t>
        </w:r>
        <w:r w:rsidR="00F03EB7">
          <w:rPr>
            <w:noProof/>
            <w:webHidden/>
          </w:rPr>
          <w:fldChar w:fldCharType="end"/>
        </w:r>
      </w:hyperlink>
    </w:p>
    <w:p w14:paraId="772E0AE7"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874" w:history="1">
        <w:r w:rsidR="00F03EB7" w:rsidRPr="00DD22D8">
          <w:rPr>
            <w:rStyle w:val="Collegamentoipertestuale"/>
            <w:noProof/>
          </w:rPr>
          <w:t>VTL-ML Standard Library</w:t>
        </w:r>
        <w:r w:rsidR="00F03EB7">
          <w:rPr>
            <w:noProof/>
            <w:webHidden/>
          </w:rPr>
          <w:tab/>
        </w:r>
        <w:r w:rsidR="00F03EB7">
          <w:rPr>
            <w:noProof/>
            <w:webHidden/>
          </w:rPr>
          <w:fldChar w:fldCharType="begin"/>
        </w:r>
        <w:r w:rsidR="00F03EB7">
          <w:rPr>
            <w:noProof/>
            <w:webHidden/>
          </w:rPr>
          <w:instrText xml:space="preserve"> PAGEREF _Toc464487874 \h </w:instrText>
        </w:r>
        <w:r w:rsidR="00F03EB7">
          <w:rPr>
            <w:noProof/>
            <w:webHidden/>
          </w:rPr>
        </w:r>
        <w:r w:rsidR="00F03EB7">
          <w:rPr>
            <w:noProof/>
            <w:webHidden/>
          </w:rPr>
          <w:fldChar w:fldCharType="separate"/>
        </w:r>
        <w:r w:rsidR="00CA00E9">
          <w:rPr>
            <w:noProof/>
            <w:webHidden/>
          </w:rPr>
          <w:t>13</w:t>
        </w:r>
        <w:r w:rsidR="00F03EB7">
          <w:rPr>
            <w:noProof/>
            <w:webHidden/>
          </w:rPr>
          <w:fldChar w:fldCharType="end"/>
        </w:r>
      </w:hyperlink>
    </w:p>
    <w:p w14:paraId="3C653CC0" w14:textId="77777777" w:rsidR="00F03EB7" w:rsidRDefault="0012796C">
      <w:pPr>
        <w:pStyle w:val="Sommario3"/>
        <w:tabs>
          <w:tab w:val="right" w:leader="dot" w:pos="9623"/>
        </w:tabs>
        <w:rPr>
          <w:rFonts w:asciiTheme="minorHAnsi" w:eastAsiaTheme="minorEastAsia" w:hAnsiTheme="minorHAnsi" w:cstheme="minorBidi"/>
          <w:noProof/>
          <w:color w:val="auto"/>
          <w:szCs w:val="22"/>
          <w:lang w:eastAsia="en-GB"/>
        </w:rPr>
      </w:pPr>
      <w:hyperlink w:anchor="_Toc464487875" w:history="1">
        <w:r w:rsidR="00F03EB7" w:rsidRPr="00DD22D8">
          <w:rPr>
            <w:rStyle w:val="Collegamentoipertestuale"/>
            <w:noProof/>
          </w:rPr>
          <w:t>Operators and functions applied on Datasets and scalar values</w:t>
        </w:r>
        <w:r w:rsidR="00F03EB7">
          <w:rPr>
            <w:noProof/>
            <w:webHidden/>
          </w:rPr>
          <w:tab/>
        </w:r>
        <w:r w:rsidR="00F03EB7">
          <w:rPr>
            <w:noProof/>
            <w:webHidden/>
          </w:rPr>
          <w:fldChar w:fldCharType="begin"/>
        </w:r>
        <w:r w:rsidR="00F03EB7">
          <w:rPr>
            <w:noProof/>
            <w:webHidden/>
          </w:rPr>
          <w:instrText xml:space="preserve"> PAGEREF _Toc464487875 \h </w:instrText>
        </w:r>
        <w:r w:rsidR="00F03EB7">
          <w:rPr>
            <w:noProof/>
            <w:webHidden/>
          </w:rPr>
        </w:r>
        <w:r w:rsidR="00F03EB7">
          <w:rPr>
            <w:noProof/>
            <w:webHidden/>
          </w:rPr>
          <w:fldChar w:fldCharType="separate"/>
        </w:r>
        <w:r w:rsidR="00CA00E9">
          <w:rPr>
            <w:noProof/>
            <w:webHidden/>
          </w:rPr>
          <w:t>13</w:t>
        </w:r>
        <w:r w:rsidR="00F03EB7">
          <w:rPr>
            <w:noProof/>
            <w:webHidden/>
          </w:rPr>
          <w:fldChar w:fldCharType="end"/>
        </w:r>
      </w:hyperlink>
    </w:p>
    <w:p w14:paraId="12D85CC2" w14:textId="77777777" w:rsidR="00F03EB7" w:rsidRDefault="0012796C">
      <w:pPr>
        <w:pStyle w:val="Sommario3"/>
        <w:tabs>
          <w:tab w:val="right" w:leader="dot" w:pos="9623"/>
        </w:tabs>
        <w:rPr>
          <w:rFonts w:asciiTheme="minorHAnsi" w:eastAsiaTheme="minorEastAsia" w:hAnsiTheme="minorHAnsi" w:cstheme="minorBidi"/>
          <w:noProof/>
          <w:color w:val="auto"/>
          <w:szCs w:val="22"/>
          <w:lang w:eastAsia="en-GB"/>
        </w:rPr>
      </w:pPr>
      <w:hyperlink w:anchor="_Toc464487876" w:history="1">
        <w:r w:rsidR="00F03EB7" w:rsidRPr="00DD22D8">
          <w:rPr>
            <w:rStyle w:val="Collegamentoipertestuale"/>
            <w:noProof/>
          </w:rPr>
          <w:t>List of standard library operators and functions</w:t>
        </w:r>
        <w:r w:rsidR="00F03EB7">
          <w:rPr>
            <w:noProof/>
            <w:webHidden/>
          </w:rPr>
          <w:tab/>
        </w:r>
        <w:r w:rsidR="00F03EB7">
          <w:rPr>
            <w:noProof/>
            <w:webHidden/>
          </w:rPr>
          <w:fldChar w:fldCharType="begin"/>
        </w:r>
        <w:r w:rsidR="00F03EB7">
          <w:rPr>
            <w:noProof/>
            <w:webHidden/>
          </w:rPr>
          <w:instrText xml:space="preserve"> PAGEREF _Toc464487876 \h </w:instrText>
        </w:r>
        <w:r w:rsidR="00F03EB7">
          <w:rPr>
            <w:noProof/>
            <w:webHidden/>
          </w:rPr>
        </w:r>
        <w:r w:rsidR="00F03EB7">
          <w:rPr>
            <w:noProof/>
            <w:webHidden/>
          </w:rPr>
          <w:fldChar w:fldCharType="separate"/>
        </w:r>
        <w:r w:rsidR="00CA00E9">
          <w:rPr>
            <w:noProof/>
            <w:webHidden/>
          </w:rPr>
          <w:t>14</w:t>
        </w:r>
        <w:r w:rsidR="00F03EB7">
          <w:rPr>
            <w:noProof/>
            <w:webHidden/>
          </w:rPr>
          <w:fldChar w:fldCharType="end"/>
        </w:r>
      </w:hyperlink>
    </w:p>
    <w:p w14:paraId="116B2B23"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877" w:history="1">
        <w:r w:rsidR="00F03EB7" w:rsidRPr="00DD22D8">
          <w:rPr>
            <w:rStyle w:val="Collegamentoipertestuale"/>
            <w:noProof/>
          </w:rPr>
          <w:t>VTL-ML - Evaluation order of the Operators</w:t>
        </w:r>
        <w:r w:rsidR="00F03EB7">
          <w:rPr>
            <w:noProof/>
            <w:webHidden/>
          </w:rPr>
          <w:tab/>
        </w:r>
        <w:r w:rsidR="00F03EB7">
          <w:rPr>
            <w:noProof/>
            <w:webHidden/>
          </w:rPr>
          <w:fldChar w:fldCharType="begin"/>
        </w:r>
        <w:r w:rsidR="00F03EB7">
          <w:rPr>
            <w:noProof/>
            <w:webHidden/>
          </w:rPr>
          <w:instrText xml:space="preserve"> PAGEREF _Toc464487877 \h </w:instrText>
        </w:r>
        <w:r w:rsidR="00F03EB7">
          <w:rPr>
            <w:noProof/>
            <w:webHidden/>
          </w:rPr>
        </w:r>
        <w:r w:rsidR="00F03EB7">
          <w:rPr>
            <w:noProof/>
            <w:webHidden/>
          </w:rPr>
          <w:fldChar w:fldCharType="separate"/>
        </w:r>
        <w:r w:rsidR="00CA00E9">
          <w:rPr>
            <w:noProof/>
            <w:webHidden/>
          </w:rPr>
          <w:t>21</w:t>
        </w:r>
        <w:r w:rsidR="00F03EB7">
          <w:rPr>
            <w:noProof/>
            <w:webHidden/>
          </w:rPr>
          <w:fldChar w:fldCharType="end"/>
        </w:r>
      </w:hyperlink>
    </w:p>
    <w:p w14:paraId="57629B14" w14:textId="77777777" w:rsidR="00F03EB7" w:rsidRDefault="0012796C">
      <w:pPr>
        <w:pStyle w:val="Sommario1"/>
        <w:rPr>
          <w:rFonts w:asciiTheme="minorHAnsi" w:eastAsiaTheme="minorEastAsia" w:hAnsiTheme="minorHAnsi" w:cstheme="minorBidi"/>
          <w:b w:val="0"/>
          <w:color w:val="auto"/>
          <w:szCs w:val="22"/>
          <w:lang w:eastAsia="en-GB"/>
        </w:rPr>
      </w:pPr>
      <w:hyperlink w:anchor="_Toc464487878" w:history="1">
        <w:r w:rsidR="00F03EB7" w:rsidRPr="00DD22D8">
          <w:rPr>
            <w:rStyle w:val="Collegamentoipertestuale"/>
          </w:rPr>
          <w:t>Syntactical conventions</w:t>
        </w:r>
        <w:r w:rsidR="00F03EB7">
          <w:rPr>
            <w:webHidden/>
          </w:rPr>
          <w:tab/>
        </w:r>
        <w:r w:rsidR="00F03EB7">
          <w:rPr>
            <w:webHidden/>
          </w:rPr>
          <w:fldChar w:fldCharType="begin"/>
        </w:r>
        <w:r w:rsidR="00F03EB7">
          <w:rPr>
            <w:webHidden/>
          </w:rPr>
          <w:instrText xml:space="preserve"> PAGEREF _Toc464487878 \h </w:instrText>
        </w:r>
        <w:r w:rsidR="00F03EB7">
          <w:rPr>
            <w:webHidden/>
          </w:rPr>
        </w:r>
        <w:r w:rsidR="00F03EB7">
          <w:rPr>
            <w:webHidden/>
          </w:rPr>
          <w:fldChar w:fldCharType="separate"/>
        </w:r>
        <w:r w:rsidR="00CA00E9">
          <w:rPr>
            <w:webHidden/>
          </w:rPr>
          <w:t>22</w:t>
        </w:r>
        <w:r w:rsidR="00F03EB7">
          <w:rPr>
            <w:webHidden/>
          </w:rPr>
          <w:fldChar w:fldCharType="end"/>
        </w:r>
      </w:hyperlink>
    </w:p>
    <w:p w14:paraId="7CE44566" w14:textId="77777777" w:rsidR="00F03EB7" w:rsidRDefault="0012796C">
      <w:pPr>
        <w:pStyle w:val="Sommario1"/>
        <w:rPr>
          <w:rFonts w:asciiTheme="minorHAnsi" w:eastAsiaTheme="minorEastAsia" w:hAnsiTheme="minorHAnsi" w:cstheme="minorBidi"/>
          <w:b w:val="0"/>
          <w:color w:val="auto"/>
          <w:szCs w:val="22"/>
          <w:lang w:eastAsia="en-GB"/>
        </w:rPr>
      </w:pPr>
      <w:hyperlink w:anchor="_Toc464487879" w:history="1">
        <w:r w:rsidR="00F03EB7" w:rsidRPr="00DD22D8">
          <w:rPr>
            <w:rStyle w:val="Collegamentoipertestuale"/>
          </w:rPr>
          <w:t>VTL-DL – Artefacts Definition</w:t>
        </w:r>
        <w:r w:rsidR="00F03EB7">
          <w:rPr>
            <w:webHidden/>
          </w:rPr>
          <w:tab/>
        </w:r>
        <w:r w:rsidR="00F03EB7">
          <w:rPr>
            <w:webHidden/>
          </w:rPr>
          <w:fldChar w:fldCharType="begin"/>
        </w:r>
        <w:r w:rsidR="00F03EB7">
          <w:rPr>
            <w:webHidden/>
          </w:rPr>
          <w:instrText xml:space="preserve"> PAGEREF _Toc464487879 \h </w:instrText>
        </w:r>
        <w:r w:rsidR="00F03EB7">
          <w:rPr>
            <w:webHidden/>
          </w:rPr>
        </w:r>
        <w:r w:rsidR="00F03EB7">
          <w:rPr>
            <w:webHidden/>
          </w:rPr>
          <w:fldChar w:fldCharType="separate"/>
        </w:r>
        <w:r w:rsidR="00CA00E9">
          <w:rPr>
            <w:webHidden/>
          </w:rPr>
          <w:t>24</w:t>
        </w:r>
        <w:r w:rsidR="00F03EB7">
          <w:rPr>
            <w:webHidden/>
          </w:rPr>
          <w:fldChar w:fldCharType="end"/>
        </w:r>
      </w:hyperlink>
    </w:p>
    <w:p w14:paraId="5C4752EA"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880" w:history="1">
        <w:r w:rsidR="00F03EB7" w:rsidRPr="00DD22D8">
          <w:rPr>
            <w:rStyle w:val="Collegamentoipertestuale"/>
            <w:noProof/>
          </w:rPr>
          <w:t>defineValueDomain</w:t>
        </w:r>
        <w:r w:rsidR="00F03EB7">
          <w:rPr>
            <w:noProof/>
            <w:webHidden/>
          </w:rPr>
          <w:tab/>
        </w:r>
        <w:r w:rsidR="00F03EB7">
          <w:rPr>
            <w:noProof/>
            <w:webHidden/>
          </w:rPr>
          <w:fldChar w:fldCharType="begin"/>
        </w:r>
        <w:r w:rsidR="00F03EB7">
          <w:rPr>
            <w:noProof/>
            <w:webHidden/>
          </w:rPr>
          <w:instrText xml:space="preserve"> PAGEREF _Toc464487880 \h </w:instrText>
        </w:r>
        <w:r w:rsidR="00F03EB7">
          <w:rPr>
            <w:noProof/>
            <w:webHidden/>
          </w:rPr>
        </w:r>
        <w:r w:rsidR="00F03EB7">
          <w:rPr>
            <w:noProof/>
            <w:webHidden/>
          </w:rPr>
          <w:fldChar w:fldCharType="separate"/>
        </w:r>
        <w:r w:rsidR="00CA00E9">
          <w:rPr>
            <w:noProof/>
            <w:webHidden/>
          </w:rPr>
          <w:t>24</w:t>
        </w:r>
        <w:r w:rsidR="00F03EB7">
          <w:rPr>
            <w:noProof/>
            <w:webHidden/>
          </w:rPr>
          <w:fldChar w:fldCharType="end"/>
        </w:r>
      </w:hyperlink>
    </w:p>
    <w:p w14:paraId="3744B466"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881" w:history="1">
        <w:r w:rsidR="00F03EB7" w:rsidRPr="00DD22D8">
          <w:rPr>
            <w:rStyle w:val="Collegamentoipertestuale"/>
            <w:noProof/>
          </w:rPr>
          <w:t>defineValueDomainSubset</w:t>
        </w:r>
        <w:r w:rsidR="00F03EB7">
          <w:rPr>
            <w:noProof/>
            <w:webHidden/>
          </w:rPr>
          <w:tab/>
        </w:r>
        <w:r w:rsidR="00F03EB7">
          <w:rPr>
            <w:noProof/>
            <w:webHidden/>
          </w:rPr>
          <w:fldChar w:fldCharType="begin"/>
        </w:r>
        <w:r w:rsidR="00F03EB7">
          <w:rPr>
            <w:noProof/>
            <w:webHidden/>
          </w:rPr>
          <w:instrText xml:space="preserve"> PAGEREF _Toc464487881 \h </w:instrText>
        </w:r>
        <w:r w:rsidR="00F03EB7">
          <w:rPr>
            <w:noProof/>
            <w:webHidden/>
          </w:rPr>
        </w:r>
        <w:r w:rsidR="00F03EB7">
          <w:rPr>
            <w:noProof/>
            <w:webHidden/>
          </w:rPr>
          <w:fldChar w:fldCharType="separate"/>
        </w:r>
        <w:r w:rsidR="00CA00E9">
          <w:rPr>
            <w:noProof/>
            <w:webHidden/>
          </w:rPr>
          <w:t>25</w:t>
        </w:r>
        <w:r w:rsidR="00F03EB7">
          <w:rPr>
            <w:noProof/>
            <w:webHidden/>
          </w:rPr>
          <w:fldChar w:fldCharType="end"/>
        </w:r>
      </w:hyperlink>
    </w:p>
    <w:p w14:paraId="61C97B47"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882" w:history="1">
        <w:r w:rsidR="00F03EB7" w:rsidRPr="00DD22D8">
          <w:rPr>
            <w:rStyle w:val="Collegamentoipertestuale"/>
            <w:noProof/>
          </w:rPr>
          <w:t>defineVariable</w:t>
        </w:r>
        <w:r w:rsidR="00F03EB7">
          <w:rPr>
            <w:noProof/>
            <w:webHidden/>
          </w:rPr>
          <w:tab/>
        </w:r>
        <w:r w:rsidR="00F03EB7">
          <w:rPr>
            <w:noProof/>
            <w:webHidden/>
          </w:rPr>
          <w:fldChar w:fldCharType="begin"/>
        </w:r>
        <w:r w:rsidR="00F03EB7">
          <w:rPr>
            <w:noProof/>
            <w:webHidden/>
          </w:rPr>
          <w:instrText xml:space="preserve"> PAGEREF _Toc464487882 \h </w:instrText>
        </w:r>
        <w:r w:rsidR="00F03EB7">
          <w:rPr>
            <w:noProof/>
            <w:webHidden/>
          </w:rPr>
        </w:r>
        <w:r w:rsidR="00F03EB7">
          <w:rPr>
            <w:noProof/>
            <w:webHidden/>
          </w:rPr>
          <w:fldChar w:fldCharType="separate"/>
        </w:r>
        <w:r w:rsidR="00CA00E9">
          <w:rPr>
            <w:noProof/>
            <w:webHidden/>
          </w:rPr>
          <w:t>27</w:t>
        </w:r>
        <w:r w:rsidR="00F03EB7">
          <w:rPr>
            <w:noProof/>
            <w:webHidden/>
          </w:rPr>
          <w:fldChar w:fldCharType="end"/>
        </w:r>
      </w:hyperlink>
    </w:p>
    <w:p w14:paraId="098B44EA"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883" w:history="1">
        <w:r w:rsidR="00F03EB7" w:rsidRPr="00DD22D8">
          <w:rPr>
            <w:rStyle w:val="Collegamentoipertestuale"/>
            <w:noProof/>
          </w:rPr>
          <w:t>defineDataStructure</w:t>
        </w:r>
        <w:r w:rsidR="00F03EB7">
          <w:rPr>
            <w:noProof/>
            <w:webHidden/>
          </w:rPr>
          <w:tab/>
        </w:r>
        <w:r w:rsidR="00F03EB7">
          <w:rPr>
            <w:noProof/>
            <w:webHidden/>
          </w:rPr>
          <w:fldChar w:fldCharType="begin"/>
        </w:r>
        <w:r w:rsidR="00F03EB7">
          <w:rPr>
            <w:noProof/>
            <w:webHidden/>
          </w:rPr>
          <w:instrText xml:space="preserve"> PAGEREF _Toc464487883 \h </w:instrText>
        </w:r>
        <w:r w:rsidR="00F03EB7">
          <w:rPr>
            <w:noProof/>
            <w:webHidden/>
          </w:rPr>
        </w:r>
        <w:r w:rsidR="00F03EB7">
          <w:rPr>
            <w:noProof/>
            <w:webHidden/>
          </w:rPr>
          <w:fldChar w:fldCharType="separate"/>
        </w:r>
        <w:r w:rsidR="00CA00E9">
          <w:rPr>
            <w:noProof/>
            <w:webHidden/>
          </w:rPr>
          <w:t>27</w:t>
        </w:r>
        <w:r w:rsidR="00F03EB7">
          <w:rPr>
            <w:noProof/>
            <w:webHidden/>
          </w:rPr>
          <w:fldChar w:fldCharType="end"/>
        </w:r>
      </w:hyperlink>
    </w:p>
    <w:p w14:paraId="3EDF6A9F"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884" w:history="1">
        <w:r w:rsidR="00F03EB7" w:rsidRPr="00DD22D8">
          <w:rPr>
            <w:rStyle w:val="Collegamentoipertestuale"/>
            <w:noProof/>
          </w:rPr>
          <w:t>defineDataset</w:t>
        </w:r>
        <w:r w:rsidR="00F03EB7">
          <w:rPr>
            <w:noProof/>
            <w:webHidden/>
          </w:rPr>
          <w:tab/>
        </w:r>
        <w:r w:rsidR="00F03EB7">
          <w:rPr>
            <w:noProof/>
            <w:webHidden/>
          </w:rPr>
          <w:fldChar w:fldCharType="begin"/>
        </w:r>
        <w:r w:rsidR="00F03EB7">
          <w:rPr>
            <w:noProof/>
            <w:webHidden/>
          </w:rPr>
          <w:instrText xml:space="preserve"> PAGEREF _Toc464487884 \h </w:instrText>
        </w:r>
        <w:r w:rsidR="00F03EB7">
          <w:rPr>
            <w:noProof/>
            <w:webHidden/>
          </w:rPr>
        </w:r>
        <w:r w:rsidR="00F03EB7">
          <w:rPr>
            <w:noProof/>
            <w:webHidden/>
          </w:rPr>
          <w:fldChar w:fldCharType="separate"/>
        </w:r>
        <w:r w:rsidR="00CA00E9">
          <w:rPr>
            <w:noProof/>
            <w:webHidden/>
          </w:rPr>
          <w:t>29</w:t>
        </w:r>
        <w:r w:rsidR="00F03EB7">
          <w:rPr>
            <w:noProof/>
            <w:webHidden/>
          </w:rPr>
          <w:fldChar w:fldCharType="end"/>
        </w:r>
      </w:hyperlink>
    </w:p>
    <w:p w14:paraId="1C0A36A6" w14:textId="77777777" w:rsidR="00F03EB7" w:rsidRDefault="0012796C">
      <w:pPr>
        <w:pStyle w:val="Sommario1"/>
        <w:rPr>
          <w:rFonts w:asciiTheme="minorHAnsi" w:eastAsiaTheme="minorEastAsia" w:hAnsiTheme="minorHAnsi" w:cstheme="minorBidi"/>
          <w:b w:val="0"/>
          <w:color w:val="auto"/>
          <w:szCs w:val="22"/>
          <w:lang w:eastAsia="en-GB"/>
        </w:rPr>
      </w:pPr>
      <w:hyperlink w:anchor="_Toc464487885" w:history="1">
        <w:r w:rsidR="00F03EB7" w:rsidRPr="00DD22D8">
          <w:rPr>
            <w:rStyle w:val="Collegamentoipertestuale"/>
          </w:rPr>
          <w:t>VTL-DL - Rulesets</w:t>
        </w:r>
        <w:r w:rsidR="00F03EB7">
          <w:rPr>
            <w:webHidden/>
          </w:rPr>
          <w:tab/>
        </w:r>
        <w:r w:rsidR="00F03EB7">
          <w:rPr>
            <w:webHidden/>
          </w:rPr>
          <w:fldChar w:fldCharType="begin"/>
        </w:r>
        <w:r w:rsidR="00F03EB7">
          <w:rPr>
            <w:webHidden/>
          </w:rPr>
          <w:instrText xml:space="preserve"> PAGEREF _Toc464487885 \h </w:instrText>
        </w:r>
        <w:r w:rsidR="00F03EB7">
          <w:rPr>
            <w:webHidden/>
          </w:rPr>
        </w:r>
        <w:r w:rsidR="00F03EB7">
          <w:rPr>
            <w:webHidden/>
          </w:rPr>
          <w:fldChar w:fldCharType="separate"/>
        </w:r>
        <w:r w:rsidR="00CA00E9">
          <w:rPr>
            <w:webHidden/>
          </w:rPr>
          <w:t>31</w:t>
        </w:r>
        <w:r w:rsidR="00F03EB7">
          <w:rPr>
            <w:webHidden/>
          </w:rPr>
          <w:fldChar w:fldCharType="end"/>
        </w:r>
      </w:hyperlink>
    </w:p>
    <w:p w14:paraId="4EDF2C76"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886" w:history="1">
        <w:r w:rsidR="00F03EB7" w:rsidRPr="00DD22D8">
          <w:rPr>
            <w:rStyle w:val="Collegamentoipertestuale"/>
            <w:noProof/>
          </w:rPr>
          <w:t>define datapoint ruleset</w:t>
        </w:r>
        <w:r w:rsidR="00F03EB7">
          <w:rPr>
            <w:noProof/>
            <w:webHidden/>
          </w:rPr>
          <w:tab/>
        </w:r>
        <w:r w:rsidR="00F03EB7">
          <w:rPr>
            <w:noProof/>
            <w:webHidden/>
          </w:rPr>
          <w:fldChar w:fldCharType="begin"/>
        </w:r>
        <w:r w:rsidR="00F03EB7">
          <w:rPr>
            <w:noProof/>
            <w:webHidden/>
          </w:rPr>
          <w:instrText xml:space="preserve"> PAGEREF _Toc464487886 \h </w:instrText>
        </w:r>
        <w:r w:rsidR="00F03EB7">
          <w:rPr>
            <w:noProof/>
            <w:webHidden/>
          </w:rPr>
        </w:r>
        <w:r w:rsidR="00F03EB7">
          <w:rPr>
            <w:noProof/>
            <w:webHidden/>
          </w:rPr>
          <w:fldChar w:fldCharType="separate"/>
        </w:r>
        <w:r w:rsidR="00CA00E9">
          <w:rPr>
            <w:noProof/>
            <w:webHidden/>
          </w:rPr>
          <w:t>31</w:t>
        </w:r>
        <w:r w:rsidR="00F03EB7">
          <w:rPr>
            <w:noProof/>
            <w:webHidden/>
          </w:rPr>
          <w:fldChar w:fldCharType="end"/>
        </w:r>
      </w:hyperlink>
    </w:p>
    <w:p w14:paraId="62B98082"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887" w:history="1">
        <w:r w:rsidR="00F03EB7" w:rsidRPr="00DD22D8">
          <w:rPr>
            <w:rStyle w:val="Collegamentoipertestuale"/>
            <w:noProof/>
          </w:rPr>
          <w:t>define hierarchical ruleset</w:t>
        </w:r>
        <w:r w:rsidR="00F03EB7">
          <w:rPr>
            <w:noProof/>
            <w:webHidden/>
          </w:rPr>
          <w:tab/>
        </w:r>
        <w:r w:rsidR="00F03EB7">
          <w:rPr>
            <w:noProof/>
            <w:webHidden/>
          </w:rPr>
          <w:fldChar w:fldCharType="begin"/>
        </w:r>
        <w:r w:rsidR="00F03EB7">
          <w:rPr>
            <w:noProof/>
            <w:webHidden/>
          </w:rPr>
          <w:instrText xml:space="preserve"> PAGEREF _Toc464487887 \h </w:instrText>
        </w:r>
        <w:r w:rsidR="00F03EB7">
          <w:rPr>
            <w:noProof/>
            <w:webHidden/>
          </w:rPr>
        </w:r>
        <w:r w:rsidR="00F03EB7">
          <w:rPr>
            <w:noProof/>
            <w:webHidden/>
          </w:rPr>
          <w:fldChar w:fldCharType="separate"/>
        </w:r>
        <w:r w:rsidR="00CA00E9">
          <w:rPr>
            <w:noProof/>
            <w:webHidden/>
          </w:rPr>
          <w:t>34</w:t>
        </w:r>
        <w:r w:rsidR="00F03EB7">
          <w:rPr>
            <w:noProof/>
            <w:webHidden/>
          </w:rPr>
          <w:fldChar w:fldCharType="end"/>
        </w:r>
      </w:hyperlink>
    </w:p>
    <w:p w14:paraId="0183ECAC"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888" w:history="1">
        <w:r w:rsidR="00F03EB7" w:rsidRPr="00DD22D8">
          <w:rPr>
            <w:rStyle w:val="Collegamentoipertestuale"/>
            <w:noProof/>
          </w:rPr>
          <w:t>define mapping ruleset</w:t>
        </w:r>
        <w:r w:rsidR="00F03EB7">
          <w:rPr>
            <w:noProof/>
            <w:webHidden/>
          </w:rPr>
          <w:tab/>
        </w:r>
        <w:r w:rsidR="00F03EB7">
          <w:rPr>
            <w:noProof/>
            <w:webHidden/>
          </w:rPr>
          <w:fldChar w:fldCharType="begin"/>
        </w:r>
        <w:r w:rsidR="00F03EB7">
          <w:rPr>
            <w:noProof/>
            <w:webHidden/>
          </w:rPr>
          <w:instrText xml:space="preserve"> PAGEREF _Toc464487888 \h </w:instrText>
        </w:r>
        <w:r w:rsidR="00F03EB7">
          <w:rPr>
            <w:noProof/>
            <w:webHidden/>
          </w:rPr>
        </w:r>
        <w:r w:rsidR="00F03EB7">
          <w:rPr>
            <w:noProof/>
            <w:webHidden/>
          </w:rPr>
          <w:fldChar w:fldCharType="separate"/>
        </w:r>
        <w:r w:rsidR="00CA00E9">
          <w:rPr>
            <w:noProof/>
            <w:webHidden/>
          </w:rPr>
          <w:t>39</w:t>
        </w:r>
        <w:r w:rsidR="00F03EB7">
          <w:rPr>
            <w:noProof/>
            <w:webHidden/>
          </w:rPr>
          <w:fldChar w:fldCharType="end"/>
        </w:r>
      </w:hyperlink>
    </w:p>
    <w:p w14:paraId="3D1B361C" w14:textId="77777777" w:rsidR="00F03EB7" w:rsidRDefault="0012796C">
      <w:pPr>
        <w:pStyle w:val="Sommario1"/>
        <w:rPr>
          <w:rFonts w:asciiTheme="minorHAnsi" w:eastAsiaTheme="minorEastAsia" w:hAnsiTheme="minorHAnsi" w:cstheme="minorBidi"/>
          <w:b w:val="0"/>
          <w:color w:val="auto"/>
          <w:szCs w:val="22"/>
          <w:lang w:eastAsia="en-GB"/>
        </w:rPr>
      </w:pPr>
      <w:hyperlink w:anchor="_Toc464487889" w:history="1">
        <w:r w:rsidR="00F03EB7" w:rsidRPr="00DD22D8">
          <w:rPr>
            <w:rStyle w:val="Collegamentoipertestuale"/>
          </w:rPr>
          <w:t>VTL-ML  -  General purpose operators and functions</w:t>
        </w:r>
        <w:r w:rsidR="00F03EB7">
          <w:rPr>
            <w:webHidden/>
          </w:rPr>
          <w:tab/>
        </w:r>
        <w:r w:rsidR="00F03EB7">
          <w:rPr>
            <w:webHidden/>
          </w:rPr>
          <w:fldChar w:fldCharType="begin"/>
        </w:r>
        <w:r w:rsidR="00F03EB7">
          <w:rPr>
            <w:webHidden/>
          </w:rPr>
          <w:instrText xml:space="preserve"> PAGEREF _Toc464487889 \h </w:instrText>
        </w:r>
        <w:r w:rsidR="00F03EB7">
          <w:rPr>
            <w:webHidden/>
          </w:rPr>
        </w:r>
        <w:r w:rsidR="00F03EB7">
          <w:rPr>
            <w:webHidden/>
          </w:rPr>
          <w:fldChar w:fldCharType="separate"/>
        </w:r>
        <w:r w:rsidR="00CA00E9">
          <w:rPr>
            <w:webHidden/>
          </w:rPr>
          <w:t>41</w:t>
        </w:r>
        <w:r w:rsidR="00F03EB7">
          <w:rPr>
            <w:webHidden/>
          </w:rPr>
          <w:fldChar w:fldCharType="end"/>
        </w:r>
      </w:hyperlink>
    </w:p>
    <w:p w14:paraId="57F7AFC8"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890" w:history="1">
        <w:r w:rsidR="00F03EB7" w:rsidRPr="00DD22D8">
          <w:rPr>
            <w:rStyle w:val="Collegamentoipertestuale"/>
            <w:noProof/>
          </w:rPr>
          <w:t>Parentheses ( )</w:t>
        </w:r>
        <w:r w:rsidR="00F03EB7">
          <w:rPr>
            <w:noProof/>
            <w:webHidden/>
          </w:rPr>
          <w:tab/>
        </w:r>
        <w:r w:rsidR="00F03EB7">
          <w:rPr>
            <w:noProof/>
            <w:webHidden/>
          </w:rPr>
          <w:fldChar w:fldCharType="begin"/>
        </w:r>
        <w:r w:rsidR="00F03EB7">
          <w:rPr>
            <w:noProof/>
            <w:webHidden/>
          </w:rPr>
          <w:instrText xml:space="preserve"> PAGEREF _Toc464487890 \h </w:instrText>
        </w:r>
        <w:r w:rsidR="00F03EB7">
          <w:rPr>
            <w:noProof/>
            <w:webHidden/>
          </w:rPr>
        </w:r>
        <w:r w:rsidR="00F03EB7">
          <w:rPr>
            <w:noProof/>
            <w:webHidden/>
          </w:rPr>
          <w:fldChar w:fldCharType="separate"/>
        </w:r>
        <w:r w:rsidR="00CA00E9">
          <w:rPr>
            <w:noProof/>
            <w:webHidden/>
          </w:rPr>
          <w:t>41</w:t>
        </w:r>
        <w:r w:rsidR="00F03EB7">
          <w:rPr>
            <w:noProof/>
            <w:webHidden/>
          </w:rPr>
          <w:fldChar w:fldCharType="end"/>
        </w:r>
      </w:hyperlink>
    </w:p>
    <w:p w14:paraId="541F6844"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891" w:history="1">
        <w:r w:rsidR="00F03EB7" w:rsidRPr="00DD22D8">
          <w:rPr>
            <w:rStyle w:val="Collegamentoipertestuale"/>
            <w:rFonts w:ascii="Cambria" w:hAnsi="Cambria"/>
            <w:noProof/>
          </w:rPr>
          <w:t>Assignment     :=</w:t>
        </w:r>
        <w:r w:rsidR="00F03EB7">
          <w:rPr>
            <w:noProof/>
            <w:webHidden/>
          </w:rPr>
          <w:tab/>
        </w:r>
        <w:r w:rsidR="00F03EB7">
          <w:rPr>
            <w:noProof/>
            <w:webHidden/>
          </w:rPr>
          <w:fldChar w:fldCharType="begin"/>
        </w:r>
        <w:r w:rsidR="00F03EB7">
          <w:rPr>
            <w:noProof/>
            <w:webHidden/>
          </w:rPr>
          <w:instrText xml:space="preserve"> PAGEREF _Toc464487891 \h </w:instrText>
        </w:r>
        <w:r w:rsidR="00F03EB7">
          <w:rPr>
            <w:noProof/>
            <w:webHidden/>
          </w:rPr>
        </w:r>
        <w:r w:rsidR="00F03EB7">
          <w:rPr>
            <w:noProof/>
            <w:webHidden/>
          </w:rPr>
          <w:fldChar w:fldCharType="separate"/>
        </w:r>
        <w:r w:rsidR="00CA00E9">
          <w:rPr>
            <w:noProof/>
            <w:webHidden/>
          </w:rPr>
          <w:t>41</w:t>
        </w:r>
        <w:r w:rsidR="00F03EB7">
          <w:rPr>
            <w:noProof/>
            <w:webHidden/>
          </w:rPr>
          <w:fldChar w:fldCharType="end"/>
        </w:r>
      </w:hyperlink>
    </w:p>
    <w:p w14:paraId="53EFE606"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892" w:history="1">
        <w:r w:rsidR="00F03EB7" w:rsidRPr="00DD22D8">
          <w:rPr>
            <w:rStyle w:val="Collegamentoipertestuale"/>
            <w:noProof/>
          </w:rPr>
          <w:t>Membership     .</w:t>
        </w:r>
        <w:r w:rsidR="00F03EB7">
          <w:rPr>
            <w:noProof/>
            <w:webHidden/>
          </w:rPr>
          <w:tab/>
        </w:r>
        <w:r w:rsidR="00F03EB7">
          <w:rPr>
            <w:noProof/>
            <w:webHidden/>
          </w:rPr>
          <w:fldChar w:fldCharType="begin"/>
        </w:r>
        <w:r w:rsidR="00F03EB7">
          <w:rPr>
            <w:noProof/>
            <w:webHidden/>
          </w:rPr>
          <w:instrText xml:space="preserve"> PAGEREF _Toc464487892 \h </w:instrText>
        </w:r>
        <w:r w:rsidR="00F03EB7">
          <w:rPr>
            <w:noProof/>
            <w:webHidden/>
          </w:rPr>
        </w:r>
        <w:r w:rsidR="00F03EB7">
          <w:rPr>
            <w:noProof/>
            <w:webHidden/>
          </w:rPr>
          <w:fldChar w:fldCharType="separate"/>
        </w:r>
        <w:r w:rsidR="00CA00E9">
          <w:rPr>
            <w:noProof/>
            <w:webHidden/>
          </w:rPr>
          <w:t>41</w:t>
        </w:r>
        <w:r w:rsidR="00F03EB7">
          <w:rPr>
            <w:noProof/>
            <w:webHidden/>
          </w:rPr>
          <w:fldChar w:fldCharType="end"/>
        </w:r>
      </w:hyperlink>
    </w:p>
    <w:p w14:paraId="35584E8B"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893" w:history="1">
        <w:r w:rsidR="00F03EB7" w:rsidRPr="00DD22D8">
          <w:rPr>
            <w:rStyle w:val="Collegamentoipertestuale"/>
            <w:rFonts w:ascii="Cambria" w:hAnsi="Cambria"/>
            <w:noProof/>
          </w:rPr>
          <w:t>Alias  as</w:t>
        </w:r>
        <w:r w:rsidR="00F03EB7">
          <w:rPr>
            <w:noProof/>
            <w:webHidden/>
          </w:rPr>
          <w:tab/>
        </w:r>
        <w:r w:rsidR="00F03EB7">
          <w:rPr>
            <w:noProof/>
            <w:webHidden/>
          </w:rPr>
          <w:fldChar w:fldCharType="begin"/>
        </w:r>
        <w:r w:rsidR="00F03EB7">
          <w:rPr>
            <w:noProof/>
            <w:webHidden/>
          </w:rPr>
          <w:instrText xml:space="preserve"> PAGEREF _Toc464487893 \h </w:instrText>
        </w:r>
        <w:r w:rsidR="00F03EB7">
          <w:rPr>
            <w:noProof/>
            <w:webHidden/>
          </w:rPr>
        </w:r>
        <w:r w:rsidR="00F03EB7">
          <w:rPr>
            <w:noProof/>
            <w:webHidden/>
          </w:rPr>
          <w:fldChar w:fldCharType="separate"/>
        </w:r>
        <w:r w:rsidR="00CA00E9">
          <w:rPr>
            <w:noProof/>
            <w:webHidden/>
          </w:rPr>
          <w:t>42</w:t>
        </w:r>
        <w:r w:rsidR="00F03EB7">
          <w:rPr>
            <w:noProof/>
            <w:webHidden/>
          </w:rPr>
          <w:fldChar w:fldCharType="end"/>
        </w:r>
      </w:hyperlink>
    </w:p>
    <w:p w14:paraId="17CA0696"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894" w:history="1">
        <w:r w:rsidR="00F03EB7" w:rsidRPr="00DD22D8">
          <w:rPr>
            <w:rStyle w:val="Collegamentoipertestuale"/>
            <w:noProof/>
          </w:rPr>
          <w:t>alterDataset</w:t>
        </w:r>
        <w:r w:rsidR="00F03EB7">
          <w:rPr>
            <w:noProof/>
            <w:webHidden/>
          </w:rPr>
          <w:tab/>
        </w:r>
        <w:r w:rsidR="00F03EB7">
          <w:rPr>
            <w:noProof/>
            <w:webHidden/>
          </w:rPr>
          <w:fldChar w:fldCharType="begin"/>
        </w:r>
        <w:r w:rsidR="00F03EB7">
          <w:rPr>
            <w:noProof/>
            <w:webHidden/>
          </w:rPr>
          <w:instrText xml:space="preserve"> PAGEREF _Toc464487894 \h </w:instrText>
        </w:r>
        <w:r w:rsidR="00F03EB7">
          <w:rPr>
            <w:noProof/>
            <w:webHidden/>
          </w:rPr>
        </w:r>
        <w:r w:rsidR="00F03EB7">
          <w:rPr>
            <w:noProof/>
            <w:webHidden/>
          </w:rPr>
          <w:fldChar w:fldCharType="separate"/>
        </w:r>
        <w:r w:rsidR="00CA00E9">
          <w:rPr>
            <w:noProof/>
            <w:webHidden/>
          </w:rPr>
          <w:t>43</w:t>
        </w:r>
        <w:r w:rsidR="00F03EB7">
          <w:rPr>
            <w:noProof/>
            <w:webHidden/>
          </w:rPr>
          <w:fldChar w:fldCharType="end"/>
        </w:r>
      </w:hyperlink>
    </w:p>
    <w:p w14:paraId="3C6B6509"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895" w:history="1">
        <w:r w:rsidR="00F03EB7" w:rsidRPr="00DD22D8">
          <w:rPr>
            <w:rStyle w:val="Collegamentoipertestuale"/>
            <w:noProof/>
          </w:rPr>
          <w:t>get</w:t>
        </w:r>
        <w:r w:rsidR="00F03EB7">
          <w:rPr>
            <w:noProof/>
            <w:webHidden/>
          </w:rPr>
          <w:tab/>
        </w:r>
        <w:r w:rsidR="00F03EB7">
          <w:rPr>
            <w:noProof/>
            <w:webHidden/>
          </w:rPr>
          <w:fldChar w:fldCharType="begin"/>
        </w:r>
        <w:r w:rsidR="00F03EB7">
          <w:rPr>
            <w:noProof/>
            <w:webHidden/>
          </w:rPr>
          <w:instrText xml:space="preserve"> PAGEREF _Toc464487895 \h </w:instrText>
        </w:r>
        <w:r w:rsidR="00F03EB7">
          <w:rPr>
            <w:noProof/>
            <w:webHidden/>
          </w:rPr>
        </w:r>
        <w:r w:rsidR="00F03EB7">
          <w:rPr>
            <w:noProof/>
            <w:webHidden/>
          </w:rPr>
          <w:fldChar w:fldCharType="separate"/>
        </w:r>
        <w:r w:rsidR="00CA00E9">
          <w:rPr>
            <w:noProof/>
            <w:webHidden/>
          </w:rPr>
          <w:t>45</w:t>
        </w:r>
        <w:r w:rsidR="00F03EB7">
          <w:rPr>
            <w:noProof/>
            <w:webHidden/>
          </w:rPr>
          <w:fldChar w:fldCharType="end"/>
        </w:r>
      </w:hyperlink>
    </w:p>
    <w:p w14:paraId="7F0FDB1D"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896" w:history="1">
        <w:r w:rsidR="00F03EB7" w:rsidRPr="00DD22D8">
          <w:rPr>
            <w:rStyle w:val="Collegamentoipertestuale"/>
            <w:noProof/>
          </w:rPr>
          <w:t>put</w:t>
        </w:r>
        <w:r w:rsidR="00F03EB7">
          <w:rPr>
            <w:noProof/>
            <w:webHidden/>
          </w:rPr>
          <w:tab/>
        </w:r>
        <w:r w:rsidR="00F03EB7">
          <w:rPr>
            <w:noProof/>
            <w:webHidden/>
          </w:rPr>
          <w:fldChar w:fldCharType="begin"/>
        </w:r>
        <w:r w:rsidR="00F03EB7">
          <w:rPr>
            <w:noProof/>
            <w:webHidden/>
          </w:rPr>
          <w:instrText xml:space="preserve"> PAGEREF _Toc464487896 \h </w:instrText>
        </w:r>
        <w:r w:rsidR="00F03EB7">
          <w:rPr>
            <w:noProof/>
            <w:webHidden/>
          </w:rPr>
        </w:r>
        <w:r w:rsidR="00F03EB7">
          <w:rPr>
            <w:noProof/>
            <w:webHidden/>
          </w:rPr>
          <w:fldChar w:fldCharType="separate"/>
        </w:r>
        <w:r w:rsidR="00CA00E9">
          <w:rPr>
            <w:noProof/>
            <w:webHidden/>
          </w:rPr>
          <w:t>49</w:t>
        </w:r>
        <w:r w:rsidR="00F03EB7">
          <w:rPr>
            <w:noProof/>
            <w:webHidden/>
          </w:rPr>
          <w:fldChar w:fldCharType="end"/>
        </w:r>
      </w:hyperlink>
    </w:p>
    <w:p w14:paraId="1E55E75D"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897" w:history="1">
        <w:r w:rsidR="00F03EB7" w:rsidRPr="00DD22D8">
          <w:rPr>
            <w:rStyle w:val="Collegamentoipertestuale"/>
            <w:noProof/>
          </w:rPr>
          <w:t>eval</w:t>
        </w:r>
        <w:r w:rsidR="00F03EB7">
          <w:rPr>
            <w:noProof/>
            <w:webHidden/>
          </w:rPr>
          <w:tab/>
        </w:r>
        <w:r w:rsidR="00F03EB7">
          <w:rPr>
            <w:noProof/>
            <w:webHidden/>
          </w:rPr>
          <w:fldChar w:fldCharType="begin"/>
        </w:r>
        <w:r w:rsidR="00F03EB7">
          <w:rPr>
            <w:noProof/>
            <w:webHidden/>
          </w:rPr>
          <w:instrText xml:space="preserve"> PAGEREF _Toc464487897 \h </w:instrText>
        </w:r>
        <w:r w:rsidR="00F03EB7">
          <w:rPr>
            <w:noProof/>
            <w:webHidden/>
          </w:rPr>
        </w:r>
        <w:r w:rsidR="00F03EB7">
          <w:rPr>
            <w:noProof/>
            <w:webHidden/>
          </w:rPr>
          <w:fldChar w:fldCharType="separate"/>
        </w:r>
        <w:r w:rsidR="00CA00E9">
          <w:rPr>
            <w:noProof/>
            <w:webHidden/>
          </w:rPr>
          <w:t>50</w:t>
        </w:r>
        <w:r w:rsidR="00F03EB7">
          <w:rPr>
            <w:noProof/>
            <w:webHidden/>
          </w:rPr>
          <w:fldChar w:fldCharType="end"/>
        </w:r>
      </w:hyperlink>
    </w:p>
    <w:p w14:paraId="6099AFFA"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898" w:history="1">
        <w:r w:rsidR="00F03EB7" w:rsidRPr="00DD22D8">
          <w:rPr>
            <w:rStyle w:val="Collegamentoipertestuale"/>
            <w:noProof/>
          </w:rPr>
          <w:t>Join expression</w:t>
        </w:r>
        <w:r w:rsidR="00F03EB7">
          <w:rPr>
            <w:noProof/>
            <w:webHidden/>
          </w:rPr>
          <w:tab/>
        </w:r>
        <w:r w:rsidR="00F03EB7">
          <w:rPr>
            <w:noProof/>
            <w:webHidden/>
          </w:rPr>
          <w:fldChar w:fldCharType="begin"/>
        </w:r>
        <w:r w:rsidR="00F03EB7">
          <w:rPr>
            <w:noProof/>
            <w:webHidden/>
          </w:rPr>
          <w:instrText xml:space="preserve"> PAGEREF _Toc464487898 \h </w:instrText>
        </w:r>
        <w:r w:rsidR="00F03EB7">
          <w:rPr>
            <w:noProof/>
            <w:webHidden/>
          </w:rPr>
        </w:r>
        <w:r w:rsidR="00F03EB7">
          <w:rPr>
            <w:noProof/>
            <w:webHidden/>
          </w:rPr>
          <w:fldChar w:fldCharType="separate"/>
        </w:r>
        <w:r w:rsidR="00CA00E9">
          <w:rPr>
            <w:noProof/>
            <w:webHidden/>
          </w:rPr>
          <w:t>50</w:t>
        </w:r>
        <w:r w:rsidR="00F03EB7">
          <w:rPr>
            <w:noProof/>
            <w:webHidden/>
          </w:rPr>
          <w:fldChar w:fldCharType="end"/>
        </w:r>
      </w:hyperlink>
    </w:p>
    <w:p w14:paraId="0300F7D2" w14:textId="77777777" w:rsidR="00F03EB7" w:rsidRDefault="0012796C">
      <w:pPr>
        <w:pStyle w:val="Sommario3"/>
        <w:tabs>
          <w:tab w:val="right" w:leader="dot" w:pos="9623"/>
        </w:tabs>
        <w:rPr>
          <w:rFonts w:asciiTheme="minorHAnsi" w:eastAsiaTheme="minorEastAsia" w:hAnsiTheme="minorHAnsi" w:cstheme="minorBidi"/>
          <w:noProof/>
          <w:color w:val="auto"/>
          <w:szCs w:val="22"/>
          <w:lang w:eastAsia="en-GB"/>
        </w:rPr>
      </w:pPr>
      <w:hyperlink w:anchor="_Toc464487899" w:history="1">
        <w:r w:rsidR="00F03EB7" w:rsidRPr="00DD22D8">
          <w:rPr>
            <w:rStyle w:val="Collegamentoipertestuale"/>
            <w:noProof/>
          </w:rPr>
          <w:t>join_clause</w:t>
        </w:r>
        <w:r w:rsidR="00F03EB7">
          <w:rPr>
            <w:noProof/>
            <w:webHidden/>
          </w:rPr>
          <w:tab/>
        </w:r>
        <w:r w:rsidR="00F03EB7">
          <w:rPr>
            <w:noProof/>
            <w:webHidden/>
          </w:rPr>
          <w:fldChar w:fldCharType="begin"/>
        </w:r>
        <w:r w:rsidR="00F03EB7">
          <w:rPr>
            <w:noProof/>
            <w:webHidden/>
          </w:rPr>
          <w:instrText xml:space="preserve"> PAGEREF _Toc464487899 \h </w:instrText>
        </w:r>
        <w:r w:rsidR="00F03EB7">
          <w:rPr>
            <w:noProof/>
            <w:webHidden/>
          </w:rPr>
        </w:r>
        <w:r w:rsidR="00F03EB7">
          <w:rPr>
            <w:noProof/>
            <w:webHidden/>
          </w:rPr>
          <w:fldChar w:fldCharType="separate"/>
        </w:r>
        <w:r w:rsidR="00CA00E9">
          <w:rPr>
            <w:noProof/>
            <w:webHidden/>
          </w:rPr>
          <w:t>51</w:t>
        </w:r>
        <w:r w:rsidR="00F03EB7">
          <w:rPr>
            <w:noProof/>
            <w:webHidden/>
          </w:rPr>
          <w:fldChar w:fldCharType="end"/>
        </w:r>
      </w:hyperlink>
    </w:p>
    <w:p w14:paraId="572FD947" w14:textId="77777777" w:rsidR="00F03EB7" w:rsidRDefault="0012796C">
      <w:pPr>
        <w:pStyle w:val="Sommario3"/>
        <w:tabs>
          <w:tab w:val="right" w:leader="dot" w:pos="9623"/>
        </w:tabs>
        <w:rPr>
          <w:rFonts w:asciiTheme="minorHAnsi" w:eastAsiaTheme="minorEastAsia" w:hAnsiTheme="minorHAnsi" w:cstheme="minorBidi"/>
          <w:noProof/>
          <w:color w:val="auto"/>
          <w:szCs w:val="22"/>
          <w:lang w:eastAsia="en-GB"/>
        </w:rPr>
      </w:pPr>
      <w:hyperlink w:anchor="_Toc464487900" w:history="1">
        <w:r w:rsidR="00F03EB7" w:rsidRPr="00DD22D8">
          <w:rPr>
            <w:rStyle w:val="Collegamentoipertestuale"/>
            <w:noProof/>
          </w:rPr>
          <w:t>calc_clause</w:t>
        </w:r>
        <w:r w:rsidR="00F03EB7">
          <w:rPr>
            <w:noProof/>
            <w:webHidden/>
          </w:rPr>
          <w:tab/>
        </w:r>
        <w:r w:rsidR="00F03EB7">
          <w:rPr>
            <w:noProof/>
            <w:webHidden/>
          </w:rPr>
          <w:fldChar w:fldCharType="begin"/>
        </w:r>
        <w:r w:rsidR="00F03EB7">
          <w:rPr>
            <w:noProof/>
            <w:webHidden/>
          </w:rPr>
          <w:instrText xml:space="preserve"> PAGEREF _Toc464487900 \h </w:instrText>
        </w:r>
        <w:r w:rsidR="00F03EB7">
          <w:rPr>
            <w:noProof/>
            <w:webHidden/>
          </w:rPr>
        </w:r>
        <w:r w:rsidR="00F03EB7">
          <w:rPr>
            <w:noProof/>
            <w:webHidden/>
          </w:rPr>
          <w:fldChar w:fldCharType="separate"/>
        </w:r>
        <w:r w:rsidR="00CA00E9">
          <w:rPr>
            <w:noProof/>
            <w:webHidden/>
          </w:rPr>
          <w:t>54</w:t>
        </w:r>
        <w:r w:rsidR="00F03EB7">
          <w:rPr>
            <w:noProof/>
            <w:webHidden/>
          </w:rPr>
          <w:fldChar w:fldCharType="end"/>
        </w:r>
      </w:hyperlink>
    </w:p>
    <w:p w14:paraId="61AF5627" w14:textId="77777777" w:rsidR="00F03EB7" w:rsidRDefault="0012796C">
      <w:pPr>
        <w:pStyle w:val="Sommario3"/>
        <w:tabs>
          <w:tab w:val="right" w:leader="dot" w:pos="9623"/>
        </w:tabs>
        <w:rPr>
          <w:rFonts w:asciiTheme="minorHAnsi" w:eastAsiaTheme="minorEastAsia" w:hAnsiTheme="minorHAnsi" w:cstheme="minorBidi"/>
          <w:noProof/>
          <w:color w:val="auto"/>
          <w:szCs w:val="22"/>
          <w:lang w:eastAsia="en-GB"/>
        </w:rPr>
      </w:pPr>
      <w:hyperlink w:anchor="_Toc464487901" w:history="1">
        <w:r w:rsidR="00F03EB7" w:rsidRPr="00DD22D8">
          <w:rPr>
            <w:rStyle w:val="Collegamentoipertestuale"/>
            <w:noProof/>
          </w:rPr>
          <w:t>drop_clause</w:t>
        </w:r>
        <w:r w:rsidR="00F03EB7">
          <w:rPr>
            <w:noProof/>
            <w:webHidden/>
          </w:rPr>
          <w:tab/>
        </w:r>
        <w:r w:rsidR="00F03EB7">
          <w:rPr>
            <w:noProof/>
            <w:webHidden/>
          </w:rPr>
          <w:fldChar w:fldCharType="begin"/>
        </w:r>
        <w:r w:rsidR="00F03EB7">
          <w:rPr>
            <w:noProof/>
            <w:webHidden/>
          </w:rPr>
          <w:instrText xml:space="preserve"> PAGEREF _Toc464487901 \h </w:instrText>
        </w:r>
        <w:r w:rsidR="00F03EB7">
          <w:rPr>
            <w:noProof/>
            <w:webHidden/>
          </w:rPr>
        </w:r>
        <w:r w:rsidR="00F03EB7">
          <w:rPr>
            <w:noProof/>
            <w:webHidden/>
          </w:rPr>
          <w:fldChar w:fldCharType="separate"/>
        </w:r>
        <w:r w:rsidR="00CA00E9">
          <w:rPr>
            <w:noProof/>
            <w:webHidden/>
          </w:rPr>
          <w:t>54</w:t>
        </w:r>
        <w:r w:rsidR="00F03EB7">
          <w:rPr>
            <w:noProof/>
            <w:webHidden/>
          </w:rPr>
          <w:fldChar w:fldCharType="end"/>
        </w:r>
      </w:hyperlink>
    </w:p>
    <w:p w14:paraId="1E891373" w14:textId="77777777" w:rsidR="00F03EB7" w:rsidRDefault="0012796C">
      <w:pPr>
        <w:pStyle w:val="Sommario3"/>
        <w:tabs>
          <w:tab w:val="right" w:leader="dot" w:pos="9623"/>
        </w:tabs>
        <w:rPr>
          <w:rFonts w:asciiTheme="minorHAnsi" w:eastAsiaTheme="minorEastAsia" w:hAnsiTheme="minorHAnsi" w:cstheme="minorBidi"/>
          <w:noProof/>
          <w:color w:val="auto"/>
          <w:szCs w:val="22"/>
          <w:lang w:eastAsia="en-GB"/>
        </w:rPr>
      </w:pPr>
      <w:hyperlink w:anchor="_Toc464487902" w:history="1">
        <w:r w:rsidR="00F03EB7" w:rsidRPr="00DD22D8">
          <w:rPr>
            <w:rStyle w:val="Collegamentoipertestuale"/>
            <w:noProof/>
          </w:rPr>
          <w:t>keep_clause</w:t>
        </w:r>
        <w:r w:rsidR="00F03EB7">
          <w:rPr>
            <w:noProof/>
            <w:webHidden/>
          </w:rPr>
          <w:tab/>
        </w:r>
        <w:r w:rsidR="00F03EB7">
          <w:rPr>
            <w:noProof/>
            <w:webHidden/>
          </w:rPr>
          <w:fldChar w:fldCharType="begin"/>
        </w:r>
        <w:r w:rsidR="00F03EB7">
          <w:rPr>
            <w:noProof/>
            <w:webHidden/>
          </w:rPr>
          <w:instrText xml:space="preserve"> PAGEREF _Toc464487902 \h </w:instrText>
        </w:r>
        <w:r w:rsidR="00F03EB7">
          <w:rPr>
            <w:noProof/>
            <w:webHidden/>
          </w:rPr>
        </w:r>
        <w:r w:rsidR="00F03EB7">
          <w:rPr>
            <w:noProof/>
            <w:webHidden/>
          </w:rPr>
          <w:fldChar w:fldCharType="separate"/>
        </w:r>
        <w:r w:rsidR="00CA00E9">
          <w:rPr>
            <w:noProof/>
            <w:webHidden/>
          </w:rPr>
          <w:t>55</w:t>
        </w:r>
        <w:r w:rsidR="00F03EB7">
          <w:rPr>
            <w:noProof/>
            <w:webHidden/>
          </w:rPr>
          <w:fldChar w:fldCharType="end"/>
        </w:r>
      </w:hyperlink>
    </w:p>
    <w:p w14:paraId="0BBBF13B" w14:textId="77777777" w:rsidR="00F03EB7" w:rsidRDefault="0012796C">
      <w:pPr>
        <w:pStyle w:val="Sommario3"/>
        <w:tabs>
          <w:tab w:val="right" w:leader="dot" w:pos="9623"/>
        </w:tabs>
        <w:rPr>
          <w:rFonts w:asciiTheme="minorHAnsi" w:eastAsiaTheme="minorEastAsia" w:hAnsiTheme="minorHAnsi" w:cstheme="minorBidi"/>
          <w:noProof/>
          <w:color w:val="auto"/>
          <w:szCs w:val="22"/>
          <w:lang w:eastAsia="en-GB"/>
        </w:rPr>
      </w:pPr>
      <w:hyperlink w:anchor="_Toc464487903" w:history="1">
        <w:r w:rsidR="00F03EB7" w:rsidRPr="00DD22D8">
          <w:rPr>
            <w:rStyle w:val="Collegamentoipertestuale"/>
            <w:noProof/>
          </w:rPr>
          <w:t>filter_clause</w:t>
        </w:r>
        <w:r w:rsidR="00F03EB7">
          <w:rPr>
            <w:noProof/>
            <w:webHidden/>
          </w:rPr>
          <w:tab/>
        </w:r>
        <w:r w:rsidR="00F03EB7">
          <w:rPr>
            <w:noProof/>
            <w:webHidden/>
          </w:rPr>
          <w:fldChar w:fldCharType="begin"/>
        </w:r>
        <w:r w:rsidR="00F03EB7">
          <w:rPr>
            <w:noProof/>
            <w:webHidden/>
          </w:rPr>
          <w:instrText xml:space="preserve"> PAGEREF _Toc464487903 \h </w:instrText>
        </w:r>
        <w:r w:rsidR="00F03EB7">
          <w:rPr>
            <w:noProof/>
            <w:webHidden/>
          </w:rPr>
        </w:r>
        <w:r w:rsidR="00F03EB7">
          <w:rPr>
            <w:noProof/>
            <w:webHidden/>
          </w:rPr>
          <w:fldChar w:fldCharType="separate"/>
        </w:r>
        <w:r w:rsidR="00CA00E9">
          <w:rPr>
            <w:noProof/>
            <w:webHidden/>
          </w:rPr>
          <w:t>55</w:t>
        </w:r>
        <w:r w:rsidR="00F03EB7">
          <w:rPr>
            <w:noProof/>
            <w:webHidden/>
          </w:rPr>
          <w:fldChar w:fldCharType="end"/>
        </w:r>
      </w:hyperlink>
    </w:p>
    <w:p w14:paraId="44221EBA" w14:textId="77777777" w:rsidR="00F03EB7" w:rsidRDefault="0012796C">
      <w:pPr>
        <w:pStyle w:val="Sommario3"/>
        <w:tabs>
          <w:tab w:val="right" w:leader="dot" w:pos="9623"/>
        </w:tabs>
        <w:rPr>
          <w:rFonts w:asciiTheme="minorHAnsi" w:eastAsiaTheme="minorEastAsia" w:hAnsiTheme="minorHAnsi" w:cstheme="minorBidi"/>
          <w:noProof/>
          <w:color w:val="auto"/>
          <w:szCs w:val="22"/>
          <w:lang w:eastAsia="en-GB"/>
        </w:rPr>
      </w:pPr>
      <w:hyperlink w:anchor="_Toc464487904" w:history="1">
        <w:r w:rsidR="00F03EB7" w:rsidRPr="00DD22D8">
          <w:rPr>
            <w:rStyle w:val="Collegamentoipertestuale"/>
            <w:noProof/>
          </w:rPr>
          <w:t>rename_clause</w:t>
        </w:r>
        <w:r w:rsidR="00F03EB7">
          <w:rPr>
            <w:noProof/>
            <w:webHidden/>
          </w:rPr>
          <w:tab/>
        </w:r>
        <w:r w:rsidR="00F03EB7">
          <w:rPr>
            <w:noProof/>
            <w:webHidden/>
          </w:rPr>
          <w:fldChar w:fldCharType="begin"/>
        </w:r>
        <w:r w:rsidR="00F03EB7">
          <w:rPr>
            <w:noProof/>
            <w:webHidden/>
          </w:rPr>
          <w:instrText xml:space="preserve"> PAGEREF _Toc464487904 \h </w:instrText>
        </w:r>
        <w:r w:rsidR="00F03EB7">
          <w:rPr>
            <w:noProof/>
            <w:webHidden/>
          </w:rPr>
        </w:r>
        <w:r w:rsidR="00F03EB7">
          <w:rPr>
            <w:noProof/>
            <w:webHidden/>
          </w:rPr>
          <w:fldChar w:fldCharType="separate"/>
        </w:r>
        <w:r w:rsidR="00CA00E9">
          <w:rPr>
            <w:noProof/>
            <w:webHidden/>
          </w:rPr>
          <w:t>55</w:t>
        </w:r>
        <w:r w:rsidR="00F03EB7">
          <w:rPr>
            <w:noProof/>
            <w:webHidden/>
          </w:rPr>
          <w:fldChar w:fldCharType="end"/>
        </w:r>
      </w:hyperlink>
    </w:p>
    <w:p w14:paraId="6C01AB8C" w14:textId="77777777" w:rsidR="00F03EB7" w:rsidRDefault="0012796C">
      <w:pPr>
        <w:pStyle w:val="Sommario3"/>
        <w:tabs>
          <w:tab w:val="right" w:leader="dot" w:pos="9623"/>
        </w:tabs>
        <w:rPr>
          <w:rFonts w:asciiTheme="minorHAnsi" w:eastAsiaTheme="minorEastAsia" w:hAnsiTheme="minorHAnsi" w:cstheme="minorBidi"/>
          <w:noProof/>
          <w:color w:val="auto"/>
          <w:szCs w:val="22"/>
          <w:lang w:eastAsia="en-GB"/>
        </w:rPr>
      </w:pPr>
      <w:hyperlink w:anchor="_Toc464487905" w:history="1">
        <w:r w:rsidR="00F03EB7" w:rsidRPr="00DD22D8">
          <w:rPr>
            <w:rStyle w:val="Collegamentoipertestuale"/>
            <w:noProof/>
          </w:rPr>
          <w:t>unfold_clause</w:t>
        </w:r>
        <w:r w:rsidR="00F03EB7">
          <w:rPr>
            <w:noProof/>
            <w:webHidden/>
          </w:rPr>
          <w:tab/>
        </w:r>
        <w:r w:rsidR="00F03EB7">
          <w:rPr>
            <w:noProof/>
            <w:webHidden/>
          </w:rPr>
          <w:fldChar w:fldCharType="begin"/>
        </w:r>
        <w:r w:rsidR="00F03EB7">
          <w:rPr>
            <w:noProof/>
            <w:webHidden/>
          </w:rPr>
          <w:instrText xml:space="preserve"> PAGEREF _Toc464487905 \h </w:instrText>
        </w:r>
        <w:r w:rsidR="00F03EB7">
          <w:rPr>
            <w:noProof/>
            <w:webHidden/>
          </w:rPr>
        </w:r>
        <w:r w:rsidR="00F03EB7">
          <w:rPr>
            <w:noProof/>
            <w:webHidden/>
          </w:rPr>
          <w:fldChar w:fldCharType="separate"/>
        </w:r>
        <w:r w:rsidR="00CA00E9">
          <w:rPr>
            <w:noProof/>
            <w:webHidden/>
          </w:rPr>
          <w:t>56</w:t>
        </w:r>
        <w:r w:rsidR="00F03EB7">
          <w:rPr>
            <w:noProof/>
            <w:webHidden/>
          </w:rPr>
          <w:fldChar w:fldCharType="end"/>
        </w:r>
      </w:hyperlink>
    </w:p>
    <w:p w14:paraId="171EFBDE" w14:textId="77777777" w:rsidR="00F03EB7" w:rsidRDefault="0012796C">
      <w:pPr>
        <w:pStyle w:val="Sommario3"/>
        <w:tabs>
          <w:tab w:val="right" w:leader="dot" w:pos="9623"/>
        </w:tabs>
        <w:rPr>
          <w:rFonts w:asciiTheme="minorHAnsi" w:eastAsiaTheme="minorEastAsia" w:hAnsiTheme="minorHAnsi" w:cstheme="minorBidi"/>
          <w:noProof/>
          <w:color w:val="auto"/>
          <w:szCs w:val="22"/>
          <w:lang w:eastAsia="en-GB"/>
        </w:rPr>
      </w:pPr>
      <w:hyperlink w:anchor="_Toc464487906" w:history="1">
        <w:r w:rsidR="00F03EB7" w:rsidRPr="00DD22D8">
          <w:rPr>
            <w:rStyle w:val="Collegamentoipertestuale"/>
            <w:noProof/>
          </w:rPr>
          <w:t>fold_clause</w:t>
        </w:r>
        <w:r w:rsidR="00F03EB7">
          <w:rPr>
            <w:noProof/>
            <w:webHidden/>
          </w:rPr>
          <w:tab/>
        </w:r>
        <w:r w:rsidR="00F03EB7">
          <w:rPr>
            <w:noProof/>
            <w:webHidden/>
          </w:rPr>
          <w:fldChar w:fldCharType="begin"/>
        </w:r>
        <w:r w:rsidR="00F03EB7">
          <w:rPr>
            <w:noProof/>
            <w:webHidden/>
          </w:rPr>
          <w:instrText xml:space="preserve"> PAGEREF _Toc464487906 \h </w:instrText>
        </w:r>
        <w:r w:rsidR="00F03EB7">
          <w:rPr>
            <w:noProof/>
            <w:webHidden/>
          </w:rPr>
        </w:r>
        <w:r w:rsidR="00F03EB7">
          <w:rPr>
            <w:noProof/>
            <w:webHidden/>
          </w:rPr>
          <w:fldChar w:fldCharType="separate"/>
        </w:r>
        <w:r w:rsidR="00CA00E9">
          <w:rPr>
            <w:noProof/>
            <w:webHidden/>
          </w:rPr>
          <w:t>57</w:t>
        </w:r>
        <w:r w:rsidR="00F03EB7">
          <w:rPr>
            <w:noProof/>
            <w:webHidden/>
          </w:rPr>
          <w:fldChar w:fldCharType="end"/>
        </w:r>
      </w:hyperlink>
    </w:p>
    <w:p w14:paraId="1AB13D9B"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07" w:history="1">
        <w:r w:rsidR="00F03EB7" w:rsidRPr="00DD22D8">
          <w:rPr>
            <w:rStyle w:val="Collegamentoipertestuale"/>
            <w:noProof/>
          </w:rPr>
          <w:t>Function Creation</w:t>
        </w:r>
        <w:r w:rsidR="00F03EB7">
          <w:rPr>
            <w:noProof/>
            <w:webHidden/>
          </w:rPr>
          <w:tab/>
        </w:r>
        <w:r w:rsidR="00F03EB7">
          <w:rPr>
            <w:noProof/>
            <w:webHidden/>
          </w:rPr>
          <w:fldChar w:fldCharType="begin"/>
        </w:r>
        <w:r w:rsidR="00F03EB7">
          <w:rPr>
            <w:noProof/>
            <w:webHidden/>
          </w:rPr>
          <w:instrText xml:space="preserve"> PAGEREF _Toc464487907 \h </w:instrText>
        </w:r>
        <w:r w:rsidR="00F03EB7">
          <w:rPr>
            <w:noProof/>
            <w:webHidden/>
          </w:rPr>
        </w:r>
        <w:r w:rsidR="00F03EB7">
          <w:rPr>
            <w:noProof/>
            <w:webHidden/>
          </w:rPr>
          <w:fldChar w:fldCharType="separate"/>
        </w:r>
        <w:r w:rsidR="00CA00E9">
          <w:rPr>
            <w:noProof/>
            <w:webHidden/>
          </w:rPr>
          <w:t>57</w:t>
        </w:r>
        <w:r w:rsidR="00F03EB7">
          <w:rPr>
            <w:noProof/>
            <w:webHidden/>
          </w:rPr>
          <w:fldChar w:fldCharType="end"/>
        </w:r>
      </w:hyperlink>
    </w:p>
    <w:p w14:paraId="1C952180" w14:textId="77777777" w:rsidR="00F03EB7" w:rsidRDefault="0012796C">
      <w:pPr>
        <w:pStyle w:val="Sommario1"/>
        <w:rPr>
          <w:rFonts w:asciiTheme="minorHAnsi" w:eastAsiaTheme="minorEastAsia" w:hAnsiTheme="minorHAnsi" w:cstheme="minorBidi"/>
          <w:b w:val="0"/>
          <w:color w:val="auto"/>
          <w:szCs w:val="22"/>
          <w:lang w:eastAsia="en-GB"/>
        </w:rPr>
      </w:pPr>
      <w:hyperlink w:anchor="_Toc464487908" w:history="1">
        <w:r w:rsidR="00F03EB7" w:rsidRPr="00DD22D8">
          <w:rPr>
            <w:rStyle w:val="Collegamentoipertestuale"/>
          </w:rPr>
          <w:t>VTL-ML  -  String operators and functions</w:t>
        </w:r>
        <w:r w:rsidR="00F03EB7">
          <w:rPr>
            <w:webHidden/>
          </w:rPr>
          <w:tab/>
        </w:r>
        <w:r w:rsidR="00F03EB7">
          <w:rPr>
            <w:webHidden/>
          </w:rPr>
          <w:fldChar w:fldCharType="begin"/>
        </w:r>
        <w:r w:rsidR="00F03EB7">
          <w:rPr>
            <w:webHidden/>
          </w:rPr>
          <w:instrText xml:space="preserve"> PAGEREF _Toc464487908 \h </w:instrText>
        </w:r>
        <w:r w:rsidR="00F03EB7">
          <w:rPr>
            <w:webHidden/>
          </w:rPr>
        </w:r>
        <w:r w:rsidR="00F03EB7">
          <w:rPr>
            <w:webHidden/>
          </w:rPr>
          <w:fldChar w:fldCharType="separate"/>
        </w:r>
        <w:r w:rsidR="00CA00E9">
          <w:rPr>
            <w:webHidden/>
          </w:rPr>
          <w:t>59</w:t>
        </w:r>
        <w:r w:rsidR="00F03EB7">
          <w:rPr>
            <w:webHidden/>
          </w:rPr>
          <w:fldChar w:fldCharType="end"/>
        </w:r>
      </w:hyperlink>
    </w:p>
    <w:p w14:paraId="2032FC33"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09" w:history="1">
        <w:r w:rsidR="00F03EB7" w:rsidRPr="00DD22D8">
          <w:rPr>
            <w:rStyle w:val="Collegamentoipertestuale"/>
            <w:noProof/>
          </w:rPr>
          <w:t>length</w:t>
        </w:r>
        <w:r w:rsidR="00F03EB7">
          <w:rPr>
            <w:noProof/>
            <w:webHidden/>
          </w:rPr>
          <w:tab/>
        </w:r>
        <w:r w:rsidR="00F03EB7">
          <w:rPr>
            <w:noProof/>
            <w:webHidden/>
          </w:rPr>
          <w:fldChar w:fldCharType="begin"/>
        </w:r>
        <w:r w:rsidR="00F03EB7">
          <w:rPr>
            <w:noProof/>
            <w:webHidden/>
          </w:rPr>
          <w:instrText xml:space="preserve"> PAGEREF _Toc464487909 \h </w:instrText>
        </w:r>
        <w:r w:rsidR="00F03EB7">
          <w:rPr>
            <w:noProof/>
            <w:webHidden/>
          </w:rPr>
        </w:r>
        <w:r w:rsidR="00F03EB7">
          <w:rPr>
            <w:noProof/>
            <w:webHidden/>
          </w:rPr>
          <w:fldChar w:fldCharType="separate"/>
        </w:r>
        <w:r w:rsidR="00CA00E9">
          <w:rPr>
            <w:noProof/>
            <w:webHidden/>
          </w:rPr>
          <w:t>59</w:t>
        </w:r>
        <w:r w:rsidR="00F03EB7">
          <w:rPr>
            <w:noProof/>
            <w:webHidden/>
          </w:rPr>
          <w:fldChar w:fldCharType="end"/>
        </w:r>
      </w:hyperlink>
    </w:p>
    <w:p w14:paraId="5F01FC0E"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10" w:history="1">
        <w:r w:rsidR="00F03EB7" w:rsidRPr="00DD22D8">
          <w:rPr>
            <w:rStyle w:val="Collegamentoipertestuale"/>
            <w:noProof/>
          </w:rPr>
          <w:t>String concatenation ||</w:t>
        </w:r>
        <w:r w:rsidR="00F03EB7">
          <w:rPr>
            <w:noProof/>
            <w:webHidden/>
          </w:rPr>
          <w:tab/>
        </w:r>
        <w:r w:rsidR="00F03EB7">
          <w:rPr>
            <w:noProof/>
            <w:webHidden/>
          </w:rPr>
          <w:fldChar w:fldCharType="begin"/>
        </w:r>
        <w:r w:rsidR="00F03EB7">
          <w:rPr>
            <w:noProof/>
            <w:webHidden/>
          </w:rPr>
          <w:instrText xml:space="preserve"> PAGEREF _Toc464487910 \h </w:instrText>
        </w:r>
        <w:r w:rsidR="00F03EB7">
          <w:rPr>
            <w:noProof/>
            <w:webHidden/>
          </w:rPr>
        </w:r>
        <w:r w:rsidR="00F03EB7">
          <w:rPr>
            <w:noProof/>
            <w:webHidden/>
          </w:rPr>
          <w:fldChar w:fldCharType="separate"/>
        </w:r>
        <w:r w:rsidR="00CA00E9">
          <w:rPr>
            <w:noProof/>
            <w:webHidden/>
          </w:rPr>
          <w:t>59</w:t>
        </w:r>
        <w:r w:rsidR="00F03EB7">
          <w:rPr>
            <w:noProof/>
            <w:webHidden/>
          </w:rPr>
          <w:fldChar w:fldCharType="end"/>
        </w:r>
      </w:hyperlink>
    </w:p>
    <w:p w14:paraId="6A2F8285"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11" w:history="1">
        <w:r w:rsidR="00F03EB7" w:rsidRPr="00DD22D8">
          <w:rPr>
            <w:rStyle w:val="Collegamentoipertestuale"/>
            <w:noProof/>
          </w:rPr>
          <w:t>trim /rtrim/ltrim</w:t>
        </w:r>
        <w:r w:rsidR="00F03EB7">
          <w:rPr>
            <w:noProof/>
            <w:webHidden/>
          </w:rPr>
          <w:tab/>
        </w:r>
        <w:r w:rsidR="00F03EB7">
          <w:rPr>
            <w:noProof/>
            <w:webHidden/>
          </w:rPr>
          <w:fldChar w:fldCharType="begin"/>
        </w:r>
        <w:r w:rsidR="00F03EB7">
          <w:rPr>
            <w:noProof/>
            <w:webHidden/>
          </w:rPr>
          <w:instrText xml:space="preserve"> PAGEREF _Toc464487911 \h </w:instrText>
        </w:r>
        <w:r w:rsidR="00F03EB7">
          <w:rPr>
            <w:noProof/>
            <w:webHidden/>
          </w:rPr>
        </w:r>
        <w:r w:rsidR="00F03EB7">
          <w:rPr>
            <w:noProof/>
            <w:webHidden/>
          </w:rPr>
          <w:fldChar w:fldCharType="separate"/>
        </w:r>
        <w:r w:rsidR="00CA00E9">
          <w:rPr>
            <w:noProof/>
            <w:webHidden/>
          </w:rPr>
          <w:t>61</w:t>
        </w:r>
        <w:r w:rsidR="00F03EB7">
          <w:rPr>
            <w:noProof/>
            <w:webHidden/>
          </w:rPr>
          <w:fldChar w:fldCharType="end"/>
        </w:r>
      </w:hyperlink>
    </w:p>
    <w:p w14:paraId="3BAF1590"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12" w:history="1">
        <w:r w:rsidR="00F03EB7" w:rsidRPr="00DD22D8">
          <w:rPr>
            <w:rStyle w:val="Collegamentoipertestuale"/>
            <w:noProof/>
          </w:rPr>
          <w:t>upper/lower</w:t>
        </w:r>
        <w:r w:rsidR="00F03EB7">
          <w:rPr>
            <w:noProof/>
            <w:webHidden/>
          </w:rPr>
          <w:tab/>
        </w:r>
        <w:r w:rsidR="00F03EB7">
          <w:rPr>
            <w:noProof/>
            <w:webHidden/>
          </w:rPr>
          <w:fldChar w:fldCharType="begin"/>
        </w:r>
        <w:r w:rsidR="00F03EB7">
          <w:rPr>
            <w:noProof/>
            <w:webHidden/>
          </w:rPr>
          <w:instrText xml:space="preserve"> PAGEREF _Toc464487912 \h </w:instrText>
        </w:r>
        <w:r w:rsidR="00F03EB7">
          <w:rPr>
            <w:noProof/>
            <w:webHidden/>
          </w:rPr>
        </w:r>
        <w:r w:rsidR="00F03EB7">
          <w:rPr>
            <w:noProof/>
            <w:webHidden/>
          </w:rPr>
          <w:fldChar w:fldCharType="separate"/>
        </w:r>
        <w:r w:rsidR="00CA00E9">
          <w:rPr>
            <w:noProof/>
            <w:webHidden/>
          </w:rPr>
          <w:t>62</w:t>
        </w:r>
        <w:r w:rsidR="00F03EB7">
          <w:rPr>
            <w:noProof/>
            <w:webHidden/>
          </w:rPr>
          <w:fldChar w:fldCharType="end"/>
        </w:r>
      </w:hyperlink>
    </w:p>
    <w:p w14:paraId="46DB08B5"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13" w:history="1">
        <w:r w:rsidR="00F03EB7" w:rsidRPr="00DD22D8">
          <w:rPr>
            <w:rStyle w:val="Collegamentoipertestuale"/>
            <w:noProof/>
          </w:rPr>
          <w:t>substr</w:t>
        </w:r>
        <w:r w:rsidR="00F03EB7">
          <w:rPr>
            <w:noProof/>
            <w:webHidden/>
          </w:rPr>
          <w:tab/>
        </w:r>
        <w:r w:rsidR="00F03EB7">
          <w:rPr>
            <w:noProof/>
            <w:webHidden/>
          </w:rPr>
          <w:fldChar w:fldCharType="begin"/>
        </w:r>
        <w:r w:rsidR="00F03EB7">
          <w:rPr>
            <w:noProof/>
            <w:webHidden/>
          </w:rPr>
          <w:instrText xml:space="preserve"> PAGEREF _Toc464487913 \h </w:instrText>
        </w:r>
        <w:r w:rsidR="00F03EB7">
          <w:rPr>
            <w:noProof/>
            <w:webHidden/>
          </w:rPr>
        </w:r>
        <w:r w:rsidR="00F03EB7">
          <w:rPr>
            <w:noProof/>
            <w:webHidden/>
          </w:rPr>
          <w:fldChar w:fldCharType="separate"/>
        </w:r>
        <w:r w:rsidR="00CA00E9">
          <w:rPr>
            <w:noProof/>
            <w:webHidden/>
          </w:rPr>
          <w:t>62</w:t>
        </w:r>
        <w:r w:rsidR="00F03EB7">
          <w:rPr>
            <w:noProof/>
            <w:webHidden/>
          </w:rPr>
          <w:fldChar w:fldCharType="end"/>
        </w:r>
      </w:hyperlink>
    </w:p>
    <w:p w14:paraId="5BE9E7F6"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14" w:history="1">
        <w:r w:rsidR="00F03EB7" w:rsidRPr="00DD22D8">
          <w:rPr>
            <w:rStyle w:val="Collegamentoipertestuale"/>
            <w:noProof/>
          </w:rPr>
          <w:t>instr</w:t>
        </w:r>
        <w:r w:rsidR="00F03EB7">
          <w:rPr>
            <w:noProof/>
            <w:webHidden/>
          </w:rPr>
          <w:tab/>
        </w:r>
        <w:r w:rsidR="00F03EB7">
          <w:rPr>
            <w:noProof/>
            <w:webHidden/>
          </w:rPr>
          <w:fldChar w:fldCharType="begin"/>
        </w:r>
        <w:r w:rsidR="00F03EB7">
          <w:rPr>
            <w:noProof/>
            <w:webHidden/>
          </w:rPr>
          <w:instrText xml:space="preserve"> PAGEREF _Toc464487914 \h </w:instrText>
        </w:r>
        <w:r w:rsidR="00F03EB7">
          <w:rPr>
            <w:noProof/>
            <w:webHidden/>
          </w:rPr>
        </w:r>
        <w:r w:rsidR="00F03EB7">
          <w:rPr>
            <w:noProof/>
            <w:webHidden/>
          </w:rPr>
          <w:fldChar w:fldCharType="separate"/>
        </w:r>
        <w:r w:rsidR="00CA00E9">
          <w:rPr>
            <w:noProof/>
            <w:webHidden/>
          </w:rPr>
          <w:t>64</w:t>
        </w:r>
        <w:r w:rsidR="00F03EB7">
          <w:rPr>
            <w:noProof/>
            <w:webHidden/>
          </w:rPr>
          <w:fldChar w:fldCharType="end"/>
        </w:r>
      </w:hyperlink>
    </w:p>
    <w:p w14:paraId="3774AAE6"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15" w:history="1">
        <w:r w:rsidR="00F03EB7" w:rsidRPr="00DD22D8">
          <w:rPr>
            <w:rStyle w:val="Collegamentoipertestuale"/>
            <w:noProof/>
          </w:rPr>
          <w:t>date_from_string</w:t>
        </w:r>
        <w:r w:rsidR="00F03EB7">
          <w:rPr>
            <w:noProof/>
            <w:webHidden/>
          </w:rPr>
          <w:tab/>
        </w:r>
        <w:r w:rsidR="00F03EB7">
          <w:rPr>
            <w:noProof/>
            <w:webHidden/>
          </w:rPr>
          <w:fldChar w:fldCharType="begin"/>
        </w:r>
        <w:r w:rsidR="00F03EB7">
          <w:rPr>
            <w:noProof/>
            <w:webHidden/>
          </w:rPr>
          <w:instrText xml:space="preserve"> PAGEREF _Toc464487915 \h </w:instrText>
        </w:r>
        <w:r w:rsidR="00F03EB7">
          <w:rPr>
            <w:noProof/>
            <w:webHidden/>
          </w:rPr>
        </w:r>
        <w:r w:rsidR="00F03EB7">
          <w:rPr>
            <w:noProof/>
            <w:webHidden/>
          </w:rPr>
          <w:fldChar w:fldCharType="separate"/>
        </w:r>
        <w:r w:rsidR="00CA00E9">
          <w:rPr>
            <w:noProof/>
            <w:webHidden/>
          </w:rPr>
          <w:t>65</w:t>
        </w:r>
        <w:r w:rsidR="00F03EB7">
          <w:rPr>
            <w:noProof/>
            <w:webHidden/>
          </w:rPr>
          <w:fldChar w:fldCharType="end"/>
        </w:r>
      </w:hyperlink>
    </w:p>
    <w:p w14:paraId="11CD0DED"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16" w:history="1">
        <w:r w:rsidR="00F03EB7" w:rsidRPr="00DD22D8">
          <w:rPr>
            <w:rStyle w:val="Collegamentoipertestuale"/>
            <w:noProof/>
          </w:rPr>
          <w:t>replace</w:t>
        </w:r>
        <w:r w:rsidR="00F03EB7">
          <w:rPr>
            <w:noProof/>
            <w:webHidden/>
          </w:rPr>
          <w:tab/>
        </w:r>
        <w:r w:rsidR="00F03EB7">
          <w:rPr>
            <w:noProof/>
            <w:webHidden/>
          </w:rPr>
          <w:fldChar w:fldCharType="begin"/>
        </w:r>
        <w:r w:rsidR="00F03EB7">
          <w:rPr>
            <w:noProof/>
            <w:webHidden/>
          </w:rPr>
          <w:instrText xml:space="preserve"> PAGEREF _Toc464487916 \h </w:instrText>
        </w:r>
        <w:r w:rsidR="00F03EB7">
          <w:rPr>
            <w:noProof/>
            <w:webHidden/>
          </w:rPr>
        </w:r>
        <w:r w:rsidR="00F03EB7">
          <w:rPr>
            <w:noProof/>
            <w:webHidden/>
          </w:rPr>
          <w:fldChar w:fldCharType="separate"/>
        </w:r>
        <w:r w:rsidR="00CA00E9">
          <w:rPr>
            <w:noProof/>
            <w:webHidden/>
          </w:rPr>
          <w:t>66</w:t>
        </w:r>
        <w:r w:rsidR="00F03EB7">
          <w:rPr>
            <w:noProof/>
            <w:webHidden/>
          </w:rPr>
          <w:fldChar w:fldCharType="end"/>
        </w:r>
      </w:hyperlink>
    </w:p>
    <w:p w14:paraId="029C04CF" w14:textId="77777777" w:rsidR="00F03EB7" w:rsidRDefault="0012796C">
      <w:pPr>
        <w:pStyle w:val="Sommario1"/>
        <w:rPr>
          <w:rFonts w:asciiTheme="minorHAnsi" w:eastAsiaTheme="minorEastAsia" w:hAnsiTheme="minorHAnsi" w:cstheme="minorBidi"/>
          <w:b w:val="0"/>
          <w:color w:val="auto"/>
          <w:szCs w:val="22"/>
          <w:lang w:eastAsia="en-GB"/>
        </w:rPr>
      </w:pPr>
      <w:hyperlink w:anchor="_Toc464487917" w:history="1">
        <w:r w:rsidR="00F03EB7" w:rsidRPr="00DD22D8">
          <w:rPr>
            <w:rStyle w:val="Collegamentoipertestuale"/>
          </w:rPr>
          <w:t>VTL-ML  -  Numeric operators and functions</w:t>
        </w:r>
        <w:r w:rsidR="00F03EB7">
          <w:rPr>
            <w:webHidden/>
          </w:rPr>
          <w:tab/>
        </w:r>
        <w:r w:rsidR="00F03EB7">
          <w:rPr>
            <w:webHidden/>
          </w:rPr>
          <w:fldChar w:fldCharType="begin"/>
        </w:r>
        <w:r w:rsidR="00F03EB7">
          <w:rPr>
            <w:webHidden/>
          </w:rPr>
          <w:instrText xml:space="preserve"> PAGEREF _Toc464487917 \h </w:instrText>
        </w:r>
        <w:r w:rsidR="00F03EB7">
          <w:rPr>
            <w:webHidden/>
          </w:rPr>
        </w:r>
        <w:r w:rsidR="00F03EB7">
          <w:rPr>
            <w:webHidden/>
          </w:rPr>
          <w:fldChar w:fldCharType="separate"/>
        </w:r>
        <w:r w:rsidR="00CA00E9">
          <w:rPr>
            <w:webHidden/>
          </w:rPr>
          <w:t>68</w:t>
        </w:r>
        <w:r w:rsidR="00F03EB7">
          <w:rPr>
            <w:webHidden/>
          </w:rPr>
          <w:fldChar w:fldCharType="end"/>
        </w:r>
      </w:hyperlink>
    </w:p>
    <w:p w14:paraId="36712628"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18" w:history="1">
        <w:r w:rsidR="00F03EB7" w:rsidRPr="00DD22D8">
          <w:rPr>
            <w:rStyle w:val="Collegamentoipertestuale"/>
            <w:noProof/>
          </w:rPr>
          <w:t>unary plus +</w:t>
        </w:r>
        <w:r w:rsidR="00F03EB7">
          <w:rPr>
            <w:noProof/>
            <w:webHidden/>
          </w:rPr>
          <w:tab/>
        </w:r>
        <w:r w:rsidR="00F03EB7">
          <w:rPr>
            <w:noProof/>
            <w:webHidden/>
          </w:rPr>
          <w:fldChar w:fldCharType="begin"/>
        </w:r>
        <w:r w:rsidR="00F03EB7">
          <w:rPr>
            <w:noProof/>
            <w:webHidden/>
          </w:rPr>
          <w:instrText xml:space="preserve"> PAGEREF _Toc464487918 \h </w:instrText>
        </w:r>
        <w:r w:rsidR="00F03EB7">
          <w:rPr>
            <w:noProof/>
            <w:webHidden/>
          </w:rPr>
        </w:r>
        <w:r w:rsidR="00F03EB7">
          <w:rPr>
            <w:noProof/>
            <w:webHidden/>
          </w:rPr>
          <w:fldChar w:fldCharType="separate"/>
        </w:r>
        <w:r w:rsidR="00CA00E9">
          <w:rPr>
            <w:noProof/>
            <w:webHidden/>
          </w:rPr>
          <w:t>68</w:t>
        </w:r>
        <w:r w:rsidR="00F03EB7">
          <w:rPr>
            <w:noProof/>
            <w:webHidden/>
          </w:rPr>
          <w:fldChar w:fldCharType="end"/>
        </w:r>
      </w:hyperlink>
    </w:p>
    <w:p w14:paraId="2DD1A5C6"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19" w:history="1">
        <w:r w:rsidR="00F03EB7" w:rsidRPr="00DD22D8">
          <w:rPr>
            <w:rStyle w:val="Collegamentoipertestuale"/>
            <w:noProof/>
          </w:rPr>
          <w:t>unary minus  –</w:t>
        </w:r>
        <w:r w:rsidR="00F03EB7">
          <w:rPr>
            <w:noProof/>
            <w:webHidden/>
          </w:rPr>
          <w:tab/>
        </w:r>
        <w:r w:rsidR="00F03EB7">
          <w:rPr>
            <w:noProof/>
            <w:webHidden/>
          </w:rPr>
          <w:fldChar w:fldCharType="begin"/>
        </w:r>
        <w:r w:rsidR="00F03EB7">
          <w:rPr>
            <w:noProof/>
            <w:webHidden/>
          </w:rPr>
          <w:instrText xml:space="preserve"> PAGEREF _Toc464487919 \h </w:instrText>
        </w:r>
        <w:r w:rsidR="00F03EB7">
          <w:rPr>
            <w:noProof/>
            <w:webHidden/>
          </w:rPr>
        </w:r>
        <w:r w:rsidR="00F03EB7">
          <w:rPr>
            <w:noProof/>
            <w:webHidden/>
          </w:rPr>
          <w:fldChar w:fldCharType="separate"/>
        </w:r>
        <w:r w:rsidR="00CA00E9">
          <w:rPr>
            <w:noProof/>
            <w:webHidden/>
          </w:rPr>
          <w:t>68</w:t>
        </w:r>
        <w:r w:rsidR="00F03EB7">
          <w:rPr>
            <w:noProof/>
            <w:webHidden/>
          </w:rPr>
          <w:fldChar w:fldCharType="end"/>
        </w:r>
      </w:hyperlink>
    </w:p>
    <w:p w14:paraId="5ED17438"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20" w:history="1">
        <w:r w:rsidR="00F03EB7" w:rsidRPr="00DD22D8">
          <w:rPr>
            <w:rStyle w:val="Collegamentoipertestuale"/>
            <w:noProof/>
          </w:rPr>
          <w:t>addition and subtraction + -</w:t>
        </w:r>
        <w:r w:rsidR="00F03EB7">
          <w:rPr>
            <w:noProof/>
            <w:webHidden/>
          </w:rPr>
          <w:tab/>
        </w:r>
        <w:r w:rsidR="00F03EB7">
          <w:rPr>
            <w:noProof/>
            <w:webHidden/>
          </w:rPr>
          <w:fldChar w:fldCharType="begin"/>
        </w:r>
        <w:r w:rsidR="00F03EB7">
          <w:rPr>
            <w:noProof/>
            <w:webHidden/>
          </w:rPr>
          <w:instrText xml:space="preserve"> PAGEREF _Toc464487920 \h </w:instrText>
        </w:r>
        <w:r w:rsidR="00F03EB7">
          <w:rPr>
            <w:noProof/>
            <w:webHidden/>
          </w:rPr>
        </w:r>
        <w:r w:rsidR="00F03EB7">
          <w:rPr>
            <w:noProof/>
            <w:webHidden/>
          </w:rPr>
          <w:fldChar w:fldCharType="separate"/>
        </w:r>
        <w:r w:rsidR="00CA00E9">
          <w:rPr>
            <w:noProof/>
            <w:webHidden/>
          </w:rPr>
          <w:t>69</w:t>
        </w:r>
        <w:r w:rsidR="00F03EB7">
          <w:rPr>
            <w:noProof/>
            <w:webHidden/>
          </w:rPr>
          <w:fldChar w:fldCharType="end"/>
        </w:r>
      </w:hyperlink>
    </w:p>
    <w:p w14:paraId="246479A3"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21" w:history="1">
        <w:r w:rsidR="00F03EB7" w:rsidRPr="00DD22D8">
          <w:rPr>
            <w:rStyle w:val="Collegamentoipertestuale"/>
            <w:noProof/>
          </w:rPr>
          <w:t>multiplication and division     *   /</w:t>
        </w:r>
        <w:r w:rsidR="00F03EB7">
          <w:rPr>
            <w:noProof/>
            <w:webHidden/>
          </w:rPr>
          <w:tab/>
        </w:r>
        <w:r w:rsidR="00F03EB7">
          <w:rPr>
            <w:noProof/>
            <w:webHidden/>
          </w:rPr>
          <w:fldChar w:fldCharType="begin"/>
        </w:r>
        <w:r w:rsidR="00F03EB7">
          <w:rPr>
            <w:noProof/>
            <w:webHidden/>
          </w:rPr>
          <w:instrText xml:space="preserve"> PAGEREF _Toc464487921 \h </w:instrText>
        </w:r>
        <w:r w:rsidR="00F03EB7">
          <w:rPr>
            <w:noProof/>
            <w:webHidden/>
          </w:rPr>
        </w:r>
        <w:r w:rsidR="00F03EB7">
          <w:rPr>
            <w:noProof/>
            <w:webHidden/>
          </w:rPr>
          <w:fldChar w:fldCharType="separate"/>
        </w:r>
        <w:r w:rsidR="00CA00E9">
          <w:rPr>
            <w:noProof/>
            <w:webHidden/>
          </w:rPr>
          <w:t>72</w:t>
        </w:r>
        <w:r w:rsidR="00F03EB7">
          <w:rPr>
            <w:noProof/>
            <w:webHidden/>
          </w:rPr>
          <w:fldChar w:fldCharType="end"/>
        </w:r>
      </w:hyperlink>
    </w:p>
    <w:p w14:paraId="3D9B2E44"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22" w:history="1">
        <w:r w:rsidR="00F03EB7" w:rsidRPr="00DD22D8">
          <w:rPr>
            <w:rStyle w:val="Collegamentoipertestuale"/>
            <w:noProof/>
          </w:rPr>
          <w:t>round/ceil/floor</w:t>
        </w:r>
        <w:r w:rsidR="00F03EB7">
          <w:rPr>
            <w:noProof/>
            <w:webHidden/>
          </w:rPr>
          <w:tab/>
        </w:r>
        <w:r w:rsidR="00F03EB7">
          <w:rPr>
            <w:noProof/>
            <w:webHidden/>
          </w:rPr>
          <w:fldChar w:fldCharType="begin"/>
        </w:r>
        <w:r w:rsidR="00F03EB7">
          <w:rPr>
            <w:noProof/>
            <w:webHidden/>
          </w:rPr>
          <w:instrText xml:space="preserve"> PAGEREF _Toc464487922 \h </w:instrText>
        </w:r>
        <w:r w:rsidR="00F03EB7">
          <w:rPr>
            <w:noProof/>
            <w:webHidden/>
          </w:rPr>
        </w:r>
        <w:r w:rsidR="00F03EB7">
          <w:rPr>
            <w:noProof/>
            <w:webHidden/>
          </w:rPr>
          <w:fldChar w:fldCharType="separate"/>
        </w:r>
        <w:r w:rsidR="00CA00E9">
          <w:rPr>
            <w:noProof/>
            <w:webHidden/>
          </w:rPr>
          <w:t>73</w:t>
        </w:r>
        <w:r w:rsidR="00F03EB7">
          <w:rPr>
            <w:noProof/>
            <w:webHidden/>
          </w:rPr>
          <w:fldChar w:fldCharType="end"/>
        </w:r>
      </w:hyperlink>
    </w:p>
    <w:p w14:paraId="054ACE8F"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23" w:history="1">
        <w:r w:rsidR="00F03EB7" w:rsidRPr="00DD22D8">
          <w:rPr>
            <w:rStyle w:val="Collegamentoipertestuale"/>
            <w:noProof/>
          </w:rPr>
          <w:t>abs</w:t>
        </w:r>
        <w:r w:rsidR="00F03EB7">
          <w:rPr>
            <w:noProof/>
            <w:webHidden/>
          </w:rPr>
          <w:tab/>
        </w:r>
        <w:r w:rsidR="00F03EB7">
          <w:rPr>
            <w:noProof/>
            <w:webHidden/>
          </w:rPr>
          <w:fldChar w:fldCharType="begin"/>
        </w:r>
        <w:r w:rsidR="00F03EB7">
          <w:rPr>
            <w:noProof/>
            <w:webHidden/>
          </w:rPr>
          <w:instrText xml:space="preserve"> PAGEREF _Toc464487923 \h </w:instrText>
        </w:r>
        <w:r w:rsidR="00F03EB7">
          <w:rPr>
            <w:noProof/>
            <w:webHidden/>
          </w:rPr>
        </w:r>
        <w:r w:rsidR="00F03EB7">
          <w:rPr>
            <w:noProof/>
            <w:webHidden/>
          </w:rPr>
          <w:fldChar w:fldCharType="separate"/>
        </w:r>
        <w:r w:rsidR="00CA00E9">
          <w:rPr>
            <w:noProof/>
            <w:webHidden/>
          </w:rPr>
          <w:t>74</w:t>
        </w:r>
        <w:r w:rsidR="00F03EB7">
          <w:rPr>
            <w:noProof/>
            <w:webHidden/>
          </w:rPr>
          <w:fldChar w:fldCharType="end"/>
        </w:r>
      </w:hyperlink>
    </w:p>
    <w:p w14:paraId="21E2EDFC"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24" w:history="1">
        <w:r w:rsidR="00F03EB7" w:rsidRPr="00DD22D8">
          <w:rPr>
            <w:rStyle w:val="Collegamentoipertestuale"/>
            <w:noProof/>
          </w:rPr>
          <w:t>trunc</w:t>
        </w:r>
        <w:r w:rsidR="00F03EB7">
          <w:rPr>
            <w:noProof/>
            <w:webHidden/>
          </w:rPr>
          <w:tab/>
        </w:r>
        <w:r w:rsidR="00F03EB7">
          <w:rPr>
            <w:noProof/>
            <w:webHidden/>
          </w:rPr>
          <w:fldChar w:fldCharType="begin"/>
        </w:r>
        <w:r w:rsidR="00F03EB7">
          <w:rPr>
            <w:noProof/>
            <w:webHidden/>
          </w:rPr>
          <w:instrText xml:space="preserve"> PAGEREF _Toc464487924 \h </w:instrText>
        </w:r>
        <w:r w:rsidR="00F03EB7">
          <w:rPr>
            <w:noProof/>
            <w:webHidden/>
          </w:rPr>
        </w:r>
        <w:r w:rsidR="00F03EB7">
          <w:rPr>
            <w:noProof/>
            <w:webHidden/>
          </w:rPr>
          <w:fldChar w:fldCharType="separate"/>
        </w:r>
        <w:r w:rsidR="00CA00E9">
          <w:rPr>
            <w:noProof/>
            <w:webHidden/>
          </w:rPr>
          <w:t>76</w:t>
        </w:r>
        <w:r w:rsidR="00F03EB7">
          <w:rPr>
            <w:noProof/>
            <w:webHidden/>
          </w:rPr>
          <w:fldChar w:fldCharType="end"/>
        </w:r>
      </w:hyperlink>
    </w:p>
    <w:p w14:paraId="19D0B291"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25" w:history="1">
        <w:r w:rsidR="00F03EB7" w:rsidRPr="00DD22D8">
          <w:rPr>
            <w:rStyle w:val="Collegamentoipertestuale"/>
            <w:noProof/>
          </w:rPr>
          <w:t>exp</w:t>
        </w:r>
        <w:r w:rsidR="00F03EB7">
          <w:rPr>
            <w:noProof/>
            <w:webHidden/>
          </w:rPr>
          <w:tab/>
        </w:r>
        <w:r w:rsidR="00F03EB7">
          <w:rPr>
            <w:noProof/>
            <w:webHidden/>
          </w:rPr>
          <w:fldChar w:fldCharType="begin"/>
        </w:r>
        <w:r w:rsidR="00F03EB7">
          <w:rPr>
            <w:noProof/>
            <w:webHidden/>
          </w:rPr>
          <w:instrText xml:space="preserve"> PAGEREF _Toc464487925 \h </w:instrText>
        </w:r>
        <w:r w:rsidR="00F03EB7">
          <w:rPr>
            <w:noProof/>
            <w:webHidden/>
          </w:rPr>
        </w:r>
        <w:r w:rsidR="00F03EB7">
          <w:rPr>
            <w:noProof/>
            <w:webHidden/>
          </w:rPr>
          <w:fldChar w:fldCharType="separate"/>
        </w:r>
        <w:r w:rsidR="00CA00E9">
          <w:rPr>
            <w:noProof/>
            <w:webHidden/>
          </w:rPr>
          <w:t>77</w:t>
        </w:r>
        <w:r w:rsidR="00F03EB7">
          <w:rPr>
            <w:noProof/>
            <w:webHidden/>
          </w:rPr>
          <w:fldChar w:fldCharType="end"/>
        </w:r>
      </w:hyperlink>
    </w:p>
    <w:p w14:paraId="765F2C3B"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26" w:history="1">
        <w:r w:rsidR="00F03EB7" w:rsidRPr="00DD22D8">
          <w:rPr>
            <w:rStyle w:val="Collegamentoipertestuale"/>
            <w:noProof/>
          </w:rPr>
          <w:t>ln</w:t>
        </w:r>
        <w:r w:rsidR="00F03EB7">
          <w:rPr>
            <w:noProof/>
            <w:webHidden/>
          </w:rPr>
          <w:tab/>
        </w:r>
        <w:r w:rsidR="00F03EB7">
          <w:rPr>
            <w:noProof/>
            <w:webHidden/>
          </w:rPr>
          <w:fldChar w:fldCharType="begin"/>
        </w:r>
        <w:r w:rsidR="00F03EB7">
          <w:rPr>
            <w:noProof/>
            <w:webHidden/>
          </w:rPr>
          <w:instrText xml:space="preserve"> PAGEREF _Toc464487926 \h </w:instrText>
        </w:r>
        <w:r w:rsidR="00F03EB7">
          <w:rPr>
            <w:noProof/>
            <w:webHidden/>
          </w:rPr>
        </w:r>
        <w:r w:rsidR="00F03EB7">
          <w:rPr>
            <w:noProof/>
            <w:webHidden/>
          </w:rPr>
          <w:fldChar w:fldCharType="separate"/>
        </w:r>
        <w:r w:rsidR="00CA00E9">
          <w:rPr>
            <w:noProof/>
            <w:webHidden/>
          </w:rPr>
          <w:t>78</w:t>
        </w:r>
        <w:r w:rsidR="00F03EB7">
          <w:rPr>
            <w:noProof/>
            <w:webHidden/>
          </w:rPr>
          <w:fldChar w:fldCharType="end"/>
        </w:r>
      </w:hyperlink>
    </w:p>
    <w:p w14:paraId="3C30BF2E"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27" w:history="1">
        <w:r w:rsidR="00F03EB7" w:rsidRPr="00DD22D8">
          <w:rPr>
            <w:rStyle w:val="Collegamentoipertestuale"/>
            <w:noProof/>
          </w:rPr>
          <w:t>log</w:t>
        </w:r>
        <w:r w:rsidR="00F03EB7">
          <w:rPr>
            <w:noProof/>
            <w:webHidden/>
          </w:rPr>
          <w:tab/>
        </w:r>
        <w:r w:rsidR="00F03EB7">
          <w:rPr>
            <w:noProof/>
            <w:webHidden/>
          </w:rPr>
          <w:fldChar w:fldCharType="begin"/>
        </w:r>
        <w:r w:rsidR="00F03EB7">
          <w:rPr>
            <w:noProof/>
            <w:webHidden/>
          </w:rPr>
          <w:instrText xml:space="preserve"> PAGEREF _Toc464487927 \h </w:instrText>
        </w:r>
        <w:r w:rsidR="00F03EB7">
          <w:rPr>
            <w:noProof/>
            <w:webHidden/>
          </w:rPr>
        </w:r>
        <w:r w:rsidR="00F03EB7">
          <w:rPr>
            <w:noProof/>
            <w:webHidden/>
          </w:rPr>
          <w:fldChar w:fldCharType="separate"/>
        </w:r>
        <w:r w:rsidR="00CA00E9">
          <w:rPr>
            <w:noProof/>
            <w:webHidden/>
          </w:rPr>
          <w:t>79</w:t>
        </w:r>
        <w:r w:rsidR="00F03EB7">
          <w:rPr>
            <w:noProof/>
            <w:webHidden/>
          </w:rPr>
          <w:fldChar w:fldCharType="end"/>
        </w:r>
      </w:hyperlink>
    </w:p>
    <w:p w14:paraId="35232932"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28" w:history="1">
        <w:r w:rsidR="00F03EB7" w:rsidRPr="00DD22D8">
          <w:rPr>
            <w:rStyle w:val="Collegamentoipertestuale"/>
            <w:noProof/>
          </w:rPr>
          <w:t>power</w:t>
        </w:r>
        <w:r w:rsidR="00F03EB7">
          <w:rPr>
            <w:noProof/>
            <w:webHidden/>
          </w:rPr>
          <w:tab/>
        </w:r>
        <w:r w:rsidR="00F03EB7">
          <w:rPr>
            <w:noProof/>
            <w:webHidden/>
          </w:rPr>
          <w:fldChar w:fldCharType="begin"/>
        </w:r>
        <w:r w:rsidR="00F03EB7">
          <w:rPr>
            <w:noProof/>
            <w:webHidden/>
          </w:rPr>
          <w:instrText xml:space="preserve"> PAGEREF _Toc464487928 \h </w:instrText>
        </w:r>
        <w:r w:rsidR="00F03EB7">
          <w:rPr>
            <w:noProof/>
            <w:webHidden/>
          </w:rPr>
        </w:r>
        <w:r w:rsidR="00F03EB7">
          <w:rPr>
            <w:noProof/>
            <w:webHidden/>
          </w:rPr>
          <w:fldChar w:fldCharType="separate"/>
        </w:r>
        <w:r w:rsidR="00CA00E9">
          <w:rPr>
            <w:noProof/>
            <w:webHidden/>
          </w:rPr>
          <w:t>79</w:t>
        </w:r>
        <w:r w:rsidR="00F03EB7">
          <w:rPr>
            <w:noProof/>
            <w:webHidden/>
          </w:rPr>
          <w:fldChar w:fldCharType="end"/>
        </w:r>
      </w:hyperlink>
    </w:p>
    <w:p w14:paraId="20F022B5"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29" w:history="1">
        <w:r w:rsidR="00F03EB7" w:rsidRPr="00DD22D8">
          <w:rPr>
            <w:rStyle w:val="Collegamentoipertestuale"/>
            <w:noProof/>
          </w:rPr>
          <w:t>sqrt</w:t>
        </w:r>
        <w:r w:rsidR="00F03EB7">
          <w:rPr>
            <w:noProof/>
            <w:webHidden/>
          </w:rPr>
          <w:tab/>
        </w:r>
        <w:r w:rsidR="00F03EB7">
          <w:rPr>
            <w:noProof/>
            <w:webHidden/>
          </w:rPr>
          <w:fldChar w:fldCharType="begin"/>
        </w:r>
        <w:r w:rsidR="00F03EB7">
          <w:rPr>
            <w:noProof/>
            <w:webHidden/>
          </w:rPr>
          <w:instrText xml:space="preserve"> PAGEREF _Toc464487929 \h </w:instrText>
        </w:r>
        <w:r w:rsidR="00F03EB7">
          <w:rPr>
            <w:noProof/>
            <w:webHidden/>
          </w:rPr>
        </w:r>
        <w:r w:rsidR="00F03EB7">
          <w:rPr>
            <w:noProof/>
            <w:webHidden/>
          </w:rPr>
          <w:fldChar w:fldCharType="separate"/>
        </w:r>
        <w:r w:rsidR="00CA00E9">
          <w:rPr>
            <w:noProof/>
            <w:webHidden/>
          </w:rPr>
          <w:t>80</w:t>
        </w:r>
        <w:r w:rsidR="00F03EB7">
          <w:rPr>
            <w:noProof/>
            <w:webHidden/>
          </w:rPr>
          <w:fldChar w:fldCharType="end"/>
        </w:r>
      </w:hyperlink>
    </w:p>
    <w:p w14:paraId="37702E6E"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30" w:history="1">
        <w:r w:rsidR="00F03EB7" w:rsidRPr="00DD22D8">
          <w:rPr>
            <w:rStyle w:val="Collegamentoipertestuale"/>
            <w:noProof/>
          </w:rPr>
          <w:t>nroot</w:t>
        </w:r>
        <w:r w:rsidR="00F03EB7">
          <w:rPr>
            <w:noProof/>
            <w:webHidden/>
          </w:rPr>
          <w:tab/>
        </w:r>
        <w:r w:rsidR="00F03EB7">
          <w:rPr>
            <w:noProof/>
            <w:webHidden/>
          </w:rPr>
          <w:fldChar w:fldCharType="begin"/>
        </w:r>
        <w:r w:rsidR="00F03EB7">
          <w:rPr>
            <w:noProof/>
            <w:webHidden/>
          </w:rPr>
          <w:instrText xml:space="preserve"> PAGEREF _Toc464487930 \h </w:instrText>
        </w:r>
        <w:r w:rsidR="00F03EB7">
          <w:rPr>
            <w:noProof/>
            <w:webHidden/>
          </w:rPr>
        </w:r>
        <w:r w:rsidR="00F03EB7">
          <w:rPr>
            <w:noProof/>
            <w:webHidden/>
          </w:rPr>
          <w:fldChar w:fldCharType="separate"/>
        </w:r>
        <w:r w:rsidR="00CA00E9">
          <w:rPr>
            <w:noProof/>
            <w:webHidden/>
          </w:rPr>
          <w:t>81</w:t>
        </w:r>
        <w:r w:rsidR="00F03EB7">
          <w:rPr>
            <w:noProof/>
            <w:webHidden/>
          </w:rPr>
          <w:fldChar w:fldCharType="end"/>
        </w:r>
      </w:hyperlink>
    </w:p>
    <w:p w14:paraId="65B20009"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31" w:history="1">
        <w:r w:rsidR="00F03EB7" w:rsidRPr="00DD22D8">
          <w:rPr>
            <w:rStyle w:val="Collegamentoipertestuale"/>
            <w:noProof/>
          </w:rPr>
          <w:t>mod</w:t>
        </w:r>
        <w:r w:rsidR="00F03EB7">
          <w:rPr>
            <w:noProof/>
            <w:webHidden/>
          </w:rPr>
          <w:tab/>
        </w:r>
        <w:r w:rsidR="00F03EB7">
          <w:rPr>
            <w:noProof/>
            <w:webHidden/>
          </w:rPr>
          <w:fldChar w:fldCharType="begin"/>
        </w:r>
        <w:r w:rsidR="00F03EB7">
          <w:rPr>
            <w:noProof/>
            <w:webHidden/>
          </w:rPr>
          <w:instrText xml:space="preserve"> PAGEREF _Toc464487931 \h </w:instrText>
        </w:r>
        <w:r w:rsidR="00F03EB7">
          <w:rPr>
            <w:noProof/>
            <w:webHidden/>
          </w:rPr>
        </w:r>
        <w:r w:rsidR="00F03EB7">
          <w:rPr>
            <w:noProof/>
            <w:webHidden/>
          </w:rPr>
          <w:fldChar w:fldCharType="separate"/>
        </w:r>
        <w:r w:rsidR="00CA00E9">
          <w:rPr>
            <w:noProof/>
            <w:webHidden/>
          </w:rPr>
          <w:t>82</w:t>
        </w:r>
        <w:r w:rsidR="00F03EB7">
          <w:rPr>
            <w:noProof/>
            <w:webHidden/>
          </w:rPr>
          <w:fldChar w:fldCharType="end"/>
        </w:r>
      </w:hyperlink>
    </w:p>
    <w:p w14:paraId="78B83D72"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32" w:history="1">
        <w:r w:rsidR="00F03EB7" w:rsidRPr="00DD22D8">
          <w:rPr>
            <w:rStyle w:val="Collegamentoipertestuale"/>
            <w:noProof/>
          </w:rPr>
          <w:t>listsum</w:t>
        </w:r>
        <w:r w:rsidR="00F03EB7">
          <w:rPr>
            <w:noProof/>
            <w:webHidden/>
          </w:rPr>
          <w:tab/>
        </w:r>
        <w:r w:rsidR="00F03EB7">
          <w:rPr>
            <w:noProof/>
            <w:webHidden/>
          </w:rPr>
          <w:fldChar w:fldCharType="begin"/>
        </w:r>
        <w:r w:rsidR="00F03EB7">
          <w:rPr>
            <w:noProof/>
            <w:webHidden/>
          </w:rPr>
          <w:instrText xml:space="preserve"> PAGEREF _Toc464487932 \h </w:instrText>
        </w:r>
        <w:r w:rsidR="00F03EB7">
          <w:rPr>
            <w:noProof/>
            <w:webHidden/>
          </w:rPr>
        </w:r>
        <w:r w:rsidR="00F03EB7">
          <w:rPr>
            <w:noProof/>
            <w:webHidden/>
          </w:rPr>
          <w:fldChar w:fldCharType="separate"/>
        </w:r>
        <w:r w:rsidR="00CA00E9">
          <w:rPr>
            <w:noProof/>
            <w:webHidden/>
          </w:rPr>
          <w:t>83</w:t>
        </w:r>
        <w:r w:rsidR="00F03EB7">
          <w:rPr>
            <w:noProof/>
            <w:webHidden/>
          </w:rPr>
          <w:fldChar w:fldCharType="end"/>
        </w:r>
      </w:hyperlink>
    </w:p>
    <w:p w14:paraId="4F1A38FF" w14:textId="77777777" w:rsidR="00F03EB7" w:rsidRDefault="0012796C">
      <w:pPr>
        <w:pStyle w:val="Sommario1"/>
        <w:rPr>
          <w:rFonts w:asciiTheme="minorHAnsi" w:eastAsiaTheme="minorEastAsia" w:hAnsiTheme="minorHAnsi" w:cstheme="minorBidi"/>
          <w:b w:val="0"/>
          <w:color w:val="auto"/>
          <w:szCs w:val="22"/>
          <w:lang w:eastAsia="en-GB"/>
        </w:rPr>
      </w:pPr>
      <w:hyperlink w:anchor="_Toc464487933" w:history="1">
        <w:r w:rsidR="00F03EB7" w:rsidRPr="00DD22D8">
          <w:rPr>
            <w:rStyle w:val="Collegamentoipertestuale"/>
          </w:rPr>
          <w:t>VTL-ML  -  Boolean operators and functions</w:t>
        </w:r>
        <w:r w:rsidR="00F03EB7">
          <w:rPr>
            <w:webHidden/>
          </w:rPr>
          <w:tab/>
        </w:r>
        <w:r w:rsidR="00F03EB7">
          <w:rPr>
            <w:webHidden/>
          </w:rPr>
          <w:fldChar w:fldCharType="begin"/>
        </w:r>
        <w:r w:rsidR="00F03EB7">
          <w:rPr>
            <w:webHidden/>
          </w:rPr>
          <w:instrText xml:space="preserve"> PAGEREF _Toc464487933 \h </w:instrText>
        </w:r>
        <w:r w:rsidR="00F03EB7">
          <w:rPr>
            <w:webHidden/>
          </w:rPr>
        </w:r>
        <w:r w:rsidR="00F03EB7">
          <w:rPr>
            <w:webHidden/>
          </w:rPr>
          <w:fldChar w:fldCharType="separate"/>
        </w:r>
        <w:r w:rsidR="00CA00E9">
          <w:rPr>
            <w:webHidden/>
          </w:rPr>
          <w:t>85</w:t>
        </w:r>
        <w:r w:rsidR="00F03EB7">
          <w:rPr>
            <w:webHidden/>
          </w:rPr>
          <w:fldChar w:fldCharType="end"/>
        </w:r>
      </w:hyperlink>
    </w:p>
    <w:p w14:paraId="3C096EC5"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34" w:history="1">
        <w:r w:rsidR="00F03EB7" w:rsidRPr="00DD22D8">
          <w:rPr>
            <w:rStyle w:val="Collegamentoipertestuale"/>
            <w:noProof/>
          </w:rPr>
          <w:t>equal to =</w:t>
        </w:r>
        <w:r w:rsidR="00F03EB7">
          <w:rPr>
            <w:noProof/>
            <w:webHidden/>
          </w:rPr>
          <w:tab/>
        </w:r>
        <w:r w:rsidR="00F03EB7">
          <w:rPr>
            <w:noProof/>
            <w:webHidden/>
          </w:rPr>
          <w:fldChar w:fldCharType="begin"/>
        </w:r>
        <w:r w:rsidR="00F03EB7">
          <w:rPr>
            <w:noProof/>
            <w:webHidden/>
          </w:rPr>
          <w:instrText xml:space="preserve"> PAGEREF _Toc464487934 \h </w:instrText>
        </w:r>
        <w:r w:rsidR="00F03EB7">
          <w:rPr>
            <w:noProof/>
            <w:webHidden/>
          </w:rPr>
        </w:r>
        <w:r w:rsidR="00F03EB7">
          <w:rPr>
            <w:noProof/>
            <w:webHidden/>
          </w:rPr>
          <w:fldChar w:fldCharType="separate"/>
        </w:r>
        <w:r w:rsidR="00CA00E9">
          <w:rPr>
            <w:noProof/>
            <w:webHidden/>
          </w:rPr>
          <w:t>85</w:t>
        </w:r>
        <w:r w:rsidR="00F03EB7">
          <w:rPr>
            <w:noProof/>
            <w:webHidden/>
          </w:rPr>
          <w:fldChar w:fldCharType="end"/>
        </w:r>
      </w:hyperlink>
    </w:p>
    <w:p w14:paraId="50EB5721"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35" w:history="1">
        <w:r w:rsidR="00F03EB7" w:rsidRPr="00DD22D8">
          <w:rPr>
            <w:rStyle w:val="Collegamentoipertestuale"/>
            <w:noProof/>
          </w:rPr>
          <w:t>not equal to &lt;&gt;</w:t>
        </w:r>
        <w:r w:rsidR="00F03EB7">
          <w:rPr>
            <w:noProof/>
            <w:webHidden/>
          </w:rPr>
          <w:tab/>
        </w:r>
        <w:r w:rsidR="00F03EB7">
          <w:rPr>
            <w:noProof/>
            <w:webHidden/>
          </w:rPr>
          <w:fldChar w:fldCharType="begin"/>
        </w:r>
        <w:r w:rsidR="00F03EB7">
          <w:rPr>
            <w:noProof/>
            <w:webHidden/>
          </w:rPr>
          <w:instrText xml:space="preserve"> PAGEREF _Toc464487935 \h </w:instrText>
        </w:r>
        <w:r w:rsidR="00F03EB7">
          <w:rPr>
            <w:noProof/>
            <w:webHidden/>
          </w:rPr>
        </w:r>
        <w:r w:rsidR="00F03EB7">
          <w:rPr>
            <w:noProof/>
            <w:webHidden/>
          </w:rPr>
          <w:fldChar w:fldCharType="separate"/>
        </w:r>
        <w:r w:rsidR="00CA00E9">
          <w:rPr>
            <w:noProof/>
            <w:webHidden/>
          </w:rPr>
          <w:t>86</w:t>
        </w:r>
        <w:r w:rsidR="00F03EB7">
          <w:rPr>
            <w:noProof/>
            <w:webHidden/>
          </w:rPr>
          <w:fldChar w:fldCharType="end"/>
        </w:r>
      </w:hyperlink>
    </w:p>
    <w:p w14:paraId="6F7A657A"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36" w:history="1">
        <w:r w:rsidR="00F03EB7" w:rsidRPr="00DD22D8">
          <w:rPr>
            <w:rStyle w:val="Collegamentoipertestuale"/>
            <w:noProof/>
          </w:rPr>
          <w:t>greater than     &gt;  &gt;=</w:t>
        </w:r>
        <w:r w:rsidR="00F03EB7">
          <w:rPr>
            <w:noProof/>
            <w:webHidden/>
          </w:rPr>
          <w:tab/>
        </w:r>
        <w:r w:rsidR="00F03EB7">
          <w:rPr>
            <w:noProof/>
            <w:webHidden/>
          </w:rPr>
          <w:fldChar w:fldCharType="begin"/>
        </w:r>
        <w:r w:rsidR="00F03EB7">
          <w:rPr>
            <w:noProof/>
            <w:webHidden/>
          </w:rPr>
          <w:instrText xml:space="preserve"> PAGEREF _Toc464487936 \h </w:instrText>
        </w:r>
        <w:r w:rsidR="00F03EB7">
          <w:rPr>
            <w:noProof/>
            <w:webHidden/>
          </w:rPr>
        </w:r>
        <w:r w:rsidR="00F03EB7">
          <w:rPr>
            <w:noProof/>
            <w:webHidden/>
          </w:rPr>
          <w:fldChar w:fldCharType="separate"/>
        </w:r>
        <w:r w:rsidR="00CA00E9">
          <w:rPr>
            <w:noProof/>
            <w:webHidden/>
          </w:rPr>
          <w:t>87</w:t>
        </w:r>
        <w:r w:rsidR="00F03EB7">
          <w:rPr>
            <w:noProof/>
            <w:webHidden/>
          </w:rPr>
          <w:fldChar w:fldCharType="end"/>
        </w:r>
      </w:hyperlink>
    </w:p>
    <w:p w14:paraId="4593E704"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37" w:history="1">
        <w:r w:rsidR="00F03EB7" w:rsidRPr="00DD22D8">
          <w:rPr>
            <w:rStyle w:val="Collegamentoipertestuale"/>
            <w:noProof/>
          </w:rPr>
          <w:t>less than     &lt;  &lt;=</w:t>
        </w:r>
        <w:r w:rsidR="00F03EB7">
          <w:rPr>
            <w:noProof/>
            <w:webHidden/>
          </w:rPr>
          <w:tab/>
        </w:r>
        <w:r w:rsidR="00F03EB7">
          <w:rPr>
            <w:noProof/>
            <w:webHidden/>
          </w:rPr>
          <w:fldChar w:fldCharType="begin"/>
        </w:r>
        <w:r w:rsidR="00F03EB7">
          <w:rPr>
            <w:noProof/>
            <w:webHidden/>
          </w:rPr>
          <w:instrText xml:space="preserve"> PAGEREF _Toc464487937 \h </w:instrText>
        </w:r>
        <w:r w:rsidR="00F03EB7">
          <w:rPr>
            <w:noProof/>
            <w:webHidden/>
          </w:rPr>
        </w:r>
        <w:r w:rsidR="00F03EB7">
          <w:rPr>
            <w:noProof/>
            <w:webHidden/>
          </w:rPr>
          <w:fldChar w:fldCharType="separate"/>
        </w:r>
        <w:r w:rsidR="00CA00E9">
          <w:rPr>
            <w:noProof/>
            <w:webHidden/>
          </w:rPr>
          <w:t>89</w:t>
        </w:r>
        <w:r w:rsidR="00F03EB7">
          <w:rPr>
            <w:noProof/>
            <w:webHidden/>
          </w:rPr>
          <w:fldChar w:fldCharType="end"/>
        </w:r>
      </w:hyperlink>
    </w:p>
    <w:p w14:paraId="56125B4B"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38" w:history="1">
        <w:r w:rsidR="00F03EB7" w:rsidRPr="00DD22D8">
          <w:rPr>
            <w:rStyle w:val="Collegamentoipertestuale"/>
            <w:noProof/>
          </w:rPr>
          <w:t>in, not in</w:t>
        </w:r>
        <w:r w:rsidR="00F03EB7">
          <w:rPr>
            <w:noProof/>
            <w:webHidden/>
          </w:rPr>
          <w:tab/>
        </w:r>
        <w:r w:rsidR="00F03EB7">
          <w:rPr>
            <w:noProof/>
            <w:webHidden/>
          </w:rPr>
          <w:fldChar w:fldCharType="begin"/>
        </w:r>
        <w:r w:rsidR="00F03EB7">
          <w:rPr>
            <w:noProof/>
            <w:webHidden/>
          </w:rPr>
          <w:instrText xml:space="preserve"> PAGEREF _Toc464487938 \h </w:instrText>
        </w:r>
        <w:r w:rsidR="00F03EB7">
          <w:rPr>
            <w:noProof/>
            <w:webHidden/>
          </w:rPr>
        </w:r>
        <w:r w:rsidR="00F03EB7">
          <w:rPr>
            <w:noProof/>
            <w:webHidden/>
          </w:rPr>
          <w:fldChar w:fldCharType="separate"/>
        </w:r>
        <w:r w:rsidR="00CA00E9">
          <w:rPr>
            <w:noProof/>
            <w:webHidden/>
          </w:rPr>
          <w:t>90</w:t>
        </w:r>
        <w:r w:rsidR="00F03EB7">
          <w:rPr>
            <w:noProof/>
            <w:webHidden/>
          </w:rPr>
          <w:fldChar w:fldCharType="end"/>
        </w:r>
      </w:hyperlink>
    </w:p>
    <w:p w14:paraId="19453A18"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39" w:history="1">
        <w:r w:rsidR="00F03EB7" w:rsidRPr="00DD22D8">
          <w:rPr>
            <w:rStyle w:val="Collegamentoipertestuale"/>
            <w:noProof/>
          </w:rPr>
          <w:t>between</w:t>
        </w:r>
        <w:r w:rsidR="00F03EB7">
          <w:rPr>
            <w:noProof/>
            <w:webHidden/>
          </w:rPr>
          <w:tab/>
        </w:r>
        <w:r w:rsidR="00F03EB7">
          <w:rPr>
            <w:noProof/>
            <w:webHidden/>
          </w:rPr>
          <w:fldChar w:fldCharType="begin"/>
        </w:r>
        <w:r w:rsidR="00F03EB7">
          <w:rPr>
            <w:noProof/>
            <w:webHidden/>
          </w:rPr>
          <w:instrText xml:space="preserve"> PAGEREF _Toc464487939 \h </w:instrText>
        </w:r>
        <w:r w:rsidR="00F03EB7">
          <w:rPr>
            <w:noProof/>
            <w:webHidden/>
          </w:rPr>
        </w:r>
        <w:r w:rsidR="00F03EB7">
          <w:rPr>
            <w:noProof/>
            <w:webHidden/>
          </w:rPr>
          <w:fldChar w:fldCharType="separate"/>
        </w:r>
        <w:r w:rsidR="00CA00E9">
          <w:rPr>
            <w:noProof/>
            <w:webHidden/>
          </w:rPr>
          <w:t>91</w:t>
        </w:r>
        <w:r w:rsidR="00F03EB7">
          <w:rPr>
            <w:noProof/>
            <w:webHidden/>
          </w:rPr>
          <w:fldChar w:fldCharType="end"/>
        </w:r>
      </w:hyperlink>
    </w:p>
    <w:p w14:paraId="0FD26923"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40" w:history="1">
        <w:r w:rsidR="00F03EB7" w:rsidRPr="00DD22D8">
          <w:rPr>
            <w:rStyle w:val="Collegamentoipertestuale"/>
            <w:noProof/>
          </w:rPr>
          <w:t>isnull</w:t>
        </w:r>
        <w:r w:rsidR="00F03EB7">
          <w:rPr>
            <w:noProof/>
            <w:webHidden/>
          </w:rPr>
          <w:tab/>
        </w:r>
        <w:r w:rsidR="00F03EB7">
          <w:rPr>
            <w:noProof/>
            <w:webHidden/>
          </w:rPr>
          <w:fldChar w:fldCharType="begin"/>
        </w:r>
        <w:r w:rsidR="00F03EB7">
          <w:rPr>
            <w:noProof/>
            <w:webHidden/>
          </w:rPr>
          <w:instrText xml:space="preserve"> PAGEREF _Toc464487940 \h </w:instrText>
        </w:r>
        <w:r w:rsidR="00F03EB7">
          <w:rPr>
            <w:noProof/>
            <w:webHidden/>
          </w:rPr>
        </w:r>
        <w:r w:rsidR="00F03EB7">
          <w:rPr>
            <w:noProof/>
            <w:webHidden/>
          </w:rPr>
          <w:fldChar w:fldCharType="separate"/>
        </w:r>
        <w:r w:rsidR="00CA00E9">
          <w:rPr>
            <w:noProof/>
            <w:webHidden/>
          </w:rPr>
          <w:t>93</w:t>
        </w:r>
        <w:r w:rsidR="00F03EB7">
          <w:rPr>
            <w:noProof/>
            <w:webHidden/>
          </w:rPr>
          <w:fldChar w:fldCharType="end"/>
        </w:r>
      </w:hyperlink>
    </w:p>
    <w:p w14:paraId="161822F5"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41" w:history="1">
        <w:r w:rsidR="00F03EB7" w:rsidRPr="00DD22D8">
          <w:rPr>
            <w:rStyle w:val="Collegamentoipertestuale"/>
            <w:noProof/>
          </w:rPr>
          <w:t>exists_in, not_exists_in/in_all</w:t>
        </w:r>
        <w:r w:rsidR="00F03EB7">
          <w:rPr>
            <w:noProof/>
            <w:webHidden/>
          </w:rPr>
          <w:tab/>
        </w:r>
        <w:r w:rsidR="00F03EB7">
          <w:rPr>
            <w:noProof/>
            <w:webHidden/>
          </w:rPr>
          <w:fldChar w:fldCharType="begin"/>
        </w:r>
        <w:r w:rsidR="00F03EB7">
          <w:rPr>
            <w:noProof/>
            <w:webHidden/>
          </w:rPr>
          <w:instrText xml:space="preserve"> PAGEREF _Toc464487941 \h </w:instrText>
        </w:r>
        <w:r w:rsidR="00F03EB7">
          <w:rPr>
            <w:noProof/>
            <w:webHidden/>
          </w:rPr>
        </w:r>
        <w:r w:rsidR="00F03EB7">
          <w:rPr>
            <w:noProof/>
            <w:webHidden/>
          </w:rPr>
          <w:fldChar w:fldCharType="separate"/>
        </w:r>
        <w:r w:rsidR="00CA00E9">
          <w:rPr>
            <w:noProof/>
            <w:webHidden/>
          </w:rPr>
          <w:t>94</w:t>
        </w:r>
        <w:r w:rsidR="00F03EB7">
          <w:rPr>
            <w:noProof/>
            <w:webHidden/>
          </w:rPr>
          <w:fldChar w:fldCharType="end"/>
        </w:r>
      </w:hyperlink>
    </w:p>
    <w:p w14:paraId="3701D02B"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42" w:history="1">
        <w:r w:rsidR="00F03EB7" w:rsidRPr="00DD22D8">
          <w:rPr>
            <w:rStyle w:val="Collegamentoipertestuale"/>
            <w:noProof/>
          </w:rPr>
          <w:t>match_characters</w:t>
        </w:r>
        <w:r w:rsidR="00F03EB7">
          <w:rPr>
            <w:noProof/>
            <w:webHidden/>
          </w:rPr>
          <w:tab/>
        </w:r>
        <w:r w:rsidR="00F03EB7">
          <w:rPr>
            <w:noProof/>
            <w:webHidden/>
          </w:rPr>
          <w:fldChar w:fldCharType="begin"/>
        </w:r>
        <w:r w:rsidR="00F03EB7">
          <w:rPr>
            <w:noProof/>
            <w:webHidden/>
          </w:rPr>
          <w:instrText xml:space="preserve"> PAGEREF _Toc464487942 \h </w:instrText>
        </w:r>
        <w:r w:rsidR="00F03EB7">
          <w:rPr>
            <w:noProof/>
            <w:webHidden/>
          </w:rPr>
        </w:r>
        <w:r w:rsidR="00F03EB7">
          <w:rPr>
            <w:noProof/>
            <w:webHidden/>
          </w:rPr>
          <w:fldChar w:fldCharType="separate"/>
        </w:r>
        <w:r w:rsidR="00CA00E9">
          <w:rPr>
            <w:noProof/>
            <w:webHidden/>
          </w:rPr>
          <w:t>98</w:t>
        </w:r>
        <w:r w:rsidR="00F03EB7">
          <w:rPr>
            <w:noProof/>
            <w:webHidden/>
          </w:rPr>
          <w:fldChar w:fldCharType="end"/>
        </w:r>
      </w:hyperlink>
    </w:p>
    <w:p w14:paraId="5B9BE02E"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43" w:history="1">
        <w:r w:rsidR="00F03EB7" w:rsidRPr="00DD22D8">
          <w:rPr>
            <w:rStyle w:val="Collegamentoipertestuale"/>
            <w:noProof/>
          </w:rPr>
          <w:t>all</w:t>
        </w:r>
        <w:r w:rsidR="00F03EB7">
          <w:rPr>
            <w:noProof/>
            <w:webHidden/>
          </w:rPr>
          <w:tab/>
        </w:r>
        <w:r w:rsidR="00F03EB7">
          <w:rPr>
            <w:noProof/>
            <w:webHidden/>
          </w:rPr>
          <w:fldChar w:fldCharType="begin"/>
        </w:r>
        <w:r w:rsidR="00F03EB7">
          <w:rPr>
            <w:noProof/>
            <w:webHidden/>
          </w:rPr>
          <w:instrText xml:space="preserve"> PAGEREF _Toc464487943 \h </w:instrText>
        </w:r>
        <w:r w:rsidR="00F03EB7">
          <w:rPr>
            <w:noProof/>
            <w:webHidden/>
          </w:rPr>
        </w:r>
        <w:r w:rsidR="00F03EB7">
          <w:rPr>
            <w:noProof/>
            <w:webHidden/>
          </w:rPr>
          <w:fldChar w:fldCharType="separate"/>
        </w:r>
        <w:r w:rsidR="00CA00E9">
          <w:rPr>
            <w:noProof/>
            <w:webHidden/>
          </w:rPr>
          <w:t>99</w:t>
        </w:r>
        <w:r w:rsidR="00F03EB7">
          <w:rPr>
            <w:noProof/>
            <w:webHidden/>
          </w:rPr>
          <w:fldChar w:fldCharType="end"/>
        </w:r>
      </w:hyperlink>
    </w:p>
    <w:p w14:paraId="05F42765"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44" w:history="1">
        <w:r w:rsidR="00F03EB7" w:rsidRPr="00DD22D8">
          <w:rPr>
            <w:rStyle w:val="Collegamentoipertestuale"/>
            <w:noProof/>
          </w:rPr>
          <w:t>any</w:t>
        </w:r>
        <w:r w:rsidR="00F03EB7">
          <w:rPr>
            <w:noProof/>
            <w:webHidden/>
          </w:rPr>
          <w:tab/>
        </w:r>
        <w:r w:rsidR="00F03EB7">
          <w:rPr>
            <w:noProof/>
            <w:webHidden/>
          </w:rPr>
          <w:fldChar w:fldCharType="begin"/>
        </w:r>
        <w:r w:rsidR="00F03EB7">
          <w:rPr>
            <w:noProof/>
            <w:webHidden/>
          </w:rPr>
          <w:instrText xml:space="preserve"> PAGEREF _Toc464487944 \h </w:instrText>
        </w:r>
        <w:r w:rsidR="00F03EB7">
          <w:rPr>
            <w:noProof/>
            <w:webHidden/>
          </w:rPr>
        </w:r>
        <w:r w:rsidR="00F03EB7">
          <w:rPr>
            <w:noProof/>
            <w:webHidden/>
          </w:rPr>
          <w:fldChar w:fldCharType="separate"/>
        </w:r>
        <w:r w:rsidR="00CA00E9">
          <w:rPr>
            <w:noProof/>
            <w:webHidden/>
          </w:rPr>
          <w:t>100</w:t>
        </w:r>
        <w:r w:rsidR="00F03EB7">
          <w:rPr>
            <w:noProof/>
            <w:webHidden/>
          </w:rPr>
          <w:fldChar w:fldCharType="end"/>
        </w:r>
      </w:hyperlink>
    </w:p>
    <w:p w14:paraId="029809A3"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45" w:history="1">
        <w:r w:rsidR="00F03EB7" w:rsidRPr="00DD22D8">
          <w:rPr>
            <w:rStyle w:val="Collegamentoipertestuale"/>
            <w:noProof/>
          </w:rPr>
          <w:t>unique</w:t>
        </w:r>
        <w:r w:rsidR="00F03EB7">
          <w:rPr>
            <w:noProof/>
            <w:webHidden/>
          </w:rPr>
          <w:tab/>
        </w:r>
        <w:r w:rsidR="00F03EB7">
          <w:rPr>
            <w:noProof/>
            <w:webHidden/>
          </w:rPr>
          <w:fldChar w:fldCharType="begin"/>
        </w:r>
        <w:r w:rsidR="00F03EB7">
          <w:rPr>
            <w:noProof/>
            <w:webHidden/>
          </w:rPr>
          <w:instrText xml:space="preserve"> PAGEREF _Toc464487945 \h </w:instrText>
        </w:r>
        <w:r w:rsidR="00F03EB7">
          <w:rPr>
            <w:noProof/>
            <w:webHidden/>
          </w:rPr>
        </w:r>
        <w:r w:rsidR="00F03EB7">
          <w:rPr>
            <w:noProof/>
            <w:webHidden/>
          </w:rPr>
          <w:fldChar w:fldCharType="separate"/>
        </w:r>
        <w:r w:rsidR="00CA00E9">
          <w:rPr>
            <w:noProof/>
            <w:webHidden/>
          </w:rPr>
          <w:t>102</w:t>
        </w:r>
        <w:r w:rsidR="00F03EB7">
          <w:rPr>
            <w:noProof/>
            <w:webHidden/>
          </w:rPr>
          <w:fldChar w:fldCharType="end"/>
        </w:r>
      </w:hyperlink>
    </w:p>
    <w:p w14:paraId="1DB671AE"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46" w:history="1">
        <w:r w:rsidR="00F03EB7" w:rsidRPr="00DD22D8">
          <w:rPr>
            <w:rStyle w:val="Collegamentoipertestuale"/>
            <w:noProof/>
          </w:rPr>
          <w:t>func_dep</w:t>
        </w:r>
        <w:r w:rsidR="00F03EB7">
          <w:rPr>
            <w:noProof/>
            <w:webHidden/>
          </w:rPr>
          <w:tab/>
        </w:r>
        <w:r w:rsidR="00F03EB7">
          <w:rPr>
            <w:noProof/>
            <w:webHidden/>
          </w:rPr>
          <w:fldChar w:fldCharType="begin"/>
        </w:r>
        <w:r w:rsidR="00F03EB7">
          <w:rPr>
            <w:noProof/>
            <w:webHidden/>
          </w:rPr>
          <w:instrText xml:space="preserve"> PAGEREF _Toc464487946 \h </w:instrText>
        </w:r>
        <w:r w:rsidR="00F03EB7">
          <w:rPr>
            <w:noProof/>
            <w:webHidden/>
          </w:rPr>
        </w:r>
        <w:r w:rsidR="00F03EB7">
          <w:rPr>
            <w:noProof/>
            <w:webHidden/>
          </w:rPr>
          <w:fldChar w:fldCharType="separate"/>
        </w:r>
        <w:r w:rsidR="00CA00E9">
          <w:rPr>
            <w:noProof/>
            <w:webHidden/>
          </w:rPr>
          <w:t>103</w:t>
        </w:r>
        <w:r w:rsidR="00F03EB7">
          <w:rPr>
            <w:noProof/>
            <w:webHidden/>
          </w:rPr>
          <w:fldChar w:fldCharType="end"/>
        </w:r>
      </w:hyperlink>
    </w:p>
    <w:p w14:paraId="7B33F448"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47" w:history="1">
        <w:r w:rsidR="00F03EB7" w:rsidRPr="00DD22D8">
          <w:rPr>
            <w:rStyle w:val="Collegamentoipertestuale"/>
            <w:noProof/>
          </w:rPr>
          <w:t>and</w:t>
        </w:r>
        <w:r w:rsidR="00F03EB7">
          <w:rPr>
            <w:noProof/>
            <w:webHidden/>
          </w:rPr>
          <w:tab/>
        </w:r>
        <w:r w:rsidR="00F03EB7">
          <w:rPr>
            <w:noProof/>
            <w:webHidden/>
          </w:rPr>
          <w:fldChar w:fldCharType="begin"/>
        </w:r>
        <w:r w:rsidR="00F03EB7">
          <w:rPr>
            <w:noProof/>
            <w:webHidden/>
          </w:rPr>
          <w:instrText xml:space="preserve"> PAGEREF _Toc464487947 \h </w:instrText>
        </w:r>
        <w:r w:rsidR="00F03EB7">
          <w:rPr>
            <w:noProof/>
            <w:webHidden/>
          </w:rPr>
        </w:r>
        <w:r w:rsidR="00F03EB7">
          <w:rPr>
            <w:noProof/>
            <w:webHidden/>
          </w:rPr>
          <w:fldChar w:fldCharType="separate"/>
        </w:r>
        <w:r w:rsidR="00CA00E9">
          <w:rPr>
            <w:noProof/>
            <w:webHidden/>
          </w:rPr>
          <w:t>104</w:t>
        </w:r>
        <w:r w:rsidR="00F03EB7">
          <w:rPr>
            <w:noProof/>
            <w:webHidden/>
          </w:rPr>
          <w:fldChar w:fldCharType="end"/>
        </w:r>
      </w:hyperlink>
    </w:p>
    <w:p w14:paraId="132F575C"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48" w:history="1">
        <w:r w:rsidR="00F03EB7" w:rsidRPr="00DD22D8">
          <w:rPr>
            <w:rStyle w:val="Collegamentoipertestuale"/>
            <w:noProof/>
          </w:rPr>
          <w:t>or</w:t>
        </w:r>
        <w:r w:rsidR="00F03EB7">
          <w:rPr>
            <w:noProof/>
            <w:webHidden/>
          </w:rPr>
          <w:tab/>
        </w:r>
        <w:r w:rsidR="00F03EB7">
          <w:rPr>
            <w:noProof/>
            <w:webHidden/>
          </w:rPr>
          <w:fldChar w:fldCharType="begin"/>
        </w:r>
        <w:r w:rsidR="00F03EB7">
          <w:rPr>
            <w:noProof/>
            <w:webHidden/>
          </w:rPr>
          <w:instrText xml:space="preserve"> PAGEREF _Toc464487948 \h </w:instrText>
        </w:r>
        <w:r w:rsidR="00F03EB7">
          <w:rPr>
            <w:noProof/>
            <w:webHidden/>
          </w:rPr>
        </w:r>
        <w:r w:rsidR="00F03EB7">
          <w:rPr>
            <w:noProof/>
            <w:webHidden/>
          </w:rPr>
          <w:fldChar w:fldCharType="separate"/>
        </w:r>
        <w:r w:rsidR="00CA00E9">
          <w:rPr>
            <w:noProof/>
            <w:webHidden/>
          </w:rPr>
          <w:t>106</w:t>
        </w:r>
        <w:r w:rsidR="00F03EB7">
          <w:rPr>
            <w:noProof/>
            <w:webHidden/>
          </w:rPr>
          <w:fldChar w:fldCharType="end"/>
        </w:r>
      </w:hyperlink>
    </w:p>
    <w:p w14:paraId="1A3718CD"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49" w:history="1">
        <w:r w:rsidR="00F03EB7" w:rsidRPr="00DD22D8">
          <w:rPr>
            <w:rStyle w:val="Collegamentoipertestuale"/>
            <w:noProof/>
          </w:rPr>
          <w:t>xor</w:t>
        </w:r>
        <w:r w:rsidR="00F03EB7">
          <w:rPr>
            <w:noProof/>
            <w:webHidden/>
          </w:rPr>
          <w:tab/>
        </w:r>
        <w:r w:rsidR="00F03EB7">
          <w:rPr>
            <w:noProof/>
            <w:webHidden/>
          </w:rPr>
          <w:fldChar w:fldCharType="begin"/>
        </w:r>
        <w:r w:rsidR="00F03EB7">
          <w:rPr>
            <w:noProof/>
            <w:webHidden/>
          </w:rPr>
          <w:instrText xml:space="preserve"> PAGEREF _Toc464487949 \h </w:instrText>
        </w:r>
        <w:r w:rsidR="00F03EB7">
          <w:rPr>
            <w:noProof/>
            <w:webHidden/>
          </w:rPr>
        </w:r>
        <w:r w:rsidR="00F03EB7">
          <w:rPr>
            <w:noProof/>
            <w:webHidden/>
          </w:rPr>
          <w:fldChar w:fldCharType="separate"/>
        </w:r>
        <w:r w:rsidR="00CA00E9">
          <w:rPr>
            <w:noProof/>
            <w:webHidden/>
          </w:rPr>
          <w:t>107</w:t>
        </w:r>
        <w:r w:rsidR="00F03EB7">
          <w:rPr>
            <w:noProof/>
            <w:webHidden/>
          </w:rPr>
          <w:fldChar w:fldCharType="end"/>
        </w:r>
      </w:hyperlink>
    </w:p>
    <w:p w14:paraId="4EBF22AD"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50" w:history="1">
        <w:r w:rsidR="00F03EB7" w:rsidRPr="00DD22D8">
          <w:rPr>
            <w:rStyle w:val="Collegamentoipertestuale"/>
            <w:noProof/>
          </w:rPr>
          <w:t>not</w:t>
        </w:r>
        <w:r w:rsidR="00F03EB7">
          <w:rPr>
            <w:noProof/>
            <w:webHidden/>
          </w:rPr>
          <w:tab/>
        </w:r>
        <w:r w:rsidR="00F03EB7">
          <w:rPr>
            <w:noProof/>
            <w:webHidden/>
          </w:rPr>
          <w:fldChar w:fldCharType="begin"/>
        </w:r>
        <w:r w:rsidR="00F03EB7">
          <w:rPr>
            <w:noProof/>
            <w:webHidden/>
          </w:rPr>
          <w:instrText xml:space="preserve"> PAGEREF _Toc464487950 \h </w:instrText>
        </w:r>
        <w:r w:rsidR="00F03EB7">
          <w:rPr>
            <w:noProof/>
            <w:webHidden/>
          </w:rPr>
        </w:r>
        <w:r w:rsidR="00F03EB7">
          <w:rPr>
            <w:noProof/>
            <w:webHidden/>
          </w:rPr>
          <w:fldChar w:fldCharType="separate"/>
        </w:r>
        <w:r w:rsidR="00CA00E9">
          <w:rPr>
            <w:noProof/>
            <w:webHidden/>
          </w:rPr>
          <w:t>109</w:t>
        </w:r>
        <w:r w:rsidR="00F03EB7">
          <w:rPr>
            <w:noProof/>
            <w:webHidden/>
          </w:rPr>
          <w:fldChar w:fldCharType="end"/>
        </w:r>
      </w:hyperlink>
    </w:p>
    <w:p w14:paraId="15A21527" w14:textId="77777777" w:rsidR="00F03EB7" w:rsidRDefault="0012796C">
      <w:pPr>
        <w:pStyle w:val="Sommario1"/>
        <w:rPr>
          <w:rFonts w:asciiTheme="minorHAnsi" w:eastAsiaTheme="minorEastAsia" w:hAnsiTheme="minorHAnsi" w:cstheme="minorBidi"/>
          <w:b w:val="0"/>
          <w:color w:val="auto"/>
          <w:szCs w:val="22"/>
          <w:lang w:eastAsia="en-GB"/>
        </w:rPr>
      </w:pPr>
      <w:hyperlink w:anchor="_Toc464487951" w:history="1">
        <w:r w:rsidR="00F03EB7" w:rsidRPr="00DD22D8">
          <w:rPr>
            <w:rStyle w:val="Collegamentoipertestuale"/>
          </w:rPr>
          <w:t>VTL-ML  -  Date operators and functions</w:t>
        </w:r>
        <w:r w:rsidR="00F03EB7">
          <w:rPr>
            <w:webHidden/>
          </w:rPr>
          <w:tab/>
        </w:r>
        <w:r w:rsidR="00F03EB7">
          <w:rPr>
            <w:webHidden/>
          </w:rPr>
          <w:fldChar w:fldCharType="begin"/>
        </w:r>
        <w:r w:rsidR="00F03EB7">
          <w:rPr>
            <w:webHidden/>
          </w:rPr>
          <w:instrText xml:space="preserve"> PAGEREF _Toc464487951 \h </w:instrText>
        </w:r>
        <w:r w:rsidR="00F03EB7">
          <w:rPr>
            <w:webHidden/>
          </w:rPr>
        </w:r>
        <w:r w:rsidR="00F03EB7">
          <w:rPr>
            <w:webHidden/>
          </w:rPr>
          <w:fldChar w:fldCharType="separate"/>
        </w:r>
        <w:r w:rsidR="00CA00E9">
          <w:rPr>
            <w:webHidden/>
          </w:rPr>
          <w:t>111</w:t>
        </w:r>
        <w:r w:rsidR="00F03EB7">
          <w:rPr>
            <w:webHidden/>
          </w:rPr>
          <w:fldChar w:fldCharType="end"/>
        </w:r>
      </w:hyperlink>
    </w:p>
    <w:p w14:paraId="06122588"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52" w:history="1">
        <w:r w:rsidR="00F03EB7" w:rsidRPr="00DD22D8">
          <w:rPr>
            <w:rStyle w:val="Collegamentoipertestuale"/>
            <w:noProof/>
          </w:rPr>
          <w:t>extract</w:t>
        </w:r>
        <w:r w:rsidR="00F03EB7">
          <w:rPr>
            <w:noProof/>
            <w:webHidden/>
          </w:rPr>
          <w:tab/>
        </w:r>
        <w:r w:rsidR="00F03EB7">
          <w:rPr>
            <w:noProof/>
            <w:webHidden/>
          </w:rPr>
          <w:fldChar w:fldCharType="begin"/>
        </w:r>
        <w:r w:rsidR="00F03EB7">
          <w:rPr>
            <w:noProof/>
            <w:webHidden/>
          </w:rPr>
          <w:instrText xml:space="preserve"> PAGEREF _Toc464487952 \h </w:instrText>
        </w:r>
        <w:r w:rsidR="00F03EB7">
          <w:rPr>
            <w:noProof/>
            <w:webHidden/>
          </w:rPr>
        </w:r>
        <w:r w:rsidR="00F03EB7">
          <w:rPr>
            <w:noProof/>
            <w:webHidden/>
          </w:rPr>
          <w:fldChar w:fldCharType="separate"/>
        </w:r>
        <w:r w:rsidR="00CA00E9">
          <w:rPr>
            <w:noProof/>
            <w:webHidden/>
          </w:rPr>
          <w:t>111</w:t>
        </w:r>
        <w:r w:rsidR="00F03EB7">
          <w:rPr>
            <w:noProof/>
            <w:webHidden/>
          </w:rPr>
          <w:fldChar w:fldCharType="end"/>
        </w:r>
      </w:hyperlink>
    </w:p>
    <w:p w14:paraId="013673E7"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53" w:history="1">
        <w:r w:rsidR="00F03EB7" w:rsidRPr="00DD22D8">
          <w:rPr>
            <w:rStyle w:val="Collegamentoipertestuale"/>
            <w:noProof/>
          </w:rPr>
          <w:t>string from date</w:t>
        </w:r>
        <w:r w:rsidR="00F03EB7">
          <w:rPr>
            <w:noProof/>
            <w:webHidden/>
          </w:rPr>
          <w:tab/>
        </w:r>
        <w:r w:rsidR="00F03EB7">
          <w:rPr>
            <w:noProof/>
            <w:webHidden/>
          </w:rPr>
          <w:fldChar w:fldCharType="begin"/>
        </w:r>
        <w:r w:rsidR="00F03EB7">
          <w:rPr>
            <w:noProof/>
            <w:webHidden/>
          </w:rPr>
          <w:instrText xml:space="preserve"> PAGEREF _Toc464487953 \h </w:instrText>
        </w:r>
        <w:r w:rsidR="00F03EB7">
          <w:rPr>
            <w:noProof/>
            <w:webHidden/>
          </w:rPr>
        </w:r>
        <w:r w:rsidR="00F03EB7">
          <w:rPr>
            <w:noProof/>
            <w:webHidden/>
          </w:rPr>
          <w:fldChar w:fldCharType="separate"/>
        </w:r>
        <w:r w:rsidR="00CA00E9">
          <w:rPr>
            <w:noProof/>
            <w:webHidden/>
          </w:rPr>
          <w:t>112</w:t>
        </w:r>
        <w:r w:rsidR="00F03EB7">
          <w:rPr>
            <w:noProof/>
            <w:webHidden/>
          </w:rPr>
          <w:fldChar w:fldCharType="end"/>
        </w:r>
      </w:hyperlink>
    </w:p>
    <w:p w14:paraId="21091FD0"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54" w:history="1">
        <w:r w:rsidR="00F03EB7" w:rsidRPr="00DD22D8">
          <w:rPr>
            <w:rStyle w:val="Collegamentoipertestuale"/>
            <w:noProof/>
          </w:rPr>
          <w:t>current_date</w:t>
        </w:r>
        <w:r w:rsidR="00F03EB7">
          <w:rPr>
            <w:noProof/>
            <w:webHidden/>
          </w:rPr>
          <w:tab/>
        </w:r>
        <w:r w:rsidR="00F03EB7">
          <w:rPr>
            <w:noProof/>
            <w:webHidden/>
          </w:rPr>
          <w:fldChar w:fldCharType="begin"/>
        </w:r>
        <w:r w:rsidR="00F03EB7">
          <w:rPr>
            <w:noProof/>
            <w:webHidden/>
          </w:rPr>
          <w:instrText xml:space="preserve"> PAGEREF _Toc464487954 \h </w:instrText>
        </w:r>
        <w:r w:rsidR="00F03EB7">
          <w:rPr>
            <w:noProof/>
            <w:webHidden/>
          </w:rPr>
        </w:r>
        <w:r w:rsidR="00F03EB7">
          <w:rPr>
            <w:noProof/>
            <w:webHidden/>
          </w:rPr>
          <w:fldChar w:fldCharType="separate"/>
        </w:r>
        <w:r w:rsidR="00CA00E9">
          <w:rPr>
            <w:noProof/>
            <w:webHidden/>
          </w:rPr>
          <w:t>113</w:t>
        </w:r>
        <w:r w:rsidR="00F03EB7">
          <w:rPr>
            <w:noProof/>
            <w:webHidden/>
          </w:rPr>
          <w:fldChar w:fldCharType="end"/>
        </w:r>
      </w:hyperlink>
    </w:p>
    <w:p w14:paraId="76163F8F" w14:textId="77777777" w:rsidR="00F03EB7" w:rsidRDefault="0012796C">
      <w:pPr>
        <w:pStyle w:val="Sommario1"/>
        <w:rPr>
          <w:rFonts w:asciiTheme="minorHAnsi" w:eastAsiaTheme="minorEastAsia" w:hAnsiTheme="minorHAnsi" w:cstheme="minorBidi"/>
          <w:b w:val="0"/>
          <w:color w:val="auto"/>
          <w:szCs w:val="22"/>
          <w:lang w:eastAsia="en-GB"/>
        </w:rPr>
      </w:pPr>
      <w:hyperlink w:anchor="_Toc464487955" w:history="1">
        <w:r w:rsidR="00F03EB7" w:rsidRPr="00DD22D8">
          <w:rPr>
            <w:rStyle w:val="Collegamentoipertestuale"/>
          </w:rPr>
          <w:t>VTL-ML  -  Set functions</w:t>
        </w:r>
        <w:r w:rsidR="00F03EB7">
          <w:rPr>
            <w:webHidden/>
          </w:rPr>
          <w:tab/>
        </w:r>
        <w:r w:rsidR="00F03EB7">
          <w:rPr>
            <w:webHidden/>
          </w:rPr>
          <w:fldChar w:fldCharType="begin"/>
        </w:r>
        <w:r w:rsidR="00F03EB7">
          <w:rPr>
            <w:webHidden/>
          </w:rPr>
          <w:instrText xml:space="preserve"> PAGEREF _Toc464487955 \h </w:instrText>
        </w:r>
        <w:r w:rsidR="00F03EB7">
          <w:rPr>
            <w:webHidden/>
          </w:rPr>
        </w:r>
        <w:r w:rsidR="00F03EB7">
          <w:rPr>
            <w:webHidden/>
          </w:rPr>
          <w:fldChar w:fldCharType="separate"/>
        </w:r>
        <w:r w:rsidR="00CA00E9">
          <w:rPr>
            <w:webHidden/>
          </w:rPr>
          <w:t>114</w:t>
        </w:r>
        <w:r w:rsidR="00F03EB7">
          <w:rPr>
            <w:webHidden/>
          </w:rPr>
          <w:fldChar w:fldCharType="end"/>
        </w:r>
      </w:hyperlink>
    </w:p>
    <w:p w14:paraId="4E9143DA"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56" w:history="1">
        <w:r w:rsidR="00F03EB7" w:rsidRPr="00DD22D8">
          <w:rPr>
            <w:rStyle w:val="Collegamentoipertestuale"/>
            <w:noProof/>
          </w:rPr>
          <w:t>union</w:t>
        </w:r>
        <w:r w:rsidR="00F03EB7">
          <w:rPr>
            <w:noProof/>
            <w:webHidden/>
          </w:rPr>
          <w:tab/>
        </w:r>
        <w:r w:rsidR="00F03EB7">
          <w:rPr>
            <w:noProof/>
            <w:webHidden/>
          </w:rPr>
          <w:fldChar w:fldCharType="begin"/>
        </w:r>
        <w:r w:rsidR="00F03EB7">
          <w:rPr>
            <w:noProof/>
            <w:webHidden/>
          </w:rPr>
          <w:instrText xml:space="preserve"> PAGEREF _Toc464487956 \h </w:instrText>
        </w:r>
        <w:r w:rsidR="00F03EB7">
          <w:rPr>
            <w:noProof/>
            <w:webHidden/>
          </w:rPr>
        </w:r>
        <w:r w:rsidR="00F03EB7">
          <w:rPr>
            <w:noProof/>
            <w:webHidden/>
          </w:rPr>
          <w:fldChar w:fldCharType="separate"/>
        </w:r>
        <w:r w:rsidR="00CA00E9">
          <w:rPr>
            <w:noProof/>
            <w:webHidden/>
          </w:rPr>
          <w:t>114</w:t>
        </w:r>
        <w:r w:rsidR="00F03EB7">
          <w:rPr>
            <w:noProof/>
            <w:webHidden/>
          </w:rPr>
          <w:fldChar w:fldCharType="end"/>
        </w:r>
      </w:hyperlink>
    </w:p>
    <w:p w14:paraId="35E4DDD5"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57" w:history="1">
        <w:r w:rsidR="00F03EB7" w:rsidRPr="00DD22D8">
          <w:rPr>
            <w:rStyle w:val="Collegamentoipertestuale"/>
            <w:noProof/>
          </w:rPr>
          <w:t>intersect</w:t>
        </w:r>
        <w:r w:rsidR="00F03EB7">
          <w:rPr>
            <w:noProof/>
            <w:webHidden/>
          </w:rPr>
          <w:tab/>
        </w:r>
        <w:r w:rsidR="00F03EB7">
          <w:rPr>
            <w:noProof/>
            <w:webHidden/>
          </w:rPr>
          <w:fldChar w:fldCharType="begin"/>
        </w:r>
        <w:r w:rsidR="00F03EB7">
          <w:rPr>
            <w:noProof/>
            <w:webHidden/>
          </w:rPr>
          <w:instrText xml:space="preserve"> PAGEREF _Toc464487957 \h </w:instrText>
        </w:r>
        <w:r w:rsidR="00F03EB7">
          <w:rPr>
            <w:noProof/>
            <w:webHidden/>
          </w:rPr>
        </w:r>
        <w:r w:rsidR="00F03EB7">
          <w:rPr>
            <w:noProof/>
            <w:webHidden/>
          </w:rPr>
          <w:fldChar w:fldCharType="separate"/>
        </w:r>
        <w:r w:rsidR="00CA00E9">
          <w:rPr>
            <w:noProof/>
            <w:webHidden/>
          </w:rPr>
          <w:t>117</w:t>
        </w:r>
        <w:r w:rsidR="00F03EB7">
          <w:rPr>
            <w:noProof/>
            <w:webHidden/>
          </w:rPr>
          <w:fldChar w:fldCharType="end"/>
        </w:r>
      </w:hyperlink>
    </w:p>
    <w:p w14:paraId="281F13D7"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58" w:history="1">
        <w:r w:rsidR="00F03EB7" w:rsidRPr="00DD22D8">
          <w:rPr>
            <w:rStyle w:val="Collegamentoipertestuale"/>
            <w:noProof/>
          </w:rPr>
          <w:t>symdiff</w:t>
        </w:r>
        <w:r w:rsidR="00F03EB7">
          <w:rPr>
            <w:noProof/>
            <w:webHidden/>
          </w:rPr>
          <w:tab/>
        </w:r>
        <w:r w:rsidR="00F03EB7">
          <w:rPr>
            <w:noProof/>
            <w:webHidden/>
          </w:rPr>
          <w:fldChar w:fldCharType="begin"/>
        </w:r>
        <w:r w:rsidR="00F03EB7">
          <w:rPr>
            <w:noProof/>
            <w:webHidden/>
          </w:rPr>
          <w:instrText xml:space="preserve"> PAGEREF _Toc464487958 \h </w:instrText>
        </w:r>
        <w:r w:rsidR="00F03EB7">
          <w:rPr>
            <w:noProof/>
            <w:webHidden/>
          </w:rPr>
        </w:r>
        <w:r w:rsidR="00F03EB7">
          <w:rPr>
            <w:noProof/>
            <w:webHidden/>
          </w:rPr>
          <w:fldChar w:fldCharType="separate"/>
        </w:r>
        <w:r w:rsidR="00CA00E9">
          <w:rPr>
            <w:noProof/>
            <w:webHidden/>
          </w:rPr>
          <w:t>118</w:t>
        </w:r>
        <w:r w:rsidR="00F03EB7">
          <w:rPr>
            <w:noProof/>
            <w:webHidden/>
          </w:rPr>
          <w:fldChar w:fldCharType="end"/>
        </w:r>
      </w:hyperlink>
    </w:p>
    <w:p w14:paraId="4B48E251"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59" w:history="1">
        <w:r w:rsidR="00F03EB7" w:rsidRPr="00DD22D8">
          <w:rPr>
            <w:rStyle w:val="Collegamentoipertestuale"/>
            <w:noProof/>
          </w:rPr>
          <w:t>setdiff</w:t>
        </w:r>
        <w:r w:rsidR="00F03EB7">
          <w:rPr>
            <w:noProof/>
            <w:webHidden/>
          </w:rPr>
          <w:tab/>
        </w:r>
        <w:r w:rsidR="00F03EB7">
          <w:rPr>
            <w:noProof/>
            <w:webHidden/>
          </w:rPr>
          <w:fldChar w:fldCharType="begin"/>
        </w:r>
        <w:r w:rsidR="00F03EB7">
          <w:rPr>
            <w:noProof/>
            <w:webHidden/>
          </w:rPr>
          <w:instrText xml:space="preserve"> PAGEREF _Toc464487959 \h </w:instrText>
        </w:r>
        <w:r w:rsidR="00F03EB7">
          <w:rPr>
            <w:noProof/>
            <w:webHidden/>
          </w:rPr>
        </w:r>
        <w:r w:rsidR="00F03EB7">
          <w:rPr>
            <w:noProof/>
            <w:webHidden/>
          </w:rPr>
          <w:fldChar w:fldCharType="separate"/>
        </w:r>
        <w:r w:rsidR="00CA00E9">
          <w:rPr>
            <w:noProof/>
            <w:webHidden/>
          </w:rPr>
          <w:t>119</w:t>
        </w:r>
        <w:r w:rsidR="00F03EB7">
          <w:rPr>
            <w:noProof/>
            <w:webHidden/>
          </w:rPr>
          <w:fldChar w:fldCharType="end"/>
        </w:r>
      </w:hyperlink>
    </w:p>
    <w:p w14:paraId="461F14A4"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60" w:history="1">
        <w:r w:rsidR="00F03EB7" w:rsidRPr="00DD22D8">
          <w:rPr>
            <w:rStyle w:val="Collegamentoipertestuale"/>
            <w:noProof/>
          </w:rPr>
          <w:t>subscript</w:t>
        </w:r>
        <w:r w:rsidR="00F03EB7">
          <w:rPr>
            <w:noProof/>
            <w:webHidden/>
          </w:rPr>
          <w:tab/>
        </w:r>
        <w:r w:rsidR="00F03EB7">
          <w:rPr>
            <w:noProof/>
            <w:webHidden/>
          </w:rPr>
          <w:fldChar w:fldCharType="begin"/>
        </w:r>
        <w:r w:rsidR="00F03EB7">
          <w:rPr>
            <w:noProof/>
            <w:webHidden/>
          </w:rPr>
          <w:instrText xml:space="preserve"> PAGEREF _Toc464487960 \h </w:instrText>
        </w:r>
        <w:r w:rsidR="00F03EB7">
          <w:rPr>
            <w:noProof/>
            <w:webHidden/>
          </w:rPr>
        </w:r>
        <w:r w:rsidR="00F03EB7">
          <w:rPr>
            <w:noProof/>
            <w:webHidden/>
          </w:rPr>
          <w:fldChar w:fldCharType="separate"/>
        </w:r>
        <w:r w:rsidR="00CA00E9">
          <w:rPr>
            <w:noProof/>
            <w:webHidden/>
          </w:rPr>
          <w:t>121</w:t>
        </w:r>
        <w:r w:rsidR="00F03EB7">
          <w:rPr>
            <w:noProof/>
            <w:webHidden/>
          </w:rPr>
          <w:fldChar w:fldCharType="end"/>
        </w:r>
      </w:hyperlink>
    </w:p>
    <w:p w14:paraId="3167C1E7"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61" w:history="1">
        <w:r w:rsidR="00F03EB7" w:rsidRPr="00DD22D8">
          <w:rPr>
            <w:rStyle w:val="Collegamentoipertestuale"/>
            <w:noProof/>
          </w:rPr>
          <w:t>transcode</w:t>
        </w:r>
        <w:r w:rsidR="00F03EB7">
          <w:rPr>
            <w:noProof/>
            <w:webHidden/>
          </w:rPr>
          <w:tab/>
        </w:r>
        <w:r w:rsidR="00F03EB7">
          <w:rPr>
            <w:noProof/>
            <w:webHidden/>
          </w:rPr>
          <w:fldChar w:fldCharType="begin"/>
        </w:r>
        <w:r w:rsidR="00F03EB7">
          <w:rPr>
            <w:noProof/>
            <w:webHidden/>
          </w:rPr>
          <w:instrText xml:space="preserve"> PAGEREF _Toc464487961 \h </w:instrText>
        </w:r>
        <w:r w:rsidR="00F03EB7">
          <w:rPr>
            <w:noProof/>
            <w:webHidden/>
          </w:rPr>
        </w:r>
        <w:r w:rsidR="00F03EB7">
          <w:rPr>
            <w:noProof/>
            <w:webHidden/>
          </w:rPr>
          <w:fldChar w:fldCharType="separate"/>
        </w:r>
        <w:r w:rsidR="00CA00E9">
          <w:rPr>
            <w:noProof/>
            <w:webHidden/>
          </w:rPr>
          <w:t>122</w:t>
        </w:r>
        <w:r w:rsidR="00F03EB7">
          <w:rPr>
            <w:noProof/>
            <w:webHidden/>
          </w:rPr>
          <w:fldChar w:fldCharType="end"/>
        </w:r>
      </w:hyperlink>
    </w:p>
    <w:p w14:paraId="74868B17"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62" w:history="1">
        <w:r w:rsidR="00F03EB7" w:rsidRPr="00DD22D8">
          <w:rPr>
            <w:rStyle w:val="Collegamentoipertestuale"/>
            <w:noProof/>
          </w:rPr>
          <w:t>aggregate</w:t>
        </w:r>
        <w:r w:rsidR="00F03EB7">
          <w:rPr>
            <w:noProof/>
            <w:webHidden/>
          </w:rPr>
          <w:tab/>
        </w:r>
        <w:r w:rsidR="00F03EB7">
          <w:rPr>
            <w:noProof/>
            <w:webHidden/>
          </w:rPr>
          <w:fldChar w:fldCharType="begin"/>
        </w:r>
        <w:r w:rsidR="00F03EB7">
          <w:rPr>
            <w:noProof/>
            <w:webHidden/>
          </w:rPr>
          <w:instrText xml:space="preserve"> PAGEREF _Toc464487962 \h </w:instrText>
        </w:r>
        <w:r w:rsidR="00F03EB7">
          <w:rPr>
            <w:noProof/>
            <w:webHidden/>
          </w:rPr>
        </w:r>
        <w:r w:rsidR="00F03EB7">
          <w:rPr>
            <w:noProof/>
            <w:webHidden/>
          </w:rPr>
          <w:fldChar w:fldCharType="separate"/>
        </w:r>
        <w:r w:rsidR="00CA00E9">
          <w:rPr>
            <w:noProof/>
            <w:webHidden/>
          </w:rPr>
          <w:t>123</w:t>
        </w:r>
        <w:r w:rsidR="00F03EB7">
          <w:rPr>
            <w:noProof/>
            <w:webHidden/>
          </w:rPr>
          <w:fldChar w:fldCharType="end"/>
        </w:r>
      </w:hyperlink>
    </w:p>
    <w:p w14:paraId="6892D8D4" w14:textId="77777777" w:rsidR="00F03EB7" w:rsidRDefault="0012796C">
      <w:pPr>
        <w:pStyle w:val="Sommario1"/>
        <w:rPr>
          <w:rFonts w:asciiTheme="minorHAnsi" w:eastAsiaTheme="minorEastAsia" w:hAnsiTheme="minorHAnsi" w:cstheme="minorBidi"/>
          <w:b w:val="0"/>
          <w:color w:val="auto"/>
          <w:szCs w:val="22"/>
          <w:lang w:eastAsia="en-GB"/>
        </w:rPr>
      </w:pPr>
      <w:hyperlink w:anchor="_Toc464487963" w:history="1">
        <w:r w:rsidR="00F03EB7" w:rsidRPr="00DD22D8">
          <w:rPr>
            <w:rStyle w:val="Collegamentoipertestuale"/>
          </w:rPr>
          <w:t>VTL-ML  -  Statistical functions</w:t>
        </w:r>
        <w:r w:rsidR="00F03EB7">
          <w:rPr>
            <w:webHidden/>
          </w:rPr>
          <w:tab/>
        </w:r>
        <w:r w:rsidR="00F03EB7">
          <w:rPr>
            <w:webHidden/>
          </w:rPr>
          <w:fldChar w:fldCharType="begin"/>
        </w:r>
        <w:r w:rsidR="00F03EB7">
          <w:rPr>
            <w:webHidden/>
          </w:rPr>
          <w:instrText xml:space="preserve"> PAGEREF _Toc464487963 \h </w:instrText>
        </w:r>
        <w:r w:rsidR="00F03EB7">
          <w:rPr>
            <w:webHidden/>
          </w:rPr>
        </w:r>
        <w:r w:rsidR="00F03EB7">
          <w:rPr>
            <w:webHidden/>
          </w:rPr>
          <w:fldChar w:fldCharType="separate"/>
        </w:r>
        <w:r w:rsidR="00CA00E9">
          <w:rPr>
            <w:webHidden/>
          </w:rPr>
          <w:t>127</w:t>
        </w:r>
        <w:r w:rsidR="00F03EB7">
          <w:rPr>
            <w:webHidden/>
          </w:rPr>
          <w:fldChar w:fldCharType="end"/>
        </w:r>
      </w:hyperlink>
    </w:p>
    <w:p w14:paraId="6495375F"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64" w:history="1">
        <w:r w:rsidR="00F03EB7" w:rsidRPr="00DD22D8">
          <w:rPr>
            <w:rStyle w:val="Collegamentoipertestuale"/>
            <w:noProof/>
          </w:rPr>
          <w:t>Aggregate functions</w:t>
        </w:r>
        <w:r w:rsidR="00F03EB7">
          <w:rPr>
            <w:noProof/>
            <w:webHidden/>
          </w:rPr>
          <w:tab/>
        </w:r>
        <w:r w:rsidR="00F03EB7">
          <w:rPr>
            <w:noProof/>
            <w:webHidden/>
          </w:rPr>
          <w:fldChar w:fldCharType="begin"/>
        </w:r>
        <w:r w:rsidR="00F03EB7">
          <w:rPr>
            <w:noProof/>
            <w:webHidden/>
          </w:rPr>
          <w:instrText xml:space="preserve"> PAGEREF _Toc464487964 \h </w:instrText>
        </w:r>
        <w:r w:rsidR="00F03EB7">
          <w:rPr>
            <w:noProof/>
            <w:webHidden/>
          </w:rPr>
        </w:r>
        <w:r w:rsidR="00F03EB7">
          <w:rPr>
            <w:noProof/>
            <w:webHidden/>
          </w:rPr>
          <w:fldChar w:fldCharType="separate"/>
        </w:r>
        <w:r w:rsidR="00CA00E9">
          <w:rPr>
            <w:noProof/>
            <w:webHidden/>
          </w:rPr>
          <w:t>127</w:t>
        </w:r>
        <w:r w:rsidR="00F03EB7">
          <w:rPr>
            <w:noProof/>
            <w:webHidden/>
          </w:rPr>
          <w:fldChar w:fldCharType="end"/>
        </w:r>
      </w:hyperlink>
    </w:p>
    <w:p w14:paraId="4B7A291A"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65" w:history="1">
        <w:r w:rsidR="00F03EB7" w:rsidRPr="00DD22D8">
          <w:rPr>
            <w:rStyle w:val="Collegamentoipertestuale"/>
            <w:noProof/>
          </w:rPr>
          <w:t>Time aggregate functions</w:t>
        </w:r>
        <w:r w:rsidR="00F03EB7">
          <w:rPr>
            <w:noProof/>
            <w:webHidden/>
          </w:rPr>
          <w:tab/>
        </w:r>
        <w:r w:rsidR="00F03EB7">
          <w:rPr>
            <w:noProof/>
            <w:webHidden/>
          </w:rPr>
          <w:fldChar w:fldCharType="begin"/>
        </w:r>
        <w:r w:rsidR="00F03EB7">
          <w:rPr>
            <w:noProof/>
            <w:webHidden/>
          </w:rPr>
          <w:instrText xml:space="preserve"> PAGEREF _Toc464487965 \h </w:instrText>
        </w:r>
        <w:r w:rsidR="00F03EB7">
          <w:rPr>
            <w:noProof/>
            <w:webHidden/>
          </w:rPr>
        </w:r>
        <w:r w:rsidR="00F03EB7">
          <w:rPr>
            <w:noProof/>
            <w:webHidden/>
          </w:rPr>
          <w:fldChar w:fldCharType="separate"/>
        </w:r>
        <w:r w:rsidR="00CA00E9">
          <w:rPr>
            <w:noProof/>
            <w:webHidden/>
          </w:rPr>
          <w:t>130</w:t>
        </w:r>
        <w:r w:rsidR="00F03EB7">
          <w:rPr>
            <w:noProof/>
            <w:webHidden/>
          </w:rPr>
          <w:fldChar w:fldCharType="end"/>
        </w:r>
      </w:hyperlink>
    </w:p>
    <w:p w14:paraId="2887B25F"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66" w:history="1">
        <w:r w:rsidR="00F03EB7" w:rsidRPr="00DD22D8">
          <w:rPr>
            <w:rStyle w:val="Collegamentoipertestuale"/>
            <w:noProof/>
          </w:rPr>
          <w:t>Analytic functions</w:t>
        </w:r>
        <w:r w:rsidR="00F03EB7">
          <w:rPr>
            <w:noProof/>
            <w:webHidden/>
          </w:rPr>
          <w:tab/>
        </w:r>
        <w:r w:rsidR="00F03EB7">
          <w:rPr>
            <w:noProof/>
            <w:webHidden/>
          </w:rPr>
          <w:fldChar w:fldCharType="begin"/>
        </w:r>
        <w:r w:rsidR="00F03EB7">
          <w:rPr>
            <w:noProof/>
            <w:webHidden/>
          </w:rPr>
          <w:instrText xml:space="preserve"> PAGEREF _Toc464487966 \h </w:instrText>
        </w:r>
        <w:r w:rsidR="00F03EB7">
          <w:rPr>
            <w:noProof/>
            <w:webHidden/>
          </w:rPr>
        </w:r>
        <w:r w:rsidR="00F03EB7">
          <w:rPr>
            <w:noProof/>
            <w:webHidden/>
          </w:rPr>
          <w:fldChar w:fldCharType="separate"/>
        </w:r>
        <w:r w:rsidR="00CA00E9">
          <w:rPr>
            <w:noProof/>
            <w:webHidden/>
          </w:rPr>
          <w:t>133</w:t>
        </w:r>
        <w:r w:rsidR="00F03EB7">
          <w:rPr>
            <w:noProof/>
            <w:webHidden/>
          </w:rPr>
          <w:fldChar w:fldCharType="end"/>
        </w:r>
      </w:hyperlink>
    </w:p>
    <w:p w14:paraId="78D2BDE0" w14:textId="77777777" w:rsidR="00F03EB7" w:rsidRDefault="0012796C">
      <w:pPr>
        <w:pStyle w:val="Sommario3"/>
        <w:tabs>
          <w:tab w:val="right" w:leader="dot" w:pos="9623"/>
        </w:tabs>
        <w:rPr>
          <w:rFonts w:asciiTheme="minorHAnsi" w:eastAsiaTheme="minorEastAsia" w:hAnsiTheme="minorHAnsi" w:cstheme="minorBidi"/>
          <w:noProof/>
          <w:color w:val="auto"/>
          <w:szCs w:val="22"/>
          <w:lang w:eastAsia="en-GB"/>
        </w:rPr>
      </w:pPr>
      <w:hyperlink w:anchor="_Toc464487967" w:history="1">
        <w:r w:rsidR="00F03EB7" w:rsidRPr="00DD22D8">
          <w:rPr>
            <w:rStyle w:val="Collegamentoipertestuale"/>
            <w:noProof/>
          </w:rPr>
          <w:t>first_value</w:t>
        </w:r>
        <w:r w:rsidR="00F03EB7">
          <w:rPr>
            <w:noProof/>
            <w:webHidden/>
          </w:rPr>
          <w:tab/>
        </w:r>
        <w:r w:rsidR="00F03EB7">
          <w:rPr>
            <w:noProof/>
            <w:webHidden/>
          </w:rPr>
          <w:fldChar w:fldCharType="begin"/>
        </w:r>
        <w:r w:rsidR="00F03EB7">
          <w:rPr>
            <w:noProof/>
            <w:webHidden/>
          </w:rPr>
          <w:instrText xml:space="preserve"> PAGEREF _Toc464487967 \h </w:instrText>
        </w:r>
        <w:r w:rsidR="00F03EB7">
          <w:rPr>
            <w:noProof/>
            <w:webHidden/>
          </w:rPr>
        </w:r>
        <w:r w:rsidR="00F03EB7">
          <w:rPr>
            <w:noProof/>
            <w:webHidden/>
          </w:rPr>
          <w:fldChar w:fldCharType="separate"/>
        </w:r>
        <w:r w:rsidR="00CA00E9">
          <w:rPr>
            <w:noProof/>
            <w:webHidden/>
          </w:rPr>
          <w:t>134</w:t>
        </w:r>
        <w:r w:rsidR="00F03EB7">
          <w:rPr>
            <w:noProof/>
            <w:webHidden/>
          </w:rPr>
          <w:fldChar w:fldCharType="end"/>
        </w:r>
      </w:hyperlink>
    </w:p>
    <w:p w14:paraId="47CB32A2" w14:textId="77777777" w:rsidR="00F03EB7" w:rsidRDefault="0012796C">
      <w:pPr>
        <w:pStyle w:val="Sommario3"/>
        <w:tabs>
          <w:tab w:val="right" w:leader="dot" w:pos="9623"/>
        </w:tabs>
        <w:rPr>
          <w:rFonts w:asciiTheme="minorHAnsi" w:eastAsiaTheme="minorEastAsia" w:hAnsiTheme="minorHAnsi" w:cstheme="minorBidi"/>
          <w:noProof/>
          <w:color w:val="auto"/>
          <w:szCs w:val="22"/>
          <w:lang w:eastAsia="en-GB"/>
        </w:rPr>
      </w:pPr>
      <w:hyperlink w:anchor="_Toc464487968" w:history="1">
        <w:r w:rsidR="00F03EB7" w:rsidRPr="00DD22D8">
          <w:rPr>
            <w:rStyle w:val="Collegamentoipertestuale"/>
            <w:noProof/>
          </w:rPr>
          <w:t>lag lead</w:t>
        </w:r>
        <w:r w:rsidR="00F03EB7">
          <w:rPr>
            <w:noProof/>
            <w:webHidden/>
          </w:rPr>
          <w:tab/>
        </w:r>
        <w:r w:rsidR="00F03EB7">
          <w:rPr>
            <w:noProof/>
            <w:webHidden/>
          </w:rPr>
          <w:fldChar w:fldCharType="begin"/>
        </w:r>
        <w:r w:rsidR="00F03EB7">
          <w:rPr>
            <w:noProof/>
            <w:webHidden/>
          </w:rPr>
          <w:instrText xml:space="preserve"> PAGEREF _Toc464487968 \h </w:instrText>
        </w:r>
        <w:r w:rsidR="00F03EB7">
          <w:rPr>
            <w:noProof/>
            <w:webHidden/>
          </w:rPr>
        </w:r>
        <w:r w:rsidR="00F03EB7">
          <w:rPr>
            <w:noProof/>
            <w:webHidden/>
          </w:rPr>
          <w:fldChar w:fldCharType="separate"/>
        </w:r>
        <w:r w:rsidR="00CA00E9">
          <w:rPr>
            <w:noProof/>
            <w:webHidden/>
          </w:rPr>
          <w:t>135</w:t>
        </w:r>
        <w:r w:rsidR="00F03EB7">
          <w:rPr>
            <w:noProof/>
            <w:webHidden/>
          </w:rPr>
          <w:fldChar w:fldCharType="end"/>
        </w:r>
      </w:hyperlink>
    </w:p>
    <w:p w14:paraId="59625F38" w14:textId="77777777" w:rsidR="00F03EB7" w:rsidRDefault="0012796C">
      <w:pPr>
        <w:pStyle w:val="Sommario3"/>
        <w:tabs>
          <w:tab w:val="right" w:leader="dot" w:pos="9623"/>
        </w:tabs>
        <w:rPr>
          <w:rFonts w:asciiTheme="minorHAnsi" w:eastAsiaTheme="minorEastAsia" w:hAnsiTheme="minorHAnsi" w:cstheme="minorBidi"/>
          <w:noProof/>
          <w:color w:val="auto"/>
          <w:szCs w:val="22"/>
          <w:lang w:eastAsia="en-GB"/>
        </w:rPr>
      </w:pPr>
      <w:hyperlink w:anchor="_Toc464487969" w:history="1">
        <w:r w:rsidR="00F03EB7" w:rsidRPr="00DD22D8">
          <w:rPr>
            <w:rStyle w:val="Collegamentoipertestuale"/>
            <w:noProof/>
          </w:rPr>
          <w:t>last_value</w:t>
        </w:r>
        <w:r w:rsidR="00F03EB7">
          <w:rPr>
            <w:noProof/>
            <w:webHidden/>
          </w:rPr>
          <w:tab/>
        </w:r>
        <w:r w:rsidR="00F03EB7">
          <w:rPr>
            <w:noProof/>
            <w:webHidden/>
          </w:rPr>
          <w:fldChar w:fldCharType="begin"/>
        </w:r>
        <w:r w:rsidR="00F03EB7">
          <w:rPr>
            <w:noProof/>
            <w:webHidden/>
          </w:rPr>
          <w:instrText xml:space="preserve"> PAGEREF _Toc464487969 \h </w:instrText>
        </w:r>
        <w:r w:rsidR="00F03EB7">
          <w:rPr>
            <w:noProof/>
            <w:webHidden/>
          </w:rPr>
        </w:r>
        <w:r w:rsidR="00F03EB7">
          <w:rPr>
            <w:noProof/>
            <w:webHidden/>
          </w:rPr>
          <w:fldChar w:fldCharType="separate"/>
        </w:r>
        <w:r w:rsidR="00CA00E9">
          <w:rPr>
            <w:noProof/>
            <w:webHidden/>
          </w:rPr>
          <w:t>135</w:t>
        </w:r>
        <w:r w:rsidR="00F03EB7">
          <w:rPr>
            <w:noProof/>
            <w:webHidden/>
          </w:rPr>
          <w:fldChar w:fldCharType="end"/>
        </w:r>
      </w:hyperlink>
    </w:p>
    <w:p w14:paraId="2DEBD68A" w14:textId="77777777" w:rsidR="00F03EB7" w:rsidRDefault="0012796C">
      <w:pPr>
        <w:pStyle w:val="Sommario3"/>
        <w:tabs>
          <w:tab w:val="right" w:leader="dot" w:pos="9623"/>
        </w:tabs>
        <w:rPr>
          <w:rFonts w:asciiTheme="minorHAnsi" w:eastAsiaTheme="minorEastAsia" w:hAnsiTheme="minorHAnsi" w:cstheme="minorBidi"/>
          <w:noProof/>
          <w:color w:val="auto"/>
          <w:szCs w:val="22"/>
          <w:lang w:eastAsia="en-GB"/>
        </w:rPr>
      </w:pPr>
      <w:hyperlink w:anchor="_Toc464487970" w:history="1">
        <w:r w:rsidR="00F03EB7" w:rsidRPr="00DD22D8">
          <w:rPr>
            <w:rStyle w:val="Collegamentoipertestuale"/>
            <w:noProof/>
          </w:rPr>
          <w:t>ntile</w:t>
        </w:r>
        <w:r w:rsidR="00F03EB7">
          <w:rPr>
            <w:noProof/>
            <w:webHidden/>
          </w:rPr>
          <w:tab/>
        </w:r>
        <w:r w:rsidR="00F03EB7">
          <w:rPr>
            <w:noProof/>
            <w:webHidden/>
          </w:rPr>
          <w:fldChar w:fldCharType="begin"/>
        </w:r>
        <w:r w:rsidR="00F03EB7">
          <w:rPr>
            <w:noProof/>
            <w:webHidden/>
          </w:rPr>
          <w:instrText xml:space="preserve"> PAGEREF _Toc464487970 \h </w:instrText>
        </w:r>
        <w:r w:rsidR="00F03EB7">
          <w:rPr>
            <w:noProof/>
            <w:webHidden/>
          </w:rPr>
        </w:r>
        <w:r w:rsidR="00F03EB7">
          <w:rPr>
            <w:noProof/>
            <w:webHidden/>
          </w:rPr>
          <w:fldChar w:fldCharType="separate"/>
        </w:r>
        <w:r w:rsidR="00CA00E9">
          <w:rPr>
            <w:noProof/>
            <w:webHidden/>
          </w:rPr>
          <w:t>136</w:t>
        </w:r>
        <w:r w:rsidR="00F03EB7">
          <w:rPr>
            <w:noProof/>
            <w:webHidden/>
          </w:rPr>
          <w:fldChar w:fldCharType="end"/>
        </w:r>
      </w:hyperlink>
    </w:p>
    <w:p w14:paraId="4B9234E3" w14:textId="77777777" w:rsidR="00F03EB7" w:rsidRDefault="0012796C">
      <w:pPr>
        <w:pStyle w:val="Sommario3"/>
        <w:tabs>
          <w:tab w:val="right" w:leader="dot" w:pos="9623"/>
        </w:tabs>
        <w:rPr>
          <w:rFonts w:asciiTheme="minorHAnsi" w:eastAsiaTheme="minorEastAsia" w:hAnsiTheme="minorHAnsi" w:cstheme="minorBidi"/>
          <w:noProof/>
          <w:color w:val="auto"/>
          <w:szCs w:val="22"/>
          <w:lang w:eastAsia="en-GB"/>
        </w:rPr>
      </w:pPr>
      <w:hyperlink w:anchor="_Toc464487971" w:history="1">
        <w:r w:rsidR="00F03EB7" w:rsidRPr="00DD22D8">
          <w:rPr>
            <w:rStyle w:val="Collegamentoipertestuale"/>
            <w:noProof/>
          </w:rPr>
          <w:t>percent_rank</w:t>
        </w:r>
        <w:r w:rsidR="00F03EB7">
          <w:rPr>
            <w:noProof/>
            <w:webHidden/>
          </w:rPr>
          <w:tab/>
        </w:r>
        <w:r w:rsidR="00F03EB7">
          <w:rPr>
            <w:noProof/>
            <w:webHidden/>
          </w:rPr>
          <w:fldChar w:fldCharType="begin"/>
        </w:r>
        <w:r w:rsidR="00F03EB7">
          <w:rPr>
            <w:noProof/>
            <w:webHidden/>
          </w:rPr>
          <w:instrText xml:space="preserve"> PAGEREF _Toc464487971 \h </w:instrText>
        </w:r>
        <w:r w:rsidR="00F03EB7">
          <w:rPr>
            <w:noProof/>
            <w:webHidden/>
          </w:rPr>
        </w:r>
        <w:r w:rsidR="00F03EB7">
          <w:rPr>
            <w:noProof/>
            <w:webHidden/>
          </w:rPr>
          <w:fldChar w:fldCharType="separate"/>
        </w:r>
        <w:r w:rsidR="00CA00E9">
          <w:rPr>
            <w:noProof/>
            <w:webHidden/>
          </w:rPr>
          <w:t>137</w:t>
        </w:r>
        <w:r w:rsidR="00F03EB7">
          <w:rPr>
            <w:noProof/>
            <w:webHidden/>
          </w:rPr>
          <w:fldChar w:fldCharType="end"/>
        </w:r>
      </w:hyperlink>
    </w:p>
    <w:p w14:paraId="4303D09E" w14:textId="77777777" w:rsidR="00F03EB7" w:rsidRDefault="0012796C">
      <w:pPr>
        <w:pStyle w:val="Sommario3"/>
        <w:tabs>
          <w:tab w:val="right" w:leader="dot" w:pos="9623"/>
        </w:tabs>
        <w:rPr>
          <w:rFonts w:asciiTheme="minorHAnsi" w:eastAsiaTheme="minorEastAsia" w:hAnsiTheme="minorHAnsi" w:cstheme="minorBidi"/>
          <w:noProof/>
          <w:color w:val="auto"/>
          <w:szCs w:val="22"/>
          <w:lang w:eastAsia="en-GB"/>
        </w:rPr>
      </w:pPr>
      <w:hyperlink w:anchor="_Toc464487972" w:history="1">
        <w:r w:rsidR="00F03EB7" w:rsidRPr="00DD22D8">
          <w:rPr>
            <w:rStyle w:val="Collegamentoipertestuale"/>
            <w:noProof/>
          </w:rPr>
          <w:t>rank</w:t>
        </w:r>
        <w:r w:rsidR="00F03EB7">
          <w:rPr>
            <w:noProof/>
            <w:webHidden/>
          </w:rPr>
          <w:tab/>
        </w:r>
        <w:r w:rsidR="00F03EB7">
          <w:rPr>
            <w:noProof/>
            <w:webHidden/>
          </w:rPr>
          <w:fldChar w:fldCharType="begin"/>
        </w:r>
        <w:r w:rsidR="00F03EB7">
          <w:rPr>
            <w:noProof/>
            <w:webHidden/>
          </w:rPr>
          <w:instrText xml:space="preserve"> PAGEREF _Toc464487972 \h </w:instrText>
        </w:r>
        <w:r w:rsidR="00F03EB7">
          <w:rPr>
            <w:noProof/>
            <w:webHidden/>
          </w:rPr>
        </w:r>
        <w:r w:rsidR="00F03EB7">
          <w:rPr>
            <w:noProof/>
            <w:webHidden/>
          </w:rPr>
          <w:fldChar w:fldCharType="separate"/>
        </w:r>
        <w:r w:rsidR="00CA00E9">
          <w:rPr>
            <w:noProof/>
            <w:webHidden/>
          </w:rPr>
          <w:t>138</w:t>
        </w:r>
        <w:r w:rsidR="00F03EB7">
          <w:rPr>
            <w:noProof/>
            <w:webHidden/>
          </w:rPr>
          <w:fldChar w:fldCharType="end"/>
        </w:r>
      </w:hyperlink>
    </w:p>
    <w:p w14:paraId="0467034F" w14:textId="77777777" w:rsidR="00F03EB7" w:rsidRDefault="0012796C">
      <w:pPr>
        <w:pStyle w:val="Sommario3"/>
        <w:tabs>
          <w:tab w:val="right" w:leader="dot" w:pos="9623"/>
        </w:tabs>
        <w:rPr>
          <w:rFonts w:asciiTheme="minorHAnsi" w:eastAsiaTheme="minorEastAsia" w:hAnsiTheme="minorHAnsi" w:cstheme="minorBidi"/>
          <w:noProof/>
          <w:color w:val="auto"/>
          <w:szCs w:val="22"/>
          <w:lang w:eastAsia="en-GB"/>
        </w:rPr>
      </w:pPr>
      <w:hyperlink w:anchor="_Toc464487973" w:history="1">
        <w:r w:rsidR="00F03EB7" w:rsidRPr="00DD22D8">
          <w:rPr>
            <w:rStyle w:val="Collegamentoipertestuale"/>
            <w:noProof/>
          </w:rPr>
          <w:t>ratio_to_report</w:t>
        </w:r>
        <w:r w:rsidR="00F03EB7">
          <w:rPr>
            <w:noProof/>
            <w:webHidden/>
          </w:rPr>
          <w:tab/>
        </w:r>
        <w:r w:rsidR="00F03EB7">
          <w:rPr>
            <w:noProof/>
            <w:webHidden/>
          </w:rPr>
          <w:fldChar w:fldCharType="begin"/>
        </w:r>
        <w:r w:rsidR="00F03EB7">
          <w:rPr>
            <w:noProof/>
            <w:webHidden/>
          </w:rPr>
          <w:instrText xml:space="preserve"> PAGEREF _Toc464487973 \h </w:instrText>
        </w:r>
        <w:r w:rsidR="00F03EB7">
          <w:rPr>
            <w:noProof/>
            <w:webHidden/>
          </w:rPr>
        </w:r>
        <w:r w:rsidR="00F03EB7">
          <w:rPr>
            <w:noProof/>
            <w:webHidden/>
          </w:rPr>
          <w:fldChar w:fldCharType="separate"/>
        </w:r>
        <w:r w:rsidR="00CA00E9">
          <w:rPr>
            <w:noProof/>
            <w:webHidden/>
          </w:rPr>
          <w:t>138</w:t>
        </w:r>
        <w:r w:rsidR="00F03EB7">
          <w:rPr>
            <w:noProof/>
            <w:webHidden/>
          </w:rPr>
          <w:fldChar w:fldCharType="end"/>
        </w:r>
      </w:hyperlink>
    </w:p>
    <w:p w14:paraId="7EF6B33B"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74" w:history="1">
        <w:r w:rsidR="00F03EB7" w:rsidRPr="00DD22D8">
          <w:rPr>
            <w:rStyle w:val="Collegamentoipertestuale"/>
            <w:noProof/>
          </w:rPr>
          <w:t>hierarchy</w:t>
        </w:r>
        <w:r w:rsidR="00F03EB7">
          <w:rPr>
            <w:noProof/>
            <w:webHidden/>
          </w:rPr>
          <w:tab/>
        </w:r>
        <w:r w:rsidR="00F03EB7">
          <w:rPr>
            <w:noProof/>
            <w:webHidden/>
          </w:rPr>
          <w:fldChar w:fldCharType="begin"/>
        </w:r>
        <w:r w:rsidR="00F03EB7">
          <w:rPr>
            <w:noProof/>
            <w:webHidden/>
          </w:rPr>
          <w:instrText xml:space="preserve"> PAGEREF _Toc464487974 \h </w:instrText>
        </w:r>
        <w:r w:rsidR="00F03EB7">
          <w:rPr>
            <w:noProof/>
            <w:webHidden/>
          </w:rPr>
        </w:r>
        <w:r w:rsidR="00F03EB7">
          <w:rPr>
            <w:noProof/>
            <w:webHidden/>
          </w:rPr>
          <w:fldChar w:fldCharType="separate"/>
        </w:r>
        <w:r w:rsidR="00CA00E9">
          <w:rPr>
            <w:noProof/>
            <w:webHidden/>
          </w:rPr>
          <w:t>139</w:t>
        </w:r>
        <w:r w:rsidR="00F03EB7">
          <w:rPr>
            <w:noProof/>
            <w:webHidden/>
          </w:rPr>
          <w:fldChar w:fldCharType="end"/>
        </w:r>
      </w:hyperlink>
    </w:p>
    <w:p w14:paraId="5946CDDA" w14:textId="77777777" w:rsidR="00F03EB7" w:rsidRDefault="0012796C">
      <w:pPr>
        <w:pStyle w:val="Sommario1"/>
        <w:rPr>
          <w:rFonts w:asciiTheme="minorHAnsi" w:eastAsiaTheme="minorEastAsia" w:hAnsiTheme="minorHAnsi" w:cstheme="minorBidi"/>
          <w:b w:val="0"/>
          <w:color w:val="auto"/>
          <w:szCs w:val="22"/>
          <w:lang w:eastAsia="en-GB"/>
        </w:rPr>
      </w:pPr>
      <w:hyperlink w:anchor="_Toc464487975" w:history="1">
        <w:r w:rsidR="00F03EB7" w:rsidRPr="00DD22D8">
          <w:rPr>
            <w:rStyle w:val="Collegamentoipertestuale"/>
          </w:rPr>
          <w:t>VTL-ML  -  Data validation functions</w:t>
        </w:r>
        <w:r w:rsidR="00F03EB7">
          <w:rPr>
            <w:webHidden/>
          </w:rPr>
          <w:tab/>
        </w:r>
        <w:r w:rsidR="00F03EB7">
          <w:rPr>
            <w:webHidden/>
          </w:rPr>
          <w:fldChar w:fldCharType="begin"/>
        </w:r>
        <w:r w:rsidR="00F03EB7">
          <w:rPr>
            <w:webHidden/>
          </w:rPr>
          <w:instrText xml:space="preserve"> PAGEREF _Toc464487975 \h </w:instrText>
        </w:r>
        <w:r w:rsidR="00F03EB7">
          <w:rPr>
            <w:webHidden/>
          </w:rPr>
        </w:r>
        <w:r w:rsidR="00F03EB7">
          <w:rPr>
            <w:webHidden/>
          </w:rPr>
          <w:fldChar w:fldCharType="separate"/>
        </w:r>
        <w:r w:rsidR="00CA00E9">
          <w:rPr>
            <w:webHidden/>
          </w:rPr>
          <w:t>149</w:t>
        </w:r>
        <w:r w:rsidR="00F03EB7">
          <w:rPr>
            <w:webHidden/>
          </w:rPr>
          <w:fldChar w:fldCharType="end"/>
        </w:r>
      </w:hyperlink>
    </w:p>
    <w:p w14:paraId="0C5401EF"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76" w:history="1">
        <w:r w:rsidR="00F03EB7" w:rsidRPr="00DD22D8">
          <w:rPr>
            <w:rStyle w:val="Collegamentoipertestuale"/>
            <w:noProof/>
          </w:rPr>
          <w:t>check</w:t>
        </w:r>
        <w:r w:rsidR="00F03EB7">
          <w:rPr>
            <w:noProof/>
            <w:webHidden/>
          </w:rPr>
          <w:tab/>
        </w:r>
        <w:r w:rsidR="00F03EB7">
          <w:rPr>
            <w:noProof/>
            <w:webHidden/>
          </w:rPr>
          <w:fldChar w:fldCharType="begin"/>
        </w:r>
        <w:r w:rsidR="00F03EB7">
          <w:rPr>
            <w:noProof/>
            <w:webHidden/>
          </w:rPr>
          <w:instrText xml:space="preserve"> PAGEREF _Toc464487976 \h </w:instrText>
        </w:r>
        <w:r w:rsidR="00F03EB7">
          <w:rPr>
            <w:noProof/>
            <w:webHidden/>
          </w:rPr>
        </w:r>
        <w:r w:rsidR="00F03EB7">
          <w:rPr>
            <w:noProof/>
            <w:webHidden/>
          </w:rPr>
          <w:fldChar w:fldCharType="separate"/>
        </w:r>
        <w:r w:rsidR="00CA00E9">
          <w:rPr>
            <w:noProof/>
            <w:webHidden/>
          </w:rPr>
          <w:t>149</w:t>
        </w:r>
        <w:r w:rsidR="00F03EB7">
          <w:rPr>
            <w:noProof/>
            <w:webHidden/>
          </w:rPr>
          <w:fldChar w:fldCharType="end"/>
        </w:r>
      </w:hyperlink>
    </w:p>
    <w:p w14:paraId="0DDAEA38" w14:textId="77777777" w:rsidR="00F03EB7" w:rsidRDefault="0012796C">
      <w:pPr>
        <w:pStyle w:val="Sommario3"/>
        <w:tabs>
          <w:tab w:val="right" w:leader="dot" w:pos="9623"/>
        </w:tabs>
        <w:rPr>
          <w:rFonts w:asciiTheme="minorHAnsi" w:eastAsiaTheme="minorEastAsia" w:hAnsiTheme="minorHAnsi" w:cstheme="minorBidi"/>
          <w:noProof/>
          <w:color w:val="auto"/>
          <w:szCs w:val="22"/>
          <w:lang w:eastAsia="en-GB"/>
        </w:rPr>
      </w:pPr>
      <w:hyperlink w:anchor="_Toc464487977" w:history="1">
        <w:r w:rsidR="00F03EB7" w:rsidRPr="00DD22D8">
          <w:rPr>
            <w:rStyle w:val="Collegamentoipertestuale"/>
            <w:noProof/>
          </w:rPr>
          <w:t>check (with datapoint rulesets)</w:t>
        </w:r>
        <w:r w:rsidR="00F03EB7">
          <w:rPr>
            <w:noProof/>
            <w:webHidden/>
          </w:rPr>
          <w:tab/>
        </w:r>
        <w:r w:rsidR="00F03EB7">
          <w:rPr>
            <w:noProof/>
            <w:webHidden/>
          </w:rPr>
          <w:fldChar w:fldCharType="begin"/>
        </w:r>
        <w:r w:rsidR="00F03EB7">
          <w:rPr>
            <w:noProof/>
            <w:webHidden/>
          </w:rPr>
          <w:instrText xml:space="preserve"> PAGEREF _Toc464487977 \h </w:instrText>
        </w:r>
        <w:r w:rsidR="00F03EB7">
          <w:rPr>
            <w:noProof/>
            <w:webHidden/>
          </w:rPr>
        </w:r>
        <w:r w:rsidR="00F03EB7">
          <w:rPr>
            <w:noProof/>
            <w:webHidden/>
          </w:rPr>
          <w:fldChar w:fldCharType="separate"/>
        </w:r>
        <w:r w:rsidR="00CA00E9">
          <w:rPr>
            <w:noProof/>
            <w:webHidden/>
          </w:rPr>
          <w:t>149</w:t>
        </w:r>
        <w:r w:rsidR="00F03EB7">
          <w:rPr>
            <w:noProof/>
            <w:webHidden/>
          </w:rPr>
          <w:fldChar w:fldCharType="end"/>
        </w:r>
      </w:hyperlink>
    </w:p>
    <w:p w14:paraId="22582942" w14:textId="77777777" w:rsidR="00F03EB7" w:rsidRDefault="0012796C">
      <w:pPr>
        <w:pStyle w:val="Sommario3"/>
        <w:tabs>
          <w:tab w:val="right" w:leader="dot" w:pos="9623"/>
        </w:tabs>
        <w:rPr>
          <w:rFonts w:asciiTheme="minorHAnsi" w:eastAsiaTheme="minorEastAsia" w:hAnsiTheme="minorHAnsi" w:cstheme="minorBidi"/>
          <w:noProof/>
          <w:color w:val="auto"/>
          <w:szCs w:val="22"/>
          <w:lang w:eastAsia="en-GB"/>
        </w:rPr>
      </w:pPr>
      <w:hyperlink w:anchor="_Toc464487978" w:history="1">
        <w:r w:rsidR="00F03EB7" w:rsidRPr="00DD22D8">
          <w:rPr>
            <w:rStyle w:val="Collegamentoipertestuale"/>
            <w:noProof/>
          </w:rPr>
          <w:t>check (with hierarchical rulesets)</w:t>
        </w:r>
        <w:r w:rsidR="00F03EB7">
          <w:rPr>
            <w:noProof/>
            <w:webHidden/>
          </w:rPr>
          <w:tab/>
        </w:r>
        <w:r w:rsidR="00F03EB7">
          <w:rPr>
            <w:noProof/>
            <w:webHidden/>
          </w:rPr>
          <w:fldChar w:fldCharType="begin"/>
        </w:r>
        <w:r w:rsidR="00F03EB7">
          <w:rPr>
            <w:noProof/>
            <w:webHidden/>
          </w:rPr>
          <w:instrText xml:space="preserve"> PAGEREF _Toc464487978 \h </w:instrText>
        </w:r>
        <w:r w:rsidR="00F03EB7">
          <w:rPr>
            <w:noProof/>
            <w:webHidden/>
          </w:rPr>
        </w:r>
        <w:r w:rsidR="00F03EB7">
          <w:rPr>
            <w:noProof/>
            <w:webHidden/>
          </w:rPr>
          <w:fldChar w:fldCharType="separate"/>
        </w:r>
        <w:r w:rsidR="00CA00E9">
          <w:rPr>
            <w:noProof/>
            <w:webHidden/>
          </w:rPr>
          <w:t>151</w:t>
        </w:r>
        <w:r w:rsidR="00F03EB7">
          <w:rPr>
            <w:noProof/>
            <w:webHidden/>
          </w:rPr>
          <w:fldChar w:fldCharType="end"/>
        </w:r>
      </w:hyperlink>
    </w:p>
    <w:p w14:paraId="2B338452" w14:textId="77777777" w:rsidR="00F03EB7" w:rsidRDefault="0012796C">
      <w:pPr>
        <w:pStyle w:val="Sommario3"/>
        <w:tabs>
          <w:tab w:val="right" w:leader="dot" w:pos="9623"/>
        </w:tabs>
        <w:rPr>
          <w:rFonts w:asciiTheme="minorHAnsi" w:eastAsiaTheme="minorEastAsia" w:hAnsiTheme="minorHAnsi" w:cstheme="minorBidi"/>
          <w:noProof/>
          <w:color w:val="auto"/>
          <w:szCs w:val="22"/>
          <w:lang w:eastAsia="en-GB"/>
        </w:rPr>
      </w:pPr>
      <w:hyperlink w:anchor="_Toc464487979" w:history="1">
        <w:r w:rsidR="00F03EB7" w:rsidRPr="00DD22D8">
          <w:rPr>
            <w:rStyle w:val="Collegamentoipertestuale"/>
            <w:noProof/>
          </w:rPr>
          <w:t>check ( single rule)</w:t>
        </w:r>
        <w:r w:rsidR="00F03EB7">
          <w:rPr>
            <w:noProof/>
            <w:webHidden/>
          </w:rPr>
          <w:tab/>
        </w:r>
        <w:r w:rsidR="00F03EB7">
          <w:rPr>
            <w:noProof/>
            <w:webHidden/>
          </w:rPr>
          <w:fldChar w:fldCharType="begin"/>
        </w:r>
        <w:r w:rsidR="00F03EB7">
          <w:rPr>
            <w:noProof/>
            <w:webHidden/>
          </w:rPr>
          <w:instrText xml:space="preserve"> PAGEREF _Toc464487979 \h </w:instrText>
        </w:r>
        <w:r w:rsidR="00F03EB7">
          <w:rPr>
            <w:noProof/>
            <w:webHidden/>
          </w:rPr>
        </w:r>
        <w:r w:rsidR="00F03EB7">
          <w:rPr>
            <w:noProof/>
            <w:webHidden/>
          </w:rPr>
          <w:fldChar w:fldCharType="separate"/>
        </w:r>
        <w:r w:rsidR="00CA00E9">
          <w:rPr>
            <w:noProof/>
            <w:webHidden/>
          </w:rPr>
          <w:t>152</w:t>
        </w:r>
        <w:r w:rsidR="00F03EB7">
          <w:rPr>
            <w:noProof/>
            <w:webHidden/>
          </w:rPr>
          <w:fldChar w:fldCharType="end"/>
        </w:r>
      </w:hyperlink>
    </w:p>
    <w:p w14:paraId="7268123B"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80" w:history="1">
        <w:r w:rsidR="00F03EB7" w:rsidRPr="00DD22D8">
          <w:rPr>
            <w:rStyle w:val="Collegamentoipertestuale"/>
            <w:noProof/>
          </w:rPr>
          <w:t>check value domain subset</w:t>
        </w:r>
        <w:r w:rsidR="00F03EB7">
          <w:rPr>
            <w:noProof/>
            <w:webHidden/>
          </w:rPr>
          <w:tab/>
        </w:r>
        <w:r w:rsidR="00F03EB7">
          <w:rPr>
            <w:noProof/>
            <w:webHidden/>
          </w:rPr>
          <w:fldChar w:fldCharType="begin"/>
        </w:r>
        <w:r w:rsidR="00F03EB7">
          <w:rPr>
            <w:noProof/>
            <w:webHidden/>
          </w:rPr>
          <w:instrText xml:space="preserve"> PAGEREF _Toc464487980 \h </w:instrText>
        </w:r>
        <w:r w:rsidR="00F03EB7">
          <w:rPr>
            <w:noProof/>
            <w:webHidden/>
          </w:rPr>
        </w:r>
        <w:r w:rsidR="00F03EB7">
          <w:rPr>
            <w:noProof/>
            <w:webHidden/>
          </w:rPr>
          <w:fldChar w:fldCharType="separate"/>
        </w:r>
        <w:r w:rsidR="00CA00E9">
          <w:rPr>
            <w:noProof/>
            <w:webHidden/>
          </w:rPr>
          <w:t>154</w:t>
        </w:r>
        <w:r w:rsidR="00F03EB7">
          <w:rPr>
            <w:noProof/>
            <w:webHidden/>
          </w:rPr>
          <w:fldChar w:fldCharType="end"/>
        </w:r>
      </w:hyperlink>
    </w:p>
    <w:p w14:paraId="1D905679" w14:textId="77777777" w:rsidR="00F03EB7" w:rsidRDefault="0012796C">
      <w:pPr>
        <w:pStyle w:val="Sommario1"/>
        <w:rPr>
          <w:rFonts w:asciiTheme="minorHAnsi" w:eastAsiaTheme="minorEastAsia" w:hAnsiTheme="minorHAnsi" w:cstheme="minorBidi"/>
          <w:b w:val="0"/>
          <w:color w:val="auto"/>
          <w:szCs w:val="22"/>
          <w:lang w:eastAsia="en-GB"/>
        </w:rPr>
      </w:pPr>
      <w:hyperlink w:anchor="_Toc464487981" w:history="1">
        <w:r w:rsidR="00F03EB7" w:rsidRPr="00DD22D8">
          <w:rPr>
            <w:rStyle w:val="Collegamentoipertestuale"/>
          </w:rPr>
          <w:t>VTL-ML  -  Time series functions</w:t>
        </w:r>
        <w:r w:rsidR="00F03EB7">
          <w:rPr>
            <w:webHidden/>
          </w:rPr>
          <w:tab/>
        </w:r>
        <w:r w:rsidR="00F03EB7">
          <w:rPr>
            <w:webHidden/>
          </w:rPr>
          <w:fldChar w:fldCharType="begin"/>
        </w:r>
        <w:r w:rsidR="00F03EB7">
          <w:rPr>
            <w:webHidden/>
          </w:rPr>
          <w:instrText xml:space="preserve"> PAGEREF _Toc464487981 \h </w:instrText>
        </w:r>
        <w:r w:rsidR="00F03EB7">
          <w:rPr>
            <w:webHidden/>
          </w:rPr>
        </w:r>
        <w:r w:rsidR="00F03EB7">
          <w:rPr>
            <w:webHidden/>
          </w:rPr>
          <w:fldChar w:fldCharType="separate"/>
        </w:r>
        <w:r w:rsidR="00CA00E9">
          <w:rPr>
            <w:webHidden/>
          </w:rPr>
          <w:t>157</w:t>
        </w:r>
        <w:r w:rsidR="00F03EB7">
          <w:rPr>
            <w:webHidden/>
          </w:rPr>
          <w:fldChar w:fldCharType="end"/>
        </w:r>
      </w:hyperlink>
    </w:p>
    <w:p w14:paraId="45522F28"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82" w:history="1">
        <w:r w:rsidR="00F03EB7" w:rsidRPr="00DD22D8">
          <w:rPr>
            <w:rStyle w:val="Collegamentoipertestuale"/>
            <w:noProof/>
          </w:rPr>
          <w:t>fill_time_series</w:t>
        </w:r>
        <w:r w:rsidR="00F03EB7">
          <w:rPr>
            <w:noProof/>
            <w:webHidden/>
          </w:rPr>
          <w:tab/>
        </w:r>
        <w:r w:rsidR="00F03EB7">
          <w:rPr>
            <w:noProof/>
            <w:webHidden/>
          </w:rPr>
          <w:fldChar w:fldCharType="begin"/>
        </w:r>
        <w:r w:rsidR="00F03EB7">
          <w:rPr>
            <w:noProof/>
            <w:webHidden/>
          </w:rPr>
          <w:instrText xml:space="preserve"> PAGEREF _Toc464487982 \h </w:instrText>
        </w:r>
        <w:r w:rsidR="00F03EB7">
          <w:rPr>
            <w:noProof/>
            <w:webHidden/>
          </w:rPr>
        </w:r>
        <w:r w:rsidR="00F03EB7">
          <w:rPr>
            <w:noProof/>
            <w:webHidden/>
          </w:rPr>
          <w:fldChar w:fldCharType="separate"/>
        </w:r>
        <w:r w:rsidR="00CA00E9">
          <w:rPr>
            <w:noProof/>
            <w:webHidden/>
          </w:rPr>
          <w:t>157</w:t>
        </w:r>
        <w:r w:rsidR="00F03EB7">
          <w:rPr>
            <w:noProof/>
            <w:webHidden/>
          </w:rPr>
          <w:fldChar w:fldCharType="end"/>
        </w:r>
      </w:hyperlink>
    </w:p>
    <w:p w14:paraId="7CE7EB24"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83" w:history="1">
        <w:r w:rsidR="00F03EB7" w:rsidRPr="00DD22D8">
          <w:rPr>
            <w:rStyle w:val="Collegamentoipertestuale"/>
            <w:noProof/>
          </w:rPr>
          <w:t>flow_to_stock</w:t>
        </w:r>
        <w:r w:rsidR="00F03EB7">
          <w:rPr>
            <w:noProof/>
            <w:webHidden/>
          </w:rPr>
          <w:tab/>
        </w:r>
        <w:r w:rsidR="00F03EB7">
          <w:rPr>
            <w:noProof/>
            <w:webHidden/>
          </w:rPr>
          <w:fldChar w:fldCharType="begin"/>
        </w:r>
        <w:r w:rsidR="00F03EB7">
          <w:rPr>
            <w:noProof/>
            <w:webHidden/>
          </w:rPr>
          <w:instrText xml:space="preserve"> PAGEREF _Toc464487983 \h </w:instrText>
        </w:r>
        <w:r w:rsidR="00F03EB7">
          <w:rPr>
            <w:noProof/>
            <w:webHidden/>
          </w:rPr>
        </w:r>
        <w:r w:rsidR="00F03EB7">
          <w:rPr>
            <w:noProof/>
            <w:webHidden/>
          </w:rPr>
          <w:fldChar w:fldCharType="separate"/>
        </w:r>
        <w:r w:rsidR="00CA00E9">
          <w:rPr>
            <w:noProof/>
            <w:webHidden/>
          </w:rPr>
          <w:t>158</w:t>
        </w:r>
        <w:r w:rsidR="00F03EB7">
          <w:rPr>
            <w:noProof/>
            <w:webHidden/>
          </w:rPr>
          <w:fldChar w:fldCharType="end"/>
        </w:r>
      </w:hyperlink>
    </w:p>
    <w:p w14:paraId="6834CD92"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84" w:history="1">
        <w:r w:rsidR="00F03EB7" w:rsidRPr="00DD22D8">
          <w:rPr>
            <w:rStyle w:val="Collegamentoipertestuale"/>
            <w:noProof/>
          </w:rPr>
          <w:t>stock_to_flow</w:t>
        </w:r>
        <w:r w:rsidR="00F03EB7">
          <w:rPr>
            <w:noProof/>
            <w:webHidden/>
          </w:rPr>
          <w:tab/>
        </w:r>
        <w:r w:rsidR="00F03EB7">
          <w:rPr>
            <w:noProof/>
            <w:webHidden/>
          </w:rPr>
          <w:fldChar w:fldCharType="begin"/>
        </w:r>
        <w:r w:rsidR="00F03EB7">
          <w:rPr>
            <w:noProof/>
            <w:webHidden/>
          </w:rPr>
          <w:instrText xml:space="preserve"> PAGEREF _Toc464487984 \h </w:instrText>
        </w:r>
        <w:r w:rsidR="00F03EB7">
          <w:rPr>
            <w:noProof/>
            <w:webHidden/>
          </w:rPr>
        </w:r>
        <w:r w:rsidR="00F03EB7">
          <w:rPr>
            <w:noProof/>
            <w:webHidden/>
          </w:rPr>
          <w:fldChar w:fldCharType="separate"/>
        </w:r>
        <w:r w:rsidR="00CA00E9">
          <w:rPr>
            <w:noProof/>
            <w:webHidden/>
          </w:rPr>
          <w:t>159</w:t>
        </w:r>
        <w:r w:rsidR="00F03EB7">
          <w:rPr>
            <w:noProof/>
            <w:webHidden/>
          </w:rPr>
          <w:fldChar w:fldCharType="end"/>
        </w:r>
      </w:hyperlink>
    </w:p>
    <w:p w14:paraId="4CBF3FDE"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85" w:history="1">
        <w:r w:rsidR="00F03EB7" w:rsidRPr="00DD22D8">
          <w:rPr>
            <w:rStyle w:val="Collegamentoipertestuale"/>
            <w:noProof/>
          </w:rPr>
          <w:t>timeshift</w:t>
        </w:r>
        <w:r w:rsidR="00F03EB7">
          <w:rPr>
            <w:noProof/>
            <w:webHidden/>
          </w:rPr>
          <w:tab/>
        </w:r>
        <w:r w:rsidR="00F03EB7">
          <w:rPr>
            <w:noProof/>
            <w:webHidden/>
          </w:rPr>
          <w:fldChar w:fldCharType="begin"/>
        </w:r>
        <w:r w:rsidR="00F03EB7">
          <w:rPr>
            <w:noProof/>
            <w:webHidden/>
          </w:rPr>
          <w:instrText xml:space="preserve"> PAGEREF _Toc464487985 \h </w:instrText>
        </w:r>
        <w:r w:rsidR="00F03EB7">
          <w:rPr>
            <w:noProof/>
            <w:webHidden/>
          </w:rPr>
        </w:r>
        <w:r w:rsidR="00F03EB7">
          <w:rPr>
            <w:noProof/>
            <w:webHidden/>
          </w:rPr>
          <w:fldChar w:fldCharType="separate"/>
        </w:r>
        <w:r w:rsidR="00CA00E9">
          <w:rPr>
            <w:noProof/>
            <w:webHidden/>
          </w:rPr>
          <w:t>160</w:t>
        </w:r>
        <w:r w:rsidR="00F03EB7">
          <w:rPr>
            <w:noProof/>
            <w:webHidden/>
          </w:rPr>
          <w:fldChar w:fldCharType="end"/>
        </w:r>
      </w:hyperlink>
    </w:p>
    <w:p w14:paraId="6001FBB7" w14:textId="77777777" w:rsidR="00F03EB7" w:rsidRDefault="0012796C">
      <w:pPr>
        <w:pStyle w:val="Sommario1"/>
        <w:rPr>
          <w:rFonts w:asciiTheme="minorHAnsi" w:eastAsiaTheme="minorEastAsia" w:hAnsiTheme="minorHAnsi" w:cstheme="minorBidi"/>
          <w:b w:val="0"/>
          <w:color w:val="auto"/>
          <w:szCs w:val="22"/>
          <w:lang w:eastAsia="en-GB"/>
        </w:rPr>
      </w:pPr>
      <w:hyperlink w:anchor="_Toc464487986" w:history="1">
        <w:r w:rsidR="00F03EB7" w:rsidRPr="00DD22D8">
          <w:rPr>
            <w:rStyle w:val="Collegamentoipertestuale"/>
          </w:rPr>
          <w:t>VTL-ML  -  Conditional operators</w:t>
        </w:r>
        <w:r w:rsidR="00F03EB7">
          <w:rPr>
            <w:webHidden/>
          </w:rPr>
          <w:tab/>
        </w:r>
        <w:r w:rsidR="00F03EB7">
          <w:rPr>
            <w:webHidden/>
          </w:rPr>
          <w:fldChar w:fldCharType="begin"/>
        </w:r>
        <w:r w:rsidR="00F03EB7">
          <w:rPr>
            <w:webHidden/>
          </w:rPr>
          <w:instrText xml:space="preserve"> PAGEREF _Toc464487986 \h </w:instrText>
        </w:r>
        <w:r w:rsidR="00F03EB7">
          <w:rPr>
            <w:webHidden/>
          </w:rPr>
        </w:r>
        <w:r w:rsidR="00F03EB7">
          <w:rPr>
            <w:webHidden/>
          </w:rPr>
          <w:fldChar w:fldCharType="separate"/>
        </w:r>
        <w:r w:rsidR="00CA00E9">
          <w:rPr>
            <w:webHidden/>
          </w:rPr>
          <w:t>162</w:t>
        </w:r>
        <w:r w:rsidR="00F03EB7">
          <w:rPr>
            <w:webHidden/>
          </w:rPr>
          <w:fldChar w:fldCharType="end"/>
        </w:r>
      </w:hyperlink>
    </w:p>
    <w:p w14:paraId="4722940A"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87" w:history="1">
        <w:r w:rsidR="00F03EB7" w:rsidRPr="00DD22D8">
          <w:rPr>
            <w:rStyle w:val="Collegamentoipertestuale"/>
            <w:noProof/>
          </w:rPr>
          <w:t>if-then-else</w:t>
        </w:r>
        <w:r w:rsidR="00F03EB7">
          <w:rPr>
            <w:noProof/>
            <w:webHidden/>
          </w:rPr>
          <w:tab/>
        </w:r>
        <w:r w:rsidR="00F03EB7">
          <w:rPr>
            <w:noProof/>
            <w:webHidden/>
          </w:rPr>
          <w:fldChar w:fldCharType="begin"/>
        </w:r>
        <w:r w:rsidR="00F03EB7">
          <w:rPr>
            <w:noProof/>
            <w:webHidden/>
          </w:rPr>
          <w:instrText xml:space="preserve"> PAGEREF _Toc464487987 \h </w:instrText>
        </w:r>
        <w:r w:rsidR="00F03EB7">
          <w:rPr>
            <w:noProof/>
            <w:webHidden/>
          </w:rPr>
        </w:r>
        <w:r w:rsidR="00F03EB7">
          <w:rPr>
            <w:noProof/>
            <w:webHidden/>
          </w:rPr>
          <w:fldChar w:fldCharType="separate"/>
        </w:r>
        <w:r w:rsidR="00CA00E9">
          <w:rPr>
            <w:noProof/>
            <w:webHidden/>
          </w:rPr>
          <w:t>162</w:t>
        </w:r>
        <w:r w:rsidR="00F03EB7">
          <w:rPr>
            <w:noProof/>
            <w:webHidden/>
          </w:rPr>
          <w:fldChar w:fldCharType="end"/>
        </w:r>
      </w:hyperlink>
    </w:p>
    <w:p w14:paraId="14962771"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88" w:history="1">
        <w:r w:rsidR="00F03EB7" w:rsidRPr="00DD22D8">
          <w:rPr>
            <w:rStyle w:val="Collegamentoipertestuale"/>
            <w:noProof/>
          </w:rPr>
          <w:t>nvl</w:t>
        </w:r>
        <w:r w:rsidR="00F03EB7">
          <w:rPr>
            <w:noProof/>
            <w:webHidden/>
          </w:rPr>
          <w:tab/>
        </w:r>
        <w:r w:rsidR="00F03EB7">
          <w:rPr>
            <w:noProof/>
            <w:webHidden/>
          </w:rPr>
          <w:fldChar w:fldCharType="begin"/>
        </w:r>
        <w:r w:rsidR="00F03EB7">
          <w:rPr>
            <w:noProof/>
            <w:webHidden/>
          </w:rPr>
          <w:instrText xml:space="preserve"> PAGEREF _Toc464487988 \h </w:instrText>
        </w:r>
        <w:r w:rsidR="00F03EB7">
          <w:rPr>
            <w:noProof/>
            <w:webHidden/>
          </w:rPr>
        </w:r>
        <w:r w:rsidR="00F03EB7">
          <w:rPr>
            <w:noProof/>
            <w:webHidden/>
          </w:rPr>
          <w:fldChar w:fldCharType="separate"/>
        </w:r>
        <w:r w:rsidR="00CA00E9">
          <w:rPr>
            <w:noProof/>
            <w:webHidden/>
          </w:rPr>
          <w:t>164</w:t>
        </w:r>
        <w:r w:rsidR="00F03EB7">
          <w:rPr>
            <w:noProof/>
            <w:webHidden/>
          </w:rPr>
          <w:fldChar w:fldCharType="end"/>
        </w:r>
      </w:hyperlink>
    </w:p>
    <w:p w14:paraId="5F73CB6D" w14:textId="77777777" w:rsidR="00F03EB7" w:rsidRDefault="0012796C">
      <w:pPr>
        <w:pStyle w:val="Sommario1"/>
        <w:rPr>
          <w:rFonts w:asciiTheme="minorHAnsi" w:eastAsiaTheme="minorEastAsia" w:hAnsiTheme="minorHAnsi" w:cstheme="minorBidi"/>
          <w:b w:val="0"/>
          <w:color w:val="auto"/>
          <w:szCs w:val="22"/>
          <w:lang w:eastAsia="en-GB"/>
        </w:rPr>
      </w:pPr>
      <w:hyperlink w:anchor="_Toc464487989" w:history="1">
        <w:r w:rsidR="00F03EB7" w:rsidRPr="00DD22D8">
          <w:rPr>
            <w:rStyle w:val="Collegamentoipertestuale"/>
          </w:rPr>
          <w:t>VTL-ML  -  Clause operators</w:t>
        </w:r>
        <w:r w:rsidR="00F03EB7">
          <w:rPr>
            <w:webHidden/>
          </w:rPr>
          <w:tab/>
        </w:r>
        <w:r w:rsidR="00F03EB7">
          <w:rPr>
            <w:webHidden/>
          </w:rPr>
          <w:fldChar w:fldCharType="begin"/>
        </w:r>
        <w:r w:rsidR="00F03EB7">
          <w:rPr>
            <w:webHidden/>
          </w:rPr>
          <w:instrText xml:space="preserve"> PAGEREF _Toc464487989 \h </w:instrText>
        </w:r>
        <w:r w:rsidR="00F03EB7">
          <w:rPr>
            <w:webHidden/>
          </w:rPr>
        </w:r>
        <w:r w:rsidR="00F03EB7">
          <w:rPr>
            <w:webHidden/>
          </w:rPr>
          <w:fldChar w:fldCharType="separate"/>
        </w:r>
        <w:r w:rsidR="00CA00E9">
          <w:rPr>
            <w:webHidden/>
          </w:rPr>
          <w:t>166</w:t>
        </w:r>
        <w:r w:rsidR="00F03EB7">
          <w:rPr>
            <w:webHidden/>
          </w:rPr>
          <w:fldChar w:fldCharType="end"/>
        </w:r>
      </w:hyperlink>
    </w:p>
    <w:p w14:paraId="78500955"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90" w:history="1">
        <w:r w:rsidR="00F03EB7" w:rsidRPr="00DD22D8">
          <w:rPr>
            <w:rStyle w:val="Collegamentoipertestuale"/>
            <w:noProof/>
          </w:rPr>
          <w:t>rename</w:t>
        </w:r>
        <w:r w:rsidR="00F03EB7">
          <w:rPr>
            <w:noProof/>
            <w:webHidden/>
          </w:rPr>
          <w:tab/>
        </w:r>
        <w:r w:rsidR="00F03EB7">
          <w:rPr>
            <w:noProof/>
            <w:webHidden/>
          </w:rPr>
          <w:fldChar w:fldCharType="begin"/>
        </w:r>
        <w:r w:rsidR="00F03EB7">
          <w:rPr>
            <w:noProof/>
            <w:webHidden/>
          </w:rPr>
          <w:instrText xml:space="preserve"> PAGEREF _Toc464487990 \h </w:instrText>
        </w:r>
        <w:r w:rsidR="00F03EB7">
          <w:rPr>
            <w:noProof/>
            <w:webHidden/>
          </w:rPr>
        </w:r>
        <w:r w:rsidR="00F03EB7">
          <w:rPr>
            <w:noProof/>
            <w:webHidden/>
          </w:rPr>
          <w:fldChar w:fldCharType="separate"/>
        </w:r>
        <w:r w:rsidR="00CA00E9">
          <w:rPr>
            <w:noProof/>
            <w:webHidden/>
          </w:rPr>
          <w:t>166</w:t>
        </w:r>
        <w:r w:rsidR="00F03EB7">
          <w:rPr>
            <w:noProof/>
            <w:webHidden/>
          </w:rPr>
          <w:fldChar w:fldCharType="end"/>
        </w:r>
      </w:hyperlink>
    </w:p>
    <w:p w14:paraId="318301EF"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91" w:history="1">
        <w:r w:rsidR="00F03EB7" w:rsidRPr="00DD22D8">
          <w:rPr>
            <w:rStyle w:val="Collegamentoipertestuale"/>
            <w:noProof/>
          </w:rPr>
          <w:t>filter</w:t>
        </w:r>
        <w:r w:rsidR="00F03EB7">
          <w:rPr>
            <w:noProof/>
            <w:webHidden/>
          </w:rPr>
          <w:tab/>
        </w:r>
        <w:r w:rsidR="00F03EB7">
          <w:rPr>
            <w:noProof/>
            <w:webHidden/>
          </w:rPr>
          <w:fldChar w:fldCharType="begin"/>
        </w:r>
        <w:r w:rsidR="00F03EB7">
          <w:rPr>
            <w:noProof/>
            <w:webHidden/>
          </w:rPr>
          <w:instrText xml:space="preserve"> PAGEREF _Toc464487991 \h </w:instrText>
        </w:r>
        <w:r w:rsidR="00F03EB7">
          <w:rPr>
            <w:noProof/>
            <w:webHidden/>
          </w:rPr>
        </w:r>
        <w:r w:rsidR="00F03EB7">
          <w:rPr>
            <w:noProof/>
            <w:webHidden/>
          </w:rPr>
          <w:fldChar w:fldCharType="separate"/>
        </w:r>
        <w:r w:rsidR="00CA00E9">
          <w:rPr>
            <w:noProof/>
            <w:webHidden/>
          </w:rPr>
          <w:t>166</w:t>
        </w:r>
        <w:r w:rsidR="00F03EB7">
          <w:rPr>
            <w:noProof/>
            <w:webHidden/>
          </w:rPr>
          <w:fldChar w:fldCharType="end"/>
        </w:r>
      </w:hyperlink>
    </w:p>
    <w:p w14:paraId="09EDF1A3"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92" w:history="1">
        <w:r w:rsidR="00F03EB7" w:rsidRPr="00DD22D8">
          <w:rPr>
            <w:rStyle w:val="Collegamentoipertestuale"/>
            <w:noProof/>
          </w:rPr>
          <w:t>keep</w:t>
        </w:r>
        <w:r w:rsidR="00F03EB7">
          <w:rPr>
            <w:noProof/>
            <w:webHidden/>
          </w:rPr>
          <w:tab/>
        </w:r>
        <w:r w:rsidR="00F03EB7">
          <w:rPr>
            <w:noProof/>
            <w:webHidden/>
          </w:rPr>
          <w:fldChar w:fldCharType="begin"/>
        </w:r>
        <w:r w:rsidR="00F03EB7">
          <w:rPr>
            <w:noProof/>
            <w:webHidden/>
          </w:rPr>
          <w:instrText xml:space="preserve"> PAGEREF _Toc464487992 \h </w:instrText>
        </w:r>
        <w:r w:rsidR="00F03EB7">
          <w:rPr>
            <w:noProof/>
            <w:webHidden/>
          </w:rPr>
        </w:r>
        <w:r w:rsidR="00F03EB7">
          <w:rPr>
            <w:noProof/>
            <w:webHidden/>
          </w:rPr>
          <w:fldChar w:fldCharType="separate"/>
        </w:r>
        <w:r w:rsidR="00CA00E9">
          <w:rPr>
            <w:noProof/>
            <w:webHidden/>
          </w:rPr>
          <w:t>168</w:t>
        </w:r>
        <w:r w:rsidR="00F03EB7">
          <w:rPr>
            <w:noProof/>
            <w:webHidden/>
          </w:rPr>
          <w:fldChar w:fldCharType="end"/>
        </w:r>
      </w:hyperlink>
    </w:p>
    <w:p w14:paraId="085BBC75"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93" w:history="1">
        <w:r w:rsidR="00F03EB7" w:rsidRPr="00DD22D8">
          <w:rPr>
            <w:rStyle w:val="Collegamentoipertestuale"/>
            <w:noProof/>
          </w:rPr>
          <w:t>calc</w:t>
        </w:r>
        <w:r w:rsidR="00F03EB7">
          <w:rPr>
            <w:noProof/>
            <w:webHidden/>
          </w:rPr>
          <w:tab/>
        </w:r>
        <w:r w:rsidR="00F03EB7">
          <w:rPr>
            <w:noProof/>
            <w:webHidden/>
          </w:rPr>
          <w:fldChar w:fldCharType="begin"/>
        </w:r>
        <w:r w:rsidR="00F03EB7">
          <w:rPr>
            <w:noProof/>
            <w:webHidden/>
          </w:rPr>
          <w:instrText xml:space="preserve"> PAGEREF _Toc464487993 \h </w:instrText>
        </w:r>
        <w:r w:rsidR="00F03EB7">
          <w:rPr>
            <w:noProof/>
            <w:webHidden/>
          </w:rPr>
        </w:r>
        <w:r w:rsidR="00F03EB7">
          <w:rPr>
            <w:noProof/>
            <w:webHidden/>
          </w:rPr>
          <w:fldChar w:fldCharType="separate"/>
        </w:r>
        <w:r w:rsidR="00CA00E9">
          <w:rPr>
            <w:noProof/>
            <w:webHidden/>
          </w:rPr>
          <w:t>169</w:t>
        </w:r>
        <w:r w:rsidR="00F03EB7">
          <w:rPr>
            <w:noProof/>
            <w:webHidden/>
          </w:rPr>
          <w:fldChar w:fldCharType="end"/>
        </w:r>
      </w:hyperlink>
    </w:p>
    <w:p w14:paraId="4259777F" w14:textId="77777777" w:rsidR="00F03EB7" w:rsidRDefault="0012796C">
      <w:pPr>
        <w:pStyle w:val="Sommario2"/>
        <w:rPr>
          <w:rFonts w:asciiTheme="minorHAnsi" w:eastAsiaTheme="minorEastAsia" w:hAnsiTheme="minorHAnsi" w:cstheme="minorBidi"/>
          <w:noProof/>
          <w:color w:val="auto"/>
          <w:szCs w:val="22"/>
          <w:lang w:eastAsia="en-GB"/>
        </w:rPr>
      </w:pPr>
      <w:hyperlink w:anchor="_Toc464487994" w:history="1">
        <w:r w:rsidR="00F03EB7" w:rsidRPr="00DD22D8">
          <w:rPr>
            <w:rStyle w:val="Collegamentoipertestuale"/>
            <w:noProof/>
          </w:rPr>
          <w:t>attrcalc</w:t>
        </w:r>
        <w:r w:rsidR="00F03EB7">
          <w:rPr>
            <w:noProof/>
            <w:webHidden/>
          </w:rPr>
          <w:tab/>
        </w:r>
        <w:r w:rsidR="00F03EB7">
          <w:rPr>
            <w:noProof/>
            <w:webHidden/>
          </w:rPr>
          <w:fldChar w:fldCharType="begin"/>
        </w:r>
        <w:r w:rsidR="00F03EB7">
          <w:rPr>
            <w:noProof/>
            <w:webHidden/>
          </w:rPr>
          <w:instrText xml:space="preserve"> PAGEREF _Toc464487994 \h </w:instrText>
        </w:r>
        <w:r w:rsidR="00F03EB7">
          <w:rPr>
            <w:noProof/>
            <w:webHidden/>
          </w:rPr>
        </w:r>
        <w:r w:rsidR="00F03EB7">
          <w:rPr>
            <w:noProof/>
            <w:webHidden/>
          </w:rPr>
          <w:fldChar w:fldCharType="separate"/>
        </w:r>
        <w:r w:rsidR="00CA00E9">
          <w:rPr>
            <w:noProof/>
            <w:webHidden/>
          </w:rPr>
          <w:t>170</w:t>
        </w:r>
        <w:r w:rsidR="00F03EB7">
          <w:rPr>
            <w:noProof/>
            <w:webHidden/>
          </w:rPr>
          <w:fldChar w:fldCharType="end"/>
        </w:r>
      </w:hyperlink>
    </w:p>
    <w:p w14:paraId="6E1709E0" w14:textId="3E38391B" w:rsidR="005A2227" w:rsidRPr="00E352EF" w:rsidRDefault="0097053A">
      <w:r w:rsidRPr="00E352EF">
        <w:fldChar w:fldCharType="end"/>
      </w:r>
      <w:bookmarkStart w:id="9" w:name="_Toc265511388"/>
      <w:bookmarkStart w:id="10" w:name="_Toc398999018"/>
      <w:bookmarkStart w:id="11" w:name="_Toc283049482"/>
      <w:bookmarkStart w:id="12" w:name="_Toc398999019"/>
      <w:bookmarkStart w:id="13" w:name="_Toc283049483"/>
      <w:r w:rsidRPr="00E352EF">
        <w:br w:type="page"/>
      </w:r>
    </w:p>
    <w:p w14:paraId="04E2BB4F" w14:textId="77777777" w:rsidR="005A2227" w:rsidRPr="00E352EF" w:rsidRDefault="0097053A" w:rsidP="00B3632D">
      <w:pPr>
        <w:pStyle w:val="Stile1"/>
        <w:rPr>
          <w:lang w:val="en-GB"/>
        </w:rPr>
      </w:pPr>
      <w:bookmarkStart w:id="14" w:name="_Toc463805701"/>
      <w:bookmarkStart w:id="15" w:name="_Toc464487869"/>
      <w:bookmarkEnd w:id="9"/>
      <w:r w:rsidRPr="00E352EF">
        <w:rPr>
          <w:lang w:val="en-GB"/>
        </w:rPr>
        <w:lastRenderedPageBreak/>
        <w:t>Introduction</w:t>
      </w:r>
      <w:bookmarkEnd w:id="10"/>
      <w:bookmarkEnd w:id="11"/>
      <w:bookmarkEnd w:id="14"/>
      <w:bookmarkEnd w:id="15"/>
    </w:p>
    <w:p w14:paraId="09386C97" w14:textId="77777777" w:rsidR="005A2227" w:rsidRPr="00E352EF" w:rsidRDefault="0097053A">
      <w:pPr>
        <w:jc w:val="both"/>
      </w:pPr>
      <w:r w:rsidRPr="00E352EF">
        <w:rPr>
          <w:rFonts w:ascii="Cambria" w:eastAsia="Cambria" w:hAnsi="Cambria" w:cs="Cambria"/>
          <w:sz w:val="24"/>
        </w:rPr>
        <w:t xml:space="preserve">The VTL 1.1 library of the Operators is described hereinafter. The operators included in this version of VTL are summarized in the diagrams and tables below. </w:t>
      </w:r>
    </w:p>
    <w:p w14:paraId="54AA9ABF" w14:textId="77777777" w:rsidR="005A2227" w:rsidRPr="00E352EF" w:rsidRDefault="0097053A">
      <w:pPr>
        <w:jc w:val="both"/>
      </w:pPr>
      <w:r w:rsidRPr="00E352EF">
        <w:rPr>
          <w:rFonts w:ascii="Cambria" w:eastAsia="Cambria" w:hAnsi="Cambria" w:cs="Cambria"/>
          <w:sz w:val="24"/>
        </w:rPr>
        <w:t>VTL 1.1 is made of two main parts: the VTL Definition Language (VTL-DL) and the VTL Manipulation Language (VTL-ML).</w:t>
      </w:r>
    </w:p>
    <w:p w14:paraId="2FFF6C93" w14:textId="77777777" w:rsidR="005A2227" w:rsidRPr="00E352EF" w:rsidRDefault="0097053A">
      <w:pPr>
        <w:spacing w:before="120" w:after="120" w:line="240" w:lineRule="atLeast"/>
        <w:jc w:val="both"/>
      </w:pPr>
      <w:r w:rsidRPr="00E352EF">
        <w:rPr>
          <w:rFonts w:ascii="Cambria" w:eastAsia="Cambria" w:hAnsi="Cambria" w:cs="Cambria"/>
          <w:sz w:val="24"/>
        </w:rPr>
        <w:t>The former (VTL-DL) did not exist in VTL 1.0, because at that time VTL was intended to work on top of existing standard</w:t>
      </w:r>
      <w:r w:rsidR="00B3632D" w:rsidRPr="00E352EF">
        <w:rPr>
          <w:rFonts w:ascii="Cambria" w:eastAsia="Cambria" w:hAnsi="Cambria" w:cs="Cambria"/>
          <w:sz w:val="24"/>
        </w:rPr>
        <w:t>s</w:t>
      </w:r>
      <w:r w:rsidRPr="00E352EF">
        <w:rPr>
          <w:rFonts w:ascii="Cambria" w:eastAsia="Cambria" w:hAnsi="Cambria" w:cs="Cambria"/>
          <w:sz w:val="24"/>
        </w:rPr>
        <w:t xml:space="preserve">, like SDMX, DDI, GSIM or others, and therefore the definition of the artefacts to be manipulated (Data and their structures, Variables, Value Domains and so on) was assumed to be made using the implementing standards and not VTL itself. In other words, VTL 1.0 was not meant to define its artefacts and therefore only contained a manipulation language. </w:t>
      </w:r>
    </w:p>
    <w:p w14:paraId="74F51F69" w14:textId="77777777" w:rsidR="005A2227" w:rsidRPr="00E352EF" w:rsidRDefault="0097053A">
      <w:pPr>
        <w:spacing w:before="120" w:after="120" w:line="240" w:lineRule="atLeast"/>
        <w:jc w:val="both"/>
      </w:pPr>
      <w:r w:rsidRPr="00E352EF">
        <w:rPr>
          <w:rFonts w:ascii="Cambria" w:eastAsia="Cambria" w:hAnsi="Cambria" w:cs="Cambria"/>
          <w:sz w:val="24"/>
        </w:rPr>
        <w:t xml:space="preserve">During the work for VTL 1.1, it was acknowledged as very recommendable and useful to have a complete definition language, able to define all the artefacts that VTL can manipulate. This is, first, to express structural and reusable definitions directly in VTL (even independently of other standards); second, to facilitate the use of VTL on top of other standards (through a proper mapping, the structural definitions of the other standards could be translated in VTL definitions and vice-versa); third, to make it possible to check at parsing time the coherency of the VTL manipulation expressions against the structure of the artefacts to be manipulated (even defined through VTL). </w:t>
      </w:r>
    </w:p>
    <w:p w14:paraId="7AC30171" w14:textId="77777777" w:rsidR="005A2227" w:rsidRPr="00E352EF" w:rsidRDefault="0097053A">
      <w:pPr>
        <w:spacing w:before="120" w:after="120" w:line="240" w:lineRule="atLeast"/>
        <w:jc w:val="both"/>
      </w:pPr>
      <w:r w:rsidRPr="00E352EF">
        <w:rPr>
          <w:rFonts w:ascii="Cambria" w:eastAsia="Cambria" w:hAnsi="Cambria" w:cs="Cambria"/>
          <w:sz w:val="24"/>
        </w:rPr>
        <w:t xml:space="preserve">Therefore, VTL 1.1 has been equipped also with a definition language for VTL artefacts. </w:t>
      </w:r>
    </w:p>
    <w:p w14:paraId="261B4776" w14:textId="77777777" w:rsidR="005A2227" w:rsidRPr="00E352EF" w:rsidRDefault="0097053A">
      <w:pPr>
        <w:tabs>
          <w:tab w:val="left" w:pos="3398"/>
        </w:tabs>
        <w:jc w:val="both"/>
      </w:pPr>
      <w:r w:rsidRPr="00E352EF">
        <w:rPr>
          <w:rFonts w:ascii="Cambria" w:eastAsia="Cambria" w:hAnsi="Cambria" w:cs="Cambria"/>
          <w:sz w:val="24"/>
        </w:rPr>
        <w:t>As for the manipulation language, VTL 1.0 contains a flat list of operators, in principle not related one another. A main suggestion for VTL 1.1 was to identify a core set of primitive operators able to express all the other operators of the language. This is in order to specify more formally the semantics of the available operators, avoiding possible ambiguities about their behaviour and fostering coherent implementations.  The distinction between the core and standard library is mainly of interest of the VTL technical implementers.</w:t>
      </w:r>
    </w:p>
    <w:p w14:paraId="7F9133A2" w14:textId="77777777" w:rsidR="005A2227" w:rsidRPr="00E352EF" w:rsidRDefault="0097053A">
      <w:pPr>
        <w:spacing w:before="120" w:after="120" w:line="240" w:lineRule="atLeast"/>
        <w:jc w:val="both"/>
      </w:pPr>
      <w:r w:rsidRPr="00E352EF">
        <w:rPr>
          <w:rFonts w:ascii="Cambria" w:eastAsia="Cambria" w:hAnsi="Cambria" w:cs="Cambria"/>
          <w:sz w:val="24"/>
        </w:rPr>
        <w:t xml:space="preserve">The suggestion above has been acknowledged, so that the VTL 1.1 manipulation language is made of a core set of primitive operators and a standard library of derived operators, definable in term of the primitive ones. The standard library contains VTL 1.0 operators (possibly enhanced) and the new operators introduced in VTL 1.1. </w:t>
      </w:r>
    </w:p>
    <w:p w14:paraId="0076CFC8" w14:textId="77777777" w:rsidR="005A2227" w:rsidRPr="00E352EF" w:rsidRDefault="0097053A">
      <w:pPr>
        <w:spacing w:before="120" w:after="120" w:line="240" w:lineRule="atLeast"/>
        <w:jc w:val="both"/>
      </w:pPr>
      <w:r w:rsidRPr="00E352EF">
        <w:rPr>
          <w:rFonts w:ascii="Cambria" w:eastAsia="Cambria" w:hAnsi="Cambria" w:cs="Cambria"/>
          <w:sz w:val="24"/>
        </w:rPr>
        <w:t xml:space="preserve">The VTL core includes a mechanism called FLWOR expressions (For-Let-Where-Order-Return), which allows to define derived operators and their behaviour, including custom operators (not existing in the standard library) for specific purposes. </w:t>
      </w:r>
    </w:p>
    <w:p w14:paraId="690DDDEE" w14:textId="77777777" w:rsidR="005A2227" w:rsidRPr="00E352EF" w:rsidRDefault="0097053A" w:rsidP="00B3632D">
      <w:pPr>
        <w:pStyle w:val="Stile1"/>
        <w:rPr>
          <w:lang w:val="en-GB"/>
        </w:rPr>
      </w:pPr>
      <w:bookmarkStart w:id="16" w:name="_Toc463805702"/>
      <w:bookmarkStart w:id="17" w:name="_Toc464487870"/>
      <w:r w:rsidRPr="00E352EF">
        <w:rPr>
          <w:lang w:val="en-GB"/>
        </w:rPr>
        <w:lastRenderedPageBreak/>
        <w:t>Structure of the document</w:t>
      </w:r>
      <w:bookmarkEnd w:id="16"/>
      <w:bookmarkEnd w:id="17"/>
    </w:p>
    <w:p w14:paraId="5407EF18" w14:textId="77777777" w:rsidR="005A2227" w:rsidRPr="00E352EF" w:rsidRDefault="0097053A">
      <w:r w:rsidRPr="00E352EF">
        <w:rPr>
          <w:rFonts w:ascii="Cambria" w:eastAsia="Cambria" w:hAnsi="Cambria" w:cs="Cambria"/>
          <w:sz w:val="24"/>
        </w:rPr>
        <w:t xml:space="preserve">This manual describes in detail the operators of VTL 1.1 and is organized as follows. </w:t>
      </w:r>
    </w:p>
    <w:p w14:paraId="4F6C45C8" w14:textId="314E84AC" w:rsidR="005A2227" w:rsidRPr="00E352EF" w:rsidRDefault="0097053A">
      <w:pPr>
        <w:jc w:val="both"/>
      </w:pPr>
      <w:r w:rsidRPr="00E352EF">
        <w:rPr>
          <w:rFonts w:ascii="Cambria" w:eastAsia="Cambria" w:hAnsi="Cambria" w:cs="Cambria"/>
          <w:sz w:val="24"/>
        </w:rPr>
        <w:t>In this chapter, the following paragraph (Diagrams of the Operators) summarize</w:t>
      </w:r>
      <w:r w:rsidR="00946CD3" w:rsidRPr="00E352EF">
        <w:rPr>
          <w:rFonts w:ascii="Cambria" w:eastAsia="Cambria" w:hAnsi="Cambria" w:cs="Cambria"/>
          <w:sz w:val="24"/>
        </w:rPr>
        <w:t>s</w:t>
      </w:r>
      <w:r w:rsidRPr="00E352EF">
        <w:rPr>
          <w:rFonts w:ascii="Cambria" w:eastAsia="Cambria" w:hAnsi="Cambria" w:cs="Cambria"/>
          <w:sz w:val="24"/>
        </w:rPr>
        <w:t xml:space="preserve"> all the available operators (for the VTL-DL, VTL-ML - Core Operators, VTL-ML – Standard Library) through </w:t>
      </w:r>
      <w:r w:rsidR="005B0342" w:rsidRPr="00E352EF">
        <w:rPr>
          <w:rFonts w:ascii="Cambria" w:eastAsia="Cambria" w:hAnsi="Cambria" w:cs="Cambria"/>
          <w:sz w:val="24"/>
        </w:rPr>
        <w:t>a</w:t>
      </w:r>
      <w:r w:rsidRPr="00E352EF">
        <w:rPr>
          <w:rFonts w:ascii="Cambria" w:eastAsia="Cambria" w:hAnsi="Cambria" w:cs="Cambria"/>
          <w:sz w:val="24"/>
        </w:rPr>
        <w:t xml:space="preserve"> diagram. Then, in the paragraph “List of the Operators/Functions”, </w:t>
      </w:r>
      <w:r w:rsidR="005B0342" w:rsidRPr="00E352EF">
        <w:rPr>
          <w:rFonts w:ascii="Cambria" w:eastAsia="Cambria" w:hAnsi="Cambria" w:cs="Cambria"/>
          <w:sz w:val="24"/>
        </w:rPr>
        <w:t>two</w:t>
      </w:r>
      <w:r w:rsidRPr="00E352EF">
        <w:rPr>
          <w:rFonts w:ascii="Cambria" w:eastAsia="Cambria" w:hAnsi="Cambria" w:cs="Cambria"/>
          <w:sz w:val="24"/>
        </w:rPr>
        <w:t xml:space="preserve"> corresponding lists are given, specifying for each operator some basic information. In “Evaluation Order”, the precedence rules for evaluation of the VTL-ML operators are described. Finally, the “Syntactical conventions” section illustrates the meta-syntax used in the other chapters for describing formally the syntax of the operators.</w:t>
      </w:r>
    </w:p>
    <w:p w14:paraId="07BDF03D" w14:textId="77777777" w:rsidR="005A2227" w:rsidRPr="00E352EF" w:rsidRDefault="0097053A">
      <w:pPr>
        <w:jc w:val="both"/>
        <w:rPr>
          <w:rFonts w:ascii="Cambria" w:eastAsia="Cambria" w:hAnsi="Cambria" w:cs="Cambria"/>
          <w:sz w:val="24"/>
        </w:rPr>
      </w:pPr>
      <w:r w:rsidRPr="00E352EF">
        <w:rPr>
          <w:rFonts w:ascii="Cambria" w:eastAsia="Cambria" w:hAnsi="Cambria" w:cs="Cambria"/>
          <w:sz w:val="24"/>
        </w:rPr>
        <w:t xml:space="preserve">The remainder of the document is structured in chapters, each one dedicated to the description of a category of Operators. For each Operator there is a </w:t>
      </w:r>
      <w:r w:rsidR="00B57686" w:rsidRPr="00E352EF">
        <w:rPr>
          <w:rFonts w:ascii="Cambria" w:eastAsia="Cambria" w:hAnsi="Cambria" w:cs="Cambria"/>
          <w:sz w:val="24"/>
        </w:rPr>
        <w:t>specific section</w:t>
      </w:r>
      <w:r w:rsidR="00344F5E" w:rsidRPr="00E352EF">
        <w:rPr>
          <w:rFonts w:ascii="Cambria" w:eastAsia="Cambria" w:hAnsi="Cambria" w:cs="Cambria"/>
          <w:sz w:val="24"/>
        </w:rPr>
        <w:t xml:space="preserve"> </w:t>
      </w:r>
      <w:r w:rsidR="00B57686" w:rsidRPr="00E352EF">
        <w:rPr>
          <w:rFonts w:ascii="Cambria" w:eastAsia="Cambria" w:hAnsi="Cambria" w:cs="Cambria"/>
          <w:sz w:val="24"/>
        </w:rPr>
        <w:t>explaining</w:t>
      </w:r>
      <w:r w:rsidRPr="00E352EF">
        <w:rPr>
          <w:rFonts w:ascii="Cambria" w:eastAsia="Cambria" w:hAnsi="Cambria" w:cs="Cambria"/>
          <w:sz w:val="24"/>
        </w:rPr>
        <w:t xml:space="preserve"> the syntax, the semantics and </w:t>
      </w:r>
      <w:r w:rsidR="00B57686" w:rsidRPr="00E352EF">
        <w:rPr>
          <w:rFonts w:ascii="Cambria" w:eastAsia="Cambria" w:hAnsi="Cambria" w:cs="Cambria"/>
          <w:sz w:val="24"/>
        </w:rPr>
        <w:t xml:space="preserve">giving </w:t>
      </w:r>
      <w:r w:rsidRPr="00E352EF">
        <w:rPr>
          <w:rFonts w:ascii="Cambria" w:eastAsia="Cambria" w:hAnsi="Cambria" w:cs="Cambria"/>
          <w:sz w:val="24"/>
        </w:rPr>
        <w:t>some example</w:t>
      </w:r>
      <w:r w:rsidR="00344F5E" w:rsidRPr="00E352EF">
        <w:rPr>
          <w:rFonts w:ascii="Cambria" w:eastAsia="Cambria" w:hAnsi="Cambria" w:cs="Cambria"/>
          <w:sz w:val="24"/>
        </w:rPr>
        <w:t>s</w:t>
      </w:r>
      <w:r w:rsidRPr="00E352EF">
        <w:rPr>
          <w:rFonts w:ascii="Cambria" w:eastAsia="Cambria" w:hAnsi="Cambria" w:cs="Cambria"/>
          <w:sz w:val="24"/>
        </w:rPr>
        <w:t xml:space="preserve">. </w:t>
      </w:r>
      <w:r w:rsidR="00B57686" w:rsidRPr="00E352EF">
        <w:rPr>
          <w:rFonts w:ascii="Cambria" w:eastAsia="Cambria" w:hAnsi="Cambria" w:cs="Cambria"/>
          <w:sz w:val="24"/>
        </w:rPr>
        <w:t>Each of these sections has the following structure:</w:t>
      </w:r>
    </w:p>
    <w:p w14:paraId="1CB5FAD3" w14:textId="77777777" w:rsidR="00CD25B7" w:rsidRPr="00E352EF" w:rsidRDefault="00CD25B7">
      <w:pPr>
        <w:jc w:val="both"/>
      </w:pPr>
    </w:p>
    <w:p w14:paraId="0C644001" w14:textId="77777777" w:rsidR="005A2227" w:rsidRPr="00E352EF" w:rsidRDefault="0097053A" w:rsidP="008A7573">
      <w:pPr>
        <w:numPr>
          <w:ilvl w:val="0"/>
          <w:numId w:val="19"/>
        </w:numPr>
        <w:jc w:val="both"/>
      </w:pPr>
      <w:r w:rsidRPr="00E352EF">
        <w:rPr>
          <w:rFonts w:ascii="Cambria" w:eastAsia="Cambria" w:hAnsi="Cambria" w:cs="Cambria"/>
          <w:b/>
          <w:sz w:val="24"/>
        </w:rPr>
        <w:t>Semantics</w:t>
      </w:r>
      <w:r w:rsidRPr="00E352EF">
        <w:rPr>
          <w:rFonts w:ascii="Cambria" w:eastAsia="Cambria" w:hAnsi="Cambria" w:cs="Cambria"/>
          <w:sz w:val="24"/>
        </w:rPr>
        <w:t>: an informal extract of the behaviour;</w:t>
      </w:r>
    </w:p>
    <w:p w14:paraId="7CF8278C" w14:textId="77777777" w:rsidR="005A2227" w:rsidRPr="00E352EF" w:rsidRDefault="0097053A" w:rsidP="008A7573">
      <w:pPr>
        <w:numPr>
          <w:ilvl w:val="0"/>
          <w:numId w:val="19"/>
        </w:numPr>
        <w:jc w:val="both"/>
      </w:pPr>
      <w:r w:rsidRPr="00E352EF">
        <w:rPr>
          <w:rFonts w:ascii="Cambria" w:eastAsia="Cambria" w:hAnsi="Cambria" w:cs="Cambria"/>
          <w:b/>
          <w:sz w:val="24"/>
        </w:rPr>
        <w:t>Syntax</w:t>
      </w:r>
      <w:r w:rsidRPr="00E352EF">
        <w:rPr>
          <w:rFonts w:ascii="Cambria" w:eastAsia="Cambria" w:hAnsi="Cambria" w:cs="Cambria"/>
          <w:sz w:val="24"/>
        </w:rPr>
        <w:t>: a specification of the complete syntax of the operator at hand. It is expressed in terms of the types of the Core (cfr. part 1) by means of a specific meta-syntax;</w:t>
      </w:r>
    </w:p>
    <w:p w14:paraId="5712271C" w14:textId="77777777" w:rsidR="005A2227" w:rsidRPr="00E352EF" w:rsidRDefault="0097053A" w:rsidP="008A7573">
      <w:pPr>
        <w:numPr>
          <w:ilvl w:val="0"/>
          <w:numId w:val="19"/>
        </w:numPr>
        <w:jc w:val="both"/>
      </w:pPr>
      <w:r w:rsidRPr="00E352EF">
        <w:rPr>
          <w:rFonts w:ascii="Cambria" w:eastAsia="Cambria" w:hAnsi="Cambria" w:cs="Cambria"/>
          <w:b/>
          <w:sz w:val="24"/>
        </w:rPr>
        <w:t>Parameters</w:t>
      </w:r>
      <w:r w:rsidRPr="00E352EF">
        <w:rPr>
          <w:rFonts w:ascii="Cambria" w:eastAsia="Cambria" w:hAnsi="Cambria" w:cs="Cambria"/>
          <w:sz w:val="24"/>
        </w:rPr>
        <w:t xml:space="preserve">: the input parameters, described in detail, with respect to </w:t>
      </w:r>
      <w:r w:rsidR="00F73532" w:rsidRPr="00E352EF">
        <w:rPr>
          <w:rFonts w:ascii="Cambria" w:eastAsia="Cambria" w:hAnsi="Cambria" w:cs="Cambria"/>
          <w:sz w:val="24"/>
        </w:rPr>
        <w:t>the types of the Core</w:t>
      </w:r>
      <w:r w:rsidRPr="00E352EF">
        <w:rPr>
          <w:rFonts w:ascii="Cambria" w:eastAsia="Cambria" w:hAnsi="Cambria" w:cs="Cambria"/>
          <w:sz w:val="24"/>
        </w:rPr>
        <w:t>;</w:t>
      </w:r>
    </w:p>
    <w:p w14:paraId="6E7343BF" w14:textId="77777777" w:rsidR="005A2227" w:rsidRPr="00E352EF" w:rsidRDefault="0097053A" w:rsidP="008A7573">
      <w:pPr>
        <w:numPr>
          <w:ilvl w:val="0"/>
          <w:numId w:val="19"/>
        </w:numPr>
        <w:jc w:val="both"/>
      </w:pPr>
      <w:r w:rsidRPr="00E352EF">
        <w:rPr>
          <w:rFonts w:ascii="Cambria" w:eastAsia="Cambria" w:hAnsi="Cambria" w:cs="Cambria"/>
          <w:b/>
          <w:sz w:val="24"/>
        </w:rPr>
        <w:t>Returns</w:t>
      </w:r>
      <w:r w:rsidRPr="00E352EF">
        <w:rPr>
          <w:rFonts w:ascii="Cambria" w:eastAsia="Cambria" w:hAnsi="Cambria" w:cs="Cambria"/>
          <w:sz w:val="24"/>
        </w:rPr>
        <w:t xml:space="preserve">: the output parameters, described in detail, with respect to </w:t>
      </w:r>
      <w:r w:rsidR="007C5715" w:rsidRPr="00E352EF">
        <w:rPr>
          <w:rFonts w:ascii="Cambria" w:eastAsia="Cambria" w:hAnsi="Cambria" w:cs="Cambria"/>
          <w:sz w:val="24"/>
        </w:rPr>
        <w:t xml:space="preserve">the </w:t>
      </w:r>
      <w:r w:rsidRPr="00E352EF">
        <w:rPr>
          <w:rFonts w:ascii="Cambria" w:eastAsia="Cambria" w:hAnsi="Cambria" w:cs="Cambria"/>
          <w:sz w:val="24"/>
        </w:rPr>
        <w:t>types of the Core;</w:t>
      </w:r>
    </w:p>
    <w:p w14:paraId="56FAE9C6" w14:textId="77777777" w:rsidR="005A2227" w:rsidRPr="00E352EF" w:rsidRDefault="0097053A" w:rsidP="008A7573">
      <w:pPr>
        <w:numPr>
          <w:ilvl w:val="0"/>
          <w:numId w:val="19"/>
        </w:numPr>
        <w:jc w:val="both"/>
      </w:pPr>
      <w:r w:rsidRPr="00E352EF">
        <w:rPr>
          <w:rFonts w:ascii="Cambria" w:eastAsia="Cambria" w:hAnsi="Cambria" w:cs="Cambria"/>
          <w:b/>
          <w:sz w:val="24"/>
        </w:rPr>
        <w:t>Constraints</w:t>
      </w:r>
      <w:r w:rsidRPr="00E352EF">
        <w:rPr>
          <w:rFonts w:ascii="Cambria" w:eastAsia="Cambria" w:hAnsi="Cambria" w:cs="Cambria"/>
          <w:sz w:val="24"/>
        </w:rPr>
        <w:t xml:space="preserve">: semantic constraints and syntactical constraints that cannot be specified with the meta-syntax but need a textual explanation; sometimes for the sake of clarity, even syntactical constraints are </w:t>
      </w:r>
      <w:r w:rsidR="00AA6DFA" w:rsidRPr="00E352EF">
        <w:rPr>
          <w:rFonts w:ascii="Cambria" w:eastAsia="Cambria" w:hAnsi="Cambria" w:cs="Cambria"/>
          <w:sz w:val="24"/>
        </w:rPr>
        <w:t>also repeated.</w:t>
      </w:r>
      <w:r w:rsidRPr="00E352EF">
        <w:rPr>
          <w:rFonts w:ascii="Cambria" w:eastAsia="Cambria" w:hAnsi="Cambria" w:cs="Cambria"/>
          <w:sz w:val="24"/>
        </w:rPr>
        <w:t xml:space="preserve"> </w:t>
      </w:r>
    </w:p>
    <w:p w14:paraId="72E746A4" w14:textId="77777777" w:rsidR="005A2227" w:rsidRPr="00E352EF" w:rsidRDefault="0097053A" w:rsidP="008A7573">
      <w:pPr>
        <w:numPr>
          <w:ilvl w:val="0"/>
          <w:numId w:val="19"/>
        </w:numPr>
        <w:jc w:val="both"/>
      </w:pPr>
      <w:r w:rsidRPr="00E352EF">
        <w:rPr>
          <w:rFonts w:ascii="Cambria" w:eastAsia="Cambria" w:hAnsi="Cambria" w:cs="Cambria"/>
          <w:b/>
          <w:sz w:val="24"/>
        </w:rPr>
        <w:t>Semantic</w:t>
      </w:r>
      <w:r w:rsidRPr="00E352EF">
        <w:rPr>
          <w:rFonts w:ascii="Cambria" w:eastAsia="Cambria" w:hAnsi="Cambria" w:cs="Cambria"/>
          <w:sz w:val="24"/>
        </w:rPr>
        <w:t xml:space="preserve"> </w:t>
      </w:r>
      <w:r w:rsidRPr="00E352EF">
        <w:rPr>
          <w:rFonts w:ascii="Cambria" w:eastAsia="Cambria" w:hAnsi="Cambria" w:cs="Cambria"/>
          <w:b/>
          <w:sz w:val="24"/>
        </w:rPr>
        <w:t>specification</w:t>
      </w:r>
      <w:r w:rsidRPr="00E352EF">
        <w:rPr>
          <w:rFonts w:ascii="Cambria" w:eastAsia="Cambria" w:hAnsi="Cambria" w:cs="Cambria"/>
          <w:sz w:val="24"/>
        </w:rPr>
        <w:t>: an extensive explanation of the behaviour of the operator in terms of the syntactical elements described in the sections Syntax, Parameters and Returns. Sometimes, when particularly complex, specific constraints are explained</w:t>
      </w:r>
      <w:r w:rsidR="00F86227" w:rsidRPr="00E352EF">
        <w:rPr>
          <w:rFonts w:ascii="Cambria" w:eastAsia="Cambria" w:hAnsi="Cambria" w:cs="Cambria"/>
          <w:sz w:val="24"/>
        </w:rPr>
        <w:t xml:space="preserve"> also</w:t>
      </w:r>
      <w:r w:rsidRPr="00E352EF">
        <w:rPr>
          <w:rFonts w:ascii="Cambria" w:eastAsia="Cambria" w:hAnsi="Cambria" w:cs="Cambria"/>
          <w:sz w:val="24"/>
        </w:rPr>
        <w:t xml:space="preserve"> in this section.</w:t>
      </w:r>
    </w:p>
    <w:p w14:paraId="2D8DE921" w14:textId="77777777" w:rsidR="005A2227" w:rsidRPr="00E352EF" w:rsidRDefault="0097053A" w:rsidP="008A7573">
      <w:pPr>
        <w:numPr>
          <w:ilvl w:val="0"/>
          <w:numId w:val="19"/>
        </w:numPr>
        <w:jc w:val="both"/>
      </w:pPr>
      <w:r w:rsidRPr="00E352EF">
        <w:rPr>
          <w:rFonts w:ascii="Cambria" w:eastAsia="Cambria" w:hAnsi="Cambria" w:cs="Cambria"/>
          <w:b/>
          <w:sz w:val="24"/>
        </w:rPr>
        <w:t>Examples</w:t>
      </w:r>
      <w:r w:rsidRPr="00E352EF">
        <w:rPr>
          <w:rFonts w:ascii="Cambria" w:eastAsia="Cambria" w:hAnsi="Cambria" w:cs="Cambria"/>
          <w:sz w:val="24"/>
        </w:rPr>
        <w:t>: a series of examples proving the behaviour of the operator.</w:t>
      </w:r>
    </w:p>
    <w:p w14:paraId="38357207" w14:textId="77777777" w:rsidR="00CD25B7" w:rsidRPr="00E352EF" w:rsidRDefault="00CD25B7" w:rsidP="00F86227">
      <w:pPr>
        <w:ind w:left="720"/>
      </w:pPr>
    </w:p>
    <w:p w14:paraId="7564449E" w14:textId="77777777" w:rsidR="005A2227" w:rsidRPr="00E352EF" w:rsidRDefault="0097053A">
      <w:r w:rsidRPr="00E352EF">
        <w:rPr>
          <w:rFonts w:ascii="Cambria" w:eastAsia="Cambria" w:hAnsi="Cambria" w:cs="Cambria"/>
          <w:sz w:val="24"/>
        </w:rPr>
        <w:t>The last chapter</w:t>
      </w:r>
      <w:r w:rsidR="002F49BA" w:rsidRPr="00E352EF">
        <w:t xml:space="preserve"> </w:t>
      </w:r>
      <w:r w:rsidRPr="00E352EF">
        <w:rPr>
          <w:rFonts w:ascii="Cambria" w:eastAsia="Cambria" w:hAnsi="Cambria" w:cs="Cambria"/>
          <w:sz w:val="24"/>
        </w:rPr>
        <w:t>illustrates the use case of a real questionnaire and the possible use of VTL for defining validation rules.</w:t>
      </w:r>
    </w:p>
    <w:p w14:paraId="22A94594" w14:textId="77777777" w:rsidR="005A2227" w:rsidRPr="00E352EF" w:rsidRDefault="005A2227"/>
    <w:p w14:paraId="52DF130F" w14:textId="77777777" w:rsidR="005A2227" w:rsidRPr="00E352EF" w:rsidRDefault="0097053A" w:rsidP="00B3632D">
      <w:pPr>
        <w:pStyle w:val="Stile1"/>
        <w:rPr>
          <w:lang w:val="en-GB"/>
        </w:rPr>
      </w:pPr>
      <w:bookmarkStart w:id="18" w:name="_Toc463805703"/>
      <w:bookmarkStart w:id="19" w:name="_Toc464487871"/>
      <w:r w:rsidRPr="00E352EF">
        <w:rPr>
          <w:lang w:val="en-GB"/>
        </w:rPr>
        <w:lastRenderedPageBreak/>
        <w:t>Diagram of the Operators</w:t>
      </w:r>
      <w:bookmarkEnd w:id="18"/>
      <w:bookmarkEnd w:id="19"/>
    </w:p>
    <w:bookmarkEnd w:id="12"/>
    <w:bookmarkEnd w:id="13"/>
    <w:p w14:paraId="52EB0D8D" w14:textId="77777777" w:rsidR="005A2227" w:rsidRPr="00E352EF" w:rsidRDefault="00233F68" w:rsidP="00233F68">
      <w:pPr>
        <w:tabs>
          <w:tab w:val="left" w:pos="3658"/>
        </w:tabs>
      </w:pPr>
      <w:r w:rsidRPr="00E352EF">
        <w:rPr>
          <w:noProof/>
          <w:lang w:val="it-IT"/>
        </w:rPr>
        <w:drawing>
          <wp:inline distT="0" distB="0" distL="0" distR="0" wp14:anchorId="56A0F07D" wp14:editId="7736D6EE">
            <wp:extent cx="6519672" cy="790956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9672" cy="7909560"/>
                    </a:xfrm>
                    <a:prstGeom prst="rect">
                      <a:avLst/>
                    </a:prstGeom>
                    <a:noFill/>
                    <a:ln>
                      <a:noFill/>
                    </a:ln>
                  </pic:spPr>
                </pic:pic>
              </a:graphicData>
            </a:graphic>
          </wp:inline>
        </w:drawing>
      </w:r>
    </w:p>
    <w:p w14:paraId="1E73B1AB" w14:textId="77777777" w:rsidR="005A2227" w:rsidRPr="00E352EF" w:rsidRDefault="0097053A" w:rsidP="00B3632D">
      <w:pPr>
        <w:pStyle w:val="Stile1"/>
        <w:rPr>
          <w:lang w:val="en-GB"/>
        </w:rPr>
      </w:pPr>
      <w:bookmarkStart w:id="20" w:name="_Toc398999020"/>
      <w:bookmarkStart w:id="21" w:name="_Toc283049484"/>
      <w:bookmarkStart w:id="22" w:name="_Toc463805707"/>
      <w:bookmarkStart w:id="23" w:name="_Toc464487872"/>
      <w:r w:rsidRPr="00E352EF">
        <w:rPr>
          <w:lang w:val="en-GB"/>
        </w:rPr>
        <w:lastRenderedPageBreak/>
        <w:t>List of the Operators</w:t>
      </w:r>
      <w:bookmarkEnd w:id="20"/>
      <w:bookmarkEnd w:id="21"/>
      <w:r w:rsidRPr="00E352EF">
        <w:rPr>
          <w:lang w:val="en-GB"/>
        </w:rPr>
        <w:t>/Functions</w:t>
      </w:r>
      <w:bookmarkEnd w:id="22"/>
      <w:bookmarkEnd w:id="23"/>
    </w:p>
    <w:p w14:paraId="57739F9F" w14:textId="18AF1E98" w:rsidR="005A2227" w:rsidRPr="00E352EF" w:rsidRDefault="0097053A">
      <w:pPr>
        <w:spacing w:before="120" w:after="120" w:line="240" w:lineRule="atLeast"/>
        <w:jc w:val="both"/>
        <w:rPr>
          <w:rFonts w:asciiTheme="majorHAnsi" w:hAnsiTheme="majorHAnsi"/>
        </w:rPr>
      </w:pPr>
      <w:r w:rsidRPr="00E352EF">
        <w:rPr>
          <w:rFonts w:asciiTheme="majorHAnsi" w:eastAsia="Calibri" w:hAnsiTheme="majorHAnsi" w:cs="Calibri"/>
        </w:rPr>
        <w:t>The following tables list the VTL Operators and describe their main characteristics. The ta</w:t>
      </w:r>
      <w:r w:rsidR="005B0342" w:rsidRPr="00E352EF">
        <w:rPr>
          <w:rFonts w:asciiTheme="majorHAnsi" w:eastAsia="Calibri" w:hAnsiTheme="majorHAnsi" w:cs="Calibri"/>
        </w:rPr>
        <w:t>bles are relevant to the VTL-DL</w:t>
      </w:r>
      <w:r w:rsidRPr="00E352EF">
        <w:rPr>
          <w:rFonts w:asciiTheme="majorHAnsi" w:eastAsia="Calibri" w:hAnsiTheme="majorHAnsi" w:cs="Calibri"/>
        </w:rPr>
        <w:t xml:space="preserve"> and the VTL-ML Standard Library. The operators of the Standard Library are ordered by category except </w:t>
      </w:r>
      <w:r w:rsidR="008F3200" w:rsidRPr="00E352EF">
        <w:rPr>
          <w:rFonts w:asciiTheme="majorHAnsi" w:eastAsia="Calibri" w:hAnsiTheme="majorHAnsi" w:cs="Calibri"/>
        </w:rPr>
        <w:t xml:space="preserve">for </w:t>
      </w:r>
      <w:r w:rsidRPr="00E352EF">
        <w:rPr>
          <w:rFonts w:asciiTheme="majorHAnsi" w:eastAsia="Calibri" w:hAnsiTheme="majorHAnsi" w:cs="Calibri"/>
        </w:rPr>
        <w:t xml:space="preserve">the clauses, which are the operators having a postfix syntax that are shown all together in the end. </w:t>
      </w:r>
    </w:p>
    <w:p w14:paraId="09BF80F0" w14:textId="77777777" w:rsidR="005A2227" w:rsidRPr="00E352EF" w:rsidRDefault="0097053A">
      <w:pPr>
        <w:spacing w:before="120" w:after="120" w:line="240" w:lineRule="atLeast"/>
        <w:jc w:val="both"/>
        <w:rPr>
          <w:rFonts w:asciiTheme="majorHAnsi" w:hAnsiTheme="majorHAnsi"/>
        </w:rPr>
      </w:pPr>
      <w:r w:rsidRPr="00E352EF">
        <w:rPr>
          <w:rFonts w:asciiTheme="majorHAnsi" w:eastAsia="Calibri" w:hAnsiTheme="majorHAnsi" w:cs="Calibri"/>
        </w:rPr>
        <w:t>The VTL-ML Standard Library includes operators that may act on both Data Set and on Structure Components of the Data Sets. The last column shows if the Operator acts on Dataset, Components or both</w:t>
      </w:r>
      <w:r w:rsidR="008F3200" w:rsidRPr="00E352EF">
        <w:rPr>
          <w:rFonts w:asciiTheme="majorHAnsi" w:eastAsia="Calibri" w:hAnsiTheme="majorHAnsi" w:cs="Calibri"/>
        </w:rPr>
        <w:t>, when meaningful</w:t>
      </w:r>
      <w:r w:rsidRPr="00E352EF">
        <w:rPr>
          <w:rFonts w:asciiTheme="majorHAnsi" w:eastAsia="Calibri" w:hAnsiTheme="majorHAnsi" w:cs="Calibri"/>
        </w:rPr>
        <w:t xml:space="preserve">. The Component version takes as input and returns in output Component expressions. </w:t>
      </w:r>
      <w:r w:rsidR="0004001F" w:rsidRPr="00E352EF">
        <w:rPr>
          <w:rFonts w:asciiTheme="majorHAnsi" w:eastAsia="Calibri" w:hAnsiTheme="majorHAnsi" w:cs="Calibri"/>
        </w:rPr>
        <w:t xml:space="preserve">They </w:t>
      </w:r>
      <w:r w:rsidRPr="00E352EF">
        <w:rPr>
          <w:rFonts w:asciiTheme="majorHAnsi" w:eastAsia="Calibri" w:hAnsiTheme="majorHAnsi" w:cs="Calibri"/>
        </w:rPr>
        <w:t xml:space="preserve">are part of the syntax of other operators or clauses, where </w:t>
      </w:r>
      <w:r w:rsidR="0004001F" w:rsidRPr="00E352EF">
        <w:rPr>
          <w:rFonts w:asciiTheme="majorHAnsi" w:eastAsia="Calibri" w:hAnsiTheme="majorHAnsi" w:cs="Calibri"/>
        </w:rPr>
        <w:t>specifically required</w:t>
      </w:r>
      <w:r w:rsidR="002E4BA2" w:rsidRPr="00E352EF">
        <w:rPr>
          <w:rFonts w:asciiTheme="majorHAnsi" w:eastAsia="Calibri" w:hAnsiTheme="majorHAnsi" w:cs="Calibri"/>
        </w:rPr>
        <w:t xml:space="preserve"> for row-wise processing</w:t>
      </w:r>
      <w:r w:rsidRPr="00E352EF">
        <w:rPr>
          <w:rFonts w:asciiTheme="majorHAnsi" w:eastAsia="Calibri" w:hAnsiTheme="majorHAnsi" w:cs="Calibri"/>
        </w:rPr>
        <w:t>.</w:t>
      </w:r>
    </w:p>
    <w:p w14:paraId="12C2396D" w14:textId="77777777" w:rsidR="005A2227" w:rsidRPr="00E352EF" w:rsidRDefault="0097053A" w:rsidP="00516C14">
      <w:pPr>
        <w:pStyle w:val="Stile3"/>
        <w:rPr>
          <w:lang w:val="en-GB"/>
        </w:rPr>
      </w:pPr>
      <w:bookmarkStart w:id="24" w:name="_Toc463805708"/>
      <w:bookmarkStart w:id="25" w:name="_Toc464487873"/>
      <w:r w:rsidRPr="00E352EF">
        <w:rPr>
          <w:lang w:val="en-GB"/>
        </w:rPr>
        <w:t>VTL-DL Operators</w:t>
      </w:r>
      <w:bookmarkEnd w:id="24"/>
      <w:bookmarkEnd w:id="25"/>
    </w:p>
    <w:tbl>
      <w:tblPr>
        <w:tblW w:w="9749" w:type="dxa"/>
        <w:tblBorders>
          <w:top w:val="single" w:sz="0" w:space="0" w:color="FFFFFF"/>
          <w:left w:val="single" w:sz="0" w:space="0" w:color="FFFFFF"/>
          <w:bottom w:val="single" w:sz="0" w:space="0" w:color="FFFFFF"/>
          <w:right w:val="single" w:sz="0" w:space="0" w:color="FFFFFF"/>
          <w:insideH w:val="nil"/>
          <w:insideV w:val="nil"/>
        </w:tblBorders>
        <w:tblLayout w:type="fixed"/>
        <w:tblCellMar>
          <w:top w:w="20" w:type="dxa"/>
          <w:bottom w:w="20" w:type="dxa"/>
        </w:tblCellMar>
        <w:tblLook w:val="04A0" w:firstRow="1" w:lastRow="0" w:firstColumn="1" w:lastColumn="0" w:noHBand="0" w:noVBand="1"/>
      </w:tblPr>
      <w:tblGrid>
        <w:gridCol w:w="2102"/>
        <w:gridCol w:w="1570"/>
        <w:gridCol w:w="1440"/>
        <w:gridCol w:w="2131"/>
        <w:gridCol w:w="1109"/>
        <w:gridCol w:w="1397"/>
      </w:tblGrid>
      <w:tr w:rsidR="005A2227" w:rsidRPr="00E352EF" w14:paraId="24648568" w14:textId="77777777">
        <w:tc>
          <w:tcPr>
            <w:tcW w:w="2102" w:type="dxa"/>
            <w:tcBorders>
              <w:top w:val="single" w:sz="6" w:space="0" w:color="000000"/>
              <w:left w:val="single" w:sz="6" w:space="0" w:color="000000"/>
              <w:bottom w:val="single" w:sz="6" w:space="0" w:color="000000"/>
              <w:right w:val="single" w:sz="6" w:space="0" w:color="000000"/>
            </w:tcBorders>
            <w:shd w:val="clear" w:color="auto" w:fill="EAE9FF"/>
            <w:tcMar>
              <w:top w:w="43" w:type="dxa"/>
              <w:left w:w="115" w:type="dxa"/>
              <w:bottom w:w="115" w:type="dxa"/>
              <w:right w:w="43" w:type="dxa"/>
            </w:tcMar>
            <w:vAlign w:val="center"/>
          </w:tcPr>
          <w:p w14:paraId="4021D3F4" w14:textId="77777777" w:rsidR="005A2227" w:rsidRPr="00E352EF" w:rsidRDefault="0097053A">
            <w:pPr>
              <w:spacing w:line="240" w:lineRule="atLeast"/>
              <w:jc w:val="center"/>
              <w:rPr>
                <w:rFonts w:asciiTheme="majorHAnsi" w:hAnsiTheme="majorHAnsi"/>
              </w:rPr>
            </w:pPr>
            <w:r w:rsidRPr="00E352EF">
              <w:rPr>
                <w:rFonts w:asciiTheme="majorHAnsi" w:eastAsia="Calibri" w:hAnsiTheme="majorHAnsi" w:cs="Calibri"/>
              </w:rPr>
              <w:t>Operator/Functions</w:t>
            </w:r>
          </w:p>
        </w:tc>
        <w:tc>
          <w:tcPr>
            <w:tcW w:w="1570" w:type="dxa"/>
            <w:tcBorders>
              <w:top w:val="single" w:sz="6" w:space="0" w:color="000000"/>
              <w:left w:val="single" w:sz="6" w:space="0" w:color="000000"/>
              <w:bottom w:val="single" w:sz="6" w:space="0" w:color="000000"/>
              <w:right w:val="single" w:sz="6" w:space="0" w:color="000000"/>
            </w:tcBorders>
            <w:shd w:val="clear" w:color="auto" w:fill="EAE9FF"/>
            <w:tcMar>
              <w:top w:w="43" w:type="dxa"/>
              <w:left w:w="43" w:type="dxa"/>
              <w:bottom w:w="43" w:type="dxa"/>
              <w:right w:w="43" w:type="dxa"/>
            </w:tcMar>
            <w:vAlign w:val="center"/>
          </w:tcPr>
          <w:p w14:paraId="6CCD0ACF" w14:textId="77777777" w:rsidR="005A2227" w:rsidRPr="00E352EF" w:rsidRDefault="0097053A">
            <w:pPr>
              <w:spacing w:line="240" w:lineRule="atLeast"/>
              <w:jc w:val="center"/>
              <w:rPr>
                <w:rFonts w:asciiTheme="majorHAnsi" w:hAnsiTheme="majorHAnsi"/>
              </w:rPr>
            </w:pPr>
            <w:r w:rsidRPr="00E352EF">
              <w:rPr>
                <w:rFonts w:asciiTheme="majorHAnsi" w:eastAsia="Calibri" w:hAnsiTheme="majorHAnsi" w:cs="Calibri"/>
              </w:rPr>
              <w:t>Category</w:t>
            </w:r>
          </w:p>
        </w:tc>
        <w:tc>
          <w:tcPr>
            <w:tcW w:w="1440" w:type="dxa"/>
            <w:tcBorders>
              <w:top w:val="single" w:sz="6" w:space="0" w:color="000000"/>
              <w:left w:val="single" w:sz="6" w:space="0" w:color="000000"/>
              <w:bottom w:val="single" w:sz="6" w:space="0" w:color="000000"/>
              <w:right w:val="single" w:sz="6" w:space="0" w:color="000000"/>
            </w:tcBorders>
            <w:shd w:val="clear" w:color="auto" w:fill="EAE9FF"/>
            <w:tcMar>
              <w:top w:w="43" w:type="dxa"/>
              <w:left w:w="115" w:type="dxa"/>
              <w:bottom w:w="115" w:type="dxa"/>
              <w:right w:w="43" w:type="dxa"/>
            </w:tcMar>
            <w:vAlign w:val="center"/>
          </w:tcPr>
          <w:p w14:paraId="112498DE" w14:textId="77777777" w:rsidR="005A2227" w:rsidRPr="00E352EF" w:rsidRDefault="0097053A">
            <w:pPr>
              <w:spacing w:line="240" w:lineRule="atLeast"/>
              <w:jc w:val="center"/>
              <w:rPr>
                <w:rFonts w:asciiTheme="majorHAnsi" w:hAnsiTheme="majorHAnsi"/>
              </w:rPr>
            </w:pPr>
            <w:r w:rsidRPr="00E352EF">
              <w:rPr>
                <w:rFonts w:asciiTheme="majorHAnsi" w:eastAsia="Calibri" w:hAnsiTheme="majorHAnsi" w:cs="Calibri"/>
              </w:rPr>
              <w:t>Syntax</w:t>
            </w:r>
          </w:p>
        </w:tc>
        <w:tc>
          <w:tcPr>
            <w:tcW w:w="2131" w:type="dxa"/>
            <w:tcBorders>
              <w:top w:val="single" w:sz="6" w:space="0" w:color="000000"/>
              <w:left w:val="single" w:sz="6" w:space="0" w:color="000000"/>
              <w:bottom w:val="single" w:sz="6" w:space="0" w:color="000000"/>
              <w:right w:val="single" w:sz="6" w:space="0" w:color="000000"/>
            </w:tcBorders>
            <w:shd w:val="clear" w:color="auto" w:fill="EAE9FF"/>
            <w:tcMar>
              <w:top w:w="43" w:type="dxa"/>
              <w:left w:w="115" w:type="dxa"/>
              <w:bottom w:w="115" w:type="dxa"/>
              <w:right w:w="43" w:type="dxa"/>
            </w:tcMar>
            <w:vAlign w:val="center"/>
          </w:tcPr>
          <w:p w14:paraId="44094541" w14:textId="77777777" w:rsidR="005A2227" w:rsidRPr="00E352EF" w:rsidRDefault="0097053A">
            <w:pPr>
              <w:spacing w:line="240" w:lineRule="atLeast"/>
              <w:jc w:val="center"/>
              <w:rPr>
                <w:rFonts w:asciiTheme="majorHAnsi" w:hAnsiTheme="majorHAnsi"/>
              </w:rPr>
            </w:pPr>
            <w:r w:rsidRPr="00E352EF">
              <w:rPr>
                <w:rFonts w:asciiTheme="majorHAnsi" w:eastAsia="Calibri" w:hAnsiTheme="majorHAnsi" w:cs="Calibri"/>
              </w:rPr>
              <w:t>Description</w:t>
            </w:r>
          </w:p>
        </w:tc>
        <w:tc>
          <w:tcPr>
            <w:tcW w:w="1109" w:type="dxa"/>
            <w:tcBorders>
              <w:top w:val="single" w:sz="6" w:space="0" w:color="000000"/>
              <w:left w:val="single" w:sz="6" w:space="0" w:color="000000"/>
              <w:bottom w:val="single" w:sz="6" w:space="0" w:color="000000"/>
              <w:right w:val="single" w:sz="6" w:space="0" w:color="000000"/>
            </w:tcBorders>
            <w:shd w:val="clear" w:color="auto" w:fill="EAE9FF"/>
            <w:tcMar>
              <w:top w:w="43" w:type="dxa"/>
              <w:left w:w="43" w:type="dxa"/>
              <w:bottom w:w="43" w:type="dxa"/>
              <w:right w:w="43" w:type="dxa"/>
            </w:tcMar>
            <w:vAlign w:val="center"/>
          </w:tcPr>
          <w:p w14:paraId="32B2A8D4" w14:textId="77777777" w:rsidR="005A2227" w:rsidRPr="00E352EF" w:rsidRDefault="0097053A">
            <w:pPr>
              <w:spacing w:line="240" w:lineRule="atLeast"/>
              <w:jc w:val="center"/>
              <w:rPr>
                <w:rFonts w:asciiTheme="majorHAnsi" w:hAnsiTheme="majorHAnsi"/>
              </w:rPr>
            </w:pPr>
            <w:r w:rsidRPr="00E352EF">
              <w:rPr>
                <w:rFonts w:asciiTheme="majorHAnsi" w:eastAsia="Calibri" w:hAnsiTheme="majorHAnsi" w:cs="Calibri"/>
              </w:rPr>
              <w:t>Operand Data Sets</w:t>
            </w:r>
          </w:p>
        </w:tc>
        <w:tc>
          <w:tcPr>
            <w:tcW w:w="1397" w:type="dxa"/>
            <w:tcBorders>
              <w:top w:val="single" w:sz="6" w:space="0" w:color="000000"/>
              <w:left w:val="single" w:sz="6" w:space="0" w:color="000000"/>
              <w:bottom w:val="single" w:sz="6" w:space="0" w:color="000000"/>
              <w:right w:val="single" w:sz="6" w:space="0" w:color="000000"/>
            </w:tcBorders>
            <w:shd w:val="clear" w:color="auto" w:fill="EAE9FF"/>
            <w:tcMar>
              <w:top w:w="43" w:type="dxa"/>
              <w:left w:w="43" w:type="dxa"/>
              <w:bottom w:w="43" w:type="dxa"/>
              <w:right w:w="43" w:type="dxa"/>
            </w:tcMar>
            <w:vAlign w:val="center"/>
          </w:tcPr>
          <w:p w14:paraId="0B039B2B" w14:textId="77777777" w:rsidR="005A2227" w:rsidRPr="00E352EF" w:rsidRDefault="0097053A">
            <w:pPr>
              <w:spacing w:line="240" w:lineRule="atLeast"/>
              <w:jc w:val="center"/>
              <w:rPr>
                <w:rFonts w:asciiTheme="majorHAnsi" w:hAnsiTheme="majorHAnsi"/>
              </w:rPr>
            </w:pPr>
            <w:r w:rsidRPr="00E352EF">
              <w:rPr>
                <w:rFonts w:asciiTheme="majorHAnsi" w:eastAsia="Calibri" w:hAnsiTheme="majorHAnsi" w:cs="Calibri"/>
              </w:rPr>
              <w:t xml:space="preserve">Component version </w:t>
            </w:r>
          </w:p>
        </w:tc>
      </w:tr>
      <w:tr w:rsidR="00EE0916" w:rsidRPr="00E352EF" w14:paraId="14425EB5" w14:textId="77777777" w:rsidTr="00EE0916">
        <w:tc>
          <w:tcPr>
            <w:tcW w:w="210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F5EB6E1"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defineValueDomain</w:t>
            </w:r>
          </w:p>
        </w:tc>
        <w:tc>
          <w:tcPr>
            <w:tcW w:w="1570"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F9AB63F"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Information Model artefacts definition</w:t>
            </w:r>
          </w:p>
        </w:tc>
        <w:tc>
          <w:tcPr>
            <w:tcW w:w="1440"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D4E66ED" w14:textId="77777777" w:rsidR="00EE0916" w:rsidRPr="00E352EF" w:rsidRDefault="00EE0916" w:rsidP="00EE0916">
            <w:pPr>
              <w:spacing w:line="240" w:lineRule="atLeast"/>
              <w:jc w:val="center"/>
            </w:pPr>
            <w:r w:rsidRPr="00E352EF">
              <w:rPr>
                <w:rFonts w:ascii="Cambria" w:eastAsia="Calibri" w:hAnsi="Cambria" w:cs="Calibri"/>
              </w:rPr>
              <w:t>Functional</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3CF7C59"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defines a ValueDomain in VTL information model.</w:t>
            </w:r>
          </w:p>
        </w:tc>
        <w:tc>
          <w:tcPr>
            <w:tcW w:w="110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9E22B89" w14:textId="77777777" w:rsidR="00EE0916" w:rsidRPr="00E352EF" w:rsidRDefault="00EE0916" w:rsidP="0079344A">
            <w:pPr>
              <w:jc w:val="center"/>
              <w:rPr>
                <w:rFonts w:asciiTheme="majorHAnsi" w:hAnsiTheme="majorHAnsi"/>
              </w:rPr>
            </w:pPr>
          </w:p>
          <w:p w14:paraId="24AD125E" w14:textId="77777777" w:rsidR="00EE0916" w:rsidRPr="00E352EF" w:rsidRDefault="00EE0916" w:rsidP="0079344A">
            <w:pPr>
              <w:jc w:val="center"/>
            </w:pPr>
            <w:r w:rsidRPr="00E352EF">
              <w:rPr>
                <w:rFonts w:asciiTheme="majorHAnsi" w:hAnsiTheme="majorHAnsi"/>
              </w:rPr>
              <w:t>-</w:t>
            </w:r>
          </w:p>
        </w:tc>
        <w:tc>
          <w:tcPr>
            <w:tcW w:w="1397"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EA673B2" w14:textId="77777777" w:rsidR="00EE0916" w:rsidRPr="00E352EF" w:rsidRDefault="00EE0916" w:rsidP="0079344A">
            <w:pPr>
              <w:jc w:val="center"/>
              <w:rPr>
                <w:rFonts w:asciiTheme="majorHAnsi" w:hAnsiTheme="majorHAnsi"/>
              </w:rPr>
            </w:pPr>
          </w:p>
          <w:p w14:paraId="72B13B71" w14:textId="77777777" w:rsidR="00EE0916" w:rsidRPr="00E352EF" w:rsidRDefault="00EE0916" w:rsidP="0079344A">
            <w:pPr>
              <w:jc w:val="center"/>
            </w:pPr>
            <w:r w:rsidRPr="00E352EF">
              <w:rPr>
                <w:rFonts w:asciiTheme="majorHAnsi" w:hAnsiTheme="majorHAnsi"/>
              </w:rPr>
              <w:t>-</w:t>
            </w:r>
          </w:p>
        </w:tc>
      </w:tr>
      <w:tr w:rsidR="00EE0916" w:rsidRPr="00E352EF" w14:paraId="208BAE88" w14:textId="77777777" w:rsidTr="00EE0916">
        <w:tc>
          <w:tcPr>
            <w:tcW w:w="210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137F495"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defineValueDomainSubset</w:t>
            </w:r>
          </w:p>
        </w:tc>
        <w:tc>
          <w:tcPr>
            <w:tcW w:w="1570"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AAEE61F"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Information Model artefacts definition</w:t>
            </w:r>
          </w:p>
        </w:tc>
        <w:tc>
          <w:tcPr>
            <w:tcW w:w="1440"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2BF25FA" w14:textId="77777777" w:rsidR="00EE0916" w:rsidRPr="00E352EF" w:rsidRDefault="00EE0916" w:rsidP="00EE0916">
            <w:pPr>
              <w:spacing w:line="240" w:lineRule="atLeast"/>
              <w:jc w:val="center"/>
            </w:pPr>
            <w:r w:rsidRPr="00E352EF">
              <w:rPr>
                <w:rFonts w:ascii="Cambria" w:eastAsia="Calibri" w:hAnsi="Cambria" w:cs="Calibri"/>
              </w:rPr>
              <w:t>Functional</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A20C52F"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defines a ValueDomainSubset in VTL information model</w:t>
            </w:r>
          </w:p>
        </w:tc>
        <w:tc>
          <w:tcPr>
            <w:tcW w:w="110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6395BFD" w14:textId="77777777" w:rsidR="00EE0916" w:rsidRPr="00E352EF" w:rsidRDefault="00EE0916" w:rsidP="0079344A">
            <w:pPr>
              <w:jc w:val="center"/>
              <w:rPr>
                <w:rFonts w:asciiTheme="majorHAnsi" w:hAnsiTheme="majorHAnsi"/>
              </w:rPr>
            </w:pPr>
          </w:p>
          <w:p w14:paraId="018AD06E" w14:textId="77777777" w:rsidR="00EE0916" w:rsidRPr="00E352EF" w:rsidRDefault="00EE0916" w:rsidP="0079344A">
            <w:pPr>
              <w:jc w:val="center"/>
            </w:pPr>
            <w:r w:rsidRPr="00E352EF">
              <w:rPr>
                <w:rFonts w:asciiTheme="majorHAnsi" w:hAnsiTheme="majorHAnsi"/>
              </w:rPr>
              <w:t>-</w:t>
            </w:r>
          </w:p>
        </w:tc>
        <w:tc>
          <w:tcPr>
            <w:tcW w:w="1397"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56AC56E" w14:textId="77777777" w:rsidR="00EE0916" w:rsidRPr="00E352EF" w:rsidRDefault="00EE0916" w:rsidP="0079344A">
            <w:pPr>
              <w:jc w:val="center"/>
              <w:rPr>
                <w:rFonts w:asciiTheme="majorHAnsi" w:hAnsiTheme="majorHAnsi"/>
              </w:rPr>
            </w:pPr>
          </w:p>
          <w:p w14:paraId="2C24F304" w14:textId="77777777" w:rsidR="00EE0916" w:rsidRPr="00E352EF" w:rsidRDefault="00EE0916" w:rsidP="0079344A">
            <w:pPr>
              <w:jc w:val="center"/>
            </w:pPr>
            <w:r w:rsidRPr="00E352EF">
              <w:rPr>
                <w:rFonts w:asciiTheme="majorHAnsi" w:hAnsiTheme="majorHAnsi"/>
              </w:rPr>
              <w:t>-</w:t>
            </w:r>
          </w:p>
        </w:tc>
      </w:tr>
      <w:tr w:rsidR="00EE0916" w:rsidRPr="00E352EF" w14:paraId="77A44C86" w14:textId="77777777" w:rsidTr="00EE0916">
        <w:trPr>
          <w:trHeight w:val="813"/>
        </w:trPr>
        <w:tc>
          <w:tcPr>
            <w:tcW w:w="210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9B35539"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Define Variable</w:t>
            </w:r>
          </w:p>
        </w:tc>
        <w:tc>
          <w:tcPr>
            <w:tcW w:w="1570"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FD93FED"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Information Model artefacts definition</w:t>
            </w:r>
          </w:p>
        </w:tc>
        <w:tc>
          <w:tcPr>
            <w:tcW w:w="1440"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C76473B" w14:textId="77777777" w:rsidR="00EE0916" w:rsidRPr="00E352EF" w:rsidRDefault="00EE0916" w:rsidP="00EE0916">
            <w:pPr>
              <w:spacing w:line="240" w:lineRule="atLeast"/>
              <w:jc w:val="center"/>
            </w:pPr>
            <w:r w:rsidRPr="00E352EF">
              <w:rPr>
                <w:rFonts w:ascii="Cambria" w:eastAsia="Calibri" w:hAnsi="Cambria" w:cs="Calibri"/>
              </w:rPr>
              <w:t>Functional</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0977DFF" w14:textId="77777777" w:rsidR="00EE0916" w:rsidRPr="00E352EF" w:rsidRDefault="00EE0916" w:rsidP="00EE0916">
            <w:pPr>
              <w:spacing w:after="160" w:line="259" w:lineRule="auto"/>
              <w:jc w:val="center"/>
              <w:rPr>
                <w:rFonts w:asciiTheme="majorHAnsi" w:hAnsiTheme="majorHAnsi"/>
              </w:rPr>
            </w:pPr>
            <w:r w:rsidRPr="00E352EF">
              <w:rPr>
                <w:rFonts w:asciiTheme="majorHAnsi" w:hAnsiTheme="majorHAnsi"/>
              </w:rPr>
              <w:t>defines a persistent Variable in the VTL information model</w:t>
            </w:r>
          </w:p>
        </w:tc>
        <w:tc>
          <w:tcPr>
            <w:tcW w:w="110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EC97820" w14:textId="77777777" w:rsidR="00EE0916" w:rsidRPr="00E352EF" w:rsidRDefault="00EE0916" w:rsidP="0079344A">
            <w:pPr>
              <w:jc w:val="center"/>
              <w:rPr>
                <w:rFonts w:asciiTheme="majorHAnsi" w:hAnsiTheme="majorHAnsi"/>
              </w:rPr>
            </w:pPr>
          </w:p>
          <w:p w14:paraId="72125151" w14:textId="77777777" w:rsidR="00EE0916" w:rsidRPr="00E352EF" w:rsidRDefault="00EE0916" w:rsidP="0079344A">
            <w:pPr>
              <w:jc w:val="center"/>
            </w:pPr>
            <w:r w:rsidRPr="00E352EF">
              <w:rPr>
                <w:rFonts w:asciiTheme="majorHAnsi" w:hAnsiTheme="majorHAnsi"/>
              </w:rPr>
              <w:t>-</w:t>
            </w:r>
          </w:p>
        </w:tc>
        <w:tc>
          <w:tcPr>
            <w:tcW w:w="1397"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3C68DA2" w14:textId="77777777" w:rsidR="00EE0916" w:rsidRPr="00E352EF" w:rsidRDefault="00EE0916" w:rsidP="0079344A">
            <w:pPr>
              <w:jc w:val="center"/>
              <w:rPr>
                <w:rFonts w:asciiTheme="majorHAnsi" w:hAnsiTheme="majorHAnsi"/>
              </w:rPr>
            </w:pPr>
          </w:p>
          <w:p w14:paraId="33344769" w14:textId="77777777" w:rsidR="00EE0916" w:rsidRPr="00E352EF" w:rsidRDefault="00EE0916" w:rsidP="0079344A">
            <w:pPr>
              <w:jc w:val="center"/>
            </w:pPr>
            <w:r w:rsidRPr="00E352EF">
              <w:rPr>
                <w:rFonts w:asciiTheme="majorHAnsi" w:hAnsiTheme="majorHAnsi"/>
              </w:rPr>
              <w:t>-</w:t>
            </w:r>
          </w:p>
        </w:tc>
      </w:tr>
      <w:tr w:rsidR="00EE0916" w:rsidRPr="00E352EF" w14:paraId="1C1782CC" w14:textId="77777777" w:rsidTr="00EE0916">
        <w:trPr>
          <w:trHeight w:val="1140"/>
        </w:trPr>
        <w:tc>
          <w:tcPr>
            <w:tcW w:w="210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518B886"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defineDataStructure</w:t>
            </w:r>
          </w:p>
        </w:tc>
        <w:tc>
          <w:tcPr>
            <w:tcW w:w="1570"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06BD2A8"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Information Model artefacts definition</w:t>
            </w:r>
          </w:p>
        </w:tc>
        <w:tc>
          <w:tcPr>
            <w:tcW w:w="1440"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37D591D" w14:textId="77777777" w:rsidR="00EE0916" w:rsidRPr="00E352EF" w:rsidRDefault="00EE0916" w:rsidP="00EE0916">
            <w:pPr>
              <w:spacing w:line="240" w:lineRule="atLeast"/>
              <w:jc w:val="center"/>
            </w:pPr>
            <w:r w:rsidRPr="00E352EF">
              <w:rPr>
                <w:rFonts w:ascii="Cambria" w:eastAsia="Calibri" w:hAnsi="Cambria" w:cs="Calibri"/>
              </w:rPr>
              <w:t>Functional</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AD07E76" w14:textId="77777777" w:rsidR="00EE0916" w:rsidRPr="00E352EF" w:rsidRDefault="00EE0916" w:rsidP="00EE0916">
            <w:pPr>
              <w:spacing w:after="160" w:line="259" w:lineRule="auto"/>
              <w:rPr>
                <w:rFonts w:asciiTheme="majorHAnsi" w:hAnsiTheme="majorHAnsi"/>
              </w:rPr>
            </w:pPr>
            <w:r w:rsidRPr="00E352EF">
              <w:rPr>
                <w:rFonts w:asciiTheme="majorHAnsi" w:eastAsia="Calibri" w:hAnsiTheme="majorHAnsi" w:cs="Calibri"/>
              </w:rPr>
              <w:t>defines a persistent DataStructure in the information model</w:t>
            </w:r>
          </w:p>
        </w:tc>
        <w:tc>
          <w:tcPr>
            <w:tcW w:w="110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B902EEF" w14:textId="77777777" w:rsidR="00EE0916" w:rsidRPr="00E352EF" w:rsidRDefault="00EE0916" w:rsidP="0079344A">
            <w:pPr>
              <w:jc w:val="center"/>
              <w:rPr>
                <w:rFonts w:asciiTheme="majorHAnsi" w:hAnsiTheme="majorHAnsi"/>
              </w:rPr>
            </w:pPr>
          </w:p>
          <w:p w14:paraId="65657E42" w14:textId="77777777" w:rsidR="00EE0916" w:rsidRPr="00E352EF" w:rsidRDefault="00EE0916" w:rsidP="0079344A">
            <w:pPr>
              <w:jc w:val="center"/>
            </w:pPr>
            <w:r w:rsidRPr="00E352EF">
              <w:rPr>
                <w:rFonts w:asciiTheme="majorHAnsi" w:hAnsiTheme="majorHAnsi"/>
              </w:rPr>
              <w:t>-</w:t>
            </w:r>
          </w:p>
        </w:tc>
        <w:tc>
          <w:tcPr>
            <w:tcW w:w="1397"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1A99880" w14:textId="77777777" w:rsidR="00EE0916" w:rsidRPr="00E352EF" w:rsidRDefault="00EE0916" w:rsidP="0079344A">
            <w:pPr>
              <w:jc w:val="center"/>
              <w:rPr>
                <w:rFonts w:asciiTheme="majorHAnsi" w:hAnsiTheme="majorHAnsi"/>
              </w:rPr>
            </w:pPr>
          </w:p>
          <w:p w14:paraId="624C16E7" w14:textId="77777777" w:rsidR="00EE0916" w:rsidRPr="00E352EF" w:rsidRDefault="00EE0916" w:rsidP="0079344A">
            <w:pPr>
              <w:jc w:val="center"/>
            </w:pPr>
            <w:r w:rsidRPr="00E352EF">
              <w:rPr>
                <w:rFonts w:asciiTheme="majorHAnsi" w:hAnsiTheme="majorHAnsi"/>
              </w:rPr>
              <w:t>-</w:t>
            </w:r>
          </w:p>
        </w:tc>
      </w:tr>
      <w:tr w:rsidR="00EE0916" w:rsidRPr="00E352EF" w14:paraId="553E5657" w14:textId="77777777" w:rsidTr="00EE0916">
        <w:tc>
          <w:tcPr>
            <w:tcW w:w="210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D019A1C"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defineDataset</w:t>
            </w:r>
          </w:p>
        </w:tc>
        <w:tc>
          <w:tcPr>
            <w:tcW w:w="1570"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1820162"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Information Model artefacts definition</w:t>
            </w:r>
          </w:p>
        </w:tc>
        <w:tc>
          <w:tcPr>
            <w:tcW w:w="1440"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37BE4F2" w14:textId="77777777" w:rsidR="00EE0916" w:rsidRPr="00E352EF" w:rsidRDefault="00EE0916" w:rsidP="00EE0916">
            <w:pPr>
              <w:spacing w:line="240" w:lineRule="atLeast"/>
              <w:jc w:val="center"/>
            </w:pPr>
            <w:r w:rsidRPr="00E352EF">
              <w:rPr>
                <w:rFonts w:ascii="Cambria" w:eastAsia="Calibri" w:hAnsi="Cambria" w:cs="Calibri"/>
              </w:rPr>
              <w:t>Functional</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30AD14F"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defines a persistent Dataset in the information model</w:t>
            </w:r>
          </w:p>
        </w:tc>
        <w:tc>
          <w:tcPr>
            <w:tcW w:w="110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10CA2C9" w14:textId="77777777" w:rsidR="00EE0916" w:rsidRPr="00E352EF" w:rsidRDefault="00EE0916" w:rsidP="0079344A">
            <w:pPr>
              <w:jc w:val="center"/>
              <w:rPr>
                <w:rFonts w:asciiTheme="majorHAnsi" w:hAnsiTheme="majorHAnsi"/>
              </w:rPr>
            </w:pPr>
          </w:p>
          <w:p w14:paraId="2CCDBFC1" w14:textId="77777777" w:rsidR="00EE0916" w:rsidRPr="00E352EF" w:rsidRDefault="00EE0916" w:rsidP="0079344A">
            <w:pPr>
              <w:jc w:val="center"/>
            </w:pPr>
            <w:r w:rsidRPr="00E352EF">
              <w:rPr>
                <w:rFonts w:asciiTheme="majorHAnsi" w:hAnsiTheme="majorHAnsi"/>
              </w:rPr>
              <w:t>-</w:t>
            </w:r>
          </w:p>
        </w:tc>
        <w:tc>
          <w:tcPr>
            <w:tcW w:w="1397"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C421492" w14:textId="77777777" w:rsidR="00EE0916" w:rsidRPr="00E352EF" w:rsidRDefault="00EE0916" w:rsidP="0079344A">
            <w:pPr>
              <w:jc w:val="center"/>
              <w:rPr>
                <w:rFonts w:asciiTheme="majorHAnsi" w:hAnsiTheme="majorHAnsi"/>
              </w:rPr>
            </w:pPr>
          </w:p>
          <w:p w14:paraId="3E1C0D7D" w14:textId="77777777" w:rsidR="00EE0916" w:rsidRPr="00E352EF" w:rsidRDefault="00EE0916" w:rsidP="0079344A">
            <w:pPr>
              <w:jc w:val="center"/>
            </w:pPr>
            <w:r w:rsidRPr="00E352EF">
              <w:rPr>
                <w:rFonts w:asciiTheme="majorHAnsi" w:hAnsiTheme="majorHAnsi"/>
              </w:rPr>
              <w:t>-</w:t>
            </w:r>
          </w:p>
        </w:tc>
      </w:tr>
      <w:tr w:rsidR="00EE0916" w:rsidRPr="00E352EF" w14:paraId="40136DAD" w14:textId="77777777" w:rsidTr="00EE0916">
        <w:tc>
          <w:tcPr>
            <w:tcW w:w="210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38330F4"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define datapoint ruleset</w:t>
            </w:r>
          </w:p>
        </w:tc>
        <w:tc>
          <w:tcPr>
            <w:tcW w:w="1570"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AF9E950"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Ruleset</w:t>
            </w:r>
          </w:p>
        </w:tc>
        <w:tc>
          <w:tcPr>
            <w:tcW w:w="1440"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07898C1" w14:textId="77777777" w:rsidR="00EE0916" w:rsidRPr="00E352EF" w:rsidRDefault="00EE0916" w:rsidP="00EE0916">
            <w:pPr>
              <w:spacing w:line="240" w:lineRule="atLeast"/>
              <w:jc w:val="center"/>
            </w:pPr>
            <w:r w:rsidRPr="00E352EF">
              <w:rPr>
                <w:rFonts w:ascii="Cambria" w:eastAsia="Calibri" w:hAnsi="Cambria" w:cs="Calibri"/>
              </w:rPr>
              <w:t>Functional</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D88CCCC"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defines a persistent object that contains Rules to be applied to the Data Points</w:t>
            </w:r>
          </w:p>
        </w:tc>
        <w:tc>
          <w:tcPr>
            <w:tcW w:w="110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425A027" w14:textId="77777777" w:rsidR="00EE0916" w:rsidRPr="00E352EF" w:rsidRDefault="00EE0916" w:rsidP="0079344A">
            <w:pPr>
              <w:jc w:val="center"/>
              <w:rPr>
                <w:rFonts w:asciiTheme="majorHAnsi" w:hAnsiTheme="majorHAnsi"/>
              </w:rPr>
            </w:pPr>
          </w:p>
          <w:p w14:paraId="327DBD54" w14:textId="77777777" w:rsidR="00EE0916" w:rsidRPr="00E352EF" w:rsidRDefault="00EE0916" w:rsidP="0079344A">
            <w:pPr>
              <w:jc w:val="center"/>
            </w:pPr>
            <w:r w:rsidRPr="00E352EF">
              <w:rPr>
                <w:rFonts w:asciiTheme="majorHAnsi" w:hAnsiTheme="majorHAnsi"/>
              </w:rPr>
              <w:t>-</w:t>
            </w:r>
          </w:p>
        </w:tc>
        <w:tc>
          <w:tcPr>
            <w:tcW w:w="1397"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CD50C18" w14:textId="77777777" w:rsidR="00EE0916" w:rsidRPr="00E352EF" w:rsidRDefault="00EE0916" w:rsidP="0079344A">
            <w:pPr>
              <w:jc w:val="center"/>
              <w:rPr>
                <w:rFonts w:asciiTheme="majorHAnsi" w:hAnsiTheme="majorHAnsi"/>
              </w:rPr>
            </w:pPr>
          </w:p>
          <w:p w14:paraId="343DC09F" w14:textId="77777777" w:rsidR="00EE0916" w:rsidRPr="00E352EF" w:rsidRDefault="00EE0916" w:rsidP="0079344A">
            <w:pPr>
              <w:jc w:val="center"/>
            </w:pPr>
            <w:r w:rsidRPr="00E352EF">
              <w:rPr>
                <w:rFonts w:asciiTheme="majorHAnsi" w:hAnsiTheme="majorHAnsi"/>
              </w:rPr>
              <w:t>-</w:t>
            </w:r>
          </w:p>
        </w:tc>
      </w:tr>
      <w:tr w:rsidR="00EE0916" w:rsidRPr="00E352EF" w14:paraId="57A81558" w14:textId="77777777" w:rsidTr="00EE0916">
        <w:tc>
          <w:tcPr>
            <w:tcW w:w="210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4635E7D"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 xml:space="preserve">define hierarchical ruleset </w:t>
            </w:r>
          </w:p>
        </w:tc>
        <w:tc>
          <w:tcPr>
            <w:tcW w:w="1570"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32CB6AE"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Ruleset</w:t>
            </w:r>
          </w:p>
        </w:tc>
        <w:tc>
          <w:tcPr>
            <w:tcW w:w="1440"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568FFCF" w14:textId="77777777" w:rsidR="00EE0916" w:rsidRPr="00E352EF" w:rsidRDefault="00EE0916" w:rsidP="00EE0916">
            <w:pPr>
              <w:spacing w:line="240" w:lineRule="atLeast"/>
              <w:jc w:val="center"/>
            </w:pPr>
            <w:r w:rsidRPr="00E352EF">
              <w:rPr>
                <w:rFonts w:ascii="Cambria" w:eastAsia="Calibri" w:hAnsi="Cambria" w:cs="Calibri"/>
              </w:rPr>
              <w:t>Functional</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82A96CB"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defines a persistent object that contains Rules to be applied to the code items of a Dataset component.</w:t>
            </w:r>
          </w:p>
        </w:tc>
        <w:tc>
          <w:tcPr>
            <w:tcW w:w="110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4E7C77B" w14:textId="77777777" w:rsidR="00EE0916" w:rsidRPr="00E352EF" w:rsidRDefault="00EE0916" w:rsidP="0079344A">
            <w:pPr>
              <w:jc w:val="center"/>
              <w:rPr>
                <w:rFonts w:asciiTheme="majorHAnsi" w:hAnsiTheme="majorHAnsi"/>
              </w:rPr>
            </w:pPr>
          </w:p>
          <w:p w14:paraId="5ADC9C70" w14:textId="77777777" w:rsidR="00EE0916" w:rsidRPr="00E352EF" w:rsidRDefault="00EE0916" w:rsidP="0079344A">
            <w:pPr>
              <w:jc w:val="center"/>
            </w:pPr>
            <w:r w:rsidRPr="00E352EF">
              <w:rPr>
                <w:rFonts w:asciiTheme="majorHAnsi" w:hAnsiTheme="majorHAnsi"/>
              </w:rPr>
              <w:t>-</w:t>
            </w:r>
          </w:p>
        </w:tc>
        <w:tc>
          <w:tcPr>
            <w:tcW w:w="1397"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C6A5DF6" w14:textId="77777777" w:rsidR="00EE0916" w:rsidRPr="00E352EF" w:rsidRDefault="00EE0916" w:rsidP="0079344A">
            <w:pPr>
              <w:jc w:val="center"/>
              <w:rPr>
                <w:rFonts w:asciiTheme="majorHAnsi" w:hAnsiTheme="majorHAnsi"/>
              </w:rPr>
            </w:pPr>
          </w:p>
          <w:p w14:paraId="77A38812" w14:textId="77777777" w:rsidR="00EE0916" w:rsidRPr="00E352EF" w:rsidRDefault="00EE0916" w:rsidP="0079344A">
            <w:pPr>
              <w:jc w:val="center"/>
            </w:pPr>
            <w:r w:rsidRPr="00E352EF">
              <w:rPr>
                <w:rFonts w:asciiTheme="majorHAnsi" w:hAnsiTheme="majorHAnsi"/>
              </w:rPr>
              <w:t>-</w:t>
            </w:r>
          </w:p>
        </w:tc>
      </w:tr>
      <w:tr w:rsidR="00EE0916" w:rsidRPr="00E352EF" w14:paraId="774F20D5" w14:textId="77777777" w:rsidTr="00EE0916">
        <w:tc>
          <w:tcPr>
            <w:tcW w:w="210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647C614" w14:textId="77777777" w:rsidR="00EE0916" w:rsidRPr="00E352EF" w:rsidRDefault="00EE0916">
            <w:pPr>
              <w:spacing w:line="240" w:lineRule="atLeast"/>
              <w:jc w:val="center"/>
              <w:rPr>
                <w:rFonts w:ascii="Cambria" w:hAnsi="Cambria"/>
              </w:rPr>
            </w:pPr>
            <w:r w:rsidRPr="00E352EF">
              <w:rPr>
                <w:rFonts w:ascii="Cambria" w:eastAsia="Calibri" w:hAnsi="Cambria" w:cs="Calibri"/>
              </w:rPr>
              <w:t>define mapping</w:t>
            </w:r>
          </w:p>
        </w:tc>
        <w:tc>
          <w:tcPr>
            <w:tcW w:w="1570"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A86E9CB" w14:textId="77777777" w:rsidR="00EE0916" w:rsidRPr="00E352EF" w:rsidRDefault="00EE0916">
            <w:pPr>
              <w:spacing w:line="240" w:lineRule="atLeast"/>
              <w:jc w:val="center"/>
              <w:rPr>
                <w:rFonts w:ascii="Cambria" w:hAnsi="Cambria"/>
              </w:rPr>
            </w:pPr>
            <w:r w:rsidRPr="00E352EF">
              <w:rPr>
                <w:rFonts w:ascii="Cambria" w:eastAsia="Calibri" w:hAnsi="Cambria" w:cs="Calibri"/>
              </w:rPr>
              <w:t>Ruleset</w:t>
            </w:r>
          </w:p>
        </w:tc>
        <w:tc>
          <w:tcPr>
            <w:tcW w:w="1440"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4C40C9A" w14:textId="77777777" w:rsidR="00EE0916" w:rsidRPr="00E352EF" w:rsidRDefault="00EE0916" w:rsidP="00EE0916">
            <w:pPr>
              <w:spacing w:line="240" w:lineRule="atLeast"/>
              <w:jc w:val="center"/>
            </w:pPr>
            <w:r w:rsidRPr="00E352EF">
              <w:rPr>
                <w:rFonts w:ascii="Cambria" w:eastAsia="Calibri" w:hAnsi="Cambria" w:cs="Calibri"/>
              </w:rPr>
              <w:t>Functional</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0245374" w14:textId="77777777" w:rsidR="00EE0916" w:rsidRPr="00E352EF" w:rsidRDefault="00EE0916">
            <w:pPr>
              <w:spacing w:line="240" w:lineRule="atLeast"/>
              <w:jc w:val="center"/>
              <w:rPr>
                <w:rFonts w:ascii="Cambria" w:hAnsi="Cambria"/>
              </w:rPr>
            </w:pPr>
            <w:r w:rsidRPr="00E352EF">
              <w:rPr>
                <w:rFonts w:ascii="Cambria" w:eastAsia="Calibri" w:hAnsi="Cambria" w:cs="Calibri"/>
              </w:rPr>
              <w:t>defines a persistent object that contains Rules to be applied to recode codes of a component in a Dataset</w:t>
            </w:r>
          </w:p>
        </w:tc>
        <w:tc>
          <w:tcPr>
            <w:tcW w:w="110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CA24503" w14:textId="77777777" w:rsidR="00EE0916" w:rsidRPr="00E352EF" w:rsidRDefault="00EE0916" w:rsidP="0079344A">
            <w:pPr>
              <w:jc w:val="center"/>
              <w:rPr>
                <w:rFonts w:asciiTheme="majorHAnsi" w:hAnsiTheme="majorHAnsi"/>
              </w:rPr>
            </w:pPr>
          </w:p>
          <w:p w14:paraId="483E3C96" w14:textId="77777777" w:rsidR="00EE0916" w:rsidRPr="00E352EF" w:rsidRDefault="00EE0916" w:rsidP="0079344A">
            <w:pPr>
              <w:jc w:val="center"/>
            </w:pPr>
            <w:r w:rsidRPr="00E352EF">
              <w:rPr>
                <w:rFonts w:asciiTheme="majorHAnsi" w:hAnsiTheme="majorHAnsi"/>
              </w:rPr>
              <w:t>-</w:t>
            </w:r>
          </w:p>
        </w:tc>
        <w:tc>
          <w:tcPr>
            <w:tcW w:w="1397"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6A72D10" w14:textId="77777777" w:rsidR="00EE0916" w:rsidRPr="00E352EF" w:rsidRDefault="00EE0916" w:rsidP="0079344A">
            <w:pPr>
              <w:jc w:val="center"/>
              <w:rPr>
                <w:rFonts w:asciiTheme="majorHAnsi" w:hAnsiTheme="majorHAnsi"/>
              </w:rPr>
            </w:pPr>
          </w:p>
          <w:p w14:paraId="26787C8E" w14:textId="77777777" w:rsidR="00EE0916" w:rsidRPr="00E352EF" w:rsidRDefault="00EE0916" w:rsidP="0079344A">
            <w:pPr>
              <w:jc w:val="center"/>
            </w:pPr>
            <w:r w:rsidRPr="00E352EF">
              <w:rPr>
                <w:rFonts w:asciiTheme="majorHAnsi" w:hAnsiTheme="majorHAnsi"/>
              </w:rPr>
              <w:t>-</w:t>
            </w:r>
          </w:p>
        </w:tc>
      </w:tr>
    </w:tbl>
    <w:p w14:paraId="31AB95FF" w14:textId="77777777" w:rsidR="005A2227" w:rsidRPr="00E352EF" w:rsidRDefault="005A2227"/>
    <w:p w14:paraId="1EA632FA" w14:textId="77777777" w:rsidR="005A2227" w:rsidRPr="00E352EF" w:rsidRDefault="005A2227">
      <w:pPr>
        <w:spacing w:before="120" w:after="120" w:line="240" w:lineRule="atLeast"/>
        <w:jc w:val="both"/>
      </w:pPr>
    </w:p>
    <w:p w14:paraId="68FE6467" w14:textId="77777777" w:rsidR="005A2227" w:rsidRPr="00E352EF" w:rsidRDefault="0097053A" w:rsidP="00EB1629">
      <w:pPr>
        <w:pStyle w:val="Stile3"/>
        <w:rPr>
          <w:lang w:val="en-GB"/>
        </w:rPr>
      </w:pPr>
      <w:bookmarkStart w:id="26" w:name="_Toc464487874"/>
      <w:r w:rsidRPr="00E352EF">
        <w:rPr>
          <w:lang w:val="en-GB"/>
        </w:rPr>
        <w:t>VTL-ML Standard Library</w:t>
      </w:r>
      <w:bookmarkEnd w:id="26"/>
    </w:p>
    <w:p w14:paraId="025EBD7B" w14:textId="77777777" w:rsidR="00BC32F0" w:rsidRPr="00E352EF" w:rsidRDefault="00BC32F0" w:rsidP="00BC32F0">
      <w:pPr>
        <w:rPr>
          <w:rFonts w:ascii="Cambria" w:eastAsia="Calibri" w:hAnsi="Cambria" w:cs="Calibri"/>
          <w:sz w:val="16"/>
        </w:rPr>
      </w:pPr>
    </w:p>
    <w:p w14:paraId="0797C70B" w14:textId="77777777" w:rsidR="00BC32F0" w:rsidRPr="00E352EF" w:rsidRDefault="00BC32F0" w:rsidP="00B3632D">
      <w:pPr>
        <w:pStyle w:val="Titolo3"/>
      </w:pPr>
      <w:bookmarkStart w:id="27" w:name="_Toc464487875"/>
      <w:r w:rsidRPr="00E352EF">
        <w:t>Operators and functions applied on</w:t>
      </w:r>
      <w:r w:rsidR="009C28BD" w:rsidRPr="00E352EF">
        <w:t xml:space="preserve"> D</w:t>
      </w:r>
      <w:r w:rsidRPr="00E352EF">
        <w:t>atasets and scalar values</w:t>
      </w:r>
      <w:bookmarkEnd w:id="27"/>
    </w:p>
    <w:p w14:paraId="64BB9CAE" w14:textId="77777777" w:rsidR="00BC32F0" w:rsidRPr="00E352EF" w:rsidRDefault="00BC32F0" w:rsidP="00BC32F0">
      <w:pPr>
        <w:jc w:val="both"/>
        <w:rPr>
          <w:rFonts w:ascii="Cambria" w:eastAsia="Calibri" w:hAnsi="Cambria" w:cs="Calibri"/>
          <w:sz w:val="16"/>
        </w:rPr>
      </w:pPr>
    </w:p>
    <w:p w14:paraId="0C76AC13" w14:textId="77777777" w:rsidR="00BC32F0" w:rsidRPr="00E352EF" w:rsidRDefault="00BC32F0" w:rsidP="00BC32F0">
      <w:pPr>
        <w:jc w:val="both"/>
        <w:rPr>
          <w:rFonts w:ascii="Cambria" w:hAnsi="Cambria"/>
        </w:rPr>
      </w:pPr>
      <w:r w:rsidRPr="00E352EF">
        <w:rPr>
          <w:rFonts w:ascii="Cambria" w:eastAsia="Calibri" w:hAnsi="Cambria" w:cs="Calibri"/>
        </w:rPr>
        <w:t xml:space="preserve">Most of the single data points operators and functions can be applied </w:t>
      </w:r>
      <w:r w:rsidR="0096158B" w:rsidRPr="00E352EF">
        <w:rPr>
          <w:rFonts w:ascii="Cambria" w:eastAsia="Calibri" w:hAnsi="Cambria" w:cs="Calibri"/>
        </w:rPr>
        <w:t xml:space="preserve">to </w:t>
      </w:r>
      <w:r w:rsidRPr="00E352EF">
        <w:rPr>
          <w:rFonts w:ascii="Cambria" w:eastAsia="Calibri" w:hAnsi="Cambria" w:cs="Calibri"/>
        </w:rPr>
        <w:t xml:space="preserve">both </w:t>
      </w:r>
      <w:r w:rsidR="009C28BD" w:rsidRPr="00E352EF">
        <w:t>Dataset</w:t>
      </w:r>
      <w:r w:rsidRPr="00E352EF">
        <w:rPr>
          <w:rFonts w:ascii="Cambria" w:eastAsia="Calibri" w:hAnsi="Cambria" w:cs="Calibri"/>
        </w:rPr>
        <w:t>s and scalar values. The operands of the operators and functions can take the following forms:</w:t>
      </w:r>
    </w:p>
    <w:p w14:paraId="3FB41C89" w14:textId="77777777" w:rsidR="00BC32F0" w:rsidRPr="00E352EF" w:rsidRDefault="00BC32F0" w:rsidP="008A7573">
      <w:pPr>
        <w:numPr>
          <w:ilvl w:val="0"/>
          <w:numId w:val="16"/>
        </w:numPr>
        <w:tabs>
          <w:tab w:val="left" w:pos="0"/>
          <w:tab w:val="left" w:pos="720"/>
        </w:tabs>
        <w:ind w:left="1440"/>
        <w:jc w:val="both"/>
        <w:rPr>
          <w:rFonts w:ascii="Cambria" w:hAnsi="Cambria"/>
        </w:rPr>
      </w:pPr>
      <w:r w:rsidRPr="00E352EF">
        <w:rPr>
          <w:rFonts w:ascii="Cambria" w:eastAsia="Calibri" w:hAnsi="Cambria" w:cs="Calibri"/>
        </w:rPr>
        <w:t>Scalar expression, e.g. 1+2.</w:t>
      </w:r>
    </w:p>
    <w:p w14:paraId="7BB7801E" w14:textId="77777777" w:rsidR="00BC32F0" w:rsidRPr="00E352EF" w:rsidRDefault="00BC32F0" w:rsidP="008A7573">
      <w:pPr>
        <w:numPr>
          <w:ilvl w:val="0"/>
          <w:numId w:val="16"/>
        </w:numPr>
        <w:tabs>
          <w:tab w:val="left" w:pos="0"/>
          <w:tab w:val="left" w:pos="720"/>
        </w:tabs>
        <w:ind w:left="1440"/>
        <w:jc w:val="both"/>
        <w:rPr>
          <w:rFonts w:ascii="Cambria" w:hAnsi="Cambria"/>
        </w:rPr>
      </w:pPr>
      <w:r w:rsidRPr="00E352EF">
        <w:rPr>
          <w:rFonts w:ascii="Cambria" w:eastAsia="Calibri" w:hAnsi="Cambria" w:cs="Calibri"/>
        </w:rPr>
        <w:t>Dataset expression, with a single measure or attribute selected using the membership operator ".", e.g. ds_bop.obs_value. In this case the operator or function is applied to the specified measure or attribute.</w:t>
      </w:r>
    </w:p>
    <w:p w14:paraId="49BB029F" w14:textId="77777777" w:rsidR="00BC32F0" w:rsidRPr="00E352EF" w:rsidRDefault="00BC32F0" w:rsidP="008A7573">
      <w:pPr>
        <w:numPr>
          <w:ilvl w:val="0"/>
          <w:numId w:val="16"/>
        </w:numPr>
        <w:tabs>
          <w:tab w:val="left" w:pos="0"/>
          <w:tab w:val="left" w:pos="720"/>
        </w:tabs>
        <w:ind w:left="1440"/>
        <w:jc w:val="both"/>
        <w:rPr>
          <w:rFonts w:ascii="Cambria" w:hAnsi="Cambria"/>
        </w:rPr>
      </w:pPr>
      <w:r w:rsidRPr="00E352EF">
        <w:rPr>
          <w:rFonts w:ascii="Cambria" w:eastAsia="Calibri" w:hAnsi="Cambria" w:cs="Calibri"/>
        </w:rPr>
        <w:t xml:space="preserve">Dataset expression, with no measure or attribute selected, e.g. ds_bop. In this case the operator or function is applied to all measures of the </w:t>
      </w:r>
      <w:r w:rsidR="009C28BD" w:rsidRPr="00E352EF">
        <w:t>Dataset</w:t>
      </w:r>
      <w:r w:rsidR="003B25B9" w:rsidRPr="00E352EF">
        <w:t xml:space="preserve"> having the data type accepted by the operator</w:t>
      </w:r>
      <w:r w:rsidRPr="00E352EF">
        <w:rPr>
          <w:rFonts w:ascii="Cambria" w:eastAsia="Calibri" w:hAnsi="Cambria" w:cs="Calibri"/>
        </w:rPr>
        <w:t xml:space="preserve">. </w:t>
      </w:r>
    </w:p>
    <w:p w14:paraId="26607431" w14:textId="77777777" w:rsidR="009F5659" w:rsidRPr="00E352EF" w:rsidRDefault="00550433" w:rsidP="00BC32F0">
      <w:pPr>
        <w:jc w:val="both"/>
        <w:rPr>
          <w:rFonts w:ascii="Cambria" w:eastAsia="Calibri" w:hAnsi="Cambria" w:cs="Calibri"/>
        </w:rPr>
      </w:pPr>
      <w:r w:rsidRPr="00E352EF">
        <w:rPr>
          <w:rFonts w:ascii="Cambria" w:eastAsia="Calibri" w:hAnsi="Cambria" w:cs="Calibri"/>
        </w:rPr>
        <w:t xml:space="preserve">When a VTL operator or function is applied to two or more </w:t>
      </w:r>
      <w:r w:rsidR="009C28BD" w:rsidRPr="00E352EF">
        <w:t>Dataset</w:t>
      </w:r>
      <w:r w:rsidRPr="00E352EF">
        <w:rPr>
          <w:rFonts w:ascii="Cambria" w:eastAsia="Calibri" w:hAnsi="Cambria" w:cs="Calibri"/>
        </w:rPr>
        <w:t xml:space="preserve">s then at least an Identifier Component must appear in all </w:t>
      </w:r>
      <w:r w:rsidR="009C28BD" w:rsidRPr="00E352EF">
        <w:t>Dataset</w:t>
      </w:r>
      <w:r w:rsidRPr="00E352EF">
        <w:rPr>
          <w:rFonts w:ascii="Cambria" w:eastAsia="Calibri" w:hAnsi="Cambria" w:cs="Calibri"/>
        </w:rPr>
        <w:t>s with the same name</w:t>
      </w:r>
      <w:r w:rsidR="00D522BE" w:rsidRPr="00E352EF">
        <w:rPr>
          <w:rFonts w:ascii="Cambria" w:eastAsia="Calibri" w:hAnsi="Cambria" w:cs="Calibri"/>
        </w:rPr>
        <w:t xml:space="preserve"> and</w:t>
      </w:r>
      <w:r w:rsidRPr="00E352EF">
        <w:rPr>
          <w:rFonts w:ascii="Cambria" w:eastAsia="Calibri" w:hAnsi="Cambria" w:cs="Calibri"/>
        </w:rPr>
        <w:t xml:space="preserve"> data type</w:t>
      </w:r>
      <w:r w:rsidR="00D527F3" w:rsidRPr="00E352EF">
        <w:rPr>
          <w:rFonts w:ascii="Cambria" w:eastAsia="Calibri" w:hAnsi="Cambria" w:cs="Calibri"/>
        </w:rPr>
        <w:t xml:space="preserve">. In this case </w:t>
      </w:r>
      <w:r w:rsidR="00BC32F0" w:rsidRPr="00E352EF">
        <w:rPr>
          <w:rFonts w:ascii="Cambria" w:eastAsia="Calibri" w:hAnsi="Cambria" w:cs="Calibri"/>
        </w:rPr>
        <w:t xml:space="preserve">the function is applied on the measures having the same name </w:t>
      </w:r>
      <w:r w:rsidR="00D522BE" w:rsidRPr="00E352EF">
        <w:rPr>
          <w:rFonts w:ascii="Cambria" w:eastAsia="Calibri" w:hAnsi="Cambria" w:cs="Calibri"/>
        </w:rPr>
        <w:t xml:space="preserve">and data type </w:t>
      </w:r>
      <w:r w:rsidR="003B25B9" w:rsidRPr="00E352EF">
        <w:rPr>
          <w:rFonts w:ascii="Cambria" w:eastAsia="Calibri" w:hAnsi="Cambria" w:cs="Calibri"/>
        </w:rPr>
        <w:t xml:space="preserve">(accepted by the operator) </w:t>
      </w:r>
      <w:r w:rsidR="00BC32F0" w:rsidRPr="00E352EF">
        <w:rPr>
          <w:rFonts w:ascii="Cambria" w:eastAsia="Calibri" w:hAnsi="Cambria" w:cs="Calibri"/>
        </w:rPr>
        <w:t>and for the matching</w:t>
      </w:r>
      <w:r w:rsidR="00B963B1" w:rsidRPr="00E352EF">
        <w:rPr>
          <w:rFonts w:ascii="Cambria" w:eastAsia="Calibri" w:hAnsi="Cambria" w:cs="Calibri"/>
        </w:rPr>
        <w:t xml:space="preserve"> </w:t>
      </w:r>
      <w:r w:rsidR="00BC32F0" w:rsidRPr="00E352EF">
        <w:rPr>
          <w:rFonts w:ascii="Cambria" w:eastAsia="Calibri" w:hAnsi="Cambria" w:cs="Calibri"/>
        </w:rPr>
        <w:t xml:space="preserve">data points, i.e., the data points that have the same values of the common </w:t>
      </w:r>
      <w:r w:rsidR="001C5F5C" w:rsidRPr="00E352EF">
        <w:rPr>
          <w:rFonts w:ascii="Cambria" w:eastAsia="Calibri" w:hAnsi="Cambria" w:cs="Calibri"/>
        </w:rPr>
        <w:t>Identifier Components</w:t>
      </w:r>
      <w:r w:rsidR="00BC32F0" w:rsidRPr="00E352EF">
        <w:rPr>
          <w:rFonts w:ascii="Cambria" w:eastAsia="Calibri" w:hAnsi="Cambria" w:cs="Calibri"/>
        </w:rPr>
        <w:t xml:space="preserve">. </w:t>
      </w:r>
    </w:p>
    <w:p w14:paraId="5D563AE4" w14:textId="77777777" w:rsidR="00BC32F0" w:rsidRPr="00E352EF" w:rsidRDefault="00BC32F0" w:rsidP="00BC32F0">
      <w:pPr>
        <w:jc w:val="both"/>
        <w:rPr>
          <w:rFonts w:ascii="Cambria" w:hAnsi="Cambria"/>
        </w:rPr>
      </w:pPr>
      <w:r w:rsidRPr="00E352EF">
        <w:rPr>
          <w:rFonts w:ascii="Cambria" w:eastAsia="Calibri" w:hAnsi="Cambria" w:cs="Calibri"/>
        </w:rPr>
        <w:t xml:space="preserve">Assuming that </w:t>
      </w:r>
      <w:r w:rsidRPr="00E352EF">
        <w:rPr>
          <w:rFonts w:ascii="Cambria" w:eastAsia="Calibri" w:hAnsi="Cambria" w:cs="Calibri"/>
          <w:i/>
        </w:rPr>
        <w:t>f</w:t>
      </w:r>
      <w:r w:rsidRPr="00E352EF">
        <w:rPr>
          <w:rFonts w:ascii="Cambria" w:eastAsia="Calibri" w:hAnsi="Cambria" w:cs="Calibri"/>
        </w:rPr>
        <w:t xml:space="preserve"> is a VTL function or operator, </w:t>
      </w:r>
      <w:r w:rsidRPr="00E352EF">
        <w:rPr>
          <w:rFonts w:ascii="Cambria" w:eastAsia="Calibri" w:hAnsi="Cambria" w:cs="Calibri"/>
          <w:i/>
        </w:rPr>
        <w:t>ds</w:t>
      </w:r>
      <w:r w:rsidRPr="00E352EF">
        <w:rPr>
          <w:rFonts w:ascii="Cambria" w:eastAsia="Calibri" w:hAnsi="Cambria" w:cs="Calibri"/>
        </w:rPr>
        <w:t xml:space="preserve">, </w:t>
      </w:r>
      <w:r w:rsidRPr="00E352EF">
        <w:rPr>
          <w:rFonts w:ascii="Cambria" w:eastAsia="Calibri" w:hAnsi="Cambria" w:cs="Calibri"/>
          <w:i/>
        </w:rPr>
        <w:t>ds1</w:t>
      </w:r>
      <w:r w:rsidRPr="00E352EF">
        <w:rPr>
          <w:rFonts w:ascii="Cambria" w:eastAsia="Calibri" w:hAnsi="Cambria" w:cs="Calibri"/>
        </w:rPr>
        <w:t xml:space="preserve"> and </w:t>
      </w:r>
      <w:r w:rsidRPr="00E352EF">
        <w:rPr>
          <w:rFonts w:ascii="Cambria" w:eastAsia="Calibri" w:hAnsi="Cambria" w:cs="Calibri"/>
          <w:i/>
        </w:rPr>
        <w:t>ds2</w:t>
      </w:r>
      <w:r w:rsidRPr="00E352EF">
        <w:rPr>
          <w:rFonts w:ascii="Cambria" w:eastAsia="Calibri" w:hAnsi="Cambria" w:cs="Calibri"/>
        </w:rPr>
        <w:t xml:space="preserve"> are </w:t>
      </w:r>
      <w:r w:rsidR="009C28BD" w:rsidRPr="00E352EF">
        <w:t>Dataset</w:t>
      </w:r>
      <w:r w:rsidRPr="00E352EF">
        <w:rPr>
          <w:rFonts w:ascii="Cambria" w:eastAsia="Calibri" w:hAnsi="Cambria" w:cs="Calibri"/>
        </w:rPr>
        <w:t xml:space="preserve">s and </w:t>
      </w:r>
      <w:r w:rsidRPr="00E352EF">
        <w:rPr>
          <w:rFonts w:ascii="Cambria" w:eastAsia="Calibri" w:hAnsi="Cambria" w:cs="Calibri"/>
          <w:i/>
        </w:rPr>
        <w:t>c</w:t>
      </w:r>
      <w:r w:rsidRPr="00E352EF">
        <w:rPr>
          <w:rFonts w:ascii="Cambria" w:eastAsia="Calibri" w:hAnsi="Cambria" w:cs="Calibri"/>
        </w:rPr>
        <w:t xml:space="preserve"> is a scalar value (constant), the following table shows the VTL rules in the case of binary operators or functions: </w:t>
      </w:r>
    </w:p>
    <w:p w14:paraId="501E146B" w14:textId="77777777" w:rsidR="00BC32F0" w:rsidRPr="00E352EF" w:rsidRDefault="00BC32F0" w:rsidP="00BC32F0">
      <w:pPr>
        <w:jc w:val="both"/>
      </w:pPr>
      <w:r w:rsidRPr="00E352EF">
        <w:rPr>
          <w:rFonts w:ascii="Calibri" w:eastAsia="Calibri" w:hAnsi="Calibri" w:cs="Calibri"/>
        </w:rPr>
        <w:t xml:space="preserve"> </w:t>
      </w:r>
    </w:p>
    <w:tbl>
      <w:tblPr>
        <w:tblW w:w="9740" w:type="dxa"/>
        <w:tblBorders>
          <w:top w:val="single" w:sz="0" w:space="0" w:color="FFFFFF"/>
          <w:left w:val="single" w:sz="0" w:space="0" w:color="FFFFFF"/>
          <w:bottom w:val="single" w:sz="0" w:space="0" w:color="FFFFFF"/>
          <w:right w:val="single" w:sz="0" w:space="0" w:color="FFFFFF"/>
          <w:insideH w:val="nil"/>
          <w:insideV w:val="nil"/>
        </w:tblBorders>
        <w:tblCellMar>
          <w:left w:w="0" w:type="dxa"/>
          <w:right w:w="0" w:type="dxa"/>
        </w:tblCellMar>
        <w:tblLook w:val="04A0" w:firstRow="1" w:lastRow="0" w:firstColumn="1" w:lastColumn="0" w:noHBand="0" w:noVBand="1"/>
      </w:tblPr>
      <w:tblGrid>
        <w:gridCol w:w="1519"/>
        <w:gridCol w:w="3118"/>
        <w:gridCol w:w="3119"/>
        <w:gridCol w:w="1984"/>
      </w:tblGrid>
      <w:tr w:rsidR="00BC32F0" w:rsidRPr="00E352EF" w14:paraId="791AAE1E" w14:textId="77777777" w:rsidTr="006F5A66">
        <w:trPr>
          <w:trHeight w:val="533"/>
        </w:trPr>
        <w:tc>
          <w:tcPr>
            <w:tcW w:w="1519" w:type="dxa"/>
            <w:tcBorders>
              <w:top w:val="single" w:sz="6" w:space="0" w:color="000000"/>
              <w:left w:val="single" w:sz="6" w:space="0" w:color="000000"/>
              <w:bottom w:val="single" w:sz="6" w:space="0" w:color="000000"/>
              <w:right w:val="single" w:sz="6" w:space="0" w:color="000000"/>
            </w:tcBorders>
            <w:shd w:val="clear" w:color="auto" w:fill="EAE9FF"/>
            <w:tcMar>
              <w:top w:w="43" w:type="dxa"/>
              <w:left w:w="101" w:type="dxa"/>
              <w:bottom w:w="43" w:type="dxa"/>
              <w:right w:w="43" w:type="dxa"/>
            </w:tcMar>
          </w:tcPr>
          <w:p w14:paraId="2D0233AD" w14:textId="77777777" w:rsidR="00BC32F0" w:rsidRPr="00E352EF" w:rsidRDefault="00BC32F0" w:rsidP="001506DB">
            <w:pPr>
              <w:spacing w:before="120"/>
              <w:jc w:val="both"/>
              <w:rPr>
                <w:rFonts w:ascii="Cambria" w:hAnsi="Cambria"/>
              </w:rPr>
            </w:pPr>
            <w:r w:rsidRPr="00E352EF">
              <w:rPr>
                <w:rFonts w:ascii="Cambria" w:eastAsia="Calibri" w:hAnsi="Cambria" w:cs="Calibri"/>
              </w:rPr>
              <w:t>Case</w:t>
            </w:r>
          </w:p>
        </w:tc>
        <w:tc>
          <w:tcPr>
            <w:tcW w:w="3118" w:type="dxa"/>
            <w:tcBorders>
              <w:top w:val="single" w:sz="6" w:space="0" w:color="000000"/>
              <w:left w:val="single" w:sz="6" w:space="0" w:color="000000"/>
              <w:bottom w:val="single" w:sz="6" w:space="0" w:color="000000"/>
              <w:right w:val="single" w:sz="6" w:space="0" w:color="000000"/>
            </w:tcBorders>
            <w:shd w:val="clear" w:color="auto" w:fill="EAE9FF"/>
            <w:tcMar>
              <w:top w:w="43" w:type="dxa"/>
              <w:left w:w="101" w:type="dxa"/>
              <w:bottom w:w="43" w:type="dxa"/>
              <w:right w:w="43" w:type="dxa"/>
            </w:tcMar>
          </w:tcPr>
          <w:p w14:paraId="48852F6A" w14:textId="77777777" w:rsidR="00BC32F0" w:rsidRPr="00E352EF" w:rsidRDefault="00BC32F0" w:rsidP="001506DB">
            <w:pPr>
              <w:spacing w:before="120"/>
              <w:jc w:val="both"/>
              <w:rPr>
                <w:rFonts w:ascii="Cambria" w:hAnsi="Cambria"/>
              </w:rPr>
            </w:pPr>
            <w:r w:rsidRPr="00E352EF">
              <w:rPr>
                <w:rFonts w:ascii="Cambria" w:eastAsia="Calibri" w:hAnsi="Cambria" w:cs="Calibri"/>
              </w:rPr>
              <w:t>Result</w:t>
            </w:r>
          </w:p>
        </w:tc>
        <w:tc>
          <w:tcPr>
            <w:tcW w:w="3119" w:type="dxa"/>
            <w:tcBorders>
              <w:top w:val="single" w:sz="6" w:space="0" w:color="000000"/>
              <w:left w:val="single" w:sz="6" w:space="0" w:color="000000"/>
              <w:bottom w:val="single" w:sz="6" w:space="0" w:color="000000"/>
              <w:right w:val="single" w:sz="6" w:space="0" w:color="000000"/>
            </w:tcBorders>
            <w:shd w:val="clear" w:color="auto" w:fill="EAE9FF"/>
            <w:tcMar>
              <w:top w:w="43" w:type="dxa"/>
              <w:left w:w="101" w:type="dxa"/>
              <w:bottom w:w="43" w:type="dxa"/>
              <w:right w:w="43" w:type="dxa"/>
            </w:tcMar>
          </w:tcPr>
          <w:p w14:paraId="3878DEDC" w14:textId="77777777" w:rsidR="00BC32F0" w:rsidRPr="00E352EF" w:rsidRDefault="00BC32F0" w:rsidP="001506DB">
            <w:pPr>
              <w:spacing w:before="120"/>
              <w:jc w:val="both"/>
              <w:rPr>
                <w:rFonts w:ascii="Cambria" w:hAnsi="Cambria"/>
              </w:rPr>
            </w:pPr>
            <w:r w:rsidRPr="00E352EF">
              <w:rPr>
                <w:rFonts w:ascii="Cambria" w:eastAsia="Calibri" w:hAnsi="Cambria" w:cs="Calibri"/>
              </w:rPr>
              <w:t>Computation rule</w:t>
            </w:r>
          </w:p>
        </w:tc>
        <w:tc>
          <w:tcPr>
            <w:tcW w:w="1984" w:type="dxa"/>
            <w:tcBorders>
              <w:top w:val="single" w:sz="6" w:space="0" w:color="000000"/>
              <w:left w:val="single" w:sz="6" w:space="0" w:color="000000"/>
              <w:bottom w:val="single" w:sz="6" w:space="0" w:color="000000"/>
              <w:right w:val="single" w:sz="6" w:space="0" w:color="000000"/>
            </w:tcBorders>
            <w:shd w:val="clear" w:color="auto" w:fill="EAE9FF"/>
            <w:tcMar>
              <w:top w:w="43" w:type="dxa"/>
              <w:left w:w="101" w:type="dxa"/>
              <w:bottom w:w="43" w:type="dxa"/>
              <w:right w:w="43" w:type="dxa"/>
            </w:tcMar>
          </w:tcPr>
          <w:p w14:paraId="100A603D" w14:textId="77777777" w:rsidR="00BC32F0" w:rsidRPr="00E352EF" w:rsidRDefault="00BC32F0" w:rsidP="001506DB">
            <w:pPr>
              <w:spacing w:before="120"/>
              <w:jc w:val="both"/>
              <w:rPr>
                <w:rFonts w:ascii="Cambria" w:hAnsi="Cambria"/>
              </w:rPr>
            </w:pPr>
            <w:r w:rsidRPr="00E352EF">
              <w:rPr>
                <w:rFonts w:ascii="Cambria" w:eastAsia="Calibri" w:hAnsi="Cambria" w:cs="Calibri"/>
              </w:rPr>
              <w:t>Examples</w:t>
            </w:r>
          </w:p>
        </w:tc>
      </w:tr>
      <w:tr w:rsidR="00BC32F0" w:rsidRPr="00E352EF" w14:paraId="6E354E35" w14:textId="77777777" w:rsidTr="006F5A66">
        <w:tc>
          <w:tcPr>
            <w:tcW w:w="15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96AA50" w14:textId="77777777" w:rsidR="00BC32F0" w:rsidRPr="00E352EF" w:rsidRDefault="00BC32F0" w:rsidP="00D47718">
            <w:pPr>
              <w:spacing w:before="120"/>
              <w:rPr>
                <w:rFonts w:ascii="Cambria" w:hAnsi="Cambria"/>
              </w:rPr>
            </w:pPr>
            <w:r w:rsidRPr="00E352EF">
              <w:rPr>
                <w:rFonts w:ascii="Cambria" w:eastAsia="Calibri" w:hAnsi="Cambria" w:cs="Calibri"/>
                <w:i/>
              </w:rPr>
              <w:t>f</w:t>
            </w:r>
            <w:r w:rsidRPr="00E352EF">
              <w:rPr>
                <w:rFonts w:ascii="Cambria" w:eastAsia="Calibri" w:hAnsi="Cambria" w:cs="Calibri"/>
              </w:rPr>
              <w:t xml:space="preserve"> ( </w:t>
            </w:r>
            <w:r w:rsidRPr="00E352EF">
              <w:rPr>
                <w:rFonts w:ascii="Cambria" w:eastAsia="Calibri" w:hAnsi="Cambria" w:cs="Calibri"/>
                <w:i/>
              </w:rPr>
              <w:t>c</w:t>
            </w:r>
            <w:r w:rsidRPr="00E352EF">
              <w:rPr>
                <w:rFonts w:ascii="Cambria" w:eastAsia="Calibri" w:hAnsi="Cambria" w:cs="Calibri"/>
              </w:rPr>
              <w:t xml:space="preserve"> ,</w:t>
            </w:r>
            <w:r w:rsidRPr="00E352EF">
              <w:rPr>
                <w:rFonts w:ascii="Cambria" w:eastAsia="Calibri" w:hAnsi="Cambria" w:cs="Calibri"/>
                <w:i/>
              </w:rPr>
              <w:t xml:space="preserve"> c</w:t>
            </w:r>
            <w:r w:rsidRPr="00E352EF">
              <w:rPr>
                <w:rFonts w:ascii="Cambria" w:eastAsia="Calibri" w:hAnsi="Cambria" w:cs="Calibri"/>
              </w:rPr>
              <w:t xml:space="preserve"> )</w:t>
            </w:r>
          </w:p>
        </w:tc>
        <w:tc>
          <w:tcPr>
            <w:tcW w:w="3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108AD1" w14:textId="77777777" w:rsidR="00BC32F0" w:rsidRPr="00E352EF" w:rsidRDefault="00BC32F0" w:rsidP="001506DB">
            <w:pPr>
              <w:spacing w:before="120"/>
              <w:jc w:val="both"/>
              <w:rPr>
                <w:rFonts w:ascii="Cambria" w:hAnsi="Cambria"/>
              </w:rPr>
            </w:pPr>
            <w:r w:rsidRPr="00E352EF">
              <w:rPr>
                <w:rFonts w:ascii="Cambria" w:eastAsia="Calibri" w:hAnsi="Cambria" w:cs="Calibri"/>
              </w:rPr>
              <w:t>A scalar value</w:t>
            </w:r>
          </w:p>
        </w:tc>
        <w:tc>
          <w:tcPr>
            <w:tcW w:w="31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AA3FE7" w14:textId="77777777" w:rsidR="00BC32F0" w:rsidRPr="00E352EF" w:rsidRDefault="00BC32F0" w:rsidP="001506DB">
            <w:pPr>
              <w:spacing w:before="120"/>
              <w:jc w:val="both"/>
              <w:rPr>
                <w:rFonts w:ascii="Cambria" w:hAnsi="Cambria"/>
              </w:rPr>
            </w:pPr>
            <w:r w:rsidRPr="00E352EF">
              <w:rPr>
                <w:rFonts w:ascii="Cambria" w:eastAsia="Calibri" w:hAnsi="Cambria" w:cs="Calibri"/>
                <w:i/>
              </w:rPr>
              <w:t>f</w:t>
            </w:r>
            <w:r w:rsidRPr="00E352EF">
              <w:rPr>
                <w:rFonts w:ascii="Cambria" w:eastAsia="Calibri" w:hAnsi="Cambria" w:cs="Calibri"/>
              </w:rPr>
              <w:t xml:space="preserve"> is applied to the scalar operands</w:t>
            </w:r>
          </w:p>
        </w:tc>
        <w:tc>
          <w:tcPr>
            <w:tcW w:w="198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6261CC" w14:textId="77777777" w:rsidR="00BC32F0" w:rsidRPr="00E352EF" w:rsidRDefault="00BC32F0" w:rsidP="006F5A66">
            <w:pPr>
              <w:spacing w:before="120"/>
              <w:rPr>
                <w:rFonts w:ascii="Cambria" w:hAnsi="Cambria"/>
              </w:rPr>
            </w:pPr>
            <w:r w:rsidRPr="00E352EF">
              <w:rPr>
                <w:rFonts w:ascii="Cambria" w:eastAsia="Calibri" w:hAnsi="Cambria" w:cs="Calibri"/>
              </w:rPr>
              <w:t>1 + 1</w:t>
            </w:r>
          </w:p>
          <w:p w14:paraId="664ECA11" w14:textId="77777777" w:rsidR="00BC32F0" w:rsidRPr="00E352EF" w:rsidRDefault="00BC32F0" w:rsidP="006F5A66">
            <w:pPr>
              <w:spacing w:before="120"/>
              <w:rPr>
                <w:rFonts w:ascii="Cambria" w:hAnsi="Cambria"/>
              </w:rPr>
            </w:pPr>
            <w:r w:rsidRPr="00E352EF">
              <w:rPr>
                <w:rFonts w:ascii="Cambria" w:eastAsia="Calibri" w:hAnsi="Cambria" w:cs="Calibri"/>
              </w:rPr>
              <w:t>round ( 10.52, 1)</w:t>
            </w:r>
          </w:p>
          <w:p w14:paraId="77AACADC" w14:textId="77777777" w:rsidR="00BC32F0" w:rsidRPr="00E352EF" w:rsidRDefault="00BC32F0" w:rsidP="006F5A66">
            <w:pPr>
              <w:spacing w:before="120"/>
              <w:rPr>
                <w:rFonts w:ascii="Cambria" w:hAnsi="Cambria"/>
              </w:rPr>
            </w:pPr>
            <w:r w:rsidRPr="00E352EF">
              <w:rPr>
                <w:rFonts w:ascii="Cambria" w:eastAsia="Calibri" w:hAnsi="Cambria" w:cs="Calibri"/>
              </w:rPr>
              <w:t>"abc" || "cde"</w:t>
            </w:r>
          </w:p>
        </w:tc>
      </w:tr>
      <w:tr w:rsidR="00BC32F0" w:rsidRPr="00E352EF" w14:paraId="27FE6C32" w14:textId="77777777" w:rsidTr="006F5A66">
        <w:tc>
          <w:tcPr>
            <w:tcW w:w="15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0643DD" w14:textId="77777777" w:rsidR="00BC32F0" w:rsidRPr="00E352EF" w:rsidRDefault="00BC32F0" w:rsidP="00D47718">
            <w:pPr>
              <w:spacing w:before="120"/>
              <w:rPr>
                <w:rFonts w:ascii="Cambria" w:hAnsi="Cambria"/>
              </w:rPr>
            </w:pPr>
            <w:r w:rsidRPr="00E352EF">
              <w:rPr>
                <w:rFonts w:ascii="Cambria" w:eastAsia="Calibri" w:hAnsi="Cambria" w:cs="Calibri"/>
                <w:i/>
              </w:rPr>
              <w:t xml:space="preserve">f </w:t>
            </w:r>
            <w:r w:rsidRPr="00E352EF">
              <w:rPr>
                <w:rFonts w:ascii="Cambria" w:eastAsia="Calibri" w:hAnsi="Cambria" w:cs="Calibri"/>
              </w:rPr>
              <w:t xml:space="preserve">( </w:t>
            </w:r>
            <w:r w:rsidRPr="00E352EF">
              <w:rPr>
                <w:rFonts w:ascii="Cambria" w:eastAsia="Calibri" w:hAnsi="Cambria" w:cs="Calibri"/>
                <w:i/>
              </w:rPr>
              <w:t>ds</w:t>
            </w:r>
            <w:r w:rsidRPr="00E352EF">
              <w:rPr>
                <w:rFonts w:ascii="Cambria" w:eastAsia="Calibri" w:hAnsi="Cambria" w:cs="Calibri"/>
              </w:rPr>
              <w:t xml:space="preserve"> , </w:t>
            </w:r>
            <w:r w:rsidRPr="00E352EF">
              <w:rPr>
                <w:rFonts w:ascii="Cambria" w:eastAsia="Calibri" w:hAnsi="Cambria" w:cs="Calibri"/>
                <w:i/>
              </w:rPr>
              <w:t>c</w:t>
            </w:r>
            <w:r w:rsidRPr="00E352EF">
              <w:rPr>
                <w:rFonts w:ascii="Cambria" w:eastAsia="Calibri" w:hAnsi="Cambria" w:cs="Calibri"/>
              </w:rPr>
              <w:t xml:space="preserve"> )</w:t>
            </w:r>
          </w:p>
        </w:tc>
        <w:tc>
          <w:tcPr>
            <w:tcW w:w="3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662B76" w14:textId="77777777" w:rsidR="004603C6" w:rsidRPr="00E352EF" w:rsidRDefault="00BC32F0" w:rsidP="004603C6">
            <w:pPr>
              <w:spacing w:before="120"/>
              <w:jc w:val="both"/>
              <w:rPr>
                <w:rFonts w:ascii="Cambria" w:hAnsi="Cambria"/>
              </w:rPr>
            </w:pPr>
            <w:r w:rsidRPr="00E352EF">
              <w:rPr>
                <w:rFonts w:ascii="Cambria" w:eastAsia="Calibri" w:hAnsi="Cambria" w:cs="Calibri"/>
              </w:rPr>
              <w:t xml:space="preserve">A </w:t>
            </w:r>
            <w:r w:rsidR="009C28BD" w:rsidRPr="00E352EF">
              <w:rPr>
                <w:rFonts w:ascii="Cambria" w:hAnsi="Cambria"/>
              </w:rPr>
              <w:t>Dataset</w:t>
            </w:r>
            <w:r w:rsidRPr="00E352EF">
              <w:rPr>
                <w:rFonts w:ascii="Cambria" w:eastAsia="Calibri" w:hAnsi="Cambria" w:cs="Calibri"/>
              </w:rPr>
              <w:t xml:space="preserve"> having the same components </w:t>
            </w:r>
            <w:r w:rsidR="001C5F5C" w:rsidRPr="00E352EF">
              <w:rPr>
                <w:rFonts w:ascii="Cambria" w:eastAsia="Calibri" w:hAnsi="Cambria" w:cs="Calibri"/>
              </w:rPr>
              <w:t>Identifier</w:t>
            </w:r>
            <w:r w:rsidR="003B25B9" w:rsidRPr="00E352EF">
              <w:rPr>
                <w:rFonts w:ascii="Cambria" w:eastAsia="Calibri" w:hAnsi="Cambria" w:cs="Calibri"/>
              </w:rPr>
              <w:t>s</w:t>
            </w:r>
            <w:r w:rsidRPr="00E352EF">
              <w:rPr>
                <w:rFonts w:ascii="Cambria" w:eastAsia="Calibri" w:hAnsi="Cambria" w:cs="Calibri"/>
              </w:rPr>
              <w:t xml:space="preserve"> and </w:t>
            </w:r>
            <w:r w:rsidR="001C5F5C" w:rsidRPr="00E352EF">
              <w:rPr>
                <w:rFonts w:ascii="Cambria" w:eastAsia="Calibri" w:hAnsi="Cambria" w:cs="Calibri"/>
              </w:rPr>
              <w:t>A</w:t>
            </w:r>
            <w:r w:rsidRPr="00E352EF">
              <w:rPr>
                <w:rFonts w:ascii="Cambria" w:eastAsia="Calibri" w:hAnsi="Cambria" w:cs="Calibri"/>
              </w:rPr>
              <w:t>ttributes</w:t>
            </w:r>
            <w:r w:rsidR="001C5F5C" w:rsidRPr="00E352EF">
              <w:rPr>
                <w:rFonts w:ascii="Cambria" w:eastAsia="Calibri" w:hAnsi="Cambria" w:cs="Calibri"/>
              </w:rPr>
              <w:t xml:space="preserve"> Components</w:t>
            </w:r>
            <w:r w:rsidRPr="00E352EF">
              <w:rPr>
                <w:rFonts w:ascii="Cambria" w:eastAsia="Calibri" w:hAnsi="Cambria" w:cs="Calibri"/>
              </w:rPr>
              <w:t xml:space="preserve">) of </w:t>
            </w:r>
            <w:r w:rsidRPr="00E352EF">
              <w:rPr>
                <w:rFonts w:ascii="Cambria" w:eastAsia="Calibri" w:hAnsi="Cambria" w:cs="Calibri"/>
                <w:i/>
              </w:rPr>
              <w:t>ds</w:t>
            </w:r>
            <w:r w:rsidRPr="00E352EF">
              <w:rPr>
                <w:rFonts w:ascii="Cambria" w:eastAsia="Calibri" w:hAnsi="Cambria" w:cs="Calibri"/>
              </w:rPr>
              <w:t>.</w:t>
            </w:r>
            <w:r w:rsidR="003B25B9" w:rsidRPr="00E352EF">
              <w:rPr>
                <w:rFonts w:ascii="Cambria" w:eastAsia="Calibri" w:hAnsi="Cambria" w:cs="Calibri"/>
              </w:rPr>
              <w:t xml:space="preserve"> The Measure Components returned are only those </w:t>
            </w:r>
            <w:r w:rsidR="004603C6" w:rsidRPr="00E352EF">
              <w:rPr>
                <w:rFonts w:ascii="Cambria" w:eastAsia="Calibri" w:hAnsi="Cambria" w:cs="Calibri"/>
              </w:rPr>
              <w:t>having data type accepted by the operator. The other Measures will be discarded.</w:t>
            </w:r>
          </w:p>
          <w:p w14:paraId="679E0DDB" w14:textId="77777777" w:rsidR="00BC32F0" w:rsidRPr="00E352EF" w:rsidRDefault="00BC32F0" w:rsidP="001506DB">
            <w:pPr>
              <w:spacing w:before="120"/>
              <w:jc w:val="both"/>
              <w:rPr>
                <w:rFonts w:ascii="Cambria" w:hAnsi="Cambria"/>
              </w:rPr>
            </w:pPr>
          </w:p>
          <w:p w14:paraId="3586690B" w14:textId="77777777" w:rsidR="00BC32F0" w:rsidRPr="00E352EF" w:rsidRDefault="00BC32F0" w:rsidP="001506DB">
            <w:pPr>
              <w:spacing w:before="120"/>
              <w:jc w:val="both"/>
              <w:rPr>
                <w:rFonts w:ascii="Cambria" w:hAnsi="Cambria"/>
              </w:rPr>
            </w:pPr>
            <w:r w:rsidRPr="00E352EF">
              <w:rPr>
                <w:rFonts w:ascii="Cambria" w:eastAsia="Calibri" w:hAnsi="Cambria" w:cs="Calibri"/>
              </w:rPr>
              <w:t xml:space="preserve"> </w:t>
            </w:r>
          </w:p>
        </w:tc>
        <w:tc>
          <w:tcPr>
            <w:tcW w:w="31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78A6B6" w14:textId="77777777" w:rsidR="00BC32F0" w:rsidRPr="00E352EF" w:rsidRDefault="00BC32F0" w:rsidP="001506DB">
            <w:pPr>
              <w:spacing w:before="120"/>
              <w:jc w:val="both"/>
              <w:rPr>
                <w:rFonts w:ascii="Cambria" w:hAnsi="Cambria"/>
              </w:rPr>
            </w:pPr>
            <w:r w:rsidRPr="00E352EF">
              <w:rPr>
                <w:rFonts w:ascii="Cambria" w:eastAsia="Calibri" w:hAnsi="Cambria" w:cs="Calibri"/>
                <w:i/>
              </w:rPr>
              <w:t xml:space="preserve">f </w:t>
            </w:r>
            <w:r w:rsidRPr="00E352EF">
              <w:rPr>
                <w:rFonts w:ascii="Cambria" w:eastAsia="Calibri" w:hAnsi="Cambria" w:cs="Calibri"/>
              </w:rPr>
              <w:t xml:space="preserve">is applied to all measures of </w:t>
            </w:r>
            <w:r w:rsidRPr="00E352EF">
              <w:rPr>
                <w:rFonts w:ascii="Cambria" w:eastAsia="Calibri" w:hAnsi="Cambria" w:cs="Calibri"/>
                <w:i/>
              </w:rPr>
              <w:t>ds</w:t>
            </w:r>
            <w:r w:rsidR="003B25B9" w:rsidRPr="00E352EF">
              <w:rPr>
                <w:rFonts w:ascii="Cambria" w:eastAsia="Calibri" w:hAnsi="Cambria" w:cs="Calibri"/>
                <w:i/>
              </w:rPr>
              <w:t xml:space="preserve"> </w:t>
            </w:r>
            <w:r w:rsidR="003B25B9" w:rsidRPr="00E352EF">
              <w:rPr>
                <w:rFonts w:ascii="Cambria" w:eastAsia="Calibri" w:hAnsi="Cambria" w:cs="Calibri"/>
              </w:rPr>
              <w:t>having data type accepted by the operator</w:t>
            </w:r>
            <w:r w:rsidR="004603C6" w:rsidRPr="00E352EF">
              <w:rPr>
                <w:rFonts w:ascii="Cambria" w:eastAsia="Calibri" w:hAnsi="Cambria" w:cs="Calibri"/>
              </w:rPr>
              <w:t>.</w:t>
            </w:r>
          </w:p>
          <w:p w14:paraId="2FA0542F" w14:textId="77777777" w:rsidR="00BC32F0" w:rsidRPr="00E352EF" w:rsidRDefault="00BC32F0" w:rsidP="001506DB">
            <w:pPr>
              <w:spacing w:before="120"/>
              <w:jc w:val="both"/>
              <w:rPr>
                <w:rFonts w:ascii="Cambria" w:hAnsi="Cambria"/>
              </w:rPr>
            </w:pPr>
            <w:r w:rsidRPr="00E352EF">
              <w:rPr>
                <w:rFonts w:ascii="Cambria" w:eastAsia="Calibri" w:hAnsi="Cambria" w:cs="Calibri"/>
                <w:i/>
              </w:rPr>
              <w:t xml:space="preserve">f </w:t>
            </w:r>
            <w:r w:rsidRPr="00E352EF">
              <w:rPr>
                <w:rFonts w:ascii="Cambria" w:eastAsia="Calibri" w:hAnsi="Cambria" w:cs="Calibri"/>
              </w:rPr>
              <w:t>is applied to all data points of ds.</w:t>
            </w:r>
          </w:p>
          <w:p w14:paraId="34CA4E2B" w14:textId="77777777" w:rsidR="00BC32F0" w:rsidRPr="00E352EF" w:rsidRDefault="00BC32F0" w:rsidP="001506DB">
            <w:pPr>
              <w:spacing w:before="120"/>
              <w:jc w:val="both"/>
              <w:rPr>
                <w:rFonts w:ascii="Cambria" w:hAnsi="Cambria"/>
              </w:rPr>
            </w:pPr>
            <w:r w:rsidRPr="00E352EF">
              <w:rPr>
                <w:rFonts w:ascii="Cambria" w:eastAsia="Calibri" w:hAnsi="Cambria" w:cs="Calibri"/>
              </w:rPr>
              <w:t xml:space="preserve">The cardinality of the resulting </w:t>
            </w:r>
            <w:r w:rsidR="009C28BD" w:rsidRPr="00E352EF">
              <w:rPr>
                <w:rFonts w:ascii="Cambria" w:hAnsi="Cambria"/>
              </w:rPr>
              <w:t>Dataset</w:t>
            </w:r>
            <w:r w:rsidRPr="00E352EF">
              <w:rPr>
                <w:rFonts w:ascii="Cambria" w:eastAsia="Calibri" w:hAnsi="Cambria" w:cs="Calibri"/>
              </w:rPr>
              <w:t xml:space="preserve"> (number of data points) is the same of </w:t>
            </w:r>
            <w:r w:rsidRPr="00E352EF">
              <w:rPr>
                <w:rFonts w:ascii="Cambria" w:eastAsia="Calibri" w:hAnsi="Cambria" w:cs="Calibri"/>
                <w:i/>
              </w:rPr>
              <w:t>ds</w:t>
            </w:r>
            <w:r w:rsidRPr="00E352EF">
              <w:rPr>
                <w:rFonts w:ascii="Cambria" w:eastAsia="Calibri" w:hAnsi="Cambria" w:cs="Calibri"/>
              </w:rPr>
              <w:t>.</w:t>
            </w:r>
          </w:p>
        </w:tc>
        <w:tc>
          <w:tcPr>
            <w:tcW w:w="198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25845A" w14:textId="77777777" w:rsidR="00BC32F0" w:rsidRPr="00E352EF" w:rsidRDefault="00BC32F0" w:rsidP="006F5A66">
            <w:pPr>
              <w:spacing w:before="120"/>
              <w:rPr>
                <w:rFonts w:ascii="Cambria" w:hAnsi="Cambria"/>
              </w:rPr>
            </w:pPr>
            <w:r w:rsidRPr="00E352EF">
              <w:rPr>
                <w:rFonts w:ascii="Cambria" w:eastAsia="Calibri" w:hAnsi="Cambria" w:cs="Calibri"/>
                <w:i/>
              </w:rPr>
              <w:t>ds</w:t>
            </w:r>
            <w:r w:rsidRPr="00E352EF">
              <w:rPr>
                <w:rFonts w:ascii="Cambria" w:eastAsia="Calibri" w:hAnsi="Cambria" w:cs="Calibri"/>
              </w:rPr>
              <w:t xml:space="preserve"> + 1</w:t>
            </w:r>
          </w:p>
          <w:p w14:paraId="4A533FC8" w14:textId="77777777" w:rsidR="00BC32F0" w:rsidRPr="00E352EF" w:rsidRDefault="00BC32F0" w:rsidP="006F5A66">
            <w:pPr>
              <w:spacing w:before="120"/>
              <w:rPr>
                <w:rFonts w:ascii="Cambria" w:hAnsi="Cambria"/>
              </w:rPr>
            </w:pPr>
            <w:r w:rsidRPr="00E352EF">
              <w:rPr>
                <w:rFonts w:ascii="Cambria" w:eastAsia="Calibri" w:hAnsi="Cambria" w:cs="Calibri"/>
              </w:rPr>
              <w:t xml:space="preserve">round ( </w:t>
            </w:r>
            <w:r w:rsidRPr="00E352EF">
              <w:rPr>
                <w:rFonts w:ascii="Cambria" w:eastAsia="Calibri" w:hAnsi="Cambria" w:cs="Calibri"/>
                <w:i/>
              </w:rPr>
              <w:t>ds</w:t>
            </w:r>
            <w:r w:rsidRPr="00E352EF">
              <w:rPr>
                <w:rFonts w:ascii="Cambria" w:eastAsia="Calibri" w:hAnsi="Cambria" w:cs="Calibri"/>
              </w:rPr>
              <w:t>, 1 )</w:t>
            </w:r>
          </w:p>
          <w:p w14:paraId="76C2BDF6" w14:textId="77777777" w:rsidR="00BC32F0" w:rsidRPr="00E352EF" w:rsidRDefault="00BC32F0" w:rsidP="006F5A66">
            <w:pPr>
              <w:spacing w:before="120"/>
              <w:rPr>
                <w:rFonts w:ascii="Cambria" w:hAnsi="Cambria"/>
              </w:rPr>
            </w:pPr>
          </w:p>
        </w:tc>
      </w:tr>
      <w:tr w:rsidR="00BC32F0" w:rsidRPr="009830C1" w14:paraId="5FB67D08" w14:textId="77777777" w:rsidTr="006F5A66">
        <w:tc>
          <w:tcPr>
            <w:tcW w:w="15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898E4E" w14:textId="77777777" w:rsidR="00BC32F0" w:rsidRPr="00E352EF" w:rsidRDefault="00BC32F0" w:rsidP="00D47718">
            <w:pPr>
              <w:spacing w:before="120"/>
              <w:rPr>
                <w:rFonts w:ascii="Cambria" w:hAnsi="Cambria"/>
              </w:rPr>
            </w:pPr>
            <w:r w:rsidRPr="00E352EF">
              <w:rPr>
                <w:rFonts w:ascii="Cambria" w:eastAsia="Calibri" w:hAnsi="Cambria" w:cs="Calibri"/>
              </w:rPr>
              <w:t xml:space="preserve">f ( </w:t>
            </w:r>
            <w:r w:rsidRPr="00E352EF">
              <w:rPr>
                <w:rFonts w:ascii="Cambria" w:eastAsia="Calibri" w:hAnsi="Cambria" w:cs="Calibri"/>
                <w:i/>
              </w:rPr>
              <w:t>ds1</w:t>
            </w:r>
            <w:r w:rsidRPr="00E352EF">
              <w:rPr>
                <w:rFonts w:ascii="Cambria" w:eastAsia="Calibri" w:hAnsi="Cambria" w:cs="Calibri"/>
              </w:rPr>
              <w:t xml:space="preserve"> , </w:t>
            </w:r>
            <w:r w:rsidRPr="00E352EF">
              <w:rPr>
                <w:rFonts w:ascii="Cambria" w:eastAsia="Calibri" w:hAnsi="Cambria" w:cs="Calibri"/>
                <w:i/>
              </w:rPr>
              <w:t>ds2</w:t>
            </w:r>
            <w:r w:rsidRPr="00E352EF">
              <w:rPr>
                <w:rFonts w:ascii="Cambria" w:eastAsia="Calibri" w:hAnsi="Cambria" w:cs="Calibri"/>
              </w:rPr>
              <w:t xml:space="preserve"> ) </w:t>
            </w:r>
          </w:p>
        </w:tc>
        <w:tc>
          <w:tcPr>
            <w:tcW w:w="3118" w:type="dxa"/>
            <w:tcBorders>
              <w:top w:val="single" w:sz="6" w:space="0" w:color="000000"/>
              <w:bottom w:val="single" w:sz="6" w:space="0" w:color="000000"/>
              <w:right w:val="single" w:sz="6" w:space="0" w:color="000000"/>
            </w:tcBorders>
            <w:tcMar>
              <w:top w:w="43" w:type="dxa"/>
              <w:left w:w="43" w:type="dxa"/>
              <w:bottom w:w="43" w:type="dxa"/>
              <w:right w:w="43" w:type="dxa"/>
            </w:tcMar>
          </w:tcPr>
          <w:p w14:paraId="462545DD" w14:textId="77777777" w:rsidR="00BC32F0" w:rsidRPr="00E352EF" w:rsidRDefault="00BC32F0" w:rsidP="001506DB">
            <w:pPr>
              <w:spacing w:before="120"/>
              <w:jc w:val="both"/>
              <w:rPr>
                <w:rFonts w:ascii="Cambria" w:hAnsi="Cambria"/>
              </w:rPr>
            </w:pPr>
            <w:r w:rsidRPr="00E352EF">
              <w:rPr>
                <w:rFonts w:ascii="Cambria" w:eastAsia="Calibri" w:hAnsi="Cambria" w:cs="Calibri"/>
              </w:rPr>
              <w:t xml:space="preserve">A </w:t>
            </w:r>
            <w:r w:rsidR="009C28BD" w:rsidRPr="00E352EF">
              <w:rPr>
                <w:rFonts w:ascii="Cambria" w:hAnsi="Cambria"/>
              </w:rPr>
              <w:t>Dataset</w:t>
            </w:r>
            <w:r w:rsidRPr="00E352EF">
              <w:rPr>
                <w:rFonts w:ascii="Cambria" w:eastAsia="Calibri" w:hAnsi="Cambria" w:cs="Calibri"/>
              </w:rPr>
              <w:t xml:space="preserve"> having all the </w:t>
            </w:r>
            <w:r w:rsidR="001C5F5C" w:rsidRPr="00E352EF">
              <w:rPr>
                <w:rFonts w:ascii="Cambria" w:eastAsia="Calibri" w:hAnsi="Cambria" w:cs="Calibri"/>
              </w:rPr>
              <w:t>Identifier Components</w:t>
            </w:r>
            <w:r w:rsidRPr="00E352EF">
              <w:rPr>
                <w:rFonts w:ascii="Cambria" w:eastAsia="Calibri" w:hAnsi="Cambria" w:cs="Calibri"/>
              </w:rPr>
              <w:t xml:space="preserve"> (without duplicates) and the common measures of </w:t>
            </w:r>
            <w:r w:rsidRPr="00E352EF">
              <w:rPr>
                <w:rFonts w:ascii="Cambria" w:eastAsia="Calibri" w:hAnsi="Cambria" w:cs="Calibri"/>
                <w:i/>
              </w:rPr>
              <w:t>ds1</w:t>
            </w:r>
            <w:r w:rsidRPr="00E352EF">
              <w:rPr>
                <w:rFonts w:ascii="Cambria" w:eastAsia="Calibri" w:hAnsi="Cambria" w:cs="Calibri"/>
              </w:rPr>
              <w:t xml:space="preserve"> and </w:t>
            </w:r>
            <w:r w:rsidRPr="00E352EF">
              <w:rPr>
                <w:rFonts w:ascii="Cambria" w:eastAsia="Calibri" w:hAnsi="Cambria" w:cs="Calibri"/>
                <w:i/>
              </w:rPr>
              <w:t>ds2</w:t>
            </w:r>
            <w:r w:rsidR="004603C6" w:rsidRPr="00E352EF">
              <w:rPr>
                <w:rFonts w:ascii="Cambria" w:eastAsia="Calibri" w:hAnsi="Cambria" w:cs="Calibri"/>
              </w:rPr>
              <w:t xml:space="preserve"> having data type accepted by the operator. The other Measures will be discarded.</w:t>
            </w:r>
          </w:p>
          <w:p w14:paraId="1EF60EF9" w14:textId="77777777" w:rsidR="00BC32F0" w:rsidRPr="00E352EF" w:rsidRDefault="00BC32F0" w:rsidP="001506DB">
            <w:pPr>
              <w:spacing w:before="120"/>
              <w:jc w:val="both"/>
              <w:rPr>
                <w:rFonts w:ascii="Cambria" w:eastAsia="Calibri" w:hAnsi="Cambria" w:cs="Calibri"/>
              </w:rPr>
            </w:pPr>
            <w:r w:rsidRPr="00E352EF">
              <w:rPr>
                <w:rFonts w:ascii="Cambria" w:eastAsia="Calibri" w:hAnsi="Cambria" w:cs="Calibri"/>
              </w:rPr>
              <w:t xml:space="preserve">The attributes of </w:t>
            </w:r>
            <w:r w:rsidRPr="00E352EF">
              <w:rPr>
                <w:rFonts w:ascii="Cambria" w:eastAsia="Calibri" w:hAnsi="Cambria" w:cs="Calibri"/>
                <w:i/>
              </w:rPr>
              <w:t>ds1</w:t>
            </w:r>
            <w:r w:rsidRPr="00E352EF">
              <w:rPr>
                <w:rFonts w:ascii="Cambria" w:eastAsia="Calibri" w:hAnsi="Cambria" w:cs="Calibri"/>
              </w:rPr>
              <w:t xml:space="preserve"> and </w:t>
            </w:r>
            <w:r w:rsidRPr="00E352EF">
              <w:rPr>
                <w:rFonts w:ascii="Cambria" w:eastAsia="Calibri" w:hAnsi="Cambria" w:cs="Calibri"/>
                <w:i/>
              </w:rPr>
              <w:t>ds2</w:t>
            </w:r>
            <w:r w:rsidRPr="00E352EF">
              <w:rPr>
                <w:rFonts w:ascii="Cambria" w:eastAsia="Calibri" w:hAnsi="Cambria" w:cs="Calibri"/>
              </w:rPr>
              <w:t xml:space="preserve"> are ignored (do not appear in the resulting </w:t>
            </w:r>
            <w:r w:rsidR="009C28BD" w:rsidRPr="00E352EF">
              <w:rPr>
                <w:rFonts w:ascii="Cambria" w:eastAsia="Calibri" w:hAnsi="Cambria" w:cs="Calibri"/>
              </w:rPr>
              <w:t>Dataset</w:t>
            </w:r>
            <w:r w:rsidRPr="00E352EF">
              <w:rPr>
                <w:rFonts w:ascii="Cambria" w:eastAsia="Calibri" w:hAnsi="Cambria" w:cs="Calibri"/>
              </w:rPr>
              <w:t>).</w:t>
            </w:r>
          </w:p>
          <w:p w14:paraId="60A91835" w14:textId="77777777" w:rsidR="00BC32F0" w:rsidRPr="00E352EF" w:rsidRDefault="00BC32F0" w:rsidP="001506DB">
            <w:pPr>
              <w:spacing w:before="120"/>
              <w:jc w:val="both"/>
              <w:rPr>
                <w:rFonts w:ascii="Cambria" w:hAnsi="Cambria"/>
              </w:rPr>
            </w:pPr>
            <w:r w:rsidRPr="00E352EF">
              <w:rPr>
                <w:rFonts w:ascii="Cambria" w:eastAsia="Calibri" w:hAnsi="Cambria" w:cs="Calibri"/>
              </w:rPr>
              <w:t xml:space="preserve"> </w:t>
            </w:r>
          </w:p>
        </w:tc>
        <w:tc>
          <w:tcPr>
            <w:tcW w:w="3119" w:type="dxa"/>
            <w:tcBorders>
              <w:top w:val="single" w:sz="6" w:space="0" w:color="000000"/>
              <w:bottom w:val="single" w:sz="6" w:space="0" w:color="000000"/>
              <w:right w:val="single" w:sz="6" w:space="0" w:color="000000"/>
            </w:tcBorders>
            <w:tcMar>
              <w:top w:w="43" w:type="dxa"/>
              <w:left w:w="43" w:type="dxa"/>
              <w:bottom w:w="43" w:type="dxa"/>
              <w:right w:w="43" w:type="dxa"/>
            </w:tcMar>
          </w:tcPr>
          <w:p w14:paraId="52129A78" w14:textId="77777777" w:rsidR="00BC32F0" w:rsidRPr="00E352EF" w:rsidRDefault="00BC32F0" w:rsidP="001506DB">
            <w:pPr>
              <w:spacing w:before="120"/>
              <w:jc w:val="both"/>
              <w:rPr>
                <w:rFonts w:ascii="Cambria" w:hAnsi="Cambria"/>
              </w:rPr>
            </w:pPr>
            <w:r w:rsidRPr="00E352EF">
              <w:rPr>
                <w:rFonts w:ascii="Cambria" w:eastAsia="Calibri" w:hAnsi="Cambria" w:cs="Calibri"/>
                <w:i/>
              </w:rPr>
              <w:t>f</w:t>
            </w:r>
            <w:r w:rsidRPr="00E352EF">
              <w:rPr>
                <w:rFonts w:ascii="Cambria" w:eastAsia="Calibri" w:hAnsi="Cambria" w:cs="Calibri"/>
              </w:rPr>
              <w:t xml:space="preserve"> is applied to the common numeric measures of ds1 and ds2.</w:t>
            </w:r>
          </w:p>
          <w:p w14:paraId="2EBCD90B" w14:textId="77777777" w:rsidR="00BC32F0" w:rsidRPr="00E352EF" w:rsidRDefault="00BC32F0" w:rsidP="001506DB">
            <w:pPr>
              <w:spacing w:before="120"/>
              <w:jc w:val="both"/>
              <w:rPr>
                <w:rFonts w:ascii="Cambria" w:hAnsi="Cambria"/>
              </w:rPr>
            </w:pPr>
            <w:r w:rsidRPr="00E352EF">
              <w:rPr>
                <w:rFonts w:ascii="Cambria" w:eastAsia="Calibri" w:hAnsi="Cambria" w:cs="Calibri"/>
                <w:i/>
              </w:rPr>
              <w:t>f</w:t>
            </w:r>
            <w:r w:rsidRPr="00E352EF">
              <w:rPr>
                <w:rFonts w:ascii="Cambria" w:eastAsia="Calibri" w:hAnsi="Cambria" w:cs="Calibri"/>
              </w:rPr>
              <w:t xml:space="preserve"> is applied to all matching data points of </w:t>
            </w:r>
            <w:r w:rsidRPr="00E352EF">
              <w:rPr>
                <w:rFonts w:ascii="Cambria" w:eastAsia="Calibri" w:hAnsi="Cambria" w:cs="Calibri"/>
                <w:i/>
              </w:rPr>
              <w:t>ds1</w:t>
            </w:r>
            <w:r w:rsidRPr="00E352EF">
              <w:rPr>
                <w:rFonts w:ascii="Cambria" w:eastAsia="Calibri" w:hAnsi="Cambria" w:cs="Calibri"/>
              </w:rPr>
              <w:t xml:space="preserve"> and </w:t>
            </w:r>
            <w:r w:rsidRPr="00E352EF">
              <w:rPr>
                <w:rFonts w:ascii="Cambria" w:eastAsia="Calibri" w:hAnsi="Cambria" w:cs="Calibri"/>
                <w:i/>
              </w:rPr>
              <w:t>ds2</w:t>
            </w:r>
            <w:r w:rsidRPr="00E352EF">
              <w:rPr>
                <w:rFonts w:ascii="Cambria" w:eastAsia="Calibri" w:hAnsi="Cambria" w:cs="Calibri"/>
              </w:rPr>
              <w:t xml:space="preserve"> (those having the same values of the common </w:t>
            </w:r>
            <w:r w:rsidR="001C5F5C" w:rsidRPr="00E352EF">
              <w:rPr>
                <w:rFonts w:ascii="Cambria" w:eastAsia="Calibri" w:hAnsi="Cambria" w:cs="Calibri"/>
              </w:rPr>
              <w:t>Identifier Components</w:t>
            </w:r>
            <w:r w:rsidRPr="00E352EF">
              <w:rPr>
                <w:rFonts w:ascii="Cambria" w:eastAsia="Calibri" w:hAnsi="Cambria" w:cs="Calibri"/>
              </w:rPr>
              <w:t>)</w:t>
            </w:r>
            <w:r w:rsidR="004603C6" w:rsidRPr="00E352EF">
              <w:rPr>
                <w:rFonts w:ascii="Cambria" w:eastAsia="Calibri" w:hAnsi="Cambria" w:cs="Calibri"/>
              </w:rPr>
              <w:t xml:space="preserve"> and to the Measures having data type accepted by the operator</w:t>
            </w:r>
            <w:r w:rsidR="0090496F" w:rsidRPr="00E352EF">
              <w:rPr>
                <w:rFonts w:ascii="Cambria" w:eastAsia="Calibri" w:hAnsi="Cambria" w:cs="Calibri"/>
              </w:rPr>
              <w:t>.</w:t>
            </w:r>
          </w:p>
          <w:p w14:paraId="1DDF409B" w14:textId="77777777" w:rsidR="00BC32F0" w:rsidRPr="00E352EF" w:rsidRDefault="00BC32F0" w:rsidP="001506DB">
            <w:pPr>
              <w:spacing w:before="120"/>
              <w:jc w:val="both"/>
              <w:rPr>
                <w:rFonts w:ascii="Cambria" w:hAnsi="Cambria"/>
              </w:rPr>
            </w:pPr>
            <w:r w:rsidRPr="00E352EF">
              <w:rPr>
                <w:rFonts w:ascii="Cambria" w:eastAsia="Calibri" w:hAnsi="Cambria" w:cs="Calibri"/>
              </w:rPr>
              <w:t xml:space="preserve">The cardinality of the resulting </w:t>
            </w:r>
            <w:r w:rsidR="009C28BD" w:rsidRPr="00E352EF">
              <w:rPr>
                <w:rFonts w:ascii="Cambria" w:eastAsia="Calibri" w:hAnsi="Cambria" w:cs="Calibri"/>
              </w:rPr>
              <w:t>Dataset</w:t>
            </w:r>
            <w:r w:rsidRPr="00E352EF">
              <w:rPr>
                <w:rFonts w:ascii="Cambria" w:eastAsia="Calibri" w:hAnsi="Cambria" w:cs="Calibri"/>
              </w:rPr>
              <w:t xml:space="preserve"> (number of data points) is the number of matching data points.</w:t>
            </w:r>
          </w:p>
        </w:tc>
        <w:tc>
          <w:tcPr>
            <w:tcW w:w="1984" w:type="dxa"/>
            <w:tcBorders>
              <w:bottom w:val="single" w:sz="6" w:space="0" w:color="000000"/>
              <w:right w:val="single" w:sz="6" w:space="0" w:color="000000"/>
            </w:tcBorders>
            <w:tcMar>
              <w:top w:w="43" w:type="dxa"/>
              <w:left w:w="43" w:type="dxa"/>
              <w:bottom w:w="43" w:type="dxa"/>
              <w:right w:w="43" w:type="dxa"/>
            </w:tcMar>
          </w:tcPr>
          <w:p w14:paraId="18BE4A56" w14:textId="77777777" w:rsidR="00BC32F0" w:rsidRPr="005231DA" w:rsidRDefault="00BC32F0" w:rsidP="006F5A66">
            <w:pPr>
              <w:spacing w:before="120"/>
              <w:rPr>
                <w:rFonts w:ascii="Cambria" w:hAnsi="Cambria"/>
                <w:lang w:val="da-DK"/>
              </w:rPr>
            </w:pPr>
            <w:r w:rsidRPr="005231DA">
              <w:rPr>
                <w:rFonts w:ascii="Cambria" w:eastAsia="Calibri" w:hAnsi="Cambria" w:cs="Calibri"/>
                <w:i/>
                <w:lang w:val="da-DK"/>
              </w:rPr>
              <w:t>ds1</w:t>
            </w:r>
            <w:r w:rsidRPr="005231DA">
              <w:rPr>
                <w:rFonts w:ascii="Cambria" w:eastAsia="Calibri" w:hAnsi="Cambria" w:cs="Calibri"/>
                <w:lang w:val="da-DK"/>
              </w:rPr>
              <w:t xml:space="preserve"> + </w:t>
            </w:r>
            <w:r w:rsidRPr="005231DA">
              <w:rPr>
                <w:rFonts w:ascii="Cambria" w:eastAsia="Calibri" w:hAnsi="Cambria" w:cs="Calibri"/>
                <w:i/>
                <w:lang w:val="da-DK"/>
              </w:rPr>
              <w:t>ds2</w:t>
            </w:r>
          </w:p>
          <w:p w14:paraId="5736786B" w14:textId="77777777" w:rsidR="00BC32F0" w:rsidRPr="005231DA" w:rsidRDefault="00BC32F0" w:rsidP="006F5A66">
            <w:pPr>
              <w:spacing w:before="120"/>
              <w:rPr>
                <w:rFonts w:ascii="Cambria" w:hAnsi="Cambria"/>
                <w:lang w:val="da-DK"/>
              </w:rPr>
            </w:pPr>
            <w:r w:rsidRPr="005231DA">
              <w:rPr>
                <w:rFonts w:ascii="Cambria" w:eastAsia="Calibri" w:hAnsi="Cambria" w:cs="Calibri"/>
                <w:lang w:val="da-DK"/>
              </w:rPr>
              <w:t>mod ( ds1, ds2)</w:t>
            </w:r>
          </w:p>
        </w:tc>
      </w:tr>
      <w:tr w:rsidR="00BC32F0" w:rsidRPr="00E352EF" w14:paraId="6F06F226" w14:textId="77777777" w:rsidTr="006F5A66">
        <w:tc>
          <w:tcPr>
            <w:tcW w:w="15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E785C7" w14:textId="46FFC7DD" w:rsidR="00BC32F0" w:rsidRPr="00E352EF" w:rsidRDefault="00BC32F0" w:rsidP="00D47718">
            <w:pPr>
              <w:spacing w:before="120"/>
              <w:rPr>
                <w:rFonts w:ascii="Cambria" w:hAnsi="Cambria"/>
              </w:rPr>
            </w:pPr>
            <w:r w:rsidRPr="00E352EF">
              <w:rPr>
                <w:rFonts w:ascii="Cambria" w:eastAsia="Calibri" w:hAnsi="Cambria" w:cs="Calibri"/>
              </w:rPr>
              <w:t xml:space="preserve">f ( </w:t>
            </w:r>
            <w:r w:rsidRPr="00E352EF">
              <w:rPr>
                <w:rFonts w:ascii="Cambria" w:eastAsia="Calibri" w:hAnsi="Cambria" w:cs="Calibri"/>
                <w:i/>
              </w:rPr>
              <w:t>ds</w:t>
            </w:r>
            <w:del w:id="28" w:author="Laura Viignola" w:date="2017-05-11T09:11:00Z">
              <w:r w:rsidRPr="00E352EF" w:rsidDel="004266D2">
                <w:rPr>
                  <w:rFonts w:ascii="Cambria" w:eastAsia="Calibri" w:hAnsi="Cambria" w:cs="Calibri"/>
                  <w:i/>
                </w:rPr>
                <w:delText>.</w:delText>
              </w:r>
            </w:del>
            <w:ins w:id="29" w:author="Laura Viignola" w:date="2017-05-11T09:11:00Z">
              <w:r w:rsidR="004266D2">
                <w:rPr>
                  <w:rFonts w:ascii="Cambria" w:eastAsia="Calibri" w:hAnsi="Cambria" w:cs="Calibri"/>
                  <w:i/>
                </w:rPr>
                <w:t>#</w:t>
              </w:r>
            </w:ins>
            <w:r w:rsidRPr="00E352EF">
              <w:rPr>
                <w:rFonts w:ascii="Cambria" w:eastAsia="Calibri" w:hAnsi="Cambria" w:cs="Calibri"/>
                <w:i/>
              </w:rPr>
              <w:t>m</w:t>
            </w:r>
            <w:r w:rsidRPr="00E352EF">
              <w:rPr>
                <w:rFonts w:ascii="Cambria" w:eastAsia="Calibri" w:hAnsi="Cambria" w:cs="Calibri"/>
              </w:rPr>
              <w:t xml:space="preserve"> , </w:t>
            </w:r>
            <w:r w:rsidRPr="00E352EF">
              <w:rPr>
                <w:rFonts w:ascii="Cambria" w:eastAsia="Calibri" w:hAnsi="Cambria" w:cs="Calibri"/>
                <w:i/>
              </w:rPr>
              <w:t>c</w:t>
            </w:r>
            <w:r w:rsidRPr="00E352EF">
              <w:rPr>
                <w:rFonts w:ascii="Cambria" w:eastAsia="Calibri" w:hAnsi="Cambria" w:cs="Calibri"/>
              </w:rPr>
              <w:t xml:space="preserve"> )</w:t>
            </w:r>
          </w:p>
        </w:tc>
        <w:tc>
          <w:tcPr>
            <w:tcW w:w="3118" w:type="dxa"/>
            <w:tcBorders>
              <w:top w:val="single" w:sz="6" w:space="0" w:color="000000"/>
              <w:bottom w:val="single" w:sz="6" w:space="0" w:color="000000"/>
              <w:right w:val="single" w:sz="6" w:space="0" w:color="000000"/>
            </w:tcBorders>
            <w:tcMar>
              <w:top w:w="43" w:type="dxa"/>
              <w:left w:w="43" w:type="dxa"/>
              <w:bottom w:w="43" w:type="dxa"/>
              <w:right w:w="43" w:type="dxa"/>
            </w:tcMar>
          </w:tcPr>
          <w:p w14:paraId="2B041662" w14:textId="77777777" w:rsidR="00BC32F0" w:rsidRPr="00E352EF" w:rsidRDefault="00BC32F0" w:rsidP="001506DB">
            <w:pPr>
              <w:spacing w:before="120"/>
              <w:jc w:val="both"/>
              <w:rPr>
                <w:rFonts w:ascii="Cambria" w:hAnsi="Cambria"/>
              </w:rPr>
            </w:pPr>
            <w:r w:rsidRPr="00E352EF">
              <w:rPr>
                <w:rFonts w:ascii="Cambria" w:eastAsia="Calibri" w:hAnsi="Cambria" w:cs="Calibri"/>
              </w:rPr>
              <w:t xml:space="preserve">A </w:t>
            </w:r>
            <w:r w:rsidR="009C28BD" w:rsidRPr="00E352EF">
              <w:rPr>
                <w:rFonts w:ascii="Cambria" w:eastAsia="Calibri" w:hAnsi="Cambria" w:cs="Calibri"/>
              </w:rPr>
              <w:t>Datase</w:t>
            </w:r>
            <w:r w:rsidR="009C28BD" w:rsidRPr="00E352EF">
              <w:rPr>
                <w:rFonts w:ascii="Cambria" w:hAnsi="Cambria"/>
              </w:rPr>
              <w:t>t</w:t>
            </w:r>
            <w:r w:rsidRPr="00E352EF">
              <w:rPr>
                <w:rFonts w:ascii="Cambria" w:eastAsia="Calibri" w:hAnsi="Cambria" w:cs="Calibri"/>
              </w:rPr>
              <w:t xml:space="preserve"> having all the </w:t>
            </w:r>
            <w:r w:rsidR="001C5F5C" w:rsidRPr="00E352EF">
              <w:rPr>
                <w:rFonts w:ascii="Cambria" w:eastAsia="Calibri" w:hAnsi="Cambria" w:cs="Calibri"/>
              </w:rPr>
              <w:t>Identifier Components</w:t>
            </w:r>
            <w:r w:rsidRPr="00E352EF">
              <w:rPr>
                <w:rFonts w:ascii="Cambria" w:eastAsia="Calibri" w:hAnsi="Cambria" w:cs="Calibri"/>
              </w:rPr>
              <w:t xml:space="preserve"> of </w:t>
            </w:r>
            <w:r w:rsidRPr="00E352EF">
              <w:rPr>
                <w:rFonts w:ascii="Cambria" w:eastAsia="Calibri" w:hAnsi="Cambria" w:cs="Calibri"/>
                <w:i/>
              </w:rPr>
              <w:t>ds</w:t>
            </w:r>
            <w:r w:rsidRPr="00E352EF">
              <w:rPr>
                <w:rFonts w:ascii="Cambria" w:eastAsia="Calibri" w:hAnsi="Cambria" w:cs="Calibri"/>
              </w:rPr>
              <w:t xml:space="preserve">, the specified </w:t>
            </w:r>
            <w:r w:rsidR="001C5F5C" w:rsidRPr="00E352EF">
              <w:rPr>
                <w:rFonts w:ascii="Cambria" w:eastAsia="Calibri" w:hAnsi="Cambria" w:cs="Calibri"/>
              </w:rPr>
              <w:t>M</w:t>
            </w:r>
            <w:r w:rsidRPr="00E352EF">
              <w:rPr>
                <w:rFonts w:ascii="Cambria" w:eastAsia="Calibri" w:hAnsi="Cambria" w:cs="Calibri"/>
              </w:rPr>
              <w:t xml:space="preserve">easure </w:t>
            </w:r>
            <w:r w:rsidR="001C5F5C" w:rsidRPr="00E352EF">
              <w:rPr>
                <w:rFonts w:ascii="Cambria" w:eastAsia="Calibri" w:hAnsi="Cambria" w:cs="Calibri"/>
              </w:rPr>
              <w:t xml:space="preserve">Component </w:t>
            </w:r>
            <w:r w:rsidRPr="00E352EF">
              <w:rPr>
                <w:rFonts w:ascii="Cambria" w:eastAsia="Calibri" w:hAnsi="Cambria" w:cs="Calibri"/>
                <w:i/>
              </w:rPr>
              <w:t>m</w:t>
            </w:r>
            <w:r w:rsidRPr="00E352EF">
              <w:rPr>
                <w:rFonts w:ascii="Cambria" w:eastAsia="Calibri" w:hAnsi="Cambria" w:cs="Calibri"/>
              </w:rPr>
              <w:t xml:space="preserve"> and the </w:t>
            </w:r>
            <w:r w:rsidR="001C5F5C" w:rsidRPr="00E352EF">
              <w:rPr>
                <w:rFonts w:ascii="Cambria" w:eastAsia="Calibri" w:hAnsi="Cambria" w:cs="Calibri"/>
              </w:rPr>
              <w:t>A</w:t>
            </w:r>
            <w:r w:rsidRPr="00E352EF">
              <w:rPr>
                <w:rFonts w:ascii="Cambria" w:eastAsia="Calibri" w:hAnsi="Cambria" w:cs="Calibri"/>
              </w:rPr>
              <w:t>ttribute</w:t>
            </w:r>
            <w:r w:rsidR="001C5F5C" w:rsidRPr="00E352EF">
              <w:rPr>
                <w:rFonts w:ascii="Cambria" w:eastAsia="Calibri" w:hAnsi="Cambria" w:cs="Calibri"/>
              </w:rPr>
              <w:t xml:space="preserve"> Components</w:t>
            </w:r>
            <w:r w:rsidRPr="00E352EF">
              <w:rPr>
                <w:rFonts w:ascii="Cambria" w:eastAsia="Calibri" w:hAnsi="Cambria" w:cs="Calibri"/>
              </w:rPr>
              <w:t xml:space="preserve"> of </w:t>
            </w:r>
            <w:r w:rsidRPr="00E352EF">
              <w:rPr>
                <w:rFonts w:ascii="Cambria" w:eastAsia="Calibri" w:hAnsi="Cambria" w:cs="Calibri"/>
                <w:i/>
              </w:rPr>
              <w:t>ds</w:t>
            </w:r>
            <w:r w:rsidRPr="00E352EF">
              <w:rPr>
                <w:rFonts w:ascii="Cambria" w:eastAsia="Calibri" w:hAnsi="Cambria" w:cs="Calibri"/>
              </w:rPr>
              <w:t>.</w:t>
            </w:r>
          </w:p>
          <w:p w14:paraId="56DB8771" w14:textId="77777777" w:rsidR="00BC32F0" w:rsidRPr="00E352EF" w:rsidRDefault="00BC32F0" w:rsidP="001506DB">
            <w:pPr>
              <w:spacing w:before="120"/>
              <w:jc w:val="both"/>
              <w:rPr>
                <w:rFonts w:ascii="Cambria" w:hAnsi="Cambria"/>
              </w:rPr>
            </w:pPr>
            <w:r w:rsidRPr="00E352EF">
              <w:rPr>
                <w:rFonts w:ascii="Cambria" w:eastAsia="Calibri" w:hAnsi="Cambria" w:cs="Calibri"/>
              </w:rPr>
              <w:lastRenderedPageBreak/>
              <w:t xml:space="preserve"> </w:t>
            </w:r>
          </w:p>
        </w:tc>
        <w:tc>
          <w:tcPr>
            <w:tcW w:w="3119" w:type="dxa"/>
            <w:tcBorders>
              <w:top w:val="single" w:sz="6" w:space="0" w:color="000000"/>
              <w:bottom w:val="single" w:sz="6" w:space="0" w:color="000000"/>
              <w:right w:val="single" w:sz="6" w:space="0" w:color="000000"/>
            </w:tcBorders>
            <w:tcMar>
              <w:top w:w="43" w:type="dxa"/>
              <w:left w:w="43" w:type="dxa"/>
              <w:bottom w:w="43" w:type="dxa"/>
              <w:right w:w="43" w:type="dxa"/>
            </w:tcMar>
          </w:tcPr>
          <w:p w14:paraId="3EE7CBB9" w14:textId="77777777" w:rsidR="00BC32F0" w:rsidRPr="00E352EF" w:rsidRDefault="00BC32F0" w:rsidP="001506DB">
            <w:pPr>
              <w:spacing w:before="120"/>
              <w:jc w:val="both"/>
              <w:rPr>
                <w:rFonts w:ascii="Cambria" w:hAnsi="Cambria"/>
              </w:rPr>
            </w:pPr>
            <w:r w:rsidRPr="00E352EF">
              <w:rPr>
                <w:rFonts w:ascii="Cambria" w:eastAsia="Calibri" w:hAnsi="Cambria" w:cs="Calibri"/>
                <w:i/>
              </w:rPr>
              <w:lastRenderedPageBreak/>
              <w:t>f</w:t>
            </w:r>
            <w:r w:rsidRPr="00E352EF">
              <w:rPr>
                <w:rFonts w:ascii="Cambria" w:eastAsia="Calibri" w:hAnsi="Cambria" w:cs="Calibri"/>
              </w:rPr>
              <w:t xml:space="preserve"> is applied to the specified </w:t>
            </w:r>
            <w:r w:rsidR="001C5F5C" w:rsidRPr="00E352EF">
              <w:rPr>
                <w:rFonts w:ascii="Cambria" w:eastAsia="Calibri" w:hAnsi="Cambria" w:cs="Calibri"/>
              </w:rPr>
              <w:t>M</w:t>
            </w:r>
            <w:r w:rsidRPr="00E352EF">
              <w:rPr>
                <w:rFonts w:ascii="Cambria" w:eastAsia="Calibri" w:hAnsi="Cambria" w:cs="Calibri"/>
              </w:rPr>
              <w:t>easure</w:t>
            </w:r>
            <w:r w:rsidR="001C5F5C" w:rsidRPr="00E352EF">
              <w:rPr>
                <w:rFonts w:ascii="Cambria" w:eastAsia="Calibri" w:hAnsi="Cambria" w:cs="Calibri"/>
              </w:rPr>
              <w:t xml:space="preserve"> Components</w:t>
            </w:r>
            <w:r w:rsidRPr="00E352EF">
              <w:rPr>
                <w:rFonts w:ascii="Cambria" w:eastAsia="Calibri" w:hAnsi="Cambria" w:cs="Calibri"/>
              </w:rPr>
              <w:t xml:space="preserve"> of ds.</w:t>
            </w:r>
          </w:p>
          <w:p w14:paraId="5D7F5198" w14:textId="77777777" w:rsidR="00BC32F0" w:rsidRPr="00E352EF" w:rsidRDefault="00BC32F0" w:rsidP="001506DB">
            <w:pPr>
              <w:spacing w:before="120"/>
              <w:jc w:val="both"/>
              <w:rPr>
                <w:rFonts w:ascii="Cambria" w:hAnsi="Cambria"/>
              </w:rPr>
            </w:pPr>
            <w:r w:rsidRPr="00E352EF">
              <w:rPr>
                <w:rFonts w:ascii="Cambria" w:eastAsia="Calibri" w:hAnsi="Cambria" w:cs="Calibri"/>
                <w:i/>
              </w:rPr>
              <w:t xml:space="preserve">f </w:t>
            </w:r>
            <w:r w:rsidRPr="00E352EF">
              <w:rPr>
                <w:rFonts w:ascii="Cambria" w:eastAsia="Calibri" w:hAnsi="Cambria" w:cs="Calibri"/>
              </w:rPr>
              <w:t>is applied to all data points of ds.</w:t>
            </w:r>
          </w:p>
          <w:p w14:paraId="786A28CE" w14:textId="77777777" w:rsidR="00BC32F0" w:rsidRPr="00E352EF" w:rsidRDefault="00BC32F0" w:rsidP="001506DB">
            <w:pPr>
              <w:spacing w:before="120"/>
              <w:jc w:val="both"/>
              <w:rPr>
                <w:rFonts w:ascii="Cambria" w:hAnsi="Cambria"/>
              </w:rPr>
            </w:pPr>
            <w:r w:rsidRPr="00E352EF">
              <w:rPr>
                <w:rFonts w:ascii="Cambria" w:eastAsia="Calibri" w:hAnsi="Cambria" w:cs="Calibri"/>
              </w:rPr>
              <w:lastRenderedPageBreak/>
              <w:t xml:space="preserve">The cardinality of the resulting </w:t>
            </w:r>
            <w:r w:rsidR="009C28BD" w:rsidRPr="00E352EF">
              <w:rPr>
                <w:rFonts w:ascii="Cambria" w:hAnsi="Cambria"/>
              </w:rPr>
              <w:t>Dataset</w:t>
            </w:r>
            <w:r w:rsidRPr="00E352EF">
              <w:rPr>
                <w:rFonts w:ascii="Cambria" w:eastAsia="Calibri" w:hAnsi="Cambria" w:cs="Calibri"/>
              </w:rPr>
              <w:t xml:space="preserve"> (number of data points) is the same of ds.</w:t>
            </w:r>
          </w:p>
        </w:tc>
        <w:tc>
          <w:tcPr>
            <w:tcW w:w="1984" w:type="dxa"/>
            <w:tcBorders>
              <w:bottom w:val="single" w:sz="6" w:space="0" w:color="000000"/>
              <w:right w:val="single" w:sz="6" w:space="0" w:color="000000"/>
            </w:tcBorders>
            <w:tcMar>
              <w:top w:w="43" w:type="dxa"/>
              <w:left w:w="43" w:type="dxa"/>
              <w:bottom w:w="43" w:type="dxa"/>
              <w:right w:w="43" w:type="dxa"/>
            </w:tcMar>
          </w:tcPr>
          <w:p w14:paraId="1BAC58F4" w14:textId="28525C4C" w:rsidR="00BC32F0" w:rsidRPr="00E352EF" w:rsidRDefault="00BC32F0" w:rsidP="006F5A66">
            <w:pPr>
              <w:spacing w:before="120"/>
              <w:rPr>
                <w:rFonts w:ascii="Cambria" w:eastAsia="Calibri" w:hAnsi="Cambria" w:cs="Calibri"/>
              </w:rPr>
            </w:pPr>
            <w:r w:rsidRPr="00E352EF">
              <w:rPr>
                <w:rFonts w:ascii="Cambria" w:eastAsia="Calibri" w:hAnsi="Cambria" w:cs="Calibri"/>
              </w:rPr>
              <w:lastRenderedPageBreak/>
              <w:t xml:space="preserve">round ( </w:t>
            </w:r>
            <w:r w:rsidRPr="00E352EF">
              <w:rPr>
                <w:rFonts w:ascii="Cambria" w:eastAsia="Calibri" w:hAnsi="Cambria" w:cs="Calibri"/>
                <w:i/>
              </w:rPr>
              <w:t>ds</w:t>
            </w:r>
            <w:del w:id="30" w:author="Laura Viignola" w:date="2017-05-11T09:11:00Z">
              <w:r w:rsidRPr="00E352EF" w:rsidDel="004266D2">
                <w:rPr>
                  <w:rFonts w:ascii="Cambria" w:eastAsia="Calibri" w:hAnsi="Cambria" w:cs="Calibri"/>
                </w:rPr>
                <w:delText>.</w:delText>
              </w:r>
            </w:del>
            <w:ins w:id="31" w:author="Laura Viignola" w:date="2017-05-11T09:11:00Z">
              <w:r w:rsidR="004266D2">
                <w:rPr>
                  <w:rFonts w:ascii="Cambria" w:eastAsia="Calibri" w:hAnsi="Cambria" w:cs="Calibri"/>
                </w:rPr>
                <w:t>#</w:t>
              </w:r>
            </w:ins>
            <w:r w:rsidRPr="00E352EF">
              <w:rPr>
                <w:rFonts w:ascii="Cambria" w:eastAsia="Calibri" w:hAnsi="Cambria" w:cs="Calibri"/>
              </w:rPr>
              <w:t>obs_value, 1)</w:t>
            </w:r>
          </w:p>
          <w:p w14:paraId="3DDD54B1" w14:textId="2337D8FE" w:rsidR="004603C6" w:rsidRPr="00E352EF" w:rsidRDefault="004603C6" w:rsidP="006F5A66">
            <w:pPr>
              <w:spacing w:before="120"/>
              <w:rPr>
                <w:rFonts w:ascii="Cambria" w:hAnsi="Cambria"/>
              </w:rPr>
            </w:pPr>
            <w:r w:rsidRPr="00E352EF">
              <w:rPr>
                <w:rFonts w:ascii="Cambria" w:eastAsia="Calibri" w:hAnsi="Cambria" w:cs="Calibri"/>
                <w:i/>
              </w:rPr>
              <w:t>ds</w:t>
            </w:r>
            <w:del w:id="32" w:author="Laura Viignola" w:date="2017-05-11T09:11:00Z">
              <w:r w:rsidRPr="00E352EF" w:rsidDel="004266D2">
                <w:rPr>
                  <w:rFonts w:ascii="Cambria" w:eastAsia="Calibri" w:hAnsi="Cambria" w:cs="Calibri"/>
                </w:rPr>
                <w:delText>.</w:delText>
              </w:r>
            </w:del>
            <w:ins w:id="33" w:author="Laura Viignola" w:date="2017-05-11T09:11:00Z">
              <w:r w:rsidR="004266D2">
                <w:rPr>
                  <w:rFonts w:ascii="Cambria" w:eastAsia="Calibri" w:hAnsi="Cambria" w:cs="Calibri"/>
                </w:rPr>
                <w:t>#</w:t>
              </w:r>
            </w:ins>
            <w:r w:rsidRPr="00E352EF">
              <w:rPr>
                <w:rFonts w:ascii="Cambria" w:eastAsia="Calibri" w:hAnsi="Cambria" w:cs="Calibri"/>
              </w:rPr>
              <w:t xml:space="preserve">obs_comment || </w:t>
            </w:r>
            <w:r w:rsidRPr="00E352EF">
              <w:rPr>
                <w:rFonts w:ascii="Cambria" w:eastAsia="Calibri" w:hAnsi="Cambria" w:cs="Calibri"/>
              </w:rPr>
              <w:lastRenderedPageBreak/>
              <w:t>"."</w:t>
            </w:r>
          </w:p>
        </w:tc>
      </w:tr>
      <w:tr w:rsidR="00BC32F0" w:rsidRPr="00E352EF" w14:paraId="2853A079" w14:textId="77777777" w:rsidTr="006F5A66">
        <w:tc>
          <w:tcPr>
            <w:tcW w:w="15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849290" w14:textId="16D8665A" w:rsidR="00BC32F0" w:rsidRPr="00E352EF" w:rsidRDefault="00BC32F0" w:rsidP="00D47718">
            <w:pPr>
              <w:spacing w:before="120"/>
              <w:rPr>
                <w:rFonts w:ascii="Cambria" w:hAnsi="Cambria"/>
              </w:rPr>
            </w:pPr>
            <w:r w:rsidRPr="00E352EF">
              <w:rPr>
                <w:rFonts w:ascii="Cambria" w:eastAsia="Calibri" w:hAnsi="Cambria" w:cs="Calibri"/>
              </w:rPr>
              <w:lastRenderedPageBreak/>
              <w:t xml:space="preserve">f ( </w:t>
            </w:r>
            <w:r w:rsidRPr="00E352EF">
              <w:rPr>
                <w:rFonts w:ascii="Cambria" w:eastAsia="Calibri" w:hAnsi="Cambria" w:cs="Calibri"/>
                <w:i/>
              </w:rPr>
              <w:t>ds1</w:t>
            </w:r>
            <w:del w:id="34" w:author="Laura Viignola" w:date="2017-05-11T09:11:00Z">
              <w:r w:rsidRPr="00E352EF" w:rsidDel="004266D2">
                <w:rPr>
                  <w:rFonts w:ascii="Cambria" w:eastAsia="Calibri" w:hAnsi="Cambria" w:cs="Calibri"/>
                  <w:i/>
                </w:rPr>
                <w:delText>.</w:delText>
              </w:r>
            </w:del>
            <w:ins w:id="35" w:author="Laura Viignola" w:date="2017-05-11T09:11:00Z">
              <w:r w:rsidR="004266D2">
                <w:rPr>
                  <w:rFonts w:ascii="Cambria" w:eastAsia="Calibri" w:hAnsi="Cambria" w:cs="Calibri"/>
                  <w:i/>
                </w:rPr>
                <w:t>#</w:t>
              </w:r>
            </w:ins>
            <w:r w:rsidRPr="00E352EF">
              <w:rPr>
                <w:rFonts w:ascii="Cambria" w:eastAsia="Calibri" w:hAnsi="Cambria" w:cs="Calibri"/>
                <w:i/>
              </w:rPr>
              <w:t>m1</w:t>
            </w:r>
            <w:r w:rsidRPr="00E352EF">
              <w:rPr>
                <w:rFonts w:ascii="Cambria" w:eastAsia="Calibri" w:hAnsi="Cambria" w:cs="Calibri"/>
              </w:rPr>
              <w:t xml:space="preserve"> , </w:t>
            </w:r>
            <w:r w:rsidRPr="00E352EF">
              <w:rPr>
                <w:rFonts w:ascii="Cambria" w:eastAsia="Calibri" w:hAnsi="Cambria" w:cs="Calibri"/>
                <w:i/>
              </w:rPr>
              <w:t>ds2</w:t>
            </w:r>
            <w:del w:id="36" w:author="Laura Viignola" w:date="2017-05-11T09:11:00Z">
              <w:r w:rsidRPr="00E352EF" w:rsidDel="004266D2">
                <w:rPr>
                  <w:rFonts w:ascii="Cambria" w:eastAsia="Calibri" w:hAnsi="Cambria" w:cs="Calibri"/>
                  <w:i/>
                </w:rPr>
                <w:delText>.</w:delText>
              </w:r>
            </w:del>
            <w:ins w:id="37" w:author="Laura Viignola" w:date="2017-05-11T09:11:00Z">
              <w:r w:rsidR="004266D2">
                <w:rPr>
                  <w:rFonts w:ascii="Cambria" w:eastAsia="Calibri" w:hAnsi="Cambria" w:cs="Calibri"/>
                  <w:i/>
                </w:rPr>
                <w:t>#</w:t>
              </w:r>
            </w:ins>
            <w:r w:rsidRPr="00E352EF">
              <w:rPr>
                <w:rFonts w:ascii="Cambria" w:eastAsia="Calibri" w:hAnsi="Cambria" w:cs="Calibri"/>
                <w:i/>
              </w:rPr>
              <w:t>m1</w:t>
            </w:r>
            <w:r w:rsidRPr="00E352EF">
              <w:rPr>
                <w:rFonts w:ascii="Cambria" w:eastAsia="Calibri" w:hAnsi="Cambria" w:cs="Calibri"/>
              </w:rPr>
              <w:t xml:space="preserve"> )</w:t>
            </w:r>
          </w:p>
        </w:tc>
        <w:tc>
          <w:tcPr>
            <w:tcW w:w="3118" w:type="dxa"/>
            <w:tcBorders>
              <w:top w:val="single" w:sz="6" w:space="0" w:color="000000"/>
              <w:bottom w:val="single" w:sz="6" w:space="0" w:color="000000"/>
              <w:right w:val="single" w:sz="6" w:space="0" w:color="000000"/>
            </w:tcBorders>
            <w:tcMar>
              <w:top w:w="43" w:type="dxa"/>
              <w:left w:w="43" w:type="dxa"/>
              <w:bottom w:w="43" w:type="dxa"/>
              <w:right w:w="43" w:type="dxa"/>
            </w:tcMar>
          </w:tcPr>
          <w:p w14:paraId="10F79AC6" w14:textId="77777777" w:rsidR="00BC32F0" w:rsidRPr="00E352EF" w:rsidRDefault="00BC32F0" w:rsidP="001506DB">
            <w:pPr>
              <w:spacing w:before="120"/>
              <w:jc w:val="both"/>
              <w:rPr>
                <w:rFonts w:ascii="Cambria" w:hAnsi="Cambria"/>
              </w:rPr>
            </w:pPr>
            <w:r w:rsidRPr="00E352EF">
              <w:rPr>
                <w:rFonts w:ascii="Cambria" w:eastAsia="Calibri" w:hAnsi="Cambria" w:cs="Calibri"/>
              </w:rPr>
              <w:t xml:space="preserve">A </w:t>
            </w:r>
            <w:r w:rsidR="009C28BD" w:rsidRPr="00E352EF">
              <w:rPr>
                <w:rFonts w:ascii="Cambria" w:hAnsi="Cambria"/>
              </w:rPr>
              <w:t>Dataset</w:t>
            </w:r>
            <w:r w:rsidRPr="00E352EF">
              <w:rPr>
                <w:rFonts w:ascii="Cambria" w:eastAsia="Calibri" w:hAnsi="Cambria" w:cs="Calibri"/>
              </w:rPr>
              <w:t xml:space="preserve"> having all the  </w:t>
            </w:r>
            <w:r w:rsidR="001C5F5C" w:rsidRPr="00E352EF">
              <w:rPr>
                <w:rFonts w:ascii="Cambria" w:eastAsia="Calibri" w:hAnsi="Cambria" w:cs="Calibri"/>
              </w:rPr>
              <w:t>Identifier Components</w:t>
            </w:r>
            <w:r w:rsidRPr="00E352EF">
              <w:rPr>
                <w:rFonts w:ascii="Cambria" w:eastAsia="Calibri" w:hAnsi="Cambria" w:cs="Calibri"/>
              </w:rPr>
              <w:t xml:space="preserve"> (without duplicates) of </w:t>
            </w:r>
            <w:r w:rsidRPr="00E352EF">
              <w:rPr>
                <w:rFonts w:ascii="Cambria" w:eastAsia="Calibri" w:hAnsi="Cambria" w:cs="Calibri"/>
                <w:i/>
              </w:rPr>
              <w:t>ds1</w:t>
            </w:r>
            <w:r w:rsidRPr="00E352EF">
              <w:rPr>
                <w:rFonts w:ascii="Cambria" w:eastAsia="Calibri" w:hAnsi="Cambria" w:cs="Calibri"/>
              </w:rPr>
              <w:t xml:space="preserve"> and </w:t>
            </w:r>
            <w:r w:rsidRPr="00E352EF">
              <w:rPr>
                <w:rFonts w:ascii="Cambria" w:eastAsia="Calibri" w:hAnsi="Cambria" w:cs="Calibri"/>
                <w:i/>
              </w:rPr>
              <w:t>ds2</w:t>
            </w:r>
            <w:r w:rsidRPr="00E352EF">
              <w:rPr>
                <w:rFonts w:ascii="Cambria" w:eastAsia="Calibri" w:hAnsi="Cambria" w:cs="Calibri"/>
              </w:rPr>
              <w:t xml:space="preserve">, and the </w:t>
            </w:r>
            <w:r w:rsidR="001C5F5C" w:rsidRPr="00E352EF">
              <w:rPr>
                <w:rFonts w:ascii="Cambria" w:eastAsia="Calibri" w:hAnsi="Cambria" w:cs="Calibri"/>
              </w:rPr>
              <w:t>M</w:t>
            </w:r>
            <w:r w:rsidRPr="00E352EF">
              <w:rPr>
                <w:rFonts w:ascii="Cambria" w:eastAsia="Calibri" w:hAnsi="Cambria" w:cs="Calibri"/>
              </w:rPr>
              <w:t>easure</w:t>
            </w:r>
            <w:r w:rsidR="0090496F" w:rsidRPr="00E352EF">
              <w:rPr>
                <w:rFonts w:ascii="Cambria" w:eastAsia="Calibri" w:hAnsi="Cambria" w:cs="Calibri"/>
              </w:rPr>
              <w:t xml:space="preserve"> Component</w:t>
            </w:r>
            <w:r w:rsidRPr="00E352EF">
              <w:rPr>
                <w:rFonts w:ascii="Cambria" w:eastAsia="Calibri" w:hAnsi="Cambria" w:cs="Calibri"/>
              </w:rPr>
              <w:t xml:space="preserve"> </w:t>
            </w:r>
            <w:r w:rsidRPr="00E352EF">
              <w:rPr>
                <w:rFonts w:ascii="Cambria" w:eastAsia="Calibri" w:hAnsi="Cambria" w:cs="Calibri"/>
                <w:i/>
              </w:rPr>
              <w:t>m1</w:t>
            </w:r>
            <w:r w:rsidRPr="00E352EF">
              <w:rPr>
                <w:rFonts w:ascii="Cambria" w:eastAsia="Calibri" w:hAnsi="Cambria" w:cs="Calibri"/>
              </w:rPr>
              <w:t xml:space="preserve">. The same </w:t>
            </w:r>
            <w:r w:rsidR="001C5F5C" w:rsidRPr="00E352EF">
              <w:rPr>
                <w:rFonts w:ascii="Cambria" w:eastAsia="Calibri" w:hAnsi="Cambria" w:cs="Calibri"/>
              </w:rPr>
              <w:t xml:space="preserve">Measure </w:t>
            </w:r>
            <w:r w:rsidRPr="00E352EF">
              <w:rPr>
                <w:rFonts w:ascii="Cambria" w:eastAsia="Calibri" w:hAnsi="Cambria" w:cs="Calibri"/>
              </w:rPr>
              <w:t xml:space="preserve">must be selected in both </w:t>
            </w:r>
            <w:r w:rsidR="009C28BD" w:rsidRPr="00E352EF">
              <w:rPr>
                <w:rFonts w:ascii="Cambria" w:hAnsi="Cambria"/>
              </w:rPr>
              <w:t>Dataset</w:t>
            </w:r>
            <w:r w:rsidRPr="00E352EF">
              <w:rPr>
                <w:rFonts w:ascii="Cambria" w:eastAsia="Calibri" w:hAnsi="Cambria" w:cs="Calibri"/>
              </w:rPr>
              <w:t>s.</w:t>
            </w:r>
          </w:p>
          <w:p w14:paraId="05F9462C" w14:textId="77777777" w:rsidR="00BC32F0" w:rsidRPr="00E352EF" w:rsidRDefault="00BC32F0" w:rsidP="001506DB">
            <w:pPr>
              <w:spacing w:before="120"/>
              <w:jc w:val="both"/>
              <w:rPr>
                <w:rFonts w:ascii="Cambria" w:hAnsi="Cambria"/>
              </w:rPr>
            </w:pPr>
            <w:r w:rsidRPr="00E352EF">
              <w:rPr>
                <w:rFonts w:ascii="Cambria" w:eastAsia="Calibri" w:hAnsi="Cambria" w:cs="Calibri"/>
              </w:rPr>
              <w:t xml:space="preserve">The </w:t>
            </w:r>
            <w:r w:rsidR="001C5F5C" w:rsidRPr="00E352EF">
              <w:rPr>
                <w:rFonts w:ascii="Cambria" w:eastAsia="Calibri" w:hAnsi="Cambria" w:cs="Calibri"/>
              </w:rPr>
              <w:t>A</w:t>
            </w:r>
            <w:r w:rsidRPr="00E352EF">
              <w:rPr>
                <w:rFonts w:ascii="Cambria" w:eastAsia="Calibri" w:hAnsi="Cambria" w:cs="Calibri"/>
              </w:rPr>
              <w:t xml:space="preserve">ttributes of ds1 and ds2, and the other </w:t>
            </w:r>
            <w:r w:rsidR="001C5F5C" w:rsidRPr="00E352EF">
              <w:rPr>
                <w:rFonts w:ascii="Cambria" w:eastAsia="Calibri" w:hAnsi="Cambria" w:cs="Calibri"/>
              </w:rPr>
              <w:t>M</w:t>
            </w:r>
            <w:r w:rsidRPr="00E352EF">
              <w:rPr>
                <w:rFonts w:ascii="Cambria" w:eastAsia="Calibri" w:hAnsi="Cambria" w:cs="Calibri"/>
              </w:rPr>
              <w:t xml:space="preserve">easures (if any), are ignored (do not appear in the resulting </w:t>
            </w:r>
            <w:r w:rsidR="009C28BD" w:rsidRPr="00E352EF">
              <w:rPr>
                <w:rFonts w:ascii="Cambria" w:hAnsi="Cambria"/>
              </w:rPr>
              <w:t>Dataset</w:t>
            </w:r>
            <w:r w:rsidRPr="00E352EF">
              <w:rPr>
                <w:rFonts w:ascii="Cambria" w:eastAsia="Calibri" w:hAnsi="Cambria" w:cs="Calibri"/>
              </w:rPr>
              <w:t>).</w:t>
            </w:r>
          </w:p>
          <w:p w14:paraId="4705A7DA" w14:textId="77777777" w:rsidR="00BC32F0" w:rsidRPr="00E352EF" w:rsidRDefault="00BC32F0" w:rsidP="001506DB">
            <w:pPr>
              <w:spacing w:before="120"/>
              <w:jc w:val="both"/>
              <w:rPr>
                <w:rFonts w:ascii="Cambria" w:hAnsi="Cambria"/>
              </w:rPr>
            </w:pPr>
            <w:r w:rsidRPr="00E352EF">
              <w:rPr>
                <w:rFonts w:ascii="Cambria" w:eastAsia="Calibri" w:hAnsi="Cambria" w:cs="Calibri"/>
              </w:rPr>
              <w:t xml:space="preserve"> </w:t>
            </w:r>
          </w:p>
        </w:tc>
        <w:tc>
          <w:tcPr>
            <w:tcW w:w="3119" w:type="dxa"/>
            <w:tcBorders>
              <w:top w:val="single" w:sz="6" w:space="0" w:color="000000"/>
              <w:bottom w:val="single" w:sz="6" w:space="0" w:color="000000"/>
              <w:right w:val="single" w:sz="6" w:space="0" w:color="000000"/>
            </w:tcBorders>
            <w:tcMar>
              <w:top w:w="43" w:type="dxa"/>
              <w:left w:w="43" w:type="dxa"/>
              <w:bottom w:w="43" w:type="dxa"/>
              <w:right w:w="43" w:type="dxa"/>
            </w:tcMar>
          </w:tcPr>
          <w:p w14:paraId="3F0533EE" w14:textId="77777777" w:rsidR="00BC32F0" w:rsidRPr="00E352EF" w:rsidRDefault="00BC32F0" w:rsidP="001506DB">
            <w:pPr>
              <w:spacing w:before="120"/>
              <w:jc w:val="both"/>
              <w:rPr>
                <w:rFonts w:ascii="Cambria" w:hAnsi="Cambria"/>
              </w:rPr>
            </w:pPr>
            <w:r w:rsidRPr="00E352EF">
              <w:rPr>
                <w:rFonts w:ascii="Cambria" w:eastAsia="Calibri" w:hAnsi="Cambria" w:cs="Calibri"/>
              </w:rPr>
              <w:t xml:space="preserve">f is applied to the specified </w:t>
            </w:r>
            <w:r w:rsidR="001C5F5C" w:rsidRPr="00E352EF">
              <w:rPr>
                <w:rFonts w:ascii="Cambria" w:eastAsia="Calibri" w:hAnsi="Cambria" w:cs="Calibri"/>
              </w:rPr>
              <w:t>M</w:t>
            </w:r>
            <w:r w:rsidRPr="00E352EF">
              <w:rPr>
                <w:rFonts w:ascii="Cambria" w:eastAsia="Calibri" w:hAnsi="Cambria" w:cs="Calibri"/>
              </w:rPr>
              <w:t>easure of ds, or to the common measures of ds.</w:t>
            </w:r>
          </w:p>
          <w:p w14:paraId="45A61437" w14:textId="77777777" w:rsidR="00BC32F0" w:rsidRPr="00E352EF" w:rsidRDefault="00BC32F0" w:rsidP="001506DB">
            <w:pPr>
              <w:spacing w:before="120"/>
              <w:jc w:val="both"/>
              <w:rPr>
                <w:rFonts w:ascii="Cambria" w:hAnsi="Cambria"/>
              </w:rPr>
            </w:pPr>
            <w:r w:rsidRPr="00E352EF">
              <w:rPr>
                <w:rFonts w:ascii="Cambria" w:eastAsia="Calibri" w:hAnsi="Cambria" w:cs="Calibri"/>
              </w:rPr>
              <w:t>f is applied to all matching data points of ds1 and ds2 (those having the same values of the common</w:t>
            </w:r>
            <w:r w:rsidR="001C5F5C" w:rsidRPr="00E352EF">
              <w:rPr>
                <w:rFonts w:ascii="Cambria" w:eastAsia="Calibri" w:hAnsi="Cambria" w:cs="Calibri"/>
              </w:rPr>
              <w:t xml:space="preserve"> Identifier Components</w:t>
            </w:r>
            <w:r w:rsidRPr="00E352EF">
              <w:rPr>
                <w:rFonts w:ascii="Cambria" w:eastAsia="Calibri" w:hAnsi="Cambria" w:cs="Calibri"/>
              </w:rPr>
              <w:t>).</w:t>
            </w:r>
          </w:p>
          <w:p w14:paraId="0F626B42" w14:textId="77777777" w:rsidR="00BC32F0" w:rsidRPr="00E352EF" w:rsidRDefault="00BC32F0" w:rsidP="001506DB">
            <w:pPr>
              <w:spacing w:before="120"/>
              <w:jc w:val="both"/>
              <w:rPr>
                <w:rFonts w:ascii="Cambria" w:hAnsi="Cambria"/>
              </w:rPr>
            </w:pPr>
            <w:r w:rsidRPr="00E352EF">
              <w:rPr>
                <w:rFonts w:ascii="Cambria" w:eastAsia="Calibri" w:hAnsi="Cambria" w:cs="Calibri"/>
              </w:rPr>
              <w:t xml:space="preserve">The cardinality of the resulting </w:t>
            </w:r>
            <w:r w:rsidR="009C28BD" w:rsidRPr="00E352EF">
              <w:rPr>
                <w:rFonts w:ascii="Cambria" w:hAnsi="Cambria"/>
              </w:rPr>
              <w:t>Dataset</w:t>
            </w:r>
            <w:r w:rsidRPr="00E352EF">
              <w:rPr>
                <w:rFonts w:ascii="Cambria" w:eastAsia="Calibri" w:hAnsi="Cambria" w:cs="Calibri"/>
              </w:rPr>
              <w:t xml:space="preserve"> (number of data points) is the number of matching data points.</w:t>
            </w:r>
          </w:p>
        </w:tc>
        <w:tc>
          <w:tcPr>
            <w:tcW w:w="1984" w:type="dxa"/>
            <w:tcBorders>
              <w:top w:val="single" w:sz="6" w:space="0" w:color="000000"/>
              <w:bottom w:val="single" w:sz="6" w:space="0" w:color="000000"/>
              <w:right w:val="single" w:sz="6" w:space="0" w:color="000000"/>
            </w:tcBorders>
            <w:tcMar>
              <w:top w:w="43" w:type="dxa"/>
              <w:left w:w="43" w:type="dxa"/>
              <w:bottom w:w="43" w:type="dxa"/>
              <w:right w:w="43" w:type="dxa"/>
            </w:tcMar>
          </w:tcPr>
          <w:p w14:paraId="4DB97E52" w14:textId="77777777" w:rsidR="00BC32F0" w:rsidRPr="00E352EF" w:rsidRDefault="00BC32F0" w:rsidP="006F5A66">
            <w:pPr>
              <w:spacing w:before="120"/>
              <w:rPr>
                <w:rFonts w:ascii="Cambria" w:hAnsi="Cambria"/>
              </w:rPr>
            </w:pPr>
            <w:r w:rsidRPr="00E352EF">
              <w:rPr>
                <w:rFonts w:ascii="Cambria" w:eastAsia="Calibri" w:hAnsi="Cambria" w:cs="Calibri"/>
                <w:i/>
              </w:rPr>
              <w:t>ds1</w:t>
            </w:r>
            <w:r w:rsidRPr="00E352EF">
              <w:rPr>
                <w:rFonts w:ascii="Cambria" w:eastAsia="Calibri" w:hAnsi="Cambria" w:cs="Calibri"/>
              </w:rPr>
              <w:t xml:space="preserve"> + </w:t>
            </w:r>
            <w:r w:rsidRPr="00E352EF">
              <w:rPr>
                <w:rFonts w:ascii="Cambria" w:eastAsia="Calibri" w:hAnsi="Cambria" w:cs="Calibri"/>
                <w:i/>
              </w:rPr>
              <w:t>ds2</w:t>
            </w:r>
          </w:p>
          <w:p w14:paraId="602FE43B" w14:textId="2C409F3A" w:rsidR="00BC32F0" w:rsidRPr="00E352EF" w:rsidRDefault="00BC32F0" w:rsidP="006F5A66">
            <w:pPr>
              <w:spacing w:before="120"/>
              <w:rPr>
                <w:rFonts w:ascii="Cambria" w:hAnsi="Cambria"/>
              </w:rPr>
            </w:pPr>
            <w:r w:rsidRPr="00E352EF">
              <w:rPr>
                <w:rFonts w:ascii="Cambria" w:eastAsia="Calibri" w:hAnsi="Cambria" w:cs="Calibri"/>
              </w:rPr>
              <w:t xml:space="preserve">mod ( </w:t>
            </w:r>
            <w:r w:rsidRPr="00E352EF">
              <w:rPr>
                <w:rFonts w:ascii="Cambria" w:eastAsia="Calibri" w:hAnsi="Cambria" w:cs="Calibri"/>
                <w:i/>
              </w:rPr>
              <w:t>ds1</w:t>
            </w:r>
            <w:del w:id="38" w:author="Laura Viignola" w:date="2017-05-11T09:12:00Z">
              <w:r w:rsidRPr="00E352EF" w:rsidDel="004266D2">
                <w:rPr>
                  <w:rFonts w:ascii="Cambria" w:eastAsia="Calibri" w:hAnsi="Cambria" w:cs="Calibri"/>
                </w:rPr>
                <w:delText>.</w:delText>
              </w:r>
            </w:del>
            <w:ins w:id="39" w:author="Laura Viignola" w:date="2017-05-11T09:12:00Z">
              <w:r w:rsidR="004266D2">
                <w:rPr>
                  <w:rFonts w:ascii="Cambria" w:eastAsia="Calibri" w:hAnsi="Cambria" w:cs="Calibri"/>
                </w:rPr>
                <w:t>#</w:t>
              </w:r>
            </w:ins>
            <w:r w:rsidRPr="00E352EF">
              <w:rPr>
                <w:rFonts w:ascii="Cambria" w:eastAsia="Calibri" w:hAnsi="Cambria" w:cs="Calibri"/>
              </w:rPr>
              <w:t xml:space="preserve">obs_value, </w:t>
            </w:r>
            <w:r w:rsidRPr="00E352EF">
              <w:rPr>
                <w:rFonts w:ascii="Cambria" w:eastAsia="Calibri" w:hAnsi="Cambria" w:cs="Calibri"/>
                <w:i/>
              </w:rPr>
              <w:t>ds2</w:t>
            </w:r>
            <w:del w:id="40" w:author="Laura Viignola" w:date="2017-05-11T09:12:00Z">
              <w:r w:rsidRPr="00E352EF" w:rsidDel="004266D2">
                <w:rPr>
                  <w:rFonts w:ascii="Cambria" w:eastAsia="Calibri" w:hAnsi="Cambria" w:cs="Calibri"/>
                </w:rPr>
                <w:delText>.</w:delText>
              </w:r>
            </w:del>
            <w:ins w:id="41" w:author="Laura Viignola" w:date="2017-05-11T09:12:00Z">
              <w:r w:rsidR="004266D2">
                <w:rPr>
                  <w:rFonts w:ascii="Cambria" w:eastAsia="Calibri" w:hAnsi="Cambria" w:cs="Calibri"/>
                </w:rPr>
                <w:t>#</w:t>
              </w:r>
            </w:ins>
            <w:r w:rsidRPr="00E352EF">
              <w:rPr>
                <w:rFonts w:ascii="Cambria" w:eastAsia="Calibri" w:hAnsi="Cambria" w:cs="Calibri"/>
              </w:rPr>
              <w:t>obs_value)</w:t>
            </w:r>
          </w:p>
        </w:tc>
      </w:tr>
    </w:tbl>
    <w:p w14:paraId="2B401128" w14:textId="77777777" w:rsidR="00BC32F0" w:rsidRPr="00E352EF" w:rsidRDefault="00BC32F0" w:rsidP="00BC32F0">
      <w:pPr>
        <w:jc w:val="both"/>
      </w:pPr>
      <w:r w:rsidRPr="00E352EF">
        <w:rPr>
          <w:rFonts w:ascii="Calibri" w:eastAsia="Calibri" w:hAnsi="Calibri" w:cs="Calibri"/>
        </w:rPr>
        <w:t xml:space="preserve"> </w:t>
      </w:r>
    </w:p>
    <w:p w14:paraId="53DF0525" w14:textId="77777777" w:rsidR="00BC32F0" w:rsidRPr="00E352EF" w:rsidRDefault="00BC32F0" w:rsidP="00BC32F0">
      <w:pPr>
        <w:spacing w:before="120"/>
        <w:jc w:val="both"/>
        <w:rPr>
          <w:rFonts w:ascii="Cambria" w:hAnsi="Cambria"/>
        </w:rPr>
      </w:pPr>
      <w:r w:rsidRPr="00E352EF">
        <w:rPr>
          <w:rFonts w:ascii="Cambria" w:eastAsia="Calibri" w:hAnsi="Cambria" w:cs="Calibri"/>
        </w:rPr>
        <w:t xml:space="preserve">To apply the function </w:t>
      </w:r>
      <w:r w:rsidRPr="00E352EF">
        <w:rPr>
          <w:rFonts w:ascii="Cambria" w:eastAsia="Calibri" w:hAnsi="Cambria" w:cs="Calibri"/>
          <w:i/>
        </w:rPr>
        <w:t>f</w:t>
      </w:r>
      <w:r w:rsidRPr="00E352EF">
        <w:rPr>
          <w:rFonts w:ascii="Cambria" w:eastAsia="Calibri" w:hAnsi="Cambria" w:cs="Calibri"/>
        </w:rPr>
        <w:t xml:space="preserve"> to measures</w:t>
      </w:r>
      <w:r w:rsidR="00C103A7" w:rsidRPr="00E352EF">
        <w:rPr>
          <w:rFonts w:ascii="Cambria" w:eastAsia="Calibri" w:hAnsi="Cambria" w:cs="Calibri"/>
        </w:rPr>
        <w:t xml:space="preserve"> having different names</w:t>
      </w:r>
      <w:r w:rsidRPr="00E352EF">
        <w:rPr>
          <w:rFonts w:ascii="Cambria" w:eastAsia="Calibri" w:hAnsi="Cambria" w:cs="Calibri"/>
        </w:rPr>
        <w:t xml:space="preserve"> (in different </w:t>
      </w:r>
      <w:r w:rsidR="00472C2F" w:rsidRPr="00E352EF">
        <w:t>Dataset</w:t>
      </w:r>
      <w:r w:rsidRPr="00E352EF">
        <w:rPr>
          <w:rFonts w:ascii="Cambria" w:eastAsia="Calibri" w:hAnsi="Cambria" w:cs="Calibri"/>
        </w:rPr>
        <w:t xml:space="preserve">s) </w:t>
      </w:r>
      <w:r w:rsidR="00C103A7" w:rsidRPr="00E352EF">
        <w:rPr>
          <w:rFonts w:ascii="Cambria" w:eastAsia="Calibri" w:hAnsi="Cambria" w:cs="Calibri"/>
        </w:rPr>
        <w:t>is possible using</w:t>
      </w:r>
      <w:r w:rsidRPr="00E352EF">
        <w:rPr>
          <w:rFonts w:ascii="Cambria" w:eastAsia="Calibri" w:hAnsi="Cambria" w:cs="Calibri"/>
        </w:rPr>
        <w:t xml:space="preserve"> the operator </w:t>
      </w:r>
      <w:r w:rsidRPr="00E352EF">
        <w:rPr>
          <w:rFonts w:ascii="Cambria" w:eastAsia="Calibri" w:hAnsi="Cambria" w:cs="Calibri"/>
          <w:b/>
        </w:rPr>
        <w:t>as</w:t>
      </w:r>
      <w:r w:rsidRPr="00E352EF">
        <w:rPr>
          <w:rFonts w:ascii="Cambria" w:eastAsia="Calibri" w:hAnsi="Cambria" w:cs="Calibri"/>
        </w:rPr>
        <w:t>, e.g.:</w:t>
      </w:r>
    </w:p>
    <w:p w14:paraId="2DD53F93" w14:textId="5DCFB549" w:rsidR="00BC32F0" w:rsidRPr="00E352EF" w:rsidRDefault="00BC32F0" w:rsidP="00BC32F0">
      <w:pPr>
        <w:spacing w:before="120"/>
        <w:ind w:firstLine="720"/>
        <w:jc w:val="both"/>
        <w:rPr>
          <w:rFonts w:ascii="Cambria" w:hAnsi="Cambria"/>
        </w:rPr>
      </w:pPr>
      <w:r w:rsidRPr="00E352EF">
        <w:rPr>
          <w:rFonts w:ascii="Cambria" w:eastAsia="Calibri" w:hAnsi="Cambria" w:cs="Calibri"/>
        </w:rPr>
        <w:t>ds1</w:t>
      </w:r>
      <w:del w:id="42" w:author="Laura Viignola" w:date="2017-05-11T09:12:00Z">
        <w:r w:rsidRPr="00E352EF" w:rsidDel="004266D2">
          <w:rPr>
            <w:rFonts w:ascii="Cambria" w:eastAsia="Calibri" w:hAnsi="Cambria" w:cs="Calibri"/>
          </w:rPr>
          <w:delText>.</w:delText>
        </w:r>
      </w:del>
      <w:ins w:id="43" w:author="Laura Viignola" w:date="2017-05-11T09:12:00Z">
        <w:r w:rsidR="004266D2">
          <w:rPr>
            <w:rFonts w:ascii="Cambria" w:eastAsia="Calibri" w:hAnsi="Cambria" w:cs="Calibri"/>
          </w:rPr>
          <w:t>#</w:t>
        </w:r>
      </w:ins>
      <w:r w:rsidRPr="00E352EF">
        <w:rPr>
          <w:rFonts w:ascii="Cambria" w:eastAsia="Calibri" w:hAnsi="Cambria" w:cs="Calibri"/>
        </w:rPr>
        <w:t>obs_value + ( ds2</w:t>
      </w:r>
      <w:del w:id="44" w:author="Laura Viignola" w:date="2017-05-11T09:12:00Z">
        <w:r w:rsidRPr="00E352EF" w:rsidDel="004266D2">
          <w:rPr>
            <w:rFonts w:ascii="Cambria" w:eastAsia="Calibri" w:hAnsi="Cambria" w:cs="Calibri"/>
          </w:rPr>
          <w:delText>.</w:delText>
        </w:r>
      </w:del>
      <w:ins w:id="45" w:author="Laura Viignola" w:date="2017-05-11T09:12:00Z">
        <w:r w:rsidR="004266D2">
          <w:rPr>
            <w:rFonts w:ascii="Cambria" w:eastAsia="Calibri" w:hAnsi="Cambria" w:cs="Calibri"/>
          </w:rPr>
          <w:t>#</w:t>
        </w:r>
      </w:ins>
      <w:r w:rsidRPr="00E352EF">
        <w:rPr>
          <w:rFonts w:ascii="Cambria" w:eastAsia="Calibri" w:hAnsi="Cambria" w:cs="Calibri"/>
        </w:rPr>
        <w:t>obsval as obs_value )</w:t>
      </w:r>
    </w:p>
    <w:p w14:paraId="68F4A9CA" w14:textId="77777777" w:rsidR="00BC32F0" w:rsidRPr="00E352EF" w:rsidRDefault="00BC32F0" w:rsidP="00BC32F0">
      <w:pPr>
        <w:spacing w:before="120"/>
        <w:jc w:val="both"/>
        <w:rPr>
          <w:rFonts w:ascii="Cambria" w:hAnsi="Cambria"/>
        </w:rPr>
      </w:pPr>
      <w:r w:rsidRPr="00E352EF">
        <w:rPr>
          <w:rFonts w:ascii="Cambria" w:eastAsia="Calibri" w:hAnsi="Cambria" w:cs="Calibri"/>
        </w:rPr>
        <w:t xml:space="preserve">A </w:t>
      </w:r>
      <w:r w:rsidR="00472C2F" w:rsidRPr="00E352EF">
        <w:t>Dataset</w:t>
      </w:r>
      <w:r w:rsidRPr="00E352EF">
        <w:rPr>
          <w:rFonts w:ascii="Cambria" w:eastAsia="Calibri" w:hAnsi="Cambria" w:cs="Calibri"/>
        </w:rPr>
        <w:t xml:space="preserve"> contains a set of data points. A data point (statistical observation) can be </w:t>
      </w:r>
      <w:r w:rsidR="006F3AC0" w:rsidRPr="00E352EF">
        <w:rPr>
          <w:rFonts w:ascii="Cambria" w:eastAsia="Calibri" w:hAnsi="Cambria" w:cs="Calibri"/>
        </w:rPr>
        <w:t>thought of as</w:t>
      </w:r>
      <w:r w:rsidRPr="00E352EF">
        <w:rPr>
          <w:rFonts w:ascii="Cambria" w:eastAsia="Calibri" w:hAnsi="Cambria" w:cs="Calibri"/>
        </w:rPr>
        <w:t xml:space="preserve"> a row in a relational table or as a cell in a hypercube. </w:t>
      </w:r>
    </w:p>
    <w:p w14:paraId="0D229DDA" w14:textId="77777777" w:rsidR="006F3AC0" w:rsidRPr="00E352EF" w:rsidRDefault="006F3AC0" w:rsidP="006F3AC0">
      <w:pPr>
        <w:spacing w:before="120"/>
        <w:jc w:val="both"/>
        <w:rPr>
          <w:rFonts w:ascii="Cambria" w:eastAsia="Calibri" w:hAnsi="Cambria" w:cs="Calibri"/>
        </w:rPr>
      </w:pPr>
      <w:r w:rsidRPr="00E352EF">
        <w:rPr>
          <w:rFonts w:ascii="Cambria" w:eastAsia="Calibri" w:hAnsi="Cambria" w:cs="Calibri"/>
        </w:rPr>
        <w:t xml:space="preserve">Scalars are also supported. As we </w:t>
      </w:r>
      <w:r w:rsidR="004B5FE5" w:rsidRPr="00E352EF">
        <w:rPr>
          <w:rFonts w:ascii="Cambria" w:eastAsia="Calibri" w:hAnsi="Cambria" w:cs="Calibri"/>
        </w:rPr>
        <w:t xml:space="preserve">will </w:t>
      </w:r>
      <w:r w:rsidRPr="00E352EF">
        <w:rPr>
          <w:rFonts w:ascii="Cambria" w:eastAsia="Calibri" w:hAnsi="Cambria" w:cs="Calibri"/>
        </w:rPr>
        <w:t>show, many operators allow for a kind of</w:t>
      </w:r>
      <w:r w:rsidR="00B55676" w:rsidRPr="00E352EF">
        <w:rPr>
          <w:rFonts w:ascii="Cambria" w:eastAsia="Calibri" w:hAnsi="Cambria" w:cs="Calibri"/>
        </w:rPr>
        <w:t xml:space="preserve"> hybrid combination, involving</w:t>
      </w:r>
      <w:r w:rsidRPr="00E352EF">
        <w:rPr>
          <w:rFonts w:ascii="Cambria" w:eastAsia="Calibri" w:hAnsi="Cambria" w:cs="Calibri"/>
        </w:rPr>
        <w:t xml:space="preserve"> Datasets and scalars.</w:t>
      </w:r>
      <w:r w:rsidR="00487CF3" w:rsidRPr="00E352EF">
        <w:rPr>
          <w:rFonts w:ascii="Cambria" w:eastAsia="Calibri" w:hAnsi="Cambria" w:cs="Calibri"/>
        </w:rPr>
        <w:t xml:space="preserve"> </w:t>
      </w:r>
      <w:r w:rsidR="00C103A7" w:rsidRPr="00E352EF">
        <w:rPr>
          <w:rFonts w:ascii="Cambria" w:eastAsia="Calibri" w:hAnsi="Cambria" w:cs="Calibri"/>
        </w:rPr>
        <w:t xml:space="preserve">In this case </w:t>
      </w:r>
      <w:r w:rsidRPr="00E352EF">
        <w:rPr>
          <w:rFonts w:ascii="Cambria" w:eastAsia="Calibri" w:hAnsi="Cambria" w:cs="Calibri"/>
        </w:rPr>
        <w:t>the scalar value is combined (according to the semantics of the operator at hand) with all the Data Points in the Dataset, and in particular with the respective values of the Measure Component.</w:t>
      </w:r>
    </w:p>
    <w:p w14:paraId="040E6427" w14:textId="77777777" w:rsidR="006F3AC0" w:rsidRPr="00E352EF" w:rsidRDefault="006F3AC0" w:rsidP="006F3AC0">
      <w:pPr>
        <w:spacing w:before="120"/>
        <w:jc w:val="both"/>
        <w:rPr>
          <w:rFonts w:ascii="Cambria" w:eastAsia="Calibri" w:hAnsi="Cambria" w:cs="Calibri"/>
        </w:rPr>
      </w:pPr>
      <w:r w:rsidRPr="00E352EF">
        <w:rPr>
          <w:rFonts w:ascii="Cambria" w:eastAsia="Calibri" w:hAnsi="Cambria" w:cs="Calibri"/>
        </w:rPr>
        <w:t>For example:</w:t>
      </w:r>
    </w:p>
    <w:p w14:paraId="3724E93C" w14:textId="77777777" w:rsidR="006F3AC0" w:rsidRPr="00E352EF" w:rsidRDefault="006F3AC0" w:rsidP="006F3AC0">
      <w:pPr>
        <w:spacing w:before="120"/>
        <w:jc w:val="both"/>
        <w:rPr>
          <w:rFonts w:ascii="Cambria" w:eastAsia="Calibri" w:hAnsi="Cambria" w:cs="Calibri"/>
        </w:rPr>
      </w:pPr>
      <w:r w:rsidRPr="00E352EF">
        <w:rPr>
          <w:rFonts w:ascii="Cambria" w:eastAsia="Calibri" w:hAnsi="Cambria" w:cs="Calibri"/>
        </w:rPr>
        <w:t xml:space="preserve">ds2 := ds1 + 1 </w:t>
      </w:r>
    </w:p>
    <w:p w14:paraId="1E147E10" w14:textId="77777777" w:rsidR="006F3AC0" w:rsidRPr="00E352EF" w:rsidRDefault="006F3AC0" w:rsidP="006F3AC0">
      <w:pPr>
        <w:spacing w:before="120"/>
        <w:jc w:val="both"/>
        <w:rPr>
          <w:rFonts w:ascii="Cambria" w:eastAsia="Calibri" w:hAnsi="Cambria" w:cs="Calibri"/>
        </w:rPr>
      </w:pPr>
      <w:r w:rsidRPr="00E352EF">
        <w:rPr>
          <w:rFonts w:ascii="Cambria" w:eastAsia="Calibri" w:hAnsi="Cambria" w:cs="Calibri"/>
        </w:rPr>
        <w:t xml:space="preserve">produces a Dataset ds2 with the same structure as ds1, where the constant numeric value 1 has been added to the value of the Measure Component of every single Data Point in ds1. Seen in another perspective, with this behavior, we propose a kind of implicit “promotion” of a scalar value into a somehow special Dataset, with one single Data Point, having one Measure Component (with the constant value) and with no Identifier Components. </w:t>
      </w:r>
    </w:p>
    <w:p w14:paraId="1334E86F" w14:textId="77777777" w:rsidR="006F3AC0" w:rsidRPr="00E352EF" w:rsidRDefault="006F3AC0" w:rsidP="006F3AC0">
      <w:pPr>
        <w:spacing w:before="120"/>
        <w:jc w:val="both"/>
        <w:rPr>
          <w:rFonts w:ascii="Cambria" w:eastAsia="Calibri" w:hAnsi="Cambria" w:cs="Calibri"/>
        </w:rPr>
      </w:pPr>
      <w:r w:rsidRPr="00E352EF">
        <w:rPr>
          <w:rFonts w:ascii="Cambria" w:eastAsia="Calibri" w:hAnsi="Cambria" w:cs="Calibri"/>
        </w:rPr>
        <w:t>In such a case, this single Data Point will match with all the Data Points of the involved Data Set as a limit but straightforward case, since, indeed, there are no Identifier Components to be matched at all.</w:t>
      </w:r>
    </w:p>
    <w:p w14:paraId="6FC59BC6" w14:textId="77777777" w:rsidR="00BC32F0" w:rsidRPr="00E352EF" w:rsidRDefault="00BC32F0" w:rsidP="00BC32F0"/>
    <w:p w14:paraId="0AF5F6A4" w14:textId="77777777" w:rsidR="00BC32F0" w:rsidRPr="00E352EF" w:rsidRDefault="00BC32F0" w:rsidP="00B3632D">
      <w:pPr>
        <w:pStyle w:val="Titolo3"/>
      </w:pPr>
      <w:bookmarkStart w:id="46" w:name="_Toc464487876"/>
      <w:r w:rsidRPr="00E352EF">
        <w:t>List of standard library operators and functions</w:t>
      </w:r>
      <w:bookmarkEnd w:id="46"/>
    </w:p>
    <w:p w14:paraId="1903A0DC" w14:textId="77777777" w:rsidR="00BC32F0" w:rsidRPr="00E352EF" w:rsidRDefault="00BC32F0" w:rsidP="00BC32F0"/>
    <w:tbl>
      <w:tblPr>
        <w:tblW w:w="9896" w:type="dxa"/>
        <w:tblBorders>
          <w:top w:val="single" w:sz="0" w:space="0" w:color="FFFFFF"/>
          <w:left w:val="single" w:sz="0" w:space="0" w:color="FFFFFF"/>
          <w:bottom w:val="single" w:sz="0" w:space="0" w:color="FFFFFF"/>
          <w:right w:val="single" w:sz="0" w:space="0" w:color="FFFFFF"/>
          <w:insideH w:val="nil"/>
          <w:insideV w:val="nil"/>
        </w:tblBorders>
        <w:tblLayout w:type="fixed"/>
        <w:tblCellMar>
          <w:top w:w="20" w:type="dxa"/>
          <w:bottom w:w="20" w:type="dxa"/>
        </w:tblCellMar>
        <w:tblLook w:val="04A0" w:firstRow="1" w:lastRow="0" w:firstColumn="1" w:lastColumn="0" w:noHBand="0" w:noVBand="1"/>
      </w:tblPr>
      <w:tblGrid>
        <w:gridCol w:w="1958"/>
        <w:gridCol w:w="1418"/>
        <w:gridCol w:w="1134"/>
        <w:gridCol w:w="2126"/>
        <w:gridCol w:w="992"/>
        <w:gridCol w:w="1134"/>
        <w:gridCol w:w="1134"/>
      </w:tblGrid>
      <w:tr w:rsidR="004023EB" w:rsidRPr="00E352EF" w14:paraId="03E2CF63"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EAE9FF"/>
            <w:tcMar>
              <w:top w:w="43" w:type="dxa"/>
              <w:left w:w="115" w:type="dxa"/>
              <w:bottom w:w="115" w:type="dxa"/>
              <w:right w:w="43" w:type="dxa"/>
            </w:tcMar>
            <w:vAlign w:val="center"/>
          </w:tcPr>
          <w:p w14:paraId="3B3EE300" w14:textId="77777777" w:rsidR="004023EB" w:rsidRPr="00E352EF" w:rsidRDefault="004023EB" w:rsidP="00567E0B">
            <w:pPr>
              <w:spacing w:line="360" w:lineRule="auto"/>
              <w:jc w:val="center"/>
              <w:rPr>
                <w:rFonts w:ascii="Cambria" w:eastAsia="Calibri" w:hAnsi="Cambria" w:cs="Calibri"/>
              </w:rPr>
            </w:pPr>
            <w:r w:rsidRPr="00E352EF">
              <w:rPr>
                <w:rFonts w:ascii="Cambria" w:eastAsia="Calibri" w:hAnsi="Cambria" w:cs="Calibri"/>
              </w:rPr>
              <w:t>Operator/</w:t>
            </w:r>
          </w:p>
          <w:p w14:paraId="769750FC"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Functions</w:t>
            </w:r>
          </w:p>
        </w:tc>
        <w:tc>
          <w:tcPr>
            <w:tcW w:w="1418" w:type="dxa"/>
            <w:tcBorders>
              <w:top w:val="single" w:sz="6" w:space="0" w:color="000000"/>
              <w:left w:val="single" w:sz="6" w:space="0" w:color="000000"/>
              <w:bottom w:val="single" w:sz="6" w:space="0" w:color="000000"/>
              <w:right w:val="single" w:sz="6" w:space="0" w:color="000000"/>
            </w:tcBorders>
            <w:shd w:val="clear" w:color="auto" w:fill="EAE9FF"/>
            <w:tcMar>
              <w:top w:w="43" w:type="dxa"/>
              <w:left w:w="43" w:type="dxa"/>
              <w:bottom w:w="43" w:type="dxa"/>
              <w:right w:w="43" w:type="dxa"/>
            </w:tcMar>
            <w:vAlign w:val="center"/>
          </w:tcPr>
          <w:p w14:paraId="260AD985"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Category</w:t>
            </w:r>
          </w:p>
        </w:tc>
        <w:tc>
          <w:tcPr>
            <w:tcW w:w="1134" w:type="dxa"/>
            <w:tcBorders>
              <w:top w:val="single" w:sz="6" w:space="0" w:color="000000"/>
              <w:left w:val="single" w:sz="6" w:space="0" w:color="000000"/>
              <w:bottom w:val="single" w:sz="6" w:space="0" w:color="000000"/>
              <w:right w:val="single" w:sz="6" w:space="0" w:color="000000"/>
            </w:tcBorders>
            <w:shd w:val="clear" w:color="auto" w:fill="EAE9FF"/>
            <w:tcMar>
              <w:top w:w="43" w:type="dxa"/>
              <w:left w:w="115" w:type="dxa"/>
              <w:bottom w:w="115" w:type="dxa"/>
              <w:right w:w="43" w:type="dxa"/>
            </w:tcMar>
            <w:vAlign w:val="center"/>
          </w:tcPr>
          <w:p w14:paraId="09479478"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Syntax</w:t>
            </w:r>
          </w:p>
        </w:tc>
        <w:tc>
          <w:tcPr>
            <w:tcW w:w="2126" w:type="dxa"/>
            <w:tcBorders>
              <w:top w:val="single" w:sz="6" w:space="0" w:color="000000"/>
              <w:left w:val="single" w:sz="6" w:space="0" w:color="000000"/>
              <w:bottom w:val="single" w:sz="6" w:space="0" w:color="000000"/>
              <w:right w:val="single" w:sz="6" w:space="0" w:color="000000"/>
            </w:tcBorders>
            <w:shd w:val="clear" w:color="auto" w:fill="EAE9FF"/>
            <w:tcMar>
              <w:top w:w="43" w:type="dxa"/>
              <w:left w:w="115" w:type="dxa"/>
              <w:bottom w:w="115" w:type="dxa"/>
              <w:right w:w="43" w:type="dxa"/>
            </w:tcMar>
            <w:vAlign w:val="center"/>
          </w:tcPr>
          <w:p w14:paraId="1A176835" w14:textId="77777777" w:rsidR="004023EB" w:rsidRPr="00E352EF" w:rsidRDefault="004023EB" w:rsidP="00EE0916">
            <w:pPr>
              <w:spacing w:line="360" w:lineRule="auto"/>
              <w:jc w:val="center"/>
              <w:rPr>
                <w:rFonts w:ascii="Cambria" w:hAnsi="Cambria"/>
              </w:rPr>
            </w:pPr>
            <w:r w:rsidRPr="00E352EF">
              <w:rPr>
                <w:rFonts w:ascii="Cambria" w:eastAsia="Calibri" w:hAnsi="Cambria" w:cs="Calibri"/>
              </w:rPr>
              <w:t>Description</w:t>
            </w:r>
          </w:p>
        </w:tc>
        <w:tc>
          <w:tcPr>
            <w:tcW w:w="992" w:type="dxa"/>
            <w:tcBorders>
              <w:top w:val="single" w:sz="6" w:space="0" w:color="000000"/>
              <w:left w:val="single" w:sz="6" w:space="0" w:color="000000"/>
              <w:bottom w:val="single" w:sz="6" w:space="0" w:color="000000"/>
              <w:right w:val="single" w:sz="6" w:space="0" w:color="000000"/>
            </w:tcBorders>
            <w:shd w:val="clear" w:color="auto" w:fill="EAE9FF"/>
            <w:tcMar>
              <w:top w:w="43" w:type="dxa"/>
              <w:left w:w="43" w:type="dxa"/>
              <w:bottom w:w="43" w:type="dxa"/>
              <w:right w:w="43" w:type="dxa"/>
            </w:tcMar>
            <w:vAlign w:val="center"/>
          </w:tcPr>
          <w:p w14:paraId="0F057DF7"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Operand Data Sets</w:t>
            </w:r>
          </w:p>
        </w:tc>
        <w:tc>
          <w:tcPr>
            <w:tcW w:w="1134" w:type="dxa"/>
            <w:tcBorders>
              <w:top w:val="single" w:sz="6" w:space="0" w:color="000000"/>
              <w:left w:val="single" w:sz="6" w:space="0" w:color="000000"/>
              <w:bottom w:val="single" w:sz="6" w:space="0" w:color="000000"/>
              <w:right w:val="single" w:sz="6" w:space="0" w:color="000000"/>
            </w:tcBorders>
            <w:shd w:val="clear" w:color="auto" w:fill="EAE9FF"/>
            <w:tcMar>
              <w:top w:w="43" w:type="dxa"/>
              <w:left w:w="43" w:type="dxa"/>
              <w:bottom w:w="43" w:type="dxa"/>
              <w:right w:w="43" w:type="dxa"/>
            </w:tcMar>
            <w:vAlign w:val="center"/>
          </w:tcPr>
          <w:p w14:paraId="60BE35DC"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Component version</w:t>
            </w:r>
          </w:p>
        </w:tc>
        <w:tc>
          <w:tcPr>
            <w:tcW w:w="1134" w:type="dxa"/>
            <w:tcBorders>
              <w:top w:val="single" w:sz="6" w:space="0" w:color="000000"/>
              <w:left w:val="single" w:sz="6" w:space="0" w:color="000000"/>
              <w:bottom w:val="single" w:sz="6" w:space="0" w:color="000000"/>
              <w:right w:val="single" w:sz="6" w:space="0" w:color="000000"/>
            </w:tcBorders>
            <w:shd w:val="clear" w:color="auto" w:fill="EAE9FF"/>
            <w:vAlign w:val="center"/>
          </w:tcPr>
          <w:p w14:paraId="7C251D8C" w14:textId="77777777" w:rsidR="004023EB" w:rsidRPr="00E352EF" w:rsidRDefault="004023EB" w:rsidP="00567E0B">
            <w:pPr>
              <w:spacing w:line="360" w:lineRule="auto"/>
              <w:jc w:val="center"/>
              <w:rPr>
                <w:rFonts w:ascii="Cambria" w:eastAsia="Calibri" w:hAnsi="Cambria" w:cs="Calibri"/>
              </w:rPr>
            </w:pPr>
            <w:r w:rsidRPr="00E352EF">
              <w:rPr>
                <w:rFonts w:ascii="Cambria" w:eastAsia="Calibri" w:hAnsi="Cambria" w:cs="Calibri"/>
              </w:rPr>
              <w:t>Core/</w:t>
            </w:r>
          </w:p>
          <w:p w14:paraId="36EB81E4" w14:textId="77777777" w:rsidR="004023EB" w:rsidRPr="00E352EF" w:rsidRDefault="004023E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567E0B" w:rsidRPr="00E352EF" w14:paraId="3F0AF24C"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F3ACE5A"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Round parenthesis ()</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E0B0DCF"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General purpose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91DCA78"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6ED1244" w14:textId="77777777" w:rsidR="00567E0B" w:rsidRPr="00E352EF" w:rsidRDefault="00567E0B" w:rsidP="00EE0916">
            <w:pPr>
              <w:spacing w:line="240" w:lineRule="atLeast"/>
              <w:jc w:val="center"/>
              <w:rPr>
                <w:rFonts w:ascii="Cambria" w:eastAsia="Calibri" w:hAnsi="Cambria" w:cs="Calibri"/>
              </w:rPr>
            </w:pPr>
            <w:r w:rsidRPr="00E352EF">
              <w:rPr>
                <w:rFonts w:ascii="Cambria" w:eastAsia="Calibri" w:hAnsi="Cambria" w:cs="Calibri"/>
              </w:rPr>
              <w:t>Specifies the evaluation precedence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FE2AF24"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665DC43"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BFA432"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Standard</w:t>
            </w:r>
          </w:p>
        </w:tc>
      </w:tr>
      <w:tr w:rsidR="00567E0B" w:rsidRPr="00E352EF" w14:paraId="147E411A"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1FE292D"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assignment</w:t>
            </w:r>
          </w:p>
          <w:p w14:paraId="2E7E557A"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FA1F0A7"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General purpose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29A0D83"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B052213" w14:textId="77777777" w:rsidR="00567E0B" w:rsidRPr="00E352EF" w:rsidRDefault="00567E0B" w:rsidP="00EE0916">
            <w:pPr>
              <w:spacing w:line="240" w:lineRule="atLeast"/>
              <w:jc w:val="center"/>
              <w:rPr>
                <w:rFonts w:ascii="Cambria" w:eastAsia="Calibri" w:hAnsi="Cambria" w:cs="Calibri"/>
              </w:rPr>
            </w:pPr>
            <w:r w:rsidRPr="00E352EF">
              <w:rPr>
                <w:rFonts w:ascii="Cambria" w:eastAsia="Calibri" w:hAnsi="Cambria" w:cs="Calibri"/>
              </w:rPr>
              <w:t>Assigns an Expression to a model artefact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EF8F150"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F4E9608"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DE7011"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Standard</w:t>
            </w:r>
          </w:p>
        </w:tc>
      </w:tr>
      <w:tr w:rsidR="00567E0B" w:rsidRPr="00E352EF" w14:paraId="21578596"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A943EEA"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Membership</w:t>
            </w:r>
          </w:p>
          <w:p w14:paraId="343E60E3" w14:textId="3317DA96" w:rsidR="00567E0B" w:rsidRPr="00E352EF" w:rsidRDefault="00567E0B" w:rsidP="00E93AB2">
            <w:pPr>
              <w:spacing w:line="240" w:lineRule="atLeast"/>
              <w:jc w:val="center"/>
              <w:rPr>
                <w:rFonts w:ascii="Cambria" w:eastAsia="Calibri" w:hAnsi="Cambria" w:cs="Calibri"/>
              </w:rPr>
            </w:pPr>
            <w:del w:id="47" w:author="Laura Viignola" w:date="2017-05-11T09:12:00Z">
              <w:r w:rsidRPr="00E352EF" w:rsidDel="004266D2">
                <w:rPr>
                  <w:rFonts w:ascii="Cambria" w:eastAsia="Calibri" w:hAnsi="Cambria" w:cs="Calibri"/>
                </w:rPr>
                <w:delText>.</w:delText>
              </w:r>
            </w:del>
            <w:ins w:id="48" w:author="Laura Viignola" w:date="2017-05-11T09:12:00Z">
              <w:r w:rsidR="004266D2">
                <w:rPr>
                  <w:rFonts w:ascii="Cambria" w:eastAsia="Calibri" w:hAnsi="Cambria" w:cs="Calibri"/>
                </w:rPr>
                <w:t>#</w:t>
              </w:r>
            </w:ins>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817C20D"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General purpose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27C418B" w14:textId="77777777" w:rsidR="00567E0B" w:rsidRPr="00E352EF" w:rsidRDefault="00567E0B" w:rsidP="00EE0916">
            <w:pPr>
              <w:spacing w:line="240" w:lineRule="atLeast"/>
              <w:jc w:val="center"/>
              <w:rPr>
                <w:rFonts w:ascii="Cambria" w:eastAsia="Calibri" w:hAnsi="Cambria" w:cs="Calibri"/>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3EB3CA7" w14:textId="77777777" w:rsidR="00567E0B" w:rsidRPr="00E352EF" w:rsidRDefault="00567E0B" w:rsidP="00EE0916">
            <w:pPr>
              <w:spacing w:line="240" w:lineRule="atLeast"/>
              <w:jc w:val="center"/>
              <w:rPr>
                <w:rFonts w:ascii="Cambria" w:eastAsia="Calibri" w:hAnsi="Cambria" w:cs="Calibri"/>
              </w:rPr>
            </w:pPr>
            <w:r w:rsidRPr="00E352EF">
              <w:rPr>
                <w:rFonts w:ascii="Cambria" w:eastAsia="Calibri" w:hAnsi="Cambria" w:cs="Calibri"/>
              </w:rPr>
              <w:t>Identifies a Component within a Data Set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2828D43"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5721ED4"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157C8A"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Standard</w:t>
            </w:r>
          </w:p>
        </w:tc>
      </w:tr>
      <w:tr w:rsidR="00567E0B" w:rsidRPr="00E352EF" w14:paraId="5EEFB262"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5ACA1F6"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Alias</w:t>
            </w:r>
          </w:p>
          <w:p w14:paraId="3ACE255F"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as</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17C8089"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General purpose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05BC522" w14:textId="77777777" w:rsidR="00567E0B" w:rsidRPr="00E352EF" w:rsidRDefault="0079344A" w:rsidP="00E93AB2">
            <w:pPr>
              <w:spacing w:line="240" w:lineRule="atLeast"/>
              <w:jc w:val="center"/>
              <w:rPr>
                <w:rFonts w:ascii="Cambria" w:eastAsia="Calibri" w:hAnsi="Cambria" w:cs="Calibri"/>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BA6A07E" w14:textId="77777777" w:rsidR="00567E0B" w:rsidRPr="00E352EF" w:rsidRDefault="00567E0B" w:rsidP="00EE0916">
            <w:pPr>
              <w:spacing w:line="240" w:lineRule="atLeast"/>
              <w:jc w:val="center"/>
              <w:rPr>
                <w:rFonts w:ascii="Cambria" w:eastAsia="Calibri" w:hAnsi="Cambria" w:cs="Calibri"/>
              </w:rPr>
            </w:pPr>
            <w:r w:rsidRPr="00E352EF">
              <w:rPr>
                <w:rFonts w:ascii="Cambria" w:eastAsia="Calibri" w:hAnsi="Cambria" w:cs="Calibri"/>
              </w:rPr>
              <w:t>Define an alias for a component or for the result of an expression</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267AE0F"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E8D3657" w14:textId="77777777" w:rsidR="00567E0B" w:rsidRPr="00E352EF" w:rsidRDefault="0079344A" w:rsidP="00E93AB2">
            <w:pPr>
              <w:spacing w:line="240" w:lineRule="atLeast"/>
              <w:jc w:val="center"/>
              <w:rPr>
                <w:rFonts w:ascii="Cambria" w:eastAsia="Calibri" w:hAnsi="Cambria" w:cs="Calibri"/>
              </w:rPr>
            </w:pPr>
            <w:r w:rsidRPr="00E352EF">
              <w:rPr>
                <w:rFonts w:ascii="Cambria" w:eastAsia="Calibri" w:hAnsi="Cambria" w:cs="Calibri"/>
              </w:rPr>
              <w:t>YES (ONLY)</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6A669E"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Standard</w:t>
            </w:r>
          </w:p>
        </w:tc>
      </w:tr>
      <w:tr w:rsidR="00567E0B" w:rsidRPr="00E352EF" w14:paraId="13014725"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C9B4487"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lastRenderedPageBreak/>
              <w:t>alterDataset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BA0AA3C"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General purpose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DAFACAB" w14:textId="77777777" w:rsidR="00567E0B" w:rsidRPr="00E352EF" w:rsidRDefault="0079344A" w:rsidP="00567E0B">
            <w:pPr>
              <w:spacing w:line="360" w:lineRule="auto"/>
              <w:jc w:val="center"/>
              <w:rPr>
                <w:rFonts w:ascii="Cambria" w:hAnsi="Cambria"/>
              </w:rPr>
            </w:pPr>
            <w:r w:rsidRPr="00E352EF">
              <w:rPr>
                <w:rFonts w:ascii="Cambria" w:hAnsi="Cambria"/>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77FF30A" w14:textId="77777777" w:rsidR="00567E0B" w:rsidRPr="00E352EF" w:rsidRDefault="00567E0B" w:rsidP="00EE0916">
            <w:pPr>
              <w:spacing w:line="360" w:lineRule="auto"/>
              <w:jc w:val="center"/>
              <w:rPr>
                <w:rFonts w:ascii="Cambria" w:eastAsia="Calibri" w:hAnsi="Cambria" w:cs="Calibri"/>
              </w:rPr>
            </w:pPr>
            <w:r w:rsidRPr="00E352EF">
              <w:rPr>
                <w:rFonts w:ascii="Cambria" w:eastAsia="Calibri" w:hAnsi="Cambria" w:cs="Calibri"/>
              </w:rPr>
              <w:t xml:space="preserve">Modify the </w:t>
            </w:r>
            <w:r w:rsidRPr="00E352EF">
              <w:rPr>
                <w:rFonts w:ascii="Cambria" w:hAnsi="Cambria"/>
              </w:rPr>
              <w:t>Dataset</w:t>
            </w:r>
            <w:r w:rsidRPr="00E352EF">
              <w:rPr>
                <w:rFonts w:ascii="Cambria" w:eastAsia="Calibri" w:hAnsi="Cambria" w:cs="Calibri"/>
              </w:rPr>
              <w:t xml:space="preserve"> with all or a subset of input components having only the Identifier role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29B9516"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5B32749"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F70180"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567E0B" w:rsidRPr="00E352EF" w14:paraId="0011DEDC"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3132066"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get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FCEA73E"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General Purpose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5F2EC96"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36B0218" w14:textId="77777777" w:rsidR="00567E0B" w:rsidRPr="00E352EF" w:rsidRDefault="00567E0B" w:rsidP="00EE0916">
            <w:pPr>
              <w:spacing w:line="360" w:lineRule="auto"/>
              <w:jc w:val="center"/>
              <w:rPr>
                <w:rFonts w:ascii="Cambria" w:hAnsi="Cambria"/>
              </w:rPr>
            </w:pPr>
            <w:r w:rsidRPr="00E352EF">
              <w:rPr>
                <w:rFonts w:ascii="Cambria" w:eastAsia="Calibri" w:hAnsi="Cambria" w:cs="Calibri"/>
              </w:rPr>
              <w:t>Retrieves a Data Set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B3C371F"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1..N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01B8963"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26ECF"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567E0B" w:rsidRPr="00E352EF" w14:paraId="3BB95834"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89F415D"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put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09B6368"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General Purpose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4414D00"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8339FA9" w14:textId="77777777" w:rsidR="00567E0B" w:rsidRPr="00E352EF" w:rsidRDefault="00567E0B" w:rsidP="00EE0916">
            <w:pPr>
              <w:spacing w:line="360" w:lineRule="auto"/>
              <w:jc w:val="center"/>
              <w:rPr>
                <w:rFonts w:ascii="Cambria" w:hAnsi="Cambria"/>
              </w:rPr>
            </w:pPr>
            <w:r w:rsidRPr="00E352EF">
              <w:rPr>
                <w:rFonts w:ascii="Cambria" w:eastAsia="Calibri" w:hAnsi="Cambria" w:cs="Calibri"/>
              </w:rPr>
              <w:t>Stores a Data Set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F810C1B"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4BA4F5D"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35750"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567E0B" w:rsidRPr="00E352EF" w14:paraId="51E3D3F0"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07988F3"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eval</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187A5BF"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General Purpose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BEE7791"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66DADB8" w14:textId="77777777" w:rsidR="00567E0B" w:rsidRPr="00E352EF" w:rsidRDefault="00567E0B" w:rsidP="00EE0916">
            <w:pPr>
              <w:spacing w:line="360" w:lineRule="auto"/>
              <w:jc w:val="center"/>
              <w:rPr>
                <w:rFonts w:ascii="Cambria" w:hAnsi="Cambria"/>
              </w:rPr>
            </w:pPr>
            <w:r w:rsidRPr="00E352EF">
              <w:rPr>
                <w:rFonts w:ascii="Cambria" w:eastAsia="Calibri" w:hAnsi="Cambria" w:cs="Calibri"/>
              </w:rPr>
              <w:t>Evaluates an external routine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8AE66F3"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5B062E7"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CEFD9A"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776221" w:rsidRPr="00E352EF" w14:paraId="25CBA759" w14:textId="77777777" w:rsidTr="00EE0916">
        <w:trPr>
          <w:trHeight w:val="1420"/>
        </w:trPr>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C46739B" w14:textId="77777777" w:rsidR="00776221" w:rsidRPr="00E352EF" w:rsidRDefault="00776221" w:rsidP="00567E0B">
            <w:pPr>
              <w:spacing w:line="360" w:lineRule="auto"/>
              <w:jc w:val="center"/>
              <w:rPr>
                <w:rFonts w:ascii="Cambria" w:eastAsia="Calibri" w:hAnsi="Cambria" w:cs="Calibri"/>
              </w:rPr>
            </w:pPr>
            <w:r w:rsidRPr="00E352EF">
              <w:rPr>
                <w:rFonts w:ascii="Cambria" w:eastAsia="Calibri" w:hAnsi="Cambria" w:cs="Calibri"/>
              </w:rPr>
              <w:t>join expression</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5CDDDD9" w14:textId="77777777" w:rsidR="00C103A7" w:rsidRPr="00E352EF" w:rsidRDefault="00C103A7" w:rsidP="00567E0B">
            <w:pPr>
              <w:spacing w:line="360" w:lineRule="auto"/>
              <w:jc w:val="center"/>
              <w:rPr>
                <w:rFonts w:ascii="Cambria" w:eastAsia="Calibri" w:hAnsi="Cambria" w:cs="Calibri"/>
              </w:rPr>
            </w:pPr>
          </w:p>
          <w:p w14:paraId="65C48DD2" w14:textId="77777777" w:rsidR="00776221" w:rsidRPr="00E352EF" w:rsidRDefault="00776221" w:rsidP="00567E0B">
            <w:pPr>
              <w:spacing w:line="360" w:lineRule="auto"/>
              <w:jc w:val="center"/>
              <w:rPr>
                <w:rFonts w:ascii="Cambria" w:eastAsia="Calibri" w:hAnsi="Cambria" w:cs="Calibri"/>
              </w:rPr>
            </w:pPr>
            <w:r w:rsidRPr="00E352EF">
              <w:rPr>
                <w:rFonts w:ascii="Cambria" w:eastAsia="Calibri" w:hAnsi="Cambria" w:cs="Calibri"/>
              </w:rPr>
              <w:t>General Purpose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0818FC6" w14:textId="77777777" w:rsidR="00776221"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5757AA4" w14:textId="77777777" w:rsidR="00C103A7" w:rsidRPr="00E352EF" w:rsidRDefault="00C103A7" w:rsidP="00EE0916">
            <w:pPr>
              <w:spacing w:line="360" w:lineRule="auto"/>
              <w:jc w:val="center"/>
              <w:rPr>
                <w:rFonts w:ascii="Cambria" w:eastAsia="Calibri" w:hAnsi="Cambria" w:cs="Calibri"/>
              </w:rPr>
            </w:pPr>
            <w:r w:rsidRPr="00E352EF">
              <w:rPr>
                <w:rFonts w:ascii="Cambria" w:eastAsia="Calibri" w:hAnsi="Cambria" w:cs="Calibri"/>
              </w:rPr>
              <w:t>Implements the FLWOR</w:t>
            </w:r>
          </w:p>
          <w:p w14:paraId="46EECC01" w14:textId="77777777" w:rsidR="00776221" w:rsidRPr="00E352EF" w:rsidRDefault="00C103A7" w:rsidP="00EE0916">
            <w:pPr>
              <w:spacing w:line="360" w:lineRule="auto"/>
              <w:jc w:val="center"/>
              <w:rPr>
                <w:rFonts w:ascii="Cambria" w:eastAsia="Calibri" w:hAnsi="Cambria" w:cs="Calibri"/>
              </w:rPr>
            </w:pPr>
            <w:r w:rsidRPr="00E352EF">
              <w:rPr>
                <w:rFonts w:ascii="Cambria" w:eastAsia="Calibri" w:hAnsi="Cambria" w:cs="Calibri"/>
              </w:rPr>
              <w:t>expression</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21527D1" w14:textId="77777777" w:rsidR="00776221"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1..N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0A55485" w14:textId="77777777" w:rsidR="00776221"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832C2" w14:textId="77777777" w:rsidR="00C103A7" w:rsidRPr="00E352EF" w:rsidRDefault="00C103A7" w:rsidP="00567E0B">
            <w:pPr>
              <w:spacing w:line="360" w:lineRule="auto"/>
              <w:jc w:val="center"/>
              <w:rPr>
                <w:rFonts w:ascii="Cambria" w:eastAsia="Calibri" w:hAnsi="Cambria" w:cs="Calibri"/>
              </w:rPr>
            </w:pPr>
          </w:p>
          <w:p w14:paraId="1CAFF80C" w14:textId="77777777" w:rsidR="00776221" w:rsidRPr="00E352EF" w:rsidRDefault="00824723" w:rsidP="00C103A7">
            <w:pPr>
              <w:spacing w:line="360" w:lineRule="auto"/>
              <w:jc w:val="center"/>
              <w:rPr>
                <w:rFonts w:ascii="Cambria" w:eastAsia="Calibri" w:hAnsi="Cambria" w:cs="Calibri"/>
              </w:rPr>
            </w:pPr>
            <w:r w:rsidRPr="00E352EF">
              <w:rPr>
                <w:rFonts w:ascii="Cambria" w:eastAsia="Calibri" w:hAnsi="Cambria" w:cs="Calibri"/>
              </w:rPr>
              <w:t>Core</w:t>
            </w:r>
          </w:p>
        </w:tc>
      </w:tr>
      <w:tr w:rsidR="00776221" w:rsidRPr="00E352EF" w14:paraId="6BA88979"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0DFC3A6" w14:textId="77777777" w:rsidR="00776221" w:rsidRPr="00E352EF" w:rsidRDefault="00776221" w:rsidP="00567E0B">
            <w:pPr>
              <w:spacing w:line="360" w:lineRule="auto"/>
              <w:jc w:val="center"/>
              <w:rPr>
                <w:rFonts w:ascii="Cambria" w:eastAsia="Calibri" w:hAnsi="Cambria" w:cs="Calibri"/>
              </w:rPr>
            </w:pPr>
            <w:r w:rsidRPr="00E352EF">
              <w:rPr>
                <w:rFonts w:ascii="Cambria" w:eastAsia="Calibri" w:hAnsi="Cambria" w:cs="Calibri"/>
              </w:rPr>
              <w:t>Function creation</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3616143" w14:textId="77777777" w:rsidR="00776221" w:rsidRPr="00E352EF" w:rsidRDefault="00776221" w:rsidP="00567E0B">
            <w:pPr>
              <w:spacing w:line="360" w:lineRule="auto"/>
              <w:jc w:val="center"/>
              <w:rPr>
                <w:rFonts w:ascii="Cambria" w:hAnsi="Cambria"/>
              </w:rPr>
            </w:pPr>
            <w:r w:rsidRPr="00E352EF">
              <w:rPr>
                <w:rFonts w:ascii="Cambria" w:hAnsi="Cambria"/>
              </w:rPr>
              <w:t>General Purpose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9DD3CC0" w14:textId="77777777" w:rsidR="00776221"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77083DE" w14:textId="77777777" w:rsidR="00776221" w:rsidRPr="00E352EF" w:rsidRDefault="00C103A7" w:rsidP="00EE0916">
            <w:pPr>
              <w:spacing w:line="360" w:lineRule="auto"/>
              <w:jc w:val="center"/>
              <w:rPr>
                <w:rFonts w:ascii="Cambria" w:eastAsia="Calibri" w:hAnsi="Cambria" w:cs="Calibri"/>
              </w:rPr>
            </w:pPr>
            <w:r w:rsidRPr="00E352EF">
              <w:rPr>
                <w:rFonts w:ascii="Cambria" w:eastAsia="Calibri" w:hAnsi="Cambria" w:cs="Calibri"/>
              </w:rPr>
              <w:t>Creates a function</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27FA7B3" w14:textId="77777777" w:rsidR="00776221"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1..N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65165E1" w14:textId="77777777" w:rsidR="00776221"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BE394A" w14:textId="77777777" w:rsidR="00776221" w:rsidRPr="00E352EF" w:rsidRDefault="00824723" w:rsidP="00567E0B">
            <w:pPr>
              <w:spacing w:line="360" w:lineRule="auto"/>
              <w:jc w:val="center"/>
              <w:rPr>
                <w:rFonts w:ascii="Cambria" w:eastAsia="Calibri" w:hAnsi="Cambria" w:cs="Calibri"/>
              </w:rPr>
            </w:pPr>
            <w:r w:rsidRPr="00E352EF">
              <w:rPr>
                <w:rFonts w:ascii="Cambria" w:eastAsia="Calibri" w:hAnsi="Cambria" w:cs="Calibri"/>
              </w:rPr>
              <w:t>Core</w:t>
            </w:r>
          </w:p>
        </w:tc>
      </w:tr>
      <w:tr w:rsidR="00567E0B" w:rsidRPr="00E352EF" w14:paraId="6A133FED"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BAECCA3"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null</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BED4F6C"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General Purpose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A0CC3A5"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6BA4982" w14:textId="4DA3D054" w:rsidR="00567E0B" w:rsidRPr="00E352EF" w:rsidRDefault="008D14A6" w:rsidP="00EE0916">
            <w:pPr>
              <w:spacing w:line="360" w:lineRule="auto"/>
              <w:jc w:val="center"/>
              <w:rPr>
                <w:rFonts w:ascii="Cambria" w:hAnsi="Cambria"/>
              </w:rPr>
            </w:pPr>
            <w:r w:rsidRPr="00E352EF">
              <w:rPr>
                <w:rFonts w:ascii="Cambria" w:eastAsia="Calibri" w:hAnsi="Cambria" w:cs="Calibri"/>
              </w:rPr>
              <w:t>null literal</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3A305BF" w14:textId="207C1241" w:rsidR="00567E0B" w:rsidRPr="00E352EF" w:rsidRDefault="008D14A6" w:rsidP="00567E0B">
            <w:pPr>
              <w:spacing w:line="360" w:lineRule="auto"/>
              <w:jc w:val="center"/>
              <w:rPr>
                <w:rFonts w:ascii="Cambria" w:hAnsi="Cambria"/>
              </w:rPr>
            </w:pPr>
            <w:r w:rsidRPr="00E352EF">
              <w:rPr>
                <w:rFonts w:ascii="Cambria" w:eastAsia="Calibri" w:hAnsi="Cambria" w:cs="Calibri"/>
              </w:rPr>
              <w:t>0</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020649B"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C03737" w14:textId="77777777" w:rsidR="00567E0B" w:rsidRPr="00E352EF" w:rsidRDefault="00824723" w:rsidP="00567E0B">
            <w:pPr>
              <w:spacing w:line="360" w:lineRule="auto"/>
              <w:jc w:val="center"/>
              <w:rPr>
                <w:rFonts w:ascii="Cambria" w:eastAsia="Calibri" w:hAnsi="Cambria" w:cs="Calibri"/>
              </w:rPr>
            </w:pPr>
            <w:r w:rsidRPr="00E352EF">
              <w:rPr>
                <w:rFonts w:ascii="Cambria" w:eastAsia="Calibri" w:hAnsi="Cambria" w:cs="Calibri"/>
              </w:rPr>
              <w:t>Core</w:t>
            </w:r>
          </w:p>
        </w:tc>
      </w:tr>
      <w:tr w:rsidR="00567E0B" w:rsidRPr="00E352EF" w14:paraId="047BD4B6"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F885490"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length</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C2126FA"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String</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EE118AB"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C7C1569" w14:textId="77777777" w:rsidR="00567E0B" w:rsidRPr="00E352EF" w:rsidRDefault="00567E0B" w:rsidP="00EE0916">
            <w:pPr>
              <w:spacing w:line="360" w:lineRule="auto"/>
              <w:jc w:val="center"/>
              <w:rPr>
                <w:rFonts w:ascii="Cambria" w:hAnsi="Cambria"/>
              </w:rPr>
            </w:pPr>
            <w:r w:rsidRPr="00E352EF">
              <w:rPr>
                <w:rFonts w:ascii="Cambria" w:eastAsia="Calibri" w:hAnsi="Cambria" w:cs="Calibri"/>
              </w:rPr>
              <w:t>Returns the length of a string</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F4E4D4F"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9F8CCC2"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D3E819"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4023EB" w:rsidRPr="00E352EF" w14:paraId="7E58166A"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D9C047D"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concatenation</w:t>
            </w:r>
          </w:p>
          <w:p w14:paraId="0564F5FF"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D3DEF29"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String</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C0CC23A"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083E5BE" w14:textId="77777777" w:rsidR="004023EB" w:rsidRPr="00E352EF" w:rsidRDefault="004023EB" w:rsidP="00EE0916">
            <w:pPr>
              <w:spacing w:line="360" w:lineRule="auto"/>
              <w:jc w:val="center"/>
              <w:rPr>
                <w:rFonts w:ascii="Cambria" w:hAnsi="Cambria"/>
              </w:rPr>
            </w:pPr>
            <w:r w:rsidRPr="00E352EF">
              <w:rPr>
                <w:rFonts w:ascii="Cambria" w:eastAsia="Calibri" w:hAnsi="Cambria" w:cs="Calibri"/>
              </w:rPr>
              <w:t>Concatenates two strings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F11661E"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9875A4C"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A007CE" w14:textId="77777777" w:rsidR="004023EB" w:rsidRPr="00E352EF" w:rsidRDefault="00272262" w:rsidP="00567E0B">
            <w:pPr>
              <w:spacing w:line="360" w:lineRule="auto"/>
              <w:jc w:val="center"/>
              <w:rPr>
                <w:rFonts w:ascii="Cambria" w:eastAsia="Calibri" w:hAnsi="Cambria" w:cs="Calibri"/>
              </w:rPr>
            </w:pPr>
            <w:r w:rsidRPr="00E352EF">
              <w:rPr>
                <w:rFonts w:ascii="Cambria" w:eastAsia="Calibri" w:hAnsi="Cambria" w:cs="Calibri"/>
              </w:rPr>
              <w:t>both</w:t>
            </w:r>
          </w:p>
        </w:tc>
      </w:tr>
      <w:tr w:rsidR="00567E0B" w:rsidRPr="00E352EF" w14:paraId="51C79EA5"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460E3A3"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trim/ltrim/rtrim</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40992E5"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String</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E553B3F"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6CEDAD9" w14:textId="77777777" w:rsidR="00567E0B" w:rsidRPr="00E352EF" w:rsidRDefault="00567E0B" w:rsidP="00EE0916">
            <w:pPr>
              <w:spacing w:line="360" w:lineRule="auto"/>
              <w:jc w:val="center"/>
              <w:rPr>
                <w:rFonts w:ascii="Cambria" w:hAnsi="Cambria"/>
              </w:rPr>
            </w:pPr>
            <w:r w:rsidRPr="00E352EF">
              <w:rPr>
                <w:rFonts w:ascii="Cambria" w:eastAsia="Calibri" w:hAnsi="Cambria" w:cs="Calibri"/>
              </w:rPr>
              <w:t>Eliminates trailing or/and leading whitespace from a String</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8AE6D14"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69B8595"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60A5DA"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567E0B" w:rsidRPr="00E352EF" w14:paraId="27F2CB6F"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21E02EB"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upper/lower</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462EF8E"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String</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28CC990"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E1D953E" w14:textId="77777777" w:rsidR="00567E0B" w:rsidRPr="00E352EF" w:rsidRDefault="00567E0B" w:rsidP="00EE0916">
            <w:pPr>
              <w:spacing w:line="360" w:lineRule="auto"/>
              <w:jc w:val="center"/>
              <w:rPr>
                <w:rFonts w:ascii="Cambria" w:hAnsi="Cambria"/>
              </w:rPr>
            </w:pPr>
            <w:r w:rsidRPr="00E352EF">
              <w:rPr>
                <w:rFonts w:ascii="Cambria" w:eastAsia="Calibri" w:hAnsi="Cambria" w:cs="Calibri"/>
              </w:rPr>
              <w:t>Makes a string upper / lower case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FF355FF"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536F5C0"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7E7F9E"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567E0B" w:rsidRPr="00E352EF" w14:paraId="0CA7B8F7"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8731EB1"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substr</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36D3D12"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String</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0CCD465"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CFD265E" w14:textId="77777777" w:rsidR="00567E0B" w:rsidRPr="00E352EF" w:rsidRDefault="00567E0B" w:rsidP="00EE0916">
            <w:pPr>
              <w:spacing w:line="360" w:lineRule="auto"/>
              <w:jc w:val="center"/>
              <w:rPr>
                <w:rFonts w:ascii="Cambria" w:hAnsi="Cambria"/>
              </w:rPr>
            </w:pPr>
            <w:r w:rsidRPr="00E352EF">
              <w:rPr>
                <w:rFonts w:ascii="Cambria" w:eastAsia="Calibri" w:hAnsi="Cambria" w:cs="Calibri"/>
              </w:rPr>
              <w:t>Extracts a substring from a string</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6B5D1C5"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83D4284"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D9486"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567E0B" w:rsidRPr="00E352EF" w14:paraId="3C9474AF"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96F9EDE"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instr</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A2E7AE5"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String</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42D91A4"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338EA04" w14:textId="77777777" w:rsidR="00567E0B" w:rsidRPr="00E352EF" w:rsidRDefault="00567E0B" w:rsidP="00EE0916">
            <w:pPr>
              <w:spacing w:line="360" w:lineRule="auto"/>
              <w:jc w:val="center"/>
              <w:rPr>
                <w:rFonts w:ascii="Cambria" w:hAnsi="Cambria"/>
              </w:rPr>
            </w:pPr>
            <w:r w:rsidRPr="00E352EF">
              <w:rPr>
                <w:rFonts w:ascii="Cambria" w:eastAsia="Calibri" w:hAnsi="Cambria" w:cs="Calibri"/>
              </w:rPr>
              <w:t>Returns the position of a String in another one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9766017"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D511485"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8CF4B3"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567E0B" w:rsidRPr="00E352EF" w14:paraId="11FE85ED" w14:textId="77777777" w:rsidTr="00EE0916">
        <w:trPr>
          <w:trHeight w:val="734"/>
        </w:trPr>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64D2881"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lastRenderedPageBreak/>
              <w:t>date_from_string</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29" w:type="dxa"/>
              <w:right w:w="43" w:type="dxa"/>
            </w:tcMar>
            <w:vAlign w:val="center"/>
          </w:tcPr>
          <w:p w14:paraId="7917A8EA"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String</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BB800DC"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D05C877" w14:textId="77777777" w:rsidR="00567E0B" w:rsidRPr="00E352EF" w:rsidRDefault="00567E0B" w:rsidP="00EE0916">
            <w:pPr>
              <w:spacing w:line="360" w:lineRule="auto"/>
              <w:jc w:val="center"/>
              <w:rPr>
                <w:rFonts w:ascii="Cambria" w:hAnsi="Cambria"/>
              </w:rPr>
            </w:pPr>
            <w:r w:rsidRPr="00E352EF">
              <w:rPr>
                <w:rFonts w:ascii="Cambria" w:eastAsia="Calibri" w:hAnsi="Cambria" w:cs="Calibri"/>
              </w:rPr>
              <w:t>Change a string into a date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29" w:type="dxa"/>
              <w:right w:w="43" w:type="dxa"/>
            </w:tcMar>
            <w:vAlign w:val="center"/>
          </w:tcPr>
          <w:p w14:paraId="61E8878C"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29" w:type="dxa"/>
              <w:right w:w="43" w:type="dxa"/>
            </w:tcMar>
            <w:vAlign w:val="center"/>
          </w:tcPr>
          <w:p w14:paraId="30A4EBB0"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F29302"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567E0B" w:rsidRPr="00E352EF" w14:paraId="605FD824"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C649289"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replace</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9568FDF"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String</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8DA52D3"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AA84950" w14:textId="77777777" w:rsidR="00567E0B" w:rsidRPr="00E352EF" w:rsidRDefault="00567E0B" w:rsidP="00EE0916">
            <w:pPr>
              <w:spacing w:line="360" w:lineRule="auto"/>
              <w:jc w:val="center"/>
              <w:rPr>
                <w:rFonts w:ascii="Cambria" w:hAnsi="Cambria"/>
              </w:rPr>
            </w:pPr>
            <w:r w:rsidRPr="00E352EF">
              <w:rPr>
                <w:rFonts w:ascii="Cambria" w:eastAsia="Calibri" w:hAnsi="Cambria" w:cs="Calibri"/>
              </w:rPr>
              <w:t>Replace a string with another one into a string</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51141AE"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2116BDA"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37A84"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4023EB" w:rsidRPr="00E352EF" w14:paraId="673E849A"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7F3D424"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unary plus</w:t>
            </w:r>
          </w:p>
          <w:p w14:paraId="401E4012"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38CC7F5" w14:textId="77777777" w:rsidR="004023EB" w:rsidRPr="00E352EF" w:rsidRDefault="00776221"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ADFDE8B"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9693A7C" w14:textId="77777777" w:rsidR="004023EB" w:rsidRPr="00E352EF" w:rsidRDefault="004023EB" w:rsidP="00EE0916">
            <w:pPr>
              <w:spacing w:line="360" w:lineRule="auto"/>
              <w:jc w:val="center"/>
              <w:rPr>
                <w:rFonts w:ascii="Cambria" w:hAnsi="Cambria"/>
              </w:rPr>
            </w:pPr>
            <w:r w:rsidRPr="00E352EF">
              <w:rPr>
                <w:rFonts w:ascii="Cambria" w:eastAsia="Calibri" w:hAnsi="Cambria" w:cs="Calibri"/>
              </w:rPr>
              <w:t>Leaves the sign unaltered</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4F58589"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A108E1E"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28FB53" w14:textId="77777777" w:rsidR="004023EB" w:rsidRPr="00E352EF" w:rsidRDefault="00272262" w:rsidP="00567E0B">
            <w:pPr>
              <w:spacing w:line="360" w:lineRule="auto"/>
              <w:jc w:val="center"/>
              <w:rPr>
                <w:rFonts w:ascii="Cambria" w:eastAsia="Calibri" w:hAnsi="Cambria" w:cs="Calibri"/>
              </w:rPr>
            </w:pPr>
            <w:r w:rsidRPr="00E352EF">
              <w:rPr>
                <w:rFonts w:ascii="Cambria" w:eastAsia="Calibri" w:hAnsi="Cambria" w:cs="Calibri"/>
              </w:rPr>
              <w:t>both</w:t>
            </w:r>
          </w:p>
        </w:tc>
      </w:tr>
      <w:tr w:rsidR="00776221" w:rsidRPr="00E352EF" w14:paraId="68415697"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47205E6"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unary minus</w:t>
            </w:r>
          </w:p>
          <w:p w14:paraId="05592F5C"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97A97FD"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F25AE41"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39B02A6" w14:textId="77777777" w:rsidR="00776221" w:rsidRPr="00E352EF" w:rsidRDefault="00776221" w:rsidP="00EE0916">
            <w:pPr>
              <w:spacing w:line="360" w:lineRule="auto"/>
              <w:jc w:val="center"/>
              <w:rPr>
                <w:rFonts w:ascii="Cambria" w:hAnsi="Cambria"/>
              </w:rPr>
            </w:pPr>
            <w:r w:rsidRPr="00E352EF">
              <w:rPr>
                <w:rFonts w:ascii="Cambria" w:eastAsia="Calibri" w:hAnsi="Cambria" w:cs="Calibri"/>
              </w:rPr>
              <w:t>Changes the sign</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CC19111"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8E70F32"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3EB8B9" w14:textId="77777777" w:rsidR="00776221" w:rsidRPr="00E352EF" w:rsidRDefault="00272262" w:rsidP="00567E0B">
            <w:pPr>
              <w:spacing w:line="360" w:lineRule="auto"/>
              <w:jc w:val="center"/>
              <w:rPr>
                <w:rFonts w:ascii="Cambria" w:eastAsia="Calibri" w:hAnsi="Cambria" w:cs="Calibri"/>
              </w:rPr>
            </w:pPr>
            <w:r w:rsidRPr="00E352EF">
              <w:rPr>
                <w:rFonts w:ascii="Cambria" w:eastAsia="Calibri" w:hAnsi="Cambria" w:cs="Calibri"/>
              </w:rPr>
              <w:t>both</w:t>
            </w:r>
          </w:p>
        </w:tc>
      </w:tr>
      <w:tr w:rsidR="00776221" w:rsidRPr="00E352EF" w14:paraId="5007F19B"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DA3C057"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addition</w:t>
            </w:r>
          </w:p>
          <w:p w14:paraId="7E168924"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w:t>
            </w:r>
          </w:p>
          <w:p w14:paraId="41982B7B"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and subtraction</w:t>
            </w:r>
          </w:p>
          <w:p w14:paraId="05C8DBD6"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5A66588"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B91BC24"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0EB9197" w14:textId="77777777" w:rsidR="00776221" w:rsidRPr="00E352EF" w:rsidRDefault="00776221" w:rsidP="00EE0916">
            <w:pPr>
              <w:spacing w:line="360" w:lineRule="auto"/>
              <w:jc w:val="center"/>
              <w:rPr>
                <w:rFonts w:ascii="Cambria" w:hAnsi="Cambria"/>
              </w:rPr>
            </w:pPr>
            <w:r w:rsidRPr="00E352EF">
              <w:rPr>
                <w:rFonts w:ascii="Cambria" w:eastAsia="Calibri" w:hAnsi="Cambria" w:cs="Calibri"/>
              </w:rPr>
              <w:t>Sum or subtract two numbers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83CFF88"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723EEA9"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8777B4" w14:textId="77777777" w:rsidR="00776221" w:rsidRPr="00E352EF" w:rsidRDefault="00272262" w:rsidP="00567E0B">
            <w:pPr>
              <w:spacing w:line="360" w:lineRule="auto"/>
              <w:jc w:val="center"/>
              <w:rPr>
                <w:rFonts w:ascii="Cambria" w:eastAsia="Calibri" w:hAnsi="Cambria" w:cs="Calibri"/>
              </w:rPr>
            </w:pPr>
            <w:r w:rsidRPr="00E352EF">
              <w:rPr>
                <w:rFonts w:ascii="Cambria" w:eastAsia="Calibri" w:hAnsi="Cambria" w:cs="Calibri"/>
              </w:rPr>
              <w:t>both</w:t>
            </w:r>
          </w:p>
        </w:tc>
      </w:tr>
      <w:tr w:rsidR="00776221" w:rsidRPr="00E352EF" w14:paraId="606466D5"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BCCB082"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multiplication</w:t>
            </w:r>
          </w:p>
          <w:p w14:paraId="569C45F7"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w:t>
            </w:r>
          </w:p>
          <w:p w14:paraId="4434ED4C"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and division</w:t>
            </w:r>
          </w:p>
          <w:p w14:paraId="3D804AE9"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DC69F5D"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7DCA101"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61984B1" w14:textId="77777777" w:rsidR="00776221" w:rsidRPr="00E352EF" w:rsidRDefault="00776221" w:rsidP="00EE0916">
            <w:pPr>
              <w:spacing w:line="360" w:lineRule="auto"/>
              <w:jc w:val="center"/>
              <w:rPr>
                <w:rFonts w:ascii="Cambria" w:hAnsi="Cambria"/>
              </w:rPr>
            </w:pPr>
            <w:r w:rsidRPr="00E352EF">
              <w:rPr>
                <w:rFonts w:ascii="Cambria" w:eastAsia="Calibri" w:hAnsi="Cambria" w:cs="Calibri"/>
              </w:rPr>
              <w:t>Multiply or divide two numbers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C0478A1"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2949BEB"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2E61A1" w14:textId="77777777" w:rsidR="00776221" w:rsidRPr="00E352EF" w:rsidRDefault="00272262" w:rsidP="00567E0B">
            <w:pPr>
              <w:spacing w:line="360" w:lineRule="auto"/>
              <w:jc w:val="center"/>
              <w:rPr>
                <w:rFonts w:ascii="Cambria" w:eastAsia="Calibri" w:hAnsi="Cambria" w:cs="Calibri"/>
              </w:rPr>
            </w:pPr>
            <w:r w:rsidRPr="00E352EF">
              <w:rPr>
                <w:rFonts w:ascii="Cambria" w:eastAsia="Calibri" w:hAnsi="Cambria" w:cs="Calibri"/>
              </w:rPr>
              <w:t>both</w:t>
            </w:r>
          </w:p>
        </w:tc>
      </w:tr>
      <w:tr w:rsidR="00567E0B" w:rsidRPr="00E352EF" w14:paraId="25153900"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6C9D146"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round/ceil/floor</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76E2062"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6DCFAB0"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689F66D" w14:textId="77777777" w:rsidR="00567E0B" w:rsidRPr="00E352EF" w:rsidRDefault="00567E0B" w:rsidP="00EE0916">
            <w:pPr>
              <w:spacing w:line="360" w:lineRule="auto"/>
              <w:jc w:val="center"/>
              <w:rPr>
                <w:rFonts w:ascii="Cambria" w:hAnsi="Cambria"/>
              </w:rPr>
            </w:pPr>
            <w:r w:rsidRPr="00E352EF">
              <w:rPr>
                <w:rFonts w:ascii="Cambria" w:eastAsia="Calibri" w:hAnsi="Cambria" w:cs="Calibri"/>
              </w:rPr>
              <w:t>Rounds a number</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5BF67D2"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AFED448"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22A4B3"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79344A" w:rsidRPr="00E352EF" w14:paraId="10E5F329" w14:textId="77777777" w:rsidTr="00EE0916">
        <w:trPr>
          <w:trHeight w:val="917"/>
        </w:trPr>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A3883E6"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abs</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528F2A9" w14:textId="77777777" w:rsidR="0079344A" w:rsidRPr="00E352EF" w:rsidRDefault="0079344A" w:rsidP="00567E0B">
            <w:pPr>
              <w:spacing w:line="360" w:lineRule="auto"/>
              <w:jc w:val="center"/>
              <w:rPr>
                <w:rFonts w:ascii="Cambria" w:eastAsia="Calibri" w:hAnsi="Cambria" w:cs="Calibri"/>
              </w:rPr>
            </w:pPr>
          </w:p>
          <w:p w14:paraId="2EF20AA6"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68F4033" w14:textId="77777777" w:rsidR="0079344A" w:rsidRPr="00E352EF" w:rsidRDefault="0079344A">
            <w:pP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09E995B" w14:textId="77777777" w:rsidR="0079344A" w:rsidRPr="00E352EF" w:rsidRDefault="0079344A" w:rsidP="00EE0916">
            <w:pPr>
              <w:spacing w:line="360" w:lineRule="auto"/>
              <w:jc w:val="center"/>
              <w:rPr>
                <w:rFonts w:ascii="Cambria" w:hAnsi="Cambria"/>
              </w:rPr>
            </w:pPr>
            <w:r w:rsidRPr="00E352EF">
              <w:rPr>
                <w:rFonts w:ascii="Cambria" w:eastAsia="Calibri" w:hAnsi="Cambria" w:cs="Calibri"/>
              </w:rPr>
              <w:t>Calculates the absolute value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F6DEDB5"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74514B1"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79F46" w14:textId="77777777" w:rsidR="0079344A"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79344A" w:rsidRPr="00E352EF" w14:paraId="219FEFF2" w14:textId="77777777" w:rsidTr="00EE0916">
        <w:trPr>
          <w:trHeight w:val="887"/>
        </w:trPr>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0AE1E3F"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trunc</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2CB3320" w14:textId="77777777" w:rsidR="0079344A" w:rsidRPr="00E352EF" w:rsidRDefault="0079344A" w:rsidP="00567E0B">
            <w:pPr>
              <w:spacing w:line="360" w:lineRule="auto"/>
              <w:jc w:val="center"/>
              <w:rPr>
                <w:rFonts w:ascii="Cambria" w:eastAsia="Calibri" w:hAnsi="Cambria" w:cs="Calibri"/>
              </w:rPr>
            </w:pPr>
          </w:p>
          <w:p w14:paraId="18751D1B"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FEA5D6A" w14:textId="77777777" w:rsidR="0079344A" w:rsidRPr="00E352EF" w:rsidRDefault="0079344A">
            <w:pP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D0E85B9" w14:textId="77777777" w:rsidR="0079344A" w:rsidRPr="00E352EF" w:rsidRDefault="0079344A" w:rsidP="00EE0916">
            <w:pPr>
              <w:spacing w:line="360" w:lineRule="auto"/>
              <w:jc w:val="center"/>
              <w:rPr>
                <w:rFonts w:ascii="Cambria" w:hAnsi="Cambria"/>
              </w:rPr>
            </w:pPr>
            <w:r w:rsidRPr="00E352EF">
              <w:rPr>
                <w:rFonts w:ascii="Cambria" w:eastAsia="Calibri" w:hAnsi="Cambria" w:cs="Calibri"/>
              </w:rPr>
              <w:t>Truncates the values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12CD85B"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0750634"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7BEF82" w14:textId="77777777" w:rsidR="0079344A"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79344A" w:rsidRPr="00E352EF" w14:paraId="6AAEF88A"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FC4E6B7"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exp</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FD3BF1E"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957A40F" w14:textId="77777777" w:rsidR="0079344A" w:rsidRPr="00E352EF" w:rsidRDefault="0079344A">
            <w:pP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23DBC33" w14:textId="77777777" w:rsidR="0079344A" w:rsidRPr="00E352EF" w:rsidRDefault="0079344A" w:rsidP="00EE0916">
            <w:pPr>
              <w:spacing w:line="360" w:lineRule="auto"/>
              <w:jc w:val="center"/>
              <w:rPr>
                <w:rFonts w:ascii="Cambria" w:hAnsi="Cambria"/>
              </w:rPr>
            </w:pPr>
            <w:r w:rsidRPr="00E352EF">
              <w:rPr>
                <w:rFonts w:ascii="Cambria" w:eastAsia="Calibri" w:hAnsi="Cambria" w:cs="Calibri"/>
              </w:rPr>
              <w:t>Calculates the exponential</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569C7D1"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6238E37"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13C666" w14:textId="77777777" w:rsidR="0079344A"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both</w:t>
            </w:r>
          </w:p>
        </w:tc>
      </w:tr>
      <w:tr w:rsidR="0079344A" w:rsidRPr="00E352EF" w14:paraId="6FB3B784"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581BCE5"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ln</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D387335"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9A8A62D" w14:textId="77777777" w:rsidR="0079344A" w:rsidRPr="00E352EF" w:rsidRDefault="0079344A">
            <w:pP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5FBD1CE" w14:textId="77777777" w:rsidR="0079344A" w:rsidRPr="00E352EF" w:rsidRDefault="0079344A" w:rsidP="00EE0916">
            <w:pPr>
              <w:spacing w:line="360" w:lineRule="auto"/>
              <w:jc w:val="center"/>
              <w:rPr>
                <w:rFonts w:ascii="Cambria" w:hAnsi="Cambria"/>
              </w:rPr>
            </w:pPr>
            <w:r w:rsidRPr="00E352EF">
              <w:rPr>
                <w:rFonts w:ascii="Cambria" w:eastAsia="Calibri" w:hAnsi="Cambria" w:cs="Calibri"/>
              </w:rPr>
              <w:t>Calculates the natural logarithm</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8ACB449"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48D364D"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690362" w14:textId="77777777" w:rsidR="0079344A"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79344A" w:rsidRPr="00E352EF" w14:paraId="4993EA4D"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C9438F7"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log</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D5A38DE"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9446E05" w14:textId="77777777" w:rsidR="0079344A" w:rsidRPr="00E352EF" w:rsidRDefault="0079344A">
            <w:pP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13D99B2" w14:textId="77777777" w:rsidR="0079344A" w:rsidRPr="00E352EF" w:rsidRDefault="0079344A" w:rsidP="00EE0916">
            <w:pPr>
              <w:spacing w:line="360" w:lineRule="auto"/>
              <w:jc w:val="center"/>
              <w:rPr>
                <w:rFonts w:ascii="Cambria" w:hAnsi="Cambria"/>
              </w:rPr>
            </w:pPr>
            <w:r w:rsidRPr="00E352EF">
              <w:rPr>
                <w:rFonts w:ascii="Cambria" w:eastAsia="Calibri" w:hAnsi="Cambria" w:cs="Calibri"/>
              </w:rPr>
              <w:t>Calculates the a base b logarithm</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33E2060"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16CCD21"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06450D" w14:textId="77777777" w:rsidR="0079344A"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79344A" w:rsidRPr="00E352EF" w14:paraId="1BBB359F"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A905900"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power</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EB3245A"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98651E2" w14:textId="77777777" w:rsidR="0079344A" w:rsidRPr="00E352EF" w:rsidRDefault="0079344A">
            <w:pP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10025FE" w14:textId="77777777" w:rsidR="0079344A" w:rsidRPr="00E352EF" w:rsidRDefault="0079344A" w:rsidP="00EE0916">
            <w:pPr>
              <w:spacing w:line="360" w:lineRule="auto"/>
              <w:jc w:val="center"/>
              <w:rPr>
                <w:rFonts w:ascii="Cambria" w:hAnsi="Cambria"/>
              </w:rPr>
            </w:pPr>
            <w:r w:rsidRPr="00E352EF">
              <w:rPr>
                <w:rFonts w:ascii="Cambria" w:eastAsia="Calibri" w:hAnsi="Cambria" w:cs="Calibri"/>
              </w:rPr>
              <w:t>Calculates the power</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DBE4169"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6E04592"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D99F26" w14:textId="77777777" w:rsidR="0079344A"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79344A" w:rsidRPr="00E352EF" w14:paraId="44AF0C33"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804CCCE"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sqrt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B31F5F1"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6B5092C" w14:textId="77777777" w:rsidR="0079344A" w:rsidRPr="00E352EF" w:rsidRDefault="0079344A">
            <w:pP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A2DC91C" w14:textId="77777777" w:rsidR="0079344A" w:rsidRPr="00E352EF" w:rsidRDefault="0079344A" w:rsidP="00EE0916">
            <w:pPr>
              <w:spacing w:line="360" w:lineRule="auto"/>
              <w:jc w:val="center"/>
              <w:rPr>
                <w:rFonts w:ascii="Cambria" w:hAnsi="Cambria"/>
              </w:rPr>
            </w:pPr>
            <w:r w:rsidRPr="00E352EF">
              <w:rPr>
                <w:rFonts w:ascii="Cambria" w:eastAsia="Calibri" w:hAnsi="Cambria" w:cs="Calibri"/>
              </w:rPr>
              <w:t>Calculates the square root of a number</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988EED7"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53FACBC"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28116" w14:textId="77777777" w:rsidR="0079344A"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79344A" w:rsidRPr="00E352EF" w14:paraId="4F7B061B"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A73C6E3"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nroot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6A1BB73"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5A0DB1B" w14:textId="77777777" w:rsidR="0079344A" w:rsidRPr="00E352EF" w:rsidRDefault="0079344A">
            <w:pP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7027AB8" w14:textId="77777777" w:rsidR="0079344A" w:rsidRPr="00E352EF" w:rsidRDefault="0079344A" w:rsidP="00EE0916">
            <w:pPr>
              <w:spacing w:line="360" w:lineRule="auto"/>
              <w:jc w:val="center"/>
              <w:rPr>
                <w:rFonts w:ascii="Cambria" w:hAnsi="Cambria"/>
              </w:rPr>
            </w:pPr>
            <w:r w:rsidRPr="00E352EF">
              <w:rPr>
                <w:rFonts w:ascii="Cambria" w:eastAsia="Calibri" w:hAnsi="Cambria" w:cs="Calibri"/>
              </w:rPr>
              <w:t>Calculates the</w:t>
            </w:r>
          </w:p>
          <w:p w14:paraId="552AAB80" w14:textId="77777777" w:rsidR="0079344A" w:rsidRPr="00E352EF" w:rsidRDefault="0079344A" w:rsidP="00EE0916">
            <w:pPr>
              <w:spacing w:line="360" w:lineRule="auto"/>
              <w:jc w:val="center"/>
              <w:rPr>
                <w:rFonts w:ascii="Cambria" w:hAnsi="Cambria"/>
              </w:rPr>
            </w:pPr>
            <w:r w:rsidRPr="00E352EF">
              <w:rPr>
                <w:rFonts w:ascii="Cambria" w:eastAsia="Calibri" w:hAnsi="Cambria" w:cs="Calibri"/>
              </w:rPr>
              <w:lastRenderedPageBreak/>
              <w:t>n-th root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102325A"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lastRenderedPageBreak/>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C529345"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E8791B" w14:textId="77777777" w:rsidR="0079344A"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79344A" w:rsidRPr="00E352EF" w14:paraId="7974A50B"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DA6190B"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lastRenderedPageBreak/>
              <w:t>mod</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81B8FAB"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4635056" w14:textId="77777777" w:rsidR="0079344A" w:rsidRPr="00E352EF" w:rsidRDefault="0079344A">
            <w:pP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10DDC71" w14:textId="77777777" w:rsidR="0079344A" w:rsidRPr="00E352EF" w:rsidRDefault="0079344A" w:rsidP="00EE0916">
            <w:pPr>
              <w:spacing w:line="360" w:lineRule="auto"/>
              <w:jc w:val="center"/>
              <w:rPr>
                <w:rFonts w:ascii="Cambria" w:hAnsi="Cambria"/>
              </w:rPr>
            </w:pPr>
            <w:r w:rsidRPr="00E352EF">
              <w:rPr>
                <w:rFonts w:ascii="Cambria" w:eastAsia="Calibri" w:hAnsi="Cambria" w:cs="Calibri"/>
              </w:rPr>
              <w:t>Calculates the</w:t>
            </w:r>
          </w:p>
          <w:p w14:paraId="7BCEB5C9" w14:textId="52D519CF" w:rsidR="0079344A" w:rsidRPr="00E352EF" w:rsidRDefault="0079344A" w:rsidP="00EE0916">
            <w:pPr>
              <w:spacing w:line="360" w:lineRule="auto"/>
              <w:jc w:val="center"/>
              <w:rPr>
                <w:rFonts w:ascii="Cambria" w:hAnsi="Cambria"/>
              </w:rPr>
            </w:pPr>
            <w:r w:rsidRPr="00E352EF">
              <w:rPr>
                <w:rFonts w:ascii="Cambria" w:eastAsia="Calibri" w:hAnsi="Cambria" w:cs="Calibri"/>
              </w:rPr>
              <w:t>modulo</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420DEF3"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C15DEBA"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0E663B" w14:textId="77777777" w:rsidR="0079344A"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both</w:t>
            </w:r>
          </w:p>
        </w:tc>
      </w:tr>
      <w:tr w:rsidR="0079344A" w:rsidRPr="00E352EF" w14:paraId="7C2DF234"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AEC9F5F"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listsum</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2AAA31B"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74000FF" w14:textId="77777777" w:rsidR="0079344A" w:rsidRPr="00E352EF" w:rsidRDefault="0079344A">
            <w:pP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D732DB3" w14:textId="025C441C" w:rsidR="0079344A" w:rsidRPr="00E352EF" w:rsidRDefault="0079344A" w:rsidP="008D14A6">
            <w:pPr>
              <w:spacing w:line="360" w:lineRule="auto"/>
              <w:jc w:val="center"/>
              <w:rPr>
                <w:rFonts w:ascii="Cambria" w:hAnsi="Cambria"/>
              </w:rPr>
            </w:pPr>
            <w:r w:rsidRPr="00E352EF">
              <w:rPr>
                <w:rFonts w:ascii="Cambria" w:eastAsia="Calibri" w:hAnsi="Cambria" w:cs="Calibri"/>
              </w:rPr>
              <w:t>Sum</w:t>
            </w:r>
            <w:r w:rsidR="008D14A6" w:rsidRPr="00E352EF">
              <w:rPr>
                <w:rFonts w:ascii="Cambria" w:eastAsia="Calibri" w:hAnsi="Cambria" w:cs="Calibri"/>
              </w:rPr>
              <w:t>s</w:t>
            </w:r>
            <w:r w:rsidRPr="00E352EF">
              <w:rPr>
                <w:rFonts w:ascii="Cambria" w:eastAsia="Calibri" w:hAnsi="Cambria" w:cs="Calibri"/>
              </w:rPr>
              <w:t xml:space="preserve"> numbers replacing null </w:t>
            </w:r>
            <w:r w:rsidR="008D14A6" w:rsidRPr="00E352EF">
              <w:rPr>
                <w:rFonts w:ascii="Cambria" w:eastAsia="Calibri" w:hAnsi="Cambria" w:cs="Calibri"/>
              </w:rPr>
              <w:t xml:space="preserve">with </w:t>
            </w:r>
            <w:r w:rsidRPr="00E352EF">
              <w:rPr>
                <w:rFonts w:ascii="Cambria" w:eastAsia="Calibri" w:hAnsi="Cambria" w:cs="Calibri"/>
              </w:rPr>
              <w:t>zero</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6ACF78E" w14:textId="28AD8E2F" w:rsidR="0079344A" w:rsidRPr="00E352EF" w:rsidRDefault="008D14A6" w:rsidP="00567E0B">
            <w:pPr>
              <w:spacing w:line="360" w:lineRule="auto"/>
              <w:jc w:val="center"/>
              <w:rPr>
                <w:rFonts w:ascii="Cambria" w:hAnsi="Cambria"/>
              </w:rPr>
            </w:pPr>
            <w:r w:rsidRPr="00E352EF">
              <w:rPr>
                <w:rFonts w:ascii="Cambria" w:eastAsia="Calibri" w:hAnsi="Cambria" w:cs="Calibri"/>
              </w:rPr>
              <w:t>1..N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4A1E006"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1C0D11" w14:textId="77777777" w:rsidR="0079344A"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776221" w:rsidRPr="00E352EF" w14:paraId="5EAC7B9D"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9B1BB77"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equal to</w:t>
            </w:r>
          </w:p>
          <w:p w14:paraId="02718067"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7579D6C"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73F264E"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CAD68A9" w14:textId="77777777" w:rsidR="00776221" w:rsidRPr="00E352EF" w:rsidRDefault="00776221" w:rsidP="00EE0916">
            <w:pPr>
              <w:spacing w:line="360" w:lineRule="auto"/>
              <w:jc w:val="center"/>
              <w:rPr>
                <w:rFonts w:ascii="Cambria" w:hAnsi="Cambria"/>
              </w:rPr>
            </w:pPr>
            <w:r w:rsidRPr="00E352EF">
              <w:rPr>
                <w:rFonts w:ascii="Cambria" w:eastAsia="Calibri" w:hAnsi="Cambria" w:cs="Calibri"/>
              </w:rPr>
              <w:t>Compares the values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394EB92"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31E0127"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F0917" w14:textId="77777777" w:rsidR="00776221" w:rsidRPr="00E352EF" w:rsidRDefault="00272262" w:rsidP="00567E0B">
            <w:pPr>
              <w:spacing w:line="360" w:lineRule="auto"/>
              <w:jc w:val="center"/>
              <w:rPr>
                <w:rFonts w:ascii="Cambria" w:eastAsia="Calibri" w:hAnsi="Cambria" w:cs="Calibri"/>
              </w:rPr>
            </w:pPr>
            <w:r w:rsidRPr="00E352EF">
              <w:rPr>
                <w:rFonts w:ascii="Cambria" w:eastAsia="Calibri" w:hAnsi="Cambria" w:cs="Calibri"/>
              </w:rPr>
              <w:t>both</w:t>
            </w:r>
          </w:p>
        </w:tc>
      </w:tr>
      <w:tr w:rsidR="00776221" w:rsidRPr="00E352EF" w14:paraId="4BF6E12C"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A0F2216"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not equal to</w:t>
            </w:r>
          </w:p>
          <w:p w14:paraId="519B569F"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&lt;&gt;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F56E72E"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3EFAC3F"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CAFD33E" w14:textId="77777777" w:rsidR="00776221" w:rsidRPr="00E352EF" w:rsidRDefault="00776221" w:rsidP="00EE0916">
            <w:pPr>
              <w:spacing w:line="360" w:lineRule="auto"/>
              <w:jc w:val="center"/>
              <w:rPr>
                <w:rFonts w:ascii="Cambria" w:hAnsi="Cambria"/>
              </w:rPr>
            </w:pPr>
            <w:r w:rsidRPr="00E352EF">
              <w:rPr>
                <w:rFonts w:ascii="Cambria" w:eastAsia="Calibri" w:hAnsi="Cambria" w:cs="Calibri"/>
              </w:rPr>
              <w:t>Compares the values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047A9A4"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843FAA8"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F3BF19" w14:textId="77777777" w:rsidR="00776221" w:rsidRPr="00E352EF" w:rsidRDefault="00272262" w:rsidP="00567E0B">
            <w:pPr>
              <w:spacing w:line="360" w:lineRule="auto"/>
              <w:jc w:val="center"/>
              <w:rPr>
                <w:rFonts w:ascii="Cambria" w:eastAsia="Calibri" w:hAnsi="Cambria" w:cs="Calibri"/>
              </w:rPr>
            </w:pPr>
            <w:r w:rsidRPr="00E352EF">
              <w:rPr>
                <w:rFonts w:ascii="Cambria" w:eastAsia="Calibri" w:hAnsi="Cambria" w:cs="Calibri"/>
              </w:rPr>
              <w:t>both</w:t>
            </w:r>
          </w:p>
        </w:tc>
      </w:tr>
      <w:tr w:rsidR="00776221" w:rsidRPr="00E352EF" w14:paraId="39EB5130"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9292C93"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Greater than</w:t>
            </w:r>
          </w:p>
          <w:p w14:paraId="1B9FEA35"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&gt;, &gt;=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0E8AED2"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98797A3"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1D130E4" w14:textId="77777777" w:rsidR="00776221" w:rsidRPr="00E352EF" w:rsidRDefault="00776221" w:rsidP="00EE0916">
            <w:pPr>
              <w:spacing w:line="360" w:lineRule="auto"/>
              <w:jc w:val="center"/>
              <w:rPr>
                <w:rFonts w:ascii="Cambria" w:hAnsi="Cambria"/>
              </w:rPr>
            </w:pPr>
            <w:r w:rsidRPr="00E352EF">
              <w:rPr>
                <w:rFonts w:ascii="Cambria" w:eastAsia="Calibri" w:hAnsi="Cambria" w:cs="Calibri"/>
              </w:rPr>
              <w:t>Compares the values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14D6B28"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2148637"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6DDE05" w14:textId="77777777" w:rsidR="00776221" w:rsidRPr="00E352EF" w:rsidRDefault="00272262" w:rsidP="00567E0B">
            <w:pPr>
              <w:spacing w:line="360" w:lineRule="auto"/>
              <w:jc w:val="center"/>
              <w:rPr>
                <w:rFonts w:ascii="Cambria" w:eastAsia="Calibri" w:hAnsi="Cambria" w:cs="Calibri"/>
              </w:rPr>
            </w:pPr>
            <w:r w:rsidRPr="00E352EF">
              <w:rPr>
                <w:rFonts w:ascii="Cambria" w:eastAsia="Calibri" w:hAnsi="Cambria" w:cs="Calibri"/>
              </w:rPr>
              <w:t>both</w:t>
            </w:r>
          </w:p>
        </w:tc>
      </w:tr>
      <w:tr w:rsidR="00776221" w:rsidRPr="00E352EF" w14:paraId="4CE910F4"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3968372"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Less than</w:t>
            </w:r>
          </w:p>
          <w:p w14:paraId="103D5A33"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&lt;, &lt;=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CBA0955"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804BB33"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88E6BA4" w14:textId="77777777" w:rsidR="00776221" w:rsidRPr="00E352EF" w:rsidRDefault="00776221" w:rsidP="00EE0916">
            <w:pPr>
              <w:spacing w:line="360" w:lineRule="auto"/>
              <w:jc w:val="center"/>
              <w:rPr>
                <w:rFonts w:ascii="Cambria" w:hAnsi="Cambria"/>
              </w:rPr>
            </w:pPr>
            <w:r w:rsidRPr="00E352EF">
              <w:rPr>
                <w:rFonts w:ascii="Cambria" w:eastAsia="Calibri" w:hAnsi="Cambria" w:cs="Calibri"/>
              </w:rPr>
              <w:t>Compares the values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AC463CB"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B354E32"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599C6" w14:textId="77777777" w:rsidR="00776221" w:rsidRPr="00E352EF" w:rsidRDefault="00272262" w:rsidP="00567E0B">
            <w:pPr>
              <w:spacing w:line="360" w:lineRule="auto"/>
              <w:jc w:val="center"/>
              <w:rPr>
                <w:rFonts w:ascii="Cambria" w:eastAsia="Calibri" w:hAnsi="Cambria" w:cs="Calibri"/>
              </w:rPr>
            </w:pPr>
            <w:r w:rsidRPr="00E352EF">
              <w:rPr>
                <w:rFonts w:ascii="Cambria" w:eastAsia="Calibri" w:hAnsi="Cambria" w:cs="Calibri"/>
              </w:rPr>
              <w:t>both</w:t>
            </w:r>
          </w:p>
        </w:tc>
      </w:tr>
      <w:tr w:rsidR="00C103A7" w:rsidRPr="00E352EF" w14:paraId="30A3930C"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43C3A2F"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in, not in</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590D2E0"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FF69EE3"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33A3732"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Verify if a value belongs to a set of values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B642CA3" w14:textId="25347AC5" w:rsidR="00C103A7" w:rsidRPr="00E352EF" w:rsidRDefault="008D14A6"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D116140"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CCC4B8" w14:textId="77777777" w:rsidR="00C103A7" w:rsidRPr="00E352EF" w:rsidRDefault="00C103A7"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C103A7" w:rsidRPr="00E352EF" w14:paraId="539E6B7B"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E4D02C9"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between</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B70A12D"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AE4121D"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A97C969"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Verify if a value belongs to a range of values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C16AA1F" w14:textId="69568BF0" w:rsidR="00C103A7" w:rsidRPr="00E352EF" w:rsidRDefault="008D14A6"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C892D18"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93D6A6" w14:textId="77777777" w:rsidR="00C103A7"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both</w:t>
            </w:r>
          </w:p>
        </w:tc>
      </w:tr>
      <w:tr w:rsidR="00C103A7" w:rsidRPr="00E352EF" w14:paraId="649CD7DC"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F8E2AF7"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isnull</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C134B68"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B408A0E"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5FD1A8B"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Compares the values with the NULL literal</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9F03011"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E70F9C2"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2A4B71" w14:textId="77777777" w:rsidR="00C103A7"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both</w:t>
            </w:r>
          </w:p>
        </w:tc>
      </w:tr>
      <w:tr w:rsidR="00C103A7" w:rsidRPr="00E352EF" w14:paraId="7A1373DB"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011FA65"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exists_in,</w:t>
            </w:r>
          </w:p>
          <w:p w14:paraId="7CBFEEF9"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not_exists_in,</w:t>
            </w:r>
          </w:p>
          <w:p w14:paraId="6A3FB114"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exists_in_all,</w:t>
            </w:r>
          </w:p>
          <w:p w14:paraId="28793864"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not_exists_in_all</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D750BED"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E575466"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74D839B"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Checks the Identifiers and the foreign keys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3BE8DC7"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051D52D"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6BD692" w14:textId="77777777" w:rsidR="00C103A7" w:rsidRPr="00E352EF" w:rsidRDefault="00C103A7"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C103A7" w:rsidRPr="00E352EF" w14:paraId="355A1BB0"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7508A13"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match_characters</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7CDDBEF" w14:textId="77777777" w:rsidR="00C103A7" w:rsidRPr="00E352EF" w:rsidRDefault="00C103A7" w:rsidP="00567E0B">
            <w:pPr>
              <w:spacing w:line="360" w:lineRule="auto"/>
              <w:jc w:val="center"/>
              <w:rPr>
                <w:rFonts w:ascii="Cambria" w:eastAsia="Calibri" w:hAnsi="Cambria" w:cs="Calibri"/>
              </w:rPr>
            </w:pPr>
          </w:p>
          <w:p w14:paraId="3F7B4248"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6AA918E"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89EE6C8" w14:textId="77777777" w:rsidR="00C103A7" w:rsidRPr="00E352EF" w:rsidRDefault="00C103A7" w:rsidP="00EE0916">
            <w:pPr>
              <w:spacing w:after="160" w:line="360" w:lineRule="auto"/>
              <w:jc w:val="center"/>
              <w:rPr>
                <w:rFonts w:ascii="Cambria" w:hAnsi="Cambria"/>
              </w:rPr>
            </w:pPr>
            <w:r w:rsidRPr="00E352EF">
              <w:rPr>
                <w:rFonts w:ascii="Cambria" w:eastAsia="Calibri" w:hAnsi="Cambria" w:cs="Calibri"/>
              </w:rPr>
              <w:t>Checks</w:t>
            </w:r>
            <w:r w:rsidRPr="00E352EF">
              <w:rPr>
                <w:rFonts w:ascii="Cambria" w:eastAsia="Calibri" w:hAnsi="Cambria" w:cs="Calibri"/>
                <w:i/>
              </w:rPr>
              <w:t xml:space="preserve"> </w:t>
            </w:r>
            <w:r w:rsidRPr="00E352EF">
              <w:rPr>
                <w:rFonts w:ascii="Cambria" w:eastAsia="Calibri" w:hAnsi="Cambria" w:cs="Calibri"/>
              </w:rPr>
              <w:t xml:space="preserve"> if a value respects or not a pattern</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308333D"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CA287EB"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53DA2" w14:textId="77777777" w:rsidR="00C103A7" w:rsidRPr="00E352EF" w:rsidRDefault="00C103A7"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C103A7" w:rsidRPr="00E352EF" w14:paraId="70615806"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CE4EC61"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all</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54D33FB" w14:textId="77777777" w:rsidR="00C103A7" w:rsidRPr="00E352EF" w:rsidRDefault="00C103A7" w:rsidP="00567E0B">
            <w:pPr>
              <w:spacing w:line="360" w:lineRule="auto"/>
              <w:jc w:val="center"/>
              <w:rPr>
                <w:rFonts w:ascii="Cambria" w:eastAsia="Calibri" w:hAnsi="Cambria" w:cs="Calibri"/>
              </w:rPr>
            </w:pPr>
          </w:p>
          <w:p w14:paraId="0DD00FDC"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1FD1F13"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69DDF90" w14:textId="3843751E" w:rsidR="00C103A7" w:rsidRPr="00E352EF" w:rsidRDefault="008D14A6" w:rsidP="00EE0916">
            <w:pPr>
              <w:spacing w:line="360" w:lineRule="auto"/>
              <w:jc w:val="center"/>
              <w:rPr>
                <w:rFonts w:ascii="Cambria" w:hAnsi="Cambria"/>
              </w:rPr>
            </w:pPr>
            <w:r w:rsidRPr="00E352EF">
              <w:rPr>
                <w:rFonts w:ascii="Cambria" w:hAnsi="Cambria"/>
              </w:rPr>
              <w:t xml:space="preserve">Verifies </w:t>
            </w:r>
            <w:r w:rsidR="00C103A7" w:rsidRPr="00E352EF">
              <w:rPr>
                <w:rFonts w:ascii="Cambria" w:hAnsi="Cambria"/>
              </w:rPr>
              <w:t>that all values in the Dataset are true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19671F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39F6C6C"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F3496" w14:textId="77777777" w:rsidR="00C103A7" w:rsidRPr="00E352EF" w:rsidRDefault="00C103A7"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C103A7" w:rsidRPr="00E352EF" w14:paraId="6AAED833"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17ACFD8"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any</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F848070" w14:textId="77777777" w:rsidR="00C103A7" w:rsidRPr="00E352EF" w:rsidRDefault="00C103A7" w:rsidP="00567E0B">
            <w:pPr>
              <w:spacing w:line="360" w:lineRule="auto"/>
              <w:jc w:val="center"/>
              <w:rPr>
                <w:rFonts w:ascii="Cambria" w:eastAsia="Calibri" w:hAnsi="Cambria" w:cs="Calibri"/>
              </w:rPr>
            </w:pPr>
          </w:p>
          <w:p w14:paraId="594022E6"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C87C612"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FC66553" w14:textId="0EF0CE34" w:rsidR="00C103A7" w:rsidRPr="00E352EF" w:rsidRDefault="008D14A6" w:rsidP="00EE0916">
            <w:pPr>
              <w:spacing w:line="360" w:lineRule="auto"/>
              <w:jc w:val="center"/>
              <w:rPr>
                <w:rFonts w:ascii="Cambria" w:hAnsi="Cambria"/>
              </w:rPr>
            </w:pPr>
            <w:r w:rsidRPr="00E352EF">
              <w:rPr>
                <w:rFonts w:ascii="Cambria" w:hAnsi="Cambria"/>
              </w:rPr>
              <w:t xml:space="preserve">Verifies </w:t>
            </w:r>
            <w:r w:rsidR="00C103A7" w:rsidRPr="00E352EF">
              <w:rPr>
                <w:rFonts w:ascii="Cambria" w:hAnsi="Cambria"/>
              </w:rPr>
              <w:t xml:space="preserve">that at least one value in the </w:t>
            </w:r>
            <w:r w:rsidR="00C103A7" w:rsidRPr="00E352EF">
              <w:rPr>
                <w:rFonts w:ascii="Cambria" w:hAnsi="Cambria"/>
              </w:rPr>
              <w:lastRenderedPageBreak/>
              <w:t>Dataset are true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929F141"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lastRenderedPageBreak/>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91904C2"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D85E85" w14:textId="77777777" w:rsidR="00C103A7" w:rsidRPr="00E352EF" w:rsidRDefault="00C103A7"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C103A7" w:rsidRPr="00E352EF" w14:paraId="52BBBDA1"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0A90C18"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lastRenderedPageBreak/>
              <w:t>unique</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041E052" w14:textId="77777777" w:rsidR="00C103A7" w:rsidRPr="00E352EF" w:rsidRDefault="00C103A7" w:rsidP="00567E0B">
            <w:pPr>
              <w:spacing w:line="360" w:lineRule="auto"/>
              <w:jc w:val="center"/>
              <w:rPr>
                <w:rFonts w:ascii="Cambria" w:eastAsia="Calibri" w:hAnsi="Cambria" w:cs="Calibri"/>
              </w:rPr>
            </w:pPr>
          </w:p>
          <w:p w14:paraId="7A4756F8"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DE0563E"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2594AD6" w14:textId="47234D40" w:rsidR="00C103A7" w:rsidRPr="00E352EF" w:rsidRDefault="008D14A6" w:rsidP="00EE0916">
            <w:pPr>
              <w:spacing w:line="360" w:lineRule="auto"/>
              <w:jc w:val="center"/>
              <w:rPr>
                <w:rFonts w:ascii="Cambria" w:hAnsi="Cambria"/>
              </w:rPr>
            </w:pPr>
            <w:r w:rsidRPr="00E352EF">
              <w:rPr>
                <w:rFonts w:ascii="Cambria" w:hAnsi="Cambria"/>
              </w:rPr>
              <w:t xml:space="preserve">Verifies </w:t>
            </w:r>
            <w:r w:rsidR="00C103A7" w:rsidRPr="00E352EF">
              <w:rPr>
                <w:rFonts w:ascii="Cambria" w:hAnsi="Cambria"/>
              </w:rPr>
              <w:t>that at only one value in the Dataset are true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698C410"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DA68F39"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D16FD2" w14:textId="77777777" w:rsidR="00C103A7" w:rsidRPr="00E352EF" w:rsidRDefault="00C103A7"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C103A7" w:rsidRPr="00E352EF" w14:paraId="19030D74" w14:textId="77777777" w:rsidTr="00EE0916">
        <w:trPr>
          <w:trHeight w:val="1376"/>
        </w:trPr>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766AA60"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func_dep</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8A2D309" w14:textId="77777777" w:rsidR="00C103A7" w:rsidRPr="00E352EF" w:rsidRDefault="00C103A7" w:rsidP="00567E0B">
            <w:pPr>
              <w:spacing w:line="360" w:lineRule="auto"/>
              <w:jc w:val="center"/>
              <w:rPr>
                <w:rFonts w:ascii="Cambria" w:eastAsia="Calibri" w:hAnsi="Cambria" w:cs="Calibri"/>
              </w:rPr>
            </w:pPr>
          </w:p>
          <w:p w14:paraId="6986AF8C"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F097F4C"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A6586F6" w14:textId="3057581C" w:rsidR="00C103A7" w:rsidRPr="00E352EF" w:rsidRDefault="008D14A6" w:rsidP="00EE0916">
            <w:pPr>
              <w:spacing w:line="360" w:lineRule="auto"/>
              <w:jc w:val="center"/>
              <w:rPr>
                <w:rFonts w:ascii="Cambria" w:hAnsi="Cambria"/>
              </w:rPr>
            </w:pPr>
            <w:r w:rsidRPr="00E352EF">
              <w:rPr>
                <w:rFonts w:ascii="Cambria" w:eastAsia="Calibri" w:hAnsi="Cambria" w:cs="Calibri"/>
              </w:rPr>
              <w:t xml:space="preserve">Checks </w:t>
            </w:r>
            <w:r w:rsidR="00C103A7" w:rsidRPr="00E352EF">
              <w:rPr>
                <w:rFonts w:ascii="Cambria" w:eastAsia="Calibri" w:hAnsi="Cambria" w:cs="Calibri"/>
              </w:rPr>
              <w:t xml:space="preserve">the functional dependency between components of a </w:t>
            </w:r>
            <w:r w:rsidR="00C103A7" w:rsidRPr="00E352EF">
              <w:rPr>
                <w:rFonts w:ascii="Cambria" w:hAnsi="Cambria"/>
              </w:rPr>
              <w:t>Dataset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3F76B0E"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5D2A9D7"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CA67F6" w14:textId="77777777" w:rsidR="00C103A7" w:rsidRPr="00E352EF" w:rsidRDefault="00C103A7"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C103A7" w:rsidRPr="00E352EF" w14:paraId="64749111" w14:textId="77777777" w:rsidTr="00EE0916">
        <w:trPr>
          <w:trHeight w:val="1031"/>
        </w:trPr>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527E0C0"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and</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5E5F5C7" w14:textId="77777777" w:rsidR="00C103A7" w:rsidRPr="00E352EF" w:rsidRDefault="00C103A7" w:rsidP="00567E0B">
            <w:pPr>
              <w:spacing w:line="360" w:lineRule="auto"/>
              <w:jc w:val="center"/>
              <w:rPr>
                <w:rFonts w:ascii="Cambria" w:eastAsia="Calibri" w:hAnsi="Cambria" w:cs="Calibri"/>
              </w:rPr>
            </w:pPr>
          </w:p>
          <w:p w14:paraId="62128678"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BBD85C1"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0C126FD"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Calculates the logical AND</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D0184B5"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E4D1AED"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EC3A6" w14:textId="77777777" w:rsidR="00C103A7"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both</w:t>
            </w:r>
          </w:p>
        </w:tc>
      </w:tr>
      <w:tr w:rsidR="00C103A7" w:rsidRPr="00E352EF" w14:paraId="4E515EE5"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6EE2A3E"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or</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9D76A08"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80BA91F"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263D989"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Calculates the logical OR</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B9D3D5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A4784B5"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BAD385" w14:textId="77777777" w:rsidR="00C103A7"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both</w:t>
            </w:r>
          </w:p>
        </w:tc>
      </w:tr>
      <w:tr w:rsidR="00C103A7" w:rsidRPr="00E352EF" w14:paraId="297B2359"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2B25F45"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xor</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FFD9902"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EE3AB62"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F329748"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Calculates the logical XOR</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2E28658"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74881B6"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A4EF3F" w14:textId="77777777" w:rsidR="00C103A7"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both</w:t>
            </w:r>
          </w:p>
        </w:tc>
      </w:tr>
      <w:tr w:rsidR="00C103A7" w:rsidRPr="00E352EF" w14:paraId="479C6463"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407D08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not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AD83BB6"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4779F72"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C2C824C"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Calculates the logical NOT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28F8C0E"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7FCC508"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1FBCD7" w14:textId="77777777" w:rsidR="00C103A7"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both</w:t>
            </w:r>
          </w:p>
        </w:tc>
      </w:tr>
      <w:tr w:rsidR="00C103A7" w:rsidRPr="00E352EF" w14:paraId="0CFD3C3C"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5C41376"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extract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E2B8C7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Date operator</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7B912C4" w14:textId="77777777" w:rsidR="00C103A7" w:rsidRPr="00E352EF" w:rsidRDefault="00C103A7" w:rsidP="00567E0B">
            <w:pPr>
              <w:spacing w:line="360" w:lineRule="auto"/>
              <w:jc w:val="center"/>
              <w:rPr>
                <w:rFonts w:ascii="Cambria" w:hAnsi="Cambria"/>
              </w:rPr>
            </w:pPr>
            <w:r w:rsidRPr="00E352EF">
              <w:rPr>
                <w:rFonts w:ascii="Cambria" w:hAnsi="Cambria"/>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211B901" w14:textId="21DBE511" w:rsidR="00C103A7" w:rsidRPr="00E352EF" w:rsidRDefault="008D14A6" w:rsidP="00EE0916">
            <w:pPr>
              <w:spacing w:line="360" w:lineRule="auto"/>
              <w:jc w:val="center"/>
              <w:rPr>
                <w:rFonts w:ascii="Cambria" w:hAnsi="Cambria"/>
              </w:rPr>
            </w:pPr>
            <w:r w:rsidRPr="00E352EF">
              <w:rPr>
                <w:rFonts w:ascii="Cambria" w:hAnsi="Cambria"/>
              </w:rPr>
              <w:t xml:space="preserve">Returns </w:t>
            </w:r>
            <w:r w:rsidR="00C103A7" w:rsidRPr="00E352EF">
              <w:rPr>
                <w:rFonts w:ascii="Cambria" w:hAnsi="Cambria"/>
              </w:rPr>
              <w:t>an integer that is part of a given date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CF32000" w14:textId="77777777" w:rsidR="00C103A7" w:rsidRPr="00E352EF" w:rsidRDefault="00C103A7"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61F622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05A7A4" w14:textId="77777777" w:rsidR="00C103A7" w:rsidRPr="00E352EF" w:rsidRDefault="00C103A7"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C103A7" w:rsidRPr="00E352EF" w14:paraId="60892800"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9FC94CC"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string_from_date</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9E54F7F"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Date operator</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D277882" w14:textId="77777777" w:rsidR="00C103A7" w:rsidRPr="00E352EF" w:rsidRDefault="00C103A7" w:rsidP="00567E0B">
            <w:pPr>
              <w:spacing w:line="360" w:lineRule="auto"/>
              <w:jc w:val="center"/>
              <w:rPr>
                <w:rFonts w:ascii="Cambria" w:hAnsi="Cambria"/>
              </w:rPr>
            </w:pPr>
            <w:r w:rsidRPr="00E352EF">
              <w:rPr>
                <w:rFonts w:ascii="Cambria" w:hAnsi="Cambria"/>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E46BDA3" w14:textId="0BEF8E2D" w:rsidR="00C103A7" w:rsidRPr="00E352EF" w:rsidRDefault="008D14A6" w:rsidP="00EE0916">
            <w:pPr>
              <w:spacing w:line="360" w:lineRule="auto"/>
              <w:jc w:val="center"/>
              <w:rPr>
                <w:rFonts w:ascii="Cambria" w:hAnsi="Cambria"/>
              </w:rPr>
            </w:pPr>
            <w:r w:rsidRPr="00E352EF">
              <w:rPr>
                <w:rFonts w:ascii="Cambria" w:eastAsia="Calibri" w:hAnsi="Cambria" w:cs="Calibri"/>
              </w:rPr>
              <w:t xml:space="preserve">Converts </w:t>
            </w:r>
            <w:r w:rsidR="00C103A7" w:rsidRPr="00E352EF">
              <w:rPr>
                <w:rFonts w:ascii="Cambria" w:eastAsia="Calibri" w:hAnsi="Cambria" w:cs="Calibri"/>
              </w:rPr>
              <w:t>a date value into a string</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AE5E8B6" w14:textId="77777777" w:rsidR="00C103A7" w:rsidRPr="00E352EF" w:rsidRDefault="00C103A7"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11D676F"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15D496" w14:textId="77777777" w:rsidR="00C103A7" w:rsidRPr="00E352EF" w:rsidRDefault="00C103A7"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C103A7" w:rsidRPr="00E352EF" w14:paraId="64A2A6D3"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8D079F9"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current_date</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0E3EAC6"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Date operator</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2B272F1" w14:textId="77777777" w:rsidR="00C103A7" w:rsidRPr="00E352EF" w:rsidRDefault="00C103A7" w:rsidP="00567E0B">
            <w:pPr>
              <w:spacing w:line="360" w:lineRule="auto"/>
              <w:jc w:val="center"/>
              <w:rPr>
                <w:rFonts w:ascii="Cambria" w:hAnsi="Cambria"/>
              </w:rPr>
            </w:pPr>
            <w:r w:rsidRPr="00E352EF">
              <w:rPr>
                <w:rFonts w:ascii="Cambria" w:hAnsi="Cambria"/>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2F04632" w14:textId="3482C77A" w:rsidR="00C103A7" w:rsidRPr="00E352EF" w:rsidRDefault="00C103A7" w:rsidP="00EE0916">
            <w:pPr>
              <w:spacing w:line="360" w:lineRule="auto"/>
              <w:jc w:val="center"/>
              <w:rPr>
                <w:rFonts w:ascii="Cambria" w:hAnsi="Cambria"/>
              </w:rPr>
            </w:pPr>
            <w:r w:rsidRPr="00E352EF">
              <w:rPr>
                <w:rFonts w:ascii="Cambria" w:eastAsia="Calibri" w:hAnsi="Cambria" w:cs="Calibri"/>
              </w:rPr>
              <w:t>returns the current date</w:t>
            </w:r>
            <w:r w:rsidR="008D14A6" w:rsidRPr="00E352EF">
              <w:rPr>
                <w:rFonts w:ascii="Cambria" w:eastAsia="Calibri" w:hAnsi="Cambria" w:cs="Calibri"/>
              </w:rPr>
              <w:t xml:space="preserve"> and time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6C199F3" w14:textId="182B74F4" w:rsidR="00C103A7" w:rsidRPr="00E352EF" w:rsidRDefault="008D14A6" w:rsidP="00567E0B">
            <w:pPr>
              <w:spacing w:line="360" w:lineRule="auto"/>
              <w:jc w:val="center"/>
              <w:rPr>
                <w:rFonts w:ascii="Cambria" w:hAnsi="Cambria"/>
              </w:rPr>
            </w:pPr>
            <w:r w:rsidRPr="00E352EF">
              <w:rPr>
                <w:rFonts w:ascii="Cambria" w:hAnsi="Cambria"/>
              </w:rPr>
              <w:t>0</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C3BC914"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9E013F" w14:textId="77777777" w:rsidR="00C103A7" w:rsidRPr="00E352EF" w:rsidRDefault="00C103A7"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8D14A6" w:rsidRPr="00E352EF" w14:paraId="215114DE"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EE6DDCB"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union</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9D7993B"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Set</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F1E0FCD"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E28049F" w14:textId="77777777" w:rsidR="008D14A6" w:rsidRPr="00E352EF" w:rsidRDefault="008D14A6" w:rsidP="008D14A6">
            <w:pPr>
              <w:spacing w:line="360" w:lineRule="auto"/>
              <w:jc w:val="center"/>
              <w:rPr>
                <w:rFonts w:ascii="Cambria" w:hAnsi="Cambria"/>
              </w:rPr>
            </w:pPr>
            <w:r w:rsidRPr="00E352EF">
              <w:rPr>
                <w:rFonts w:ascii="Cambria" w:eastAsia="Calibri" w:hAnsi="Cambria" w:cs="Calibri"/>
              </w:rPr>
              <w:t>Computes the</w:t>
            </w:r>
          </w:p>
          <w:p w14:paraId="50BEB152" w14:textId="62F556C0" w:rsidR="008D14A6" w:rsidRPr="00E352EF" w:rsidRDefault="008D14A6" w:rsidP="00EE0916">
            <w:pPr>
              <w:spacing w:line="360" w:lineRule="auto"/>
              <w:jc w:val="center"/>
              <w:rPr>
                <w:rFonts w:ascii="Cambria" w:hAnsi="Cambria"/>
              </w:rPr>
            </w:pPr>
            <w:r w:rsidRPr="00E352EF">
              <w:rPr>
                <w:rFonts w:ascii="Cambria" w:eastAsia="Calibri" w:hAnsi="Cambria" w:cs="Calibri"/>
              </w:rPr>
              <w:t>union of datasets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EA5878E" w14:textId="790DFDCB" w:rsidR="008D14A6" w:rsidRPr="00E352EF" w:rsidRDefault="008D14A6" w:rsidP="00567E0B">
            <w:pPr>
              <w:spacing w:line="360" w:lineRule="auto"/>
              <w:jc w:val="center"/>
              <w:rPr>
                <w:rFonts w:ascii="Cambria" w:hAnsi="Cambria"/>
              </w:rPr>
            </w:pPr>
            <w:r w:rsidRPr="00E352EF">
              <w:rPr>
                <w:rFonts w:ascii="Cambria" w:eastAsia="Calibri" w:hAnsi="Cambria" w:cs="Calibri"/>
              </w:rPr>
              <w:t>1..N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F4E3A95"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A6AD4" w14:textId="77777777" w:rsidR="008D14A6" w:rsidRPr="00E352EF" w:rsidRDefault="008D14A6"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8D14A6" w:rsidRPr="00E352EF" w14:paraId="73CD13D1"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E9A57EC"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intersect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22BD951"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Set</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73CD770"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1BC2A51" w14:textId="77777777" w:rsidR="008D14A6" w:rsidRPr="00E352EF" w:rsidRDefault="008D14A6" w:rsidP="008D14A6">
            <w:pPr>
              <w:spacing w:line="360" w:lineRule="auto"/>
              <w:jc w:val="center"/>
              <w:rPr>
                <w:rFonts w:ascii="Cambria" w:hAnsi="Cambria"/>
              </w:rPr>
            </w:pPr>
            <w:r w:rsidRPr="00E352EF">
              <w:rPr>
                <w:rFonts w:ascii="Cambria" w:eastAsia="Calibri" w:hAnsi="Cambria" w:cs="Calibri"/>
              </w:rPr>
              <w:t>Computes the</w:t>
            </w:r>
          </w:p>
          <w:p w14:paraId="798862B8" w14:textId="12023072" w:rsidR="008D14A6" w:rsidRPr="00E352EF" w:rsidRDefault="008D14A6" w:rsidP="00EE0916">
            <w:pPr>
              <w:spacing w:line="360" w:lineRule="auto"/>
              <w:jc w:val="center"/>
              <w:rPr>
                <w:rFonts w:ascii="Cambria" w:hAnsi="Cambria"/>
              </w:rPr>
            </w:pPr>
            <w:r w:rsidRPr="00E352EF">
              <w:rPr>
                <w:rFonts w:ascii="Cambria" w:eastAsia="Calibri" w:hAnsi="Cambria" w:cs="Calibri"/>
              </w:rPr>
              <w:t>intersection of  datasets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04014EC" w14:textId="79093B49" w:rsidR="008D14A6" w:rsidRPr="00E352EF" w:rsidRDefault="008D14A6" w:rsidP="00567E0B">
            <w:pPr>
              <w:spacing w:line="360" w:lineRule="auto"/>
              <w:jc w:val="center"/>
              <w:rPr>
                <w:rFonts w:ascii="Cambria" w:hAnsi="Cambria"/>
              </w:rPr>
            </w:pPr>
            <w:r w:rsidRPr="00E352EF">
              <w:rPr>
                <w:rFonts w:ascii="Cambria" w:eastAsia="Calibri" w:hAnsi="Cambria" w:cs="Calibri"/>
              </w:rPr>
              <w:t>1..N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56F60C0"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DF7661" w14:textId="77777777" w:rsidR="008D14A6" w:rsidRPr="00E352EF" w:rsidRDefault="008D14A6"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8D14A6" w:rsidRPr="00E352EF" w14:paraId="225FE624"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D7E3C0E"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symdiff</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ED293C5"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Set</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F7BA643"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D883C48" w14:textId="77777777" w:rsidR="008D14A6" w:rsidRPr="00E352EF" w:rsidRDefault="008D14A6" w:rsidP="008D14A6">
            <w:pPr>
              <w:spacing w:line="360" w:lineRule="auto"/>
              <w:jc w:val="center"/>
              <w:rPr>
                <w:rFonts w:ascii="Cambria" w:hAnsi="Cambria"/>
              </w:rPr>
            </w:pPr>
            <w:r w:rsidRPr="00E352EF">
              <w:rPr>
                <w:rFonts w:ascii="Cambria" w:eastAsia="Calibri" w:hAnsi="Cambria" w:cs="Calibri"/>
              </w:rPr>
              <w:t>Computes the</w:t>
            </w:r>
          </w:p>
          <w:p w14:paraId="5316A96F" w14:textId="65437E9D" w:rsidR="008D14A6" w:rsidRPr="00E352EF" w:rsidRDefault="008D14A6" w:rsidP="00EE0916">
            <w:pPr>
              <w:spacing w:line="360" w:lineRule="auto"/>
              <w:jc w:val="center"/>
              <w:rPr>
                <w:rFonts w:ascii="Cambria" w:hAnsi="Cambria"/>
              </w:rPr>
            </w:pPr>
            <w:r w:rsidRPr="00E352EF">
              <w:rPr>
                <w:rFonts w:ascii="Cambria" w:eastAsia="Calibri" w:hAnsi="Cambria" w:cs="Calibri"/>
              </w:rPr>
              <w:t>symmetric difference of 2 datasets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76EF4A5"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6AC384E"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F8E46B" w14:textId="77777777" w:rsidR="008D14A6" w:rsidRPr="00E352EF" w:rsidRDefault="008D14A6"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8D14A6" w:rsidRPr="00E352EF" w14:paraId="5E25347A"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40CC3ED"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setdiff</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8C53491"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Set</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07E4D82" w14:textId="28A5E4A0" w:rsidR="008D14A6" w:rsidRPr="00E352EF" w:rsidRDefault="008D14A6" w:rsidP="00567E0B">
            <w:pPr>
              <w:spacing w:line="360" w:lineRule="auto"/>
              <w:jc w:val="center"/>
              <w:rPr>
                <w:rFonts w:ascii="Cambria" w:hAnsi="Cambria"/>
              </w:rPr>
            </w:pPr>
            <w:del w:id="49" w:author="Utente" w:date="2017-05-08T18:51:00Z">
              <w:r w:rsidRPr="00E352EF" w:rsidDel="00463E31">
                <w:rPr>
                  <w:rFonts w:ascii="Cambria" w:eastAsia="Calibri" w:hAnsi="Cambria" w:cs="Calibri"/>
                </w:rPr>
                <w:delText>Infix</w:delText>
              </w:r>
            </w:del>
            <w:ins w:id="50" w:author="Utente" w:date="2017-05-08T18:51:00Z">
              <w:r w:rsidR="00463E31">
                <w:rPr>
                  <w:rFonts w:ascii="Cambria" w:eastAsia="Calibri" w:hAnsi="Cambria" w:cs="Calibri"/>
                </w:rPr>
                <w:t>Functional</w:t>
              </w:r>
            </w:ins>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CDD323E" w14:textId="77777777" w:rsidR="008D14A6" w:rsidRPr="00E352EF" w:rsidRDefault="008D14A6" w:rsidP="008D14A6">
            <w:pPr>
              <w:spacing w:line="360" w:lineRule="auto"/>
              <w:jc w:val="center"/>
              <w:rPr>
                <w:rFonts w:ascii="Cambria" w:hAnsi="Cambria"/>
              </w:rPr>
            </w:pPr>
            <w:r w:rsidRPr="00E352EF">
              <w:rPr>
                <w:rFonts w:ascii="Cambria" w:eastAsia="Calibri" w:hAnsi="Cambria" w:cs="Calibri"/>
              </w:rPr>
              <w:t>Computes the</w:t>
            </w:r>
          </w:p>
          <w:p w14:paraId="64B53346" w14:textId="204B2BA9" w:rsidR="008D14A6" w:rsidRPr="00E352EF" w:rsidRDefault="008D14A6" w:rsidP="00EE0916">
            <w:pPr>
              <w:spacing w:line="360" w:lineRule="auto"/>
              <w:jc w:val="center"/>
              <w:rPr>
                <w:rFonts w:ascii="Cambria" w:hAnsi="Cambria"/>
              </w:rPr>
            </w:pPr>
            <w:r w:rsidRPr="00E352EF">
              <w:rPr>
                <w:rFonts w:ascii="Cambria" w:eastAsia="Calibri" w:hAnsi="Cambria" w:cs="Calibri"/>
              </w:rPr>
              <w:t>difference of 2 datasets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67CE1CB"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FEEE8A9"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6072EA" w14:textId="77777777" w:rsidR="008D14A6" w:rsidRPr="00E352EF" w:rsidRDefault="008D14A6"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8D14A6" w:rsidRPr="00E352EF" w14:paraId="4CC9703C"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45B125F"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lastRenderedPageBreak/>
              <w:t>subscript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4DCAF7C"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Set</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145143E"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Postfix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2267374" w14:textId="7ED6A904" w:rsidR="008D14A6" w:rsidRPr="00E352EF" w:rsidRDefault="008D14A6" w:rsidP="00EE0916">
            <w:pPr>
              <w:spacing w:line="360" w:lineRule="auto"/>
              <w:jc w:val="center"/>
              <w:rPr>
                <w:rFonts w:ascii="Cambria" w:hAnsi="Cambria"/>
              </w:rPr>
            </w:pPr>
            <w:r w:rsidRPr="00E352EF">
              <w:rPr>
                <w:rFonts w:ascii="Cambria" w:eastAsia="Calibri" w:hAnsi="Cambria" w:cs="Calibri"/>
              </w:rPr>
              <w:t>Assigns a fixed value to the identifires and remove them</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827F652" w14:textId="77777777" w:rsidR="008D14A6" w:rsidRPr="00E352EF" w:rsidRDefault="008D14A6"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0215EB7" w14:textId="77777777" w:rsidR="008D14A6" w:rsidRPr="00E352EF" w:rsidRDefault="008D14A6" w:rsidP="00567E0B">
            <w:pPr>
              <w:spacing w:line="360" w:lineRule="auto"/>
              <w:jc w:val="center"/>
              <w:rPr>
                <w:rFonts w:ascii="Cambria" w:hAnsi="Cambria"/>
              </w:rPr>
            </w:pPr>
            <w:r w:rsidRPr="00E352EF">
              <w:rPr>
                <w:rFonts w:ascii="Cambria" w:hAnsi="Cambria"/>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3B4B6E" w14:textId="77777777" w:rsidR="008D14A6" w:rsidRPr="00E352EF" w:rsidRDefault="008D14A6">
            <w:pPr>
              <w:rPr>
                <w:rFonts w:ascii="Cambria" w:hAnsi="Cambria"/>
              </w:rPr>
            </w:pPr>
            <w:r w:rsidRPr="00E352EF">
              <w:rPr>
                <w:rFonts w:ascii="Cambria" w:eastAsia="Calibri" w:hAnsi="Cambria" w:cs="Calibri"/>
              </w:rPr>
              <w:t>Standard</w:t>
            </w:r>
          </w:p>
        </w:tc>
      </w:tr>
      <w:tr w:rsidR="008D14A6" w:rsidRPr="00E352EF" w14:paraId="28E1AF57"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6E39BA4"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transcode</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4D6C75B"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Set</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EAAD3A8"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A86DFEB" w14:textId="18C0CB60" w:rsidR="008D14A6" w:rsidRPr="00E352EF" w:rsidRDefault="0047307A" w:rsidP="00EE0916">
            <w:pPr>
              <w:spacing w:line="360" w:lineRule="auto"/>
              <w:jc w:val="center"/>
              <w:rPr>
                <w:rFonts w:ascii="Cambria" w:hAnsi="Cambria"/>
              </w:rPr>
            </w:pPr>
            <w:r w:rsidRPr="00E352EF">
              <w:rPr>
                <w:rFonts w:ascii="Cambria" w:eastAsia="Calibri" w:hAnsi="Cambria" w:cs="Calibri"/>
              </w:rPr>
              <w:t>R</w:t>
            </w:r>
            <w:r w:rsidR="008D14A6" w:rsidRPr="00E352EF">
              <w:rPr>
                <w:rFonts w:ascii="Cambria" w:eastAsia="Calibri" w:hAnsi="Cambria" w:cs="Calibri"/>
              </w:rPr>
              <w:t xml:space="preserve">ecodes the identifiers values using a mapping ruleset </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3493F5F" w14:textId="77777777" w:rsidR="008D14A6" w:rsidRPr="00E352EF" w:rsidRDefault="008D14A6"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C10E2DF" w14:textId="77777777" w:rsidR="008D14A6" w:rsidRPr="00E352EF" w:rsidRDefault="008D14A6" w:rsidP="00567E0B">
            <w:pPr>
              <w:spacing w:line="360" w:lineRule="auto"/>
              <w:jc w:val="center"/>
              <w:rPr>
                <w:rFonts w:ascii="Cambria" w:hAnsi="Cambria"/>
              </w:rPr>
            </w:pPr>
            <w:r w:rsidRPr="00E352EF">
              <w:rPr>
                <w:rFonts w:ascii="Cambria" w:hAnsi="Cambria"/>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C6A2A" w14:textId="77777777" w:rsidR="008D14A6" w:rsidRPr="00E352EF" w:rsidRDefault="008D14A6">
            <w:pPr>
              <w:rPr>
                <w:rFonts w:ascii="Cambria" w:hAnsi="Cambria"/>
              </w:rPr>
            </w:pPr>
            <w:r w:rsidRPr="00E352EF">
              <w:rPr>
                <w:rFonts w:ascii="Cambria" w:eastAsia="Calibri" w:hAnsi="Cambria" w:cs="Calibri"/>
              </w:rPr>
              <w:t>Standard</w:t>
            </w:r>
          </w:p>
        </w:tc>
      </w:tr>
      <w:tr w:rsidR="008D14A6" w:rsidRPr="00E352EF" w14:paraId="1829B08A"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5106D86"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aggregate</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246B47B"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Set</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D867D78"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B883391" w14:textId="3746D979" w:rsidR="008D14A6" w:rsidRPr="00E352EF" w:rsidRDefault="0047307A" w:rsidP="00EE0916">
            <w:pPr>
              <w:spacing w:line="360" w:lineRule="auto"/>
              <w:jc w:val="center"/>
              <w:rPr>
                <w:rFonts w:ascii="Cambria" w:hAnsi="Cambria"/>
              </w:rPr>
            </w:pPr>
            <w:r w:rsidRPr="00E352EF">
              <w:rPr>
                <w:rFonts w:ascii="Cambria" w:eastAsia="Calibri" w:hAnsi="Cambria" w:cs="Calibri"/>
              </w:rPr>
              <w:t>A</w:t>
            </w:r>
            <w:r w:rsidR="008D14A6" w:rsidRPr="00E352EF">
              <w:rPr>
                <w:rFonts w:ascii="Cambria" w:eastAsia="Calibri" w:hAnsi="Cambria" w:cs="Calibri"/>
              </w:rPr>
              <w:t>ggregates data using a hierarchical ruleset.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32F2CBF" w14:textId="77777777" w:rsidR="008D14A6" w:rsidRPr="00E352EF" w:rsidRDefault="008D14A6"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3D48AF5" w14:textId="77777777" w:rsidR="008D14A6" w:rsidRPr="00E352EF" w:rsidRDefault="008D14A6" w:rsidP="00567E0B">
            <w:pPr>
              <w:spacing w:line="360" w:lineRule="auto"/>
              <w:jc w:val="center"/>
              <w:rPr>
                <w:rFonts w:ascii="Cambria" w:hAnsi="Cambria"/>
              </w:rPr>
            </w:pPr>
            <w:r w:rsidRPr="00E352EF">
              <w:rPr>
                <w:rFonts w:ascii="Cambria" w:hAnsi="Cambria"/>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E39E3D" w14:textId="77777777" w:rsidR="008D14A6" w:rsidRPr="00E352EF" w:rsidRDefault="008D14A6">
            <w:pPr>
              <w:rPr>
                <w:rFonts w:ascii="Cambria" w:eastAsia="Calibri" w:hAnsi="Cambria" w:cs="Calibri"/>
              </w:rPr>
            </w:pPr>
          </w:p>
          <w:p w14:paraId="563A5DB4" w14:textId="77777777" w:rsidR="008D14A6" w:rsidRPr="00E352EF" w:rsidRDefault="008D14A6">
            <w:pPr>
              <w:rPr>
                <w:rFonts w:ascii="Cambria" w:hAnsi="Cambria"/>
              </w:rPr>
            </w:pPr>
            <w:r w:rsidRPr="00E352EF">
              <w:rPr>
                <w:rFonts w:ascii="Cambria" w:eastAsia="Calibri" w:hAnsi="Cambria" w:cs="Calibri"/>
              </w:rPr>
              <w:t>Standard</w:t>
            </w:r>
          </w:p>
        </w:tc>
      </w:tr>
      <w:tr w:rsidR="00C103A7" w:rsidRPr="00E352EF" w14:paraId="730F5D39"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2665210"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aggregateFunctions</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A66DE91"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Statistical function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77547B3"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94C94F0" w14:textId="3411C841" w:rsidR="00C103A7" w:rsidRPr="00E352EF" w:rsidRDefault="0047307A" w:rsidP="00EE0916">
            <w:pPr>
              <w:spacing w:line="360" w:lineRule="auto"/>
              <w:jc w:val="center"/>
              <w:rPr>
                <w:rFonts w:ascii="Cambria" w:hAnsi="Cambria"/>
              </w:rPr>
            </w:pPr>
            <w:r w:rsidRPr="00E352EF">
              <w:rPr>
                <w:rFonts w:ascii="Cambria" w:eastAsia="Calibri" w:hAnsi="Cambria" w:cs="Calibri"/>
              </w:rPr>
              <w:t xml:space="preserve">Set </w:t>
            </w:r>
            <w:r w:rsidR="00C103A7" w:rsidRPr="00E352EF">
              <w:rPr>
                <w:rFonts w:ascii="Cambria" w:eastAsia="Calibri" w:hAnsi="Cambria" w:cs="Calibri"/>
              </w:rPr>
              <w:t>of statistical functions used to aggregate data</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9FA9F25" w14:textId="77777777" w:rsidR="00C103A7" w:rsidRPr="00E352EF" w:rsidRDefault="00C103A7"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EB80DC2" w14:textId="77777777" w:rsidR="00C103A7" w:rsidRPr="00E352EF" w:rsidRDefault="00C103A7" w:rsidP="00567E0B">
            <w:pPr>
              <w:spacing w:line="360" w:lineRule="auto"/>
              <w:jc w:val="center"/>
              <w:rPr>
                <w:rFonts w:ascii="Cambria" w:hAnsi="Cambria"/>
              </w:rPr>
            </w:pPr>
            <w:r w:rsidRPr="00E352EF">
              <w:rPr>
                <w:rFonts w:ascii="Cambria" w:hAnsi="Cambria"/>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4919C" w14:textId="77777777" w:rsidR="006F5A66" w:rsidRPr="00E352EF" w:rsidRDefault="006F5A66">
            <w:pPr>
              <w:rPr>
                <w:rFonts w:ascii="Cambria" w:eastAsia="Calibri" w:hAnsi="Cambria" w:cs="Calibri"/>
              </w:rPr>
            </w:pPr>
          </w:p>
          <w:p w14:paraId="0282E81D"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0B13C48A"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F7858DC"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time_aggregate</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6F5B1C9"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Statistical function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AB238E6"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23D90F7" w14:textId="293C4287" w:rsidR="00C103A7" w:rsidRPr="00E352EF" w:rsidRDefault="0047307A" w:rsidP="00EE0916">
            <w:pPr>
              <w:spacing w:line="360" w:lineRule="auto"/>
              <w:jc w:val="center"/>
              <w:rPr>
                <w:rFonts w:ascii="Cambria" w:hAnsi="Cambria"/>
              </w:rPr>
            </w:pPr>
            <w:r w:rsidRPr="00E352EF">
              <w:rPr>
                <w:rFonts w:ascii="Cambria" w:eastAsia="Calibri" w:hAnsi="Cambria" w:cs="Calibri"/>
              </w:rPr>
              <w:t xml:space="preserve">Set </w:t>
            </w:r>
            <w:r w:rsidR="00C103A7" w:rsidRPr="00E352EF">
              <w:rPr>
                <w:rFonts w:ascii="Cambria" w:eastAsia="Calibri" w:hAnsi="Cambria" w:cs="Calibri"/>
              </w:rPr>
              <w:t>of statistical functions used to aggregate data using time constraints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EEF4386" w14:textId="77777777" w:rsidR="00C103A7" w:rsidRPr="00E352EF" w:rsidRDefault="00C103A7"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BFE45D1" w14:textId="77777777" w:rsidR="00C103A7" w:rsidRPr="00E352EF" w:rsidRDefault="00C103A7" w:rsidP="00567E0B">
            <w:pPr>
              <w:spacing w:line="360" w:lineRule="auto"/>
              <w:jc w:val="center"/>
              <w:rPr>
                <w:rFonts w:ascii="Cambria" w:hAnsi="Cambria"/>
              </w:rPr>
            </w:pPr>
            <w:r w:rsidRPr="00E352EF">
              <w:rPr>
                <w:rFonts w:ascii="Cambria" w:hAnsi="Cambria"/>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C95078" w14:textId="77777777" w:rsidR="006F5A66" w:rsidRPr="00E352EF" w:rsidRDefault="006F5A66">
            <w:pPr>
              <w:rPr>
                <w:rFonts w:ascii="Cambria" w:eastAsia="Calibri" w:hAnsi="Cambria" w:cs="Calibri"/>
              </w:rPr>
            </w:pPr>
          </w:p>
          <w:p w14:paraId="1A20FB04" w14:textId="77777777" w:rsidR="006F5A66" w:rsidRPr="00E352EF" w:rsidRDefault="006F5A66">
            <w:pPr>
              <w:rPr>
                <w:rFonts w:ascii="Cambria" w:eastAsia="Calibri" w:hAnsi="Cambria" w:cs="Calibri"/>
              </w:rPr>
            </w:pPr>
          </w:p>
          <w:p w14:paraId="7E4A7FBF" w14:textId="77777777" w:rsidR="00C103A7" w:rsidRPr="00E352EF" w:rsidRDefault="00C103A7">
            <w:pPr>
              <w:rPr>
                <w:rFonts w:ascii="Cambria" w:hAnsi="Cambria"/>
              </w:rPr>
            </w:pPr>
            <w:r w:rsidRPr="00E352EF">
              <w:rPr>
                <w:rFonts w:ascii="Cambria" w:eastAsia="Calibri" w:hAnsi="Cambria" w:cs="Calibri"/>
              </w:rPr>
              <w:t>Standard</w:t>
            </w:r>
          </w:p>
        </w:tc>
      </w:tr>
      <w:tr w:rsidR="00200779" w:rsidRPr="00E352EF" w14:paraId="1AA5EA3F"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067A93E" w14:textId="77777777" w:rsidR="00200779" w:rsidRPr="00E352EF" w:rsidRDefault="00200779" w:rsidP="00567E0B">
            <w:pPr>
              <w:spacing w:line="360" w:lineRule="auto"/>
              <w:jc w:val="center"/>
              <w:rPr>
                <w:rFonts w:ascii="Cambria" w:hAnsi="Cambria"/>
              </w:rPr>
            </w:pPr>
            <w:r w:rsidRPr="00E352EF">
              <w:rPr>
                <w:rFonts w:ascii="Cambria" w:eastAsia="Calibri" w:hAnsi="Cambria" w:cs="Calibri"/>
              </w:rPr>
              <w:t>analytic function</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3D47175" w14:textId="77777777" w:rsidR="00200779" w:rsidRPr="00E352EF" w:rsidRDefault="00200779" w:rsidP="00567E0B">
            <w:pPr>
              <w:spacing w:line="360" w:lineRule="auto"/>
              <w:jc w:val="center"/>
              <w:rPr>
                <w:rFonts w:ascii="Cambria" w:hAnsi="Cambria"/>
              </w:rPr>
            </w:pPr>
            <w:r w:rsidRPr="00E352EF">
              <w:rPr>
                <w:rFonts w:ascii="Cambria" w:eastAsia="Calibri" w:hAnsi="Cambria" w:cs="Calibri"/>
              </w:rPr>
              <w:t>Statistical function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8118FB6" w14:textId="77777777" w:rsidR="00200779" w:rsidRPr="00E352EF" w:rsidRDefault="00200779"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4C31CDA" w14:textId="79C1F12D" w:rsidR="00200779" w:rsidRPr="00E352EF" w:rsidRDefault="0047307A" w:rsidP="00EE0916">
            <w:pPr>
              <w:spacing w:line="360" w:lineRule="auto"/>
              <w:jc w:val="center"/>
              <w:rPr>
                <w:rFonts w:ascii="Cambria" w:hAnsi="Cambria"/>
              </w:rPr>
            </w:pPr>
            <w:r w:rsidRPr="00E352EF">
              <w:rPr>
                <w:rFonts w:ascii="Cambria" w:hAnsi="Cambria"/>
              </w:rPr>
              <w:t xml:space="preserve">Allows </w:t>
            </w:r>
            <w:r w:rsidR="006F5A66" w:rsidRPr="00E352EF">
              <w:rPr>
                <w:rFonts w:ascii="Cambria" w:hAnsi="Cambria"/>
              </w:rPr>
              <w:t>to specify operations on groups of Data Points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C36819B" w14:textId="77777777" w:rsidR="00200779" w:rsidRPr="00E352EF" w:rsidRDefault="00200779"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216E9CD" w14:textId="77777777" w:rsidR="006F5A66" w:rsidRPr="00E352EF" w:rsidRDefault="006F5A66" w:rsidP="00200779">
            <w:pPr>
              <w:jc w:val="center"/>
              <w:rPr>
                <w:rFonts w:ascii="Cambria" w:hAnsi="Cambria"/>
              </w:rPr>
            </w:pPr>
          </w:p>
          <w:p w14:paraId="74145D26" w14:textId="77777777" w:rsidR="006F5A66" w:rsidRPr="00E352EF" w:rsidRDefault="006F5A66" w:rsidP="00200779">
            <w:pPr>
              <w:jc w:val="center"/>
              <w:rPr>
                <w:rFonts w:ascii="Cambria" w:hAnsi="Cambria"/>
              </w:rPr>
            </w:pPr>
          </w:p>
          <w:p w14:paraId="4C46686D" w14:textId="77777777" w:rsidR="00200779" w:rsidRPr="00E352EF" w:rsidRDefault="00200779" w:rsidP="00200779">
            <w:pPr>
              <w:jc w:val="center"/>
              <w:rPr>
                <w:rFonts w:ascii="Cambria" w:hAnsi="Cambria"/>
              </w:rPr>
            </w:pPr>
            <w:r w:rsidRPr="00E352EF">
              <w:rPr>
                <w:rFonts w:ascii="Cambria" w:hAnsi="Cambria"/>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20ED8C" w14:textId="77777777" w:rsidR="006F5A66" w:rsidRPr="00E352EF" w:rsidRDefault="006F5A66">
            <w:pPr>
              <w:rPr>
                <w:rFonts w:ascii="Cambria" w:eastAsia="Calibri" w:hAnsi="Cambria" w:cs="Calibri"/>
              </w:rPr>
            </w:pPr>
          </w:p>
          <w:p w14:paraId="3E45E66E" w14:textId="77777777" w:rsidR="00200779" w:rsidRPr="00E352EF" w:rsidRDefault="00200779">
            <w:pPr>
              <w:rPr>
                <w:rFonts w:ascii="Cambria" w:hAnsi="Cambria"/>
              </w:rPr>
            </w:pPr>
            <w:r w:rsidRPr="00E352EF">
              <w:rPr>
                <w:rFonts w:ascii="Cambria" w:eastAsia="Calibri" w:hAnsi="Cambria" w:cs="Calibri"/>
              </w:rPr>
              <w:t>Standard</w:t>
            </w:r>
          </w:p>
        </w:tc>
      </w:tr>
      <w:tr w:rsidR="004149A1" w:rsidRPr="00E352EF" w14:paraId="08E851BA"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A183605" w14:textId="77777777" w:rsidR="004149A1" w:rsidRPr="00E352EF" w:rsidRDefault="004149A1" w:rsidP="00567E0B">
            <w:pPr>
              <w:spacing w:line="360" w:lineRule="auto"/>
              <w:jc w:val="center"/>
              <w:rPr>
                <w:rFonts w:ascii="Cambria" w:eastAsia="Calibri" w:hAnsi="Cambria" w:cs="Calibri"/>
              </w:rPr>
            </w:pPr>
            <w:r w:rsidRPr="00E352EF">
              <w:rPr>
                <w:rFonts w:ascii="Cambria" w:eastAsia="Calibri" w:hAnsi="Cambria" w:cs="Calibri"/>
              </w:rPr>
              <w:t>hierarchy</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DDD546E" w14:textId="77777777" w:rsidR="004149A1" w:rsidRPr="00E352EF" w:rsidRDefault="004149A1" w:rsidP="0062787A">
            <w:pPr>
              <w:spacing w:line="360" w:lineRule="auto"/>
              <w:jc w:val="center"/>
              <w:rPr>
                <w:rFonts w:ascii="Cambria" w:hAnsi="Cambria"/>
              </w:rPr>
            </w:pPr>
            <w:r w:rsidRPr="00E352EF">
              <w:rPr>
                <w:rFonts w:ascii="Cambria" w:eastAsia="Calibri" w:hAnsi="Cambria" w:cs="Calibri"/>
              </w:rPr>
              <w:t>Statistical function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EFCC80A" w14:textId="77777777" w:rsidR="004149A1" w:rsidRPr="00E352EF" w:rsidRDefault="004149A1" w:rsidP="0062787A">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2931DCB" w14:textId="204E469B" w:rsidR="004149A1" w:rsidRPr="00E352EF" w:rsidRDefault="0047307A" w:rsidP="00EE0916">
            <w:pPr>
              <w:spacing w:line="360" w:lineRule="auto"/>
              <w:jc w:val="center"/>
              <w:rPr>
                <w:rFonts w:ascii="Cambria" w:hAnsi="Cambria"/>
              </w:rPr>
            </w:pPr>
            <w:r w:rsidRPr="00E352EF">
              <w:rPr>
                <w:rFonts w:ascii="Cambria" w:hAnsi="Cambria"/>
              </w:rPr>
              <w:t xml:space="preserve">Applies </w:t>
            </w:r>
            <w:r w:rsidR="006F5A66" w:rsidRPr="00E352EF">
              <w:rPr>
                <w:rFonts w:ascii="Cambria" w:hAnsi="Cambria"/>
              </w:rPr>
              <w:t>a hierarchical aggregation</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0EADFD2" w14:textId="77777777" w:rsidR="004149A1" w:rsidRPr="00E352EF" w:rsidRDefault="004149A1"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D99447F" w14:textId="77777777" w:rsidR="004149A1" w:rsidRPr="00E352EF" w:rsidRDefault="004149A1" w:rsidP="00200779">
            <w:pPr>
              <w:jc w:val="center"/>
              <w:rPr>
                <w:rFonts w:ascii="Cambria" w:hAnsi="Cambria"/>
              </w:rPr>
            </w:pPr>
          </w:p>
          <w:p w14:paraId="1BE5815F" w14:textId="77777777" w:rsidR="004149A1" w:rsidRPr="00E352EF" w:rsidRDefault="004149A1" w:rsidP="00200779">
            <w:pPr>
              <w:jc w:val="center"/>
              <w:rPr>
                <w:rFonts w:ascii="Cambria" w:hAnsi="Cambria"/>
              </w:rPr>
            </w:pPr>
            <w:r w:rsidRPr="00E352EF">
              <w:rPr>
                <w:rFonts w:ascii="Cambria" w:hAnsi="Cambria"/>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A0ED0E" w14:textId="77777777" w:rsidR="004149A1" w:rsidRPr="00E352EF" w:rsidRDefault="004149A1">
            <w:pPr>
              <w:rPr>
                <w:rFonts w:ascii="Cambria" w:eastAsia="Calibri" w:hAnsi="Cambria" w:cs="Calibri"/>
              </w:rPr>
            </w:pPr>
          </w:p>
          <w:p w14:paraId="0EB3203C" w14:textId="77777777" w:rsidR="004149A1" w:rsidRPr="00E352EF" w:rsidRDefault="004149A1">
            <w:pPr>
              <w:rPr>
                <w:rFonts w:ascii="Cambria" w:eastAsia="Calibri" w:hAnsi="Cambria" w:cs="Calibri"/>
              </w:rPr>
            </w:pPr>
            <w:r w:rsidRPr="00E352EF">
              <w:rPr>
                <w:rFonts w:ascii="Cambria" w:eastAsia="Calibri" w:hAnsi="Cambria" w:cs="Calibri"/>
              </w:rPr>
              <w:t>Standard</w:t>
            </w:r>
          </w:p>
        </w:tc>
      </w:tr>
      <w:tr w:rsidR="00200779" w:rsidRPr="00E352EF" w14:paraId="394BF919"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393FB53" w14:textId="77B9AE7A" w:rsidR="00200779" w:rsidRPr="00E352EF" w:rsidRDefault="00200779" w:rsidP="00567E0B">
            <w:pPr>
              <w:spacing w:line="360" w:lineRule="auto"/>
              <w:jc w:val="center"/>
              <w:rPr>
                <w:rFonts w:ascii="Cambria" w:hAnsi="Cambria"/>
              </w:rPr>
            </w:pPr>
            <w:r w:rsidRPr="00E352EF">
              <w:rPr>
                <w:rFonts w:ascii="Cambria" w:eastAsia="Calibri" w:hAnsi="Cambria" w:cs="Calibri"/>
              </w:rPr>
              <w:t>check (with datapoint rul</w:t>
            </w:r>
            <w:r w:rsidR="0047307A" w:rsidRPr="00E352EF">
              <w:rPr>
                <w:rFonts w:ascii="Cambria" w:eastAsia="Calibri" w:hAnsi="Cambria" w:cs="Calibri"/>
              </w:rPr>
              <w:t>e</w:t>
            </w:r>
            <w:r w:rsidRPr="00E352EF">
              <w:rPr>
                <w:rFonts w:ascii="Cambria" w:eastAsia="Calibri" w:hAnsi="Cambria" w:cs="Calibri"/>
              </w:rPr>
              <w:t>set)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F1D862D" w14:textId="77777777" w:rsidR="00200779" w:rsidRPr="00E352EF" w:rsidRDefault="00200779" w:rsidP="00567E0B">
            <w:pPr>
              <w:spacing w:line="360" w:lineRule="auto"/>
              <w:jc w:val="center"/>
              <w:rPr>
                <w:rFonts w:ascii="Cambria" w:hAnsi="Cambria"/>
              </w:rPr>
            </w:pPr>
            <w:r w:rsidRPr="00E352EF">
              <w:rPr>
                <w:rFonts w:ascii="Cambria" w:eastAsia="Calibri" w:hAnsi="Cambria" w:cs="Calibri"/>
              </w:rPr>
              <w:t>Validation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AB1632F" w14:textId="77777777" w:rsidR="00200779" w:rsidRPr="00E352EF" w:rsidRDefault="00200779"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236DF35" w14:textId="75F77A81" w:rsidR="00200779" w:rsidRPr="00E352EF" w:rsidRDefault="0047307A" w:rsidP="00EE0916">
            <w:pPr>
              <w:spacing w:line="360" w:lineRule="auto"/>
              <w:jc w:val="center"/>
              <w:rPr>
                <w:rFonts w:ascii="Cambria" w:hAnsi="Cambria"/>
              </w:rPr>
            </w:pPr>
            <w:r w:rsidRPr="00E352EF">
              <w:rPr>
                <w:rFonts w:ascii="Cambria" w:eastAsia="Calibri" w:hAnsi="Cambria" w:cs="Calibri"/>
              </w:rPr>
              <w:t xml:space="preserve">Applies </w:t>
            </w:r>
            <w:r w:rsidR="00200779" w:rsidRPr="00E352EF">
              <w:rPr>
                <w:rFonts w:ascii="Cambria" w:eastAsia="Calibri" w:hAnsi="Cambria" w:cs="Calibri"/>
              </w:rPr>
              <w:t>one or more datapoint Ruleset</w:t>
            </w:r>
            <w:r w:rsidR="00200779" w:rsidRPr="00E352EF">
              <w:rPr>
                <w:rFonts w:ascii="Cambria" w:eastAsia="Calibri" w:hAnsi="Cambria" w:cs="Calibri"/>
                <w:i/>
              </w:rPr>
              <w:t xml:space="preserve"> </w:t>
            </w:r>
            <w:r w:rsidR="00200779" w:rsidRPr="00E352EF">
              <w:rPr>
                <w:rFonts w:ascii="Cambria" w:eastAsia="Calibri" w:hAnsi="Cambria" w:cs="Calibri"/>
              </w:rPr>
              <w:t xml:space="preserve"> on a Dataset.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E1DEBFD" w14:textId="77777777" w:rsidR="00200779" w:rsidRPr="00E352EF" w:rsidRDefault="00200779"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CF32CCB" w14:textId="77777777" w:rsidR="004149A1" w:rsidRPr="00E352EF" w:rsidRDefault="004149A1" w:rsidP="00200779">
            <w:pPr>
              <w:jc w:val="center"/>
              <w:rPr>
                <w:rFonts w:ascii="Cambria" w:hAnsi="Cambria"/>
              </w:rPr>
            </w:pPr>
          </w:p>
          <w:p w14:paraId="680A202A" w14:textId="77777777" w:rsidR="00200779" w:rsidRPr="00E352EF" w:rsidRDefault="00200779" w:rsidP="00200779">
            <w:pPr>
              <w:jc w:val="center"/>
              <w:rPr>
                <w:rFonts w:ascii="Cambria" w:hAnsi="Cambria"/>
              </w:rPr>
            </w:pPr>
            <w:r w:rsidRPr="00E352EF">
              <w:rPr>
                <w:rFonts w:ascii="Cambria" w:hAnsi="Cambria"/>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0E2D7" w14:textId="77777777" w:rsidR="006F5A66" w:rsidRPr="00E352EF" w:rsidRDefault="006F5A66">
            <w:pPr>
              <w:rPr>
                <w:rFonts w:ascii="Cambria" w:eastAsia="Calibri" w:hAnsi="Cambria" w:cs="Calibri"/>
              </w:rPr>
            </w:pPr>
          </w:p>
          <w:p w14:paraId="568B4E69" w14:textId="77777777" w:rsidR="00200779" w:rsidRPr="00E352EF" w:rsidRDefault="00200779">
            <w:pPr>
              <w:rPr>
                <w:rFonts w:ascii="Cambria" w:hAnsi="Cambria"/>
              </w:rPr>
            </w:pPr>
            <w:r w:rsidRPr="00E352EF">
              <w:rPr>
                <w:rFonts w:ascii="Cambria" w:eastAsia="Calibri" w:hAnsi="Cambria" w:cs="Calibri"/>
              </w:rPr>
              <w:t>Standard</w:t>
            </w:r>
          </w:p>
        </w:tc>
      </w:tr>
      <w:tr w:rsidR="00200779" w:rsidRPr="00E352EF" w14:paraId="7C63016B"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29FFD96" w14:textId="77777777" w:rsidR="00200779" w:rsidRPr="00E352EF" w:rsidRDefault="00200779" w:rsidP="00567E0B">
            <w:pPr>
              <w:spacing w:line="360" w:lineRule="auto"/>
              <w:jc w:val="center"/>
              <w:rPr>
                <w:rFonts w:ascii="Cambria" w:hAnsi="Cambria"/>
              </w:rPr>
            </w:pPr>
            <w:r w:rsidRPr="00E352EF">
              <w:rPr>
                <w:rFonts w:ascii="Cambria" w:eastAsia="Calibri" w:hAnsi="Cambria" w:cs="Calibri"/>
              </w:rPr>
              <w:t>check (with hierarchical ruleset)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ED0449A" w14:textId="77777777" w:rsidR="00200779" w:rsidRPr="00E352EF" w:rsidRDefault="00200779" w:rsidP="00567E0B">
            <w:pPr>
              <w:spacing w:line="360" w:lineRule="auto"/>
              <w:jc w:val="center"/>
              <w:rPr>
                <w:rFonts w:ascii="Cambria" w:hAnsi="Cambria"/>
              </w:rPr>
            </w:pPr>
            <w:r w:rsidRPr="00E352EF">
              <w:rPr>
                <w:rFonts w:ascii="Cambria" w:eastAsia="Calibri" w:hAnsi="Cambria" w:cs="Calibri"/>
              </w:rPr>
              <w:t>Validation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6E48B01" w14:textId="77777777" w:rsidR="00200779" w:rsidRPr="00E352EF" w:rsidRDefault="00200779"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8B59502" w14:textId="32238AAB" w:rsidR="00200779" w:rsidRPr="00E352EF" w:rsidRDefault="0047307A" w:rsidP="00EE0916">
            <w:pPr>
              <w:spacing w:line="360" w:lineRule="auto"/>
              <w:jc w:val="center"/>
              <w:rPr>
                <w:rFonts w:ascii="Cambria" w:hAnsi="Cambria"/>
              </w:rPr>
            </w:pPr>
            <w:r w:rsidRPr="00E352EF">
              <w:rPr>
                <w:rFonts w:ascii="Cambria" w:eastAsia="Calibri" w:hAnsi="Cambria" w:cs="Calibri"/>
              </w:rPr>
              <w:t xml:space="preserve">Applies </w:t>
            </w:r>
            <w:r w:rsidR="00200779" w:rsidRPr="00E352EF">
              <w:rPr>
                <w:rFonts w:ascii="Cambria" w:eastAsia="Calibri" w:hAnsi="Cambria" w:cs="Calibri"/>
              </w:rPr>
              <w:t>one or more hierarchical ruleset  on a Dataset.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92239EF" w14:textId="77777777" w:rsidR="00200779" w:rsidRPr="00E352EF" w:rsidRDefault="00200779"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1152EE4" w14:textId="77777777" w:rsidR="004149A1" w:rsidRPr="00E352EF" w:rsidRDefault="004149A1" w:rsidP="00200779">
            <w:pPr>
              <w:jc w:val="center"/>
              <w:rPr>
                <w:rFonts w:ascii="Cambria" w:hAnsi="Cambria"/>
              </w:rPr>
            </w:pPr>
          </w:p>
          <w:p w14:paraId="24B4829F" w14:textId="77777777" w:rsidR="00200779" w:rsidRPr="00E352EF" w:rsidRDefault="00200779" w:rsidP="00200779">
            <w:pPr>
              <w:jc w:val="center"/>
              <w:rPr>
                <w:rFonts w:ascii="Cambria" w:hAnsi="Cambria"/>
              </w:rPr>
            </w:pPr>
            <w:r w:rsidRPr="00E352EF">
              <w:rPr>
                <w:rFonts w:ascii="Cambria" w:hAnsi="Cambria"/>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03E488" w14:textId="77777777" w:rsidR="00200779" w:rsidRPr="00E352EF" w:rsidRDefault="00200779">
            <w:pPr>
              <w:rPr>
                <w:rFonts w:ascii="Cambria" w:hAnsi="Cambria"/>
              </w:rPr>
            </w:pPr>
            <w:r w:rsidRPr="00E352EF">
              <w:rPr>
                <w:rFonts w:ascii="Cambria" w:eastAsia="Calibri" w:hAnsi="Cambria" w:cs="Calibri"/>
              </w:rPr>
              <w:t>Standard</w:t>
            </w:r>
          </w:p>
        </w:tc>
      </w:tr>
      <w:tr w:rsidR="00C103A7" w:rsidRPr="00E352EF" w14:paraId="385C689B"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D3A5D74"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check (single rule)</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3202772"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Validation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3962771"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273EA85"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Checks if an expression verifies a condition</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3F8F3A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0A8AAA1"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A6D594"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1ADD5390"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C25D3FB"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check value domain subset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2421D92"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Validation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D755EA1"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p w14:paraId="3ABC123E" w14:textId="77777777" w:rsidR="00C103A7" w:rsidRPr="00E352EF" w:rsidRDefault="00C103A7" w:rsidP="00567E0B">
            <w:pPr>
              <w:spacing w:line="360" w:lineRule="auto"/>
              <w:rPr>
                <w:rFonts w:ascii="Cambria" w:hAnsi="Cambria"/>
              </w:rPr>
            </w:pPr>
          </w:p>
          <w:p w14:paraId="5C14A080" w14:textId="77777777" w:rsidR="00C103A7" w:rsidRPr="00E352EF" w:rsidRDefault="00C103A7" w:rsidP="00567E0B">
            <w:pPr>
              <w:spacing w:line="360" w:lineRule="auto"/>
              <w:rPr>
                <w:rFonts w:ascii="Cambria" w:hAnsi="Cambria"/>
              </w:rPr>
            </w:pP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E5E2F62"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Checks if the Value Domain Subset is respected</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E4C9720"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B4E55E7"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42705D"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023B4C42"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7DB827F"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fill_time_series</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B2A0B0A" w14:textId="77777777" w:rsidR="00C103A7" w:rsidRPr="00E352EF" w:rsidRDefault="00C103A7" w:rsidP="00567E0B">
            <w:pPr>
              <w:spacing w:line="360" w:lineRule="auto"/>
              <w:jc w:val="center"/>
              <w:rPr>
                <w:rFonts w:ascii="Cambria" w:hAnsi="Cambria"/>
              </w:rPr>
            </w:pPr>
            <w:r w:rsidRPr="00E352EF">
              <w:rPr>
                <w:rFonts w:ascii="Cambria" w:hAnsi="Cambria"/>
              </w:rPr>
              <w:t>Time series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6F674B9"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7E89AE0" w14:textId="188B99DD" w:rsidR="00C103A7" w:rsidRPr="00E352EF" w:rsidRDefault="008D14A6" w:rsidP="00EE0916">
            <w:pPr>
              <w:spacing w:line="360" w:lineRule="auto"/>
              <w:jc w:val="center"/>
              <w:rPr>
                <w:rFonts w:ascii="Cambria" w:hAnsi="Cambria"/>
              </w:rPr>
            </w:pPr>
            <w:r w:rsidRPr="00E352EF">
              <w:rPr>
                <w:rFonts w:ascii="Cambria" w:eastAsia="Calibri" w:hAnsi="Cambria" w:cs="Calibri"/>
              </w:rPr>
              <w:t xml:space="preserve">Replaces </w:t>
            </w:r>
            <w:r w:rsidR="00C103A7" w:rsidRPr="00E352EF">
              <w:rPr>
                <w:rFonts w:ascii="Cambria" w:eastAsia="Calibri" w:hAnsi="Cambria" w:cs="Calibri"/>
              </w:rPr>
              <w:t xml:space="preserve">each missing data point in the input </w:t>
            </w:r>
            <w:r w:rsidR="00C103A7" w:rsidRPr="00E352EF">
              <w:rPr>
                <w:rFonts w:ascii="Cambria" w:hAnsi="Cambria"/>
              </w:rPr>
              <w:t>Dataset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18A49A9" w14:textId="77777777" w:rsidR="00C103A7" w:rsidRPr="00E352EF" w:rsidRDefault="00C103A7"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1389A68" w14:textId="77777777" w:rsidR="00C103A7" w:rsidRPr="00E352EF" w:rsidRDefault="00C103A7" w:rsidP="00567E0B">
            <w:pPr>
              <w:spacing w:line="360" w:lineRule="auto"/>
              <w:jc w:val="center"/>
              <w:rPr>
                <w:rFonts w:ascii="Cambria" w:hAnsi="Cambria"/>
              </w:rPr>
            </w:pPr>
            <w:r w:rsidRPr="00E352EF">
              <w:rPr>
                <w:rFonts w:ascii="Cambria" w:hAnsi="Cambria"/>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886298"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3E61469B"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7E9327B"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lastRenderedPageBreak/>
              <w:t>flow_to_stock</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8425C80" w14:textId="77777777" w:rsidR="00C103A7" w:rsidRPr="00E352EF" w:rsidRDefault="00C103A7" w:rsidP="00567E0B">
            <w:pPr>
              <w:spacing w:line="360" w:lineRule="auto"/>
              <w:jc w:val="center"/>
              <w:rPr>
                <w:rFonts w:ascii="Cambria" w:hAnsi="Cambria"/>
              </w:rPr>
            </w:pPr>
            <w:r w:rsidRPr="00E352EF">
              <w:rPr>
                <w:rFonts w:ascii="Cambria" w:hAnsi="Cambria"/>
              </w:rPr>
              <w:t>Time series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4E34D60"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F1C4287" w14:textId="3E9A81A9" w:rsidR="00C103A7" w:rsidRPr="00E352EF" w:rsidRDefault="008D14A6" w:rsidP="00EE0916">
            <w:pPr>
              <w:spacing w:line="360" w:lineRule="auto"/>
              <w:jc w:val="center"/>
              <w:rPr>
                <w:rFonts w:ascii="Cambria" w:hAnsi="Cambria"/>
              </w:rPr>
            </w:pPr>
            <w:r w:rsidRPr="00E352EF">
              <w:rPr>
                <w:rFonts w:ascii="Cambria" w:eastAsia="Calibri" w:hAnsi="Cambria" w:cs="Calibri"/>
              </w:rPr>
              <w:t xml:space="preserve">Transforms </w:t>
            </w:r>
            <w:r w:rsidR="00C103A7" w:rsidRPr="00E352EF">
              <w:rPr>
                <w:rFonts w:ascii="Cambria" w:eastAsia="Calibri" w:hAnsi="Cambria" w:cs="Calibri"/>
              </w:rPr>
              <w:t>from a flow interpretation of a Dataset to stock</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A310931" w14:textId="77777777" w:rsidR="00C103A7" w:rsidRPr="00E352EF" w:rsidRDefault="00C103A7"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63A4F9B" w14:textId="77777777" w:rsidR="00C103A7" w:rsidRPr="00E352EF" w:rsidRDefault="00C103A7" w:rsidP="00567E0B">
            <w:pPr>
              <w:spacing w:line="360" w:lineRule="auto"/>
              <w:jc w:val="center"/>
              <w:rPr>
                <w:rFonts w:ascii="Cambria" w:hAnsi="Cambria"/>
              </w:rPr>
            </w:pPr>
            <w:r w:rsidRPr="00E352EF">
              <w:rPr>
                <w:rFonts w:ascii="Cambria" w:hAnsi="Cambria"/>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0CA6A1"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5F1B7BE7"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4DE732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stock_to_flow</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4F4D757" w14:textId="77777777" w:rsidR="00C103A7" w:rsidRPr="00E352EF" w:rsidRDefault="00C103A7" w:rsidP="00567E0B">
            <w:pPr>
              <w:spacing w:line="360" w:lineRule="auto"/>
              <w:jc w:val="center"/>
              <w:rPr>
                <w:rFonts w:ascii="Cambria" w:hAnsi="Cambria"/>
              </w:rPr>
            </w:pPr>
            <w:r w:rsidRPr="00E352EF">
              <w:rPr>
                <w:rFonts w:ascii="Cambria" w:hAnsi="Cambria"/>
              </w:rPr>
              <w:t>Time series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FF61094"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DE6CDCA"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transforms from a stock interpretation of a Dataset to flow</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A7197ED" w14:textId="77777777" w:rsidR="00C103A7" w:rsidRPr="00E352EF" w:rsidRDefault="00C103A7"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2DE14E5" w14:textId="77777777" w:rsidR="00C103A7" w:rsidRPr="00E352EF" w:rsidRDefault="00C103A7" w:rsidP="00567E0B">
            <w:pPr>
              <w:spacing w:line="360" w:lineRule="auto"/>
              <w:jc w:val="center"/>
              <w:rPr>
                <w:rFonts w:ascii="Cambria" w:hAnsi="Cambria"/>
              </w:rPr>
            </w:pPr>
            <w:r w:rsidRPr="00E352EF">
              <w:rPr>
                <w:rFonts w:ascii="Cambria" w:hAnsi="Cambria"/>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47F10"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70DA3951"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C6D26C2"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timeshift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274B226" w14:textId="77777777" w:rsidR="00C103A7" w:rsidRPr="00E352EF" w:rsidRDefault="00C103A7" w:rsidP="00567E0B">
            <w:pPr>
              <w:spacing w:line="360" w:lineRule="auto"/>
              <w:jc w:val="center"/>
              <w:rPr>
                <w:rFonts w:ascii="Cambria" w:hAnsi="Cambria"/>
              </w:rPr>
            </w:pPr>
            <w:r w:rsidRPr="00E352EF">
              <w:rPr>
                <w:rFonts w:ascii="Cambria" w:hAnsi="Cambria"/>
              </w:rPr>
              <w:t>Time series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1E33533"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47C8D63"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Shifts the time component of a specified range of time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9490115" w14:textId="77777777" w:rsidR="00C103A7" w:rsidRPr="00E352EF" w:rsidRDefault="00C103A7"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0BB4E9C" w14:textId="77777777" w:rsidR="00C103A7" w:rsidRPr="00E352EF" w:rsidRDefault="00C103A7" w:rsidP="00567E0B">
            <w:pPr>
              <w:spacing w:line="360" w:lineRule="auto"/>
              <w:jc w:val="center"/>
              <w:rPr>
                <w:rFonts w:ascii="Cambria" w:hAnsi="Cambria"/>
              </w:rPr>
            </w:pPr>
            <w:r w:rsidRPr="00E352EF">
              <w:rPr>
                <w:rFonts w:ascii="Cambria" w:hAnsi="Cambria"/>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C37130"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3ACEF88D"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ED5D46E"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if-then-else</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C43717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Conditional</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265365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FE2FD3A"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Makes different calculations according to a condition</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2196E84"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4B18CA1"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6CCBAF"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477BDA39"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1221C5B"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nvl</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4A68E74"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Conditional</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4B39EE2"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9E2F40D" w14:textId="486D0A15" w:rsidR="00C103A7" w:rsidRPr="00E352EF" w:rsidRDefault="008D14A6" w:rsidP="00EE0916">
            <w:pPr>
              <w:spacing w:line="360" w:lineRule="auto"/>
              <w:jc w:val="center"/>
              <w:rPr>
                <w:rFonts w:ascii="Cambria" w:hAnsi="Cambria"/>
              </w:rPr>
            </w:pPr>
            <w:r w:rsidRPr="00E352EF">
              <w:rPr>
                <w:rFonts w:ascii="Cambria" w:eastAsia="Calibri" w:hAnsi="Cambria" w:cs="Calibri"/>
              </w:rPr>
              <w:t>Replaces the null value with a value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2B9A085"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64FC34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03D7D4"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40FA9018"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56FA06F" w14:textId="77777777" w:rsidR="00C103A7"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rename</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66AB976" w14:textId="77777777" w:rsidR="00C103A7"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Clause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759B683"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Clause</w:t>
            </w:r>
          </w:p>
          <w:p w14:paraId="27BBA6D8" w14:textId="77777777" w:rsidR="00C103A7"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(Postfix Operator)</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4FC6B7B" w14:textId="77777777" w:rsidR="00C103A7" w:rsidRPr="00E352EF" w:rsidRDefault="00C103A7" w:rsidP="00EE0916">
            <w:pPr>
              <w:spacing w:line="360" w:lineRule="auto"/>
              <w:jc w:val="center"/>
              <w:rPr>
                <w:rFonts w:ascii="Cambria" w:eastAsia="Calibri" w:hAnsi="Cambria" w:cs="Calibri"/>
              </w:rPr>
            </w:pPr>
            <w:r w:rsidRPr="00E352EF">
              <w:rPr>
                <w:rFonts w:ascii="Cambria" w:eastAsia="Calibri" w:hAnsi="Cambria" w:cs="Calibri"/>
              </w:rPr>
              <w:t>change the name and the role of Measures or Attributes component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2B444AB" w14:textId="77777777" w:rsidR="00C103A7"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8BB3F0C" w14:textId="77777777" w:rsidR="00C103A7"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YES (ONLY)</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6E6A8D"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7273C63D"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776BFA2"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filter</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1A29EA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Clause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6ADC06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Clause</w:t>
            </w:r>
          </w:p>
          <w:p w14:paraId="32BB887D"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(Postfix Operator)</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F6FDF0D"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Filters the Data Points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1CCE60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CA1F231"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 (ONLY)</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D4EC23"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0CAADEB4"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E8915F5"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keep</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C1C4553"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Clause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39C5B83"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Clause (Postfix Operator)</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06FB30A"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Alters the Data Structure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834699C"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DC483D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 (ONLY)</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03178A"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2630BA4F"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22E6381"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calc</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8AC039D"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Clause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A1356E9"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Clause (Postfix Operator)</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2F9D6F3"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Calcuates the values of a Structure Component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5B80BDB"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0ABB9D6"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 (ONLY)</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050229"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0B886C6B"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6683341"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attrcalc</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6831430"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Clause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DAA4B87"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Clause (Postfix Operator)</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9206EEF"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Calculates the values of an Attribute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C4C8816" w14:textId="1A28B1BB" w:rsidR="00C103A7" w:rsidRPr="00E352EF" w:rsidRDefault="008D14A6"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F0D95D9"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 (ONLY)</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3A8837" w14:textId="77777777" w:rsidR="00C103A7" w:rsidRPr="00E352EF" w:rsidRDefault="00C103A7">
            <w:pPr>
              <w:rPr>
                <w:rFonts w:ascii="Cambria" w:hAnsi="Cambria"/>
              </w:rPr>
            </w:pPr>
            <w:r w:rsidRPr="00E352EF">
              <w:rPr>
                <w:rFonts w:ascii="Cambria" w:eastAsia="Calibri" w:hAnsi="Cambria" w:cs="Calibri"/>
              </w:rPr>
              <w:t>Standard</w:t>
            </w:r>
          </w:p>
        </w:tc>
      </w:tr>
    </w:tbl>
    <w:p w14:paraId="0BB3EE76" w14:textId="77777777" w:rsidR="005A2227" w:rsidRPr="00E352EF" w:rsidRDefault="005A2227">
      <w:pPr>
        <w:rPr>
          <w:rFonts w:ascii="Cambria" w:hAnsi="Cambria"/>
        </w:rPr>
      </w:pPr>
      <w:bookmarkStart w:id="51" w:name="h.gjdgxs"/>
      <w:bookmarkStart w:id="52" w:name="h.ghowz3zs6rp"/>
      <w:bookmarkStart w:id="53" w:name="_Toc271935986"/>
      <w:bookmarkStart w:id="54" w:name="_Ref272157793"/>
      <w:bookmarkStart w:id="55" w:name="_Toc271935985"/>
      <w:bookmarkEnd w:id="51"/>
      <w:bookmarkEnd w:id="52"/>
    </w:p>
    <w:p w14:paraId="10CFD114" w14:textId="77777777" w:rsidR="001C3DEB" w:rsidRPr="00E352EF" w:rsidRDefault="001C3DEB">
      <w:pPr>
        <w:rPr>
          <w:rFonts w:ascii="Trebuchet MS" w:eastAsia="Trebuchet MS" w:hAnsi="Trebuchet MS" w:cs="Trebuchet MS"/>
          <w:color w:val="454645"/>
          <w:sz w:val="32"/>
        </w:rPr>
      </w:pPr>
      <w:bookmarkStart w:id="56" w:name="_Toc284149429"/>
      <w:bookmarkStart w:id="57" w:name="_Toc284587602"/>
      <w:bookmarkStart w:id="58" w:name="_Toc463805710"/>
      <w:bookmarkStart w:id="59" w:name="_Toc398999021"/>
      <w:bookmarkStart w:id="60" w:name="_Toc283049485"/>
      <w:r w:rsidRPr="00E352EF">
        <w:br w:type="page"/>
      </w:r>
    </w:p>
    <w:p w14:paraId="0F94A630" w14:textId="77777777" w:rsidR="005A2227" w:rsidRPr="00E352EF" w:rsidRDefault="0097053A" w:rsidP="00516C14">
      <w:pPr>
        <w:pStyle w:val="Stile3"/>
        <w:rPr>
          <w:lang w:val="en-GB"/>
        </w:rPr>
      </w:pPr>
      <w:bookmarkStart w:id="61" w:name="_Toc464487877"/>
      <w:r w:rsidRPr="00E352EF">
        <w:rPr>
          <w:lang w:val="en-GB"/>
        </w:rPr>
        <w:lastRenderedPageBreak/>
        <w:t>VTL-ML - Evaluation order of the Operators</w:t>
      </w:r>
      <w:bookmarkEnd w:id="56"/>
      <w:bookmarkEnd w:id="57"/>
      <w:bookmarkEnd w:id="58"/>
      <w:bookmarkEnd w:id="61"/>
    </w:p>
    <w:p w14:paraId="54B84293" w14:textId="38DF2FEC" w:rsidR="005A2227" w:rsidRPr="00E352EF" w:rsidRDefault="0097053A">
      <w:pPr>
        <w:rPr>
          <w:rFonts w:ascii="Cambria" w:hAnsi="Cambria"/>
        </w:rPr>
      </w:pPr>
      <w:r w:rsidRPr="00E352EF">
        <w:rPr>
          <w:rFonts w:ascii="Cambria" w:hAnsi="Cambria"/>
        </w:rPr>
        <w:t>Within a single expression of the manipulation language, the operators are applied in sequence, according to the precedence order. Operators with the same precedence level are applied acc</w:t>
      </w:r>
      <w:r w:rsidR="00667F59" w:rsidRPr="00E352EF">
        <w:rPr>
          <w:rFonts w:ascii="Cambria" w:hAnsi="Cambria"/>
        </w:rPr>
        <w:t xml:space="preserve">ording to associativity rules. </w:t>
      </w:r>
      <w:r w:rsidRPr="00E352EF">
        <w:rPr>
          <w:rFonts w:ascii="Cambria" w:hAnsi="Cambria"/>
        </w:rPr>
        <w:t>Precedence and associativity orders are reported in the following table.</w:t>
      </w:r>
    </w:p>
    <w:p w14:paraId="3BDED1A7" w14:textId="77777777" w:rsidR="005A2227" w:rsidRPr="00E352EF" w:rsidRDefault="005A2227"/>
    <w:tbl>
      <w:tblPr>
        <w:tblW w:w="8467" w:type="dxa"/>
        <w:jc w:val="center"/>
        <w:tblBorders>
          <w:top w:val="single" w:sz="0" w:space="0" w:color="FFFFFF"/>
          <w:left w:val="single" w:sz="0" w:space="0" w:color="FFFFFF"/>
          <w:bottom w:val="single" w:sz="0" w:space="0" w:color="FFFFFF"/>
          <w:right w:val="single" w:sz="0" w:space="0" w:color="FFFFFF"/>
          <w:insideH w:val="nil"/>
          <w:insideV w:val="nil"/>
        </w:tblBorders>
        <w:tblLayout w:type="fixed"/>
        <w:tblLook w:val="04A0" w:firstRow="1" w:lastRow="0" w:firstColumn="1" w:lastColumn="0" w:noHBand="0" w:noVBand="1"/>
      </w:tblPr>
      <w:tblGrid>
        <w:gridCol w:w="1512"/>
        <w:gridCol w:w="2131"/>
        <w:gridCol w:w="3125"/>
        <w:gridCol w:w="1699"/>
      </w:tblGrid>
      <w:tr w:rsidR="005A2227" w:rsidRPr="00E352EF" w14:paraId="70F76B44"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EAE9FF"/>
            <w:tcMar>
              <w:top w:w="43" w:type="dxa"/>
              <w:left w:w="115" w:type="dxa"/>
              <w:bottom w:w="115" w:type="dxa"/>
              <w:right w:w="43" w:type="dxa"/>
            </w:tcMar>
            <w:vAlign w:val="center"/>
          </w:tcPr>
          <w:p w14:paraId="6E1DBBBF" w14:textId="77777777" w:rsidR="005A2227" w:rsidRPr="00E352EF" w:rsidRDefault="0097053A">
            <w:pPr>
              <w:spacing w:line="240" w:lineRule="atLeast"/>
              <w:jc w:val="center"/>
              <w:rPr>
                <w:rFonts w:ascii="Cambria" w:hAnsi="Cambria"/>
              </w:rPr>
            </w:pPr>
            <w:r w:rsidRPr="00E352EF">
              <w:rPr>
                <w:rFonts w:ascii="Cambria" w:eastAsia="Consolas" w:hAnsi="Cambria" w:cs="Consolas"/>
              </w:rPr>
              <w:t>Order</w:t>
            </w:r>
          </w:p>
        </w:tc>
        <w:tc>
          <w:tcPr>
            <w:tcW w:w="2131" w:type="dxa"/>
            <w:tcBorders>
              <w:top w:val="single" w:sz="6" w:space="0" w:color="000000"/>
              <w:left w:val="single" w:sz="6" w:space="0" w:color="000000"/>
              <w:bottom w:val="single" w:sz="6" w:space="0" w:color="000000"/>
              <w:right w:val="single" w:sz="6" w:space="0" w:color="000000"/>
            </w:tcBorders>
            <w:shd w:val="clear" w:color="auto" w:fill="EAE9FF"/>
            <w:tcMar>
              <w:top w:w="43" w:type="dxa"/>
              <w:left w:w="115" w:type="dxa"/>
              <w:bottom w:w="115" w:type="dxa"/>
              <w:right w:w="43" w:type="dxa"/>
            </w:tcMar>
            <w:vAlign w:val="center"/>
          </w:tcPr>
          <w:p w14:paraId="05B8848D" w14:textId="77777777" w:rsidR="005A2227" w:rsidRPr="00E352EF" w:rsidRDefault="0097053A">
            <w:pPr>
              <w:spacing w:line="240" w:lineRule="atLeast"/>
              <w:jc w:val="center"/>
              <w:rPr>
                <w:rFonts w:ascii="Cambria" w:hAnsi="Cambria"/>
              </w:rPr>
            </w:pPr>
            <w:r w:rsidRPr="00E352EF">
              <w:rPr>
                <w:rFonts w:ascii="Cambria" w:eastAsia="Consolas" w:hAnsi="Cambria" w:cs="Consolas"/>
              </w:rPr>
              <w:t>Operator</w:t>
            </w:r>
          </w:p>
        </w:tc>
        <w:tc>
          <w:tcPr>
            <w:tcW w:w="3125" w:type="dxa"/>
            <w:tcBorders>
              <w:top w:val="single" w:sz="6" w:space="0" w:color="000000"/>
              <w:left w:val="single" w:sz="6" w:space="0" w:color="000000"/>
              <w:bottom w:val="single" w:sz="6" w:space="0" w:color="000000"/>
              <w:right w:val="single" w:sz="6" w:space="0" w:color="000000"/>
            </w:tcBorders>
            <w:shd w:val="clear" w:color="auto" w:fill="EAE9FF"/>
            <w:tcMar>
              <w:top w:w="43" w:type="dxa"/>
              <w:left w:w="115" w:type="dxa"/>
              <w:bottom w:w="115" w:type="dxa"/>
              <w:right w:w="43" w:type="dxa"/>
            </w:tcMar>
            <w:vAlign w:val="center"/>
          </w:tcPr>
          <w:p w14:paraId="12C1D9EF" w14:textId="77777777" w:rsidR="005A2227" w:rsidRPr="00E352EF" w:rsidRDefault="0097053A">
            <w:pPr>
              <w:spacing w:line="240" w:lineRule="atLeast"/>
              <w:jc w:val="center"/>
              <w:rPr>
                <w:rFonts w:ascii="Cambria" w:hAnsi="Cambria"/>
              </w:rPr>
            </w:pPr>
            <w:r w:rsidRPr="00E352EF">
              <w:rPr>
                <w:rFonts w:ascii="Cambria" w:eastAsia="Consolas" w:hAnsi="Cambria" w:cs="Consolas"/>
              </w:rPr>
              <w:t>Description</w:t>
            </w:r>
          </w:p>
        </w:tc>
        <w:tc>
          <w:tcPr>
            <w:tcW w:w="1699" w:type="dxa"/>
            <w:tcBorders>
              <w:top w:val="single" w:sz="6" w:space="0" w:color="000000"/>
              <w:left w:val="single" w:sz="6" w:space="0" w:color="000000"/>
              <w:bottom w:val="single" w:sz="6" w:space="0" w:color="000000"/>
              <w:right w:val="single" w:sz="6" w:space="0" w:color="000000"/>
            </w:tcBorders>
            <w:shd w:val="clear" w:color="auto" w:fill="EAE9FF"/>
            <w:tcMar>
              <w:top w:w="43" w:type="dxa"/>
              <w:left w:w="43" w:type="dxa"/>
              <w:bottom w:w="43" w:type="dxa"/>
              <w:right w:w="43" w:type="dxa"/>
            </w:tcMar>
            <w:vAlign w:val="center"/>
          </w:tcPr>
          <w:p w14:paraId="31D26EF5" w14:textId="77777777" w:rsidR="005A2227" w:rsidRPr="00E352EF" w:rsidRDefault="0097053A">
            <w:pPr>
              <w:spacing w:line="240" w:lineRule="atLeast"/>
              <w:jc w:val="center"/>
              <w:rPr>
                <w:rFonts w:ascii="Cambria" w:hAnsi="Cambria"/>
              </w:rPr>
            </w:pPr>
            <w:r w:rsidRPr="00E352EF">
              <w:rPr>
                <w:rFonts w:ascii="Cambria" w:eastAsia="Consolas" w:hAnsi="Cambria" w:cs="Consolas"/>
              </w:rPr>
              <w:t>Associativity</w:t>
            </w:r>
          </w:p>
        </w:tc>
      </w:tr>
      <w:tr w:rsidR="005A2227" w:rsidRPr="00E352EF" w14:paraId="2BF2DDE3"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EDB0DBB" w14:textId="77777777" w:rsidR="005A2227" w:rsidRPr="00E352EF" w:rsidRDefault="0097053A">
            <w:pPr>
              <w:spacing w:line="240" w:lineRule="atLeast"/>
              <w:jc w:val="center"/>
              <w:rPr>
                <w:rFonts w:ascii="Cambria" w:hAnsi="Cambria"/>
              </w:rPr>
            </w:pPr>
            <w:r w:rsidRPr="00E352EF">
              <w:rPr>
                <w:rFonts w:ascii="Cambria" w:eastAsia="Consolas" w:hAnsi="Cambria" w:cs="Consolas"/>
              </w:rPr>
              <w:t>I</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4AAACDB" w14:textId="77777777" w:rsidR="005A2227" w:rsidRPr="00E352EF" w:rsidRDefault="0097053A">
            <w:pPr>
              <w:spacing w:line="240" w:lineRule="atLeast"/>
              <w:jc w:val="center"/>
              <w:rPr>
                <w:rFonts w:ascii="Cambria" w:hAnsi="Cambria"/>
              </w:rPr>
            </w:pPr>
            <w:r w:rsidRPr="00E352EF">
              <w:rPr>
                <w:rFonts w:ascii="Cambria" w:eastAsia="Consolas" w:hAnsi="Cambria" w:cs="Consolas"/>
              </w:rPr>
              <w:t>()</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2B612F0" w14:textId="77777777" w:rsidR="005A2227" w:rsidRPr="00E352EF" w:rsidRDefault="0097053A">
            <w:pPr>
              <w:spacing w:line="240" w:lineRule="atLeast"/>
              <w:jc w:val="center"/>
              <w:rPr>
                <w:rFonts w:ascii="Cambria" w:hAnsi="Cambria"/>
              </w:rPr>
            </w:pPr>
            <w:r w:rsidRPr="00E352EF">
              <w:rPr>
                <w:rFonts w:ascii="Cambria" w:eastAsia="Consolas" w:hAnsi="Cambria" w:cs="Consolas"/>
              </w:rPr>
              <w:t>Round parenthesis. To alter the default order.</w:t>
            </w: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E018908" w14:textId="77777777" w:rsidR="005A2227" w:rsidRPr="00E352EF" w:rsidRDefault="0097053A">
            <w:pPr>
              <w:spacing w:line="240" w:lineRule="atLeast"/>
              <w:jc w:val="center"/>
              <w:rPr>
                <w:rFonts w:ascii="Cambria" w:hAnsi="Cambria"/>
              </w:rPr>
            </w:pPr>
            <w:r w:rsidRPr="00E352EF">
              <w:rPr>
                <w:rFonts w:ascii="Cambria" w:eastAsia="Consolas" w:hAnsi="Cambria" w:cs="Consolas"/>
              </w:rPr>
              <w:t>Left-to-right</w:t>
            </w:r>
          </w:p>
        </w:tc>
      </w:tr>
      <w:tr w:rsidR="005A2227" w:rsidRPr="00E352EF" w14:paraId="3EB8BDAC"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F37091C" w14:textId="77777777" w:rsidR="005A2227" w:rsidRPr="00E352EF" w:rsidRDefault="0097053A">
            <w:pPr>
              <w:spacing w:line="240" w:lineRule="atLeast"/>
              <w:jc w:val="center"/>
              <w:rPr>
                <w:rFonts w:ascii="Cambria" w:hAnsi="Cambria"/>
              </w:rPr>
            </w:pPr>
            <w:r w:rsidRPr="00E352EF">
              <w:rPr>
                <w:rFonts w:ascii="Cambria" w:eastAsia="Consolas" w:hAnsi="Cambria" w:cs="Consolas"/>
              </w:rPr>
              <w:t>II</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D654121" w14:textId="77777777" w:rsidR="005A2227" w:rsidRPr="00E352EF" w:rsidRDefault="0097053A">
            <w:pPr>
              <w:spacing w:line="240" w:lineRule="atLeast"/>
              <w:jc w:val="center"/>
              <w:rPr>
                <w:rFonts w:ascii="Cambria" w:hAnsi="Cambria"/>
              </w:rPr>
            </w:pPr>
            <w:r w:rsidRPr="00E352EF">
              <w:rPr>
                <w:rFonts w:ascii="Cambria" w:eastAsia="Consolas" w:hAnsi="Cambria" w:cs="Consolas"/>
              </w:rPr>
              <w:t>All VTL functional operators</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0804D2E" w14:textId="77777777" w:rsidR="005A2227" w:rsidRPr="00E352EF" w:rsidRDefault="0097053A">
            <w:pPr>
              <w:spacing w:line="240" w:lineRule="atLeast"/>
              <w:jc w:val="center"/>
              <w:rPr>
                <w:rFonts w:ascii="Cambria" w:hAnsi="Cambria"/>
              </w:rPr>
            </w:pPr>
            <w:r w:rsidRPr="00E352EF">
              <w:rPr>
                <w:rFonts w:ascii="Cambria" w:eastAsia="Consolas" w:hAnsi="Cambria" w:cs="Consolas"/>
              </w:rPr>
              <w:t>The majority of the operators of the VTL</w:t>
            </w: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51DAE68" w14:textId="77777777" w:rsidR="005A2227" w:rsidRPr="00E352EF" w:rsidRDefault="0097053A">
            <w:pPr>
              <w:spacing w:line="240" w:lineRule="atLeast"/>
              <w:jc w:val="center"/>
              <w:rPr>
                <w:rFonts w:ascii="Cambria" w:hAnsi="Cambria"/>
              </w:rPr>
            </w:pPr>
            <w:r w:rsidRPr="00E352EF">
              <w:rPr>
                <w:rFonts w:ascii="Cambria" w:eastAsia="Consolas" w:hAnsi="Cambria" w:cs="Consolas"/>
              </w:rPr>
              <w:t>Left-to-right</w:t>
            </w:r>
          </w:p>
        </w:tc>
      </w:tr>
      <w:tr w:rsidR="005A2227" w:rsidRPr="00E352EF" w14:paraId="4139F22C"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0514CEB" w14:textId="77777777" w:rsidR="005A2227" w:rsidRPr="00E352EF" w:rsidRDefault="0097053A">
            <w:pPr>
              <w:spacing w:line="240" w:lineRule="atLeast"/>
              <w:jc w:val="center"/>
              <w:rPr>
                <w:rFonts w:ascii="Cambria" w:hAnsi="Cambria"/>
              </w:rPr>
            </w:pPr>
            <w:r w:rsidRPr="00E352EF">
              <w:rPr>
                <w:rFonts w:ascii="Cambria" w:eastAsia="Consolas" w:hAnsi="Cambria" w:cs="Consolas"/>
              </w:rPr>
              <w:t>III</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A00C09E" w14:textId="77777777" w:rsidR="005A2227" w:rsidRPr="00E352EF" w:rsidRDefault="0097053A">
            <w:pPr>
              <w:jc w:val="center"/>
              <w:rPr>
                <w:rFonts w:ascii="Cambria" w:hAnsi="Cambria"/>
              </w:rPr>
            </w:pPr>
            <w:r w:rsidRPr="00E352EF">
              <w:rPr>
                <w:rFonts w:ascii="Cambria" w:eastAsia="Consolas" w:hAnsi="Cambria" w:cs="Consolas"/>
              </w:rPr>
              <w:t>Clauses and membership</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9EA40CB" w14:textId="77777777" w:rsidR="005A2227" w:rsidRPr="00E352EF" w:rsidRDefault="005A2227">
            <w:pPr>
              <w:spacing w:line="240" w:lineRule="atLeast"/>
              <w:jc w:val="center"/>
              <w:rPr>
                <w:rFonts w:ascii="Cambria" w:hAnsi="Cambria"/>
              </w:rPr>
            </w:pP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AC48BF4" w14:textId="77777777" w:rsidR="005A2227" w:rsidRPr="00E352EF" w:rsidRDefault="0097053A">
            <w:pPr>
              <w:spacing w:line="240" w:lineRule="atLeast"/>
              <w:jc w:val="center"/>
              <w:rPr>
                <w:rFonts w:ascii="Cambria" w:hAnsi="Cambria"/>
              </w:rPr>
            </w:pPr>
            <w:r w:rsidRPr="00E352EF">
              <w:rPr>
                <w:rFonts w:ascii="Cambria" w:eastAsia="Consolas" w:hAnsi="Cambria" w:cs="Consolas"/>
              </w:rPr>
              <w:t>Left-to-right</w:t>
            </w:r>
          </w:p>
        </w:tc>
      </w:tr>
      <w:tr w:rsidR="005A2227" w:rsidRPr="00E352EF" w14:paraId="349A7D2E"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70C565A" w14:textId="77777777" w:rsidR="005A2227" w:rsidRPr="00E352EF" w:rsidRDefault="0097053A">
            <w:pPr>
              <w:spacing w:line="240" w:lineRule="atLeast"/>
              <w:jc w:val="center"/>
              <w:rPr>
                <w:rFonts w:ascii="Cambria" w:hAnsi="Cambria"/>
              </w:rPr>
            </w:pPr>
            <w:r w:rsidRPr="00E352EF">
              <w:rPr>
                <w:rFonts w:ascii="Cambria" w:eastAsia="Consolas" w:hAnsi="Cambria" w:cs="Consolas"/>
              </w:rPr>
              <w:t>IV</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F59A8C3" w14:textId="77777777" w:rsidR="005A2227" w:rsidRPr="00E352EF" w:rsidRDefault="0097053A">
            <w:pPr>
              <w:spacing w:line="240" w:lineRule="atLeast"/>
              <w:jc w:val="center"/>
              <w:rPr>
                <w:rFonts w:ascii="Cambria" w:hAnsi="Cambria"/>
              </w:rPr>
            </w:pPr>
            <w:r w:rsidRPr="00E352EF">
              <w:rPr>
                <w:rFonts w:ascii="Cambria" w:eastAsia="Consolas" w:hAnsi="Cambria" w:cs="Consolas"/>
              </w:rPr>
              <w:t>unary plus</w:t>
            </w:r>
          </w:p>
          <w:p w14:paraId="0DAC3A87" w14:textId="77777777" w:rsidR="005A2227" w:rsidRPr="00E352EF" w:rsidRDefault="0097053A">
            <w:pPr>
              <w:spacing w:line="240" w:lineRule="atLeast"/>
              <w:jc w:val="center"/>
              <w:rPr>
                <w:rFonts w:ascii="Cambria" w:hAnsi="Cambria"/>
              </w:rPr>
            </w:pPr>
            <w:r w:rsidRPr="00E352EF">
              <w:rPr>
                <w:rFonts w:ascii="Cambria" w:eastAsia="Consolas" w:hAnsi="Cambria" w:cs="Consolas"/>
              </w:rPr>
              <w:t>unary minus</w:t>
            </w:r>
          </w:p>
          <w:p w14:paraId="234DFFEC" w14:textId="77777777" w:rsidR="005A2227" w:rsidRPr="00E352EF" w:rsidRDefault="0097053A">
            <w:pPr>
              <w:spacing w:line="240" w:lineRule="atLeast"/>
              <w:jc w:val="center"/>
              <w:rPr>
                <w:rFonts w:ascii="Cambria" w:hAnsi="Cambria"/>
              </w:rPr>
            </w:pPr>
            <w:r w:rsidRPr="00E352EF">
              <w:rPr>
                <w:rFonts w:ascii="Cambria" w:eastAsia="Consolas" w:hAnsi="Cambria" w:cs="Consolas"/>
              </w:rPr>
              <w:t>not</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25FC107" w14:textId="77777777" w:rsidR="005A2227" w:rsidRPr="00E352EF" w:rsidRDefault="0097053A">
            <w:pPr>
              <w:spacing w:line="240" w:lineRule="atLeast"/>
              <w:jc w:val="center"/>
              <w:rPr>
                <w:rFonts w:ascii="Cambria" w:hAnsi="Cambria"/>
              </w:rPr>
            </w:pPr>
            <w:r w:rsidRPr="00E352EF">
              <w:rPr>
                <w:rFonts w:ascii="Cambria" w:eastAsia="Consolas" w:hAnsi="Cambria" w:cs="Consolas"/>
              </w:rPr>
              <w:t>Unary minus</w:t>
            </w:r>
          </w:p>
          <w:p w14:paraId="2E7CD72D" w14:textId="77777777" w:rsidR="005A2227" w:rsidRPr="00E352EF" w:rsidRDefault="0097053A">
            <w:pPr>
              <w:spacing w:line="240" w:lineRule="atLeast"/>
              <w:jc w:val="center"/>
              <w:rPr>
                <w:rFonts w:ascii="Cambria" w:hAnsi="Cambria"/>
              </w:rPr>
            </w:pPr>
            <w:r w:rsidRPr="00E352EF">
              <w:rPr>
                <w:rFonts w:ascii="Cambria" w:eastAsia="Consolas" w:hAnsi="Cambria" w:cs="Consolas"/>
              </w:rPr>
              <w:t>Unary plus</w:t>
            </w:r>
          </w:p>
          <w:p w14:paraId="0657A495" w14:textId="77777777" w:rsidR="005A2227" w:rsidRPr="00E352EF" w:rsidRDefault="0097053A">
            <w:pPr>
              <w:spacing w:line="240" w:lineRule="atLeast"/>
              <w:jc w:val="center"/>
              <w:rPr>
                <w:rFonts w:ascii="Cambria" w:hAnsi="Cambria"/>
              </w:rPr>
            </w:pPr>
            <w:r w:rsidRPr="00E352EF">
              <w:rPr>
                <w:rFonts w:ascii="Cambria" w:eastAsia="Consolas" w:hAnsi="Cambria" w:cs="Consolas"/>
              </w:rPr>
              <w:t>Logical negation</w:t>
            </w: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B519A54" w14:textId="77777777" w:rsidR="005A2227" w:rsidRPr="00E352EF" w:rsidRDefault="0097053A">
            <w:pPr>
              <w:spacing w:line="240" w:lineRule="atLeast"/>
              <w:jc w:val="center"/>
              <w:rPr>
                <w:rFonts w:ascii="Cambria" w:hAnsi="Cambria"/>
              </w:rPr>
            </w:pPr>
            <w:r w:rsidRPr="00E352EF">
              <w:rPr>
                <w:rFonts w:ascii="Cambria" w:eastAsia="Consolas" w:hAnsi="Cambria" w:cs="Consolas"/>
              </w:rPr>
              <w:t>Right-to-left</w:t>
            </w:r>
          </w:p>
        </w:tc>
      </w:tr>
      <w:tr w:rsidR="005A2227" w:rsidRPr="00E352EF" w14:paraId="05C6F672"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5C12082" w14:textId="77777777" w:rsidR="005A2227" w:rsidRPr="00E352EF" w:rsidRDefault="0097053A">
            <w:pPr>
              <w:spacing w:line="240" w:lineRule="atLeast"/>
              <w:jc w:val="center"/>
              <w:rPr>
                <w:rFonts w:ascii="Cambria" w:hAnsi="Cambria"/>
              </w:rPr>
            </w:pPr>
            <w:r w:rsidRPr="00E352EF">
              <w:rPr>
                <w:rFonts w:ascii="Cambria" w:eastAsia="Consolas" w:hAnsi="Cambria" w:cs="Consolas"/>
              </w:rPr>
              <w:t>V</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D08EA0C" w14:textId="77777777" w:rsidR="005A2227" w:rsidRPr="00E352EF" w:rsidRDefault="0097053A">
            <w:pPr>
              <w:spacing w:line="240" w:lineRule="atLeast"/>
              <w:jc w:val="center"/>
              <w:rPr>
                <w:rFonts w:ascii="Cambria" w:hAnsi="Cambria"/>
              </w:rPr>
            </w:pPr>
            <w:r w:rsidRPr="00E352EF">
              <w:rPr>
                <w:rFonts w:ascii="Cambria" w:eastAsia="Consolas" w:hAnsi="Cambria" w:cs="Consolas"/>
              </w:rPr>
              <w:t>*,</w:t>
            </w:r>
          </w:p>
          <w:p w14:paraId="5A07D1DB" w14:textId="77777777" w:rsidR="005A2227" w:rsidRPr="00E352EF" w:rsidRDefault="0097053A">
            <w:pPr>
              <w:spacing w:line="240" w:lineRule="atLeast"/>
              <w:jc w:val="center"/>
              <w:rPr>
                <w:rFonts w:ascii="Cambria" w:hAnsi="Cambria"/>
              </w:rPr>
            </w:pPr>
            <w:r w:rsidRPr="00E352EF">
              <w:rPr>
                <w:rFonts w:ascii="Cambria" w:eastAsia="Consolas" w:hAnsi="Cambria" w:cs="Consolas"/>
              </w:rPr>
              <w:t>/</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90AB65E" w14:textId="77777777" w:rsidR="005A2227" w:rsidRPr="00E352EF" w:rsidRDefault="0097053A">
            <w:pPr>
              <w:spacing w:line="240" w:lineRule="atLeast"/>
              <w:jc w:val="center"/>
              <w:rPr>
                <w:rFonts w:ascii="Cambria" w:hAnsi="Cambria"/>
              </w:rPr>
            </w:pPr>
            <w:r w:rsidRPr="00E352EF">
              <w:rPr>
                <w:rFonts w:ascii="Cambria" w:eastAsia="Consolas" w:hAnsi="Cambria" w:cs="Consolas"/>
              </w:rPr>
              <w:t>Multiplication</w:t>
            </w:r>
          </w:p>
          <w:p w14:paraId="2B031EFF" w14:textId="77777777" w:rsidR="005A2227" w:rsidRPr="00E352EF" w:rsidRDefault="0097053A">
            <w:pPr>
              <w:spacing w:line="240" w:lineRule="atLeast"/>
              <w:jc w:val="center"/>
              <w:rPr>
                <w:rFonts w:ascii="Cambria" w:hAnsi="Cambria"/>
              </w:rPr>
            </w:pPr>
            <w:r w:rsidRPr="00E352EF">
              <w:rPr>
                <w:rFonts w:ascii="Cambria" w:eastAsia="Consolas" w:hAnsi="Cambria" w:cs="Consolas"/>
              </w:rPr>
              <w:t>Division</w:t>
            </w: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1C8F760" w14:textId="77777777" w:rsidR="005A2227" w:rsidRPr="00E352EF" w:rsidRDefault="0097053A">
            <w:pPr>
              <w:spacing w:line="240" w:lineRule="atLeast"/>
              <w:jc w:val="center"/>
              <w:rPr>
                <w:rFonts w:ascii="Cambria" w:hAnsi="Cambria"/>
              </w:rPr>
            </w:pPr>
            <w:r w:rsidRPr="00E352EF">
              <w:rPr>
                <w:rFonts w:ascii="Cambria" w:eastAsia="Consolas" w:hAnsi="Cambria" w:cs="Consolas"/>
              </w:rPr>
              <w:t>Left-to-right</w:t>
            </w:r>
          </w:p>
        </w:tc>
      </w:tr>
      <w:tr w:rsidR="005A2227" w:rsidRPr="00E352EF" w14:paraId="3F3DE64F"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CE91B5A" w14:textId="77777777" w:rsidR="005A2227" w:rsidRPr="00E352EF" w:rsidRDefault="0097053A">
            <w:pPr>
              <w:spacing w:line="240" w:lineRule="atLeast"/>
              <w:jc w:val="center"/>
              <w:rPr>
                <w:rFonts w:ascii="Cambria" w:hAnsi="Cambria"/>
              </w:rPr>
            </w:pPr>
            <w:r w:rsidRPr="00E352EF">
              <w:rPr>
                <w:rFonts w:ascii="Cambria" w:eastAsia="Consolas" w:hAnsi="Cambria" w:cs="Consolas"/>
              </w:rPr>
              <w:t>VI</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5CB1E6A" w14:textId="77777777" w:rsidR="005A2227" w:rsidRPr="00E352EF" w:rsidRDefault="0097053A">
            <w:pPr>
              <w:spacing w:line="240" w:lineRule="atLeast"/>
              <w:jc w:val="center"/>
              <w:rPr>
                <w:rFonts w:ascii="Cambria" w:hAnsi="Cambria"/>
              </w:rPr>
            </w:pPr>
            <w:r w:rsidRPr="00E352EF">
              <w:rPr>
                <w:rFonts w:ascii="Cambria" w:eastAsia="Consolas" w:hAnsi="Cambria" w:cs="Consolas"/>
              </w:rPr>
              <w:t>+, -</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C5AB6BA" w14:textId="77777777" w:rsidR="005A2227" w:rsidRPr="00E352EF" w:rsidRDefault="0097053A">
            <w:pPr>
              <w:spacing w:line="240" w:lineRule="atLeast"/>
              <w:jc w:val="center"/>
              <w:rPr>
                <w:rFonts w:ascii="Cambria" w:hAnsi="Cambria"/>
              </w:rPr>
            </w:pPr>
            <w:r w:rsidRPr="00E352EF">
              <w:rPr>
                <w:rFonts w:ascii="Cambria" w:eastAsia="Consolas" w:hAnsi="Cambria" w:cs="Consolas"/>
              </w:rPr>
              <w:t>Addition</w:t>
            </w:r>
          </w:p>
          <w:p w14:paraId="6F20DED3" w14:textId="77777777" w:rsidR="005A2227" w:rsidRPr="00E352EF" w:rsidRDefault="0097053A">
            <w:pPr>
              <w:spacing w:line="240" w:lineRule="atLeast"/>
              <w:jc w:val="center"/>
              <w:rPr>
                <w:rFonts w:ascii="Cambria" w:hAnsi="Cambria"/>
              </w:rPr>
            </w:pPr>
            <w:r w:rsidRPr="00E352EF">
              <w:rPr>
                <w:rFonts w:ascii="Cambria" w:eastAsia="Consolas" w:hAnsi="Cambria" w:cs="Consolas"/>
              </w:rPr>
              <w:t>Subtraction</w:t>
            </w: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B113C29" w14:textId="77777777" w:rsidR="005A2227" w:rsidRPr="00E352EF" w:rsidRDefault="0097053A">
            <w:pPr>
              <w:spacing w:line="240" w:lineRule="atLeast"/>
              <w:jc w:val="center"/>
              <w:rPr>
                <w:rFonts w:ascii="Cambria" w:hAnsi="Cambria"/>
              </w:rPr>
            </w:pPr>
            <w:r w:rsidRPr="00E352EF">
              <w:rPr>
                <w:rFonts w:ascii="Cambria" w:eastAsia="Consolas" w:hAnsi="Cambria" w:cs="Consolas"/>
              </w:rPr>
              <w:t>Left-to-right</w:t>
            </w:r>
          </w:p>
        </w:tc>
      </w:tr>
      <w:tr w:rsidR="005A2227" w:rsidRPr="00E352EF" w14:paraId="7D7D3C69"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4B93060" w14:textId="77777777" w:rsidR="005A2227" w:rsidRPr="00E352EF" w:rsidRDefault="0097053A">
            <w:pPr>
              <w:spacing w:line="240" w:lineRule="atLeast"/>
              <w:jc w:val="center"/>
              <w:rPr>
                <w:rFonts w:ascii="Cambria" w:hAnsi="Cambria"/>
              </w:rPr>
            </w:pPr>
            <w:r w:rsidRPr="00E352EF">
              <w:rPr>
                <w:rFonts w:ascii="Cambria" w:eastAsia="Consolas" w:hAnsi="Cambria" w:cs="Consolas"/>
              </w:rPr>
              <w:t>VII</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F81BE40" w14:textId="77777777" w:rsidR="005A2227" w:rsidRPr="00E352EF" w:rsidRDefault="0097053A">
            <w:pPr>
              <w:spacing w:line="240" w:lineRule="atLeast"/>
              <w:jc w:val="center"/>
              <w:rPr>
                <w:rFonts w:ascii="Cambria" w:hAnsi="Cambria"/>
              </w:rPr>
            </w:pPr>
            <w:r w:rsidRPr="00E352EF">
              <w:rPr>
                <w:rFonts w:ascii="Cambria" w:eastAsia="Consolas" w:hAnsi="Cambria" w:cs="Consolas"/>
              </w:rPr>
              <w:t>&gt; &gt;=</w:t>
            </w:r>
          </w:p>
          <w:p w14:paraId="7F6C5BE3" w14:textId="77777777" w:rsidR="005A2227" w:rsidRPr="00E352EF" w:rsidRDefault="0097053A">
            <w:pPr>
              <w:spacing w:line="240" w:lineRule="atLeast"/>
              <w:jc w:val="center"/>
              <w:rPr>
                <w:rFonts w:ascii="Cambria" w:hAnsi="Cambria"/>
              </w:rPr>
            </w:pPr>
            <w:r w:rsidRPr="00E352EF">
              <w:rPr>
                <w:rFonts w:ascii="Cambria" w:eastAsia="Consolas" w:hAnsi="Cambria" w:cs="Consolas"/>
              </w:rPr>
              <w:t>&lt; &lt;=</w:t>
            </w:r>
          </w:p>
          <w:p w14:paraId="7B0E0DF8" w14:textId="77777777" w:rsidR="005A2227" w:rsidRPr="00E352EF" w:rsidRDefault="0097053A">
            <w:pPr>
              <w:spacing w:line="240" w:lineRule="atLeast"/>
              <w:jc w:val="center"/>
              <w:rPr>
                <w:rFonts w:ascii="Cambria" w:hAnsi="Cambria"/>
              </w:rPr>
            </w:pPr>
            <w:r w:rsidRPr="00E352EF">
              <w:rPr>
                <w:rFonts w:ascii="Cambria" w:eastAsia="Consolas" w:hAnsi="Cambria" w:cs="Consolas"/>
              </w:rPr>
              <w:t>in, not in</w:t>
            </w:r>
          </w:p>
          <w:p w14:paraId="653AE2B2" w14:textId="77777777" w:rsidR="005A2227" w:rsidRPr="00E352EF" w:rsidRDefault="0097053A">
            <w:pPr>
              <w:spacing w:line="240" w:lineRule="atLeast"/>
              <w:jc w:val="center"/>
              <w:rPr>
                <w:rFonts w:ascii="Cambria" w:hAnsi="Cambria"/>
              </w:rPr>
            </w:pPr>
            <w:r w:rsidRPr="00E352EF">
              <w:rPr>
                <w:rFonts w:ascii="Cambria" w:eastAsia="Consolas" w:hAnsi="Cambria" w:cs="Consolas"/>
              </w:rPr>
              <w:t>between</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F17AD65" w14:textId="77777777" w:rsidR="005A2227" w:rsidRPr="00E352EF" w:rsidRDefault="0097053A">
            <w:pPr>
              <w:spacing w:line="240" w:lineRule="atLeast"/>
              <w:jc w:val="center"/>
              <w:rPr>
                <w:rFonts w:ascii="Cambria" w:hAnsi="Cambria"/>
              </w:rPr>
            </w:pPr>
            <w:r w:rsidRPr="00E352EF">
              <w:rPr>
                <w:rFonts w:ascii="Cambria" w:eastAsia="Consolas" w:hAnsi="Cambria" w:cs="Consolas"/>
              </w:rPr>
              <w:t>Greater than</w:t>
            </w:r>
          </w:p>
          <w:p w14:paraId="6A63B04A" w14:textId="77777777" w:rsidR="005A2227" w:rsidRPr="00E352EF" w:rsidRDefault="0097053A">
            <w:pPr>
              <w:spacing w:line="240" w:lineRule="atLeast"/>
              <w:jc w:val="center"/>
              <w:rPr>
                <w:rFonts w:ascii="Cambria" w:hAnsi="Cambria"/>
              </w:rPr>
            </w:pPr>
            <w:r w:rsidRPr="00E352EF">
              <w:rPr>
                <w:rFonts w:ascii="Cambria" w:eastAsia="Consolas" w:hAnsi="Cambria" w:cs="Consolas"/>
              </w:rPr>
              <w:t>Less than</w:t>
            </w:r>
          </w:p>
          <w:p w14:paraId="0D6EF45B" w14:textId="77777777" w:rsidR="005A2227" w:rsidRPr="00E352EF" w:rsidRDefault="0097053A">
            <w:pPr>
              <w:spacing w:line="240" w:lineRule="atLeast"/>
              <w:jc w:val="center"/>
              <w:rPr>
                <w:rFonts w:ascii="Cambria" w:hAnsi="Cambria"/>
              </w:rPr>
            </w:pPr>
            <w:r w:rsidRPr="00E352EF">
              <w:rPr>
                <w:rFonts w:ascii="Cambria" w:eastAsia="Consolas" w:hAnsi="Cambria" w:cs="Consolas"/>
              </w:rPr>
              <w:t>In (not in) a value list</w:t>
            </w:r>
          </w:p>
          <w:p w14:paraId="74A108FE" w14:textId="77777777" w:rsidR="005A2227" w:rsidRPr="00E352EF" w:rsidRDefault="0097053A">
            <w:pPr>
              <w:spacing w:line="240" w:lineRule="atLeast"/>
              <w:jc w:val="center"/>
              <w:rPr>
                <w:rFonts w:ascii="Cambria" w:hAnsi="Cambria"/>
              </w:rPr>
            </w:pPr>
            <w:r w:rsidRPr="00E352EF">
              <w:rPr>
                <w:rFonts w:ascii="Cambria" w:eastAsia="Consolas" w:hAnsi="Cambria" w:cs="Consolas"/>
              </w:rPr>
              <w:t>In a range</w:t>
            </w: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0E2F27B" w14:textId="77777777" w:rsidR="005A2227" w:rsidRPr="00E352EF" w:rsidRDefault="0097053A">
            <w:pPr>
              <w:spacing w:line="240" w:lineRule="atLeast"/>
              <w:jc w:val="center"/>
              <w:rPr>
                <w:rFonts w:ascii="Cambria" w:hAnsi="Cambria"/>
              </w:rPr>
            </w:pPr>
            <w:r w:rsidRPr="00E352EF">
              <w:rPr>
                <w:rFonts w:ascii="Cambria" w:eastAsia="Consolas" w:hAnsi="Cambria" w:cs="Consolas"/>
              </w:rPr>
              <w:t>Left-to-right</w:t>
            </w:r>
          </w:p>
        </w:tc>
      </w:tr>
      <w:tr w:rsidR="005A2227" w:rsidRPr="00E352EF" w14:paraId="5A50470F"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8837F48" w14:textId="77777777" w:rsidR="005A2227" w:rsidRPr="00E352EF" w:rsidRDefault="0097053A">
            <w:pPr>
              <w:spacing w:line="240" w:lineRule="atLeast"/>
              <w:jc w:val="center"/>
              <w:rPr>
                <w:rFonts w:ascii="Cambria" w:hAnsi="Cambria"/>
              </w:rPr>
            </w:pPr>
            <w:r w:rsidRPr="00E352EF">
              <w:rPr>
                <w:rFonts w:ascii="Cambria" w:eastAsia="Consolas" w:hAnsi="Cambria" w:cs="Consolas"/>
              </w:rPr>
              <w:t>VIII</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7B6BFCD" w14:textId="77777777" w:rsidR="005A2227" w:rsidRPr="00E352EF" w:rsidRDefault="0097053A">
            <w:pPr>
              <w:spacing w:line="240" w:lineRule="atLeast"/>
              <w:jc w:val="center"/>
              <w:rPr>
                <w:rFonts w:ascii="Cambria" w:hAnsi="Cambria"/>
              </w:rPr>
            </w:pPr>
            <w:r w:rsidRPr="00E352EF">
              <w:rPr>
                <w:rFonts w:ascii="Cambria" w:eastAsia="Consolas" w:hAnsi="Cambria" w:cs="Consolas"/>
              </w:rPr>
              <w:t>exists_in</w:t>
            </w:r>
          </w:p>
          <w:p w14:paraId="38E902BA" w14:textId="77777777" w:rsidR="005A2227" w:rsidRPr="00E352EF" w:rsidRDefault="0097053A">
            <w:pPr>
              <w:spacing w:line="240" w:lineRule="atLeast"/>
              <w:jc w:val="center"/>
              <w:rPr>
                <w:rFonts w:ascii="Cambria" w:hAnsi="Cambria"/>
              </w:rPr>
            </w:pPr>
            <w:r w:rsidRPr="00E352EF">
              <w:rPr>
                <w:rFonts w:ascii="Cambria" w:eastAsia="Consolas" w:hAnsi="Cambria" w:cs="Consolas"/>
              </w:rPr>
              <w:t>not_exists_in</w:t>
            </w:r>
          </w:p>
          <w:p w14:paraId="5E1A58BC" w14:textId="77777777" w:rsidR="005A2227" w:rsidRPr="00E352EF" w:rsidRDefault="0097053A">
            <w:pPr>
              <w:spacing w:line="240" w:lineRule="atLeast"/>
              <w:jc w:val="center"/>
              <w:rPr>
                <w:rFonts w:ascii="Cambria" w:hAnsi="Cambria"/>
              </w:rPr>
            </w:pPr>
            <w:r w:rsidRPr="00E352EF">
              <w:rPr>
                <w:rFonts w:ascii="Cambria" w:eastAsia="Consolas" w:hAnsi="Cambria" w:cs="Consolas"/>
              </w:rPr>
              <w:t>exists_in_all</w:t>
            </w:r>
          </w:p>
          <w:p w14:paraId="33CB02DC" w14:textId="77777777" w:rsidR="005A2227" w:rsidRPr="00E352EF" w:rsidRDefault="0097053A">
            <w:pPr>
              <w:spacing w:line="240" w:lineRule="atLeast"/>
              <w:jc w:val="center"/>
              <w:rPr>
                <w:rFonts w:ascii="Cambria" w:hAnsi="Cambria"/>
              </w:rPr>
            </w:pPr>
            <w:r w:rsidRPr="00E352EF">
              <w:rPr>
                <w:rFonts w:ascii="Cambria" w:eastAsia="Consolas" w:hAnsi="Cambria" w:cs="Consolas"/>
              </w:rPr>
              <w:t>not_exists_in_all</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E396E3E" w14:textId="77777777" w:rsidR="005A2227" w:rsidRPr="00E352EF" w:rsidRDefault="0097053A">
            <w:pPr>
              <w:spacing w:line="240" w:lineRule="atLeast"/>
              <w:jc w:val="center"/>
              <w:rPr>
                <w:rFonts w:ascii="Cambria" w:hAnsi="Cambria"/>
              </w:rPr>
            </w:pPr>
            <w:r w:rsidRPr="00E352EF">
              <w:rPr>
                <w:rFonts w:ascii="Cambria" w:eastAsia="Consolas" w:hAnsi="Cambria" w:cs="Consolas"/>
              </w:rPr>
              <w:t>Identifiers matching</w:t>
            </w: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C46FC77" w14:textId="77777777" w:rsidR="005A2227" w:rsidRPr="00E352EF" w:rsidRDefault="0097053A">
            <w:pPr>
              <w:spacing w:line="240" w:lineRule="atLeast"/>
              <w:jc w:val="center"/>
              <w:rPr>
                <w:rFonts w:ascii="Cambria" w:hAnsi="Cambria"/>
              </w:rPr>
            </w:pPr>
            <w:r w:rsidRPr="00E352EF">
              <w:rPr>
                <w:rFonts w:ascii="Cambria" w:eastAsia="Consolas" w:hAnsi="Cambria" w:cs="Consolas"/>
              </w:rPr>
              <w:t>Left-to-right</w:t>
            </w:r>
          </w:p>
        </w:tc>
      </w:tr>
      <w:tr w:rsidR="005A2227" w:rsidRPr="00E352EF" w14:paraId="598BA794"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4C2DE85" w14:textId="77777777" w:rsidR="005A2227" w:rsidRPr="00E352EF" w:rsidRDefault="0097053A">
            <w:pPr>
              <w:spacing w:line="240" w:lineRule="atLeast"/>
              <w:jc w:val="center"/>
              <w:rPr>
                <w:rFonts w:ascii="Cambria" w:hAnsi="Cambria"/>
              </w:rPr>
            </w:pPr>
            <w:r w:rsidRPr="00E352EF">
              <w:rPr>
                <w:rFonts w:ascii="Cambria" w:eastAsia="Consolas" w:hAnsi="Cambria" w:cs="Consolas"/>
              </w:rPr>
              <w:t>IX</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2DF6683" w14:textId="77777777" w:rsidR="005A2227" w:rsidRPr="00E352EF" w:rsidRDefault="0097053A">
            <w:pPr>
              <w:spacing w:line="240" w:lineRule="atLeast"/>
              <w:jc w:val="center"/>
              <w:rPr>
                <w:rFonts w:ascii="Cambria" w:hAnsi="Cambria"/>
              </w:rPr>
            </w:pPr>
            <w:r w:rsidRPr="00E352EF">
              <w:rPr>
                <w:rFonts w:ascii="Cambria" w:eastAsia="Consolas" w:hAnsi="Cambria" w:cs="Consolas"/>
              </w:rPr>
              <w:t>=</w:t>
            </w:r>
          </w:p>
          <w:p w14:paraId="5F6C9365" w14:textId="77777777" w:rsidR="005A2227" w:rsidRPr="00E352EF" w:rsidRDefault="0097053A">
            <w:pPr>
              <w:spacing w:line="240" w:lineRule="atLeast"/>
              <w:jc w:val="center"/>
              <w:rPr>
                <w:rFonts w:ascii="Cambria" w:hAnsi="Cambria"/>
              </w:rPr>
            </w:pPr>
            <w:r w:rsidRPr="00E352EF">
              <w:rPr>
                <w:rFonts w:ascii="Cambria" w:eastAsia="Consolas" w:hAnsi="Cambria" w:cs="Consolas"/>
              </w:rPr>
              <w:t>&lt;&gt;</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35F616E" w14:textId="77777777" w:rsidR="005A2227" w:rsidRPr="00E352EF" w:rsidRDefault="0097053A">
            <w:pPr>
              <w:spacing w:line="240" w:lineRule="atLeast"/>
              <w:jc w:val="center"/>
              <w:rPr>
                <w:rFonts w:ascii="Cambria" w:hAnsi="Cambria"/>
              </w:rPr>
            </w:pPr>
            <w:r w:rsidRPr="00E352EF">
              <w:rPr>
                <w:rFonts w:ascii="Cambria" w:eastAsia="Consolas" w:hAnsi="Cambria" w:cs="Consolas"/>
              </w:rPr>
              <w:t>Equal-to</w:t>
            </w:r>
          </w:p>
          <w:p w14:paraId="5D29ADB3" w14:textId="77777777" w:rsidR="005A2227" w:rsidRPr="00E352EF" w:rsidRDefault="0097053A">
            <w:pPr>
              <w:spacing w:line="240" w:lineRule="atLeast"/>
              <w:jc w:val="center"/>
              <w:rPr>
                <w:rFonts w:ascii="Cambria" w:hAnsi="Cambria"/>
              </w:rPr>
            </w:pPr>
            <w:r w:rsidRPr="00E352EF">
              <w:rPr>
                <w:rFonts w:ascii="Cambria" w:eastAsia="Consolas" w:hAnsi="Cambria" w:cs="Consolas"/>
              </w:rPr>
              <w:t>Not-equal-to</w:t>
            </w: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2F985B8" w14:textId="77777777" w:rsidR="005A2227" w:rsidRPr="00E352EF" w:rsidRDefault="0097053A">
            <w:pPr>
              <w:spacing w:line="240" w:lineRule="atLeast"/>
              <w:jc w:val="center"/>
              <w:rPr>
                <w:rFonts w:ascii="Cambria" w:hAnsi="Cambria"/>
              </w:rPr>
            </w:pPr>
            <w:r w:rsidRPr="00E352EF">
              <w:rPr>
                <w:rFonts w:ascii="Cambria" w:eastAsia="Consolas" w:hAnsi="Cambria" w:cs="Consolas"/>
              </w:rPr>
              <w:t>Left-to-right</w:t>
            </w:r>
          </w:p>
        </w:tc>
      </w:tr>
      <w:tr w:rsidR="005A2227" w:rsidRPr="00E352EF" w14:paraId="5121FA9E"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DA8BA65" w14:textId="77777777" w:rsidR="005A2227" w:rsidRPr="00E352EF" w:rsidRDefault="0097053A">
            <w:pPr>
              <w:spacing w:line="240" w:lineRule="atLeast"/>
              <w:jc w:val="center"/>
              <w:rPr>
                <w:rFonts w:ascii="Cambria" w:hAnsi="Cambria"/>
              </w:rPr>
            </w:pPr>
            <w:r w:rsidRPr="00E352EF">
              <w:rPr>
                <w:rFonts w:ascii="Cambria" w:eastAsia="Consolas" w:hAnsi="Cambria" w:cs="Consolas"/>
              </w:rPr>
              <w:t>X</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D03A888" w14:textId="77777777" w:rsidR="005A2227" w:rsidRPr="00E352EF" w:rsidRDefault="0097053A">
            <w:pPr>
              <w:spacing w:line="240" w:lineRule="atLeast"/>
              <w:jc w:val="center"/>
              <w:rPr>
                <w:rFonts w:ascii="Cambria" w:hAnsi="Cambria"/>
              </w:rPr>
            </w:pPr>
            <w:r w:rsidRPr="00E352EF">
              <w:rPr>
                <w:rFonts w:ascii="Cambria" w:eastAsia="Consolas" w:hAnsi="Cambria" w:cs="Consolas"/>
              </w:rPr>
              <w:t>and</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0653C35" w14:textId="77777777" w:rsidR="005A2227" w:rsidRPr="00E352EF" w:rsidRDefault="0097053A">
            <w:pPr>
              <w:spacing w:line="240" w:lineRule="atLeast"/>
              <w:jc w:val="center"/>
              <w:rPr>
                <w:rFonts w:ascii="Cambria" w:hAnsi="Cambria"/>
              </w:rPr>
            </w:pPr>
            <w:r w:rsidRPr="00E352EF">
              <w:rPr>
                <w:rFonts w:ascii="Cambria" w:eastAsia="Consolas" w:hAnsi="Cambria" w:cs="Consolas"/>
              </w:rPr>
              <w:t>Logical AND</w:t>
            </w: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6C365B7" w14:textId="77777777" w:rsidR="005A2227" w:rsidRPr="00E352EF" w:rsidRDefault="0097053A">
            <w:pPr>
              <w:spacing w:line="240" w:lineRule="atLeast"/>
              <w:jc w:val="center"/>
              <w:rPr>
                <w:rFonts w:ascii="Cambria" w:hAnsi="Cambria"/>
              </w:rPr>
            </w:pPr>
            <w:r w:rsidRPr="00E352EF">
              <w:rPr>
                <w:rFonts w:ascii="Cambria" w:eastAsia="Consolas" w:hAnsi="Cambria" w:cs="Consolas"/>
              </w:rPr>
              <w:t>Left-to-right</w:t>
            </w:r>
          </w:p>
        </w:tc>
      </w:tr>
      <w:tr w:rsidR="005A2227" w:rsidRPr="00E352EF" w14:paraId="6C94054B"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F985F29" w14:textId="77777777" w:rsidR="005A2227" w:rsidRPr="00E352EF" w:rsidRDefault="0097053A">
            <w:pPr>
              <w:spacing w:line="240" w:lineRule="atLeast"/>
              <w:jc w:val="center"/>
              <w:rPr>
                <w:rFonts w:ascii="Cambria" w:hAnsi="Cambria"/>
              </w:rPr>
            </w:pPr>
            <w:r w:rsidRPr="00E352EF">
              <w:rPr>
                <w:rFonts w:ascii="Cambria" w:eastAsia="Consolas" w:hAnsi="Cambria" w:cs="Consolas"/>
              </w:rPr>
              <w:t>XI</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387609E" w14:textId="77777777" w:rsidR="005A2227" w:rsidRPr="00E352EF" w:rsidRDefault="0097053A">
            <w:pPr>
              <w:spacing w:line="240" w:lineRule="atLeast"/>
              <w:jc w:val="center"/>
              <w:rPr>
                <w:rFonts w:ascii="Cambria" w:hAnsi="Cambria"/>
              </w:rPr>
            </w:pPr>
            <w:r w:rsidRPr="00E352EF">
              <w:rPr>
                <w:rFonts w:ascii="Cambria" w:eastAsia="Consolas" w:hAnsi="Cambria" w:cs="Consolas"/>
              </w:rPr>
              <w:t>or</w:t>
            </w:r>
          </w:p>
          <w:p w14:paraId="6B925421" w14:textId="77777777" w:rsidR="005A2227" w:rsidRPr="00E352EF" w:rsidRDefault="0097053A">
            <w:pPr>
              <w:spacing w:line="240" w:lineRule="atLeast"/>
              <w:jc w:val="center"/>
              <w:rPr>
                <w:rFonts w:ascii="Cambria" w:hAnsi="Cambria"/>
              </w:rPr>
            </w:pPr>
            <w:r w:rsidRPr="00E352EF">
              <w:rPr>
                <w:rFonts w:ascii="Cambria" w:eastAsia="Consolas" w:hAnsi="Cambria" w:cs="Consolas"/>
              </w:rPr>
              <w:t>xor</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7B261CF" w14:textId="77777777" w:rsidR="005A2227" w:rsidRPr="00E352EF" w:rsidRDefault="0097053A">
            <w:pPr>
              <w:spacing w:line="240" w:lineRule="atLeast"/>
              <w:jc w:val="center"/>
              <w:rPr>
                <w:rFonts w:ascii="Cambria" w:hAnsi="Cambria"/>
              </w:rPr>
            </w:pPr>
            <w:r w:rsidRPr="00E352EF">
              <w:rPr>
                <w:rFonts w:ascii="Cambria" w:eastAsia="Consolas" w:hAnsi="Cambria" w:cs="Consolas"/>
              </w:rPr>
              <w:t>Logical OR</w:t>
            </w:r>
          </w:p>
          <w:p w14:paraId="415F2AB9" w14:textId="77777777" w:rsidR="005A2227" w:rsidRPr="00E352EF" w:rsidRDefault="0097053A">
            <w:pPr>
              <w:jc w:val="center"/>
              <w:rPr>
                <w:rFonts w:ascii="Cambria" w:hAnsi="Cambria"/>
              </w:rPr>
            </w:pPr>
            <w:r w:rsidRPr="00E352EF">
              <w:rPr>
                <w:rFonts w:ascii="Cambria" w:eastAsia="Consolas" w:hAnsi="Cambria" w:cs="Consolas"/>
              </w:rPr>
              <w:t>Logical XOR</w:t>
            </w: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AF6E3F4" w14:textId="77777777" w:rsidR="005A2227" w:rsidRPr="00E352EF" w:rsidRDefault="0097053A">
            <w:pPr>
              <w:spacing w:line="240" w:lineRule="atLeast"/>
              <w:jc w:val="center"/>
              <w:rPr>
                <w:rFonts w:ascii="Cambria" w:hAnsi="Cambria"/>
              </w:rPr>
            </w:pPr>
            <w:r w:rsidRPr="00E352EF">
              <w:rPr>
                <w:rFonts w:ascii="Cambria" w:eastAsia="Consolas" w:hAnsi="Cambria" w:cs="Consolas"/>
              </w:rPr>
              <w:t>Left-to-right</w:t>
            </w:r>
          </w:p>
        </w:tc>
      </w:tr>
      <w:tr w:rsidR="005A2227" w:rsidRPr="00E352EF" w14:paraId="31521CBA"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59BFF9E" w14:textId="77777777" w:rsidR="005A2227" w:rsidRPr="00E352EF" w:rsidRDefault="0097053A">
            <w:pPr>
              <w:spacing w:line="240" w:lineRule="atLeast"/>
              <w:jc w:val="center"/>
              <w:rPr>
                <w:rFonts w:ascii="Cambria" w:hAnsi="Cambria"/>
              </w:rPr>
            </w:pPr>
            <w:r w:rsidRPr="00E352EF">
              <w:rPr>
                <w:rFonts w:ascii="Cambria" w:eastAsia="Consolas" w:hAnsi="Cambria" w:cs="Consolas"/>
              </w:rPr>
              <w:t>XII</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CA9FD21" w14:textId="77777777" w:rsidR="005A2227" w:rsidRPr="00E352EF" w:rsidRDefault="0097053A">
            <w:pPr>
              <w:spacing w:line="240" w:lineRule="atLeast"/>
              <w:jc w:val="center"/>
              <w:rPr>
                <w:rFonts w:ascii="Cambria" w:hAnsi="Cambria"/>
              </w:rPr>
            </w:pPr>
            <w:r w:rsidRPr="00E352EF">
              <w:rPr>
                <w:rFonts w:ascii="Cambria" w:eastAsia="Consolas" w:hAnsi="Cambria" w:cs="Consolas"/>
              </w:rPr>
              <w:t>if-then-else</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060C5B0" w14:textId="77777777" w:rsidR="005A2227" w:rsidRPr="00E352EF" w:rsidRDefault="0097053A">
            <w:pPr>
              <w:spacing w:line="240" w:lineRule="atLeast"/>
              <w:jc w:val="center"/>
              <w:rPr>
                <w:rFonts w:ascii="Cambria" w:hAnsi="Cambria"/>
              </w:rPr>
            </w:pPr>
            <w:r w:rsidRPr="00E352EF">
              <w:rPr>
                <w:rFonts w:ascii="Cambria" w:eastAsia="Consolas" w:hAnsi="Cambria" w:cs="Consolas"/>
              </w:rPr>
              <w:t>Conditional (if-then-else)</w:t>
            </w: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B8CBD98" w14:textId="77777777" w:rsidR="005A2227" w:rsidRPr="00E352EF" w:rsidRDefault="0097053A">
            <w:pPr>
              <w:spacing w:line="240" w:lineRule="atLeast"/>
              <w:jc w:val="center"/>
              <w:rPr>
                <w:rFonts w:ascii="Cambria" w:hAnsi="Cambria"/>
              </w:rPr>
            </w:pPr>
            <w:r w:rsidRPr="00E352EF">
              <w:rPr>
                <w:rFonts w:ascii="Cambria" w:eastAsia="Consolas" w:hAnsi="Cambria" w:cs="Consolas"/>
              </w:rPr>
              <w:t>Right-to-left</w:t>
            </w:r>
          </w:p>
        </w:tc>
      </w:tr>
      <w:tr w:rsidR="005A2227" w:rsidRPr="00E352EF" w14:paraId="00736A80"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624E15D" w14:textId="77777777" w:rsidR="005A2227" w:rsidRPr="00E352EF" w:rsidRDefault="0097053A">
            <w:pPr>
              <w:spacing w:line="240" w:lineRule="atLeast"/>
              <w:jc w:val="center"/>
              <w:rPr>
                <w:rFonts w:ascii="Cambria" w:hAnsi="Cambria"/>
              </w:rPr>
            </w:pPr>
            <w:r w:rsidRPr="00E352EF">
              <w:rPr>
                <w:rFonts w:ascii="Cambria" w:eastAsia="Consolas" w:hAnsi="Cambria" w:cs="Consolas"/>
              </w:rPr>
              <w:t>XIII</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FE685CD" w14:textId="77777777" w:rsidR="005A2227" w:rsidRPr="00E352EF" w:rsidRDefault="0097053A">
            <w:pPr>
              <w:spacing w:line="240" w:lineRule="atLeast"/>
              <w:jc w:val="center"/>
              <w:rPr>
                <w:rFonts w:ascii="Cambria" w:hAnsi="Cambria"/>
              </w:rPr>
            </w:pPr>
            <w:r w:rsidRPr="00E352EF">
              <w:rPr>
                <w:rFonts w:ascii="Cambria" w:eastAsia="Consolas" w:hAnsi="Cambria" w:cs="Consolas"/>
              </w:rPr>
              <w:t>:=</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9A7DB39" w14:textId="77777777" w:rsidR="005A2227" w:rsidRPr="00E352EF" w:rsidRDefault="0097053A">
            <w:pPr>
              <w:spacing w:line="240" w:lineRule="atLeast"/>
              <w:jc w:val="center"/>
              <w:rPr>
                <w:rFonts w:ascii="Cambria" w:hAnsi="Cambria"/>
              </w:rPr>
            </w:pPr>
            <w:r w:rsidRPr="00E352EF">
              <w:rPr>
                <w:rFonts w:ascii="Cambria" w:eastAsia="Consolas" w:hAnsi="Cambria" w:cs="Consolas"/>
              </w:rPr>
              <w:t>Assignment</w:t>
            </w: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791D3B5" w14:textId="77777777" w:rsidR="005A2227" w:rsidRPr="00E352EF" w:rsidRDefault="0097053A">
            <w:pPr>
              <w:spacing w:line="240" w:lineRule="atLeast"/>
              <w:jc w:val="center"/>
              <w:rPr>
                <w:rFonts w:ascii="Cambria" w:hAnsi="Cambria"/>
              </w:rPr>
            </w:pPr>
            <w:r w:rsidRPr="00E352EF">
              <w:rPr>
                <w:rFonts w:ascii="Cambria" w:eastAsia="Consolas" w:hAnsi="Cambria" w:cs="Consolas"/>
              </w:rPr>
              <w:t>Right-to-left</w:t>
            </w:r>
          </w:p>
        </w:tc>
      </w:tr>
    </w:tbl>
    <w:p w14:paraId="66C95643" w14:textId="77777777" w:rsidR="005A2227" w:rsidRPr="00E352EF" w:rsidRDefault="0097053A">
      <w:r w:rsidRPr="00E352EF">
        <w:br w:type="page"/>
      </w:r>
    </w:p>
    <w:p w14:paraId="54FF3729" w14:textId="77777777" w:rsidR="00012F27" w:rsidRPr="00E352EF" w:rsidRDefault="00012F27" w:rsidP="00B3632D">
      <w:pPr>
        <w:pStyle w:val="Stile1"/>
        <w:rPr>
          <w:lang w:val="en-GB"/>
        </w:rPr>
      </w:pPr>
      <w:bookmarkStart w:id="62" w:name="_Toc464487878"/>
      <w:bookmarkStart w:id="63" w:name="_Toc463805712"/>
      <w:r w:rsidRPr="00E352EF">
        <w:rPr>
          <w:lang w:val="en-GB"/>
        </w:rPr>
        <w:lastRenderedPageBreak/>
        <w:t>Syntactical conventions</w:t>
      </w:r>
      <w:bookmarkEnd w:id="62"/>
    </w:p>
    <w:p w14:paraId="5DF3F7A2" w14:textId="77777777" w:rsidR="00012F27" w:rsidRPr="00E352EF" w:rsidRDefault="00012F27" w:rsidP="00012F27">
      <w:pPr>
        <w:jc w:val="both"/>
      </w:pPr>
      <w:r w:rsidRPr="00E352EF">
        <w:rPr>
          <w:rFonts w:ascii="Cambria" w:eastAsia="Cambria" w:hAnsi="Cambria" w:cs="Cambria"/>
          <w:sz w:val="24"/>
        </w:rPr>
        <w:t xml:space="preserve">In the remainder of the document, and in the Syntax sections in particular, a meta-syntax is used to describe the syntax of the operators. The meta-syntax is described in this section and is </w:t>
      </w:r>
      <w:r w:rsidRPr="00E352EF">
        <w:rPr>
          <w:rFonts w:ascii="Cambria" w:eastAsia="Cambria" w:hAnsi="Cambria" w:cs="Cambria"/>
          <w:b/>
          <w:sz w:val="24"/>
        </w:rPr>
        <w:t>not part</w:t>
      </w:r>
      <w:r w:rsidRPr="00E352EF">
        <w:rPr>
          <w:rFonts w:ascii="Cambria" w:eastAsia="Cambria" w:hAnsi="Cambria" w:cs="Cambria"/>
          <w:sz w:val="24"/>
        </w:rPr>
        <w:t xml:space="preserve"> of the VTL language, but has only presentation purposes.</w:t>
      </w:r>
    </w:p>
    <w:p w14:paraId="736FF696" w14:textId="27AB3D99" w:rsidR="00012F27" w:rsidRPr="00E352EF" w:rsidRDefault="00012F27" w:rsidP="008A7573">
      <w:pPr>
        <w:numPr>
          <w:ilvl w:val="0"/>
          <w:numId w:val="23"/>
        </w:numPr>
        <w:spacing w:before="120" w:after="120" w:line="240" w:lineRule="atLeast"/>
        <w:ind w:left="1066"/>
      </w:pPr>
      <w:r w:rsidRPr="00E352EF">
        <w:rPr>
          <w:rFonts w:ascii="Cambria" w:eastAsia="Cambria" w:hAnsi="Cambria" w:cs="Cambria"/>
          <w:i/>
          <w:sz w:val="24"/>
        </w:rPr>
        <w:t xml:space="preserve">For denoting the type of a Variable Parameter, we refer to the </w:t>
      </w:r>
      <w:r w:rsidRPr="00E352EF">
        <w:rPr>
          <w:rFonts w:ascii="Cambria" w:eastAsia="Cambria" w:hAnsi="Cambria" w:cs="Cambria"/>
          <w:b/>
          <w:i/>
          <w:sz w:val="24"/>
        </w:rPr>
        <w:t>–</w:t>
      </w:r>
      <w:r w:rsidR="00CB4605" w:rsidRPr="00E352EF">
        <w:rPr>
          <w:rFonts w:ascii="Cambria" w:eastAsia="Cambria" w:hAnsi="Cambria" w:cs="Cambria"/>
          <w:b/>
          <w:i/>
          <w:sz w:val="24"/>
        </w:rPr>
        <w:t xml:space="preserve"> </w:t>
      </w:r>
      <w:r w:rsidR="00667F59" w:rsidRPr="00E352EF">
        <w:rPr>
          <w:rFonts w:ascii="Cambria" w:eastAsia="Cambria" w:hAnsi="Cambria" w:cs="Cambria"/>
          <w:b/>
          <w:i/>
          <w:sz w:val="24"/>
        </w:rPr>
        <w:t xml:space="preserve">VTL </w:t>
      </w:r>
      <w:r w:rsidRPr="00E352EF">
        <w:rPr>
          <w:rFonts w:ascii="Cambria" w:eastAsia="Cambria" w:hAnsi="Cambria" w:cs="Cambria"/>
          <w:b/>
          <w:i/>
          <w:sz w:val="24"/>
        </w:rPr>
        <w:t>types</w:t>
      </w:r>
      <w:r w:rsidR="00CB4605" w:rsidRPr="00E352EF">
        <w:rPr>
          <w:rFonts w:ascii="Cambria" w:eastAsia="Cambria" w:hAnsi="Cambria" w:cs="Cambria"/>
          <w:b/>
          <w:i/>
          <w:sz w:val="24"/>
        </w:rPr>
        <w:t xml:space="preserve"> </w:t>
      </w:r>
      <w:r w:rsidR="00FA2E77" w:rsidRPr="00E352EF">
        <w:rPr>
          <w:rFonts w:ascii="Cambria" w:eastAsia="Cambria" w:hAnsi="Cambria" w:cs="Cambria"/>
          <w:b/>
          <w:sz w:val="24"/>
        </w:rPr>
        <w:t>(See User Manual, S</w:t>
      </w:r>
      <w:r w:rsidR="00CB4605" w:rsidRPr="00E352EF">
        <w:rPr>
          <w:rFonts w:ascii="Cambria" w:eastAsia="Cambria" w:hAnsi="Cambria" w:cs="Cambria"/>
          <w:b/>
          <w:sz w:val="24"/>
        </w:rPr>
        <w:t xml:space="preserve">ection </w:t>
      </w:r>
      <w:r w:rsidR="00FA2E77" w:rsidRPr="00E352EF">
        <w:rPr>
          <w:rFonts w:ascii="Cambria" w:eastAsia="Cambria" w:hAnsi="Cambria" w:cs="Cambria"/>
          <w:b/>
          <w:sz w:val="24"/>
        </w:rPr>
        <w:t>“Objects and Types”</w:t>
      </w:r>
      <w:r w:rsidR="00CB4605" w:rsidRPr="00E352EF">
        <w:rPr>
          <w:rFonts w:ascii="Cambria" w:eastAsia="Cambria" w:hAnsi="Cambria" w:cs="Cambria"/>
          <w:b/>
          <w:sz w:val="24"/>
        </w:rPr>
        <w:t>)</w:t>
      </w:r>
      <w:r w:rsidRPr="00E352EF">
        <w:rPr>
          <w:rFonts w:ascii="Cambria" w:eastAsia="Cambria" w:hAnsi="Cambria" w:cs="Cambria"/>
          <w:i/>
          <w:sz w:val="24"/>
        </w:rPr>
        <w:t>.</w:t>
      </w:r>
    </w:p>
    <w:p w14:paraId="2953D88C" w14:textId="77777777" w:rsidR="00012F27" w:rsidRPr="00E352EF" w:rsidRDefault="00012F27" w:rsidP="008A7573">
      <w:pPr>
        <w:numPr>
          <w:ilvl w:val="0"/>
          <w:numId w:val="23"/>
        </w:numPr>
        <w:spacing w:before="120" w:after="120" w:line="240" w:lineRule="atLeast"/>
        <w:ind w:left="1066"/>
        <w:jc w:val="both"/>
      </w:pPr>
      <w:r w:rsidRPr="00E352EF">
        <w:rPr>
          <w:rFonts w:ascii="Cambria" w:eastAsia="Cambria" w:hAnsi="Cambria" w:cs="Cambria"/>
          <w:i/>
          <w:sz w:val="24"/>
        </w:rPr>
        <w:t xml:space="preserve">Operator names and parameters are </w:t>
      </w:r>
      <w:r w:rsidRPr="00E352EF">
        <w:rPr>
          <w:rFonts w:ascii="Cambria" w:eastAsia="Cambria" w:hAnsi="Cambria" w:cs="Cambria"/>
          <w:b/>
          <w:i/>
          <w:sz w:val="24"/>
        </w:rPr>
        <w:t>case sensitive</w:t>
      </w:r>
      <w:r w:rsidRPr="00E352EF">
        <w:rPr>
          <w:rFonts w:ascii="Cambria" w:eastAsia="Cambria" w:hAnsi="Cambria" w:cs="Cambria"/>
          <w:i/>
          <w:sz w:val="24"/>
        </w:rPr>
        <w:t>.</w:t>
      </w:r>
    </w:p>
    <w:p w14:paraId="10A736AC" w14:textId="77777777" w:rsidR="00012F27" w:rsidRPr="00E352EF" w:rsidRDefault="00012F27" w:rsidP="008A7573">
      <w:pPr>
        <w:numPr>
          <w:ilvl w:val="0"/>
          <w:numId w:val="23"/>
        </w:numPr>
        <w:spacing w:before="120" w:after="120" w:line="240" w:lineRule="atLeast"/>
        <w:ind w:left="1066"/>
        <w:jc w:val="both"/>
      </w:pPr>
      <w:r w:rsidRPr="00E352EF">
        <w:rPr>
          <w:rFonts w:ascii="Cambria" w:eastAsia="Cambria" w:hAnsi="Cambria" w:cs="Cambria"/>
          <w:i/>
          <w:sz w:val="24"/>
        </w:rPr>
        <w:t xml:space="preserve">In general, some operators have infix style, others have functional style and the clauses have postfix style. </w:t>
      </w:r>
    </w:p>
    <w:p w14:paraId="79E926B8" w14:textId="77777777" w:rsidR="00012F27" w:rsidRPr="00E352EF" w:rsidRDefault="00012F27" w:rsidP="00012F27">
      <w:pPr>
        <w:jc w:val="both"/>
      </w:pPr>
      <w:r w:rsidRPr="00E352EF">
        <w:rPr>
          <w:rFonts w:ascii="Cambria" w:eastAsia="Cambria" w:hAnsi="Cambria" w:cs="Cambria"/>
          <w:sz w:val="24"/>
        </w:rPr>
        <w:t xml:space="preserve">The syntax of the operators is defined by </w:t>
      </w:r>
      <w:r w:rsidRPr="00E352EF">
        <w:rPr>
          <w:rFonts w:ascii="Cambria" w:eastAsia="Cambria" w:hAnsi="Cambria" w:cs="Cambria"/>
          <w:i/>
          <w:sz w:val="24"/>
        </w:rPr>
        <w:t>meta-expressions</w:t>
      </w:r>
      <w:r w:rsidRPr="00E352EF">
        <w:rPr>
          <w:rFonts w:ascii="Cambria" w:eastAsia="Cambria" w:hAnsi="Cambria" w:cs="Cambria"/>
          <w:sz w:val="24"/>
        </w:rPr>
        <w:t xml:space="preserve">, which denotes the signature of an operator, that is, its </w:t>
      </w:r>
      <w:r w:rsidRPr="00E352EF">
        <w:rPr>
          <w:rFonts w:ascii="Cambria" w:eastAsia="Cambria" w:hAnsi="Cambria" w:cs="Cambria"/>
          <w:b/>
          <w:sz w:val="24"/>
        </w:rPr>
        <w:t>name</w:t>
      </w:r>
      <w:r w:rsidRPr="00E352EF">
        <w:rPr>
          <w:rFonts w:ascii="Cambria" w:eastAsia="Cambria" w:hAnsi="Cambria" w:cs="Cambria"/>
          <w:sz w:val="24"/>
        </w:rPr>
        <w:t xml:space="preserve">, the list of </w:t>
      </w:r>
      <w:r w:rsidRPr="00E352EF">
        <w:rPr>
          <w:rFonts w:ascii="Cambria" w:eastAsia="Cambria" w:hAnsi="Cambria" w:cs="Cambria"/>
          <w:b/>
          <w:sz w:val="24"/>
        </w:rPr>
        <w:t>the input parameters</w:t>
      </w:r>
      <w:r w:rsidRPr="00E352EF">
        <w:rPr>
          <w:rFonts w:ascii="Cambria" w:eastAsia="Cambria" w:hAnsi="Cambria" w:cs="Cambria"/>
          <w:sz w:val="24"/>
        </w:rPr>
        <w:t xml:space="preserve">, the possible special </w:t>
      </w:r>
      <w:r w:rsidRPr="00E352EF">
        <w:rPr>
          <w:rFonts w:ascii="Cambria" w:eastAsia="Cambria" w:hAnsi="Cambria" w:cs="Cambria"/>
          <w:b/>
          <w:sz w:val="24"/>
        </w:rPr>
        <w:t>keywords</w:t>
      </w:r>
      <w:r w:rsidRPr="00E352EF">
        <w:rPr>
          <w:rFonts w:ascii="Cambria" w:eastAsia="Cambria" w:hAnsi="Cambria" w:cs="Cambria"/>
          <w:sz w:val="24"/>
        </w:rPr>
        <w:t xml:space="preserve"> and the respective </w:t>
      </w:r>
      <w:r w:rsidRPr="00E352EF">
        <w:rPr>
          <w:rFonts w:ascii="Cambria" w:eastAsia="Cambria" w:hAnsi="Cambria" w:cs="Cambria"/>
          <w:b/>
          <w:sz w:val="24"/>
        </w:rPr>
        <w:t>types</w:t>
      </w:r>
      <w:r w:rsidRPr="00E352EF">
        <w:rPr>
          <w:rFonts w:ascii="Cambria" w:eastAsia="Cambria" w:hAnsi="Cambria" w:cs="Cambria"/>
          <w:sz w:val="24"/>
        </w:rPr>
        <w:t>. For readability reasons, a meta-expression is often partitioned into concatenated sub-meta-expressions (or simply sub-expressions), as follows:</w:t>
      </w:r>
    </w:p>
    <w:p w14:paraId="007F5091" w14:textId="77777777" w:rsidR="00012F27" w:rsidRPr="00F70A81" w:rsidRDefault="00012F27" w:rsidP="00012F27">
      <w:pPr>
        <w:ind w:left="706"/>
        <w:rPr>
          <w:lang w:val="pt-PT"/>
        </w:rPr>
      </w:pPr>
      <w:r w:rsidRPr="00F70A81">
        <w:rPr>
          <w:rFonts w:ascii="Cambria" w:eastAsia="Cambria" w:hAnsi="Cambria" w:cs="Cambria"/>
          <w:i/>
          <w:sz w:val="24"/>
          <w:lang w:val="pt-PT"/>
        </w:rPr>
        <w:t>meta-expression  ::=  sub-expr1 sub-expr2 … sub-exprN</w:t>
      </w:r>
    </w:p>
    <w:p w14:paraId="2F42778F" w14:textId="77777777" w:rsidR="00012F27" w:rsidRPr="00F70A81" w:rsidRDefault="00012F27" w:rsidP="00012F27">
      <w:pPr>
        <w:ind w:left="1411"/>
        <w:rPr>
          <w:lang w:val="pt-PT"/>
        </w:rPr>
      </w:pPr>
      <w:r w:rsidRPr="00F70A81">
        <w:rPr>
          <w:rFonts w:ascii="Cambria" w:eastAsia="Cambria" w:hAnsi="Cambria" w:cs="Cambria"/>
          <w:i/>
          <w:sz w:val="24"/>
          <w:lang w:val="pt-PT"/>
        </w:rPr>
        <w:t>sub-expr1 ::= sub-meta-expression …</w:t>
      </w:r>
    </w:p>
    <w:p w14:paraId="23F17B39" w14:textId="77777777" w:rsidR="00012F27" w:rsidRPr="00E352EF" w:rsidRDefault="00012F27" w:rsidP="00012F27">
      <w:pPr>
        <w:ind w:left="1411"/>
      </w:pPr>
      <w:r w:rsidRPr="00E352EF">
        <w:rPr>
          <w:rFonts w:ascii="Cambria" w:eastAsia="Cambria" w:hAnsi="Cambria" w:cs="Cambria"/>
          <w:i/>
          <w:sz w:val="24"/>
        </w:rPr>
        <w:t>…</w:t>
      </w:r>
    </w:p>
    <w:p w14:paraId="0211099F" w14:textId="77777777" w:rsidR="00012F27" w:rsidRPr="00E352EF" w:rsidRDefault="00012F27" w:rsidP="00012F27">
      <w:pPr>
        <w:ind w:left="1411"/>
      </w:pPr>
      <w:r w:rsidRPr="00E352EF">
        <w:rPr>
          <w:rFonts w:ascii="Cambria" w:eastAsia="Cambria" w:hAnsi="Cambria" w:cs="Cambria"/>
          <w:i/>
          <w:sz w:val="24"/>
        </w:rPr>
        <w:t>sub-exprN ::= sub-meta-expression …</w:t>
      </w:r>
    </w:p>
    <w:p w14:paraId="62AAD4AA" w14:textId="77777777" w:rsidR="00012F27" w:rsidRPr="00E352EF" w:rsidRDefault="00012F27" w:rsidP="00012F27">
      <w:r w:rsidRPr="00E352EF">
        <w:rPr>
          <w:rFonts w:ascii="Cambria" w:eastAsia="Cambria" w:hAnsi="Cambria" w:cs="Cambria"/>
          <w:sz w:val="24"/>
        </w:rPr>
        <w:t>In this representation:</w:t>
      </w:r>
    </w:p>
    <w:p w14:paraId="4EAD7349" w14:textId="77777777" w:rsidR="00012F27" w:rsidRPr="00E352EF" w:rsidRDefault="00012F27" w:rsidP="008A7573">
      <w:pPr>
        <w:numPr>
          <w:ilvl w:val="0"/>
          <w:numId w:val="24"/>
        </w:numPr>
        <w:spacing w:before="120" w:after="120" w:line="240" w:lineRule="atLeast"/>
        <w:jc w:val="both"/>
      </w:pPr>
      <w:r w:rsidRPr="00E352EF">
        <w:rPr>
          <w:rFonts w:ascii="Cambria" w:eastAsia="Cambria" w:hAnsi="Cambria" w:cs="Cambria"/>
          <w:sz w:val="24"/>
        </w:rPr>
        <w:t xml:space="preserve">The </w:t>
      </w:r>
      <w:r w:rsidRPr="00E352EF">
        <w:rPr>
          <w:rFonts w:ascii="Cambria" w:eastAsia="Cambria" w:hAnsi="Cambria" w:cs="Cambria"/>
          <w:i/>
          <w:sz w:val="24"/>
        </w:rPr>
        <w:t xml:space="preserve">sub-expr1, … sub-exprN </w:t>
      </w:r>
      <w:r w:rsidRPr="00E352EF">
        <w:rPr>
          <w:rFonts w:ascii="Cambria" w:eastAsia="Cambria" w:hAnsi="Cambria" w:cs="Cambria"/>
          <w:sz w:val="24"/>
        </w:rPr>
        <w:t>are meta-variables, that is, placeholders for sub-expressions. In the text, they are in italic.</w:t>
      </w:r>
    </w:p>
    <w:p w14:paraId="6F2C916E" w14:textId="77777777" w:rsidR="00012F27" w:rsidRPr="00E352EF" w:rsidRDefault="00012F27" w:rsidP="008A7573">
      <w:pPr>
        <w:numPr>
          <w:ilvl w:val="0"/>
          <w:numId w:val="24"/>
        </w:numPr>
        <w:spacing w:before="120" w:after="120" w:line="240" w:lineRule="atLeast"/>
        <w:jc w:val="both"/>
      </w:pPr>
      <w:r w:rsidRPr="00E352EF">
        <w:rPr>
          <w:rFonts w:ascii="Cambria" w:eastAsia="Cambria" w:hAnsi="Cambria" w:cs="Cambria"/>
          <w:sz w:val="24"/>
        </w:rPr>
        <w:t>The symbol</w:t>
      </w:r>
      <w:r w:rsidRPr="00E352EF">
        <w:rPr>
          <w:rFonts w:ascii="Cambria" w:eastAsia="Cambria" w:hAnsi="Cambria" w:cs="Cambria"/>
          <w:i/>
          <w:sz w:val="24"/>
        </w:rPr>
        <w:t xml:space="preserve"> ::== </w:t>
      </w:r>
      <w:r w:rsidRPr="00E352EF">
        <w:rPr>
          <w:rFonts w:ascii="Cambria" w:eastAsia="Cambria" w:hAnsi="Cambria" w:cs="Cambria"/>
          <w:sz w:val="24"/>
        </w:rPr>
        <w:t>means “defined as” and denotes the assignment of a sub-expression to a meta-variable.</w:t>
      </w:r>
    </w:p>
    <w:p w14:paraId="1BD427F8" w14:textId="77777777" w:rsidR="00012F27" w:rsidRPr="00E352EF" w:rsidRDefault="00012F27" w:rsidP="008A7573">
      <w:pPr>
        <w:numPr>
          <w:ilvl w:val="0"/>
          <w:numId w:val="24"/>
        </w:numPr>
        <w:spacing w:before="120" w:after="120" w:line="240" w:lineRule="atLeast"/>
        <w:jc w:val="both"/>
      </w:pPr>
      <w:r w:rsidRPr="00E352EF">
        <w:rPr>
          <w:rFonts w:ascii="Cambria" w:eastAsia="Cambria" w:hAnsi="Cambria" w:cs="Cambria"/>
          <w:sz w:val="24"/>
        </w:rPr>
        <w:t xml:space="preserve">The operator names and the special keywords that appear in the various sub-expressions are in </w:t>
      </w:r>
      <w:r w:rsidRPr="00E352EF">
        <w:rPr>
          <w:rFonts w:ascii="Cambria" w:eastAsia="Cambria" w:hAnsi="Cambria" w:cs="Cambria"/>
          <w:b/>
          <w:sz w:val="24"/>
        </w:rPr>
        <w:t>bold</w:t>
      </w:r>
      <w:r w:rsidRPr="00E352EF">
        <w:rPr>
          <w:rFonts w:ascii="Cambria" w:eastAsia="Cambria" w:hAnsi="Cambria" w:cs="Cambria"/>
          <w:sz w:val="24"/>
        </w:rPr>
        <w:t>.</w:t>
      </w:r>
    </w:p>
    <w:p w14:paraId="350E0413" w14:textId="77777777" w:rsidR="00012F27" w:rsidRPr="00E352EF" w:rsidRDefault="00012F27" w:rsidP="00012F27">
      <w:r w:rsidRPr="00E352EF">
        <w:rPr>
          <w:rFonts w:ascii="Cambria" w:eastAsia="Cambria" w:hAnsi="Cambria" w:cs="Cambria"/>
          <w:sz w:val="24"/>
        </w:rPr>
        <w:t xml:space="preserve">Sub-expressions can be composed into the meta-expression adopting a particular restriction of </w:t>
      </w:r>
      <w:r w:rsidRPr="00E352EF">
        <w:rPr>
          <w:rFonts w:ascii="Cambria" w:eastAsia="Cambria" w:hAnsi="Cambria" w:cs="Cambria"/>
          <w:b/>
          <w:sz w:val="24"/>
        </w:rPr>
        <w:t xml:space="preserve">regular expression patterns </w:t>
      </w:r>
      <w:r w:rsidRPr="00E352EF">
        <w:rPr>
          <w:rFonts w:ascii="Cambria" w:eastAsia="Cambria" w:hAnsi="Cambria" w:cs="Cambria"/>
          <w:sz w:val="24"/>
        </w:rPr>
        <w:t>as follows:</w:t>
      </w:r>
    </w:p>
    <w:p w14:paraId="75BF2278" w14:textId="77777777" w:rsidR="00012F27" w:rsidRPr="00E352EF" w:rsidRDefault="00012F27" w:rsidP="008A7573">
      <w:pPr>
        <w:numPr>
          <w:ilvl w:val="0"/>
          <w:numId w:val="25"/>
        </w:numPr>
        <w:spacing w:before="120" w:after="120" w:line="240" w:lineRule="atLeast"/>
        <w:ind w:left="864" w:hanging="432"/>
        <w:jc w:val="both"/>
      </w:pPr>
      <w:r w:rsidRPr="00E352EF">
        <w:rPr>
          <w:rFonts w:ascii="Cambria" w:eastAsia="Cambria" w:hAnsi="Cambria" w:cs="Cambria"/>
          <w:i/>
          <w:sz w:val="24"/>
        </w:rPr>
        <w:t>{optional}, {optional}?,[optional]? : alternative ways to denote an optional sub-expression</w:t>
      </w:r>
    </w:p>
    <w:p w14:paraId="409A4011" w14:textId="77777777" w:rsidR="00012F27" w:rsidRPr="00E352EF" w:rsidRDefault="00012F27" w:rsidP="008A7573">
      <w:pPr>
        <w:numPr>
          <w:ilvl w:val="0"/>
          <w:numId w:val="25"/>
        </w:numPr>
        <w:spacing w:before="120" w:after="120" w:line="240" w:lineRule="atLeast"/>
        <w:ind w:left="864" w:hanging="432"/>
        <w:jc w:val="both"/>
      </w:pPr>
      <w:r w:rsidRPr="00E352EF">
        <w:rPr>
          <w:rFonts w:ascii="Cambria" w:eastAsia="Cambria" w:hAnsi="Cambria" w:cs="Cambria"/>
          <w:i/>
          <w:sz w:val="24"/>
        </w:rPr>
        <w:t>{one-or-more}+: a sub-expression that is repeated from 1 to many occurrences</w:t>
      </w:r>
    </w:p>
    <w:p w14:paraId="7898AA5C" w14:textId="77777777" w:rsidR="00012F27" w:rsidRPr="00E352EF" w:rsidRDefault="00012F27" w:rsidP="008A7573">
      <w:pPr>
        <w:numPr>
          <w:ilvl w:val="0"/>
          <w:numId w:val="25"/>
        </w:numPr>
        <w:spacing w:before="120" w:after="120" w:line="240" w:lineRule="atLeast"/>
        <w:ind w:left="864" w:hanging="432"/>
        <w:jc w:val="both"/>
      </w:pPr>
      <w:r w:rsidRPr="00E352EF">
        <w:rPr>
          <w:rFonts w:ascii="Cambria" w:eastAsia="Cambria" w:hAnsi="Cambria" w:cs="Cambria"/>
          <w:i/>
          <w:sz w:val="24"/>
        </w:rPr>
        <w:t>{zero-or-more}*: a sub-expression that is repeated from 0 to many occurrences</w:t>
      </w:r>
    </w:p>
    <w:p w14:paraId="13CC71A1" w14:textId="77777777" w:rsidR="00012F27" w:rsidRPr="00E352EF" w:rsidRDefault="00012F27" w:rsidP="008A7573">
      <w:pPr>
        <w:numPr>
          <w:ilvl w:val="0"/>
          <w:numId w:val="25"/>
        </w:numPr>
        <w:spacing w:before="120" w:after="120" w:line="240" w:lineRule="atLeast"/>
        <w:ind w:left="864" w:hanging="432"/>
        <w:jc w:val="both"/>
      </w:pPr>
      <w:r w:rsidRPr="00E352EF">
        <w:rPr>
          <w:rFonts w:ascii="Cambria" w:eastAsia="Cambria" w:hAnsi="Cambria" w:cs="Cambria"/>
          <w:i/>
          <w:sz w:val="24"/>
        </w:rPr>
        <w:t xml:space="preserve">[part1|part2|part3]: alternative sub-expressions </w:t>
      </w:r>
    </w:p>
    <w:p w14:paraId="252FD7AD" w14:textId="77777777" w:rsidR="00012F27" w:rsidRPr="00E352EF" w:rsidRDefault="00012F27" w:rsidP="008A7573">
      <w:pPr>
        <w:numPr>
          <w:ilvl w:val="0"/>
          <w:numId w:val="25"/>
        </w:numPr>
        <w:spacing w:before="120" w:after="120" w:line="240" w:lineRule="atLeast"/>
        <w:ind w:left="864" w:hanging="432"/>
        <w:jc w:val="both"/>
      </w:pPr>
      <w:r w:rsidRPr="00E352EF">
        <w:rPr>
          <w:rFonts w:ascii="Cambria" w:eastAsia="Cambria" w:hAnsi="Cambria" w:cs="Cambria"/>
          <w:i/>
          <w:sz w:val="24"/>
        </w:rPr>
        <w:t>[part1|part2|part3]+: alternative sub-expressions, from 1 to many occurrences</w:t>
      </w:r>
    </w:p>
    <w:p w14:paraId="3771C571" w14:textId="77777777" w:rsidR="00012F27" w:rsidRPr="00E352EF" w:rsidRDefault="00012F27" w:rsidP="008A7573">
      <w:pPr>
        <w:numPr>
          <w:ilvl w:val="0"/>
          <w:numId w:val="25"/>
        </w:numPr>
        <w:spacing w:before="120" w:after="120" w:line="240" w:lineRule="atLeast"/>
        <w:ind w:left="864" w:hanging="432"/>
        <w:jc w:val="both"/>
      </w:pPr>
      <w:r w:rsidRPr="00E352EF">
        <w:rPr>
          <w:rFonts w:ascii="Cambria" w:eastAsia="Cambria" w:hAnsi="Cambria" w:cs="Cambria"/>
          <w:i/>
          <w:sz w:val="24"/>
        </w:rPr>
        <w:t>[part1|part2|part3]*: alternative sub-expressions, from 0 to many occurrences</w:t>
      </w:r>
    </w:p>
    <w:p w14:paraId="22B03F5E" w14:textId="77777777" w:rsidR="00012F27" w:rsidRPr="009830C1" w:rsidRDefault="00012F27" w:rsidP="00012F27">
      <w:pPr>
        <w:rPr>
          <w:lang w:val="fr-FR"/>
        </w:rPr>
      </w:pPr>
      <w:r w:rsidRPr="009830C1">
        <w:rPr>
          <w:rFonts w:ascii="Cambria" w:eastAsia="Cambria" w:hAnsi="Cambria" w:cs="Cambria"/>
          <w:color w:val="5B9BD5"/>
          <w:sz w:val="24"/>
          <w:lang w:val="fr-FR"/>
        </w:rPr>
        <w:t>Example</w:t>
      </w:r>
    </w:p>
    <w:p w14:paraId="5E7BBF48" w14:textId="77777777" w:rsidR="00012F27" w:rsidRPr="009830C1" w:rsidRDefault="00012F27" w:rsidP="00012F27">
      <w:pPr>
        <w:widowControl w:val="0"/>
        <w:rPr>
          <w:lang w:val="fr-FR"/>
        </w:rPr>
      </w:pPr>
      <w:r w:rsidRPr="009830C1">
        <w:rPr>
          <w:rFonts w:ascii="Cambria" w:eastAsia="Cambria" w:hAnsi="Cambria" w:cs="Cambria"/>
          <w:sz w:val="24"/>
          <w:lang w:val="fr-FR"/>
        </w:rPr>
        <w:t xml:space="preserve"> [</w:t>
      </w:r>
      <w:r w:rsidRPr="009830C1">
        <w:rPr>
          <w:rFonts w:ascii="Cambria" w:eastAsia="Cambria" w:hAnsi="Cambria" w:cs="Cambria"/>
          <w:b/>
          <w:sz w:val="24"/>
          <w:lang w:val="fr-FR"/>
        </w:rPr>
        <w:t>trim</w:t>
      </w:r>
      <w:r w:rsidRPr="009830C1">
        <w:rPr>
          <w:rFonts w:ascii="Cambria" w:eastAsia="Cambria" w:hAnsi="Cambria" w:cs="Cambria"/>
          <w:sz w:val="24"/>
          <w:lang w:val="fr-FR"/>
        </w:rPr>
        <w:t xml:space="preserve"> | </w:t>
      </w:r>
      <w:r w:rsidRPr="009830C1">
        <w:rPr>
          <w:rFonts w:ascii="Cambria" w:eastAsia="Cambria" w:hAnsi="Cambria" w:cs="Cambria"/>
          <w:b/>
          <w:sz w:val="24"/>
          <w:lang w:val="fr-FR"/>
        </w:rPr>
        <w:t xml:space="preserve">ltrim </w:t>
      </w:r>
      <w:r w:rsidRPr="009830C1">
        <w:rPr>
          <w:rFonts w:ascii="Cambria" w:eastAsia="Cambria" w:hAnsi="Cambria" w:cs="Cambria"/>
          <w:sz w:val="24"/>
          <w:lang w:val="fr-FR"/>
        </w:rPr>
        <w:t>|</w:t>
      </w:r>
      <w:r w:rsidRPr="009830C1">
        <w:rPr>
          <w:rFonts w:ascii="Cambria" w:eastAsia="Cambria" w:hAnsi="Cambria" w:cs="Cambria"/>
          <w:b/>
          <w:sz w:val="24"/>
          <w:lang w:val="fr-FR"/>
        </w:rPr>
        <w:t xml:space="preserve"> rtrim </w:t>
      </w:r>
      <w:r w:rsidRPr="009830C1">
        <w:rPr>
          <w:rFonts w:ascii="Cambria" w:eastAsia="Cambria" w:hAnsi="Cambria" w:cs="Cambria"/>
          <w:sz w:val="24"/>
          <w:lang w:val="fr-FR"/>
        </w:rPr>
        <w:t>]</w:t>
      </w:r>
      <w:r w:rsidRPr="009830C1">
        <w:rPr>
          <w:rFonts w:ascii="Cambria" w:eastAsia="Cambria" w:hAnsi="Cambria" w:cs="Cambria"/>
          <w:b/>
          <w:sz w:val="24"/>
          <w:lang w:val="fr-FR"/>
        </w:rPr>
        <w:t xml:space="preserve"> ( </w:t>
      </w:r>
      <w:r w:rsidRPr="009830C1">
        <w:rPr>
          <w:rFonts w:ascii="Cambria" w:eastAsia="Cambria" w:hAnsi="Cambria" w:cs="Cambria"/>
          <w:i/>
          <w:sz w:val="24"/>
          <w:lang w:val="fr-FR"/>
        </w:rPr>
        <w:t xml:space="preserve">ds </w:t>
      </w:r>
      <w:r w:rsidRPr="009830C1">
        <w:rPr>
          <w:rFonts w:ascii="Cambria" w:eastAsia="Cambria" w:hAnsi="Cambria" w:cs="Cambria"/>
          <w:b/>
          <w:sz w:val="24"/>
          <w:lang w:val="fr-FR"/>
        </w:rPr>
        <w:t>)</w:t>
      </w:r>
    </w:p>
    <w:p w14:paraId="4C660798" w14:textId="77777777" w:rsidR="00012F27" w:rsidRPr="009830C1" w:rsidRDefault="00012F27" w:rsidP="00012F27">
      <w:pPr>
        <w:widowControl w:val="0"/>
        <w:rPr>
          <w:lang w:val="fr-FR"/>
        </w:rPr>
      </w:pPr>
    </w:p>
    <w:p w14:paraId="013E3547" w14:textId="18B61EF2" w:rsidR="00012F27" w:rsidRPr="00E352EF" w:rsidRDefault="00012F27" w:rsidP="00012F27">
      <w:pPr>
        <w:widowControl w:val="0"/>
        <w:tabs>
          <w:tab w:val="right" w:pos="9274"/>
        </w:tabs>
        <w:ind w:firstLine="576"/>
      </w:pPr>
      <w:r w:rsidRPr="00E352EF">
        <w:rPr>
          <w:rFonts w:ascii="Cambria" w:eastAsia="Cambria" w:hAnsi="Cambria" w:cs="Cambria"/>
          <w:sz w:val="24"/>
        </w:rPr>
        <w:t xml:space="preserve">ds </w:t>
      </w:r>
      <w:r w:rsidR="002B7BEE" w:rsidRPr="00E352EF">
        <w:rPr>
          <w:rFonts w:ascii="Cambria" w:eastAsia="Cambria" w:hAnsi="Cambria" w:cs="Cambria"/>
          <w:sz w:val="24"/>
        </w:rPr>
        <w:t xml:space="preserve">: </w:t>
      </w:r>
      <w:r w:rsidRPr="00E352EF">
        <w:rPr>
          <w:rFonts w:ascii="Cambria" w:eastAsia="Cambria" w:hAnsi="Cambria" w:cs="Cambria"/>
          <w:sz w:val="24"/>
        </w:rPr>
        <w:t xml:space="preserve">dataset {identifier &lt;IDENT&gt; as scalar-type}+ </w:t>
      </w:r>
      <w:r w:rsidRPr="00E352EF">
        <w:tab/>
      </w:r>
    </w:p>
    <w:p w14:paraId="4A8E9D37" w14:textId="77777777" w:rsidR="00012F27" w:rsidRPr="00E352EF" w:rsidRDefault="00012F27" w:rsidP="00012F27">
      <w:pPr>
        <w:widowControl w:val="0"/>
        <w:ind w:left="14" w:firstLine="706"/>
      </w:pPr>
      <w:r w:rsidRPr="00E352EF">
        <w:rPr>
          <w:rFonts w:ascii="Cambria" w:eastAsia="Cambria" w:hAnsi="Cambria" w:cs="Cambria"/>
          <w:sz w:val="24"/>
        </w:rPr>
        <w:t>{measure &lt;IDENT&gt; as string-literal}+</w:t>
      </w:r>
    </w:p>
    <w:p w14:paraId="5C321834" w14:textId="77777777" w:rsidR="00012F27" w:rsidRPr="00E352EF" w:rsidRDefault="00012F27" w:rsidP="00012F27">
      <w:pPr>
        <w:ind w:left="720"/>
      </w:pPr>
      <w:r w:rsidRPr="00E352EF">
        <w:rPr>
          <w:rFonts w:ascii="Cambria" w:eastAsia="Cambria" w:hAnsi="Cambria" w:cs="Cambria"/>
          <w:sz w:val="24"/>
        </w:rPr>
        <w:t>{attribute &lt;IDENT&gt; as scalar-type}*</w:t>
      </w:r>
    </w:p>
    <w:p w14:paraId="08D7644D" w14:textId="77777777" w:rsidR="00012F27" w:rsidRPr="00E352EF" w:rsidRDefault="00012F27" w:rsidP="00012F27">
      <w:pPr>
        <w:ind w:left="720"/>
      </w:pPr>
    </w:p>
    <w:p w14:paraId="4A2F968B" w14:textId="77777777" w:rsidR="00012F27" w:rsidRPr="00E352EF" w:rsidRDefault="00012F27" w:rsidP="00012F27">
      <w:r w:rsidRPr="00E352EF">
        <w:rPr>
          <w:rFonts w:ascii="Cambria" w:eastAsia="Cambria" w:hAnsi="Cambria" w:cs="Cambria"/>
          <w:sz w:val="24"/>
        </w:rPr>
        <w:t>The meta-expression above synthesizes:</w:t>
      </w:r>
    </w:p>
    <w:p w14:paraId="1EAF31A8" w14:textId="77777777" w:rsidR="00012F27" w:rsidRPr="00E352EF" w:rsidRDefault="00012F27" w:rsidP="008A7573">
      <w:pPr>
        <w:numPr>
          <w:ilvl w:val="0"/>
          <w:numId w:val="19"/>
        </w:numPr>
        <w:spacing w:before="120" w:after="120" w:line="240" w:lineRule="atLeast"/>
        <w:jc w:val="both"/>
      </w:pPr>
      <w:r w:rsidRPr="00E352EF">
        <w:rPr>
          <w:rFonts w:ascii="Cambria" w:eastAsia="Cambria" w:hAnsi="Cambria" w:cs="Cambria"/>
          <w:b/>
          <w:sz w:val="24"/>
        </w:rPr>
        <w:lastRenderedPageBreak/>
        <w:t>trim, ltrim, rtrim</w:t>
      </w:r>
      <w:r w:rsidRPr="00E352EF">
        <w:rPr>
          <w:rFonts w:ascii="Cambria" w:eastAsia="Cambria" w:hAnsi="Cambria" w:cs="Cambria"/>
          <w:sz w:val="24"/>
        </w:rPr>
        <w:t>, “</w:t>
      </w:r>
      <w:r w:rsidRPr="00E352EF">
        <w:rPr>
          <w:rFonts w:ascii="Cambria" w:eastAsia="Cambria" w:hAnsi="Cambria" w:cs="Cambria"/>
          <w:b/>
          <w:sz w:val="24"/>
        </w:rPr>
        <w:t>(</w:t>
      </w:r>
      <w:r w:rsidRPr="00E352EF">
        <w:rPr>
          <w:rFonts w:ascii="Cambria" w:eastAsia="Cambria" w:hAnsi="Cambria" w:cs="Cambria"/>
          <w:sz w:val="24"/>
        </w:rPr>
        <w:t>“</w:t>
      </w:r>
      <w:r w:rsidRPr="00E352EF">
        <w:rPr>
          <w:rFonts w:ascii="Cambria" w:eastAsia="Cambria" w:hAnsi="Cambria" w:cs="Cambria"/>
          <w:b/>
          <w:sz w:val="24"/>
        </w:rPr>
        <w:t>,</w:t>
      </w:r>
      <w:r w:rsidRPr="00E352EF">
        <w:rPr>
          <w:rFonts w:ascii="Cambria" w:eastAsia="Cambria" w:hAnsi="Cambria" w:cs="Cambria"/>
          <w:sz w:val="24"/>
        </w:rPr>
        <w:t xml:space="preserve"> “</w:t>
      </w:r>
      <w:r w:rsidRPr="00E352EF">
        <w:rPr>
          <w:rFonts w:ascii="Cambria" w:eastAsia="Cambria" w:hAnsi="Cambria" w:cs="Cambria"/>
          <w:b/>
          <w:sz w:val="24"/>
        </w:rPr>
        <w:t>)</w:t>
      </w:r>
      <w:r w:rsidRPr="00E352EF">
        <w:rPr>
          <w:rFonts w:ascii="Cambria" w:eastAsia="Cambria" w:hAnsi="Cambria" w:cs="Cambria"/>
          <w:sz w:val="24"/>
        </w:rPr>
        <w:t>” are the operator names (reserved keywords);</w:t>
      </w:r>
    </w:p>
    <w:p w14:paraId="4210C7BB" w14:textId="77777777" w:rsidR="00012F27" w:rsidRPr="00E352EF" w:rsidRDefault="00012F27" w:rsidP="008A7573">
      <w:pPr>
        <w:numPr>
          <w:ilvl w:val="0"/>
          <w:numId w:val="19"/>
        </w:numPr>
        <w:spacing w:before="120" w:after="120" w:line="240" w:lineRule="atLeast"/>
        <w:jc w:val="both"/>
      </w:pPr>
      <w:r w:rsidRPr="00E352EF">
        <w:rPr>
          <w:rFonts w:ascii="Cambria" w:eastAsia="Cambria" w:hAnsi="Cambria" w:cs="Cambria"/>
          <w:sz w:val="24"/>
        </w:rPr>
        <w:t>They take s input an expression ds, which is a meta-sub-expression and defined accordingly;</w:t>
      </w:r>
    </w:p>
    <w:p w14:paraId="18CB38A3" w14:textId="77777777" w:rsidR="00012F27" w:rsidRPr="00E352EF" w:rsidRDefault="00012F27" w:rsidP="008A7573">
      <w:pPr>
        <w:numPr>
          <w:ilvl w:val="0"/>
          <w:numId w:val="19"/>
        </w:numPr>
        <w:spacing w:before="120" w:after="120" w:line="240" w:lineRule="atLeast"/>
        <w:jc w:val="both"/>
      </w:pPr>
      <w:r w:rsidRPr="00E352EF">
        <w:rPr>
          <w:rFonts w:ascii="Cambria" w:eastAsia="Cambria" w:hAnsi="Cambria" w:cs="Cambria"/>
          <w:sz w:val="24"/>
        </w:rPr>
        <w:t xml:space="preserve">the type of ds is constrained to be a </w:t>
      </w:r>
      <w:r w:rsidRPr="00E352EF">
        <w:rPr>
          <w:rFonts w:ascii="Cambria" w:eastAsia="Cambria" w:hAnsi="Cambria" w:cs="Cambria"/>
          <w:i/>
          <w:color w:val="404040"/>
          <w:sz w:val="24"/>
        </w:rPr>
        <w:t>Dataset</w:t>
      </w:r>
      <w:r w:rsidRPr="00E352EF">
        <w:rPr>
          <w:rFonts w:ascii="Cambria" w:eastAsia="Cambria" w:hAnsi="Cambria" w:cs="Cambria"/>
          <w:sz w:val="24"/>
        </w:rPr>
        <w:t xml:space="preserve"> with one or more Identifier Components and one or more string Measure Component. No particular constraints are introduced for attributes.</w:t>
      </w:r>
    </w:p>
    <w:p w14:paraId="474887AD" w14:textId="77777777" w:rsidR="003C525E" w:rsidRPr="00E352EF" w:rsidRDefault="004E5DF5" w:rsidP="008A7573">
      <w:pPr>
        <w:numPr>
          <w:ilvl w:val="0"/>
          <w:numId w:val="19"/>
        </w:numPr>
        <w:spacing w:before="120" w:after="120" w:line="240" w:lineRule="atLeast"/>
        <w:jc w:val="both"/>
      </w:pPr>
      <w:r w:rsidRPr="00E352EF">
        <w:rPr>
          <w:rFonts w:ascii="Cambria" w:eastAsia="Cambria" w:hAnsi="Cambria" w:cs="Cambria"/>
          <w:i/>
          <w:sz w:val="24"/>
        </w:rPr>
        <w:t>ds</w:t>
      </w:r>
      <w:r w:rsidR="003C525E" w:rsidRPr="00E352EF">
        <w:rPr>
          <w:rFonts w:ascii="Cambria" w:eastAsia="Cambria" w:hAnsi="Cambria" w:cs="Cambria"/>
          <w:sz w:val="24"/>
        </w:rPr>
        <w:t xml:space="preserve"> is the only parameter of the operators in the example and denotes a Dataset. Specifically, &lt;IDENT&gt; is a placeholder for any identifier (measure or attribute, in the different cases).</w:t>
      </w:r>
    </w:p>
    <w:p w14:paraId="4489D61C" w14:textId="77777777" w:rsidR="004E5DF5" w:rsidRPr="00E352EF" w:rsidRDefault="004E5DF5" w:rsidP="003C525E">
      <w:pPr>
        <w:spacing w:before="120" w:after="120" w:line="240" w:lineRule="atLeast"/>
        <w:ind w:left="720"/>
        <w:jc w:val="both"/>
      </w:pPr>
    </w:p>
    <w:p w14:paraId="76E7B6FA" w14:textId="77777777" w:rsidR="00012F27" w:rsidRPr="00E352EF" w:rsidRDefault="00012F27" w:rsidP="00012F27">
      <w:pPr>
        <w:ind w:left="720"/>
      </w:pPr>
    </w:p>
    <w:p w14:paraId="3263879D" w14:textId="77777777" w:rsidR="00012F27" w:rsidRPr="00E352EF" w:rsidRDefault="00012F27" w:rsidP="00012F27">
      <w:pPr>
        <w:rPr>
          <w:rFonts w:ascii="Cambria" w:eastAsia="Cambria" w:hAnsi="Cambria" w:cs="Cambria"/>
          <w:sz w:val="24"/>
        </w:rPr>
      </w:pPr>
      <w:r w:rsidRPr="00E352EF">
        <w:rPr>
          <w:rFonts w:ascii="Cambria" w:eastAsia="Cambria" w:hAnsi="Cambria" w:cs="Cambria"/>
          <w:sz w:val="24"/>
        </w:rPr>
        <w:t>From this template, it is possible to infer some valid instances of the operators:</w:t>
      </w:r>
    </w:p>
    <w:p w14:paraId="2F565001" w14:textId="77777777" w:rsidR="003C525E" w:rsidRPr="00E352EF" w:rsidRDefault="003C525E" w:rsidP="00012F27"/>
    <w:p w14:paraId="1D47F229" w14:textId="77777777" w:rsidR="00012F27" w:rsidRPr="009830C1" w:rsidRDefault="00012F27" w:rsidP="00012F27">
      <w:pPr>
        <w:ind w:left="720"/>
        <w:rPr>
          <w:lang w:val="fr-FR"/>
        </w:rPr>
      </w:pPr>
      <w:r w:rsidRPr="009830C1">
        <w:rPr>
          <w:rFonts w:ascii="Cambria" w:eastAsia="Cambria" w:hAnsi="Cambria" w:cs="Cambria"/>
          <w:sz w:val="24"/>
          <w:lang w:val="fr-FR"/>
        </w:rPr>
        <w:t xml:space="preserve">ds_1 </w:t>
      </w:r>
      <w:r w:rsidRPr="009830C1">
        <w:rPr>
          <w:rFonts w:ascii="Cambria" w:eastAsia="Cambria" w:hAnsi="Cambria" w:cs="Cambria"/>
          <w:b/>
          <w:sz w:val="24"/>
          <w:lang w:val="fr-FR"/>
        </w:rPr>
        <w:t>:= ltrim</w:t>
      </w:r>
      <w:r w:rsidRPr="009830C1">
        <w:rPr>
          <w:rFonts w:ascii="Cambria" w:eastAsia="Cambria" w:hAnsi="Cambria" w:cs="Cambria"/>
          <w:sz w:val="24"/>
          <w:lang w:val="fr-FR"/>
        </w:rPr>
        <w:t>(ds_2)</w:t>
      </w:r>
    </w:p>
    <w:p w14:paraId="6C21C06B" w14:textId="77777777" w:rsidR="00012F27" w:rsidRPr="009830C1" w:rsidRDefault="00012F27" w:rsidP="00012F27">
      <w:pPr>
        <w:ind w:left="720"/>
        <w:rPr>
          <w:rFonts w:ascii="Cambria" w:eastAsia="Cambria" w:hAnsi="Cambria" w:cs="Cambria"/>
          <w:sz w:val="24"/>
          <w:lang w:val="fr-FR"/>
        </w:rPr>
      </w:pPr>
      <w:r w:rsidRPr="009830C1">
        <w:rPr>
          <w:rFonts w:ascii="Cambria" w:eastAsia="Cambria" w:hAnsi="Cambria" w:cs="Cambria"/>
          <w:sz w:val="24"/>
          <w:lang w:val="fr-FR"/>
        </w:rPr>
        <w:t xml:space="preserve">ds_1 </w:t>
      </w:r>
      <w:r w:rsidRPr="009830C1">
        <w:rPr>
          <w:rFonts w:ascii="Cambria" w:eastAsia="Cambria" w:hAnsi="Cambria" w:cs="Cambria"/>
          <w:b/>
          <w:sz w:val="24"/>
          <w:lang w:val="fr-FR"/>
        </w:rPr>
        <w:t>:= rtrim</w:t>
      </w:r>
      <w:r w:rsidRPr="009830C1">
        <w:rPr>
          <w:rFonts w:ascii="Cambria" w:eastAsia="Cambria" w:hAnsi="Cambria" w:cs="Cambria"/>
          <w:sz w:val="24"/>
          <w:lang w:val="fr-FR"/>
        </w:rPr>
        <w:t>(ds_3)</w:t>
      </w:r>
    </w:p>
    <w:p w14:paraId="65DFCB8B" w14:textId="77777777" w:rsidR="003C525E" w:rsidRPr="009830C1" w:rsidRDefault="003C525E" w:rsidP="003C525E">
      <w:pPr>
        <w:rPr>
          <w:rFonts w:ascii="Cambria" w:eastAsia="Cambria" w:hAnsi="Cambria" w:cs="Cambria"/>
          <w:sz w:val="24"/>
          <w:lang w:val="fr-FR"/>
        </w:rPr>
      </w:pPr>
    </w:p>
    <w:p w14:paraId="55908B4E" w14:textId="77777777" w:rsidR="003C525E" w:rsidRPr="00E352EF" w:rsidRDefault="00B55676" w:rsidP="003C525E">
      <w:pPr>
        <w:jc w:val="both"/>
      </w:pPr>
      <w:r w:rsidRPr="00E352EF">
        <w:rPr>
          <w:rFonts w:ascii="Cambria" w:eastAsia="Cambria" w:hAnsi="Cambria" w:cs="Cambria"/>
          <w:sz w:val="24"/>
        </w:rPr>
        <w:t xml:space="preserve">The two examples above are compliant with the template. In facts, </w:t>
      </w:r>
      <w:r w:rsidRPr="00E352EF">
        <w:rPr>
          <w:rFonts w:ascii="Cambria" w:eastAsia="Cambria" w:hAnsi="Cambria" w:cs="Cambria"/>
          <w:b/>
          <w:sz w:val="24"/>
        </w:rPr>
        <w:t xml:space="preserve">ltrim </w:t>
      </w:r>
      <w:r w:rsidRPr="00E352EF">
        <w:rPr>
          <w:rFonts w:ascii="Cambria" w:eastAsia="Cambria" w:hAnsi="Cambria" w:cs="Cambria"/>
          <w:sz w:val="24"/>
        </w:rPr>
        <w:t xml:space="preserve">and </w:t>
      </w:r>
      <w:r w:rsidRPr="00E352EF">
        <w:rPr>
          <w:rFonts w:ascii="Cambria" w:eastAsia="Cambria" w:hAnsi="Cambria" w:cs="Cambria"/>
          <w:b/>
          <w:sz w:val="24"/>
        </w:rPr>
        <w:t>rtrim</w:t>
      </w:r>
      <w:r w:rsidRPr="00E352EF">
        <w:rPr>
          <w:rFonts w:ascii="Cambria" w:eastAsia="Cambria" w:hAnsi="Cambria" w:cs="Cambria"/>
          <w:sz w:val="24"/>
        </w:rPr>
        <w:t xml:space="preserve"> are recognized as VTL operators of the library and ds_2 and ds_3 are two Datasets.</w:t>
      </w:r>
      <w:r w:rsidR="003F7DC1" w:rsidRPr="00E352EF">
        <w:rPr>
          <w:rFonts w:ascii="Cambria" w:eastAsia="Cambria" w:hAnsi="Cambria" w:cs="Cambria"/>
          <w:sz w:val="24"/>
        </w:rPr>
        <w:t xml:space="preserve"> Also observe that the example implies a previous definition of ds_2 and ds_3, for example importing the Datasets from the database</w:t>
      </w:r>
      <w:r w:rsidR="00790C17" w:rsidRPr="00E352EF">
        <w:rPr>
          <w:rFonts w:ascii="Cambria" w:eastAsia="Cambria" w:hAnsi="Cambria" w:cs="Cambria"/>
          <w:sz w:val="24"/>
        </w:rPr>
        <w:t xml:space="preserve"> (as we will see, with the GET operator)</w:t>
      </w:r>
      <w:r w:rsidR="003F7DC1" w:rsidRPr="00E352EF">
        <w:rPr>
          <w:rFonts w:ascii="Cambria" w:eastAsia="Cambria" w:hAnsi="Cambria" w:cs="Cambria"/>
          <w:sz w:val="24"/>
        </w:rPr>
        <w:t>. The restrictions on the specific structure of the input Datasets, in terms of allowed Identifier and Measure Components, are also checked, but do not have effects on the syntax.</w:t>
      </w:r>
      <w:r w:rsidR="003C525E" w:rsidRPr="00E352EF">
        <w:rPr>
          <w:rFonts w:ascii="Cambria" w:eastAsia="Cambria" w:hAnsi="Cambria" w:cs="Cambria"/>
          <w:sz w:val="24"/>
        </w:rPr>
        <w:t xml:space="preserve"> </w:t>
      </w:r>
    </w:p>
    <w:p w14:paraId="253D1A30" w14:textId="77777777" w:rsidR="00012F27" w:rsidRPr="00E352EF" w:rsidRDefault="00012F27" w:rsidP="0037753B">
      <w:pPr>
        <w:rPr>
          <w:rFonts w:ascii="Cambria" w:eastAsia="Cambria" w:hAnsi="Cambria" w:cs="Cambria"/>
          <w:sz w:val="24"/>
        </w:rPr>
      </w:pPr>
    </w:p>
    <w:p w14:paraId="342257AA" w14:textId="77777777" w:rsidR="00012F27" w:rsidRPr="00E352EF" w:rsidRDefault="00012F27" w:rsidP="00012F27">
      <w:pPr>
        <w:rPr>
          <w:rFonts w:ascii="Cambria" w:eastAsia="Cambria" w:hAnsi="Cambria" w:cs="Cambria"/>
          <w:sz w:val="24"/>
        </w:rPr>
      </w:pPr>
    </w:p>
    <w:p w14:paraId="2489DF63" w14:textId="77777777" w:rsidR="00012F27" w:rsidRPr="00E352EF" w:rsidRDefault="00012F27" w:rsidP="00012F27">
      <w:pPr>
        <w:rPr>
          <w:rFonts w:ascii="Cambria" w:eastAsia="Cambria" w:hAnsi="Cambria" w:cs="Cambria"/>
          <w:sz w:val="24"/>
        </w:rPr>
      </w:pPr>
    </w:p>
    <w:p w14:paraId="584BAF82" w14:textId="77777777" w:rsidR="00012F27" w:rsidRPr="00E352EF" w:rsidRDefault="00012F27" w:rsidP="00012F27">
      <w:pPr>
        <w:rPr>
          <w:rFonts w:ascii="Cambria" w:eastAsia="Cambria" w:hAnsi="Cambria" w:cs="Cambria"/>
          <w:sz w:val="24"/>
        </w:rPr>
      </w:pPr>
    </w:p>
    <w:p w14:paraId="6A98E032" w14:textId="77777777" w:rsidR="00012F27" w:rsidRPr="00E352EF" w:rsidRDefault="00012F27" w:rsidP="00012F27">
      <w:pPr>
        <w:rPr>
          <w:rFonts w:ascii="Cambria" w:eastAsia="Cambria" w:hAnsi="Cambria" w:cs="Cambria"/>
          <w:sz w:val="24"/>
        </w:rPr>
      </w:pPr>
    </w:p>
    <w:p w14:paraId="05DDD36E" w14:textId="77777777" w:rsidR="005A2227" w:rsidRPr="00E352EF" w:rsidRDefault="0097053A" w:rsidP="00B3632D">
      <w:pPr>
        <w:pStyle w:val="Stile1"/>
        <w:rPr>
          <w:lang w:val="en-GB"/>
        </w:rPr>
      </w:pPr>
      <w:bookmarkStart w:id="64" w:name="_Toc464487879"/>
      <w:r w:rsidRPr="00E352EF">
        <w:rPr>
          <w:lang w:val="en-GB"/>
        </w:rPr>
        <w:lastRenderedPageBreak/>
        <w:t>VTL</w:t>
      </w:r>
      <w:r w:rsidR="00EB2324" w:rsidRPr="00E352EF">
        <w:rPr>
          <w:lang w:val="en-GB"/>
        </w:rPr>
        <w:t>-</w:t>
      </w:r>
      <w:r w:rsidRPr="00E352EF">
        <w:rPr>
          <w:lang w:val="en-GB"/>
        </w:rPr>
        <w:t xml:space="preserve">DL </w:t>
      </w:r>
      <w:r w:rsidR="006426CC" w:rsidRPr="00E352EF">
        <w:rPr>
          <w:lang w:val="en-GB"/>
        </w:rPr>
        <w:t>–</w:t>
      </w:r>
      <w:r w:rsidRPr="00E352EF">
        <w:rPr>
          <w:lang w:val="en-GB"/>
        </w:rPr>
        <w:t xml:space="preserve"> Artefacts</w:t>
      </w:r>
      <w:bookmarkEnd w:id="63"/>
      <w:r w:rsidR="006426CC" w:rsidRPr="00E352EF">
        <w:rPr>
          <w:lang w:val="en-GB"/>
        </w:rPr>
        <w:t xml:space="preserve"> </w:t>
      </w:r>
      <w:r w:rsidRPr="00E352EF">
        <w:rPr>
          <w:lang w:val="en-GB"/>
        </w:rPr>
        <w:t>Definition</w:t>
      </w:r>
      <w:bookmarkEnd w:id="64"/>
    </w:p>
    <w:p w14:paraId="2A04E0B4" w14:textId="77777777" w:rsidR="005A2227" w:rsidRPr="00E352EF" w:rsidRDefault="0097053A" w:rsidP="00EB1629">
      <w:pPr>
        <w:pStyle w:val="Stile3"/>
        <w:rPr>
          <w:lang w:val="en-GB"/>
        </w:rPr>
      </w:pPr>
      <w:bookmarkStart w:id="65" w:name="_Toc463805713"/>
      <w:bookmarkStart w:id="66" w:name="_Toc464487880"/>
      <w:r w:rsidRPr="00E352EF">
        <w:rPr>
          <w:lang w:val="en-GB"/>
        </w:rPr>
        <w:t>defineValueDomain</w:t>
      </w:r>
      <w:bookmarkEnd w:id="65"/>
      <w:bookmarkEnd w:id="66"/>
    </w:p>
    <w:p w14:paraId="182D26A5" w14:textId="77777777" w:rsidR="005A2227" w:rsidRPr="00E352EF" w:rsidRDefault="0097053A" w:rsidP="00516C14">
      <w:pPr>
        <w:rPr>
          <w:rFonts w:ascii="Cambria" w:eastAsia="Calibri" w:hAnsi="Cambria" w:cs="Calibri"/>
          <w:i/>
          <w:color w:val="5B9BD5"/>
        </w:rPr>
      </w:pPr>
      <w:r w:rsidRPr="00E352EF">
        <w:rPr>
          <w:rFonts w:ascii="Cambria" w:eastAsia="Calibri" w:hAnsi="Cambria" w:cs="Calibri"/>
          <w:i/>
          <w:color w:val="5B9BD5"/>
        </w:rPr>
        <w:t>Semantics</w:t>
      </w:r>
    </w:p>
    <w:p w14:paraId="173045D6" w14:textId="77777777" w:rsidR="005A2227" w:rsidRPr="00E352EF" w:rsidRDefault="0097053A" w:rsidP="00663B4D">
      <w:pPr>
        <w:jc w:val="both"/>
        <w:rPr>
          <w:rFonts w:ascii="Cambria" w:eastAsia="Calibri" w:hAnsi="Cambria" w:cs="Calibri"/>
        </w:rPr>
      </w:pPr>
      <w:r w:rsidRPr="00E352EF">
        <w:rPr>
          <w:rFonts w:ascii="Cambria" w:eastAsia="Calibri" w:hAnsi="Cambria" w:cs="Calibri"/>
        </w:rPr>
        <w:t xml:space="preserve">The operator </w:t>
      </w:r>
      <w:r w:rsidRPr="00E352EF">
        <w:rPr>
          <w:rFonts w:ascii="Cambria" w:eastAsia="Calibri" w:hAnsi="Cambria" w:cs="Calibri"/>
          <w:b/>
        </w:rPr>
        <w:t>defineValueDomain</w:t>
      </w:r>
      <w:r w:rsidRPr="00E352EF">
        <w:rPr>
          <w:rFonts w:ascii="Cambria" w:eastAsia="Calibri" w:hAnsi="Cambria" w:cs="Calibri"/>
        </w:rPr>
        <w:t xml:space="preserve"> defines a ValueDomain </w:t>
      </w:r>
      <w:r w:rsidR="001F77FC" w:rsidRPr="00E352EF">
        <w:rPr>
          <w:rFonts w:ascii="Cambria" w:eastAsia="Calibri" w:hAnsi="Cambria" w:cs="Calibri"/>
        </w:rPr>
        <w:t>in the</w:t>
      </w:r>
      <w:r w:rsidR="00390E6A" w:rsidRPr="00E352EF">
        <w:rPr>
          <w:rFonts w:ascii="Cambria" w:eastAsia="Calibri" w:hAnsi="Cambria" w:cs="Calibri"/>
        </w:rPr>
        <w:t xml:space="preserve"> </w:t>
      </w:r>
      <w:r w:rsidRPr="00E352EF">
        <w:rPr>
          <w:rFonts w:ascii="Cambria" w:eastAsia="Calibri" w:hAnsi="Cambria" w:cs="Calibri"/>
        </w:rPr>
        <w:t>VTL information model.</w:t>
      </w:r>
    </w:p>
    <w:p w14:paraId="31F3D791" w14:textId="77777777" w:rsidR="005D22B4" w:rsidRPr="00E352EF" w:rsidRDefault="005D22B4" w:rsidP="00663B4D">
      <w:pPr>
        <w:jc w:val="both"/>
        <w:rPr>
          <w:rFonts w:ascii="Cambria" w:hAnsi="Cambria"/>
        </w:rPr>
      </w:pPr>
    </w:p>
    <w:p w14:paraId="72A1B1AF" w14:textId="77777777" w:rsidR="005A2227" w:rsidRPr="00E352EF" w:rsidRDefault="0097053A" w:rsidP="00516C14">
      <w:pPr>
        <w:rPr>
          <w:rFonts w:ascii="Cambria" w:eastAsia="Calibri" w:hAnsi="Cambria" w:cs="Calibri"/>
          <w:i/>
          <w:color w:val="5B9BD5"/>
        </w:rPr>
      </w:pPr>
      <w:r w:rsidRPr="00E352EF">
        <w:rPr>
          <w:rFonts w:ascii="Cambria" w:eastAsia="Calibri" w:hAnsi="Cambria" w:cs="Calibri"/>
          <w:i/>
          <w:color w:val="5B9BD5"/>
        </w:rPr>
        <w:t>Syntax</w:t>
      </w:r>
    </w:p>
    <w:p w14:paraId="402A88E0" w14:textId="1DCDF8BE" w:rsidR="005A2227" w:rsidRPr="00E352EF" w:rsidRDefault="0097053A" w:rsidP="002B7BEE">
      <w:pPr>
        <w:jc w:val="both"/>
        <w:rPr>
          <w:rFonts w:ascii="Cambria" w:eastAsia="Calibri" w:hAnsi="Cambria" w:cs="Calibri"/>
          <w:b/>
        </w:rPr>
      </w:pPr>
      <w:r w:rsidRPr="00E352EF">
        <w:rPr>
          <w:rFonts w:ascii="Cambria" w:eastAsia="Calibri" w:hAnsi="Cambria" w:cs="Calibri"/>
          <w:b/>
        </w:rPr>
        <w:t xml:space="preserve">defineValueDomain </w:t>
      </w:r>
      <w:r w:rsidRPr="00E352EF">
        <w:rPr>
          <w:rFonts w:ascii="Cambria" w:eastAsia="Calibri" w:hAnsi="Cambria" w:cs="Calibri"/>
        </w:rPr>
        <w:t>valueDomainId</w:t>
      </w:r>
      <w:r w:rsidRPr="00E352EF">
        <w:rPr>
          <w:rFonts w:ascii="Cambria" w:eastAsia="Calibri" w:hAnsi="Cambria" w:cs="Calibri"/>
          <w:b/>
        </w:rPr>
        <w:t xml:space="preserve"> ( </w:t>
      </w:r>
    </w:p>
    <w:p w14:paraId="3AD1CE6B" w14:textId="77777777" w:rsidR="005A2227" w:rsidRPr="00E352EF" w:rsidRDefault="0097053A" w:rsidP="00663B4D">
      <w:pPr>
        <w:jc w:val="both"/>
        <w:rPr>
          <w:rFonts w:ascii="Cambria" w:hAnsi="Cambria"/>
        </w:rPr>
      </w:pPr>
      <w:r w:rsidRPr="00E352EF">
        <w:rPr>
          <w:rFonts w:ascii="Cambria" w:hAnsi="Cambria"/>
        </w:rPr>
        <w:tab/>
      </w:r>
      <w:r w:rsidRPr="00E352EF">
        <w:rPr>
          <w:rFonts w:ascii="Cambria" w:eastAsia="Calibri" w:hAnsi="Cambria" w:cs="Calibri"/>
        </w:rPr>
        <w:t>{</w:t>
      </w:r>
      <w:r w:rsidRPr="00E352EF">
        <w:rPr>
          <w:rFonts w:ascii="Cambria" w:eastAsia="Calibri" w:hAnsi="Cambria" w:cs="Calibri"/>
          <w:i/>
        </w:rPr>
        <w:t>valueDomainDescription</w:t>
      </w:r>
      <w:r w:rsidRPr="00E352EF">
        <w:rPr>
          <w:rFonts w:ascii="Cambria" w:eastAsia="Calibri" w:hAnsi="Cambria" w:cs="Calibri"/>
          <w:b/>
        </w:rPr>
        <w:t>,</w:t>
      </w:r>
      <w:r w:rsidR="002D0D77" w:rsidRPr="00E352EF">
        <w:rPr>
          <w:rFonts w:ascii="Cambria" w:eastAsia="Calibri" w:hAnsi="Cambria" w:cs="Calibri"/>
          <w:b/>
        </w:rPr>
        <w:t xml:space="preserve"> </w:t>
      </w:r>
      <w:r w:rsidR="002D0D77" w:rsidRPr="00E352EF">
        <w:rPr>
          <w:rFonts w:ascii="Cambria" w:eastAsia="Calibri" w:hAnsi="Cambria" w:cs="Calibri"/>
          <w:i/>
        </w:rPr>
        <w:t>isEnumerated</w:t>
      </w:r>
      <w:r w:rsidRPr="00E352EF">
        <w:rPr>
          <w:rFonts w:ascii="Cambria" w:eastAsia="Calibri" w:hAnsi="Cambria" w:cs="Calibri"/>
        </w:rPr>
        <w:t xml:space="preserve">} </w:t>
      </w:r>
    </w:p>
    <w:p w14:paraId="1DE8BEEE" w14:textId="77777777" w:rsidR="005A2227" w:rsidRPr="00E352EF" w:rsidRDefault="0097053A" w:rsidP="00663B4D">
      <w:pPr>
        <w:rPr>
          <w:rFonts w:ascii="Cambria" w:hAnsi="Cambria"/>
        </w:rPr>
      </w:pPr>
      <w:r w:rsidRPr="00E352EF">
        <w:rPr>
          <w:rFonts w:ascii="Cambria" w:hAnsi="Cambria"/>
        </w:rPr>
        <w:tab/>
      </w:r>
      <w:r w:rsidRPr="00E352EF">
        <w:rPr>
          <w:rFonts w:ascii="Cambria" w:eastAsia="Calibri" w:hAnsi="Cambria" w:cs="Calibri"/>
          <w:i/>
        </w:rPr>
        <w:t>dimensionType</w:t>
      </w:r>
      <w:r w:rsidRPr="00E352EF">
        <w:rPr>
          <w:rFonts w:ascii="Cambria" w:eastAsia="Calibri" w:hAnsi="Cambria" w:cs="Calibri"/>
        </w:rPr>
        <w:t xml:space="preserve">  { [ </w:t>
      </w:r>
      <w:r w:rsidRPr="00E352EF">
        <w:rPr>
          <w:rFonts w:ascii="Cambria" w:eastAsia="Calibri" w:hAnsi="Cambria" w:cs="Calibri"/>
          <w:i/>
        </w:rPr>
        <w:t>inLineCodeList</w:t>
      </w:r>
      <w:r w:rsidRPr="00E352EF">
        <w:rPr>
          <w:rFonts w:ascii="Cambria" w:eastAsia="Calibri" w:hAnsi="Cambria" w:cs="Calibri"/>
        </w:rPr>
        <w:t xml:space="preserve">  | </w:t>
      </w:r>
      <w:r w:rsidRPr="00E352EF">
        <w:rPr>
          <w:rFonts w:ascii="Cambria" w:eastAsia="Calibri" w:hAnsi="Cambria" w:cs="Calibri"/>
          <w:i/>
        </w:rPr>
        <w:t>dataTypeRestriction</w:t>
      </w:r>
      <w:r w:rsidRPr="00E352EF">
        <w:rPr>
          <w:rFonts w:ascii="Cambria" w:eastAsia="Calibri" w:hAnsi="Cambria" w:cs="Calibri"/>
        </w:rPr>
        <w:t>] }</w:t>
      </w:r>
    </w:p>
    <w:p w14:paraId="04F1850F" w14:textId="77777777" w:rsidR="005A2227" w:rsidRPr="00E352EF" w:rsidRDefault="0097053A" w:rsidP="00663B4D">
      <w:pPr>
        <w:jc w:val="both"/>
        <w:rPr>
          <w:rFonts w:ascii="Cambria" w:eastAsia="Calibri" w:hAnsi="Cambria" w:cs="Calibri"/>
          <w:b/>
        </w:rPr>
      </w:pPr>
      <w:r w:rsidRPr="00E352EF">
        <w:rPr>
          <w:rFonts w:ascii="Cambria" w:hAnsi="Cambria"/>
        </w:rPr>
        <w:tab/>
      </w:r>
      <w:r w:rsidRPr="00E352EF">
        <w:rPr>
          <w:rFonts w:ascii="Cambria" w:eastAsia="Calibri" w:hAnsi="Cambria" w:cs="Calibri"/>
          <w:b/>
        </w:rPr>
        <w:t>)</w:t>
      </w:r>
    </w:p>
    <w:p w14:paraId="408A46B3" w14:textId="77777777" w:rsidR="005D22B4" w:rsidRPr="00E352EF" w:rsidRDefault="005D22B4" w:rsidP="00663B4D">
      <w:pPr>
        <w:jc w:val="both"/>
        <w:rPr>
          <w:rFonts w:ascii="Cambria" w:hAnsi="Cambria"/>
        </w:rPr>
      </w:pPr>
    </w:p>
    <w:p w14:paraId="13C707FD" w14:textId="77777777" w:rsidR="005A2227" w:rsidRPr="00E352EF" w:rsidRDefault="0097053A" w:rsidP="00516C14">
      <w:pPr>
        <w:rPr>
          <w:rFonts w:ascii="Cambria" w:eastAsia="Calibri" w:hAnsi="Cambria" w:cs="Calibri"/>
          <w:i/>
          <w:color w:val="5B9BD5"/>
        </w:rPr>
      </w:pPr>
      <w:r w:rsidRPr="00E352EF">
        <w:rPr>
          <w:rFonts w:ascii="Cambria" w:eastAsia="Calibri" w:hAnsi="Cambria" w:cs="Calibri"/>
          <w:i/>
          <w:color w:val="5B9BD5"/>
        </w:rPr>
        <w:t>Parameters</w:t>
      </w:r>
    </w:p>
    <w:p w14:paraId="558A28E9" w14:textId="77777777" w:rsidR="005A2227" w:rsidRPr="00E352EF" w:rsidRDefault="0097053A" w:rsidP="00663B4D">
      <w:pPr>
        <w:jc w:val="both"/>
        <w:rPr>
          <w:rFonts w:ascii="Cambria" w:hAnsi="Cambria"/>
        </w:rPr>
      </w:pPr>
      <w:r w:rsidRPr="00E352EF">
        <w:rPr>
          <w:rFonts w:ascii="Cambria" w:eastAsia="Calibri" w:hAnsi="Cambria" w:cs="Calibri"/>
          <w:i/>
        </w:rPr>
        <w:t>valueDomainId</w:t>
      </w:r>
      <w:r w:rsidRPr="00E352EF">
        <w:rPr>
          <w:rFonts w:ascii="Cambria" w:eastAsia="Calibri" w:hAnsi="Cambria" w:cs="Calibri"/>
        </w:rPr>
        <w:t xml:space="preserve"> </w:t>
      </w:r>
      <w:r w:rsidR="00E03AF1" w:rsidRPr="00E352EF">
        <w:rPr>
          <w:rFonts w:ascii="Cambria" w:eastAsia="Calibri" w:hAnsi="Cambria" w:cs="Calibri"/>
        </w:rPr>
        <w:t>:</w:t>
      </w:r>
      <w:r w:rsidRPr="00E352EF">
        <w:rPr>
          <w:rFonts w:ascii="Cambria" w:eastAsia="Calibri" w:hAnsi="Cambria" w:cs="Calibri"/>
        </w:rPr>
        <w:t xml:space="preserve"> ident</w:t>
      </w:r>
    </w:p>
    <w:p w14:paraId="30504EBC" w14:textId="77777777" w:rsidR="005A2227" w:rsidRPr="00E352EF" w:rsidRDefault="0097053A" w:rsidP="00663B4D">
      <w:pPr>
        <w:jc w:val="both"/>
        <w:rPr>
          <w:rFonts w:ascii="Cambria" w:eastAsia="Calibri" w:hAnsi="Cambria" w:cs="Calibri"/>
        </w:rPr>
      </w:pPr>
      <w:r w:rsidRPr="00E352EF">
        <w:rPr>
          <w:rFonts w:ascii="Cambria" w:eastAsia="Calibri" w:hAnsi="Cambria" w:cs="Calibri"/>
          <w:i/>
        </w:rPr>
        <w:t>valueDomainDescription</w:t>
      </w:r>
      <w:r w:rsidRPr="00E352EF">
        <w:rPr>
          <w:rFonts w:ascii="Cambria" w:eastAsia="Calibri" w:hAnsi="Cambria" w:cs="Calibri"/>
        </w:rPr>
        <w:t xml:space="preserve"> </w:t>
      </w:r>
      <w:r w:rsidR="00E03AF1" w:rsidRPr="00E352EF">
        <w:rPr>
          <w:rFonts w:ascii="Cambria" w:eastAsia="Calibri" w:hAnsi="Cambria" w:cs="Calibri"/>
        </w:rPr>
        <w:t>:</w:t>
      </w:r>
      <w:r w:rsidR="00663B4D" w:rsidRPr="00E352EF">
        <w:rPr>
          <w:rFonts w:ascii="Cambria" w:eastAsia="Calibri" w:hAnsi="Cambria" w:cs="Calibri"/>
        </w:rPr>
        <w:t xml:space="preserve"> </w:t>
      </w:r>
      <w:r w:rsidRPr="00E352EF">
        <w:rPr>
          <w:rFonts w:ascii="Cambria" w:eastAsia="Calibri" w:hAnsi="Cambria" w:cs="Calibri"/>
        </w:rPr>
        <w:t>string</w:t>
      </w:r>
    </w:p>
    <w:p w14:paraId="13E93ED8" w14:textId="24947777" w:rsidR="002D0D77" w:rsidRPr="00E352EF" w:rsidRDefault="002D0D77" w:rsidP="00663B4D">
      <w:pPr>
        <w:jc w:val="both"/>
        <w:rPr>
          <w:rFonts w:ascii="Cambria" w:hAnsi="Cambria"/>
        </w:rPr>
      </w:pPr>
      <w:r w:rsidRPr="00E352EF">
        <w:rPr>
          <w:rFonts w:ascii="Cambria" w:eastAsia="Calibri" w:hAnsi="Cambria" w:cs="Calibri"/>
          <w:i/>
        </w:rPr>
        <w:t>isEnumera</w:t>
      </w:r>
      <w:ins w:id="67" w:author="Laura Viignola" w:date="2017-05-10T18:21:00Z">
        <w:r w:rsidR="00AC5A51">
          <w:rPr>
            <w:rFonts w:ascii="Cambria" w:eastAsia="Calibri" w:hAnsi="Cambria" w:cs="Calibri"/>
            <w:i/>
          </w:rPr>
          <w:t>t</w:t>
        </w:r>
      </w:ins>
      <w:r w:rsidRPr="00E352EF">
        <w:rPr>
          <w:rFonts w:ascii="Cambria" w:eastAsia="Calibri" w:hAnsi="Cambria" w:cs="Calibri"/>
          <w:i/>
        </w:rPr>
        <w:t>ed</w:t>
      </w:r>
      <w:r w:rsidRPr="00E352EF">
        <w:rPr>
          <w:rFonts w:ascii="Cambria" w:eastAsia="Calibri" w:hAnsi="Cambria" w:cs="Calibri"/>
        </w:rPr>
        <w:t xml:space="preserve"> : boolean</w:t>
      </w:r>
    </w:p>
    <w:p w14:paraId="761C8EF3" w14:textId="77777777" w:rsidR="005A2227" w:rsidRPr="00E352EF" w:rsidRDefault="0097053A" w:rsidP="00663B4D">
      <w:pPr>
        <w:jc w:val="both"/>
        <w:rPr>
          <w:rFonts w:ascii="Cambria" w:hAnsi="Cambria"/>
        </w:rPr>
      </w:pPr>
      <w:r w:rsidRPr="00E352EF">
        <w:rPr>
          <w:rFonts w:ascii="Cambria" w:eastAsia="Calibri" w:hAnsi="Cambria" w:cs="Calibri"/>
          <w:i/>
        </w:rPr>
        <w:t>dimensionType</w:t>
      </w:r>
      <w:r w:rsidRPr="00E352EF">
        <w:rPr>
          <w:rFonts w:ascii="Cambria" w:eastAsia="Calibri" w:hAnsi="Cambria" w:cs="Calibri"/>
        </w:rPr>
        <w:t xml:space="preserve"> </w:t>
      </w:r>
      <w:r w:rsidR="00E03AF1" w:rsidRPr="00E352EF">
        <w:rPr>
          <w:rFonts w:ascii="Cambria" w:eastAsia="Calibri" w:hAnsi="Cambria" w:cs="Calibri"/>
        </w:rPr>
        <w:t>:</w:t>
      </w:r>
      <w:r w:rsidRPr="00E352EF">
        <w:rPr>
          <w:rFonts w:ascii="Cambria" w:eastAsia="Calibri" w:hAnsi="Cambria" w:cs="Calibri"/>
        </w:rPr>
        <w:t xml:space="preserve"> scalar</w:t>
      </w:r>
    </w:p>
    <w:p w14:paraId="40A5001B" w14:textId="77777777" w:rsidR="005A2227" w:rsidRPr="00E352EF" w:rsidRDefault="0097053A" w:rsidP="00663B4D">
      <w:pPr>
        <w:jc w:val="both"/>
        <w:rPr>
          <w:rFonts w:ascii="Cambria" w:hAnsi="Cambria"/>
        </w:rPr>
      </w:pPr>
      <w:r w:rsidRPr="00E352EF">
        <w:rPr>
          <w:rFonts w:ascii="Cambria" w:eastAsia="Calibri" w:hAnsi="Cambria" w:cs="Calibri"/>
          <w:i/>
        </w:rPr>
        <w:t>inLineCodeList</w:t>
      </w:r>
      <w:r w:rsidR="0024769F" w:rsidRPr="00E352EF">
        <w:rPr>
          <w:rFonts w:ascii="Cambria" w:eastAsia="Calibri" w:hAnsi="Cambria" w:cs="Calibri"/>
        </w:rPr>
        <w:t xml:space="preserve"> </w:t>
      </w:r>
      <w:r w:rsidR="00E03AF1" w:rsidRPr="00E352EF">
        <w:rPr>
          <w:rFonts w:ascii="Cambria" w:eastAsia="Calibri" w:hAnsi="Cambria" w:cs="Calibri"/>
        </w:rPr>
        <w:t>:</w:t>
      </w:r>
      <w:r w:rsidRPr="00E352EF">
        <w:rPr>
          <w:rFonts w:ascii="Cambria" w:eastAsia="Calibri" w:hAnsi="Cambria" w:cs="Calibri"/>
        </w:rPr>
        <w:t xml:space="preserve"> </w:t>
      </w:r>
      <w:r w:rsidRPr="00E352EF">
        <w:rPr>
          <w:rFonts w:ascii="Cambria" w:eastAsia="Calibri" w:hAnsi="Cambria" w:cs="Calibri"/>
          <w:b/>
        </w:rPr>
        <w:t xml:space="preserve">list( </w:t>
      </w:r>
      <w:r w:rsidRPr="00E352EF">
        <w:rPr>
          <w:rFonts w:ascii="Cambria" w:eastAsia="Calibri" w:hAnsi="Cambria" w:cs="Calibri"/>
        </w:rPr>
        <w:t xml:space="preserve">{ </w:t>
      </w:r>
      <w:r w:rsidRPr="00E352EF">
        <w:rPr>
          <w:rFonts w:ascii="Cambria" w:eastAsia="Calibri" w:hAnsi="Cambria" w:cs="Calibri"/>
          <w:b/>
        </w:rPr>
        <w:t>record({@</w:t>
      </w:r>
      <w:r w:rsidRPr="00E352EF">
        <w:rPr>
          <w:rFonts w:ascii="Cambria" w:eastAsia="Calibri" w:hAnsi="Cambria" w:cs="Calibri"/>
        </w:rPr>
        <w:t xml:space="preserve">codeItemId </w:t>
      </w:r>
      <w:r w:rsidRPr="00E352EF">
        <w:rPr>
          <w:rFonts w:ascii="Cambria" w:eastAsia="Calibri" w:hAnsi="Cambria" w:cs="Calibri"/>
          <w:b/>
        </w:rPr>
        <w:t>as</w:t>
      </w:r>
      <w:r w:rsidRPr="00E352EF">
        <w:rPr>
          <w:rFonts w:ascii="Cambria" w:eastAsia="Calibri" w:hAnsi="Cambria" w:cs="Calibri"/>
        </w:rPr>
        <w:t xml:space="preserve"> ident; { </w:t>
      </w:r>
      <w:r w:rsidRPr="00E352EF">
        <w:rPr>
          <w:rFonts w:ascii="Cambria" w:eastAsia="Calibri" w:hAnsi="Cambria" w:cs="Calibri"/>
          <w:b/>
        </w:rPr>
        <w:t>#</w:t>
      </w:r>
      <w:r w:rsidRPr="00E352EF">
        <w:rPr>
          <w:rFonts w:ascii="Cambria" w:eastAsia="Calibri" w:hAnsi="Cambria" w:cs="Calibri"/>
        </w:rPr>
        <w:t xml:space="preserve">codeDescr </w:t>
      </w:r>
      <w:r w:rsidRPr="00E352EF">
        <w:rPr>
          <w:rFonts w:ascii="Cambria" w:eastAsia="Calibri" w:hAnsi="Cambria" w:cs="Calibri"/>
          <w:b/>
        </w:rPr>
        <w:t>as</w:t>
      </w:r>
      <w:r w:rsidRPr="00E352EF">
        <w:rPr>
          <w:rFonts w:ascii="Cambria" w:eastAsia="Calibri" w:hAnsi="Cambria" w:cs="Calibri"/>
        </w:rPr>
        <w:t xml:space="preserve"> constant; } </w:t>
      </w:r>
      <w:r w:rsidRPr="00E352EF">
        <w:rPr>
          <w:rFonts w:ascii="Cambria" w:eastAsia="Calibri" w:hAnsi="Cambria" w:cs="Calibri"/>
          <w:b/>
        </w:rPr>
        <w:t>})</w:t>
      </w:r>
      <w:r w:rsidRPr="00E352EF">
        <w:rPr>
          <w:rFonts w:ascii="Cambria" w:eastAsia="Calibri" w:hAnsi="Cambria" w:cs="Calibri"/>
        </w:rPr>
        <w:t xml:space="preserve"> }* </w:t>
      </w:r>
      <w:r w:rsidRPr="00E352EF">
        <w:rPr>
          <w:rFonts w:ascii="Cambria" w:eastAsia="Calibri" w:hAnsi="Cambria" w:cs="Calibri"/>
          <w:b/>
        </w:rPr>
        <w:t>)</w:t>
      </w:r>
    </w:p>
    <w:p w14:paraId="1501E128" w14:textId="77777777" w:rsidR="005A2227" w:rsidRPr="00E352EF" w:rsidRDefault="0097053A" w:rsidP="00663B4D">
      <w:pPr>
        <w:jc w:val="both"/>
        <w:rPr>
          <w:rFonts w:ascii="Cambria" w:hAnsi="Cambria"/>
        </w:rPr>
      </w:pPr>
      <w:r w:rsidRPr="00E352EF">
        <w:rPr>
          <w:rFonts w:ascii="Cambria" w:eastAsia="Calibri" w:hAnsi="Cambria" w:cs="Calibri"/>
          <w:i/>
        </w:rPr>
        <w:t>codeItemId</w:t>
      </w:r>
      <w:r w:rsidR="0024769F" w:rsidRPr="00E352EF">
        <w:rPr>
          <w:rFonts w:ascii="Cambria" w:eastAsia="Calibri" w:hAnsi="Cambria" w:cs="Calibri"/>
        </w:rPr>
        <w:t xml:space="preserve"> </w:t>
      </w:r>
      <w:r w:rsidR="00E03AF1" w:rsidRPr="00E352EF">
        <w:rPr>
          <w:rFonts w:ascii="Cambria" w:eastAsia="Calibri" w:hAnsi="Cambria" w:cs="Calibri"/>
        </w:rPr>
        <w:t>:</w:t>
      </w:r>
      <w:r w:rsidRPr="00E352EF">
        <w:rPr>
          <w:rFonts w:ascii="Cambria" w:eastAsia="Calibri" w:hAnsi="Cambria" w:cs="Calibri"/>
        </w:rPr>
        <w:t xml:space="preserve"> ident</w:t>
      </w:r>
    </w:p>
    <w:p w14:paraId="04276ABD" w14:textId="77777777" w:rsidR="005A2227" w:rsidRPr="00E352EF" w:rsidRDefault="0097053A" w:rsidP="00663B4D">
      <w:pPr>
        <w:jc w:val="both"/>
        <w:rPr>
          <w:rFonts w:ascii="Cambria" w:hAnsi="Cambria"/>
        </w:rPr>
      </w:pPr>
      <w:r w:rsidRPr="00E352EF">
        <w:rPr>
          <w:rFonts w:ascii="Cambria" w:eastAsia="Calibri" w:hAnsi="Cambria" w:cs="Calibri"/>
          <w:i/>
        </w:rPr>
        <w:t>codeDescr</w:t>
      </w:r>
      <w:r w:rsidR="0024769F" w:rsidRPr="00E352EF">
        <w:rPr>
          <w:rFonts w:ascii="Cambria" w:eastAsia="Calibri" w:hAnsi="Cambria" w:cs="Calibri"/>
        </w:rPr>
        <w:t xml:space="preserve"> </w:t>
      </w:r>
      <w:r w:rsidR="00E03AF1" w:rsidRPr="00E352EF">
        <w:rPr>
          <w:rFonts w:ascii="Cambria" w:eastAsia="Calibri" w:hAnsi="Cambria" w:cs="Calibri"/>
        </w:rPr>
        <w:t>:</w:t>
      </w:r>
      <w:r w:rsidRPr="00E352EF">
        <w:rPr>
          <w:rFonts w:ascii="Cambria" w:eastAsia="Calibri" w:hAnsi="Cambria" w:cs="Calibri"/>
        </w:rPr>
        <w:t xml:space="preserve"> constant</w:t>
      </w:r>
    </w:p>
    <w:p w14:paraId="773698C4" w14:textId="77777777" w:rsidR="005A2227" w:rsidRPr="00E352EF" w:rsidRDefault="0097053A" w:rsidP="00663B4D">
      <w:pPr>
        <w:jc w:val="both"/>
        <w:rPr>
          <w:rFonts w:ascii="Cambria" w:hAnsi="Cambria"/>
          <w:i/>
        </w:rPr>
      </w:pPr>
      <w:r w:rsidRPr="00E352EF">
        <w:rPr>
          <w:rFonts w:ascii="Cambria" w:eastAsia="Calibri" w:hAnsi="Cambria" w:cs="Calibri"/>
          <w:i/>
        </w:rPr>
        <w:t>dataTypeRestriction</w:t>
      </w:r>
    </w:p>
    <w:p w14:paraId="048F9BAE" w14:textId="77777777" w:rsidR="005A2227" w:rsidRPr="00E352EF" w:rsidRDefault="00E03AF1" w:rsidP="00663B4D">
      <w:pPr>
        <w:ind w:left="706"/>
        <w:jc w:val="both"/>
        <w:rPr>
          <w:rFonts w:ascii="Cambria" w:hAnsi="Cambria"/>
        </w:rPr>
      </w:pPr>
      <w:r w:rsidRPr="00E352EF">
        <w:rPr>
          <w:rFonts w:ascii="Cambria" w:eastAsia="Calibri" w:hAnsi="Cambria" w:cs="Calibri"/>
        </w:rPr>
        <w:t>:</w:t>
      </w:r>
      <w:r w:rsidR="0097053A" w:rsidRPr="00E352EF">
        <w:rPr>
          <w:rFonts w:ascii="Cambria" w:eastAsia="Calibri" w:hAnsi="Cambria" w:cs="Calibri"/>
        </w:rPr>
        <w:t xml:space="preserve"> </w:t>
      </w:r>
      <w:r w:rsidR="0097053A" w:rsidRPr="00E352EF">
        <w:rPr>
          <w:rFonts w:ascii="Cambria" w:eastAsia="Calibri" w:hAnsi="Cambria" w:cs="Calibri"/>
          <w:b/>
        </w:rPr>
        <w:t xml:space="preserve">restrict </w:t>
      </w:r>
      <w:r w:rsidR="0097053A" w:rsidRPr="00E352EF">
        <w:rPr>
          <w:rFonts w:ascii="Cambria" w:eastAsia="Calibri" w:hAnsi="Cambria" w:cs="Calibri"/>
        </w:rPr>
        <w:t>[</w:t>
      </w:r>
      <w:r w:rsidR="0097053A" w:rsidRPr="00E352EF">
        <w:rPr>
          <w:rFonts w:ascii="Cambria" w:eastAsia="Calibri" w:hAnsi="Cambria" w:cs="Calibri"/>
          <w:b/>
        </w:rPr>
        <w:t>YYYY</w:t>
      </w:r>
      <w:r w:rsidR="0097053A" w:rsidRPr="00E352EF">
        <w:rPr>
          <w:rFonts w:ascii="Cambria" w:eastAsia="Calibri" w:hAnsi="Cambria" w:cs="Calibri"/>
        </w:rPr>
        <w:t xml:space="preserve"> | </w:t>
      </w:r>
      <w:r w:rsidR="0097053A" w:rsidRPr="00E352EF">
        <w:rPr>
          <w:rFonts w:ascii="Cambria" w:eastAsia="Calibri" w:hAnsi="Cambria" w:cs="Calibri"/>
          <w:b/>
        </w:rPr>
        <w:t>MM</w:t>
      </w:r>
      <w:r w:rsidR="0097053A" w:rsidRPr="00E352EF">
        <w:rPr>
          <w:rFonts w:ascii="Cambria" w:eastAsia="Calibri" w:hAnsi="Cambria" w:cs="Calibri"/>
        </w:rPr>
        <w:t xml:space="preserve"> | </w:t>
      </w:r>
      <w:r w:rsidR="0097053A" w:rsidRPr="00E352EF">
        <w:rPr>
          <w:rFonts w:ascii="Cambria" w:eastAsia="Calibri" w:hAnsi="Cambria" w:cs="Calibri"/>
          <w:b/>
        </w:rPr>
        <w:t>DD</w:t>
      </w:r>
      <w:r w:rsidR="0097053A" w:rsidRPr="00E352EF">
        <w:rPr>
          <w:rFonts w:ascii="Cambria" w:eastAsia="Calibri" w:hAnsi="Cambria" w:cs="Calibri"/>
        </w:rPr>
        <w:t xml:space="preserve"> | </w:t>
      </w:r>
      <w:r w:rsidR="0097053A" w:rsidRPr="00E352EF">
        <w:rPr>
          <w:rFonts w:ascii="Cambria" w:eastAsia="Calibri" w:hAnsi="Cambria" w:cs="Calibri"/>
          <w:b/>
        </w:rPr>
        <w:t>YYYY-MM</w:t>
      </w:r>
      <w:r w:rsidR="0097053A" w:rsidRPr="00E352EF">
        <w:rPr>
          <w:rFonts w:ascii="Cambria" w:eastAsia="Calibri" w:hAnsi="Cambria" w:cs="Calibri"/>
        </w:rPr>
        <w:t xml:space="preserve"> | </w:t>
      </w:r>
      <w:r w:rsidR="0097053A" w:rsidRPr="00E352EF">
        <w:rPr>
          <w:rFonts w:ascii="Cambria" w:eastAsia="Calibri" w:hAnsi="Cambria" w:cs="Calibri"/>
          <w:b/>
        </w:rPr>
        <w:t>maxLength</w:t>
      </w:r>
      <w:r w:rsidR="0097053A" w:rsidRPr="00E352EF">
        <w:rPr>
          <w:rFonts w:ascii="Cambria" w:eastAsia="Calibri" w:hAnsi="Cambria" w:cs="Calibri"/>
        </w:rPr>
        <w:t xml:space="preserve"> n | </w:t>
      </w:r>
      <w:r w:rsidR="0097053A" w:rsidRPr="00E352EF">
        <w:rPr>
          <w:rFonts w:ascii="Cambria" w:eastAsia="Calibri" w:hAnsi="Cambria" w:cs="Calibri"/>
          <w:b/>
        </w:rPr>
        <w:t>regexp</w:t>
      </w:r>
      <w:r w:rsidR="0097053A" w:rsidRPr="00E352EF">
        <w:rPr>
          <w:rFonts w:ascii="Cambria" w:eastAsia="Calibri" w:hAnsi="Cambria" w:cs="Calibri"/>
        </w:rPr>
        <w:t xml:space="preserve"> regexp | </w:t>
      </w:r>
      <w:r w:rsidR="0097053A" w:rsidRPr="00E352EF">
        <w:rPr>
          <w:rFonts w:ascii="Cambria" w:eastAsia="Calibri" w:hAnsi="Cambria" w:cs="Calibri"/>
          <w:b/>
        </w:rPr>
        <w:t xml:space="preserve">between </w:t>
      </w:r>
      <w:r w:rsidR="0097053A" w:rsidRPr="00E352EF">
        <w:rPr>
          <w:rFonts w:ascii="Cambria" w:eastAsia="Calibri" w:hAnsi="Cambria" w:cs="Calibri"/>
        </w:rPr>
        <w:t xml:space="preserve">a </w:t>
      </w:r>
      <w:r w:rsidR="0097053A" w:rsidRPr="00E352EF">
        <w:rPr>
          <w:rFonts w:ascii="Cambria" w:eastAsia="Calibri" w:hAnsi="Cambria" w:cs="Calibri"/>
          <w:b/>
        </w:rPr>
        <w:t>and</w:t>
      </w:r>
      <w:r w:rsidR="0097053A" w:rsidRPr="00E352EF">
        <w:rPr>
          <w:rFonts w:ascii="Cambria" w:eastAsia="Calibri" w:hAnsi="Cambria" w:cs="Calibri"/>
        </w:rPr>
        <w:t xml:space="preserve"> b | </w:t>
      </w:r>
      <w:r w:rsidR="0097053A" w:rsidRPr="00E352EF">
        <w:rPr>
          <w:rFonts w:ascii="Cambria" w:eastAsia="Calibri" w:hAnsi="Cambria" w:cs="Calibri"/>
          <w:b/>
        </w:rPr>
        <w:t>&gt;</w:t>
      </w:r>
      <w:r w:rsidR="0097053A" w:rsidRPr="00E352EF">
        <w:rPr>
          <w:rFonts w:ascii="Cambria" w:eastAsia="Calibri" w:hAnsi="Cambria" w:cs="Calibri"/>
        </w:rPr>
        <w:t xml:space="preserve"> b | </w:t>
      </w:r>
      <w:r w:rsidR="0097053A" w:rsidRPr="00E352EF">
        <w:rPr>
          <w:rFonts w:ascii="Cambria" w:eastAsia="Calibri" w:hAnsi="Cambria" w:cs="Calibri"/>
          <w:b/>
        </w:rPr>
        <w:t xml:space="preserve">&lt; </w:t>
      </w:r>
      <w:r w:rsidR="0097053A" w:rsidRPr="00E352EF">
        <w:rPr>
          <w:rFonts w:ascii="Cambria" w:eastAsia="Calibri" w:hAnsi="Cambria" w:cs="Calibri"/>
        </w:rPr>
        <w:t xml:space="preserve">n |   </w:t>
      </w:r>
      <w:r w:rsidR="0097053A" w:rsidRPr="00E352EF">
        <w:rPr>
          <w:rFonts w:ascii="Cambria" w:eastAsia="Calibri" w:hAnsi="Cambria" w:cs="Calibri"/>
          <w:b/>
        </w:rPr>
        <w:t>&lt;=</w:t>
      </w:r>
      <w:r w:rsidR="0097053A" w:rsidRPr="00E352EF">
        <w:rPr>
          <w:rFonts w:ascii="Cambria" w:eastAsia="Calibri" w:hAnsi="Cambria" w:cs="Calibri"/>
        </w:rPr>
        <w:t xml:space="preserve"> n | </w:t>
      </w:r>
      <w:r w:rsidR="0097053A" w:rsidRPr="00E352EF">
        <w:rPr>
          <w:rFonts w:ascii="Cambria" w:eastAsia="Calibri" w:hAnsi="Cambria" w:cs="Calibri"/>
          <w:b/>
        </w:rPr>
        <w:t>&gt;=</w:t>
      </w:r>
      <w:r w:rsidR="0097053A" w:rsidRPr="00E352EF">
        <w:rPr>
          <w:rFonts w:ascii="Cambria" w:eastAsia="Calibri" w:hAnsi="Cambria" w:cs="Calibri"/>
        </w:rPr>
        <w:t xml:space="preserve"> n]</w:t>
      </w:r>
    </w:p>
    <w:p w14:paraId="14541B16" w14:textId="77777777" w:rsidR="005A2227" w:rsidRPr="00E352EF" w:rsidRDefault="0097053A" w:rsidP="00663B4D">
      <w:pPr>
        <w:jc w:val="both"/>
        <w:rPr>
          <w:rFonts w:ascii="Cambria" w:hAnsi="Cambria"/>
        </w:rPr>
      </w:pPr>
      <w:r w:rsidRPr="00E352EF">
        <w:rPr>
          <w:rFonts w:ascii="Cambria" w:eastAsia="Calibri" w:hAnsi="Cambria" w:cs="Calibri"/>
          <w:i/>
        </w:rPr>
        <w:t>n, a, b</w:t>
      </w:r>
      <w:r w:rsidR="0024769F" w:rsidRPr="00E352EF">
        <w:rPr>
          <w:rFonts w:ascii="Cambria" w:eastAsia="Calibri" w:hAnsi="Cambria" w:cs="Calibri"/>
        </w:rPr>
        <w:t xml:space="preserve"> </w:t>
      </w:r>
      <w:r w:rsidR="00E03AF1" w:rsidRPr="00E352EF">
        <w:rPr>
          <w:rFonts w:ascii="Cambria" w:eastAsia="Calibri" w:hAnsi="Cambria" w:cs="Calibri"/>
          <w:b/>
        </w:rPr>
        <w:t>:</w:t>
      </w:r>
      <w:r w:rsidRPr="00E352EF">
        <w:rPr>
          <w:rFonts w:ascii="Cambria" w:eastAsia="Calibri" w:hAnsi="Cambria" w:cs="Calibri"/>
          <w:b/>
        </w:rPr>
        <w:t xml:space="preserve"> </w:t>
      </w:r>
      <w:r w:rsidRPr="00E352EF">
        <w:rPr>
          <w:rFonts w:ascii="Cambria" w:eastAsia="Calibri" w:hAnsi="Cambria" w:cs="Calibri"/>
        </w:rPr>
        <w:t>numeric</w:t>
      </w:r>
    </w:p>
    <w:p w14:paraId="799FC94B" w14:textId="77777777" w:rsidR="005A2227" w:rsidRPr="00E352EF" w:rsidRDefault="0097053A" w:rsidP="00663B4D">
      <w:pPr>
        <w:jc w:val="both"/>
        <w:rPr>
          <w:rFonts w:ascii="Cambria" w:eastAsia="Calibri" w:hAnsi="Cambria" w:cs="Calibri"/>
        </w:rPr>
      </w:pPr>
      <w:r w:rsidRPr="00E352EF">
        <w:rPr>
          <w:rFonts w:ascii="Cambria" w:eastAsia="Calibri" w:hAnsi="Cambria" w:cs="Calibri"/>
          <w:i/>
        </w:rPr>
        <w:t>regexp</w:t>
      </w:r>
      <w:r w:rsidR="0024769F" w:rsidRPr="00E352EF">
        <w:rPr>
          <w:rFonts w:ascii="Cambria" w:eastAsia="Calibri" w:hAnsi="Cambria" w:cs="Calibri"/>
        </w:rPr>
        <w:t xml:space="preserve"> </w:t>
      </w:r>
      <w:r w:rsidR="00E03AF1" w:rsidRPr="00E352EF">
        <w:rPr>
          <w:rFonts w:ascii="Cambria" w:eastAsia="Calibri" w:hAnsi="Cambria" w:cs="Calibri"/>
        </w:rPr>
        <w:t xml:space="preserve">: </w:t>
      </w:r>
      <w:r w:rsidRPr="00E352EF">
        <w:rPr>
          <w:rFonts w:ascii="Cambria" w:eastAsia="Calibri" w:hAnsi="Cambria" w:cs="Calibri"/>
        </w:rPr>
        <w:t>string</w:t>
      </w:r>
    </w:p>
    <w:p w14:paraId="01FA4C31" w14:textId="77777777" w:rsidR="0024769F" w:rsidRPr="00E352EF" w:rsidRDefault="0024769F" w:rsidP="00663B4D">
      <w:pPr>
        <w:jc w:val="both"/>
        <w:rPr>
          <w:rFonts w:ascii="Cambria" w:hAnsi="Cambria"/>
        </w:rPr>
      </w:pPr>
    </w:p>
    <w:p w14:paraId="7A49B6B5" w14:textId="77777777" w:rsidR="005A2227" w:rsidRPr="00E352EF" w:rsidRDefault="0097053A" w:rsidP="008A7573">
      <w:pPr>
        <w:numPr>
          <w:ilvl w:val="0"/>
          <w:numId w:val="14"/>
        </w:numPr>
        <w:tabs>
          <w:tab w:val="left" w:pos="-360"/>
        </w:tabs>
        <w:ind w:left="360"/>
        <w:jc w:val="both"/>
        <w:rPr>
          <w:rFonts w:ascii="Cambria" w:hAnsi="Cambria"/>
        </w:rPr>
      </w:pPr>
      <w:r w:rsidRPr="00E352EF">
        <w:rPr>
          <w:rFonts w:ascii="Cambria" w:eastAsia="Calibri" w:hAnsi="Cambria" w:cs="Calibri"/>
          <w:i/>
        </w:rPr>
        <w:t>valueDomainId</w:t>
      </w:r>
      <w:r w:rsidRPr="00E352EF">
        <w:rPr>
          <w:rFonts w:ascii="Cambria" w:eastAsia="Calibri" w:hAnsi="Cambria" w:cs="Calibri"/>
        </w:rPr>
        <w:t xml:space="preserve"> </w:t>
      </w:r>
      <w:r w:rsidR="00663B4D" w:rsidRPr="00E352EF">
        <w:rPr>
          <w:rFonts w:ascii="Cambria" w:eastAsia="Calibri" w:hAnsi="Cambria" w:cs="Calibri"/>
        </w:rPr>
        <w:t>–</w:t>
      </w:r>
      <w:r w:rsidRPr="00E352EF">
        <w:rPr>
          <w:rFonts w:ascii="Cambria" w:eastAsia="Calibri" w:hAnsi="Cambria" w:cs="Calibri"/>
        </w:rPr>
        <w:t xml:space="preserve"> is the identifier of the new ValueDomain.</w:t>
      </w:r>
    </w:p>
    <w:p w14:paraId="78F345D3" w14:textId="77777777" w:rsidR="005A2227" w:rsidRPr="00E352EF" w:rsidRDefault="0097053A" w:rsidP="008A7573">
      <w:pPr>
        <w:numPr>
          <w:ilvl w:val="0"/>
          <w:numId w:val="14"/>
        </w:numPr>
        <w:tabs>
          <w:tab w:val="left" w:pos="-360"/>
        </w:tabs>
        <w:ind w:left="360"/>
        <w:jc w:val="both"/>
        <w:rPr>
          <w:rFonts w:ascii="Cambria" w:hAnsi="Cambria"/>
        </w:rPr>
      </w:pPr>
      <w:r w:rsidRPr="00E352EF">
        <w:rPr>
          <w:rFonts w:ascii="Cambria" w:eastAsia="Calibri" w:hAnsi="Cambria" w:cs="Calibri"/>
          <w:i/>
        </w:rPr>
        <w:t>valueDomainDescription</w:t>
      </w:r>
      <w:r w:rsidRPr="00E352EF">
        <w:rPr>
          <w:rFonts w:ascii="Cambria" w:eastAsia="Calibri" w:hAnsi="Cambria" w:cs="Calibri"/>
        </w:rPr>
        <w:t xml:space="preserve"> </w:t>
      </w:r>
      <w:r w:rsidR="00663B4D" w:rsidRPr="00E352EF">
        <w:rPr>
          <w:rFonts w:ascii="Cambria" w:eastAsia="Calibri" w:hAnsi="Cambria" w:cs="Calibri"/>
        </w:rPr>
        <w:t>–</w:t>
      </w:r>
      <w:r w:rsidRPr="00E352EF">
        <w:rPr>
          <w:rFonts w:ascii="Cambria" w:eastAsia="Calibri" w:hAnsi="Cambria" w:cs="Calibri"/>
        </w:rPr>
        <w:t xml:space="preserve"> is a string that describes the new ValueDomain.</w:t>
      </w:r>
    </w:p>
    <w:p w14:paraId="27CA9B2D" w14:textId="77777777" w:rsidR="002D0D77" w:rsidRPr="00E352EF" w:rsidRDefault="002D0D77" w:rsidP="008A7573">
      <w:pPr>
        <w:numPr>
          <w:ilvl w:val="0"/>
          <w:numId w:val="14"/>
        </w:numPr>
        <w:tabs>
          <w:tab w:val="left" w:pos="-360"/>
        </w:tabs>
        <w:ind w:left="360"/>
        <w:jc w:val="both"/>
        <w:rPr>
          <w:rFonts w:ascii="Cambria" w:hAnsi="Cambria"/>
        </w:rPr>
      </w:pPr>
      <w:r w:rsidRPr="00E352EF">
        <w:rPr>
          <w:rFonts w:ascii="Cambria" w:eastAsia="Calibri" w:hAnsi="Cambria" w:cs="Calibri"/>
          <w:i/>
        </w:rPr>
        <w:t>isEnumerated</w:t>
      </w:r>
      <w:r w:rsidRPr="00E352EF">
        <w:rPr>
          <w:rFonts w:ascii="Cambria" w:eastAsia="Calibri" w:hAnsi="Cambria" w:cs="Calibri"/>
        </w:rPr>
        <w:t xml:space="preserve"> – is a Boolean that denotes whether the new ValueDomain is enumerated.</w:t>
      </w:r>
    </w:p>
    <w:p w14:paraId="22AFDA00" w14:textId="77777777" w:rsidR="005A2227" w:rsidRPr="00E352EF" w:rsidRDefault="0097053A" w:rsidP="008A7573">
      <w:pPr>
        <w:numPr>
          <w:ilvl w:val="0"/>
          <w:numId w:val="14"/>
        </w:numPr>
        <w:tabs>
          <w:tab w:val="left" w:pos="-360"/>
        </w:tabs>
        <w:ind w:left="360"/>
        <w:jc w:val="both"/>
        <w:rPr>
          <w:rFonts w:ascii="Cambria" w:hAnsi="Cambria"/>
        </w:rPr>
      </w:pPr>
      <w:r w:rsidRPr="00E352EF">
        <w:rPr>
          <w:rFonts w:ascii="Cambria" w:eastAsia="Calibri" w:hAnsi="Cambria" w:cs="Calibri"/>
          <w:i/>
        </w:rPr>
        <w:t>dimensionType</w:t>
      </w:r>
      <w:r w:rsidRPr="00E352EF">
        <w:rPr>
          <w:rFonts w:ascii="Cambria" w:eastAsia="Calibri" w:hAnsi="Cambria" w:cs="Calibri"/>
        </w:rPr>
        <w:t xml:space="preserve"> – is the data type of the </w:t>
      </w:r>
      <w:r w:rsidR="001C5F5C" w:rsidRPr="00E352EF">
        <w:rPr>
          <w:rFonts w:ascii="Cambria" w:eastAsia="Calibri" w:hAnsi="Cambria" w:cs="Calibri"/>
        </w:rPr>
        <w:t>Identifier Component</w:t>
      </w:r>
      <w:r w:rsidRPr="00E352EF">
        <w:rPr>
          <w:rFonts w:ascii="Cambria" w:eastAsia="Calibri" w:hAnsi="Cambria" w:cs="Calibri"/>
        </w:rPr>
        <w:t>.</w:t>
      </w:r>
    </w:p>
    <w:p w14:paraId="223798E9" w14:textId="3355E793" w:rsidR="00E0712A" w:rsidRPr="00E352EF" w:rsidRDefault="0097053A" w:rsidP="00E0712A">
      <w:pPr>
        <w:numPr>
          <w:ilvl w:val="0"/>
          <w:numId w:val="14"/>
        </w:numPr>
        <w:tabs>
          <w:tab w:val="left" w:pos="-360"/>
        </w:tabs>
        <w:ind w:left="360"/>
        <w:jc w:val="both"/>
        <w:rPr>
          <w:rFonts w:ascii="Cambria" w:hAnsi="Cambria"/>
        </w:rPr>
      </w:pPr>
      <w:r w:rsidRPr="00E352EF">
        <w:rPr>
          <w:rFonts w:ascii="Cambria" w:eastAsia="Calibri" w:hAnsi="Cambria" w:cs="Calibri"/>
          <w:i/>
        </w:rPr>
        <w:t>inLineCodeList</w:t>
      </w:r>
      <w:r w:rsidRPr="00E352EF">
        <w:rPr>
          <w:rFonts w:ascii="Cambria" w:eastAsia="Calibri" w:hAnsi="Cambria" w:cs="Calibri"/>
        </w:rPr>
        <w:t xml:space="preserve"> – is an in line specification of a CodeList. It is a list of records (pairs, in particular). The first element of the record is the </w:t>
      </w:r>
      <w:r w:rsidRPr="00E352EF">
        <w:rPr>
          <w:rFonts w:ascii="Cambria" w:eastAsia="Calibri" w:hAnsi="Cambria" w:cs="Calibri"/>
          <w:i/>
        </w:rPr>
        <w:t>codeItemId</w:t>
      </w:r>
      <w:r w:rsidRPr="00E352EF">
        <w:rPr>
          <w:rFonts w:ascii="Cambria" w:eastAsia="Calibri" w:hAnsi="Cambria" w:cs="Calibri"/>
        </w:rPr>
        <w:t xml:space="preserve"> (which identifies the code item, is the identifier of the record "@"), the second, optional, is the codeDescription, that is, the actual value for the code item. An </w:t>
      </w:r>
      <w:r w:rsidRPr="00E352EF">
        <w:rPr>
          <w:rFonts w:ascii="Cambria" w:eastAsia="Calibri" w:hAnsi="Cambria" w:cs="Calibri"/>
          <w:i/>
        </w:rPr>
        <w:t>in-</w:t>
      </w:r>
      <w:r w:rsidR="001F77FC" w:rsidRPr="00E352EF">
        <w:rPr>
          <w:rFonts w:ascii="Cambria" w:eastAsia="Calibri" w:hAnsi="Cambria" w:cs="Calibri"/>
          <w:i/>
        </w:rPr>
        <w:t>L</w:t>
      </w:r>
      <w:r w:rsidRPr="00E352EF">
        <w:rPr>
          <w:rFonts w:ascii="Cambria" w:eastAsia="Calibri" w:hAnsi="Cambria" w:cs="Calibri"/>
          <w:i/>
        </w:rPr>
        <w:t>ine CodeList</w:t>
      </w:r>
      <w:r w:rsidRPr="00E352EF">
        <w:rPr>
          <w:rFonts w:ascii="Cambria" w:eastAsia="Calibri" w:hAnsi="Cambria" w:cs="Calibri"/>
        </w:rPr>
        <w:t xml:space="preserve"> cannot be reused.</w:t>
      </w:r>
    </w:p>
    <w:p w14:paraId="0C06B4CF" w14:textId="77777777" w:rsidR="005A2227" w:rsidRPr="00E352EF" w:rsidRDefault="0097053A" w:rsidP="008A7573">
      <w:pPr>
        <w:numPr>
          <w:ilvl w:val="0"/>
          <w:numId w:val="14"/>
        </w:numPr>
        <w:tabs>
          <w:tab w:val="left" w:pos="-360"/>
        </w:tabs>
        <w:ind w:left="360"/>
        <w:jc w:val="both"/>
        <w:rPr>
          <w:rFonts w:ascii="Cambria" w:hAnsi="Cambria"/>
        </w:rPr>
      </w:pPr>
      <w:r w:rsidRPr="00E352EF">
        <w:rPr>
          <w:rFonts w:ascii="Cambria" w:eastAsia="Calibri" w:hAnsi="Cambria" w:cs="Calibri"/>
          <w:i/>
        </w:rPr>
        <w:t>regexp</w:t>
      </w:r>
      <w:r w:rsidRPr="00E352EF">
        <w:rPr>
          <w:rFonts w:ascii="Cambria" w:eastAsia="Calibri" w:hAnsi="Cambria" w:cs="Calibri"/>
        </w:rPr>
        <w:t xml:space="preserve"> </w:t>
      </w:r>
      <w:r w:rsidR="00663B4D" w:rsidRPr="00E352EF">
        <w:rPr>
          <w:rFonts w:ascii="Cambria" w:eastAsia="Calibri" w:hAnsi="Cambria" w:cs="Calibri"/>
        </w:rPr>
        <w:t>–</w:t>
      </w:r>
      <w:r w:rsidRPr="00E352EF">
        <w:rPr>
          <w:rFonts w:ascii="Cambria" w:eastAsia="Calibri" w:hAnsi="Cambria" w:cs="Calibri"/>
        </w:rPr>
        <w:t xml:space="preserve"> is a regular expression.</w:t>
      </w:r>
    </w:p>
    <w:p w14:paraId="78531BD9" w14:textId="77777777" w:rsidR="005A2227" w:rsidRPr="00E352EF" w:rsidRDefault="0097053A" w:rsidP="008A7573">
      <w:pPr>
        <w:numPr>
          <w:ilvl w:val="0"/>
          <w:numId w:val="14"/>
        </w:numPr>
        <w:tabs>
          <w:tab w:val="left" w:pos="-360"/>
        </w:tabs>
        <w:ind w:left="360"/>
        <w:jc w:val="both"/>
        <w:rPr>
          <w:rFonts w:ascii="Cambria" w:hAnsi="Cambria"/>
        </w:rPr>
      </w:pPr>
      <w:r w:rsidRPr="00E352EF">
        <w:rPr>
          <w:rFonts w:ascii="Cambria" w:eastAsia="Calibri" w:hAnsi="Cambria" w:cs="Calibri"/>
          <w:i/>
        </w:rPr>
        <w:t>dataTypeRestriction</w:t>
      </w:r>
      <w:r w:rsidRPr="00E352EF">
        <w:rPr>
          <w:rFonts w:ascii="Cambria" w:eastAsia="Calibri" w:hAnsi="Cambria" w:cs="Calibri"/>
        </w:rPr>
        <w:t xml:space="preserve"> – constrains the allowed values by restricting </w:t>
      </w:r>
      <w:r w:rsidRPr="00E352EF">
        <w:rPr>
          <w:rFonts w:ascii="Cambria" w:eastAsia="Calibri" w:hAnsi="Cambria" w:cs="Calibri"/>
          <w:i/>
        </w:rPr>
        <w:t>dimensionType</w:t>
      </w:r>
      <w:r w:rsidR="002B7BEE" w:rsidRPr="00E352EF">
        <w:rPr>
          <w:rFonts w:ascii="Cambria" w:eastAsia="Calibri" w:hAnsi="Cambria" w:cs="Calibri"/>
        </w:rPr>
        <w:t>.</w:t>
      </w:r>
    </w:p>
    <w:p w14:paraId="27604BF2" w14:textId="77777777" w:rsidR="005D22B4" w:rsidRPr="00E352EF" w:rsidRDefault="005D22B4" w:rsidP="000A424B">
      <w:pPr>
        <w:tabs>
          <w:tab w:val="left" w:pos="-360"/>
        </w:tabs>
        <w:ind w:left="360"/>
        <w:jc w:val="both"/>
        <w:rPr>
          <w:rFonts w:ascii="Cambria" w:hAnsi="Cambria"/>
        </w:rPr>
      </w:pPr>
    </w:p>
    <w:p w14:paraId="344E3CFC" w14:textId="77777777" w:rsidR="005A2227" w:rsidRPr="00E352EF" w:rsidRDefault="0097053A" w:rsidP="00516C14">
      <w:pPr>
        <w:rPr>
          <w:rFonts w:ascii="Cambria" w:eastAsia="Calibri" w:hAnsi="Cambria" w:cs="Calibri"/>
          <w:i/>
          <w:color w:val="5B9BD5"/>
        </w:rPr>
      </w:pPr>
      <w:r w:rsidRPr="00E352EF">
        <w:rPr>
          <w:rFonts w:ascii="Cambria" w:eastAsia="Calibri" w:hAnsi="Cambria" w:cs="Calibri"/>
          <w:i/>
          <w:color w:val="5B9BD5"/>
        </w:rPr>
        <w:t>Constraints</w:t>
      </w:r>
    </w:p>
    <w:p w14:paraId="3886609F" w14:textId="77777777" w:rsidR="005A2227" w:rsidRPr="00E352EF" w:rsidRDefault="0097053A" w:rsidP="008A7573">
      <w:pPr>
        <w:numPr>
          <w:ilvl w:val="0"/>
          <w:numId w:val="14"/>
        </w:numPr>
        <w:tabs>
          <w:tab w:val="left" w:pos="-360"/>
        </w:tabs>
        <w:ind w:left="360"/>
        <w:jc w:val="both"/>
        <w:rPr>
          <w:rFonts w:ascii="Cambria" w:hAnsi="Cambria"/>
        </w:rPr>
      </w:pPr>
      <w:r w:rsidRPr="00E352EF">
        <w:rPr>
          <w:rFonts w:ascii="Cambria" w:eastAsia="Calibri" w:hAnsi="Cambria" w:cs="Calibri"/>
        </w:rPr>
        <w:t>The scalar-type of the constant codeDescr must be dimensionType.</w:t>
      </w:r>
    </w:p>
    <w:p w14:paraId="16357BC5" w14:textId="77777777" w:rsidR="005A2227" w:rsidRPr="00E352EF" w:rsidRDefault="0097053A" w:rsidP="008A7573">
      <w:pPr>
        <w:numPr>
          <w:ilvl w:val="0"/>
          <w:numId w:val="14"/>
        </w:numPr>
        <w:tabs>
          <w:tab w:val="left" w:pos="-360"/>
        </w:tabs>
        <w:ind w:left="360"/>
        <w:jc w:val="both"/>
        <w:rPr>
          <w:rFonts w:ascii="Cambria" w:hAnsi="Cambria"/>
        </w:rPr>
      </w:pPr>
      <w:r w:rsidRPr="00E352EF">
        <w:rPr>
          <w:rFonts w:ascii="Cambria" w:eastAsia="Calibri" w:hAnsi="Cambria" w:cs="Calibri"/>
          <w:i/>
        </w:rPr>
        <w:t>regexp</w:t>
      </w:r>
      <w:r w:rsidRPr="00E352EF">
        <w:rPr>
          <w:rFonts w:ascii="Cambria" w:eastAsia="Calibri" w:hAnsi="Cambria" w:cs="Calibri"/>
        </w:rPr>
        <w:t xml:space="preserve"> is a POSIX regular expression. </w:t>
      </w:r>
    </w:p>
    <w:p w14:paraId="38392BC8" w14:textId="04516510" w:rsidR="00E0712A" w:rsidRPr="00E352EF" w:rsidRDefault="00E0712A" w:rsidP="008A7573">
      <w:pPr>
        <w:numPr>
          <w:ilvl w:val="0"/>
          <w:numId w:val="14"/>
        </w:numPr>
        <w:tabs>
          <w:tab w:val="left" w:pos="-360"/>
        </w:tabs>
        <w:ind w:left="360"/>
        <w:jc w:val="both"/>
        <w:rPr>
          <w:rFonts w:ascii="Cambria" w:hAnsi="Cambria"/>
        </w:rPr>
      </w:pPr>
      <w:r w:rsidRPr="00E352EF">
        <w:rPr>
          <w:rFonts w:ascii="Cambria" w:eastAsia="Calibri" w:hAnsi="Cambria" w:cs="Calibri"/>
        </w:rPr>
        <w:t>If the ValueDomain is enumerated, an inLineCodeList must be specified.</w:t>
      </w:r>
    </w:p>
    <w:p w14:paraId="1CD9FD66" w14:textId="77777777" w:rsidR="005A2227" w:rsidRPr="00E352EF" w:rsidRDefault="0097053A" w:rsidP="008A7573">
      <w:pPr>
        <w:numPr>
          <w:ilvl w:val="0"/>
          <w:numId w:val="14"/>
        </w:numPr>
        <w:tabs>
          <w:tab w:val="left" w:pos="-360"/>
        </w:tabs>
        <w:ind w:left="360"/>
        <w:jc w:val="both"/>
        <w:rPr>
          <w:rFonts w:ascii="Cambria" w:hAnsi="Cambria"/>
        </w:rPr>
      </w:pPr>
      <w:r w:rsidRPr="00E352EF">
        <w:rPr>
          <w:rFonts w:ascii="Cambria" w:eastAsia="Calibri" w:hAnsi="Cambria" w:cs="Calibri"/>
        </w:rPr>
        <w:t xml:space="preserve">The particular restriction for </w:t>
      </w:r>
      <w:r w:rsidRPr="00E352EF">
        <w:rPr>
          <w:rFonts w:ascii="Cambria" w:eastAsia="Calibri" w:hAnsi="Cambria" w:cs="Calibri"/>
          <w:i/>
        </w:rPr>
        <w:t>dataTypeRestriction</w:t>
      </w:r>
      <w:r w:rsidRPr="00E352EF">
        <w:rPr>
          <w:rFonts w:ascii="Cambria" w:eastAsia="Calibri" w:hAnsi="Cambria" w:cs="Calibri"/>
        </w:rPr>
        <w:t xml:space="preserve"> must be coherent with </w:t>
      </w:r>
      <w:r w:rsidRPr="00E352EF">
        <w:rPr>
          <w:rFonts w:ascii="Cambria" w:eastAsia="Calibri" w:hAnsi="Cambria" w:cs="Calibri"/>
          <w:i/>
        </w:rPr>
        <w:t>dimensionDataType</w:t>
      </w:r>
      <w:r w:rsidRPr="00E352EF">
        <w:rPr>
          <w:rFonts w:ascii="Cambria" w:eastAsia="Calibri" w:hAnsi="Cambria" w:cs="Calibri"/>
        </w:rPr>
        <w:t>. In particular:</w:t>
      </w:r>
    </w:p>
    <w:p w14:paraId="71DAFACF" w14:textId="77777777" w:rsidR="005A2227" w:rsidRPr="00E352EF" w:rsidRDefault="0097053A" w:rsidP="008A7573">
      <w:pPr>
        <w:numPr>
          <w:ilvl w:val="1"/>
          <w:numId w:val="14"/>
        </w:numPr>
        <w:tabs>
          <w:tab w:val="left" w:pos="-360"/>
        </w:tabs>
        <w:jc w:val="both"/>
        <w:rPr>
          <w:rFonts w:ascii="Cambria" w:hAnsi="Cambria"/>
        </w:rPr>
      </w:pPr>
      <w:r w:rsidRPr="00E352EF">
        <w:rPr>
          <w:rFonts w:ascii="Cambria" w:eastAsia="Calibri" w:hAnsi="Cambria" w:cs="Calibri"/>
        </w:rPr>
        <w:t>date: [</w:t>
      </w:r>
      <w:r w:rsidRPr="00E352EF">
        <w:rPr>
          <w:rFonts w:ascii="Cambria" w:eastAsia="Calibri" w:hAnsi="Cambria" w:cs="Calibri"/>
          <w:b/>
        </w:rPr>
        <w:t>YYYY</w:t>
      </w:r>
      <w:r w:rsidRPr="00E352EF">
        <w:rPr>
          <w:rFonts w:ascii="Cambria" w:eastAsia="Calibri" w:hAnsi="Cambria" w:cs="Calibri"/>
        </w:rPr>
        <w:t xml:space="preserve"> | </w:t>
      </w:r>
      <w:r w:rsidRPr="00E352EF">
        <w:rPr>
          <w:rFonts w:ascii="Cambria" w:eastAsia="Calibri" w:hAnsi="Cambria" w:cs="Calibri"/>
          <w:b/>
        </w:rPr>
        <w:t>MM</w:t>
      </w:r>
      <w:r w:rsidRPr="00E352EF">
        <w:rPr>
          <w:rFonts w:ascii="Cambria" w:eastAsia="Calibri" w:hAnsi="Cambria" w:cs="Calibri"/>
        </w:rPr>
        <w:t xml:space="preserve"> | </w:t>
      </w:r>
      <w:r w:rsidRPr="00E352EF">
        <w:rPr>
          <w:rFonts w:ascii="Cambria" w:eastAsia="Calibri" w:hAnsi="Cambria" w:cs="Calibri"/>
          <w:b/>
        </w:rPr>
        <w:t>DD</w:t>
      </w:r>
      <w:r w:rsidRPr="00E352EF">
        <w:rPr>
          <w:rFonts w:ascii="Cambria" w:eastAsia="Calibri" w:hAnsi="Cambria" w:cs="Calibri"/>
        </w:rPr>
        <w:t xml:space="preserve"> | </w:t>
      </w:r>
      <w:r w:rsidRPr="00E352EF">
        <w:rPr>
          <w:rFonts w:ascii="Cambria" w:eastAsia="Calibri" w:hAnsi="Cambria" w:cs="Calibri"/>
          <w:b/>
        </w:rPr>
        <w:t>YYYY-MM</w:t>
      </w:r>
      <w:r w:rsidRPr="00E352EF">
        <w:rPr>
          <w:rFonts w:ascii="Cambria" w:eastAsia="Calibri" w:hAnsi="Cambria" w:cs="Calibri"/>
        </w:rPr>
        <w:t xml:space="preserve"> | </w:t>
      </w:r>
      <w:r w:rsidRPr="00E352EF">
        <w:rPr>
          <w:rFonts w:ascii="Cambria" w:eastAsia="Calibri" w:hAnsi="Cambria" w:cs="Calibri"/>
          <w:b/>
        </w:rPr>
        <w:t>&gt; YYYY-MM-DD</w:t>
      </w:r>
      <w:r w:rsidRPr="00E352EF">
        <w:rPr>
          <w:rFonts w:ascii="Cambria" w:eastAsia="Calibri" w:hAnsi="Cambria" w:cs="Calibri"/>
        </w:rPr>
        <w:t xml:space="preserve"> | </w:t>
      </w:r>
      <w:r w:rsidRPr="00E352EF">
        <w:rPr>
          <w:rFonts w:ascii="Cambria" w:eastAsia="Calibri" w:hAnsi="Cambria" w:cs="Calibri"/>
          <w:b/>
        </w:rPr>
        <w:t>&lt; YYYY-MM-DD</w:t>
      </w:r>
      <w:r w:rsidRPr="00E352EF">
        <w:rPr>
          <w:rFonts w:ascii="Cambria" w:eastAsia="Calibri" w:hAnsi="Cambria" w:cs="Calibri"/>
        </w:rPr>
        <w:t xml:space="preserve"> | </w:t>
      </w:r>
      <w:r w:rsidRPr="00E352EF">
        <w:rPr>
          <w:rFonts w:ascii="Cambria" w:eastAsia="Calibri" w:hAnsi="Cambria" w:cs="Calibri"/>
          <w:b/>
        </w:rPr>
        <w:t>&gt;=</w:t>
      </w:r>
      <w:r w:rsidRPr="00E352EF">
        <w:rPr>
          <w:rFonts w:ascii="Cambria" w:eastAsia="Calibri" w:hAnsi="Cambria" w:cs="Calibri"/>
        </w:rPr>
        <w:t xml:space="preserve"> …]</w:t>
      </w:r>
    </w:p>
    <w:p w14:paraId="78D4BF59" w14:textId="77777777" w:rsidR="005A2227" w:rsidRPr="00E352EF" w:rsidRDefault="0097053A" w:rsidP="008A7573">
      <w:pPr>
        <w:numPr>
          <w:ilvl w:val="1"/>
          <w:numId w:val="14"/>
        </w:numPr>
        <w:tabs>
          <w:tab w:val="left" w:pos="-360"/>
        </w:tabs>
        <w:jc w:val="both"/>
        <w:rPr>
          <w:rFonts w:ascii="Cambria" w:hAnsi="Cambria"/>
        </w:rPr>
      </w:pPr>
      <w:r w:rsidRPr="00E352EF">
        <w:rPr>
          <w:rFonts w:ascii="Cambria" w:eastAsia="Calibri" w:hAnsi="Cambria" w:cs="Calibri"/>
        </w:rPr>
        <w:t>string: maxLength n, regexp regexp</w:t>
      </w:r>
    </w:p>
    <w:p w14:paraId="14BDA5C2" w14:textId="77777777" w:rsidR="005A2227" w:rsidRPr="00E352EF" w:rsidRDefault="0097053A" w:rsidP="008A7573">
      <w:pPr>
        <w:numPr>
          <w:ilvl w:val="1"/>
          <w:numId w:val="14"/>
        </w:numPr>
        <w:tabs>
          <w:tab w:val="left" w:pos="-360"/>
        </w:tabs>
        <w:jc w:val="both"/>
        <w:rPr>
          <w:rFonts w:ascii="Cambria" w:hAnsi="Cambria"/>
        </w:rPr>
      </w:pPr>
      <w:r w:rsidRPr="00E352EF">
        <w:rPr>
          <w:rFonts w:ascii="Cambria" w:eastAsia="Calibri" w:hAnsi="Cambria" w:cs="Calibri"/>
        </w:rPr>
        <w:t>number: [between a and b | &lt;a | &gt;a | …]</w:t>
      </w:r>
    </w:p>
    <w:p w14:paraId="01A1D370" w14:textId="77777777" w:rsidR="00E0712A" w:rsidRPr="00E352EF" w:rsidRDefault="00E0712A" w:rsidP="00E0712A">
      <w:pPr>
        <w:tabs>
          <w:tab w:val="left" w:pos="-360"/>
        </w:tabs>
        <w:jc w:val="both"/>
        <w:rPr>
          <w:rFonts w:ascii="Cambria" w:hAnsi="Cambria"/>
        </w:rPr>
      </w:pPr>
    </w:p>
    <w:p w14:paraId="4A8CB0A8" w14:textId="77777777" w:rsidR="005D22B4" w:rsidRPr="00E352EF" w:rsidRDefault="005D22B4" w:rsidP="005D22B4">
      <w:pPr>
        <w:tabs>
          <w:tab w:val="left" w:pos="-360"/>
        </w:tabs>
        <w:ind w:left="1080"/>
        <w:jc w:val="both"/>
        <w:rPr>
          <w:rFonts w:ascii="Cambria" w:hAnsi="Cambria"/>
        </w:rPr>
      </w:pPr>
    </w:p>
    <w:p w14:paraId="12620B2E" w14:textId="77777777" w:rsidR="005A2227" w:rsidRPr="00E352EF" w:rsidRDefault="0097053A" w:rsidP="00516C14">
      <w:pPr>
        <w:rPr>
          <w:rFonts w:ascii="Cambria" w:eastAsia="Calibri" w:hAnsi="Cambria" w:cs="Calibri"/>
          <w:i/>
          <w:color w:val="5B9BD5"/>
        </w:rPr>
      </w:pPr>
      <w:r w:rsidRPr="00E352EF">
        <w:rPr>
          <w:rFonts w:ascii="Cambria" w:eastAsia="Calibri" w:hAnsi="Cambria" w:cs="Calibri"/>
          <w:i/>
          <w:color w:val="5B9BD5"/>
        </w:rPr>
        <w:t>Returns</w:t>
      </w:r>
    </w:p>
    <w:p w14:paraId="565397A3" w14:textId="77777777" w:rsidR="005A2227" w:rsidRPr="00E352EF" w:rsidRDefault="0097053A" w:rsidP="000A424B">
      <w:pPr>
        <w:jc w:val="both"/>
        <w:rPr>
          <w:rFonts w:ascii="Cambria" w:eastAsia="Calibri" w:hAnsi="Cambria" w:cs="Calibri"/>
        </w:rPr>
      </w:pPr>
      <w:r w:rsidRPr="00E352EF">
        <w:rPr>
          <w:rFonts w:ascii="Cambria" w:eastAsia="Calibri" w:hAnsi="Cambria" w:cs="Calibri"/>
        </w:rPr>
        <w:t xml:space="preserve">This operator defines persistent ValueDomain artefacts that can be referenced by a reference to </w:t>
      </w:r>
      <w:r w:rsidRPr="00E352EF">
        <w:rPr>
          <w:rFonts w:ascii="Cambria" w:eastAsia="Calibri" w:hAnsi="Cambria" w:cs="Calibri"/>
          <w:i/>
        </w:rPr>
        <w:t>valueDomainId</w:t>
      </w:r>
      <w:r w:rsidRPr="00E352EF">
        <w:rPr>
          <w:rFonts w:ascii="Cambria" w:eastAsia="Calibri" w:hAnsi="Cambria" w:cs="Calibri"/>
        </w:rPr>
        <w:t xml:space="preserve">. References valueDomainRef to </w:t>
      </w:r>
      <w:r w:rsidRPr="00E352EF">
        <w:rPr>
          <w:rFonts w:ascii="Cambria" w:eastAsia="Calibri" w:hAnsi="Cambria" w:cs="Calibri"/>
          <w:i/>
        </w:rPr>
        <w:t>valueDomainId</w:t>
      </w:r>
      <w:r w:rsidRPr="00E352EF">
        <w:rPr>
          <w:rFonts w:ascii="Cambria" w:eastAsia="Calibri" w:hAnsi="Cambria" w:cs="Calibri"/>
        </w:rPr>
        <w:t xml:space="preserve"> </w:t>
      </w:r>
      <w:r w:rsidR="001F77FC" w:rsidRPr="00E352EF">
        <w:rPr>
          <w:rFonts w:ascii="Cambria" w:eastAsia="Calibri" w:hAnsi="Cambria" w:cs="Calibri"/>
        </w:rPr>
        <w:t xml:space="preserve">are </w:t>
      </w:r>
      <w:r w:rsidRPr="00E352EF">
        <w:rPr>
          <w:rFonts w:ascii="Cambria" w:eastAsia="Calibri" w:hAnsi="Cambria" w:cs="Calibri"/>
        </w:rPr>
        <w:t>implicitly created in the VTL information model.</w:t>
      </w:r>
    </w:p>
    <w:p w14:paraId="5FED1D55" w14:textId="77777777" w:rsidR="005D22B4" w:rsidRPr="00E352EF" w:rsidRDefault="005D22B4" w:rsidP="000A424B">
      <w:pPr>
        <w:jc w:val="both"/>
        <w:rPr>
          <w:rFonts w:ascii="Cambria" w:hAnsi="Cambria"/>
        </w:rPr>
      </w:pPr>
    </w:p>
    <w:p w14:paraId="268B2CE8" w14:textId="77777777" w:rsidR="005A2227" w:rsidRPr="00E352EF" w:rsidRDefault="0097053A" w:rsidP="00516C14">
      <w:pPr>
        <w:rPr>
          <w:rFonts w:ascii="Cambria" w:eastAsia="Calibri" w:hAnsi="Cambria" w:cs="Calibri"/>
          <w:i/>
          <w:color w:val="5B9BD5"/>
        </w:rPr>
      </w:pPr>
      <w:r w:rsidRPr="00E352EF">
        <w:rPr>
          <w:rFonts w:ascii="Cambria" w:eastAsia="Calibri" w:hAnsi="Cambria" w:cs="Calibri"/>
          <w:i/>
          <w:color w:val="5B9BD5"/>
        </w:rPr>
        <w:t>Semantic specification</w:t>
      </w:r>
    </w:p>
    <w:p w14:paraId="444690C1" w14:textId="77777777" w:rsidR="005A2227" w:rsidRPr="00E352EF" w:rsidRDefault="0097053A" w:rsidP="000A424B">
      <w:pPr>
        <w:jc w:val="both"/>
        <w:rPr>
          <w:rFonts w:ascii="Cambria" w:hAnsi="Cambria"/>
        </w:rPr>
      </w:pPr>
      <w:r w:rsidRPr="00E352EF">
        <w:rPr>
          <w:rFonts w:ascii="Cambria" w:eastAsia="Calibri" w:hAnsi="Cambria" w:cs="Calibri"/>
        </w:rPr>
        <w:t xml:space="preserve">This operator takes as input an identifier for this ValueDomain and the specification for its dimension. The dimension is in turn a component ValueDomain. </w:t>
      </w:r>
    </w:p>
    <w:p w14:paraId="622C1919" w14:textId="77777777" w:rsidR="005A2227" w:rsidRPr="00E352EF" w:rsidRDefault="0097053A" w:rsidP="000A424B">
      <w:pPr>
        <w:jc w:val="both"/>
        <w:rPr>
          <w:rFonts w:ascii="Cambria" w:hAnsi="Cambria"/>
        </w:rPr>
      </w:pPr>
      <w:r w:rsidRPr="00E352EF">
        <w:rPr>
          <w:rFonts w:ascii="Cambria" w:eastAsia="Calibri" w:hAnsi="Cambria" w:cs="Calibri"/>
        </w:rPr>
        <w:t xml:space="preserve">Only mono-dimensional ValueDomains can be defined, the multi-dimensional ValueDomain are implicitly defined in the VTL information model as the Cartesian product of the mono-dimensional ones. The allowed </w:t>
      </w:r>
      <w:r w:rsidRPr="00E352EF">
        <w:rPr>
          <w:rFonts w:ascii="Cambria" w:eastAsia="Calibri" w:hAnsi="Cambria" w:cs="Calibri"/>
        </w:rPr>
        <w:lastRenderedPageBreak/>
        <w:t>values are directly those specified by the criteria. Otherwise, in case of n-dimensional ValueDomains, all the combinations of values of the mono-dimensional ValueDomains are possible, which means that the ValueDomain contains the Cartesian product of the values of the single mono-dimensional ValueDomain.</w:t>
      </w:r>
    </w:p>
    <w:p w14:paraId="50CBBDE1" w14:textId="77777777" w:rsidR="005A2227" w:rsidRPr="00E352EF" w:rsidRDefault="0097053A" w:rsidP="00D019C0">
      <w:pPr>
        <w:jc w:val="both"/>
        <w:rPr>
          <w:rFonts w:ascii="Cambria" w:hAnsi="Cambria"/>
        </w:rPr>
      </w:pPr>
      <w:r w:rsidRPr="00E352EF">
        <w:rPr>
          <w:rFonts w:ascii="Cambria" w:eastAsia="Calibri" w:hAnsi="Cambria" w:cs="Calibri"/>
        </w:rPr>
        <w:t>The definition of a ValueDomain comports also the implicitly definition of the respective full ValueDomainSubset, that is the subset of the ValueDomain that allows the same values of the ValueDomain, without further restrictions to its domain.</w:t>
      </w:r>
    </w:p>
    <w:p w14:paraId="33404CDC" w14:textId="77777777" w:rsidR="005A2227" w:rsidRPr="00E352EF" w:rsidRDefault="0097053A" w:rsidP="00D019C0">
      <w:pPr>
        <w:jc w:val="both"/>
        <w:rPr>
          <w:rFonts w:ascii="Cambria" w:hAnsi="Cambria"/>
        </w:rPr>
      </w:pPr>
      <w:r w:rsidRPr="00E352EF">
        <w:rPr>
          <w:rFonts w:ascii="Cambria" w:eastAsia="Calibri" w:hAnsi="Cambria" w:cs="Calibri"/>
        </w:rPr>
        <w:t xml:space="preserve">The dimension defines a set of allowed values by means of one among different criteria: 1) with an in-line definition of a codeList; 2) by restricting the </w:t>
      </w:r>
      <w:r w:rsidRPr="00E352EF">
        <w:rPr>
          <w:rFonts w:ascii="Cambria" w:eastAsia="Calibri" w:hAnsi="Cambria" w:cs="Calibri"/>
          <w:i/>
        </w:rPr>
        <w:t>dimensionType</w:t>
      </w:r>
      <w:r w:rsidRPr="00E352EF">
        <w:rPr>
          <w:rFonts w:ascii="Cambria" w:eastAsia="Calibri" w:hAnsi="Cambria" w:cs="Calibri"/>
        </w:rPr>
        <w:t xml:space="preserve"> to a subset of allowed values by means of a criterion out of a set of pre-defined ones; 3) by allowing all the values of the specified </w:t>
      </w:r>
      <w:r w:rsidRPr="00E352EF">
        <w:rPr>
          <w:rFonts w:ascii="Cambria" w:eastAsia="Calibri" w:hAnsi="Cambria" w:cs="Calibri"/>
          <w:i/>
        </w:rPr>
        <w:t>dimensionType</w:t>
      </w:r>
      <w:r w:rsidRPr="00E352EF">
        <w:rPr>
          <w:rFonts w:ascii="Cambria" w:eastAsia="Calibri" w:hAnsi="Cambria" w:cs="Calibri"/>
        </w:rPr>
        <w:t>.</w:t>
      </w:r>
    </w:p>
    <w:p w14:paraId="44D171E2" w14:textId="77777777" w:rsidR="005A2227" w:rsidRPr="00E352EF" w:rsidRDefault="0097053A" w:rsidP="00D019C0">
      <w:pPr>
        <w:jc w:val="both"/>
        <w:rPr>
          <w:rFonts w:ascii="Cambria" w:hAnsi="Cambria"/>
        </w:rPr>
      </w:pPr>
      <w:r w:rsidRPr="00E352EF">
        <w:rPr>
          <w:rFonts w:ascii="Cambria" w:eastAsia="Calibri" w:hAnsi="Cambria" w:cs="Calibri"/>
        </w:rPr>
        <w:t>Notice that a CodeList can only</w:t>
      </w:r>
      <w:r w:rsidR="001F77FC" w:rsidRPr="00E352EF">
        <w:rPr>
          <w:rFonts w:ascii="Cambria" w:eastAsia="Calibri" w:hAnsi="Cambria" w:cs="Calibri"/>
        </w:rPr>
        <w:t xml:space="preserve"> be</w:t>
      </w:r>
      <w:r w:rsidRPr="00E352EF">
        <w:rPr>
          <w:rFonts w:ascii="Cambria" w:eastAsia="Calibri" w:hAnsi="Cambria" w:cs="Calibri"/>
        </w:rPr>
        <w:t xml:space="preserve"> defined within a </w:t>
      </w:r>
      <w:r w:rsidRPr="00E352EF">
        <w:rPr>
          <w:rFonts w:ascii="Cambria" w:eastAsia="Calibri" w:hAnsi="Cambria" w:cs="Calibri"/>
          <w:i/>
        </w:rPr>
        <w:t>ValueDomain</w:t>
      </w:r>
      <w:r w:rsidRPr="00E352EF">
        <w:rPr>
          <w:rFonts w:ascii="Cambria" w:eastAsia="Calibri" w:hAnsi="Cambria" w:cs="Calibri"/>
        </w:rPr>
        <w:t xml:space="preserve"> or a </w:t>
      </w:r>
      <w:r w:rsidRPr="00E352EF">
        <w:rPr>
          <w:rFonts w:ascii="Cambria" w:eastAsia="Calibri" w:hAnsi="Cambria" w:cs="Calibri"/>
          <w:i/>
        </w:rPr>
        <w:t>ValueDomainSubset</w:t>
      </w:r>
      <w:r w:rsidRPr="00E352EF">
        <w:rPr>
          <w:rFonts w:ascii="Cambria" w:eastAsia="Calibri" w:hAnsi="Cambria" w:cs="Calibri"/>
        </w:rPr>
        <w:t>, using the in-line mode.</w:t>
      </w:r>
    </w:p>
    <w:p w14:paraId="320ABC66" w14:textId="77777777" w:rsidR="005A2227" w:rsidRPr="00E352EF" w:rsidRDefault="0097053A" w:rsidP="00D019C0">
      <w:pPr>
        <w:jc w:val="both"/>
        <w:rPr>
          <w:rFonts w:ascii="Cambria" w:hAnsi="Cambria"/>
        </w:rPr>
      </w:pPr>
      <w:r w:rsidRPr="00E352EF">
        <w:rPr>
          <w:rFonts w:ascii="Cambria" w:eastAsia="Calibri" w:hAnsi="Cambria" w:cs="Calibri"/>
        </w:rPr>
        <w:t xml:space="preserve">After the application of the operator, the information model is modified as follows. </w:t>
      </w:r>
    </w:p>
    <w:p w14:paraId="60EA71F7" w14:textId="48C9DBD2" w:rsidR="005A2227" w:rsidRPr="00E352EF" w:rsidRDefault="0097053A" w:rsidP="00D019C0">
      <w:pPr>
        <w:jc w:val="both"/>
        <w:rPr>
          <w:rFonts w:ascii="Cambria" w:hAnsi="Cambria"/>
        </w:rPr>
      </w:pPr>
      <w:r w:rsidRPr="00E352EF">
        <w:rPr>
          <w:rFonts w:ascii="Cambria" w:eastAsia="Calibri" w:hAnsi="Cambria" w:cs="Calibri"/>
        </w:rPr>
        <w:t xml:space="preserve">A </w:t>
      </w:r>
      <w:r w:rsidRPr="00E352EF">
        <w:rPr>
          <w:rFonts w:ascii="Cambria" w:eastAsia="Calibri" w:hAnsi="Cambria" w:cs="Calibri"/>
          <w:i/>
        </w:rPr>
        <w:t>ValueDomain</w:t>
      </w:r>
      <w:r w:rsidRPr="00E352EF">
        <w:rPr>
          <w:rFonts w:ascii="Cambria" w:eastAsia="Calibri" w:hAnsi="Cambria" w:cs="Calibri"/>
        </w:rPr>
        <w:t xml:space="preserve"> identified by </w:t>
      </w:r>
      <w:r w:rsidRPr="00E352EF">
        <w:rPr>
          <w:rFonts w:ascii="Cambria" w:eastAsia="Calibri" w:hAnsi="Cambria" w:cs="Calibri"/>
          <w:i/>
        </w:rPr>
        <w:t>valueDomainId</w:t>
      </w:r>
      <w:r w:rsidRPr="00E352EF">
        <w:rPr>
          <w:rFonts w:ascii="Cambria" w:eastAsia="Calibri" w:hAnsi="Cambria" w:cs="Calibri"/>
        </w:rPr>
        <w:t xml:space="preserve"> is created. Its description </w:t>
      </w:r>
      <w:r w:rsidRPr="00E352EF">
        <w:rPr>
          <w:rFonts w:ascii="Cambria" w:eastAsia="Calibri" w:hAnsi="Cambria" w:cs="Calibri"/>
          <w:i/>
        </w:rPr>
        <w:t>ValueDomainDescr</w:t>
      </w:r>
      <w:r w:rsidRPr="00E352EF">
        <w:rPr>
          <w:rFonts w:ascii="Cambria" w:eastAsia="Calibri" w:hAnsi="Cambria" w:cs="Calibri"/>
        </w:rPr>
        <w:t xml:space="preserve"> is set to the value of </w:t>
      </w:r>
      <w:r w:rsidRPr="00E352EF">
        <w:rPr>
          <w:rFonts w:ascii="Cambria" w:eastAsia="Calibri" w:hAnsi="Cambria" w:cs="Calibri"/>
          <w:i/>
        </w:rPr>
        <w:t>valueDomainDescription</w:t>
      </w:r>
      <w:r w:rsidRPr="00E352EF">
        <w:rPr>
          <w:rFonts w:ascii="Cambria" w:eastAsia="Calibri" w:hAnsi="Cambria" w:cs="Calibri"/>
        </w:rPr>
        <w:t>, when specified, NULL otherwise</w:t>
      </w:r>
      <w:r w:rsidR="00200779" w:rsidRPr="00E352EF">
        <w:rPr>
          <w:rFonts w:ascii="Cambria" w:eastAsia="Calibri" w:hAnsi="Cambria" w:cs="Calibri"/>
        </w:rPr>
        <w:t>.</w:t>
      </w:r>
      <w:r w:rsidRPr="00E352EF">
        <w:rPr>
          <w:rFonts w:ascii="Cambria" w:eastAsia="Calibri" w:hAnsi="Cambria" w:cs="Calibri"/>
        </w:rPr>
        <w:t xml:space="preserve"> </w:t>
      </w:r>
      <w:r w:rsidR="0038335D" w:rsidRPr="00E352EF">
        <w:rPr>
          <w:rFonts w:ascii="Cambria" w:eastAsia="Calibri" w:hAnsi="Cambria" w:cs="Calibri"/>
        </w:rPr>
        <w:t xml:space="preserve">Property isEnumerated is set according to parameter </w:t>
      </w:r>
      <w:r w:rsidR="0038335D" w:rsidRPr="00E352EF">
        <w:rPr>
          <w:rFonts w:ascii="Cambria" w:eastAsia="Calibri" w:hAnsi="Cambria" w:cs="Calibri"/>
          <w:i/>
        </w:rPr>
        <w:t>isEnumerated</w:t>
      </w:r>
      <w:r w:rsidR="0038335D" w:rsidRPr="00E352EF">
        <w:rPr>
          <w:rFonts w:ascii="Cambria" w:eastAsia="Calibri" w:hAnsi="Cambria" w:cs="Calibri"/>
        </w:rPr>
        <w:t xml:space="preserve">. </w:t>
      </w:r>
      <w:r w:rsidRPr="00E352EF">
        <w:rPr>
          <w:rFonts w:ascii="Cambria" w:eastAsia="Calibri" w:hAnsi="Cambria" w:cs="Calibri"/>
        </w:rPr>
        <w:t xml:space="preserve">Property DataType is set to </w:t>
      </w:r>
      <w:r w:rsidRPr="00E352EF">
        <w:rPr>
          <w:rFonts w:ascii="Cambria" w:eastAsia="Calibri" w:hAnsi="Cambria" w:cs="Calibri"/>
          <w:i/>
        </w:rPr>
        <w:t>dimensionType</w:t>
      </w:r>
      <w:r w:rsidRPr="00E352EF">
        <w:rPr>
          <w:rFonts w:ascii="Cambria" w:eastAsia="Calibri" w:hAnsi="Cambria" w:cs="Calibri"/>
        </w:rPr>
        <w:t>.</w:t>
      </w:r>
    </w:p>
    <w:p w14:paraId="1D22F390" w14:textId="4D9DFE44" w:rsidR="005A2227" w:rsidRPr="00E352EF" w:rsidRDefault="0097053A" w:rsidP="00D019C0">
      <w:pPr>
        <w:jc w:val="both"/>
        <w:rPr>
          <w:rFonts w:ascii="Cambria" w:hAnsi="Cambria"/>
        </w:rPr>
      </w:pPr>
      <w:r w:rsidRPr="00E352EF">
        <w:rPr>
          <w:rFonts w:ascii="Cambria" w:eastAsia="Calibri" w:hAnsi="Cambria" w:cs="Calibri"/>
        </w:rPr>
        <w:t>Anytime a ValueDomain is specified, are implicitly specified with him all the possible combination between the new ValueDomain and the others. Therefore, the definition of a ValueDomain defined also multi-dimensional ValueDomain. In addition</w:t>
      </w:r>
      <w:r w:rsidR="00C96FF1" w:rsidRPr="00E352EF">
        <w:rPr>
          <w:rFonts w:ascii="Cambria" w:eastAsia="Calibri" w:hAnsi="Cambria" w:cs="Calibri"/>
        </w:rPr>
        <w:t>,</w:t>
      </w:r>
      <w:r w:rsidRPr="00E352EF">
        <w:rPr>
          <w:rFonts w:ascii="Cambria" w:eastAsia="Calibri" w:hAnsi="Cambria" w:cs="Calibri"/>
        </w:rPr>
        <w:t xml:space="preserve"> a ValueDomainSubset full is defined and its ValueDomainRef is set to </w:t>
      </w:r>
      <w:r w:rsidRPr="00E352EF">
        <w:rPr>
          <w:rFonts w:ascii="Cambria" w:eastAsia="Calibri" w:hAnsi="Cambria" w:cs="Calibri"/>
          <w:i/>
        </w:rPr>
        <w:t>valueDomainId</w:t>
      </w:r>
      <w:r w:rsidRPr="00E352EF">
        <w:rPr>
          <w:rFonts w:ascii="Cambria" w:eastAsia="Calibri" w:hAnsi="Cambria" w:cs="Calibri"/>
        </w:rPr>
        <w:t>.</w:t>
      </w:r>
    </w:p>
    <w:p w14:paraId="60E6A531" w14:textId="33BBC441" w:rsidR="005A2227" w:rsidRPr="00E352EF" w:rsidRDefault="0097053A" w:rsidP="00D019C0">
      <w:pPr>
        <w:jc w:val="both"/>
        <w:rPr>
          <w:rFonts w:ascii="Cambria" w:eastAsia="Calibri" w:hAnsi="Cambria" w:cs="Calibri"/>
        </w:rPr>
      </w:pPr>
      <w:r w:rsidRPr="00E352EF">
        <w:rPr>
          <w:rFonts w:ascii="Cambria" w:eastAsia="Calibri" w:hAnsi="Cambria" w:cs="Calibri"/>
        </w:rPr>
        <w:t xml:space="preserve">For the dimension, a corresponding </w:t>
      </w:r>
      <w:r w:rsidRPr="00E352EF">
        <w:rPr>
          <w:rFonts w:ascii="Cambria" w:eastAsia="Calibri" w:hAnsi="Cambria" w:cs="Calibri"/>
          <w:b/>
        </w:rPr>
        <w:t xml:space="preserve">component </w:t>
      </w:r>
      <w:r w:rsidRPr="00E352EF">
        <w:rPr>
          <w:rFonts w:ascii="Cambria" w:eastAsia="Calibri" w:hAnsi="Cambria" w:cs="Calibri"/>
        </w:rPr>
        <w:t xml:space="preserve">ValueDomain identified by the respective </w:t>
      </w:r>
      <w:r w:rsidRPr="00E352EF">
        <w:rPr>
          <w:rFonts w:ascii="Cambria" w:eastAsia="Calibri" w:hAnsi="Cambria" w:cs="Calibri"/>
          <w:i/>
        </w:rPr>
        <w:t>compValueDomainId</w:t>
      </w:r>
      <w:r w:rsidRPr="00E352EF">
        <w:rPr>
          <w:rFonts w:ascii="Cambria" w:eastAsia="Calibri" w:hAnsi="Cambria" w:cs="Calibri"/>
        </w:rPr>
        <w:t xml:space="preserve"> is created in the information model and its properties are set as follows. The property valueDomainDescription contains the string “component ValueDomainSubset of </w:t>
      </w:r>
      <w:r w:rsidRPr="00E352EF">
        <w:rPr>
          <w:rFonts w:ascii="Cambria" w:eastAsia="Calibri" w:hAnsi="Cambria" w:cs="Calibri"/>
          <w:i/>
        </w:rPr>
        <w:t>id</w:t>
      </w:r>
      <w:r w:rsidRPr="00E352EF">
        <w:rPr>
          <w:rFonts w:ascii="Cambria" w:eastAsia="Calibri" w:hAnsi="Cambria" w:cs="Calibri"/>
        </w:rPr>
        <w:t xml:space="preserve">”, where </w:t>
      </w:r>
      <w:r w:rsidRPr="00E352EF">
        <w:rPr>
          <w:rFonts w:ascii="Cambria" w:eastAsia="Calibri" w:hAnsi="Cambria" w:cs="Calibri"/>
          <w:i/>
        </w:rPr>
        <w:t>id</w:t>
      </w:r>
      <w:r w:rsidRPr="00E352EF">
        <w:rPr>
          <w:rFonts w:ascii="Cambria" w:eastAsia="Calibri" w:hAnsi="Cambria" w:cs="Calibri"/>
        </w:rPr>
        <w:t xml:space="preserve"> amounts to </w:t>
      </w:r>
      <w:r w:rsidRPr="00E352EF">
        <w:rPr>
          <w:rFonts w:ascii="Cambria" w:eastAsia="Calibri" w:hAnsi="Cambria" w:cs="Calibri"/>
          <w:i/>
        </w:rPr>
        <w:t>valueDomainId</w:t>
      </w:r>
      <w:r w:rsidRPr="00E352EF">
        <w:rPr>
          <w:rFonts w:ascii="Cambria" w:eastAsia="Calibri" w:hAnsi="Cambria" w:cs="Calibri"/>
        </w:rPr>
        <w:t xml:space="preserve">. </w:t>
      </w:r>
      <w:r w:rsidR="008F17C8" w:rsidRPr="00E352EF">
        <w:rPr>
          <w:rFonts w:ascii="Cambria" w:eastAsia="Calibri" w:hAnsi="Cambria" w:cs="Calibri"/>
        </w:rPr>
        <w:t>P</w:t>
      </w:r>
      <w:r w:rsidRPr="00E352EF">
        <w:rPr>
          <w:rFonts w:ascii="Cambria" w:eastAsia="Calibri" w:hAnsi="Cambria" w:cs="Calibri"/>
        </w:rPr>
        <w:t xml:space="preserve">roperty DataType is set to </w:t>
      </w:r>
      <w:r w:rsidRPr="00E352EF">
        <w:rPr>
          <w:rFonts w:ascii="Cambria" w:eastAsia="Calibri" w:hAnsi="Cambria" w:cs="Calibri"/>
          <w:i/>
        </w:rPr>
        <w:t>dimensionType</w:t>
      </w:r>
      <w:r w:rsidRPr="00E352EF">
        <w:rPr>
          <w:rFonts w:ascii="Cambria" w:eastAsia="Calibri" w:hAnsi="Cambria" w:cs="Calibri"/>
        </w:rPr>
        <w:t>.</w:t>
      </w:r>
    </w:p>
    <w:p w14:paraId="0B5C2664" w14:textId="77777777" w:rsidR="005D22B4" w:rsidRPr="00E352EF" w:rsidRDefault="005D22B4" w:rsidP="00663B4D">
      <w:pPr>
        <w:rPr>
          <w:rFonts w:ascii="Cambria" w:hAnsi="Cambria"/>
        </w:rPr>
      </w:pPr>
    </w:p>
    <w:p w14:paraId="693978C8" w14:textId="77777777" w:rsidR="005A2227" w:rsidRPr="00E352EF" w:rsidRDefault="0097053A" w:rsidP="00516C14">
      <w:pPr>
        <w:rPr>
          <w:rFonts w:ascii="Cambria" w:eastAsia="Calibri" w:hAnsi="Cambria" w:cs="Calibri"/>
          <w:i/>
          <w:color w:val="5B9BD5"/>
        </w:rPr>
      </w:pPr>
      <w:r w:rsidRPr="00E352EF">
        <w:rPr>
          <w:rFonts w:ascii="Cambria" w:eastAsia="Calibri" w:hAnsi="Cambria" w:cs="Calibri"/>
          <w:i/>
          <w:color w:val="5B9BD5"/>
        </w:rPr>
        <w:t>Examples</w:t>
      </w:r>
    </w:p>
    <w:p w14:paraId="5CDB822C" w14:textId="77777777" w:rsidR="005A2227" w:rsidRPr="00E352EF" w:rsidRDefault="0097053A" w:rsidP="00663B4D">
      <w:pPr>
        <w:rPr>
          <w:rFonts w:ascii="Cambria" w:hAnsi="Cambria"/>
        </w:rPr>
      </w:pPr>
      <w:r w:rsidRPr="00E352EF">
        <w:rPr>
          <w:rFonts w:ascii="Cambria" w:eastAsia="Calibri" w:hAnsi="Cambria" w:cs="Calibri"/>
        </w:rPr>
        <w:t>1) This example defines the ValueDomain TimeYears as a restriction of the date type where only the digits representing the years are considered.</w:t>
      </w:r>
    </w:p>
    <w:p w14:paraId="6C1DB2F0" w14:textId="4564BCC4" w:rsidR="005A2227" w:rsidRPr="00E352EF" w:rsidRDefault="0097053A" w:rsidP="00663B4D">
      <w:pPr>
        <w:rPr>
          <w:rFonts w:ascii="Cambria" w:eastAsia="Calibri" w:hAnsi="Cambria" w:cs="Calibri"/>
          <w:b/>
        </w:rPr>
      </w:pPr>
      <w:r w:rsidRPr="00E352EF">
        <w:rPr>
          <w:rFonts w:ascii="Cambria" w:eastAsia="Calibri" w:hAnsi="Cambria" w:cs="Calibri"/>
          <w:b/>
        </w:rPr>
        <w:t>define</w:t>
      </w:r>
      <w:r w:rsidRPr="00E352EF">
        <w:rPr>
          <w:rFonts w:ascii="Cambria" w:eastAsia="Calibri" w:hAnsi="Cambria" w:cs="Calibri"/>
        </w:rPr>
        <w:t xml:space="preserve"> ValueDomain TimeYears </w:t>
      </w:r>
      <w:r w:rsidRPr="00E352EF">
        <w:rPr>
          <w:rFonts w:ascii="Cambria" w:eastAsia="Calibri" w:hAnsi="Cambria" w:cs="Calibri"/>
          <w:b/>
        </w:rPr>
        <w:t>(</w:t>
      </w:r>
      <w:r w:rsidRPr="00E352EF">
        <w:rPr>
          <w:rFonts w:ascii="Cambria" w:eastAsia="Calibri" w:hAnsi="Cambria" w:cs="Calibri"/>
        </w:rPr>
        <w:t xml:space="preserve">“Time values”, date </w:t>
      </w:r>
      <w:r w:rsidRPr="00E352EF">
        <w:rPr>
          <w:rFonts w:ascii="Cambria" w:eastAsia="Calibri" w:hAnsi="Cambria" w:cs="Calibri"/>
          <w:b/>
        </w:rPr>
        <w:t>restrict</w:t>
      </w:r>
      <w:r w:rsidRPr="00E352EF">
        <w:rPr>
          <w:rFonts w:ascii="Cambria" w:eastAsia="Calibri" w:hAnsi="Cambria" w:cs="Calibri"/>
        </w:rPr>
        <w:t xml:space="preserve"> </w:t>
      </w:r>
      <w:r w:rsidRPr="00E352EF">
        <w:rPr>
          <w:rFonts w:ascii="Cambria" w:eastAsia="Calibri" w:hAnsi="Cambria" w:cs="Calibri"/>
          <w:b/>
        </w:rPr>
        <w:t>YYYY)</w:t>
      </w:r>
    </w:p>
    <w:p w14:paraId="4A66A30A" w14:textId="77777777" w:rsidR="00EA6708" w:rsidRPr="00E352EF" w:rsidRDefault="00EA6708" w:rsidP="00663B4D">
      <w:pPr>
        <w:rPr>
          <w:rFonts w:ascii="Cambria" w:hAnsi="Cambria"/>
        </w:rPr>
      </w:pPr>
    </w:p>
    <w:p w14:paraId="5E89883A" w14:textId="77777777" w:rsidR="005A2227" w:rsidRPr="00E352EF" w:rsidRDefault="0097053A" w:rsidP="00663B4D">
      <w:pPr>
        <w:rPr>
          <w:rFonts w:ascii="Cambria" w:hAnsi="Cambria"/>
        </w:rPr>
      </w:pPr>
      <w:r w:rsidRPr="00E352EF">
        <w:rPr>
          <w:rFonts w:ascii="Cambria" w:eastAsia="Calibri" w:hAnsi="Cambria" w:cs="Calibri"/>
        </w:rPr>
        <w:t>2) This example defines the ValueDomain GeoAreas with an in-line CodeList, that is the enumeration of all the allowed values.</w:t>
      </w:r>
    </w:p>
    <w:p w14:paraId="5D3C11DA" w14:textId="77777777" w:rsidR="005A2227" w:rsidRPr="00E352EF" w:rsidRDefault="0097053A" w:rsidP="00663B4D">
      <w:pPr>
        <w:rPr>
          <w:rFonts w:ascii="Cambria" w:hAnsi="Cambria"/>
        </w:rPr>
      </w:pPr>
      <w:r w:rsidRPr="00E352EF">
        <w:rPr>
          <w:rFonts w:ascii="Cambria" w:eastAsia="Calibri" w:hAnsi="Cambria" w:cs="Calibri"/>
          <w:b/>
        </w:rPr>
        <w:t>define</w:t>
      </w:r>
      <w:r w:rsidRPr="00E352EF">
        <w:rPr>
          <w:rFonts w:ascii="Cambria" w:eastAsia="Calibri" w:hAnsi="Cambria" w:cs="Calibri"/>
        </w:rPr>
        <w:t xml:space="preserve"> ValueDomain GeoAreas</w:t>
      </w:r>
      <w:r w:rsidRPr="00E352EF">
        <w:rPr>
          <w:rFonts w:ascii="Cambria" w:eastAsia="Calibri" w:hAnsi="Cambria" w:cs="Calibri"/>
          <w:b/>
        </w:rPr>
        <w:t>(</w:t>
      </w:r>
      <w:r w:rsidRPr="00E352EF">
        <w:rPr>
          <w:rFonts w:ascii="Cambria" w:eastAsia="Calibri" w:hAnsi="Cambria" w:cs="Calibri"/>
        </w:rPr>
        <w:t>“Geographic areas”, string list(record(@IT, "Italy"), record(@LU, "Luxembourg"),““</w:t>
      </w:r>
      <w:r w:rsidRPr="00E352EF">
        <w:rPr>
          <w:rFonts w:ascii="Cambria" w:eastAsia="Calibri" w:hAnsi="Cambria" w:cs="Calibri"/>
          <w:b/>
        </w:rPr>
        <w:t>,…))</w:t>
      </w:r>
    </w:p>
    <w:p w14:paraId="6485D0E7" w14:textId="77777777" w:rsidR="005A2227" w:rsidRPr="00E352EF" w:rsidRDefault="005A2227"/>
    <w:p w14:paraId="7CAC1FA8" w14:textId="77777777" w:rsidR="005A2227" w:rsidRPr="00E352EF" w:rsidRDefault="0097053A" w:rsidP="00EB1629">
      <w:pPr>
        <w:pStyle w:val="Stile3"/>
        <w:rPr>
          <w:lang w:val="en-GB"/>
        </w:rPr>
      </w:pPr>
      <w:bookmarkStart w:id="68" w:name="_Toc463805714"/>
      <w:bookmarkStart w:id="69" w:name="_Toc464487881"/>
      <w:r w:rsidRPr="00E352EF">
        <w:rPr>
          <w:lang w:val="en-GB"/>
        </w:rPr>
        <w:t>defineValueDomainSubset</w:t>
      </w:r>
      <w:bookmarkEnd w:id="68"/>
      <w:bookmarkEnd w:id="69"/>
    </w:p>
    <w:p w14:paraId="724765E4" w14:textId="77777777" w:rsidR="005A2227" w:rsidRPr="00E352EF" w:rsidRDefault="0097053A" w:rsidP="00516C14">
      <w:pPr>
        <w:rPr>
          <w:rFonts w:ascii="Cambria" w:eastAsia="Calibri" w:hAnsi="Cambria" w:cs="Calibri"/>
          <w:i/>
          <w:color w:val="5B9BD5"/>
        </w:rPr>
      </w:pPr>
      <w:r w:rsidRPr="00E352EF">
        <w:rPr>
          <w:rFonts w:ascii="Cambria" w:eastAsia="Calibri" w:hAnsi="Cambria" w:cs="Calibri"/>
          <w:i/>
          <w:color w:val="5B9BD5"/>
        </w:rPr>
        <w:t>Semantics</w:t>
      </w:r>
    </w:p>
    <w:p w14:paraId="381CD164" w14:textId="77777777" w:rsidR="005A2227" w:rsidRPr="00E352EF" w:rsidRDefault="0097053A" w:rsidP="00516C14">
      <w:pPr>
        <w:jc w:val="both"/>
        <w:rPr>
          <w:rFonts w:ascii="Cambria" w:eastAsia="Calibri" w:hAnsi="Cambria" w:cs="Calibri"/>
        </w:rPr>
      </w:pPr>
      <w:r w:rsidRPr="00E352EF">
        <w:rPr>
          <w:rFonts w:ascii="Cambria" w:eastAsia="Calibri" w:hAnsi="Cambria" w:cs="Calibri"/>
        </w:rPr>
        <w:t xml:space="preserve">The operator </w:t>
      </w:r>
      <w:r w:rsidRPr="00E352EF">
        <w:rPr>
          <w:rFonts w:ascii="Cambria" w:eastAsia="Calibri" w:hAnsi="Cambria" w:cs="Calibri"/>
          <w:b/>
        </w:rPr>
        <w:t>defineValueDomainSubset</w:t>
      </w:r>
      <w:r w:rsidRPr="00E352EF">
        <w:rPr>
          <w:rFonts w:ascii="Cambria" w:eastAsia="Calibri" w:hAnsi="Cambria" w:cs="Calibri"/>
        </w:rPr>
        <w:t xml:space="preserve"> defines a ValueDomainSubset in</w:t>
      </w:r>
      <w:r w:rsidR="0031623C" w:rsidRPr="00E352EF">
        <w:rPr>
          <w:rFonts w:ascii="Cambria" w:eastAsia="Calibri" w:hAnsi="Cambria" w:cs="Calibri"/>
        </w:rPr>
        <w:t xml:space="preserve"> the</w:t>
      </w:r>
      <w:r w:rsidRPr="00E352EF">
        <w:rPr>
          <w:rFonts w:ascii="Cambria" w:eastAsia="Calibri" w:hAnsi="Cambria" w:cs="Calibri"/>
        </w:rPr>
        <w:t xml:space="preserve"> VTL information model.</w:t>
      </w:r>
    </w:p>
    <w:p w14:paraId="4499C304" w14:textId="77777777" w:rsidR="005D22B4" w:rsidRPr="00E352EF" w:rsidRDefault="005D22B4" w:rsidP="005D22B4"/>
    <w:p w14:paraId="59DB5A8D" w14:textId="77777777" w:rsidR="005A2227" w:rsidRPr="00E352EF" w:rsidRDefault="0097053A" w:rsidP="00516C14">
      <w:pPr>
        <w:rPr>
          <w:rFonts w:ascii="Cambria" w:eastAsia="Calibri" w:hAnsi="Cambria" w:cs="Calibri"/>
          <w:i/>
          <w:color w:val="5B9BD5"/>
        </w:rPr>
      </w:pPr>
      <w:r w:rsidRPr="00E352EF">
        <w:rPr>
          <w:rFonts w:ascii="Cambria" w:eastAsia="Calibri" w:hAnsi="Cambria" w:cs="Calibri"/>
          <w:i/>
          <w:color w:val="5B9BD5"/>
        </w:rPr>
        <w:t>Syntax</w:t>
      </w:r>
    </w:p>
    <w:p w14:paraId="4F2DB4DB" w14:textId="44AA8C29" w:rsidR="005A2227" w:rsidRPr="00E352EF" w:rsidRDefault="0097053A" w:rsidP="00516C14">
      <w:pPr>
        <w:rPr>
          <w:b/>
        </w:rPr>
      </w:pPr>
      <w:r w:rsidRPr="00E352EF">
        <w:rPr>
          <w:rFonts w:eastAsia="Calibri"/>
          <w:b/>
        </w:rPr>
        <w:t>defineValueDomainSubset</w:t>
      </w:r>
      <w:r w:rsidRPr="00E352EF">
        <w:rPr>
          <w:rFonts w:eastAsia="Calibri"/>
        </w:rPr>
        <w:t xml:space="preserve"> </w:t>
      </w:r>
      <w:r w:rsidRPr="00E352EF">
        <w:rPr>
          <w:rFonts w:eastAsia="Calibri"/>
          <w:i/>
        </w:rPr>
        <w:t>valueDomainSubsetId</w:t>
      </w:r>
      <w:r w:rsidRPr="00E352EF">
        <w:rPr>
          <w:rFonts w:eastAsia="Calibri"/>
        </w:rPr>
        <w:t xml:space="preserve"> </w:t>
      </w:r>
      <w:r w:rsidRPr="00E352EF">
        <w:rPr>
          <w:rFonts w:eastAsia="Calibri"/>
          <w:b/>
        </w:rPr>
        <w:t>(</w:t>
      </w:r>
    </w:p>
    <w:p w14:paraId="27800309" w14:textId="4F43D344" w:rsidR="005A2227" w:rsidRPr="00E352EF" w:rsidRDefault="0097053A" w:rsidP="005D22B4">
      <w:pPr>
        <w:jc w:val="both"/>
      </w:pPr>
      <w:r w:rsidRPr="00E352EF">
        <w:tab/>
      </w:r>
      <w:r w:rsidRPr="00E352EF">
        <w:tab/>
      </w:r>
      <w:r w:rsidRPr="00E352EF">
        <w:rPr>
          <w:rFonts w:ascii="Calibri" w:eastAsia="Calibri" w:hAnsi="Calibri" w:cs="Calibri"/>
        </w:rPr>
        <w:t>{</w:t>
      </w:r>
      <w:r w:rsidRPr="00E352EF">
        <w:rPr>
          <w:rFonts w:ascii="Calibri" w:eastAsia="Calibri" w:hAnsi="Calibri" w:cs="Calibri"/>
          <w:i/>
        </w:rPr>
        <w:t>valueDomainSubsetDescription</w:t>
      </w:r>
      <w:r w:rsidRPr="00E352EF">
        <w:rPr>
          <w:rFonts w:ascii="Calibri" w:eastAsia="Calibri" w:hAnsi="Calibri" w:cs="Calibri"/>
        </w:rPr>
        <w:t>,</w:t>
      </w:r>
      <w:r w:rsidR="00E0712A" w:rsidRPr="00E352EF">
        <w:rPr>
          <w:rFonts w:ascii="Calibri" w:eastAsia="Calibri" w:hAnsi="Calibri" w:cs="Calibri"/>
        </w:rPr>
        <w:t xml:space="preserve"> </w:t>
      </w:r>
      <w:r w:rsidR="00E0712A" w:rsidRPr="00E352EF">
        <w:rPr>
          <w:rFonts w:ascii="Calibri" w:eastAsia="Calibri" w:hAnsi="Calibri" w:cs="Calibri"/>
          <w:i/>
        </w:rPr>
        <w:t>isEnumerated</w:t>
      </w:r>
      <w:r w:rsidRPr="00E352EF">
        <w:rPr>
          <w:rFonts w:ascii="Calibri" w:eastAsia="Calibri" w:hAnsi="Calibri" w:cs="Calibri"/>
        </w:rPr>
        <w:t xml:space="preserve">} </w:t>
      </w:r>
    </w:p>
    <w:p w14:paraId="75014310" w14:textId="77777777" w:rsidR="005A2227" w:rsidRPr="00E352EF" w:rsidRDefault="0097053A" w:rsidP="005D22B4">
      <w:pPr>
        <w:ind w:left="706" w:firstLine="706"/>
        <w:jc w:val="both"/>
      </w:pPr>
      <w:r w:rsidRPr="00E352EF">
        <w:rPr>
          <w:rFonts w:ascii="Calibri" w:eastAsia="Calibri" w:hAnsi="Calibri" w:cs="Calibri"/>
          <w:i/>
        </w:rPr>
        <w:t>valueDomainRef</w:t>
      </w:r>
      <w:r w:rsidRPr="00E352EF">
        <w:rPr>
          <w:rFonts w:ascii="Calibri" w:eastAsia="Calibri" w:hAnsi="Calibri" w:cs="Calibri"/>
        </w:rPr>
        <w:t xml:space="preserve"> { [</w:t>
      </w:r>
      <w:r w:rsidRPr="00E352EF">
        <w:rPr>
          <w:rFonts w:ascii="Calibri" w:eastAsia="Calibri" w:hAnsi="Calibri" w:cs="Calibri"/>
          <w:i/>
        </w:rPr>
        <w:t xml:space="preserve"> inLineSubCodeList</w:t>
      </w:r>
      <w:r w:rsidRPr="00E352EF">
        <w:rPr>
          <w:rFonts w:ascii="Calibri" w:eastAsia="Calibri" w:hAnsi="Calibri" w:cs="Calibri"/>
        </w:rPr>
        <w:t xml:space="preserve"> | </w:t>
      </w:r>
      <w:r w:rsidRPr="00E352EF">
        <w:rPr>
          <w:rFonts w:ascii="Calibri" w:eastAsia="Calibri" w:hAnsi="Calibri" w:cs="Calibri"/>
          <w:i/>
        </w:rPr>
        <w:t>dataTypeRestriction</w:t>
      </w:r>
      <w:r w:rsidRPr="00E352EF">
        <w:rPr>
          <w:rFonts w:ascii="Calibri" w:eastAsia="Calibri" w:hAnsi="Calibri" w:cs="Calibri"/>
        </w:rPr>
        <w:t>] }</w:t>
      </w:r>
    </w:p>
    <w:p w14:paraId="4C76B200" w14:textId="77777777" w:rsidR="005A2227" w:rsidRPr="00E352EF" w:rsidRDefault="0097053A" w:rsidP="00200779">
      <w:pPr>
        <w:ind w:left="706" w:firstLine="706"/>
        <w:jc w:val="both"/>
      </w:pPr>
      <w:r w:rsidRPr="00E352EF">
        <w:rPr>
          <w:rFonts w:ascii="Calibri" w:eastAsia="Calibri" w:hAnsi="Calibri" w:cs="Calibri"/>
          <w:b/>
        </w:rPr>
        <w:t>)</w:t>
      </w:r>
    </w:p>
    <w:p w14:paraId="00978724" w14:textId="77777777" w:rsidR="005D22B4" w:rsidRPr="00E352EF" w:rsidRDefault="005D22B4" w:rsidP="005D22B4">
      <w:pPr>
        <w:rPr>
          <w:rFonts w:ascii="Calibri" w:eastAsia="Calibri" w:hAnsi="Calibri" w:cs="Calibri"/>
          <w:i/>
          <w:color w:val="5B9BD5"/>
          <w:sz w:val="22"/>
        </w:rPr>
      </w:pPr>
    </w:p>
    <w:p w14:paraId="50281B16" w14:textId="77777777" w:rsidR="005A2227" w:rsidRPr="00E352EF" w:rsidRDefault="0097053A" w:rsidP="00516C14">
      <w:pPr>
        <w:rPr>
          <w:rFonts w:ascii="Cambria" w:eastAsia="Calibri" w:hAnsi="Cambria" w:cs="Calibri"/>
          <w:i/>
          <w:color w:val="5B9BD5"/>
        </w:rPr>
      </w:pPr>
      <w:r w:rsidRPr="00E352EF">
        <w:rPr>
          <w:rFonts w:ascii="Cambria" w:eastAsia="Calibri" w:hAnsi="Cambria" w:cs="Calibri"/>
          <w:i/>
          <w:color w:val="5B9BD5"/>
        </w:rPr>
        <w:t>Parameters</w:t>
      </w:r>
    </w:p>
    <w:p w14:paraId="2DA3FEE0" w14:textId="77777777" w:rsidR="005A2227" w:rsidRPr="00E352EF" w:rsidRDefault="0097053A" w:rsidP="005D22B4">
      <w:pPr>
        <w:jc w:val="both"/>
      </w:pPr>
      <w:r w:rsidRPr="00E352EF">
        <w:rPr>
          <w:rFonts w:ascii="Calibri" w:eastAsia="Calibri" w:hAnsi="Calibri" w:cs="Calibri"/>
          <w:i/>
        </w:rPr>
        <w:t>valueDomainSubsetId</w:t>
      </w:r>
      <w:r w:rsidR="00DC675D" w:rsidRPr="00E352EF">
        <w:rPr>
          <w:rFonts w:ascii="Calibri" w:eastAsia="Calibri" w:hAnsi="Calibri" w:cs="Calibri"/>
          <w:i/>
        </w:rPr>
        <w:t xml:space="preserve"> </w:t>
      </w:r>
      <w:r w:rsidR="00E03AF1" w:rsidRPr="00E352EF">
        <w:rPr>
          <w:rFonts w:ascii="Calibri" w:eastAsia="Calibri" w:hAnsi="Calibri" w:cs="Calibri"/>
        </w:rPr>
        <w:t>:</w:t>
      </w:r>
      <w:r w:rsidRPr="00E352EF">
        <w:rPr>
          <w:rFonts w:ascii="Calibri" w:eastAsia="Calibri" w:hAnsi="Calibri" w:cs="Calibri"/>
        </w:rPr>
        <w:t xml:space="preserve"> ident</w:t>
      </w:r>
    </w:p>
    <w:p w14:paraId="07759B30" w14:textId="77777777" w:rsidR="005A2227" w:rsidRPr="00E352EF" w:rsidRDefault="0097053A" w:rsidP="005D22B4">
      <w:pPr>
        <w:jc w:val="both"/>
        <w:rPr>
          <w:rFonts w:ascii="Calibri" w:eastAsia="Calibri" w:hAnsi="Calibri" w:cs="Calibri"/>
        </w:rPr>
      </w:pPr>
      <w:r w:rsidRPr="00E352EF">
        <w:rPr>
          <w:rFonts w:ascii="Calibri" w:eastAsia="Calibri" w:hAnsi="Calibri" w:cs="Calibri"/>
          <w:i/>
        </w:rPr>
        <w:t>valueDomainSubsetDescription</w:t>
      </w:r>
      <w:r w:rsidR="00DC675D" w:rsidRPr="00E352EF">
        <w:rPr>
          <w:rFonts w:ascii="Calibri" w:eastAsia="Calibri" w:hAnsi="Calibri" w:cs="Calibri"/>
          <w:i/>
        </w:rPr>
        <w:t xml:space="preserve"> </w:t>
      </w:r>
      <w:r w:rsidR="00E03AF1" w:rsidRPr="00E352EF">
        <w:rPr>
          <w:rFonts w:ascii="Calibri" w:eastAsia="Calibri" w:hAnsi="Calibri" w:cs="Calibri"/>
        </w:rPr>
        <w:t xml:space="preserve">: </w:t>
      </w:r>
      <w:r w:rsidRPr="00E352EF">
        <w:rPr>
          <w:rFonts w:ascii="Calibri" w:eastAsia="Calibri" w:hAnsi="Calibri" w:cs="Calibri"/>
        </w:rPr>
        <w:t>string</w:t>
      </w:r>
    </w:p>
    <w:p w14:paraId="780CA8D9" w14:textId="53CF5BC2" w:rsidR="00E0712A" w:rsidRPr="00E352EF" w:rsidRDefault="00E0712A" w:rsidP="005D22B4">
      <w:pPr>
        <w:jc w:val="both"/>
        <w:rPr>
          <w:i/>
        </w:rPr>
      </w:pPr>
      <w:r w:rsidRPr="00E352EF">
        <w:rPr>
          <w:rFonts w:ascii="Calibri" w:eastAsia="Calibri" w:hAnsi="Calibri" w:cs="Calibri"/>
          <w:i/>
        </w:rPr>
        <w:t>isEnum</w:t>
      </w:r>
      <w:del w:id="70" w:author="Utente" w:date="2017-05-08T19:02:00Z">
        <w:r w:rsidRPr="00E352EF" w:rsidDel="00CF791E">
          <w:rPr>
            <w:rFonts w:ascii="Calibri" w:eastAsia="Calibri" w:hAnsi="Calibri" w:cs="Calibri"/>
            <w:i/>
          </w:rPr>
          <w:delText>b</w:delText>
        </w:r>
      </w:del>
      <w:r w:rsidRPr="00E352EF">
        <w:rPr>
          <w:rFonts w:ascii="Calibri" w:eastAsia="Calibri" w:hAnsi="Calibri" w:cs="Calibri"/>
          <w:i/>
        </w:rPr>
        <w:t>erated : Boolean</w:t>
      </w:r>
    </w:p>
    <w:p w14:paraId="45CF42AD" w14:textId="77777777" w:rsidR="005A2227" w:rsidRPr="00E352EF" w:rsidRDefault="0097053A" w:rsidP="005D22B4">
      <w:pPr>
        <w:jc w:val="both"/>
      </w:pPr>
      <w:r w:rsidRPr="00E352EF">
        <w:rPr>
          <w:rFonts w:ascii="Calibri" w:eastAsia="Calibri" w:hAnsi="Calibri" w:cs="Calibri"/>
          <w:i/>
        </w:rPr>
        <w:t>valueDomainRef</w:t>
      </w:r>
      <w:r w:rsidRPr="00E352EF">
        <w:tab/>
      </w:r>
      <w:r w:rsidR="00E03AF1" w:rsidRPr="00E352EF">
        <w:rPr>
          <w:rFonts w:ascii="Calibri" w:eastAsia="Calibri" w:hAnsi="Calibri" w:cs="Calibri"/>
        </w:rPr>
        <w:t>:</w:t>
      </w:r>
      <w:r w:rsidRPr="00E352EF">
        <w:rPr>
          <w:rFonts w:ascii="Calibri" w:eastAsia="Calibri" w:hAnsi="Calibri" w:cs="Calibri"/>
        </w:rPr>
        <w:t xml:space="preserve"> valueDomain-ref</w:t>
      </w:r>
    </w:p>
    <w:p w14:paraId="3B3DB034" w14:textId="77777777" w:rsidR="005A2227" w:rsidRPr="00E352EF" w:rsidRDefault="0097053A" w:rsidP="005D22B4">
      <w:pPr>
        <w:jc w:val="both"/>
      </w:pPr>
      <w:r w:rsidRPr="00E352EF">
        <w:rPr>
          <w:rFonts w:ascii="Calibri" w:eastAsia="Calibri" w:hAnsi="Calibri" w:cs="Calibri"/>
          <w:i/>
        </w:rPr>
        <w:t>inLineSubCodeList</w:t>
      </w:r>
      <w:r w:rsidR="00E03AF1" w:rsidRPr="00E352EF">
        <w:rPr>
          <w:rFonts w:ascii="Calibri" w:eastAsia="Calibri" w:hAnsi="Calibri" w:cs="Calibri"/>
        </w:rPr>
        <w:t>:</w:t>
      </w:r>
      <w:r w:rsidRPr="00E352EF">
        <w:rPr>
          <w:rFonts w:ascii="Calibri" w:eastAsia="Calibri" w:hAnsi="Calibri" w:cs="Calibri"/>
        </w:rPr>
        <w:t xml:space="preserve"> </w:t>
      </w:r>
      <w:r w:rsidRPr="00E352EF">
        <w:rPr>
          <w:rFonts w:ascii="Calibri" w:eastAsia="Calibri" w:hAnsi="Calibri" w:cs="Calibri"/>
          <w:b/>
        </w:rPr>
        <w:t xml:space="preserve">list( </w:t>
      </w:r>
      <w:r w:rsidRPr="00E352EF">
        <w:rPr>
          <w:rFonts w:ascii="Calibri" w:eastAsia="Calibri" w:hAnsi="Calibri" w:cs="Calibri"/>
        </w:rPr>
        <w:t xml:space="preserve">{ </w:t>
      </w:r>
      <w:r w:rsidRPr="00E352EF">
        <w:rPr>
          <w:rFonts w:ascii="Calibri" w:eastAsia="Calibri" w:hAnsi="Calibri" w:cs="Calibri"/>
          <w:b/>
        </w:rPr>
        <w:t>record({@</w:t>
      </w:r>
      <w:r w:rsidRPr="00E352EF">
        <w:rPr>
          <w:rFonts w:ascii="Calibri" w:eastAsia="Calibri" w:hAnsi="Calibri" w:cs="Calibri"/>
        </w:rPr>
        <w:t xml:space="preserve">codeItemId </w:t>
      </w:r>
      <w:r w:rsidRPr="00E352EF">
        <w:rPr>
          <w:rFonts w:ascii="Calibri" w:eastAsia="Calibri" w:hAnsi="Calibri" w:cs="Calibri"/>
          <w:b/>
        </w:rPr>
        <w:t>as</w:t>
      </w:r>
      <w:r w:rsidRPr="00E352EF">
        <w:rPr>
          <w:rFonts w:ascii="Calibri" w:eastAsia="Calibri" w:hAnsi="Calibri" w:cs="Calibri"/>
        </w:rPr>
        <w:t xml:space="preserve"> ident; { </w:t>
      </w:r>
      <w:r w:rsidRPr="00E352EF">
        <w:rPr>
          <w:rFonts w:ascii="Calibri" w:eastAsia="Calibri" w:hAnsi="Calibri" w:cs="Calibri"/>
          <w:b/>
        </w:rPr>
        <w:t>#</w:t>
      </w:r>
      <w:r w:rsidRPr="00E352EF">
        <w:rPr>
          <w:rFonts w:ascii="Calibri" w:eastAsia="Calibri" w:hAnsi="Calibri" w:cs="Calibri"/>
        </w:rPr>
        <w:t xml:space="preserve">codeDescr </w:t>
      </w:r>
      <w:r w:rsidRPr="00E352EF">
        <w:rPr>
          <w:rFonts w:ascii="Calibri" w:eastAsia="Calibri" w:hAnsi="Calibri" w:cs="Calibri"/>
          <w:b/>
        </w:rPr>
        <w:t>as</w:t>
      </w:r>
      <w:r w:rsidRPr="00E352EF">
        <w:rPr>
          <w:rFonts w:ascii="Calibri" w:eastAsia="Calibri" w:hAnsi="Calibri" w:cs="Calibri"/>
        </w:rPr>
        <w:t xml:space="preserve"> constant; } </w:t>
      </w:r>
      <w:r w:rsidRPr="00E352EF">
        <w:rPr>
          <w:rFonts w:ascii="Calibri" w:eastAsia="Calibri" w:hAnsi="Calibri" w:cs="Calibri"/>
          <w:b/>
        </w:rPr>
        <w:t>})</w:t>
      </w:r>
      <w:r w:rsidRPr="00E352EF">
        <w:rPr>
          <w:rFonts w:ascii="Calibri" w:eastAsia="Calibri" w:hAnsi="Calibri" w:cs="Calibri"/>
        </w:rPr>
        <w:t xml:space="preserve"> }* </w:t>
      </w:r>
      <w:r w:rsidRPr="00E352EF">
        <w:rPr>
          <w:rFonts w:ascii="Calibri" w:eastAsia="Calibri" w:hAnsi="Calibri" w:cs="Calibri"/>
          <w:b/>
        </w:rPr>
        <w:t>)</w:t>
      </w:r>
    </w:p>
    <w:p w14:paraId="489D8E10" w14:textId="77777777" w:rsidR="005A2227" w:rsidRPr="00E352EF" w:rsidRDefault="0097053A" w:rsidP="005D22B4">
      <w:pPr>
        <w:jc w:val="both"/>
      </w:pPr>
      <w:r w:rsidRPr="00E352EF">
        <w:rPr>
          <w:rFonts w:ascii="Calibri" w:eastAsia="Calibri" w:hAnsi="Calibri" w:cs="Calibri"/>
          <w:i/>
        </w:rPr>
        <w:t>dataTypeRestriction</w:t>
      </w:r>
    </w:p>
    <w:p w14:paraId="5F5FC71D" w14:textId="77777777" w:rsidR="005A2227" w:rsidRPr="00E352EF" w:rsidRDefault="00E03AF1" w:rsidP="005D22B4">
      <w:pPr>
        <w:ind w:left="706"/>
        <w:jc w:val="both"/>
      </w:pPr>
      <w:r w:rsidRPr="00E352EF">
        <w:rPr>
          <w:rFonts w:ascii="Calibri" w:eastAsia="Calibri" w:hAnsi="Calibri" w:cs="Calibri"/>
        </w:rPr>
        <w:t>:</w:t>
      </w:r>
      <w:r w:rsidR="0097053A" w:rsidRPr="00E352EF">
        <w:rPr>
          <w:rFonts w:ascii="Calibri" w:eastAsia="Calibri" w:hAnsi="Calibri" w:cs="Calibri"/>
        </w:rPr>
        <w:t xml:space="preserve"> </w:t>
      </w:r>
      <w:r w:rsidR="0097053A" w:rsidRPr="00E352EF">
        <w:rPr>
          <w:rFonts w:ascii="Calibri" w:eastAsia="Calibri" w:hAnsi="Calibri" w:cs="Calibri"/>
          <w:b/>
        </w:rPr>
        <w:t xml:space="preserve">restrict </w:t>
      </w:r>
      <w:r w:rsidR="0097053A" w:rsidRPr="00E352EF">
        <w:rPr>
          <w:rFonts w:ascii="Calibri" w:eastAsia="Calibri" w:hAnsi="Calibri" w:cs="Calibri"/>
        </w:rPr>
        <w:t>[</w:t>
      </w:r>
      <w:r w:rsidR="0097053A" w:rsidRPr="00E352EF">
        <w:rPr>
          <w:rFonts w:ascii="Calibri" w:eastAsia="Calibri" w:hAnsi="Calibri" w:cs="Calibri"/>
          <w:b/>
        </w:rPr>
        <w:t>YYYY</w:t>
      </w:r>
      <w:r w:rsidR="0097053A" w:rsidRPr="00E352EF">
        <w:rPr>
          <w:rFonts w:ascii="Calibri" w:eastAsia="Calibri" w:hAnsi="Calibri" w:cs="Calibri"/>
        </w:rPr>
        <w:t xml:space="preserve"> | </w:t>
      </w:r>
      <w:r w:rsidR="0097053A" w:rsidRPr="00E352EF">
        <w:rPr>
          <w:rFonts w:ascii="Calibri" w:eastAsia="Calibri" w:hAnsi="Calibri" w:cs="Calibri"/>
          <w:b/>
        </w:rPr>
        <w:t>MM</w:t>
      </w:r>
      <w:r w:rsidR="0097053A" w:rsidRPr="00E352EF">
        <w:rPr>
          <w:rFonts w:ascii="Calibri" w:eastAsia="Calibri" w:hAnsi="Calibri" w:cs="Calibri"/>
        </w:rPr>
        <w:t xml:space="preserve"> | </w:t>
      </w:r>
      <w:r w:rsidR="0097053A" w:rsidRPr="00E352EF">
        <w:rPr>
          <w:rFonts w:ascii="Calibri" w:eastAsia="Calibri" w:hAnsi="Calibri" w:cs="Calibri"/>
          <w:b/>
        </w:rPr>
        <w:t>DD</w:t>
      </w:r>
      <w:r w:rsidR="0097053A" w:rsidRPr="00E352EF">
        <w:rPr>
          <w:rFonts w:ascii="Calibri" w:eastAsia="Calibri" w:hAnsi="Calibri" w:cs="Calibri"/>
        </w:rPr>
        <w:t xml:space="preserve"> | </w:t>
      </w:r>
      <w:r w:rsidR="0097053A" w:rsidRPr="00E352EF">
        <w:rPr>
          <w:rFonts w:ascii="Calibri" w:eastAsia="Calibri" w:hAnsi="Calibri" w:cs="Calibri"/>
          <w:b/>
        </w:rPr>
        <w:t>YYYY-MM</w:t>
      </w:r>
      <w:r w:rsidR="0097053A" w:rsidRPr="00E352EF">
        <w:rPr>
          <w:rFonts w:ascii="Calibri" w:eastAsia="Calibri" w:hAnsi="Calibri" w:cs="Calibri"/>
        </w:rPr>
        <w:t xml:space="preserve"> | </w:t>
      </w:r>
      <w:r w:rsidR="0097053A" w:rsidRPr="00E352EF">
        <w:rPr>
          <w:rFonts w:ascii="Calibri" w:eastAsia="Calibri" w:hAnsi="Calibri" w:cs="Calibri"/>
          <w:b/>
        </w:rPr>
        <w:t>maxLength</w:t>
      </w:r>
      <w:r w:rsidR="0097053A" w:rsidRPr="00E352EF">
        <w:rPr>
          <w:rFonts w:ascii="Calibri" w:eastAsia="Calibri" w:hAnsi="Calibri" w:cs="Calibri"/>
        </w:rPr>
        <w:t xml:space="preserve"> n | </w:t>
      </w:r>
      <w:r w:rsidR="0097053A" w:rsidRPr="00E352EF">
        <w:rPr>
          <w:rFonts w:ascii="Calibri" w:eastAsia="Calibri" w:hAnsi="Calibri" w:cs="Calibri"/>
          <w:b/>
        </w:rPr>
        <w:t>regexp</w:t>
      </w:r>
      <w:r w:rsidR="0097053A" w:rsidRPr="00E352EF">
        <w:rPr>
          <w:rFonts w:ascii="Calibri" w:eastAsia="Calibri" w:hAnsi="Calibri" w:cs="Calibri"/>
        </w:rPr>
        <w:t xml:space="preserve"> regexp | </w:t>
      </w:r>
      <w:r w:rsidR="0097053A" w:rsidRPr="00E352EF">
        <w:rPr>
          <w:rFonts w:ascii="Calibri" w:eastAsia="Calibri" w:hAnsi="Calibri" w:cs="Calibri"/>
          <w:b/>
        </w:rPr>
        <w:t xml:space="preserve">between </w:t>
      </w:r>
      <w:r w:rsidR="0097053A" w:rsidRPr="00E352EF">
        <w:rPr>
          <w:rFonts w:ascii="Calibri" w:eastAsia="Calibri" w:hAnsi="Calibri" w:cs="Calibri"/>
        </w:rPr>
        <w:t xml:space="preserve">a </w:t>
      </w:r>
      <w:r w:rsidR="0097053A" w:rsidRPr="00E352EF">
        <w:rPr>
          <w:rFonts w:ascii="Calibri" w:eastAsia="Calibri" w:hAnsi="Calibri" w:cs="Calibri"/>
          <w:b/>
        </w:rPr>
        <w:t>and</w:t>
      </w:r>
      <w:r w:rsidR="0097053A" w:rsidRPr="00E352EF">
        <w:rPr>
          <w:rFonts w:ascii="Calibri" w:eastAsia="Calibri" w:hAnsi="Calibri" w:cs="Calibri"/>
        </w:rPr>
        <w:t xml:space="preserve"> b | </w:t>
      </w:r>
      <w:r w:rsidR="0097053A" w:rsidRPr="00E352EF">
        <w:rPr>
          <w:rFonts w:ascii="Calibri" w:eastAsia="Calibri" w:hAnsi="Calibri" w:cs="Calibri"/>
          <w:b/>
        </w:rPr>
        <w:t>&gt;</w:t>
      </w:r>
      <w:r w:rsidR="0097053A" w:rsidRPr="00E352EF">
        <w:rPr>
          <w:rFonts w:ascii="Calibri" w:eastAsia="Calibri" w:hAnsi="Calibri" w:cs="Calibri"/>
        </w:rPr>
        <w:t xml:space="preserve"> b | </w:t>
      </w:r>
      <w:r w:rsidR="0097053A" w:rsidRPr="00E352EF">
        <w:rPr>
          <w:rFonts w:ascii="Calibri" w:eastAsia="Calibri" w:hAnsi="Calibri" w:cs="Calibri"/>
          <w:b/>
        </w:rPr>
        <w:t xml:space="preserve">&lt; </w:t>
      </w:r>
      <w:r w:rsidR="0097053A" w:rsidRPr="00E352EF">
        <w:rPr>
          <w:rFonts w:ascii="Calibri" w:eastAsia="Calibri" w:hAnsi="Calibri" w:cs="Calibri"/>
        </w:rPr>
        <w:t xml:space="preserve">n | </w:t>
      </w:r>
      <w:r w:rsidR="0097053A" w:rsidRPr="00E352EF">
        <w:rPr>
          <w:rFonts w:ascii="Calibri" w:eastAsia="Calibri" w:hAnsi="Calibri" w:cs="Calibri"/>
          <w:b/>
        </w:rPr>
        <w:t>&lt;=</w:t>
      </w:r>
      <w:r w:rsidR="0097053A" w:rsidRPr="00E352EF">
        <w:rPr>
          <w:rFonts w:ascii="Calibri" w:eastAsia="Calibri" w:hAnsi="Calibri" w:cs="Calibri"/>
        </w:rPr>
        <w:t xml:space="preserve"> n | </w:t>
      </w:r>
      <w:r w:rsidR="0097053A" w:rsidRPr="00E352EF">
        <w:rPr>
          <w:rFonts w:ascii="Calibri" w:eastAsia="Calibri" w:hAnsi="Calibri" w:cs="Calibri"/>
          <w:b/>
        </w:rPr>
        <w:t>&gt;=</w:t>
      </w:r>
      <w:r w:rsidR="0097053A" w:rsidRPr="00E352EF">
        <w:rPr>
          <w:rFonts w:ascii="Calibri" w:eastAsia="Calibri" w:hAnsi="Calibri" w:cs="Calibri"/>
        </w:rPr>
        <w:t xml:space="preserve"> n]</w:t>
      </w:r>
    </w:p>
    <w:p w14:paraId="7866926D" w14:textId="77777777" w:rsidR="00E03AF1" w:rsidRPr="00E352EF" w:rsidRDefault="0097053A" w:rsidP="005D22B4">
      <w:pPr>
        <w:jc w:val="both"/>
        <w:rPr>
          <w:rFonts w:ascii="Calibri" w:eastAsia="Calibri" w:hAnsi="Calibri" w:cs="Calibri"/>
        </w:rPr>
      </w:pPr>
      <w:r w:rsidRPr="00E352EF">
        <w:rPr>
          <w:rFonts w:ascii="Calibri" w:eastAsia="Calibri" w:hAnsi="Calibri" w:cs="Calibri"/>
          <w:i/>
        </w:rPr>
        <w:t>n, a, b</w:t>
      </w:r>
      <w:r w:rsidR="00DC675D" w:rsidRPr="00E352EF">
        <w:rPr>
          <w:rFonts w:ascii="Calibri" w:eastAsia="Calibri" w:hAnsi="Calibri" w:cs="Calibri"/>
        </w:rPr>
        <w:t xml:space="preserve"> </w:t>
      </w:r>
      <w:r w:rsidR="00E03AF1" w:rsidRPr="00E352EF">
        <w:rPr>
          <w:rFonts w:ascii="Calibri" w:eastAsia="Calibri" w:hAnsi="Calibri" w:cs="Calibri"/>
          <w:b/>
        </w:rPr>
        <w:t>:</w:t>
      </w:r>
      <w:r w:rsidRPr="00E352EF">
        <w:rPr>
          <w:rFonts w:ascii="Calibri" w:eastAsia="Calibri" w:hAnsi="Calibri" w:cs="Calibri"/>
          <w:b/>
        </w:rPr>
        <w:t xml:space="preserve"> </w:t>
      </w:r>
      <w:r w:rsidRPr="00E352EF">
        <w:rPr>
          <w:rFonts w:ascii="Calibri" w:eastAsia="Calibri" w:hAnsi="Calibri" w:cs="Calibri"/>
        </w:rPr>
        <w:t>numeric</w:t>
      </w:r>
    </w:p>
    <w:p w14:paraId="120C5936" w14:textId="77777777" w:rsidR="005A2227" w:rsidRPr="00E352EF" w:rsidRDefault="0097053A" w:rsidP="005D22B4">
      <w:pPr>
        <w:jc w:val="both"/>
        <w:rPr>
          <w:rFonts w:ascii="Calibri" w:eastAsia="Calibri" w:hAnsi="Calibri" w:cs="Calibri"/>
        </w:rPr>
      </w:pPr>
      <w:r w:rsidRPr="00E352EF">
        <w:rPr>
          <w:rFonts w:ascii="Calibri" w:eastAsia="Calibri" w:hAnsi="Calibri" w:cs="Calibri"/>
          <w:i/>
        </w:rPr>
        <w:t>regexp</w:t>
      </w:r>
      <w:r w:rsidR="00DC675D" w:rsidRPr="00E352EF">
        <w:rPr>
          <w:rFonts w:ascii="Calibri" w:eastAsia="Calibri" w:hAnsi="Calibri" w:cs="Calibri"/>
          <w:i/>
        </w:rPr>
        <w:t xml:space="preserve"> </w:t>
      </w:r>
      <w:r w:rsidR="00E03AF1" w:rsidRPr="00E352EF">
        <w:rPr>
          <w:rFonts w:ascii="Calibri" w:eastAsia="Calibri" w:hAnsi="Calibri" w:cs="Calibri"/>
        </w:rPr>
        <w:t xml:space="preserve">: </w:t>
      </w:r>
      <w:r w:rsidRPr="00E352EF">
        <w:rPr>
          <w:rFonts w:ascii="Calibri" w:eastAsia="Calibri" w:hAnsi="Calibri" w:cs="Calibri"/>
        </w:rPr>
        <w:t>string</w:t>
      </w:r>
    </w:p>
    <w:p w14:paraId="7EC71899" w14:textId="77777777" w:rsidR="00DC675D" w:rsidRPr="00E352EF" w:rsidRDefault="00DC675D" w:rsidP="005D22B4">
      <w:pPr>
        <w:jc w:val="both"/>
      </w:pPr>
    </w:p>
    <w:p w14:paraId="37079753" w14:textId="77777777" w:rsidR="005A2227" w:rsidRPr="00E352EF" w:rsidRDefault="0097053A" w:rsidP="008A7573">
      <w:pPr>
        <w:numPr>
          <w:ilvl w:val="0"/>
          <w:numId w:val="40"/>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valueDomainSubsetId</w:t>
      </w:r>
      <w:r w:rsidRPr="00E352EF">
        <w:rPr>
          <w:rFonts w:ascii="Cambria" w:eastAsia="Calibri" w:hAnsi="Cambria" w:cs="Calibri"/>
        </w:rPr>
        <w:t xml:space="preserve"> </w:t>
      </w:r>
      <w:r w:rsidR="00663B4D" w:rsidRPr="00E352EF">
        <w:rPr>
          <w:rFonts w:ascii="Cambria" w:eastAsia="Calibri" w:hAnsi="Cambria" w:cs="Calibri"/>
        </w:rPr>
        <w:t>–</w:t>
      </w:r>
      <w:r w:rsidRPr="00E352EF">
        <w:rPr>
          <w:rFonts w:ascii="Cambria" w:eastAsia="Calibri" w:hAnsi="Cambria" w:cs="Calibri"/>
        </w:rPr>
        <w:t xml:space="preserve"> is the identifier of the new ValueDomainSubset.</w:t>
      </w:r>
    </w:p>
    <w:p w14:paraId="39451ACD" w14:textId="77777777" w:rsidR="005A2227" w:rsidRPr="00E352EF" w:rsidRDefault="0097053A" w:rsidP="008A7573">
      <w:pPr>
        <w:numPr>
          <w:ilvl w:val="0"/>
          <w:numId w:val="40"/>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valueDomainSubsetDescription</w:t>
      </w:r>
      <w:r w:rsidRPr="00E352EF">
        <w:rPr>
          <w:rFonts w:ascii="Cambria" w:eastAsia="Calibri" w:hAnsi="Cambria" w:cs="Calibri"/>
        </w:rPr>
        <w:t xml:space="preserve"> </w:t>
      </w:r>
      <w:r w:rsidR="00663B4D" w:rsidRPr="00E352EF">
        <w:rPr>
          <w:rFonts w:ascii="Cambria" w:eastAsia="Calibri" w:hAnsi="Cambria" w:cs="Calibri"/>
        </w:rPr>
        <w:t>–</w:t>
      </w:r>
      <w:r w:rsidRPr="00E352EF">
        <w:rPr>
          <w:rFonts w:ascii="Cambria" w:eastAsia="Calibri" w:hAnsi="Cambria" w:cs="Calibri"/>
        </w:rPr>
        <w:t xml:space="preserve"> is a string that describes the new ValueDomainSubset.</w:t>
      </w:r>
    </w:p>
    <w:p w14:paraId="4858DACF" w14:textId="1D6F7C27" w:rsidR="00E0712A" w:rsidRPr="00E352EF" w:rsidRDefault="00E0712A" w:rsidP="008A7573">
      <w:pPr>
        <w:numPr>
          <w:ilvl w:val="0"/>
          <w:numId w:val="40"/>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lastRenderedPageBreak/>
        <w:t>isEnumerated</w:t>
      </w:r>
      <w:r w:rsidR="006C7A4F" w:rsidRPr="00E352EF">
        <w:rPr>
          <w:rFonts w:ascii="Cambria" w:eastAsia="Calibri" w:hAnsi="Cambria" w:cs="Calibri"/>
          <w:i/>
        </w:rPr>
        <w:t xml:space="preserve"> – </w:t>
      </w:r>
      <w:r w:rsidR="006C7A4F" w:rsidRPr="00E352EF">
        <w:rPr>
          <w:rFonts w:ascii="Cambria" w:eastAsia="Calibri" w:hAnsi="Cambria" w:cs="Calibri"/>
        </w:rPr>
        <w:t>specifies whether the ValueDomainSubset is enumerated.</w:t>
      </w:r>
    </w:p>
    <w:p w14:paraId="2B220789" w14:textId="77777777" w:rsidR="005A2227" w:rsidRPr="00E352EF" w:rsidRDefault="0097053A" w:rsidP="008A7573">
      <w:pPr>
        <w:numPr>
          <w:ilvl w:val="0"/>
          <w:numId w:val="40"/>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valueDomainRef</w:t>
      </w:r>
      <w:r w:rsidRPr="00E352EF">
        <w:rPr>
          <w:rFonts w:ascii="Cambria" w:eastAsia="Calibri" w:hAnsi="Cambria" w:cs="Calibri"/>
        </w:rPr>
        <w:t xml:space="preserve"> – is the reference to an existing ValueDomain.</w:t>
      </w:r>
    </w:p>
    <w:p w14:paraId="5387DD2C" w14:textId="77777777" w:rsidR="005A2227" w:rsidRPr="00E352EF" w:rsidRDefault="0097053A" w:rsidP="008A7573">
      <w:pPr>
        <w:numPr>
          <w:ilvl w:val="0"/>
          <w:numId w:val="40"/>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rPr>
        <w:t xml:space="preserve">inLineCodeList – is an in line specification of a CodeList. It is a list of records (pairs, in particular). The first </w:t>
      </w:r>
      <w:r w:rsidRPr="00E352EF">
        <w:rPr>
          <w:rFonts w:ascii="Cambria" w:eastAsia="Calibri" w:hAnsi="Cambria" w:cs="Calibri"/>
          <w:i/>
        </w:rPr>
        <w:t>element</w:t>
      </w:r>
      <w:r w:rsidRPr="00E352EF">
        <w:rPr>
          <w:rFonts w:ascii="Cambria" w:eastAsia="Calibri" w:hAnsi="Cambria" w:cs="Calibri"/>
        </w:rPr>
        <w:t xml:space="preserve"> of the record is the codeItemId (which identifies the code item, is the identifier of the record "@"), the second, optional, is the codeDescription, that is, the actual value for the code item. An in-line CodeList cannot be reused.</w:t>
      </w:r>
    </w:p>
    <w:p w14:paraId="1E3CC8FD" w14:textId="77777777" w:rsidR="005A2227" w:rsidRPr="00E352EF" w:rsidRDefault="0097053A" w:rsidP="008A7573">
      <w:pPr>
        <w:numPr>
          <w:ilvl w:val="0"/>
          <w:numId w:val="40"/>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regexp</w:t>
      </w:r>
      <w:r w:rsidRPr="00E352EF">
        <w:rPr>
          <w:rFonts w:ascii="Cambria" w:eastAsia="Calibri" w:hAnsi="Cambria" w:cs="Calibri"/>
        </w:rPr>
        <w:t xml:space="preserve"> </w:t>
      </w:r>
      <w:r w:rsidR="0031623C" w:rsidRPr="00E352EF">
        <w:rPr>
          <w:rFonts w:ascii="Cambria" w:eastAsia="Calibri" w:hAnsi="Cambria" w:cs="Calibri"/>
          <w:i/>
        </w:rPr>
        <w:t>–</w:t>
      </w:r>
      <w:r w:rsidRPr="00E352EF">
        <w:rPr>
          <w:rFonts w:ascii="Cambria" w:eastAsia="Calibri" w:hAnsi="Cambria" w:cs="Calibri"/>
        </w:rPr>
        <w:t>is a POSIX regular expression.</w:t>
      </w:r>
    </w:p>
    <w:p w14:paraId="1CF749E2" w14:textId="77777777" w:rsidR="005A2227" w:rsidRPr="00E352EF" w:rsidRDefault="0097053A" w:rsidP="008A7573">
      <w:pPr>
        <w:numPr>
          <w:ilvl w:val="0"/>
          <w:numId w:val="40"/>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dataTypeRestriction</w:t>
      </w:r>
      <w:r w:rsidRPr="00E352EF">
        <w:rPr>
          <w:rFonts w:ascii="Cambria" w:eastAsia="Calibri" w:hAnsi="Cambria" w:cs="Calibri"/>
        </w:rPr>
        <w:t xml:space="preserve"> – constrains the allowed values by restricting dimensionType of the referred ValueDomain.</w:t>
      </w:r>
    </w:p>
    <w:p w14:paraId="55DA30E0" w14:textId="77777777" w:rsidR="005D22B4" w:rsidRPr="00E352EF" w:rsidRDefault="005D22B4" w:rsidP="005D22B4">
      <w:pPr>
        <w:tabs>
          <w:tab w:val="left" w:pos="706"/>
          <w:tab w:val="left" w:pos="1138"/>
          <w:tab w:val="left" w:pos="1699"/>
          <w:tab w:val="left" w:pos="2275"/>
        </w:tabs>
        <w:ind w:left="360" w:right="-58"/>
        <w:jc w:val="both"/>
        <w:rPr>
          <w:rFonts w:ascii="Cambria" w:hAnsi="Cambria"/>
        </w:rPr>
      </w:pPr>
    </w:p>
    <w:p w14:paraId="2E91F00C"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Constraints</w:t>
      </w:r>
    </w:p>
    <w:p w14:paraId="2FB2BAB3" w14:textId="77777777" w:rsidR="005A2227" w:rsidRPr="00E352EF" w:rsidRDefault="0097053A" w:rsidP="008A7573">
      <w:pPr>
        <w:numPr>
          <w:ilvl w:val="0"/>
          <w:numId w:val="41"/>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regexp</w:t>
      </w:r>
      <w:r w:rsidRPr="00E352EF">
        <w:rPr>
          <w:rFonts w:ascii="Cambria" w:eastAsia="Calibri" w:hAnsi="Cambria" w:cs="Calibri"/>
        </w:rPr>
        <w:t xml:space="preserve"> is a POSIX regular expression. </w:t>
      </w:r>
    </w:p>
    <w:p w14:paraId="76B143A9" w14:textId="77777777" w:rsidR="005A2227" w:rsidRPr="00E352EF" w:rsidRDefault="0097053A" w:rsidP="008A7573">
      <w:pPr>
        <w:numPr>
          <w:ilvl w:val="0"/>
          <w:numId w:val="41"/>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rPr>
        <w:t xml:space="preserve">The possible restrictions on the values of the dimension must be coherent with the type of the dimension in the </w:t>
      </w:r>
      <w:r w:rsidRPr="00E352EF">
        <w:rPr>
          <w:rFonts w:ascii="Cambria" w:eastAsia="Calibri" w:hAnsi="Cambria" w:cs="Calibri"/>
          <w:i/>
        </w:rPr>
        <w:t>ValueDomain</w:t>
      </w:r>
      <w:r w:rsidRPr="00E352EF">
        <w:rPr>
          <w:rFonts w:ascii="Cambria" w:eastAsia="Calibri" w:hAnsi="Cambria" w:cs="Calibri"/>
        </w:rPr>
        <w:t xml:space="preserve"> referred to by </w:t>
      </w:r>
      <w:r w:rsidRPr="00E352EF">
        <w:rPr>
          <w:rFonts w:ascii="Cambria" w:eastAsia="Calibri" w:hAnsi="Cambria" w:cs="Calibri"/>
          <w:i/>
        </w:rPr>
        <w:t>valueDomainRef</w:t>
      </w:r>
      <w:r w:rsidRPr="00E352EF">
        <w:rPr>
          <w:rFonts w:ascii="Cambria" w:eastAsia="Calibri" w:hAnsi="Cambria" w:cs="Calibri"/>
        </w:rPr>
        <w:t xml:space="preserve">. </w:t>
      </w:r>
    </w:p>
    <w:p w14:paraId="097D940C" w14:textId="77777777" w:rsidR="005A2227" w:rsidRPr="00E352EF" w:rsidRDefault="0097053A" w:rsidP="008A7573">
      <w:pPr>
        <w:numPr>
          <w:ilvl w:val="0"/>
          <w:numId w:val="41"/>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rPr>
        <w:t xml:space="preserve">The criteria according to which the values of the dimension is defined must be the same as in the referred </w:t>
      </w:r>
      <w:r w:rsidRPr="00E352EF">
        <w:rPr>
          <w:rFonts w:ascii="Cambria" w:eastAsia="Calibri" w:hAnsi="Cambria" w:cs="Calibri"/>
          <w:i/>
        </w:rPr>
        <w:t>ValueDomain</w:t>
      </w:r>
      <w:r w:rsidRPr="00E352EF">
        <w:rPr>
          <w:rFonts w:ascii="Cambria" w:eastAsia="Calibri" w:hAnsi="Cambria" w:cs="Calibri"/>
        </w:rPr>
        <w:t xml:space="preserve">, that is: 1) if an </w:t>
      </w:r>
      <w:r w:rsidRPr="00E352EF">
        <w:rPr>
          <w:rFonts w:ascii="Cambria" w:eastAsia="Calibri" w:hAnsi="Cambria" w:cs="Calibri"/>
          <w:i/>
        </w:rPr>
        <w:t>in-</w:t>
      </w:r>
      <w:r w:rsidR="0031623C" w:rsidRPr="00E352EF">
        <w:rPr>
          <w:rFonts w:ascii="Cambria" w:eastAsia="Calibri" w:hAnsi="Cambria" w:cs="Calibri"/>
          <w:i/>
        </w:rPr>
        <w:t>L</w:t>
      </w:r>
      <w:r w:rsidRPr="00E352EF">
        <w:rPr>
          <w:rFonts w:ascii="Cambria" w:eastAsia="Calibri" w:hAnsi="Cambria" w:cs="Calibri"/>
          <w:i/>
        </w:rPr>
        <w:t>ine</w:t>
      </w:r>
      <w:r w:rsidRPr="00E352EF">
        <w:rPr>
          <w:rFonts w:ascii="Cambria" w:eastAsia="Calibri" w:hAnsi="Cambria" w:cs="Calibri"/>
        </w:rPr>
        <w:t xml:space="preserve"> </w:t>
      </w:r>
      <w:r w:rsidRPr="00E352EF">
        <w:rPr>
          <w:rFonts w:ascii="Cambria" w:eastAsia="Calibri" w:hAnsi="Cambria" w:cs="Calibri"/>
          <w:i/>
        </w:rPr>
        <w:t>CodeList</w:t>
      </w:r>
      <w:r w:rsidRPr="00E352EF">
        <w:rPr>
          <w:rFonts w:ascii="Cambria" w:eastAsia="Calibri" w:hAnsi="Cambria" w:cs="Calibri"/>
        </w:rPr>
        <w:t xml:space="preserve"> is used in the </w:t>
      </w:r>
      <w:r w:rsidRPr="00E352EF">
        <w:rPr>
          <w:rFonts w:ascii="Cambria" w:eastAsia="Calibri" w:hAnsi="Cambria" w:cs="Calibri"/>
          <w:i/>
        </w:rPr>
        <w:t>ValueDomain</w:t>
      </w:r>
      <w:r w:rsidRPr="00E352EF">
        <w:rPr>
          <w:rFonts w:ascii="Cambria" w:eastAsia="Calibri" w:hAnsi="Cambria" w:cs="Calibri"/>
        </w:rPr>
        <w:t xml:space="preserve">, then in the </w:t>
      </w:r>
      <w:r w:rsidRPr="00E352EF">
        <w:rPr>
          <w:rFonts w:ascii="Cambria" w:eastAsia="Calibri" w:hAnsi="Cambria" w:cs="Calibri"/>
          <w:i/>
        </w:rPr>
        <w:t>ValueDomainSubset</w:t>
      </w:r>
      <w:r w:rsidRPr="00E352EF">
        <w:rPr>
          <w:rFonts w:ascii="Cambria" w:eastAsia="Calibri" w:hAnsi="Cambria" w:cs="Calibri"/>
        </w:rPr>
        <w:t xml:space="preserve"> an </w:t>
      </w:r>
      <w:r w:rsidRPr="00E352EF">
        <w:rPr>
          <w:rFonts w:ascii="Cambria" w:eastAsia="Calibri" w:hAnsi="Cambria" w:cs="Calibri"/>
          <w:i/>
        </w:rPr>
        <w:t>in-</w:t>
      </w:r>
      <w:r w:rsidR="0031623C" w:rsidRPr="00E352EF">
        <w:rPr>
          <w:rFonts w:ascii="Cambria" w:eastAsia="Calibri" w:hAnsi="Cambria" w:cs="Calibri"/>
          <w:i/>
        </w:rPr>
        <w:t>Line</w:t>
      </w:r>
      <w:r w:rsidR="0031623C" w:rsidRPr="00E352EF">
        <w:rPr>
          <w:rFonts w:ascii="Cambria" w:eastAsia="Calibri" w:hAnsi="Cambria" w:cs="Calibri"/>
        </w:rPr>
        <w:t xml:space="preserve"> </w:t>
      </w:r>
      <w:r w:rsidRPr="00E352EF">
        <w:rPr>
          <w:rFonts w:ascii="Cambria" w:eastAsia="Calibri" w:hAnsi="Cambria" w:cs="Calibri"/>
          <w:i/>
        </w:rPr>
        <w:t>CodeList</w:t>
      </w:r>
      <w:r w:rsidRPr="00E352EF">
        <w:rPr>
          <w:rFonts w:ascii="Cambria" w:eastAsia="Calibri" w:hAnsi="Cambria" w:cs="Calibri"/>
        </w:rPr>
        <w:t xml:space="preserve"> containing a subset of the values must be used; 2) if a </w:t>
      </w:r>
      <w:r w:rsidRPr="00E352EF">
        <w:rPr>
          <w:rFonts w:ascii="Cambria" w:eastAsia="Calibri" w:hAnsi="Cambria" w:cs="Calibri"/>
          <w:i/>
        </w:rPr>
        <w:t>dataTypeRestriction</w:t>
      </w:r>
      <w:r w:rsidRPr="00E352EF">
        <w:rPr>
          <w:rFonts w:ascii="Cambria" w:eastAsia="Calibri" w:hAnsi="Cambria" w:cs="Calibri"/>
        </w:rPr>
        <w:t xml:space="preserve"> has been used in the </w:t>
      </w:r>
      <w:r w:rsidRPr="00E352EF">
        <w:rPr>
          <w:rFonts w:ascii="Cambria" w:eastAsia="Calibri" w:hAnsi="Cambria" w:cs="Calibri"/>
          <w:i/>
        </w:rPr>
        <w:t>ValueDomain</w:t>
      </w:r>
      <w:r w:rsidRPr="00E352EF">
        <w:rPr>
          <w:rFonts w:ascii="Cambria" w:eastAsia="Calibri" w:hAnsi="Cambria" w:cs="Calibri"/>
        </w:rPr>
        <w:t xml:space="preserve">, then a </w:t>
      </w:r>
      <w:r w:rsidRPr="00E352EF">
        <w:rPr>
          <w:rFonts w:ascii="Cambria" w:eastAsia="Calibri" w:hAnsi="Cambria" w:cs="Calibri"/>
          <w:i/>
        </w:rPr>
        <w:t>dataTypeRestriction</w:t>
      </w:r>
      <w:r w:rsidRPr="00E352EF">
        <w:rPr>
          <w:rFonts w:ascii="Cambria" w:eastAsia="Calibri" w:hAnsi="Cambria" w:cs="Calibri"/>
        </w:rPr>
        <w:t xml:space="preserve"> must be used in the </w:t>
      </w:r>
      <w:r w:rsidRPr="00E352EF">
        <w:rPr>
          <w:rFonts w:ascii="Cambria" w:eastAsia="Calibri" w:hAnsi="Cambria" w:cs="Calibri"/>
          <w:i/>
        </w:rPr>
        <w:t>ValueDomainSubset</w:t>
      </w:r>
      <w:r w:rsidRPr="00E352EF">
        <w:rPr>
          <w:rFonts w:ascii="Cambria" w:eastAsia="Calibri" w:hAnsi="Cambria" w:cs="Calibri"/>
        </w:rPr>
        <w:t xml:space="preserve">. </w:t>
      </w:r>
    </w:p>
    <w:p w14:paraId="58FA9E63" w14:textId="2B5CBD24" w:rsidR="006C7A4F" w:rsidRPr="00E352EF" w:rsidRDefault="006C7A4F" w:rsidP="008A7573">
      <w:pPr>
        <w:numPr>
          <w:ilvl w:val="0"/>
          <w:numId w:val="41"/>
        </w:numPr>
        <w:tabs>
          <w:tab w:val="left" w:pos="706"/>
          <w:tab w:val="left" w:pos="1138"/>
          <w:tab w:val="left" w:pos="1699"/>
          <w:tab w:val="left" w:pos="2275"/>
        </w:tabs>
        <w:ind w:left="360" w:right="-58"/>
        <w:jc w:val="both"/>
        <w:rPr>
          <w:rFonts w:ascii="Cambria" w:hAnsi="Cambria"/>
        </w:rPr>
      </w:pPr>
      <w:r w:rsidRPr="00E352EF">
        <w:rPr>
          <w:rFonts w:ascii="Cambria" w:hAnsi="Cambria"/>
        </w:rPr>
        <w:t>If the ValueDomainSubset is enumerated, an inLineSubCodeList must be specified.</w:t>
      </w:r>
    </w:p>
    <w:p w14:paraId="31A54855" w14:textId="5DCFDC61" w:rsidR="005A2227" w:rsidRPr="00E352EF" w:rsidRDefault="0097053A" w:rsidP="008A7573">
      <w:pPr>
        <w:numPr>
          <w:ilvl w:val="0"/>
          <w:numId w:val="41"/>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rPr>
        <w:t xml:space="preserve">Independently of the way in which the values of the dimension </w:t>
      </w:r>
      <w:r w:rsidR="006C7A4F" w:rsidRPr="00E352EF">
        <w:rPr>
          <w:rFonts w:ascii="Cambria" w:eastAsia="Calibri" w:hAnsi="Cambria" w:cs="Calibri"/>
        </w:rPr>
        <w:t xml:space="preserve">are </w:t>
      </w:r>
      <w:r w:rsidRPr="00E352EF">
        <w:rPr>
          <w:rFonts w:ascii="Cambria" w:eastAsia="Calibri" w:hAnsi="Cambria" w:cs="Calibri"/>
        </w:rPr>
        <w:t xml:space="preserve">defined, the allowed values for the dimension of the </w:t>
      </w:r>
      <w:r w:rsidRPr="00E352EF">
        <w:rPr>
          <w:rFonts w:ascii="Cambria" w:eastAsia="Calibri" w:hAnsi="Cambria" w:cs="Calibri"/>
          <w:i/>
        </w:rPr>
        <w:t>ValueDomainSubset</w:t>
      </w:r>
      <w:r w:rsidRPr="00E352EF">
        <w:rPr>
          <w:rFonts w:ascii="Cambria" w:eastAsia="Calibri" w:hAnsi="Cambria" w:cs="Calibri"/>
        </w:rPr>
        <w:t xml:space="preserve"> must be a subset of the allowed values in the referred </w:t>
      </w:r>
      <w:r w:rsidRPr="00E352EF">
        <w:rPr>
          <w:rFonts w:ascii="Cambria" w:eastAsia="Calibri" w:hAnsi="Cambria" w:cs="Calibri"/>
          <w:i/>
        </w:rPr>
        <w:t>ValueDomain</w:t>
      </w:r>
      <w:r w:rsidRPr="00E352EF">
        <w:rPr>
          <w:rFonts w:ascii="Cambria" w:eastAsia="Calibri" w:hAnsi="Cambria" w:cs="Calibri"/>
        </w:rPr>
        <w:t xml:space="preserve"> for the respective dimension.</w:t>
      </w:r>
    </w:p>
    <w:p w14:paraId="2CD4B2A8" w14:textId="77777777" w:rsidR="005A2227" w:rsidRPr="00E352EF" w:rsidRDefault="0097053A" w:rsidP="008A7573">
      <w:pPr>
        <w:numPr>
          <w:ilvl w:val="0"/>
          <w:numId w:val="41"/>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rPr>
        <w:t xml:space="preserve">The particular restriction for </w:t>
      </w:r>
      <w:r w:rsidRPr="00E352EF">
        <w:rPr>
          <w:rFonts w:ascii="Cambria" w:eastAsia="Calibri" w:hAnsi="Cambria" w:cs="Calibri"/>
          <w:i/>
        </w:rPr>
        <w:t>dataTypeRestriction</w:t>
      </w:r>
      <w:r w:rsidRPr="00E352EF">
        <w:rPr>
          <w:rFonts w:ascii="Cambria" w:eastAsia="Calibri" w:hAnsi="Cambria" w:cs="Calibri"/>
        </w:rPr>
        <w:t xml:space="preserve"> must be coherent with </w:t>
      </w:r>
      <w:r w:rsidRPr="00E352EF">
        <w:rPr>
          <w:rFonts w:ascii="Cambria" w:eastAsia="Calibri" w:hAnsi="Cambria" w:cs="Calibri"/>
          <w:i/>
        </w:rPr>
        <w:t>dimensionDataType</w:t>
      </w:r>
      <w:r w:rsidRPr="00E352EF">
        <w:rPr>
          <w:rFonts w:ascii="Cambria" w:eastAsia="Calibri" w:hAnsi="Cambria" w:cs="Calibri"/>
        </w:rPr>
        <w:t xml:space="preserve"> of the referred </w:t>
      </w:r>
      <w:r w:rsidRPr="00E352EF">
        <w:rPr>
          <w:rFonts w:ascii="Cambria" w:eastAsia="Calibri" w:hAnsi="Cambria" w:cs="Calibri"/>
          <w:i/>
        </w:rPr>
        <w:t>ValueDomain</w:t>
      </w:r>
      <w:r w:rsidRPr="00E352EF">
        <w:rPr>
          <w:rFonts w:ascii="Cambria" w:eastAsia="Calibri" w:hAnsi="Cambria" w:cs="Calibri"/>
        </w:rPr>
        <w:t>. In particular:</w:t>
      </w:r>
    </w:p>
    <w:p w14:paraId="76D69F56" w14:textId="77777777" w:rsidR="005A2227" w:rsidRPr="00E352EF" w:rsidRDefault="0097053A" w:rsidP="008A7573">
      <w:pPr>
        <w:numPr>
          <w:ilvl w:val="1"/>
          <w:numId w:val="41"/>
        </w:numPr>
        <w:tabs>
          <w:tab w:val="left" w:pos="706"/>
          <w:tab w:val="left" w:pos="1138"/>
          <w:tab w:val="left" w:pos="1440"/>
          <w:tab w:val="left" w:pos="1699"/>
          <w:tab w:val="left" w:pos="2275"/>
        </w:tabs>
        <w:ind w:left="1080" w:right="-58"/>
        <w:jc w:val="both"/>
        <w:rPr>
          <w:rFonts w:ascii="Cambria" w:hAnsi="Cambria"/>
        </w:rPr>
      </w:pPr>
      <w:r w:rsidRPr="00E352EF">
        <w:rPr>
          <w:rFonts w:ascii="Cambria" w:eastAsia="Calibri" w:hAnsi="Cambria" w:cs="Calibri"/>
        </w:rPr>
        <w:t>date : [</w:t>
      </w:r>
      <w:r w:rsidRPr="00E352EF">
        <w:rPr>
          <w:rFonts w:ascii="Cambria" w:eastAsia="Calibri" w:hAnsi="Cambria" w:cs="Calibri"/>
          <w:b/>
        </w:rPr>
        <w:t>YYYY</w:t>
      </w:r>
      <w:r w:rsidRPr="00E352EF">
        <w:rPr>
          <w:rFonts w:ascii="Cambria" w:eastAsia="Calibri" w:hAnsi="Cambria" w:cs="Calibri"/>
        </w:rPr>
        <w:t xml:space="preserve"> | </w:t>
      </w:r>
      <w:r w:rsidRPr="00E352EF">
        <w:rPr>
          <w:rFonts w:ascii="Cambria" w:eastAsia="Calibri" w:hAnsi="Cambria" w:cs="Calibri"/>
          <w:b/>
        </w:rPr>
        <w:t>MM</w:t>
      </w:r>
      <w:r w:rsidRPr="00E352EF">
        <w:rPr>
          <w:rFonts w:ascii="Cambria" w:eastAsia="Calibri" w:hAnsi="Cambria" w:cs="Calibri"/>
        </w:rPr>
        <w:t xml:space="preserve"> | </w:t>
      </w:r>
      <w:r w:rsidRPr="00E352EF">
        <w:rPr>
          <w:rFonts w:ascii="Cambria" w:eastAsia="Calibri" w:hAnsi="Cambria" w:cs="Calibri"/>
          <w:b/>
        </w:rPr>
        <w:t>DD</w:t>
      </w:r>
      <w:r w:rsidRPr="00E352EF">
        <w:rPr>
          <w:rFonts w:ascii="Cambria" w:eastAsia="Calibri" w:hAnsi="Cambria" w:cs="Calibri"/>
        </w:rPr>
        <w:t xml:space="preserve"> | </w:t>
      </w:r>
      <w:r w:rsidRPr="00E352EF">
        <w:rPr>
          <w:rFonts w:ascii="Cambria" w:eastAsia="Calibri" w:hAnsi="Cambria" w:cs="Calibri"/>
          <w:b/>
        </w:rPr>
        <w:t>YYYY-MM</w:t>
      </w:r>
      <w:r w:rsidRPr="00E352EF">
        <w:rPr>
          <w:rFonts w:ascii="Cambria" w:eastAsia="Calibri" w:hAnsi="Cambria" w:cs="Calibri"/>
        </w:rPr>
        <w:t xml:space="preserve"> | </w:t>
      </w:r>
      <w:r w:rsidRPr="00E352EF">
        <w:rPr>
          <w:rFonts w:ascii="Cambria" w:eastAsia="Calibri" w:hAnsi="Cambria" w:cs="Calibri"/>
          <w:b/>
        </w:rPr>
        <w:t>&gt; YYYY-MM-DD</w:t>
      </w:r>
      <w:r w:rsidRPr="00E352EF">
        <w:rPr>
          <w:rFonts w:ascii="Cambria" w:eastAsia="Calibri" w:hAnsi="Cambria" w:cs="Calibri"/>
        </w:rPr>
        <w:t xml:space="preserve"> | </w:t>
      </w:r>
      <w:r w:rsidRPr="00E352EF">
        <w:rPr>
          <w:rFonts w:ascii="Cambria" w:eastAsia="Calibri" w:hAnsi="Cambria" w:cs="Calibri"/>
          <w:b/>
        </w:rPr>
        <w:t>&lt; YYYY-MM-DD</w:t>
      </w:r>
      <w:r w:rsidRPr="00E352EF">
        <w:rPr>
          <w:rFonts w:ascii="Cambria" w:eastAsia="Calibri" w:hAnsi="Cambria" w:cs="Calibri"/>
        </w:rPr>
        <w:t xml:space="preserve"> | </w:t>
      </w:r>
      <w:r w:rsidRPr="00E352EF">
        <w:rPr>
          <w:rFonts w:ascii="Cambria" w:eastAsia="Calibri" w:hAnsi="Cambria" w:cs="Calibri"/>
          <w:b/>
        </w:rPr>
        <w:t>&gt;=</w:t>
      </w:r>
      <w:r w:rsidRPr="00E352EF">
        <w:rPr>
          <w:rFonts w:ascii="Cambria" w:eastAsia="Calibri" w:hAnsi="Cambria" w:cs="Calibri"/>
        </w:rPr>
        <w:t xml:space="preserve"> …]</w:t>
      </w:r>
    </w:p>
    <w:p w14:paraId="22AB8AF3" w14:textId="77777777" w:rsidR="005A2227" w:rsidRPr="00E352EF" w:rsidRDefault="0097053A" w:rsidP="008A7573">
      <w:pPr>
        <w:numPr>
          <w:ilvl w:val="1"/>
          <w:numId w:val="41"/>
        </w:numPr>
        <w:tabs>
          <w:tab w:val="left" w:pos="706"/>
          <w:tab w:val="left" w:pos="1138"/>
          <w:tab w:val="left" w:pos="1440"/>
          <w:tab w:val="left" w:pos="1699"/>
          <w:tab w:val="left" w:pos="2275"/>
        </w:tabs>
        <w:ind w:left="1080" w:right="-58"/>
        <w:jc w:val="both"/>
        <w:rPr>
          <w:rFonts w:ascii="Cambria" w:hAnsi="Cambria"/>
        </w:rPr>
      </w:pPr>
      <w:r w:rsidRPr="00E352EF">
        <w:rPr>
          <w:rFonts w:ascii="Cambria" w:eastAsia="Calibri" w:hAnsi="Cambria" w:cs="Calibri"/>
        </w:rPr>
        <w:t>string: maxLength n, regexp</w:t>
      </w:r>
    </w:p>
    <w:p w14:paraId="29FE448D" w14:textId="77777777" w:rsidR="005A2227" w:rsidRPr="00E352EF" w:rsidRDefault="0097053A" w:rsidP="008A7573">
      <w:pPr>
        <w:numPr>
          <w:ilvl w:val="1"/>
          <w:numId w:val="41"/>
        </w:numPr>
        <w:tabs>
          <w:tab w:val="left" w:pos="706"/>
          <w:tab w:val="left" w:pos="1138"/>
          <w:tab w:val="left" w:pos="1440"/>
          <w:tab w:val="left" w:pos="1699"/>
          <w:tab w:val="left" w:pos="2275"/>
        </w:tabs>
        <w:ind w:left="1080" w:right="-58"/>
        <w:jc w:val="both"/>
        <w:rPr>
          <w:rFonts w:ascii="Cambria" w:hAnsi="Cambria"/>
        </w:rPr>
      </w:pPr>
      <w:r w:rsidRPr="00E352EF">
        <w:rPr>
          <w:rFonts w:ascii="Cambria" w:eastAsia="Calibri" w:hAnsi="Cambria" w:cs="Calibri"/>
        </w:rPr>
        <w:t>number: [</w:t>
      </w:r>
      <w:r w:rsidRPr="00E352EF">
        <w:rPr>
          <w:rFonts w:ascii="Cambria" w:eastAsia="Calibri" w:hAnsi="Cambria" w:cs="Calibri"/>
          <w:b/>
        </w:rPr>
        <w:t>between</w:t>
      </w:r>
      <w:r w:rsidRPr="00E352EF">
        <w:rPr>
          <w:rFonts w:ascii="Cambria" w:eastAsia="Calibri" w:hAnsi="Cambria" w:cs="Calibri"/>
        </w:rPr>
        <w:t xml:space="preserve"> a </w:t>
      </w:r>
      <w:r w:rsidRPr="00E352EF">
        <w:rPr>
          <w:rFonts w:ascii="Cambria" w:eastAsia="Calibri" w:hAnsi="Cambria" w:cs="Calibri"/>
          <w:b/>
        </w:rPr>
        <w:t>and</w:t>
      </w:r>
      <w:r w:rsidRPr="00E352EF">
        <w:rPr>
          <w:rFonts w:ascii="Cambria" w:eastAsia="Calibri" w:hAnsi="Cambria" w:cs="Calibri"/>
        </w:rPr>
        <w:t xml:space="preserve"> b | &lt;a | &gt;a | …]</w:t>
      </w:r>
    </w:p>
    <w:p w14:paraId="1A989883" w14:textId="77777777" w:rsidR="005D22B4" w:rsidRPr="00E352EF" w:rsidRDefault="005D22B4" w:rsidP="00200779">
      <w:pPr>
        <w:tabs>
          <w:tab w:val="left" w:pos="706"/>
          <w:tab w:val="left" w:pos="1138"/>
          <w:tab w:val="left" w:pos="1440"/>
          <w:tab w:val="left" w:pos="1699"/>
          <w:tab w:val="left" w:pos="2275"/>
        </w:tabs>
        <w:ind w:left="1080" w:right="-58"/>
        <w:jc w:val="both"/>
        <w:rPr>
          <w:rFonts w:ascii="Cambria" w:hAnsi="Cambria"/>
        </w:rPr>
      </w:pPr>
    </w:p>
    <w:p w14:paraId="6B1F9169"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Returns</w:t>
      </w:r>
    </w:p>
    <w:p w14:paraId="351A4F59" w14:textId="77777777" w:rsidR="005A2227" w:rsidRPr="00E352EF" w:rsidRDefault="0097053A" w:rsidP="005D22B4">
      <w:pPr>
        <w:jc w:val="both"/>
        <w:rPr>
          <w:rFonts w:ascii="Cambria" w:eastAsia="Calibri" w:hAnsi="Cambria" w:cs="Calibri"/>
        </w:rPr>
      </w:pPr>
      <w:r w:rsidRPr="00E352EF">
        <w:rPr>
          <w:rFonts w:ascii="Cambria" w:eastAsia="Calibri" w:hAnsi="Cambria" w:cs="Calibri"/>
        </w:rPr>
        <w:t xml:space="preserve">This operator defines persistent </w:t>
      </w:r>
      <w:r w:rsidRPr="00E352EF">
        <w:rPr>
          <w:rFonts w:ascii="Cambria" w:eastAsia="Calibri" w:hAnsi="Cambria" w:cs="Calibri"/>
          <w:i/>
        </w:rPr>
        <w:t>ValueDomainSubset</w:t>
      </w:r>
      <w:r w:rsidRPr="00E352EF">
        <w:rPr>
          <w:rFonts w:ascii="Cambria" w:eastAsia="Calibri" w:hAnsi="Cambria" w:cs="Calibri"/>
        </w:rPr>
        <w:t xml:space="preserve"> artefacts that can be referenced by a reference to </w:t>
      </w:r>
      <w:r w:rsidRPr="00E352EF">
        <w:rPr>
          <w:rFonts w:ascii="Cambria" w:eastAsia="Calibri" w:hAnsi="Cambria" w:cs="Calibri"/>
          <w:i/>
        </w:rPr>
        <w:t>valueDomainSubsetId</w:t>
      </w:r>
      <w:r w:rsidRPr="00E352EF">
        <w:rPr>
          <w:rFonts w:ascii="Cambria" w:eastAsia="Calibri" w:hAnsi="Cambria" w:cs="Calibri"/>
        </w:rPr>
        <w:t xml:space="preserve">. References </w:t>
      </w:r>
      <w:r w:rsidRPr="00E352EF">
        <w:rPr>
          <w:rFonts w:ascii="Cambria" w:eastAsia="Calibri" w:hAnsi="Cambria" w:cs="Calibri"/>
          <w:i/>
        </w:rPr>
        <w:t>valueDomainRef</w:t>
      </w:r>
      <w:r w:rsidRPr="00E352EF">
        <w:rPr>
          <w:rFonts w:ascii="Cambria" w:eastAsia="Calibri" w:hAnsi="Cambria" w:cs="Calibri"/>
        </w:rPr>
        <w:t xml:space="preserve"> to </w:t>
      </w:r>
      <w:r w:rsidRPr="00E352EF">
        <w:rPr>
          <w:rFonts w:ascii="Cambria" w:eastAsia="Calibri" w:hAnsi="Cambria" w:cs="Calibri"/>
          <w:i/>
        </w:rPr>
        <w:t>valueDomainId</w:t>
      </w:r>
      <w:r w:rsidRPr="00E352EF">
        <w:rPr>
          <w:rFonts w:ascii="Cambria" w:eastAsia="Calibri" w:hAnsi="Cambria" w:cs="Calibri"/>
        </w:rPr>
        <w:t xml:space="preserve"> </w:t>
      </w:r>
      <w:r w:rsidR="001F77FC" w:rsidRPr="00E352EF">
        <w:rPr>
          <w:rFonts w:ascii="Cambria" w:eastAsia="Calibri" w:hAnsi="Cambria" w:cs="Calibri"/>
        </w:rPr>
        <w:t xml:space="preserve">are </w:t>
      </w:r>
      <w:r w:rsidRPr="00E352EF">
        <w:rPr>
          <w:rFonts w:ascii="Cambria" w:eastAsia="Calibri" w:hAnsi="Cambria" w:cs="Calibri"/>
        </w:rPr>
        <w:t>implicitly created in the VTL information model.</w:t>
      </w:r>
    </w:p>
    <w:p w14:paraId="4D62D9E1" w14:textId="77777777" w:rsidR="005D22B4" w:rsidRPr="00E352EF" w:rsidRDefault="005D22B4" w:rsidP="005D22B4">
      <w:pPr>
        <w:jc w:val="both"/>
        <w:rPr>
          <w:rFonts w:ascii="Cambria" w:hAnsi="Cambria"/>
        </w:rPr>
      </w:pPr>
    </w:p>
    <w:p w14:paraId="644D70B1"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 specification</w:t>
      </w:r>
    </w:p>
    <w:p w14:paraId="09E91BFB" w14:textId="77777777" w:rsidR="005A2227" w:rsidRPr="00E352EF" w:rsidRDefault="0097053A" w:rsidP="002702B8">
      <w:pPr>
        <w:jc w:val="both"/>
        <w:rPr>
          <w:rFonts w:ascii="Cambria" w:hAnsi="Cambria"/>
        </w:rPr>
      </w:pPr>
      <w:r w:rsidRPr="00E352EF">
        <w:rPr>
          <w:rFonts w:ascii="Cambria" w:eastAsia="Calibri" w:hAnsi="Cambria" w:cs="Calibri"/>
        </w:rPr>
        <w:t>This operator takes as input an identifier for this ValueDomainSubset, a reference to an existing ValueDomain and the specification for its dimension in terms of subsets of the dimension of the referred ValueDomain.</w:t>
      </w:r>
    </w:p>
    <w:p w14:paraId="4EE33251" w14:textId="77777777" w:rsidR="005A2227" w:rsidRPr="00E352EF" w:rsidRDefault="0097053A" w:rsidP="002702B8">
      <w:pPr>
        <w:jc w:val="both"/>
        <w:rPr>
          <w:rFonts w:ascii="Cambria" w:hAnsi="Cambria"/>
        </w:rPr>
      </w:pPr>
      <w:r w:rsidRPr="00E352EF">
        <w:rPr>
          <w:rFonts w:ascii="Cambria" w:eastAsia="Calibri" w:hAnsi="Cambria" w:cs="Calibri"/>
        </w:rPr>
        <w:t xml:space="preserve">If no further constraints are posed, all the values that are allowed in the dimension of the ValueDomain are allowed in the ValueDomainSubset as well; alternatively, restrictions on the dimension can be specified according to a set of criteria. </w:t>
      </w:r>
    </w:p>
    <w:p w14:paraId="7D0E27DC" w14:textId="77777777" w:rsidR="005A2227" w:rsidRPr="00E352EF" w:rsidRDefault="0097053A" w:rsidP="002702B8">
      <w:pPr>
        <w:jc w:val="both"/>
        <w:rPr>
          <w:rFonts w:ascii="Cambria" w:hAnsi="Cambria"/>
        </w:rPr>
      </w:pPr>
      <w:r w:rsidRPr="00E352EF">
        <w:rPr>
          <w:rFonts w:ascii="Cambria" w:eastAsia="Calibri" w:hAnsi="Cambria" w:cs="Calibri"/>
        </w:rPr>
        <w:t>Only mono-dimensional ValueDomainSubsets can be defined, the multi-dimensional ValueDomainSubset are implicitly defined in the VTL information model as the Cartesian product of the mono-dimensional ones. The allowed values are directly those specified by the criteria. Otherwise, in case of n-dimensional ValueDomainSubsets, all the combinations of values of the mono-dimensional ValueDomainSubsets are possible, which means that the ValueDomainSubset contains the Cartesian product of the values of the single mono-dimensional ValueDomainSubset.</w:t>
      </w:r>
    </w:p>
    <w:p w14:paraId="231C2C58" w14:textId="77777777" w:rsidR="005A2227" w:rsidRPr="00E352EF" w:rsidRDefault="0097053A" w:rsidP="002702B8">
      <w:pPr>
        <w:jc w:val="both"/>
        <w:rPr>
          <w:rFonts w:ascii="Cambria" w:hAnsi="Cambria"/>
        </w:rPr>
      </w:pPr>
      <w:r w:rsidRPr="00E352EF">
        <w:rPr>
          <w:rFonts w:ascii="Cambria" w:eastAsia="Calibri" w:hAnsi="Cambria" w:cs="Calibri"/>
        </w:rPr>
        <w:t>The general rule is that the restrictions for the dimension must produce a subset of the values that are present in the ValueDomain for that dimension.</w:t>
      </w:r>
    </w:p>
    <w:p w14:paraId="0ADDE48B" w14:textId="77777777" w:rsidR="005A2227" w:rsidRPr="00E352EF" w:rsidRDefault="0097053A" w:rsidP="002702B8">
      <w:pPr>
        <w:jc w:val="both"/>
        <w:rPr>
          <w:rFonts w:ascii="Cambria" w:hAnsi="Cambria"/>
        </w:rPr>
      </w:pPr>
      <w:r w:rsidRPr="00E352EF">
        <w:rPr>
          <w:rFonts w:ascii="Cambria" w:eastAsia="Calibri" w:hAnsi="Cambria" w:cs="Calibri"/>
        </w:rPr>
        <w:t>The allowed criteria are the following: 1) with an in-line definition of a sub CodeList; 2) by restricting the dimensionType to a subset of allowed values by means of a criterion out of a set of pre-defined ones; 3) by allowing all the values that are allowed in the referred ValueDomain.</w:t>
      </w:r>
    </w:p>
    <w:p w14:paraId="7D95614A" w14:textId="77777777" w:rsidR="005A2227" w:rsidRPr="00E352EF" w:rsidRDefault="0097053A" w:rsidP="002702B8">
      <w:pPr>
        <w:jc w:val="both"/>
        <w:rPr>
          <w:rFonts w:ascii="Cambria" w:hAnsi="Cambria"/>
        </w:rPr>
      </w:pPr>
      <w:r w:rsidRPr="00E352EF">
        <w:rPr>
          <w:rFonts w:ascii="Cambria" w:eastAsia="Calibri" w:hAnsi="Cambria" w:cs="Calibri"/>
        </w:rPr>
        <w:t xml:space="preserve">If in the ValueDomain no restriction is applied, in the ValueDomainSubset any restriction that is coherent with the type of the respective dimension can be applied (hence no restriction, CodeList specification, data type restriction). If in the ValueDomain a CodeList (defining it in an in-line fashion) is specified, the ValueDomainSubset can either inherit all the values (no restriction) or restrict such CodeList specifying an in-line subset CodeList. If in the ValueDomain a </w:t>
      </w:r>
      <w:r w:rsidRPr="00E352EF">
        <w:rPr>
          <w:rFonts w:ascii="Cambria" w:eastAsia="Calibri" w:hAnsi="Cambria" w:cs="Calibri"/>
          <w:i/>
        </w:rPr>
        <w:t>dataTypeRestriction</w:t>
      </w:r>
      <w:r w:rsidRPr="00E352EF">
        <w:rPr>
          <w:rFonts w:ascii="Cambria" w:eastAsia="Calibri" w:hAnsi="Cambria" w:cs="Calibri"/>
        </w:rPr>
        <w:t xml:space="preserve"> is adopted, the ValueDomainSubset can either inherit all the values (no restriction) or use another </w:t>
      </w:r>
      <w:r w:rsidRPr="00E352EF">
        <w:rPr>
          <w:rFonts w:ascii="Cambria" w:eastAsia="Calibri" w:hAnsi="Cambria" w:cs="Calibri"/>
          <w:i/>
        </w:rPr>
        <w:t>dataTypeRestriction</w:t>
      </w:r>
      <w:r w:rsidRPr="00E352EF">
        <w:rPr>
          <w:rFonts w:ascii="Cambria" w:eastAsia="Calibri" w:hAnsi="Cambria" w:cs="Calibri"/>
        </w:rPr>
        <w:t xml:space="preserve"> that produces a subset of the parent one when applied to the original </w:t>
      </w:r>
      <w:r w:rsidRPr="00E352EF">
        <w:rPr>
          <w:rFonts w:ascii="Cambria" w:eastAsia="Calibri" w:hAnsi="Cambria" w:cs="Calibri"/>
          <w:i/>
        </w:rPr>
        <w:t>dimensionType</w:t>
      </w:r>
      <w:r w:rsidRPr="00E352EF">
        <w:rPr>
          <w:rFonts w:ascii="Cambria" w:eastAsia="Calibri" w:hAnsi="Cambria" w:cs="Calibri"/>
        </w:rPr>
        <w:t>.</w:t>
      </w:r>
    </w:p>
    <w:p w14:paraId="66C247F2" w14:textId="77777777" w:rsidR="005A2227" w:rsidRPr="00E352EF" w:rsidRDefault="0097053A" w:rsidP="002702B8">
      <w:pPr>
        <w:jc w:val="both"/>
        <w:rPr>
          <w:rFonts w:ascii="Cambria" w:hAnsi="Cambria"/>
        </w:rPr>
      </w:pPr>
      <w:r w:rsidRPr="00E352EF">
        <w:rPr>
          <w:rFonts w:ascii="Cambria" w:eastAsia="Calibri" w:hAnsi="Cambria" w:cs="Calibri"/>
        </w:rPr>
        <w:t xml:space="preserve">After the application of the operator, the information model is modified as follows. </w:t>
      </w:r>
    </w:p>
    <w:p w14:paraId="464EF6B1" w14:textId="4AD53014" w:rsidR="005A2227" w:rsidRPr="00E352EF" w:rsidRDefault="0097053A" w:rsidP="002702B8">
      <w:pPr>
        <w:jc w:val="both"/>
        <w:rPr>
          <w:rFonts w:ascii="Cambria" w:hAnsi="Cambria"/>
        </w:rPr>
      </w:pPr>
      <w:r w:rsidRPr="00E352EF">
        <w:rPr>
          <w:rFonts w:ascii="Cambria" w:eastAsia="Calibri" w:hAnsi="Cambria" w:cs="Calibri"/>
        </w:rPr>
        <w:t xml:space="preserve">A ValueDomainSubset, identified by ValueDomainSubsetId, is created (the value of the property SetId is set to ValueDomainSubsetId). Its description SetDescr is set to the value of </w:t>
      </w:r>
      <w:r w:rsidRPr="00E352EF">
        <w:rPr>
          <w:rFonts w:ascii="Cambria" w:eastAsia="Calibri" w:hAnsi="Cambria" w:cs="Calibri"/>
          <w:i/>
        </w:rPr>
        <w:t>valueDomainSubsetDescription</w:t>
      </w:r>
      <w:r w:rsidRPr="00E352EF">
        <w:rPr>
          <w:rFonts w:ascii="Cambria" w:eastAsia="Calibri" w:hAnsi="Cambria" w:cs="Calibri"/>
        </w:rPr>
        <w:t xml:space="preserve">, if present, </w:t>
      </w:r>
      <w:r w:rsidRPr="00E352EF">
        <w:rPr>
          <w:rFonts w:ascii="Cambria" w:eastAsia="Calibri" w:hAnsi="Cambria" w:cs="Calibri"/>
        </w:rPr>
        <w:lastRenderedPageBreak/>
        <w:t xml:space="preserve">NULL otherwise. </w:t>
      </w:r>
      <w:r w:rsidR="00C50D79" w:rsidRPr="00E352EF">
        <w:rPr>
          <w:rFonts w:ascii="Cambria" w:eastAsia="Calibri" w:hAnsi="Cambria" w:cs="Calibri"/>
        </w:rPr>
        <w:t xml:space="preserve">Property isEnumerated is set according to parameter </w:t>
      </w:r>
      <w:r w:rsidR="00C50D79" w:rsidRPr="00E352EF">
        <w:rPr>
          <w:rFonts w:ascii="Cambria" w:eastAsia="Calibri" w:hAnsi="Cambria" w:cs="Calibri"/>
          <w:i/>
        </w:rPr>
        <w:t>isEnumerated</w:t>
      </w:r>
      <w:r w:rsidR="00C50D79" w:rsidRPr="00E352EF">
        <w:rPr>
          <w:rFonts w:ascii="Cambria" w:eastAsia="Calibri" w:hAnsi="Cambria" w:cs="Calibri"/>
        </w:rPr>
        <w:t xml:space="preserve"> and coherently with the Propery </w:t>
      </w:r>
      <w:r w:rsidR="00CD6F5B" w:rsidRPr="00E352EF">
        <w:rPr>
          <w:rFonts w:ascii="Cambria" w:eastAsia="Calibri" w:hAnsi="Cambria" w:cs="Calibri"/>
        </w:rPr>
        <w:t>Set</w:t>
      </w:r>
      <w:r w:rsidR="00C50D79" w:rsidRPr="00E352EF">
        <w:rPr>
          <w:rFonts w:ascii="Cambria" w:eastAsia="Calibri" w:hAnsi="Cambria" w:cs="Calibri"/>
        </w:rPr>
        <w:t>Criterion</w:t>
      </w:r>
      <w:r w:rsidRPr="00E352EF">
        <w:rPr>
          <w:rFonts w:ascii="Cambria" w:eastAsia="Calibri" w:hAnsi="Cambria" w:cs="Calibri"/>
        </w:rPr>
        <w:t>. Property Criterion is set to “IN_LINE_CODELIST” (in-line CodeList), “RESTRICTION” (type restriction), “FULL” (all the values of the referenced dimension) depending on how the allowed values have been specified.</w:t>
      </w:r>
    </w:p>
    <w:p w14:paraId="5E5AADBB" w14:textId="77777777" w:rsidR="005A2227" w:rsidRPr="00E352EF" w:rsidRDefault="0097053A" w:rsidP="002702B8">
      <w:pPr>
        <w:jc w:val="both"/>
        <w:rPr>
          <w:rFonts w:ascii="Cambria" w:hAnsi="Cambria"/>
        </w:rPr>
      </w:pPr>
      <w:r w:rsidRPr="00E352EF">
        <w:rPr>
          <w:rFonts w:ascii="Cambria" w:eastAsia="Calibri" w:hAnsi="Cambria" w:cs="Calibri"/>
        </w:rPr>
        <w:t xml:space="preserve">For the dimension, a corresponding </w:t>
      </w:r>
      <w:r w:rsidRPr="00E352EF">
        <w:rPr>
          <w:rFonts w:ascii="Cambria" w:eastAsia="Calibri" w:hAnsi="Cambria" w:cs="Calibri"/>
          <w:b/>
        </w:rPr>
        <w:t xml:space="preserve">component </w:t>
      </w:r>
      <w:r w:rsidRPr="00E352EF">
        <w:rPr>
          <w:rFonts w:ascii="Cambria" w:eastAsia="Calibri" w:hAnsi="Cambria" w:cs="Calibri"/>
        </w:rPr>
        <w:t xml:space="preserve">ValueDomainSubset is created and its properties are set as follows. </w:t>
      </w:r>
    </w:p>
    <w:p w14:paraId="57C7B912" w14:textId="6FA245BB" w:rsidR="005A2227" w:rsidRPr="00E352EF" w:rsidRDefault="0097053A" w:rsidP="002702B8">
      <w:pPr>
        <w:jc w:val="both"/>
        <w:rPr>
          <w:rFonts w:ascii="Cambria" w:hAnsi="Cambria"/>
        </w:rPr>
      </w:pPr>
      <w:r w:rsidRPr="00E352EF">
        <w:rPr>
          <w:rFonts w:ascii="Cambria" w:eastAsia="Calibri" w:hAnsi="Cambria" w:cs="Calibri"/>
        </w:rPr>
        <w:t xml:space="preserve">The identifier SetId is set to ValueDomainSubsetId concatenated to the string “_REF_” concatenated to the compValueDomainId of the referred component ValueDomain. The property SetDescr contains the string “component ValueDomainSubset of </w:t>
      </w:r>
      <w:r w:rsidRPr="00E352EF">
        <w:rPr>
          <w:rFonts w:ascii="Cambria" w:eastAsia="Calibri" w:hAnsi="Cambria" w:cs="Calibri"/>
          <w:i/>
        </w:rPr>
        <w:t>id</w:t>
      </w:r>
      <w:r w:rsidRPr="00E352EF">
        <w:rPr>
          <w:rFonts w:ascii="Cambria" w:eastAsia="Calibri" w:hAnsi="Cambria" w:cs="Calibri"/>
        </w:rPr>
        <w:t xml:space="preserve">”, where </w:t>
      </w:r>
      <w:r w:rsidRPr="00E352EF">
        <w:rPr>
          <w:rFonts w:ascii="Cambria" w:eastAsia="Calibri" w:hAnsi="Cambria" w:cs="Calibri"/>
          <w:i/>
        </w:rPr>
        <w:t>id</w:t>
      </w:r>
      <w:r w:rsidRPr="00E352EF">
        <w:rPr>
          <w:rFonts w:ascii="Cambria" w:eastAsia="Calibri" w:hAnsi="Cambria" w:cs="Calibri"/>
        </w:rPr>
        <w:t xml:space="preserve"> amounts to compValueDomainId of the referred component ValueDomain. Property </w:t>
      </w:r>
      <w:r w:rsidR="00057496" w:rsidRPr="00E352EF">
        <w:rPr>
          <w:rFonts w:ascii="Cambria" w:eastAsia="Calibri" w:hAnsi="Cambria" w:cs="Calibri"/>
        </w:rPr>
        <w:t>Set</w:t>
      </w:r>
      <w:r w:rsidRPr="00E352EF">
        <w:rPr>
          <w:rFonts w:ascii="Cambria" w:eastAsia="Calibri" w:hAnsi="Cambria" w:cs="Calibri"/>
        </w:rPr>
        <w:t>Criterion is set to “IN_LINE_CODELIST” (in-line CodeList), “RESTRICTION” (type restriction), “FULL” (all the values of the referenced dimension) depending on how the allowed values have been specified.</w:t>
      </w:r>
    </w:p>
    <w:p w14:paraId="2413D516" w14:textId="77777777" w:rsidR="005A2227" w:rsidRPr="00E352EF" w:rsidRDefault="0097053A" w:rsidP="002702B8">
      <w:pPr>
        <w:jc w:val="both"/>
        <w:rPr>
          <w:rFonts w:ascii="Cambria" w:hAnsi="Cambria"/>
        </w:rPr>
      </w:pPr>
      <w:r w:rsidRPr="00E352EF">
        <w:rPr>
          <w:rFonts w:ascii="Cambria" w:eastAsia="Calibri" w:hAnsi="Cambria" w:cs="Calibri"/>
        </w:rPr>
        <w:t>Note that unlike in the ValueDomains, the identifiers for the component ValueDomainSubsets are statically specified and cannot be overridden. They are unique for a given ValueDomain and ValueDomainSubsets, so that a ValueDomain can be restricted in different ways. Moreover, note that there is no need for an artefact memorizing the relationship between the component ValueDomainSubsets and the compound ones, since it can be directly inferred from the identifiers conventions.</w:t>
      </w:r>
    </w:p>
    <w:p w14:paraId="27E275E6" w14:textId="77777777" w:rsidR="005A2227" w:rsidRPr="00E352EF" w:rsidRDefault="0097053A" w:rsidP="002702B8">
      <w:pPr>
        <w:jc w:val="both"/>
        <w:rPr>
          <w:rFonts w:ascii="Cambria" w:eastAsia="Calibri" w:hAnsi="Cambria" w:cs="Calibri"/>
        </w:rPr>
      </w:pPr>
      <w:r w:rsidRPr="00E352EF">
        <w:rPr>
          <w:rFonts w:ascii="Cambria" w:eastAsia="Calibri" w:hAnsi="Cambria" w:cs="Calibri"/>
        </w:rPr>
        <w:t>This operator also allows to alter existing ValueDomainSubset in a basic way. If a ValueDomainSubset with the same valueDomainSubsetId already exists in the information model, it is replaced by the newly defined one. The same holds for the respective component.</w:t>
      </w:r>
    </w:p>
    <w:p w14:paraId="35D1C848" w14:textId="77777777" w:rsidR="005D22B4" w:rsidRPr="00E352EF" w:rsidRDefault="005D22B4" w:rsidP="005D22B4">
      <w:pPr>
        <w:rPr>
          <w:rFonts w:ascii="Cambria" w:hAnsi="Cambria"/>
        </w:rPr>
      </w:pPr>
    </w:p>
    <w:p w14:paraId="4BFD2FD2"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 xml:space="preserve">Examples </w:t>
      </w:r>
    </w:p>
    <w:p w14:paraId="4B2077EF" w14:textId="77777777" w:rsidR="005A2227" w:rsidRPr="00E352EF" w:rsidRDefault="0097053A" w:rsidP="005D22B4">
      <w:pPr>
        <w:jc w:val="both"/>
        <w:rPr>
          <w:rFonts w:ascii="Cambria" w:hAnsi="Cambria"/>
        </w:rPr>
      </w:pPr>
      <w:r w:rsidRPr="00E352EF">
        <w:rPr>
          <w:rFonts w:ascii="Cambria" w:eastAsia="Calibri" w:hAnsi="Cambria" w:cs="Calibri"/>
        </w:rPr>
        <w:t>1) This example defines a ValueDomainSubset of positive numbers as a restriction of a ValueDomain allowing any integer number.</w:t>
      </w:r>
    </w:p>
    <w:p w14:paraId="37A5F433" w14:textId="77777777" w:rsidR="005A2227" w:rsidRPr="00E352EF" w:rsidRDefault="0097053A" w:rsidP="005D22B4">
      <w:pPr>
        <w:jc w:val="both"/>
        <w:rPr>
          <w:rFonts w:ascii="Cambria" w:hAnsi="Cambria"/>
        </w:rPr>
      </w:pPr>
      <w:r w:rsidRPr="00E352EF">
        <w:rPr>
          <w:rFonts w:ascii="Cambria" w:eastAsia="Calibri" w:hAnsi="Cambria" w:cs="Calibri"/>
          <w:b/>
        </w:rPr>
        <w:t>define</w:t>
      </w:r>
      <w:r w:rsidRPr="00E352EF">
        <w:rPr>
          <w:rFonts w:ascii="Cambria" w:eastAsia="Calibri" w:hAnsi="Cambria" w:cs="Calibri"/>
        </w:rPr>
        <w:t xml:space="preserve"> ValueDomain Numbers(“Integer Numbers”, integer);</w:t>
      </w:r>
    </w:p>
    <w:p w14:paraId="74962356" w14:textId="77777777" w:rsidR="005A2227" w:rsidRPr="00E352EF" w:rsidRDefault="0097053A" w:rsidP="005D22B4">
      <w:pPr>
        <w:jc w:val="both"/>
        <w:rPr>
          <w:rFonts w:ascii="Cambria" w:hAnsi="Cambria"/>
        </w:rPr>
      </w:pPr>
      <w:r w:rsidRPr="00E352EF">
        <w:rPr>
          <w:rFonts w:ascii="Cambria" w:eastAsia="Calibri" w:hAnsi="Cambria" w:cs="Calibri"/>
          <w:b/>
        </w:rPr>
        <w:t>define</w:t>
      </w:r>
      <w:r w:rsidRPr="00E352EF">
        <w:rPr>
          <w:rFonts w:ascii="Cambria" w:eastAsia="Calibri" w:hAnsi="Cambria" w:cs="Calibri"/>
        </w:rPr>
        <w:t xml:space="preserve"> ValueDomainSubset PositiveNumbers (“Number greater than 0”, Numbers, </w:t>
      </w:r>
      <w:r w:rsidRPr="00E352EF">
        <w:rPr>
          <w:rFonts w:ascii="Cambria" w:eastAsia="Calibri" w:hAnsi="Cambria" w:cs="Calibri"/>
          <w:b/>
        </w:rPr>
        <w:t>restrict</w:t>
      </w:r>
      <w:r w:rsidRPr="00E352EF">
        <w:rPr>
          <w:rFonts w:ascii="Cambria" w:eastAsia="Calibri" w:hAnsi="Cambria" w:cs="Calibri"/>
        </w:rPr>
        <w:t xml:space="preserve"> &gt; 0)</w:t>
      </w:r>
    </w:p>
    <w:p w14:paraId="3ED6A024" w14:textId="77777777" w:rsidR="005A2227" w:rsidRPr="00E352EF" w:rsidRDefault="005A2227" w:rsidP="005D22B4">
      <w:pPr>
        <w:jc w:val="both"/>
        <w:rPr>
          <w:rFonts w:ascii="Cambria" w:hAnsi="Cambria"/>
        </w:rPr>
      </w:pPr>
    </w:p>
    <w:p w14:paraId="4ACA4F55" w14:textId="77777777" w:rsidR="005A2227" w:rsidRPr="00E352EF" w:rsidRDefault="0097053A" w:rsidP="005D22B4">
      <w:pPr>
        <w:jc w:val="both"/>
        <w:rPr>
          <w:rFonts w:ascii="Cambria" w:hAnsi="Cambria"/>
        </w:rPr>
      </w:pPr>
      <w:r w:rsidRPr="00E352EF">
        <w:rPr>
          <w:rFonts w:ascii="Cambria" w:eastAsia="Calibri" w:hAnsi="Cambria" w:cs="Calibri"/>
        </w:rPr>
        <w:t>2) This example defines a ValueDomainSubset for email addresses, as a restriction of a ValueDomain allowing any string.</w:t>
      </w:r>
    </w:p>
    <w:p w14:paraId="4E5249F1" w14:textId="77777777" w:rsidR="005A2227" w:rsidRPr="00E352EF" w:rsidRDefault="0097053A" w:rsidP="005D22B4">
      <w:pPr>
        <w:jc w:val="both"/>
        <w:rPr>
          <w:rFonts w:ascii="Cambria" w:hAnsi="Cambria"/>
        </w:rPr>
      </w:pPr>
      <w:r w:rsidRPr="00E352EF">
        <w:rPr>
          <w:rFonts w:ascii="Cambria" w:eastAsia="Calibri" w:hAnsi="Cambria" w:cs="Calibri"/>
          <w:b/>
        </w:rPr>
        <w:t>define</w:t>
      </w:r>
      <w:r w:rsidRPr="00E352EF">
        <w:rPr>
          <w:rFonts w:ascii="Cambria" w:eastAsia="Calibri" w:hAnsi="Cambria" w:cs="Calibri"/>
        </w:rPr>
        <w:t xml:space="preserve"> ValueDomain EmailAddresses(“E-mail addresses”, string-literal);</w:t>
      </w:r>
    </w:p>
    <w:p w14:paraId="45EB8921" w14:textId="77777777" w:rsidR="005A2227" w:rsidRPr="00E352EF" w:rsidRDefault="0097053A" w:rsidP="005D22B4">
      <w:pPr>
        <w:jc w:val="both"/>
        <w:rPr>
          <w:rFonts w:ascii="Cambria" w:hAnsi="Cambria"/>
        </w:rPr>
      </w:pPr>
      <w:r w:rsidRPr="00E352EF">
        <w:rPr>
          <w:rFonts w:ascii="Cambria" w:eastAsia="Calibri" w:hAnsi="Cambria" w:cs="Calibri"/>
        </w:rPr>
        <w:t>define ValueDomainSubset validEmailAddress(“Valid e-mail addresses”, EmailAddresses, restrict “[a-z]+@[a-z].[a-z]+”</w:t>
      </w:r>
    </w:p>
    <w:p w14:paraId="77F88403" w14:textId="77777777" w:rsidR="005A2227" w:rsidRPr="00E352EF" w:rsidRDefault="005A2227" w:rsidP="005D22B4"/>
    <w:p w14:paraId="13ED5CCE" w14:textId="77777777" w:rsidR="005A2227" w:rsidRPr="00E352EF" w:rsidRDefault="0097053A" w:rsidP="00EB1629">
      <w:pPr>
        <w:pStyle w:val="Stile3"/>
        <w:rPr>
          <w:lang w:val="en-GB"/>
        </w:rPr>
      </w:pPr>
      <w:bookmarkStart w:id="71" w:name="_Toc463805715"/>
      <w:bookmarkStart w:id="72" w:name="_Toc464487882"/>
      <w:r w:rsidRPr="00E352EF">
        <w:rPr>
          <w:lang w:val="en-GB"/>
        </w:rPr>
        <w:t>defineVariable</w:t>
      </w:r>
      <w:bookmarkEnd w:id="71"/>
      <w:bookmarkEnd w:id="72"/>
    </w:p>
    <w:p w14:paraId="140E0C1A"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Semantics</w:t>
      </w:r>
    </w:p>
    <w:p w14:paraId="79F2FCEF" w14:textId="77777777" w:rsidR="005A2227" w:rsidRPr="00E352EF" w:rsidRDefault="0097053A" w:rsidP="009F126A">
      <w:pPr>
        <w:rPr>
          <w:rFonts w:ascii="Cambria" w:hAnsi="Cambria"/>
        </w:rPr>
      </w:pPr>
      <w:r w:rsidRPr="00E352EF">
        <w:rPr>
          <w:rFonts w:ascii="Cambria" w:hAnsi="Cambria"/>
        </w:rPr>
        <w:t xml:space="preserve">The operator </w:t>
      </w:r>
      <w:r w:rsidRPr="00E352EF">
        <w:rPr>
          <w:rFonts w:ascii="Cambria" w:hAnsi="Cambria"/>
          <w:b/>
        </w:rPr>
        <w:t>defineVariable</w:t>
      </w:r>
      <w:r w:rsidRPr="00E352EF">
        <w:rPr>
          <w:rFonts w:ascii="Cambria" w:hAnsi="Cambria"/>
        </w:rPr>
        <w:t xml:space="preserve"> defines a persistent Variable in the </w:t>
      </w:r>
      <w:r w:rsidR="00DD0A7F" w:rsidRPr="00E352EF">
        <w:rPr>
          <w:rFonts w:ascii="Cambria" w:hAnsi="Cambria"/>
        </w:rPr>
        <w:t xml:space="preserve">VTL </w:t>
      </w:r>
      <w:r w:rsidRPr="00E352EF">
        <w:rPr>
          <w:rFonts w:ascii="Cambria" w:hAnsi="Cambria"/>
        </w:rPr>
        <w:t>information model</w:t>
      </w:r>
      <w:r w:rsidR="00DD0A7F" w:rsidRPr="00E352EF">
        <w:rPr>
          <w:rFonts w:ascii="Cambria" w:hAnsi="Cambria"/>
        </w:rPr>
        <w:t>.</w:t>
      </w:r>
    </w:p>
    <w:p w14:paraId="79DE6591" w14:textId="77777777" w:rsidR="00DD0A7F" w:rsidRPr="00E352EF" w:rsidRDefault="00DD0A7F" w:rsidP="009F126A"/>
    <w:p w14:paraId="63EB588B"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Syntax</w:t>
      </w:r>
    </w:p>
    <w:p w14:paraId="56B0C9DA" w14:textId="3F5A084D" w:rsidR="005A2227" w:rsidRPr="00E352EF" w:rsidRDefault="0097053A" w:rsidP="009F126A">
      <w:pPr>
        <w:rPr>
          <w:rFonts w:asciiTheme="majorHAnsi" w:hAnsiTheme="majorHAnsi"/>
        </w:rPr>
      </w:pPr>
      <w:r w:rsidRPr="00E352EF">
        <w:rPr>
          <w:rFonts w:asciiTheme="majorHAnsi" w:eastAsia="Calibri" w:hAnsiTheme="majorHAnsi"/>
          <w:b/>
        </w:rPr>
        <w:t xml:space="preserve">defineVariable </w:t>
      </w:r>
      <w:r w:rsidRPr="00E352EF">
        <w:rPr>
          <w:rFonts w:asciiTheme="majorHAnsi" w:eastAsia="Calibri" w:hAnsiTheme="majorHAnsi"/>
          <w:i/>
        </w:rPr>
        <w:t>variableId</w:t>
      </w:r>
    </w:p>
    <w:p w14:paraId="573C859D" w14:textId="77777777" w:rsidR="005A2227" w:rsidRPr="00E352EF" w:rsidRDefault="0097053A" w:rsidP="00DD0A7F">
      <w:r w:rsidRPr="00E352EF">
        <w:rPr>
          <w:rFonts w:ascii="Calibri" w:eastAsia="Calibri" w:hAnsi="Calibri" w:cs="Calibri"/>
        </w:rPr>
        <w:t xml:space="preserve">   </w:t>
      </w:r>
      <w:r w:rsidRPr="00E352EF">
        <w:tab/>
      </w:r>
    </w:p>
    <w:p w14:paraId="47DEB492"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Parameters</w:t>
      </w:r>
    </w:p>
    <w:p w14:paraId="45C22B64" w14:textId="77777777" w:rsidR="005A2227" w:rsidRPr="00E352EF" w:rsidRDefault="0097053A">
      <w:pPr>
        <w:jc w:val="both"/>
      </w:pPr>
      <w:r w:rsidRPr="00E352EF">
        <w:rPr>
          <w:rFonts w:ascii="Calibri" w:eastAsia="Calibri" w:hAnsi="Calibri" w:cs="Calibri"/>
          <w:i/>
        </w:rPr>
        <w:t>variableId</w:t>
      </w:r>
      <w:r w:rsidR="00DC675D" w:rsidRPr="00E352EF">
        <w:rPr>
          <w:rFonts w:ascii="Calibri" w:eastAsia="Calibri" w:hAnsi="Calibri" w:cs="Calibri"/>
        </w:rPr>
        <w:t xml:space="preserve"> </w:t>
      </w:r>
      <w:r w:rsidR="00E03AF1" w:rsidRPr="00E352EF">
        <w:rPr>
          <w:rFonts w:ascii="Calibri" w:eastAsia="Calibri" w:hAnsi="Calibri" w:cs="Calibri"/>
        </w:rPr>
        <w:t>:</w:t>
      </w:r>
      <w:r w:rsidRPr="00E352EF">
        <w:rPr>
          <w:rFonts w:ascii="Calibri" w:eastAsia="Calibri" w:hAnsi="Calibri" w:cs="Calibri"/>
        </w:rPr>
        <w:t xml:space="preserve"> ident</w:t>
      </w:r>
    </w:p>
    <w:p w14:paraId="450779D0" w14:textId="77777777" w:rsidR="005A2227" w:rsidRPr="00E352EF" w:rsidRDefault="0097053A" w:rsidP="00EB1629">
      <w:pPr>
        <w:pStyle w:val="Stile3"/>
        <w:rPr>
          <w:lang w:val="en-GB"/>
        </w:rPr>
      </w:pPr>
      <w:bookmarkStart w:id="73" w:name="_Toc463805716"/>
      <w:bookmarkStart w:id="74" w:name="_Toc464487883"/>
      <w:r w:rsidRPr="00E352EF">
        <w:rPr>
          <w:lang w:val="en-GB"/>
        </w:rPr>
        <w:t>defineDataStructure</w:t>
      </w:r>
      <w:bookmarkEnd w:id="73"/>
      <w:bookmarkEnd w:id="74"/>
    </w:p>
    <w:p w14:paraId="4AD8FC46"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Semantics</w:t>
      </w:r>
    </w:p>
    <w:p w14:paraId="0152EFDC" w14:textId="77777777" w:rsidR="005A2227" w:rsidRPr="00E352EF" w:rsidRDefault="0097053A" w:rsidP="005D22B4">
      <w:r w:rsidRPr="00E352EF">
        <w:t xml:space="preserve">The operator </w:t>
      </w:r>
      <w:r w:rsidRPr="00E352EF">
        <w:rPr>
          <w:b/>
        </w:rPr>
        <w:t>defineDataStructure</w:t>
      </w:r>
      <w:r w:rsidRPr="00E352EF">
        <w:t xml:space="preserve"> defines a persistent DataStructure in the </w:t>
      </w:r>
      <w:r w:rsidR="001F77FC" w:rsidRPr="00E352EF">
        <w:t xml:space="preserve">VTL </w:t>
      </w:r>
      <w:r w:rsidRPr="00E352EF">
        <w:t>information model</w:t>
      </w:r>
    </w:p>
    <w:p w14:paraId="65C88A02" w14:textId="77777777" w:rsidR="005D22B4" w:rsidRPr="00E352EF" w:rsidRDefault="005D22B4" w:rsidP="005D22B4"/>
    <w:p w14:paraId="59636CAE"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Syntax</w:t>
      </w:r>
    </w:p>
    <w:p w14:paraId="564D417A" w14:textId="7BFD4511" w:rsidR="005A2227" w:rsidRPr="00E352EF" w:rsidRDefault="0097053A" w:rsidP="00597269">
      <w:pPr>
        <w:rPr>
          <w:rFonts w:ascii="Cambria" w:hAnsi="Cambria"/>
        </w:rPr>
      </w:pPr>
      <w:r w:rsidRPr="00E352EF">
        <w:rPr>
          <w:rFonts w:ascii="Cambria" w:eastAsia="Calibri" w:hAnsi="Cambria"/>
          <w:b/>
        </w:rPr>
        <w:t xml:space="preserve">defineDataStructure </w:t>
      </w:r>
      <w:r w:rsidRPr="00E352EF">
        <w:rPr>
          <w:rFonts w:ascii="Cambria" w:eastAsia="Calibri" w:hAnsi="Cambria"/>
          <w:i/>
        </w:rPr>
        <w:t xml:space="preserve">dataStructureId </w:t>
      </w:r>
      <w:r w:rsidRPr="00E352EF">
        <w:rPr>
          <w:rFonts w:ascii="Cambria" w:eastAsia="Calibri" w:hAnsi="Cambria"/>
          <w:b/>
        </w:rPr>
        <w:t>(</w:t>
      </w:r>
    </w:p>
    <w:p w14:paraId="6CD5BF3B" w14:textId="77777777" w:rsidR="005A2227" w:rsidRPr="00E352EF" w:rsidRDefault="0097053A" w:rsidP="005D22B4">
      <w:r w:rsidRPr="00E352EF">
        <w:rPr>
          <w:rFonts w:ascii="Calibri" w:eastAsia="Calibri" w:hAnsi="Calibri" w:cs="Calibri"/>
        </w:rPr>
        <w:t xml:space="preserve">   </w:t>
      </w:r>
      <w:r w:rsidRPr="00E352EF">
        <w:tab/>
      </w:r>
      <w:r w:rsidRPr="00E352EF">
        <w:rPr>
          <w:rFonts w:ascii="Calibri" w:eastAsia="Calibri" w:hAnsi="Calibri" w:cs="Calibri"/>
        </w:rPr>
        <w:t>{</w:t>
      </w:r>
      <w:r w:rsidRPr="00E352EF">
        <w:rPr>
          <w:rFonts w:ascii="Calibri" w:eastAsia="Calibri" w:hAnsi="Calibri" w:cs="Calibri"/>
          <w:i/>
        </w:rPr>
        <w:t>dataStructureDescr</w:t>
      </w:r>
      <w:r w:rsidRPr="00E352EF">
        <w:rPr>
          <w:rFonts w:ascii="Calibri" w:eastAsia="Calibri" w:hAnsi="Calibri" w:cs="Calibri"/>
        </w:rPr>
        <w:t xml:space="preserve">} </w:t>
      </w:r>
    </w:p>
    <w:p w14:paraId="5F16396F" w14:textId="77777777" w:rsidR="005A2227" w:rsidRPr="00E352EF" w:rsidRDefault="0097053A" w:rsidP="00597269">
      <w:pPr>
        <w:rPr>
          <w:rFonts w:ascii="Cambria" w:hAnsi="Cambria"/>
        </w:rPr>
      </w:pPr>
      <w:r w:rsidRPr="00E352EF">
        <w:rPr>
          <w:rFonts w:ascii="Cambria" w:hAnsi="Cambria"/>
        </w:rPr>
        <w:tab/>
      </w:r>
      <w:r w:rsidRPr="00E352EF">
        <w:rPr>
          <w:rFonts w:ascii="Cambria" w:eastAsia="Calibri" w:hAnsi="Cambria"/>
        </w:rPr>
        <w:t xml:space="preserve">{ [ </w:t>
      </w:r>
      <w:r w:rsidRPr="00E352EF">
        <w:rPr>
          <w:rFonts w:ascii="Cambria" w:eastAsia="Calibri" w:hAnsi="Cambria"/>
          <w:i/>
        </w:rPr>
        <w:t>componentType</w:t>
      </w:r>
      <w:r w:rsidRPr="00E352EF">
        <w:rPr>
          <w:rFonts w:ascii="Cambria" w:eastAsia="Calibri" w:hAnsi="Cambria"/>
        </w:rPr>
        <w:t xml:space="preserve"> </w:t>
      </w:r>
      <w:r w:rsidRPr="00E352EF">
        <w:rPr>
          <w:rFonts w:ascii="Cambria" w:eastAsia="Calibri" w:hAnsi="Cambria"/>
          <w:b/>
        </w:rPr>
        <w:t>(</w:t>
      </w:r>
      <w:r w:rsidRPr="00E352EF">
        <w:rPr>
          <w:rFonts w:ascii="Cambria" w:eastAsia="Calibri" w:hAnsi="Cambria"/>
        </w:rPr>
        <w:t xml:space="preserve"> </w:t>
      </w:r>
      <w:r w:rsidRPr="00E352EF">
        <w:rPr>
          <w:rFonts w:ascii="Cambria" w:eastAsia="Calibri" w:hAnsi="Cambria"/>
          <w:i/>
        </w:rPr>
        <w:t>componentName</w:t>
      </w:r>
      <w:r w:rsidRPr="00E352EF">
        <w:rPr>
          <w:rFonts w:ascii="Cambria" w:eastAsia="Calibri" w:hAnsi="Cambria"/>
        </w:rPr>
        <w:t xml:space="preserve"> [</w:t>
      </w:r>
      <w:r w:rsidRPr="00E352EF">
        <w:rPr>
          <w:rFonts w:ascii="Cambria" w:eastAsia="Calibri" w:hAnsi="Cambria"/>
          <w:b/>
        </w:rPr>
        <w:t>Identifier</w:t>
      </w:r>
      <w:r w:rsidRPr="00E352EF">
        <w:rPr>
          <w:rFonts w:ascii="Cambria" w:eastAsia="Calibri" w:hAnsi="Cambria"/>
        </w:rPr>
        <w:t xml:space="preserve"> |</w:t>
      </w:r>
      <w:r w:rsidRPr="00E352EF">
        <w:rPr>
          <w:rFonts w:ascii="Cambria" w:eastAsia="Calibri" w:hAnsi="Cambria"/>
          <w:b/>
        </w:rPr>
        <w:t xml:space="preserve"> Measure</w:t>
      </w:r>
      <w:r w:rsidRPr="00E352EF">
        <w:rPr>
          <w:rFonts w:ascii="Cambria" w:eastAsia="Calibri" w:hAnsi="Cambria"/>
        </w:rPr>
        <w:t xml:space="preserve"> | </w:t>
      </w:r>
      <w:r w:rsidRPr="00E352EF">
        <w:rPr>
          <w:rFonts w:ascii="Cambria" w:eastAsia="Calibri" w:hAnsi="Cambria"/>
          <w:b/>
        </w:rPr>
        <w:t>Attribute</w:t>
      </w:r>
      <w:r w:rsidRPr="00E352EF">
        <w:rPr>
          <w:rFonts w:ascii="Cambria" w:eastAsia="Calibri" w:hAnsi="Cambria"/>
        </w:rPr>
        <w:t xml:space="preserve">] </w:t>
      </w:r>
      <w:r w:rsidRPr="00E352EF">
        <w:rPr>
          <w:rFonts w:ascii="Cambria" w:eastAsia="Calibri" w:hAnsi="Cambria"/>
          <w:b/>
        </w:rPr>
        <w:t xml:space="preserve">) </w:t>
      </w:r>
      <w:r w:rsidRPr="00E352EF">
        <w:rPr>
          <w:rFonts w:ascii="Cambria" w:eastAsia="Calibri" w:hAnsi="Cambria"/>
        </w:rPr>
        <w:t xml:space="preserve"> |</w:t>
      </w:r>
    </w:p>
    <w:p w14:paraId="72A65307" w14:textId="77777777" w:rsidR="005A2227" w:rsidRPr="00E352EF" w:rsidRDefault="0097053A" w:rsidP="005D22B4">
      <w:pPr>
        <w:ind w:firstLine="706"/>
        <w:jc w:val="both"/>
      </w:pPr>
      <w:r w:rsidRPr="00E352EF">
        <w:rPr>
          <w:rFonts w:ascii="Calibri" w:eastAsia="Calibri" w:hAnsi="Calibri" w:cs="Calibri"/>
          <w:i/>
        </w:rPr>
        <w:t>valueDomainSubsetRef</w:t>
      </w:r>
      <w:r w:rsidRPr="00E352EF">
        <w:rPr>
          <w:rFonts w:ascii="Calibri" w:eastAsia="Calibri" w:hAnsi="Calibri" w:cs="Calibri"/>
        </w:rPr>
        <w:t xml:space="preserve"> </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componentName</w:t>
      </w:r>
      <w:r w:rsidRPr="00E352EF">
        <w:rPr>
          <w:rFonts w:ascii="Calibri" w:eastAsia="Calibri" w:hAnsi="Calibri" w:cs="Calibri"/>
        </w:rPr>
        <w:t xml:space="preserve"> [</w:t>
      </w:r>
      <w:r w:rsidRPr="00E352EF">
        <w:rPr>
          <w:rFonts w:ascii="Calibri" w:eastAsia="Calibri" w:hAnsi="Calibri" w:cs="Calibri"/>
          <w:b/>
        </w:rPr>
        <w:t>Identifier</w:t>
      </w:r>
      <w:r w:rsidRPr="00E352EF">
        <w:rPr>
          <w:rFonts w:ascii="Calibri" w:eastAsia="Calibri" w:hAnsi="Calibri" w:cs="Calibri"/>
        </w:rPr>
        <w:t xml:space="preserve"> |</w:t>
      </w:r>
      <w:r w:rsidRPr="00E352EF">
        <w:rPr>
          <w:rFonts w:ascii="Calibri" w:eastAsia="Calibri" w:hAnsi="Calibri" w:cs="Calibri"/>
          <w:b/>
        </w:rPr>
        <w:t xml:space="preserve"> Measure</w:t>
      </w:r>
      <w:r w:rsidRPr="00E352EF">
        <w:rPr>
          <w:rFonts w:ascii="Calibri" w:eastAsia="Calibri" w:hAnsi="Calibri" w:cs="Calibri"/>
        </w:rPr>
        <w:t xml:space="preserve"> | </w:t>
      </w:r>
      <w:r w:rsidRPr="00E352EF">
        <w:rPr>
          <w:rFonts w:ascii="Calibri" w:eastAsia="Calibri" w:hAnsi="Calibri" w:cs="Calibri"/>
          <w:b/>
        </w:rPr>
        <w:t>Attribute</w:t>
      </w:r>
      <w:r w:rsidRPr="00E352EF">
        <w:rPr>
          <w:rFonts w:ascii="Calibri" w:eastAsia="Calibri" w:hAnsi="Calibri" w:cs="Calibri"/>
        </w:rPr>
        <w:t xml:space="preserve">] </w:t>
      </w:r>
      <w:r w:rsidRPr="00E352EF">
        <w:rPr>
          <w:rFonts w:ascii="Calibri" w:eastAsia="Calibri" w:hAnsi="Calibri" w:cs="Calibri"/>
          <w:b/>
        </w:rPr>
        <w:t>)</w:t>
      </w:r>
      <w:r w:rsidRPr="00E352EF">
        <w:rPr>
          <w:rFonts w:ascii="Calibri" w:eastAsia="Calibri" w:hAnsi="Calibri" w:cs="Calibri"/>
        </w:rPr>
        <w:t xml:space="preserve"> ] </w:t>
      </w:r>
      <w:r w:rsidRPr="00E352EF">
        <w:rPr>
          <w:rFonts w:ascii="Calibri" w:eastAsia="Calibri" w:hAnsi="Calibri" w:cs="Calibri"/>
          <w:b/>
        </w:rPr>
        <w:t xml:space="preserve">; </w:t>
      </w:r>
      <w:r w:rsidRPr="00E352EF">
        <w:rPr>
          <w:rFonts w:ascii="Calibri" w:eastAsia="Calibri" w:hAnsi="Calibri" w:cs="Calibri"/>
        </w:rPr>
        <w:t>}+</w:t>
      </w:r>
    </w:p>
    <w:p w14:paraId="71CC2F79" w14:textId="77777777" w:rsidR="005A2227" w:rsidRPr="00E352EF" w:rsidRDefault="0097053A" w:rsidP="005D22B4">
      <w:pPr>
        <w:jc w:val="both"/>
        <w:rPr>
          <w:rFonts w:ascii="Calibri" w:eastAsia="Calibri" w:hAnsi="Calibri" w:cs="Calibri"/>
          <w:b/>
        </w:rPr>
      </w:pPr>
      <w:r w:rsidRPr="00E352EF">
        <w:rPr>
          <w:rFonts w:ascii="Calibri" w:eastAsia="Calibri" w:hAnsi="Calibri" w:cs="Calibri"/>
          <w:b/>
        </w:rPr>
        <w:t xml:space="preserve">   )</w:t>
      </w:r>
    </w:p>
    <w:p w14:paraId="41461F95" w14:textId="77777777" w:rsidR="005D22B4" w:rsidRPr="00E352EF" w:rsidRDefault="005D22B4" w:rsidP="005D22B4">
      <w:pPr>
        <w:jc w:val="both"/>
      </w:pPr>
    </w:p>
    <w:p w14:paraId="653E3E6F" w14:textId="77777777" w:rsidR="00667F59" w:rsidRPr="00E352EF" w:rsidRDefault="00667F59" w:rsidP="005D22B4">
      <w:pPr>
        <w:jc w:val="both"/>
      </w:pPr>
    </w:p>
    <w:p w14:paraId="3A365CE3"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lastRenderedPageBreak/>
        <w:t>Parameters</w:t>
      </w:r>
    </w:p>
    <w:p w14:paraId="52964E6D" w14:textId="77777777" w:rsidR="005A2227" w:rsidRPr="00E352EF" w:rsidRDefault="0097053A" w:rsidP="005D22B4">
      <w:pPr>
        <w:jc w:val="both"/>
        <w:rPr>
          <w:rFonts w:ascii="Cambria" w:hAnsi="Cambria"/>
        </w:rPr>
      </w:pPr>
      <w:r w:rsidRPr="00E352EF">
        <w:rPr>
          <w:rFonts w:ascii="Cambria" w:eastAsia="Calibri" w:hAnsi="Cambria" w:cs="Calibri"/>
          <w:i/>
        </w:rPr>
        <w:t>dataStructureId</w:t>
      </w:r>
      <w:r w:rsidR="00DC675D" w:rsidRPr="00E352EF">
        <w:rPr>
          <w:rFonts w:ascii="Cambria" w:eastAsia="Calibri" w:hAnsi="Cambria" w:cs="Calibri"/>
        </w:rPr>
        <w:t xml:space="preserve"> </w:t>
      </w:r>
      <w:r w:rsidR="00E03AF1" w:rsidRPr="00E352EF">
        <w:rPr>
          <w:rFonts w:ascii="Cambria" w:eastAsia="Calibri" w:hAnsi="Cambria" w:cs="Calibri"/>
        </w:rPr>
        <w:t>:</w:t>
      </w:r>
      <w:r w:rsidRPr="00E352EF">
        <w:rPr>
          <w:rFonts w:ascii="Cambria" w:eastAsia="Calibri" w:hAnsi="Cambria" w:cs="Calibri"/>
        </w:rPr>
        <w:t xml:space="preserve"> ident</w:t>
      </w:r>
    </w:p>
    <w:p w14:paraId="6B4B7CE4" w14:textId="77777777" w:rsidR="005A2227" w:rsidRPr="00E352EF" w:rsidRDefault="0097053A" w:rsidP="005D22B4">
      <w:pPr>
        <w:jc w:val="both"/>
        <w:rPr>
          <w:rFonts w:ascii="Cambria" w:hAnsi="Cambria"/>
        </w:rPr>
      </w:pPr>
      <w:r w:rsidRPr="00E352EF">
        <w:rPr>
          <w:rFonts w:ascii="Cambria" w:eastAsia="Calibri" w:hAnsi="Cambria" w:cs="Calibri"/>
          <w:i/>
        </w:rPr>
        <w:t>dataStructureDescr</w:t>
      </w:r>
      <w:r w:rsidR="00DC675D" w:rsidRPr="00E352EF">
        <w:rPr>
          <w:rFonts w:ascii="Cambria" w:eastAsia="Calibri" w:hAnsi="Cambria" w:cs="Calibri"/>
        </w:rPr>
        <w:t xml:space="preserve"> </w:t>
      </w:r>
      <w:r w:rsidR="00E03AF1" w:rsidRPr="00E352EF">
        <w:rPr>
          <w:rFonts w:ascii="Cambria" w:eastAsia="Calibri" w:hAnsi="Cambria" w:cs="Calibri"/>
        </w:rPr>
        <w:t xml:space="preserve">: </w:t>
      </w:r>
      <w:r w:rsidRPr="00E352EF">
        <w:rPr>
          <w:rFonts w:ascii="Cambria" w:eastAsia="Calibri" w:hAnsi="Cambria" w:cs="Calibri"/>
        </w:rPr>
        <w:t>string</w:t>
      </w:r>
    </w:p>
    <w:p w14:paraId="4A033A1A" w14:textId="77777777" w:rsidR="005A2227" w:rsidRPr="00E352EF" w:rsidRDefault="0097053A" w:rsidP="005D22B4">
      <w:pPr>
        <w:jc w:val="both"/>
        <w:rPr>
          <w:rFonts w:ascii="Cambria" w:hAnsi="Cambria"/>
        </w:rPr>
      </w:pPr>
      <w:r w:rsidRPr="00E352EF">
        <w:rPr>
          <w:rFonts w:ascii="Cambria" w:eastAsia="Calibri" w:hAnsi="Cambria" w:cs="Calibri"/>
          <w:i/>
        </w:rPr>
        <w:t>componentType</w:t>
      </w:r>
      <w:r w:rsidR="00DC675D" w:rsidRPr="00E352EF">
        <w:rPr>
          <w:rFonts w:ascii="Cambria" w:eastAsia="Calibri" w:hAnsi="Cambria" w:cs="Calibri"/>
        </w:rPr>
        <w:t xml:space="preserve"> </w:t>
      </w:r>
      <w:r w:rsidR="00E03AF1" w:rsidRPr="00E352EF">
        <w:rPr>
          <w:rFonts w:ascii="Cambria" w:eastAsia="Calibri" w:hAnsi="Cambria" w:cs="Calibri"/>
        </w:rPr>
        <w:t>:</w:t>
      </w:r>
      <w:r w:rsidRPr="00E352EF">
        <w:rPr>
          <w:rFonts w:ascii="Cambria" w:eastAsia="Calibri" w:hAnsi="Cambria" w:cs="Calibri"/>
        </w:rPr>
        <w:t xml:space="preserve"> scalar</w:t>
      </w:r>
    </w:p>
    <w:p w14:paraId="78D8DA46" w14:textId="77777777" w:rsidR="005A2227" w:rsidRPr="00E352EF" w:rsidRDefault="0097053A" w:rsidP="005D22B4">
      <w:pPr>
        <w:jc w:val="both"/>
        <w:rPr>
          <w:rFonts w:ascii="Cambria" w:hAnsi="Cambria"/>
        </w:rPr>
      </w:pPr>
      <w:r w:rsidRPr="00E352EF">
        <w:rPr>
          <w:rFonts w:ascii="Cambria" w:eastAsia="Calibri" w:hAnsi="Cambria" w:cs="Calibri"/>
          <w:i/>
        </w:rPr>
        <w:t>componentName</w:t>
      </w:r>
      <w:r w:rsidR="00DC675D" w:rsidRPr="00E352EF">
        <w:rPr>
          <w:rFonts w:ascii="Cambria" w:eastAsia="Calibri" w:hAnsi="Cambria" w:cs="Calibri"/>
        </w:rPr>
        <w:t xml:space="preserve"> </w:t>
      </w:r>
      <w:r w:rsidR="00E03AF1" w:rsidRPr="00E352EF">
        <w:rPr>
          <w:rFonts w:ascii="Cambria" w:eastAsia="Calibri" w:hAnsi="Cambria" w:cs="Calibri"/>
        </w:rPr>
        <w:t>:</w:t>
      </w:r>
      <w:r w:rsidRPr="00E352EF">
        <w:rPr>
          <w:rFonts w:ascii="Cambria" w:eastAsia="Calibri" w:hAnsi="Cambria" w:cs="Calibri"/>
        </w:rPr>
        <w:t xml:space="preserve"> ident</w:t>
      </w:r>
    </w:p>
    <w:p w14:paraId="323A9FAC" w14:textId="77777777" w:rsidR="005A2227" w:rsidRPr="00E352EF" w:rsidRDefault="0097053A" w:rsidP="005D22B4">
      <w:pPr>
        <w:jc w:val="both"/>
        <w:rPr>
          <w:rFonts w:ascii="Cambria" w:eastAsia="Calibri" w:hAnsi="Cambria" w:cs="Calibri"/>
        </w:rPr>
      </w:pPr>
      <w:r w:rsidRPr="00E352EF">
        <w:rPr>
          <w:rFonts w:ascii="Cambria" w:eastAsia="Calibri" w:hAnsi="Cambria" w:cs="Calibri"/>
          <w:i/>
        </w:rPr>
        <w:t>valueDomainSubsetRef</w:t>
      </w:r>
      <w:r w:rsidR="00DC675D" w:rsidRPr="00E352EF">
        <w:rPr>
          <w:rFonts w:ascii="Cambria" w:eastAsia="Calibri" w:hAnsi="Cambria" w:cs="Calibri"/>
        </w:rPr>
        <w:t xml:space="preserve"> </w:t>
      </w:r>
      <w:r w:rsidR="00E03AF1" w:rsidRPr="00E352EF">
        <w:rPr>
          <w:rFonts w:ascii="Cambria" w:eastAsia="Calibri" w:hAnsi="Cambria" w:cs="Calibri"/>
        </w:rPr>
        <w:t>:</w:t>
      </w:r>
      <w:r w:rsidRPr="00E352EF">
        <w:rPr>
          <w:rFonts w:ascii="Cambria" w:eastAsia="Calibri" w:hAnsi="Cambria" w:cs="Calibri"/>
        </w:rPr>
        <w:t xml:space="preserve"> valueDomainSubset-ref</w:t>
      </w:r>
    </w:p>
    <w:p w14:paraId="0E0C6739" w14:textId="77777777" w:rsidR="00663B4D" w:rsidRPr="00E352EF" w:rsidRDefault="00663B4D" w:rsidP="005D22B4">
      <w:pPr>
        <w:jc w:val="both"/>
        <w:rPr>
          <w:rFonts w:ascii="Cambria" w:hAnsi="Cambria"/>
        </w:rPr>
      </w:pPr>
    </w:p>
    <w:p w14:paraId="0CE0B21A" w14:textId="77777777" w:rsidR="005A2227" w:rsidRPr="00E352EF" w:rsidRDefault="0097053A" w:rsidP="008A7573">
      <w:pPr>
        <w:numPr>
          <w:ilvl w:val="0"/>
          <w:numId w:val="42"/>
        </w:numPr>
        <w:tabs>
          <w:tab w:val="left" w:pos="0"/>
        </w:tabs>
        <w:ind w:left="357" w:hanging="357"/>
        <w:jc w:val="both"/>
        <w:rPr>
          <w:rFonts w:ascii="Cambria" w:hAnsi="Cambria"/>
        </w:rPr>
      </w:pPr>
      <w:r w:rsidRPr="00E352EF">
        <w:rPr>
          <w:rFonts w:ascii="Cambria" w:eastAsia="Calibri" w:hAnsi="Cambria" w:cs="Calibri"/>
          <w:i/>
        </w:rPr>
        <w:t xml:space="preserve">dataStructureId – </w:t>
      </w:r>
      <w:r w:rsidRPr="00E352EF">
        <w:rPr>
          <w:rFonts w:ascii="Cambria" w:eastAsia="Calibri" w:hAnsi="Cambria" w:cs="Calibri"/>
        </w:rPr>
        <w:t xml:space="preserve">is the identifier of the new </w:t>
      </w:r>
      <w:r w:rsidRPr="00E352EF">
        <w:rPr>
          <w:rFonts w:ascii="Cambria" w:eastAsia="Calibri" w:hAnsi="Cambria" w:cs="Calibri"/>
          <w:i/>
        </w:rPr>
        <w:t>DataStructure</w:t>
      </w:r>
      <w:r w:rsidRPr="00E352EF">
        <w:rPr>
          <w:rFonts w:ascii="Cambria" w:eastAsia="Calibri" w:hAnsi="Cambria" w:cs="Calibri"/>
        </w:rPr>
        <w:t>.</w:t>
      </w:r>
    </w:p>
    <w:p w14:paraId="231D525C" w14:textId="77777777" w:rsidR="005A2227" w:rsidRPr="00E352EF" w:rsidRDefault="0097053A" w:rsidP="008A7573">
      <w:pPr>
        <w:numPr>
          <w:ilvl w:val="0"/>
          <w:numId w:val="42"/>
        </w:numPr>
        <w:tabs>
          <w:tab w:val="left" w:pos="0"/>
        </w:tabs>
        <w:ind w:left="357" w:hanging="357"/>
        <w:jc w:val="both"/>
        <w:rPr>
          <w:rFonts w:ascii="Cambria" w:hAnsi="Cambria"/>
        </w:rPr>
      </w:pPr>
      <w:r w:rsidRPr="00E352EF">
        <w:rPr>
          <w:rFonts w:ascii="Cambria" w:eastAsia="Calibri" w:hAnsi="Cambria" w:cs="Calibri"/>
          <w:i/>
        </w:rPr>
        <w:t xml:space="preserve">dataStructureDescr </w:t>
      </w:r>
      <w:r w:rsidRPr="00E352EF">
        <w:rPr>
          <w:rFonts w:ascii="Cambria" w:eastAsia="Calibri" w:hAnsi="Cambria" w:cs="Calibri"/>
        </w:rPr>
        <w:t xml:space="preserve">– is a string that describe the new </w:t>
      </w:r>
      <w:r w:rsidRPr="00E352EF">
        <w:rPr>
          <w:rFonts w:ascii="Cambria" w:eastAsia="Calibri" w:hAnsi="Cambria" w:cs="Calibri"/>
          <w:i/>
        </w:rPr>
        <w:t>DataStructure</w:t>
      </w:r>
      <w:r w:rsidRPr="00E352EF">
        <w:rPr>
          <w:rFonts w:ascii="Cambria" w:eastAsia="Calibri" w:hAnsi="Cambria" w:cs="Calibri"/>
        </w:rPr>
        <w:t>.</w:t>
      </w:r>
    </w:p>
    <w:p w14:paraId="36ED4EC4" w14:textId="77777777" w:rsidR="005A2227" w:rsidRPr="00E352EF" w:rsidRDefault="0097053A" w:rsidP="008A7573">
      <w:pPr>
        <w:numPr>
          <w:ilvl w:val="0"/>
          <w:numId w:val="42"/>
        </w:numPr>
        <w:tabs>
          <w:tab w:val="left" w:pos="0"/>
        </w:tabs>
        <w:ind w:left="357" w:hanging="357"/>
        <w:jc w:val="both"/>
        <w:rPr>
          <w:rFonts w:ascii="Cambria" w:hAnsi="Cambria"/>
        </w:rPr>
      </w:pPr>
      <w:r w:rsidRPr="00E352EF">
        <w:rPr>
          <w:rFonts w:ascii="Cambria" w:eastAsia="Calibri" w:hAnsi="Cambria" w:cs="Calibri"/>
          <w:i/>
        </w:rPr>
        <w:t xml:space="preserve">componentType </w:t>
      </w:r>
      <w:r w:rsidRPr="00E352EF">
        <w:rPr>
          <w:rFonts w:ascii="Cambria" w:eastAsia="Calibri" w:hAnsi="Cambria" w:cs="Calibri"/>
        </w:rPr>
        <w:t xml:space="preserve">– is the type of a Component in the new </w:t>
      </w:r>
      <w:r w:rsidRPr="00E352EF">
        <w:rPr>
          <w:rFonts w:ascii="Cambria" w:eastAsia="Calibri" w:hAnsi="Cambria" w:cs="Calibri"/>
          <w:i/>
        </w:rPr>
        <w:t>DataStructure</w:t>
      </w:r>
      <w:r w:rsidRPr="00E352EF">
        <w:rPr>
          <w:rFonts w:ascii="Cambria" w:eastAsia="Calibri" w:hAnsi="Cambria" w:cs="Calibri"/>
        </w:rPr>
        <w:t>.</w:t>
      </w:r>
    </w:p>
    <w:p w14:paraId="48F389A6" w14:textId="77777777" w:rsidR="005A2227" w:rsidRPr="00E352EF" w:rsidRDefault="0097053A" w:rsidP="008A7573">
      <w:pPr>
        <w:numPr>
          <w:ilvl w:val="0"/>
          <w:numId w:val="42"/>
        </w:numPr>
        <w:tabs>
          <w:tab w:val="left" w:pos="0"/>
        </w:tabs>
        <w:ind w:left="357" w:hanging="357"/>
        <w:jc w:val="both"/>
        <w:rPr>
          <w:rFonts w:ascii="Cambria" w:hAnsi="Cambria"/>
        </w:rPr>
      </w:pPr>
      <w:r w:rsidRPr="00E352EF">
        <w:rPr>
          <w:rFonts w:ascii="Cambria" w:eastAsia="Calibri" w:hAnsi="Cambria" w:cs="Calibri"/>
          <w:i/>
        </w:rPr>
        <w:t xml:space="preserve">componentName – </w:t>
      </w:r>
      <w:r w:rsidRPr="00E352EF">
        <w:rPr>
          <w:rFonts w:ascii="Cambria" w:eastAsia="Calibri" w:hAnsi="Cambria" w:cs="Calibri"/>
        </w:rPr>
        <w:t xml:space="preserve">is a string that represents the name of the Component in the new </w:t>
      </w:r>
      <w:r w:rsidRPr="00E352EF">
        <w:rPr>
          <w:rFonts w:ascii="Cambria" w:eastAsia="Calibri" w:hAnsi="Cambria" w:cs="Calibri"/>
          <w:i/>
        </w:rPr>
        <w:t>DataStructure</w:t>
      </w:r>
      <w:r w:rsidRPr="00E352EF">
        <w:rPr>
          <w:rFonts w:ascii="Cambria" w:eastAsia="Calibri" w:hAnsi="Cambria" w:cs="Calibri"/>
        </w:rPr>
        <w:t>.</w:t>
      </w:r>
    </w:p>
    <w:p w14:paraId="41F473FB" w14:textId="77777777" w:rsidR="005A2227" w:rsidRPr="00E352EF" w:rsidRDefault="0097053A" w:rsidP="008A7573">
      <w:pPr>
        <w:numPr>
          <w:ilvl w:val="0"/>
          <w:numId w:val="42"/>
        </w:numPr>
        <w:tabs>
          <w:tab w:val="left" w:pos="0"/>
        </w:tabs>
        <w:ind w:left="360"/>
        <w:jc w:val="both"/>
        <w:rPr>
          <w:rFonts w:ascii="Cambria" w:hAnsi="Cambria"/>
        </w:rPr>
      </w:pPr>
      <w:r w:rsidRPr="00E352EF">
        <w:rPr>
          <w:rFonts w:ascii="Cambria" w:eastAsia="Calibri" w:hAnsi="Cambria" w:cs="Calibri"/>
          <w:i/>
        </w:rPr>
        <w:t xml:space="preserve">valueDomainSubsetRef – </w:t>
      </w:r>
      <w:r w:rsidRPr="00E352EF">
        <w:rPr>
          <w:rFonts w:ascii="Cambria" w:eastAsia="Calibri" w:hAnsi="Cambria" w:cs="Calibri"/>
        </w:rPr>
        <w:t xml:space="preserve">is a reference to an existing </w:t>
      </w:r>
      <w:r w:rsidRPr="00E352EF">
        <w:rPr>
          <w:rFonts w:ascii="Cambria" w:eastAsia="Calibri" w:hAnsi="Cambria" w:cs="Calibri"/>
          <w:i/>
        </w:rPr>
        <w:t>ValueDomainSubset</w:t>
      </w:r>
      <w:r w:rsidRPr="00E352EF">
        <w:rPr>
          <w:rFonts w:ascii="Cambria" w:eastAsia="Calibri" w:hAnsi="Cambria" w:cs="Calibri"/>
        </w:rPr>
        <w:t>, used to assign a specific type to a Component.</w:t>
      </w:r>
    </w:p>
    <w:p w14:paraId="5A123362" w14:textId="77777777" w:rsidR="005D22B4" w:rsidRPr="00E352EF" w:rsidRDefault="005D22B4" w:rsidP="005D22B4">
      <w:pPr>
        <w:rPr>
          <w:rFonts w:ascii="Cambria" w:eastAsia="Calibri" w:hAnsi="Cambria" w:cs="Calibri"/>
          <w:i/>
          <w:color w:val="5B9BD5"/>
          <w:sz w:val="22"/>
        </w:rPr>
      </w:pPr>
    </w:p>
    <w:p w14:paraId="074A1038"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Constraints</w:t>
      </w:r>
    </w:p>
    <w:p w14:paraId="3F5CF11C" w14:textId="77777777" w:rsidR="005A2227" w:rsidRPr="00E352EF" w:rsidRDefault="0097053A" w:rsidP="008A7573">
      <w:pPr>
        <w:numPr>
          <w:ilvl w:val="0"/>
          <w:numId w:val="43"/>
        </w:numPr>
        <w:tabs>
          <w:tab w:val="left" w:pos="0"/>
        </w:tabs>
        <w:ind w:left="357" w:hanging="357"/>
        <w:jc w:val="both"/>
        <w:rPr>
          <w:rFonts w:ascii="Cambria" w:hAnsi="Cambria"/>
        </w:rPr>
      </w:pPr>
      <w:r w:rsidRPr="00E352EF">
        <w:rPr>
          <w:rFonts w:ascii="Cambria" w:eastAsia="Calibri" w:hAnsi="Cambria" w:cs="Calibri"/>
        </w:rPr>
        <w:t>At least one IdentifierComponent must be defined.</w:t>
      </w:r>
    </w:p>
    <w:p w14:paraId="6B9AA4EC" w14:textId="77777777" w:rsidR="005A2227" w:rsidRPr="00E352EF" w:rsidRDefault="0097053A" w:rsidP="008A7573">
      <w:pPr>
        <w:numPr>
          <w:ilvl w:val="0"/>
          <w:numId w:val="43"/>
        </w:numPr>
        <w:tabs>
          <w:tab w:val="left" w:pos="0"/>
        </w:tabs>
        <w:ind w:left="357" w:hanging="357"/>
        <w:jc w:val="both"/>
        <w:rPr>
          <w:rFonts w:ascii="Cambria" w:hAnsi="Cambria"/>
        </w:rPr>
      </w:pPr>
      <w:r w:rsidRPr="00E352EF">
        <w:rPr>
          <w:rFonts w:ascii="Cambria" w:eastAsia="Calibri" w:hAnsi="Cambria" w:cs="Calibri"/>
        </w:rPr>
        <w:t>At least one MeasureComponent must be defined.</w:t>
      </w:r>
    </w:p>
    <w:p w14:paraId="26B5E533" w14:textId="77777777" w:rsidR="005A2227" w:rsidRPr="00E352EF" w:rsidRDefault="0097053A" w:rsidP="008A7573">
      <w:pPr>
        <w:numPr>
          <w:ilvl w:val="0"/>
          <w:numId w:val="43"/>
        </w:numPr>
        <w:tabs>
          <w:tab w:val="left" w:pos="0"/>
        </w:tabs>
        <w:ind w:left="357" w:hanging="357"/>
        <w:jc w:val="both"/>
        <w:rPr>
          <w:rFonts w:ascii="Cambria" w:hAnsi="Cambria"/>
        </w:rPr>
      </w:pPr>
      <w:r w:rsidRPr="00E352EF">
        <w:rPr>
          <w:rFonts w:ascii="Cambria" w:eastAsia="Calibri" w:hAnsi="Cambria" w:cs="Calibri"/>
        </w:rPr>
        <w:t xml:space="preserve">There cannot be two components with the same </w:t>
      </w:r>
      <w:r w:rsidRPr="00E352EF">
        <w:rPr>
          <w:rFonts w:ascii="Cambria" w:eastAsia="Calibri" w:hAnsi="Cambria" w:cs="Calibri"/>
          <w:i/>
        </w:rPr>
        <w:t>componentName</w:t>
      </w:r>
      <w:r w:rsidRPr="00E352EF">
        <w:rPr>
          <w:rFonts w:ascii="Cambria" w:eastAsia="Calibri" w:hAnsi="Cambria" w:cs="Calibri"/>
        </w:rPr>
        <w:t>.</w:t>
      </w:r>
    </w:p>
    <w:p w14:paraId="2B26ABEC" w14:textId="77777777" w:rsidR="005D22B4" w:rsidRPr="00E352EF" w:rsidRDefault="005D22B4" w:rsidP="005D22B4">
      <w:pPr>
        <w:rPr>
          <w:rFonts w:ascii="Cambria" w:eastAsia="Calibri" w:hAnsi="Cambria" w:cs="Calibri"/>
          <w:i/>
          <w:color w:val="5B9BD5"/>
          <w:sz w:val="22"/>
        </w:rPr>
      </w:pPr>
    </w:p>
    <w:p w14:paraId="059E40C6"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Returns</w:t>
      </w:r>
    </w:p>
    <w:p w14:paraId="23279CB6" w14:textId="77777777" w:rsidR="005A2227" w:rsidRPr="00E352EF" w:rsidRDefault="0097053A" w:rsidP="005D22B4">
      <w:pPr>
        <w:jc w:val="both"/>
        <w:rPr>
          <w:rFonts w:ascii="Cambria" w:hAnsi="Cambria"/>
        </w:rPr>
      </w:pPr>
      <w:r w:rsidRPr="00E352EF">
        <w:rPr>
          <w:rFonts w:ascii="Cambria" w:eastAsia="Calibri" w:hAnsi="Cambria" w:cs="Calibri"/>
        </w:rPr>
        <w:t xml:space="preserve">This operator defines a persistent DataStructure artefact that can be referenced by a reference to </w:t>
      </w:r>
      <w:r w:rsidRPr="00E352EF">
        <w:rPr>
          <w:rFonts w:ascii="Cambria" w:eastAsia="Calibri" w:hAnsi="Cambria" w:cs="Calibri"/>
          <w:i/>
        </w:rPr>
        <w:t>dataStructureId</w:t>
      </w:r>
      <w:r w:rsidRPr="00E352EF">
        <w:rPr>
          <w:rFonts w:ascii="Cambria" w:eastAsia="Calibri" w:hAnsi="Cambria" w:cs="Calibri"/>
        </w:rPr>
        <w:t>, in the VTL information model.</w:t>
      </w:r>
    </w:p>
    <w:p w14:paraId="41B3AF1C" w14:textId="77777777" w:rsidR="005D22B4" w:rsidRPr="00E352EF" w:rsidRDefault="005D22B4" w:rsidP="005D22B4">
      <w:pPr>
        <w:rPr>
          <w:rFonts w:ascii="Cambria" w:eastAsia="Calibri" w:hAnsi="Cambria" w:cs="Calibri"/>
          <w:i/>
          <w:color w:val="5B9BD5"/>
          <w:sz w:val="22"/>
        </w:rPr>
      </w:pPr>
    </w:p>
    <w:p w14:paraId="25519978"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 specification</w:t>
      </w:r>
    </w:p>
    <w:p w14:paraId="46795155" w14:textId="77777777" w:rsidR="005A2227" w:rsidRPr="00E352EF" w:rsidRDefault="0097053A" w:rsidP="003C21AD">
      <w:pPr>
        <w:jc w:val="both"/>
        <w:rPr>
          <w:rFonts w:ascii="Cambria" w:hAnsi="Cambria"/>
        </w:rPr>
      </w:pPr>
      <w:r w:rsidRPr="00E352EF">
        <w:rPr>
          <w:rFonts w:ascii="Cambria" w:eastAsia="Calibri" w:hAnsi="Cambria" w:cs="Calibri"/>
        </w:rPr>
        <w:t xml:space="preserve">This operator defines a persistent DataStructure in the information model, allowing to specify its name and the description, along with the characteristics of its Components. It takes as input the identifier for this DataStructure, according to the conventions for it, optionally a description, and the specification for one or more Components. The Components can be defined in two ways: in a simplified form where there is a </w:t>
      </w:r>
      <w:r w:rsidRPr="00E352EF">
        <w:rPr>
          <w:rFonts w:ascii="Cambria" w:eastAsia="Calibri" w:hAnsi="Cambria" w:cs="Calibri"/>
          <w:i/>
        </w:rPr>
        <w:t>componentName</w:t>
      </w:r>
      <w:r w:rsidRPr="00E352EF">
        <w:rPr>
          <w:rFonts w:ascii="Cambria" w:eastAsia="Calibri" w:hAnsi="Cambria" w:cs="Calibri"/>
        </w:rPr>
        <w:t>, and a scalar-type for it is directly specified (</w:t>
      </w:r>
      <w:r w:rsidRPr="00E352EF">
        <w:rPr>
          <w:rFonts w:ascii="Cambria" w:eastAsia="Calibri" w:hAnsi="Cambria" w:cs="Calibri"/>
          <w:i/>
        </w:rPr>
        <w:t>componentType</w:t>
      </w:r>
      <w:r w:rsidRPr="00E352EF">
        <w:rPr>
          <w:rFonts w:ascii="Cambria" w:eastAsia="Calibri" w:hAnsi="Cambria" w:cs="Calibri"/>
        </w:rPr>
        <w:t xml:space="preserve">); in a fully-fledged form, where there is a </w:t>
      </w:r>
      <w:r w:rsidRPr="00E352EF">
        <w:rPr>
          <w:rFonts w:ascii="Cambria" w:eastAsia="Calibri" w:hAnsi="Cambria" w:cs="Calibri"/>
          <w:i/>
        </w:rPr>
        <w:t>componentName</w:t>
      </w:r>
      <w:r w:rsidRPr="00E352EF">
        <w:rPr>
          <w:rFonts w:ascii="Cambria" w:eastAsia="Calibri" w:hAnsi="Cambria" w:cs="Calibri"/>
        </w:rPr>
        <w:t xml:space="preserve">, and a ValueDomainSubset (mono-dimensional) is specified to restrict the allowed values. </w:t>
      </w:r>
    </w:p>
    <w:p w14:paraId="37320152" w14:textId="77777777" w:rsidR="005A2227" w:rsidRPr="00E352EF" w:rsidRDefault="0097053A" w:rsidP="003C21AD">
      <w:pPr>
        <w:jc w:val="both"/>
        <w:rPr>
          <w:rFonts w:ascii="Cambria" w:hAnsi="Cambria"/>
        </w:rPr>
      </w:pPr>
      <w:r w:rsidRPr="00E352EF">
        <w:rPr>
          <w:rFonts w:ascii="Cambria" w:eastAsia="Calibri" w:hAnsi="Cambria" w:cs="Calibri"/>
        </w:rPr>
        <w:t xml:space="preserve">Although in the VTL information model, a Component is always characterized by a ValueDomainSubset, the simplified form is particularly useful, since it prevents the need to define a ValueDomain and a ValueDomainSubset that are the mere renaming of a scalar data type. Let us now consider the fully-fledged form. The ValueDomainSubset is mono-dimensional, it restricts the allowed values for a single Component; </w:t>
      </w:r>
    </w:p>
    <w:p w14:paraId="14697FA8" w14:textId="77777777" w:rsidR="005A2227" w:rsidRPr="00E352EF" w:rsidRDefault="0097053A" w:rsidP="003C21AD">
      <w:pPr>
        <w:jc w:val="both"/>
        <w:rPr>
          <w:rFonts w:ascii="Cambria" w:hAnsi="Cambria"/>
        </w:rPr>
      </w:pPr>
      <w:r w:rsidRPr="00E352EF">
        <w:rPr>
          <w:rFonts w:ascii="Cambria" w:eastAsia="Calibri" w:hAnsi="Cambria" w:cs="Calibri"/>
        </w:rPr>
        <w:t xml:space="preserve">For each Component, a role must be declared by using one keyword among </w:t>
      </w:r>
      <w:r w:rsidRPr="00E352EF">
        <w:rPr>
          <w:rFonts w:ascii="Cambria" w:eastAsia="Calibri" w:hAnsi="Cambria" w:cs="Calibri"/>
          <w:b/>
        </w:rPr>
        <w:t>Identifier</w:t>
      </w:r>
      <w:r w:rsidRPr="00E352EF">
        <w:rPr>
          <w:rFonts w:ascii="Cambria" w:eastAsia="Calibri" w:hAnsi="Cambria" w:cs="Calibri"/>
        </w:rPr>
        <w:t xml:space="preserve">, </w:t>
      </w:r>
      <w:r w:rsidRPr="00E352EF">
        <w:rPr>
          <w:rFonts w:ascii="Cambria" w:eastAsia="Calibri" w:hAnsi="Cambria" w:cs="Calibri"/>
          <w:b/>
        </w:rPr>
        <w:t>Measure</w:t>
      </w:r>
      <w:r w:rsidRPr="00E352EF">
        <w:rPr>
          <w:rFonts w:ascii="Cambria" w:eastAsia="Calibri" w:hAnsi="Cambria" w:cs="Calibri"/>
        </w:rPr>
        <w:t xml:space="preserve"> and </w:t>
      </w:r>
      <w:r w:rsidRPr="00E352EF">
        <w:rPr>
          <w:rFonts w:ascii="Cambria" w:eastAsia="Calibri" w:hAnsi="Cambria" w:cs="Calibri"/>
          <w:b/>
        </w:rPr>
        <w:t>Attribute</w:t>
      </w:r>
      <w:r w:rsidRPr="00E352EF">
        <w:rPr>
          <w:rFonts w:ascii="Cambria" w:eastAsia="Calibri" w:hAnsi="Cambria" w:cs="Calibri"/>
        </w:rPr>
        <w:t>.</w:t>
      </w:r>
    </w:p>
    <w:p w14:paraId="2E5313D8" w14:textId="77777777" w:rsidR="005A2227" w:rsidRPr="00E352EF" w:rsidRDefault="0097053A" w:rsidP="003C21AD">
      <w:pPr>
        <w:jc w:val="both"/>
        <w:rPr>
          <w:rFonts w:ascii="Cambria" w:hAnsi="Cambria"/>
        </w:rPr>
      </w:pPr>
      <w:r w:rsidRPr="00E352EF">
        <w:rPr>
          <w:rFonts w:ascii="Cambria" w:eastAsia="Calibri" w:hAnsi="Cambria" w:cs="Calibri"/>
        </w:rPr>
        <w:t xml:space="preserve">After the application of the operator, the information model is modified as follows. </w:t>
      </w:r>
    </w:p>
    <w:p w14:paraId="442D07B5" w14:textId="77777777" w:rsidR="005A2227" w:rsidRPr="00E352EF" w:rsidRDefault="0097053A" w:rsidP="005D22B4">
      <w:pPr>
        <w:jc w:val="both"/>
        <w:rPr>
          <w:rFonts w:ascii="Cambria" w:hAnsi="Cambria"/>
        </w:rPr>
      </w:pPr>
      <w:r w:rsidRPr="00E352EF">
        <w:rPr>
          <w:rFonts w:ascii="Cambria" w:eastAsia="Calibri" w:hAnsi="Cambria" w:cs="Calibri"/>
        </w:rPr>
        <w:t xml:space="preserve">A DataStructure identified by </w:t>
      </w:r>
      <w:r w:rsidRPr="00E352EF">
        <w:rPr>
          <w:rFonts w:ascii="Cambria" w:eastAsia="Calibri" w:hAnsi="Cambria" w:cs="Calibri"/>
          <w:i/>
        </w:rPr>
        <w:t>dataStructureId</w:t>
      </w:r>
      <w:r w:rsidRPr="00E352EF">
        <w:rPr>
          <w:rFonts w:ascii="Cambria" w:eastAsia="Calibri" w:hAnsi="Cambria" w:cs="Calibri"/>
        </w:rPr>
        <w:t xml:space="preserve"> is created. Its description DataStructureDescr is set to the value of </w:t>
      </w:r>
      <w:r w:rsidRPr="00E352EF">
        <w:rPr>
          <w:rFonts w:ascii="Cambria" w:eastAsia="Calibri" w:hAnsi="Cambria" w:cs="Calibri"/>
          <w:i/>
        </w:rPr>
        <w:t>dataStructureDescr</w:t>
      </w:r>
      <w:r w:rsidRPr="00E352EF">
        <w:rPr>
          <w:rFonts w:ascii="Cambria" w:eastAsia="Calibri" w:hAnsi="Cambria" w:cs="Calibri"/>
        </w:rPr>
        <w:t xml:space="preserve">, when specified, NULL otherwise. </w:t>
      </w:r>
    </w:p>
    <w:p w14:paraId="0E8D741D" w14:textId="024FF1A4" w:rsidR="005A2227" w:rsidRPr="00E352EF" w:rsidRDefault="0097053A" w:rsidP="005D22B4">
      <w:pPr>
        <w:jc w:val="both"/>
        <w:rPr>
          <w:rFonts w:ascii="Cambria" w:hAnsi="Cambria"/>
        </w:rPr>
      </w:pPr>
      <w:r w:rsidRPr="00E352EF">
        <w:rPr>
          <w:rFonts w:ascii="Cambria" w:eastAsia="Calibri" w:hAnsi="Cambria" w:cs="Calibri"/>
        </w:rPr>
        <w:t>For each Component, a Data</w:t>
      </w:r>
      <w:ins w:id="75" w:author="Utente" w:date="2017-05-08T19:04:00Z">
        <w:r w:rsidR="00CF791E">
          <w:rPr>
            <w:rFonts w:ascii="Cambria" w:eastAsia="Calibri" w:hAnsi="Cambria" w:cs="Calibri"/>
          </w:rPr>
          <w:t xml:space="preserve"> </w:t>
        </w:r>
      </w:ins>
      <w:r w:rsidRPr="00E352EF">
        <w:rPr>
          <w:rFonts w:ascii="Cambria" w:eastAsia="Calibri" w:hAnsi="Cambria" w:cs="Calibri"/>
        </w:rPr>
        <w:t>Structure</w:t>
      </w:r>
      <w:ins w:id="76" w:author="Utente" w:date="2017-05-08T19:04:00Z">
        <w:r w:rsidR="00CF791E">
          <w:rPr>
            <w:rFonts w:ascii="Cambria" w:eastAsia="Calibri" w:hAnsi="Cambria" w:cs="Calibri"/>
          </w:rPr>
          <w:t xml:space="preserve"> </w:t>
        </w:r>
      </w:ins>
      <w:r w:rsidRPr="00E352EF">
        <w:rPr>
          <w:rFonts w:ascii="Cambria" w:eastAsia="Calibri" w:hAnsi="Cambria" w:cs="Calibri"/>
        </w:rPr>
        <w:t xml:space="preserve">Component is created. Its identifier, componentId, takes its value from the parameter </w:t>
      </w:r>
      <w:r w:rsidRPr="00E352EF">
        <w:rPr>
          <w:rFonts w:ascii="Cambria" w:eastAsia="Calibri" w:hAnsi="Cambria" w:cs="Calibri"/>
          <w:i/>
        </w:rPr>
        <w:t>componentName</w:t>
      </w:r>
      <w:r w:rsidRPr="00E352EF">
        <w:rPr>
          <w:rFonts w:ascii="Cambria" w:eastAsia="Calibri" w:hAnsi="Cambria" w:cs="Calibri"/>
        </w:rPr>
        <w:t>, which is unique within a single DataStructure. The Data</w:t>
      </w:r>
      <w:ins w:id="77" w:author="Utente" w:date="2017-05-08T19:04:00Z">
        <w:r w:rsidR="00CF791E">
          <w:rPr>
            <w:rFonts w:ascii="Cambria" w:eastAsia="Calibri" w:hAnsi="Cambria" w:cs="Calibri"/>
          </w:rPr>
          <w:t xml:space="preserve"> </w:t>
        </w:r>
      </w:ins>
      <w:r w:rsidRPr="00E352EF">
        <w:rPr>
          <w:rFonts w:ascii="Cambria" w:eastAsia="Calibri" w:hAnsi="Cambria" w:cs="Calibri"/>
        </w:rPr>
        <w:t>Structure</w:t>
      </w:r>
      <w:ins w:id="78" w:author="Utente" w:date="2017-05-08T19:04:00Z">
        <w:r w:rsidR="00CF791E">
          <w:rPr>
            <w:rFonts w:ascii="Cambria" w:eastAsia="Calibri" w:hAnsi="Cambria" w:cs="Calibri"/>
          </w:rPr>
          <w:t xml:space="preserve"> </w:t>
        </w:r>
      </w:ins>
      <w:r w:rsidRPr="00E352EF">
        <w:rPr>
          <w:rFonts w:ascii="Cambria" w:eastAsia="Calibri" w:hAnsi="Cambria" w:cs="Calibri"/>
        </w:rPr>
        <w:t>Component is linked to the referred DataStructure by assigning the DataStructureId property.</w:t>
      </w:r>
    </w:p>
    <w:p w14:paraId="63AC2957" w14:textId="63C6E1AA" w:rsidR="005A2227" w:rsidRPr="00E352EF" w:rsidRDefault="0097053A" w:rsidP="005D22B4">
      <w:pPr>
        <w:jc w:val="both"/>
        <w:rPr>
          <w:rFonts w:ascii="Cambria" w:hAnsi="Cambria"/>
        </w:rPr>
      </w:pPr>
      <w:r w:rsidRPr="00E352EF">
        <w:rPr>
          <w:rFonts w:ascii="Cambria" w:eastAsia="Calibri" w:hAnsi="Cambria" w:cs="Calibri"/>
        </w:rPr>
        <w:t>If the Component is specified in the simplified form (only the data type), the created Data</w:t>
      </w:r>
      <w:ins w:id="79" w:author="Utente" w:date="2017-05-08T19:04:00Z">
        <w:r w:rsidR="00CF791E">
          <w:rPr>
            <w:rFonts w:ascii="Cambria" w:eastAsia="Calibri" w:hAnsi="Cambria" w:cs="Calibri"/>
          </w:rPr>
          <w:t xml:space="preserve"> </w:t>
        </w:r>
      </w:ins>
      <w:r w:rsidRPr="00E352EF">
        <w:rPr>
          <w:rFonts w:ascii="Cambria" w:eastAsia="Calibri" w:hAnsi="Cambria" w:cs="Calibri"/>
        </w:rPr>
        <w:t>Structure</w:t>
      </w:r>
      <w:ins w:id="80" w:author="Utente" w:date="2017-05-08T19:04:00Z">
        <w:r w:rsidR="00CF791E">
          <w:rPr>
            <w:rFonts w:ascii="Cambria" w:eastAsia="Calibri" w:hAnsi="Cambria" w:cs="Calibri"/>
          </w:rPr>
          <w:t xml:space="preserve"> </w:t>
        </w:r>
      </w:ins>
      <w:r w:rsidRPr="00E352EF">
        <w:rPr>
          <w:rFonts w:ascii="Cambria" w:eastAsia="Calibri" w:hAnsi="Cambria" w:cs="Calibri"/>
        </w:rPr>
        <w:t>Component is linked (by the property SetId) to a conventional ValueDomainSubset for that type. Notice that a conventional ValueDomainSubset that simply renames each scalar type and the corresponding ValueDomain are assumed to be present in the information model, or created when needed and then reused.</w:t>
      </w:r>
    </w:p>
    <w:p w14:paraId="5EBAE045" w14:textId="5AC4D4ED" w:rsidR="005A2227" w:rsidRPr="00E352EF" w:rsidRDefault="0097053A" w:rsidP="005D22B4">
      <w:pPr>
        <w:jc w:val="both"/>
        <w:rPr>
          <w:rFonts w:ascii="Cambria" w:hAnsi="Cambria"/>
        </w:rPr>
      </w:pPr>
      <w:r w:rsidRPr="00E352EF">
        <w:rPr>
          <w:rFonts w:ascii="Cambria" w:eastAsia="Calibri" w:hAnsi="Cambria" w:cs="Calibri"/>
        </w:rPr>
        <w:t>If the Data</w:t>
      </w:r>
      <w:ins w:id="81" w:author="Utente" w:date="2017-05-08T19:04:00Z">
        <w:r w:rsidR="00CF791E">
          <w:rPr>
            <w:rFonts w:ascii="Cambria" w:eastAsia="Calibri" w:hAnsi="Cambria" w:cs="Calibri"/>
          </w:rPr>
          <w:t xml:space="preserve"> </w:t>
        </w:r>
      </w:ins>
      <w:r w:rsidRPr="00E352EF">
        <w:rPr>
          <w:rFonts w:ascii="Cambria" w:eastAsia="Calibri" w:hAnsi="Cambria" w:cs="Calibri"/>
        </w:rPr>
        <w:t>Structure</w:t>
      </w:r>
      <w:ins w:id="82" w:author="Utente" w:date="2017-05-08T19:04:00Z">
        <w:r w:rsidR="00CF791E">
          <w:rPr>
            <w:rFonts w:ascii="Cambria" w:eastAsia="Calibri" w:hAnsi="Cambria" w:cs="Calibri"/>
          </w:rPr>
          <w:t xml:space="preserve"> </w:t>
        </w:r>
      </w:ins>
      <w:r w:rsidRPr="00E352EF">
        <w:rPr>
          <w:rFonts w:ascii="Cambria" w:eastAsia="Calibri" w:hAnsi="Cambria" w:cs="Calibri"/>
        </w:rPr>
        <w:t xml:space="preserve">Component is specified in the fully-fledged form (with its ValueDomainSubset), the single ValueDomainSubset is referred to by the property SetId. </w:t>
      </w:r>
    </w:p>
    <w:p w14:paraId="423AA5F6" w14:textId="77777777" w:rsidR="005A2227" w:rsidRPr="00E352EF" w:rsidRDefault="0097053A" w:rsidP="005D22B4">
      <w:pPr>
        <w:jc w:val="both"/>
        <w:rPr>
          <w:rFonts w:ascii="Cambria" w:hAnsi="Cambria"/>
        </w:rPr>
      </w:pPr>
      <w:r w:rsidRPr="00E352EF">
        <w:rPr>
          <w:rFonts w:ascii="Cambria" w:eastAsia="Calibri" w:hAnsi="Cambria" w:cs="Calibri"/>
        </w:rPr>
        <w:t>In all the cases the property VariableRole is set to “Identifier”, “Measure” and “Attribute” depending on the used keyword.</w:t>
      </w:r>
    </w:p>
    <w:p w14:paraId="5EFDA19C" w14:textId="71AC94B9" w:rsidR="005A2227" w:rsidRPr="00E352EF" w:rsidRDefault="0097053A" w:rsidP="005D22B4">
      <w:pPr>
        <w:jc w:val="both"/>
        <w:rPr>
          <w:rFonts w:ascii="Cambria" w:eastAsia="Calibri" w:hAnsi="Cambria" w:cs="Calibri"/>
        </w:rPr>
      </w:pPr>
      <w:r w:rsidRPr="00E352EF">
        <w:rPr>
          <w:rFonts w:ascii="Cambria" w:eastAsia="Calibri" w:hAnsi="Cambria" w:cs="Calibri"/>
        </w:rPr>
        <w:t>For each component a new RepresentedVariable is created (or an existing one is reused). Its identifier, VariableId, is automatically and the respective property of Data</w:t>
      </w:r>
      <w:ins w:id="83" w:author="Utente" w:date="2017-05-08T19:04:00Z">
        <w:r w:rsidR="00CF791E">
          <w:rPr>
            <w:rFonts w:ascii="Cambria" w:eastAsia="Calibri" w:hAnsi="Cambria" w:cs="Calibri"/>
          </w:rPr>
          <w:t xml:space="preserve"> </w:t>
        </w:r>
      </w:ins>
      <w:r w:rsidRPr="00E352EF">
        <w:rPr>
          <w:rFonts w:ascii="Cambria" w:eastAsia="Calibri" w:hAnsi="Cambria" w:cs="Calibri"/>
        </w:rPr>
        <w:t>Structure</w:t>
      </w:r>
      <w:ins w:id="84" w:author="Utente" w:date="2017-05-08T19:04:00Z">
        <w:r w:rsidR="00CF791E">
          <w:rPr>
            <w:rFonts w:ascii="Cambria" w:eastAsia="Calibri" w:hAnsi="Cambria" w:cs="Calibri"/>
          </w:rPr>
          <w:t xml:space="preserve"> </w:t>
        </w:r>
      </w:ins>
      <w:r w:rsidRPr="00E352EF">
        <w:rPr>
          <w:rFonts w:ascii="Cambria" w:eastAsia="Calibri" w:hAnsi="Cambria" w:cs="Calibri"/>
        </w:rPr>
        <w:t>Component is assigned accordingly. The description of the variable is automatically generated as “RepresentedVariable for &lt;componentId&gt;”. The RepresentedVariable is linked to the ValueDomain it takes its values from (being restricted by a specific ValueDomainSubset when assigned to a Data</w:t>
      </w:r>
      <w:ins w:id="85" w:author="Utente" w:date="2017-05-08T19:04:00Z">
        <w:r w:rsidR="00CF791E">
          <w:rPr>
            <w:rFonts w:ascii="Cambria" w:eastAsia="Calibri" w:hAnsi="Cambria" w:cs="Calibri"/>
          </w:rPr>
          <w:t xml:space="preserve"> </w:t>
        </w:r>
      </w:ins>
      <w:r w:rsidRPr="00E352EF">
        <w:rPr>
          <w:rFonts w:ascii="Cambria" w:eastAsia="Calibri" w:hAnsi="Cambria" w:cs="Calibri"/>
        </w:rPr>
        <w:t>Structure</w:t>
      </w:r>
      <w:ins w:id="86" w:author="Utente" w:date="2017-05-08T19:04:00Z">
        <w:r w:rsidR="00CF791E">
          <w:rPr>
            <w:rFonts w:ascii="Cambria" w:eastAsia="Calibri" w:hAnsi="Cambria" w:cs="Calibri"/>
          </w:rPr>
          <w:t xml:space="preserve"> </w:t>
        </w:r>
      </w:ins>
      <w:r w:rsidRPr="00E352EF">
        <w:rPr>
          <w:rFonts w:ascii="Cambria" w:eastAsia="Calibri" w:hAnsi="Cambria" w:cs="Calibri"/>
        </w:rPr>
        <w:t>Component).</w:t>
      </w:r>
    </w:p>
    <w:p w14:paraId="432DD64E" w14:textId="77777777" w:rsidR="003C21AD" w:rsidRPr="00E352EF" w:rsidRDefault="003C21AD" w:rsidP="005D22B4">
      <w:pPr>
        <w:jc w:val="both"/>
      </w:pPr>
    </w:p>
    <w:p w14:paraId="5083591C"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Examples</w:t>
      </w:r>
    </w:p>
    <w:p w14:paraId="59FE5ACA" w14:textId="77777777" w:rsidR="005A2227" w:rsidRPr="00E352EF" w:rsidRDefault="0097053A" w:rsidP="005D22B4">
      <w:pPr>
        <w:jc w:val="both"/>
      </w:pPr>
      <w:r w:rsidRPr="00E352EF">
        <w:rPr>
          <w:rFonts w:ascii="Calibri" w:eastAsia="Calibri" w:hAnsi="Calibri" w:cs="Calibri"/>
        </w:rPr>
        <w:t>1) Definition of a DataStructure where scalar types are used.</w:t>
      </w:r>
    </w:p>
    <w:p w14:paraId="0DEDEC80" w14:textId="77777777" w:rsidR="005A2227" w:rsidRPr="00E352EF" w:rsidRDefault="0097053A" w:rsidP="005D22B4">
      <w:pPr>
        <w:jc w:val="both"/>
      </w:pPr>
      <w:r w:rsidRPr="00E352EF">
        <w:rPr>
          <w:rFonts w:ascii="Calibri" w:eastAsia="Calibri" w:hAnsi="Calibri" w:cs="Calibri"/>
          <w:b/>
        </w:rPr>
        <w:t>define</w:t>
      </w:r>
      <w:r w:rsidRPr="00E352EF">
        <w:rPr>
          <w:rFonts w:ascii="Calibri" w:eastAsia="Calibri" w:hAnsi="Calibri" w:cs="Calibri"/>
        </w:rPr>
        <w:t xml:space="preserve"> </w:t>
      </w:r>
      <w:r w:rsidRPr="00E352EF">
        <w:rPr>
          <w:rFonts w:ascii="Calibri" w:eastAsia="Calibri" w:hAnsi="Calibri" w:cs="Calibri"/>
          <w:b/>
        </w:rPr>
        <w:t>DataStructure</w:t>
      </w:r>
      <w:r w:rsidRPr="00E352EF">
        <w:rPr>
          <w:rFonts w:ascii="Calibri" w:eastAsia="Calibri" w:hAnsi="Calibri" w:cs="Calibri"/>
        </w:rPr>
        <w:t xml:space="preserve"> dstr_1(</w:t>
      </w:r>
    </w:p>
    <w:p w14:paraId="7B969A4D" w14:textId="77777777" w:rsidR="005A2227" w:rsidRPr="00E352EF" w:rsidRDefault="0097053A" w:rsidP="005D22B4">
      <w:pPr>
        <w:jc w:val="both"/>
      </w:pPr>
      <w:r w:rsidRPr="00E352EF">
        <w:tab/>
      </w:r>
      <w:r w:rsidRPr="00E352EF">
        <w:rPr>
          <w:rFonts w:ascii="Calibri" w:eastAsia="Calibri" w:hAnsi="Calibri" w:cs="Calibri"/>
        </w:rPr>
        <w:t xml:space="preserve">string ID </w:t>
      </w:r>
      <w:r w:rsidRPr="00E352EF">
        <w:rPr>
          <w:rFonts w:ascii="Calibri" w:eastAsia="Calibri" w:hAnsi="Calibri" w:cs="Calibri"/>
          <w:b/>
        </w:rPr>
        <w:t>identifier</w:t>
      </w:r>
      <w:r w:rsidRPr="00E352EF">
        <w:rPr>
          <w:rFonts w:ascii="Calibri" w:eastAsia="Calibri" w:hAnsi="Calibri" w:cs="Calibri"/>
        </w:rPr>
        <w:t>;</w:t>
      </w:r>
    </w:p>
    <w:p w14:paraId="5BAA77D4" w14:textId="77777777" w:rsidR="005A2227" w:rsidRPr="00E352EF" w:rsidRDefault="0097053A" w:rsidP="005D22B4">
      <w:pPr>
        <w:jc w:val="both"/>
      </w:pPr>
      <w:r w:rsidRPr="00E352EF">
        <w:lastRenderedPageBreak/>
        <w:tab/>
      </w:r>
      <w:r w:rsidRPr="00E352EF">
        <w:rPr>
          <w:rFonts w:ascii="Calibri" w:eastAsia="Calibri" w:hAnsi="Calibri" w:cs="Calibri"/>
        </w:rPr>
        <w:t xml:space="preserve">string NAME </w:t>
      </w:r>
      <w:r w:rsidRPr="00E352EF">
        <w:rPr>
          <w:rFonts w:ascii="Calibri" w:eastAsia="Calibri" w:hAnsi="Calibri" w:cs="Calibri"/>
          <w:b/>
        </w:rPr>
        <w:t>Identifier</w:t>
      </w:r>
      <w:r w:rsidRPr="00E352EF">
        <w:rPr>
          <w:rFonts w:ascii="Calibri" w:eastAsia="Calibri" w:hAnsi="Calibri" w:cs="Calibri"/>
        </w:rPr>
        <w:t>;</w:t>
      </w:r>
    </w:p>
    <w:p w14:paraId="35C3E399" w14:textId="77777777" w:rsidR="005A2227" w:rsidRPr="00E352EF" w:rsidRDefault="0097053A" w:rsidP="005D22B4">
      <w:pPr>
        <w:jc w:val="both"/>
      </w:pPr>
      <w:r w:rsidRPr="00E352EF">
        <w:tab/>
      </w:r>
      <w:r w:rsidRPr="00E352EF">
        <w:rPr>
          <w:rFonts w:ascii="Calibri" w:eastAsia="Calibri" w:hAnsi="Calibri" w:cs="Calibri"/>
        </w:rPr>
        <w:t xml:space="preserve">integer AGE </w:t>
      </w:r>
      <w:r w:rsidRPr="00E352EF">
        <w:rPr>
          <w:rFonts w:ascii="Calibri" w:eastAsia="Calibri" w:hAnsi="Calibri" w:cs="Calibri"/>
          <w:b/>
        </w:rPr>
        <w:t>Measure</w:t>
      </w:r>
      <w:r w:rsidRPr="00E352EF">
        <w:rPr>
          <w:rFonts w:ascii="Calibri" w:eastAsia="Calibri" w:hAnsi="Calibri" w:cs="Calibri"/>
        </w:rPr>
        <w:t>;</w:t>
      </w:r>
    </w:p>
    <w:p w14:paraId="36FF276B" w14:textId="77777777" w:rsidR="005A2227" w:rsidRPr="00E352EF" w:rsidRDefault="0097053A" w:rsidP="005D22B4">
      <w:pPr>
        <w:jc w:val="both"/>
      </w:pPr>
      <w:r w:rsidRPr="00E352EF">
        <w:rPr>
          <w:rFonts w:ascii="Calibri" w:eastAsia="Calibri" w:hAnsi="Calibri" w:cs="Calibri"/>
        </w:rPr>
        <w:t>)</w:t>
      </w:r>
    </w:p>
    <w:p w14:paraId="75980E9B" w14:textId="77777777" w:rsidR="005A2227" w:rsidRPr="00E352EF" w:rsidRDefault="0097053A" w:rsidP="005D22B4">
      <w:pPr>
        <w:jc w:val="both"/>
      </w:pPr>
      <w:r w:rsidRPr="00E352EF">
        <w:rPr>
          <w:rFonts w:ascii="Calibri" w:eastAsia="Calibri" w:hAnsi="Calibri" w:cs="Calibri"/>
        </w:rPr>
        <w:t xml:space="preserve">2) </w:t>
      </w:r>
      <w:r w:rsidR="00EA6708" w:rsidRPr="00E352EF">
        <w:rPr>
          <w:rFonts w:ascii="Calibri" w:eastAsia="Calibri" w:hAnsi="Calibri" w:cs="Calibri"/>
        </w:rPr>
        <w:t>The example below allows to define a data structure using a ValueDomainSubset:</w:t>
      </w:r>
    </w:p>
    <w:p w14:paraId="65754F3C" w14:textId="77777777" w:rsidR="005A2227" w:rsidRPr="00E352EF" w:rsidRDefault="0097053A" w:rsidP="005D22B4">
      <w:pPr>
        <w:jc w:val="both"/>
      </w:pPr>
      <w:r w:rsidRPr="00E352EF">
        <w:rPr>
          <w:rFonts w:ascii="Calibri" w:eastAsia="Calibri" w:hAnsi="Calibri" w:cs="Calibri"/>
          <w:b/>
        </w:rPr>
        <w:t>define</w:t>
      </w:r>
      <w:r w:rsidRPr="00E352EF">
        <w:rPr>
          <w:rFonts w:ascii="Calibri" w:eastAsia="Calibri" w:hAnsi="Calibri" w:cs="Calibri"/>
        </w:rPr>
        <w:t xml:space="preserve"> ValueDomain Numbers(“Integer Numbers”, integer);</w:t>
      </w:r>
    </w:p>
    <w:p w14:paraId="606DA59C" w14:textId="77777777" w:rsidR="005A2227" w:rsidRPr="00E352EF" w:rsidRDefault="0097053A" w:rsidP="005D22B4">
      <w:pPr>
        <w:jc w:val="both"/>
      </w:pPr>
      <w:r w:rsidRPr="00E352EF">
        <w:rPr>
          <w:rFonts w:ascii="Calibri" w:eastAsia="Calibri" w:hAnsi="Calibri" w:cs="Calibri"/>
          <w:b/>
        </w:rPr>
        <w:t>define</w:t>
      </w:r>
      <w:r w:rsidRPr="00E352EF">
        <w:rPr>
          <w:rFonts w:ascii="Calibri" w:eastAsia="Calibri" w:hAnsi="Calibri" w:cs="Calibri"/>
        </w:rPr>
        <w:t xml:space="preserve"> ValueDomainSubset PositiveNumbers (“Number greater than 0”, Numbers, </w:t>
      </w:r>
      <w:r w:rsidRPr="00E352EF">
        <w:rPr>
          <w:rFonts w:ascii="Calibri" w:eastAsia="Calibri" w:hAnsi="Calibri" w:cs="Calibri"/>
          <w:b/>
        </w:rPr>
        <w:t>restrict</w:t>
      </w:r>
      <w:r w:rsidRPr="00E352EF">
        <w:rPr>
          <w:rFonts w:ascii="Calibri" w:eastAsia="Calibri" w:hAnsi="Calibri" w:cs="Calibri"/>
        </w:rPr>
        <w:t xml:space="preserve"> &gt; 0)</w:t>
      </w:r>
    </w:p>
    <w:p w14:paraId="69773254" w14:textId="77777777" w:rsidR="005A2227" w:rsidRPr="00E352EF" w:rsidRDefault="005A2227" w:rsidP="005D22B4">
      <w:pPr>
        <w:jc w:val="both"/>
      </w:pPr>
    </w:p>
    <w:p w14:paraId="1CD2A67F" w14:textId="77777777" w:rsidR="005A2227" w:rsidRPr="00E352EF" w:rsidRDefault="0097053A" w:rsidP="005D22B4">
      <w:pPr>
        <w:jc w:val="both"/>
      </w:pPr>
      <w:r w:rsidRPr="00E352EF">
        <w:rPr>
          <w:rFonts w:ascii="Calibri" w:eastAsia="Calibri" w:hAnsi="Calibri" w:cs="Calibri"/>
          <w:b/>
        </w:rPr>
        <w:t xml:space="preserve">define DataStructure </w:t>
      </w:r>
      <w:r w:rsidRPr="00E352EF">
        <w:rPr>
          <w:rFonts w:ascii="Calibri" w:eastAsia="Calibri" w:hAnsi="Calibri" w:cs="Calibri"/>
        </w:rPr>
        <w:t>dstr_1(</w:t>
      </w:r>
    </w:p>
    <w:p w14:paraId="584A11C7" w14:textId="77777777" w:rsidR="005A2227" w:rsidRPr="00E352EF" w:rsidRDefault="0097053A" w:rsidP="005D22B4">
      <w:pPr>
        <w:jc w:val="both"/>
      </w:pPr>
      <w:r w:rsidRPr="00E352EF">
        <w:tab/>
      </w:r>
      <w:r w:rsidRPr="00E352EF">
        <w:rPr>
          <w:rFonts w:ascii="Calibri" w:eastAsia="Calibri" w:hAnsi="Calibri" w:cs="Calibri"/>
        </w:rPr>
        <w:t xml:space="preserve">string ID </w:t>
      </w:r>
      <w:r w:rsidRPr="00E352EF">
        <w:rPr>
          <w:rFonts w:ascii="Calibri" w:eastAsia="Calibri" w:hAnsi="Calibri" w:cs="Calibri"/>
          <w:b/>
        </w:rPr>
        <w:t>Identifier</w:t>
      </w:r>
      <w:r w:rsidRPr="00E352EF">
        <w:rPr>
          <w:rFonts w:ascii="Calibri" w:eastAsia="Calibri" w:hAnsi="Calibri" w:cs="Calibri"/>
        </w:rPr>
        <w:t>;</w:t>
      </w:r>
    </w:p>
    <w:p w14:paraId="2C98EF9D" w14:textId="77777777" w:rsidR="005A2227" w:rsidRPr="00E352EF" w:rsidRDefault="0097053A" w:rsidP="005D22B4">
      <w:pPr>
        <w:jc w:val="both"/>
      </w:pPr>
      <w:r w:rsidRPr="00E352EF">
        <w:tab/>
      </w:r>
      <w:r w:rsidRPr="00E352EF">
        <w:rPr>
          <w:rFonts w:ascii="Calibri" w:eastAsia="Calibri" w:hAnsi="Calibri" w:cs="Calibri"/>
        </w:rPr>
        <w:t xml:space="preserve">string NAME </w:t>
      </w:r>
      <w:r w:rsidRPr="00E352EF">
        <w:rPr>
          <w:rFonts w:ascii="Calibri" w:eastAsia="Calibri" w:hAnsi="Calibri" w:cs="Calibri"/>
          <w:b/>
        </w:rPr>
        <w:t>Measure</w:t>
      </w:r>
      <w:r w:rsidRPr="00E352EF">
        <w:rPr>
          <w:rFonts w:ascii="Calibri" w:eastAsia="Calibri" w:hAnsi="Calibri" w:cs="Calibri"/>
        </w:rPr>
        <w:t xml:space="preserve">; </w:t>
      </w:r>
    </w:p>
    <w:p w14:paraId="022D183B" w14:textId="77777777" w:rsidR="005A2227" w:rsidRPr="00E352EF" w:rsidRDefault="0097053A" w:rsidP="005D22B4">
      <w:pPr>
        <w:jc w:val="both"/>
      </w:pPr>
      <w:r w:rsidRPr="00E352EF">
        <w:tab/>
      </w:r>
      <w:r w:rsidRPr="00E352EF">
        <w:rPr>
          <w:rFonts w:ascii="Calibri" w:eastAsia="Calibri" w:hAnsi="Calibri" w:cs="Calibri"/>
        </w:rPr>
        <w:t xml:space="preserve">PositiveNumbers AGE </w:t>
      </w:r>
      <w:r w:rsidRPr="00E352EF">
        <w:rPr>
          <w:rFonts w:ascii="Calibri" w:eastAsia="Calibri" w:hAnsi="Calibri" w:cs="Calibri"/>
          <w:b/>
        </w:rPr>
        <w:t>Measure</w:t>
      </w:r>
      <w:r w:rsidRPr="00E352EF">
        <w:rPr>
          <w:rFonts w:ascii="Calibri" w:eastAsia="Calibri" w:hAnsi="Calibri" w:cs="Calibri"/>
        </w:rPr>
        <w:t>;</w:t>
      </w:r>
    </w:p>
    <w:p w14:paraId="170739C5" w14:textId="77777777" w:rsidR="005A2227" w:rsidRPr="00E352EF" w:rsidRDefault="0097053A" w:rsidP="005D22B4">
      <w:pPr>
        <w:jc w:val="both"/>
      </w:pPr>
      <w:r w:rsidRPr="00E352EF">
        <w:rPr>
          <w:rFonts w:ascii="Calibri" w:eastAsia="Calibri" w:hAnsi="Calibri" w:cs="Calibri"/>
        </w:rPr>
        <w:t>)</w:t>
      </w:r>
    </w:p>
    <w:p w14:paraId="0B40061A" w14:textId="77777777" w:rsidR="005A2227" w:rsidRPr="00E352EF" w:rsidRDefault="005A2227" w:rsidP="005D22B4"/>
    <w:p w14:paraId="3236BB29" w14:textId="77777777" w:rsidR="005A2227" w:rsidRPr="00E352EF" w:rsidRDefault="0097053A" w:rsidP="00EB1629">
      <w:pPr>
        <w:pStyle w:val="Stile3"/>
        <w:rPr>
          <w:lang w:val="en-GB"/>
        </w:rPr>
      </w:pPr>
      <w:bookmarkStart w:id="87" w:name="_Toc463805717"/>
      <w:bookmarkStart w:id="88" w:name="_Toc464487884"/>
      <w:r w:rsidRPr="00E352EF">
        <w:rPr>
          <w:lang w:val="en-GB"/>
        </w:rPr>
        <w:t>defineDataset</w:t>
      </w:r>
      <w:bookmarkEnd w:id="87"/>
      <w:bookmarkEnd w:id="88"/>
    </w:p>
    <w:p w14:paraId="78B6D1B5"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Semantics</w:t>
      </w:r>
    </w:p>
    <w:p w14:paraId="18980757" w14:textId="77777777" w:rsidR="005A2227" w:rsidRPr="00E352EF" w:rsidRDefault="0097053A" w:rsidP="005D22B4">
      <w:pPr>
        <w:jc w:val="both"/>
        <w:rPr>
          <w:rFonts w:ascii="Calibri" w:eastAsia="Calibri" w:hAnsi="Calibri" w:cs="Calibri"/>
        </w:rPr>
      </w:pPr>
      <w:r w:rsidRPr="00E352EF">
        <w:rPr>
          <w:rFonts w:ascii="Calibri" w:eastAsia="Calibri" w:hAnsi="Calibri" w:cs="Calibri"/>
        </w:rPr>
        <w:t xml:space="preserve">The operator </w:t>
      </w:r>
      <w:r w:rsidRPr="00E352EF">
        <w:rPr>
          <w:rFonts w:ascii="Calibri" w:eastAsia="Calibri" w:hAnsi="Calibri" w:cs="Calibri"/>
          <w:b/>
        </w:rPr>
        <w:t>defineDataset</w:t>
      </w:r>
      <w:r w:rsidRPr="00E352EF">
        <w:rPr>
          <w:rFonts w:ascii="Calibri" w:eastAsia="Calibri" w:hAnsi="Calibri" w:cs="Calibri"/>
        </w:rPr>
        <w:t xml:space="preserve"> defines a persistent Dataset in the</w:t>
      </w:r>
      <w:r w:rsidR="00824EE1" w:rsidRPr="00E352EF">
        <w:rPr>
          <w:rFonts w:ascii="Calibri" w:eastAsia="Calibri" w:hAnsi="Calibri" w:cs="Calibri"/>
        </w:rPr>
        <w:t xml:space="preserve"> VTL</w:t>
      </w:r>
      <w:r w:rsidRPr="00E352EF">
        <w:rPr>
          <w:rFonts w:ascii="Calibri" w:eastAsia="Calibri" w:hAnsi="Calibri" w:cs="Calibri"/>
        </w:rPr>
        <w:t xml:space="preserve"> information model.</w:t>
      </w:r>
    </w:p>
    <w:p w14:paraId="1B5E4E61" w14:textId="77777777" w:rsidR="005D22B4" w:rsidRPr="00E352EF" w:rsidRDefault="005D22B4" w:rsidP="005D22B4">
      <w:pPr>
        <w:jc w:val="both"/>
      </w:pPr>
    </w:p>
    <w:p w14:paraId="0BF19471" w14:textId="77777777" w:rsidR="005A2227" w:rsidRPr="009830C1" w:rsidRDefault="0097053A" w:rsidP="009F126A">
      <w:pPr>
        <w:rPr>
          <w:rFonts w:ascii="Cambria" w:eastAsia="Calibri" w:hAnsi="Cambria" w:cs="Calibri"/>
          <w:i/>
          <w:color w:val="5B9BD5"/>
          <w:lang w:val="it-IT"/>
        </w:rPr>
      </w:pPr>
      <w:r w:rsidRPr="009830C1">
        <w:rPr>
          <w:rFonts w:ascii="Cambria" w:eastAsia="Calibri" w:hAnsi="Cambria" w:cs="Calibri"/>
          <w:i/>
          <w:color w:val="5B9BD5"/>
          <w:lang w:val="it-IT"/>
        </w:rPr>
        <w:t>Syntax</w:t>
      </w:r>
    </w:p>
    <w:p w14:paraId="4DD8652D" w14:textId="3E4F87E0" w:rsidR="005A2227" w:rsidRPr="009830C1" w:rsidRDefault="0097053A" w:rsidP="005D22B4">
      <w:pPr>
        <w:jc w:val="both"/>
        <w:rPr>
          <w:lang w:val="it-IT"/>
        </w:rPr>
      </w:pPr>
      <w:r w:rsidRPr="009830C1">
        <w:rPr>
          <w:rFonts w:ascii="Calibri" w:eastAsia="Calibri" w:hAnsi="Calibri" w:cs="Calibri"/>
          <w:b/>
          <w:lang w:val="it-IT"/>
        </w:rPr>
        <w:t>defineDataset</w:t>
      </w:r>
      <w:r w:rsidRPr="009830C1">
        <w:rPr>
          <w:rFonts w:ascii="Calibri" w:eastAsia="Calibri" w:hAnsi="Calibri" w:cs="Calibri"/>
          <w:lang w:val="it-IT"/>
        </w:rPr>
        <w:t xml:space="preserve"> </w:t>
      </w:r>
      <w:r w:rsidRPr="009830C1">
        <w:rPr>
          <w:rFonts w:ascii="Calibri" w:eastAsia="Calibri" w:hAnsi="Calibri" w:cs="Calibri"/>
          <w:i/>
          <w:lang w:val="it-IT"/>
        </w:rPr>
        <w:t>datasetId</w:t>
      </w:r>
      <w:r w:rsidRPr="009830C1">
        <w:rPr>
          <w:rFonts w:ascii="Calibri" w:eastAsia="Calibri" w:hAnsi="Calibri" w:cs="Calibri"/>
          <w:b/>
          <w:lang w:val="it-IT"/>
        </w:rPr>
        <w:t xml:space="preserve"> (</w:t>
      </w:r>
    </w:p>
    <w:p w14:paraId="01AE5D0C" w14:textId="77777777" w:rsidR="005A2227" w:rsidRPr="009830C1" w:rsidRDefault="0097053A" w:rsidP="005D22B4">
      <w:pPr>
        <w:jc w:val="both"/>
        <w:rPr>
          <w:lang w:val="it-IT"/>
        </w:rPr>
      </w:pPr>
      <w:r w:rsidRPr="009830C1">
        <w:rPr>
          <w:rFonts w:ascii="Calibri" w:eastAsia="Calibri" w:hAnsi="Calibri" w:cs="Calibri"/>
          <w:lang w:val="it-IT"/>
        </w:rPr>
        <w:t xml:space="preserve">      {</w:t>
      </w:r>
      <w:r w:rsidRPr="009830C1">
        <w:rPr>
          <w:rFonts w:ascii="Calibri" w:eastAsia="Calibri" w:hAnsi="Calibri" w:cs="Calibri"/>
          <w:i/>
          <w:lang w:val="it-IT"/>
        </w:rPr>
        <w:t>datasetDescr</w:t>
      </w:r>
      <w:r w:rsidRPr="009830C1">
        <w:rPr>
          <w:rFonts w:ascii="Calibri" w:eastAsia="Calibri" w:hAnsi="Calibri" w:cs="Calibri"/>
          <w:lang w:val="it-IT"/>
        </w:rPr>
        <w:t>,} {</w:t>
      </w:r>
      <w:r w:rsidRPr="009830C1">
        <w:rPr>
          <w:rFonts w:ascii="Calibri" w:eastAsia="Calibri" w:hAnsi="Calibri" w:cs="Calibri"/>
          <w:b/>
          <w:lang w:val="it-IT"/>
        </w:rPr>
        <w:t>IsCollected</w:t>
      </w:r>
      <w:r w:rsidRPr="009830C1">
        <w:rPr>
          <w:rFonts w:ascii="Calibri" w:eastAsia="Calibri" w:hAnsi="Calibri" w:cs="Calibri"/>
          <w:lang w:val="it-IT"/>
        </w:rPr>
        <w:t xml:space="preserve">}, </w:t>
      </w:r>
    </w:p>
    <w:p w14:paraId="193445D7" w14:textId="77777777" w:rsidR="005A2227" w:rsidRPr="00E352EF" w:rsidRDefault="0097053A" w:rsidP="005D22B4">
      <w:pPr>
        <w:jc w:val="both"/>
      </w:pPr>
      <w:r w:rsidRPr="009830C1">
        <w:rPr>
          <w:rFonts w:ascii="Calibri" w:eastAsia="Calibri" w:hAnsi="Calibri" w:cs="Calibri"/>
          <w:lang w:val="it-IT"/>
        </w:rPr>
        <w:t xml:space="preserve">      </w:t>
      </w:r>
      <w:r w:rsidRPr="00E352EF">
        <w:rPr>
          <w:rFonts w:ascii="Calibri" w:eastAsia="Calibri" w:hAnsi="Calibri" w:cs="Calibri"/>
        </w:rPr>
        <w:t xml:space="preserve">[ </w:t>
      </w:r>
      <w:r w:rsidRPr="00E352EF">
        <w:rPr>
          <w:rFonts w:ascii="Calibri" w:eastAsia="Calibri" w:hAnsi="Calibri" w:cs="Calibri"/>
          <w:i/>
        </w:rPr>
        <w:t>dataStructureRef</w:t>
      </w:r>
      <w:r w:rsidRPr="00E352EF">
        <w:rPr>
          <w:rFonts w:ascii="Calibri" w:eastAsia="Calibri" w:hAnsi="Calibri" w:cs="Calibri"/>
        </w:rPr>
        <w:t xml:space="preserve"> |  </w:t>
      </w:r>
    </w:p>
    <w:p w14:paraId="05681098" w14:textId="77777777" w:rsidR="005A2227" w:rsidRPr="00E352EF" w:rsidRDefault="0097053A" w:rsidP="005D22B4">
      <w:pPr>
        <w:jc w:val="both"/>
      </w:pPr>
      <w:r w:rsidRPr="00E352EF">
        <w:rPr>
          <w:rFonts w:ascii="Calibri" w:eastAsia="Calibri" w:hAnsi="Calibri" w:cs="Calibri"/>
        </w:rPr>
        <w:t xml:space="preserve">      </w:t>
      </w:r>
      <w:r w:rsidRPr="00E352EF">
        <w:tab/>
      </w:r>
      <w:r w:rsidRPr="00E352EF">
        <w:rPr>
          <w:rFonts w:ascii="Calibri" w:eastAsia="Calibri" w:hAnsi="Calibri" w:cs="Calibri"/>
        </w:rPr>
        <w:t xml:space="preserve">{ [ </w:t>
      </w:r>
      <w:r w:rsidRPr="00E352EF">
        <w:rPr>
          <w:rFonts w:ascii="Calibri" w:eastAsia="Calibri" w:hAnsi="Calibri" w:cs="Calibri"/>
          <w:i/>
        </w:rPr>
        <w:t>componentType</w:t>
      </w:r>
      <w:r w:rsidRPr="00E352EF">
        <w:rPr>
          <w:rFonts w:ascii="Calibri" w:eastAsia="Calibri" w:hAnsi="Calibri" w:cs="Calibri"/>
        </w:rPr>
        <w:t xml:space="preserve"> </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componentName</w:t>
      </w:r>
      <w:r w:rsidRPr="00E352EF">
        <w:rPr>
          <w:rFonts w:ascii="Calibri" w:eastAsia="Calibri" w:hAnsi="Calibri" w:cs="Calibri"/>
        </w:rPr>
        <w:t xml:space="preserve"> [</w:t>
      </w:r>
      <w:r w:rsidRPr="00E352EF">
        <w:rPr>
          <w:rFonts w:ascii="Calibri" w:eastAsia="Calibri" w:hAnsi="Calibri" w:cs="Calibri"/>
          <w:b/>
        </w:rPr>
        <w:t>Identifier</w:t>
      </w:r>
      <w:r w:rsidRPr="00E352EF">
        <w:rPr>
          <w:rFonts w:ascii="Calibri" w:eastAsia="Calibri" w:hAnsi="Calibri" w:cs="Calibri"/>
        </w:rPr>
        <w:t xml:space="preserve"> |</w:t>
      </w:r>
      <w:r w:rsidRPr="00E352EF">
        <w:rPr>
          <w:rFonts w:ascii="Calibri" w:eastAsia="Calibri" w:hAnsi="Calibri" w:cs="Calibri"/>
          <w:b/>
        </w:rPr>
        <w:t xml:space="preserve"> Measure</w:t>
      </w:r>
      <w:r w:rsidRPr="00E352EF">
        <w:rPr>
          <w:rFonts w:ascii="Calibri" w:eastAsia="Calibri" w:hAnsi="Calibri" w:cs="Calibri"/>
        </w:rPr>
        <w:t xml:space="preserve"> | </w:t>
      </w:r>
      <w:r w:rsidRPr="00E352EF">
        <w:rPr>
          <w:rFonts w:ascii="Calibri" w:eastAsia="Calibri" w:hAnsi="Calibri" w:cs="Calibri"/>
          <w:b/>
        </w:rPr>
        <w:t>Attribute</w:t>
      </w:r>
      <w:r w:rsidRPr="00E352EF">
        <w:rPr>
          <w:rFonts w:ascii="Calibri" w:eastAsia="Calibri" w:hAnsi="Calibri" w:cs="Calibri"/>
        </w:rPr>
        <w:t xml:space="preserve">] </w:t>
      </w:r>
      <w:r w:rsidRPr="00E352EF">
        <w:rPr>
          <w:rFonts w:ascii="Calibri" w:eastAsia="Calibri" w:hAnsi="Calibri" w:cs="Calibri"/>
          <w:b/>
        </w:rPr>
        <w:t xml:space="preserve">) </w:t>
      </w:r>
      <w:r w:rsidRPr="00E352EF">
        <w:rPr>
          <w:rFonts w:ascii="Calibri" w:eastAsia="Calibri" w:hAnsi="Calibri" w:cs="Calibri"/>
        </w:rPr>
        <w:t xml:space="preserve"> |</w:t>
      </w:r>
    </w:p>
    <w:p w14:paraId="04514647" w14:textId="77777777" w:rsidR="005A2227" w:rsidRPr="00E352EF" w:rsidRDefault="0097053A" w:rsidP="005D22B4">
      <w:pPr>
        <w:ind w:firstLine="706"/>
        <w:jc w:val="both"/>
      </w:pPr>
      <w:r w:rsidRPr="00E352EF">
        <w:rPr>
          <w:rFonts w:ascii="Calibri" w:eastAsia="Calibri" w:hAnsi="Calibri" w:cs="Calibri"/>
          <w:i/>
        </w:rPr>
        <w:t>valueDomainSubsetRef</w:t>
      </w:r>
      <w:r w:rsidRPr="00E352EF">
        <w:rPr>
          <w:rFonts w:ascii="Calibri" w:eastAsia="Calibri" w:hAnsi="Calibri" w:cs="Calibri"/>
        </w:rPr>
        <w:t xml:space="preserve"> </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componentName</w:t>
      </w:r>
      <w:r w:rsidRPr="00E352EF">
        <w:rPr>
          <w:rFonts w:ascii="Calibri" w:eastAsia="Calibri" w:hAnsi="Calibri" w:cs="Calibri"/>
        </w:rPr>
        <w:t xml:space="preserve"> [</w:t>
      </w:r>
      <w:r w:rsidRPr="00E352EF">
        <w:rPr>
          <w:rFonts w:ascii="Calibri" w:eastAsia="Calibri" w:hAnsi="Calibri" w:cs="Calibri"/>
          <w:b/>
        </w:rPr>
        <w:t>Identifier</w:t>
      </w:r>
      <w:r w:rsidRPr="00E352EF">
        <w:rPr>
          <w:rFonts w:ascii="Calibri" w:eastAsia="Calibri" w:hAnsi="Calibri" w:cs="Calibri"/>
        </w:rPr>
        <w:t xml:space="preserve"> |</w:t>
      </w:r>
      <w:r w:rsidRPr="00E352EF">
        <w:rPr>
          <w:rFonts w:ascii="Calibri" w:eastAsia="Calibri" w:hAnsi="Calibri" w:cs="Calibri"/>
          <w:b/>
        </w:rPr>
        <w:t xml:space="preserve"> Measure</w:t>
      </w:r>
      <w:r w:rsidRPr="00E352EF">
        <w:rPr>
          <w:rFonts w:ascii="Calibri" w:eastAsia="Calibri" w:hAnsi="Calibri" w:cs="Calibri"/>
        </w:rPr>
        <w:t xml:space="preserve"> | </w:t>
      </w:r>
      <w:r w:rsidRPr="00E352EF">
        <w:rPr>
          <w:rFonts w:ascii="Calibri" w:eastAsia="Calibri" w:hAnsi="Calibri" w:cs="Calibri"/>
          <w:b/>
        </w:rPr>
        <w:t>Attribute</w:t>
      </w:r>
      <w:r w:rsidRPr="00E352EF">
        <w:rPr>
          <w:rFonts w:ascii="Calibri" w:eastAsia="Calibri" w:hAnsi="Calibri" w:cs="Calibri"/>
        </w:rPr>
        <w:t xml:space="preserve">] </w:t>
      </w:r>
      <w:r w:rsidRPr="00E352EF">
        <w:rPr>
          <w:rFonts w:ascii="Calibri" w:eastAsia="Calibri" w:hAnsi="Calibri" w:cs="Calibri"/>
          <w:b/>
        </w:rPr>
        <w:t>)</w:t>
      </w:r>
      <w:r w:rsidRPr="00E352EF">
        <w:rPr>
          <w:rFonts w:ascii="Calibri" w:eastAsia="Calibri" w:hAnsi="Calibri" w:cs="Calibri"/>
        </w:rPr>
        <w:t xml:space="preserve"> ] </w:t>
      </w:r>
      <w:r w:rsidRPr="00E352EF">
        <w:rPr>
          <w:rFonts w:ascii="Calibri" w:eastAsia="Calibri" w:hAnsi="Calibri" w:cs="Calibri"/>
          <w:b/>
        </w:rPr>
        <w:t xml:space="preserve">; </w:t>
      </w:r>
      <w:r w:rsidRPr="00E352EF">
        <w:rPr>
          <w:rFonts w:ascii="Calibri" w:eastAsia="Calibri" w:hAnsi="Calibri" w:cs="Calibri"/>
        </w:rPr>
        <w:t>}+</w:t>
      </w:r>
    </w:p>
    <w:p w14:paraId="3D01C7F7" w14:textId="77777777" w:rsidR="005A2227" w:rsidRPr="00E352EF" w:rsidRDefault="0097053A" w:rsidP="005D22B4">
      <w:pPr>
        <w:jc w:val="both"/>
      </w:pPr>
      <w:r w:rsidRPr="00E352EF">
        <w:rPr>
          <w:rFonts w:ascii="Calibri" w:eastAsia="Calibri" w:hAnsi="Calibri" w:cs="Calibri"/>
        </w:rPr>
        <w:t xml:space="preserve">      ]</w:t>
      </w:r>
    </w:p>
    <w:p w14:paraId="08613516" w14:textId="77777777" w:rsidR="005A2227" w:rsidRPr="00E352EF" w:rsidRDefault="0097053A" w:rsidP="005D22B4">
      <w:pPr>
        <w:jc w:val="both"/>
        <w:rPr>
          <w:rFonts w:ascii="Calibri" w:eastAsia="Calibri" w:hAnsi="Calibri" w:cs="Calibri"/>
          <w:b/>
        </w:rPr>
      </w:pPr>
      <w:r w:rsidRPr="00E352EF">
        <w:rPr>
          <w:rFonts w:ascii="Calibri" w:eastAsia="Calibri" w:hAnsi="Calibri" w:cs="Calibri"/>
          <w:b/>
        </w:rPr>
        <w:t>)</w:t>
      </w:r>
    </w:p>
    <w:p w14:paraId="143E451E" w14:textId="77777777" w:rsidR="005D22B4" w:rsidRPr="00E352EF" w:rsidRDefault="005D22B4" w:rsidP="005D22B4">
      <w:pPr>
        <w:jc w:val="both"/>
      </w:pPr>
    </w:p>
    <w:p w14:paraId="33EE4540"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Parameters</w:t>
      </w:r>
    </w:p>
    <w:p w14:paraId="56E36850" w14:textId="77777777" w:rsidR="005A2227" w:rsidRPr="00E352EF" w:rsidRDefault="0097053A" w:rsidP="005D22B4">
      <w:pPr>
        <w:jc w:val="both"/>
        <w:rPr>
          <w:rFonts w:ascii="Cambria" w:hAnsi="Cambria"/>
        </w:rPr>
      </w:pPr>
      <w:r w:rsidRPr="00E352EF">
        <w:rPr>
          <w:rFonts w:ascii="Cambria" w:eastAsia="Calibri" w:hAnsi="Cambria" w:cs="Calibri"/>
          <w:i/>
        </w:rPr>
        <w:t>datasetId</w:t>
      </w:r>
      <w:r w:rsidR="00DC675D" w:rsidRPr="00E352EF">
        <w:rPr>
          <w:rFonts w:ascii="Cambria" w:eastAsia="Calibri" w:hAnsi="Cambria" w:cs="Calibri"/>
          <w:i/>
        </w:rPr>
        <w:t xml:space="preserve"> </w:t>
      </w:r>
      <w:r w:rsidR="00E03AF1" w:rsidRPr="00E352EF">
        <w:rPr>
          <w:rFonts w:ascii="Cambria" w:eastAsia="Calibri" w:hAnsi="Cambria" w:cs="Calibri"/>
        </w:rPr>
        <w:t>:</w:t>
      </w:r>
      <w:r w:rsidRPr="00E352EF">
        <w:rPr>
          <w:rFonts w:ascii="Cambria" w:eastAsia="Calibri" w:hAnsi="Cambria" w:cs="Calibri"/>
        </w:rPr>
        <w:t xml:space="preserve"> ident</w:t>
      </w:r>
    </w:p>
    <w:p w14:paraId="6D25AA83" w14:textId="77777777" w:rsidR="005A2227" w:rsidRPr="00E352EF" w:rsidRDefault="0097053A" w:rsidP="005D22B4">
      <w:pPr>
        <w:jc w:val="both"/>
        <w:rPr>
          <w:rFonts w:ascii="Cambria" w:hAnsi="Cambria"/>
        </w:rPr>
      </w:pPr>
      <w:r w:rsidRPr="00E352EF">
        <w:rPr>
          <w:rFonts w:ascii="Cambria" w:eastAsia="Calibri" w:hAnsi="Cambria" w:cs="Calibri"/>
          <w:i/>
        </w:rPr>
        <w:t>datasetDescr</w:t>
      </w:r>
      <w:r w:rsidR="00DC675D" w:rsidRPr="00E352EF">
        <w:rPr>
          <w:rFonts w:ascii="Cambria" w:eastAsia="Calibri" w:hAnsi="Cambria" w:cs="Calibri"/>
          <w:i/>
        </w:rPr>
        <w:t xml:space="preserve"> </w:t>
      </w:r>
      <w:r w:rsidR="00E03AF1" w:rsidRPr="00E352EF">
        <w:rPr>
          <w:rFonts w:ascii="Cambria" w:eastAsia="Calibri" w:hAnsi="Cambria" w:cs="Calibri"/>
        </w:rPr>
        <w:t xml:space="preserve">: </w:t>
      </w:r>
      <w:r w:rsidRPr="00E352EF">
        <w:rPr>
          <w:rFonts w:ascii="Cambria" w:eastAsia="Calibri" w:hAnsi="Cambria" w:cs="Calibri"/>
        </w:rPr>
        <w:t>string</w:t>
      </w:r>
    </w:p>
    <w:p w14:paraId="590B618B" w14:textId="77777777" w:rsidR="005A2227" w:rsidRPr="00E352EF" w:rsidRDefault="0097053A" w:rsidP="005D22B4">
      <w:pPr>
        <w:jc w:val="both"/>
        <w:rPr>
          <w:rFonts w:ascii="Cambria" w:hAnsi="Cambria"/>
        </w:rPr>
      </w:pPr>
      <w:r w:rsidRPr="00E352EF">
        <w:rPr>
          <w:rFonts w:ascii="Cambria" w:eastAsia="Calibri" w:hAnsi="Cambria" w:cs="Calibri"/>
          <w:i/>
        </w:rPr>
        <w:t>dataStructureRef</w:t>
      </w:r>
      <w:r w:rsidR="00DC675D" w:rsidRPr="00E352EF">
        <w:rPr>
          <w:rFonts w:ascii="Cambria" w:eastAsia="Calibri" w:hAnsi="Cambria" w:cs="Calibri"/>
          <w:i/>
        </w:rPr>
        <w:t xml:space="preserve"> </w:t>
      </w:r>
      <w:r w:rsidR="00E03AF1" w:rsidRPr="00E352EF">
        <w:rPr>
          <w:rFonts w:ascii="Cambria" w:eastAsia="Calibri" w:hAnsi="Cambria" w:cs="Calibri"/>
        </w:rPr>
        <w:t>:</w:t>
      </w:r>
      <w:r w:rsidRPr="00E352EF">
        <w:rPr>
          <w:rFonts w:ascii="Cambria" w:eastAsia="Calibri" w:hAnsi="Cambria" w:cs="Calibri"/>
        </w:rPr>
        <w:t xml:space="preserve"> dataStructure-ref</w:t>
      </w:r>
    </w:p>
    <w:p w14:paraId="24A9F860" w14:textId="77777777" w:rsidR="005A2227" w:rsidRPr="00E352EF" w:rsidRDefault="0097053A" w:rsidP="005D22B4">
      <w:pPr>
        <w:jc w:val="both"/>
        <w:rPr>
          <w:rFonts w:ascii="Cambria" w:hAnsi="Cambria"/>
        </w:rPr>
      </w:pPr>
      <w:r w:rsidRPr="00E352EF">
        <w:rPr>
          <w:rFonts w:ascii="Cambria" w:eastAsia="Calibri" w:hAnsi="Cambria" w:cs="Calibri"/>
          <w:i/>
        </w:rPr>
        <w:t>componentType</w:t>
      </w:r>
      <w:r w:rsidR="00DC675D" w:rsidRPr="00E352EF">
        <w:rPr>
          <w:rFonts w:ascii="Cambria" w:eastAsia="Calibri" w:hAnsi="Cambria" w:cs="Calibri"/>
          <w:i/>
        </w:rPr>
        <w:t xml:space="preserve"> </w:t>
      </w:r>
      <w:r w:rsidR="00E03AF1" w:rsidRPr="00E352EF">
        <w:rPr>
          <w:rFonts w:ascii="Cambria" w:eastAsia="Calibri" w:hAnsi="Cambria" w:cs="Calibri"/>
        </w:rPr>
        <w:t>:</w:t>
      </w:r>
      <w:r w:rsidRPr="00E352EF">
        <w:rPr>
          <w:rFonts w:ascii="Cambria" w:eastAsia="Calibri" w:hAnsi="Cambria" w:cs="Calibri"/>
        </w:rPr>
        <w:t xml:space="preserve"> scalar-type</w:t>
      </w:r>
    </w:p>
    <w:p w14:paraId="27AA3D6A" w14:textId="77777777" w:rsidR="005A2227" w:rsidRPr="00E352EF" w:rsidRDefault="0097053A" w:rsidP="005D22B4">
      <w:pPr>
        <w:jc w:val="both"/>
        <w:rPr>
          <w:rFonts w:ascii="Cambria" w:hAnsi="Cambria"/>
        </w:rPr>
      </w:pPr>
      <w:r w:rsidRPr="00E352EF">
        <w:rPr>
          <w:rFonts w:ascii="Cambria" w:eastAsia="Calibri" w:hAnsi="Cambria" w:cs="Calibri"/>
          <w:i/>
        </w:rPr>
        <w:t>componentName</w:t>
      </w:r>
      <w:r w:rsidRPr="00E352EF">
        <w:rPr>
          <w:rFonts w:ascii="Cambria" w:hAnsi="Cambria"/>
        </w:rPr>
        <w:tab/>
      </w:r>
      <w:r w:rsidR="00E03AF1" w:rsidRPr="00E352EF">
        <w:rPr>
          <w:rFonts w:ascii="Cambria" w:eastAsia="Calibri" w:hAnsi="Cambria" w:cs="Calibri"/>
        </w:rPr>
        <w:t xml:space="preserve">: </w:t>
      </w:r>
      <w:r w:rsidRPr="00E352EF">
        <w:rPr>
          <w:rFonts w:ascii="Cambria" w:eastAsia="Calibri" w:hAnsi="Cambria" w:cs="Calibri"/>
        </w:rPr>
        <w:t>string</w:t>
      </w:r>
    </w:p>
    <w:p w14:paraId="4902CA5F" w14:textId="77777777" w:rsidR="005A2227" w:rsidRPr="00E352EF" w:rsidRDefault="0097053A" w:rsidP="005D22B4">
      <w:pPr>
        <w:jc w:val="both"/>
        <w:rPr>
          <w:rFonts w:ascii="Cambria" w:eastAsia="Calibri" w:hAnsi="Cambria" w:cs="Calibri"/>
        </w:rPr>
      </w:pPr>
      <w:r w:rsidRPr="00E352EF">
        <w:rPr>
          <w:rFonts w:ascii="Cambria" w:eastAsia="Calibri" w:hAnsi="Cambria" w:cs="Calibri"/>
          <w:i/>
        </w:rPr>
        <w:t>valueDomainSubsetRef</w:t>
      </w:r>
      <w:r w:rsidR="00DC675D" w:rsidRPr="00E352EF">
        <w:rPr>
          <w:rFonts w:ascii="Cambria" w:eastAsia="Calibri" w:hAnsi="Cambria" w:cs="Calibri"/>
          <w:i/>
        </w:rPr>
        <w:t xml:space="preserve"> </w:t>
      </w:r>
      <w:r w:rsidR="00E03AF1" w:rsidRPr="00E352EF">
        <w:rPr>
          <w:rFonts w:ascii="Cambria" w:eastAsia="Calibri" w:hAnsi="Cambria" w:cs="Calibri"/>
        </w:rPr>
        <w:t>:</w:t>
      </w:r>
      <w:r w:rsidRPr="00E352EF">
        <w:rPr>
          <w:rFonts w:ascii="Cambria" w:eastAsia="Calibri" w:hAnsi="Cambria" w:cs="Calibri"/>
        </w:rPr>
        <w:t xml:space="preserve"> valueDomainSubset-ref</w:t>
      </w:r>
    </w:p>
    <w:p w14:paraId="0B1A8791" w14:textId="77777777" w:rsidR="00DC675D" w:rsidRPr="00E352EF" w:rsidRDefault="00DC675D" w:rsidP="005D22B4">
      <w:pPr>
        <w:jc w:val="both"/>
        <w:rPr>
          <w:rFonts w:ascii="Cambria" w:hAnsi="Cambria"/>
        </w:rPr>
      </w:pPr>
    </w:p>
    <w:p w14:paraId="13CF6C1E" w14:textId="77777777" w:rsidR="005A2227" w:rsidRPr="00E352EF" w:rsidRDefault="0097053A" w:rsidP="005D22B4">
      <w:pPr>
        <w:numPr>
          <w:ilvl w:val="0"/>
          <w:numId w:val="1"/>
        </w:numPr>
        <w:tabs>
          <w:tab w:val="left" w:pos="0"/>
        </w:tabs>
        <w:ind w:left="360"/>
        <w:jc w:val="both"/>
        <w:rPr>
          <w:rFonts w:ascii="Cambria" w:hAnsi="Cambria"/>
        </w:rPr>
      </w:pPr>
      <w:r w:rsidRPr="00E352EF">
        <w:rPr>
          <w:rFonts w:ascii="Cambria" w:eastAsia="Calibri" w:hAnsi="Cambria" w:cs="Calibri"/>
          <w:i/>
        </w:rPr>
        <w:t>datasetId</w:t>
      </w:r>
      <w:r w:rsidRPr="00E352EF">
        <w:rPr>
          <w:rFonts w:ascii="Cambria" w:eastAsia="Calibri" w:hAnsi="Cambria" w:cs="Calibri"/>
        </w:rPr>
        <w:t xml:space="preserve"> - is the identifier of the new Dataset.</w:t>
      </w:r>
    </w:p>
    <w:p w14:paraId="17737558" w14:textId="77777777" w:rsidR="005A2227" w:rsidRPr="00E352EF" w:rsidRDefault="0097053A" w:rsidP="005D22B4">
      <w:pPr>
        <w:numPr>
          <w:ilvl w:val="0"/>
          <w:numId w:val="1"/>
        </w:numPr>
        <w:tabs>
          <w:tab w:val="left" w:pos="0"/>
        </w:tabs>
        <w:ind w:left="360"/>
        <w:jc w:val="both"/>
        <w:rPr>
          <w:rFonts w:ascii="Cambria" w:hAnsi="Cambria"/>
        </w:rPr>
      </w:pPr>
      <w:r w:rsidRPr="00E352EF">
        <w:rPr>
          <w:rFonts w:ascii="Cambria" w:eastAsia="Calibri" w:hAnsi="Cambria" w:cs="Calibri"/>
          <w:i/>
        </w:rPr>
        <w:t>datasetDescr</w:t>
      </w:r>
      <w:r w:rsidRPr="00E352EF">
        <w:rPr>
          <w:rFonts w:ascii="Cambria" w:eastAsia="Calibri" w:hAnsi="Cambria" w:cs="Calibri"/>
        </w:rPr>
        <w:t xml:space="preserve"> – is a string that describes the new Dataset.</w:t>
      </w:r>
    </w:p>
    <w:p w14:paraId="43697E85" w14:textId="77777777" w:rsidR="005A2227" w:rsidRPr="00E352EF" w:rsidRDefault="0097053A" w:rsidP="005D22B4">
      <w:pPr>
        <w:numPr>
          <w:ilvl w:val="0"/>
          <w:numId w:val="1"/>
        </w:numPr>
        <w:tabs>
          <w:tab w:val="left" w:pos="0"/>
        </w:tabs>
        <w:ind w:left="360"/>
        <w:jc w:val="both"/>
        <w:rPr>
          <w:rFonts w:ascii="Cambria" w:hAnsi="Cambria"/>
        </w:rPr>
      </w:pPr>
      <w:r w:rsidRPr="00E352EF">
        <w:rPr>
          <w:rFonts w:ascii="Cambria" w:eastAsia="Calibri" w:hAnsi="Cambria" w:cs="Calibri"/>
          <w:i/>
        </w:rPr>
        <w:t>isCollected</w:t>
      </w:r>
      <w:r w:rsidRPr="00E352EF">
        <w:rPr>
          <w:rFonts w:ascii="Cambria" w:eastAsia="Calibri" w:hAnsi="Cambria" w:cs="Calibri"/>
        </w:rPr>
        <w:t xml:space="preserve"> – if present this Dataset is an elementary one, otherwise it is meant to be the result of a calculation.</w:t>
      </w:r>
    </w:p>
    <w:p w14:paraId="41278E15" w14:textId="77777777" w:rsidR="005A2227" w:rsidRPr="00E352EF" w:rsidRDefault="0097053A" w:rsidP="005D22B4">
      <w:pPr>
        <w:numPr>
          <w:ilvl w:val="0"/>
          <w:numId w:val="1"/>
        </w:numPr>
        <w:tabs>
          <w:tab w:val="left" w:pos="0"/>
        </w:tabs>
        <w:ind w:left="360"/>
        <w:jc w:val="both"/>
        <w:rPr>
          <w:rFonts w:ascii="Cambria" w:hAnsi="Cambria"/>
        </w:rPr>
      </w:pPr>
      <w:r w:rsidRPr="00E352EF">
        <w:rPr>
          <w:rFonts w:ascii="Cambria" w:eastAsia="Calibri" w:hAnsi="Cambria" w:cs="Calibri"/>
          <w:i/>
        </w:rPr>
        <w:t>dataStructureRef</w:t>
      </w:r>
      <w:r w:rsidRPr="00E352EF">
        <w:rPr>
          <w:rFonts w:ascii="Cambria" w:eastAsia="Calibri" w:hAnsi="Cambria" w:cs="Calibri"/>
        </w:rPr>
        <w:t xml:space="preserve"> – is a reference to an existing DataStructure, used to assign a specific structure to the new Dataset. Optionally the DataStructure for the new Dataset can be defined in-line.</w:t>
      </w:r>
    </w:p>
    <w:p w14:paraId="25828656" w14:textId="77777777" w:rsidR="005A2227" w:rsidRPr="00E352EF" w:rsidRDefault="0097053A" w:rsidP="005D22B4">
      <w:pPr>
        <w:numPr>
          <w:ilvl w:val="0"/>
          <w:numId w:val="1"/>
        </w:numPr>
        <w:tabs>
          <w:tab w:val="left" w:pos="0"/>
        </w:tabs>
        <w:ind w:left="360"/>
        <w:jc w:val="both"/>
        <w:rPr>
          <w:rFonts w:ascii="Cambria" w:hAnsi="Cambria"/>
        </w:rPr>
      </w:pPr>
      <w:r w:rsidRPr="00E352EF">
        <w:rPr>
          <w:rFonts w:ascii="Cambria" w:eastAsia="Calibri" w:hAnsi="Cambria" w:cs="Calibri"/>
          <w:i/>
        </w:rPr>
        <w:t>componentType</w:t>
      </w:r>
      <w:r w:rsidRPr="00E352EF">
        <w:rPr>
          <w:rFonts w:ascii="Cambria" w:eastAsia="Calibri" w:hAnsi="Cambria" w:cs="Calibri"/>
        </w:rPr>
        <w:t xml:space="preserve"> – is the type of a Component in the new Dataset.</w:t>
      </w:r>
    </w:p>
    <w:p w14:paraId="1B684864" w14:textId="77777777" w:rsidR="005A2227" w:rsidRPr="00E352EF" w:rsidRDefault="0097053A" w:rsidP="005D22B4">
      <w:pPr>
        <w:numPr>
          <w:ilvl w:val="0"/>
          <w:numId w:val="1"/>
        </w:numPr>
        <w:tabs>
          <w:tab w:val="left" w:pos="0"/>
        </w:tabs>
        <w:ind w:left="360"/>
        <w:jc w:val="both"/>
        <w:rPr>
          <w:rFonts w:ascii="Cambria" w:hAnsi="Cambria"/>
        </w:rPr>
      </w:pPr>
      <w:r w:rsidRPr="00E352EF">
        <w:rPr>
          <w:rFonts w:ascii="Cambria" w:eastAsia="Calibri" w:hAnsi="Cambria" w:cs="Calibri"/>
          <w:i/>
        </w:rPr>
        <w:t>componentName</w:t>
      </w:r>
      <w:r w:rsidRPr="00E352EF">
        <w:rPr>
          <w:rFonts w:ascii="Cambria" w:eastAsia="Calibri" w:hAnsi="Cambria" w:cs="Calibri"/>
        </w:rPr>
        <w:t xml:space="preserve"> – is a string that represents the name of the Component in the new Dataset.</w:t>
      </w:r>
    </w:p>
    <w:p w14:paraId="0AADF22F" w14:textId="77777777" w:rsidR="005A2227" w:rsidRPr="00E352EF" w:rsidRDefault="0097053A" w:rsidP="005D22B4">
      <w:pPr>
        <w:numPr>
          <w:ilvl w:val="0"/>
          <w:numId w:val="1"/>
        </w:numPr>
        <w:tabs>
          <w:tab w:val="left" w:pos="0"/>
        </w:tabs>
        <w:ind w:left="360"/>
        <w:jc w:val="both"/>
        <w:rPr>
          <w:rFonts w:ascii="Cambria" w:hAnsi="Cambria"/>
        </w:rPr>
      </w:pPr>
      <w:r w:rsidRPr="00E352EF">
        <w:rPr>
          <w:rFonts w:ascii="Cambria" w:eastAsia="Calibri" w:hAnsi="Cambria" w:cs="Calibri"/>
          <w:i/>
        </w:rPr>
        <w:t>valueDomainSubsetRef</w:t>
      </w:r>
      <w:r w:rsidRPr="00E352EF">
        <w:rPr>
          <w:rFonts w:ascii="Cambria" w:eastAsia="Calibri" w:hAnsi="Cambria" w:cs="Calibri"/>
        </w:rPr>
        <w:t xml:space="preserve"> – is a reference to an existing </w:t>
      </w:r>
      <w:r w:rsidRPr="00E352EF">
        <w:rPr>
          <w:rFonts w:ascii="Cambria" w:eastAsia="Calibri" w:hAnsi="Cambria" w:cs="Calibri"/>
          <w:i/>
        </w:rPr>
        <w:t>ValueDomainSubset</w:t>
      </w:r>
      <w:r w:rsidRPr="00E352EF">
        <w:rPr>
          <w:rFonts w:ascii="Cambria" w:eastAsia="Calibri" w:hAnsi="Cambria" w:cs="Calibri"/>
        </w:rPr>
        <w:t>, used to assign a specific type to a Component.</w:t>
      </w:r>
    </w:p>
    <w:p w14:paraId="4E309DFC" w14:textId="77777777" w:rsidR="005D22B4" w:rsidRPr="00E352EF" w:rsidRDefault="005D22B4" w:rsidP="005D22B4">
      <w:pPr>
        <w:rPr>
          <w:rFonts w:ascii="Cambria" w:eastAsia="Calibri" w:hAnsi="Cambria" w:cs="Calibri"/>
          <w:i/>
          <w:color w:val="5B9BD5"/>
        </w:rPr>
      </w:pPr>
    </w:p>
    <w:p w14:paraId="3A29AD21"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Constraints</w:t>
      </w:r>
    </w:p>
    <w:p w14:paraId="6BE3A9FF" w14:textId="77777777" w:rsidR="005A2227" w:rsidRPr="00E352EF" w:rsidRDefault="0097053A" w:rsidP="005D22B4">
      <w:pPr>
        <w:numPr>
          <w:ilvl w:val="0"/>
          <w:numId w:val="2"/>
        </w:numPr>
        <w:tabs>
          <w:tab w:val="left" w:pos="0"/>
        </w:tabs>
        <w:ind w:left="360"/>
        <w:jc w:val="both"/>
        <w:rPr>
          <w:rFonts w:ascii="Cambria" w:hAnsi="Cambria"/>
        </w:rPr>
      </w:pPr>
      <w:r w:rsidRPr="00E352EF">
        <w:rPr>
          <w:rFonts w:ascii="Cambria" w:eastAsia="Calibri" w:hAnsi="Cambria" w:cs="Calibri"/>
        </w:rPr>
        <w:t>At least one Identifier Component must be defined.</w:t>
      </w:r>
    </w:p>
    <w:p w14:paraId="17FD81C4" w14:textId="77777777" w:rsidR="005A2227" w:rsidRPr="00E352EF" w:rsidRDefault="0097053A" w:rsidP="005D22B4">
      <w:pPr>
        <w:numPr>
          <w:ilvl w:val="0"/>
          <w:numId w:val="2"/>
        </w:numPr>
        <w:tabs>
          <w:tab w:val="left" w:pos="0"/>
        </w:tabs>
        <w:ind w:left="360"/>
        <w:jc w:val="both"/>
        <w:rPr>
          <w:rFonts w:ascii="Cambria" w:hAnsi="Cambria"/>
        </w:rPr>
      </w:pPr>
      <w:r w:rsidRPr="00E352EF">
        <w:rPr>
          <w:rFonts w:ascii="Cambria" w:eastAsia="Calibri" w:hAnsi="Cambria" w:cs="Calibri"/>
        </w:rPr>
        <w:t>At least one Measure Component must be defined.</w:t>
      </w:r>
    </w:p>
    <w:p w14:paraId="736805DB" w14:textId="77777777" w:rsidR="005A2227" w:rsidRPr="00E352EF" w:rsidRDefault="0097053A" w:rsidP="005D22B4">
      <w:pPr>
        <w:numPr>
          <w:ilvl w:val="0"/>
          <w:numId w:val="2"/>
        </w:numPr>
        <w:tabs>
          <w:tab w:val="left" w:pos="0"/>
        </w:tabs>
        <w:ind w:left="360"/>
        <w:jc w:val="both"/>
        <w:rPr>
          <w:rFonts w:ascii="Cambria" w:hAnsi="Cambria"/>
        </w:rPr>
      </w:pPr>
      <w:r w:rsidRPr="00E352EF">
        <w:rPr>
          <w:rFonts w:ascii="Cambria" w:eastAsia="Calibri" w:hAnsi="Cambria" w:cs="Calibri"/>
        </w:rPr>
        <w:t xml:space="preserve">There cannot be two components with the same </w:t>
      </w:r>
      <w:r w:rsidRPr="00E352EF">
        <w:rPr>
          <w:rFonts w:ascii="Cambria" w:eastAsia="Calibri" w:hAnsi="Cambria" w:cs="Calibri"/>
          <w:i/>
        </w:rPr>
        <w:t>componentName</w:t>
      </w:r>
      <w:r w:rsidRPr="00E352EF">
        <w:rPr>
          <w:rFonts w:ascii="Cambria" w:eastAsia="Calibri" w:hAnsi="Cambria" w:cs="Calibri"/>
        </w:rPr>
        <w:t>.</w:t>
      </w:r>
    </w:p>
    <w:p w14:paraId="78B59199" w14:textId="77777777" w:rsidR="005D22B4" w:rsidRPr="00E352EF" w:rsidRDefault="005D22B4" w:rsidP="005D22B4">
      <w:pPr>
        <w:rPr>
          <w:rFonts w:ascii="Cambria" w:eastAsia="Calibri" w:hAnsi="Cambria" w:cs="Calibri"/>
          <w:i/>
          <w:color w:val="5B9BD5"/>
        </w:rPr>
      </w:pPr>
    </w:p>
    <w:p w14:paraId="689FA246"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Returns</w:t>
      </w:r>
    </w:p>
    <w:p w14:paraId="4F2155D5" w14:textId="77777777" w:rsidR="005A2227" w:rsidRPr="00E352EF" w:rsidRDefault="0097053A" w:rsidP="005D22B4">
      <w:pPr>
        <w:jc w:val="both"/>
        <w:rPr>
          <w:rFonts w:ascii="Cambria" w:hAnsi="Cambria"/>
        </w:rPr>
      </w:pPr>
      <w:r w:rsidRPr="00E352EF">
        <w:rPr>
          <w:rFonts w:ascii="Cambria" w:eastAsia="Calibri" w:hAnsi="Cambria" w:cs="Calibri"/>
        </w:rPr>
        <w:t xml:space="preserve">This operator defines a persistent Dataset artefact that can be referenced by a reference to </w:t>
      </w:r>
      <w:r w:rsidRPr="00E352EF">
        <w:rPr>
          <w:rFonts w:ascii="Cambria" w:eastAsia="Calibri" w:hAnsi="Cambria" w:cs="Calibri"/>
          <w:i/>
        </w:rPr>
        <w:t>datasetId</w:t>
      </w:r>
      <w:r w:rsidRPr="00E352EF">
        <w:rPr>
          <w:rFonts w:ascii="Cambria" w:eastAsia="Calibri" w:hAnsi="Cambria" w:cs="Calibri"/>
        </w:rPr>
        <w:t>, in the VTL information model.</w:t>
      </w:r>
    </w:p>
    <w:p w14:paraId="4CE6B6A0" w14:textId="77777777" w:rsidR="005D22B4" w:rsidRPr="00E352EF" w:rsidRDefault="005D22B4" w:rsidP="005D22B4">
      <w:pPr>
        <w:rPr>
          <w:rFonts w:ascii="Cambria" w:eastAsia="Calibri" w:hAnsi="Cambria" w:cs="Calibri"/>
          <w:i/>
          <w:color w:val="5B9BD5"/>
        </w:rPr>
      </w:pPr>
    </w:p>
    <w:p w14:paraId="49F907B1"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 specification</w:t>
      </w:r>
    </w:p>
    <w:p w14:paraId="71A8FCE5" w14:textId="77777777" w:rsidR="005A2227" w:rsidRPr="00E352EF" w:rsidRDefault="0097053A" w:rsidP="005D22B4">
      <w:pPr>
        <w:jc w:val="both"/>
        <w:rPr>
          <w:rFonts w:ascii="Cambria" w:hAnsi="Cambria"/>
        </w:rPr>
      </w:pPr>
      <w:r w:rsidRPr="00E352EF">
        <w:rPr>
          <w:rFonts w:ascii="Cambria" w:eastAsia="Calibri" w:hAnsi="Cambria" w:cs="Calibri"/>
        </w:rPr>
        <w:lastRenderedPageBreak/>
        <w:t xml:space="preserve">This operator defines a persistent Dataset in the information model, allowing to specify its name and the description, along with the characteristics of its Components (either specifying an existing DataStructure or defining the Components in an in-line fashion mode). </w:t>
      </w:r>
    </w:p>
    <w:p w14:paraId="7AFAD719" w14:textId="77777777" w:rsidR="005A2227" w:rsidRPr="00E352EF" w:rsidRDefault="0097053A" w:rsidP="005D22B4">
      <w:pPr>
        <w:jc w:val="both"/>
        <w:rPr>
          <w:rFonts w:ascii="Cambria" w:hAnsi="Cambria"/>
        </w:rPr>
      </w:pPr>
      <w:r w:rsidRPr="00E352EF">
        <w:rPr>
          <w:rFonts w:ascii="Cambria" w:eastAsia="Calibri" w:hAnsi="Cambria" w:cs="Calibri"/>
        </w:rPr>
        <w:t xml:space="preserve">It takes as input the identifier for this Dataset, according to the conventions for it, optionally a description, and the reference to an existent DataStructure or alternatively the specification for one or more Components. The Components can be defined in two ways: in a simplified form where there is a </w:t>
      </w:r>
      <w:r w:rsidRPr="00E352EF">
        <w:rPr>
          <w:rFonts w:ascii="Cambria" w:eastAsia="Calibri" w:hAnsi="Cambria" w:cs="Calibri"/>
          <w:i/>
        </w:rPr>
        <w:t>componentName</w:t>
      </w:r>
      <w:r w:rsidRPr="00E352EF">
        <w:rPr>
          <w:rFonts w:ascii="Cambria" w:eastAsia="Calibri" w:hAnsi="Cambria" w:cs="Calibri"/>
        </w:rPr>
        <w:t>, and a scalar-type for it is directly specified (</w:t>
      </w:r>
      <w:r w:rsidRPr="00E352EF">
        <w:rPr>
          <w:rFonts w:ascii="Cambria" w:eastAsia="Calibri" w:hAnsi="Cambria" w:cs="Calibri"/>
          <w:i/>
        </w:rPr>
        <w:t>componentType</w:t>
      </w:r>
      <w:r w:rsidRPr="00E352EF">
        <w:rPr>
          <w:rFonts w:ascii="Cambria" w:eastAsia="Calibri" w:hAnsi="Cambria" w:cs="Calibri"/>
        </w:rPr>
        <w:t xml:space="preserve">); in a fully-fledged form, where there is a </w:t>
      </w:r>
      <w:r w:rsidRPr="00E352EF">
        <w:rPr>
          <w:rFonts w:ascii="Cambria" w:eastAsia="Calibri" w:hAnsi="Cambria" w:cs="Calibri"/>
          <w:i/>
        </w:rPr>
        <w:t>componentName</w:t>
      </w:r>
      <w:r w:rsidRPr="00E352EF">
        <w:rPr>
          <w:rFonts w:ascii="Cambria" w:eastAsia="Calibri" w:hAnsi="Cambria" w:cs="Calibri"/>
        </w:rPr>
        <w:t xml:space="preserve">, and a ValueDomainSubset is specified to restrict the allowed values. </w:t>
      </w:r>
    </w:p>
    <w:p w14:paraId="041AC84E" w14:textId="77777777" w:rsidR="005A2227" w:rsidRPr="00E352EF" w:rsidRDefault="0097053A" w:rsidP="005D22B4">
      <w:pPr>
        <w:jc w:val="both"/>
        <w:rPr>
          <w:rFonts w:ascii="Cambria" w:hAnsi="Cambria"/>
        </w:rPr>
      </w:pPr>
      <w:r w:rsidRPr="00E352EF">
        <w:rPr>
          <w:rFonts w:ascii="Cambria" w:eastAsia="Calibri" w:hAnsi="Cambria" w:cs="Calibri"/>
        </w:rPr>
        <w:t xml:space="preserve">Although in the VTL information model, a Component is always characterized by a ValueDomainSubset, the simplified form is particularly useful, since it prevents the need to define a ValueDomain and a ValueDomainSubset that are the mere renaming of a scalar data type. Let us now consider the fully-fledged form. </w:t>
      </w:r>
    </w:p>
    <w:p w14:paraId="1283134F" w14:textId="77777777" w:rsidR="005A2227" w:rsidRPr="00E352EF" w:rsidRDefault="0097053A" w:rsidP="005D22B4">
      <w:pPr>
        <w:jc w:val="both"/>
        <w:rPr>
          <w:rFonts w:ascii="Cambria" w:hAnsi="Cambria"/>
        </w:rPr>
      </w:pPr>
      <w:r w:rsidRPr="00E352EF">
        <w:rPr>
          <w:rFonts w:ascii="Cambria" w:eastAsia="Calibri" w:hAnsi="Cambria" w:cs="Calibri"/>
        </w:rPr>
        <w:t xml:space="preserve">In case of in-line definition of the Components: for each Component, a role must be declared by using one keyword among </w:t>
      </w:r>
      <w:r w:rsidRPr="00E352EF">
        <w:rPr>
          <w:rFonts w:ascii="Cambria" w:eastAsia="Calibri" w:hAnsi="Cambria" w:cs="Calibri"/>
          <w:b/>
        </w:rPr>
        <w:t>Identifier</w:t>
      </w:r>
      <w:r w:rsidRPr="00E352EF">
        <w:rPr>
          <w:rFonts w:ascii="Cambria" w:eastAsia="Calibri" w:hAnsi="Cambria" w:cs="Calibri"/>
        </w:rPr>
        <w:t xml:space="preserve">, </w:t>
      </w:r>
      <w:r w:rsidRPr="00E352EF">
        <w:rPr>
          <w:rFonts w:ascii="Cambria" w:eastAsia="Calibri" w:hAnsi="Cambria" w:cs="Calibri"/>
          <w:b/>
        </w:rPr>
        <w:t>Measure</w:t>
      </w:r>
      <w:r w:rsidRPr="00E352EF">
        <w:rPr>
          <w:rFonts w:ascii="Cambria" w:eastAsia="Calibri" w:hAnsi="Cambria" w:cs="Calibri"/>
        </w:rPr>
        <w:t xml:space="preserve"> and </w:t>
      </w:r>
      <w:r w:rsidRPr="00E352EF">
        <w:rPr>
          <w:rFonts w:ascii="Cambria" w:eastAsia="Calibri" w:hAnsi="Cambria" w:cs="Calibri"/>
          <w:b/>
        </w:rPr>
        <w:t>Attribute</w:t>
      </w:r>
      <w:r w:rsidRPr="00E352EF">
        <w:rPr>
          <w:rFonts w:ascii="Cambria" w:eastAsia="Calibri" w:hAnsi="Cambria" w:cs="Calibri"/>
        </w:rPr>
        <w:t>.</w:t>
      </w:r>
    </w:p>
    <w:p w14:paraId="49886F4D" w14:textId="77777777" w:rsidR="005A2227" w:rsidRPr="00E352EF" w:rsidRDefault="0097053A" w:rsidP="005D22B4">
      <w:pPr>
        <w:jc w:val="both"/>
        <w:rPr>
          <w:rFonts w:ascii="Cambria" w:hAnsi="Cambria"/>
        </w:rPr>
      </w:pPr>
      <w:r w:rsidRPr="00E352EF">
        <w:rPr>
          <w:rFonts w:ascii="Cambria" w:eastAsia="Calibri" w:hAnsi="Cambria" w:cs="Calibri"/>
        </w:rPr>
        <w:t xml:space="preserve">After the application of the operator, the information model is modified as follows. </w:t>
      </w:r>
    </w:p>
    <w:p w14:paraId="1222C041" w14:textId="77777777" w:rsidR="005A2227" w:rsidRPr="00E352EF" w:rsidRDefault="0097053A" w:rsidP="005D22B4">
      <w:pPr>
        <w:jc w:val="both"/>
        <w:rPr>
          <w:rFonts w:ascii="Cambria" w:hAnsi="Cambria"/>
        </w:rPr>
      </w:pPr>
      <w:r w:rsidRPr="00E352EF">
        <w:rPr>
          <w:rFonts w:ascii="Cambria" w:eastAsia="Calibri" w:hAnsi="Cambria" w:cs="Calibri"/>
        </w:rPr>
        <w:t>In case of reference to an existing DataStructure.</w:t>
      </w:r>
    </w:p>
    <w:p w14:paraId="5A364AF0" w14:textId="77777777" w:rsidR="005A2227" w:rsidRPr="00E352EF" w:rsidRDefault="0097053A" w:rsidP="005D22B4">
      <w:pPr>
        <w:jc w:val="both"/>
        <w:rPr>
          <w:rFonts w:ascii="Cambria" w:hAnsi="Cambria"/>
        </w:rPr>
      </w:pPr>
      <w:r w:rsidRPr="00E352EF">
        <w:rPr>
          <w:rFonts w:ascii="Cambria" w:eastAsia="Calibri" w:hAnsi="Cambria" w:cs="Calibri"/>
        </w:rPr>
        <w:t xml:space="preserve">A Dataset identified by </w:t>
      </w:r>
      <w:r w:rsidRPr="00E352EF">
        <w:rPr>
          <w:rFonts w:ascii="Cambria" w:eastAsia="Calibri" w:hAnsi="Cambria" w:cs="Calibri"/>
          <w:i/>
        </w:rPr>
        <w:t>datasetId</w:t>
      </w:r>
      <w:r w:rsidRPr="00E352EF">
        <w:rPr>
          <w:rFonts w:ascii="Cambria" w:eastAsia="Calibri" w:hAnsi="Cambria" w:cs="Calibri"/>
        </w:rPr>
        <w:t xml:space="preserve"> is created. Its description DatasetDescr is set to the value of </w:t>
      </w:r>
      <w:r w:rsidRPr="00E352EF">
        <w:rPr>
          <w:rFonts w:ascii="Cambria" w:eastAsia="Calibri" w:hAnsi="Cambria" w:cs="Calibri"/>
          <w:i/>
        </w:rPr>
        <w:t>datasetDescr</w:t>
      </w:r>
      <w:r w:rsidRPr="00E352EF">
        <w:rPr>
          <w:rFonts w:ascii="Cambria" w:eastAsia="Calibri" w:hAnsi="Cambria" w:cs="Calibri"/>
        </w:rPr>
        <w:t xml:space="preserve">, when specified, NULL otherwise. The Dataset is linked to the DataStructure referred using </w:t>
      </w:r>
      <w:r w:rsidRPr="00E352EF">
        <w:rPr>
          <w:rFonts w:ascii="Cambria" w:eastAsia="Calibri" w:hAnsi="Cambria" w:cs="Calibri"/>
          <w:i/>
        </w:rPr>
        <w:t>dataStructureRef</w:t>
      </w:r>
      <w:r w:rsidRPr="00E352EF">
        <w:rPr>
          <w:rFonts w:ascii="Cambria" w:eastAsia="Calibri" w:hAnsi="Cambria" w:cs="Calibri"/>
        </w:rPr>
        <w:t xml:space="preserve"> by assigning the DataStructureId property of the DataStructure identifier to the DataStructureId property of the new Dataset. </w:t>
      </w:r>
    </w:p>
    <w:p w14:paraId="6FE5C468" w14:textId="77777777" w:rsidR="005A2227" w:rsidRPr="00E352EF" w:rsidRDefault="0097053A" w:rsidP="005D22B4">
      <w:pPr>
        <w:jc w:val="both"/>
        <w:rPr>
          <w:rFonts w:ascii="Cambria" w:hAnsi="Cambria"/>
        </w:rPr>
      </w:pPr>
      <w:r w:rsidRPr="00E352EF">
        <w:rPr>
          <w:rFonts w:ascii="Cambria" w:eastAsia="Calibri" w:hAnsi="Cambria" w:cs="Calibri"/>
        </w:rPr>
        <w:t>In case of definition of a new DataStructure (not reusable).</w:t>
      </w:r>
    </w:p>
    <w:p w14:paraId="5CACC736" w14:textId="77777777" w:rsidR="005A2227" w:rsidRPr="00E352EF" w:rsidRDefault="0097053A" w:rsidP="005D22B4">
      <w:pPr>
        <w:jc w:val="both"/>
        <w:rPr>
          <w:rFonts w:ascii="Cambria" w:hAnsi="Cambria"/>
        </w:rPr>
      </w:pPr>
      <w:r w:rsidRPr="00E352EF">
        <w:rPr>
          <w:rFonts w:ascii="Cambria" w:eastAsia="Calibri" w:hAnsi="Cambria" w:cs="Calibri"/>
        </w:rPr>
        <w:t xml:space="preserve">A Dataset identified by </w:t>
      </w:r>
      <w:r w:rsidRPr="00E352EF">
        <w:rPr>
          <w:rFonts w:ascii="Cambria" w:eastAsia="Calibri" w:hAnsi="Cambria" w:cs="Calibri"/>
          <w:i/>
        </w:rPr>
        <w:t>datasetId</w:t>
      </w:r>
      <w:r w:rsidRPr="00E352EF">
        <w:rPr>
          <w:rFonts w:ascii="Cambria" w:eastAsia="Calibri" w:hAnsi="Cambria" w:cs="Calibri"/>
        </w:rPr>
        <w:t xml:space="preserve"> is created. Its description DatasetDescr is set to the value of </w:t>
      </w:r>
      <w:r w:rsidRPr="00E352EF">
        <w:rPr>
          <w:rFonts w:ascii="Cambria" w:eastAsia="Calibri" w:hAnsi="Cambria" w:cs="Calibri"/>
          <w:i/>
        </w:rPr>
        <w:t>datasetDescr</w:t>
      </w:r>
      <w:r w:rsidRPr="00E352EF">
        <w:rPr>
          <w:rFonts w:ascii="Cambria" w:eastAsia="Calibri" w:hAnsi="Cambria" w:cs="Calibri"/>
        </w:rPr>
        <w:t>, when specified, NULL otherwise. A DataStructure identified by an auto-generated DataStructureId is created for the new Dataset) and linked to it by assigning the generated identifier to the DataStructureId property of the Dataset. The description of the DataStructure is also generated automatically and set to “dataStructure_of_datasetId_description” (if the DataStructure is reused, this convention for the description will be violated).</w:t>
      </w:r>
    </w:p>
    <w:p w14:paraId="6B633F27" w14:textId="0441F977" w:rsidR="005A2227" w:rsidRPr="00E352EF" w:rsidRDefault="0097053A" w:rsidP="005D22B4">
      <w:pPr>
        <w:jc w:val="both"/>
        <w:rPr>
          <w:rFonts w:ascii="Cambria" w:hAnsi="Cambria"/>
        </w:rPr>
      </w:pPr>
      <w:r w:rsidRPr="00E352EF">
        <w:rPr>
          <w:rFonts w:ascii="Cambria" w:eastAsia="Calibri" w:hAnsi="Cambria" w:cs="Calibri"/>
        </w:rPr>
        <w:t>For each Component, a Data</w:t>
      </w:r>
      <w:ins w:id="89" w:author="Utente" w:date="2017-05-08T19:05:00Z">
        <w:r w:rsidR="00CF791E">
          <w:rPr>
            <w:rFonts w:ascii="Cambria" w:eastAsia="Calibri" w:hAnsi="Cambria" w:cs="Calibri"/>
          </w:rPr>
          <w:t xml:space="preserve"> </w:t>
        </w:r>
      </w:ins>
      <w:r w:rsidRPr="00E352EF">
        <w:rPr>
          <w:rFonts w:ascii="Cambria" w:eastAsia="Calibri" w:hAnsi="Cambria" w:cs="Calibri"/>
        </w:rPr>
        <w:t>Structure</w:t>
      </w:r>
      <w:ins w:id="90" w:author="Utente" w:date="2017-05-08T19:05:00Z">
        <w:r w:rsidR="00CF791E">
          <w:rPr>
            <w:rFonts w:ascii="Cambria" w:eastAsia="Calibri" w:hAnsi="Cambria" w:cs="Calibri"/>
          </w:rPr>
          <w:t xml:space="preserve"> </w:t>
        </w:r>
      </w:ins>
      <w:r w:rsidRPr="00E352EF">
        <w:rPr>
          <w:rFonts w:ascii="Cambria" w:eastAsia="Calibri" w:hAnsi="Cambria" w:cs="Calibri"/>
        </w:rPr>
        <w:t xml:space="preserve">Component is created (or the ones in the existing DataStructure are reused). Its identifier, </w:t>
      </w:r>
      <w:r w:rsidRPr="00E352EF">
        <w:rPr>
          <w:rFonts w:ascii="Cambria" w:eastAsia="Calibri" w:hAnsi="Cambria" w:cs="Calibri"/>
          <w:i/>
        </w:rPr>
        <w:t>componentId</w:t>
      </w:r>
      <w:r w:rsidRPr="00E352EF">
        <w:rPr>
          <w:rFonts w:ascii="Cambria" w:eastAsia="Calibri" w:hAnsi="Cambria" w:cs="Calibri"/>
        </w:rPr>
        <w:t xml:space="preserve">, takes its value from the parameter </w:t>
      </w:r>
      <w:r w:rsidRPr="00E352EF">
        <w:rPr>
          <w:rFonts w:ascii="Cambria" w:eastAsia="Calibri" w:hAnsi="Cambria" w:cs="Calibri"/>
          <w:i/>
        </w:rPr>
        <w:t>componentName</w:t>
      </w:r>
      <w:r w:rsidRPr="00E352EF">
        <w:rPr>
          <w:rFonts w:ascii="Cambria" w:eastAsia="Calibri" w:hAnsi="Cambria" w:cs="Calibri"/>
        </w:rPr>
        <w:t xml:space="preserve"> (notice that for a DataStructure to be reused, these identifiers must be coherent), which is unique within a single DataStructure. The Data</w:t>
      </w:r>
      <w:ins w:id="91" w:author="Utente" w:date="2017-05-08T19:05:00Z">
        <w:r w:rsidR="00CF791E">
          <w:rPr>
            <w:rFonts w:ascii="Cambria" w:eastAsia="Calibri" w:hAnsi="Cambria" w:cs="Calibri"/>
          </w:rPr>
          <w:t xml:space="preserve"> </w:t>
        </w:r>
      </w:ins>
      <w:r w:rsidRPr="00E352EF">
        <w:rPr>
          <w:rFonts w:ascii="Cambria" w:eastAsia="Calibri" w:hAnsi="Cambria" w:cs="Calibri"/>
        </w:rPr>
        <w:t>Structure</w:t>
      </w:r>
      <w:ins w:id="92" w:author="Utente" w:date="2017-05-08T19:05:00Z">
        <w:r w:rsidR="00CF791E">
          <w:rPr>
            <w:rFonts w:ascii="Cambria" w:eastAsia="Calibri" w:hAnsi="Cambria" w:cs="Calibri"/>
          </w:rPr>
          <w:t xml:space="preserve"> </w:t>
        </w:r>
      </w:ins>
      <w:r w:rsidRPr="00E352EF">
        <w:rPr>
          <w:rFonts w:ascii="Cambria" w:eastAsia="Calibri" w:hAnsi="Cambria" w:cs="Calibri"/>
        </w:rPr>
        <w:t>Component is linked to the referred DataStructure by assigning the DataStructureId property.</w:t>
      </w:r>
    </w:p>
    <w:p w14:paraId="597AA185" w14:textId="516FFB63" w:rsidR="005A2227" w:rsidRPr="00E352EF" w:rsidRDefault="0097053A" w:rsidP="005D22B4">
      <w:pPr>
        <w:jc w:val="both"/>
        <w:rPr>
          <w:rFonts w:ascii="Cambria" w:hAnsi="Cambria"/>
        </w:rPr>
      </w:pPr>
      <w:r w:rsidRPr="00E352EF">
        <w:rPr>
          <w:rFonts w:ascii="Cambria" w:eastAsia="Calibri" w:hAnsi="Cambria" w:cs="Calibri"/>
        </w:rPr>
        <w:t>If the Component is specified in the simplified form (only the data type), the created Data</w:t>
      </w:r>
      <w:ins w:id="93" w:author="Utente" w:date="2017-05-08T19:05:00Z">
        <w:r w:rsidR="00CF791E">
          <w:rPr>
            <w:rFonts w:ascii="Cambria" w:eastAsia="Calibri" w:hAnsi="Cambria" w:cs="Calibri"/>
          </w:rPr>
          <w:t xml:space="preserve"> </w:t>
        </w:r>
      </w:ins>
      <w:r w:rsidRPr="00E352EF">
        <w:rPr>
          <w:rFonts w:ascii="Cambria" w:eastAsia="Calibri" w:hAnsi="Cambria" w:cs="Calibri"/>
        </w:rPr>
        <w:t>Structure</w:t>
      </w:r>
      <w:ins w:id="94" w:author="Utente" w:date="2017-05-08T19:05:00Z">
        <w:r w:rsidR="00CF791E">
          <w:rPr>
            <w:rFonts w:ascii="Cambria" w:eastAsia="Calibri" w:hAnsi="Cambria" w:cs="Calibri"/>
          </w:rPr>
          <w:t xml:space="preserve"> </w:t>
        </w:r>
      </w:ins>
      <w:r w:rsidRPr="00E352EF">
        <w:rPr>
          <w:rFonts w:ascii="Cambria" w:eastAsia="Calibri" w:hAnsi="Cambria" w:cs="Calibri"/>
        </w:rPr>
        <w:t>Component is linked (by the property SetId) to a conventional ValueDomainSubset for that type. Notice that a conventional ValueDomainSubset that simply renames each scalar type and the corresponding ValueDomain are assumed to be present in the information model, or created when needed and then reused.</w:t>
      </w:r>
    </w:p>
    <w:p w14:paraId="509349F3" w14:textId="77777777" w:rsidR="005A2227" w:rsidRPr="00E352EF" w:rsidRDefault="0097053A" w:rsidP="005D22B4">
      <w:pPr>
        <w:jc w:val="both"/>
        <w:rPr>
          <w:rFonts w:ascii="Cambria" w:hAnsi="Cambria"/>
        </w:rPr>
      </w:pPr>
      <w:r w:rsidRPr="00E352EF">
        <w:rPr>
          <w:rFonts w:ascii="Cambria" w:eastAsia="Calibri" w:hAnsi="Cambria" w:cs="Calibri"/>
        </w:rPr>
        <w:t>If the StructureComponent is specified in the fully-fledged form (with its ValueDomainSubset, the single ValueDomainSubset is referred to by the property SetId. The property VariableRole is set to “Identifier”, “Measure” and “Attribute” depending on the used keyword.</w:t>
      </w:r>
    </w:p>
    <w:p w14:paraId="3D88D8ED" w14:textId="0BBFA42F" w:rsidR="005A2227" w:rsidRPr="00E352EF" w:rsidRDefault="0097053A" w:rsidP="005D22B4">
      <w:pPr>
        <w:jc w:val="both"/>
        <w:rPr>
          <w:rFonts w:ascii="Cambria" w:hAnsi="Cambria"/>
        </w:rPr>
      </w:pPr>
      <w:r w:rsidRPr="00E352EF">
        <w:rPr>
          <w:rFonts w:ascii="Cambria" w:eastAsia="Calibri" w:hAnsi="Cambria" w:cs="Calibri"/>
        </w:rPr>
        <w:t>For each component a new RepresentedVariable is created (or an existing one is reused). Its identifier, VariableId, is automatically and the respective property of Data</w:t>
      </w:r>
      <w:ins w:id="95" w:author="Utente" w:date="2017-05-08T19:05:00Z">
        <w:r w:rsidR="00CF791E">
          <w:rPr>
            <w:rFonts w:ascii="Cambria" w:eastAsia="Calibri" w:hAnsi="Cambria" w:cs="Calibri"/>
          </w:rPr>
          <w:t xml:space="preserve"> </w:t>
        </w:r>
      </w:ins>
      <w:r w:rsidRPr="00E352EF">
        <w:rPr>
          <w:rFonts w:ascii="Cambria" w:eastAsia="Calibri" w:hAnsi="Cambria" w:cs="Calibri"/>
        </w:rPr>
        <w:t>Structure</w:t>
      </w:r>
      <w:ins w:id="96" w:author="Utente" w:date="2017-05-08T19:05:00Z">
        <w:r w:rsidR="00CF791E">
          <w:rPr>
            <w:rFonts w:ascii="Cambria" w:eastAsia="Calibri" w:hAnsi="Cambria" w:cs="Calibri"/>
          </w:rPr>
          <w:t xml:space="preserve"> </w:t>
        </w:r>
      </w:ins>
      <w:r w:rsidRPr="00E352EF">
        <w:rPr>
          <w:rFonts w:ascii="Cambria" w:eastAsia="Calibri" w:hAnsi="Cambria" w:cs="Calibri"/>
        </w:rPr>
        <w:t>Component is assigned accordingly. The description of the variable is automatically generated as “RepresentedVariable for &lt;componenId&gt;”. The RepresentedVariable is linked to the ValueDomain it takes its values from (being restricted by a specific ValueDomainSubset when assigned to a StructureComponent).</w:t>
      </w:r>
    </w:p>
    <w:p w14:paraId="45F6DA48" w14:textId="77777777" w:rsidR="005D22B4" w:rsidRPr="00E352EF" w:rsidRDefault="005D22B4" w:rsidP="005D22B4">
      <w:pPr>
        <w:rPr>
          <w:rFonts w:ascii="Calibri" w:eastAsia="Calibri" w:hAnsi="Calibri" w:cs="Calibri"/>
          <w:i/>
          <w:color w:val="5B9BD5"/>
          <w:sz w:val="22"/>
        </w:rPr>
      </w:pPr>
    </w:p>
    <w:p w14:paraId="2A20E25C"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 xml:space="preserve">Examples </w:t>
      </w:r>
    </w:p>
    <w:p w14:paraId="4A98B3F8" w14:textId="77777777" w:rsidR="005A2227" w:rsidRPr="00E352EF" w:rsidRDefault="0097053A" w:rsidP="005D22B4">
      <w:pPr>
        <w:jc w:val="both"/>
      </w:pPr>
      <w:r w:rsidRPr="00E352EF">
        <w:rPr>
          <w:rFonts w:ascii="Calibri" w:eastAsia="Calibri" w:hAnsi="Calibri" w:cs="Calibri"/>
        </w:rPr>
        <w:t>1) Definition of a Dataset, using an existing DataStructure.</w:t>
      </w:r>
    </w:p>
    <w:p w14:paraId="5F3D150C" w14:textId="77777777" w:rsidR="005A2227" w:rsidRPr="00E352EF" w:rsidRDefault="0097053A" w:rsidP="005D22B4">
      <w:pPr>
        <w:jc w:val="both"/>
      </w:pPr>
      <w:r w:rsidRPr="00E352EF">
        <w:rPr>
          <w:rFonts w:ascii="Calibri" w:eastAsia="Calibri" w:hAnsi="Calibri" w:cs="Calibri"/>
          <w:b/>
        </w:rPr>
        <w:t>define</w:t>
      </w:r>
      <w:r w:rsidRPr="00E352EF">
        <w:rPr>
          <w:rFonts w:ascii="Calibri" w:eastAsia="Calibri" w:hAnsi="Calibri" w:cs="Calibri"/>
        </w:rPr>
        <w:t xml:space="preserve"> </w:t>
      </w:r>
      <w:r w:rsidRPr="00E352EF">
        <w:rPr>
          <w:rFonts w:ascii="Calibri" w:eastAsia="Calibri" w:hAnsi="Calibri" w:cs="Calibri"/>
          <w:b/>
        </w:rPr>
        <w:t>Dataset</w:t>
      </w:r>
      <w:r w:rsidRPr="00E352EF">
        <w:rPr>
          <w:rFonts w:ascii="Calibri" w:eastAsia="Calibri" w:hAnsi="Calibri" w:cs="Calibri"/>
        </w:rPr>
        <w:t xml:space="preserve"> d_1( “Dataset with the same structure of dstr_1”, dstr_1)</w:t>
      </w:r>
    </w:p>
    <w:p w14:paraId="455D5309" w14:textId="77777777" w:rsidR="005A2227" w:rsidRPr="00E352EF" w:rsidRDefault="0097053A" w:rsidP="005D22B4">
      <w:pPr>
        <w:jc w:val="both"/>
      </w:pPr>
      <w:r w:rsidRPr="00E352EF">
        <w:rPr>
          <w:rFonts w:ascii="Calibri" w:eastAsia="Calibri" w:hAnsi="Calibri" w:cs="Calibri"/>
        </w:rPr>
        <w:t>dstr_1 is a DataStructure previously defined.</w:t>
      </w:r>
    </w:p>
    <w:p w14:paraId="28476CC4" w14:textId="77777777" w:rsidR="00EA6708" w:rsidRPr="00E352EF" w:rsidRDefault="00EA6708" w:rsidP="005D22B4">
      <w:pPr>
        <w:jc w:val="both"/>
        <w:rPr>
          <w:rFonts w:ascii="Calibri" w:eastAsia="Calibri" w:hAnsi="Calibri" w:cs="Calibri"/>
        </w:rPr>
      </w:pPr>
    </w:p>
    <w:p w14:paraId="572475A4" w14:textId="77777777" w:rsidR="005A2227" w:rsidRPr="00E352EF" w:rsidRDefault="0097053A" w:rsidP="005D22B4">
      <w:pPr>
        <w:jc w:val="both"/>
      </w:pPr>
      <w:r w:rsidRPr="00E352EF">
        <w:rPr>
          <w:rFonts w:ascii="Calibri" w:eastAsia="Calibri" w:hAnsi="Calibri" w:cs="Calibri"/>
        </w:rPr>
        <w:t>2) Definition of a Dataset with an in-line DataStructure definition where scalar types are used.</w:t>
      </w:r>
    </w:p>
    <w:p w14:paraId="2CC1F7A3" w14:textId="77777777" w:rsidR="005A2227" w:rsidRPr="00E352EF" w:rsidRDefault="0097053A" w:rsidP="005D22B4">
      <w:pPr>
        <w:jc w:val="both"/>
      </w:pPr>
      <w:r w:rsidRPr="00E352EF">
        <w:rPr>
          <w:rFonts w:ascii="Calibri" w:eastAsia="Calibri" w:hAnsi="Calibri" w:cs="Calibri"/>
          <w:b/>
        </w:rPr>
        <w:t>define</w:t>
      </w:r>
      <w:r w:rsidRPr="00E352EF">
        <w:rPr>
          <w:rFonts w:ascii="Calibri" w:eastAsia="Calibri" w:hAnsi="Calibri" w:cs="Calibri"/>
        </w:rPr>
        <w:t xml:space="preserve"> </w:t>
      </w:r>
      <w:r w:rsidRPr="00E352EF">
        <w:rPr>
          <w:rFonts w:ascii="Calibri" w:eastAsia="Calibri" w:hAnsi="Calibri" w:cs="Calibri"/>
          <w:b/>
        </w:rPr>
        <w:t>Dataset</w:t>
      </w:r>
      <w:r w:rsidRPr="00E352EF">
        <w:rPr>
          <w:rFonts w:ascii="Calibri" w:eastAsia="Calibri" w:hAnsi="Calibri" w:cs="Calibri"/>
        </w:rPr>
        <w:t xml:space="preserve"> d_1(</w:t>
      </w:r>
    </w:p>
    <w:p w14:paraId="2845E0A3" w14:textId="77777777" w:rsidR="005A2227" w:rsidRPr="00E352EF" w:rsidRDefault="0097053A" w:rsidP="005D22B4">
      <w:pPr>
        <w:jc w:val="both"/>
      </w:pPr>
      <w:r w:rsidRPr="00E352EF">
        <w:tab/>
      </w:r>
      <w:r w:rsidRPr="00E352EF">
        <w:rPr>
          <w:rFonts w:ascii="Calibri" w:eastAsia="Calibri" w:hAnsi="Calibri" w:cs="Calibri"/>
        </w:rPr>
        <w:t xml:space="preserve">string ID </w:t>
      </w:r>
      <w:r w:rsidRPr="00E352EF">
        <w:rPr>
          <w:rFonts w:ascii="Calibri" w:eastAsia="Calibri" w:hAnsi="Calibri" w:cs="Calibri"/>
          <w:b/>
        </w:rPr>
        <w:t>identifier</w:t>
      </w:r>
      <w:r w:rsidRPr="00E352EF">
        <w:rPr>
          <w:rFonts w:ascii="Calibri" w:eastAsia="Calibri" w:hAnsi="Calibri" w:cs="Calibri"/>
        </w:rPr>
        <w:t>;</w:t>
      </w:r>
    </w:p>
    <w:p w14:paraId="1BC79E71" w14:textId="77777777" w:rsidR="005A2227" w:rsidRPr="00E352EF" w:rsidRDefault="0097053A" w:rsidP="005D22B4">
      <w:pPr>
        <w:jc w:val="both"/>
      </w:pPr>
      <w:r w:rsidRPr="00E352EF">
        <w:tab/>
      </w:r>
      <w:r w:rsidRPr="00E352EF">
        <w:rPr>
          <w:rFonts w:ascii="Calibri" w:eastAsia="Calibri" w:hAnsi="Calibri" w:cs="Calibri"/>
        </w:rPr>
        <w:t xml:space="preserve">string NAME </w:t>
      </w:r>
      <w:r w:rsidRPr="00E352EF">
        <w:rPr>
          <w:rFonts w:ascii="Calibri" w:eastAsia="Calibri" w:hAnsi="Calibri" w:cs="Calibri"/>
          <w:b/>
        </w:rPr>
        <w:t>Identifier</w:t>
      </w:r>
      <w:r w:rsidRPr="00E352EF">
        <w:rPr>
          <w:rFonts w:ascii="Calibri" w:eastAsia="Calibri" w:hAnsi="Calibri" w:cs="Calibri"/>
        </w:rPr>
        <w:t>;</w:t>
      </w:r>
    </w:p>
    <w:p w14:paraId="541604A1" w14:textId="77777777" w:rsidR="005A2227" w:rsidRPr="00E352EF" w:rsidRDefault="0097053A" w:rsidP="005D22B4">
      <w:pPr>
        <w:jc w:val="both"/>
      </w:pPr>
      <w:r w:rsidRPr="00E352EF">
        <w:tab/>
      </w:r>
      <w:r w:rsidRPr="00E352EF">
        <w:rPr>
          <w:rFonts w:ascii="Calibri" w:eastAsia="Calibri" w:hAnsi="Calibri" w:cs="Calibri"/>
        </w:rPr>
        <w:t xml:space="preserve">integer AGE </w:t>
      </w:r>
      <w:r w:rsidRPr="00E352EF">
        <w:rPr>
          <w:rFonts w:ascii="Calibri" w:eastAsia="Calibri" w:hAnsi="Calibri" w:cs="Calibri"/>
          <w:b/>
        </w:rPr>
        <w:t>Measure</w:t>
      </w:r>
      <w:r w:rsidRPr="00E352EF">
        <w:rPr>
          <w:rFonts w:ascii="Calibri" w:eastAsia="Calibri" w:hAnsi="Calibri" w:cs="Calibri"/>
        </w:rPr>
        <w:t>;</w:t>
      </w:r>
    </w:p>
    <w:p w14:paraId="6BBC7B70" w14:textId="77777777" w:rsidR="005A2227" w:rsidRPr="00E352EF" w:rsidRDefault="0097053A" w:rsidP="005D22B4">
      <w:pPr>
        <w:jc w:val="both"/>
      </w:pPr>
      <w:r w:rsidRPr="00E352EF">
        <w:rPr>
          <w:rFonts w:ascii="Calibri" w:eastAsia="Calibri" w:hAnsi="Calibri" w:cs="Calibri"/>
        </w:rPr>
        <w:t>)</w:t>
      </w:r>
    </w:p>
    <w:p w14:paraId="4776B698" w14:textId="77777777" w:rsidR="005A2227" w:rsidRPr="00E352EF" w:rsidRDefault="005A2227"/>
    <w:p w14:paraId="3047D0BE" w14:textId="77777777" w:rsidR="005A2227" w:rsidRPr="00E352EF" w:rsidRDefault="0097053A" w:rsidP="00B3632D">
      <w:pPr>
        <w:pStyle w:val="Stile1"/>
        <w:rPr>
          <w:lang w:val="en-GB"/>
        </w:rPr>
      </w:pPr>
      <w:bookmarkStart w:id="97" w:name="_Toc463805718"/>
      <w:bookmarkStart w:id="98" w:name="_Toc464487885"/>
      <w:r w:rsidRPr="00E352EF">
        <w:rPr>
          <w:lang w:val="en-GB"/>
        </w:rPr>
        <w:lastRenderedPageBreak/>
        <w:t>VTL</w:t>
      </w:r>
      <w:r w:rsidR="00EB2324" w:rsidRPr="00E352EF">
        <w:rPr>
          <w:lang w:val="en-GB"/>
        </w:rPr>
        <w:t>-</w:t>
      </w:r>
      <w:r w:rsidRPr="00E352EF">
        <w:rPr>
          <w:lang w:val="en-GB"/>
        </w:rPr>
        <w:t>DL - Rulesets</w:t>
      </w:r>
      <w:bookmarkEnd w:id="97"/>
      <w:bookmarkEnd w:id="98"/>
      <w:r w:rsidRPr="00E352EF">
        <w:rPr>
          <w:lang w:val="en-GB"/>
        </w:rPr>
        <w:tab/>
      </w:r>
    </w:p>
    <w:p w14:paraId="4E1FD59A" w14:textId="3F477CF4" w:rsidR="005A2227" w:rsidRPr="00E352EF" w:rsidRDefault="005A2227">
      <w:pPr>
        <w:rPr>
          <w:rFonts w:ascii="Cambria" w:hAnsi="Cambria"/>
        </w:rPr>
      </w:pPr>
    </w:p>
    <w:p w14:paraId="365240D9" w14:textId="77777777" w:rsidR="001B6402" w:rsidRPr="00E352EF" w:rsidRDefault="001B6402" w:rsidP="001B6402">
      <w:pPr>
        <w:pStyle w:val="Stile3"/>
        <w:rPr>
          <w:lang w:val="en-GB"/>
        </w:rPr>
      </w:pPr>
      <w:bookmarkStart w:id="99" w:name="_Toc464119464"/>
      <w:bookmarkStart w:id="100" w:name="_Toc464487886"/>
      <w:bookmarkStart w:id="101" w:name="_Toc463805719"/>
      <w:r w:rsidRPr="00E352EF">
        <w:rPr>
          <w:lang w:val="en-GB"/>
        </w:rPr>
        <w:t>define datapoint ruleset</w:t>
      </w:r>
      <w:bookmarkEnd w:id="99"/>
      <w:bookmarkEnd w:id="100"/>
      <w:r w:rsidRPr="00E352EF">
        <w:rPr>
          <w:lang w:val="en-GB"/>
        </w:rPr>
        <w:t xml:space="preserve"> </w:t>
      </w:r>
    </w:p>
    <w:p w14:paraId="0C8E9EC0" w14:textId="77777777" w:rsidR="001B6402" w:rsidRPr="00E352EF" w:rsidRDefault="001B6402" w:rsidP="001B6402">
      <w:pPr>
        <w:rPr>
          <w:rFonts w:ascii="Cambria" w:eastAsia="Calibri" w:hAnsi="Cambria" w:cs="Calibri"/>
          <w:i/>
          <w:color w:val="5B9BD5"/>
        </w:rPr>
      </w:pPr>
      <w:r w:rsidRPr="00E352EF">
        <w:rPr>
          <w:rFonts w:ascii="Cambria" w:eastAsia="Calibri" w:hAnsi="Cambria" w:cs="Calibri"/>
          <w:i/>
          <w:color w:val="5B9BD5"/>
        </w:rPr>
        <w:t>Semantics</w:t>
      </w:r>
    </w:p>
    <w:p w14:paraId="566CDE07" w14:textId="24D5F5E8" w:rsidR="001B6402" w:rsidRPr="00E352EF" w:rsidRDefault="001B6402" w:rsidP="001B6402">
      <w:pPr>
        <w:jc w:val="both"/>
        <w:rPr>
          <w:rFonts w:ascii="Cambria" w:hAnsi="Cambria"/>
        </w:rPr>
      </w:pPr>
      <w:r w:rsidRPr="00E352EF">
        <w:rPr>
          <w:rFonts w:ascii="Cambria" w:eastAsia="Calibri" w:hAnsi="Cambria" w:cs="Calibri"/>
          <w:b/>
        </w:rPr>
        <w:t>define datapoint ruleset</w:t>
      </w:r>
      <w:r w:rsidRPr="00E352EF">
        <w:rPr>
          <w:rFonts w:ascii="Cambria" w:eastAsia="Calibri" w:hAnsi="Cambria" w:cs="Calibri"/>
        </w:rPr>
        <w:t xml:space="preserve"> defines a persistent object that contains Rules to be applied to each individual Data Point of a given Dataset</w:t>
      </w:r>
      <w:r w:rsidR="00946CD3" w:rsidRPr="00E352EF">
        <w:rPr>
          <w:rFonts w:ascii="Cambria" w:eastAsia="Calibri" w:hAnsi="Cambria" w:cs="Calibri"/>
        </w:rPr>
        <w:t xml:space="preserve">.  </w:t>
      </w:r>
      <w:r w:rsidRPr="00E352EF">
        <w:rPr>
          <w:rFonts w:ascii="Cambria" w:eastAsia="Calibri" w:hAnsi="Cambria" w:cs="Calibri"/>
        </w:rPr>
        <w:t xml:space="preserve">These rulesets are also called “horizontal” taking into account the tabular representation of a Dataset (considered as a mathematical function), in which each (vertical) column represents a Variable and each (horizontal) row represents a Data Point: these rulesets are applied on individual Data Points (rows), i.e. horizontally on the tabular representation.  </w:t>
      </w:r>
    </w:p>
    <w:p w14:paraId="298E87D0" w14:textId="77777777" w:rsidR="001B6402" w:rsidRPr="00E352EF" w:rsidRDefault="001B6402" w:rsidP="001B6402">
      <w:pPr>
        <w:rPr>
          <w:rFonts w:ascii="Cambria" w:eastAsia="Calibri" w:hAnsi="Cambria" w:cs="Calibri"/>
          <w:color w:val="0000FF"/>
          <w:u w:val="single" w:color="0000FF"/>
        </w:rPr>
      </w:pPr>
    </w:p>
    <w:p w14:paraId="5BFD0529" w14:textId="77777777" w:rsidR="001B6402" w:rsidRPr="00E352EF" w:rsidRDefault="001B6402" w:rsidP="001B6402">
      <w:pPr>
        <w:rPr>
          <w:rFonts w:ascii="Cambria" w:hAnsi="Cambria"/>
        </w:rPr>
      </w:pPr>
    </w:p>
    <w:p w14:paraId="14BBE47E" w14:textId="77777777" w:rsidR="001B6402" w:rsidRPr="00E352EF" w:rsidRDefault="001B6402" w:rsidP="001B6402">
      <w:pPr>
        <w:rPr>
          <w:rFonts w:ascii="Cambria" w:eastAsia="Calibri" w:hAnsi="Cambria" w:cs="Calibri"/>
          <w:i/>
          <w:color w:val="5B9BD5"/>
        </w:rPr>
      </w:pPr>
      <w:r w:rsidRPr="00E352EF">
        <w:rPr>
          <w:rFonts w:ascii="Cambria" w:eastAsia="Calibri" w:hAnsi="Cambria" w:cs="Calibri"/>
          <w:i/>
          <w:color w:val="5B9BD5"/>
        </w:rPr>
        <w:t>Syntax</w:t>
      </w:r>
    </w:p>
    <w:p w14:paraId="07396D26" w14:textId="77777777" w:rsidR="001B6402" w:rsidRPr="00E352EF" w:rsidRDefault="001B6402" w:rsidP="001B6402">
      <w:pPr>
        <w:rPr>
          <w:rFonts w:ascii="Cambria" w:hAnsi="Cambria"/>
        </w:rPr>
      </w:pPr>
      <w:r w:rsidRPr="00E352EF">
        <w:rPr>
          <w:rFonts w:ascii="Cambria" w:eastAsia="Calibri" w:hAnsi="Cambria" w:cs="Calibri"/>
          <w:b/>
        </w:rPr>
        <w:t xml:space="preserve">define datapoint ruleset </w:t>
      </w:r>
      <w:r w:rsidRPr="00E352EF">
        <w:rPr>
          <w:rFonts w:ascii="Cambria" w:eastAsia="Calibri" w:hAnsi="Cambria" w:cs="Calibri"/>
          <w:i/>
        </w:rPr>
        <w:t>rulesetId</w:t>
      </w:r>
      <w:r w:rsidRPr="00E352EF">
        <w:rPr>
          <w:rFonts w:ascii="Cambria" w:eastAsia="Calibri" w:hAnsi="Cambria" w:cs="Calibri"/>
          <w:b/>
        </w:rPr>
        <w:t xml:space="preserve">  ( </w:t>
      </w:r>
      <w:r w:rsidRPr="00E352EF">
        <w:rPr>
          <w:rFonts w:ascii="Cambria" w:eastAsia="Calibri" w:hAnsi="Cambria" w:cs="Calibri"/>
          <w:i/>
        </w:rPr>
        <w:t xml:space="preserve">RulesetSignature </w:t>
      </w:r>
      <w:r w:rsidRPr="00E352EF">
        <w:rPr>
          <w:rFonts w:ascii="Cambria" w:eastAsia="Calibri" w:hAnsi="Cambria" w:cs="Calibri"/>
          <w:b/>
        </w:rPr>
        <w:t>) is</w:t>
      </w:r>
    </w:p>
    <w:p w14:paraId="411D0732" w14:textId="75C096DF" w:rsidR="001B6402" w:rsidRPr="00E352EF" w:rsidRDefault="001B6402" w:rsidP="001B6402">
      <w:pPr>
        <w:ind w:firstLine="706"/>
      </w:pPr>
      <w:del w:id="102" w:author="Laura Viignola" w:date="2017-05-10T18:18:00Z">
        <w:r w:rsidRPr="00E352EF" w:rsidDel="00AC5A51">
          <w:rPr>
            <w:rFonts w:eastAsia="Calibri"/>
          </w:rPr>
          <w:delText xml:space="preserve">{ </w:delText>
        </w:r>
      </w:del>
      <w:r w:rsidRPr="00E352EF">
        <w:rPr>
          <w:rFonts w:eastAsia="Calibri"/>
          <w:i/>
        </w:rPr>
        <w:t>Rule</w:t>
      </w:r>
      <w:r w:rsidRPr="00E352EF">
        <w:rPr>
          <w:rFonts w:eastAsia="Calibri"/>
        </w:rPr>
        <w:t xml:space="preserve"> </w:t>
      </w:r>
      <w:del w:id="103" w:author="Laura Viignola" w:date="2017-05-10T18:18:00Z">
        <w:r w:rsidRPr="00E352EF" w:rsidDel="00AC5A51">
          <w:rPr>
            <w:rFonts w:eastAsia="Calibri"/>
          </w:rPr>
          <w:delText>}</w:delText>
        </w:r>
      </w:del>
      <w:r w:rsidRPr="00E352EF">
        <w:rPr>
          <w:rFonts w:eastAsia="Calibri"/>
        </w:rPr>
        <w:t xml:space="preserve"> { ; </w:t>
      </w:r>
      <w:r w:rsidRPr="00E352EF">
        <w:rPr>
          <w:rFonts w:eastAsia="Calibri"/>
          <w:i/>
        </w:rPr>
        <w:t>Rule</w:t>
      </w:r>
      <w:r w:rsidRPr="00E352EF">
        <w:rPr>
          <w:rFonts w:eastAsia="Calibri"/>
        </w:rPr>
        <w:t>}*</w:t>
      </w:r>
    </w:p>
    <w:p w14:paraId="11A9F271" w14:textId="77777777" w:rsidR="001B6402" w:rsidRPr="00E352EF" w:rsidRDefault="001B6402" w:rsidP="00532B1C">
      <w:pPr>
        <w:jc w:val="both"/>
        <w:rPr>
          <w:rFonts w:ascii="Cambria" w:hAnsi="Cambria"/>
        </w:rPr>
      </w:pPr>
      <w:r w:rsidRPr="00E352EF">
        <w:rPr>
          <w:rFonts w:ascii="Cambria" w:eastAsia="Calibri" w:hAnsi="Cambria" w:cs="Calibri"/>
          <w:b/>
        </w:rPr>
        <w:t>end</w:t>
      </w:r>
      <w:r w:rsidRPr="00E352EF">
        <w:rPr>
          <w:rFonts w:ascii="Cambria" w:eastAsia="Calibri" w:hAnsi="Cambria" w:cs="Calibri"/>
        </w:rPr>
        <w:t xml:space="preserve"> </w:t>
      </w:r>
      <w:r w:rsidRPr="00E352EF">
        <w:rPr>
          <w:rFonts w:ascii="Cambria" w:eastAsia="Calibri" w:hAnsi="Cambria" w:cs="Calibri"/>
          <w:b/>
        </w:rPr>
        <w:t>datapoint ruleset</w:t>
      </w:r>
      <w:r w:rsidRPr="00E352EF">
        <w:rPr>
          <w:rFonts w:ascii="Cambria" w:eastAsia="Calibri" w:hAnsi="Cambria" w:cs="Calibri"/>
        </w:rPr>
        <w:t xml:space="preserve"> </w:t>
      </w:r>
    </w:p>
    <w:p w14:paraId="3FC69465" w14:textId="77777777" w:rsidR="001B6402" w:rsidRPr="00E352EF" w:rsidRDefault="001B6402" w:rsidP="001B6402">
      <w:pPr>
        <w:rPr>
          <w:rFonts w:asciiTheme="majorHAnsi" w:hAnsiTheme="majorHAnsi"/>
          <w:i/>
        </w:rPr>
      </w:pPr>
      <w:r w:rsidRPr="00E352EF">
        <w:rPr>
          <w:rFonts w:asciiTheme="majorHAnsi" w:eastAsia="Calibri" w:hAnsiTheme="majorHAnsi"/>
          <w:i/>
        </w:rPr>
        <w:t>Rule</w:t>
      </w:r>
    </w:p>
    <w:p w14:paraId="4037BB23" w14:textId="77777777" w:rsidR="001B6402" w:rsidRPr="00E352EF" w:rsidRDefault="001B6402" w:rsidP="001B6402">
      <w:pPr>
        <w:ind w:firstLine="706"/>
        <w:rPr>
          <w:rFonts w:ascii="Cambria" w:hAnsi="Cambria"/>
        </w:rPr>
      </w:pPr>
      <w:r w:rsidRPr="00E352EF">
        <w:rPr>
          <w:rFonts w:ascii="Cambria" w:eastAsia="Calibri" w:hAnsi="Cambria" w:cs="Calibri"/>
        </w:rPr>
        <w:t>::=</w:t>
      </w:r>
      <w:r w:rsidR="00CA4D5A" w:rsidRPr="00E352EF">
        <w:rPr>
          <w:rFonts w:ascii="Cambria" w:eastAsia="Calibri" w:hAnsi="Cambria" w:cs="Calibri"/>
        </w:rPr>
        <w:t>{</w:t>
      </w:r>
      <w:r w:rsidRPr="00E352EF">
        <w:rPr>
          <w:rFonts w:ascii="Cambria" w:eastAsia="Calibri" w:hAnsi="Cambria" w:cs="Calibri"/>
        </w:rPr>
        <w:t xml:space="preserve"> </w:t>
      </w:r>
      <w:r w:rsidRPr="00E352EF">
        <w:rPr>
          <w:rFonts w:ascii="Cambria" w:eastAsia="Calibri" w:hAnsi="Cambria" w:cs="Calibri"/>
          <w:i/>
        </w:rPr>
        <w:t>ruleId</w:t>
      </w:r>
      <w:r w:rsidRPr="00E352EF">
        <w:rPr>
          <w:rFonts w:ascii="Cambria" w:eastAsia="Calibri" w:hAnsi="Cambria" w:cs="Calibri"/>
        </w:rPr>
        <w:t>:</w:t>
      </w:r>
      <w:r w:rsidR="00CA4D5A" w:rsidRPr="00E352EF">
        <w:rPr>
          <w:rFonts w:ascii="Cambria" w:eastAsia="Calibri" w:hAnsi="Cambria" w:cs="Calibri"/>
        </w:rPr>
        <w:t>}</w:t>
      </w:r>
      <w:r w:rsidRPr="00E352EF">
        <w:rPr>
          <w:rFonts w:ascii="Cambria" w:eastAsia="Calibri" w:hAnsi="Cambria" w:cs="Calibri"/>
        </w:rPr>
        <w:t xml:space="preserve"> { </w:t>
      </w:r>
      <w:r w:rsidRPr="00E352EF">
        <w:rPr>
          <w:rFonts w:ascii="Cambria" w:eastAsia="Calibri" w:hAnsi="Cambria" w:cs="Calibri"/>
          <w:b/>
        </w:rPr>
        <w:t xml:space="preserve">when </w:t>
      </w:r>
      <w:r w:rsidRPr="00E352EF">
        <w:rPr>
          <w:rFonts w:ascii="Cambria" w:eastAsia="Calibri" w:hAnsi="Cambria" w:cs="Calibri"/>
          <w:i/>
        </w:rPr>
        <w:t xml:space="preserve">antecedentCondition </w:t>
      </w:r>
      <w:r w:rsidRPr="00E352EF">
        <w:rPr>
          <w:rFonts w:ascii="Cambria" w:eastAsia="Calibri" w:hAnsi="Cambria" w:cs="Calibri"/>
          <w:b/>
        </w:rPr>
        <w:t xml:space="preserve">then </w:t>
      </w:r>
      <w:r w:rsidRPr="00E352EF">
        <w:rPr>
          <w:rFonts w:ascii="Cambria" w:eastAsia="Calibri" w:hAnsi="Cambria" w:cs="Calibri"/>
        </w:rPr>
        <w:t xml:space="preserve">} </w:t>
      </w:r>
      <w:r w:rsidRPr="00E352EF">
        <w:rPr>
          <w:rFonts w:ascii="Cambria" w:eastAsia="Calibri" w:hAnsi="Cambria" w:cs="Calibri"/>
          <w:i/>
        </w:rPr>
        <w:t>consequentCondition</w:t>
      </w:r>
    </w:p>
    <w:p w14:paraId="3512FC64" w14:textId="77777777" w:rsidR="001B6402" w:rsidRPr="00E352EF" w:rsidRDefault="001B6402" w:rsidP="001B6402">
      <w:pPr>
        <w:ind w:firstLine="706"/>
        <w:rPr>
          <w:rFonts w:ascii="Cambria" w:hAnsi="Cambria"/>
        </w:rPr>
      </w:pPr>
      <w:r w:rsidRPr="00E352EF">
        <w:rPr>
          <w:rFonts w:ascii="Cambria" w:eastAsia="Calibri" w:hAnsi="Cambria" w:cs="Calibri"/>
        </w:rPr>
        <w:t xml:space="preserve">{ </w:t>
      </w:r>
      <w:r w:rsidRPr="00E352EF">
        <w:rPr>
          <w:rFonts w:ascii="Cambria" w:eastAsia="Calibri" w:hAnsi="Cambria" w:cs="Calibri"/>
          <w:b/>
        </w:rPr>
        <w:t xml:space="preserve">errorcode ( </w:t>
      </w:r>
      <w:r w:rsidRPr="00E352EF">
        <w:rPr>
          <w:rFonts w:ascii="Cambria" w:eastAsia="Calibri" w:hAnsi="Cambria" w:cs="Calibri"/>
          <w:i/>
        </w:rPr>
        <w:t xml:space="preserve">errorCode </w:t>
      </w:r>
      <w:r w:rsidRPr="00E352EF">
        <w:rPr>
          <w:rFonts w:ascii="Cambria" w:eastAsia="Calibri" w:hAnsi="Cambria" w:cs="Calibri"/>
          <w:b/>
        </w:rPr>
        <w:t xml:space="preserve">) </w:t>
      </w:r>
      <w:r w:rsidRPr="00E352EF">
        <w:rPr>
          <w:rFonts w:ascii="Cambria" w:eastAsia="Calibri" w:hAnsi="Cambria" w:cs="Calibri"/>
        </w:rPr>
        <w:t>}</w:t>
      </w:r>
    </w:p>
    <w:p w14:paraId="34695787" w14:textId="77777777" w:rsidR="001B6402" w:rsidRPr="00E352EF" w:rsidRDefault="001B6402" w:rsidP="001B6402">
      <w:pPr>
        <w:ind w:firstLine="706"/>
        <w:rPr>
          <w:rFonts w:ascii="Cambria" w:eastAsia="Calibri" w:hAnsi="Cambria" w:cs="Calibri"/>
        </w:rPr>
      </w:pPr>
      <w:r w:rsidRPr="00E352EF">
        <w:rPr>
          <w:rFonts w:ascii="Cambria" w:eastAsia="Calibri" w:hAnsi="Cambria" w:cs="Calibri"/>
        </w:rPr>
        <w:t>{</w:t>
      </w:r>
      <w:r w:rsidRPr="00E352EF">
        <w:rPr>
          <w:rFonts w:ascii="Cambria" w:eastAsia="Calibri" w:hAnsi="Cambria" w:cs="Calibri"/>
          <w:b/>
        </w:rPr>
        <w:t xml:space="preserve"> errorlevel  ( </w:t>
      </w:r>
      <w:r w:rsidRPr="00E352EF">
        <w:rPr>
          <w:rFonts w:ascii="Cambria" w:eastAsia="Calibri" w:hAnsi="Cambria" w:cs="Calibri"/>
          <w:i/>
        </w:rPr>
        <w:t xml:space="preserve">errorLevel </w:t>
      </w:r>
      <w:r w:rsidRPr="00E352EF">
        <w:rPr>
          <w:rFonts w:ascii="Cambria" w:eastAsia="Calibri" w:hAnsi="Cambria" w:cs="Calibri"/>
          <w:b/>
        </w:rPr>
        <w:t xml:space="preserve">) </w:t>
      </w:r>
      <w:r w:rsidRPr="00E352EF">
        <w:rPr>
          <w:rFonts w:ascii="Cambria" w:eastAsia="Calibri" w:hAnsi="Cambria" w:cs="Calibri"/>
        </w:rPr>
        <w:t>}</w:t>
      </w:r>
    </w:p>
    <w:p w14:paraId="484FAFA8" w14:textId="77777777" w:rsidR="001B6402" w:rsidRPr="00E352EF" w:rsidRDefault="001B6402" w:rsidP="001B6402">
      <w:pPr>
        <w:rPr>
          <w:rFonts w:ascii="Cambria" w:eastAsia="Calibri" w:hAnsi="Cambria" w:cs="Calibri"/>
          <w:i/>
        </w:rPr>
      </w:pPr>
      <w:r w:rsidRPr="00E352EF">
        <w:rPr>
          <w:rFonts w:ascii="Cambria" w:eastAsia="Calibri" w:hAnsi="Cambria" w:cs="Calibri"/>
          <w:i/>
        </w:rPr>
        <w:t>RulesetSignature</w:t>
      </w:r>
    </w:p>
    <w:p w14:paraId="3412A32A" w14:textId="77777777" w:rsidR="001B6402" w:rsidRPr="00E352EF" w:rsidRDefault="001B6402" w:rsidP="001B6402">
      <w:pPr>
        <w:rPr>
          <w:rFonts w:ascii="Cambria" w:eastAsia="Calibri" w:hAnsi="Cambria" w:cs="Calibri"/>
        </w:rPr>
      </w:pPr>
      <w:r w:rsidRPr="00E352EF">
        <w:rPr>
          <w:rFonts w:ascii="Cambria" w:eastAsia="Calibri" w:hAnsi="Cambria" w:cs="Calibri"/>
        </w:rPr>
        <w:tab/>
        <w:t xml:space="preserve">::= </w:t>
      </w:r>
      <w:r w:rsidRPr="00E352EF">
        <w:rPr>
          <w:rFonts w:ascii="Cambria" w:eastAsia="Calibri" w:hAnsi="Cambria" w:cs="Calibri"/>
          <w:i/>
        </w:rPr>
        <w:t>variable-signature</w:t>
      </w:r>
      <w:r w:rsidRPr="00E352EF">
        <w:rPr>
          <w:rFonts w:ascii="Cambria" w:eastAsia="Calibri" w:hAnsi="Cambria" w:cs="Calibri"/>
        </w:rPr>
        <w:t xml:space="preserve"> {, </w:t>
      </w:r>
      <w:r w:rsidRPr="00E352EF">
        <w:rPr>
          <w:rFonts w:ascii="Cambria" w:eastAsia="Calibri" w:hAnsi="Cambria" w:cs="Calibri"/>
          <w:i/>
        </w:rPr>
        <w:t>variable-signature</w:t>
      </w:r>
      <w:r w:rsidRPr="00E352EF">
        <w:rPr>
          <w:rFonts w:ascii="Cambria" w:eastAsia="Calibri" w:hAnsi="Cambria" w:cs="Calibri"/>
        </w:rPr>
        <w:t>}*</w:t>
      </w:r>
    </w:p>
    <w:p w14:paraId="4A0A41A6" w14:textId="77777777" w:rsidR="001B6402" w:rsidRPr="00E352EF" w:rsidRDefault="001B6402" w:rsidP="001B6402">
      <w:pPr>
        <w:jc w:val="both"/>
        <w:rPr>
          <w:rFonts w:ascii="Cambria" w:eastAsia="Calibri" w:hAnsi="Cambria" w:cs="Calibri"/>
        </w:rPr>
      </w:pPr>
      <w:r w:rsidRPr="00E352EF">
        <w:rPr>
          <w:rFonts w:ascii="Cambria" w:eastAsia="Calibri" w:hAnsi="Cambria" w:cs="Calibri"/>
          <w:i/>
        </w:rPr>
        <w:t>variable-signature</w:t>
      </w:r>
      <w:r w:rsidRPr="00E352EF">
        <w:rPr>
          <w:rFonts w:ascii="Cambria" w:eastAsia="Calibri" w:hAnsi="Cambria" w:cs="Calibri"/>
        </w:rPr>
        <w:t xml:space="preserve"> </w:t>
      </w:r>
    </w:p>
    <w:p w14:paraId="06854A69" w14:textId="77777777" w:rsidR="001B6402" w:rsidRPr="00E352EF" w:rsidRDefault="001B6402" w:rsidP="001B6402">
      <w:pPr>
        <w:ind w:firstLine="706"/>
        <w:jc w:val="both"/>
        <w:rPr>
          <w:rFonts w:ascii="Cambria" w:hAnsi="Cambria"/>
        </w:rPr>
      </w:pPr>
      <w:r w:rsidRPr="00E352EF">
        <w:rPr>
          <w:rFonts w:ascii="Cambria" w:eastAsia="Calibri" w:hAnsi="Cambria" w:cs="Calibri"/>
        </w:rPr>
        <w:t xml:space="preserve">::= </w:t>
      </w:r>
      <w:r w:rsidRPr="00E352EF">
        <w:rPr>
          <w:rFonts w:ascii="Cambria" w:eastAsia="Calibri" w:hAnsi="Cambria" w:cs="Calibri"/>
          <w:i/>
        </w:rPr>
        <w:t>variable-ref</w:t>
      </w:r>
      <w:r w:rsidRPr="00E352EF">
        <w:rPr>
          <w:rFonts w:ascii="Cambria" w:eastAsia="Calibri" w:hAnsi="Cambria" w:cs="Calibri"/>
        </w:rPr>
        <w:t xml:space="preserve"> {</w:t>
      </w:r>
      <w:r w:rsidRPr="00E352EF">
        <w:rPr>
          <w:rFonts w:ascii="Cambria" w:eastAsia="Calibri" w:hAnsi="Cambria" w:cs="Calibri"/>
          <w:b/>
        </w:rPr>
        <w:t>as</w:t>
      </w:r>
      <w:r w:rsidRPr="00E352EF">
        <w:rPr>
          <w:rFonts w:ascii="Cambria" w:eastAsia="Calibri" w:hAnsi="Cambria" w:cs="Calibri"/>
        </w:rPr>
        <w:t xml:space="preserve"> </w:t>
      </w:r>
      <w:r w:rsidRPr="00E352EF">
        <w:rPr>
          <w:rFonts w:ascii="Cambria" w:eastAsia="Calibri" w:hAnsi="Cambria" w:cs="Calibri"/>
          <w:i/>
        </w:rPr>
        <w:t>constant-string</w:t>
      </w:r>
      <w:r w:rsidRPr="00E352EF">
        <w:rPr>
          <w:rFonts w:ascii="Cambria" w:eastAsia="Calibri" w:hAnsi="Cambria" w:cs="Calibri"/>
        </w:rPr>
        <w:t>}?</w:t>
      </w:r>
    </w:p>
    <w:p w14:paraId="42844E19" w14:textId="77777777" w:rsidR="001B6402" w:rsidRPr="00E352EF" w:rsidRDefault="001B6402" w:rsidP="001B6402">
      <w:pPr>
        <w:rPr>
          <w:rFonts w:ascii="Cambria" w:eastAsia="Calibri" w:hAnsi="Cambria" w:cs="Calibri"/>
        </w:rPr>
      </w:pPr>
    </w:p>
    <w:p w14:paraId="68B4F882" w14:textId="77777777" w:rsidR="001B6402" w:rsidRPr="00E352EF" w:rsidRDefault="001B6402" w:rsidP="001B6402">
      <w:pPr>
        <w:rPr>
          <w:rFonts w:ascii="Cambria" w:eastAsia="Calibri" w:hAnsi="Cambria" w:cs="Calibri"/>
          <w:i/>
          <w:color w:val="5B9BD5"/>
        </w:rPr>
      </w:pPr>
      <w:r w:rsidRPr="00E352EF">
        <w:rPr>
          <w:rFonts w:ascii="Cambria" w:eastAsia="Calibri" w:hAnsi="Cambria" w:cs="Calibri"/>
          <w:i/>
          <w:color w:val="5B9BD5"/>
        </w:rPr>
        <w:t>Parameters</w:t>
      </w:r>
    </w:p>
    <w:p w14:paraId="01AE94DB" w14:textId="77777777" w:rsidR="001B6402" w:rsidRPr="00E352EF" w:rsidRDefault="001B6402" w:rsidP="001B6402">
      <w:pPr>
        <w:jc w:val="both"/>
        <w:rPr>
          <w:rFonts w:ascii="Cambria" w:hAnsi="Cambria"/>
        </w:rPr>
      </w:pPr>
      <w:r w:rsidRPr="00E352EF">
        <w:rPr>
          <w:rFonts w:ascii="Cambria" w:eastAsia="Calibri" w:hAnsi="Cambria" w:cs="Calibri"/>
          <w:i/>
        </w:rPr>
        <w:t>rulesetId</w:t>
      </w:r>
      <w:r w:rsidRPr="00E352EF">
        <w:rPr>
          <w:rFonts w:ascii="Cambria" w:eastAsia="Calibri" w:hAnsi="Cambria" w:cs="Calibri"/>
        </w:rPr>
        <w:t xml:space="preserve"> : identifier</w:t>
      </w:r>
    </w:p>
    <w:p w14:paraId="2191522E" w14:textId="77777777" w:rsidR="001B6402" w:rsidRPr="00E352EF" w:rsidRDefault="001B6402" w:rsidP="001B6402">
      <w:pPr>
        <w:jc w:val="both"/>
        <w:rPr>
          <w:rFonts w:ascii="Cambria" w:hAnsi="Cambria"/>
        </w:rPr>
      </w:pPr>
      <w:r w:rsidRPr="00E352EF">
        <w:rPr>
          <w:rFonts w:ascii="Cambria" w:eastAsia="Calibri" w:hAnsi="Cambria" w:cs="Calibri"/>
          <w:i/>
        </w:rPr>
        <w:t>ruleId</w:t>
      </w:r>
      <w:r w:rsidRPr="00E352EF">
        <w:rPr>
          <w:rFonts w:ascii="Cambria" w:eastAsia="Calibri" w:hAnsi="Cambria" w:cs="Calibri"/>
        </w:rPr>
        <w:t xml:space="preserve"> : identifier</w:t>
      </w:r>
    </w:p>
    <w:p w14:paraId="5F0A602A" w14:textId="77777777" w:rsidR="001B6402" w:rsidRPr="00E352EF" w:rsidRDefault="001B6402" w:rsidP="001B6402">
      <w:pPr>
        <w:jc w:val="both"/>
        <w:rPr>
          <w:rFonts w:ascii="Cambria" w:hAnsi="Cambria"/>
        </w:rPr>
      </w:pPr>
      <w:r w:rsidRPr="00E352EF">
        <w:rPr>
          <w:rFonts w:ascii="Cambria" w:eastAsia="Calibri" w:hAnsi="Cambria" w:cs="Calibri"/>
          <w:i/>
        </w:rPr>
        <w:t>antecedentCondition</w:t>
      </w:r>
      <w:r w:rsidRPr="00E352EF">
        <w:rPr>
          <w:rFonts w:ascii="Cambria" w:eastAsia="Calibri" w:hAnsi="Cambria" w:cs="Calibri"/>
        </w:rPr>
        <w:t xml:space="preserve"> : Boolean-scalar-expression</w:t>
      </w:r>
    </w:p>
    <w:p w14:paraId="2C18179B" w14:textId="77777777" w:rsidR="001B6402" w:rsidRPr="00E352EF" w:rsidRDefault="001B6402" w:rsidP="001B6402">
      <w:pPr>
        <w:jc w:val="both"/>
        <w:rPr>
          <w:rFonts w:ascii="Cambria" w:hAnsi="Cambria"/>
        </w:rPr>
      </w:pPr>
      <w:r w:rsidRPr="00E352EF">
        <w:rPr>
          <w:rFonts w:ascii="Cambria" w:eastAsia="Calibri" w:hAnsi="Cambria" w:cs="Calibri"/>
          <w:i/>
        </w:rPr>
        <w:t>consequentCondition</w:t>
      </w:r>
      <w:r w:rsidRPr="00E352EF">
        <w:rPr>
          <w:rFonts w:ascii="Cambria" w:eastAsia="Calibri" w:hAnsi="Cambria" w:cs="Calibri"/>
        </w:rPr>
        <w:t xml:space="preserve"> : Boolean-scalar-expression</w:t>
      </w:r>
    </w:p>
    <w:p w14:paraId="334E61D0" w14:textId="77777777" w:rsidR="001B6402" w:rsidRPr="00E352EF" w:rsidRDefault="001B6402" w:rsidP="001B6402">
      <w:pPr>
        <w:jc w:val="both"/>
        <w:rPr>
          <w:rFonts w:ascii="Cambria" w:hAnsi="Cambria"/>
        </w:rPr>
      </w:pPr>
      <w:r w:rsidRPr="00E352EF">
        <w:rPr>
          <w:rFonts w:ascii="Cambria" w:eastAsia="Calibri" w:hAnsi="Cambria" w:cs="Calibri"/>
          <w:i/>
        </w:rPr>
        <w:t xml:space="preserve">errorCode </w:t>
      </w:r>
      <w:r w:rsidRPr="00E352EF">
        <w:rPr>
          <w:rFonts w:ascii="Cambria" w:eastAsia="Calibri" w:hAnsi="Cambria" w:cs="Calibri"/>
        </w:rPr>
        <w:t>: string</w:t>
      </w:r>
    </w:p>
    <w:p w14:paraId="610B2D7F" w14:textId="77777777" w:rsidR="001B6402" w:rsidRPr="00E352EF" w:rsidRDefault="001B6402" w:rsidP="001B6402">
      <w:pPr>
        <w:jc w:val="both"/>
        <w:rPr>
          <w:rFonts w:ascii="Cambria" w:eastAsia="Calibri" w:hAnsi="Cambria" w:cs="Calibri"/>
        </w:rPr>
      </w:pPr>
      <w:r w:rsidRPr="00E352EF">
        <w:rPr>
          <w:rFonts w:ascii="Cambria" w:eastAsia="Calibri" w:hAnsi="Cambria" w:cs="Calibri"/>
          <w:i/>
        </w:rPr>
        <w:t>errorLevel</w:t>
      </w:r>
      <w:r w:rsidRPr="00E352EF">
        <w:rPr>
          <w:rFonts w:ascii="Cambria" w:eastAsia="Calibri" w:hAnsi="Cambria" w:cs="Calibri"/>
        </w:rPr>
        <w:t>: integer-literal</w:t>
      </w:r>
    </w:p>
    <w:p w14:paraId="04DD3F2D" w14:textId="77777777" w:rsidR="001B6402" w:rsidRPr="00E352EF" w:rsidRDefault="001B6402" w:rsidP="001B6402">
      <w:pPr>
        <w:jc w:val="both"/>
        <w:rPr>
          <w:rFonts w:ascii="Cambria" w:hAnsi="Cambria"/>
        </w:rPr>
      </w:pPr>
      <w:r w:rsidRPr="00E352EF">
        <w:rPr>
          <w:rFonts w:ascii="Cambria" w:eastAsia="Calibri" w:hAnsi="Cambria" w:cs="Calibri"/>
          <w:i/>
        </w:rPr>
        <w:t>constant-string</w:t>
      </w:r>
      <w:r w:rsidRPr="00E352EF">
        <w:rPr>
          <w:rFonts w:ascii="Cambria" w:eastAsia="Calibri" w:hAnsi="Cambria" w:cs="Calibri"/>
        </w:rPr>
        <w:t>: string</w:t>
      </w:r>
    </w:p>
    <w:p w14:paraId="36CD5340" w14:textId="77777777" w:rsidR="001B6402" w:rsidRPr="00E352EF" w:rsidRDefault="001B6402" w:rsidP="001B6402">
      <w:pPr>
        <w:jc w:val="both"/>
        <w:rPr>
          <w:rFonts w:ascii="Cambria" w:hAnsi="Cambria"/>
        </w:rPr>
      </w:pPr>
    </w:p>
    <w:p w14:paraId="7DFF9709"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rulesetId</w:t>
      </w:r>
      <w:r w:rsidRPr="00E352EF">
        <w:rPr>
          <w:rFonts w:ascii="Cambria" w:eastAsia="Calibri" w:hAnsi="Cambria" w:cs="Calibri"/>
        </w:rPr>
        <w:t xml:space="preserve"> –  the identifier of </w:t>
      </w:r>
      <w:r w:rsidR="00CA4D5A" w:rsidRPr="00E352EF">
        <w:rPr>
          <w:rFonts w:ascii="Cambria" w:eastAsia="Calibri" w:hAnsi="Cambria" w:cs="Calibri"/>
        </w:rPr>
        <w:t xml:space="preserve">the </w:t>
      </w:r>
      <w:r w:rsidRPr="00E352EF">
        <w:rPr>
          <w:rFonts w:ascii="Cambria" w:eastAsia="Calibri" w:hAnsi="Cambria" w:cs="Calibri"/>
        </w:rPr>
        <w:t>datapoint ruleset to be defined.</w:t>
      </w:r>
    </w:p>
    <w:p w14:paraId="51523DD6"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rulesetSignature</w:t>
      </w:r>
      <w:r w:rsidRPr="00E352EF">
        <w:rPr>
          <w:rFonts w:ascii="Cambria" w:eastAsia="Calibri" w:hAnsi="Cambria" w:cs="Calibri"/>
        </w:rPr>
        <w:t xml:space="preserve"> –  the signature of the Ruleset. It specifies the Represented Variables (see the information model) on which the Ruleset is defined. </w:t>
      </w:r>
    </w:p>
    <w:p w14:paraId="5B1B2776" w14:textId="72ECE1A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variable</w:t>
      </w:r>
      <w:r w:rsidRPr="00E352EF">
        <w:rPr>
          <w:rFonts w:ascii="Cambria" w:hAnsi="Cambria"/>
          <w:i/>
        </w:rPr>
        <w:t>-signature</w:t>
      </w:r>
      <w:r w:rsidRPr="00E352EF">
        <w:t xml:space="preserve"> – </w:t>
      </w:r>
      <w:r w:rsidR="00CA4D5A" w:rsidRPr="00E352EF">
        <w:t>i</w:t>
      </w:r>
      <w:r w:rsidRPr="00E352EF">
        <w:t xml:space="preserve">t specifies a single Represented Variable on which the Ruleset is defined </w:t>
      </w:r>
    </w:p>
    <w:p w14:paraId="3BC5C936"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variable-ref</w:t>
      </w:r>
      <w:r w:rsidRPr="00E352EF">
        <w:rPr>
          <w:rFonts w:ascii="Cambria" w:eastAsia="Calibri" w:hAnsi="Cambria" w:cs="Calibri"/>
        </w:rPr>
        <w:t xml:space="preserve"> - the reference to a Variable on which the Ruleset is defined. The Variable name can be aliased for the sake of compactness in writing the Rules. If the alias is not specified, the complete name of the Variable must be used in the body of the rules.</w:t>
      </w:r>
    </w:p>
    <w:p w14:paraId="2DC4F350"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rule</w:t>
      </w:r>
      <w:r w:rsidRPr="00E352EF">
        <w:rPr>
          <w:rFonts w:ascii="Cambria" w:eastAsia="Calibri" w:hAnsi="Cambria" w:cs="Calibri"/>
        </w:rPr>
        <w:t xml:space="preserve"> – the complete specification of a single rule, as defined in the following parameters.</w:t>
      </w:r>
    </w:p>
    <w:p w14:paraId="77B6FD9B"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ruleId</w:t>
      </w:r>
      <w:r w:rsidRPr="00E352EF">
        <w:rPr>
          <w:rFonts w:ascii="Cambria" w:eastAsia="Calibri" w:hAnsi="Cambria" w:cs="Calibri"/>
        </w:rPr>
        <w:t xml:space="preserve"> –  the identifier of the specific rule within the Ruleset. The </w:t>
      </w:r>
      <w:r w:rsidRPr="00E352EF">
        <w:rPr>
          <w:rFonts w:ascii="Cambria" w:eastAsia="Calibri" w:hAnsi="Cambria" w:cs="Calibri"/>
          <w:i/>
        </w:rPr>
        <w:t>ruleId</w:t>
      </w:r>
      <w:r w:rsidRPr="00E352EF">
        <w:rPr>
          <w:rFonts w:ascii="Cambria" w:eastAsia="Calibri" w:hAnsi="Cambria" w:cs="Calibri"/>
        </w:rPr>
        <w:t xml:space="preserve"> is optional and, if not specified, is assumed to be the progressive order number of the Rule in the Ruleset (please note that this practice may cause changes of the rule identifiers in case the Ruleset is maintained, e.g. if new rules are added or existing rules are deleted) </w:t>
      </w:r>
    </w:p>
    <w:p w14:paraId="422C1054"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antecedentCondition</w:t>
      </w:r>
      <w:r w:rsidRPr="00E352EF">
        <w:rPr>
          <w:rFonts w:ascii="Cambria" w:eastAsia="Calibri" w:hAnsi="Cambria" w:cs="Calibri"/>
        </w:rPr>
        <w:t xml:space="preserve"> -  a Boolean scalar expression. It can contain references to the Variables declared for this Ruleset and Constants. All the Component level operators are allowed. </w:t>
      </w:r>
    </w:p>
    <w:p w14:paraId="2F7B4B72"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consequentCondition</w:t>
      </w:r>
      <w:r w:rsidRPr="00E352EF">
        <w:rPr>
          <w:rFonts w:ascii="Cambria" w:eastAsia="Calibri" w:hAnsi="Cambria" w:cs="Calibri"/>
        </w:rPr>
        <w:t xml:space="preserve"> -  a Boolean scalar expression. It is evaluated when the </w:t>
      </w:r>
      <w:r w:rsidRPr="00E352EF">
        <w:rPr>
          <w:rFonts w:ascii="Cambria" w:eastAsia="Calibri" w:hAnsi="Cambria" w:cs="Calibri"/>
          <w:i/>
        </w:rPr>
        <w:t>antecedentCondition</w:t>
      </w:r>
      <w:r w:rsidRPr="00E352EF">
        <w:rPr>
          <w:rFonts w:ascii="Cambria" w:eastAsia="Calibri" w:hAnsi="Cambria" w:cs="Calibri"/>
        </w:rPr>
        <w:t xml:space="preserve"> evaluates to true (missing antecedent conditions are assumed as true). It can contain references to the Variables declared for this Ruleset and Constants. All the Component level operators are allowed.</w:t>
      </w:r>
    </w:p>
    <w:p w14:paraId="280A2198"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errorCode</w:t>
      </w:r>
      <w:r w:rsidRPr="00E352EF">
        <w:rPr>
          <w:rFonts w:ascii="Cambria" w:eastAsia="Calibri" w:hAnsi="Cambria" w:cs="Calibri"/>
        </w:rPr>
        <w:t xml:space="preserve"> – a string denoting the error code associated to the rule, respecting VTL conventions, in case the rule is used for validation.</w:t>
      </w:r>
    </w:p>
    <w:p w14:paraId="27B77B25"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errorLevel</w:t>
      </w:r>
      <w:r w:rsidRPr="00E352EF">
        <w:rPr>
          <w:rFonts w:ascii="Cambria" w:eastAsia="Calibri" w:hAnsi="Cambria" w:cs="Calibri"/>
        </w:rPr>
        <w:t xml:space="preserve"> -  an integer containing the error level (severity) associated to the  rule, in case the rule is used for validation.</w:t>
      </w:r>
    </w:p>
    <w:p w14:paraId="44FBF363" w14:textId="0499CA65"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lastRenderedPageBreak/>
        <w:t>constant</w:t>
      </w:r>
      <w:r w:rsidRPr="00E352EF">
        <w:rPr>
          <w:rFonts w:ascii="Cambria" w:hAnsi="Cambria"/>
          <w:i/>
        </w:rPr>
        <w:t>-string</w:t>
      </w:r>
      <w:r w:rsidRPr="00E352EF">
        <w:rPr>
          <w:rFonts w:ascii="Cambria" w:hAnsi="Cambria"/>
        </w:rPr>
        <w:t>: the name assigned to the Vari</w:t>
      </w:r>
      <w:r w:rsidR="00531A31" w:rsidRPr="00E352EF">
        <w:rPr>
          <w:rFonts w:ascii="Cambria" w:hAnsi="Cambria"/>
        </w:rPr>
        <w:t>a</w:t>
      </w:r>
      <w:r w:rsidRPr="00E352EF">
        <w:rPr>
          <w:rFonts w:ascii="Cambria" w:hAnsi="Cambria"/>
        </w:rPr>
        <w:t xml:space="preserve">ble within the ruleset </w:t>
      </w:r>
    </w:p>
    <w:p w14:paraId="10B4F89B" w14:textId="77777777" w:rsidR="001B6402" w:rsidRPr="00E352EF" w:rsidRDefault="001B6402" w:rsidP="001B6402">
      <w:pPr>
        <w:ind w:left="360"/>
        <w:jc w:val="both"/>
        <w:rPr>
          <w:rFonts w:ascii="Cambria" w:hAnsi="Cambria"/>
        </w:rPr>
      </w:pPr>
    </w:p>
    <w:p w14:paraId="09B20B68" w14:textId="77777777" w:rsidR="001B6402" w:rsidRPr="00E352EF" w:rsidRDefault="001B6402" w:rsidP="001B6402">
      <w:pPr>
        <w:rPr>
          <w:rFonts w:ascii="Cambria" w:eastAsia="Calibri" w:hAnsi="Cambria" w:cs="Calibri"/>
          <w:i/>
          <w:color w:val="5B9BD5"/>
        </w:rPr>
      </w:pPr>
      <w:r w:rsidRPr="00E352EF">
        <w:rPr>
          <w:rFonts w:ascii="Cambria" w:eastAsia="Calibri" w:hAnsi="Cambria" w:cs="Calibri"/>
          <w:i/>
          <w:color w:val="5B9BD5"/>
        </w:rPr>
        <w:t>Constraints</w:t>
      </w:r>
    </w:p>
    <w:p w14:paraId="0E6C57FF"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 xml:space="preserve">antecedentCondition </w:t>
      </w:r>
      <w:r w:rsidRPr="00E352EF">
        <w:rPr>
          <w:rFonts w:ascii="Cambria" w:eastAsia="Calibri" w:hAnsi="Cambria" w:cs="Calibri"/>
        </w:rPr>
        <w:t>and</w:t>
      </w:r>
      <w:r w:rsidRPr="00E352EF">
        <w:rPr>
          <w:rFonts w:ascii="Cambria" w:eastAsia="Calibri" w:hAnsi="Cambria" w:cs="Calibri"/>
          <w:i/>
        </w:rPr>
        <w:t xml:space="preserve"> consequentCondition </w:t>
      </w:r>
      <w:r w:rsidRPr="00E352EF">
        <w:rPr>
          <w:rFonts w:ascii="Cambria" w:eastAsia="Calibri" w:hAnsi="Cambria" w:cs="Calibri"/>
        </w:rPr>
        <w:t xml:space="preserve">cannot use Variables that are not defined in the </w:t>
      </w:r>
      <w:r w:rsidRPr="00E352EF">
        <w:rPr>
          <w:rFonts w:ascii="Cambria" w:eastAsia="Calibri" w:hAnsi="Cambria" w:cs="Calibri"/>
          <w:i/>
        </w:rPr>
        <w:t>RulesetSignature</w:t>
      </w:r>
    </w:p>
    <w:p w14:paraId="6D78827D"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rPr>
        <w:t>A</w:t>
      </w:r>
      <w:r w:rsidRPr="00E352EF">
        <w:rPr>
          <w:rFonts w:ascii="Cambria" w:eastAsia="Calibri" w:hAnsi="Cambria" w:cs="Calibri"/>
          <w:i/>
        </w:rPr>
        <w:t xml:space="preserve"> Variable </w:t>
      </w:r>
      <w:r w:rsidRPr="00E352EF">
        <w:rPr>
          <w:rFonts w:ascii="Cambria" w:eastAsia="Calibri" w:hAnsi="Cambria" w:cs="Calibri"/>
        </w:rPr>
        <w:t>can appear only once in the</w:t>
      </w:r>
      <w:r w:rsidRPr="00E352EF">
        <w:rPr>
          <w:rFonts w:ascii="Cambria" w:eastAsia="Calibri" w:hAnsi="Cambria" w:cs="Calibri"/>
          <w:i/>
        </w:rPr>
        <w:t xml:space="preserve"> RulesetSignature</w:t>
      </w:r>
    </w:p>
    <w:p w14:paraId="4332DFBC"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rPr>
        <w:t xml:space="preserve">Either the </w:t>
      </w:r>
      <w:r w:rsidRPr="00E352EF">
        <w:rPr>
          <w:rFonts w:ascii="Cambria" w:eastAsia="Calibri" w:hAnsi="Cambria" w:cs="Calibri"/>
          <w:i/>
        </w:rPr>
        <w:t>ruleId</w:t>
      </w:r>
      <w:r w:rsidRPr="00E352EF">
        <w:rPr>
          <w:rFonts w:ascii="Cambria" w:eastAsia="Calibri" w:hAnsi="Cambria" w:cs="Calibri"/>
        </w:rPr>
        <w:t xml:space="preserve"> is specified for all the rules of the Ruleset or for none.</w:t>
      </w:r>
    </w:p>
    <w:p w14:paraId="11BDFF8C"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rPr>
        <w:t>If specified, the</w:t>
      </w:r>
      <w:r w:rsidRPr="00E352EF">
        <w:rPr>
          <w:rFonts w:ascii="Cambria" w:eastAsia="Calibri" w:hAnsi="Cambria" w:cs="Calibri"/>
          <w:i/>
        </w:rPr>
        <w:t xml:space="preserve"> ruleId </w:t>
      </w:r>
      <w:r w:rsidRPr="00E352EF">
        <w:rPr>
          <w:rFonts w:ascii="Cambria" w:eastAsia="Calibri" w:hAnsi="Cambria" w:cs="Calibri"/>
        </w:rPr>
        <w:t>must be unique within the Ruleset</w:t>
      </w:r>
      <w:r w:rsidRPr="00E352EF">
        <w:rPr>
          <w:rFonts w:ascii="Cambria" w:eastAsia="Calibri" w:hAnsi="Cambria" w:cs="Calibri"/>
          <w:i/>
        </w:rPr>
        <w:t>.</w:t>
      </w:r>
    </w:p>
    <w:p w14:paraId="410165F1" w14:textId="77777777" w:rsidR="001B6402" w:rsidRPr="00E352EF" w:rsidRDefault="001B6402" w:rsidP="001B6402">
      <w:pPr>
        <w:ind w:left="360"/>
        <w:jc w:val="both"/>
        <w:rPr>
          <w:rFonts w:ascii="Cambria" w:hAnsi="Cambria"/>
        </w:rPr>
      </w:pPr>
    </w:p>
    <w:p w14:paraId="6DB09E59" w14:textId="77777777" w:rsidR="001B6402" w:rsidRPr="00E352EF" w:rsidRDefault="001B6402" w:rsidP="001B6402">
      <w:pPr>
        <w:rPr>
          <w:rFonts w:ascii="Cambria" w:eastAsia="Calibri" w:hAnsi="Cambria" w:cs="Calibri"/>
          <w:i/>
          <w:color w:val="5B9BD5"/>
        </w:rPr>
      </w:pPr>
      <w:r w:rsidRPr="00E352EF">
        <w:rPr>
          <w:rFonts w:ascii="Cambria" w:eastAsia="Calibri" w:hAnsi="Cambria" w:cs="Calibri"/>
          <w:i/>
          <w:color w:val="5B9BD5"/>
        </w:rPr>
        <w:t>Returns</w:t>
      </w:r>
    </w:p>
    <w:p w14:paraId="2BB7A755" w14:textId="77777777" w:rsidR="001B6402" w:rsidRPr="00E352EF" w:rsidRDefault="001B6402" w:rsidP="001B6402">
      <w:pPr>
        <w:rPr>
          <w:rFonts w:ascii="Cambria" w:eastAsia="Calibri" w:hAnsi="Cambria" w:cs="Calibri"/>
        </w:rPr>
      </w:pPr>
      <w:r w:rsidRPr="00E352EF">
        <w:rPr>
          <w:rFonts w:ascii="Cambria" w:eastAsia="Calibri" w:hAnsi="Cambria" w:cs="Calibri"/>
        </w:rPr>
        <w:t xml:space="preserve">A persistent DataPoint Ruleset identified by </w:t>
      </w:r>
      <w:r w:rsidRPr="00E352EF">
        <w:rPr>
          <w:rFonts w:ascii="Cambria" w:eastAsia="Calibri" w:hAnsi="Cambria" w:cs="Calibri"/>
          <w:i/>
        </w:rPr>
        <w:t>rulesetId</w:t>
      </w:r>
      <w:r w:rsidRPr="00E352EF">
        <w:rPr>
          <w:rFonts w:ascii="Cambria" w:eastAsia="Calibri" w:hAnsi="Cambria" w:cs="Calibri"/>
        </w:rPr>
        <w:t xml:space="preserve">, which can be referenced and used both for validation and data filtering (within a filter clause) purposes. </w:t>
      </w:r>
    </w:p>
    <w:p w14:paraId="3F9B2A0A" w14:textId="77777777" w:rsidR="001B6402" w:rsidRPr="00E352EF" w:rsidRDefault="001B6402" w:rsidP="001B6402">
      <w:pPr>
        <w:rPr>
          <w:rFonts w:ascii="Cambria" w:hAnsi="Cambria"/>
        </w:rPr>
      </w:pPr>
    </w:p>
    <w:p w14:paraId="3EA8AA62" w14:textId="77777777" w:rsidR="001B6402" w:rsidRPr="00E352EF" w:rsidRDefault="001B6402" w:rsidP="001B6402">
      <w:pPr>
        <w:rPr>
          <w:rFonts w:ascii="Cambria" w:eastAsia="Calibri" w:hAnsi="Cambria" w:cs="Calibri"/>
          <w:i/>
          <w:color w:val="5B9BD5"/>
        </w:rPr>
      </w:pPr>
      <w:r w:rsidRPr="00E352EF">
        <w:rPr>
          <w:rFonts w:ascii="Cambria" w:eastAsia="Calibri" w:hAnsi="Cambria" w:cs="Calibri"/>
          <w:i/>
          <w:color w:val="5B9BD5"/>
        </w:rPr>
        <w:t>Semantic specification</w:t>
      </w:r>
    </w:p>
    <w:p w14:paraId="679D48E4" w14:textId="1AF6286F" w:rsidR="001B6402" w:rsidRPr="00E352EF" w:rsidRDefault="001B6402" w:rsidP="001B6402">
      <w:pPr>
        <w:jc w:val="both"/>
        <w:rPr>
          <w:rFonts w:ascii="Cambria" w:hAnsi="Cambria"/>
        </w:rPr>
      </w:pPr>
      <w:r w:rsidRPr="00E352EF">
        <w:rPr>
          <w:rFonts w:ascii="Cambria" w:eastAsia="Calibri" w:hAnsi="Cambria" w:cs="Calibri"/>
        </w:rPr>
        <w:t>A DataPoint Ruleset (also “horizontal ruleset”) is a persistent object that contains Rules to be applied to the Data Points of a given Dataset</w:t>
      </w:r>
      <w:r w:rsidRPr="00E352EF">
        <w:rPr>
          <w:rStyle w:val="Rimandonotaapidipagina"/>
          <w:rFonts w:ascii="Cambria" w:hAnsi="Cambria"/>
        </w:rPr>
        <w:footnoteReference w:id="1"/>
      </w:r>
      <w:r w:rsidRPr="00E352EF">
        <w:rPr>
          <w:rFonts w:ascii="Cambria" w:eastAsia="Calibri" w:hAnsi="Cambria" w:cs="Calibri"/>
        </w:rPr>
        <w:t xml:space="preserve">. When used for validation, the Rules are aimed at checking the combinations of values of the Data Point Variables, assessing if these values fulfill the conditions expressed by the Rules themselves. The Rules are evaluated independently for each data point, returning a Boolean scalar value (see the </w:t>
      </w:r>
      <w:r w:rsidRPr="00E352EF">
        <w:rPr>
          <w:rFonts w:ascii="Cambria" w:eastAsia="Calibri" w:hAnsi="Cambria" w:cs="Calibri"/>
          <w:b/>
        </w:rPr>
        <w:t xml:space="preserve">check </w:t>
      </w:r>
      <w:r w:rsidRPr="00E352EF">
        <w:rPr>
          <w:rFonts w:ascii="Cambria" w:eastAsia="Calibri" w:hAnsi="Cambria" w:cs="Calibri"/>
        </w:rPr>
        <w:t xml:space="preserve">operator and the relevant options). When used for data filtering, the Rules are aimed at filtering the Data Points, maintaining only the ones that fulfill (or, as an option, that do not fulfill) the Rules themselves (see the </w:t>
      </w:r>
      <w:r w:rsidRPr="00E352EF">
        <w:rPr>
          <w:rFonts w:ascii="Cambria" w:eastAsia="Calibri" w:hAnsi="Cambria" w:cs="Calibri"/>
          <w:b/>
        </w:rPr>
        <w:t>filter</w:t>
      </w:r>
      <w:r w:rsidRPr="00E352EF">
        <w:rPr>
          <w:rFonts w:ascii="Cambria" w:eastAsia="Calibri" w:hAnsi="Cambria" w:cs="Calibri"/>
        </w:rPr>
        <w:t xml:space="preserve"> operator and the relevant options). </w:t>
      </w:r>
    </w:p>
    <w:p w14:paraId="1802441F" w14:textId="77777777" w:rsidR="001B6402" w:rsidRPr="00E352EF" w:rsidRDefault="001B6402" w:rsidP="001B6402">
      <w:pPr>
        <w:jc w:val="both"/>
        <w:rPr>
          <w:rFonts w:ascii="Cambria" w:eastAsia="Calibri" w:hAnsi="Cambria" w:cs="Calibri"/>
        </w:rPr>
      </w:pPr>
      <w:r w:rsidRPr="00E352EF">
        <w:rPr>
          <w:rFonts w:ascii="Cambria" w:eastAsia="Calibri" w:hAnsi="Cambria" w:cs="Calibri"/>
        </w:rPr>
        <w:t xml:space="preserve">Each rule contains an </w:t>
      </w:r>
      <w:r w:rsidRPr="00E352EF">
        <w:rPr>
          <w:rFonts w:ascii="Cambria" w:eastAsia="Calibri" w:hAnsi="Cambria" w:cs="Calibri"/>
          <w:i/>
        </w:rPr>
        <w:t>antecedentCondition</w:t>
      </w:r>
      <w:r w:rsidRPr="00E352EF">
        <w:rPr>
          <w:rFonts w:ascii="Cambria" w:eastAsia="Calibri" w:hAnsi="Cambria" w:cs="Calibri"/>
        </w:rPr>
        <w:t xml:space="preserve"> Boolean expression followed by a </w:t>
      </w:r>
      <w:r w:rsidRPr="00E352EF">
        <w:rPr>
          <w:rFonts w:ascii="Cambria" w:eastAsia="Calibri" w:hAnsi="Cambria" w:cs="Calibri"/>
          <w:i/>
        </w:rPr>
        <w:t xml:space="preserve">consequentCondition </w:t>
      </w:r>
      <w:r w:rsidRPr="00E352EF">
        <w:rPr>
          <w:rFonts w:ascii="Cambria" w:eastAsia="Calibri" w:hAnsi="Cambria" w:cs="Calibri"/>
        </w:rPr>
        <w:t xml:space="preserve">Boolean expression and expresses a logical implication. Each condition states that when the </w:t>
      </w:r>
      <w:r w:rsidRPr="00E352EF">
        <w:rPr>
          <w:rFonts w:ascii="Cambria" w:eastAsia="Calibri" w:hAnsi="Cambria" w:cs="Calibri"/>
          <w:i/>
        </w:rPr>
        <w:t>antecedentCondition</w:t>
      </w:r>
      <w:r w:rsidRPr="00E352EF">
        <w:rPr>
          <w:rFonts w:ascii="Cambria" w:eastAsia="Calibri" w:hAnsi="Cambria" w:cs="Calibri"/>
        </w:rPr>
        <w:t xml:space="preserve"> evaluates to </w:t>
      </w:r>
      <w:r w:rsidRPr="00E352EF">
        <w:rPr>
          <w:rFonts w:ascii="Cambria" w:eastAsia="Calibri" w:hAnsi="Cambria" w:cs="Calibri"/>
          <w:b/>
        </w:rPr>
        <w:t>true</w:t>
      </w:r>
      <w:r w:rsidRPr="00E352EF">
        <w:rPr>
          <w:rFonts w:ascii="Cambria" w:eastAsia="Calibri" w:hAnsi="Cambria" w:cs="Calibri"/>
        </w:rPr>
        <w:t xml:space="preserve">, for a given Data Point, then the </w:t>
      </w:r>
      <w:r w:rsidRPr="00E352EF">
        <w:rPr>
          <w:rFonts w:ascii="Cambria" w:eastAsia="Calibri" w:hAnsi="Cambria" w:cs="Calibri"/>
          <w:i/>
        </w:rPr>
        <w:t>consequentCondition</w:t>
      </w:r>
      <w:r w:rsidRPr="00E352EF">
        <w:rPr>
          <w:rFonts w:ascii="Cambria" w:eastAsia="Calibri" w:hAnsi="Cambria" w:cs="Calibri"/>
        </w:rPr>
        <w:t xml:space="preserve"> must evaluate to </w:t>
      </w:r>
      <w:r w:rsidRPr="00E352EF">
        <w:rPr>
          <w:rFonts w:ascii="Cambria" w:eastAsia="Calibri" w:hAnsi="Cambria" w:cs="Calibri"/>
          <w:b/>
        </w:rPr>
        <w:t xml:space="preserve">true </w:t>
      </w:r>
      <w:r w:rsidRPr="00E352EF">
        <w:rPr>
          <w:rFonts w:ascii="Cambria" w:eastAsia="Calibri" w:hAnsi="Cambria" w:cs="Calibri"/>
        </w:rPr>
        <w:t xml:space="preserve">as well. In case the </w:t>
      </w:r>
      <w:r w:rsidRPr="00E352EF">
        <w:rPr>
          <w:rFonts w:ascii="Cambria" w:eastAsia="Calibri" w:hAnsi="Cambria" w:cs="Calibri"/>
          <w:i/>
        </w:rPr>
        <w:t xml:space="preserve">antecedentCondition </w:t>
      </w:r>
      <w:r w:rsidRPr="00E352EF">
        <w:rPr>
          <w:rFonts w:ascii="Cambria" w:eastAsia="Calibri" w:hAnsi="Cambria" w:cs="Calibri"/>
        </w:rPr>
        <w:t xml:space="preserve">is absent then it is assumed to be always true, therefore the </w:t>
      </w:r>
      <w:r w:rsidRPr="00E352EF">
        <w:rPr>
          <w:rFonts w:ascii="Cambria" w:eastAsia="Calibri" w:hAnsi="Cambria" w:cs="Calibri"/>
          <w:i/>
        </w:rPr>
        <w:t>consequentCondition</w:t>
      </w:r>
      <w:r w:rsidRPr="00E352EF">
        <w:rPr>
          <w:rFonts w:ascii="Cambria" w:eastAsia="Calibri" w:hAnsi="Cambria" w:cs="Calibri"/>
        </w:rPr>
        <w:t xml:space="preserve"> must evaluate to true for all the Data Points. See the example below:</w:t>
      </w:r>
    </w:p>
    <w:p w14:paraId="29FC2551" w14:textId="77777777" w:rsidR="001B6402" w:rsidRPr="00E352EF" w:rsidRDefault="001B6402" w:rsidP="001B6402">
      <w:pPr>
        <w:jc w:val="both"/>
        <w:rPr>
          <w:rFonts w:ascii="Cambria" w:hAnsi="Cambria"/>
        </w:rPr>
      </w:pPr>
    </w:p>
    <w:tbl>
      <w:tblPr>
        <w:tblW w:w="7070" w:type="dxa"/>
        <w:jc w:val="center"/>
        <w:tblBorders>
          <w:top w:val="single" w:sz="6" w:space="0" w:color="000000"/>
          <w:left w:val="single" w:sz="0" w:space="0" w:color="FFFFFF"/>
          <w:bottom w:val="single" w:sz="0" w:space="0" w:color="FFFFFF"/>
          <w:right w:val="single" w:sz="0" w:space="0" w:color="FFFFFF"/>
          <w:insideH w:val="nil"/>
          <w:insideV w:val="nil"/>
        </w:tblBorders>
        <w:tblLayout w:type="fixed"/>
        <w:tblLook w:val="04A0" w:firstRow="1" w:lastRow="0" w:firstColumn="1" w:lastColumn="0" w:noHBand="0" w:noVBand="1"/>
      </w:tblPr>
      <w:tblGrid>
        <w:gridCol w:w="3427"/>
        <w:gridCol w:w="3643"/>
      </w:tblGrid>
      <w:tr w:rsidR="001B6402" w:rsidRPr="00E352EF" w14:paraId="279AE5CD" w14:textId="77777777" w:rsidTr="00363968">
        <w:trPr>
          <w:jc w:val="center"/>
        </w:trPr>
        <w:tc>
          <w:tcPr>
            <w:tcW w:w="3427" w:type="dxa"/>
            <w:tcBorders>
              <w:top w:val="single" w:sz="6" w:space="0" w:color="000000"/>
              <w:left w:val="single" w:sz="6" w:space="0" w:color="000000"/>
              <w:bottom w:val="single" w:sz="6" w:space="0" w:color="000000"/>
              <w:right w:val="single" w:sz="6" w:space="0" w:color="000000"/>
            </w:tcBorders>
            <w:shd w:val="clear" w:color="auto" w:fill="E7E6E6"/>
            <w:tcMar>
              <w:top w:w="43" w:type="dxa"/>
              <w:left w:w="86" w:type="dxa"/>
              <w:bottom w:w="86" w:type="dxa"/>
              <w:right w:w="43" w:type="dxa"/>
            </w:tcMar>
          </w:tcPr>
          <w:p w14:paraId="493055EA" w14:textId="77777777" w:rsidR="001B6402" w:rsidRPr="00E352EF" w:rsidRDefault="001B6402" w:rsidP="00363968">
            <w:pPr>
              <w:spacing w:after="200" w:line="288" w:lineRule="auto"/>
              <w:jc w:val="both"/>
            </w:pPr>
            <w:r w:rsidRPr="00E352EF">
              <w:rPr>
                <w:rFonts w:ascii="Calibri" w:eastAsia="Calibri" w:hAnsi="Calibri" w:cs="Calibri"/>
                <w:i/>
              </w:rPr>
              <w:t>Rule</w:t>
            </w:r>
          </w:p>
        </w:tc>
        <w:tc>
          <w:tcPr>
            <w:tcW w:w="3643" w:type="dxa"/>
            <w:tcBorders>
              <w:top w:val="single" w:sz="6" w:space="0" w:color="000000"/>
              <w:left w:val="single" w:sz="6" w:space="0" w:color="000000"/>
              <w:bottom w:val="single" w:sz="6" w:space="0" w:color="000000"/>
              <w:right w:val="single" w:sz="6" w:space="0" w:color="000000"/>
            </w:tcBorders>
            <w:shd w:val="clear" w:color="auto" w:fill="E7E6E6"/>
            <w:tcMar>
              <w:top w:w="43" w:type="dxa"/>
              <w:left w:w="86" w:type="dxa"/>
              <w:bottom w:w="86" w:type="dxa"/>
              <w:right w:w="43" w:type="dxa"/>
            </w:tcMar>
          </w:tcPr>
          <w:p w14:paraId="5E5CC268" w14:textId="77777777" w:rsidR="001B6402" w:rsidRPr="00E352EF" w:rsidRDefault="001B6402" w:rsidP="00363968">
            <w:pPr>
              <w:spacing w:after="200" w:line="288" w:lineRule="auto"/>
              <w:jc w:val="both"/>
            </w:pPr>
            <w:r w:rsidRPr="00E352EF">
              <w:rPr>
                <w:rFonts w:ascii="Calibri" w:eastAsia="Calibri" w:hAnsi="Calibri" w:cs="Calibri"/>
                <w:i/>
              </w:rPr>
              <w:t>Meaning</w:t>
            </w:r>
          </w:p>
        </w:tc>
      </w:tr>
      <w:tr w:rsidR="001B6402" w:rsidRPr="00E352EF" w14:paraId="7C910983" w14:textId="77777777" w:rsidTr="00363968">
        <w:trPr>
          <w:jc w:val="center"/>
        </w:trPr>
        <w:tc>
          <w:tcPr>
            <w:tcW w:w="342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6EB107" w14:textId="77777777" w:rsidR="001B6402" w:rsidRPr="00E352EF" w:rsidRDefault="001B6402" w:rsidP="00363968">
            <w:pPr>
              <w:spacing w:after="200" w:line="288" w:lineRule="auto"/>
              <w:jc w:val="both"/>
            </w:pPr>
            <w:r w:rsidRPr="00E352EF">
              <w:rPr>
                <w:rFonts w:ascii="Calibri" w:eastAsia="Calibri" w:hAnsi="Calibri" w:cs="Calibri"/>
                <w:b/>
              </w:rPr>
              <w:t>when</w:t>
            </w:r>
            <w:r w:rsidRPr="00E352EF">
              <w:rPr>
                <w:rFonts w:ascii="Calibri" w:eastAsia="Calibri" w:hAnsi="Calibri" w:cs="Calibri"/>
              </w:rPr>
              <w:t xml:space="preserve"> flow = "CREDIT" or "DEBIT"   </w:t>
            </w:r>
            <w:r w:rsidRPr="00E352EF">
              <w:rPr>
                <w:rFonts w:ascii="Calibri" w:eastAsia="Calibri" w:hAnsi="Calibri" w:cs="Calibri"/>
                <w:b/>
              </w:rPr>
              <w:t>then</w:t>
            </w:r>
            <w:r w:rsidRPr="00E352EF">
              <w:rPr>
                <w:rFonts w:ascii="Calibri" w:eastAsia="Calibri" w:hAnsi="Calibri" w:cs="Calibri"/>
              </w:rPr>
              <w:t xml:space="preserve"> obs_value &gt;= 0</w:t>
            </w:r>
          </w:p>
        </w:tc>
        <w:tc>
          <w:tcPr>
            <w:tcW w:w="36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8A454A" w14:textId="77777777" w:rsidR="001B6402" w:rsidRPr="00E352EF" w:rsidRDefault="001B6402" w:rsidP="00363968">
            <w:pPr>
              <w:spacing w:after="200" w:line="288" w:lineRule="auto"/>
              <w:jc w:val="both"/>
            </w:pPr>
            <w:r w:rsidRPr="00E352EF">
              <w:rPr>
                <w:rFonts w:ascii="Calibri" w:eastAsia="Calibri" w:hAnsi="Calibri" w:cs="Calibri"/>
              </w:rPr>
              <w:t xml:space="preserve">When the Variable named “flow” takes the value “CREDIT” or the value “DEBIT”, then the Variable  named “obs_value” has a zero or positive value. </w:t>
            </w:r>
          </w:p>
        </w:tc>
      </w:tr>
      <w:tr w:rsidR="001B6402" w:rsidRPr="00E352EF" w14:paraId="7CDC210A" w14:textId="77777777" w:rsidTr="00363968">
        <w:trPr>
          <w:jc w:val="center"/>
        </w:trPr>
        <w:tc>
          <w:tcPr>
            <w:tcW w:w="342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26DA6D" w14:textId="77777777" w:rsidR="001B6402" w:rsidRPr="00E352EF" w:rsidRDefault="001B6402" w:rsidP="00363968">
            <w:pPr>
              <w:spacing w:after="200" w:line="288" w:lineRule="auto"/>
              <w:jc w:val="both"/>
            </w:pPr>
            <w:r w:rsidRPr="00E352EF">
              <w:rPr>
                <w:rFonts w:ascii="Calibri" w:eastAsia="Calibri" w:hAnsi="Calibri" w:cs="Calibri"/>
                <w:b/>
              </w:rPr>
              <w:t>when</w:t>
            </w:r>
            <w:r w:rsidRPr="00E352EF">
              <w:rPr>
                <w:rFonts w:ascii="Calibri" w:eastAsia="Calibri" w:hAnsi="Calibri" w:cs="Calibri"/>
              </w:rPr>
              <w:t xml:space="preserve"> flow = "BALANCE"           </w:t>
            </w:r>
            <w:r w:rsidRPr="00E352EF">
              <w:rPr>
                <w:rFonts w:ascii="Calibri" w:eastAsia="Calibri" w:hAnsi="Calibri" w:cs="Calibri"/>
                <w:b/>
              </w:rPr>
              <w:t xml:space="preserve">then  </w:t>
            </w:r>
            <w:r w:rsidRPr="00E352EF">
              <w:rPr>
                <w:rFonts w:ascii="Calibri" w:eastAsia="Calibri" w:hAnsi="Calibri" w:cs="Calibri"/>
              </w:rPr>
              <w:t>obs_value between -1.000.000 and +1.000.000</w:t>
            </w:r>
          </w:p>
        </w:tc>
        <w:tc>
          <w:tcPr>
            <w:tcW w:w="36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9680E8" w14:textId="77777777" w:rsidR="001B6402" w:rsidRPr="00E352EF" w:rsidRDefault="001B6402" w:rsidP="00363968">
            <w:pPr>
              <w:spacing w:after="200" w:line="288" w:lineRule="auto"/>
              <w:jc w:val="both"/>
            </w:pPr>
            <w:r w:rsidRPr="00E352EF">
              <w:rPr>
                <w:rFonts w:ascii="Calibri" w:eastAsia="Calibri" w:hAnsi="Calibri" w:cs="Calibri"/>
              </w:rPr>
              <w:t>When the Variable  named “flow” takes the value “BALANCE, then the Variable named “obs_value” has  a value between -1.000.000 and +1.000.000</w:t>
            </w:r>
          </w:p>
        </w:tc>
      </w:tr>
    </w:tbl>
    <w:p w14:paraId="23EC77E4" w14:textId="292DB0A2" w:rsidR="001B6402" w:rsidRPr="00E352EF" w:rsidRDefault="001B6402" w:rsidP="001B6402">
      <w:pPr>
        <w:spacing w:after="200" w:line="288" w:lineRule="auto"/>
        <w:jc w:val="both"/>
      </w:pPr>
    </w:p>
    <w:p w14:paraId="41C03806" w14:textId="77777777" w:rsidR="001B6402" w:rsidRPr="00E352EF" w:rsidRDefault="001B6402" w:rsidP="001B6402">
      <w:pPr>
        <w:jc w:val="both"/>
        <w:rPr>
          <w:rFonts w:ascii="Cambria" w:hAnsi="Cambria"/>
        </w:rPr>
      </w:pPr>
      <w:r w:rsidRPr="00E352EF">
        <w:rPr>
          <w:rFonts w:ascii="Cambria" w:eastAsia="Calibri" w:hAnsi="Cambria" w:cs="Calibri"/>
        </w:rPr>
        <w:t xml:space="preserve">The definition of a Ruleset comprises a </w:t>
      </w:r>
      <w:r w:rsidRPr="00E352EF">
        <w:rPr>
          <w:rFonts w:ascii="Cambria" w:eastAsia="Calibri" w:hAnsi="Cambria" w:cs="Calibri"/>
          <w:b/>
        </w:rPr>
        <w:t>signature</w:t>
      </w:r>
      <w:r w:rsidRPr="00E352EF">
        <w:rPr>
          <w:rFonts w:ascii="Cambria" w:eastAsia="Calibri" w:hAnsi="Cambria" w:cs="Calibri"/>
        </w:rPr>
        <w:t xml:space="preserve"> (</w:t>
      </w:r>
      <w:r w:rsidRPr="00E352EF">
        <w:rPr>
          <w:rFonts w:ascii="Cambria" w:eastAsia="Calibri" w:hAnsi="Cambria" w:cs="Calibri"/>
          <w:i/>
        </w:rPr>
        <w:t>RulesetSignature</w:t>
      </w:r>
      <w:r w:rsidRPr="00E352EF">
        <w:rPr>
          <w:rFonts w:ascii="Cambria" w:eastAsia="Calibri" w:hAnsi="Cambria" w:cs="Calibri"/>
        </w:rPr>
        <w:t xml:space="preserve">), which specifies the Represented Variables on which the Ruleset is defined and a number of </w:t>
      </w:r>
      <w:r w:rsidRPr="00E352EF">
        <w:rPr>
          <w:rFonts w:ascii="Cambria" w:eastAsia="Calibri" w:hAnsi="Cambria" w:cs="Calibri"/>
          <w:b/>
        </w:rPr>
        <w:t>rules</w:t>
      </w:r>
      <w:r w:rsidRPr="00E352EF">
        <w:rPr>
          <w:rFonts w:ascii="Cambria" w:eastAsia="Calibri" w:hAnsi="Cambria" w:cs="Calibri"/>
        </w:rPr>
        <w:t xml:space="preserve">, that are the Boolean expressions to be applied for each Data Point. The Rules can refer only to the Variables of the Ruleset signature, and must refer to all of them (in either the </w:t>
      </w:r>
      <w:r w:rsidRPr="00E352EF">
        <w:rPr>
          <w:rFonts w:ascii="Cambria" w:eastAsia="Calibri" w:hAnsi="Cambria" w:cs="Calibri"/>
          <w:i/>
        </w:rPr>
        <w:t>antecedentCondition</w:t>
      </w:r>
      <w:r w:rsidRPr="00E352EF">
        <w:rPr>
          <w:rFonts w:ascii="Cambria" w:eastAsia="Calibri" w:hAnsi="Cambria" w:cs="Calibri"/>
        </w:rPr>
        <w:t xml:space="preserve"> or the </w:t>
      </w:r>
      <w:r w:rsidRPr="00E352EF">
        <w:rPr>
          <w:rFonts w:ascii="Cambria" w:eastAsia="Calibri" w:hAnsi="Cambria" w:cs="Calibri"/>
          <w:i/>
        </w:rPr>
        <w:t>consequentCondition</w:t>
      </w:r>
      <w:r w:rsidRPr="00E352EF">
        <w:rPr>
          <w:rFonts w:ascii="Cambria" w:eastAsia="Calibri" w:hAnsi="Cambria" w:cs="Calibri"/>
        </w:rPr>
        <w:t xml:space="preserve">, or both). </w:t>
      </w:r>
    </w:p>
    <w:p w14:paraId="063221FD" w14:textId="77777777" w:rsidR="001B6402" w:rsidRPr="00E352EF" w:rsidRDefault="001B6402" w:rsidP="001B6402">
      <w:pPr>
        <w:jc w:val="both"/>
        <w:rPr>
          <w:rFonts w:ascii="Cambria" w:hAnsi="Cambria"/>
        </w:rPr>
      </w:pPr>
      <w:r w:rsidRPr="00E352EF">
        <w:rPr>
          <w:rFonts w:ascii="Cambria" w:eastAsia="Calibri" w:hAnsi="Cambria" w:cs="Calibri"/>
        </w:rPr>
        <w:t>In regard to the Information Model, the Variables of the Ruleset signature identify a multi-dimensional space (i.e. a multi-dimensional Represented Variable), while each Rule provides for a criterion that demarcates a Set of values belonging to this space (i.e. a Set of combinations of values of these Variables).</w:t>
      </w:r>
    </w:p>
    <w:p w14:paraId="4C4E984A" w14:textId="77777777" w:rsidR="001B6402" w:rsidRPr="00E352EF" w:rsidRDefault="001B6402" w:rsidP="001B6402">
      <w:pPr>
        <w:jc w:val="both"/>
        <w:rPr>
          <w:rFonts w:ascii="Cambria" w:hAnsi="Cambria"/>
        </w:rPr>
      </w:pPr>
      <w:r w:rsidRPr="00E352EF">
        <w:rPr>
          <w:rFonts w:ascii="Cambria" w:eastAsia="Calibri" w:hAnsi="Cambria" w:cs="Calibri"/>
        </w:rPr>
        <w:t xml:space="preserve">A Ruleset can be applied on any Dataset which includes, among its Structure Components, the Variables of the Ruleset signature. More Rulesets having different signatures may be applied on the same Dataset, provided that the previous condition is satisfied. </w:t>
      </w:r>
    </w:p>
    <w:p w14:paraId="7E351D41" w14:textId="77777777" w:rsidR="001B6402" w:rsidRPr="00E352EF" w:rsidRDefault="001B6402" w:rsidP="001B6402">
      <w:pPr>
        <w:jc w:val="both"/>
        <w:rPr>
          <w:rFonts w:ascii="Cambria" w:hAnsi="Cambria"/>
        </w:rPr>
      </w:pPr>
      <w:r w:rsidRPr="00E352EF">
        <w:rPr>
          <w:rFonts w:ascii="Cambria" w:eastAsia="Calibri" w:hAnsi="Cambria" w:cs="Calibri"/>
        </w:rPr>
        <w:lastRenderedPageBreak/>
        <w:t xml:space="preserve">Rules are uniquely identified by a </w:t>
      </w:r>
      <w:r w:rsidRPr="00E352EF">
        <w:rPr>
          <w:rFonts w:ascii="Cambria" w:eastAsia="Calibri" w:hAnsi="Cambria" w:cs="Calibri"/>
          <w:i/>
        </w:rPr>
        <w:t>ruleId</w:t>
      </w:r>
      <w:r w:rsidRPr="00E352EF">
        <w:rPr>
          <w:rFonts w:ascii="Cambria" w:eastAsia="Calibri" w:hAnsi="Cambria" w:cs="Calibri"/>
        </w:rPr>
        <w:t xml:space="preserve">.  When the Ruleset is used for validation, two new Variables (the RULESET and the RULE Variables) are added in the Dataset that contains the validation result and filled with </w:t>
      </w:r>
      <w:r w:rsidRPr="00E352EF">
        <w:rPr>
          <w:rFonts w:ascii="Cambria" w:eastAsia="Calibri" w:hAnsi="Cambria" w:cs="Calibri"/>
          <w:i/>
        </w:rPr>
        <w:t xml:space="preserve">rulesetId </w:t>
      </w:r>
      <w:r w:rsidRPr="00E352EF">
        <w:rPr>
          <w:rFonts w:ascii="Cambria" w:eastAsia="Calibri" w:hAnsi="Cambria" w:cs="Calibri"/>
        </w:rPr>
        <w:t xml:space="preserve">and </w:t>
      </w:r>
      <w:r w:rsidRPr="00E352EF">
        <w:rPr>
          <w:rFonts w:ascii="Cambria" w:eastAsia="Calibri" w:hAnsi="Cambria" w:cs="Calibri"/>
          <w:i/>
        </w:rPr>
        <w:t>ruleId</w:t>
      </w:r>
      <w:r w:rsidRPr="00E352EF">
        <w:rPr>
          <w:rFonts w:ascii="Cambria" w:eastAsia="Calibri" w:hAnsi="Cambria" w:cs="Calibri"/>
        </w:rPr>
        <w:t xml:space="preserve"> respectively, in order to document to which rules the results are referred. If not explicitly declared, the </w:t>
      </w:r>
      <w:r w:rsidRPr="00E352EF">
        <w:rPr>
          <w:rFonts w:ascii="Cambria" w:eastAsia="Calibri" w:hAnsi="Cambria" w:cs="Calibri"/>
          <w:i/>
        </w:rPr>
        <w:t>ruleId</w:t>
      </w:r>
      <w:r w:rsidRPr="00E352EF">
        <w:rPr>
          <w:rFonts w:ascii="Cambria" w:eastAsia="Calibri" w:hAnsi="Cambria" w:cs="Calibri"/>
        </w:rPr>
        <w:t xml:space="preserve"> is assumed by default to be the progressive order number of the Rule in the Ruleset (please note that using the default mechanism the Rules identifiers can change if the Ruleset is maintained, e.g. if new Rules are added or existing Rules are deleted, and therefore the users that interpret the validation results must be aware of these changes).</w:t>
      </w:r>
    </w:p>
    <w:p w14:paraId="56B046AA" w14:textId="77777777" w:rsidR="001B6402" w:rsidRPr="00E352EF" w:rsidRDefault="001B6402" w:rsidP="001B6402">
      <w:pPr>
        <w:jc w:val="both"/>
        <w:rPr>
          <w:rFonts w:ascii="Cambria" w:hAnsi="Cambria"/>
        </w:rPr>
      </w:pPr>
      <w:r w:rsidRPr="00E352EF">
        <w:rPr>
          <w:rFonts w:ascii="Cambria" w:eastAsia="Calibri" w:hAnsi="Cambria" w:cs="Calibri"/>
        </w:rPr>
        <w:t xml:space="preserve">As said, every </w:t>
      </w:r>
      <w:r w:rsidRPr="00E352EF">
        <w:rPr>
          <w:rFonts w:ascii="Cambria" w:eastAsia="Calibri" w:hAnsi="Cambria" w:cs="Calibri"/>
          <w:b/>
        </w:rPr>
        <w:t>rule</w:t>
      </w:r>
      <w:r w:rsidRPr="00E352EF">
        <w:rPr>
          <w:rFonts w:ascii="Cambria" w:eastAsia="Calibri" w:hAnsi="Cambria" w:cs="Calibri"/>
        </w:rPr>
        <w:t xml:space="preserve"> is applied in a row-wise fashion to each individual Data Point of a Dataset. The references to the Variables defined in the </w:t>
      </w:r>
      <w:r w:rsidRPr="00E352EF">
        <w:rPr>
          <w:rFonts w:ascii="Cambria" w:eastAsia="Calibri" w:hAnsi="Cambria" w:cs="Calibri"/>
          <w:i/>
        </w:rPr>
        <w:t xml:space="preserve">antecedentCondition </w:t>
      </w:r>
      <w:r w:rsidRPr="00E352EF">
        <w:rPr>
          <w:rFonts w:ascii="Cambria" w:eastAsia="Calibri" w:hAnsi="Cambria" w:cs="Calibri"/>
        </w:rPr>
        <w:t xml:space="preserve">and </w:t>
      </w:r>
      <w:r w:rsidRPr="00E352EF">
        <w:rPr>
          <w:rFonts w:ascii="Cambria" w:eastAsia="Calibri" w:hAnsi="Cambria" w:cs="Calibri"/>
          <w:i/>
        </w:rPr>
        <w:t>consequentCondition</w:t>
      </w:r>
      <w:r w:rsidRPr="00E352EF">
        <w:rPr>
          <w:rFonts w:ascii="Cambria" w:eastAsia="Calibri" w:hAnsi="Cambria" w:cs="Calibri"/>
        </w:rPr>
        <w:t xml:space="preserve"> are replaced with the values of the respective Variables of the Data Point under evaluation. </w:t>
      </w:r>
    </w:p>
    <w:p w14:paraId="4393D1EE" w14:textId="77777777" w:rsidR="001B6402" w:rsidRPr="00E352EF" w:rsidRDefault="001B6402" w:rsidP="001B6402">
      <w:pPr>
        <w:jc w:val="both"/>
        <w:rPr>
          <w:rFonts w:ascii="Cambria" w:hAnsi="Cambria"/>
        </w:rPr>
      </w:pPr>
      <w:r w:rsidRPr="00E352EF">
        <w:rPr>
          <w:rFonts w:ascii="Cambria" w:eastAsia="Calibri" w:hAnsi="Cambria" w:cs="Calibri"/>
        </w:rPr>
        <w:t>The semantics of each rule is the typical logical implication:</w:t>
      </w:r>
    </w:p>
    <w:p w14:paraId="18E98010" w14:textId="77777777" w:rsidR="001B6402" w:rsidRPr="00E352EF" w:rsidRDefault="001B6402" w:rsidP="001B6402">
      <w:pPr>
        <w:jc w:val="both"/>
        <w:rPr>
          <w:rFonts w:ascii="Cambria" w:hAnsi="Cambria"/>
        </w:rPr>
      </w:pPr>
      <w:r w:rsidRPr="00E352EF">
        <w:rPr>
          <w:rFonts w:ascii="Cambria" w:eastAsia="Calibri" w:hAnsi="Cambria" w:cs="Calibri"/>
          <w:i/>
        </w:rPr>
        <w:t>antecedentCondition and consequentCondition</w:t>
      </w:r>
    </w:p>
    <w:p w14:paraId="50E2AF2B" w14:textId="77777777" w:rsidR="001B6402" w:rsidRPr="00E352EF" w:rsidRDefault="001B6402" w:rsidP="001B6402">
      <w:pPr>
        <w:jc w:val="both"/>
        <w:rPr>
          <w:rFonts w:ascii="Cambria" w:hAnsi="Cambria"/>
        </w:rPr>
      </w:pPr>
      <w:r w:rsidRPr="00E352EF">
        <w:rPr>
          <w:rFonts w:ascii="Cambria" w:eastAsia="Calibri" w:hAnsi="Cambria" w:cs="Calibri"/>
        </w:rPr>
        <w:t xml:space="preserve">The rule evaluates to true if: </w:t>
      </w:r>
      <w:r w:rsidRPr="00E352EF">
        <w:rPr>
          <w:rFonts w:ascii="Cambria" w:eastAsia="Calibri" w:hAnsi="Cambria" w:cs="Calibri"/>
          <w:i/>
        </w:rPr>
        <w:t>antecedentCondition</w:t>
      </w:r>
      <w:r w:rsidRPr="00E352EF">
        <w:rPr>
          <w:rFonts w:ascii="Cambria" w:eastAsia="Calibri" w:hAnsi="Cambria" w:cs="Calibri"/>
        </w:rPr>
        <w:t xml:space="preserve"> evaluates to FALSE or </w:t>
      </w:r>
      <w:r w:rsidRPr="00E352EF">
        <w:rPr>
          <w:rFonts w:ascii="Cambria" w:eastAsia="Calibri" w:hAnsi="Cambria" w:cs="Calibri"/>
          <w:i/>
        </w:rPr>
        <w:t>consequentCondition</w:t>
      </w:r>
      <w:r w:rsidRPr="00E352EF">
        <w:rPr>
          <w:rFonts w:ascii="Cambria" w:eastAsia="Calibri" w:hAnsi="Cambria" w:cs="Calibri"/>
        </w:rPr>
        <w:t xml:space="preserve"> evaluates to TRUE. In practice, the </w:t>
      </w:r>
      <w:r w:rsidRPr="00E352EF">
        <w:rPr>
          <w:rFonts w:ascii="Cambria" w:eastAsia="Calibri" w:hAnsi="Cambria" w:cs="Calibri"/>
          <w:i/>
        </w:rPr>
        <w:t>consequentCondition</w:t>
      </w:r>
      <w:r w:rsidRPr="00E352EF">
        <w:rPr>
          <w:rFonts w:ascii="Cambria" w:eastAsia="Calibri" w:hAnsi="Cambria" w:cs="Calibri"/>
        </w:rPr>
        <w:t xml:space="preserve"> must  be evaluated only if the  </w:t>
      </w:r>
      <w:r w:rsidRPr="00E352EF">
        <w:rPr>
          <w:rFonts w:ascii="Cambria" w:eastAsia="Calibri" w:hAnsi="Cambria" w:cs="Calibri"/>
          <w:i/>
        </w:rPr>
        <w:t>antecedentCondition</w:t>
      </w:r>
      <w:r w:rsidRPr="00E352EF">
        <w:rPr>
          <w:rFonts w:ascii="Cambria" w:eastAsia="Calibri" w:hAnsi="Cambria" w:cs="Calibri"/>
        </w:rPr>
        <w:t xml:space="preserve"> succeeds and therefore the former can be also interpreted as the precondition to apply the latter.</w:t>
      </w:r>
    </w:p>
    <w:p w14:paraId="2366D7CB" w14:textId="77777777" w:rsidR="001B6402" w:rsidRPr="00E352EF" w:rsidRDefault="001B6402" w:rsidP="001B6402">
      <w:pPr>
        <w:jc w:val="both"/>
        <w:rPr>
          <w:rFonts w:ascii="Cambria" w:hAnsi="Cambria"/>
        </w:rPr>
      </w:pPr>
      <w:r w:rsidRPr="00E352EF">
        <w:rPr>
          <w:rFonts w:ascii="Cambria" w:eastAsia="Calibri" w:hAnsi="Cambria" w:cs="Calibri"/>
        </w:rPr>
        <w:t>In the case of validation, the outcome is a Dataset (the validation output) having a Boolean measure  (TRUE or FALSE) and broken down at least by the Variables RULESET and RULE containing respectively the</w:t>
      </w:r>
      <w:r w:rsidRPr="00E352EF">
        <w:rPr>
          <w:rFonts w:ascii="Cambria" w:eastAsia="Calibri" w:hAnsi="Cambria" w:cs="Calibri"/>
          <w:i/>
        </w:rPr>
        <w:t xml:space="preserve"> rulesetId </w:t>
      </w:r>
      <w:r w:rsidRPr="00E352EF">
        <w:rPr>
          <w:rFonts w:ascii="Cambria" w:eastAsia="Calibri" w:hAnsi="Cambria" w:cs="Calibri"/>
        </w:rPr>
        <w:t xml:space="preserve">and the </w:t>
      </w:r>
      <w:r w:rsidRPr="00E352EF">
        <w:rPr>
          <w:rFonts w:ascii="Cambria" w:eastAsia="Calibri" w:hAnsi="Cambria" w:cs="Calibri"/>
          <w:i/>
        </w:rPr>
        <w:t>ruleId</w:t>
      </w:r>
      <w:r w:rsidRPr="00E352EF">
        <w:rPr>
          <w:rFonts w:ascii="Cambria" w:eastAsia="Calibri" w:hAnsi="Cambria" w:cs="Calibri"/>
        </w:rPr>
        <w:t xml:space="preserve"> of the applied rule (for more details see the </w:t>
      </w:r>
      <w:r w:rsidRPr="00E352EF">
        <w:rPr>
          <w:rFonts w:ascii="Cambria" w:eastAsia="Calibri" w:hAnsi="Cambria" w:cs="Calibri"/>
          <w:b/>
        </w:rPr>
        <w:t>check</w:t>
      </w:r>
      <w:r w:rsidRPr="00E352EF">
        <w:rPr>
          <w:rFonts w:ascii="Cambria" w:eastAsia="Calibri" w:hAnsi="Cambria" w:cs="Calibri"/>
        </w:rPr>
        <w:t xml:space="preserve"> operator). The variables ERRORCODE and ERRORLEVEL are also added in the output Dataset and valued with the parameters </w:t>
      </w:r>
      <w:r w:rsidRPr="00E352EF">
        <w:rPr>
          <w:rFonts w:ascii="Cambria" w:eastAsia="Calibri" w:hAnsi="Cambria" w:cs="Calibri"/>
          <w:i/>
        </w:rPr>
        <w:t>errorCode</w:t>
      </w:r>
      <w:r w:rsidRPr="00E352EF">
        <w:rPr>
          <w:rFonts w:ascii="Cambria" w:eastAsia="Calibri" w:hAnsi="Cambria" w:cs="Calibri"/>
        </w:rPr>
        <w:t xml:space="preserve"> and </w:t>
      </w:r>
      <w:r w:rsidRPr="00E352EF">
        <w:rPr>
          <w:rFonts w:ascii="Cambria" w:eastAsia="Calibri" w:hAnsi="Cambria" w:cs="Calibri"/>
          <w:i/>
        </w:rPr>
        <w:t>errorLevel</w:t>
      </w:r>
      <w:r w:rsidRPr="00E352EF">
        <w:rPr>
          <w:rFonts w:ascii="Cambria" w:eastAsia="Calibri" w:hAnsi="Cambria" w:cs="Calibri"/>
        </w:rPr>
        <w:t xml:space="preserve"> of the applied Rule in case of validation failure (i.e. FALSE value as outcome of the Rule). </w:t>
      </w:r>
    </w:p>
    <w:p w14:paraId="3B71520D" w14:textId="77777777" w:rsidR="001B6402" w:rsidRPr="00E352EF" w:rsidRDefault="001B6402" w:rsidP="001B6402">
      <w:pPr>
        <w:jc w:val="both"/>
      </w:pPr>
      <w:r w:rsidRPr="00E352EF">
        <w:rPr>
          <w:rFonts w:ascii="Cambria" w:eastAsia="Calibri" w:hAnsi="Cambria" w:cs="Calibri"/>
        </w:rPr>
        <w:t xml:space="preserve">These Rulesets can be also used  to filter Datasets. In particular, the </w:t>
      </w:r>
      <w:r w:rsidRPr="00E352EF">
        <w:rPr>
          <w:rFonts w:ascii="Cambria" w:eastAsia="Calibri" w:hAnsi="Cambria" w:cs="Calibri"/>
          <w:b/>
        </w:rPr>
        <w:t>filter</w:t>
      </w:r>
      <w:r w:rsidRPr="00E352EF">
        <w:rPr>
          <w:rFonts w:ascii="Cambria" w:eastAsia="Calibri" w:hAnsi="Cambria" w:cs="Calibri"/>
        </w:rPr>
        <w:t xml:space="preserve"> operator can apply a Horizontal|DataPoint Ruleset  to all the Data Points of the Dataset to be filtered. The result will be a new Dataset, having the same data structure as the input Dataset and containing only the Data Points for which the Rules of the Ruleset evaluates to TRUE or optionally to FALSE (for more details see the filter operator).</w:t>
      </w:r>
      <w:r w:rsidRPr="00E352EF">
        <w:rPr>
          <w:rFonts w:ascii="Calibri" w:eastAsia="Calibri" w:hAnsi="Calibri" w:cs="Calibri"/>
        </w:rPr>
        <w:t xml:space="preserve"> </w:t>
      </w:r>
    </w:p>
    <w:p w14:paraId="05658542" w14:textId="77777777" w:rsidR="001B6402" w:rsidRPr="00E352EF" w:rsidRDefault="001B6402" w:rsidP="001B6402">
      <w:pPr>
        <w:jc w:val="both"/>
        <w:rPr>
          <w:rFonts w:ascii="Calibri" w:eastAsia="Calibri" w:hAnsi="Calibri" w:cs="Calibri"/>
        </w:rPr>
      </w:pPr>
    </w:p>
    <w:p w14:paraId="22B5E1DC" w14:textId="77777777" w:rsidR="001B6402" w:rsidRPr="00E352EF" w:rsidRDefault="001B6402" w:rsidP="001B6402">
      <w:pPr>
        <w:rPr>
          <w:rFonts w:ascii="Cambria" w:eastAsia="Calibri" w:hAnsi="Cambria" w:cs="Calibri"/>
          <w:i/>
          <w:color w:val="5B9BD5"/>
        </w:rPr>
      </w:pPr>
      <w:r w:rsidRPr="00E352EF">
        <w:rPr>
          <w:rFonts w:ascii="Cambria" w:eastAsia="Calibri" w:hAnsi="Cambria" w:cs="Calibri"/>
          <w:i/>
          <w:color w:val="5B9BD5"/>
        </w:rPr>
        <w:t xml:space="preserve"> Examples</w:t>
      </w:r>
    </w:p>
    <w:p w14:paraId="36A68732" w14:textId="77777777" w:rsidR="001B6402" w:rsidRPr="00E352EF" w:rsidRDefault="001B6402" w:rsidP="001B6402">
      <w:r w:rsidRPr="00E352EF">
        <w:rPr>
          <w:rFonts w:ascii="Calibri" w:eastAsia="Calibri" w:hAnsi="Calibri" w:cs="Calibri"/>
        </w:rPr>
        <w:t>1) Input Dataset:</w:t>
      </w:r>
    </w:p>
    <w:tbl>
      <w:tblPr>
        <w:tblW w:w="7200" w:type="dxa"/>
        <w:tblBorders>
          <w:top w:val="single" w:sz="6" w:space="0" w:color="000000"/>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8"/>
        <w:gridCol w:w="1310"/>
        <w:gridCol w:w="1138"/>
        <w:gridCol w:w="1022"/>
        <w:gridCol w:w="1454"/>
        <w:gridCol w:w="1598"/>
      </w:tblGrid>
      <w:tr w:rsidR="001B6402" w:rsidRPr="00E352EF" w14:paraId="06B5D407" w14:textId="77777777" w:rsidTr="00363968">
        <w:tc>
          <w:tcPr>
            <w:tcW w:w="677" w:type="dxa"/>
            <w:gridSpan w:val="6"/>
            <w:tcBorders>
              <w:top w:val="single" w:sz="6" w:space="0" w:color="000000"/>
              <w:left w:val="single" w:sz="6" w:space="0" w:color="808080"/>
              <w:bottom w:val="single" w:sz="6" w:space="0" w:color="000000"/>
              <w:right w:val="single" w:sz="6" w:space="0" w:color="000000"/>
            </w:tcBorders>
            <w:tcMar>
              <w:top w:w="43" w:type="dxa"/>
              <w:left w:w="86" w:type="dxa"/>
              <w:bottom w:w="86" w:type="dxa"/>
              <w:right w:w="43" w:type="dxa"/>
            </w:tcMar>
          </w:tcPr>
          <w:p w14:paraId="2D9D4D93" w14:textId="77777777" w:rsidR="001B6402" w:rsidRPr="00E352EF" w:rsidRDefault="001B6402" w:rsidP="00363968">
            <w:pPr>
              <w:jc w:val="center"/>
            </w:pPr>
            <w:r w:rsidRPr="00E352EF">
              <w:rPr>
                <w:rFonts w:ascii="Calibri" w:eastAsia="Calibri" w:hAnsi="Calibri" w:cs="Calibri"/>
              </w:rPr>
              <w:t>ds_bop</w:t>
            </w:r>
          </w:p>
        </w:tc>
      </w:tr>
      <w:tr w:rsidR="001B6402" w:rsidRPr="00E352EF" w14:paraId="3C1F25E0" w14:textId="77777777" w:rsidTr="00363968">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0893B8EF" w14:textId="77777777" w:rsidR="001B6402" w:rsidRPr="00E352EF" w:rsidRDefault="001B6402" w:rsidP="00363968">
            <w:r w:rsidRPr="00E352EF">
              <w:rPr>
                <w:rFonts w:ascii="Calibri" w:eastAsia="Calibri" w:hAnsi="Calibri" w:cs="Calibri"/>
              </w:rPr>
              <w:t xml:space="preserve">TIME </w:t>
            </w:r>
          </w:p>
        </w:tc>
        <w:tc>
          <w:tcPr>
            <w:tcW w:w="1310"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262A58A1" w14:textId="77777777" w:rsidR="001B6402" w:rsidRPr="00E352EF" w:rsidRDefault="001B6402" w:rsidP="00363968">
            <w:r w:rsidRPr="00E352EF">
              <w:rPr>
                <w:rFonts w:ascii="Calibri" w:eastAsia="Calibri" w:hAnsi="Calibri" w:cs="Calibri"/>
              </w:rPr>
              <w:t xml:space="preserve">REF_AREA </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4196EDFB" w14:textId="77777777" w:rsidR="001B6402" w:rsidRPr="00E352EF" w:rsidRDefault="001B6402" w:rsidP="00363968">
            <w:r w:rsidRPr="00E352EF">
              <w:rPr>
                <w:rFonts w:ascii="Calibri" w:eastAsia="Calibri" w:hAnsi="Calibri" w:cs="Calibri"/>
              </w:rPr>
              <w:t xml:space="preserve">PARTNER </w:t>
            </w:r>
          </w:p>
        </w:tc>
        <w:tc>
          <w:tcPr>
            <w:tcW w:w="1022"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563499B0" w14:textId="77777777" w:rsidR="001B6402" w:rsidRPr="00E352EF" w:rsidRDefault="001B6402" w:rsidP="00363968">
            <w:r w:rsidRPr="00E352EF">
              <w:rPr>
                <w:rFonts w:ascii="Calibri" w:eastAsia="Calibri" w:hAnsi="Calibri" w:cs="Calibri"/>
              </w:rPr>
              <w:t>FLOW</w:t>
            </w:r>
          </w:p>
        </w:tc>
        <w:tc>
          <w:tcPr>
            <w:tcW w:w="1454" w:type="dxa"/>
            <w:tcBorders>
              <w:top w:val="single" w:sz="6" w:space="0" w:color="000000"/>
              <w:left w:val="single" w:sz="6" w:space="0" w:color="000000"/>
              <w:bottom w:val="single" w:sz="6" w:space="0" w:color="000000"/>
              <w:right w:val="single" w:sz="6" w:space="0" w:color="000000"/>
            </w:tcBorders>
            <w:shd w:val="clear" w:color="auto" w:fill="D5DCE4"/>
            <w:tcMar>
              <w:top w:w="43" w:type="dxa"/>
              <w:left w:w="86" w:type="dxa"/>
              <w:bottom w:w="86" w:type="dxa"/>
              <w:right w:w="43" w:type="dxa"/>
            </w:tcMar>
          </w:tcPr>
          <w:p w14:paraId="3AF8D72B" w14:textId="77777777" w:rsidR="001B6402" w:rsidRPr="00E352EF" w:rsidRDefault="001B6402" w:rsidP="00363968">
            <w:r w:rsidRPr="00E352EF">
              <w:rPr>
                <w:rFonts w:ascii="Calibri" w:eastAsia="Calibri" w:hAnsi="Calibri" w:cs="Calibri"/>
              </w:rPr>
              <w:t xml:space="preserve">OBS_VALUE </w:t>
            </w:r>
          </w:p>
        </w:tc>
        <w:tc>
          <w:tcPr>
            <w:tcW w:w="1598" w:type="dxa"/>
            <w:tcBorders>
              <w:top w:val="single" w:sz="6" w:space="0" w:color="000000"/>
              <w:left w:val="single" w:sz="6" w:space="0" w:color="000000"/>
              <w:bottom w:val="single" w:sz="6" w:space="0" w:color="000000"/>
              <w:right w:val="single" w:sz="6" w:space="0" w:color="000000"/>
            </w:tcBorders>
            <w:shd w:val="clear" w:color="auto" w:fill="C5E0B3"/>
            <w:tcMar>
              <w:top w:w="43" w:type="dxa"/>
              <w:left w:w="86" w:type="dxa"/>
              <w:bottom w:w="86" w:type="dxa"/>
              <w:right w:w="43" w:type="dxa"/>
            </w:tcMar>
          </w:tcPr>
          <w:p w14:paraId="77636B7A" w14:textId="77777777" w:rsidR="001B6402" w:rsidRPr="00E352EF" w:rsidRDefault="001B6402" w:rsidP="00363968">
            <w:r w:rsidRPr="00E352EF">
              <w:rPr>
                <w:rFonts w:ascii="Calibri" w:eastAsia="Calibri" w:hAnsi="Calibri" w:cs="Calibri"/>
              </w:rPr>
              <w:t>OBS_STATUS</w:t>
            </w:r>
          </w:p>
        </w:tc>
      </w:tr>
      <w:tr w:rsidR="001B6402" w:rsidRPr="00E352EF" w14:paraId="266F891E" w14:textId="77777777" w:rsidTr="00363968">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FCD446" w14:textId="77777777" w:rsidR="001B6402" w:rsidRPr="00E352EF" w:rsidRDefault="001B6402" w:rsidP="00363968">
            <w:r w:rsidRPr="00E352EF">
              <w:rPr>
                <w:rFonts w:ascii="Calibri" w:eastAsia="Calibri" w:hAnsi="Calibri" w:cs="Calibri"/>
              </w:rPr>
              <w:t>2010</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68495D" w14:textId="77777777" w:rsidR="001B6402" w:rsidRPr="00E352EF" w:rsidRDefault="001B6402" w:rsidP="00363968">
            <w:r w:rsidRPr="00E352EF">
              <w:rPr>
                <w:rFonts w:ascii="Calibri" w:eastAsia="Calibri" w:hAnsi="Calibri" w:cs="Calibri"/>
              </w:rPr>
              <w:t>EU25</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D336A5" w14:textId="77777777" w:rsidR="001B6402" w:rsidRPr="00E352EF" w:rsidRDefault="001B6402" w:rsidP="00363968">
            <w:r w:rsidRPr="00E352EF">
              <w:rPr>
                <w:rFonts w:ascii="Calibri" w:eastAsia="Calibri" w:hAnsi="Calibri" w:cs="Calibri"/>
              </w:rPr>
              <w:t>CA</w:t>
            </w:r>
          </w:p>
        </w:tc>
        <w:tc>
          <w:tcPr>
            <w:tcW w:w="10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E44B2E" w14:textId="77777777" w:rsidR="001B6402" w:rsidRPr="00E352EF" w:rsidRDefault="001B6402" w:rsidP="00363968">
            <w:r w:rsidRPr="00E352EF">
              <w:rPr>
                <w:rFonts w:ascii="Calibri" w:eastAsia="Calibri" w:hAnsi="Calibri" w:cs="Calibri"/>
              </w:rPr>
              <w:t>AVERAGE</w:t>
            </w:r>
          </w:p>
        </w:tc>
        <w:tc>
          <w:tcPr>
            <w:tcW w:w="14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250B7D" w14:textId="77777777" w:rsidR="001B6402" w:rsidRPr="00E352EF" w:rsidRDefault="001B6402" w:rsidP="00363968">
            <w:r w:rsidRPr="00E352EF">
              <w:rPr>
                <w:rFonts w:ascii="Calibri" w:eastAsia="Calibri" w:hAnsi="Calibri" w:cs="Calibri"/>
              </w:rPr>
              <w:t xml:space="preserve">20 </w:t>
            </w:r>
          </w:p>
        </w:tc>
        <w:tc>
          <w:tcPr>
            <w:tcW w:w="15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3683EA" w14:textId="77777777" w:rsidR="001B6402" w:rsidRPr="00E352EF" w:rsidRDefault="001B6402" w:rsidP="00363968">
            <w:r w:rsidRPr="00E352EF">
              <w:rPr>
                <w:rFonts w:ascii="Calibri" w:eastAsia="Calibri" w:hAnsi="Calibri" w:cs="Calibri"/>
              </w:rPr>
              <w:t xml:space="preserve"> </w:t>
            </w:r>
          </w:p>
        </w:tc>
      </w:tr>
      <w:tr w:rsidR="001B6402" w:rsidRPr="00E352EF" w14:paraId="089850C0" w14:textId="77777777" w:rsidTr="00363968">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EC06F6" w14:textId="77777777" w:rsidR="001B6402" w:rsidRPr="00E352EF" w:rsidRDefault="001B6402" w:rsidP="00363968">
            <w:r w:rsidRPr="00E352EF">
              <w:rPr>
                <w:rFonts w:ascii="Calibri" w:eastAsia="Calibri" w:hAnsi="Calibri" w:cs="Calibri"/>
              </w:rPr>
              <w:t>2010</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D3D4A6" w14:textId="77777777" w:rsidR="001B6402" w:rsidRPr="00E352EF" w:rsidRDefault="001B6402" w:rsidP="00363968">
            <w:r w:rsidRPr="00E352EF">
              <w:rPr>
                <w:rFonts w:ascii="Calibri" w:eastAsia="Calibri" w:hAnsi="Calibri" w:cs="Calibri"/>
              </w:rPr>
              <w:t>BG</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91B082" w14:textId="77777777" w:rsidR="001B6402" w:rsidRPr="00E352EF" w:rsidRDefault="001B6402" w:rsidP="00363968">
            <w:r w:rsidRPr="00E352EF">
              <w:rPr>
                <w:rFonts w:ascii="Calibri" w:eastAsia="Calibri" w:hAnsi="Calibri" w:cs="Calibri"/>
              </w:rPr>
              <w:t>CA</w:t>
            </w:r>
          </w:p>
        </w:tc>
        <w:tc>
          <w:tcPr>
            <w:tcW w:w="10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2D3AA6" w14:textId="77777777" w:rsidR="001B6402" w:rsidRPr="00E352EF" w:rsidRDefault="001B6402" w:rsidP="00363968">
            <w:r w:rsidRPr="00E352EF">
              <w:rPr>
                <w:rFonts w:ascii="Calibri" w:eastAsia="Calibri" w:hAnsi="Calibri" w:cs="Calibri"/>
              </w:rPr>
              <w:t>NET</w:t>
            </w:r>
          </w:p>
        </w:tc>
        <w:tc>
          <w:tcPr>
            <w:tcW w:w="14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2FE0D4" w14:textId="77777777" w:rsidR="001B6402" w:rsidRPr="00E352EF" w:rsidRDefault="001B6402" w:rsidP="00363968">
            <w:r w:rsidRPr="00E352EF">
              <w:rPr>
                <w:rFonts w:ascii="Calibri" w:eastAsia="Calibri" w:hAnsi="Calibri" w:cs="Calibri"/>
              </w:rPr>
              <w:t>1</w:t>
            </w:r>
          </w:p>
        </w:tc>
        <w:tc>
          <w:tcPr>
            <w:tcW w:w="15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D0D56C" w14:textId="77777777" w:rsidR="001B6402" w:rsidRPr="00E352EF" w:rsidRDefault="001B6402" w:rsidP="00363968">
            <w:r w:rsidRPr="00E352EF">
              <w:rPr>
                <w:rFonts w:ascii="Calibri" w:eastAsia="Calibri" w:hAnsi="Calibri" w:cs="Calibri"/>
              </w:rPr>
              <w:t xml:space="preserve"> </w:t>
            </w:r>
          </w:p>
        </w:tc>
      </w:tr>
      <w:tr w:rsidR="001B6402" w:rsidRPr="00E352EF" w14:paraId="10FA6DF5" w14:textId="77777777" w:rsidTr="00363968">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5E9849" w14:textId="77777777" w:rsidR="001B6402" w:rsidRPr="00E352EF" w:rsidRDefault="001B6402" w:rsidP="00363968">
            <w:r w:rsidRPr="00E352EF">
              <w:rPr>
                <w:rFonts w:ascii="Calibri" w:eastAsia="Calibri" w:hAnsi="Calibri" w:cs="Calibri"/>
              </w:rPr>
              <w:t>2010</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050DC0" w14:textId="77777777" w:rsidR="001B6402" w:rsidRPr="00E352EF" w:rsidRDefault="001B6402" w:rsidP="00363968">
            <w:r w:rsidRPr="00E352EF">
              <w:rPr>
                <w:rFonts w:ascii="Calibri" w:eastAsia="Calibri" w:hAnsi="Calibri" w:cs="Calibri"/>
              </w:rPr>
              <w:t>RO</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ED4171" w14:textId="77777777" w:rsidR="001B6402" w:rsidRPr="00E352EF" w:rsidRDefault="001B6402" w:rsidP="00363968">
            <w:r w:rsidRPr="00E352EF">
              <w:rPr>
                <w:rFonts w:ascii="Calibri" w:eastAsia="Calibri" w:hAnsi="Calibri" w:cs="Calibri"/>
              </w:rPr>
              <w:t>CA</w:t>
            </w:r>
          </w:p>
        </w:tc>
        <w:tc>
          <w:tcPr>
            <w:tcW w:w="10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F4327D" w14:textId="77777777" w:rsidR="001B6402" w:rsidRPr="00E352EF" w:rsidRDefault="001B6402" w:rsidP="00363968">
            <w:r w:rsidRPr="00E352EF">
              <w:rPr>
                <w:rFonts w:ascii="Calibri" w:eastAsia="Calibri" w:hAnsi="Calibri" w:cs="Calibri"/>
              </w:rPr>
              <w:t>NET</w:t>
            </w:r>
          </w:p>
        </w:tc>
        <w:tc>
          <w:tcPr>
            <w:tcW w:w="14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41C638" w14:textId="77777777" w:rsidR="001B6402" w:rsidRPr="00E352EF" w:rsidRDefault="001B6402" w:rsidP="00363968">
            <w:r w:rsidRPr="00E352EF">
              <w:rPr>
                <w:rFonts w:ascii="Calibri" w:eastAsia="Calibri" w:hAnsi="Calibri" w:cs="Calibri"/>
              </w:rPr>
              <w:t xml:space="preserve">1 </w:t>
            </w:r>
          </w:p>
        </w:tc>
        <w:tc>
          <w:tcPr>
            <w:tcW w:w="15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5E1FE6" w14:textId="77777777" w:rsidR="001B6402" w:rsidRPr="00E352EF" w:rsidRDefault="001B6402" w:rsidP="00363968">
            <w:r w:rsidRPr="00E352EF">
              <w:rPr>
                <w:rFonts w:ascii="Calibri" w:eastAsia="Calibri" w:hAnsi="Calibri" w:cs="Calibri"/>
              </w:rPr>
              <w:t>M</w:t>
            </w:r>
          </w:p>
        </w:tc>
      </w:tr>
      <w:tr w:rsidR="001B6402" w:rsidRPr="00E352EF" w14:paraId="075FFF25" w14:textId="77777777" w:rsidTr="00363968">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591AB4" w14:textId="77777777" w:rsidR="001B6402" w:rsidRPr="00E352EF" w:rsidRDefault="001B6402" w:rsidP="00363968">
            <w:r w:rsidRPr="00E352EF">
              <w:rPr>
                <w:rFonts w:ascii="Calibri" w:eastAsia="Calibri" w:hAnsi="Calibri" w:cs="Calibri"/>
              </w:rPr>
              <w:t>2010</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626F43" w14:textId="77777777" w:rsidR="001B6402" w:rsidRPr="00E352EF" w:rsidRDefault="001B6402" w:rsidP="00363968">
            <w:r w:rsidRPr="00E352EF">
              <w:rPr>
                <w:rFonts w:ascii="Calibri" w:eastAsia="Calibri" w:hAnsi="Calibri" w:cs="Calibri"/>
              </w:rPr>
              <w:t>EU27</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53518D" w14:textId="77777777" w:rsidR="001B6402" w:rsidRPr="00E352EF" w:rsidRDefault="001B6402" w:rsidP="00363968">
            <w:r w:rsidRPr="00E352EF">
              <w:rPr>
                <w:rFonts w:ascii="Calibri" w:eastAsia="Calibri" w:hAnsi="Calibri" w:cs="Calibri"/>
              </w:rPr>
              <w:t>CA</w:t>
            </w:r>
          </w:p>
        </w:tc>
        <w:tc>
          <w:tcPr>
            <w:tcW w:w="10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6C83DC" w14:textId="77777777" w:rsidR="001B6402" w:rsidRPr="00E352EF" w:rsidRDefault="001B6402" w:rsidP="00363968">
            <w:r w:rsidRPr="00E352EF">
              <w:rPr>
                <w:rFonts w:ascii="Calibri" w:eastAsia="Calibri" w:hAnsi="Calibri" w:cs="Calibri"/>
              </w:rPr>
              <w:t>CREDIT</w:t>
            </w:r>
          </w:p>
        </w:tc>
        <w:tc>
          <w:tcPr>
            <w:tcW w:w="14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0B6F82" w14:textId="77777777" w:rsidR="001B6402" w:rsidRPr="00E352EF" w:rsidRDefault="001B6402" w:rsidP="00363968">
            <w:r w:rsidRPr="00E352EF">
              <w:rPr>
                <w:rFonts w:ascii="Calibri" w:eastAsia="Calibri" w:hAnsi="Calibri" w:cs="Calibri"/>
              </w:rPr>
              <w:t xml:space="preserve">12 </w:t>
            </w:r>
          </w:p>
        </w:tc>
        <w:tc>
          <w:tcPr>
            <w:tcW w:w="15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C186DF" w14:textId="77777777" w:rsidR="001B6402" w:rsidRPr="00E352EF" w:rsidRDefault="001B6402" w:rsidP="00363968">
            <w:r w:rsidRPr="00E352EF">
              <w:rPr>
                <w:rFonts w:ascii="Calibri" w:eastAsia="Calibri" w:hAnsi="Calibri" w:cs="Calibri"/>
              </w:rPr>
              <w:t>C</w:t>
            </w:r>
          </w:p>
        </w:tc>
      </w:tr>
    </w:tbl>
    <w:p w14:paraId="08CBD1A9" w14:textId="77777777" w:rsidR="001B6402" w:rsidRPr="00E352EF" w:rsidRDefault="001B6402" w:rsidP="001B6402">
      <w:r w:rsidRPr="00E352EF">
        <w:rPr>
          <w:rFonts w:ascii="Calibri" w:eastAsia="Calibri" w:hAnsi="Calibri" w:cs="Calibri"/>
        </w:rPr>
        <w:t xml:space="preserve">                </w:t>
      </w:r>
    </w:p>
    <w:p w14:paraId="0E37021C" w14:textId="7432B391" w:rsidR="001B6402" w:rsidRPr="00E352EF" w:rsidRDefault="001B6402" w:rsidP="001B6402">
      <w:r w:rsidRPr="00E352EF">
        <w:rPr>
          <w:rFonts w:ascii="Calibri" w:eastAsia="Calibri" w:hAnsi="Calibri" w:cs="Calibri"/>
          <w:b/>
        </w:rPr>
        <w:t>define datapoint ruleset</w:t>
      </w:r>
      <w:r w:rsidRPr="00E352EF">
        <w:rPr>
          <w:rFonts w:ascii="Calibri" w:eastAsia="Calibri" w:hAnsi="Calibri" w:cs="Calibri"/>
        </w:rPr>
        <w:t xml:space="preserve"> ruleset_1 (FLOW </w:t>
      </w:r>
      <w:r w:rsidRPr="00E352EF">
        <w:rPr>
          <w:rFonts w:ascii="Calibri" w:eastAsia="Calibri" w:hAnsi="Calibri" w:cs="Calibri"/>
          <w:b/>
        </w:rPr>
        <w:t xml:space="preserve">as </w:t>
      </w:r>
      <w:r w:rsidRPr="00E352EF">
        <w:rPr>
          <w:rFonts w:ascii="Calibri" w:eastAsia="Calibri" w:hAnsi="Calibri" w:cs="Calibri"/>
        </w:rPr>
        <w:t xml:space="preserve">x, OBS_STATUS </w:t>
      </w:r>
      <w:r w:rsidRPr="00E352EF">
        <w:rPr>
          <w:rFonts w:ascii="Calibri" w:eastAsia="Calibri" w:hAnsi="Calibri" w:cs="Calibri"/>
          <w:b/>
        </w:rPr>
        <w:t xml:space="preserve">as </w:t>
      </w:r>
      <w:r w:rsidRPr="00E352EF">
        <w:rPr>
          <w:rFonts w:ascii="Calibri" w:eastAsia="Calibri" w:hAnsi="Calibri" w:cs="Calibri"/>
        </w:rPr>
        <w:t xml:space="preserve">y) </w:t>
      </w:r>
      <w:del w:id="104" w:author="Laura Viignola" w:date="2017-05-10T18:28:00Z">
        <w:r w:rsidRPr="00E352EF" w:rsidDel="00AF35F1">
          <w:rPr>
            <w:rFonts w:ascii="Calibri" w:eastAsia="Calibri" w:hAnsi="Calibri" w:cs="Calibri"/>
            <w:b/>
          </w:rPr>
          <w:delText>(</w:delText>
        </w:r>
      </w:del>
      <w:ins w:id="105" w:author="Laura Viignola" w:date="2017-05-10T18:28:00Z">
        <w:r w:rsidR="00AF35F1">
          <w:rPr>
            <w:rFonts w:ascii="Calibri" w:eastAsia="Calibri" w:hAnsi="Calibri" w:cs="Calibri"/>
            <w:b/>
          </w:rPr>
          <w:t>-</w:t>
        </w:r>
      </w:ins>
    </w:p>
    <w:p w14:paraId="6F58AB1C" w14:textId="77777777" w:rsidR="001B6402" w:rsidRPr="00E352EF" w:rsidRDefault="001B6402" w:rsidP="001B6402">
      <w:pPr>
        <w:ind w:firstLine="706"/>
      </w:pPr>
      <w:r w:rsidRPr="00E352EF">
        <w:rPr>
          <w:rFonts w:ascii="Calibri" w:eastAsia="Calibri" w:hAnsi="Calibri" w:cs="Calibri"/>
        </w:rPr>
        <w:t xml:space="preserve"> flow_dr : </w:t>
      </w:r>
      <w:r w:rsidRPr="00E352EF">
        <w:rPr>
          <w:rFonts w:ascii="Calibri" w:eastAsia="Calibri" w:hAnsi="Calibri" w:cs="Calibri"/>
          <w:b/>
        </w:rPr>
        <w:t>when</w:t>
      </w:r>
      <w:r w:rsidRPr="00E352EF">
        <w:rPr>
          <w:rFonts w:ascii="Calibri" w:eastAsia="Calibri" w:hAnsi="Calibri" w:cs="Calibri"/>
        </w:rPr>
        <w:t xml:space="preserve"> x = “CREDIT” </w:t>
      </w:r>
      <w:r w:rsidRPr="00E352EF">
        <w:rPr>
          <w:rFonts w:ascii="Calibri" w:eastAsia="Calibri" w:hAnsi="Calibri" w:cs="Calibri"/>
          <w:b/>
        </w:rPr>
        <w:t>or</w:t>
      </w:r>
      <w:r w:rsidRPr="00E352EF">
        <w:rPr>
          <w:rFonts w:ascii="Calibri" w:eastAsia="Calibri" w:hAnsi="Calibri" w:cs="Calibri"/>
        </w:rPr>
        <w:t xml:space="preserve"> x = “AVERAGE” </w:t>
      </w:r>
      <w:r w:rsidRPr="00E352EF">
        <w:rPr>
          <w:rFonts w:ascii="Calibri" w:eastAsia="Calibri" w:hAnsi="Calibri" w:cs="Calibri"/>
          <w:b/>
        </w:rPr>
        <w:t>then</w:t>
      </w:r>
      <w:r w:rsidRPr="00E352EF">
        <w:rPr>
          <w:rFonts w:ascii="Calibri" w:eastAsia="Calibri" w:hAnsi="Calibri" w:cs="Calibri"/>
        </w:rPr>
        <w:t xml:space="preserve"> y &lt;&gt; “C” </w:t>
      </w:r>
      <w:r w:rsidRPr="00E352EF">
        <w:rPr>
          <w:rFonts w:ascii="Calibri" w:eastAsia="Calibri" w:hAnsi="Calibri" w:cs="Calibri"/>
          <w:b/>
        </w:rPr>
        <w:t>errorcode</w:t>
      </w:r>
      <w:r w:rsidRPr="00E352EF">
        <w:rPr>
          <w:rFonts w:ascii="Calibri" w:eastAsia="Calibri" w:hAnsi="Calibri" w:cs="Calibri"/>
        </w:rPr>
        <w:t xml:space="preserve"> ( -XXXXX )</w:t>
      </w:r>
    </w:p>
    <w:p w14:paraId="37A94131" w14:textId="03A5EA74" w:rsidR="001B6402" w:rsidRPr="00E352EF" w:rsidRDefault="001B6402" w:rsidP="001B6402">
      <w:del w:id="106" w:author="Laura Viignola" w:date="2017-05-10T18:28:00Z">
        <w:r w:rsidRPr="00E352EF" w:rsidDel="00AF35F1">
          <w:rPr>
            <w:rFonts w:ascii="Calibri" w:eastAsia="Calibri" w:hAnsi="Calibri" w:cs="Calibri"/>
            <w:b/>
          </w:rPr>
          <w:delText>)</w:delText>
        </w:r>
      </w:del>
      <w:ins w:id="107" w:author="Laura Viignola" w:date="2017-05-10T18:28:00Z">
        <w:r w:rsidR="00AF35F1">
          <w:rPr>
            <w:rFonts w:ascii="Calibri" w:eastAsia="Calibri" w:hAnsi="Calibri" w:cs="Calibri"/>
            <w:b/>
          </w:rPr>
          <w:t>-end datapoint ruleset</w:t>
        </w:r>
      </w:ins>
    </w:p>
    <w:p w14:paraId="7336BD8E" w14:textId="77777777" w:rsidR="001B6402" w:rsidRPr="00E352EF" w:rsidRDefault="001B6402" w:rsidP="001B6402">
      <w:r w:rsidRPr="00E352EF">
        <w:rPr>
          <w:rFonts w:ascii="Calibri" w:eastAsia="Calibri" w:hAnsi="Calibri" w:cs="Calibri"/>
        </w:rPr>
        <w:t xml:space="preserve">Meaning: </w:t>
      </w:r>
    </w:p>
    <w:p w14:paraId="1612D8BD" w14:textId="77777777" w:rsidR="001B6402" w:rsidRPr="00E352EF" w:rsidRDefault="001B6402" w:rsidP="001B6402">
      <w:r w:rsidRPr="00E352EF">
        <w:rPr>
          <w:rFonts w:ascii="Calibri" w:eastAsia="Calibri" w:hAnsi="Calibri" w:cs="Calibri"/>
        </w:rPr>
        <w:t xml:space="preserve">Once ruleset_1 is defined, it is usable to perform validations or apply filters. </w:t>
      </w:r>
    </w:p>
    <w:p w14:paraId="6C1190B7" w14:textId="77777777" w:rsidR="001B6402" w:rsidRPr="00E352EF" w:rsidRDefault="001B6402" w:rsidP="001B6402">
      <w:r w:rsidRPr="00E352EF">
        <w:rPr>
          <w:rFonts w:ascii="Calibri" w:eastAsia="Calibri" w:hAnsi="Calibri" w:cs="Calibri"/>
        </w:rPr>
        <w:t xml:space="preserve"> 2) </w:t>
      </w:r>
    </w:p>
    <w:p w14:paraId="78E9B650" w14:textId="77777777" w:rsidR="001B6402" w:rsidRPr="00E352EF" w:rsidRDefault="001B6402" w:rsidP="001B6402">
      <w:r w:rsidRPr="00E352EF">
        <w:rPr>
          <w:rFonts w:ascii="Calibri" w:eastAsia="Calibri" w:hAnsi="Calibri" w:cs="Calibri"/>
        </w:rPr>
        <w:t xml:space="preserve">ds := </w:t>
      </w:r>
      <w:r w:rsidRPr="00E352EF">
        <w:rPr>
          <w:rFonts w:ascii="Calibri" w:eastAsia="Calibri" w:hAnsi="Calibri" w:cs="Calibri"/>
          <w:b/>
        </w:rPr>
        <w:t>check(</w:t>
      </w:r>
      <w:r w:rsidRPr="00E352EF">
        <w:rPr>
          <w:rFonts w:ascii="Calibri" w:eastAsia="Calibri" w:hAnsi="Calibri" w:cs="Calibri"/>
        </w:rPr>
        <w:t xml:space="preserve">ds_bop, ruleset_1, </w:t>
      </w:r>
      <w:r w:rsidRPr="00E352EF">
        <w:rPr>
          <w:rFonts w:ascii="Calibri" w:eastAsia="Calibri" w:hAnsi="Calibri" w:cs="Calibri"/>
          <w:b/>
        </w:rPr>
        <w:t>with measures</w:t>
      </w:r>
      <w:r w:rsidRPr="00E352EF">
        <w:rPr>
          <w:rFonts w:ascii="Calibri" w:eastAsia="Calibri" w:hAnsi="Calibri" w:cs="Calibri"/>
        </w:rPr>
        <w:t xml:space="preserve"> , </w:t>
      </w:r>
      <w:r w:rsidRPr="00E352EF">
        <w:rPr>
          <w:rFonts w:ascii="Calibri" w:eastAsia="Calibri" w:hAnsi="Calibri" w:cs="Calibri"/>
          <w:b/>
        </w:rPr>
        <w:t>only failures)</w:t>
      </w:r>
    </w:p>
    <w:p w14:paraId="39040264" w14:textId="77777777" w:rsidR="001B6402" w:rsidRPr="00E352EF" w:rsidRDefault="001B6402" w:rsidP="001B6402"/>
    <w:tbl>
      <w:tblPr>
        <w:tblW w:w="9101" w:type="dxa"/>
        <w:tblBorders>
          <w:top w:val="single" w:sz="6" w:space="0" w:color="000000"/>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35"/>
        <w:gridCol w:w="1094"/>
        <w:gridCol w:w="1008"/>
        <w:gridCol w:w="806"/>
        <w:gridCol w:w="1699"/>
        <w:gridCol w:w="1238"/>
        <w:gridCol w:w="1339"/>
        <w:gridCol w:w="1282"/>
      </w:tblGrid>
      <w:tr w:rsidR="001B6402" w:rsidRPr="00E352EF" w14:paraId="4F8BBCD7" w14:textId="77777777" w:rsidTr="00363968">
        <w:tc>
          <w:tcPr>
            <w:tcW w:w="634"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69DC7C62" w14:textId="77777777" w:rsidR="001B6402" w:rsidRPr="00E352EF" w:rsidRDefault="001B6402" w:rsidP="00363968">
            <w:r w:rsidRPr="00E352EF">
              <w:rPr>
                <w:rFonts w:ascii="Calibri" w:eastAsia="Calibri" w:hAnsi="Calibri" w:cs="Calibri"/>
              </w:rPr>
              <w:t xml:space="preserve">TIME </w:t>
            </w:r>
          </w:p>
        </w:tc>
        <w:tc>
          <w:tcPr>
            <w:tcW w:w="10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4A9CB56F" w14:textId="77777777" w:rsidR="001B6402" w:rsidRPr="00E352EF" w:rsidRDefault="001B6402" w:rsidP="00363968">
            <w:r w:rsidRPr="00E352EF">
              <w:rPr>
                <w:rFonts w:ascii="Calibri" w:eastAsia="Calibri" w:hAnsi="Calibri" w:cs="Calibri"/>
              </w:rPr>
              <w:t xml:space="preserve">REF_AREA </w:t>
            </w:r>
          </w:p>
        </w:tc>
        <w:tc>
          <w:tcPr>
            <w:tcW w:w="1008"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78E94A7F" w14:textId="77777777" w:rsidR="001B6402" w:rsidRPr="00E352EF" w:rsidRDefault="001B6402" w:rsidP="00363968">
            <w:r w:rsidRPr="00E352EF">
              <w:rPr>
                <w:rFonts w:ascii="Calibri" w:eastAsia="Calibri" w:hAnsi="Calibri" w:cs="Calibri"/>
              </w:rPr>
              <w:t xml:space="preserve">PARTNER </w:t>
            </w:r>
          </w:p>
        </w:tc>
        <w:tc>
          <w:tcPr>
            <w:tcW w:w="806"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28DBEEE9" w14:textId="77777777" w:rsidR="001B6402" w:rsidRPr="00E352EF" w:rsidRDefault="001B6402" w:rsidP="00363968">
            <w:r w:rsidRPr="00E352EF">
              <w:rPr>
                <w:rFonts w:ascii="Calibri" w:eastAsia="Calibri" w:hAnsi="Calibri" w:cs="Calibri"/>
              </w:rPr>
              <w:t>FLOW</w:t>
            </w:r>
          </w:p>
        </w:tc>
        <w:tc>
          <w:tcPr>
            <w:tcW w:w="1699"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18693564" w14:textId="77777777" w:rsidR="001B6402" w:rsidRPr="00E352EF" w:rsidRDefault="001B6402" w:rsidP="00363968">
            <w:r w:rsidRPr="00E352EF">
              <w:rPr>
                <w:rFonts w:ascii="Calibri" w:eastAsia="Calibri" w:hAnsi="Calibri" w:cs="Calibri"/>
              </w:rPr>
              <w:t>RULE_ID</w:t>
            </w:r>
          </w:p>
        </w:tc>
        <w:tc>
          <w:tcPr>
            <w:tcW w:w="1238" w:type="dxa"/>
            <w:tcBorders>
              <w:top w:val="single" w:sz="6" w:space="0" w:color="000000"/>
              <w:left w:val="single" w:sz="6" w:space="0" w:color="000000"/>
              <w:bottom w:val="single" w:sz="6" w:space="0" w:color="000000"/>
              <w:right w:val="single" w:sz="6" w:space="0" w:color="000000"/>
            </w:tcBorders>
            <w:shd w:val="clear" w:color="auto" w:fill="D5DCE4"/>
            <w:tcMar>
              <w:top w:w="43" w:type="dxa"/>
              <w:left w:w="86" w:type="dxa"/>
              <w:bottom w:w="86" w:type="dxa"/>
              <w:right w:w="43" w:type="dxa"/>
            </w:tcMar>
          </w:tcPr>
          <w:p w14:paraId="17320184" w14:textId="77777777" w:rsidR="001B6402" w:rsidRPr="00E352EF" w:rsidRDefault="001B6402" w:rsidP="00363968">
            <w:r w:rsidRPr="00E352EF">
              <w:rPr>
                <w:rFonts w:ascii="Calibri" w:eastAsia="Calibri" w:hAnsi="Calibri" w:cs="Calibri"/>
              </w:rPr>
              <w:t xml:space="preserve">OBS_VALUE </w:t>
            </w:r>
          </w:p>
        </w:tc>
        <w:tc>
          <w:tcPr>
            <w:tcW w:w="1339" w:type="dxa"/>
            <w:tcBorders>
              <w:top w:val="single" w:sz="6" w:space="0" w:color="000000"/>
              <w:left w:val="single" w:sz="6" w:space="0" w:color="000000"/>
              <w:bottom w:val="single" w:sz="6" w:space="0" w:color="000000"/>
              <w:right w:val="single" w:sz="6" w:space="0" w:color="000000"/>
            </w:tcBorders>
            <w:shd w:val="clear" w:color="auto" w:fill="C5E0B3"/>
            <w:tcMar>
              <w:top w:w="43" w:type="dxa"/>
              <w:left w:w="86" w:type="dxa"/>
              <w:bottom w:w="86" w:type="dxa"/>
              <w:right w:w="43" w:type="dxa"/>
            </w:tcMar>
          </w:tcPr>
          <w:p w14:paraId="7470E3AA" w14:textId="77777777" w:rsidR="001B6402" w:rsidRPr="00E352EF" w:rsidRDefault="001B6402" w:rsidP="00363968">
            <w:r w:rsidRPr="00E352EF">
              <w:rPr>
                <w:rFonts w:ascii="Calibri" w:eastAsia="Calibri" w:hAnsi="Calibri" w:cs="Calibri"/>
              </w:rPr>
              <w:t>OBS_STATUS</w:t>
            </w:r>
          </w:p>
        </w:tc>
        <w:tc>
          <w:tcPr>
            <w:tcW w:w="1282" w:type="dxa"/>
            <w:tcBorders>
              <w:top w:val="single" w:sz="6" w:space="0" w:color="000000"/>
              <w:left w:val="single" w:sz="6" w:space="0" w:color="000000"/>
              <w:bottom w:val="single" w:sz="6" w:space="0" w:color="000000"/>
              <w:right w:val="single" w:sz="6" w:space="0" w:color="000000"/>
            </w:tcBorders>
            <w:shd w:val="clear" w:color="auto" w:fill="C5E0B3"/>
            <w:tcMar>
              <w:top w:w="43" w:type="dxa"/>
              <w:left w:w="86" w:type="dxa"/>
              <w:bottom w:w="86" w:type="dxa"/>
              <w:right w:w="43" w:type="dxa"/>
            </w:tcMar>
          </w:tcPr>
          <w:p w14:paraId="29DAF23C" w14:textId="77777777" w:rsidR="001B6402" w:rsidRPr="00E352EF" w:rsidRDefault="001B6402" w:rsidP="00363968">
            <w:r w:rsidRPr="00E352EF">
              <w:rPr>
                <w:rFonts w:ascii="Calibri" w:eastAsia="Calibri" w:hAnsi="Calibri" w:cs="Calibri"/>
              </w:rPr>
              <w:t>ERRORCODE</w:t>
            </w:r>
          </w:p>
        </w:tc>
      </w:tr>
      <w:tr w:rsidR="001B6402" w:rsidRPr="00E352EF" w14:paraId="6A8FB269" w14:textId="77777777" w:rsidTr="00363968">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D8642A" w14:textId="77777777" w:rsidR="001B6402" w:rsidRPr="00E352EF" w:rsidRDefault="001B6402" w:rsidP="00363968">
            <w:r w:rsidRPr="00E352EF">
              <w:rPr>
                <w:rFonts w:ascii="Calibri" w:eastAsia="Calibri" w:hAnsi="Calibri" w:cs="Calibri"/>
              </w:rPr>
              <w:t>2010</w:t>
            </w:r>
          </w:p>
        </w:tc>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8773DB" w14:textId="77777777" w:rsidR="001B6402" w:rsidRPr="00E352EF" w:rsidRDefault="001B6402" w:rsidP="00363968">
            <w:r w:rsidRPr="00E352EF">
              <w:rPr>
                <w:rFonts w:ascii="Calibri" w:eastAsia="Calibri" w:hAnsi="Calibri" w:cs="Calibri"/>
              </w:rPr>
              <w:t>EU27</w:t>
            </w:r>
          </w:p>
        </w:tc>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744ECE" w14:textId="77777777" w:rsidR="001B6402" w:rsidRPr="00E352EF" w:rsidRDefault="001B6402" w:rsidP="00363968">
            <w:r w:rsidRPr="00E352EF">
              <w:rPr>
                <w:rFonts w:ascii="Calibri" w:eastAsia="Calibri" w:hAnsi="Calibri" w:cs="Calibri"/>
              </w:rPr>
              <w:t>CA</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002227" w14:textId="77777777" w:rsidR="001B6402" w:rsidRPr="00E352EF" w:rsidRDefault="001B6402" w:rsidP="00363968">
            <w:r w:rsidRPr="00E352EF">
              <w:rPr>
                <w:rFonts w:ascii="Calibri" w:eastAsia="Calibri" w:hAnsi="Calibri" w:cs="Calibri"/>
              </w:rPr>
              <w:t>CREDIT</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2B32F9" w14:textId="77777777" w:rsidR="001B6402" w:rsidRPr="00E352EF" w:rsidRDefault="001B6402" w:rsidP="00363968">
            <w:r w:rsidRPr="00E352EF">
              <w:rPr>
                <w:rFonts w:ascii="Calibri" w:eastAsia="Calibri" w:hAnsi="Calibri" w:cs="Calibri"/>
              </w:rPr>
              <w:t>ruleset1_flow_dr</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4F373A" w14:textId="77777777" w:rsidR="001B6402" w:rsidRPr="00E352EF" w:rsidRDefault="001B6402" w:rsidP="00363968">
            <w:r w:rsidRPr="00E352EF">
              <w:rPr>
                <w:rFonts w:ascii="Calibri" w:eastAsia="Calibri" w:hAnsi="Calibri" w:cs="Calibri"/>
              </w:rPr>
              <w:t xml:space="preserve">12 </w:t>
            </w:r>
          </w:p>
        </w:tc>
        <w:tc>
          <w:tcPr>
            <w:tcW w:w="133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066B76" w14:textId="77777777" w:rsidR="001B6402" w:rsidRPr="00E352EF" w:rsidRDefault="001B6402" w:rsidP="00363968">
            <w:r w:rsidRPr="00E352EF">
              <w:rPr>
                <w:rFonts w:ascii="Calibri" w:eastAsia="Calibri" w:hAnsi="Calibri" w:cs="Calibri"/>
              </w:rPr>
              <w:t>C</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555AF8" w14:textId="77777777" w:rsidR="001B6402" w:rsidRPr="00E352EF" w:rsidRDefault="001B6402" w:rsidP="00363968">
            <w:r w:rsidRPr="00E352EF">
              <w:rPr>
                <w:rFonts w:ascii="Calibri" w:eastAsia="Calibri" w:hAnsi="Calibri" w:cs="Calibri"/>
              </w:rPr>
              <w:t>-XXXXX</w:t>
            </w:r>
          </w:p>
        </w:tc>
      </w:tr>
    </w:tbl>
    <w:p w14:paraId="25BC4994" w14:textId="0358048E" w:rsidR="001B6402" w:rsidRPr="00E352EF" w:rsidRDefault="001B6402" w:rsidP="001B6402">
      <w:pPr>
        <w:jc w:val="both"/>
      </w:pPr>
    </w:p>
    <w:p w14:paraId="435F67AA" w14:textId="77777777" w:rsidR="001B6402" w:rsidRPr="00E352EF" w:rsidRDefault="001B6402" w:rsidP="001B6402">
      <w:r w:rsidRPr="00E352EF">
        <w:rPr>
          <w:rFonts w:ascii="Calibri" w:eastAsia="Calibri" w:hAnsi="Calibri" w:cs="Calibri"/>
        </w:rPr>
        <w:t xml:space="preserve">3) </w:t>
      </w:r>
    </w:p>
    <w:p w14:paraId="3E18C7BD" w14:textId="77777777" w:rsidR="001B6402" w:rsidRPr="00E352EF" w:rsidRDefault="001B6402" w:rsidP="001B6402">
      <w:r w:rsidRPr="00E352EF">
        <w:rPr>
          <w:rFonts w:ascii="Calibri" w:eastAsia="Calibri" w:hAnsi="Calibri" w:cs="Calibri"/>
        </w:rPr>
        <w:t>ds := ds_bop[</w:t>
      </w:r>
      <w:r w:rsidRPr="00E352EF">
        <w:rPr>
          <w:rFonts w:ascii="Calibri" w:eastAsia="Calibri" w:hAnsi="Calibri" w:cs="Calibri"/>
          <w:b/>
        </w:rPr>
        <w:t xml:space="preserve">filter </w:t>
      </w:r>
      <w:r w:rsidRPr="00E352EF">
        <w:rPr>
          <w:rFonts w:ascii="Calibri" w:eastAsia="Calibri" w:hAnsi="Calibri" w:cs="Calibri"/>
        </w:rPr>
        <w:t>ruleset_1]</w:t>
      </w:r>
    </w:p>
    <w:p w14:paraId="57B3757A" w14:textId="77777777" w:rsidR="001B6402" w:rsidRPr="00E352EF" w:rsidRDefault="001B6402" w:rsidP="001B6402"/>
    <w:tbl>
      <w:tblPr>
        <w:tblW w:w="7128" w:type="dxa"/>
        <w:tblBorders>
          <w:top w:val="single" w:sz="6" w:space="0" w:color="000000"/>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8"/>
        <w:gridCol w:w="1310"/>
        <w:gridCol w:w="1138"/>
        <w:gridCol w:w="1022"/>
        <w:gridCol w:w="1454"/>
        <w:gridCol w:w="1526"/>
      </w:tblGrid>
      <w:tr w:rsidR="001B6402" w:rsidRPr="00E352EF" w14:paraId="42E51DEE" w14:textId="77777777" w:rsidTr="00363968">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1AAE9EAB" w14:textId="77777777" w:rsidR="001B6402" w:rsidRPr="00E352EF" w:rsidRDefault="001B6402" w:rsidP="00363968">
            <w:r w:rsidRPr="00E352EF">
              <w:rPr>
                <w:rFonts w:ascii="Calibri" w:eastAsia="Calibri" w:hAnsi="Calibri" w:cs="Calibri"/>
              </w:rPr>
              <w:t xml:space="preserve">TIME </w:t>
            </w:r>
          </w:p>
        </w:tc>
        <w:tc>
          <w:tcPr>
            <w:tcW w:w="1310"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3809B554" w14:textId="77777777" w:rsidR="001B6402" w:rsidRPr="00E352EF" w:rsidRDefault="001B6402" w:rsidP="00363968">
            <w:r w:rsidRPr="00E352EF">
              <w:rPr>
                <w:rFonts w:ascii="Calibri" w:eastAsia="Calibri" w:hAnsi="Calibri" w:cs="Calibri"/>
              </w:rPr>
              <w:t xml:space="preserve">REF_AREA </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677E1BA0" w14:textId="77777777" w:rsidR="001B6402" w:rsidRPr="00E352EF" w:rsidRDefault="001B6402" w:rsidP="00363968">
            <w:r w:rsidRPr="00E352EF">
              <w:rPr>
                <w:rFonts w:ascii="Calibri" w:eastAsia="Calibri" w:hAnsi="Calibri" w:cs="Calibri"/>
              </w:rPr>
              <w:t xml:space="preserve">PARTNER </w:t>
            </w:r>
          </w:p>
        </w:tc>
        <w:tc>
          <w:tcPr>
            <w:tcW w:w="1022"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6BF6A73C" w14:textId="77777777" w:rsidR="001B6402" w:rsidRPr="00E352EF" w:rsidRDefault="001B6402" w:rsidP="00363968">
            <w:r w:rsidRPr="00E352EF">
              <w:rPr>
                <w:rFonts w:ascii="Calibri" w:eastAsia="Calibri" w:hAnsi="Calibri" w:cs="Calibri"/>
              </w:rPr>
              <w:t>FLOW</w:t>
            </w:r>
          </w:p>
        </w:tc>
        <w:tc>
          <w:tcPr>
            <w:tcW w:w="1454" w:type="dxa"/>
            <w:tcBorders>
              <w:top w:val="single" w:sz="6" w:space="0" w:color="000000"/>
              <w:left w:val="single" w:sz="6" w:space="0" w:color="000000"/>
              <w:bottom w:val="single" w:sz="6" w:space="0" w:color="000000"/>
              <w:right w:val="single" w:sz="6" w:space="0" w:color="000000"/>
            </w:tcBorders>
            <w:shd w:val="clear" w:color="auto" w:fill="D5DCE4"/>
            <w:tcMar>
              <w:top w:w="43" w:type="dxa"/>
              <w:left w:w="86" w:type="dxa"/>
              <w:bottom w:w="86" w:type="dxa"/>
              <w:right w:w="43" w:type="dxa"/>
            </w:tcMar>
          </w:tcPr>
          <w:p w14:paraId="707A8807" w14:textId="77777777" w:rsidR="001B6402" w:rsidRPr="00E352EF" w:rsidRDefault="001B6402" w:rsidP="00363968">
            <w:r w:rsidRPr="00E352EF">
              <w:rPr>
                <w:rFonts w:ascii="Calibri" w:eastAsia="Calibri" w:hAnsi="Calibri" w:cs="Calibri"/>
              </w:rPr>
              <w:t xml:space="preserve">OBS_VALUE </w:t>
            </w:r>
          </w:p>
        </w:tc>
        <w:tc>
          <w:tcPr>
            <w:tcW w:w="1526" w:type="dxa"/>
            <w:tcBorders>
              <w:top w:val="single" w:sz="6" w:space="0" w:color="000000"/>
              <w:left w:val="single" w:sz="6" w:space="0" w:color="000000"/>
              <w:bottom w:val="single" w:sz="6" w:space="0" w:color="000000"/>
              <w:right w:val="single" w:sz="6" w:space="0" w:color="000000"/>
            </w:tcBorders>
            <w:shd w:val="clear" w:color="auto" w:fill="C5E0B3"/>
            <w:tcMar>
              <w:top w:w="43" w:type="dxa"/>
              <w:left w:w="86" w:type="dxa"/>
              <w:bottom w:w="86" w:type="dxa"/>
              <w:right w:w="43" w:type="dxa"/>
            </w:tcMar>
          </w:tcPr>
          <w:p w14:paraId="27C16FA7" w14:textId="77777777" w:rsidR="001B6402" w:rsidRPr="00E352EF" w:rsidRDefault="001B6402" w:rsidP="00363968">
            <w:r w:rsidRPr="00E352EF">
              <w:rPr>
                <w:rFonts w:ascii="Calibri" w:eastAsia="Calibri" w:hAnsi="Calibri" w:cs="Calibri"/>
              </w:rPr>
              <w:t>OBS_STATUS</w:t>
            </w:r>
          </w:p>
        </w:tc>
      </w:tr>
      <w:tr w:rsidR="001B6402" w:rsidRPr="00E352EF" w14:paraId="32FFFB38" w14:textId="77777777" w:rsidTr="00363968">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B9F924" w14:textId="77777777" w:rsidR="001B6402" w:rsidRPr="00E352EF" w:rsidRDefault="001B6402" w:rsidP="00363968">
            <w:r w:rsidRPr="00E352EF">
              <w:rPr>
                <w:rFonts w:ascii="Calibri" w:eastAsia="Calibri" w:hAnsi="Calibri" w:cs="Calibri"/>
              </w:rPr>
              <w:t>2010</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97D76E" w14:textId="77777777" w:rsidR="001B6402" w:rsidRPr="00E352EF" w:rsidRDefault="001B6402" w:rsidP="00363968">
            <w:r w:rsidRPr="00E352EF">
              <w:rPr>
                <w:rFonts w:ascii="Calibri" w:eastAsia="Calibri" w:hAnsi="Calibri" w:cs="Calibri"/>
              </w:rPr>
              <w:t>EU25</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3092BF" w14:textId="77777777" w:rsidR="001B6402" w:rsidRPr="00E352EF" w:rsidRDefault="001B6402" w:rsidP="00363968">
            <w:r w:rsidRPr="00E352EF">
              <w:rPr>
                <w:rFonts w:ascii="Calibri" w:eastAsia="Calibri" w:hAnsi="Calibri" w:cs="Calibri"/>
              </w:rPr>
              <w:t>CA</w:t>
            </w:r>
          </w:p>
        </w:tc>
        <w:tc>
          <w:tcPr>
            <w:tcW w:w="10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7A5F8F" w14:textId="77777777" w:rsidR="001B6402" w:rsidRPr="00E352EF" w:rsidRDefault="001B6402" w:rsidP="00363968">
            <w:r w:rsidRPr="00E352EF">
              <w:rPr>
                <w:rFonts w:ascii="Calibri" w:eastAsia="Calibri" w:hAnsi="Calibri" w:cs="Calibri"/>
              </w:rPr>
              <w:t>AVERAGE</w:t>
            </w:r>
          </w:p>
        </w:tc>
        <w:tc>
          <w:tcPr>
            <w:tcW w:w="14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B0D74D" w14:textId="77777777" w:rsidR="001B6402" w:rsidRPr="00E352EF" w:rsidRDefault="001B6402" w:rsidP="00363968">
            <w:r w:rsidRPr="00E352EF">
              <w:rPr>
                <w:rFonts w:ascii="Calibri" w:eastAsia="Calibri" w:hAnsi="Calibri" w:cs="Calibri"/>
              </w:rPr>
              <w:t xml:space="preserve">20 </w:t>
            </w:r>
          </w:p>
        </w:tc>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408375" w14:textId="77777777" w:rsidR="001B6402" w:rsidRPr="00E352EF" w:rsidRDefault="001B6402" w:rsidP="00363968">
            <w:r w:rsidRPr="00E352EF">
              <w:rPr>
                <w:rFonts w:ascii="Calibri" w:eastAsia="Calibri" w:hAnsi="Calibri" w:cs="Calibri"/>
              </w:rPr>
              <w:t xml:space="preserve"> </w:t>
            </w:r>
          </w:p>
        </w:tc>
      </w:tr>
      <w:tr w:rsidR="001B6402" w:rsidRPr="00E352EF" w14:paraId="1F6C8CA6" w14:textId="77777777" w:rsidTr="00363968">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555369" w14:textId="77777777" w:rsidR="001B6402" w:rsidRPr="00E352EF" w:rsidRDefault="001B6402" w:rsidP="00363968">
            <w:r w:rsidRPr="00E352EF">
              <w:rPr>
                <w:rFonts w:ascii="Calibri" w:eastAsia="Calibri" w:hAnsi="Calibri" w:cs="Calibri"/>
              </w:rPr>
              <w:t>2010</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6DA23C" w14:textId="77777777" w:rsidR="001B6402" w:rsidRPr="00E352EF" w:rsidRDefault="001B6402" w:rsidP="00363968">
            <w:r w:rsidRPr="00E352EF">
              <w:rPr>
                <w:rFonts w:ascii="Calibri" w:eastAsia="Calibri" w:hAnsi="Calibri" w:cs="Calibri"/>
              </w:rPr>
              <w:t>BG</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F5AF63" w14:textId="77777777" w:rsidR="001B6402" w:rsidRPr="00E352EF" w:rsidRDefault="001B6402" w:rsidP="00363968">
            <w:r w:rsidRPr="00E352EF">
              <w:rPr>
                <w:rFonts w:ascii="Calibri" w:eastAsia="Calibri" w:hAnsi="Calibri" w:cs="Calibri"/>
              </w:rPr>
              <w:t>CA</w:t>
            </w:r>
          </w:p>
        </w:tc>
        <w:tc>
          <w:tcPr>
            <w:tcW w:w="10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564FC3" w14:textId="77777777" w:rsidR="001B6402" w:rsidRPr="00E352EF" w:rsidRDefault="001B6402" w:rsidP="00363968">
            <w:r w:rsidRPr="00E352EF">
              <w:rPr>
                <w:rFonts w:ascii="Calibri" w:eastAsia="Calibri" w:hAnsi="Calibri" w:cs="Calibri"/>
              </w:rPr>
              <w:t>NET</w:t>
            </w:r>
          </w:p>
        </w:tc>
        <w:tc>
          <w:tcPr>
            <w:tcW w:w="14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3EF422" w14:textId="77777777" w:rsidR="001B6402" w:rsidRPr="00E352EF" w:rsidRDefault="001B6402" w:rsidP="00363968">
            <w:r w:rsidRPr="00E352EF">
              <w:rPr>
                <w:rFonts w:ascii="Calibri" w:eastAsia="Calibri" w:hAnsi="Calibri" w:cs="Calibri"/>
              </w:rPr>
              <w:t>1</w:t>
            </w:r>
          </w:p>
        </w:tc>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28A5C6" w14:textId="77777777" w:rsidR="001B6402" w:rsidRPr="00E352EF" w:rsidRDefault="001B6402" w:rsidP="00363968">
            <w:r w:rsidRPr="00E352EF">
              <w:rPr>
                <w:rFonts w:ascii="Calibri" w:eastAsia="Calibri" w:hAnsi="Calibri" w:cs="Calibri"/>
              </w:rPr>
              <w:t xml:space="preserve"> </w:t>
            </w:r>
          </w:p>
        </w:tc>
      </w:tr>
      <w:tr w:rsidR="001B6402" w:rsidRPr="00E352EF" w14:paraId="73DDF42F" w14:textId="77777777" w:rsidTr="00363968">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5C8F7A" w14:textId="77777777" w:rsidR="001B6402" w:rsidRPr="00E352EF" w:rsidRDefault="001B6402" w:rsidP="00363968">
            <w:r w:rsidRPr="00E352EF">
              <w:rPr>
                <w:rFonts w:ascii="Calibri" w:eastAsia="Calibri" w:hAnsi="Calibri" w:cs="Calibri"/>
              </w:rPr>
              <w:t>2010</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F9069F" w14:textId="77777777" w:rsidR="001B6402" w:rsidRPr="00E352EF" w:rsidRDefault="001B6402" w:rsidP="00363968">
            <w:r w:rsidRPr="00E352EF">
              <w:rPr>
                <w:rFonts w:ascii="Calibri" w:eastAsia="Calibri" w:hAnsi="Calibri" w:cs="Calibri"/>
              </w:rPr>
              <w:t>RO</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7FF0A9" w14:textId="77777777" w:rsidR="001B6402" w:rsidRPr="00E352EF" w:rsidRDefault="001B6402" w:rsidP="00363968">
            <w:r w:rsidRPr="00E352EF">
              <w:rPr>
                <w:rFonts w:ascii="Calibri" w:eastAsia="Calibri" w:hAnsi="Calibri" w:cs="Calibri"/>
              </w:rPr>
              <w:t>CA</w:t>
            </w:r>
          </w:p>
        </w:tc>
        <w:tc>
          <w:tcPr>
            <w:tcW w:w="10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403047" w14:textId="77777777" w:rsidR="001B6402" w:rsidRPr="00E352EF" w:rsidRDefault="001B6402" w:rsidP="00363968">
            <w:r w:rsidRPr="00E352EF">
              <w:rPr>
                <w:rFonts w:ascii="Calibri" w:eastAsia="Calibri" w:hAnsi="Calibri" w:cs="Calibri"/>
              </w:rPr>
              <w:t>NET</w:t>
            </w:r>
          </w:p>
        </w:tc>
        <w:tc>
          <w:tcPr>
            <w:tcW w:w="14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88E610" w14:textId="77777777" w:rsidR="001B6402" w:rsidRPr="00E352EF" w:rsidRDefault="001B6402" w:rsidP="00363968">
            <w:r w:rsidRPr="00E352EF">
              <w:rPr>
                <w:rFonts w:ascii="Calibri" w:eastAsia="Calibri" w:hAnsi="Calibri" w:cs="Calibri"/>
              </w:rPr>
              <w:t xml:space="preserve">1 </w:t>
            </w:r>
          </w:p>
        </w:tc>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EEDE95" w14:textId="77777777" w:rsidR="001B6402" w:rsidRPr="00E352EF" w:rsidRDefault="001B6402" w:rsidP="00363968">
            <w:r w:rsidRPr="00E352EF">
              <w:rPr>
                <w:rFonts w:ascii="Calibri" w:eastAsia="Calibri" w:hAnsi="Calibri" w:cs="Calibri"/>
              </w:rPr>
              <w:t>M</w:t>
            </w:r>
          </w:p>
        </w:tc>
      </w:tr>
      <w:bookmarkEnd w:id="101"/>
    </w:tbl>
    <w:p w14:paraId="30C85E6B" w14:textId="77777777" w:rsidR="00667F59" w:rsidRPr="00E352EF" w:rsidRDefault="00667F59">
      <w:pPr>
        <w:jc w:val="both"/>
      </w:pPr>
    </w:p>
    <w:p w14:paraId="7877F322" w14:textId="77777777" w:rsidR="001B6402" w:rsidRPr="00E352EF" w:rsidRDefault="001B6402" w:rsidP="001B6402">
      <w:pPr>
        <w:pStyle w:val="Stile3"/>
        <w:rPr>
          <w:lang w:val="en-GB"/>
        </w:rPr>
      </w:pPr>
      <w:bookmarkStart w:id="108" w:name="_Toc464119465"/>
      <w:bookmarkStart w:id="109" w:name="_Toc464487887"/>
      <w:bookmarkStart w:id="110" w:name="_Toc463805720"/>
      <w:r w:rsidRPr="00E352EF">
        <w:rPr>
          <w:lang w:val="en-GB"/>
        </w:rPr>
        <w:lastRenderedPageBreak/>
        <w:t>define hierarchical ruleset</w:t>
      </w:r>
      <w:bookmarkEnd w:id="108"/>
      <w:bookmarkEnd w:id="109"/>
    </w:p>
    <w:p w14:paraId="2CB74EB2" w14:textId="77777777" w:rsidR="001B6402" w:rsidRPr="00E352EF" w:rsidRDefault="001B6402" w:rsidP="001B6402">
      <w:pPr>
        <w:jc w:val="both"/>
        <w:rPr>
          <w:rFonts w:ascii="Cambria" w:hAnsi="Cambria"/>
        </w:rPr>
      </w:pPr>
    </w:p>
    <w:p w14:paraId="0F52D982" w14:textId="77777777" w:rsidR="001B6402" w:rsidRPr="00E352EF" w:rsidRDefault="001B6402" w:rsidP="001B6402">
      <w:pPr>
        <w:rPr>
          <w:rFonts w:ascii="Cambria" w:eastAsia="Calibri" w:hAnsi="Cambria" w:cs="Calibri"/>
          <w:i/>
          <w:color w:val="5B9BD5"/>
        </w:rPr>
      </w:pPr>
      <w:r w:rsidRPr="00E352EF">
        <w:rPr>
          <w:rFonts w:ascii="Cambria" w:eastAsia="Calibri" w:hAnsi="Cambria" w:cs="Calibri"/>
          <w:i/>
          <w:color w:val="5B9BD5"/>
        </w:rPr>
        <w:t>Semantics</w:t>
      </w:r>
    </w:p>
    <w:p w14:paraId="58ED5F88" w14:textId="5C2BC2A3" w:rsidR="001B6402" w:rsidRPr="00E352EF" w:rsidRDefault="001B6402" w:rsidP="001B6402">
      <w:pPr>
        <w:jc w:val="both"/>
        <w:rPr>
          <w:rFonts w:ascii="Cambria" w:eastAsia="Calibri" w:hAnsi="Cambria" w:cs="Calibri"/>
        </w:rPr>
      </w:pPr>
      <w:r w:rsidRPr="00E352EF">
        <w:rPr>
          <w:rFonts w:ascii="Cambria" w:eastAsia="Calibri" w:hAnsi="Cambria" w:cs="Calibri"/>
          <w:b/>
        </w:rPr>
        <w:t>define hierarchical ruleset</w:t>
      </w:r>
      <w:r w:rsidRPr="00E352EF">
        <w:rPr>
          <w:rFonts w:ascii="Cambria" w:eastAsia="Calibri" w:hAnsi="Cambria" w:cs="Calibri"/>
        </w:rPr>
        <w:t xml:space="preserve"> defines a persistent object that contains Rules to be applied to individual Components of a given Dataset in order to make validations or calculations according to hierarchical relationships between the relevant Code Items</w:t>
      </w:r>
      <w:r w:rsidR="00667F59" w:rsidRPr="00E352EF">
        <w:rPr>
          <w:rFonts w:ascii="Cambria" w:eastAsia="Calibri" w:hAnsi="Cambria" w:cs="Calibri"/>
        </w:rPr>
        <w:t xml:space="preserve">.  </w:t>
      </w:r>
      <w:r w:rsidRPr="00E352EF">
        <w:rPr>
          <w:rFonts w:ascii="Cambria" w:eastAsia="Calibri" w:hAnsi="Cambria" w:cs="Calibri"/>
        </w:rPr>
        <w:t xml:space="preserve">These rulesets are also called “vertical” taking into account  </w:t>
      </w:r>
      <w:r w:rsidRPr="00E352EF">
        <w:rPr>
          <w:rFonts w:ascii="Cambria" w:eastAsia="Calibri Light" w:hAnsi="Cambria" w:cs="Calibri Light"/>
        </w:rPr>
        <w:t>the tabular representation of a Data Set (considered as a mathematical function), in which each (vertical) column represents a Variable and each (horizontal) row represents a Data Point: these Rulesets are applied on Variables (columns), i.e. vertically on the tabular representation of a Data Set.</w:t>
      </w:r>
    </w:p>
    <w:p w14:paraId="2576CA16" w14:textId="3C672345" w:rsidR="001B6402" w:rsidRPr="00E352EF" w:rsidRDefault="001B6402" w:rsidP="001B6402">
      <w:pPr>
        <w:jc w:val="both"/>
        <w:rPr>
          <w:rFonts w:ascii="Cambria" w:hAnsi="Cambria"/>
        </w:rPr>
      </w:pPr>
      <w:r w:rsidRPr="00E352EF">
        <w:rPr>
          <w:rFonts w:ascii="Cambria" w:eastAsia="Calibri Light" w:hAnsi="Cambria" w:cs="Calibri Light"/>
        </w:rPr>
        <w:t>A first purpose of these Rules is to express some more aggregated Code Items (e.g. the continents) in terms of less aggregated ones (e.g.</w:t>
      </w:r>
      <w:r w:rsidR="00667F59" w:rsidRPr="00E352EF">
        <w:rPr>
          <w:rFonts w:ascii="Cambria" w:eastAsia="Calibri Light" w:hAnsi="Cambria" w:cs="Calibri Light"/>
        </w:rPr>
        <w:t>,</w:t>
      </w:r>
      <w:r w:rsidRPr="00E352EF">
        <w:rPr>
          <w:rFonts w:ascii="Cambria" w:eastAsia="Calibri Light" w:hAnsi="Cambria" w:cs="Calibri Light"/>
        </w:rPr>
        <w:t xml:space="preserve"> their countries).  This kind of relations can be applied to aggregate data, for example to calculate an additive measure  (e.g.</w:t>
      </w:r>
      <w:r w:rsidR="00667F59" w:rsidRPr="00E352EF">
        <w:rPr>
          <w:rFonts w:ascii="Cambria" w:eastAsia="Calibri Light" w:hAnsi="Cambria" w:cs="Calibri Light"/>
        </w:rPr>
        <w:t>,</w:t>
      </w:r>
      <w:r w:rsidRPr="00E352EF">
        <w:rPr>
          <w:rFonts w:ascii="Cambria" w:eastAsia="Calibri Light" w:hAnsi="Cambria" w:cs="Calibri Light"/>
        </w:rPr>
        <w:t xml:space="preserve"> the population) for the aggregated Code Items (e.g. the continents) as the sum of the corresponding measures of the less aggregated ones (e.g. their countries). If a certain information is available for both</w:t>
      </w:r>
      <w:r w:rsidR="00CD43DD" w:rsidRPr="00E352EF">
        <w:rPr>
          <w:rFonts w:ascii="Cambria" w:eastAsia="Calibri Light" w:hAnsi="Cambria" w:cs="Calibri Light"/>
        </w:rPr>
        <w:t>,</w:t>
      </w:r>
      <w:r w:rsidRPr="00E352EF">
        <w:rPr>
          <w:rFonts w:ascii="Cambria" w:eastAsia="Calibri Light" w:hAnsi="Cambria" w:cs="Calibri Light"/>
        </w:rPr>
        <w:t xml:space="preserve"> the more and the less aggregated Code Items, these rules can be used for validating their mutual coherence, for example to check if the additive measures relevant to the aggregated Code Items (e.g. the continents)  match the sum of the corresponding measures of their component Code Items (e.g. their countries). </w:t>
      </w:r>
    </w:p>
    <w:p w14:paraId="59337420" w14:textId="0B5096E2" w:rsidR="001B6402" w:rsidRPr="00E352EF" w:rsidRDefault="001B6402" w:rsidP="001B6402">
      <w:pPr>
        <w:jc w:val="both"/>
        <w:rPr>
          <w:rFonts w:ascii="Cambria" w:hAnsi="Cambria"/>
        </w:rPr>
      </w:pPr>
      <w:r w:rsidRPr="00E352EF">
        <w:rPr>
          <w:rFonts w:ascii="Cambria" w:eastAsia="Calibri Light" w:hAnsi="Cambria" w:cs="Calibri Light"/>
        </w:rPr>
        <w:t>Another purpose of these Rules is to express the relationships in which a Code Item represents some part of another one, (e.g.</w:t>
      </w:r>
      <w:r w:rsidR="00667F59" w:rsidRPr="00E352EF">
        <w:rPr>
          <w:rFonts w:ascii="Cambria" w:eastAsia="Calibri Light" w:hAnsi="Cambria" w:cs="Calibri Light"/>
        </w:rPr>
        <w:t>,</w:t>
      </w:r>
      <w:r w:rsidRPr="00E352EF">
        <w:rPr>
          <w:rFonts w:ascii="Cambria" w:eastAsia="Calibri Light" w:hAnsi="Cambria" w:cs="Calibri Light"/>
        </w:rPr>
        <w:t xml:space="preserve"> “Africa” and “Five largest countries of Africa”, being the latter a detail of the former). This kind of relationships can be used only for validation, for example to check if a positive and additive measure (e.g. the population) relevant to the more aggregated Code Item (e.g.</w:t>
      </w:r>
      <w:r w:rsidR="00667F59" w:rsidRPr="00E352EF">
        <w:rPr>
          <w:rFonts w:ascii="Cambria" w:eastAsia="Calibri Light" w:hAnsi="Cambria" w:cs="Calibri Light"/>
        </w:rPr>
        <w:t>,</w:t>
      </w:r>
      <w:r w:rsidRPr="00E352EF">
        <w:rPr>
          <w:rFonts w:ascii="Cambria" w:eastAsia="Calibri Light" w:hAnsi="Cambria" w:cs="Calibri Light"/>
        </w:rPr>
        <w:t xml:space="preserve"> Africa)  is greater than the corresponding measure of the other one more detailed (e.g. “5 largest countries of Africa”). </w:t>
      </w:r>
    </w:p>
    <w:p w14:paraId="25FACA11" w14:textId="77777777" w:rsidR="001B6402" w:rsidRPr="00E352EF" w:rsidRDefault="001B6402" w:rsidP="001B6402">
      <w:pPr>
        <w:jc w:val="both"/>
        <w:rPr>
          <w:rFonts w:ascii="Cambria" w:hAnsi="Cambria"/>
        </w:rPr>
      </w:pPr>
      <w:r w:rsidRPr="00E352EF">
        <w:rPr>
          <w:rFonts w:ascii="Cambria" w:eastAsia="Calibri Light" w:hAnsi="Cambria" w:cs="Calibri Light"/>
        </w:rPr>
        <w:t xml:space="preserve">The name “hierarchical” comes from the fact that this kind of Ruleset is able to express the hierarchical relationships between Code Items at different levels of detail, in which each (aggregated) Code Item is expressed as a partition of (disaggregated) ones. </w:t>
      </w:r>
    </w:p>
    <w:p w14:paraId="2126AADF" w14:textId="4087C518" w:rsidR="001B6402" w:rsidRPr="00E352EF" w:rsidRDefault="001B6402" w:rsidP="001B6402">
      <w:pPr>
        <w:jc w:val="both"/>
        <w:rPr>
          <w:rFonts w:ascii="Cambria" w:hAnsi="Cambria"/>
        </w:rPr>
      </w:pPr>
      <w:r w:rsidRPr="00E352EF">
        <w:rPr>
          <w:rFonts w:ascii="Cambria" w:hAnsi="Cambria"/>
        </w:rPr>
        <w:t>As a first simple example, the following Hierarchical Ruleset named “BeneluxCountries” contains a single rule that  asserts that, in the Value Domain “Geo_Area”, the Code Item  BENELUX is the aggregation of the Code Items BELGIUM, LUXEMBOURG  and NETHERLANDS:</w:t>
      </w:r>
    </w:p>
    <w:p w14:paraId="6375E56E" w14:textId="77777777" w:rsidR="001B6402" w:rsidRPr="00E352EF" w:rsidRDefault="001B6402" w:rsidP="001B6402">
      <w:pPr>
        <w:spacing w:before="120"/>
        <w:ind w:left="709"/>
        <w:rPr>
          <w:rFonts w:ascii="Cambria" w:hAnsi="Cambria"/>
        </w:rPr>
      </w:pPr>
      <w:r w:rsidRPr="00E352EF">
        <w:rPr>
          <w:rFonts w:ascii="Cambria" w:hAnsi="Cambria"/>
          <w:b/>
        </w:rPr>
        <w:t>define hierarchical ruleset</w:t>
      </w:r>
      <w:r w:rsidRPr="00E352EF">
        <w:rPr>
          <w:rFonts w:ascii="Cambria" w:hAnsi="Cambria"/>
        </w:rPr>
        <w:t xml:space="preserve">  BeneluxCountriesHierarchy </w:t>
      </w:r>
      <w:r w:rsidRPr="00E352EF">
        <w:rPr>
          <w:rFonts w:ascii="Cambria" w:hAnsi="Cambria"/>
          <w:b/>
        </w:rPr>
        <w:t>( ValueDomain=</w:t>
      </w:r>
      <w:r w:rsidRPr="00E352EF">
        <w:rPr>
          <w:rFonts w:ascii="Cambria" w:hAnsi="Cambria"/>
        </w:rPr>
        <w:t>Geo_Area</w:t>
      </w:r>
      <w:r w:rsidRPr="00E352EF">
        <w:rPr>
          <w:rFonts w:ascii="Cambria" w:hAnsi="Cambria"/>
          <w:b/>
        </w:rPr>
        <w:t xml:space="preserve"> )</w:t>
      </w:r>
      <w:r w:rsidRPr="00E352EF">
        <w:rPr>
          <w:rFonts w:ascii="Cambria" w:hAnsi="Cambria"/>
          <w:i/>
        </w:rPr>
        <w:t xml:space="preserve"> is </w:t>
      </w:r>
    </w:p>
    <w:p w14:paraId="3CEFA48C" w14:textId="77777777" w:rsidR="001B6402" w:rsidRPr="00E352EF" w:rsidRDefault="001B6402" w:rsidP="001B6402">
      <w:pPr>
        <w:ind w:left="706" w:firstLine="706"/>
        <w:rPr>
          <w:rFonts w:asciiTheme="majorHAnsi" w:hAnsiTheme="majorHAnsi"/>
        </w:rPr>
      </w:pPr>
      <w:r w:rsidRPr="00E352EF">
        <w:rPr>
          <w:rFonts w:asciiTheme="majorHAnsi" w:hAnsiTheme="majorHAnsi"/>
        </w:rPr>
        <w:t xml:space="preserve">BENELUX = BELGIUM + LUXEMBOURG + NETHERLANDS  </w:t>
      </w:r>
    </w:p>
    <w:p w14:paraId="508864CD" w14:textId="77777777" w:rsidR="001B6402" w:rsidRPr="00E352EF" w:rsidRDefault="001B6402" w:rsidP="001B6402">
      <w:pPr>
        <w:ind w:left="706"/>
        <w:rPr>
          <w:rFonts w:ascii="Cambria" w:hAnsi="Cambria"/>
          <w:b/>
        </w:rPr>
      </w:pPr>
      <w:r w:rsidRPr="00E352EF">
        <w:rPr>
          <w:rFonts w:ascii="Cambria" w:hAnsi="Cambria"/>
          <w:b/>
        </w:rPr>
        <w:t>end hierarchical ruleset</w:t>
      </w:r>
    </w:p>
    <w:p w14:paraId="1B8FF36D" w14:textId="77777777" w:rsidR="001B6402" w:rsidRPr="00E352EF" w:rsidRDefault="001B6402" w:rsidP="001B6402">
      <w:pPr>
        <w:ind w:left="706"/>
        <w:rPr>
          <w:rFonts w:ascii="Cambria" w:hAnsi="Cambria"/>
        </w:rPr>
      </w:pPr>
    </w:p>
    <w:p w14:paraId="7C7A6619" w14:textId="30FA277B" w:rsidR="001B6402" w:rsidRPr="00E352EF" w:rsidRDefault="00667F59" w:rsidP="001B6402">
      <w:pPr>
        <w:tabs>
          <w:tab w:val="center" w:pos="4816"/>
        </w:tabs>
        <w:rPr>
          <w:rFonts w:ascii="Cambria" w:eastAsia="Calibri" w:hAnsi="Cambria" w:cs="Calibri"/>
          <w:i/>
          <w:color w:val="5B9BD5"/>
        </w:rPr>
      </w:pPr>
      <w:r w:rsidRPr="00E352EF">
        <w:rPr>
          <w:rFonts w:ascii="Cambria" w:eastAsia="Calibri" w:hAnsi="Cambria" w:cs="Calibri"/>
          <w:i/>
          <w:color w:val="5B9BD5"/>
        </w:rPr>
        <w:t>Syntax</w:t>
      </w:r>
    </w:p>
    <w:p w14:paraId="21060EA6" w14:textId="77777777" w:rsidR="001B6402" w:rsidRPr="00E352EF" w:rsidRDefault="001B6402" w:rsidP="001B6402">
      <w:pPr>
        <w:rPr>
          <w:rFonts w:ascii="Cambria" w:hAnsi="Cambria"/>
        </w:rPr>
      </w:pPr>
      <w:r w:rsidRPr="00E352EF">
        <w:rPr>
          <w:rFonts w:ascii="Cambria" w:hAnsi="Cambria"/>
          <w:b/>
        </w:rPr>
        <w:t>define  hierarchical ruleset</w:t>
      </w:r>
      <w:r w:rsidRPr="00E352EF">
        <w:rPr>
          <w:rFonts w:ascii="Cambria" w:hAnsi="Cambria"/>
        </w:rPr>
        <w:t xml:space="preserve">  </w:t>
      </w:r>
      <w:r w:rsidRPr="00E352EF">
        <w:rPr>
          <w:rFonts w:ascii="Cambria" w:hAnsi="Cambria"/>
          <w:i/>
        </w:rPr>
        <w:t>rulesetId</w:t>
      </w:r>
      <w:r w:rsidRPr="00E352EF">
        <w:rPr>
          <w:rFonts w:ascii="Cambria" w:hAnsi="Cambria"/>
        </w:rPr>
        <w:t xml:space="preserve">   </w:t>
      </w:r>
      <w:r w:rsidRPr="00E352EF">
        <w:rPr>
          <w:rFonts w:ascii="Cambria" w:hAnsi="Cambria"/>
          <w:b/>
        </w:rPr>
        <w:t>(</w:t>
      </w:r>
      <w:r w:rsidRPr="00E352EF">
        <w:rPr>
          <w:rFonts w:ascii="Cambria" w:hAnsi="Cambria"/>
          <w:i/>
        </w:rPr>
        <w:t>RulesetSignature</w:t>
      </w:r>
      <w:r w:rsidRPr="00E352EF">
        <w:rPr>
          <w:rFonts w:ascii="Cambria" w:hAnsi="Cambria"/>
          <w:b/>
        </w:rPr>
        <w:t xml:space="preserve">)  </w:t>
      </w:r>
      <w:r w:rsidRPr="00E352EF">
        <w:rPr>
          <w:rFonts w:ascii="Cambria" w:hAnsi="Cambria"/>
          <w:i/>
        </w:rPr>
        <w:t xml:space="preserve">is </w:t>
      </w:r>
    </w:p>
    <w:p w14:paraId="006CBFAA" w14:textId="77777777" w:rsidR="001B6402" w:rsidRPr="00E352EF" w:rsidRDefault="001B6402" w:rsidP="001B6402">
      <w:pPr>
        <w:ind w:firstLine="706"/>
        <w:rPr>
          <w:rFonts w:ascii="Cambria" w:hAnsi="Cambria"/>
        </w:rPr>
      </w:pPr>
      <w:r w:rsidRPr="00E352EF">
        <w:rPr>
          <w:rFonts w:ascii="Cambria" w:hAnsi="Cambria"/>
        </w:rPr>
        <w:t>{ Rule } { ; Rule}*</w:t>
      </w:r>
    </w:p>
    <w:p w14:paraId="67018990" w14:textId="77777777" w:rsidR="001B6402" w:rsidRPr="00E352EF" w:rsidRDefault="001B6402" w:rsidP="001B6402">
      <w:pPr>
        <w:rPr>
          <w:rFonts w:ascii="Cambria" w:hAnsi="Cambria"/>
        </w:rPr>
      </w:pPr>
      <w:r w:rsidRPr="00E352EF">
        <w:rPr>
          <w:rFonts w:ascii="Cambria" w:hAnsi="Cambria"/>
          <w:b/>
        </w:rPr>
        <w:t>end hierarchical ruleset</w:t>
      </w:r>
    </w:p>
    <w:p w14:paraId="41074AFB" w14:textId="77777777" w:rsidR="001B6402" w:rsidRPr="00E352EF" w:rsidRDefault="001B6402" w:rsidP="001B6402">
      <w:pPr>
        <w:rPr>
          <w:rFonts w:ascii="Cambria" w:hAnsi="Cambria"/>
          <w:i/>
        </w:rPr>
      </w:pPr>
    </w:p>
    <w:p w14:paraId="4FD4532D" w14:textId="77777777" w:rsidR="001B6402" w:rsidRPr="00E352EF" w:rsidRDefault="001B6402" w:rsidP="001B6402">
      <w:pPr>
        <w:rPr>
          <w:rFonts w:ascii="Cambria" w:hAnsi="Cambria"/>
          <w:i/>
        </w:rPr>
      </w:pPr>
      <w:r w:rsidRPr="00E352EF">
        <w:rPr>
          <w:rFonts w:ascii="Cambria" w:hAnsi="Cambria"/>
          <w:i/>
        </w:rPr>
        <w:t>RulesetSignature</w:t>
      </w:r>
    </w:p>
    <w:p w14:paraId="1F87D6F1" w14:textId="77777777" w:rsidR="001B6402" w:rsidRPr="00E352EF" w:rsidRDefault="001B6402" w:rsidP="001B6402">
      <w:pPr>
        <w:ind w:firstLine="706"/>
        <w:rPr>
          <w:rFonts w:ascii="Cambria" w:hAnsi="Cambria"/>
          <w:i/>
        </w:rPr>
      </w:pPr>
      <w:r w:rsidRPr="00E352EF">
        <w:rPr>
          <w:rFonts w:ascii="Cambria" w:hAnsi="Cambria"/>
          <w:i/>
        </w:rPr>
        <w:t xml:space="preserve"> ::= </w:t>
      </w:r>
      <w:r w:rsidRPr="00E352EF">
        <w:rPr>
          <w:rFonts w:ascii="Cambria" w:hAnsi="Cambria"/>
        </w:rPr>
        <w:t xml:space="preserve">{ </w:t>
      </w:r>
      <w:r w:rsidRPr="00E352EF">
        <w:rPr>
          <w:rFonts w:ascii="Cambria" w:hAnsi="Cambria"/>
          <w:i/>
        </w:rPr>
        <w:t>antecedentSignature,</w:t>
      </w:r>
      <w:r w:rsidRPr="00E352EF">
        <w:rPr>
          <w:rFonts w:ascii="Cambria" w:hAnsi="Cambria"/>
        </w:rPr>
        <w:t xml:space="preserve">} </w:t>
      </w:r>
      <w:r w:rsidRPr="00E352EF">
        <w:rPr>
          <w:rFonts w:ascii="Cambria" w:hAnsi="Cambria"/>
          <w:i/>
        </w:rPr>
        <w:t>codeItemRelationSignature</w:t>
      </w:r>
    </w:p>
    <w:p w14:paraId="394D9D1D" w14:textId="77777777" w:rsidR="001B6402" w:rsidRPr="00E352EF" w:rsidRDefault="001B6402" w:rsidP="001B6402">
      <w:pPr>
        <w:jc w:val="both"/>
        <w:rPr>
          <w:rFonts w:ascii="Cambria" w:hAnsi="Cambria"/>
          <w:i/>
        </w:rPr>
      </w:pPr>
      <w:r w:rsidRPr="00E352EF">
        <w:rPr>
          <w:rFonts w:ascii="Cambria" w:hAnsi="Cambria"/>
          <w:i/>
        </w:rPr>
        <w:t>antecedentSignature </w:t>
      </w:r>
    </w:p>
    <w:p w14:paraId="719138E6" w14:textId="77777777" w:rsidR="001B6402" w:rsidRPr="00E352EF" w:rsidRDefault="001B6402" w:rsidP="001B6402">
      <w:pPr>
        <w:ind w:firstLine="706"/>
        <w:jc w:val="both"/>
        <w:rPr>
          <w:rFonts w:ascii="Cambria" w:hAnsi="Cambria"/>
        </w:rPr>
      </w:pPr>
      <w:r w:rsidRPr="00E352EF">
        <w:rPr>
          <w:rFonts w:ascii="Cambria" w:hAnsi="Cambria"/>
          <w:i/>
        </w:rPr>
        <w:t xml:space="preserve">::=  </w:t>
      </w:r>
      <w:r w:rsidRPr="00E352EF">
        <w:rPr>
          <w:rFonts w:ascii="Cambria" w:hAnsi="Cambria"/>
          <w:b/>
        </w:rPr>
        <w:t>antecedentvariables=</w:t>
      </w:r>
      <w:r w:rsidRPr="00E352EF">
        <w:rPr>
          <w:rFonts w:ascii="Cambria" w:hAnsi="Cambria"/>
          <w:i/>
        </w:rPr>
        <w:t xml:space="preserve"> </w:t>
      </w:r>
      <w:r w:rsidRPr="00E352EF">
        <w:rPr>
          <w:rFonts w:ascii="Cambria" w:eastAsia="Calibri" w:hAnsi="Cambria" w:cs="Calibri"/>
          <w:i/>
        </w:rPr>
        <w:t>variable-signature</w:t>
      </w:r>
      <w:r w:rsidRPr="00E352EF">
        <w:rPr>
          <w:rFonts w:ascii="Cambria" w:eastAsia="Calibri" w:hAnsi="Cambria" w:cs="Calibri"/>
        </w:rPr>
        <w:t xml:space="preserve"> {, </w:t>
      </w:r>
      <w:r w:rsidRPr="00E352EF">
        <w:rPr>
          <w:rFonts w:ascii="Cambria" w:eastAsia="Calibri" w:hAnsi="Cambria" w:cs="Calibri"/>
          <w:i/>
        </w:rPr>
        <w:t>variable-signature</w:t>
      </w:r>
      <w:r w:rsidRPr="00E352EF">
        <w:rPr>
          <w:rFonts w:ascii="Cambria" w:eastAsia="Calibri" w:hAnsi="Cambria" w:cs="Calibri"/>
        </w:rPr>
        <w:t>}*</w:t>
      </w:r>
    </w:p>
    <w:p w14:paraId="6B40C7D0" w14:textId="77777777" w:rsidR="001B6402" w:rsidRPr="009830C1" w:rsidRDefault="001B6402" w:rsidP="001B6402">
      <w:pPr>
        <w:jc w:val="both"/>
        <w:rPr>
          <w:rFonts w:ascii="Cambria" w:eastAsia="Calibri" w:hAnsi="Cambria" w:cs="Calibri"/>
        </w:rPr>
      </w:pPr>
      <w:r w:rsidRPr="009830C1">
        <w:rPr>
          <w:rFonts w:ascii="Cambria" w:eastAsia="Calibri" w:hAnsi="Cambria" w:cs="Calibri"/>
          <w:i/>
        </w:rPr>
        <w:t>variable-signature</w:t>
      </w:r>
      <w:r w:rsidRPr="009830C1">
        <w:rPr>
          <w:rFonts w:ascii="Cambria" w:eastAsia="Calibri" w:hAnsi="Cambria" w:cs="Calibri"/>
        </w:rPr>
        <w:t xml:space="preserve"> </w:t>
      </w:r>
    </w:p>
    <w:p w14:paraId="2F3E64EF" w14:textId="77777777" w:rsidR="001B6402" w:rsidRPr="009830C1" w:rsidRDefault="001B6402" w:rsidP="001B6402">
      <w:pPr>
        <w:ind w:firstLine="706"/>
        <w:jc w:val="both"/>
        <w:rPr>
          <w:rFonts w:ascii="Cambria" w:hAnsi="Cambria"/>
        </w:rPr>
      </w:pPr>
      <w:r w:rsidRPr="009830C1">
        <w:rPr>
          <w:rFonts w:ascii="Cambria" w:eastAsia="Calibri" w:hAnsi="Cambria" w:cs="Calibri"/>
        </w:rPr>
        <w:t xml:space="preserve">::= </w:t>
      </w:r>
      <w:r w:rsidRPr="009830C1">
        <w:rPr>
          <w:rFonts w:ascii="Cambria" w:eastAsia="Calibri" w:hAnsi="Cambria" w:cs="Calibri"/>
          <w:i/>
        </w:rPr>
        <w:t>variable-ref</w:t>
      </w:r>
      <w:r w:rsidRPr="009830C1">
        <w:rPr>
          <w:rFonts w:ascii="Cambria" w:eastAsia="Calibri" w:hAnsi="Cambria" w:cs="Calibri"/>
        </w:rPr>
        <w:t xml:space="preserve"> {</w:t>
      </w:r>
      <w:r w:rsidRPr="009830C1">
        <w:rPr>
          <w:rFonts w:ascii="Cambria" w:eastAsia="Calibri" w:hAnsi="Cambria" w:cs="Calibri"/>
          <w:b/>
        </w:rPr>
        <w:t>as</w:t>
      </w:r>
      <w:r w:rsidRPr="009830C1">
        <w:rPr>
          <w:rFonts w:ascii="Cambria" w:eastAsia="Calibri" w:hAnsi="Cambria" w:cs="Calibri"/>
        </w:rPr>
        <w:t xml:space="preserve"> </w:t>
      </w:r>
      <w:r w:rsidRPr="009830C1">
        <w:rPr>
          <w:rFonts w:ascii="Cambria" w:eastAsia="Calibri" w:hAnsi="Cambria" w:cs="Calibri"/>
          <w:i/>
        </w:rPr>
        <w:t>constant-string</w:t>
      </w:r>
      <w:r w:rsidRPr="009830C1">
        <w:rPr>
          <w:rFonts w:ascii="Cambria" w:eastAsia="Calibri" w:hAnsi="Cambria" w:cs="Calibri"/>
        </w:rPr>
        <w:t>}?</w:t>
      </w:r>
    </w:p>
    <w:p w14:paraId="07B2EDBC" w14:textId="77777777" w:rsidR="001B6402" w:rsidRPr="009830C1" w:rsidRDefault="001B6402" w:rsidP="001B6402">
      <w:pPr>
        <w:rPr>
          <w:rFonts w:ascii="Cambria" w:hAnsi="Cambria"/>
          <w:i/>
        </w:rPr>
      </w:pPr>
      <w:r w:rsidRPr="009830C1">
        <w:rPr>
          <w:rFonts w:ascii="Cambria" w:hAnsi="Cambria"/>
          <w:i/>
        </w:rPr>
        <w:t xml:space="preserve">codeItemRelationSignature </w:t>
      </w:r>
    </w:p>
    <w:p w14:paraId="7656EEA8" w14:textId="77777777" w:rsidR="001B6402" w:rsidRPr="009830C1" w:rsidRDefault="001B6402" w:rsidP="001B6402">
      <w:pPr>
        <w:ind w:firstLine="706"/>
        <w:rPr>
          <w:rFonts w:ascii="Cambria" w:hAnsi="Cambria"/>
          <w:i/>
        </w:rPr>
      </w:pPr>
      <w:r w:rsidRPr="009830C1">
        <w:rPr>
          <w:rFonts w:ascii="Cambria" w:hAnsi="Cambria"/>
        </w:rPr>
        <w:t>::= [</w:t>
      </w:r>
      <w:r w:rsidRPr="009830C1">
        <w:rPr>
          <w:rFonts w:ascii="Cambria" w:hAnsi="Cambria"/>
          <w:b/>
        </w:rPr>
        <w:t>variable=</w:t>
      </w:r>
      <w:r w:rsidRPr="009830C1">
        <w:rPr>
          <w:rFonts w:ascii="Cambria" w:hAnsi="Cambria"/>
        </w:rPr>
        <w:t xml:space="preserve"> </w:t>
      </w:r>
      <w:r w:rsidRPr="009830C1">
        <w:rPr>
          <w:rFonts w:ascii="Cambria" w:eastAsia="Calibri" w:hAnsi="Cambria" w:cs="Calibri"/>
          <w:i/>
        </w:rPr>
        <w:t>variable-ref</w:t>
      </w:r>
      <w:r w:rsidRPr="009830C1">
        <w:rPr>
          <w:rFonts w:ascii="Cambria" w:eastAsia="Calibri" w:hAnsi="Cambria" w:cs="Calibri"/>
        </w:rPr>
        <w:t xml:space="preserve">   |  </w:t>
      </w:r>
      <w:r w:rsidRPr="009830C1">
        <w:rPr>
          <w:rFonts w:ascii="Cambria" w:eastAsia="Calibri" w:hAnsi="Cambria" w:cs="Calibri"/>
          <w:b/>
        </w:rPr>
        <w:t>valuedomain=</w:t>
      </w:r>
      <w:r w:rsidRPr="009830C1">
        <w:rPr>
          <w:rFonts w:ascii="Cambria" w:eastAsia="Calibri" w:hAnsi="Cambria" w:cs="Calibri"/>
        </w:rPr>
        <w:t xml:space="preserve"> </w:t>
      </w:r>
      <w:r w:rsidRPr="009830C1">
        <w:rPr>
          <w:rFonts w:ascii="Cambria" w:eastAsia="Calibri" w:hAnsi="Cambria" w:cs="Calibri"/>
          <w:i/>
        </w:rPr>
        <w:t>valuedomain-ref</w:t>
      </w:r>
      <w:r w:rsidRPr="009830C1">
        <w:rPr>
          <w:rFonts w:ascii="Cambria" w:eastAsia="Calibri" w:hAnsi="Cambria" w:cs="Calibri"/>
        </w:rPr>
        <w:t xml:space="preserve">] </w:t>
      </w:r>
    </w:p>
    <w:p w14:paraId="000E8711" w14:textId="77777777" w:rsidR="001B6402" w:rsidRPr="009830C1" w:rsidRDefault="001B6402" w:rsidP="001B6402">
      <w:pPr>
        <w:rPr>
          <w:rFonts w:ascii="Cambria" w:hAnsi="Cambria"/>
          <w:i/>
        </w:rPr>
      </w:pPr>
      <w:r w:rsidRPr="009830C1">
        <w:rPr>
          <w:rFonts w:ascii="Cambria" w:hAnsi="Cambria"/>
          <w:i/>
        </w:rPr>
        <w:t>Rule</w:t>
      </w:r>
    </w:p>
    <w:p w14:paraId="4860372C" w14:textId="2FB15146" w:rsidR="001B6402" w:rsidRPr="009830C1" w:rsidRDefault="001B6402" w:rsidP="001B6402">
      <w:pPr>
        <w:ind w:firstLine="706"/>
        <w:rPr>
          <w:rFonts w:ascii="Cambria" w:hAnsi="Cambria"/>
        </w:rPr>
      </w:pPr>
      <w:r w:rsidRPr="009830C1">
        <w:rPr>
          <w:rFonts w:ascii="Cambria" w:hAnsi="Cambria"/>
        </w:rPr>
        <w:t xml:space="preserve">::= { ruleId </w:t>
      </w:r>
      <w:r w:rsidRPr="009830C1">
        <w:rPr>
          <w:rFonts w:ascii="Cambria" w:hAnsi="Cambria"/>
          <w:b/>
        </w:rPr>
        <w:t>:</w:t>
      </w:r>
      <w:r w:rsidRPr="009830C1">
        <w:rPr>
          <w:rFonts w:ascii="Cambria" w:hAnsi="Cambria"/>
        </w:rPr>
        <w:t xml:space="preserve"> }?</w:t>
      </w:r>
      <w:r w:rsidRPr="009830C1">
        <w:rPr>
          <w:rFonts w:ascii="Cambria" w:hAnsi="Cambria"/>
          <w:b/>
        </w:rPr>
        <w:t xml:space="preserve"> </w:t>
      </w:r>
      <w:r w:rsidRPr="009830C1">
        <w:rPr>
          <w:rFonts w:ascii="Cambria" w:hAnsi="Cambria"/>
        </w:rPr>
        <w:t xml:space="preserve">{ </w:t>
      </w:r>
      <w:r w:rsidRPr="009830C1">
        <w:rPr>
          <w:rFonts w:ascii="Cambria" w:hAnsi="Cambria"/>
          <w:b/>
        </w:rPr>
        <w:t>when</w:t>
      </w:r>
      <w:r w:rsidRPr="009830C1">
        <w:rPr>
          <w:rFonts w:ascii="Cambria" w:hAnsi="Cambria"/>
        </w:rPr>
        <w:t xml:space="preserve"> </w:t>
      </w:r>
      <w:r w:rsidRPr="009830C1">
        <w:rPr>
          <w:rFonts w:ascii="Cambria" w:hAnsi="Cambria"/>
          <w:i/>
        </w:rPr>
        <w:t>antecedentCondition</w:t>
      </w:r>
      <w:r w:rsidRPr="009830C1">
        <w:rPr>
          <w:rFonts w:ascii="Cambria" w:hAnsi="Cambria"/>
        </w:rPr>
        <w:t xml:space="preserve"> </w:t>
      </w:r>
      <w:r w:rsidRPr="009830C1">
        <w:rPr>
          <w:rFonts w:ascii="Cambria" w:hAnsi="Cambria"/>
          <w:b/>
        </w:rPr>
        <w:t xml:space="preserve">then </w:t>
      </w:r>
      <w:r w:rsidRPr="009830C1">
        <w:rPr>
          <w:rFonts w:ascii="Cambria" w:hAnsi="Cambria"/>
        </w:rPr>
        <w:t xml:space="preserve">}?  </w:t>
      </w:r>
      <w:r w:rsidRPr="009830C1">
        <w:rPr>
          <w:rFonts w:ascii="Cambria" w:hAnsi="Cambria"/>
          <w:i/>
        </w:rPr>
        <w:t>codeItemRelation</w:t>
      </w:r>
      <w:r w:rsidRPr="009830C1">
        <w:rPr>
          <w:rFonts w:ascii="Cambria" w:hAnsi="Cambria"/>
        </w:rPr>
        <w:t xml:space="preserve"> </w:t>
      </w:r>
    </w:p>
    <w:p w14:paraId="2E315BF8" w14:textId="77777777" w:rsidR="001B6402" w:rsidRPr="009830C1" w:rsidRDefault="001B6402" w:rsidP="001B6402">
      <w:pPr>
        <w:ind w:left="706"/>
        <w:rPr>
          <w:rFonts w:ascii="Cambria" w:hAnsi="Cambria"/>
        </w:rPr>
      </w:pPr>
      <w:r w:rsidRPr="009830C1">
        <w:rPr>
          <w:rFonts w:ascii="Cambria" w:hAnsi="Cambria"/>
        </w:rPr>
        <w:t xml:space="preserve">{ </w:t>
      </w:r>
      <w:r w:rsidRPr="009830C1">
        <w:rPr>
          <w:rFonts w:ascii="Cambria" w:hAnsi="Cambria"/>
          <w:b/>
        </w:rPr>
        <w:t xml:space="preserve">errorcode ( </w:t>
      </w:r>
      <w:r w:rsidRPr="009830C1">
        <w:rPr>
          <w:rFonts w:ascii="Cambria" w:hAnsi="Cambria"/>
          <w:i/>
        </w:rPr>
        <w:t xml:space="preserve">errorCode </w:t>
      </w:r>
      <w:r w:rsidRPr="009830C1">
        <w:rPr>
          <w:rFonts w:ascii="Cambria" w:hAnsi="Cambria"/>
          <w:b/>
        </w:rPr>
        <w:t xml:space="preserve">) </w:t>
      </w:r>
      <w:r w:rsidRPr="009830C1">
        <w:rPr>
          <w:rFonts w:ascii="Cambria" w:hAnsi="Cambria"/>
        </w:rPr>
        <w:t>}?</w:t>
      </w:r>
    </w:p>
    <w:p w14:paraId="36A1F70F" w14:textId="77777777" w:rsidR="001B6402" w:rsidRPr="00E352EF" w:rsidRDefault="001B6402" w:rsidP="001B6402">
      <w:pPr>
        <w:ind w:left="706"/>
        <w:rPr>
          <w:rFonts w:ascii="Cambria" w:hAnsi="Cambria"/>
        </w:rPr>
      </w:pPr>
      <w:r w:rsidRPr="00E352EF">
        <w:rPr>
          <w:rFonts w:ascii="Cambria" w:hAnsi="Cambria"/>
        </w:rPr>
        <w:t>{</w:t>
      </w:r>
      <w:r w:rsidRPr="00E352EF">
        <w:rPr>
          <w:rFonts w:ascii="Cambria" w:hAnsi="Cambria"/>
          <w:b/>
        </w:rPr>
        <w:t xml:space="preserve"> errorlevel  ( </w:t>
      </w:r>
      <w:r w:rsidRPr="00E352EF">
        <w:rPr>
          <w:rFonts w:ascii="Cambria" w:hAnsi="Cambria"/>
          <w:i/>
        </w:rPr>
        <w:t xml:space="preserve">errorLevel </w:t>
      </w:r>
      <w:r w:rsidRPr="00E352EF">
        <w:rPr>
          <w:rFonts w:ascii="Cambria" w:hAnsi="Cambria"/>
          <w:b/>
        </w:rPr>
        <w:t xml:space="preserve">) </w:t>
      </w:r>
      <w:r w:rsidRPr="00E352EF">
        <w:rPr>
          <w:rFonts w:ascii="Cambria" w:hAnsi="Cambria"/>
        </w:rPr>
        <w:t>}?</w:t>
      </w:r>
    </w:p>
    <w:p w14:paraId="7E8FDC9A" w14:textId="77777777" w:rsidR="001B6402" w:rsidRPr="00E352EF" w:rsidRDefault="001B6402" w:rsidP="001B6402">
      <w:pPr>
        <w:jc w:val="both"/>
        <w:rPr>
          <w:rFonts w:ascii="Cambria" w:hAnsi="Cambria"/>
        </w:rPr>
      </w:pPr>
      <w:r w:rsidRPr="00E352EF">
        <w:rPr>
          <w:rFonts w:ascii="Cambria" w:hAnsi="Cambria"/>
          <w:i/>
        </w:rPr>
        <w:t>antecedentCondition</w:t>
      </w:r>
      <w:r w:rsidRPr="00E352EF">
        <w:rPr>
          <w:rFonts w:ascii="Cambria" w:hAnsi="Cambria"/>
        </w:rPr>
        <w:t xml:space="preserve"> </w:t>
      </w:r>
    </w:p>
    <w:p w14:paraId="700EFE32" w14:textId="77777777" w:rsidR="001B6402" w:rsidRPr="00E352EF" w:rsidRDefault="001B6402" w:rsidP="001B6402">
      <w:pPr>
        <w:ind w:firstLine="706"/>
        <w:jc w:val="both"/>
        <w:rPr>
          <w:rFonts w:ascii="Cambria" w:hAnsi="Cambria"/>
        </w:rPr>
      </w:pPr>
      <w:r w:rsidRPr="00E352EF">
        <w:rPr>
          <w:rFonts w:ascii="Cambria" w:hAnsi="Cambria"/>
        </w:rPr>
        <w:t xml:space="preserve">::= </w:t>
      </w:r>
      <w:r w:rsidRPr="00E352EF">
        <w:rPr>
          <w:rFonts w:ascii="Cambria" w:hAnsi="Cambria"/>
          <w:i/>
        </w:rPr>
        <w:t>boolean-scalar-expression</w:t>
      </w:r>
    </w:p>
    <w:p w14:paraId="0A3AC6EB" w14:textId="77777777" w:rsidR="001B6402" w:rsidRPr="00E352EF" w:rsidRDefault="001B6402" w:rsidP="001B6402">
      <w:pPr>
        <w:rPr>
          <w:rFonts w:ascii="Cambria" w:hAnsi="Cambria"/>
        </w:rPr>
      </w:pPr>
      <w:r w:rsidRPr="00E352EF">
        <w:rPr>
          <w:rFonts w:ascii="Cambria" w:hAnsi="Cambria"/>
          <w:i/>
        </w:rPr>
        <w:t>codeItemRelation</w:t>
      </w:r>
      <w:r w:rsidRPr="00E352EF">
        <w:rPr>
          <w:rFonts w:ascii="Cambria" w:hAnsi="Cambria"/>
        </w:rPr>
        <w:t xml:space="preserve"> </w:t>
      </w:r>
    </w:p>
    <w:p w14:paraId="0BEDD780" w14:textId="77777777" w:rsidR="001B6402" w:rsidRPr="00E352EF" w:rsidRDefault="001B6402" w:rsidP="001B6402">
      <w:pPr>
        <w:ind w:firstLine="706"/>
        <w:rPr>
          <w:rFonts w:ascii="Cambria" w:hAnsi="Cambria"/>
        </w:rPr>
      </w:pPr>
      <w:r w:rsidRPr="00E352EF">
        <w:rPr>
          <w:rFonts w:ascii="Cambria" w:hAnsi="Cambria"/>
        </w:rPr>
        <w:t xml:space="preserve">::= </w:t>
      </w:r>
      <w:r w:rsidRPr="00E352EF">
        <w:rPr>
          <w:rFonts w:ascii="Cambria" w:hAnsi="Cambria"/>
          <w:i/>
        </w:rPr>
        <w:t xml:space="preserve">codeItem-reference </w:t>
      </w:r>
      <w:r w:rsidRPr="00E352EF">
        <w:rPr>
          <w:rFonts w:ascii="Cambria" w:hAnsi="Cambria"/>
        </w:rPr>
        <w:t xml:space="preserve">   [ </w:t>
      </w:r>
      <w:r w:rsidRPr="00E352EF">
        <w:rPr>
          <w:rFonts w:ascii="Cambria" w:hAnsi="Cambria"/>
          <w:b/>
        </w:rPr>
        <w:t>=</w:t>
      </w:r>
      <w:r w:rsidRPr="00E352EF">
        <w:rPr>
          <w:rFonts w:ascii="Cambria" w:hAnsi="Cambria"/>
        </w:rPr>
        <w:t xml:space="preserve"> | </w:t>
      </w:r>
      <w:r w:rsidRPr="00E352EF">
        <w:rPr>
          <w:rFonts w:ascii="Cambria" w:hAnsi="Cambria"/>
          <w:b/>
        </w:rPr>
        <w:t>&gt;</w:t>
      </w:r>
      <w:r w:rsidRPr="00E352EF">
        <w:rPr>
          <w:rFonts w:ascii="Cambria" w:hAnsi="Cambria"/>
        </w:rPr>
        <w:t xml:space="preserve"> | </w:t>
      </w:r>
      <w:r w:rsidRPr="00E352EF">
        <w:rPr>
          <w:rFonts w:ascii="Cambria" w:hAnsi="Cambria"/>
          <w:b/>
        </w:rPr>
        <w:t>&lt;</w:t>
      </w:r>
      <w:r w:rsidRPr="00E352EF">
        <w:rPr>
          <w:rFonts w:ascii="Cambria" w:hAnsi="Cambria"/>
        </w:rPr>
        <w:t xml:space="preserve"> | </w:t>
      </w:r>
      <w:r w:rsidRPr="00E352EF">
        <w:rPr>
          <w:rFonts w:ascii="Cambria" w:hAnsi="Cambria"/>
          <w:b/>
        </w:rPr>
        <w:t>&gt;=</w:t>
      </w:r>
      <w:r w:rsidRPr="00E352EF">
        <w:rPr>
          <w:rFonts w:ascii="Cambria" w:hAnsi="Cambria"/>
        </w:rPr>
        <w:t xml:space="preserve"> | </w:t>
      </w:r>
      <w:r w:rsidRPr="00E352EF">
        <w:rPr>
          <w:rFonts w:ascii="Cambria" w:hAnsi="Cambria"/>
          <w:b/>
        </w:rPr>
        <w:t>&lt;=</w:t>
      </w:r>
      <w:r w:rsidRPr="00E352EF">
        <w:rPr>
          <w:rFonts w:ascii="Cambria" w:hAnsi="Cambria"/>
        </w:rPr>
        <w:t xml:space="preserve">]    [ </w:t>
      </w:r>
      <w:r w:rsidRPr="00E352EF">
        <w:rPr>
          <w:rFonts w:ascii="Cambria" w:hAnsi="Cambria"/>
          <w:b/>
        </w:rPr>
        <w:t>+</w:t>
      </w:r>
      <w:r w:rsidRPr="00E352EF">
        <w:rPr>
          <w:rFonts w:ascii="Cambria" w:hAnsi="Cambria"/>
        </w:rPr>
        <w:t xml:space="preserve"> | </w:t>
      </w:r>
      <w:r w:rsidRPr="00E352EF">
        <w:rPr>
          <w:rFonts w:ascii="Cambria" w:hAnsi="Cambria"/>
          <w:b/>
        </w:rPr>
        <w:t>-</w:t>
      </w:r>
      <w:r w:rsidRPr="00E352EF">
        <w:rPr>
          <w:rFonts w:ascii="Cambria" w:hAnsi="Cambria"/>
        </w:rPr>
        <w:t xml:space="preserve"> ]?  </w:t>
      </w:r>
      <w:r w:rsidRPr="00E352EF">
        <w:rPr>
          <w:rFonts w:ascii="Cambria" w:hAnsi="Cambria"/>
          <w:i/>
        </w:rPr>
        <w:t>codeItemReference</w:t>
      </w:r>
      <w:r w:rsidRPr="00E352EF">
        <w:rPr>
          <w:rFonts w:ascii="Cambria" w:hAnsi="Cambria"/>
        </w:rPr>
        <w:t xml:space="preserve">   { [ </w:t>
      </w:r>
      <w:r w:rsidRPr="00E352EF">
        <w:rPr>
          <w:rFonts w:ascii="Cambria" w:hAnsi="Cambria"/>
          <w:b/>
        </w:rPr>
        <w:t>+</w:t>
      </w:r>
      <w:r w:rsidRPr="00E352EF">
        <w:rPr>
          <w:rFonts w:ascii="Cambria" w:hAnsi="Cambria"/>
        </w:rPr>
        <w:t xml:space="preserve"> | </w:t>
      </w:r>
      <w:r w:rsidRPr="00E352EF">
        <w:rPr>
          <w:rFonts w:ascii="Cambria" w:hAnsi="Cambria"/>
          <w:b/>
        </w:rPr>
        <w:t>-</w:t>
      </w:r>
      <w:r w:rsidRPr="00E352EF">
        <w:rPr>
          <w:rFonts w:ascii="Cambria" w:hAnsi="Cambria"/>
        </w:rPr>
        <w:t xml:space="preserve"> ] </w:t>
      </w:r>
      <w:r w:rsidRPr="00E352EF">
        <w:rPr>
          <w:rFonts w:ascii="Cambria" w:hAnsi="Cambria"/>
          <w:i/>
        </w:rPr>
        <w:t>codeItemReference</w:t>
      </w:r>
      <w:r w:rsidRPr="00E352EF">
        <w:rPr>
          <w:rFonts w:ascii="Cambria" w:hAnsi="Cambria"/>
        </w:rPr>
        <w:t>}*</w:t>
      </w:r>
    </w:p>
    <w:p w14:paraId="3E7110D5" w14:textId="77777777" w:rsidR="001B6402" w:rsidRPr="00E352EF" w:rsidRDefault="001B6402" w:rsidP="001B6402">
      <w:pPr>
        <w:rPr>
          <w:rFonts w:ascii="Cambria" w:hAnsi="Cambria"/>
          <w:i/>
        </w:rPr>
      </w:pPr>
      <w:r w:rsidRPr="00E352EF">
        <w:rPr>
          <w:rFonts w:ascii="Cambria" w:hAnsi="Cambria"/>
          <w:i/>
        </w:rPr>
        <w:t>codeItemReference</w:t>
      </w:r>
    </w:p>
    <w:p w14:paraId="129F9239" w14:textId="77777777" w:rsidR="001B6402" w:rsidRPr="00E352EF" w:rsidRDefault="001B6402" w:rsidP="001B6402">
      <w:pPr>
        <w:rPr>
          <w:rFonts w:ascii="Cambria" w:hAnsi="Cambria"/>
          <w:i/>
        </w:rPr>
      </w:pPr>
      <w:r w:rsidRPr="00E352EF">
        <w:rPr>
          <w:rFonts w:ascii="Cambria" w:hAnsi="Cambria"/>
          <w:i/>
        </w:rPr>
        <w:tab/>
        <w:t xml:space="preserve">::= codeItem-ref  </w:t>
      </w:r>
      <w:r w:rsidRPr="00E352EF">
        <w:rPr>
          <w:rFonts w:ascii="Cambria" w:hAnsi="Cambria"/>
        </w:rPr>
        <w:t>[</w:t>
      </w:r>
      <w:r w:rsidRPr="00E352EF">
        <w:rPr>
          <w:rFonts w:ascii="Cambria" w:hAnsi="Cambria"/>
          <w:b/>
        </w:rPr>
        <w:t>from</w:t>
      </w:r>
      <w:r w:rsidRPr="00E352EF">
        <w:rPr>
          <w:rFonts w:ascii="Cambria" w:hAnsi="Cambria"/>
        </w:rPr>
        <w:t xml:space="preserve"> </w:t>
      </w:r>
      <w:r w:rsidRPr="00E352EF">
        <w:rPr>
          <w:rFonts w:ascii="Cambria" w:hAnsi="Cambria"/>
          <w:i/>
        </w:rPr>
        <w:t>time-ref</w:t>
      </w:r>
      <w:r w:rsidRPr="00E352EF">
        <w:rPr>
          <w:rFonts w:ascii="Cambria" w:hAnsi="Cambria"/>
        </w:rPr>
        <w:t>]? [</w:t>
      </w:r>
      <w:r w:rsidRPr="00E352EF">
        <w:rPr>
          <w:rFonts w:ascii="Cambria" w:hAnsi="Cambria"/>
          <w:b/>
        </w:rPr>
        <w:t>to</w:t>
      </w:r>
      <w:r w:rsidRPr="00E352EF">
        <w:rPr>
          <w:rFonts w:ascii="Cambria" w:hAnsi="Cambria"/>
        </w:rPr>
        <w:t xml:space="preserve"> </w:t>
      </w:r>
      <w:r w:rsidRPr="00E352EF">
        <w:rPr>
          <w:rFonts w:ascii="Cambria" w:hAnsi="Cambria"/>
          <w:i/>
        </w:rPr>
        <w:t>time-ref</w:t>
      </w:r>
      <w:r w:rsidRPr="00E352EF">
        <w:rPr>
          <w:rFonts w:ascii="Cambria" w:hAnsi="Cambria"/>
        </w:rPr>
        <w:t xml:space="preserve">]? </w:t>
      </w:r>
      <w:r w:rsidRPr="00E352EF">
        <w:rPr>
          <w:rFonts w:ascii="Cambria" w:hAnsi="Cambria"/>
          <w:i/>
        </w:rPr>
        <w:t xml:space="preserve"> </w:t>
      </w:r>
    </w:p>
    <w:p w14:paraId="0EB95C31" w14:textId="77777777" w:rsidR="001B6402" w:rsidRPr="00E352EF" w:rsidRDefault="001B6402" w:rsidP="001B6402">
      <w:pPr>
        <w:ind w:left="706"/>
        <w:rPr>
          <w:rFonts w:ascii="Cambria" w:hAnsi="Cambria"/>
          <w:i/>
        </w:rPr>
      </w:pPr>
      <w:r w:rsidRPr="00E352EF">
        <w:rPr>
          <w:rFonts w:ascii="Cambria" w:hAnsi="Cambria"/>
        </w:rPr>
        <w:t xml:space="preserve"> </w:t>
      </w:r>
    </w:p>
    <w:p w14:paraId="78128237" w14:textId="77777777" w:rsidR="001B6402" w:rsidRPr="00E352EF" w:rsidRDefault="001B6402" w:rsidP="001B6402">
      <w:pPr>
        <w:rPr>
          <w:rFonts w:ascii="Cambria" w:hAnsi="Cambria"/>
          <w:i/>
        </w:rPr>
      </w:pPr>
    </w:p>
    <w:p w14:paraId="791A5D94" w14:textId="77777777" w:rsidR="001B6402" w:rsidRPr="00E352EF" w:rsidRDefault="001B6402" w:rsidP="00667F59">
      <w:pPr>
        <w:rPr>
          <w:rFonts w:ascii="Cambria" w:eastAsia="Calibri" w:hAnsi="Cambria" w:cs="Calibri"/>
          <w:i/>
          <w:color w:val="5B9BD5"/>
        </w:rPr>
      </w:pPr>
      <w:r w:rsidRPr="00E352EF">
        <w:rPr>
          <w:rFonts w:ascii="Cambria" w:eastAsia="Calibri" w:hAnsi="Cambria" w:cs="Calibri"/>
          <w:i/>
          <w:color w:val="5B9BD5"/>
        </w:rPr>
        <w:t>Parameters</w:t>
      </w:r>
    </w:p>
    <w:p w14:paraId="20C3C5AB" w14:textId="77777777" w:rsidR="001B6402" w:rsidRPr="00E352EF" w:rsidRDefault="001B6402" w:rsidP="001B6402">
      <w:pPr>
        <w:rPr>
          <w:rFonts w:ascii="Cambria" w:hAnsi="Cambria"/>
        </w:rPr>
      </w:pPr>
      <w:r w:rsidRPr="00E352EF">
        <w:rPr>
          <w:rFonts w:ascii="Cambria" w:hAnsi="Cambria"/>
          <w:i/>
        </w:rPr>
        <w:t>rulesetId</w:t>
      </w:r>
      <w:r w:rsidRPr="00E352EF">
        <w:rPr>
          <w:rFonts w:ascii="Cambria" w:hAnsi="Cambria"/>
        </w:rPr>
        <w:t xml:space="preserve"> : identifier</w:t>
      </w:r>
    </w:p>
    <w:p w14:paraId="1182F469" w14:textId="77777777" w:rsidR="001B6402" w:rsidRPr="00E352EF" w:rsidRDefault="001B6402" w:rsidP="001B6402">
      <w:pPr>
        <w:jc w:val="both"/>
        <w:rPr>
          <w:rFonts w:ascii="Cambria" w:hAnsi="Cambria"/>
        </w:rPr>
      </w:pPr>
      <w:r w:rsidRPr="00E352EF">
        <w:rPr>
          <w:rFonts w:ascii="Cambria" w:hAnsi="Cambria"/>
          <w:i/>
        </w:rPr>
        <w:t>ruleId</w:t>
      </w:r>
      <w:r w:rsidRPr="00E352EF">
        <w:rPr>
          <w:rFonts w:ascii="Cambria" w:hAnsi="Cambria"/>
        </w:rPr>
        <w:t xml:space="preserve"> : identifier</w:t>
      </w:r>
    </w:p>
    <w:p w14:paraId="67E717F7" w14:textId="77777777" w:rsidR="001B6402" w:rsidRPr="00E352EF" w:rsidRDefault="001B6402" w:rsidP="001B6402">
      <w:pPr>
        <w:jc w:val="both"/>
        <w:rPr>
          <w:rFonts w:ascii="Cambria" w:hAnsi="Cambria"/>
        </w:rPr>
      </w:pPr>
      <w:r w:rsidRPr="00E352EF">
        <w:rPr>
          <w:rFonts w:ascii="Cambria" w:hAnsi="Cambria"/>
          <w:i/>
        </w:rPr>
        <w:lastRenderedPageBreak/>
        <w:t>codeItem-ref</w:t>
      </w:r>
      <w:r w:rsidRPr="00E352EF">
        <w:rPr>
          <w:rFonts w:ascii="Cambria" w:hAnsi="Cambria"/>
        </w:rPr>
        <w:t xml:space="preserve"> : identifier</w:t>
      </w:r>
    </w:p>
    <w:p w14:paraId="278F44EF" w14:textId="77777777" w:rsidR="001B6402" w:rsidRPr="00E352EF" w:rsidRDefault="001B6402" w:rsidP="001B6402">
      <w:pPr>
        <w:jc w:val="both"/>
        <w:rPr>
          <w:rFonts w:ascii="Cambria" w:hAnsi="Cambria"/>
          <w:i/>
        </w:rPr>
      </w:pPr>
      <w:r w:rsidRPr="00E352EF">
        <w:rPr>
          <w:rFonts w:ascii="Cambria" w:hAnsi="Cambria"/>
          <w:i/>
        </w:rPr>
        <w:t xml:space="preserve">variable-ref : </w:t>
      </w:r>
      <w:r w:rsidRPr="00E352EF">
        <w:rPr>
          <w:rFonts w:ascii="Cambria" w:hAnsi="Cambria"/>
        </w:rPr>
        <w:t>identifier</w:t>
      </w:r>
    </w:p>
    <w:p w14:paraId="3E54555F" w14:textId="77777777" w:rsidR="001B6402" w:rsidRPr="00E352EF" w:rsidRDefault="001B6402" w:rsidP="001B6402">
      <w:pPr>
        <w:jc w:val="both"/>
        <w:rPr>
          <w:rFonts w:ascii="Cambria" w:hAnsi="Cambria"/>
          <w:i/>
        </w:rPr>
      </w:pPr>
      <w:r w:rsidRPr="00E352EF">
        <w:rPr>
          <w:rFonts w:ascii="Cambria" w:hAnsi="Cambria"/>
          <w:i/>
        </w:rPr>
        <w:t xml:space="preserve">valuedomain-ref : </w:t>
      </w:r>
      <w:r w:rsidRPr="00E352EF">
        <w:rPr>
          <w:rFonts w:ascii="Cambria" w:hAnsi="Cambria"/>
        </w:rPr>
        <w:t>identifier</w:t>
      </w:r>
    </w:p>
    <w:p w14:paraId="445C0177" w14:textId="77777777" w:rsidR="001B6402" w:rsidRPr="00E352EF" w:rsidRDefault="001B6402" w:rsidP="001B6402">
      <w:pPr>
        <w:jc w:val="both"/>
        <w:rPr>
          <w:rFonts w:ascii="Cambria" w:hAnsi="Cambria"/>
        </w:rPr>
      </w:pPr>
      <w:r w:rsidRPr="00E352EF">
        <w:rPr>
          <w:rFonts w:ascii="Cambria" w:hAnsi="Cambria"/>
          <w:i/>
        </w:rPr>
        <w:t>antecedentCondition</w:t>
      </w:r>
      <w:r w:rsidRPr="00E352EF">
        <w:rPr>
          <w:rFonts w:ascii="Cambria" w:hAnsi="Cambria"/>
        </w:rPr>
        <w:t xml:space="preserve"> : boolean-scalar-expression</w:t>
      </w:r>
    </w:p>
    <w:p w14:paraId="18B117E9" w14:textId="77777777" w:rsidR="001B6402" w:rsidRPr="00E352EF" w:rsidRDefault="001B6402" w:rsidP="001B6402">
      <w:pPr>
        <w:jc w:val="both"/>
        <w:rPr>
          <w:rFonts w:ascii="Cambria" w:hAnsi="Cambria"/>
        </w:rPr>
      </w:pPr>
      <w:r w:rsidRPr="00E352EF">
        <w:rPr>
          <w:rFonts w:ascii="Cambria" w:hAnsi="Cambria"/>
          <w:i/>
        </w:rPr>
        <w:t>errorCode</w:t>
      </w:r>
      <w:r w:rsidRPr="00E352EF">
        <w:rPr>
          <w:rFonts w:ascii="Cambria" w:hAnsi="Cambria"/>
        </w:rPr>
        <w:t xml:space="preserve"> : string</w:t>
      </w:r>
    </w:p>
    <w:p w14:paraId="5CEF0BC7" w14:textId="77777777" w:rsidR="001B6402" w:rsidRPr="00E352EF" w:rsidRDefault="001B6402" w:rsidP="001B6402">
      <w:pPr>
        <w:jc w:val="both"/>
        <w:rPr>
          <w:rFonts w:ascii="Cambria" w:hAnsi="Cambria"/>
        </w:rPr>
      </w:pPr>
      <w:r w:rsidRPr="00E352EF">
        <w:rPr>
          <w:rFonts w:ascii="Cambria" w:hAnsi="Cambria"/>
          <w:i/>
        </w:rPr>
        <w:t>errorLevel</w:t>
      </w:r>
      <w:r w:rsidRPr="00E352EF">
        <w:rPr>
          <w:rFonts w:ascii="Cambria" w:hAnsi="Cambria"/>
        </w:rPr>
        <w:t xml:space="preserve"> : integer</w:t>
      </w:r>
    </w:p>
    <w:p w14:paraId="59A3ABBB" w14:textId="77777777" w:rsidR="001B6402" w:rsidRPr="00E352EF" w:rsidRDefault="001B6402" w:rsidP="001B6402">
      <w:pPr>
        <w:jc w:val="both"/>
        <w:rPr>
          <w:rFonts w:ascii="Cambria" w:hAnsi="Cambria"/>
        </w:rPr>
      </w:pPr>
      <w:r w:rsidRPr="00E352EF">
        <w:rPr>
          <w:rFonts w:ascii="Cambria" w:hAnsi="Cambria"/>
          <w:i/>
        </w:rPr>
        <w:t>time-ref</w:t>
      </w:r>
      <w:r w:rsidRPr="00E352EF">
        <w:rPr>
          <w:rFonts w:ascii="Cambria" w:hAnsi="Cambria"/>
        </w:rPr>
        <w:t xml:space="preserve"> : time-literal</w:t>
      </w:r>
    </w:p>
    <w:p w14:paraId="770007FC" w14:textId="77777777" w:rsidR="001B6402" w:rsidRPr="00E352EF" w:rsidRDefault="001B6402" w:rsidP="001B6402">
      <w:pPr>
        <w:jc w:val="both"/>
        <w:rPr>
          <w:rFonts w:ascii="Cambria" w:hAnsi="Cambria"/>
        </w:rPr>
      </w:pPr>
    </w:p>
    <w:p w14:paraId="337AA4F6"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rulesetId</w:t>
      </w:r>
      <w:r w:rsidRPr="00E352EF">
        <w:rPr>
          <w:rFonts w:ascii="Cambria" w:eastAsia="Calibri" w:hAnsi="Cambria" w:cs="Calibri"/>
        </w:rPr>
        <w:t xml:space="preserve"> – the identifier of the Hierarchical Ruleset to be defined.</w:t>
      </w:r>
    </w:p>
    <w:p w14:paraId="03174E48"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rulesetSignature</w:t>
      </w:r>
      <w:r w:rsidRPr="00E352EF">
        <w:rPr>
          <w:rFonts w:ascii="Cambria" w:eastAsia="Calibri" w:hAnsi="Cambria" w:cs="Calibri"/>
        </w:rPr>
        <w:t xml:space="preserve"> –  the signature of the Ruleset. It specifies the space on which the Ruleset is defined. </w:t>
      </w:r>
    </w:p>
    <w:p w14:paraId="3022DCA0"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hAnsi="Cambria"/>
          <w:i/>
        </w:rPr>
        <w:t>antecedentSignature</w:t>
      </w:r>
      <w:r w:rsidRPr="00E352EF">
        <w:rPr>
          <w:rFonts w:ascii="Cambria" w:hAnsi="Cambria"/>
          <w:b/>
        </w:rPr>
        <w:t xml:space="preserve"> </w:t>
      </w:r>
      <w:r w:rsidRPr="00E352EF">
        <w:rPr>
          <w:rFonts w:ascii="Cambria" w:hAnsi="Cambria"/>
        </w:rPr>
        <w:t xml:space="preserve"> - the signature of the antecedent conditions of the Ruleset. </w:t>
      </w:r>
      <w:r w:rsidRPr="00E352EF">
        <w:rPr>
          <w:rFonts w:ascii="Cambria" w:eastAsia="Calibri" w:hAnsi="Cambria" w:cs="Calibri"/>
        </w:rPr>
        <w:t xml:space="preserve">It specifies the Represented Variables (see the information model) on which the antecedent conditions of the Rules are defined. </w:t>
      </w:r>
    </w:p>
    <w:p w14:paraId="4476B002"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hAnsi="Cambria"/>
          <w:i/>
        </w:rPr>
        <w:t>codeItemRelationSignature</w:t>
      </w:r>
      <w:r w:rsidRPr="00E352EF">
        <w:rPr>
          <w:rFonts w:ascii="Cambria" w:hAnsi="Cambria"/>
          <w:b/>
        </w:rPr>
        <w:t xml:space="preserve"> </w:t>
      </w:r>
      <w:r w:rsidRPr="00E352EF">
        <w:rPr>
          <w:rFonts w:ascii="Cambria" w:hAnsi="Cambria"/>
        </w:rPr>
        <w:t xml:space="preserve"> - the signature of the Code Item Relations of the Ruleset. </w:t>
      </w:r>
      <w:r w:rsidRPr="00E352EF">
        <w:rPr>
          <w:rFonts w:ascii="Cambria" w:eastAsia="Calibri" w:hAnsi="Cambria" w:cs="Calibri"/>
        </w:rPr>
        <w:t>It specifies either the Represented Variable or the ValueDomain (see the information model) on which the Code Item Relations  of the Rules are defined. When a Represented Variable is specified, the Ruleset is meant to be applicable to DataSets having such Variable as a Component. When a Value Domain is specified, the Ruleset is meant to be applicable to Datasets having a Component which takes values on it.</w:t>
      </w:r>
    </w:p>
    <w:p w14:paraId="184B0AF4"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variable</w:t>
      </w:r>
      <w:r w:rsidRPr="00E352EF">
        <w:rPr>
          <w:rFonts w:ascii="Cambria" w:hAnsi="Cambria"/>
          <w:i/>
        </w:rPr>
        <w:t>-signature</w:t>
      </w:r>
      <w:r w:rsidRPr="00E352EF">
        <w:t xml:space="preserve"> – It specifies a single Represented Variable on which the Ruleset is defined </w:t>
      </w:r>
    </w:p>
    <w:p w14:paraId="11EFFE65"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variable</w:t>
      </w:r>
      <w:r w:rsidRPr="00E352EF">
        <w:rPr>
          <w:rFonts w:ascii="Cambria" w:hAnsi="Cambria"/>
          <w:i/>
        </w:rPr>
        <w:t>-ref</w:t>
      </w:r>
      <w:r w:rsidRPr="00E352EF">
        <w:t xml:space="preserve"> – It references a Represented Variable by its name</w:t>
      </w:r>
      <w:r w:rsidRPr="00E352EF">
        <w:rPr>
          <w:rFonts w:ascii="Cambria" w:eastAsia="Calibri" w:hAnsi="Cambria" w:cs="Calibri"/>
        </w:rPr>
        <w:t>. The Variable name can be aliased for the sake of compactness in writing the Rules. If the alias is not specified, the complete name of the Variable must be used in the body of the Rules.</w:t>
      </w:r>
    </w:p>
    <w:p w14:paraId="3EFF34AB"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constant</w:t>
      </w:r>
      <w:r w:rsidRPr="00E352EF">
        <w:rPr>
          <w:rFonts w:ascii="Cambria" w:hAnsi="Cambria"/>
          <w:i/>
        </w:rPr>
        <w:t>-string</w:t>
      </w:r>
      <w:r w:rsidRPr="00E352EF">
        <w:rPr>
          <w:rFonts w:ascii="Cambria" w:hAnsi="Cambria"/>
        </w:rPr>
        <w:t xml:space="preserve">: the name assigned to the Variable within the ruleset </w:t>
      </w:r>
    </w:p>
    <w:p w14:paraId="5F946500"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hAnsi="Cambria"/>
          <w:i/>
        </w:rPr>
        <w:t xml:space="preserve">valueDomain-ref </w:t>
      </w:r>
      <w:r w:rsidRPr="00E352EF">
        <w:rPr>
          <w:rFonts w:ascii="Cambria" w:hAnsi="Cambria"/>
        </w:rPr>
        <w:t xml:space="preserve">– It specifies a Value Domain </w:t>
      </w:r>
    </w:p>
    <w:p w14:paraId="5AF3ABE2"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Rule</w:t>
      </w:r>
      <w:r w:rsidRPr="00E352EF">
        <w:rPr>
          <w:rFonts w:ascii="Cambria" w:eastAsia="Calibri" w:hAnsi="Cambria" w:cs="Calibri"/>
        </w:rPr>
        <w:t xml:space="preserve"> –  the complete specification of a single rule, as defined in the following parameters.</w:t>
      </w:r>
    </w:p>
    <w:p w14:paraId="5115D2BE"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ruleId</w:t>
      </w:r>
      <w:r w:rsidRPr="00E352EF">
        <w:rPr>
          <w:rFonts w:ascii="Cambria" w:eastAsia="Calibri" w:hAnsi="Cambria" w:cs="Calibri"/>
        </w:rPr>
        <w:t xml:space="preserve"> –  the identifier of the specific rule within the Ruleset. The ruleId is optional and, if not specified, is assumed to be the progressive order number of the Rule in the Ruleset (please note that this practice may cause changes of the rule identifiers in case the Ruleset is maintained, e.g. if new rules are added or existing rules are deleted) </w:t>
      </w:r>
    </w:p>
    <w:p w14:paraId="4D42B477"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antecedentCondition</w:t>
      </w:r>
      <w:r w:rsidRPr="00E352EF">
        <w:rPr>
          <w:rFonts w:ascii="Cambria" w:eastAsia="Calibri" w:hAnsi="Cambria" w:cs="Calibri"/>
        </w:rPr>
        <w:t xml:space="preserve"> –  a Boolean scalar expression.  All the Component level operators are allowed.</w:t>
      </w:r>
    </w:p>
    <w:p w14:paraId="13121339"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CodeItemRelation</w:t>
      </w:r>
      <w:r w:rsidRPr="00E352EF">
        <w:rPr>
          <w:rFonts w:ascii="Cambria" w:eastAsia="Calibri" w:hAnsi="Cambria" w:cs="Calibri"/>
        </w:rPr>
        <w:t xml:space="preserve"> – the specification of a Code Item Relation to be evaluated only when the </w:t>
      </w:r>
      <w:r w:rsidRPr="00E352EF">
        <w:rPr>
          <w:rFonts w:ascii="Cambria" w:eastAsia="Calibri" w:hAnsi="Cambria" w:cs="Calibri"/>
          <w:i/>
        </w:rPr>
        <w:t>antecedentCondition</w:t>
      </w:r>
      <w:r w:rsidRPr="00E352EF">
        <w:rPr>
          <w:rFonts w:ascii="Cambria" w:eastAsia="Calibri" w:hAnsi="Cambria" w:cs="Calibri"/>
        </w:rPr>
        <w:t xml:space="preserve"> evaluates to true (missing antecedent conditions are assumed as true). It expresses a logical relationship between Code Items belonging to the Value Domain referenced by the Ruleset. The relation is expressed by one of the symbols “=”, “&gt;”, “&gt;=”, “&lt;”, “&lt;=”, which in this case denote special logical relationships typical of Code Items (see below). The first member of the relationship is a single Code Item. The second member of the relationship is the composition of one or more  Code Items expressed by the symbols “+” or “-“, which in their turn also denote special logical operators typical of Code Items (see below). The meaning of these symbols is explained below. </w:t>
      </w:r>
    </w:p>
    <w:p w14:paraId="37782AF4"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codeItemReference</w:t>
      </w:r>
      <w:r w:rsidRPr="00E352EF">
        <w:rPr>
          <w:rFonts w:ascii="Cambria" w:eastAsia="Calibri" w:hAnsi="Cambria" w:cs="Calibri"/>
        </w:rPr>
        <w:t xml:space="preserve"> –the reference to an existing </w:t>
      </w:r>
      <w:r w:rsidRPr="00E352EF">
        <w:rPr>
          <w:rFonts w:ascii="Cambria" w:eastAsia="Calibri" w:hAnsi="Cambria" w:cs="Calibri"/>
          <w:i/>
        </w:rPr>
        <w:t>Code Item</w:t>
      </w:r>
      <w:r w:rsidRPr="00E352EF">
        <w:rPr>
          <w:rFonts w:ascii="Cambria" w:eastAsia="Calibri" w:hAnsi="Cambria" w:cs="Calibri"/>
        </w:rPr>
        <w:t xml:space="preserve"> of the VTL information model, that is a Value of a ValueDomain.</w:t>
      </w:r>
    </w:p>
    <w:p w14:paraId="1814A3CA"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errorCode</w:t>
      </w:r>
      <w:r w:rsidRPr="00E352EF">
        <w:rPr>
          <w:rFonts w:ascii="Cambria" w:eastAsia="Calibri" w:hAnsi="Cambria" w:cs="Calibri"/>
        </w:rPr>
        <w:t xml:space="preserve"> – a string denoting the error code associated to the rule, respecting VTL conventions, in case the rule is used for validation.</w:t>
      </w:r>
    </w:p>
    <w:p w14:paraId="6ADC4B5B"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errorLevel</w:t>
      </w:r>
      <w:r w:rsidRPr="00E352EF">
        <w:rPr>
          <w:rFonts w:ascii="Cambria" w:eastAsia="Calibri" w:hAnsi="Cambria" w:cs="Calibri"/>
        </w:rPr>
        <w:t xml:space="preserve"> –  an integer containing the error level (severity) associated to the  rule, in case the rule is used for validation.</w:t>
      </w:r>
    </w:p>
    <w:p w14:paraId="64215A8E" w14:textId="77777777" w:rsidR="001B6402" w:rsidRPr="00E352EF" w:rsidRDefault="001B6402" w:rsidP="001B6402">
      <w:pPr>
        <w:ind w:left="360"/>
        <w:jc w:val="both"/>
        <w:rPr>
          <w:rFonts w:ascii="Cambria" w:hAnsi="Cambria"/>
        </w:rPr>
      </w:pPr>
    </w:p>
    <w:p w14:paraId="6E9BE52E" w14:textId="77777777" w:rsidR="001B6402" w:rsidRPr="00E352EF" w:rsidRDefault="001B6402" w:rsidP="001B6402">
      <w:pPr>
        <w:rPr>
          <w:rFonts w:ascii="Cambria" w:eastAsia="Calibri" w:hAnsi="Cambria" w:cs="Calibri"/>
          <w:i/>
          <w:color w:val="5B9BD5"/>
        </w:rPr>
      </w:pPr>
      <w:r w:rsidRPr="00E352EF">
        <w:rPr>
          <w:rFonts w:ascii="Cambria" w:eastAsia="Calibri" w:hAnsi="Cambria" w:cs="Calibri"/>
          <w:i/>
          <w:color w:val="5B9BD5"/>
        </w:rPr>
        <w:t>Constraints</w:t>
      </w:r>
    </w:p>
    <w:p w14:paraId="6DB40F9E"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valueDomainReference</w:t>
      </w:r>
      <w:r w:rsidRPr="00E352EF">
        <w:rPr>
          <w:rFonts w:ascii="Cambria" w:eastAsia="Calibri" w:hAnsi="Cambria" w:cs="Calibri"/>
        </w:rPr>
        <w:t xml:space="preserve"> must  be enumerated.</w:t>
      </w:r>
    </w:p>
    <w:p w14:paraId="2FC80E9F"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antecedentCondition</w:t>
      </w:r>
      <w:r w:rsidRPr="00E352EF">
        <w:rPr>
          <w:rFonts w:ascii="Cambria" w:eastAsia="Calibri" w:hAnsi="Cambria" w:cs="Calibri"/>
        </w:rPr>
        <w:t xml:space="preserve"> must refer only to identifiers specified in </w:t>
      </w:r>
      <w:r w:rsidRPr="00E352EF">
        <w:rPr>
          <w:rFonts w:ascii="Cambria" w:hAnsi="Cambria"/>
          <w:i/>
        </w:rPr>
        <w:t>antecedentConditionIds</w:t>
      </w:r>
    </w:p>
    <w:p w14:paraId="28E5A4BB"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errorCode</w:t>
      </w:r>
      <w:r w:rsidRPr="00E352EF">
        <w:rPr>
          <w:rFonts w:ascii="Cambria" w:eastAsia="Calibri" w:hAnsi="Cambria" w:cs="Calibri"/>
        </w:rPr>
        <w:t xml:space="preserve"> must respect the conventions of user-defined error codes.</w:t>
      </w:r>
    </w:p>
    <w:p w14:paraId="0CED71E7" w14:textId="77777777" w:rsidR="001B6402" w:rsidRPr="00E352EF" w:rsidRDefault="001B6402" w:rsidP="001B6402">
      <w:pPr>
        <w:rPr>
          <w:rFonts w:ascii="Cambria" w:hAnsi="Cambria"/>
        </w:rPr>
      </w:pPr>
    </w:p>
    <w:p w14:paraId="0C3767D7" w14:textId="77777777" w:rsidR="001B6402" w:rsidRPr="00E352EF" w:rsidRDefault="001B6402" w:rsidP="001B6402">
      <w:pPr>
        <w:rPr>
          <w:rFonts w:ascii="Cambria" w:eastAsia="Calibri" w:hAnsi="Cambria" w:cs="Calibri"/>
          <w:i/>
          <w:color w:val="5B9BD5"/>
        </w:rPr>
      </w:pPr>
      <w:r w:rsidRPr="00E352EF">
        <w:rPr>
          <w:rFonts w:ascii="Cambria" w:eastAsia="Calibri" w:hAnsi="Cambria" w:cs="Calibri"/>
          <w:i/>
          <w:color w:val="5B9BD5"/>
        </w:rPr>
        <w:t>Returns</w:t>
      </w:r>
    </w:p>
    <w:p w14:paraId="44974A11" w14:textId="77777777" w:rsidR="001B6402" w:rsidRPr="00E352EF" w:rsidRDefault="001B6402" w:rsidP="001B6402">
      <w:pPr>
        <w:jc w:val="both"/>
        <w:rPr>
          <w:rFonts w:ascii="Cambria" w:hAnsi="Cambria"/>
        </w:rPr>
      </w:pPr>
      <w:r w:rsidRPr="00E352EF">
        <w:rPr>
          <w:rFonts w:ascii="Cambria" w:hAnsi="Cambria"/>
        </w:rPr>
        <w:t xml:space="preserve">A persistent Hierarchical (or vertical) Ruleset identified by </w:t>
      </w:r>
      <w:r w:rsidRPr="00E352EF">
        <w:rPr>
          <w:rFonts w:ascii="Cambria" w:hAnsi="Cambria"/>
          <w:i/>
        </w:rPr>
        <w:t>rulesetId</w:t>
      </w:r>
      <w:r w:rsidRPr="00E352EF">
        <w:rPr>
          <w:rFonts w:ascii="Cambria" w:hAnsi="Cambria"/>
        </w:rPr>
        <w:t xml:space="preserve">, which can be referenced and used both for validation and aggregation purposes. </w:t>
      </w:r>
    </w:p>
    <w:p w14:paraId="7B015965" w14:textId="77777777" w:rsidR="001B6402" w:rsidRPr="00E352EF" w:rsidRDefault="001B6402" w:rsidP="001B6402">
      <w:pPr>
        <w:jc w:val="both"/>
        <w:rPr>
          <w:rFonts w:ascii="Cambria" w:hAnsi="Cambria"/>
        </w:rPr>
      </w:pPr>
    </w:p>
    <w:p w14:paraId="7DCF751E" w14:textId="77777777" w:rsidR="001B6402" w:rsidRPr="00E352EF" w:rsidRDefault="001B6402" w:rsidP="001B6402">
      <w:pPr>
        <w:rPr>
          <w:rFonts w:ascii="Cambria" w:eastAsia="Calibri" w:hAnsi="Cambria" w:cs="Calibri"/>
          <w:i/>
          <w:color w:val="5B9BD5"/>
        </w:rPr>
      </w:pPr>
      <w:r w:rsidRPr="00E352EF">
        <w:rPr>
          <w:rFonts w:ascii="Cambria" w:eastAsia="Calibri" w:hAnsi="Cambria" w:cs="Calibri"/>
          <w:i/>
          <w:color w:val="5B9BD5"/>
        </w:rPr>
        <w:t>Semantic specification</w:t>
      </w:r>
    </w:p>
    <w:p w14:paraId="1ACD02CD" w14:textId="77777777" w:rsidR="001B6402" w:rsidRPr="00E352EF" w:rsidRDefault="001B6402" w:rsidP="001B6402">
      <w:pPr>
        <w:jc w:val="both"/>
        <w:rPr>
          <w:rFonts w:ascii="Cambria" w:hAnsi="Cambria"/>
        </w:rPr>
      </w:pPr>
      <w:r w:rsidRPr="00E352EF">
        <w:rPr>
          <w:rFonts w:ascii="Cambria" w:hAnsi="Cambria"/>
        </w:rPr>
        <w:t xml:space="preserve">This operator defines a  Hierarchical Ruleset, which is a collection of Rules expressing logical relationships between the Values (Code Items) of a Variable or a Value Domain.  </w:t>
      </w:r>
    </w:p>
    <w:p w14:paraId="45F13289" w14:textId="77777777" w:rsidR="001B6402" w:rsidRPr="00E352EF" w:rsidRDefault="001B6402" w:rsidP="001B6402">
      <w:pPr>
        <w:jc w:val="both"/>
        <w:rPr>
          <w:rFonts w:ascii="Cambria" w:hAnsi="Cambria"/>
        </w:rPr>
      </w:pPr>
      <w:r w:rsidRPr="00E352EF">
        <w:rPr>
          <w:rFonts w:ascii="Cambria" w:hAnsi="Cambria"/>
        </w:rPr>
        <w:t xml:space="preserve">Each rule contains an optional antecedent condition, which defines the cases in which the Rule has to be  applied (if not declared the Rule is applied ever) and a mandatory code item relation, which expresses the </w:t>
      </w:r>
      <w:r w:rsidRPr="00E352EF">
        <w:rPr>
          <w:rFonts w:ascii="Cambria" w:hAnsi="Cambria"/>
          <w:b/>
        </w:rPr>
        <w:t xml:space="preserve">relation </w:t>
      </w:r>
      <w:r w:rsidRPr="00E352EF">
        <w:rPr>
          <w:rFonts w:ascii="Cambria" w:hAnsi="Cambria"/>
          <w:b/>
        </w:rPr>
        <w:lastRenderedPageBreak/>
        <w:t>between Code Items</w:t>
      </w:r>
      <w:r w:rsidRPr="00E352EF">
        <w:rPr>
          <w:rFonts w:ascii="Cambria" w:hAnsi="Cambria"/>
        </w:rPr>
        <w:t xml:space="preserve"> to be enforced. In the relation, one Code Item (the first member of the relation) is put in relation to a combination of other Code Items.</w:t>
      </w:r>
    </w:p>
    <w:p w14:paraId="512C9739" w14:textId="77777777" w:rsidR="001B6402" w:rsidRPr="00E352EF" w:rsidRDefault="001B6402" w:rsidP="001B6402">
      <w:pPr>
        <w:jc w:val="both"/>
        <w:rPr>
          <w:rFonts w:ascii="Cambria" w:hAnsi="Cambria"/>
        </w:rPr>
      </w:pPr>
      <w:r w:rsidRPr="00E352EF">
        <w:rPr>
          <w:rFonts w:ascii="Cambria" w:hAnsi="Cambria"/>
        </w:rPr>
        <w:t>As for the mathematical meaning of the relation, please note that each Value (Code Item) is the representation of an event belonging to a space of events (i.e. the relevant Value Domain), according to the notions of “event” and “space of events” of the probability theory (see also the section on the Generic Models for Variables and Value Domains in the VTL IM). Therefore the relations between Values (Code Items) express logical implications between events.</w:t>
      </w:r>
    </w:p>
    <w:p w14:paraId="36B23D4D" w14:textId="77777777" w:rsidR="001B6402" w:rsidRPr="00E352EF" w:rsidRDefault="001B6402" w:rsidP="001B6402">
      <w:pPr>
        <w:jc w:val="both"/>
        <w:rPr>
          <w:rFonts w:ascii="Cambria" w:hAnsi="Cambria"/>
        </w:rPr>
      </w:pPr>
      <w:r w:rsidRPr="00E352EF">
        <w:rPr>
          <w:rFonts w:ascii="Cambria" w:hAnsi="Cambria"/>
        </w:rPr>
        <w:t>The envisaged types of relations are: “coincides” (=), “implies” (&lt;), “implies or coincides” (&lt;=), “is implied by” (&gt;), “is implied by or coincides” (&gt;=)</w:t>
      </w:r>
      <w:r w:rsidRPr="00E352EF">
        <w:rPr>
          <w:rStyle w:val="Rimandonotaapidipagina"/>
          <w:rFonts w:ascii="Cambria" w:hAnsi="Cambria"/>
        </w:rPr>
        <w:footnoteReference w:id="2"/>
      </w:r>
      <w:r w:rsidRPr="00E352EF">
        <w:rPr>
          <w:rFonts w:ascii="Cambria" w:hAnsi="Cambria"/>
        </w:rPr>
        <w:t>.  For example:</w:t>
      </w:r>
    </w:p>
    <w:p w14:paraId="6EE67369" w14:textId="77777777" w:rsidR="001B6402" w:rsidRPr="00E352EF" w:rsidRDefault="001B6402" w:rsidP="001B6402">
      <w:pPr>
        <w:ind w:firstLine="706"/>
        <w:rPr>
          <w:rFonts w:ascii="Cambria" w:hAnsi="Cambria"/>
        </w:rPr>
      </w:pPr>
      <w:r w:rsidRPr="00E352EF">
        <w:rPr>
          <w:rFonts w:ascii="Cambria" w:hAnsi="Cambria"/>
        </w:rPr>
        <w:t>UnitedKingdom &lt; Europe means UnitedKingdom implies Europe</w:t>
      </w:r>
    </w:p>
    <w:p w14:paraId="19E66514" w14:textId="77777777" w:rsidR="001B6402" w:rsidRPr="00E352EF" w:rsidRDefault="001B6402" w:rsidP="001B6402">
      <w:pPr>
        <w:jc w:val="both"/>
        <w:rPr>
          <w:rFonts w:ascii="Cambria" w:hAnsi="Cambria"/>
        </w:rPr>
      </w:pPr>
      <w:r w:rsidRPr="00E352EF">
        <w:rPr>
          <w:rFonts w:ascii="Cambria" w:hAnsi="Cambria"/>
        </w:rPr>
        <w:t>In other words, this means that if a point of space belongs to United Kingdom it also belongs to Europe.</w:t>
      </w:r>
    </w:p>
    <w:p w14:paraId="36C07354" w14:textId="77777777" w:rsidR="001B6402" w:rsidRPr="00E352EF" w:rsidRDefault="001B6402" w:rsidP="001B6402">
      <w:pPr>
        <w:ind w:firstLine="706"/>
        <w:rPr>
          <w:rFonts w:ascii="Cambria" w:hAnsi="Cambria"/>
        </w:rPr>
      </w:pPr>
      <w:r w:rsidRPr="00E352EF">
        <w:rPr>
          <w:rFonts w:ascii="Cambria" w:hAnsi="Cambria"/>
        </w:rPr>
        <w:t>January 2000 &lt;  year 2000 means January of the year 2000 implies the year 2000</w:t>
      </w:r>
    </w:p>
    <w:p w14:paraId="101526CC" w14:textId="77777777" w:rsidR="001B6402" w:rsidRPr="00E352EF" w:rsidRDefault="001B6402" w:rsidP="001B6402">
      <w:pPr>
        <w:ind w:left="706"/>
        <w:jc w:val="both"/>
        <w:rPr>
          <w:rFonts w:ascii="Cambria" w:hAnsi="Cambria"/>
        </w:rPr>
      </w:pPr>
      <w:r w:rsidRPr="00E352EF">
        <w:rPr>
          <w:rFonts w:ascii="Cambria" w:hAnsi="Cambria"/>
        </w:rPr>
        <w:t>In other word, if a time instant belong to “January 2000” it also belongs to the “year 2000”</w:t>
      </w:r>
    </w:p>
    <w:p w14:paraId="167E2C50" w14:textId="77777777" w:rsidR="001B6402" w:rsidRPr="00E352EF" w:rsidRDefault="001B6402" w:rsidP="001B6402">
      <w:pPr>
        <w:jc w:val="both"/>
        <w:rPr>
          <w:rFonts w:ascii="Cambria" w:hAnsi="Cambria"/>
        </w:rPr>
      </w:pPr>
      <w:r w:rsidRPr="00E352EF">
        <w:rPr>
          <w:rFonts w:ascii="Cambria" w:hAnsi="Cambria"/>
        </w:rPr>
        <w:t xml:space="preserve">The first member of a Relation is a single Code Item. The second member can be either a single code item, like in the example above, or a </w:t>
      </w:r>
      <w:r w:rsidRPr="00E352EF">
        <w:rPr>
          <w:rFonts w:ascii="Cambria" w:hAnsi="Cambria"/>
          <w:b/>
        </w:rPr>
        <w:t>logical composition of Code Items</w:t>
      </w:r>
      <w:r w:rsidRPr="00E352EF">
        <w:rPr>
          <w:rFonts w:ascii="Cambria" w:hAnsi="Cambria"/>
        </w:rPr>
        <w:t xml:space="preserve"> giving another Code Item as result. The logical composition can be defined by means of Code Item Operators, whose goal is to compose some Code Items in order to obtain another Code Item. </w:t>
      </w:r>
    </w:p>
    <w:p w14:paraId="0176C87E" w14:textId="77777777" w:rsidR="001B6402" w:rsidRPr="00E352EF" w:rsidRDefault="001B6402" w:rsidP="001B6402">
      <w:pPr>
        <w:jc w:val="both"/>
        <w:rPr>
          <w:rFonts w:ascii="Cambria" w:hAnsi="Cambria"/>
        </w:rPr>
      </w:pPr>
      <w:r w:rsidRPr="00E352EF">
        <w:rPr>
          <w:rFonts w:ascii="Cambria" w:hAnsi="Cambria"/>
        </w:rPr>
        <w:t xml:space="preserve">Please note that the symbols “+” and “-“ do not denote the usual operations of sum and subtraction, but logical operations between Code Items which are seen as events of the probability theory. In other words,  two or more Code Items cannot be summed or subtracted to obtain another Code Item, because they are events and not numbers, however they can be manipulated through logical operations like “OR” and  “Complement”. </w:t>
      </w:r>
    </w:p>
    <w:p w14:paraId="44F62B91" w14:textId="77777777" w:rsidR="001B6402" w:rsidRPr="00E352EF" w:rsidRDefault="001B6402" w:rsidP="001B6402">
      <w:pPr>
        <w:jc w:val="both"/>
        <w:rPr>
          <w:rFonts w:ascii="Cambria" w:hAnsi="Cambria"/>
        </w:rPr>
      </w:pPr>
      <w:r w:rsidRPr="00E352EF">
        <w:rPr>
          <w:rFonts w:ascii="Cambria" w:hAnsi="Cambria"/>
        </w:rPr>
        <w:t>Note also that the “+” also acts as a declaration that all the Code Items denoted by “+” in the formula are mutually exclusive one another (i.e. the corresponding events cannot happen at the same time), as well as the “-“ acts as a declaration that all the Code Items denoted by “-” in the formula are mutually exclusive one another and furthermore that each one of them is a part of (implies) the result of the composition of all the Code Items having the “+” sign.</w:t>
      </w:r>
    </w:p>
    <w:p w14:paraId="32F23072" w14:textId="77777777" w:rsidR="001B6402" w:rsidRPr="00E352EF" w:rsidRDefault="001B6402" w:rsidP="001B6402">
      <w:pPr>
        <w:jc w:val="both"/>
        <w:rPr>
          <w:rFonts w:ascii="Cambria" w:hAnsi="Cambria"/>
        </w:rPr>
      </w:pPr>
      <w:r w:rsidRPr="00E352EF">
        <w:rPr>
          <w:rFonts w:ascii="Cambria" w:hAnsi="Cambria"/>
        </w:rPr>
        <w:t>At intuitive level, the symbol “+” means “</w:t>
      </w:r>
      <w:r w:rsidRPr="00E352EF">
        <w:rPr>
          <w:rFonts w:ascii="Cambria" w:hAnsi="Cambria"/>
          <w:i/>
        </w:rPr>
        <w:t>with”</w:t>
      </w:r>
      <w:r w:rsidRPr="00E352EF">
        <w:rPr>
          <w:rFonts w:ascii="Cambria" w:hAnsi="Cambria"/>
        </w:rPr>
        <w:t xml:space="preserve"> (Benelux = Belgium </w:t>
      </w:r>
      <w:r w:rsidRPr="00E352EF">
        <w:rPr>
          <w:rFonts w:ascii="Cambria" w:hAnsi="Cambria"/>
          <w:i/>
        </w:rPr>
        <w:t>with</w:t>
      </w:r>
      <w:r w:rsidRPr="00E352EF">
        <w:rPr>
          <w:rFonts w:ascii="Cambria" w:hAnsi="Cambria"/>
        </w:rPr>
        <w:t xml:space="preserve"> Luxembourg</w:t>
      </w:r>
      <w:r w:rsidRPr="00E352EF">
        <w:rPr>
          <w:rFonts w:ascii="Cambria" w:hAnsi="Cambria"/>
          <w:i/>
        </w:rPr>
        <w:t xml:space="preserve"> with</w:t>
      </w:r>
      <w:r w:rsidRPr="00E352EF">
        <w:rPr>
          <w:rFonts w:ascii="Cambria" w:hAnsi="Cambria"/>
        </w:rPr>
        <w:t xml:space="preserve"> Netherland) while the symbol “-“ means “</w:t>
      </w:r>
      <w:r w:rsidRPr="00E352EF">
        <w:rPr>
          <w:rFonts w:ascii="Cambria" w:hAnsi="Cambria"/>
          <w:i/>
        </w:rPr>
        <w:t>without”</w:t>
      </w:r>
      <w:r w:rsidRPr="00E352EF">
        <w:rPr>
          <w:rFonts w:ascii="Cambria" w:hAnsi="Cambria"/>
        </w:rPr>
        <w:t xml:space="preserve"> (EUwithoutUK = EuropeanUnion </w:t>
      </w:r>
      <w:r w:rsidRPr="00E352EF">
        <w:rPr>
          <w:rFonts w:ascii="Cambria" w:hAnsi="Cambria"/>
          <w:i/>
        </w:rPr>
        <w:t>without</w:t>
      </w:r>
      <w:r w:rsidRPr="00E352EF">
        <w:rPr>
          <w:rFonts w:ascii="Cambria" w:hAnsi="Cambria"/>
        </w:rPr>
        <w:t xml:space="preserve"> UnitedKingdom).   </w:t>
      </w:r>
    </w:p>
    <w:p w14:paraId="10395165" w14:textId="77777777" w:rsidR="001B6402" w:rsidRPr="00E352EF" w:rsidRDefault="001B6402" w:rsidP="001B6402">
      <w:pPr>
        <w:jc w:val="both"/>
        <w:rPr>
          <w:rFonts w:ascii="Cambria" w:hAnsi="Cambria"/>
        </w:rPr>
      </w:pPr>
      <w:r w:rsidRPr="00E352EF">
        <w:rPr>
          <w:rFonts w:ascii="Cambria" w:hAnsi="Cambria"/>
        </w:rPr>
        <w:t xml:space="preserve">When these relationships are applied to additive numeric measures (e.g. the population relevant to geographical areas), they allow to obtain the measure values of the compound Code Items (i.e. the population of Benelux and EUwithoutUK) by summing or subtracting the measure values relevant to the component Code Items   (i.e.  the population of Belgium, Luxembourg and Netherland in the former case, EuropeanUnion and UnitedKingdom in the latter). This is why these logical operations are denoted in VTL through the same symbols as the usual sum and subtraction.  Please note also that this is valid whichever is the </w:t>
      </w:r>
      <w:r w:rsidRPr="00E352EF">
        <w:t>Data Set</w:t>
      </w:r>
      <w:r w:rsidRPr="00E352EF">
        <w:rPr>
          <w:rFonts w:ascii="Cambria" w:hAnsi="Cambria"/>
        </w:rPr>
        <w:t xml:space="preserve"> and whichever is the additive measure (provided that the possible other </w:t>
      </w:r>
      <w:r w:rsidRPr="00E352EF">
        <w:rPr>
          <w:rFonts w:ascii="Cambria" w:eastAsia="Calibri" w:hAnsi="Cambria" w:cs="Calibri"/>
        </w:rPr>
        <w:t>Identifier Component</w:t>
      </w:r>
      <w:r w:rsidRPr="00E352EF">
        <w:rPr>
          <w:rFonts w:ascii="Cambria" w:hAnsi="Cambria"/>
        </w:rPr>
        <w:t xml:space="preserve">s of the Data Set Structure have the same values), so that the Rulesets of this kind are potentially reusable.  </w:t>
      </w:r>
    </w:p>
    <w:p w14:paraId="01F44A37" w14:textId="77777777" w:rsidR="001B6402" w:rsidRPr="00E352EF" w:rsidRDefault="001B6402" w:rsidP="001B6402">
      <w:pPr>
        <w:jc w:val="both"/>
        <w:rPr>
          <w:rFonts w:ascii="Cambria" w:hAnsi="Cambria"/>
        </w:rPr>
      </w:pPr>
      <w:r w:rsidRPr="00E352EF">
        <w:rPr>
          <w:rFonts w:ascii="Cambria" w:hAnsi="Cambria"/>
        </w:rPr>
        <w:t>The Ruleset Signature specifies the space on which the Ruleset is defined. The “antecedentSignature” specifies the Variables on which the antecedent conditions of the Rules are defined (t</w:t>
      </w:r>
      <w:r w:rsidRPr="00E352EF">
        <w:rPr>
          <w:rFonts w:ascii="Cambria" w:eastAsia="Calibri" w:hAnsi="Cambria" w:cs="Calibri"/>
        </w:rPr>
        <w:t xml:space="preserve">he Rules can refer only to these Variables and must refer to all of them). </w:t>
      </w:r>
      <w:r w:rsidRPr="00E352EF">
        <w:rPr>
          <w:rFonts w:ascii="Cambria" w:hAnsi="Cambria"/>
        </w:rPr>
        <w:t xml:space="preserve"> The “codeItemRelationSignature” specifies </w:t>
      </w:r>
      <w:r w:rsidRPr="00E352EF">
        <w:rPr>
          <w:rFonts w:ascii="Cambria" w:eastAsia="Calibri" w:hAnsi="Cambria" w:cs="Calibri"/>
        </w:rPr>
        <w:t>either the Represented Variable or the ValueDomain (see the information model) on which the Code Item Relations  can be defined (when a Represented Variable is specified, the Ruleset is meant to be applicable to DataSets having such Variable as a Component, when a Value Domain is specified, the Ruleset is meant to be applicable to Datasets having a Component which takes values on it).</w:t>
      </w:r>
    </w:p>
    <w:p w14:paraId="13CFCE24" w14:textId="77777777" w:rsidR="001B6402" w:rsidRPr="00E352EF" w:rsidRDefault="001B6402" w:rsidP="001B6402">
      <w:pPr>
        <w:tabs>
          <w:tab w:val="left" w:pos="8438"/>
        </w:tabs>
        <w:jc w:val="both"/>
        <w:rPr>
          <w:rFonts w:ascii="Cambria" w:hAnsi="Cambria"/>
        </w:rPr>
      </w:pPr>
      <w:r w:rsidRPr="00E352EF">
        <w:rPr>
          <w:rFonts w:ascii="Cambria" w:hAnsi="Cambria"/>
        </w:rPr>
        <w:t>The Hiererchical Ruleset may act on one or more Measures of the input Data Set provided that these measures are additive (for example it cannot be applied on a measure containing a “mean” because it is not additive).</w:t>
      </w:r>
    </w:p>
    <w:p w14:paraId="2623EA5D" w14:textId="77777777" w:rsidR="001B6402" w:rsidRPr="00E352EF" w:rsidRDefault="001B6402" w:rsidP="001B6402">
      <w:pPr>
        <w:jc w:val="both"/>
        <w:rPr>
          <w:rFonts w:ascii="Cambria" w:hAnsi="Cambria"/>
        </w:rPr>
      </w:pPr>
    </w:p>
    <w:p w14:paraId="4AE2AD81" w14:textId="77777777" w:rsidR="001B6402" w:rsidRPr="00E352EF" w:rsidRDefault="001B6402" w:rsidP="001B6402">
      <w:pPr>
        <w:jc w:val="both"/>
        <w:rPr>
          <w:rFonts w:ascii="Cambria" w:hAnsi="Cambria"/>
        </w:rPr>
      </w:pPr>
      <w:r w:rsidRPr="00E352EF">
        <w:rPr>
          <w:rFonts w:ascii="Cambria" w:hAnsi="Cambria"/>
        </w:rPr>
        <w:t xml:space="preserve">If a </w:t>
      </w:r>
      <w:r w:rsidRPr="00E352EF">
        <w:rPr>
          <w:rFonts w:ascii="Cambria" w:hAnsi="Cambria"/>
          <w:b/>
        </w:rPr>
        <w:t>Hierarchical</w:t>
      </w:r>
      <w:r w:rsidRPr="00E352EF">
        <w:rPr>
          <w:rFonts w:ascii="Cambria" w:hAnsi="Cambria"/>
        </w:rPr>
        <w:t xml:space="preserve"> </w:t>
      </w:r>
      <w:r w:rsidRPr="00E352EF">
        <w:rPr>
          <w:rFonts w:ascii="Cambria" w:hAnsi="Cambria"/>
          <w:b/>
        </w:rPr>
        <w:t>Ruleset</w:t>
      </w:r>
      <w:r w:rsidRPr="00E352EF">
        <w:rPr>
          <w:rFonts w:ascii="Cambria" w:hAnsi="Cambria"/>
        </w:rPr>
        <w:t xml:space="preserve"> is </w:t>
      </w:r>
      <w:r w:rsidRPr="00E352EF">
        <w:rPr>
          <w:rFonts w:ascii="Cambria" w:hAnsi="Cambria"/>
          <w:b/>
        </w:rPr>
        <w:t>used for calculation</w:t>
      </w:r>
      <w:r w:rsidRPr="00E352EF">
        <w:rPr>
          <w:rFonts w:ascii="Cambria" w:hAnsi="Cambria"/>
        </w:rPr>
        <w:t xml:space="preserve"> (see also the “Calc” operator), only the Relations expressing coincidence (“=”) are evaluated (provided that the </w:t>
      </w:r>
      <w:r w:rsidRPr="00E352EF">
        <w:rPr>
          <w:rFonts w:ascii="Cambria" w:hAnsi="Cambria"/>
          <w:i/>
        </w:rPr>
        <w:t>antecedentCondition</w:t>
      </w:r>
      <w:r w:rsidRPr="00E352EF">
        <w:rPr>
          <w:rFonts w:ascii="Cambria" w:hAnsi="Cambria"/>
        </w:rPr>
        <w:t xml:space="preserve"> is true). The result Data Set will contain the compound Code Items (the left  members of those relations) calculated from the component Code Items (the right member of those Relations). Moreover, the clauses typical of the validation are ignored (e.g. ErrorCode, ErrorLevel/Severity). </w:t>
      </w:r>
    </w:p>
    <w:p w14:paraId="7526FEC8" w14:textId="77777777" w:rsidR="001B6402" w:rsidRPr="00E352EF" w:rsidRDefault="001B6402" w:rsidP="001B6402">
      <w:pPr>
        <w:jc w:val="both"/>
        <w:rPr>
          <w:rFonts w:ascii="Cambria" w:hAnsi="Cambria"/>
        </w:rPr>
      </w:pPr>
      <w:r w:rsidRPr="00E352EF">
        <w:rPr>
          <w:rFonts w:ascii="Cambria" w:hAnsi="Cambria"/>
        </w:rPr>
        <w:t>If some Code Items are defined equal to themselves, the relevant Data Points are brought in the result unchanged. For example, the following Ruleset will maintain in the result the Data Points of the input Data Set relevant to Belgium, Luxembourg and Netherland and will add new Data Points containing the calculated value for Benelux:</w:t>
      </w:r>
    </w:p>
    <w:p w14:paraId="74094573" w14:textId="77777777" w:rsidR="001B6402" w:rsidRPr="00E352EF" w:rsidRDefault="001B6402" w:rsidP="001B6402">
      <w:pPr>
        <w:ind w:left="706"/>
        <w:rPr>
          <w:rFonts w:ascii="Cambria" w:hAnsi="Cambria"/>
        </w:rPr>
      </w:pPr>
      <w:r w:rsidRPr="00E352EF">
        <w:rPr>
          <w:rFonts w:ascii="Cambria" w:hAnsi="Cambria"/>
          <w:b/>
        </w:rPr>
        <w:t>define hierarchical ruleset</w:t>
      </w:r>
      <w:r w:rsidRPr="00E352EF">
        <w:rPr>
          <w:rFonts w:ascii="Cambria" w:hAnsi="Cambria"/>
        </w:rPr>
        <w:t xml:space="preserve">  </w:t>
      </w:r>
      <w:r w:rsidRPr="00E352EF">
        <w:rPr>
          <w:rFonts w:ascii="Cambria" w:hAnsi="Cambria"/>
          <w:i/>
        </w:rPr>
        <w:t>AddBenelux</w:t>
      </w:r>
      <w:r w:rsidRPr="00E352EF">
        <w:rPr>
          <w:rFonts w:ascii="Cambria" w:hAnsi="Cambria"/>
        </w:rPr>
        <w:t xml:space="preserve"> </w:t>
      </w:r>
      <w:r w:rsidRPr="00E352EF">
        <w:rPr>
          <w:rFonts w:ascii="Cambria" w:hAnsi="Cambria"/>
          <w:b/>
        </w:rPr>
        <w:t>(valuedomain=</w:t>
      </w:r>
      <w:r w:rsidRPr="00E352EF">
        <w:rPr>
          <w:rFonts w:ascii="Cambria" w:hAnsi="Cambria"/>
          <w:i/>
        </w:rPr>
        <w:t>GeoArea</w:t>
      </w:r>
      <w:r w:rsidRPr="00E352EF">
        <w:rPr>
          <w:rFonts w:ascii="Cambria" w:hAnsi="Cambria"/>
          <w:b/>
        </w:rPr>
        <w:t>)</w:t>
      </w:r>
      <w:r w:rsidRPr="00E352EF">
        <w:rPr>
          <w:rFonts w:ascii="Cambria" w:hAnsi="Cambria"/>
          <w:i/>
        </w:rPr>
        <w:t xml:space="preserve"> is </w:t>
      </w:r>
    </w:p>
    <w:p w14:paraId="22BA444A" w14:textId="77777777" w:rsidR="001B6402" w:rsidRPr="00F70A81" w:rsidRDefault="001B6402" w:rsidP="001B6402">
      <w:pPr>
        <w:ind w:left="1426"/>
        <w:jc w:val="both"/>
        <w:rPr>
          <w:rFonts w:ascii="Cambria" w:hAnsi="Cambria"/>
          <w:lang w:val="de-CH"/>
        </w:rPr>
      </w:pPr>
      <w:r w:rsidRPr="00F70A81">
        <w:rPr>
          <w:rFonts w:ascii="Cambria" w:hAnsi="Cambria"/>
          <w:lang w:val="de-CH"/>
        </w:rPr>
        <w:t>Belgium = Belgium</w:t>
      </w:r>
    </w:p>
    <w:p w14:paraId="5EDA99EE" w14:textId="77777777" w:rsidR="001B6402" w:rsidRPr="00F70A81" w:rsidRDefault="001B6402" w:rsidP="001B6402">
      <w:pPr>
        <w:ind w:left="1426"/>
        <w:jc w:val="both"/>
        <w:rPr>
          <w:rFonts w:ascii="Cambria" w:hAnsi="Cambria"/>
          <w:lang w:val="de-CH"/>
        </w:rPr>
      </w:pPr>
      <w:r w:rsidRPr="00F70A81">
        <w:rPr>
          <w:rFonts w:ascii="Cambria" w:hAnsi="Cambria"/>
          <w:lang w:val="de-CH"/>
        </w:rPr>
        <w:t>Luxembourg = Luxembourg</w:t>
      </w:r>
    </w:p>
    <w:p w14:paraId="03503181" w14:textId="77777777" w:rsidR="001B6402" w:rsidRPr="00F70A81" w:rsidRDefault="001B6402" w:rsidP="001B6402">
      <w:pPr>
        <w:ind w:left="1426"/>
        <w:jc w:val="both"/>
        <w:rPr>
          <w:rFonts w:ascii="Cambria" w:hAnsi="Cambria"/>
          <w:lang w:val="de-CH"/>
        </w:rPr>
      </w:pPr>
      <w:r w:rsidRPr="00F70A81">
        <w:rPr>
          <w:rFonts w:ascii="Cambria" w:hAnsi="Cambria"/>
          <w:lang w:val="de-CH"/>
        </w:rPr>
        <w:lastRenderedPageBreak/>
        <w:t xml:space="preserve">Netherlands = Netherlands </w:t>
      </w:r>
    </w:p>
    <w:p w14:paraId="3687E6E0" w14:textId="77777777" w:rsidR="001B6402" w:rsidRPr="00F70A81" w:rsidRDefault="001B6402" w:rsidP="001B6402">
      <w:pPr>
        <w:ind w:left="1426"/>
        <w:jc w:val="both"/>
        <w:rPr>
          <w:rFonts w:ascii="Cambria" w:hAnsi="Cambria"/>
          <w:lang w:val="de-CH"/>
        </w:rPr>
      </w:pPr>
      <w:r w:rsidRPr="00F70A81">
        <w:rPr>
          <w:rFonts w:ascii="Cambria" w:hAnsi="Cambria"/>
          <w:lang w:val="de-CH"/>
        </w:rPr>
        <w:t>Benelux = Belgium + Luxembourg + Netherlands</w:t>
      </w:r>
    </w:p>
    <w:p w14:paraId="16B0DE05" w14:textId="77777777" w:rsidR="001B6402" w:rsidRPr="00F70A81" w:rsidRDefault="001B6402" w:rsidP="001B6402">
      <w:pPr>
        <w:ind w:left="706"/>
        <w:rPr>
          <w:rFonts w:ascii="Cambria" w:hAnsi="Cambria"/>
          <w:lang w:val="de-CH"/>
        </w:rPr>
      </w:pPr>
      <w:r w:rsidRPr="00F70A81">
        <w:rPr>
          <w:rFonts w:ascii="Cambria" w:hAnsi="Cambria"/>
          <w:b/>
          <w:lang w:val="de-CH"/>
        </w:rPr>
        <w:t>end hierarchical ruleset</w:t>
      </w:r>
    </w:p>
    <w:p w14:paraId="1A422A9A" w14:textId="77777777" w:rsidR="001B6402" w:rsidRPr="00F70A81" w:rsidRDefault="001B6402" w:rsidP="001B6402">
      <w:pPr>
        <w:jc w:val="both"/>
        <w:rPr>
          <w:rFonts w:ascii="Cambria" w:hAnsi="Cambria"/>
          <w:lang w:val="de-CH"/>
        </w:rPr>
      </w:pPr>
    </w:p>
    <w:p w14:paraId="7769260A" w14:textId="77777777" w:rsidR="001B6402" w:rsidRPr="00E352EF" w:rsidRDefault="001B6402" w:rsidP="001B6402">
      <w:pPr>
        <w:jc w:val="both"/>
        <w:rPr>
          <w:rFonts w:ascii="Cambria" w:hAnsi="Cambria"/>
        </w:rPr>
      </w:pPr>
      <w:r w:rsidRPr="00E352EF">
        <w:rPr>
          <w:rFonts w:ascii="Cambria" w:hAnsi="Cambria"/>
        </w:rPr>
        <w:t xml:space="preserve">If a </w:t>
      </w:r>
      <w:r w:rsidRPr="00E352EF">
        <w:rPr>
          <w:rFonts w:ascii="Cambria" w:hAnsi="Cambria"/>
          <w:b/>
        </w:rPr>
        <w:t xml:space="preserve">Hierarchical Ruleset </w:t>
      </w:r>
      <w:r w:rsidRPr="00E352EF">
        <w:rPr>
          <w:rFonts w:ascii="Cambria" w:hAnsi="Cambria"/>
        </w:rPr>
        <w:t>is</w:t>
      </w:r>
      <w:r w:rsidRPr="00E352EF">
        <w:rPr>
          <w:rFonts w:ascii="Cambria" w:hAnsi="Cambria"/>
          <w:b/>
        </w:rPr>
        <w:t xml:space="preserve"> used for validation</w:t>
      </w:r>
      <w:r w:rsidRPr="00E352EF">
        <w:rPr>
          <w:rFonts w:ascii="Cambria" w:hAnsi="Cambria"/>
        </w:rPr>
        <w:t xml:space="preserve"> (see also the “Check” operators for more detailed information), all the possible Relations (“=”, “&gt;”, “&gt;=”,”&lt;”,”&lt;=”) are evaluated (provided that the </w:t>
      </w:r>
      <w:r w:rsidRPr="00E352EF">
        <w:rPr>
          <w:rFonts w:ascii="Cambria" w:hAnsi="Cambria"/>
          <w:i/>
        </w:rPr>
        <w:t>antecedentCondition</w:t>
      </w:r>
      <w:r w:rsidRPr="00E352EF">
        <w:rPr>
          <w:rFonts w:ascii="Cambria" w:hAnsi="Cambria"/>
        </w:rPr>
        <w:t xml:space="preserve"> is true). The Rules are evaluated independently. The Data Points referred both by the left and the right members of the Relations are taken from the input Dataset. The Antecedent Condition is evaluated and, if “TRUE”, the Code Item Relation is also evaluated (the operations specified in the right member of the Relation are performed and the result is compared to the first member according to the specified Relation). The possible relations in which Code Items are defined as equal to themselves are  ignored. The result Data Set will contain, as a Measure, the Boolean result of the validation, and, as Identifiers, the RulesetId, the RuleId and the Identifiers of the input Data Set. The possible clauses typical of the validation are applied (e.g. ErrorCode, ErrorLevel/Severity) and generate additional Measures in the result. Further options are better explained in the Check operator).</w:t>
      </w:r>
    </w:p>
    <w:p w14:paraId="17E55482" w14:textId="77777777" w:rsidR="001B6402" w:rsidRPr="00E352EF" w:rsidRDefault="001B6402" w:rsidP="001B6402">
      <w:pPr>
        <w:jc w:val="both"/>
        <w:rPr>
          <w:rFonts w:ascii="Cambria" w:hAnsi="Cambria"/>
        </w:rPr>
      </w:pPr>
      <w:r w:rsidRPr="00E352EF">
        <w:rPr>
          <w:rFonts w:ascii="Cambria" w:hAnsi="Cambria"/>
        </w:rPr>
        <w:t>Please note again that in case of validation the Data Points relevant to both the members of the Relations are expected to belong to the input Data Set. As obvious, if the data to be validated are originally in different DataSets, either they can be merged in advance using other VTL operators or the validation can be done by comparing those Data Sets directly (see also the Check operator), without using this kind of Ruleset.</w:t>
      </w:r>
    </w:p>
    <w:p w14:paraId="53E7B0E7" w14:textId="77777777" w:rsidR="001B6402" w:rsidRPr="00E352EF" w:rsidRDefault="001B6402" w:rsidP="001B6402">
      <w:pPr>
        <w:spacing w:beforeLines="60" w:before="144" w:afterLines="60" w:after="144"/>
        <w:jc w:val="both"/>
        <w:rPr>
          <w:rFonts w:asciiTheme="majorHAnsi" w:hAnsiTheme="majorHAnsi"/>
        </w:rPr>
      </w:pPr>
      <w:r w:rsidRPr="00E352EF">
        <w:rPr>
          <w:rFonts w:asciiTheme="majorHAnsi" w:hAnsiTheme="majorHAnsi"/>
          <w:b/>
        </w:rPr>
        <w:t>The Hierarchical Rulesets allow to declare the time validity of Rules and Relations</w:t>
      </w:r>
      <w:r w:rsidRPr="00E352EF">
        <w:rPr>
          <w:rFonts w:asciiTheme="majorHAnsi" w:hAnsiTheme="majorHAnsi"/>
        </w:rPr>
        <w:t xml:space="preserve">. Firstly, the Antecedent Condition may be referred to a time variable, expressing when the Code Item Relation has to be applied (i.e. when it is considered valid as a whole).  Secondly, each Code Item of the second member of the Code Item Relation can be qualified with a time validity, so expressing when the Code Item participates in the relation.  As a default, when not expressed the validity is considered to be “ever”. </w:t>
      </w:r>
    </w:p>
    <w:p w14:paraId="7A7A782A" w14:textId="77777777" w:rsidR="001B6402" w:rsidRPr="00E352EF" w:rsidRDefault="001B6402" w:rsidP="001B6402">
      <w:pPr>
        <w:spacing w:beforeLines="60" w:before="144" w:afterLines="60" w:after="144"/>
        <w:jc w:val="both"/>
        <w:rPr>
          <w:rFonts w:asciiTheme="majorHAnsi" w:hAnsiTheme="majorHAnsi"/>
        </w:rPr>
      </w:pPr>
      <w:r w:rsidRPr="00E352EF">
        <w:rPr>
          <w:rFonts w:asciiTheme="majorHAnsi" w:hAnsiTheme="majorHAnsi"/>
        </w:rPr>
        <w:t>The following two simplified examples show possible ways of defining the European Union in term of Countries.</w:t>
      </w:r>
    </w:p>
    <w:p w14:paraId="4760D2D3" w14:textId="07C9558E" w:rsidR="001B6402" w:rsidRPr="00E352EF" w:rsidRDefault="001B6402" w:rsidP="001B6402">
      <w:pPr>
        <w:spacing w:beforeLines="60" w:before="144" w:afterLines="60" w:after="144"/>
        <w:ind w:left="706"/>
        <w:jc w:val="both"/>
        <w:rPr>
          <w:rFonts w:asciiTheme="majorHAnsi" w:hAnsiTheme="majorHAnsi"/>
          <w:u w:val="single"/>
        </w:rPr>
      </w:pPr>
      <w:r w:rsidRPr="00E352EF">
        <w:rPr>
          <w:rFonts w:asciiTheme="majorHAnsi" w:hAnsiTheme="majorHAnsi"/>
          <w:u w:val="single"/>
        </w:rPr>
        <w:t>Example 1</w:t>
      </w:r>
    </w:p>
    <w:p w14:paraId="6884D452" w14:textId="77777777" w:rsidR="001B6402" w:rsidRPr="00E352EF" w:rsidRDefault="001B6402" w:rsidP="001B6402">
      <w:pPr>
        <w:spacing w:before="60"/>
        <w:ind w:left="706"/>
        <w:rPr>
          <w:rFonts w:asciiTheme="majorHAnsi" w:hAnsiTheme="majorHAnsi"/>
        </w:rPr>
      </w:pPr>
      <w:r w:rsidRPr="00E352EF">
        <w:rPr>
          <w:rFonts w:asciiTheme="majorHAnsi" w:hAnsiTheme="majorHAnsi"/>
          <w:b/>
        </w:rPr>
        <w:t>define hierarchical ruleset</w:t>
      </w:r>
      <w:r w:rsidRPr="00E352EF">
        <w:rPr>
          <w:rFonts w:asciiTheme="majorHAnsi" w:hAnsiTheme="majorHAnsi"/>
        </w:rPr>
        <w:t xml:space="preserve">  EuroAreaCountries1 </w:t>
      </w:r>
      <w:r w:rsidRPr="00E352EF">
        <w:rPr>
          <w:rFonts w:asciiTheme="majorHAnsi" w:hAnsiTheme="majorHAnsi"/>
          <w:b/>
        </w:rPr>
        <w:t>(antecedentvariable=</w:t>
      </w:r>
      <w:r w:rsidRPr="00E352EF">
        <w:rPr>
          <w:rFonts w:asciiTheme="majorHAnsi" w:hAnsiTheme="majorHAnsi"/>
        </w:rPr>
        <w:t>Time</w:t>
      </w:r>
      <w:r w:rsidRPr="00E352EF">
        <w:rPr>
          <w:rFonts w:asciiTheme="majorHAnsi" w:hAnsiTheme="majorHAnsi"/>
          <w:b/>
        </w:rPr>
        <w:t>,  variable=</w:t>
      </w:r>
      <w:r w:rsidRPr="00E352EF">
        <w:rPr>
          <w:rFonts w:asciiTheme="majorHAnsi" w:hAnsiTheme="majorHAnsi"/>
        </w:rPr>
        <w:t>GeoArea</w:t>
      </w:r>
      <w:r w:rsidRPr="00E352EF">
        <w:rPr>
          <w:rFonts w:asciiTheme="majorHAnsi" w:hAnsiTheme="majorHAnsi"/>
          <w:b/>
        </w:rPr>
        <w:t>)</w:t>
      </w:r>
      <w:r w:rsidRPr="00E352EF">
        <w:rPr>
          <w:rFonts w:asciiTheme="majorHAnsi" w:hAnsiTheme="majorHAnsi"/>
          <w:i/>
        </w:rPr>
        <w:t xml:space="preserve"> is </w:t>
      </w:r>
    </w:p>
    <w:p w14:paraId="4AD24EAA" w14:textId="77777777" w:rsidR="001B6402" w:rsidRPr="00E352EF" w:rsidRDefault="001B6402" w:rsidP="001B6402">
      <w:pPr>
        <w:ind w:left="1412"/>
        <w:jc w:val="both"/>
        <w:rPr>
          <w:rFonts w:asciiTheme="majorHAnsi" w:hAnsiTheme="majorHAnsi"/>
        </w:rPr>
      </w:pPr>
      <w:r w:rsidRPr="00E352EF">
        <w:rPr>
          <w:rFonts w:asciiTheme="majorHAnsi" w:hAnsiTheme="majorHAnsi"/>
        </w:rPr>
        <w:t>when Time between 1.1.1958 and 31.12.1972</w:t>
      </w:r>
    </w:p>
    <w:p w14:paraId="0120B9C9" w14:textId="77777777" w:rsidR="001B6402" w:rsidRPr="00E352EF" w:rsidRDefault="001B6402" w:rsidP="001B6402">
      <w:pPr>
        <w:ind w:left="2118"/>
        <w:jc w:val="both"/>
        <w:rPr>
          <w:rFonts w:asciiTheme="majorHAnsi" w:hAnsiTheme="majorHAnsi"/>
        </w:rPr>
      </w:pPr>
      <w:r w:rsidRPr="00E352EF">
        <w:rPr>
          <w:rFonts w:asciiTheme="majorHAnsi" w:hAnsiTheme="majorHAnsi"/>
        </w:rPr>
        <w:t>then EU = BE + FR + DE + IT + LU + NL</w:t>
      </w:r>
    </w:p>
    <w:p w14:paraId="5F840851" w14:textId="77777777" w:rsidR="001B6402" w:rsidRPr="00E352EF" w:rsidRDefault="001B6402" w:rsidP="001B6402">
      <w:pPr>
        <w:ind w:left="1412"/>
        <w:jc w:val="both"/>
        <w:rPr>
          <w:rFonts w:asciiTheme="majorHAnsi" w:hAnsiTheme="majorHAnsi"/>
        </w:rPr>
      </w:pPr>
      <w:r w:rsidRPr="00E352EF">
        <w:rPr>
          <w:rFonts w:asciiTheme="majorHAnsi" w:hAnsiTheme="majorHAnsi"/>
        </w:rPr>
        <w:t>when Time between 1.1.1973 and 31.12.1980</w:t>
      </w:r>
    </w:p>
    <w:p w14:paraId="67400363" w14:textId="77777777" w:rsidR="001B6402" w:rsidRPr="00E352EF" w:rsidRDefault="001B6402" w:rsidP="001B6402">
      <w:pPr>
        <w:ind w:left="2118"/>
        <w:jc w:val="both"/>
        <w:rPr>
          <w:rFonts w:asciiTheme="majorHAnsi" w:hAnsiTheme="majorHAnsi"/>
        </w:rPr>
      </w:pPr>
      <w:r w:rsidRPr="00E352EF">
        <w:rPr>
          <w:rFonts w:asciiTheme="majorHAnsi" w:hAnsiTheme="majorHAnsi"/>
        </w:rPr>
        <w:t xml:space="preserve">then EU = </w:t>
      </w:r>
      <w:r w:rsidRPr="00E352EF">
        <w:rPr>
          <w:rFonts w:asciiTheme="majorHAnsi" w:hAnsiTheme="majorHAnsi"/>
          <w:i/>
        </w:rPr>
        <w:t>… same as above …</w:t>
      </w:r>
      <w:r w:rsidRPr="00E352EF">
        <w:rPr>
          <w:rFonts w:asciiTheme="majorHAnsi" w:hAnsiTheme="majorHAnsi"/>
        </w:rPr>
        <w:t xml:space="preserve"> + DK + IE + GB</w:t>
      </w:r>
    </w:p>
    <w:p w14:paraId="1DCECADA" w14:textId="77777777" w:rsidR="001B6402" w:rsidRPr="00E352EF" w:rsidRDefault="001B6402" w:rsidP="001B6402">
      <w:pPr>
        <w:ind w:left="1412"/>
        <w:jc w:val="both"/>
        <w:rPr>
          <w:rFonts w:asciiTheme="majorHAnsi" w:hAnsiTheme="majorHAnsi"/>
        </w:rPr>
      </w:pPr>
      <w:r w:rsidRPr="00E352EF">
        <w:rPr>
          <w:rFonts w:asciiTheme="majorHAnsi" w:hAnsiTheme="majorHAnsi"/>
        </w:rPr>
        <w:t>when Time between 1.1.1981 and 02.10.1985</w:t>
      </w:r>
    </w:p>
    <w:p w14:paraId="2148D787" w14:textId="77777777" w:rsidR="001B6402" w:rsidRPr="00E352EF" w:rsidRDefault="001B6402" w:rsidP="001B6402">
      <w:pPr>
        <w:ind w:left="2118"/>
        <w:jc w:val="both"/>
        <w:rPr>
          <w:rFonts w:asciiTheme="majorHAnsi" w:hAnsiTheme="majorHAnsi"/>
        </w:rPr>
      </w:pPr>
      <w:r w:rsidRPr="00E352EF">
        <w:rPr>
          <w:rFonts w:asciiTheme="majorHAnsi" w:hAnsiTheme="majorHAnsi"/>
        </w:rPr>
        <w:t xml:space="preserve">then EU = </w:t>
      </w:r>
      <w:r w:rsidRPr="00E352EF">
        <w:rPr>
          <w:rFonts w:asciiTheme="majorHAnsi" w:hAnsiTheme="majorHAnsi"/>
          <w:i/>
        </w:rPr>
        <w:t>… same as above …</w:t>
      </w:r>
      <w:r w:rsidRPr="00E352EF">
        <w:rPr>
          <w:rFonts w:asciiTheme="majorHAnsi" w:hAnsiTheme="majorHAnsi"/>
        </w:rPr>
        <w:t xml:space="preserve"> + GR</w:t>
      </w:r>
    </w:p>
    <w:p w14:paraId="028110B7" w14:textId="77777777" w:rsidR="001B6402" w:rsidRPr="00E352EF" w:rsidRDefault="001B6402" w:rsidP="001B6402">
      <w:pPr>
        <w:ind w:left="1412"/>
        <w:jc w:val="both"/>
        <w:rPr>
          <w:rFonts w:asciiTheme="majorHAnsi" w:hAnsiTheme="majorHAnsi"/>
        </w:rPr>
      </w:pPr>
      <w:r w:rsidRPr="00E352EF">
        <w:rPr>
          <w:rFonts w:asciiTheme="majorHAnsi" w:hAnsiTheme="majorHAnsi"/>
        </w:rPr>
        <w:t>when Time between 1.1.1986 and 31.12.1994</w:t>
      </w:r>
    </w:p>
    <w:p w14:paraId="2C6AF893" w14:textId="77777777" w:rsidR="001B6402" w:rsidRPr="00E352EF" w:rsidRDefault="001B6402" w:rsidP="001B6402">
      <w:pPr>
        <w:ind w:left="2118"/>
        <w:jc w:val="both"/>
        <w:rPr>
          <w:rFonts w:asciiTheme="majorHAnsi" w:hAnsiTheme="majorHAnsi"/>
        </w:rPr>
      </w:pPr>
      <w:r w:rsidRPr="00E352EF">
        <w:rPr>
          <w:rFonts w:asciiTheme="majorHAnsi" w:hAnsiTheme="majorHAnsi"/>
        </w:rPr>
        <w:t xml:space="preserve">then EU = </w:t>
      </w:r>
      <w:r w:rsidRPr="00E352EF">
        <w:rPr>
          <w:rFonts w:asciiTheme="majorHAnsi" w:hAnsiTheme="majorHAnsi"/>
          <w:i/>
        </w:rPr>
        <w:t>… same as above …</w:t>
      </w:r>
      <w:r w:rsidRPr="00E352EF">
        <w:rPr>
          <w:rFonts w:asciiTheme="majorHAnsi" w:hAnsiTheme="majorHAnsi"/>
        </w:rPr>
        <w:t xml:space="preserve"> + ES + PT</w:t>
      </w:r>
    </w:p>
    <w:p w14:paraId="1ECEECCF" w14:textId="77777777" w:rsidR="001B6402" w:rsidRPr="00E352EF" w:rsidRDefault="001B6402" w:rsidP="001B6402">
      <w:pPr>
        <w:ind w:left="1412"/>
        <w:jc w:val="both"/>
        <w:rPr>
          <w:rFonts w:asciiTheme="majorHAnsi" w:hAnsiTheme="majorHAnsi"/>
        </w:rPr>
      </w:pPr>
      <w:r w:rsidRPr="00E352EF">
        <w:rPr>
          <w:rFonts w:asciiTheme="majorHAnsi" w:hAnsiTheme="majorHAnsi"/>
        </w:rPr>
        <w:t>when Time between 1.1.1995 and 30.04.2004</w:t>
      </w:r>
    </w:p>
    <w:p w14:paraId="035F7DAC" w14:textId="77777777" w:rsidR="001B6402" w:rsidRPr="00E352EF" w:rsidRDefault="001B6402" w:rsidP="001B6402">
      <w:pPr>
        <w:ind w:left="2118"/>
        <w:jc w:val="both"/>
        <w:rPr>
          <w:rFonts w:asciiTheme="majorHAnsi" w:hAnsiTheme="majorHAnsi"/>
        </w:rPr>
      </w:pPr>
      <w:r w:rsidRPr="00E352EF">
        <w:rPr>
          <w:rFonts w:asciiTheme="majorHAnsi" w:hAnsiTheme="majorHAnsi"/>
        </w:rPr>
        <w:t xml:space="preserve">then EU = </w:t>
      </w:r>
      <w:r w:rsidRPr="00E352EF">
        <w:rPr>
          <w:rFonts w:asciiTheme="majorHAnsi" w:hAnsiTheme="majorHAnsi"/>
          <w:i/>
        </w:rPr>
        <w:t>… same as above …</w:t>
      </w:r>
      <w:r w:rsidRPr="00E352EF">
        <w:rPr>
          <w:rFonts w:asciiTheme="majorHAnsi" w:hAnsiTheme="majorHAnsi"/>
        </w:rPr>
        <w:t xml:space="preserve"> + AT + FI + SE</w:t>
      </w:r>
    </w:p>
    <w:p w14:paraId="0164D301" w14:textId="77777777" w:rsidR="001B6402" w:rsidRPr="00E352EF" w:rsidRDefault="001B6402" w:rsidP="001B6402">
      <w:pPr>
        <w:ind w:left="1412"/>
        <w:jc w:val="both"/>
        <w:rPr>
          <w:rFonts w:asciiTheme="majorHAnsi" w:hAnsiTheme="majorHAnsi"/>
        </w:rPr>
      </w:pPr>
      <w:r w:rsidRPr="00E352EF">
        <w:rPr>
          <w:rFonts w:asciiTheme="majorHAnsi" w:hAnsiTheme="majorHAnsi"/>
        </w:rPr>
        <w:t>when Time between 1.5.2004 and 31.12.2006</w:t>
      </w:r>
    </w:p>
    <w:p w14:paraId="13FF8497" w14:textId="77777777" w:rsidR="001B6402" w:rsidRPr="00F70A81" w:rsidRDefault="001B6402" w:rsidP="001B6402">
      <w:pPr>
        <w:ind w:left="2118"/>
        <w:jc w:val="both"/>
        <w:rPr>
          <w:rFonts w:asciiTheme="majorHAnsi" w:hAnsiTheme="majorHAnsi"/>
          <w:lang w:val="es-ES"/>
        </w:rPr>
      </w:pPr>
      <w:r w:rsidRPr="00E352EF">
        <w:rPr>
          <w:rFonts w:asciiTheme="majorHAnsi" w:hAnsiTheme="majorHAnsi"/>
        </w:rPr>
        <w:t xml:space="preserve">then EU = </w:t>
      </w:r>
      <w:r w:rsidRPr="00E352EF">
        <w:rPr>
          <w:rFonts w:asciiTheme="majorHAnsi" w:hAnsiTheme="majorHAnsi"/>
          <w:i/>
        </w:rPr>
        <w:t>… same as above …</w:t>
      </w:r>
      <w:r w:rsidRPr="00E352EF">
        <w:rPr>
          <w:rFonts w:asciiTheme="majorHAnsi" w:hAnsiTheme="majorHAnsi"/>
        </w:rPr>
        <w:t xml:space="preserve"> </w:t>
      </w:r>
      <w:r w:rsidRPr="00F70A81">
        <w:rPr>
          <w:rFonts w:asciiTheme="majorHAnsi" w:hAnsiTheme="majorHAnsi"/>
          <w:lang w:val="es-ES"/>
        </w:rPr>
        <w:t>+ CY + CZ + EE + HU + LT + LV + MT + PL + SI + SK</w:t>
      </w:r>
    </w:p>
    <w:p w14:paraId="4C8E4350" w14:textId="77777777" w:rsidR="001B6402" w:rsidRPr="00E352EF" w:rsidRDefault="001B6402" w:rsidP="001B6402">
      <w:pPr>
        <w:ind w:left="1412"/>
        <w:jc w:val="both"/>
        <w:rPr>
          <w:rFonts w:asciiTheme="majorHAnsi" w:hAnsiTheme="majorHAnsi"/>
        </w:rPr>
      </w:pPr>
      <w:r w:rsidRPr="00E352EF">
        <w:rPr>
          <w:rFonts w:asciiTheme="majorHAnsi" w:hAnsiTheme="majorHAnsi"/>
        </w:rPr>
        <w:t>when Time between 1.1.2007 and 30.06.2013</w:t>
      </w:r>
    </w:p>
    <w:p w14:paraId="08B92AB9" w14:textId="77777777" w:rsidR="001B6402" w:rsidRPr="00E352EF" w:rsidRDefault="001B6402" w:rsidP="001B6402">
      <w:pPr>
        <w:ind w:left="2118"/>
        <w:jc w:val="both"/>
        <w:rPr>
          <w:rFonts w:asciiTheme="majorHAnsi" w:hAnsiTheme="majorHAnsi"/>
        </w:rPr>
      </w:pPr>
      <w:r w:rsidRPr="00E352EF">
        <w:rPr>
          <w:rFonts w:asciiTheme="majorHAnsi" w:hAnsiTheme="majorHAnsi"/>
        </w:rPr>
        <w:t xml:space="preserve">then EU = </w:t>
      </w:r>
      <w:r w:rsidRPr="00E352EF">
        <w:rPr>
          <w:rFonts w:asciiTheme="majorHAnsi" w:hAnsiTheme="majorHAnsi"/>
          <w:i/>
        </w:rPr>
        <w:t>… same as above …</w:t>
      </w:r>
      <w:r w:rsidRPr="00E352EF">
        <w:rPr>
          <w:rFonts w:asciiTheme="majorHAnsi" w:hAnsiTheme="majorHAnsi"/>
        </w:rPr>
        <w:t xml:space="preserve"> + BG + RO</w:t>
      </w:r>
    </w:p>
    <w:p w14:paraId="42A89E20" w14:textId="77777777" w:rsidR="001B6402" w:rsidRPr="00E352EF" w:rsidRDefault="001B6402" w:rsidP="001B6402">
      <w:pPr>
        <w:ind w:left="1412"/>
        <w:jc w:val="both"/>
        <w:rPr>
          <w:rFonts w:asciiTheme="majorHAnsi" w:hAnsiTheme="majorHAnsi"/>
        </w:rPr>
      </w:pPr>
      <w:r w:rsidRPr="00E352EF">
        <w:rPr>
          <w:rFonts w:asciiTheme="majorHAnsi" w:hAnsiTheme="majorHAnsi"/>
        </w:rPr>
        <w:t>when Time &gt;= 1.7.2013</w:t>
      </w:r>
    </w:p>
    <w:p w14:paraId="59C6FDD3" w14:textId="77777777" w:rsidR="001B6402" w:rsidRPr="00E352EF" w:rsidRDefault="001B6402" w:rsidP="001B6402">
      <w:pPr>
        <w:ind w:left="2118"/>
        <w:jc w:val="both"/>
        <w:rPr>
          <w:rFonts w:asciiTheme="majorHAnsi" w:hAnsiTheme="majorHAnsi"/>
        </w:rPr>
      </w:pPr>
      <w:r w:rsidRPr="00E352EF">
        <w:rPr>
          <w:rFonts w:asciiTheme="majorHAnsi" w:hAnsiTheme="majorHAnsi"/>
        </w:rPr>
        <w:t xml:space="preserve">then EU = </w:t>
      </w:r>
      <w:r w:rsidRPr="00E352EF">
        <w:rPr>
          <w:rFonts w:asciiTheme="majorHAnsi" w:hAnsiTheme="majorHAnsi"/>
          <w:i/>
        </w:rPr>
        <w:t>… same as above …</w:t>
      </w:r>
      <w:r w:rsidRPr="00E352EF">
        <w:rPr>
          <w:rFonts w:asciiTheme="majorHAnsi" w:hAnsiTheme="majorHAnsi"/>
        </w:rPr>
        <w:t xml:space="preserve"> + HR</w:t>
      </w:r>
    </w:p>
    <w:p w14:paraId="42047D71" w14:textId="0BBA4638" w:rsidR="001B6402" w:rsidRPr="00576524" w:rsidRDefault="001B6402" w:rsidP="001B6402">
      <w:pPr>
        <w:spacing w:afterLines="60" w:after="144"/>
        <w:ind w:left="709"/>
        <w:jc w:val="both"/>
        <w:rPr>
          <w:rFonts w:asciiTheme="majorHAnsi" w:hAnsiTheme="majorHAnsi"/>
          <w:b/>
        </w:rPr>
      </w:pPr>
      <w:r w:rsidRPr="00576524">
        <w:rPr>
          <w:rFonts w:asciiTheme="majorHAnsi" w:hAnsiTheme="majorHAnsi"/>
          <w:b/>
        </w:rPr>
        <w:t>end hierarchical ruleset</w:t>
      </w:r>
    </w:p>
    <w:p w14:paraId="414D2035" w14:textId="51E3E115" w:rsidR="001B6402" w:rsidRPr="00E352EF" w:rsidRDefault="001B6402" w:rsidP="001B6402">
      <w:pPr>
        <w:spacing w:beforeLines="60" w:before="144" w:afterLines="60" w:after="144"/>
        <w:ind w:left="706"/>
        <w:jc w:val="both"/>
        <w:rPr>
          <w:rFonts w:asciiTheme="majorHAnsi" w:hAnsiTheme="majorHAnsi"/>
          <w:u w:val="single"/>
        </w:rPr>
      </w:pPr>
      <w:r w:rsidRPr="00E352EF">
        <w:rPr>
          <w:rFonts w:asciiTheme="majorHAnsi" w:hAnsiTheme="majorHAnsi"/>
          <w:u w:val="single"/>
        </w:rPr>
        <w:t>Example 2</w:t>
      </w:r>
    </w:p>
    <w:p w14:paraId="46D96805" w14:textId="04249ABA" w:rsidR="001B6402" w:rsidRPr="00E352EF" w:rsidRDefault="001B6402" w:rsidP="001B6402">
      <w:pPr>
        <w:spacing w:before="60"/>
        <w:ind w:left="706"/>
        <w:rPr>
          <w:rFonts w:asciiTheme="majorHAnsi" w:hAnsiTheme="majorHAnsi"/>
        </w:rPr>
      </w:pPr>
      <w:r w:rsidRPr="00E352EF">
        <w:rPr>
          <w:rFonts w:asciiTheme="majorHAnsi" w:hAnsiTheme="majorHAnsi"/>
          <w:b/>
        </w:rPr>
        <w:t>define hierarchical ruleset</w:t>
      </w:r>
      <w:r w:rsidRPr="00E352EF">
        <w:rPr>
          <w:rFonts w:asciiTheme="majorHAnsi" w:hAnsiTheme="majorHAnsi"/>
        </w:rPr>
        <w:t xml:space="preserve">  EuroAreaCountries2 </w:t>
      </w:r>
      <w:r w:rsidRPr="00E352EF">
        <w:rPr>
          <w:rFonts w:asciiTheme="majorHAnsi" w:hAnsiTheme="majorHAnsi"/>
          <w:b/>
        </w:rPr>
        <w:t>(valuedomain=</w:t>
      </w:r>
      <w:r w:rsidRPr="00E352EF">
        <w:rPr>
          <w:rFonts w:asciiTheme="majorHAnsi" w:hAnsiTheme="majorHAnsi"/>
        </w:rPr>
        <w:t>Geo_Area</w:t>
      </w:r>
      <w:r w:rsidRPr="00E352EF">
        <w:rPr>
          <w:rFonts w:asciiTheme="majorHAnsi" w:hAnsiTheme="majorHAnsi"/>
          <w:b/>
        </w:rPr>
        <w:t>)</w:t>
      </w:r>
      <w:r w:rsidRPr="00E352EF">
        <w:rPr>
          <w:rFonts w:asciiTheme="majorHAnsi" w:hAnsiTheme="majorHAnsi"/>
          <w:i/>
        </w:rPr>
        <w:t xml:space="preserve"> is </w:t>
      </w:r>
    </w:p>
    <w:p w14:paraId="1D786EB2" w14:textId="77777777" w:rsidR="001B6402" w:rsidRPr="00E352EF" w:rsidRDefault="001B6402" w:rsidP="001B6402">
      <w:pPr>
        <w:ind w:left="706" w:firstLine="706"/>
        <w:jc w:val="both"/>
        <w:rPr>
          <w:rFonts w:asciiTheme="majorHAnsi" w:hAnsiTheme="majorHAnsi"/>
        </w:rPr>
      </w:pPr>
      <w:r w:rsidRPr="00E352EF">
        <w:rPr>
          <w:rFonts w:asciiTheme="majorHAnsi" w:hAnsiTheme="majorHAnsi"/>
        </w:rPr>
        <w:t xml:space="preserve">EU = AT (from 1.1.1995) + BE (from 1.1.1958) + BG (from 1.1.2007) </w:t>
      </w:r>
    </w:p>
    <w:p w14:paraId="303B6534" w14:textId="77777777" w:rsidR="001B6402" w:rsidRPr="00E352EF" w:rsidRDefault="001B6402" w:rsidP="001B6402">
      <w:pPr>
        <w:ind w:left="706" w:firstLine="706"/>
        <w:jc w:val="both"/>
        <w:rPr>
          <w:rFonts w:asciiTheme="majorHAnsi" w:hAnsiTheme="majorHAnsi"/>
        </w:rPr>
      </w:pPr>
      <w:r w:rsidRPr="00E352EF">
        <w:rPr>
          <w:rFonts w:asciiTheme="majorHAnsi" w:hAnsiTheme="majorHAnsi"/>
        </w:rPr>
        <w:t xml:space="preserve">          +  …  +  GB (from 1.1.1973) +  … </w:t>
      </w:r>
    </w:p>
    <w:p w14:paraId="71A63AC1" w14:textId="77777777" w:rsidR="001B6402" w:rsidRPr="00E352EF" w:rsidRDefault="001B6402" w:rsidP="001B6402">
      <w:pPr>
        <w:ind w:left="706" w:firstLine="706"/>
        <w:jc w:val="both"/>
        <w:rPr>
          <w:rFonts w:asciiTheme="majorHAnsi" w:hAnsiTheme="majorHAnsi"/>
        </w:rPr>
      </w:pPr>
      <w:r w:rsidRPr="00E352EF">
        <w:rPr>
          <w:rFonts w:asciiTheme="majorHAnsi" w:hAnsiTheme="majorHAnsi"/>
        </w:rPr>
        <w:t xml:space="preserve">          + SE (from 1.1.1995) + SI (from 1.5.2004) + SK (from 1.5.2004)</w:t>
      </w:r>
    </w:p>
    <w:p w14:paraId="1128E72A" w14:textId="77367E49" w:rsidR="001B6402" w:rsidRPr="00E352EF" w:rsidRDefault="001B6402" w:rsidP="001B6402">
      <w:pPr>
        <w:spacing w:afterLines="60" w:after="144"/>
        <w:ind w:left="709"/>
        <w:jc w:val="both"/>
        <w:rPr>
          <w:rFonts w:asciiTheme="majorHAnsi" w:hAnsiTheme="majorHAnsi"/>
          <w:b/>
        </w:rPr>
      </w:pPr>
      <w:r w:rsidRPr="00E352EF">
        <w:rPr>
          <w:rFonts w:asciiTheme="majorHAnsi" w:hAnsiTheme="majorHAnsi"/>
          <w:b/>
        </w:rPr>
        <w:t>end hierarchical ruleset</w:t>
      </w:r>
    </w:p>
    <w:p w14:paraId="69390335" w14:textId="77777777" w:rsidR="001B6402" w:rsidRPr="00E352EF" w:rsidRDefault="001B6402" w:rsidP="001B6402">
      <w:pPr>
        <w:ind w:left="709"/>
        <w:jc w:val="both"/>
        <w:rPr>
          <w:rFonts w:asciiTheme="majorHAnsi" w:hAnsiTheme="majorHAnsi"/>
        </w:rPr>
      </w:pPr>
      <w:r w:rsidRPr="00E352EF">
        <w:rPr>
          <w:rFonts w:asciiTheme="majorHAnsi" w:hAnsiTheme="majorHAnsi"/>
        </w:rPr>
        <w:t xml:space="preserve">In this example, when GB will exit from UE, the GB term would become:  </w:t>
      </w:r>
    </w:p>
    <w:p w14:paraId="4B3CF6FF" w14:textId="77777777" w:rsidR="001B6402" w:rsidRPr="00E352EF" w:rsidRDefault="001B6402" w:rsidP="001B6402">
      <w:pPr>
        <w:ind w:left="703" w:firstLine="709"/>
        <w:jc w:val="both"/>
        <w:rPr>
          <w:rFonts w:asciiTheme="majorHAnsi" w:hAnsiTheme="majorHAnsi"/>
        </w:rPr>
      </w:pPr>
      <w:r w:rsidRPr="00E352EF">
        <w:rPr>
          <w:rFonts w:asciiTheme="majorHAnsi" w:hAnsiTheme="majorHAnsi"/>
        </w:rPr>
        <w:t xml:space="preserve">+ GB (from 1.1.1973 to … the future date of Brexit …)     </w:t>
      </w:r>
    </w:p>
    <w:p w14:paraId="7CDC804E" w14:textId="77777777" w:rsidR="001B6402" w:rsidRPr="00E352EF" w:rsidRDefault="001B6402" w:rsidP="001B6402">
      <w:pPr>
        <w:spacing w:beforeLines="60" w:before="144" w:afterLines="60" w:after="144"/>
        <w:jc w:val="both"/>
        <w:rPr>
          <w:rFonts w:asciiTheme="majorHAnsi" w:hAnsiTheme="majorHAnsi"/>
        </w:rPr>
      </w:pPr>
      <w:r w:rsidRPr="00E352EF">
        <w:rPr>
          <w:rFonts w:asciiTheme="majorHAnsi" w:hAnsiTheme="majorHAnsi"/>
          <w:b/>
        </w:rPr>
        <w:t>The Hierarchical Rulesets allow defining hierarchies</w:t>
      </w:r>
      <w:r w:rsidRPr="00E352EF">
        <w:rPr>
          <w:rFonts w:asciiTheme="majorHAnsi" w:hAnsiTheme="majorHAnsi"/>
        </w:rPr>
        <w:t xml:space="preserve"> either</w:t>
      </w:r>
      <w:r w:rsidRPr="00E352EF">
        <w:rPr>
          <w:rFonts w:asciiTheme="majorHAnsi" w:hAnsiTheme="majorHAnsi"/>
          <w:b/>
        </w:rPr>
        <w:t xml:space="preserve"> </w:t>
      </w:r>
      <w:r w:rsidRPr="00E352EF">
        <w:rPr>
          <w:rFonts w:asciiTheme="majorHAnsi" w:hAnsiTheme="majorHAnsi"/>
        </w:rPr>
        <w:t>having or not having levels (free hierarchies). For example, leaving aside the time validity for sake of simplicity:</w:t>
      </w:r>
    </w:p>
    <w:p w14:paraId="32333137" w14:textId="77777777" w:rsidR="001B6402" w:rsidRPr="00E352EF" w:rsidRDefault="001B6402" w:rsidP="001B6402">
      <w:pPr>
        <w:spacing w:before="60"/>
        <w:ind w:left="706"/>
        <w:rPr>
          <w:rFonts w:asciiTheme="majorHAnsi" w:hAnsiTheme="majorHAnsi"/>
        </w:rPr>
      </w:pPr>
      <w:r w:rsidRPr="00E352EF">
        <w:rPr>
          <w:rFonts w:asciiTheme="majorHAnsi" w:hAnsiTheme="majorHAnsi"/>
          <w:b/>
        </w:rPr>
        <w:t>define hierarchical ruleset</w:t>
      </w:r>
      <w:r w:rsidRPr="00E352EF">
        <w:rPr>
          <w:rFonts w:asciiTheme="majorHAnsi" w:hAnsiTheme="majorHAnsi"/>
        </w:rPr>
        <w:t xml:space="preserve">  GeoHierarchy </w:t>
      </w:r>
      <w:r w:rsidRPr="00E352EF">
        <w:rPr>
          <w:rFonts w:asciiTheme="majorHAnsi" w:hAnsiTheme="majorHAnsi"/>
          <w:b/>
        </w:rPr>
        <w:t>(valuedomain=Geo_Area)</w:t>
      </w:r>
      <w:r w:rsidRPr="00E352EF">
        <w:rPr>
          <w:rFonts w:asciiTheme="majorHAnsi" w:hAnsiTheme="majorHAnsi"/>
          <w:i/>
        </w:rPr>
        <w:t xml:space="preserve"> is </w:t>
      </w:r>
    </w:p>
    <w:p w14:paraId="70F3CEA3" w14:textId="77777777" w:rsidR="001B6402" w:rsidRPr="00F70A81" w:rsidRDefault="001B6402" w:rsidP="001B6402">
      <w:pPr>
        <w:pStyle w:val="Paragrafoelenco"/>
        <w:ind w:left="1412"/>
        <w:contextualSpacing/>
        <w:jc w:val="both"/>
        <w:rPr>
          <w:rFonts w:asciiTheme="majorHAnsi" w:hAnsiTheme="majorHAnsi"/>
          <w:i w:val="0"/>
          <w:color w:val="auto"/>
          <w:sz w:val="20"/>
          <w:lang w:val="it-IT"/>
        </w:rPr>
      </w:pPr>
      <w:r w:rsidRPr="00F70A81">
        <w:rPr>
          <w:rFonts w:asciiTheme="majorHAnsi" w:hAnsiTheme="majorHAnsi"/>
          <w:i w:val="0"/>
          <w:color w:val="auto"/>
          <w:sz w:val="20"/>
          <w:lang w:val="it-IT"/>
        </w:rPr>
        <w:t>World = Africa + America + Asia + Europe + Oceania</w:t>
      </w:r>
    </w:p>
    <w:p w14:paraId="544B443E" w14:textId="77777777" w:rsidR="001B6402" w:rsidRPr="00F70A81" w:rsidRDefault="001B6402" w:rsidP="001B6402">
      <w:pPr>
        <w:pStyle w:val="Paragrafoelenco"/>
        <w:ind w:left="1412"/>
        <w:contextualSpacing/>
        <w:jc w:val="both"/>
        <w:rPr>
          <w:rFonts w:asciiTheme="majorHAnsi" w:hAnsiTheme="majorHAnsi"/>
          <w:i w:val="0"/>
          <w:color w:val="auto"/>
          <w:sz w:val="20"/>
          <w:lang w:val="it-IT"/>
        </w:rPr>
      </w:pPr>
      <w:r w:rsidRPr="00F70A81">
        <w:rPr>
          <w:rFonts w:asciiTheme="majorHAnsi" w:hAnsiTheme="majorHAnsi"/>
          <w:i w:val="0"/>
          <w:color w:val="auto"/>
          <w:sz w:val="20"/>
          <w:lang w:val="it-IT"/>
        </w:rPr>
        <w:lastRenderedPageBreak/>
        <w:t>Africa = Algeria + … + Zimbabwe</w:t>
      </w:r>
    </w:p>
    <w:p w14:paraId="6685D045" w14:textId="77777777" w:rsidR="001B6402" w:rsidRPr="00F70A81" w:rsidRDefault="001B6402" w:rsidP="001B6402">
      <w:pPr>
        <w:pStyle w:val="Paragrafoelenco"/>
        <w:ind w:left="1412"/>
        <w:contextualSpacing/>
        <w:jc w:val="both"/>
        <w:rPr>
          <w:rFonts w:asciiTheme="majorHAnsi" w:hAnsiTheme="majorHAnsi"/>
          <w:i w:val="0"/>
          <w:color w:val="auto"/>
          <w:sz w:val="20"/>
          <w:lang w:val="it-IT"/>
        </w:rPr>
      </w:pPr>
      <w:r w:rsidRPr="00F70A81">
        <w:rPr>
          <w:rFonts w:asciiTheme="majorHAnsi" w:hAnsiTheme="majorHAnsi"/>
          <w:i w:val="0"/>
          <w:color w:val="auto"/>
          <w:sz w:val="20"/>
          <w:lang w:val="it-IT"/>
        </w:rPr>
        <w:t>America = Argentina + … + Venezuela</w:t>
      </w:r>
    </w:p>
    <w:p w14:paraId="3693C76D" w14:textId="77777777" w:rsidR="001B6402" w:rsidRPr="00F70A81" w:rsidRDefault="001B6402" w:rsidP="001B6402">
      <w:pPr>
        <w:pStyle w:val="Paragrafoelenco"/>
        <w:ind w:left="1412"/>
        <w:contextualSpacing/>
        <w:jc w:val="both"/>
        <w:rPr>
          <w:rFonts w:asciiTheme="majorHAnsi" w:hAnsiTheme="majorHAnsi"/>
          <w:i w:val="0"/>
          <w:color w:val="auto"/>
          <w:sz w:val="20"/>
          <w:lang w:val="it-IT"/>
        </w:rPr>
      </w:pPr>
      <w:r w:rsidRPr="00F70A81">
        <w:rPr>
          <w:rFonts w:asciiTheme="majorHAnsi" w:hAnsiTheme="majorHAnsi"/>
          <w:i w:val="0"/>
          <w:color w:val="auto"/>
          <w:sz w:val="20"/>
          <w:lang w:val="it-IT"/>
        </w:rPr>
        <w:t>Asia = Afghanistan + … + Yemen</w:t>
      </w:r>
    </w:p>
    <w:p w14:paraId="5E566AB3" w14:textId="77777777" w:rsidR="001B6402" w:rsidRPr="00F70A81" w:rsidRDefault="001B6402" w:rsidP="001B6402">
      <w:pPr>
        <w:pStyle w:val="Paragrafoelenco"/>
        <w:ind w:left="1412"/>
        <w:contextualSpacing/>
        <w:jc w:val="both"/>
        <w:rPr>
          <w:rFonts w:asciiTheme="majorHAnsi" w:hAnsiTheme="majorHAnsi"/>
          <w:i w:val="0"/>
          <w:color w:val="auto"/>
          <w:sz w:val="20"/>
          <w:lang w:val="it-IT"/>
        </w:rPr>
      </w:pPr>
      <w:r w:rsidRPr="00F70A81">
        <w:rPr>
          <w:rFonts w:asciiTheme="majorHAnsi" w:hAnsiTheme="majorHAnsi"/>
          <w:i w:val="0"/>
          <w:color w:val="auto"/>
          <w:sz w:val="20"/>
          <w:lang w:val="it-IT"/>
        </w:rPr>
        <w:t>Europe = Albania + … + Vatican City</w:t>
      </w:r>
    </w:p>
    <w:p w14:paraId="34484785" w14:textId="77777777" w:rsidR="001B6402" w:rsidRPr="00463E31" w:rsidRDefault="001B6402" w:rsidP="001B6402">
      <w:pPr>
        <w:ind w:left="706" w:firstLine="706"/>
        <w:jc w:val="both"/>
        <w:rPr>
          <w:rFonts w:asciiTheme="majorHAnsi" w:hAnsiTheme="majorHAnsi"/>
          <w:lang w:val="it-IT"/>
        </w:rPr>
      </w:pPr>
      <w:r w:rsidRPr="00F70A81">
        <w:rPr>
          <w:rFonts w:asciiTheme="majorHAnsi" w:hAnsiTheme="majorHAnsi"/>
          <w:lang w:val="it-IT"/>
        </w:rPr>
        <w:t xml:space="preserve">Oceania = Australia + … </w:t>
      </w:r>
      <w:r w:rsidRPr="00463E31">
        <w:rPr>
          <w:rFonts w:asciiTheme="majorHAnsi" w:hAnsiTheme="majorHAnsi"/>
          <w:lang w:val="it-IT"/>
        </w:rPr>
        <w:t>+  Vanuatu</w:t>
      </w:r>
    </w:p>
    <w:p w14:paraId="53EC81C5" w14:textId="77777777" w:rsidR="001B6402" w:rsidRPr="00F70A81" w:rsidRDefault="001B6402" w:rsidP="001B6402">
      <w:pPr>
        <w:ind w:left="709" w:firstLine="709"/>
        <w:jc w:val="both"/>
        <w:rPr>
          <w:rFonts w:asciiTheme="majorHAnsi" w:hAnsiTheme="majorHAnsi"/>
          <w:lang w:val="de-CH"/>
        </w:rPr>
      </w:pPr>
      <w:r w:rsidRPr="00463E31">
        <w:rPr>
          <w:rFonts w:asciiTheme="majorHAnsi" w:hAnsiTheme="majorHAnsi"/>
          <w:lang w:val="it-IT"/>
        </w:rPr>
        <w:t xml:space="preserve">Afghanistan = AF_reg_01 + … </w:t>
      </w:r>
      <w:r w:rsidRPr="00F70A81">
        <w:rPr>
          <w:rFonts w:asciiTheme="majorHAnsi" w:hAnsiTheme="majorHAnsi"/>
          <w:lang w:val="de-CH"/>
        </w:rPr>
        <w:t>+ AF_reg_N</w:t>
      </w:r>
    </w:p>
    <w:p w14:paraId="333B5535" w14:textId="77777777" w:rsidR="001B6402" w:rsidRPr="00F70A81" w:rsidRDefault="001B6402" w:rsidP="001B6402">
      <w:pPr>
        <w:ind w:left="706" w:firstLine="706"/>
        <w:jc w:val="both"/>
        <w:rPr>
          <w:rFonts w:asciiTheme="majorHAnsi" w:hAnsiTheme="majorHAnsi"/>
          <w:lang w:val="de-CH"/>
        </w:rPr>
      </w:pPr>
      <w:r w:rsidRPr="00F70A81">
        <w:rPr>
          <w:rFonts w:asciiTheme="majorHAnsi" w:hAnsiTheme="majorHAnsi"/>
          <w:lang w:val="de-CH"/>
        </w:rPr>
        <w:t>… … … … … …</w:t>
      </w:r>
    </w:p>
    <w:p w14:paraId="0640A8A6" w14:textId="77777777" w:rsidR="001B6402" w:rsidRPr="00F70A81" w:rsidRDefault="001B6402" w:rsidP="001B6402">
      <w:pPr>
        <w:ind w:left="706" w:firstLine="706"/>
        <w:jc w:val="both"/>
        <w:rPr>
          <w:rFonts w:asciiTheme="majorHAnsi" w:hAnsiTheme="majorHAnsi"/>
          <w:lang w:val="de-CH"/>
        </w:rPr>
      </w:pPr>
      <w:r w:rsidRPr="00F70A81">
        <w:rPr>
          <w:rFonts w:asciiTheme="majorHAnsi" w:hAnsiTheme="majorHAnsi"/>
          <w:lang w:val="de-CH"/>
        </w:rPr>
        <w:t xml:space="preserve">Zimbabwe = ZW_reg_01 +  …  +  ZW_reg_M </w:t>
      </w:r>
    </w:p>
    <w:p w14:paraId="7992AC56" w14:textId="77777777" w:rsidR="001B6402" w:rsidRPr="00E352EF" w:rsidRDefault="001B6402" w:rsidP="001B6402">
      <w:pPr>
        <w:ind w:left="706" w:firstLine="706"/>
        <w:jc w:val="both"/>
        <w:rPr>
          <w:rFonts w:asciiTheme="majorHAnsi" w:hAnsiTheme="majorHAnsi"/>
        </w:rPr>
      </w:pPr>
      <w:r w:rsidRPr="00463E31">
        <w:rPr>
          <w:rFonts w:asciiTheme="majorHAnsi" w:hAnsiTheme="majorHAnsi"/>
          <w:lang w:val="it-IT"/>
        </w:rPr>
        <w:t xml:space="preserve">EuropeanUnion = … </w:t>
      </w:r>
      <w:r w:rsidRPr="00F70A81">
        <w:rPr>
          <w:rFonts w:asciiTheme="majorHAnsi" w:hAnsiTheme="majorHAnsi"/>
        </w:rPr>
        <w:t xml:space="preserve">+ … </w:t>
      </w:r>
      <w:r w:rsidRPr="00E352EF">
        <w:rPr>
          <w:rFonts w:asciiTheme="majorHAnsi" w:hAnsiTheme="majorHAnsi"/>
        </w:rPr>
        <w:t>+ … + …</w:t>
      </w:r>
    </w:p>
    <w:p w14:paraId="0AEA5CC0" w14:textId="77777777" w:rsidR="001B6402" w:rsidRPr="00E352EF" w:rsidRDefault="001B6402" w:rsidP="001B6402">
      <w:pPr>
        <w:ind w:left="706" w:firstLine="706"/>
        <w:jc w:val="both"/>
        <w:rPr>
          <w:rFonts w:asciiTheme="majorHAnsi" w:hAnsiTheme="majorHAnsi"/>
        </w:rPr>
      </w:pPr>
      <w:r w:rsidRPr="00E352EF">
        <w:rPr>
          <w:rFonts w:asciiTheme="majorHAnsi" w:hAnsiTheme="majorHAnsi"/>
        </w:rPr>
        <w:t>CentralAmericaCommonMarket = … + … + … + …</w:t>
      </w:r>
    </w:p>
    <w:p w14:paraId="5BF4EED1" w14:textId="77777777" w:rsidR="001B6402" w:rsidRPr="00E352EF" w:rsidRDefault="001B6402" w:rsidP="001B6402">
      <w:pPr>
        <w:ind w:left="706" w:firstLine="706"/>
        <w:jc w:val="both"/>
        <w:rPr>
          <w:rFonts w:asciiTheme="majorHAnsi" w:hAnsiTheme="majorHAnsi"/>
        </w:rPr>
      </w:pPr>
      <w:r w:rsidRPr="00E352EF">
        <w:rPr>
          <w:rFonts w:asciiTheme="majorHAnsi" w:hAnsiTheme="majorHAnsi"/>
        </w:rPr>
        <w:t>OECD_Area = … + … + … + …</w:t>
      </w:r>
    </w:p>
    <w:p w14:paraId="5E7AA330" w14:textId="77777777" w:rsidR="001B6402" w:rsidRPr="00E352EF" w:rsidRDefault="001B6402" w:rsidP="001B6402">
      <w:pPr>
        <w:spacing w:afterLines="60" w:after="144"/>
        <w:ind w:left="709"/>
        <w:jc w:val="both"/>
        <w:rPr>
          <w:rFonts w:asciiTheme="majorHAnsi" w:hAnsiTheme="majorHAnsi"/>
        </w:rPr>
      </w:pPr>
      <w:r w:rsidRPr="00E352EF">
        <w:rPr>
          <w:rFonts w:asciiTheme="majorHAnsi" w:hAnsiTheme="majorHAnsi"/>
        </w:rPr>
        <w:t xml:space="preserve">end hierarchical </w:t>
      </w:r>
      <w:r w:rsidRPr="00E352EF">
        <w:rPr>
          <w:rFonts w:asciiTheme="majorHAnsi" w:hAnsiTheme="majorHAnsi"/>
          <w:b/>
        </w:rPr>
        <w:t>ruleset</w:t>
      </w:r>
    </w:p>
    <w:p w14:paraId="21D34B6C" w14:textId="77777777" w:rsidR="001B6402" w:rsidRPr="00E352EF" w:rsidRDefault="001B6402" w:rsidP="001B6402">
      <w:pPr>
        <w:spacing w:beforeLines="60" w:before="144" w:afterLines="60" w:after="144"/>
        <w:jc w:val="both"/>
        <w:rPr>
          <w:rFonts w:asciiTheme="majorHAnsi" w:hAnsiTheme="majorHAnsi"/>
        </w:rPr>
      </w:pPr>
      <w:r w:rsidRPr="00E352EF">
        <w:rPr>
          <w:rFonts w:asciiTheme="majorHAnsi" w:hAnsiTheme="majorHAnsi"/>
        </w:rPr>
        <w:t xml:space="preserve">Hierarchies may be useful for validation in case more levels of detail are contained in the Data Set to be validated.  The Hierarchical Rulesets defines the mutual coherency rules of these different levels of detail.  Because the various Rules can be evaluated independently, their order is not significant. </w:t>
      </w:r>
    </w:p>
    <w:p w14:paraId="42011FB0" w14:textId="77777777" w:rsidR="001B6402" w:rsidRPr="00E352EF" w:rsidRDefault="001B6402" w:rsidP="001B6402">
      <w:pPr>
        <w:spacing w:beforeLines="60" w:before="144" w:afterLines="60" w:after="144"/>
        <w:jc w:val="both"/>
        <w:rPr>
          <w:rFonts w:asciiTheme="majorHAnsi" w:hAnsiTheme="majorHAnsi"/>
        </w:rPr>
      </w:pPr>
      <w:r w:rsidRPr="00E352EF">
        <w:rPr>
          <w:rFonts w:asciiTheme="majorHAnsi" w:hAnsiTheme="majorHAnsi"/>
        </w:rPr>
        <w:t>Hierarchies  may also be useful for calculations. For example, they can be used to calculate the upper levels of the hierarchy if the data relevant to the leafs (or some other intermediate level) are available in the input Data Set. For example, having additive measures broken by region, it would be possible to calculate these measures broken by countries, continents and the world. Besides, having additive measures broken by country, it would be possible to calculate  the same measures broken by continents and the world.</w:t>
      </w:r>
    </w:p>
    <w:p w14:paraId="40297848" w14:textId="77777777" w:rsidR="001B6402" w:rsidRPr="00E352EF" w:rsidRDefault="001B6402" w:rsidP="001B6402">
      <w:pPr>
        <w:spacing w:beforeLines="60" w:before="144" w:afterLines="60" w:after="144"/>
        <w:jc w:val="both"/>
        <w:rPr>
          <w:rFonts w:asciiTheme="majorHAnsi" w:hAnsiTheme="majorHAnsi"/>
        </w:rPr>
      </w:pPr>
      <w:r w:rsidRPr="00E352EF">
        <w:rPr>
          <w:rFonts w:asciiTheme="majorHAnsi" w:hAnsiTheme="majorHAnsi"/>
        </w:rPr>
        <w:t>In the Hierarchies there can be dependencies between Rules, because the inputs of some Rules can be the output of other Rules, so the former can be evaluated only after the latter. For example, the data relevant to the Continents can be calculated only after the calculation of the data relevant to the Countries. As a consequence, the order of calculation of the Rules is determined by their mutual dependencies and can be different from the order of the Rules in the Ruleset. The dependencies between the Rules form a directed acyclic graph.</w:t>
      </w:r>
    </w:p>
    <w:p w14:paraId="11F837BA" w14:textId="77777777" w:rsidR="001B6402" w:rsidRPr="00E352EF" w:rsidRDefault="001B6402" w:rsidP="001B6402">
      <w:pPr>
        <w:rPr>
          <w:rFonts w:ascii="Cambria" w:hAnsi="Cambria"/>
        </w:rPr>
      </w:pPr>
      <w:r w:rsidRPr="00E352EF">
        <w:rPr>
          <w:rFonts w:ascii="Cambria" w:hAnsi="Cambria"/>
          <w:b/>
        </w:rPr>
        <w:t>Hierarchical Rulesets allow defining multiple relations for the same Code Item</w:t>
      </w:r>
      <w:r w:rsidRPr="00E352EF">
        <w:rPr>
          <w:rFonts w:ascii="Cambria" w:hAnsi="Cambria"/>
        </w:rPr>
        <w:t>.</w:t>
      </w:r>
    </w:p>
    <w:p w14:paraId="7A7E9EAD" w14:textId="77777777" w:rsidR="001B6402" w:rsidRPr="00E352EF" w:rsidRDefault="001B6402" w:rsidP="001B6402">
      <w:pPr>
        <w:jc w:val="both"/>
        <w:rPr>
          <w:rFonts w:ascii="Cambria" w:hAnsi="Cambria"/>
        </w:rPr>
      </w:pPr>
      <w:r w:rsidRPr="00E352EF">
        <w:rPr>
          <w:rFonts w:ascii="Cambria" w:hAnsi="Cambria"/>
        </w:rPr>
        <w:t>Multiple relations are often useful for validation. For example, the Balance of Payments item "Transport" can be broken down both by type of carrier (Air transport, Sea transport, Land transport) and by type of objects transported (Passengers and Freights) and both breakdowns must sum up to the whole "Transport" figure. In the following example a RuleId is assigned to the different methods of breaking down the Transport.</w:t>
      </w:r>
    </w:p>
    <w:p w14:paraId="669A5752" w14:textId="77777777" w:rsidR="001B6402" w:rsidRPr="00E352EF" w:rsidRDefault="001B6402" w:rsidP="001B6402">
      <w:pPr>
        <w:ind w:left="706"/>
        <w:rPr>
          <w:rFonts w:ascii="Cambria" w:hAnsi="Cambria"/>
        </w:rPr>
      </w:pPr>
      <w:r w:rsidRPr="00E352EF">
        <w:rPr>
          <w:rFonts w:ascii="Cambria" w:hAnsi="Cambria"/>
          <w:b/>
        </w:rPr>
        <w:t>define hierarchical ruleset</w:t>
      </w:r>
      <w:r w:rsidRPr="00E352EF">
        <w:rPr>
          <w:rFonts w:ascii="Cambria" w:hAnsi="Cambria"/>
        </w:rPr>
        <w:t xml:space="preserve">  </w:t>
      </w:r>
      <w:r w:rsidRPr="00E352EF">
        <w:rPr>
          <w:rFonts w:ascii="Cambria" w:hAnsi="Cambria"/>
          <w:i/>
        </w:rPr>
        <w:t>TransportBreakdown</w:t>
      </w:r>
      <w:r w:rsidRPr="00E352EF">
        <w:rPr>
          <w:rFonts w:ascii="Cambria" w:hAnsi="Cambria"/>
        </w:rPr>
        <w:t xml:space="preserve"> </w:t>
      </w:r>
      <w:r w:rsidRPr="00E352EF">
        <w:rPr>
          <w:rFonts w:ascii="Cambria" w:hAnsi="Cambria"/>
          <w:b/>
        </w:rPr>
        <w:t xml:space="preserve">(valuedomain= </w:t>
      </w:r>
      <w:r w:rsidRPr="00E352EF">
        <w:rPr>
          <w:rFonts w:ascii="Cambria" w:hAnsi="Cambria"/>
        </w:rPr>
        <w:t>BoPItem</w:t>
      </w:r>
      <w:r w:rsidRPr="00E352EF">
        <w:rPr>
          <w:rFonts w:ascii="Cambria" w:hAnsi="Cambria"/>
          <w:i/>
        </w:rPr>
        <w:t xml:space="preserve"> </w:t>
      </w:r>
      <w:r w:rsidRPr="00E352EF">
        <w:rPr>
          <w:rFonts w:ascii="Cambria" w:hAnsi="Cambria"/>
          <w:b/>
        </w:rPr>
        <w:t xml:space="preserve">) </w:t>
      </w:r>
      <w:r w:rsidRPr="00E352EF">
        <w:rPr>
          <w:rFonts w:ascii="Cambria" w:hAnsi="Cambria"/>
          <w:i/>
        </w:rPr>
        <w:t xml:space="preserve"> is </w:t>
      </w:r>
    </w:p>
    <w:p w14:paraId="4A14C406" w14:textId="77777777" w:rsidR="001B6402" w:rsidRPr="00E352EF" w:rsidRDefault="001B6402" w:rsidP="001B6402">
      <w:pPr>
        <w:ind w:left="994" w:firstLine="418"/>
        <w:rPr>
          <w:rFonts w:ascii="Cambria" w:hAnsi="Cambria"/>
        </w:rPr>
      </w:pPr>
      <w:r w:rsidRPr="00E352EF">
        <w:rPr>
          <w:rFonts w:ascii="Cambria" w:hAnsi="Cambria"/>
        </w:rPr>
        <w:t xml:space="preserve">transport_method1 </w:t>
      </w:r>
      <w:r w:rsidRPr="00E352EF">
        <w:rPr>
          <w:rFonts w:ascii="Cambria" w:hAnsi="Cambria"/>
          <w:b/>
        </w:rPr>
        <w:t>:</w:t>
      </w:r>
      <w:r w:rsidRPr="00E352EF">
        <w:rPr>
          <w:rFonts w:ascii="Cambria" w:hAnsi="Cambria"/>
        </w:rPr>
        <w:t xml:space="preserve"> </w:t>
      </w:r>
      <w:r w:rsidRPr="00E352EF">
        <w:rPr>
          <w:rFonts w:ascii="Cambria" w:hAnsi="Cambria"/>
        </w:rPr>
        <w:tab/>
        <w:t>Transport  =  AirTransport + SeaTransport + LandTransport,</w:t>
      </w:r>
    </w:p>
    <w:p w14:paraId="19B0EEDA" w14:textId="77777777" w:rsidR="001B6402" w:rsidRPr="00E352EF" w:rsidRDefault="001B6402" w:rsidP="001B6402">
      <w:pPr>
        <w:ind w:left="1426"/>
        <w:jc w:val="both"/>
        <w:rPr>
          <w:rFonts w:ascii="Cambria" w:hAnsi="Cambria"/>
        </w:rPr>
      </w:pPr>
      <w:r w:rsidRPr="00E352EF">
        <w:rPr>
          <w:rFonts w:ascii="Cambria" w:hAnsi="Cambria"/>
        </w:rPr>
        <w:t>transport_method2</w:t>
      </w:r>
      <w:r w:rsidRPr="00E352EF">
        <w:rPr>
          <w:rFonts w:ascii="Cambria" w:hAnsi="Cambria"/>
          <w:b/>
        </w:rPr>
        <w:t>:</w:t>
      </w:r>
      <w:r w:rsidRPr="00E352EF">
        <w:rPr>
          <w:rFonts w:ascii="Cambria" w:hAnsi="Cambria"/>
        </w:rPr>
        <w:tab/>
        <w:t>Transport = PassengersTransport + FreightsTransport</w:t>
      </w:r>
    </w:p>
    <w:p w14:paraId="33C7DE6A" w14:textId="77777777" w:rsidR="001B6402" w:rsidRPr="00E352EF" w:rsidRDefault="001B6402" w:rsidP="001B6402">
      <w:pPr>
        <w:ind w:left="706"/>
        <w:rPr>
          <w:rFonts w:ascii="Cambria" w:hAnsi="Cambria"/>
          <w:b/>
        </w:rPr>
      </w:pPr>
      <w:r w:rsidRPr="00E352EF">
        <w:rPr>
          <w:rFonts w:ascii="Cambria" w:hAnsi="Cambria"/>
          <w:b/>
        </w:rPr>
        <w:t>end hierarchical ruleset</w:t>
      </w:r>
    </w:p>
    <w:p w14:paraId="15AC4B59" w14:textId="38E850F4" w:rsidR="001B6402" w:rsidRPr="00E352EF" w:rsidRDefault="001B6402" w:rsidP="001B6402">
      <w:pPr>
        <w:jc w:val="both"/>
        <w:rPr>
          <w:rFonts w:ascii="Cambria" w:hAnsi="Cambria"/>
        </w:rPr>
      </w:pPr>
      <w:r w:rsidRPr="00E352EF">
        <w:rPr>
          <w:rFonts w:ascii="Cambria" w:hAnsi="Cambria"/>
        </w:rPr>
        <w:t xml:space="preserve">Multiple relations can be deemed as useful even in some case of calculation. For example, imagine that the input Data Set contains data about resident units broken down by region and data about non-residents units broken down by country. In order to calculate </w:t>
      </w:r>
      <w:del w:id="111" w:author="Utente" w:date="2017-05-08T18:50:00Z">
        <w:r w:rsidRPr="00E352EF" w:rsidDel="00463E31">
          <w:rPr>
            <w:rFonts w:ascii="Cambria" w:hAnsi="Cambria"/>
          </w:rPr>
          <w:delText xml:space="preserve">an </w:delText>
        </w:r>
      </w:del>
      <w:ins w:id="112" w:author="Utente" w:date="2017-05-08T18:50:00Z">
        <w:r w:rsidR="00463E31" w:rsidRPr="00E352EF">
          <w:rPr>
            <w:rFonts w:ascii="Cambria" w:hAnsi="Cambria"/>
          </w:rPr>
          <w:t>a</w:t>
        </w:r>
        <w:r w:rsidR="00463E31">
          <w:rPr>
            <w:rFonts w:ascii="Cambria" w:hAnsi="Cambria"/>
          </w:rPr>
          <w:t>-</w:t>
        </w:r>
        <w:r w:rsidR="00463E31" w:rsidRPr="00E352EF">
          <w:rPr>
            <w:rFonts w:ascii="Cambria" w:hAnsi="Cambria"/>
          </w:rPr>
          <w:t xml:space="preserve"> </w:t>
        </w:r>
      </w:ins>
      <w:r w:rsidRPr="00E352EF">
        <w:rPr>
          <w:rFonts w:ascii="Cambria" w:hAnsi="Cambria"/>
        </w:rPr>
        <w:t>homogeneous level of aggregation (e.g. by country), a possible Ruleset might be the following:</w:t>
      </w:r>
    </w:p>
    <w:p w14:paraId="0DD349B6" w14:textId="77777777" w:rsidR="001B6402" w:rsidRPr="00E352EF" w:rsidRDefault="001B6402" w:rsidP="001B6402">
      <w:pPr>
        <w:ind w:left="706"/>
        <w:rPr>
          <w:rFonts w:ascii="Cambria" w:hAnsi="Cambria"/>
        </w:rPr>
      </w:pPr>
      <w:r w:rsidRPr="00E352EF">
        <w:rPr>
          <w:rFonts w:ascii="Cambria" w:hAnsi="Cambria"/>
          <w:b/>
        </w:rPr>
        <w:t>define hierarchical ruleset</w:t>
      </w:r>
      <w:r w:rsidRPr="00E352EF">
        <w:rPr>
          <w:rFonts w:ascii="Cambria" w:hAnsi="Cambria"/>
        </w:rPr>
        <w:t xml:space="preserve">  CalcCountryLevel </w:t>
      </w:r>
      <w:r w:rsidRPr="00E352EF">
        <w:rPr>
          <w:rFonts w:ascii="Cambria" w:hAnsi="Cambria"/>
          <w:b/>
        </w:rPr>
        <w:t>( valuedomain=</w:t>
      </w:r>
      <w:r w:rsidRPr="00E352EF">
        <w:rPr>
          <w:rFonts w:ascii="Cambria" w:hAnsi="Cambria"/>
        </w:rPr>
        <w:t xml:space="preserve">Geo_Area </w:t>
      </w:r>
      <w:r w:rsidRPr="00E352EF">
        <w:rPr>
          <w:rFonts w:ascii="Cambria" w:hAnsi="Cambria"/>
          <w:b/>
        </w:rPr>
        <w:t>)</w:t>
      </w:r>
      <w:r w:rsidRPr="00E352EF">
        <w:rPr>
          <w:rFonts w:ascii="Cambria" w:hAnsi="Cambria"/>
          <w:i/>
        </w:rPr>
        <w:t xml:space="preserve"> is </w:t>
      </w:r>
    </w:p>
    <w:p w14:paraId="7DBF7D51" w14:textId="77777777" w:rsidR="001B6402" w:rsidRPr="00E352EF" w:rsidRDefault="001B6402" w:rsidP="001B6402">
      <w:pPr>
        <w:ind w:left="1426"/>
        <w:jc w:val="both"/>
        <w:rPr>
          <w:rFonts w:ascii="Cambria" w:hAnsi="Cambria"/>
        </w:rPr>
      </w:pPr>
      <w:r w:rsidRPr="00E352EF">
        <w:rPr>
          <w:rFonts w:ascii="Cambria" w:hAnsi="Cambria"/>
        </w:rPr>
        <w:t>Country1  = Country1</w:t>
      </w:r>
    </w:p>
    <w:p w14:paraId="36378117" w14:textId="77777777" w:rsidR="001B6402" w:rsidRPr="00E352EF" w:rsidRDefault="001B6402" w:rsidP="001B6402">
      <w:pPr>
        <w:ind w:left="1426"/>
        <w:jc w:val="both"/>
        <w:rPr>
          <w:rFonts w:ascii="Cambria" w:hAnsi="Cambria"/>
        </w:rPr>
      </w:pPr>
      <w:r w:rsidRPr="00E352EF">
        <w:rPr>
          <w:rFonts w:ascii="Cambria" w:hAnsi="Cambria"/>
        </w:rPr>
        <w:t>Country1 = Region11 + … + Region1M</w:t>
      </w:r>
    </w:p>
    <w:p w14:paraId="0A602228" w14:textId="77777777" w:rsidR="001B6402" w:rsidRPr="00E352EF" w:rsidRDefault="001B6402" w:rsidP="001B6402">
      <w:pPr>
        <w:ind w:left="1426"/>
        <w:jc w:val="both"/>
        <w:rPr>
          <w:rFonts w:ascii="Cambria" w:hAnsi="Cambria"/>
        </w:rPr>
      </w:pPr>
      <w:r w:rsidRPr="00E352EF">
        <w:rPr>
          <w:rFonts w:ascii="Cambria" w:hAnsi="Cambria"/>
        </w:rPr>
        <w:t>…</w:t>
      </w:r>
    </w:p>
    <w:p w14:paraId="250B00FF" w14:textId="77777777" w:rsidR="001B6402" w:rsidRPr="00E352EF" w:rsidRDefault="001B6402" w:rsidP="001B6402">
      <w:pPr>
        <w:ind w:left="706" w:firstLine="706"/>
        <w:rPr>
          <w:rFonts w:ascii="Cambria" w:hAnsi="Cambria"/>
        </w:rPr>
      </w:pPr>
      <w:r w:rsidRPr="00E352EF">
        <w:rPr>
          <w:rFonts w:ascii="Cambria" w:hAnsi="Cambria"/>
        </w:rPr>
        <w:t>CountryN = CountryN</w:t>
      </w:r>
    </w:p>
    <w:p w14:paraId="3231ED69" w14:textId="77777777" w:rsidR="001B6402" w:rsidRPr="00E352EF" w:rsidRDefault="001B6402" w:rsidP="001B6402">
      <w:pPr>
        <w:ind w:left="1426"/>
        <w:jc w:val="both"/>
        <w:rPr>
          <w:rFonts w:ascii="Cambria" w:hAnsi="Cambria"/>
        </w:rPr>
      </w:pPr>
      <w:r w:rsidRPr="00E352EF">
        <w:rPr>
          <w:rFonts w:ascii="Cambria" w:hAnsi="Cambria"/>
        </w:rPr>
        <w:t>CountryN = Region N1 + … + RegionNM</w:t>
      </w:r>
    </w:p>
    <w:p w14:paraId="406DA684" w14:textId="77777777" w:rsidR="001B6402" w:rsidRPr="00E352EF" w:rsidRDefault="001B6402" w:rsidP="001B6402">
      <w:pPr>
        <w:ind w:left="706"/>
        <w:jc w:val="both"/>
        <w:rPr>
          <w:rFonts w:ascii="Cambria" w:hAnsi="Cambria"/>
        </w:rPr>
      </w:pPr>
      <w:r w:rsidRPr="00E352EF">
        <w:rPr>
          <w:rFonts w:ascii="Cambria" w:hAnsi="Cambria"/>
          <w:b/>
        </w:rPr>
        <w:t>end hierarchical ruleset</w:t>
      </w:r>
      <w:r w:rsidRPr="00E352EF">
        <w:rPr>
          <w:rFonts w:ascii="Cambria" w:hAnsi="Cambria"/>
        </w:rPr>
        <w:tab/>
      </w:r>
    </w:p>
    <w:p w14:paraId="4999F9D5" w14:textId="77777777" w:rsidR="001B6402" w:rsidRPr="00E352EF" w:rsidRDefault="001B6402" w:rsidP="001B6402">
      <w:pPr>
        <w:jc w:val="both"/>
        <w:rPr>
          <w:rFonts w:ascii="Cambria" w:hAnsi="Cambria"/>
        </w:rPr>
      </w:pPr>
    </w:p>
    <w:p w14:paraId="33123F17" w14:textId="77777777" w:rsidR="001B6402" w:rsidRPr="00E352EF" w:rsidRDefault="001B6402" w:rsidP="001B6402">
      <w:pPr>
        <w:jc w:val="both"/>
        <w:rPr>
          <w:rFonts w:ascii="Cambria" w:hAnsi="Cambria"/>
        </w:rPr>
      </w:pPr>
      <w:r w:rsidRPr="00E352EF">
        <w:rPr>
          <w:rFonts w:ascii="Cambria" w:hAnsi="Cambria"/>
        </w:rPr>
        <w:t>A warning is opportune about the possible practice of calculating the same Code Item in more Rules (calculation methods) of the same Ruleset. The Rulesets of this kind, in fact,  may produce either right or wrong figures depending on the content of the input Data Set.</w:t>
      </w:r>
    </w:p>
    <w:p w14:paraId="5E0B1F9C" w14:textId="77777777" w:rsidR="001B6402" w:rsidRPr="00E352EF" w:rsidRDefault="001B6402" w:rsidP="001B6402">
      <w:pPr>
        <w:jc w:val="both"/>
        <w:rPr>
          <w:rFonts w:ascii="Cambria" w:hAnsi="Cambria"/>
        </w:rPr>
      </w:pPr>
      <w:r w:rsidRPr="00E352EF">
        <w:rPr>
          <w:rFonts w:ascii="Cambria" w:hAnsi="Cambria"/>
        </w:rPr>
        <w:t>As a matter of fact, in the calculation the outcomes of all the Rules belonging to the Ruleset are aggregated together to produce the final result, in order to remove possible duplicates in the Identifiers (duplicate values in the Identifiers cannot be allowed, see also the Information Model). As far as each Code Item is defined just once as left member of a relation, the values of the Identifiers of the results of the single Rules are all distinct and their aggregation cannot generate inconsistencies. This is not ever true if a Code Item is defined more than once (e.g. through more than one calculation method).</w:t>
      </w:r>
    </w:p>
    <w:p w14:paraId="6BC87DBC" w14:textId="77777777" w:rsidR="001B6402" w:rsidRPr="00E352EF" w:rsidRDefault="001B6402" w:rsidP="001B6402">
      <w:pPr>
        <w:jc w:val="both"/>
        <w:rPr>
          <w:rFonts w:ascii="Cambria" w:hAnsi="Cambria"/>
        </w:rPr>
      </w:pPr>
      <w:r w:rsidRPr="00E352EF">
        <w:rPr>
          <w:rFonts w:ascii="Cambria" w:hAnsi="Cambria"/>
        </w:rPr>
        <w:t xml:space="preserve">In the Ruleset of the example above, each Country is calculated using two calculation methods, whose results may have the same keys, which will be aggregated together. The output Data Set will be correct provided that, in the input Data Set, any information is present either by country or by region (never both of them). The output </w:t>
      </w:r>
      <w:r w:rsidRPr="00E352EF">
        <w:rPr>
          <w:rFonts w:ascii="Cambria" w:hAnsi="Cambria"/>
        </w:rPr>
        <w:lastRenderedPageBreak/>
        <w:t xml:space="preserve">Data Set would contain errors if some information is present in the input Data Set both by country and by region:  the resulting figures would be indicatively (and wrongly) doubled. </w:t>
      </w:r>
    </w:p>
    <w:p w14:paraId="058C7BE1" w14:textId="77777777" w:rsidR="001B6402" w:rsidRPr="00E352EF" w:rsidRDefault="001B6402" w:rsidP="001B6402">
      <w:pPr>
        <w:jc w:val="both"/>
        <w:rPr>
          <w:rFonts w:ascii="Cambria" w:hAnsi="Cambria"/>
        </w:rPr>
      </w:pPr>
      <w:r w:rsidRPr="00E352EF">
        <w:rPr>
          <w:rFonts w:ascii="Cambria" w:hAnsi="Cambria"/>
        </w:rPr>
        <w:t xml:space="preserve">In general, if more left members refer to the same Code Item (in other words, if a Code Item is calculated through  more calculation methods), the result may be inconsistent for some input DataSets. It is possible to avoid these situations by using  other approaches for calculating the desired result (e.g. splitting the Ruleset, calculating the result in more steps, using antecedentConditions, using other VTL operators). This example has been presented to better clarify the behavior of this kind of Ruleset and warn about possible limitations to its reusability. </w:t>
      </w:r>
    </w:p>
    <w:p w14:paraId="79790D79" w14:textId="2E3EBAD2" w:rsidR="001B6402" w:rsidRPr="00E352EF" w:rsidRDefault="001B6402" w:rsidP="001B6402"/>
    <w:p w14:paraId="3406D7A4" w14:textId="77777777" w:rsidR="001B6402" w:rsidRPr="00E352EF" w:rsidRDefault="001B6402" w:rsidP="00667F59">
      <w:pPr>
        <w:rPr>
          <w:rFonts w:ascii="Cambria" w:hAnsi="Cambria"/>
        </w:rPr>
      </w:pPr>
    </w:p>
    <w:p w14:paraId="058B6BA6" w14:textId="77777777" w:rsidR="001B6402" w:rsidRPr="00E352EF" w:rsidRDefault="001B6402" w:rsidP="001B6402">
      <w:pPr>
        <w:rPr>
          <w:rFonts w:ascii="Cambria" w:eastAsia="Calibri" w:hAnsi="Cambria" w:cs="Calibri"/>
          <w:i/>
          <w:color w:val="5B9BD5"/>
        </w:rPr>
      </w:pPr>
      <w:r w:rsidRPr="00E352EF">
        <w:rPr>
          <w:rFonts w:ascii="Cambria" w:eastAsia="Calibri" w:hAnsi="Cambria" w:cs="Calibri"/>
          <w:i/>
          <w:color w:val="5B9BD5"/>
        </w:rPr>
        <w:t xml:space="preserve">Examples </w:t>
      </w:r>
    </w:p>
    <w:p w14:paraId="50AD7434" w14:textId="3878C214" w:rsidR="001B6402" w:rsidRPr="00E352EF" w:rsidRDefault="001B6402" w:rsidP="001B6402">
      <w:pPr>
        <w:tabs>
          <w:tab w:val="left" w:pos="288"/>
        </w:tabs>
      </w:pPr>
      <w:r w:rsidRPr="00E352EF">
        <w:t xml:space="preserve">1) The Code Item Relation is defined on the Variable “sex”: Total is defined as Male + Female. </w:t>
      </w:r>
    </w:p>
    <w:p w14:paraId="294FD1DF" w14:textId="77777777" w:rsidR="001B6402" w:rsidRPr="00E352EF" w:rsidRDefault="001B6402" w:rsidP="001B6402">
      <w:pPr>
        <w:tabs>
          <w:tab w:val="left" w:pos="288"/>
        </w:tabs>
      </w:pPr>
      <w:r w:rsidRPr="00E352EF">
        <w:t xml:space="preserve"> No antecedent  conditions are defined.</w:t>
      </w:r>
    </w:p>
    <w:p w14:paraId="76332FD3" w14:textId="77777777" w:rsidR="001B6402" w:rsidRPr="00E352EF" w:rsidRDefault="001B6402" w:rsidP="001B6402">
      <w:pPr>
        <w:tabs>
          <w:tab w:val="left" w:pos="288"/>
        </w:tabs>
      </w:pPr>
    </w:p>
    <w:p w14:paraId="24BEAD5C" w14:textId="77777777" w:rsidR="001B6402" w:rsidRPr="00E352EF" w:rsidRDefault="001B6402" w:rsidP="001B6402">
      <w:pPr>
        <w:ind w:left="426"/>
      </w:pPr>
      <w:r w:rsidRPr="00E352EF">
        <w:rPr>
          <w:b/>
        </w:rPr>
        <w:t>define hierarchical ruleset</w:t>
      </w:r>
      <w:r w:rsidRPr="00E352EF">
        <w:t xml:space="preserve"> vr_sex  (Variable= sex) is</w:t>
      </w:r>
    </w:p>
    <w:p w14:paraId="420D7811" w14:textId="77777777" w:rsidR="001B6402" w:rsidRPr="00E352EF" w:rsidRDefault="001B6402" w:rsidP="001B6402">
      <w:pPr>
        <w:tabs>
          <w:tab w:val="left" w:pos="288"/>
        </w:tabs>
        <w:ind w:left="426"/>
      </w:pPr>
      <w:r w:rsidRPr="00E352EF">
        <w:tab/>
        <w:t>TOTAL = MALE + FEMALE;</w:t>
      </w:r>
    </w:p>
    <w:p w14:paraId="19C3EF42" w14:textId="77777777" w:rsidR="001B6402" w:rsidRPr="00E352EF" w:rsidRDefault="001B6402" w:rsidP="001B6402">
      <w:pPr>
        <w:ind w:left="426"/>
        <w:rPr>
          <w:b/>
          <w:color w:val="808080"/>
          <w:sz w:val="24"/>
          <w:u w:val="single"/>
        </w:rPr>
      </w:pPr>
      <w:r w:rsidRPr="00E352EF">
        <w:rPr>
          <w:b/>
        </w:rPr>
        <w:t>end hierarchical ruleset</w:t>
      </w:r>
      <w:r w:rsidRPr="00E352EF">
        <w:rPr>
          <w:b/>
          <w:color w:val="808080"/>
          <w:sz w:val="24"/>
          <w:u w:val="single"/>
        </w:rPr>
        <w:t xml:space="preserve"> </w:t>
      </w:r>
    </w:p>
    <w:p w14:paraId="0CBE6A9B" w14:textId="77777777" w:rsidR="001B6402" w:rsidRPr="00E352EF" w:rsidRDefault="001B6402" w:rsidP="001B6402">
      <w:pPr>
        <w:ind w:left="426"/>
      </w:pPr>
    </w:p>
    <w:p w14:paraId="000C758F" w14:textId="77777777" w:rsidR="001B6402" w:rsidRPr="00E352EF" w:rsidRDefault="001B6402" w:rsidP="001B6402">
      <w:r w:rsidRPr="00E352EF">
        <w:rPr>
          <w:rFonts w:ascii="Cambria" w:hAnsi="Cambria"/>
        </w:rPr>
        <w:t>2) BENELUX is the aggregation of the Code Items BELGIUM, LUXEMBOURG  and NETHERLANDS, if not true, the errorcode is 2000 and the errorlevel is high (10)</w:t>
      </w:r>
    </w:p>
    <w:p w14:paraId="790699BB" w14:textId="77777777" w:rsidR="001B6402" w:rsidRPr="00E352EF" w:rsidRDefault="001B6402" w:rsidP="001B6402">
      <w:pPr>
        <w:ind w:left="426"/>
        <w:rPr>
          <w:b/>
        </w:rPr>
      </w:pPr>
      <w:r w:rsidRPr="00E352EF">
        <w:rPr>
          <w:b/>
        </w:rPr>
        <w:t xml:space="preserve">define hierarchical ruleset  </w:t>
      </w:r>
      <w:r w:rsidRPr="00E352EF">
        <w:t>BeneluxCountriesHierarchy</w:t>
      </w:r>
      <w:r w:rsidRPr="00E352EF">
        <w:rPr>
          <w:b/>
        </w:rPr>
        <w:t xml:space="preserve"> ( valuedomain=</w:t>
      </w:r>
      <w:r w:rsidRPr="00E352EF">
        <w:t>Geo_Area</w:t>
      </w:r>
      <w:r w:rsidRPr="00E352EF">
        <w:rPr>
          <w:b/>
        </w:rPr>
        <w:t xml:space="preserve">) is </w:t>
      </w:r>
    </w:p>
    <w:p w14:paraId="0D449047" w14:textId="77777777" w:rsidR="001B6402" w:rsidRPr="00E352EF" w:rsidRDefault="001B6402" w:rsidP="001B6402">
      <w:pPr>
        <w:ind w:left="426"/>
        <w:rPr>
          <w:b/>
        </w:rPr>
      </w:pPr>
      <w:r w:rsidRPr="00E352EF">
        <w:t xml:space="preserve">BENELUX </w:t>
      </w:r>
      <w:r w:rsidRPr="00E352EF">
        <w:rPr>
          <w:b/>
        </w:rPr>
        <w:t xml:space="preserve">= </w:t>
      </w:r>
      <w:r w:rsidRPr="00E352EF">
        <w:t>BELGIUM</w:t>
      </w:r>
      <w:r w:rsidRPr="00E352EF">
        <w:rPr>
          <w:b/>
        </w:rPr>
        <w:t xml:space="preserve"> + </w:t>
      </w:r>
      <w:r w:rsidRPr="00E352EF">
        <w:t>LUXEMBOURG</w:t>
      </w:r>
      <w:r w:rsidRPr="00E352EF">
        <w:rPr>
          <w:b/>
        </w:rPr>
        <w:t xml:space="preserve"> + </w:t>
      </w:r>
      <w:r w:rsidRPr="00E352EF">
        <w:t xml:space="preserve">NETHERLANDS </w:t>
      </w:r>
      <w:r w:rsidRPr="00E352EF">
        <w:rPr>
          <w:b/>
        </w:rPr>
        <w:t xml:space="preserve">errorcode </w:t>
      </w:r>
      <w:r w:rsidRPr="00E352EF">
        <w:t xml:space="preserve">2000 </w:t>
      </w:r>
      <w:r w:rsidRPr="00E352EF">
        <w:rPr>
          <w:b/>
        </w:rPr>
        <w:t xml:space="preserve">errorlevel </w:t>
      </w:r>
      <w:r w:rsidRPr="00E352EF">
        <w:t xml:space="preserve">10 </w:t>
      </w:r>
    </w:p>
    <w:p w14:paraId="1A5F9FEE" w14:textId="77777777" w:rsidR="001B6402" w:rsidRPr="00E352EF" w:rsidRDefault="001B6402" w:rsidP="001B6402">
      <w:pPr>
        <w:ind w:left="426"/>
        <w:rPr>
          <w:b/>
        </w:rPr>
      </w:pPr>
      <w:r w:rsidRPr="00E352EF">
        <w:rPr>
          <w:b/>
        </w:rPr>
        <w:t>end hierarchical ruleset</w:t>
      </w:r>
    </w:p>
    <w:p w14:paraId="61872069" w14:textId="77777777" w:rsidR="001B6402" w:rsidRPr="00E352EF" w:rsidRDefault="001B6402" w:rsidP="001B6402">
      <w:pPr>
        <w:ind w:left="426"/>
        <w:rPr>
          <w:b/>
        </w:rPr>
      </w:pPr>
    </w:p>
    <w:p w14:paraId="17F349C4" w14:textId="77777777" w:rsidR="001B6402" w:rsidRPr="00E352EF" w:rsidRDefault="001B6402" w:rsidP="001B6402">
      <w:pPr>
        <w:tabs>
          <w:tab w:val="left" w:pos="0"/>
        </w:tabs>
      </w:pPr>
      <w:r w:rsidRPr="00E352EF">
        <w:t>3) American economic partners. The first rule verifies that the value reported for North America is greater than the value reported for US. This type of validation is useful when the data communicated by the data provider do not cover the whole composition of the aggregate but only  the main elements. No antecedent conditions are defined.</w:t>
      </w:r>
    </w:p>
    <w:p w14:paraId="6B61B413" w14:textId="77777777" w:rsidR="001B6402" w:rsidRPr="00E352EF" w:rsidRDefault="001B6402" w:rsidP="001B6402"/>
    <w:p w14:paraId="1E462EDF" w14:textId="77777777" w:rsidR="001B6402" w:rsidRPr="00E352EF" w:rsidRDefault="001B6402" w:rsidP="001B6402">
      <w:pPr>
        <w:spacing w:after="40"/>
        <w:ind w:left="288"/>
      </w:pPr>
      <w:r w:rsidRPr="00E352EF">
        <w:rPr>
          <w:b/>
        </w:rPr>
        <w:t>define hierarchical ruleset</w:t>
      </w:r>
      <w:r w:rsidRPr="00E352EF">
        <w:t xml:space="preserve"> vr_american_partners </w:t>
      </w:r>
      <w:r w:rsidRPr="00E352EF">
        <w:rPr>
          <w:b/>
        </w:rPr>
        <w:t>(variable=</w:t>
      </w:r>
      <w:r w:rsidRPr="00E352EF">
        <w:t xml:space="preserve"> counterpart_area</w:t>
      </w:r>
      <w:r w:rsidRPr="00E352EF">
        <w:rPr>
          <w:b/>
        </w:rPr>
        <w:t>)</w:t>
      </w:r>
      <w:r w:rsidRPr="00E352EF">
        <w:t xml:space="preserve"> is</w:t>
      </w:r>
    </w:p>
    <w:p w14:paraId="0580DF22" w14:textId="77777777" w:rsidR="001B6402" w:rsidRPr="00E352EF" w:rsidRDefault="001B6402" w:rsidP="001B6402">
      <w:pPr>
        <w:spacing w:after="40"/>
        <w:ind w:left="576"/>
      </w:pPr>
      <w:r w:rsidRPr="00E352EF">
        <w:t>NORTH_AMERICA &gt; US ;</w:t>
      </w:r>
    </w:p>
    <w:p w14:paraId="3BFCBEB8" w14:textId="77777777" w:rsidR="001B6402" w:rsidRPr="00E352EF" w:rsidRDefault="001B6402" w:rsidP="001B6402">
      <w:pPr>
        <w:spacing w:after="40"/>
        <w:ind w:left="576"/>
      </w:pPr>
      <w:r w:rsidRPr="00E352EF">
        <w:t>SOUTH_AMERICA = BR + UY + AR + CL ;</w:t>
      </w:r>
    </w:p>
    <w:p w14:paraId="6A2D687E" w14:textId="77777777" w:rsidR="001B6402" w:rsidRPr="00E352EF" w:rsidRDefault="001B6402" w:rsidP="001B6402">
      <w:pPr>
        <w:ind w:left="288"/>
        <w:rPr>
          <w:b/>
        </w:rPr>
      </w:pPr>
      <w:r w:rsidRPr="00E352EF">
        <w:rPr>
          <w:b/>
        </w:rPr>
        <w:t>end hierarchical ruleset</w:t>
      </w:r>
    </w:p>
    <w:p w14:paraId="6B0E86D5" w14:textId="77777777" w:rsidR="001B6402" w:rsidRPr="00E352EF" w:rsidRDefault="001B6402" w:rsidP="001B6402"/>
    <w:p w14:paraId="645B9584" w14:textId="77777777" w:rsidR="001B6402" w:rsidRPr="00E352EF" w:rsidRDefault="001B6402" w:rsidP="001B6402">
      <w:r w:rsidRPr="00E352EF">
        <w:t>4) Example of item having multiple definitions. The Balance of Payments item "Transport" can be broken down by type of carrier (Air transport, Sea transport, Land transport) and by type of objects transported (Passengers and Freights) and both breakdowns must sum up to the total "Transport" figure.</w:t>
      </w:r>
    </w:p>
    <w:p w14:paraId="2883CE42" w14:textId="77777777" w:rsidR="001B6402" w:rsidRPr="00E352EF" w:rsidRDefault="001B6402" w:rsidP="001B6402"/>
    <w:p w14:paraId="638C83A1" w14:textId="77777777" w:rsidR="001B6402" w:rsidRPr="00E352EF" w:rsidRDefault="001B6402" w:rsidP="001B6402">
      <w:pPr>
        <w:spacing w:after="40"/>
        <w:ind w:left="426"/>
      </w:pPr>
      <w:r w:rsidRPr="00E352EF">
        <w:rPr>
          <w:b/>
        </w:rPr>
        <w:t>define hierarchical ruleset</w:t>
      </w:r>
      <w:r w:rsidRPr="00E352EF">
        <w:t xml:space="preserve"> vr_bop </w:t>
      </w:r>
      <w:r w:rsidRPr="00E352EF">
        <w:rPr>
          <w:b/>
        </w:rPr>
        <w:t>(variable=</w:t>
      </w:r>
      <w:r w:rsidRPr="00E352EF">
        <w:t xml:space="preserve">  bop_item</w:t>
      </w:r>
      <w:r w:rsidRPr="00E352EF">
        <w:rPr>
          <w:b/>
        </w:rPr>
        <w:t xml:space="preserve"> )</w:t>
      </w:r>
      <w:r w:rsidRPr="00E352EF">
        <w:t xml:space="preserve"> is</w:t>
      </w:r>
    </w:p>
    <w:p w14:paraId="20A2A689" w14:textId="77777777" w:rsidR="001B6402" w:rsidRPr="00E352EF" w:rsidRDefault="001B6402" w:rsidP="001B6402">
      <w:pPr>
        <w:ind w:left="852"/>
        <w:rPr>
          <w:rFonts w:ascii="Cambria" w:hAnsi="Cambria"/>
        </w:rPr>
      </w:pPr>
      <w:r w:rsidRPr="00E352EF">
        <w:rPr>
          <w:rFonts w:ascii="Cambria" w:hAnsi="Cambria"/>
        </w:rPr>
        <w:t>transport_method1 : Transport  =  AirTransport + SeaTransport + LandTransport,</w:t>
      </w:r>
    </w:p>
    <w:p w14:paraId="1ADB9097" w14:textId="77777777" w:rsidR="001B6402" w:rsidRPr="00E352EF" w:rsidRDefault="001B6402" w:rsidP="001B6402">
      <w:pPr>
        <w:ind w:left="852"/>
        <w:jc w:val="both"/>
        <w:rPr>
          <w:rFonts w:ascii="Cambria" w:hAnsi="Cambria"/>
        </w:rPr>
      </w:pPr>
      <w:r w:rsidRPr="00E352EF">
        <w:rPr>
          <w:rFonts w:ascii="Cambria" w:hAnsi="Cambria"/>
        </w:rPr>
        <w:t>transport_method2 : Transport = PassengersTransport + FreightsTransport</w:t>
      </w:r>
    </w:p>
    <w:p w14:paraId="7446BAE2" w14:textId="77777777" w:rsidR="001B6402" w:rsidRPr="00E352EF" w:rsidRDefault="001B6402" w:rsidP="001B6402">
      <w:pPr>
        <w:spacing w:after="40"/>
        <w:ind w:left="426"/>
        <w:rPr>
          <w:b/>
        </w:rPr>
      </w:pPr>
      <w:r w:rsidRPr="00E352EF">
        <w:rPr>
          <w:b/>
        </w:rPr>
        <w:t>end hierarchical ruleset</w:t>
      </w:r>
    </w:p>
    <w:bookmarkEnd w:id="110"/>
    <w:p w14:paraId="2C8C98C0" w14:textId="77777777" w:rsidR="00DC2119" w:rsidRPr="00E352EF" w:rsidRDefault="00DC2119">
      <w:pPr>
        <w:rPr>
          <w:sz w:val="18"/>
          <w:szCs w:val="18"/>
        </w:rPr>
      </w:pPr>
    </w:p>
    <w:p w14:paraId="28CCB80C" w14:textId="5AD928C0" w:rsidR="00DC2119" w:rsidRPr="00E352EF" w:rsidRDefault="0097053A" w:rsidP="00F114F8">
      <w:pPr>
        <w:pStyle w:val="Stile3"/>
        <w:rPr>
          <w:lang w:val="en-GB"/>
        </w:rPr>
      </w:pPr>
      <w:bookmarkStart w:id="113" w:name="_Toc463805721"/>
      <w:bookmarkStart w:id="114" w:name="_Toc464487888"/>
      <w:r w:rsidRPr="00E352EF">
        <w:rPr>
          <w:lang w:val="en-GB"/>
        </w:rPr>
        <w:t>define mapping</w:t>
      </w:r>
      <w:bookmarkEnd w:id="113"/>
      <w:r w:rsidR="00534B1C" w:rsidRPr="00E352EF">
        <w:rPr>
          <w:lang w:val="en-GB"/>
        </w:rPr>
        <w:t xml:space="preserve"> rul</w:t>
      </w:r>
      <w:r w:rsidR="0047307A" w:rsidRPr="00E352EF">
        <w:rPr>
          <w:lang w:val="en-GB"/>
        </w:rPr>
        <w:t>e</w:t>
      </w:r>
      <w:r w:rsidR="00534B1C" w:rsidRPr="00E352EF">
        <w:rPr>
          <w:lang w:val="en-GB"/>
        </w:rPr>
        <w:t>set</w:t>
      </w:r>
      <w:bookmarkEnd w:id="114"/>
    </w:p>
    <w:p w14:paraId="50BD7AFA"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Semantics</w:t>
      </w:r>
    </w:p>
    <w:p w14:paraId="1023A1C3" w14:textId="77777777" w:rsidR="00430BF1" w:rsidRPr="00E352EF" w:rsidRDefault="00F114F8" w:rsidP="00597269">
      <w:pPr>
        <w:rPr>
          <w:rFonts w:asciiTheme="majorHAnsi" w:eastAsia="Calibri" w:hAnsiTheme="majorHAnsi"/>
        </w:rPr>
      </w:pPr>
      <w:r w:rsidRPr="00E352EF">
        <w:rPr>
          <w:rFonts w:asciiTheme="majorHAnsi" w:eastAsia="Calibri" w:hAnsiTheme="majorHAnsi"/>
        </w:rPr>
        <w:t xml:space="preserve">The </w:t>
      </w:r>
      <w:r w:rsidRPr="00E352EF">
        <w:rPr>
          <w:rFonts w:asciiTheme="majorHAnsi" w:eastAsia="Calibri" w:hAnsiTheme="majorHAnsi"/>
          <w:b/>
        </w:rPr>
        <w:t xml:space="preserve">define mapping </w:t>
      </w:r>
      <w:r w:rsidRPr="00E352EF">
        <w:rPr>
          <w:rFonts w:asciiTheme="majorHAnsi" w:eastAsia="Calibri" w:hAnsiTheme="majorHAnsi"/>
        </w:rPr>
        <w:t>allows to transcode a set of values of an Identifier Component</w:t>
      </w:r>
    </w:p>
    <w:p w14:paraId="4201809E" w14:textId="77777777" w:rsidR="004023EB" w:rsidRPr="00E352EF" w:rsidRDefault="004023EB" w:rsidP="00E17BBE">
      <w:pPr>
        <w:jc w:val="both"/>
        <w:rPr>
          <w:rFonts w:ascii="Cambria" w:hAnsi="Cambria"/>
        </w:rPr>
      </w:pPr>
    </w:p>
    <w:p w14:paraId="4EB011E0"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Syntax</w:t>
      </w:r>
    </w:p>
    <w:p w14:paraId="53AAAE78" w14:textId="77777777" w:rsidR="005A2227" w:rsidRPr="00E352EF" w:rsidRDefault="0097053A" w:rsidP="00E17BBE">
      <w:pPr>
        <w:rPr>
          <w:rFonts w:ascii="Cambria" w:hAnsi="Cambria"/>
        </w:rPr>
      </w:pPr>
      <w:r w:rsidRPr="00E352EF">
        <w:rPr>
          <w:rFonts w:ascii="Cambria" w:eastAsia="Calibri" w:hAnsi="Cambria" w:cs="Calibri"/>
          <w:b/>
        </w:rPr>
        <w:t>define mapping</w:t>
      </w:r>
      <w:r w:rsidRPr="00E352EF">
        <w:rPr>
          <w:rFonts w:ascii="Cambria" w:eastAsia="Calibri" w:hAnsi="Cambria" w:cs="Calibri"/>
        </w:rPr>
        <w:t xml:space="preserve">  </w:t>
      </w:r>
      <w:r w:rsidRPr="00E352EF">
        <w:rPr>
          <w:rFonts w:ascii="Cambria" w:eastAsia="Calibri" w:hAnsi="Cambria" w:cs="Calibri"/>
          <w:i/>
        </w:rPr>
        <w:t>map_1</w:t>
      </w:r>
      <w:r w:rsidRPr="00E352EF">
        <w:rPr>
          <w:rFonts w:ascii="Cambria" w:eastAsia="Calibri" w:hAnsi="Cambria" w:cs="Calibri"/>
        </w:rPr>
        <w:t xml:space="preserve"> </w:t>
      </w:r>
      <w:r w:rsidRPr="00E352EF">
        <w:rPr>
          <w:rFonts w:ascii="Cambria" w:eastAsia="Calibri" w:hAnsi="Cambria" w:cs="Calibri"/>
          <w:b/>
        </w:rPr>
        <w:t>(</w:t>
      </w:r>
    </w:p>
    <w:p w14:paraId="55F4013E" w14:textId="77777777" w:rsidR="005A2227" w:rsidRPr="00E352EF" w:rsidRDefault="0097053A" w:rsidP="00597269">
      <w:pPr>
        <w:ind w:firstLine="562"/>
        <w:rPr>
          <w:rFonts w:asciiTheme="majorHAnsi" w:hAnsiTheme="majorHAnsi"/>
        </w:rPr>
      </w:pPr>
      <w:r w:rsidRPr="00E352EF">
        <w:rPr>
          <w:rFonts w:asciiTheme="majorHAnsi" w:eastAsia="Calibri" w:hAnsiTheme="majorHAnsi"/>
        </w:rPr>
        <w:t xml:space="preserve">{ </w:t>
      </w:r>
      <w:r w:rsidRPr="00E352EF">
        <w:rPr>
          <w:rFonts w:asciiTheme="majorHAnsi" w:eastAsia="Calibri" w:hAnsiTheme="majorHAnsi"/>
          <w:b/>
        </w:rPr>
        <w:t>condition (</w:t>
      </w:r>
      <w:r w:rsidRPr="00E352EF">
        <w:rPr>
          <w:rFonts w:asciiTheme="majorHAnsi" w:eastAsia="Calibri" w:hAnsiTheme="majorHAnsi"/>
        </w:rPr>
        <w:t xml:space="preserve"> IdentifierComponent&lt;?&gt;  </w:t>
      </w:r>
      <w:r w:rsidRPr="00E352EF">
        <w:rPr>
          <w:rFonts w:asciiTheme="majorHAnsi" w:eastAsia="Calibri" w:hAnsiTheme="majorHAnsi"/>
          <w:i/>
        </w:rPr>
        <w:t>idCond</w:t>
      </w:r>
      <w:r w:rsidRPr="00E352EF">
        <w:rPr>
          <w:rFonts w:asciiTheme="majorHAnsi" w:eastAsia="Calibri" w:hAnsiTheme="majorHAnsi"/>
        </w:rPr>
        <w:t xml:space="preserve">  {, IdentifierComponent&lt;?&gt;  </w:t>
      </w:r>
      <w:r w:rsidRPr="00E352EF">
        <w:rPr>
          <w:rFonts w:asciiTheme="majorHAnsi" w:eastAsia="Calibri" w:hAnsiTheme="majorHAnsi"/>
          <w:i/>
        </w:rPr>
        <w:t>idCond</w:t>
      </w:r>
      <w:r w:rsidRPr="00E352EF">
        <w:rPr>
          <w:rFonts w:asciiTheme="majorHAnsi" w:eastAsia="Calibri" w:hAnsiTheme="majorHAnsi"/>
        </w:rPr>
        <w:t xml:space="preserve"> } * </w:t>
      </w:r>
      <w:r w:rsidRPr="00E352EF">
        <w:rPr>
          <w:rFonts w:asciiTheme="majorHAnsi" w:eastAsia="Calibri" w:hAnsiTheme="majorHAnsi"/>
          <w:b/>
        </w:rPr>
        <w:t xml:space="preserve">) </w:t>
      </w:r>
      <w:r w:rsidRPr="00E352EF">
        <w:rPr>
          <w:rFonts w:asciiTheme="majorHAnsi" w:eastAsia="Calibri" w:hAnsiTheme="majorHAnsi"/>
        </w:rPr>
        <w:t xml:space="preserve"> }</w:t>
      </w:r>
    </w:p>
    <w:p w14:paraId="0CE08496" w14:textId="77777777" w:rsidR="005A2227" w:rsidRPr="00E352EF" w:rsidRDefault="0097053A" w:rsidP="00E17BBE">
      <w:pPr>
        <w:ind w:left="562"/>
        <w:rPr>
          <w:rFonts w:ascii="Cambria" w:hAnsi="Cambria"/>
        </w:rPr>
      </w:pPr>
      <w:r w:rsidRPr="00E352EF">
        <w:rPr>
          <w:rFonts w:ascii="Cambria" w:eastAsia="Calibri" w:hAnsi="Cambria" w:cs="Calibri"/>
        </w:rPr>
        <w:t xml:space="preserve">  </w:t>
      </w:r>
      <w:r w:rsidRPr="00E352EF">
        <w:rPr>
          <w:rFonts w:ascii="Cambria" w:eastAsia="Calibri" w:hAnsi="Cambria" w:cs="Calibri"/>
          <w:b/>
        </w:rPr>
        <w:t xml:space="preserve">map_to ( </w:t>
      </w:r>
      <w:r w:rsidRPr="00E352EF">
        <w:rPr>
          <w:rFonts w:ascii="Cambria" w:eastAsia="Calibri" w:hAnsi="Cambria" w:cs="Calibri"/>
        </w:rPr>
        <w:t xml:space="preserve">IdentifierComponent&lt;?&gt;  </w:t>
      </w:r>
      <w:r w:rsidRPr="00E352EF">
        <w:rPr>
          <w:rFonts w:ascii="Cambria" w:eastAsia="Calibri" w:hAnsi="Cambria" w:cs="Calibri"/>
          <w:i/>
        </w:rPr>
        <w:t xml:space="preserve">idMapTo </w:t>
      </w:r>
      <w:r w:rsidRPr="00E352EF">
        <w:rPr>
          <w:rFonts w:ascii="Cambria" w:eastAsia="Calibri" w:hAnsi="Cambria" w:cs="Calibri"/>
        </w:rPr>
        <w:t xml:space="preserve"> </w:t>
      </w:r>
      <w:r w:rsidRPr="00E352EF">
        <w:rPr>
          <w:rFonts w:ascii="Cambria" w:eastAsia="Calibri" w:hAnsi="Cambria" w:cs="Calibri"/>
          <w:b/>
        </w:rPr>
        <w:t>)</w:t>
      </w:r>
      <w:r w:rsidRPr="00E352EF">
        <w:rPr>
          <w:rFonts w:ascii="Cambria" w:eastAsia="Calibri" w:hAnsi="Cambria" w:cs="Calibri"/>
        </w:rPr>
        <w:t xml:space="preserve">  </w:t>
      </w:r>
    </w:p>
    <w:p w14:paraId="1C4B38E6" w14:textId="77777777" w:rsidR="005A2227" w:rsidRPr="00E352EF" w:rsidRDefault="0097053A" w:rsidP="00E17BBE">
      <w:pPr>
        <w:ind w:left="562"/>
        <w:rPr>
          <w:rFonts w:ascii="Cambria" w:hAnsi="Cambria"/>
        </w:rPr>
      </w:pPr>
      <w:r w:rsidRPr="00E352EF">
        <w:rPr>
          <w:rFonts w:ascii="Cambria" w:eastAsia="Calibri" w:hAnsi="Cambria" w:cs="Calibri"/>
        </w:rPr>
        <w:t xml:space="preserve">  </w:t>
      </w:r>
      <w:r w:rsidRPr="00E352EF">
        <w:rPr>
          <w:rFonts w:ascii="Cambria" w:eastAsia="Calibri" w:hAnsi="Cambria" w:cs="Calibri"/>
          <w:b/>
        </w:rPr>
        <w:t xml:space="preserve">map_from ( </w:t>
      </w:r>
      <w:r w:rsidRPr="00E352EF">
        <w:rPr>
          <w:rFonts w:ascii="Cambria" w:eastAsia="Calibri" w:hAnsi="Cambria" w:cs="Calibri"/>
        </w:rPr>
        <w:t xml:space="preserve">IdentifierComponent&lt;?&gt;  </w:t>
      </w:r>
      <w:r w:rsidRPr="00E352EF">
        <w:rPr>
          <w:rFonts w:ascii="Cambria" w:eastAsia="Calibri" w:hAnsi="Cambria" w:cs="Calibri"/>
          <w:i/>
        </w:rPr>
        <w:t>idMapFrom</w:t>
      </w:r>
      <w:r w:rsidRPr="00E352EF">
        <w:rPr>
          <w:rFonts w:ascii="Cambria" w:eastAsia="Calibri" w:hAnsi="Cambria" w:cs="Calibri"/>
        </w:rPr>
        <w:t xml:space="preserve"> </w:t>
      </w:r>
      <w:r w:rsidRPr="00E352EF">
        <w:rPr>
          <w:rFonts w:ascii="Cambria" w:eastAsia="Calibri" w:hAnsi="Cambria" w:cs="Calibri"/>
          <w:b/>
        </w:rPr>
        <w:t xml:space="preserve">) </w:t>
      </w:r>
    </w:p>
    <w:p w14:paraId="0CD29132" w14:textId="77777777" w:rsidR="005A2227" w:rsidRPr="00E352EF" w:rsidRDefault="0097053A" w:rsidP="00E17BBE">
      <w:pPr>
        <w:rPr>
          <w:rFonts w:ascii="Cambria" w:hAnsi="Cambria"/>
        </w:rPr>
      </w:pPr>
      <w:r w:rsidRPr="00E352EF">
        <w:rPr>
          <w:rFonts w:ascii="Cambria" w:eastAsia="Calibri" w:hAnsi="Cambria" w:cs="Calibri"/>
          <w:b/>
        </w:rPr>
        <w:t>)</w:t>
      </w:r>
      <w:r w:rsidRPr="00E352EF">
        <w:rPr>
          <w:rFonts w:ascii="Cambria" w:eastAsia="Calibri" w:hAnsi="Cambria" w:cs="Calibri"/>
        </w:rPr>
        <w:t xml:space="preserve"> </w:t>
      </w:r>
      <w:r w:rsidRPr="00E352EF">
        <w:rPr>
          <w:rFonts w:ascii="Cambria" w:eastAsia="Calibri" w:hAnsi="Cambria" w:cs="Calibri"/>
          <w:b/>
        </w:rPr>
        <w:t>is</w:t>
      </w:r>
    </w:p>
    <w:p w14:paraId="0518E324" w14:textId="77777777" w:rsidR="005A2227" w:rsidRPr="00E352EF" w:rsidRDefault="0097053A" w:rsidP="00E17BBE">
      <w:pPr>
        <w:ind w:firstLine="576"/>
        <w:rPr>
          <w:rFonts w:ascii="Cambria" w:hAnsi="Cambria"/>
        </w:rPr>
      </w:pPr>
      <w:r w:rsidRPr="00E352EF">
        <w:rPr>
          <w:rFonts w:ascii="Cambria" w:eastAsia="Calibri" w:hAnsi="Cambria" w:cs="Calibri"/>
        </w:rPr>
        <w:t>{ MappingRule ; } +</w:t>
      </w:r>
    </w:p>
    <w:p w14:paraId="26CE837E" w14:textId="77777777" w:rsidR="005A2227" w:rsidRPr="00E352EF" w:rsidRDefault="005A2227" w:rsidP="00E17BBE">
      <w:pPr>
        <w:rPr>
          <w:rFonts w:ascii="Cambria" w:hAnsi="Cambria"/>
        </w:rPr>
      </w:pPr>
    </w:p>
    <w:p w14:paraId="5B974114" w14:textId="77777777" w:rsidR="005A2227" w:rsidRPr="00E352EF" w:rsidRDefault="0097053A" w:rsidP="00597269">
      <w:pPr>
        <w:rPr>
          <w:rFonts w:ascii="Cambria" w:hAnsi="Cambria"/>
        </w:rPr>
      </w:pPr>
      <w:r w:rsidRPr="00E352EF">
        <w:rPr>
          <w:rFonts w:ascii="Cambria" w:eastAsia="Calibri" w:hAnsi="Cambria"/>
        </w:rPr>
        <w:t>MappingRule:=  {</w:t>
      </w:r>
      <w:r w:rsidRPr="00E352EF">
        <w:rPr>
          <w:rFonts w:ascii="Cambria" w:eastAsia="Calibri" w:hAnsi="Cambria"/>
          <w:b/>
        </w:rPr>
        <w:t xml:space="preserve"> when </w:t>
      </w:r>
      <w:r w:rsidRPr="00E352EF">
        <w:rPr>
          <w:rFonts w:ascii="Cambria" w:eastAsia="Calibri" w:hAnsi="Cambria"/>
        </w:rPr>
        <w:t xml:space="preserve">Component&lt;Boolean&gt; </w:t>
      </w:r>
      <w:r w:rsidRPr="00E352EF">
        <w:rPr>
          <w:rFonts w:ascii="Cambria" w:eastAsia="Calibri" w:hAnsi="Cambria"/>
          <w:i/>
        </w:rPr>
        <w:t>whenCondition</w:t>
      </w:r>
      <w:r w:rsidRPr="00E352EF">
        <w:rPr>
          <w:rFonts w:ascii="Cambria" w:eastAsia="Calibri" w:hAnsi="Cambria"/>
        </w:rPr>
        <w:t xml:space="preserve">  </w:t>
      </w:r>
      <w:r w:rsidRPr="00E352EF">
        <w:rPr>
          <w:rFonts w:ascii="Cambria" w:eastAsia="Calibri" w:hAnsi="Cambria"/>
          <w:b/>
        </w:rPr>
        <w:t>then</w:t>
      </w:r>
      <w:r w:rsidRPr="00E352EF">
        <w:rPr>
          <w:rFonts w:ascii="Cambria" w:eastAsia="Calibri" w:hAnsi="Cambria"/>
        </w:rPr>
        <w:t xml:space="preserve"> }</w:t>
      </w:r>
    </w:p>
    <w:p w14:paraId="54A880F8" w14:textId="77777777" w:rsidR="005A2227" w:rsidRPr="00E352EF" w:rsidRDefault="0097053A" w:rsidP="00E17BBE">
      <w:pPr>
        <w:ind w:left="2549"/>
        <w:rPr>
          <w:rFonts w:ascii="Cambria" w:hAnsi="Cambria"/>
        </w:rPr>
      </w:pPr>
      <w:r w:rsidRPr="00E352EF">
        <w:rPr>
          <w:rFonts w:ascii="Cambria" w:eastAsia="Calibri" w:hAnsi="Cambria" w:cs="Calibri"/>
        </w:rPr>
        <w:t xml:space="preserve">IdentifierValue  </w:t>
      </w:r>
      <w:r w:rsidRPr="00E352EF">
        <w:rPr>
          <w:rFonts w:ascii="Cambria" w:eastAsia="Calibri" w:hAnsi="Cambria" w:cs="Calibri"/>
          <w:i/>
        </w:rPr>
        <w:t>valueTo</w:t>
      </w:r>
      <w:r w:rsidRPr="00E352EF">
        <w:rPr>
          <w:rFonts w:ascii="Cambria" w:eastAsia="Calibri" w:hAnsi="Cambria" w:cs="Calibri"/>
        </w:rPr>
        <w:t xml:space="preserve"> </w:t>
      </w:r>
      <w:r w:rsidRPr="00E352EF">
        <w:rPr>
          <w:rFonts w:ascii="Cambria" w:eastAsia="Calibri" w:hAnsi="Cambria" w:cs="Calibri"/>
          <w:b/>
        </w:rPr>
        <w:t>=</w:t>
      </w:r>
      <w:r w:rsidRPr="00E352EF">
        <w:rPr>
          <w:rFonts w:ascii="Cambria" w:eastAsia="Calibri" w:hAnsi="Cambria" w:cs="Calibri"/>
        </w:rPr>
        <w:t xml:space="preserve"> IdentifierValue </w:t>
      </w:r>
      <w:r w:rsidRPr="00E352EF">
        <w:rPr>
          <w:rFonts w:ascii="Cambria" w:eastAsia="Calibri" w:hAnsi="Cambria" w:cs="Calibri"/>
          <w:i/>
        </w:rPr>
        <w:t>valueFrom</w:t>
      </w:r>
    </w:p>
    <w:p w14:paraId="5F6888BA" w14:textId="57FD44E3" w:rsidR="005A2227" w:rsidRPr="00E352EF" w:rsidRDefault="0097053A" w:rsidP="00E17BBE">
      <w:pPr>
        <w:rPr>
          <w:rFonts w:ascii="Cambria" w:eastAsia="Calibri" w:hAnsi="Cambria" w:cs="Calibri"/>
          <w:b/>
        </w:rPr>
      </w:pPr>
      <w:r w:rsidRPr="00E352EF">
        <w:rPr>
          <w:rFonts w:ascii="Cambria" w:eastAsia="Calibri" w:hAnsi="Cambria" w:cs="Calibri"/>
          <w:b/>
        </w:rPr>
        <w:t>end mapping</w:t>
      </w:r>
      <w:r w:rsidR="00534B1C" w:rsidRPr="00E352EF">
        <w:rPr>
          <w:rFonts w:ascii="Cambria" w:eastAsia="Calibri" w:hAnsi="Cambria" w:cs="Calibri"/>
          <w:b/>
        </w:rPr>
        <w:t xml:space="preserve"> rul</w:t>
      </w:r>
      <w:r w:rsidR="0047307A" w:rsidRPr="00E352EF">
        <w:rPr>
          <w:rFonts w:ascii="Cambria" w:eastAsia="Calibri" w:hAnsi="Cambria" w:cs="Calibri"/>
          <w:b/>
        </w:rPr>
        <w:t>e</w:t>
      </w:r>
      <w:r w:rsidR="00534B1C" w:rsidRPr="00E352EF">
        <w:rPr>
          <w:rFonts w:ascii="Cambria" w:eastAsia="Calibri" w:hAnsi="Cambria" w:cs="Calibri"/>
          <w:b/>
        </w:rPr>
        <w:t>set</w:t>
      </w:r>
    </w:p>
    <w:p w14:paraId="48523138" w14:textId="77777777" w:rsidR="004023EB" w:rsidRPr="00E352EF" w:rsidRDefault="004023EB" w:rsidP="00E17BBE">
      <w:pPr>
        <w:rPr>
          <w:rFonts w:ascii="Cambria" w:hAnsi="Cambria"/>
        </w:rPr>
      </w:pPr>
    </w:p>
    <w:p w14:paraId="14370F88"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lastRenderedPageBreak/>
        <w:t>Parameters</w:t>
      </w:r>
    </w:p>
    <w:p w14:paraId="1F5B943F" w14:textId="77777777" w:rsidR="00F114F8" w:rsidRPr="00E352EF" w:rsidRDefault="00F114F8" w:rsidP="00DC675D">
      <w:pPr>
        <w:rPr>
          <w:rFonts w:ascii="Cambria" w:hAnsi="Cambria"/>
        </w:rPr>
      </w:pPr>
      <w:r w:rsidRPr="00E352EF">
        <w:rPr>
          <w:rFonts w:ascii="Cambria" w:eastAsia="Calibri" w:hAnsi="Cambria" w:cs="Calibri"/>
          <w:i/>
        </w:rPr>
        <w:t>idCond</w:t>
      </w:r>
      <w:r w:rsidRPr="00E352EF">
        <w:rPr>
          <w:rFonts w:ascii="Cambria" w:eastAsia="Calibri" w:hAnsi="Cambria" w:cs="Calibri"/>
        </w:rPr>
        <w:t xml:space="preserve"> </w:t>
      </w:r>
      <w:r w:rsidRPr="00E352EF">
        <w:rPr>
          <w:rFonts w:ascii="Cambria" w:hAnsi="Cambria"/>
        </w:rPr>
        <w:t>: identifier</w:t>
      </w:r>
    </w:p>
    <w:p w14:paraId="17530570" w14:textId="77777777" w:rsidR="00F114F8" w:rsidRPr="00E352EF" w:rsidRDefault="00F114F8" w:rsidP="00F114F8">
      <w:pPr>
        <w:rPr>
          <w:rFonts w:ascii="Cambria" w:eastAsia="Calibri" w:hAnsi="Cambria" w:cs="Calibri"/>
        </w:rPr>
      </w:pPr>
      <w:r w:rsidRPr="00E352EF">
        <w:rPr>
          <w:rFonts w:ascii="Cambria" w:eastAsia="Calibri" w:hAnsi="Cambria" w:cs="Calibri"/>
          <w:i/>
        </w:rPr>
        <w:t>idMapTo</w:t>
      </w:r>
      <w:r w:rsidRPr="00E352EF">
        <w:rPr>
          <w:rFonts w:ascii="Cambria" w:eastAsia="Calibri" w:hAnsi="Cambria" w:cs="Calibri"/>
        </w:rPr>
        <w:t xml:space="preserve"> : component-ref</w:t>
      </w:r>
    </w:p>
    <w:p w14:paraId="67045747" w14:textId="77777777" w:rsidR="00F114F8" w:rsidRPr="00E352EF" w:rsidRDefault="00F114F8" w:rsidP="00F114F8">
      <w:pPr>
        <w:rPr>
          <w:rFonts w:ascii="Cambria" w:eastAsia="Calibri" w:hAnsi="Cambria" w:cs="Calibri"/>
        </w:rPr>
      </w:pPr>
      <w:r w:rsidRPr="00E352EF">
        <w:rPr>
          <w:rFonts w:ascii="Cambria" w:eastAsia="Calibri" w:hAnsi="Cambria" w:cs="Calibri"/>
          <w:i/>
        </w:rPr>
        <w:t>idMapFrom</w:t>
      </w:r>
      <w:r w:rsidR="00DC675D" w:rsidRPr="00E352EF">
        <w:rPr>
          <w:rFonts w:ascii="Cambria" w:eastAsia="Calibri" w:hAnsi="Cambria" w:cs="Calibri"/>
        </w:rPr>
        <w:t xml:space="preserve"> </w:t>
      </w:r>
      <w:r w:rsidRPr="00E352EF">
        <w:rPr>
          <w:rFonts w:ascii="Cambria" w:eastAsia="Calibri" w:hAnsi="Cambria" w:cs="Calibri"/>
        </w:rPr>
        <w:t>: component-ref</w:t>
      </w:r>
    </w:p>
    <w:p w14:paraId="2C952479" w14:textId="77777777" w:rsidR="00F114F8" w:rsidRPr="00E352EF" w:rsidRDefault="00F114F8" w:rsidP="00F114F8">
      <w:pPr>
        <w:rPr>
          <w:rFonts w:ascii="Cambria" w:eastAsia="Calibri" w:hAnsi="Cambria" w:cs="Calibri"/>
        </w:rPr>
      </w:pPr>
      <w:r w:rsidRPr="00E352EF">
        <w:rPr>
          <w:rFonts w:ascii="Cambria" w:eastAsia="Calibri" w:hAnsi="Cambria" w:cs="Calibri"/>
          <w:i/>
        </w:rPr>
        <w:t>whenCondition</w:t>
      </w:r>
      <w:r w:rsidRPr="00E352EF">
        <w:rPr>
          <w:rFonts w:ascii="Cambria" w:eastAsia="Calibri" w:hAnsi="Cambria" w:cs="Calibri"/>
        </w:rPr>
        <w:t xml:space="preserve"> : boolean</w:t>
      </w:r>
    </w:p>
    <w:p w14:paraId="70A4FC16" w14:textId="77777777" w:rsidR="00F114F8" w:rsidRPr="00E352EF" w:rsidRDefault="00F114F8" w:rsidP="00F114F8">
      <w:pPr>
        <w:rPr>
          <w:rFonts w:ascii="Cambria" w:eastAsia="Calibri" w:hAnsi="Cambria" w:cs="Calibri"/>
        </w:rPr>
      </w:pPr>
      <w:r w:rsidRPr="00E352EF">
        <w:rPr>
          <w:rFonts w:ascii="Cambria" w:eastAsia="Calibri" w:hAnsi="Cambria" w:cs="Calibri"/>
          <w:i/>
        </w:rPr>
        <w:t>valueTo</w:t>
      </w:r>
      <w:r w:rsidR="00DC675D" w:rsidRPr="00E352EF">
        <w:rPr>
          <w:rFonts w:ascii="Cambria" w:eastAsia="Calibri" w:hAnsi="Cambria" w:cs="Calibri"/>
        </w:rPr>
        <w:t xml:space="preserve"> </w:t>
      </w:r>
      <w:r w:rsidRPr="00E352EF">
        <w:rPr>
          <w:rFonts w:ascii="Cambria" w:eastAsia="Calibri" w:hAnsi="Cambria" w:cs="Calibri"/>
        </w:rPr>
        <w:t>: string</w:t>
      </w:r>
    </w:p>
    <w:p w14:paraId="0467D8CC" w14:textId="77777777" w:rsidR="00F114F8" w:rsidRPr="00E352EF" w:rsidRDefault="00F114F8" w:rsidP="00F114F8">
      <w:pPr>
        <w:rPr>
          <w:rFonts w:ascii="Cambria" w:eastAsia="Calibri" w:hAnsi="Cambria" w:cs="Calibri"/>
        </w:rPr>
      </w:pPr>
      <w:r w:rsidRPr="00E352EF">
        <w:rPr>
          <w:rFonts w:ascii="Cambria" w:eastAsia="Calibri" w:hAnsi="Cambria" w:cs="Calibri"/>
          <w:i/>
        </w:rPr>
        <w:t>valueFrom</w:t>
      </w:r>
      <w:r w:rsidRPr="00E352EF">
        <w:rPr>
          <w:rFonts w:ascii="Cambria" w:eastAsia="Calibri" w:hAnsi="Cambria" w:cs="Calibri"/>
        </w:rPr>
        <w:t xml:space="preserve"> : string</w:t>
      </w:r>
    </w:p>
    <w:p w14:paraId="1EF4C6E1" w14:textId="77777777" w:rsidR="00F114F8" w:rsidRPr="00E352EF" w:rsidRDefault="00F114F8" w:rsidP="00F114F8">
      <w:pPr>
        <w:jc w:val="both"/>
      </w:pPr>
    </w:p>
    <w:p w14:paraId="2F7E6521" w14:textId="77777777" w:rsidR="005A2227" w:rsidRPr="00E352EF" w:rsidRDefault="0097053A" w:rsidP="00E17BBE">
      <w:pPr>
        <w:numPr>
          <w:ilvl w:val="0"/>
          <w:numId w:val="3"/>
        </w:numPr>
        <w:ind w:left="360"/>
        <w:rPr>
          <w:rFonts w:ascii="Cambria" w:hAnsi="Cambria"/>
        </w:rPr>
      </w:pPr>
      <w:r w:rsidRPr="00E352EF">
        <w:rPr>
          <w:rFonts w:ascii="Cambria" w:eastAsia="Calibri" w:hAnsi="Cambria" w:cs="Calibri"/>
          <w:i/>
        </w:rPr>
        <w:t>idCond</w:t>
      </w:r>
      <w:r w:rsidRPr="00E352EF">
        <w:rPr>
          <w:rFonts w:ascii="Cambria" w:eastAsia="Calibri" w:hAnsi="Cambria" w:cs="Calibri"/>
        </w:rPr>
        <w:t xml:space="preserve"> is the identifier used in the condition part. More than one identifier can be used.</w:t>
      </w:r>
    </w:p>
    <w:p w14:paraId="1EFA7018" w14:textId="77777777" w:rsidR="005A2227" w:rsidRPr="00E352EF" w:rsidRDefault="0097053A" w:rsidP="00E17BBE">
      <w:pPr>
        <w:numPr>
          <w:ilvl w:val="0"/>
          <w:numId w:val="3"/>
        </w:numPr>
        <w:ind w:left="360"/>
        <w:rPr>
          <w:rFonts w:ascii="Cambria" w:hAnsi="Cambria"/>
        </w:rPr>
      </w:pPr>
      <w:r w:rsidRPr="00E352EF">
        <w:rPr>
          <w:rFonts w:ascii="Cambria" w:eastAsia="Calibri" w:hAnsi="Cambria" w:cs="Calibri"/>
          <w:i/>
        </w:rPr>
        <w:t>idMapTo</w:t>
      </w:r>
      <w:r w:rsidRPr="00E352EF">
        <w:rPr>
          <w:rFonts w:ascii="Cambria" w:eastAsia="Calibri" w:hAnsi="Cambria" w:cs="Calibri"/>
        </w:rPr>
        <w:t xml:space="preserve"> is the identifier whose values are resulting from the conversion of values of </w:t>
      </w:r>
      <w:r w:rsidRPr="00E352EF">
        <w:rPr>
          <w:rFonts w:ascii="Cambria" w:eastAsia="Calibri" w:hAnsi="Cambria" w:cs="Calibri"/>
          <w:i/>
        </w:rPr>
        <w:t>idMapFrom</w:t>
      </w:r>
    </w:p>
    <w:p w14:paraId="08AAF8AD" w14:textId="77777777" w:rsidR="005A2227" w:rsidRPr="00E352EF" w:rsidRDefault="0097053A" w:rsidP="00E17BBE">
      <w:pPr>
        <w:numPr>
          <w:ilvl w:val="0"/>
          <w:numId w:val="3"/>
        </w:numPr>
        <w:ind w:left="360"/>
        <w:rPr>
          <w:rFonts w:ascii="Cambria" w:hAnsi="Cambria"/>
        </w:rPr>
      </w:pPr>
      <w:r w:rsidRPr="00E352EF">
        <w:rPr>
          <w:rFonts w:ascii="Cambria" w:eastAsia="Calibri" w:hAnsi="Cambria" w:cs="Calibri"/>
          <w:i/>
        </w:rPr>
        <w:t>idMapFrom</w:t>
      </w:r>
      <w:r w:rsidRPr="00E352EF">
        <w:rPr>
          <w:rFonts w:ascii="Cambria" w:eastAsia="Calibri" w:hAnsi="Cambria" w:cs="Calibri"/>
        </w:rPr>
        <w:t xml:space="preserve"> is the identifier whose values are converted to values of </w:t>
      </w:r>
      <w:r w:rsidRPr="00E352EF">
        <w:rPr>
          <w:rFonts w:ascii="Cambria" w:eastAsia="Calibri" w:hAnsi="Cambria" w:cs="Calibri"/>
          <w:i/>
        </w:rPr>
        <w:t>idMapTo</w:t>
      </w:r>
    </w:p>
    <w:p w14:paraId="2212C1EB" w14:textId="77777777" w:rsidR="005A2227" w:rsidRPr="00E352EF" w:rsidRDefault="0097053A" w:rsidP="00E17BBE">
      <w:pPr>
        <w:numPr>
          <w:ilvl w:val="0"/>
          <w:numId w:val="3"/>
        </w:numPr>
        <w:ind w:left="360"/>
        <w:jc w:val="both"/>
        <w:rPr>
          <w:rFonts w:ascii="Cambria" w:hAnsi="Cambria"/>
        </w:rPr>
      </w:pPr>
      <w:r w:rsidRPr="00E352EF">
        <w:rPr>
          <w:rFonts w:ascii="Cambria" w:eastAsia="Calibri" w:hAnsi="Cambria" w:cs="Calibri"/>
          <w:i/>
        </w:rPr>
        <w:t>whenCondition</w:t>
      </w:r>
      <w:r w:rsidRPr="00E352EF">
        <w:rPr>
          <w:rFonts w:ascii="Cambria" w:eastAsia="Calibri" w:hAnsi="Cambria" w:cs="Calibri"/>
        </w:rPr>
        <w:t xml:space="preserve"> is a boolean expression. When </w:t>
      </w:r>
      <w:r w:rsidRPr="00E352EF">
        <w:rPr>
          <w:rFonts w:ascii="Cambria" w:eastAsia="Calibri" w:hAnsi="Cambria" w:cs="Calibri"/>
          <w:i/>
        </w:rPr>
        <w:t>whenCondition</w:t>
      </w:r>
      <w:r w:rsidRPr="00E352EF">
        <w:rPr>
          <w:rFonts w:ascii="Cambria" w:eastAsia="Calibri" w:hAnsi="Cambria" w:cs="Calibri"/>
        </w:rPr>
        <w:t xml:space="preserve"> is evaluated to true then the corresponding mapping rule is executed. If </w:t>
      </w:r>
      <w:r w:rsidRPr="00E352EF">
        <w:rPr>
          <w:rFonts w:ascii="Cambria" w:eastAsia="Calibri" w:hAnsi="Cambria" w:cs="Calibri"/>
          <w:i/>
        </w:rPr>
        <w:t>whenCondition</w:t>
      </w:r>
      <w:r w:rsidRPr="00E352EF">
        <w:rPr>
          <w:rFonts w:ascii="Cambria" w:eastAsia="Calibri" w:hAnsi="Cambria" w:cs="Calibri"/>
        </w:rPr>
        <w:t xml:space="preserve"> is omitted in a rule then it is implicitly assumed to be true.</w:t>
      </w:r>
    </w:p>
    <w:p w14:paraId="44A60945" w14:textId="77777777" w:rsidR="005A2227" w:rsidRPr="00E352EF" w:rsidRDefault="0097053A" w:rsidP="00E17BBE">
      <w:pPr>
        <w:numPr>
          <w:ilvl w:val="0"/>
          <w:numId w:val="3"/>
        </w:numPr>
        <w:ind w:left="360"/>
        <w:jc w:val="both"/>
        <w:rPr>
          <w:rFonts w:ascii="Cambria" w:hAnsi="Cambria"/>
        </w:rPr>
      </w:pPr>
      <w:r w:rsidRPr="00E352EF">
        <w:rPr>
          <w:rFonts w:ascii="Cambria" w:eastAsia="Calibri" w:hAnsi="Cambria" w:cs="Calibri"/>
          <w:i/>
        </w:rPr>
        <w:t>valueTo</w:t>
      </w:r>
      <w:r w:rsidRPr="00E352EF">
        <w:rPr>
          <w:rFonts w:ascii="Cambria" w:eastAsia="Calibri" w:hAnsi="Cambria" w:cs="Calibri"/>
        </w:rPr>
        <w:t xml:space="preserve"> is a valid value for </w:t>
      </w:r>
      <w:r w:rsidRPr="00E352EF">
        <w:rPr>
          <w:rFonts w:ascii="Cambria" w:eastAsia="Calibri" w:hAnsi="Cambria" w:cs="Calibri"/>
          <w:i/>
        </w:rPr>
        <w:t>idMapTo</w:t>
      </w:r>
    </w:p>
    <w:p w14:paraId="30BE7F0C" w14:textId="77777777" w:rsidR="005A2227" w:rsidRPr="00E352EF" w:rsidRDefault="0097053A" w:rsidP="00E17BBE">
      <w:pPr>
        <w:numPr>
          <w:ilvl w:val="0"/>
          <w:numId w:val="3"/>
        </w:numPr>
        <w:ind w:left="360"/>
        <w:jc w:val="both"/>
        <w:rPr>
          <w:rFonts w:ascii="Cambria" w:hAnsi="Cambria"/>
        </w:rPr>
      </w:pPr>
      <w:r w:rsidRPr="00E352EF">
        <w:rPr>
          <w:rFonts w:ascii="Cambria" w:eastAsia="Calibri" w:hAnsi="Cambria" w:cs="Calibri"/>
          <w:i/>
        </w:rPr>
        <w:t>valueFrom</w:t>
      </w:r>
      <w:r w:rsidRPr="00E352EF">
        <w:rPr>
          <w:rFonts w:ascii="Cambria" w:eastAsia="Calibri" w:hAnsi="Cambria" w:cs="Calibri"/>
        </w:rPr>
        <w:t xml:space="preserve"> is a valid value for </w:t>
      </w:r>
      <w:r w:rsidRPr="00E352EF">
        <w:rPr>
          <w:rFonts w:ascii="Cambria" w:eastAsia="Calibri" w:hAnsi="Cambria" w:cs="Calibri"/>
          <w:i/>
        </w:rPr>
        <w:t>idMapFrom</w:t>
      </w:r>
    </w:p>
    <w:p w14:paraId="171CC72E" w14:textId="77777777" w:rsidR="004023EB" w:rsidRPr="00E352EF" w:rsidRDefault="004023EB" w:rsidP="00E17BBE">
      <w:pPr>
        <w:jc w:val="both"/>
        <w:rPr>
          <w:rFonts w:ascii="Cambria" w:eastAsia="Calibri" w:hAnsi="Cambria" w:cs="Calibri"/>
          <w:i/>
          <w:color w:val="5B9BD5"/>
        </w:rPr>
      </w:pPr>
    </w:p>
    <w:p w14:paraId="4611DEB1"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Constraints</w:t>
      </w:r>
    </w:p>
    <w:p w14:paraId="369901DF" w14:textId="77777777" w:rsidR="005A2227" w:rsidRPr="00E352EF" w:rsidRDefault="0097053A" w:rsidP="00E17BBE">
      <w:pPr>
        <w:rPr>
          <w:rFonts w:ascii="Cambria" w:hAnsi="Cambria"/>
        </w:rPr>
      </w:pPr>
      <w:r w:rsidRPr="00E352EF">
        <w:rPr>
          <w:rFonts w:ascii="Cambria" w:eastAsia="Calibri" w:hAnsi="Cambria" w:cs="Calibri"/>
          <w:i/>
        </w:rPr>
        <w:t>idCond</w:t>
      </w:r>
      <w:r w:rsidRPr="00E352EF">
        <w:rPr>
          <w:rFonts w:ascii="Cambria" w:eastAsia="Calibri" w:hAnsi="Cambria" w:cs="Calibri"/>
        </w:rPr>
        <w:t xml:space="preserve">, </w:t>
      </w:r>
      <w:r w:rsidRPr="00E352EF">
        <w:rPr>
          <w:rFonts w:ascii="Cambria" w:eastAsia="Calibri" w:hAnsi="Cambria" w:cs="Calibri"/>
          <w:i/>
        </w:rPr>
        <w:t>idMapFrom</w:t>
      </w:r>
      <w:r w:rsidRPr="00E352EF">
        <w:rPr>
          <w:rFonts w:ascii="Cambria" w:eastAsia="Calibri" w:hAnsi="Cambria" w:cs="Calibri"/>
        </w:rPr>
        <w:t xml:space="preserve"> and </w:t>
      </w:r>
      <w:r w:rsidRPr="00E352EF">
        <w:rPr>
          <w:rFonts w:ascii="Cambria" w:eastAsia="Calibri" w:hAnsi="Cambria" w:cs="Calibri"/>
          <w:i/>
        </w:rPr>
        <w:t>idMapTo</w:t>
      </w:r>
      <w:r w:rsidRPr="00E352EF">
        <w:rPr>
          <w:rFonts w:ascii="Cambria" w:eastAsia="Calibri" w:hAnsi="Cambria" w:cs="Calibri"/>
        </w:rPr>
        <w:t xml:space="preserve"> are the names of existing </w:t>
      </w:r>
      <w:r w:rsidR="00A82077" w:rsidRPr="00E352EF">
        <w:rPr>
          <w:rFonts w:ascii="Cambria" w:eastAsia="Calibri" w:hAnsi="Cambria" w:cs="Calibri"/>
        </w:rPr>
        <w:t>Identifier Component</w:t>
      </w:r>
      <w:r w:rsidRPr="00E352EF">
        <w:rPr>
          <w:rFonts w:ascii="Cambria" w:eastAsia="Calibri" w:hAnsi="Cambria" w:cs="Calibri"/>
        </w:rPr>
        <w:t xml:space="preserve">s). </w:t>
      </w:r>
      <w:r w:rsidRPr="00E352EF">
        <w:rPr>
          <w:rFonts w:ascii="Cambria" w:eastAsia="Calibri" w:hAnsi="Cambria" w:cs="Calibri"/>
          <w:i/>
        </w:rPr>
        <w:t>valueTo</w:t>
      </w:r>
      <w:r w:rsidRPr="00E352EF">
        <w:rPr>
          <w:rFonts w:ascii="Cambria" w:eastAsia="Calibri" w:hAnsi="Cambria" w:cs="Calibri"/>
        </w:rPr>
        <w:t xml:space="preserve"> is a valid value for </w:t>
      </w:r>
      <w:r w:rsidRPr="00E352EF">
        <w:rPr>
          <w:rFonts w:ascii="Cambria" w:eastAsia="Calibri" w:hAnsi="Cambria" w:cs="Calibri"/>
          <w:i/>
        </w:rPr>
        <w:t>idMapTo</w:t>
      </w:r>
      <w:r w:rsidRPr="00E352EF">
        <w:rPr>
          <w:rFonts w:ascii="Cambria" w:eastAsia="Calibri" w:hAnsi="Cambria" w:cs="Calibri"/>
        </w:rPr>
        <w:t xml:space="preserve"> and </w:t>
      </w:r>
      <w:r w:rsidRPr="00E352EF">
        <w:rPr>
          <w:rFonts w:ascii="Cambria" w:eastAsia="Calibri" w:hAnsi="Cambria" w:cs="Calibri"/>
          <w:i/>
        </w:rPr>
        <w:t>valueFrom</w:t>
      </w:r>
      <w:r w:rsidRPr="00E352EF">
        <w:rPr>
          <w:rFonts w:ascii="Cambria" w:eastAsia="Calibri" w:hAnsi="Cambria" w:cs="Calibri"/>
        </w:rPr>
        <w:t xml:space="preserve"> is a valid value for </w:t>
      </w:r>
      <w:r w:rsidRPr="00E352EF">
        <w:rPr>
          <w:rFonts w:ascii="Cambria" w:eastAsia="Calibri" w:hAnsi="Cambria" w:cs="Calibri"/>
          <w:i/>
        </w:rPr>
        <w:t>idMapFrom</w:t>
      </w:r>
      <w:r w:rsidRPr="00E352EF">
        <w:rPr>
          <w:rFonts w:ascii="Cambria" w:eastAsia="Calibri" w:hAnsi="Cambria" w:cs="Calibri"/>
        </w:rPr>
        <w:t>.</w:t>
      </w:r>
    </w:p>
    <w:p w14:paraId="26E98C20" w14:textId="77777777" w:rsidR="004023EB" w:rsidRPr="00E352EF" w:rsidRDefault="004023EB" w:rsidP="00E17BBE">
      <w:pPr>
        <w:jc w:val="both"/>
        <w:rPr>
          <w:rFonts w:ascii="Cambria" w:eastAsia="Calibri" w:hAnsi="Cambria" w:cs="Calibri"/>
          <w:i/>
          <w:color w:val="5B9BD5"/>
        </w:rPr>
      </w:pPr>
    </w:p>
    <w:p w14:paraId="68B15F5F"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 specification</w:t>
      </w:r>
    </w:p>
    <w:p w14:paraId="77A49EBE" w14:textId="77777777" w:rsidR="005A2227" w:rsidRPr="00E352EF" w:rsidRDefault="00824EE1" w:rsidP="00E17BBE">
      <w:pPr>
        <w:rPr>
          <w:rFonts w:ascii="Cambria" w:hAnsi="Cambria"/>
        </w:rPr>
      </w:pPr>
      <w:r w:rsidRPr="00E352EF">
        <w:rPr>
          <w:rFonts w:ascii="Cambria" w:eastAsia="Calibri" w:hAnsi="Cambria" w:cs="Calibri"/>
        </w:rPr>
        <w:t>It c</w:t>
      </w:r>
      <w:r w:rsidR="0097053A" w:rsidRPr="00E352EF">
        <w:rPr>
          <w:rFonts w:ascii="Cambria" w:eastAsia="Calibri" w:hAnsi="Cambria" w:cs="Calibri"/>
        </w:rPr>
        <w:t xml:space="preserve">reates a mapping that can be applied to transcode a set of </w:t>
      </w:r>
      <w:r w:rsidR="00F114F8" w:rsidRPr="00E352EF">
        <w:rPr>
          <w:rFonts w:ascii="Cambria" w:eastAsia="Calibri" w:hAnsi="Cambria" w:cs="Calibri"/>
        </w:rPr>
        <w:t>values</w:t>
      </w:r>
      <w:r w:rsidR="0097053A" w:rsidRPr="00E352EF">
        <w:rPr>
          <w:rFonts w:ascii="Cambria" w:eastAsia="Calibri" w:hAnsi="Cambria" w:cs="Calibri"/>
        </w:rPr>
        <w:t xml:space="preserve"> using the </w:t>
      </w:r>
      <w:r w:rsidRPr="00E352EF">
        <w:rPr>
          <w:rFonts w:ascii="Cambria" w:eastAsia="Calibri" w:hAnsi="Cambria" w:cs="Calibri"/>
          <w:b/>
        </w:rPr>
        <w:t>transcode</w:t>
      </w:r>
      <w:r w:rsidRPr="00E352EF">
        <w:rPr>
          <w:rFonts w:ascii="Cambria" w:eastAsia="Calibri" w:hAnsi="Cambria" w:cs="Calibri"/>
        </w:rPr>
        <w:t xml:space="preserve"> </w:t>
      </w:r>
      <w:r w:rsidR="0097053A" w:rsidRPr="00E352EF">
        <w:rPr>
          <w:rFonts w:ascii="Cambria" w:eastAsia="Calibri" w:hAnsi="Cambria" w:cs="Calibri"/>
        </w:rPr>
        <w:t>statement. A mapping is a set of rules for transcoding values belonging to the code lists of two identifier components.</w:t>
      </w:r>
    </w:p>
    <w:p w14:paraId="016ADA0F" w14:textId="77777777" w:rsidR="004023EB" w:rsidRPr="00E352EF" w:rsidRDefault="004023EB" w:rsidP="00E17BBE">
      <w:pPr>
        <w:rPr>
          <w:rFonts w:ascii="Cambria" w:eastAsia="Calibri" w:hAnsi="Cambria" w:cs="Calibri"/>
          <w:i/>
          <w:color w:val="5B9BD5"/>
        </w:rPr>
      </w:pPr>
    </w:p>
    <w:p w14:paraId="7B3C2ED0"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Returns</w:t>
      </w:r>
    </w:p>
    <w:p w14:paraId="4EDCD8B3" w14:textId="77777777" w:rsidR="005A2227" w:rsidRPr="00E352EF" w:rsidRDefault="0097053A" w:rsidP="00E17BBE">
      <w:pPr>
        <w:rPr>
          <w:rFonts w:ascii="Cambria" w:hAnsi="Cambria"/>
        </w:rPr>
      </w:pPr>
      <w:r w:rsidRPr="00E352EF">
        <w:rPr>
          <w:rFonts w:ascii="Cambria" w:eastAsia="Calibri" w:hAnsi="Cambria" w:cs="Calibri"/>
        </w:rPr>
        <w:t>None.</w:t>
      </w:r>
    </w:p>
    <w:p w14:paraId="09722911" w14:textId="77777777" w:rsidR="004023EB" w:rsidRPr="00E352EF" w:rsidRDefault="004023EB" w:rsidP="00E17BBE">
      <w:pPr>
        <w:rPr>
          <w:rFonts w:ascii="Cambria" w:eastAsia="Calibri" w:hAnsi="Cambria" w:cs="Calibri"/>
          <w:i/>
          <w:color w:val="5B9BD5"/>
        </w:rPr>
      </w:pPr>
    </w:p>
    <w:p w14:paraId="7B9E2313" w14:textId="77777777" w:rsidR="005A2227" w:rsidRPr="00E352EF" w:rsidRDefault="00EA6708" w:rsidP="009F126A">
      <w:pPr>
        <w:rPr>
          <w:rFonts w:ascii="Cambria" w:eastAsia="Calibri" w:hAnsi="Cambria" w:cs="Calibri"/>
          <w:i/>
          <w:color w:val="5B9BD5"/>
        </w:rPr>
      </w:pPr>
      <w:r w:rsidRPr="00E352EF">
        <w:rPr>
          <w:rFonts w:ascii="Cambria" w:eastAsia="Calibri" w:hAnsi="Cambria" w:cs="Calibri"/>
          <w:i/>
          <w:color w:val="5B9BD5"/>
        </w:rPr>
        <w:t>Examples</w:t>
      </w:r>
    </w:p>
    <w:p w14:paraId="7CB48F0D" w14:textId="77777777" w:rsidR="005A2227" w:rsidRPr="00E352EF" w:rsidRDefault="0097053A" w:rsidP="00E17BBE">
      <w:pPr>
        <w:rPr>
          <w:rFonts w:ascii="Cambria" w:hAnsi="Cambria"/>
        </w:rPr>
      </w:pPr>
      <w:r w:rsidRPr="00E352EF">
        <w:rPr>
          <w:rFonts w:ascii="Cambria" w:eastAsia="Calibri" w:hAnsi="Cambria" w:cs="Calibri"/>
        </w:rPr>
        <w:t xml:space="preserve">See the examples under the </w:t>
      </w:r>
      <w:r w:rsidR="00F30CA2" w:rsidRPr="00E352EF">
        <w:rPr>
          <w:rFonts w:ascii="Cambria" w:eastAsia="Calibri" w:hAnsi="Cambria" w:cs="Calibri"/>
          <w:b/>
        </w:rPr>
        <w:t>transcode</w:t>
      </w:r>
      <w:r w:rsidRPr="00E352EF">
        <w:rPr>
          <w:rFonts w:ascii="Cambria" w:eastAsia="Calibri" w:hAnsi="Cambria" w:cs="Calibri"/>
        </w:rPr>
        <w:t xml:space="preserve"> operator.</w:t>
      </w:r>
    </w:p>
    <w:p w14:paraId="35E0EF5E" w14:textId="77777777" w:rsidR="005A2227" w:rsidRPr="00E352EF" w:rsidRDefault="005A2227" w:rsidP="00E17BBE">
      <w:pPr>
        <w:rPr>
          <w:rFonts w:ascii="Cambria" w:hAnsi="Cambria"/>
        </w:rPr>
      </w:pPr>
    </w:p>
    <w:p w14:paraId="114BB68D" w14:textId="77777777" w:rsidR="005A2227" w:rsidRPr="00E352EF" w:rsidRDefault="0097053A" w:rsidP="00B3632D">
      <w:pPr>
        <w:pStyle w:val="Stile1"/>
        <w:rPr>
          <w:lang w:val="en-GB"/>
        </w:rPr>
      </w:pPr>
      <w:bookmarkStart w:id="115" w:name="_Toc462659610"/>
      <w:bookmarkStart w:id="116" w:name="_Toc463805722"/>
      <w:bookmarkStart w:id="117" w:name="_Toc464487889"/>
      <w:bookmarkEnd w:id="53"/>
      <w:bookmarkEnd w:id="54"/>
      <w:bookmarkEnd w:id="55"/>
      <w:bookmarkEnd w:id="59"/>
      <w:bookmarkEnd w:id="60"/>
      <w:r w:rsidRPr="00E352EF">
        <w:rPr>
          <w:lang w:val="en-GB"/>
        </w:rPr>
        <w:lastRenderedPageBreak/>
        <w:t>VTL</w:t>
      </w:r>
      <w:r w:rsidR="00EB2324" w:rsidRPr="00E352EF">
        <w:rPr>
          <w:lang w:val="en-GB"/>
        </w:rPr>
        <w:t>-</w:t>
      </w:r>
      <w:r w:rsidRPr="00E352EF">
        <w:rPr>
          <w:lang w:val="en-GB"/>
        </w:rPr>
        <w:t>ML  -  General purpose operators</w:t>
      </w:r>
      <w:bookmarkEnd w:id="115"/>
      <w:r w:rsidRPr="00E352EF">
        <w:rPr>
          <w:lang w:val="en-GB"/>
        </w:rPr>
        <w:t xml:space="preserve"> and functions</w:t>
      </w:r>
      <w:bookmarkEnd w:id="116"/>
      <w:bookmarkEnd w:id="117"/>
    </w:p>
    <w:p w14:paraId="20A70B0D" w14:textId="77777777" w:rsidR="005A2227" w:rsidRPr="00E352EF" w:rsidRDefault="005A2227"/>
    <w:p w14:paraId="435FC4AB" w14:textId="77777777" w:rsidR="005A2227" w:rsidRPr="00E352EF" w:rsidRDefault="0097053A" w:rsidP="00597269">
      <w:pPr>
        <w:pStyle w:val="Stile3"/>
        <w:rPr>
          <w:lang w:val="en-GB"/>
        </w:rPr>
      </w:pPr>
      <w:bookmarkStart w:id="118" w:name="_Toc462659611"/>
      <w:bookmarkStart w:id="119" w:name="_Toc463805723"/>
      <w:bookmarkStart w:id="120" w:name="_Toc464487890"/>
      <w:r w:rsidRPr="00E352EF">
        <w:rPr>
          <w:lang w:val="en-GB"/>
        </w:rPr>
        <w:t>Parentheses</w:t>
      </w:r>
      <w:r w:rsidR="00430BF1" w:rsidRPr="00E352EF">
        <w:rPr>
          <w:lang w:val="en-GB"/>
        </w:rPr>
        <w:t xml:space="preserve"> </w:t>
      </w:r>
      <w:r w:rsidRPr="00E352EF">
        <w:rPr>
          <w:lang w:val="en-GB"/>
        </w:rPr>
        <w:t>( )</w:t>
      </w:r>
      <w:bookmarkEnd w:id="0"/>
      <w:bookmarkEnd w:id="1"/>
      <w:bookmarkEnd w:id="2"/>
      <w:bookmarkEnd w:id="118"/>
      <w:bookmarkEnd w:id="119"/>
      <w:bookmarkEnd w:id="120"/>
    </w:p>
    <w:p w14:paraId="4C08B0E2"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Semantics</w:t>
      </w:r>
    </w:p>
    <w:p w14:paraId="0476A300" w14:textId="77777777" w:rsidR="005A2227" w:rsidRPr="00E352EF" w:rsidRDefault="0097053A">
      <w:pPr>
        <w:rPr>
          <w:rFonts w:ascii="Cambria" w:eastAsia="Calibri" w:hAnsi="Cambria" w:cs="Calibri"/>
        </w:rPr>
      </w:pPr>
      <w:r w:rsidRPr="00E352EF">
        <w:rPr>
          <w:rFonts w:ascii="Cambria" w:eastAsia="Calibri" w:hAnsi="Cambria" w:cs="Calibri"/>
        </w:rPr>
        <w:t xml:space="preserve">The parenthesis allows </w:t>
      </w:r>
      <w:r w:rsidR="00430BF1" w:rsidRPr="00E352EF">
        <w:rPr>
          <w:rFonts w:ascii="Cambria" w:eastAsia="Calibri" w:hAnsi="Cambria" w:cs="Calibri"/>
        </w:rPr>
        <w:t xml:space="preserve">to modify </w:t>
      </w:r>
      <w:r w:rsidRPr="00E352EF">
        <w:rPr>
          <w:rFonts w:ascii="Cambria" w:eastAsia="Calibri" w:hAnsi="Cambria" w:cs="Calibri"/>
        </w:rPr>
        <w:t>the default order of evaluation of the operators.</w:t>
      </w:r>
    </w:p>
    <w:p w14:paraId="5657E2C2" w14:textId="77777777" w:rsidR="004023EB" w:rsidRPr="00E352EF" w:rsidRDefault="004023EB">
      <w:pPr>
        <w:rPr>
          <w:rFonts w:ascii="Cambria" w:hAnsi="Cambria"/>
        </w:rPr>
      </w:pPr>
    </w:p>
    <w:p w14:paraId="04A30951"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Syntax</w:t>
      </w:r>
    </w:p>
    <w:p w14:paraId="7DA91DEC" w14:textId="77777777" w:rsidR="005A2227" w:rsidRPr="00E352EF" w:rsidRDefault="0097053A" w:rsidP="00667F59">
      <w:pPr>
        <w:rPr>
          <w:rFonts w:ascii="Cambria" w:eastAsia="Calibri" w:hAnsi="Cambria" w:cs="Calibri"/>
        </w:rPr>
      </w:pPr>
      <w:r w:rsidRPr="00E352EF">
        <w:rPr>
          <w:rFonts w:ascii="Cambria" w:eastAsia="Calibri" w:hAnsi="Cambria" w:cs="Calibri"/>
        </w:rPr>
        <w:t xml:space="preserve">( </w:t>
      </w:r>
      <w:r w:rsidRPr="00E352EF">
        <w:rPr>
          <w:rFonts w:ascii="Cambria" w:eastAsia="Calibri" w:hAnsi="Cambria" w:cs="Calibri"/>
          <w:i/>
        </w:rPr>
        <w:t>expression</w:t>
      </w:r>
      <w:r w:rsidRPr="00E352EF">
        <w:rPr>
          <w:rFonts w:ascii="Cambria" w:eastAsia="Calibri" w:hAnsi="Cambria" w:cs="Calibri"/>
        </w:rPr>
        <w:t xml:space="preserve"> )</w:t>
      </w:r>
    </w:p>
    <w:p w14:paraId="5BEDDB19" w14:textId="77777777" w:rsidR="004023EB" w:rsidRPr="00E352EF" w:rsidRDefault="004023EB">
      <w:pPr>
        <w:ind w:left="720"/>
        <w:rPr>
          <w:rFonts w:ascii="Cambria" w:hAnsi="Cambria"/>
        </w:rPr>
      </w:pPr>
    </w:p>
    <w:p w14:paraId="4EFB2B5E"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Constraints</w:t>
      </w:r>
    </w:p>
    <w:p w14:paraId="14BB9476" w14:textId="77777777" w:rsidR="005A2227" w:rsidRPr="00E352EF" w:rsidRDefault="0097053A" w:rsidP="00667F59">
      <w:pPr>
        <w:rPr>
          <w:rFonts w:ascii="Cambria" w:eastAsia="Calibri" w:hAnsi="Cambria" w:cs="Calibri"/>
        </w:rPr>
      </w:pPr>
      <w:r w:rsidRPr="00E352EF">
        <w:rPr>
          <w:rFonts w:ascii="Cambria" w:eastAsia="Calibri" w:hAnsi="Cambria" w:cs="Calibri"/>
        </w:rPr>
        <w:t>None.</w:t>
      </w:r>
    </w:p>
    <w:p w14:paraId="7B3B2823" w14:textId="77777777" w:rsidR="004023EB" w:rsidRPr="00E352EF" w:rsidRDefault="004023EB" w:rsidP="00667F59">
      <w:pPr>
        <w:rPr>
          <w:rFonts w:ascii="Cambria" w:hAnsi="Cambria"/>
        </w:rPr>
      </w:pPr>
    </w:p>
    <w:p w14:paraId="277FCC8A"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 specification</w:t>
      </w:r>
    </w:p>
    <w:p w14:paraId="6CD68D7E" w14:textId="77777777" w:rsidR="005A2227" w:rsidRPr="00E352EF" w:rsidRDefault="005A2227">
      <w:pPr>
        <w:rPr>
          <w:rFonts w:ascii="Cambria" w:eastAsia="Calibri" w:hAnsi="Cambria" w:cs="Calibri"/>
          <w:i/>
          <w:color w:val="5B9BD5"/>
        </w:rPr>
      </w:pPr>
    </w:p>
    <w:p w14:paraId="7DFEFFEC" w14:textId="77777777" w:rsidR="005A2227" w:rsidRPr="00E352EF" w:rsidRDefault="005A2227">
      <w:pPr>
        <w:rPr>
          <w:rFonts w:ascii="Cambria" w:hAnsi="Cambria"/>
        </w:rPr>
      </w:pPr>
    </w:p>
    <w:p w14:paraId="3AAD0954" w14:textId="77777777" w:rsidR="005A2227" w:rsidRPr="00E352EF" w:rsidRDefault="0097053A" w:rsidP="00EB1629">
      <w:pPr>
        <w:pStyle w:val="Stile3"/>
        <w:rPr>
          <w:rFonts w:ascii="Cambria" w:hAnsi="Cambria"/>
          <w:lang w:val="en-GB"/>
        </w:rPr>
      </w:pPr>
      <w:bookmarkStart w:id="121" w:name="_Toc463805724"/>
      <w:bookmarkStart w:id="122" w:name="_Toc464487891"/>
      <w:r w:rsidRPr="00E352EF">
        <w:rPr>
          <w:rFonts w:ascii="Cambria" w:hAnsi="Cambria"/>
          <w:lang w:val="en-GB"/>
        </w:rPr>
        <w:t>Assignment     :=</w:t>
      </w:r>
      <w:bookmarkEnd w:id="121"/>
      <w:bookmarkEnd w:id="122"/>
      <w:r w:rsidRPr="00E352EF">
        <w:rPr>
          <w:rFonts w:ascii="Cambria" w:hAnsi="Cambria"/>
          <w:lang w:val="en-GB"/>
        </w:rPr>
        <w:t xml:space="preserve">    </w:t>
      </w:r>
    </w:p>
    <w:p w14:paraId="1B4BBA74"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Semantics</w:t>
      </w:r>
    </w:p>
    <w:p w14:paraId="433CACF0" w14:textId="77777777" w:rsidR="005A2227" w:rsidRPr="00E352EF" w:rsidRDefault="0097053A" w:rsidP="004023EB">
      <w:pPr>
        <w:rPr>
          <w:rFonts w:ascii="Cambria" w:eastAsia="Calibri" w:hAnsi="Cambria" w:cs="Calibri"/>
        </w:rPr>
      </w:pPr>
      <w:r w:rsidRPr="00E352EF">
        <w:rPr>
          <w:rFonts w:ascii="Cambria" w:eastAsia="Calibri" w:hAnsi="Cambria" w:cs="Calibri"/>
        </w:rPr>
        <w:t>The “:=” symbol allows to assign the value of an expression to a variable parameter.</w:t>
      </w:r>
    </w:p>
    <w:p w14:paraId="09C340E4" w14:textId="77777777" w:rsidR="004023EB" w:rsidRPr="00E352EF" w:rsidRDefault="004023EB" w:rsidP="004023EB">
      <w:pPr>
        <w:rPr>
          <w:rFonts w:ascii="Cambria" w:hAnsi="Cambria"/>
        </w:rPr>
      </w:pPr>
    </w:p>
    <w:p w14:paraId="229D2C2B" w14:textId="77777777" w:rsidR="005A2227" w:rsidRPr="009830C1" w:rsidRDefault="0097053A" w:rsidP="009F126A">
      <w:pPr>
        <w:rPr>
          <w:rFonts w:ascii="Cambria" w:eastAsia="Calibri" w:hAnsi="Cambria" w:cs="Calibri"/>
          <w:i/>
          <w:color w:val="5B9BD5"/>
        </w:rPr>
      </w:pPr>
      <w:bookmarkStart w:id="123" w:name="_Toc265510995"/>
      <w:r w:rsidRPr="009830C1">
        <w:rPr>
          <w:rFonts w:ascii="Cambria" w:eastAsia="Calibri" w:hAnsi="Cambria" w:cs="Calibri"/>
          <w:i/>
          <w:color w:val="5B9BD5"/>
        </w:rPr>
        <w:t>Syntax</w:t>
      </w:r>
      <w:bookmarkEnd w:id="123"/>
    </w:p>
    <w:p w14:paraId="02B43016" w14:textId="77777777" w:rsidR="005A2227" w:rsidRPr="009830C1" w:rsidRDefault="0097053A" w:rsidP="00667F59">
      <w:pPr>
        <w:rPr>
          <w:rFonts w:ascii="Cambria" w:eastAsia="Calibri" w:hAnsi="Cambria" w:cs="Calibri"/>
          <w:i/>
        </w:rPr>
      </w:pPr>
      <w:r w:rsidRPr="009830C1">
        <w:rPr>
          <w:rFonts w:ascii="Cambria" w:eastAsia="Calibri" w:hAnsi="Cambria" w:cs="Calibri"/>
          <w:i/>
        </w:rPr>
        <w:t>variable_parameter</w:t>
      </w:r>
      <w:r w:rsidRPr="009830C1">
        <w:rPr>
          <w:rFonts w:ascii="Cambria" w:eastAsia="Calibri" w:hAnsi="Cambria" w:cs="Calibri"/>
        </w:rPr>
        <w:t xml:space="preserve"> </w:t>
      </w:r>
      <w:r w:rsidRPr="009830C1">
        <w:rPr>
          <w:rFonts w:ascii="Cambria" w:eastAsia="Calibri" w:hAnsi="Cambria" w:cs="Calibri"/>
          <w:b/>
        </w:rPr>
        <w:t>:=</w:t>
      </w:r>
      <w:r w:rsidRPr="009830C1">
        <w:rPr>
          <w:rFonts w:ascii="Cambria" w:eastAsia="Calibri" w:hAnsi="Cambria" w:cs="Calibri"/>
        </w:rPr>
        <w:t xml:space="preserve"> </w:t>
      </w:r>
      <w:r w:rsidRPr="009830C1">
        <w:rPr>
          <w:rFonts w:ascii="Cambria" w:eastAsia="Calibri" w:hAnsi="Cambria" w:cs="Calibri"/>
          <w:i/>
        </w:rPr>
        <w:t>expression</w:t>
      </w:r>
    </w:p>
    <w:p w14:paraId="55A573E3" w14:textId="77777777" w:rsidR="004023EB" w:rsidRPr="009830C1" w:rsidRDefault="004023EB" w:rsidP="00667F59">
      <w:pPr>
        <w:rPr>
          <w:rFonts w:ascii="Cambria" w:hAnsi="Cambria"/>
        </w:rPr>
      </w:pPr>
    </w:p>
    <w:p w14:paraId="475BB8A3" w14:textId="77777777" w:rsidR="004023EB" w:rsidRPr="009830C1" w:rsidRDefault="0097053A" w:rsidP="009F126A">
      <w:pPr>
        <w:rPr>
          <w:rFonts w:ascii="Cambria" w:eastAsia="Calibri" w:hAnsi="Cambria" w:cs="Calibri"/>
          <w:i/>
          <w:color w:val="5B9BD5"/>
        </w:rPr>
      </w:pPr>
      <w:bookmarkStart w:id="124" w:name="_Toc265510996"/>
      <w:r w:rsidRPr="009830C1">
        <w:rPr>
          <w:rFonts w:ascii="Cambria" w:eastAsia="Calibri" w:hAnsi="Cambria" w:cs="Calibri"/>
          <w:i/>
          <w:color w:val="5B9BD5"/>
        </w:rPr>
        <w:t>Constraints</w:t>
      </w:r>
      <w:bookmarkEnd w:id="124"/>
    </w:p>
    <w:p w14:paraId="24C728A6" w14:textId="77777777" w:rsidR="005A2227" w:rsidRPr="009830C1" w:rsidRDefault="0097053A" w:rsidP="00667F59">
      <w:pPr>
        <w:rPr>
          <w:rFonts w:ascii="Cambria" w:eastAsia="Calibri" w:hAnsi="Cambria" w:cs="Calibri"/>
        </w:rPr>
      </w:pPr>
      <w:r w:rsidRPr="009830C1">
        <w:rPr>
          <w:rFonts w:ascii="Cambria" w:eastAsia="Calibri" w:hAnsi="Cambria" w:cs="Calibri"/>
        </w:rPr>
        <w:t>None.</w:t>
      </w:r>
    </w:p>
    <w:p w14:paraId="076F1D35" w14:textId="77777777" w:rsidR="004023EB" w:rsidRPr="009830C1" w:rsidRDefault="004023EB" w:rsidP="00667F59">
      <w:pPr>
        <w:rPr>
          <w:rFonts w:ascii="Cambria" w:hAnsi="Cambria"/>
        </w:rPr>
      </w:pPr>
    </w:p>
    <w:p w14:paraId="4CC036DF"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 specification</w:t>
      </w:r>
    </w:p>
    <w:p w14:paraId="0505E0D5" w14:textId="77777777" w:rsidR="005A2227" w:rsidRPr="00E352EF" w:rsidRDefault="0097053A" w:rsidP="004023EB">
      <w:pPr>
        <w:rPr>
          <w:rFonts w:ascii="Cambria" w:eastAsia="Calibri" w:hAnsi="Cambria" w:cs="Calibri"/>
        </w:rPr>
      </w:pPr>
      <w:r w:rsidRPr="00E352EF">
        <w:rPr>
          <w:rFonts w:ascii="Cambria" w:eastAsia="Calibri" w:hAnsi="Cambria" w:cs="Calibri"/>
        </w:rPr>
        <w:t xml:space="preserve">the </w:t>
      </w:r>
      <w:r w:rsidRPr="00E352EF">
        <w:rPr>
          <w:rFonts w:ascii="Cambria" w:eastAsia="Calibri" w:hAnsi="Cambria" w:cs="Calibri"/>
          <w:i/>
        </w:rPr>
        <w:t>expression</w:t>
      </w:r>
      <w:r w:rsidRPr="00E352EF">
        <w:rPr>
          <w:rFonts w:ascii="Cambria" w:eastAsia="Calibri" w:hAnsi="Cambria" w:cs="Calibri"/>
        </w:rPr>
        <w:t xml:space="preserve"> may evaluate to any data type</w:t>
      </w:r>
      <w:r w:rsidR="00B0005D" w:rsidRPr="00E352EF">
        <w:rPr>
          <w:rFonts w:ascii="Cambria" w:eastAsia="Calibri" w:hAnsi="Cambria" w:cs="Calibri"/>
        </w:rPr>
        <w:t>.</w:t>
      </w:r>
    </w:p>
    <w:p w14:paraId="4D8EFA5C" w14:textId="77777777" w:rsidR="004023EB" w:rsidRPr="00E352EF" w:rsidRDefault="004023EB" w:rsidP="004023EB">
      <w:pPr>
        <w:rPr>
          <w:rFonts w:ascii="Cambria" w:hAnsi="Cambria"/>
        </w:rPr>
      </w:pPr>
    </w:p>
    <w:p w14:paraId="012770FF" w14:textId="77777777" w:rsidR="005A2227" w:rsidRPr="00E352EF" w:rsidRDefault="0097053A" w:rsidP="009F126A">
      <w:pPr>
        <w:rPr>
          <w:rFonts w:ascii="Cambria" w:eastAsia="Calibri" w:hAnsi="Cambria" w:cs="Calibri"/>
          <w:i/>
          <w:color w:val="5B9BD5"/>
        </w:rPr>
      </w:pPr>
      <w:bookmarkStart w:id="125" w:name="_Toc265510998"/>
      <w:r w:rsidRPr="00E352EF">
        <w:rPr>
          <w:rFonts w:ascii="Cambria" w:eastAsia="Calibri" w:hAnsi="Cambria" w:cs="Calibri"/>
          <w:i/>
          <w:color w:val="5B9BD5"/>
        </w:rPr>
        <w:t>Examples</w:t>
      </w:r>
      <w:bookmarkEnd w:id="125"/>
    </w:p>
    <w:p w14:paraId="61268462" w14:textId="77777777" w:rsidR="005A2227" w:rsidRPr="00E352EF" w:rsidRDefault="0097053A" w:rsidP="004023EB">
      <w:pPr>
        <w:jc w:val="both"/>
        <w:rPr>
          <w:rFonts w:ascii="Cambria" w:hAnsi="Cambria"/>
        </w:rPr>
      </w:pPr>
      <w:r w:rsidRPr="00E352EF">
        <w:rPr>
          <w:rFonts w:ascii="Cambria" w:eastAsia="Calibri" w:hAnsi="Cambria" w:cs="Calibri"/>
        </w:rPr>
        <w:t>Assignment of a Constant&lt;</w:t>
      </w:r>
      <w:r w:rsidR="00B0005D" w:rsidRPr="00E352EF">
        <w:rPr>
          <w:rFonts w:ascii="Cambria" w:eastAsia="Calibri" w:hAnsi="Cambria" w:cs="Calibri"/>
        </w:rPr>
        <w:t>Number</w:t>
      </w:r>
      <w:r w:rsidRPr="00E352EF">
        <w:rPr>
          <w:rFonts w:ascii="Cambria" w:eastAsia="Calibri" w:hAnsi="Cambria" w:cs="Calibri"/>
        </w:rPr>
        <w:t>&gt; value to a parameter:</w:t>
      </w:r>
    </w:p>
    <w:p w14:paraId="1DB181B7" w14:textId="77777777" w:rsidR="005A2227" w:rsidRPr="00E352EF" w:rsidRDefault="0097053A" w:rsidP="00C37921">
      <w:pPr>
        <w:ind w:firstLine="706"/>
        <w:jc w:val="both"/>
        <w:rPr>
          <w:rFonts w:ascii="Cambria" w:hAnsi="Cambria"/>
        </w:rPr>
      </w:pPr>
      <w:r w:rsidRPr="00E352EF">
        <w:rPr>
          <w:rFonts w:ascii="Cambria" w:eastAsia="Calibri" w:hAnsi="Cambria" w:cs="Calibri"/>
        </w:rPr>
        <w:t xml:space="preserve">numpi </w:t>
      </w:r>
      <w:r w:rsidRPr="00E352EF">
        <w:rPr>
          <w:rFonts w:ascii="Cambria" w:eastAsia="Calibri" w:hAnsi="Cambria" w:cs="Calibri"/>
          <w:b/>
        </w:rPr>
        <w:t>:=</w:t>
      </w:r>
      <w:r w:rsidRPr="00E352EF">
        <w:rPr>
          <w:rFonts w:ascii="Cambria" w:eastAsia="Calibri" w:hAnsi="Cambria" w:cs="Calibri"/>
        </w:rPr>
        <w:t xml:space="preserve"> 3.14</w:t>
      </w:r>
    </w:p>
    <w:p w14:paraId="3DCA0DD1" w14:textId="77777777" w:rsidR="005A2227" w:rsidRPr="00E352EF" w:rsidRDefault="0097053A" w:rsidP="004023EB">
      <w:pPr>
        <w:jc w:val="both"/>
        <w:rPr>
          <w:rFonts w:ascii="Cambria" w:hAnsi="Cambria"/>
        </w:rPr>
      </w:pPr>
      <w:r w:rsidRPr="00E352EF">
        <w:rPr>
          <w:rFonts w:ascii="Cambria" w:eastAsia="Calibri" w:hAnsi="Cambria" w:cs="Calibri"/>
        </w:rPr>
        <w:t>Assignment of a String value to a parameter:</w:t>
      </w:r>
    </w:p>
    <w:p w14:paraId="0B80D795" w14:textId="77777777" w:rsidR="005A2227" w:rsidRPr="00E352EF" w:rsidRDefault="0097053A" w:rsidP="00C37921">
      <w:pPr>
        <w:ind w:firstLine="706"/>
        <w:jc w:val="both"/>
        <w:rPr>
          <w:rFonts w:ascii="Cambria" w:hAnsi="Cambria"/>
        </w:rPr>
      </w:pPr>
      <w:r w:rsidRPr="00E352EF">
        <w:rPr>
          <w:rFonts w:ascii="Cambria" w:eastAsia="Calibri" w:hAnsi="Cambria" w:cs="Calibri"/>
        </w:rPr>
        <w:t xml:space="preserve">str </w:t>
      </w:r>
      <w:r w:rsidRPr="00E352EF">
        <w:rPr>
          <w:rFonts w:ascii="Cambria" w:eastAsia="Calibri" w:hAnsi="Cambria" w:cs="Calibri"/>
          <w:b/>
        </w:rPr>
        <w:t>:=</w:t>
      </w:r>
      <w:r w:rsidRPr="00E352EF">
        <w:rPr>
          <w:rFonts w:ascii="Cambria" w:eastAsia="Calibri" w:hAnsi="Cambria" w:cs="Calibri"/>
        </w:rPr>
        <w:t xml:space="preserve"> “hello world”</w:t>
      </w:r>
    </w:p>
    <w:p w14:paraId="68DB1BA2" w14:textId="77777777" w:rsidR="005A2227" w:rsidRPr="00E352EF" w:rsidRDefault="0097053A" w:rsidP="004023EB">
      <w:pPr>
        <w:jc w:val="both"/>
        <w:rPr>
          <w:rFonts w:ascii="Cambria" w:hAnsi="Cambria"/>
        </w:rPr>
      </w:pPr>
      <w:r w:rsidRPr="00E352EF">
        <w:rPr>
          <w:rFonts w:ascii="Cambria" w:eastAsia="Calibri" w:hAnsi="Cambria" w:cs="Calibri"/>
        </w:rPr>
        <w:t>Assignment of an expression to a parameter:</w:t>
      </w:r>
    </w:p>
    <w:p w14:paraId="38C01202" w14:textId="77777777" w:rsidR="005A2227" w:rsidRPr="00E352EF" w:rsidRDefault="0097053A" w:rsidP="00C37921">
      <w:pPr>
        <w:ind w:firstLine="706"/>
        <w:jc w:val="both"/>
        <w:rPr>
          <w:rFonts w:ascii="Cambria" w:hAnsi="Cambria"/>
        </w:rPr>
      </w:pPr>
      <w:r w:rsidRPr="00E352EF">
        <w:rPr>
          <w:rFonts w:ascii="Cambria" w:eastAsia="Calibri" w:hAnsi="Cambria" w:cs="Calibri"/>
        </w:rPr>
        <w:t xml:space="preserve">popA </w:t>
      </w:r>
      <w:r w:rsidRPr="00E352EF">
        <w:rPr>
          <w:rFonts w:ascii="Cambria" w:eastAsia="Calibri" w:hAnsi="Cambria" w:cs="Calibri"/>
          <w:b/>
        </w:rPr>
        <w:t>:=</w:t>
      </w:r>
      <w:r w:rsidRPr="00E352EF">
        <w:rPr>
          <w:rFonts w:ascii="Cambria" w:eastAsia="Calibri" w:hAnsi="Cambria" w:cs="Calibri"/>
        </w:rPr>
        <w:t xml:space="preserve"> populationDS + 1</w:t>
      </w:r>
    </w:p>
    <w:p w14:paraId="3B7FAFBE" w14:textId="77777777" w:rsidR="005A2227" w:rsidRPr="00E352EF" w:rsidRDefault="0097053A" w:rsidP="004023EB">
      <w:pPr>
        <w:jc w:val="both"/>
        <w:rPr>
          <w:rFonts w:ascii="Cambria" w:hAnsi="Cambria"/>
        </w:rPr>
      </w:pPr>
      <w:r w:rsidRPr="00E352EF">
        <w:rPr>
          <w:rFonts w:ascii="Cambria" w:eastAsia="Calibri" w:hAnsi="Cambria" w:cs="Calibri"/>
        </w:rPr>
        <w:t>Assignment of a Dataset expression to a parameter:</w:t>
      </w:r>
    </w:p>
    <w:p w14:paraId="2C85DDC6" w14:textId="77777777" w:rsidR="005A2227" w:rsidRPr="00E352EF" w:rsidRDefault="0097053A" w:rsidP="00C37921">
      <w:pPr>
        <w:ind w:firstLine="706"/>
        <w:jc w:val="both"/>
        <w:rPr>
          <w:rFonts w:ascii="Cambria" w:hAnsi="Cambria"/>
        </w:rPr>
      </w:pPr>
      <w:r w:rsidRPr="00E352EF">
        <w:rPr>
          <w:rFonts w:ascii="Cambria" w:eastAsia="Calibri" w:hAnsi="Cambria" w:cs="Calibri"/>
        </w:rPr>
        <w:t xml:space="preserve">ds_1 </w:t>
      </w:r>
      <w:r w:rsidRPr="00E352EF">
        <w:rPr>
          <w:rFonts w:ascii="Cambria" w:eastAsia="Calibri" w:hAnsi="Cambria" w:cs="Calibri"/>
          <w:b/>
        </w:rPr>
        <w:t xml:space="preserve">:= </w:t>
      </w:r>
      <w:r w:rsidRPr="00E352EF">
        <w:rPr>
          <w:rFonts w:ascii="Cambria" w:eastAsia="Calibri" w:hAnsi="Cambria" w:cs="Calibri"/>
        </w:rPr>
        <w:t>get(“NAMESPACE/DF_NAME/2000.USD.M.F.A.BOP.ANN.STO.EABL”)</w:t>
      </w:r>
    </w:p>
    <w:p w14:paraId="2699AEED" w14:textId="77777777" w:rsidR="005A2227" w:rsidRPr="00E352EF" w:rsidRDefault="0097053A" w:rsidP="004023EB">
      <w:pPr>
        <w:jc w:val="both"/>
        <w:rPr>
          <w:rFonts w:ascii="Cambria" w:hAnsi="Cambria"/>
        </w:rPr>
      </w:pPr>
      <w:r w:rsidRPr="00E352EF">
        <w:rPr>
          <w:rFonts w:ascii="Cambria" w:eastAsia="Calibri" w:hAnsi="Cambria" w:cs="Calibri"/>
        </w:rPr>
        <w:t>Assignment of a Constant&lt;Boolean&gt; value to a parameter:</w:t>
      </w:r>
    </w:p>
    <w:p w14:paraId="70D88433" w14:textId="77777777" w:rsidR="005A2227" w:rsidRPr="00E352EF" w:rsidRDefault="0097053A" w:rsidP="00C37921">
      <w:pPr>
        <w:ind w:firstLine="706"/>
        <w:jc w:val="both"/>
        <w:rPr>
          <w:rFonts w:ascii="Cambria" w:hAnsi="Cambria"/>
        </w:rPr>
      </w:pPr>
      <w:r w:rsidRPr="00E352EF">
        <w:rPr>
          <w:rFonts w:ascii="Cambria" w:eastAsia="Calibri" w:hAnsi="Cambria" w:cs="Calibri"/>
        </w:rPr>
        <w:t xml:space="preserve">bool_var </w:t>
      </w:r>
      <w:r w:rsidRPr="00E352EF">
        <w:rPr>
          <w:rFonts w:ascii="Cambria" w:eastAsia="Calibri" w:hAnsi="Cambria" w:cs="Calibri"/>
          <w:b/>
        </w:rPr>
        <w:t>:=</w:t>
      </w:r>
      <w:r w:rsidRPr="00E352EF">
        <w:rPr>
          <w:rFonts w:ascii="Cambria" w:eastAsia="Calibri" w:hAnsi="Cambria" w:cs="Calibri"/>
        </w:rPr>
        <w:t xml:space="preserve"> true</w:t>
      </w:r>
    </w:p>
    <w:p w14:paraId="3D548B05" w14:textId="77777777" w:rsidR="005A2227" w:rsidRPr="00E352EF" w:rsidRDefault="005A2227"/>
    <w:p w14:paraId="6F660745" w14:textId="5952E107" w:rsidR="005A2227" w:rsidRPr="00E352EF" w:rsidRDefault="0097053A" w:rsidP="00EB1629">
      <w:pPr>
        <w:pStyle w:val="Stile3"/>
        <w:rPr>
          <w:lang w:val="en-GB"/>
        </w:rPr>
      </w:pPr>
      <w:bookmarkStart w:id="126" w:name="_Toc265511293"/>
      <w:bookmarkStart w:id="127" w:name="_Toc271936018"/>
      <w:bookmarkStart w:id="128" w:name="_Toc462659613"/>
      <w:bookmarkStart w:id="129" w:name="_Toc398999026"/>
      <w:bookmarkStart w:id="130" w:name="_Toc284149434"/>
      <w:bookmarkStart w:id="131" w:name="_Toc286993721"/>
      <w:bookmarkStart w:id="132" w:name="_Toc463805725"/>
      <w:bookmarkStart w:id="133" w:name="_Toc464487892"/>
      <w:r w:rsidRPr="00E352EF">
        <w:rPr>
          <w:lang w:val="en-GB"/>
        </w:rPr>
        <w:t>Membership</w:t>
      </w:r>
      <w:bookmarkEnd w:id="126"/>
      <w:bookmarkEnd w:id="127"/>
      <w:r w:rsidRPr="00E352EF">
        <w:rPr>
          <w:lang w:val="en-GB"/>
        </w:rPr>
        <w:t xml:space="preserve">     </w:t>
      </w:r>
      <w:del w:id="134" w:author="Laura Viignola" w:date="2017-05-11T09:17:00Z">
        <w:r w:rsidRPr="00E352EF" w:rsidDel="004266D2">
          <w:rPr>
            <w:lang w:val="en-GB"/>
          </w:rPr>
          <w:delText>.</w:delText>
        </w:r>
      </w:del>
      <w:bookmarkEnd w:id="128"/>
      <w:bookmarkEnd w:id="129"/>
      <w:bookmarkEnd w:id="130"/>
      <w:bookmarkEnd w:id="131"/>
      <w:bookmarkEnd w:id="132"/>
      <w:bookmarkEnd w:id="133"/>
      <w:ins w:id="135" w:author="Laura Viignola" w:date="2017-05-11T09:17:00Z">
        <w:r w:rsidR="004266D2">
          <w:rPr>
            <w:lang w:val="en-GB"/>
          </w:rPr>
          <w:t>#</w:t>
        </w:r>
      </w:ins>
    </w:p>
    <w:p w14:paraId="3831D4B5" w14:textId="77777777" w:rsidR="005A2227" w:rsidRPr="00E352EF" w:rsidRDefault="0097053A">
      <w:pPr>
        <w:rPr>
          <w:rFonts w:ascii="Cambria" w:eastAsia="Calibri" w:hAnsi="Cambria" w:cs="Calibri"/>
          <w:i/>
          <w:color w:val="5B9BD5"/>
        </w:rPr>
      </w:pPr>
      <w:bookmarkStart w:id="136" w:name="_Toc265511294"/>
      <w:r w:rsidRPr="00E352EF">
        <w:rPr>
          <w:rFonts w:ascii="Cambria" w:eastAsia="Calibri" w:hAnsi="Cambria" w:cs="Calibri"/>
          <w:i/>
          <w:color w:val="5B9BD5"/>
        </w:rPr>
        <w:t>Semantics</w:t>
      </w:r>
    </w:p>
    <w:p w14:paraId="6AB9FA4B" w14:textId="77777777" w:rsidR="005A2227" w:rsidRPr="00E352EF" w:rsidRDefault="0097053A" w:rsidP="004023EB">
      <w:pPr>
        <w:rPr>
          <w:rFonts w:ascii="Cambria" w:hAnsi="Cambria"/>
        </w:rPr>
      </w:pPr>
      <w:r w:rsidRPr="00E352EF">
        <w:rPr>
          <w:rFonts w:ascii="Cambria" w:eastAsia="Calibri" w:hAnsi="Cambria" w:cs="Calibri"/>
        </w:rPr>
        <w:t>The membership operator allows to</w:t>
      </w:r>
      <w:r w:rsidR="00210FF9" w:rsidRPr="00E352EF">
        <w:rPr>
          <w:rFonts w:ascii="Cambria" w:eastAsia="Calibri" w:hAnsi="Cambria" w:cs="Calibri"/>
        </w:rPr>
        <w:t xml:space="preserve"> specify </w:t>
      </w:r>
      <w:r w:rsidRPr="00E352EF">
        <w:rPr>
          <w:rFonts w:ascii="Cambria" w:eastAsia="Calibri" w:hAnsi="Cambria" w:cs="Calibri"/>
        </w:rPr>
        <w:t xml:space="preserve">a single component of a </w:t>
      </w:r>
      <w:r w:rsidR="00472C2F" w:rsidRPr="00E352EF">
        <w:rPr>
          <w:rFonts w:ascii="Cambria" w:hAnsi="Cambria"/>
        </w:rPr>
        <w:t>Dataset</w:t>
      </w:r>
    </w:p>
    <w:p w14:paraId="7BC40794" w14:textId="77777777" w:rsidR="0026643A" w:rsidRPr="00E352EF" w:rsidRDefault="0026643A" w:rsidP="004023EB">
      <w:pPr>
        <w:rPr>
          <w:rFonts w:ascii="Cambria" w:eastAsia="Calibri" w:hAnsi="Cambria" w:cs="Calibri"/>
          <w:i/>
          <w:color w:val="5B9BD5"/>
        </w:rPr>
      </w:pPr>
    </w:p>
    <w:p w14:paraId="2A63AE08"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Syntax</w:t>
      </w:r>
      <w:bookmarkEnd w:id="136"/>
    </w:p>
    <w:p w14:paraId="4D1826B9" w14:textId="2F34CD57" w:rsidR="005A2227" w:rsidRPr="00E352EF" w:rsidRDefault="0097053A" w:rsidP="004023EB">
      <w:pPr>
        <w:rPr>
          <w:rFonts w:ascii="Cambria" w:hAnsi="Cambria"/>
        </w:rPr>
      </w:pPr>
      <w:r w:rsidRPr="00E352EF">
        <w:rPr>
          <w:rFonts w:ascii="Cambria" w:eastAsia="Calibri" w:hAnsi="Cambria" w:cs="Calibri"/>
          <w:i/>
        </w:rPr>
        <w:t xml:space="preserve">ds </w:t>
      </w:r>
      <w:del w:id="137" w:author="Laura Viignola" w:date="2017-05-11T09:17:00Z">
        <w:r w:rsidRPr="00E352EF" w:rsidDel="004266D2">
          <w:rPr>
            <w:rFonts w:ascii="Cambria" w:eastAsia="Calibri" w:hAnsi="Cambria" w:cs="Calibri"/>
            <w:b/>
          </w:rPr>
          <w:delText>.</w:delText>
        </w:r>
      </w:del>
      <w:ins w:id="138" w:author="Laura Viignola" w:date="2017-05-11T09:17:00Z">
        <w:r w:rsidR="004266D2">
          <w:rPr>
            <w:rFonts w:ascii="Cambria" w:eastAsia="Calibri" w:hAnsi="Cambria" w:cs="Calibri"/>
            <w:b/>
          </w:rPr>
          <w:t>#</w:t>
        </w:r>
      </w:ins>
      <w:r w:rsidRPr="00E352EF">
        <w:rPr>
          <w:rFonts w:ascii="Cambria" w:eastAsia="Calibri" w:hAnsi="Cambria" w:cs="Calibri"/>
          <w:b/>
        </w:rPr>
        <w:t xml:space="preserve"> </w:t>
      </w:r>
      <w:r w:rsidRPr="00E352EF">
        <w:rPr>
          <w:rFonts w:ascii="Cambria" w:eastAsia="Calibri" w:hAnsi="Cambria" w:cs="Calibri"/>
          <w:i/>
        </w:rPr>
        <w:t>comp</w:t>
      </w:r>
    </w:p>
    <w:p w14:paraId="32925B6D" w14:textId="77777777" w:rsidR="005A2227" w:rsidRPr="00E352EF" w:rsidRDefault="0097053A" w:rsidP="004023EB">
      <w:pPr>
        <w:rPr>
          <w:rFonts w:ascii="Cambria" w:eastAsia="Calibri" w:hAnsi="Cambria" w:cs="Calibri"/>
          <w:i/>
          <w:color w:val="5B9BD5"/>
        </w:rPr>
      </w:pPr>
      <w:bookmarkStart w:id="139" w:name="_Toc265511297"/>
      <w:r w:rsidRPr="00E352EF">
        <w:rPr>
          <w:rFonts w:ascii="Cambria" w:eastAsia="Calibri" w:hAnsi="Cambria" w:cs="Calibri"/>
          <w:i/>
          <w:color w:val="5B9BD5"/>
        </w:rPr>
        <w:t>Parameters</w:t>
      </w:r>
      <w:bookmarkEnd w:id="139"/>
    </w:p>
    <w:p w14:paraId="33CA44BB" w14:textId="77777777" w:rsidR="005A2227" w:rsidRPr="00E352EF" w:rsidRDefault="00DC675D" w:rsidP="004023EB">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i/>
        </w:rPr>
        <w:t xml:space="preserve"> </w:t>
      </w:r>
      <w:r w:rsidR="00E03AF1" w:rsidRPr="00E352EF">
        <w:rPr>
          <w:rFonts w:ascii="Cambria" w:eastAsia="Calibri" w:hAnsi="Cambria" w:cs="Calibri"/>
        </w:rPr>
        <w:t>:</w:t>
      </w:r>
      <w:r w:rsidR="0097053A" w:rsidRPr="00E352EF">
        <w:rPr>
          <w:rFonts w:ascii="Cambria" w:eastAsia="Calibri" w:hAnsi="Cambria" w:cs="Calibri"/>
        </w:rPr>
        <w:t xml:space="preserve"> </w:t>
      </w:r>
      <w:r w:rsidR="00472C2F" w:rsidRPr="00E352EF">
        <w:rPr>
          <w:rFonts w:ascii="Cambria" w:hAnsi="Cambria"/>
        </w:rPr>
        <w:t>Dataset</w:t>
      </w:r>
      <w:r w:rsidR="0097053A" w:rsidRPr="00E352EF">
        <w:rPr>
          <w:rFonts w:ascii="Cambria" w:eastAsia="Calibri" w:hAnsi="Cambria" w:cs="Calibri"/>
        </w:rPr>
        <w:t xml:space="preserve"> </w:t>
      </w:r>
    </w:p>
    <w:p w14:paraId="71BB957E" w14:textId="77777777" w:rsidR="005A2227" w:rsidRPr="00E352EF" w:rsidRDefault="0097053A" w:rsidP="004023EB">
      <w:pPr>
        <w:rPr>
          <w:rFonts w:ascii="Cambria" w:hAnsi="Cambria"/>
        </w:rPr>
      </w:pPr>
      <w:r w:rsidRPr="00E352EF">
        <w:rPr>
          <w:rFonts w:ascii="Cambria" w:eastAsia="Calibri" w:hAnsi="Cambria" w:cs="Calibri"/>
          <w:i/>
        </w:rPr>
        <w:lastRenderedPageBreak/>
        <w:t>comp</w:t>
      </w:r>
      <w:r w:rsidR="00DC675D" w:rsidRPr="00E352EF">
        <w:rPr>
          <w:rFonts w:ascii="Cambria" w:eastAsia="Calibri" w:hAnsi="Cambria" w:cs="Calibri"/>
          <w:i/>
        </w:rPr>
        <w:t xml:space="preserve"> </w:t>
      </w:r>
      <w:r w:rsidR="00E03AF1" w:rsidRPr="00E352EF">
        <w:rPr>
          <w:rFonts w:ascii="Cambria" w:eastAsia="Calibri" w:hAnsi="Cambria" w:cs="Calibri"/>
        </w:rPr>
        <w:t>:</w:t>
      </w:r>
      <w:r w:rsidRPr="00E352EF">
        <w:rPr>
          <w:rFonts w:ascii="Cambria" w:eastAsia="Calibri" w:hAnsi="Cambria" w:cs="Calibri"/>
        </w:rPr>
        <w:t xml:space="preserve"> </w:t>
      </w:r>
      <w:r w:rsidR="00472C2F" w:rsidRPr="00E352EF">
        <w:rPr>
          <w:rFonts w:ascii="Cambria" w:hAnsi="Cambria"/>
        </w:rPr>
        <w:t>Dataset</w:t>
      </w:r>
      <w:r w:rsidRPr="00E352EF">
        <w:rPr>
          <w:rFonts w:ascii="Cambria" w:eastAsia="Calibri" w:hAnsi="Cambria" w:cs="Calibri"/>
        </w:rPr>
        <w:t xml:space="preserve"> component-ref</w:t>
      </w:r>
    </w:p>
    <w:p w14:paraId="446301A1" w14:textId="77777777" w:rsidR="005A2227" w:rsidRPr="00E352EF" w:rsidRDefault="005A2227" w:rsidP="004023EB">
      <w:pPr>
        <w:rPr>
          <w:rFonts w:ascii="Cambria" w:hAnsi="Cambria"/>
        </w:rPr>
      </w:pPr>
    </w:p>
    <w:p w14:paraId="254244E6" w14:textId="77777777" w:rsidR="005A2227" w:rsidRPr="00E352EF" w:rsidRDefault="0097053A" w:rsidP="008A7573">
      <w:pPr>
        <w:numPr>
          <w:ilvl w:val="0"/>
          <w:numId w:val="15"/>
        </w:numPr>
        <w:tabs>
          <w:tab w:val="left" w:pos="-360"/>
        </w:tabs>
        <w:ind w:left="360"/>
        <w:jc w:val="both"/>
        <w:rPr>
          <w:rFonts w:ascii="Cambria" w:hAnsi="Cambria"/>
        </w:rPr>
      </w:pPr>
      <w:r w:rsidRPr="00E352EF">
        <w:rPr>
          <w:rFonts w:ascii="Cambria" w:eastAsia="Calibri" w:hAnsi="Cambria" w:cs="Calibri"/>
          <w:i/>
        </w:rPr>
        <w:t>ds</w:t>
      </w:r>
      <w:r w:rsidRPr="00E352EF">
        <w:rPr>
          <w:rFonts w:ascii="Cambria" w:eastAsia="Calibri" w:hAnsi="Cambria" w:cs="Calibri"/>
        </w:rPr>
        <w:t xml:space="preserve"> – is a </w:t>
      </w:r>
      <w:r w:rsidR="00472C2F" w:rsidRPr="00E352EF">
        <w:rPr>
          <w:rFonts w:ascii="Cambria" w:hAnsi="Cambria"/>
        </w:rPr>
        <w:t>Dataset</w:t>
      </w:r>
      <w:r w:rsidRPr="00E352EF">
        <w:rPr>
          <w:rFonts w:ascii="Cambria" w:eastAsia="Calibri" w:hAnsi="Cambria" w:cs="Calibri"/>
        </w:rPr>
        <w:t xml:space="preserve"> </w:t>
      </w:r>
    </w:p>
    <w:p w14:paraId="7A59E300" w14:textId="77777777" w:rsidR="005A2227" w:rsidRPr="00E352EF" w:rsidRDefault="0097053A" w:rsidP="008A7573">
      <w:pPr>
        <w:numPr>
          <w:ilvl w:val="0"/>
          <w:numId w:val="15"/>
        </w:numPr>
        <w:tabs>
          <w:tab w:val="left" w:pos="-360"/>
        </w:tabs>
        <w:ind w:left="360"/>
        <w:jc w:val="both"/>
        <w:rPr>
          <w:rFonts w:ascii="Cambria" w:hAnsi="Cambria"/>
        </w:rPr>
      </w:pPr>
      <w:r w:rsidRPr="00E352EF">
        <w:rPr>
          <w:rFonts w:ascii="Cambria" w:eastAsia="Calibri" w:hAnsi="Cambria" w:cs="Calibri"/>
          <w:i/>
        </w:rPr>
        <w:t>comp</w:t>
      </w:r>
      <w:r w:rsidRPr="00E352EF">
        <w:rPr>
          <w:rFonts w:ascii="Cambria" w:eastAsia="Calibri" w:hAnsi="Cambria" w:cs="Calibri"/>
        </w:rPr>
        <w:t xml:space="preserve"> – a valid component of ds</w:t>
      </w:r>
    </w:p>
    <w:p w14:paraId="656660B9" w14:textId="77777777" w:rsidR="0026643A" w:rsidRPr="00E352EF" w:rsidRDefault="0026643A" w:rsidP="004023EB">
      <w:pPr>
        <w:rPr>
          <w:rFonts w:ascii="Cambria" w:eastAsia="Calibri" w:hAnsi="Cambria" w:cs="Calibri"/>
          <w:i/>
          <w:color w:val="5B9BD5"/>
        </w:rPr>
      </w:pPr>
      <w:bookmarkStart w:id="140" w:name="_Toc265511295"/>
    </w:p>
    <w:p w14:paraId="23997E70"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Constraints</w:t>
      </w:r>
      <w:bookmarkEnd w:id="140"/>
    </w:p>
    <w:p w14:paraId="5294515F" w14:textId="77777777" w:rsidR="005A2227" w:rsidRPr="00E352EF" w:rsidRDefault="0097053A" w:rsidP="004023EB">
      <w:pPr>
        <w:rPr>
          <w:rFonts w:ascii="Cambria" w:hAnsi="Cambria"/>
          <w:sz w:val="18"/>
        </w:rPr>
      </w:pPr>
      <w:r w:rsidRPr="00E352EF">
        <w:rPr>
          <w:rFonts w:ascii="Cambria" w:eastAsia="Calibri" w:hAnsi="Cambria" w:cs="Calibri"/>
          <w:i/>
        </w:rPr>
        <w:t>None.</w:t>
      </w:r>
    </w:p>
    <w:p w14:paraId="1F029CAE" w14:textId="77777777" w:rsidR="0026643A" w:rsidRPr="00E352EF" w:rsidRDefault="0026643A" w:rsidP="004023EB">
      <w:pPr>
        <w:rPr>
          <w:rFonts w:ascii="Cambria" w:eastAsia="Calibri" w:hAnsi="Cambria" w:cs="Calibri"/>
          <w:i/>
          <w:color w:val="5B9BD5"/>
        </w:rPr>
      </w:pPr>
      <w:bookmarkStart w:id="141" w:name="_Toc265511298"/>
    </w:p>
    <w:p w14:paraId="424179A8"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Returns</w:t>
      </w:r>
      <w:bookmarkEnd w:id="141"/>
    </w:p>
    <w:p w14:paraId="64E4EF95" w14:textId="77777777" w:rsidR="005A2227" w:rsidRPr="00E352EF" w:rsidRDefault="0097053A" w:rsidP="004023EB">
      <w:pPr>
        <w:rPr>
          <w:rFonts w:ascii="Cambria" w:hAnsi="Cambria"/>
        </w:rPr>
      </w:pPr>
      <w:r w:rsidRPr="00E352EF">
        <w:rPr>
          <w:rFonts w:ascii="Cambria" w:eastAsia="Calibri" w:hAnsi="Cambria" w:cs="Calibri"/>
        </w:rPr>
        <w:t xml:space="preserve">A </w:t>
      </w:r>
      <w:r w:rsidR="00472C2F" w:rsidRPr="00E352EF">
        <w:rPr>
          <w:rFonts w:ascii="Cambria" w:hAnsi="Cambria"/>
        </w:rPr>
        <w:t>Dataset</w:t>
      </w:r>
      <w:r w:rsidRPr="00E352EF">
        <w:rPr>
          <w:rFonts w:ascii="Cambria" w:eastAsia="Calibri" w:hAnsi="Cambria" w:cs="Calibri"/>
        </w:rPr>
        <w:t xml:space="preserve"> having all the identifiers and only </w:t>
      </w:r>
      <w:r w:rsidR="00E93AB2" w:rsidRPr="00E352EF">
        <w:rPr>
          <w:rFonts w:ascii="Cambria" w:eastAsia="Calibri" w:hAnsi="Cambria" w:cs="Calibri"/>
        </w:rPr>
        <w:t xml:space="preserve">one Measure or Attribute </w:t>
      </w:r>
      <w:r w:rsidRPr="00E352EF">
        <w:rPr>
          <w:rFonts w:ascii="Cambria" w:eastAsia="Calibri" w:hAnsi="Cambria" w:cs="Calibri"/>
        </w:rPr>
        <w:t>c</w:t>
      </w:r>
      <w:r w:rsidR="00E93AB2" w:rsidRPr="00E352EF">
        <w:rPr>
          <w:rFonts w:ascii="Cambria" w:eastAsia="Calibri" w:hAnsi="Cambria" w:cs="Calibri"/>
        </w:rPr>
        <w:t xml:space="preserve"> specified by the operator</w:t>
      </w:r>
      <w:r w:rsidRPr="00E352EF">
        <w:rPr>
          <w:rFonts w:ascii="Cambria" w:eastAsia="Calibri" w:hAnsi="Cambria" w:cs="Calibri"/>
        </w:rPr>
        <w:t xml:space="preserve">. </w:t>
      </w:r>
    </w:p>
    <w:p w14:paraId="3DC800E5" w14:textId="77777777" w:rsidR="0026643A" w:rsidRPr="00E352EF" w:rsidRDefault="0026643A" w:rsidP="004023EB">
      <w:pPr>
        <w:rPr>
          <w:rFonts w:ascii="Cambria" w:eastAsia="Calibri" w:hAnsi="Cambria" w:cs="Calibri"/>
          <w:i/>
          <w:color w:val="5B9BD5"/>
        </w:rPr>
      </w:pPr>
    </w:p>
    <w:p w14:paraId="3CD71BE5"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 specification</w:t>
      </w:r>
    </w:p>
    <w:p w14:paraId="2355FDB4" w14:textId="77777777" w:rsidR="005A2227" w:rsidRPr="00E352EF" w:rsidRDefault="0097053A" w:rsidP="004023EB">
      <w:pPr>
        <w:rPr>
          <w:rFonts w:ascii="Cambria" w:hAnsi="Cambria"/>
        </w:rPr>
      </w:pPr>
      <w:r w:rsidRPr="00E352EF">
        <w:rPr>
          <w:rFonts w:ascii="Cambria" w:eastAsia="Calibri" w:hAnsi="Cambria" w:cs="Calibri"/>
        </w:rPr>
        <w:t>The membership operator is particularly useful to work with operators that have specific constraints in terms of the types of the Measure Components or have more than one Measure Component.</w:t>
      </w:r>
    </w:p>
    <w:p w14:paraId="34F2B03E" w14:textId="77777777" w:rsidR="001643C0" w:rsidRPr="00E352EF" w:rsidRDefault="001643C0" w:rsidP="001643C0">
      <w:pPr>
        <w:rPr>
          <w:rFonts w:ascii="Cambria" w:eastAsia="Calibri" w:hAnsi="Cambria" w:cs="Calibri"/>
          <w:i/>
          <w:color w:val="5B9BD5"/>
        </w:rPr>
      </w:pPr>
    </w:p>
    <w:p w14:paraId="5D6009CC" w14:textId="77777777" w:rsidR="001643C0" w:rsidRPr="00E352EF" w:rsidRDefault="001643C0" w:rsidP="009F126A">
      <w:pPr>
        <w:rPr>
          <w:rFonts w:ascii="Cambria" w:eastAsia="Calibri" w:hAnsi="Cambria" w:cs="Calibri"/>
          <w:i/>
          <w:color w:val="5B9BD5"/>
        </w:rPr>
      </w:pPr>
      <w:r w:rsidRPr="00E352EF">
        <w:rPr>
          <w:rFonts w:ascii="Cambria" w:eastAsia="Calibri" w:hAnsi="Cambria" w:cs="Calibri"/>
          <w:i/>
          <w:color w:val="5B9BD5"/>
        </w:rPr>
        <w:t>Examples</w:t>
      </w:r>
    </w:p>
    <w:p w14:paraId="4864B7B1" w14:textId="4E86633E" w:rsidR="005A2227" w:rsidRPr="00E352EF" w:rsidRDefault="00210FF9" w:rsidP="00210FF9">
      <w:pPr>
        <w:rPr>
          <w:rFonts w:ascii="Cambria" w:eastAsia="Calibri" w:hAnsi="Cambria" w:cs="Calibri"/>
        </w:rPr>
      </w:pPr>
      <w:r w:rsidRPr="00E352EF">
        <w:rPr>
          <w:rFonts w:ascii="Cambria" w:eastAsia="Calibri" w:hAnsi="Cambria" w:cs="Calibri"/>
        </w:rPr>
        <w:t xml:space="preserve">1) </w:t>
      </w:r>
      <w:r w:rsidR="0097053A" w:rsidRPr="00E352EF">
        <w:rPr>
          <w:rFonts w:ascii="Cambria" w:eastAsia="Calibri" w:hAnsi="Cambria" w:cs="Calibri"/>
        </w:rPr>
        <w:t>Suppose ds_1 is a multi-measure Dataset, where M1 is a numeric Measure Component and M2 is a string Measure Component, let ds_2 be a mono-measure Dataset with a single Measure Component  M1</w:t>
      </w:r>
      <w:del w:id="142" w:author="Laura Viignola" w:date="2017-05-11T09:17:00Z">
        <w:r w:rsidR="0097053A" w:rsidRPr="00E352EF" w:rsidDel="004266D2">
          <w:rPr>
            <w:rFonts w:ascii="Cambria" w:eastAsia="Calibri" w:hAnsi="Cambria" w:cs="Calibri"/>
          </w:rPr>
          <w:delText>.</w:delText>
        </w:r>
      </w:del>
      <w:ins w:id="143" w:author="Laura Viignola" w:date="2017-05-11T09:17:00Z">
        <w:r w:rsidR="004266D2">
          <w:rPr>
            <w:rFonts w:ascii="Cambria" w:eastAsia="Calibri" w:hAnsi="Cambria" w:cs="Calibri"/>
          </w:rPr>
          <w:t>#</w:t>
        </w:r>
      </w:ins>
      <w:r w:rsidR="0097053A" w:rsidRPr="00E352EF">
        <w:rPr>
          <w:rFonts w:ascii="Cambria" w:eastAsia="Calibri" w:hAnsi="Cambria" w:cs="Calibri"/>
        </w:rPr>
        <w:t xml:space="preserve"> ds_1 and ds_2 have the same Identifier Components. Let us supposed the sum ds_1 + ds_2 is desired.</w:t>
      </w:r>
    </w:p>
    <w:p w14:paraId="5AE7E04F" w14:textId="4E7AB1AB" w:rsidR="005A2227" w:rsidRPr="00E352EF" w:rsidRDefault="0097053A" w:rsidP="004023EB">
      <w:pPr>
        <w:rPr>
          <w:rFonts w:ascii="Cambria" w:eastAsia="Calibri" w:hAnsi="Cambria" w:cs="Calibri"/>
        </w:rPr>
      </w:pPr>
      <w:r w:rsidRPr="00E352EF">
        <w:rPr>
          <w:rFonts w:ascii="Cambria" w:eastAsia="Calibri" w:hAnsi="Cambria" w:cs="Calibri"/>
        </w:rPr>
        <w:t>The following syntax: ds_1</w:t>
      </w:r>
      <w:del w:id="144" w:author="Laura Viignola" w:date="2017-05-11T09:18:00Z">
        <w:r w:rsidRPr="00E352EF" w:rsidDel="004266D2">
          <w:rPr>
            <w:rFonts w:ascii="Cambria" w:eastAsia="Calibri" w:hAnsi="Cambria" w:cs="Calibri"/>
          </w:rPr>
          <w:delText>.</w:delText>
        </w:r>
      </w:del>
      <w:ins w:id="145" w:author="Laura Viignola" w:date="2017-05-11T09:18:00Z">
        <w:r w:rsidR="004266D2">
          <w:rPr>
            <w:rFonts w:ascii="Cambria" w:eastAsia="Calibri" w:hAnsi="Cambria" w:cs="Calibri"/>
          </w:rPr>
          <w:t>#</w:t>
        </w:r>
      </w:ins>
      <w:r w:rsidRPr="00E352EF">
        <w:rPr>
          <w:rFonts w:ascii="Cambria" w:eastAsia="Calibri" w:hAnsi="Cambria" w:cs="Calibri"/>
        </w:rPr>
        <w:t xml:space="preserve">M1 + ds_2 </w:t>
      </w:r>
      <w:r w:rsidR="00E93AB2" w:rsidRPr="00E352EF">
        <w:rPr>
          <w:rFonts w:ascii="Cambria" w:eastAsia="Calibri" w:hAnsi="Cambria" w:cs="Calibri"/>
        </w:rPr>
        <w:t>represents the resulting Dataset. In this notation</w:t>
      </w:r>
      <w:r w:rsidRPr="00E352EF">
        <w:rPr>
          <w:rFonts w:ascii="Cambria" w:eastAsia="Calibri" w:hAnsi="Cambria" w:cs="Calibri"/>
        </w:rPr>
        <w:t xml:space="preserve"> ds_1 is temporarily considered mono-measure</w:t>
      </w:r>
    </w:p>
    <w:p w14:paraId="0C951CD4" w14:textId="77777777" w:rsidR="00210FF9" w:rsidRPr="00E352EF" w:rsidRDefault="00210FF9" w:rsidP="004023EB">
      <w:pPr>
        <w:rPr>
          <w:rFonts w:ascii="Cambria" w:eastAsia="Calibri" w:hAnsi="Cambria" w:cs="Calibri"/>
        </w:rPr>
      </w:pPr>
    </w:p>
    <w:p w14:paraId="4F7FBA98" w14:textId="1258C83D" w:rsidR="00210FF9" w:rsidRPr="00E352EF" w:rsidRDefault="00210FF9" w:rsidP="004023EB">
      <w:pPr>
        <w:rPr>
          <w:rFonts w:ascii="Cambria" w:eastAsia="Calibri" w:hAnsi="Cambria" w:cs="Calibri"/>
        </w:rPr>
      </w:pPr>
      <w:r w:rsidRPr="00E352EF">
        <w:rPr>
          <w:rFonts w:ascii="Cambria" w:eastAsia="Calibri" w:hAnsi="Cambria" w:cs="Calibri"/>
        </w:rPr>
        <w:t xml:space="preserve">2) </w:t>
      </w:r>
      <w:r w:rsidR="0097053A" w:rsidRPr="00E352EF">
        <w:rPr>
          <w:rFonts w:ascii="Cambria" w:eastAsia="Calibri" w:hAnsi="Cambria" w:cs="Calibri"/>
        </w:rPr>
        <w:t>Suppose the comparison operator (“=”) needs to be applied on the Component COUNTRY of the Dataset ds_1</w:t>
      </w:r>
      <w:del w:id="146" w:author="Laura Viignola" w:date="2017-05-11T09:18:00Z">
        <w:r w:rsidR="0097053A" w:rsidRPr="00E352EF" w:rsidDel="004266D2">
          <w:rPr>
            <w:rFonts w:ascii="Cambria" w:eastAsia="Calibri" w:hAnsi="Cambria" w:cs="Calibri"/>
          </w:rPr>
          <w:delText>.</w:delText>
        </w:r>
      </w:del>
      <w:ins w:id="147" w:author="Laura Viignola" w:date="2017-05-11T09:18:00Z">
        <w:r w:rsidR="004266D2">
          <w:rPr>
            <w:rFonts w:ascii="Cambria" w:eastAsia="Calibri" w:hAnsi="Cambria" w:cs="Calibri"/>
          </w:rPr>
          <w:t>#</w:t>
        </w:r>
      </w:ins>
      <w:r w:rsidR="0097053A" w:rsidRPr="00E352EF">
        <w:rPr>
          <w:rFonts w:ascii="Cambria" w:eastAsia="Calibri" w:hAnsi="Cambria" w:cs="Calibri"/>
        </w:rPr>
        <w:t xml:space="preserve"> </w:t>
      </w:r>
    </w:p>
    <w:p w14:paraId="7226414B" w14:textId="77777777" w:rsidR="00210FF9" w:rsidRPr="00E352EF" w:rsidRDefault="0097053A" w:rsidP="00210FF9">
      <w:pPr>
        <w:rPr>
          <w:rFonts w:ascii="Cambria" w:eastAsia="Calibri" w:hAnsi="Cambria" w:cs="Calibri"/>
        </w:rPr>
      </w:pPr>
      <w:r w:rsidRPr="00E352EF">
        <w:rPr>
          <w:rFonts w:ascii="Cambria" w:eastAsia="Calibri" w:hAnsi="Cambria" w:cs="Calibri"/>
        </w:rPr>
        <w:t>In this expression</w:t>
      </w:r>
      <w:r w:rsidR="00210FF9" w:rsidRPr="00E352EF">
        <w:rPr>
          <w:rFonts w:ascii="Cambria" w:eastAsia="Calibri" w:hAnsi="Cambria" w:cs="Calibri"/>
        </w:rPr>
        <w:t>:</w:t>
      </w:r>
    </w:p>
    <w:p w14:paraId="40A3BF8D" w14:textId="04742C20" w:rsidR="00210FF9" w:rsidRPr="00E352EF" w:rsidRDefault="00210FF9" w:rsidP="00210FF9">
      <w:pPr>
        <w:rPr>
          <w:rFonts w:ascii="Cambria" w:eastAsia="Calibri" w:hAnsi="Cambria" w:cs="Calibri"/>
        </w:rPr>
      </w:pPr>
      <w:r w:rsidRPr="00E352EF">
        <w:rPr>
          <w:rFonts w:ascii="Cambria" w:eastAsia="Calibri" w:hAnsi="Cambria" w:cs="Calibri"/>
        </w:rPr>
        <w:t>ds_2 := ds_1</w:t>
      </w:r>
      <w:del w:id="148" w:author="Laura Viignola" w:date="2017-05-11T09:18:00Z">
        <w:r w:rsidRPr="00E352EF" w:rsidDel="004266D2">
          <w:rPr>
            <w:rFonts w:ascii="Cambria" w:eastAsia="Calibri" w:hAnsi="Cambria" w:cs="Calibri"/>
          </w:rPr>
          <w:delText>.</w:delText>
        </w:r>
      </w:del>
      <w:ins w:id="149" w:author="Laura Viignola" w:date="2017-05-11T09:18:00Z">
        <w:r w:rsidR="004266D2">
          <w:rPr>
            <w:rFonts w:ascii="Cambria" w:eastAsia="Calibri" w:hAnsi="Cambria" w:cs="Calibri"/>
          </w:rPr>
          <w:t>#</w:t>
        </w:r>
      </w:ins>
      <w:r w:rsidRPr="00E352EF">
        <w:rPr>
          <w:rFonts w:ascii="Cambria" w:eastAsia="Calibri" w:hAnsi="Cambria" w:cs="Calibri"/>
        </w:rPr>
        <w:t>COUNTRY=”Luxembourg”</w:t>
      </w:r>
    </w:p>
    <w:p w14:paraId="64F84DE0" w14:textId="77777777" w:rsidR="005A2227" w:rsidRPr="00E352EF" w:rsidRDefault="0097053A" w:rsidP="004023EB">
      <w:pPr>
        <w:rPr>
          <w:rFonts w:ascii="Cambria" w:eastAsia="Calibri" w:hAnsi="Cambria" w:cs="Calibri"/>
        </w:rPr>
      </w:pPr>
      <w:r w:rsidRPr="00E352EF">
        <w:rPr>
          <w:rFonts w:ascii="Cambria" w:eastAsia="Calibri" w:hAnsi="Cambria" w:cs="Calibri"/>
        </w:rPr>
        <w:t xml:space="preserve">the membership operator specifies that the Identifier Component COUNTRY is temporarily considered as the only Measure Component to be used in the comparison. </w:t>
      </w:r>
    </w:p>
    <w:p w14:paraId="24D0796C" w14:textId="77777777" w:rsidR="00210FF9" w:rsidRPr="00E352EF" w:rsidRDefault="00210FF9" w:rsidP="004023EB">
      <w:pPr>
        <w:rPr>
          <w:rFonts w:ascii="Cambria" w:eastAsia="Calibri" w:hAnsi="Cambria" w:cs="Calibri"/>
        </w:rPr>
      </w:pPr>
    </w:p>
    <w:p w14:paraId="6CCEDF0D" w14:textId="77777777" w:rsidR="005A2227" w:rsidRPr="00E352EF" w:rsidRDefault="00210FF9" w:rsidP="004023EB">
      <w:pPr>
        <w:rPr>
          <w:rFonts w:ascii="Cambria" w:eastAsia="Calibri" w:hAnsi="Cambria" w:cs="Calibri"/>
        </w:rPr>
      </w:pPr>
      <w:r w:rsidRPr="00E352EF">
        <w:rPr>
          <w:rFonts w:ascii="Cambria" w:eastAsia="Calibri" w:hAnsi="Cambria" w:cs="Calibri"/>
        </w:rPr>
        <w:t xml:space="preserve">3) </w:t>
      </w:r>
      <w:r w:rsidR="0097053A" w:rsidRPr="00E352EF">
        <w:rPr>
          <w:rFonts w:ascii="Cambria" w:eastAsia="Calibri" w:hAnsi="Cambria" w:cs="Calibri"/>
        </w:rPr>
        <w:t>Suppose it is needed to round an Component. The round operator acts on Measure Components, which must be all Numeric. Suppose we have a Dataset ds_1 with a string Measure Component DESCRIPTION and a numeric Component AVERAGE_AGE, which needs to be rounded to the 3rd decimal. The expression:</w:t>
      </w:r>
    </w:p>
    <w:p w14:paraId="574FE61D" w14:textId="25E5E9F7" w:rsidR="005A2227" w:rsidRPr="00E352EF" w:rsidRDefault="0097053A" w:rsidP="004023EB">
      <w:pPr>
        <w:rPr>
          <w:rFonts w:ascii="Cambria" w:eastAsia="Calibri" w:hAnsi="Cambria" w:cs="Calibri"/>
        </w:rPr>
      </w:pPr>
      <w:r w:rsidRPr="00E352EF">
        <w:rPr>
          <w:rFonts w:ascii="Cambria" w:eastAsia="Calibri" w:hAnsi="Cambria" w:cs="Calibri"/>
        </w:rPr>
        <w:t>ds_1 := round(ds_1</w:t>
      </w:r>
      <w:del w:id="150" w:author="Laura Viignola" w:date="2017-05-11T09:18:00Z">
        <w:r w:rsidRPr="00E352EF" w:rsidDel="004266D2">
          <w:rPr>
            <w:rFonts w:ascii="Cambria" w:eastAsia="Calibri" w:hAnsi="Cambria" w:cs="Calibri"/>
          </w:rPr>
          <w:delText>.</w:delText>
        </w:r>
      </w:del>
      <w:ins w:id="151" w:author="Laura Viignola" w:date="2017-05-11T09:18:00Z">
        <w:r w:rsidR="004266D2">
          <w:rPr>
            <w:rFonts w:ascii="Cambria" w:eastAsia="Calibri" w:hAnsi="Cambria" w:cs="Calibri"/>
          </w:rPr>
          <w:t>#</w:t>
        </w:r>
      </w:ins>
      <w:r w:rsidRPr="00E352EF">
        <w:rPr>
          <w:rFonts w:ascii="Cambria" w:eastAsia="Calibri" w:hAnsi="Cambria" w:cs="Calibri"/>
        </w:rPr>
        <w:t>AVERAGE_AGE,3)</w:t>
      </w:r>
    </w:p>
    <w:p w14:paraId="2F3BD20F" w14:textId="77777777" w:rsidR="005A2227" w:rsidRPr="00E352EF" w:rsidRDefault="0097053A" w:rsidP="004023EB">
      <w:pPr>
        <w:rPr>
          <w:rFonts w:ascii="Cambria" w:eastAsia="Calibri" w:hAnsi="Cambria" w:cs="Calibri"/>
        </w:rPr>
      </w:pPr>
      <w:r w:rsidRPr="00E352EF">
        <w:rPr>
          <w:rFonts w:ascii="Cambria" w:eastAsia="Calibri" w:hAnsi="Cambria" w:cs="Calibri"/>
        </w:rPr>
        <w:t>performs this task.</w:t>
      </w:r>
    </w:p>
    <w:p w14:paraId="24F65607" w14:textId="1E234517" w:rsidR="005A2227" w:rsidRPr="00E352EF" w:rsidRDefault="0097053A" w:rsidP="004023EB">
      <w:pPr>
        <w:rPr>
          <w:rFonts w:ascii="Cambria" w:eastAsia="Calibri" w:hAnsi="Cambria" w:cs="Calibri"/>
        </w:rPr>
      </w:pPr>
      <w:r w:rsidRPr="00E352EF">
        <w:rPr>
          <w:rFonts w:ascii="Cambria" w:eastAsia="Calibri" w:hAnsi="Cambria" w:cs="Calibri"/>
        </w:rPr>
        <w:t>ds_1</w:t>
      </w:r>
      <w:del w:id="152" w:author="Laura Viignola" w:date="2017-05-11T09:18:00Z">
        <w:r w:rsidRPr="00E352EF" w:rsidDel="004266D2">
          <w:rPr>
            <w:rFonts w:ascii="Cambria" w:eastAsia="Calibri" w:hAnsi="Cambria" w:cs="Calibri"/>
          </w:rPr>
          <w:delText>.</w:delText>
        </w:r>
      </w:del>
      <w:ins w:id="153" w:author="Laura Viignola" w:date="2017-05-11T09:18:00Z">
        <w:r w:rsidR="004266D2">
          <w:rPr>
            <w:rFonts w:ascii="Cambria" w:eastAsia="Calibri" w:hAnsi="Cambria" w:cs="Calibri"/>
          </w:rPr>
          <w:t>#</w:t>
        </w:r>
      </w:ins>
      <w:r w:rsidRPr="00E352EF">
        <w:rPr>
          <w:rFonts w:ascii="Cambria" w:eastAsia="Calibri" w:hAnsi="Cambria" w:cs="Calibri"/>
        </w:rPr>
        <w:t>AVERAGE_AGE temporarily considers AVERAGE_AGE the only numeric Measure Component of ds_1. The round is then normally applied.</w:t>
      </w:r>
    </w:p>
    <w:p w14:paraId="194F1673" w14:textId="77777777" w:rsidR="00210FF9" w:rsidRPr="00E352EF" w:rsidRDefault="00210FF9" w:rsidP="004023EB">
      <w:pPr>
        <w:rPr>
          <w:rFonts w:ascii="Cambria" w:eastAsia="Calibri" w:hAnsi="Cambria" w:cs="Calibri"/>
        </w:rPr>
      </w:pPr>
    </w:p>
    <w:p w14:paraId="0A1CED55" w14:textId="77777777" w:rsidR="005A2227" w:rsidRPr="00E352EF" w:rsidRDefault="00210FF9" w:rsidP="004023EB">
      <w:pPr>
        <w:rPr>
          <w:rFonts w:ascii="Cambria" w:eastAsia="Calibri" w:hAnsi="Cambria" w:cs="Calibri"/>
        </w:rPr>
      </w:pPr>
      <w:r w:rsidRPr="00E352EF">
        <w:rPr>
          <w:rFonts w:ascii="Cambria" w:eastAsia="Calibri" w:hAnsi="Cambria" w:cs="Calibri"/>
        </w:rPr>
        <w:t xml:space="preserve">4) </w:t>
      </w:r>
      <w:r w:rsidR="0097053A" w:rsidRPr="00E352EF">
        <w:rPr>
          <w:rFonts w:ascii="Cambria" w:eastAsia="Calibri" w:hAnsi="Cambria" w:cs="Calibri"/>
        </w:rPr>
        <w:t xml:space="preserve">Let us suppose we have two multi-measure Datasets ds_1 and ds_2, having the same Identifier Components K1 and K2, and the same Measure Components M1 (which is a Numeric), M2 which is a String. </w:t>
      </w:r>
    </w:p>
    <w:p w14:paraId="12C98829" w14:textId="77777777" w:rsidR="005A2227" w:rsidRPr="00E352EF" w:rsidRDefault="0097053A" w:rsidP="004023EB">
      <w:pPr>
        <w:rPr>
          <w:rFonts w:ascii="Cambria" w:eastAsia="Calibri" w:hAnsi="Cambria" w:cs="Calibri"/>
        </w:rPr>
      </w:pPr>
      <w:r w:rsidRPr="00E352EF">
        <w:rPr>
          <w:rFonts w:ascii="Cambria" w:eastAsia="Calibri" w:hAnsi="Cambria" w:cs="Calibri"/>
        </w:rPr>
        <w:t>The expression</w:t>
      </w:r>
      <w:r w:rsidR="00210FF9" w:rsidRPr="00E352EF">
        <w:rPr>
          <w:rFonts w:ascii="Cambria" w:eastAsia="Calibri" w:hAnsi="Cambria" w:cs="Calibri"/>
        </w:rPr>
        <w:t>:</w:t>
      </w:r>
    </w:p>
    <w:p w14:paraId="58793BCC" w14:textId="4C12F49E" w:rsidR="005A2227" w:rsidRPr="00E352EF" w:rsidRDefault="0097053A" w:rsidP="004023EB">
      <w:pPr>
        <w:rPr>
          <w:rFonts w:ascii="Cambria" w:eastAsia="Calibri" w:hAnsi="Cambria" w:cs="Calibri"/>
        </w:rPr>
      </w:pPr>
      <w:r w:rsidRPr="00E352EF">
        <w:rPr>
          <w:rFonts w:ascii="Cambria" w:eastAsia="Calibri" w:hAnsi="Cambria" w:cs="Calibri"/>
        </w:rPr>
        <w:t>ds_3 := ds_1</w:t>
      </w:r>
      <w:del w:id="154" w:author="Laura Viignola" w:date="2017-05-11T09:23:00Z">
        <w:r w:rsidRPr="00E352EF" w:rsidDel="004266D2">
          <w:rPr>
            <w:rFonts w:ascii="Cambria" w:eastAsia="Calibri" w:hAnsi="Cambria" w:cs="Calibri"/>
          </w:rPr>
          <w:delText>.</w:delText>
        </w:r>
      </w:del>
      <w:ins w:id="155" w:author="Laura Viignola" w:date="2017-05-11T09:23:00Z">
        <w:r w:rsidR="004266D2">
          <w:rPr>
            <w:rFonts w:ascii="Cambria" w:eastAsia="Calibri" w:hAnsi="Cambria" w:cs="Calibri"/>
          </w:rPr>
          <w:t>#</w:t>
        </w:r>
      </w:ins>
      <w:r w:rsidRPr="00E352EF">
        <w:rPr>
          <w:rFonts w:ascii="Cambria" w:eastAsia="Calibri" w:hAnsi="Cambria" w:cs="Calibri"/>
        </w:rPr>
        <w:t>M1 + ds_2</w:t>
      </w:r>
      <w:del w:id="156" w:author="Laura Viignola" w:date="2017-05-11T09:23:00Z">
        <w:r w:rsidRPr="00E352EF" w:rsidDel="004266D2">
          <w:rPr>
            <w:rFonts w:ascii="Cambria" w:eastAsia="Calibri" w:hAnsi="Cambria" w:cs="Calibri"/>
          </w:rPr>
          <w:delText>.</w:delText>
        </w:r>
      </w:del>
      <w:ins w:id="157" w:author="Laura Viignola" w:date="2017-05-11T09:23:00Z">
        <w:r w:rsidR="004266D2">
          <w:rPr>
            <w:rFonts w:ascii="Cambria" w:eastAsia="Calibri" w:hAnsi="Cambria" w:cs="Calibri"/>
          </w:rPr>
          <w:t>#</w:t>
        </w:r>
      </w:ins>
      <w:r w:rsidRPr="00E352EF">
        <w:rPr>
          <w:rFonts w:ascii="Cambria" w:eastAsia="Calibri" w:hAnsi="Cambria" w:cs="Calibri"/>
        </w:rPr>
        <w:t>M1</w:t>
      </w:r>
    </w:p>
    <w:p w14:paraId="3DF7F613" w14:textId="77777777" w:rsidR="00210FF9" w:rsidRPr="00E352EF" w:rsidRDefault="0097053A" w:rsidP="004023EB">
      <w:pPr>
        <w:rPr>
          <w:rFonts w:ascii="Cambria" w:eastAsia="Calibri" w:hAnsi="Cambria" w:cs="Calibri"/>
        </w:rPr>
      </w:pPr>
      <w:r w:rsidRPr="00E352EF">
        <w:rPr>
          <w:rFonts w:ascii="Cambria" w:eastAsia="Calibri" w:hAnsi="Cambria" w:cs="Calibri"/>
        </w:rPr>
        <w:t xml:space="preserve">sums only the Measure Component M1. </w:t>
      </w:r>
    </w:p>
    <w:p w14:paraId="6CA7FF21" w14:textId="77777777" w:rsidR="00210FF9" w:rsidRPr="00E352EF" w:rsidRDefault="00210FF9" w:rsidP="004023EB">
      <w:pPr>
        <w:rPr>
          <w:rFonts w:ascii="Cambria" w:eastAsia="Calibri" w:hAnsi="Cambria" w:cs="Calibri"/>
        </w:rPr>
      </w:pPr>
    </w:p>
    <w:p w14:paraId="03F39917" w14:textId="77777777" w:rsidR="005A2227" w:rsidRPr="00E352EF" w:rsidRDefault="00210FF9" w:rsidP="004023EB">
      <w:pPr>
        <w:rPr>
          <w:rFonts w:ascii="Cambria" w:hAnsi="Cambria"/>
        </w:rPr>
      </w:pPr>
      <w:r w:rsidRPr="00E352EF">
        <w:rPr>
          <w:rFonts w:ascii="Cambria" w:eastAsia="Calibri" w:hAnsi="Cambria" w:cs="Calibri"/>
        </w:rPr>
        <w:t xml:space="preserve">5) </w:t>
      </w:r>
      <w:r w:rsidR="0097053A" w:rsidRPr="00E352EF">
        <w:rPr>
          <w:rFonts w:ascii="Cambria" w:eastAsia="Calibri" w:hAnsi="Cambria" w:cs="Calibri"/>
        </w:rPr>
        <w:t>Let us suppose we have two multi-measure Datasets ds_1 and ds_2, having the same Identifier Components K1 and K2, and the Measure Components M1</w:t>
      </w:r>
      <w:r w:rsidRPr="00E352EF">
        <w:rPr>
          <w:rFonts w:ascii="Cambria" w:eastAsia="Calibri" w:hAnsi="Cambria" w:cs="Calibri"/>
        </w:rPr>
        <w:t xml:space="preserve"> a</w:t>
      </w:r>
      <w:r w:rsidR="0097053A" w:rsidRPr="00E352EF">
        <w:rPr>
          <w:rFonts w:ascii="Cambria" w:eastAsia="Calibri" w:hAnsi="Cambria" w:cs="Calibri"/>
        </w:rPr>
        <w:t xml:space="preserve">nd  M2. </w:t>
      </w:r>
    </w:p>
    <w:p w14:paraId="3344C3D3" w14:textId="77777777" w:rsidR="005A2227" w:rsidRPr="00E352EF" w:rsidRDefault="0097053A" w:rsidP="004023EB">
      <w:pPr>
        <w:rPr>
          <w:rFonts w:ascii="Cambria" w:hAnsi="Cambria"/>
        </w:rPr>
      </w:pPr>
      <w:r w:rsidRPr="00E352EF">
        <w:rPr>
          <w:rFonts w:ascii="Cambria" w:eastAsia="Calibri" w:hAnsi="Cambria" w:cs="Calibri"/>
        </w:rPr>
        <w:t>The expression</w:t>
      </w:r>
      <w:r w:rsidR="00210FF9" w:rsidRPr="00E352EF">
        <w:rPr>
          <w:rFonts w:ascii="Cambria" w:eastAsia="Calibri" w:hAnsi="Cambria" w:cs="Calibri"/>
        </w:rPr>
        <w:t>:</w:t>
      </w:r>
    </w:p>
    <w:p w14:paraId="70193F87" w14:textId="38532884" w:rsidR="005A2227" w:rsidRPr="00E352EF" w:rsidRDefault="0097053A" w:rsidP="004023EB">
      <w:pPr>
        <w:rPr>
          <w:rFonts w:ascii="Cambria" w:hAnsi="Cambria"/>
        </w:rPr>
      </w:pPr>
      <w:r w:rsidRPr="00E352EF">
        <w:rPr>
          <w:rFonts w:ascii="Cambria" w:eastAsia="Calibri" w:hAnsi="Cambria" w:cs="Calibri"/>
        </w:rPr>
        <w:t>ds_3 := ds_1</w:t>
      </w:r>
      <w:del w:id="158" w:author="Laura Viignola" w:date="2017-05-11T09:23:00Z">
        <w:r w:rsidRPr="00E352EF" w:rsidDel="004266D2">
          <w:rPr>
            <w:rFonts w:ascii="Cambria" w:eastAsia="Calibri" w:hAnsi="Cambria" w:cs="Calibri"/>
          </w:rPr>
          <w:delText>.</w:delText>
        </w:r>
      </w:del>
      <w:ins w:id="159" w:author="Laura Viignola" w:date="2017-05-11T09:23:00Z">
        <w:r w:rsidR="004266D2">
          <w:rPr>
            <w:rFonts w:ascii="Cambria" w:eastAsia="Calibri" w:hAnsi="Cambria" w:cs="Calibri"/>
          </w:rPr>
          <w:t>#</w:t>
        </w:r>
      </w:ins>
      <w:r w:rsidRPr="00E352EF">
        <w:rPr>
          <w:rFonts w:ascii="Cambria" w:eastAsia="Calibri" w:hAnsi="Cambria" w:cs="Calibri"/>
        </w:rPr>
        <w:t>M1 + ds_2</w:t>
      </w:r>
      <w:del w:id="160" w:author="Laura Viignola" w:date="2017-05-11T09:23:00Z">
        <w:r w:rsidRPr="00E352EF" w:rsidDel="004266D2">
          <w:rPr>
            <w:rFonts w:ascii="Cambria" w:eastAsia="Calibri" w:hAnsi="Cambria" w:cs="Calibri"/>
          </w:rPr>
          <w:delText>.</w:delText>
        </w:r>
      </w:del>
      <w:ins w:id="161" w:author="Laura Viignola" w:date="2017-05-11T09:23:00Z">
        <w:r w:rsidR="004266D2">
          <w:rPr>
            <w:rFonts w:ascii="Cambria" w:eastAsia="Calibri" w:hAnsi="Cambria" w:cs="Calibri"/>
          </w:rPr>
          <w:t>#</w:t>
        </w:r>
      </w:ins>
      <w:r w:rsidRPr="00E352EF">
        <w:rPr>
          <w:rFonts w:ascii="Cambria" w:eastAsia="Calibri" w:hAnsi="Cambria" w:cs="Calibri"/>
        </w:rPr>
        <w:t>M2</w:t>
      </w:r>
    </w:p>
    <w:p w14:paraId="13A721FF" w14:textId="77777777" w:rsidR="005A2227" w:rsidRPr="00E352EF" w:rsidRDefault="0097053A" w:rsidP="004023EB">
      <w:pPr>
        <w:rPr>
          <w:rFonts w:ascii="Cambria" w:hAnsi="Cambria"/>
        </w:rPr>
      </w:pPr>
      <w:r w:rsidRPr="00E352EF">
        <w:rPr>
          <w:rFonts w:ascii="Cambria" w:eastAsia="Calibri" w:hAnsi="Cambria" w:cs="Calibri"/>
        </w:rPr>
        <w:t xml:space="preserve">sums the Measure Component M1 with the measure component M2. </w:t>
      </w:r>
    </w:p>
    <w:p w14:paraId="0DCFE22C" w14:textId="77777777" w:rsidR="005A2227" w:rsidRPr="00E352EF" w:rsidRDefault="0097053A" w:rsidP="00597269">
      <w:pPr>
        <w:pStyle w:val="Stile3"/>
        <w:rPr>
          <w:rFonts w:ascii="Cambria" w:hAnsi="Cambria"/>
          <w:lang w:val="en-GB"/>
        </w:rPr>
      </w:pPr>
      <w:bookmarkStart w:id="162" w:name="_Toc463805726"/>
      <w:bookmarkStart w:id="163" w:name="_Toc464487893"/>
      <w:r w:rsidRPr="00E352EF">
        <w:rPr>
          <w:rFonts w:ascii="Cambria" w:hAnsi="Cambria"/>
          <w:lang w:val="en-GB"/>
        </w:rPr>
        <w:t>Alias  as</w:t>
      </w:r>
      <w:bookmarkEnd w:id="162"/>
      <w:bookmarkEnd w:id="163"/>
      <w:r w:rsidRPr="00E352EF">
        <w:rPr>
          <w:rFonts w:ascii="Cambria" w:hAnsi="Cambria"/>
          <w:lang w:val="en-GB"/>
        </w:rPr>
        <w:t xml:space="preserve">      </w:t>
      </w:r>
    </w:p>
    <w:p w14:paraId="7B245DBD" w14:textId="77777777" w:rsidR="00927AE8" w:rsidRPr="00E352EF" w:rsidRDefault="00927AE8" w:rsidP="009F126A">
      <w:pPr>
        <w:rPr>
          <w:rFonts w:ascii="Cambria" w:eastAsia="Calibri" w:hAnsi="Cambria" w:cs="Calibri"/>
          <w:i/>
          <w:color w:val="5B9BD5"/>
        </w:rPr>
      </w:pPr>
      <w:r w:rsidRPr="00E352EF">
        <w:rPr>
          <w:rFonts w:ascii="Cambria" w:eastAsia="Calibri" w:hAnsi="Cambria" w:cs="Calibri"/>
          <w:i/>
          <w:color w:val="5B9BD5"/>
        </w:rPr>
        <w:t>Semantics</w:t>
      </w:r>
    </w:p>
    <w:p w14:paraId="3D2D1EDC" w14:textId="386BEDCE" w:rsidR="005A2227" w:rsidRPr="00E352EF" w:rsidRDefault="0097053A" w:rsidP="00597269">
      <w:pPr>
        <w:rPr>
          <w:rFonts w:ascii="Cambria" w:hAnsi="Cambria"/>
        </w:rPr>
      </w:pPr>
      <w:r w:rsidRPr="00E352EF">
        <w:rPr>
          <w:rFonts w:ascii="Cambria" w:eastAsia="Calibri" w:hAnsi="Cambria"/>
        </w:rPr>
        <w:t xml:space="preserve">The </w:t>
      </w:r>
      <w:r w:rsidRPr="00E352EF">
        <w:rPr>
          <w:rFonts w:ascii="Cambria" w:eastAsia="Calibri" w:hAnsi="Cambria"/>
          <w:b/>
        </w:rPr>
        <w:t>as</w:t>
      </w:r>
      <w:r w:rsidRPr="00E352EF">
        <w:rPr>
          <w:rFonts w:ascii="Cambria" w:eastAsia="Calibri" w:hAnsi="Cambria"/>
        </w:rPr>
        <w:t xml:space="preserve"> operator </w:t>
      </w:r>
      <w:ins w:id="164" w:author="Laura Viignola" w:date="2017-05-10T18:13:00Z">
        <w:r w:rsidR="00AC5A51">
          <w:t>changes the name of the specified measure or attribute</w:t>
        </w:r>
      </w:ins>
      <w:del w:id="165" w:author="Laura Viignola" w:date="2017-05-10T18:13:00Z">
        <w:r w:rsidRPr="00E352EF" w:rsidDel="00AC5A51">
          <w:rPr>
            <w:rFonts w:ascii="Cambria" w:eastAsia="Calibri" w:hAnsi="Cambria"/>
          </w:rPr>
          <w:delText xml:space="preserve">allows to rename one component of a </w:delText>
        </w:r>
        <w:r w:rsidR="00472C2F" w:rsidRPr="00E352EF" w:rsidDel="00AC5A51">
          <w:rPr>
            <w:rFonts w:ascii="Cambria" w:hAnsi="Cambria"/>
          </w:rPr>
          <w:delText>Dataset</w:delText>
        </w:r>
        <w:r w:rsidRPr="00E352EF" w:rsidDel="00AC5A51">
          <w:rPr>
            <w:rFonts w:ascii="Cambria" w:eastAsia="Calibri" w:hAnsi="Cambria"/>
          </w:rPr>
          <w:delText xml:space="preserve"> or the component resulting by an expression</w:delText>
        </w:r>
      </w:del>
      <w:r w:rsidRPr="00E352EF">
        <w:rPr>
          <w:rFonts w:ascii="Cambria" w:eastAsia="Calibri" w:hAnsi="Cambria"/>
        </w:rPr>
        <w:t xml:space="preserve">. </w:t>
      </w:r>
    </w:p>
    <w:p w14:paraId="0705B9DD" w14:textId="77777777" w:rsidR="001643C0" w:rsidRPr="00E352EF" w:rsidRDefault="001643C0" w:rsidP="001643C0">
      <w:pPr>
        <w:rPr>
          <w:rFonts w:ascii="Cambria" w:eastAsia="Calibri" w:hAnsi="Cambria" w:cs="Calibri"/>
          <w:i/>
          <w:color w:val="5B9BD5"/>
        </w:rPr>
      </w:pPr>
    </w:p>
    <w:p w14:paraId="01B801E5" w14:textId="77777777" w:rsidR="005A2227" w:rsidRPr="00F70A81" w:rsidRDefault="0097053A" w:rsidP="009F126A">
      <w:pPr>
        <w:rPr>
          <w:rFonts w:ascii="Cambria" w:eastAsia="Calibri" w:hAnsi="Cambria" w:cs="Calibri"/>
          <w:i/>
          <w:color w:val="5B9BD5"/>
          <w:lang w:val="pt-PT"/>
        </w:rPr>
      </w:pPr>
      <w:r w:rsidRPr="00F70A81">
        <w:rPr>
          <w:rFonts w:ascii="Cambria" w:eastAsia="Calibri" w:hAnsi="Cambria" w:cs="Calibri"/>
          <w:i/>
          <w:color w:val="5B9BD5"/>
          <w:lang w:val="pt-PT"/>
        </w:rPr>
        <w:t>Syntax</w:t>
      </w:r>
    </w:p>
    <w:p w14:paraId="0B2D60EC" w14:textId="47B4C004" w:rsidR="005A2227" w:rsidRPr="00F70A81" w:rsidRDefault="0097053A" w:rsidP="001643C0">
      <w:pPr>
        <w:rPr>
          <w:rFonts w:ascii="Cambria" w:hAnsi="Cambria"/>
          <w:lang w:val="pt-PT"/>
        </w:rPr>
      </w:pPr>
      <w:r w:rsidRPr="00F70A81">
        <w:rPr>
          <w:rFonts w:ascii="Cambria" w:eastAsia="Calibri" w:hAnsi="Cambria" w:cs="Calibri"/>
          <w:i/>
          <w:lang w:val="pt-PT"/>
        </w:rPr>
        <w:t>ds</w:t>
      </w:r>
      <w:del w:id="166" w:author="Laura Viignola" w:date="2017-05-11T09:23:00Z">
        <w:r w:rsidRPr="00F70A81" w:rsidDel="004266D2">
          <w:rPr>
            <w:rFonts w:ascii="Cambria" w:eastAsia="Calibri" w:hAnsi="Cambria" w:cs="Calibri"/>
            <w:i/>
            <w:lang w:val="pt-PT"/>
          </w:rPr>
          <w:delText>.</w:delText>
        </w:r>
      </w:del>
      <w:ins w:id="167" w:author="Laura Viignola" w:date="2017-05-11T09:23:00Z">
        <w:r w:rsidR="004266D2">
          <w:rPr>
            <w:rFonts w:ascii="Cambria" w:eastAsia="Calibri" w:hAnsi="Cambria" w:cs="Calibri"/>
            <w:i/>
            <w:lang w:val="pt-PT"/>
          </w:rPr>
          <w:t>#</w:t>
        </w:r>
      </w:ins>
      <w:r w:rsidRPr="00F70A81">
        <w:rPr>
          <w:rFonts w:ascii="Cambria" w:eastAsia="Calibri" w:hAnsi="Cambria" w:cs="Calibri"/>
          <w:i/>
          <w:lang w:val="pt-PT"/>
        </w:rPr>
        <w:t xml:space="preserve">comp </w:t>
      </w:r>
      <w:r w:rsidRPr="00F70A81">
        <w:rPr>
          <w:rFonts w:ascii="Cambria" w:eastAsia="Calibri" w:hAnsi="Cambria" w:cs="Calibri"/>
          <w:b/>
          <w:i/>
          <w:lang w:val="pt-PT"/>
        </w:rPr>
        <w:t>as</w:t>
      </w:r>
      <w:r w:rsidRPr="00F70A81">
        <w:rPr>
          <w:rFonts w:ascii="Cambria" w:eastAsia="Calibri" w:hAnsi="Cambria" w:cs="Calibri"/>
          <w:i/>
          <w:lang w:val="pt-PT"/>
        </w:rPr>
        <w:t xml:space="preserve"> alias</w:t>
      </w:r>
    </w:p>
    <w:p w14:paraId="66EBF016" w14:textId="77777777" w:rsidR="001643C0" w:rsidRPr="00F70A81" w:rsidRDefault="001643C0" w:rsidP="001643C0">
      <w:pPr>
        <w:rPr>
          <w:rFonts w:ascii="Cambria" w:eastAsia="Calibri" w:hAnsi="Cambria" w:cs="Calibri"/>
          <w:i/>
          <w:color w:val="5B9BD5"/>
          <w:lang w:val="pt-PT"/>
        </w:rPr>
      </w:pPr>
    </w:p>
    <w:p w14:paraId="04666F3A" w14:textId="77777777" w:rsidR="005A2227" w:rsidRPr="00F70A81" w:rsidRDefault="0097053A" w:rsidP="009F126A">
      <w:pPr>
        <w:rPr>
          <w:rFonts w:ascii="Cambria" w:eastAsia="Calibri" w:hAnsi="Cambria" w:cs="Calibri"/>
          <w:i/>
          <w:color w:val="5B9BD5"/>
          <w:lang w:val="pt-PT"/>
        </w:rPr>
      </w:pPr>
      <w:r w:rsidRPr="00F70A81">
        <w:rPr>
          <w:rFonts w:ascii="Cambria" w:eastAsia="Calibri" w:hAnsi="Cambria" w:cs="Calibri"/>
          <w:i/>
          <w:color w:val="5B9BD5"/>
          <w:lang w:val="pt-PT"/>
        </w:rPr>
        <w:t>Parameters</w:t>
      </w:r>
    </w:p>
    <w:p w14:paraId="68C5B632" w14:textId="77777777" w:rsidR="005A2227" w:rsidRPr="00E352EF" w:rsidRDefault="00DC675D" w:rsidP="00DC675D">
      <w:pPr>
        <w:rPr>
          <w:rFonts w:ascii="Cambria" w:hAnsi="Cambria"/>
        </w:rPr>
      </w:pPr>
      <w:r w:rsidRPr="00E352EF">
        <w:rPr>
          <w:rFonts w:ascii="Cambria" w:eastAsia="Calibri" w:hAnsi="Cambria" w:cs="Calibri"/>
          <w:i/>
        </w:rPr>
        <w:t xml:space="preserve">ds </w:t>
      </w:r>
      <w:r w:rsidR="00E03AF1" w:rsidRPr="00E352EF">
        <w:rPr>
          <w:rFonts w:ascii="Cambria" w:eastAsia="Calibri" w:hAnsi="Cambria" w:cs="Calibri"/>
        </w:rPr>
        <w:t>:</w:t>
      </w:r>
      <w:r w:rsidR="0097053A" w:rsidRPr="00E352EF">
        <w:rPr>
          <w:rFonts w:ascii="Cambria" w:eastAsia="Calibri" w:hAnsi="Cambria" w:cs="Calibri"/>
        </w:rPr>
        <w:t xml:space="preserve"> </w:t>
      </w:r>
      <w:r w:rsidR="00472C2F" w:rsidRPr="00E352EF">
        <w:t>Dataset</w:t>
      </w:r>
    </w:p>
    <w:p w14:paraId="03EB89DD" w14:textId="77777777" w:rsidR="005A2227" w:rsidRPr="00E352EF" w:rsidRDefault="00DC675D" w:rsidP="001643C0">
      <w:pPr>
        <w:rPr>
          <w:rFonts w:ascii="Cambria" w:hAnsi="Cambria"/>
        </w:rPr>
      </w:pPr>
      <w:r w:rsidRPr="00E352EF">
        <w:rPr>
          <w:rFonts w:ascii="Cambria" w:eastAsia="Calibri" w:hAnsi="Cambria" w:cs="Calibri"/>
          <w:i/>
        </w:rPr>
        <w:lastRenderedPageBreak/>
        <w:t>a</w:t>
      </w:r>
      <w:r w:rsidR="0097053A" w:rsidRPr="00E352EF">
        <w:rPr>
          <w:rFonts w:ascii="Cambria" w:eastAsia="Calibri" w:hAnsi="Cambria" w:cs="Calibri"/>
          <w:i/>
        </w:rPr>
        <w:t>lias</w:t>
      </w:r>
      <w:r w:rsidRPr="00E352EF">
        <w:rPr>
          <w:rFonts w:ascii="Cambria" w:eastAsia="Calibri" w:hAnsi="Cambria" w:cs="Calibri"/>
        </w:rPr>
        <w:t xml:space="preserve"> </w:t>
      </w:r>
      <w:r w:rsidR="00E03AF1" w:rsidRPr="00E352EF">
        <w:rPr>
          <w:rFonts w:ascii="Cambria" w:eastAsia="Calibri" w:hAnsi="Cambria" w:cs="Calibri"/>
        </w:rPr>
        <w:t xml:space="preserve">: </w:t>
      </w:r>
      <w:r w:rsidR="0097053A" w:rsidRPr="00E352EF">
        <w:rPr>
          <w:rFonts w:ascii="Cambria" w:eastAsia="Calibri" w:hAnsi="Cambria" w:cs="Calibri"/>
        </w:rPr>
        <w:t>string</w:t>
      </w:r>
    </w:p>
    <w:p w14:paraId="7E1493C3" w14:textId="77777777" w:rsidR="001643C0" w:rsidRPr="00E352EF" w:rsidRDefault="001643C0" w:rsidP="001643C0">
      <w:pPr>
        <w:rPr>
          <w:rFonts w:ascii="Cambria" w:eastAsia="Calibri" w:hAnsi="Cambria" w:cs="Calibri"/>
          <w:i/>
          <w:color w:val="5B9BD5"/>
        </w:rPr>
      </w:pPr>
    </w:p>
    <w:p w14:paraId="76758DAF"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Constraints</w:t>
      </w:r>
    </w:p>
    <w:p w14:paraId="16C95781" w14:textId="77777777" w:rsidR="005A2227" w:rsidRPr="00E352EF" w:rsidRDefault="0097053A" w:rsidP="001643C0">
      <w:pPr>
        <w:rPr>
          <w:rFonts w:ascii="Cambria" w:hAnsi="Cambria"/>
        </w:rPr>
      </w:pPr>
      <w:r w:rsidRPr="00E352EF">
        <w:rPr>
          <w:rFonts w:ascii="Cambria" w:eastAsia="Calibri" w:hAnsi="Cambria" w:cs="Calibri"/>
        </w:rPr>
        <w:t xml:space="preserve">This operator works only on </w:t>
      </w:r>
      <w:r w:rsidR="00430BF1" w:rsidRPr="00E352EF">
        <w:rPr>
          <w:rFonts w:ascii="Cambria" w:eastAsia="Calibri" w:hAnsi="Cambria" w:cs="Calibri"/>
        </w:rPr>
        <w:t xml:space="preserve">Measure </w:t>
      </w:r>
      <w:r w:rsidRPr="00E352EF">
        <w:rPr>
          <w:rFonts w:ascii="Cambria" w:eastAsia="Calibri" w:hAnsi="Cambria" w:cs="Calibri"/>
        </w:rPr>
        <w:t>components.</w:t>
      </w:r>
    </w:p>
    <w:p w14:paraId="452EBD1D" w14:textId="77777777" w:rsidR="005A2227" w:rsidRPr="00E352EF" w:rsidRDefault="00430BF1" w:rsidP="00597269">
      <w:pPr>
        <w:rPr>
          <w:rFonts w:ascii="Cambria" w:eastAsia="Calibri" w:hAnsi="Cambria" w:cs="Calibri"/>
          <w:i/>
          <w:color w:val="5B9BD5"/>
        </w:rPr>
      </w:pPr>
      <w:r w:rsidRPr="00E352EF">
        <w:rPr>
          <w:rFonts w:ascii="Cambria" w:eastAsia="Calibri" w:hAnsi="Cambria" w:cs="Calibri"/>
          <w:i/>
          <w:color w:val="5B9BD5"/>
        </w:rPr>
        <w:t>Semantics specification</w:t>
      </w:r>
    </w:p>
    <w:p w14:paraId="2D19E5CA" w14:textId="77777777" w:rsidR="001643C0" w:rsidRPr="00E352EF" w:rsidRDefault="00430BF1" w:rsidP="001643C0">
      <w:pPr>
        <w:rPr>
          <w:rFonts w:ascii="Cambria" w:eastAsia="Calibri" w:hAnsi="Cambria" w:cs="Calibri"/>
          <w:i/>
          <w:color w:val="5B9BD5"/>
        </w:rPr>
      </w:pPr>
      <w:r w:rsidRPr="00E352EF">
        <w:rPr>
          <w:rFonts w:ascii="Cambria" w:hAnsi="Cambria"/>
        </w:rPr>
        <w:t>The operator takes as input a Dataset and the identifier of a Measure Component, and returns a new Dataset having only that Measure Component and all the original Identifier Components.</w:t>
      </w:r>
    </w:p>
    <w:p w14:paraId="55915192" w14:textId="77777777" w:rsidR="001643C0" w:rsidRPr="00E352EF" w:rsidRDefault="001643C0" w:rsidP="009F126A">
      <w:pPr>
        <w:rPr>
          <w:rFonts w:ascii="Cambria" w:eastAsia="Calibri" w:hAnsi="Cambria" w:cs="Calibri"/>
          <w:i/>
          <w:color w:val="5B9BD5"/>
        </w:rPr>
      </w:pPr>
      <w:r w:rsidRPr="00E352EF">
        <w:rPr>
          <w:rFonts w:ascii="Cambria" w:eastAsia="Calibri" w:hAnsi="Cambria" w:cs="Calibri"/>
          <w:i/>
          <w:color w:val="5B9BD5"/>
        </w:rPr>
        <w:t>Examples</w:t>
      </w:r>
    </w:p>
    <w:p w14:paraId="42F32A0D" w14:textId="77777777" w:rsidR="005A2227" w:rsidRPr="00E352EF" w:rsidRDefault="001643C0" w:rsidP="001643C0">
      <w:r w:rsidRPr="00E352EF">
        <w:rPr>
          <w:rFonts w:ascii="Cambria" w:eastAsia="Calibri" w:hAnsi="Cambria" w:cs="Calibri"/>
        </w:rPr>
        <w:t>1)</w:t>
      </w:r>
      <w:r w:rsidRPr="00E352EF">
        <w:rPr>
          <w:rFonts w:eastAsia="Calibri" w:cs="Calibri"/>
        </w:rPr>
        <w:t xml:space="preserve"> </w:t>
      </w:r>
      <w:r w:rsidR="0097053A" w:rsidRPr="00E352EF">
        <w:rPr>
          <w:rFonts w:eastAsia="Calibri" w:cs="Calibri"/>
        </w:rPr>
        <w:t xml:space="preserve">Let us suppose we have two multi-measure Datasets ds_1 and ds_2, having the same Identifier Components K1 and K2, and the Measure Components M1and  M2. </w:t>
      </w:r>
    </w:p>
    <w:p w14:paraId="05A110AA" w14:textId="77777777" w:rsidR="005A2227" w:rsidRPr="00E352EF" w:rsidRDefault="0097053A" w:rsidP="001643C0">
      <w:pPr>
        <w:rPr>
          <w:rFonts w:ascii="Cambria" w:hAnsi="Cambria"/>
        </w:rPr>
      </w:pPr>
      <w:r w:rsidRPr="00E352EF">
        <w:rPr>
          <w:rFonts w:ascii="Cambria" w:eastAsia="Calibri" w:hAnsi="Cambria" w:cs="Calibri"/>
        </w:rPr>
        <w:t>The expression</w:t>
      </w:r>
      <w:r w:rsidR="00C37921" w:rsidRPr="00E352EF">
        <w:rPr>
          <w:rFonts w:ascii="Cambria" w:eastAsia="Calibri" w:hAnsi="Cambria" w:cs="Calibri"/>
        </w:rPr>
        <w:t>:</w:t>
      </w:r>
    </w:p>
    <w:p w14:paraId="0F08F85E" w14:textId="7A014179" w:rsidR="005A2227" w:rsidRPr="00E352EF" w:rsidRDefault="0097053A" w:rsidP="00C37921">
      <w:pPr>
        <w:ind w:firstLine="706"/>
        <w:rPr>
          <w:rFonts w:ascii="Cambria" w:hAnsi="Cambria"/>
        </w:rPr>
      </w:pPr>
      <w:r w:rsidRPr="00E352EF">
        <w:rPr>
          <w:rFonts w:ascii="Cambria" w:eastAsia="Calibri" w:hAnsi="Cambria" w:cs="Calibri"/>
        </w:rPr>
        <w:t>ds_3 := ds_1</w:t>
      </w:r>
      <w:del w:id="168" w:author="Laura Viignola" w:date="2017-05-11T09:23:00Z">
        <w:r w:rsidRPr="00E352EF" w:rsidDel="004266D2">
          <w:rPr>
            <w:rFonts w:ascii="Cambria" w:eastAsia="Calibri" w:hAnsi="Cambria" w:cs="Calibri"/>
          </w:rPr>
          <w:delText>.</w:delText>
        </w:r>
      </w:del>
      <w:ins w:id="169" w:author="Laura Viignola" w:date="2017-05-11T09:23:00Z">
        <w:r w:rsidR="004266D2">
          <w:rPr>
            <w:rFonts w:ascii="Cambria" w:eastAsia="Calibri" w:hAnsi="Cambria" w:cs="Calibri"/>
          </w:rPr>
          <w:t>#</w:t>
        </w:r>
      </w:ins>
      <w:r w:rsidRPr="00E352EF">
        <w:rPr>
          <w:rFonts w:ascii="Cambria" w:eastAsia="Calibri" w:hAnsi="Cambria" w:cs="Calibri"/>
        </w:rPr>
        <w:t>M1 + ds_2</w:t>
      </w:r>
      <w:del w:id="170" w:author="Laura Viignola" w:date="2017-05-11T09:24:00Z">
        <w:r w:rsidRPr="00E352EF" w:rsidDel="004266D2">
          <w:rPr>
            <w:rFonts w:ascii="Cambria" w:eastAsia="Calibri" w:hAnsi="Cambria" w:cs="Calibri"/>
          </w:rPr>
          <w:delText>.</w:delText>
        </w:r>
      </w:del>
      <w:ins w:id="171" w:author="Laura Viignola" w:date="2017-05-11T09:24:00Z">
        <w:r w:rsidR="004266D2">
          <w:rPr>
            <w:rFonts w:ascii="Cambria" w:eastAsia="Calibri" w:hAnsi="Cambria" w:cs="Calibri"/>
          </w:rPr>
          <w:t>#</w:t>
        </w:r>
      </w:ins>
      <w:r w:rsidRPr="00E352EF">
        <w:rPr>
          <w:rFonts w:ascii="Cambria" w:eastAsia="Calibri" w:hAnsi="Cambria" w:cs="Calibri"/>
        </w:rPr>
        <w:t xml:space="preserve">M2  as </w:t>
      </w:r>
      <w:r w:rsidR="00817C6D" w:rsidRPr="00E352EF">
        <w:rPr>
          <w:rFonts w:ascii="Cambria" w:eastAsia="Calibri" w:hAnsi="Cambria" w:cs="Calibri"/>
        </w:rPr>
        <w:t>“</w:t>
      </w:r>
      <w:r w:rsidRPr="00E352EF">
        <w:rPr>
          <w:rFonts w:ascii="Cambria" w:eastAsia="Calibri" w:hAnsi="Cambria" w:cs="Calibri"/>
        </w:rPr>
        <w:t>M</w:t>
      </w:r>
      <w:r w:rsidR="00817C6D" w:rsidRPr="00E352EF">
        <w:rPr>
          <w:rFonts w:ascii="Cambria" w:eastAsia="Calibri" w:hAnsi="Cambria" w:cs="Calibri"/>
        </w:rPr>
        <w:t>1”</w:t>
      </w:r>
    </w:p>
    <w:p w14:paraId="662CE0DF" w14:textId="77777777" w:rsidR="005A2227" w:rsidRPr="00E352EF" w:rsidRDefault="0097053A" w:rsidP="001643C0">
      <w:pPr>
        <w:rPr>
          <w:rFonts w:ascii="Cambria" w:hAnsi="Cambria"/>
        </w:rPr>
      </w:pPr>
      <w:r w:rsidRPr="00E352EF">
        <w:rPr>
          <w:rFonts w:ascii="Cambria" w:eastAsia="Calibri" w:hAnsi="Cambria" w:cs="Calibri"/>
        </w:rPr>
        <w:t>sums the Measure Component M1 with the measure component M2. The outcome Dataset has one Measure Components: M1, which is obtained as the sum of M1 in ds_1 and M2 in ds_2.</w:t>
      </w:r>
    </w:p>
    <w:p w14:paraId="62BBCA17" w14:textId="77777777" w:rsidR="001643C0" w:rsidRPr="00E352EF" w:rsidRDefault="001643C0" w:rsidP="001643C0">
      <w:pPr>
        <w:rPr>
          <w:rFonts w:ascii="Cambria" w:eastAsia="Calibri" w:hAnsi="Cambria" w:cs="Calibri"/>
        </w:rPr>
      </w:pPr>
    </w:p>
    <w:p w14:paraId="5944B097" w14:textId="77777777" w:rsidR="005A2227" w:rsidRPr="00E352EF" w:rsidRDefault="001643C0" w:rsidP="001643C0">
      <w:pPr>
        <w:rPr>
          <w:rFonts w:ascii="Cambria" w:eastAsia="Calibri" w:hAnsi="Cambria" w:cs="Calibri"/>
        </w:rPr>
      </w:pPr>
      <w:r w:rsidRPr="00E352EF">
        <w:rPr>
          <w:rFonts w:ascii="Cambria" w:eastAsia="Calibri" w:hAnsi="Cambria" w:cs="Calibri"/>
        </w:rPr>
        <w:t xml:space="preserve">2) </w:t>
      </w:r>
      <w:r w:rsidR="0097053A" w:rsidRPr="00E352EF">
        <w:rPr>
          <w:rFonts w:ascii="Cambria" w:eastAsia="Calibri" w:hAnsi="Cambria" w:cs="Calibri"/>
        </w:rPr>
        <w:t xml:space="preserve">Let us suppose we have a Datasets ds_1 and the Measure Components M1. </w:t>
      </w:r>
    </w:p>
    <w:p w14:paraId="3B3781B3" w14:textId="77777777" w:rsidR="005A2227" w:rsidRPr="00E352EF" w:rsidRDefault="0097053A" w:rsidP="001643C0">
      <w:pPr>
        <w:rPr>
          <w:rFonts w:ascii="Cambria" w:hAnsi="Cambria"/>
        </w:rPr>
      </w:pPr>
      <w:r w:rsidRPr="00E352EF">
        <w:rPr>
          <w:rFonts w:ascii="Cambria" w:eastAsia="Calibri" w:hAnsi="Cambria" w:cs="Calibri"/>
        </w:rPr>
        <w:t>The expression</w:t>
      </w:r>
      <w:r w:rsidR="00C37921" w:rsidRPr="00E352EF">
        <w:rPr>
          <w:rFonts w:ascii="Cambria" w:eastAsia="Calibri" w:hAnsi="Cambria" w:cs="Calibri"/>
        </w:rPr>
        <w:t>:</w:t>
      </w:r>
    </w:p>
    <w:p w14:paraId="5B7778A2" w14:textId="5784EA78" w:rsidR="005A2227" w:rsidRPr="00E352EF" w:rsidRDefault="0097053A" w:rsidP="00C37921">
      <w:pPr>
        <w:ind w:firstLine="706"/>
        <w:rPr>
          <w:rFonts w:ascii="Cambria" w:hAnsi="Cambria"/>
        </w:rPr>
      </w:pPr>
      <w:r w:rsidRPr="00E352EF">
        <w:rPr>
          <w:rFonts w:ascii="Cambria" w:eastAsia="Calibri" w:hAnsi="Cambria" w:cs="Calibri"/>
        </w:rPr>
        <w:t>ds_2 := ds_1</w:t>
      </w:r>
      <w:del w:id="172" w:author="Laura Viignola" w:date="2017-05-11T09:24:00Z">
        <w:r w:rsidRPr="00E352EF" w:rsidDel="004266D2">
          <w:rPr>
            <w:rFonts w:ascii="Cambria" w:eastAsia="Calibri" w:hAnsi="Cambria" w:cs="Calibri"/>
          </w:rPr>
          <w:delText>.</w:delText>
        </w:r>
      </w:del>
      <w:ins w:id="173" w:author="Laura Viignola" w:date="2017-05-11T09:24:00Z">
        <w:r w:rsidR="004266D2">
          <w:rPr>
            <w:rFonts w:ascii="Cambria" w:eastAsia="Calibri" w:hAnsi="Cambria" w:cs="Calibri"/>
          </w:rPr>
          <w:t>#</w:t>
        </w:r>
      </w:ins>
      <w:r w:rsidRPr="00E352EF">
        <w:rPr>
          <w:rFonts w:ascii="Cambria" w:eastAsia="Calibri" w:hAnsi="Cambria" w:cs="Calibri"/>
        </w:rPr>
        <w:t xml:space="preserve">M1* 10 as </w:t>
      </w:r>
      <w:r w:rsidR="00817C6D" w:rsidRPr="00E352EF">
        <w:rPr>
          <w:rFonts w:ascii="Cambria" w:eastAsia="Calibri" w:hAnsi="Cambria" w:cs="Calibri"/>
        </w:rPr>
        <w:t>“</w:t>
      </w:r>
      <w:r w:rsidRPr="00E352EF">
        <w:rPr>
          <w:rFonts w:ascii="Cambria" w:eastAsia="Calibri" w:hAnsi="Cambria" w:cs="Calibri"/>
        </w:rPr>
        <w:t>M2</w:t>
      </w:r>
      <w:r w:rsidR="00817C6D" w:rsidRPr="00E352EF">
        <w:rPr>
          <w:rFonts w:ascii="Cambria" w:eastAsia="Calibri" w:hAnsi="Cambria" w:cs="Calibri"/>
        </w:rPr>
        <w:t>”</w:t>
      </w:r>
    </w:p>
    <w:p w14:paraId="115BB912" w14:textId="77777777" w:rsidR="005A2227" w:rsidRPr="00E352EF" w:rsidRDefault="0097053A" w:rsidP="001643C0">
      <w:pPr>
        <w:rPr>
          <w:rFonts w:ascii="Cambria" w:hAnsi="Cambria"/>
        </w:rPr>
      </w:pPr>
      <w:r w:rsidRPr="00E352EF">
        <w:rPr>
          <w:rFonts w:ascii="Cambria" w:eastAsia="Calibri" w:hAnsi="Cambria" w:cs="Calibri"/>
        </w:rPr>
        <w:t xml:space="preserve">returns a </w:t>
      </w:r>
      <w:r w:rsidR="00472C2F" w:rsidRPr="00E352EF">
        <w:t>Dataset</w:t>
      </w:r>
      <w:r w:rsidRPr="00E352EF">
        <w:rPr>
          <w:rFonts w:ascii="Cambria" w:eastAsia="Calibri" w:hAnsi="Cambria" w:cs="Calibri"/>
        </w:rPr>
        <w:t xml:space="preserve"> having only one measure components M2 obtained as the product of M1 and 10.</w:t>
      </w:r>
    </w:p>
    <w:p w14:paraId="06D78F54" w14:textId="77777777" w:rsidR="005A2227" w:rsidRPr="00E352EF" w:rsidRDefault="005A2227" w:rsidP="001643C0">
      <w:pPr>
        <w:rPr>
          <w:rFonts w:ascii="Cambria" w:hAnsi="Cambria"/>
        </w:rPr>
      </w:pPr>
    </w:p>
    <w:p w14:paraId="702C38D4" w14:textId="77777777" w:rsidR="00667F59" w:rsidRPr="00E352EF" w:rsidRDefault="00667F59" w:rsidP="001643C0">
      <w:pPr>
        <w:rPr>
          <w:rFonts w:ascii="Cambria" w:hAnsi="Cambria"/>
        </w:rPr>
      </w:pPr>
    </w:p>
    <w:p w14:paraId="16A24E4D" w14:textId="77777777" w:rsidR="005A2227" w:rsidRPr="00E352EF" w:rsidRDefault="0097053A" w:rsidP="00EB1629">
      <w:pPr>
        <w:pStyle w:val="Stile3"/>
        <w:rPr>
          <w:lang w:val="en-GB"/>
        </w:rPr>
      </w:pPr>
      <w:bookmarkStart w:id="174" w:name="_Toc463805727"/>
      <w:bookmarkStart w:id="175" w:name="_Toc464487894"/>
      <w:bookmarkStart w:id="176" w:name="_Toc462659614"/>
      <w:r w:rsidRPr="00E352EF">
        <w:rPr>
          <w:lang w:val="en-GB"/>
        </w:rPr>
        <w:t>alterDataset</w:t>
      </w:r>
      <w:bookmarkEnd w:id="174"/>
      <w:bookmarkEnd w:id="175"/>
    </w:p>
    <w:p w14:paraId="6BA2B012"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Semantics</w:t>
      </w:r>
    </w:p>
    <w:p w14:paraId="5B49830C" w14:textId="77777777" w:rsidR="005A2227" w:rsidRPr="00E352EF" w:rsidRDefault="0097053A" w:rsidP="008C6E97">
      <w:pPr>
        <w:rPr>
          <w:rFonts w:ascii="Cambria" w:hAnsi="Cambria"/>
        </w:rPr>
      </w:pPr>
      <w:r w:rsidRPr="00E352EF">
        <w:rPr>
          <w:rFonts w:ascii="Cambria" w:eastAsia="Calibri" w:hAnsi="Cambria" w:cs="Calibri"/>
        </w:rPr>
        <w:t xml:space="preserve">The </w:t>
      </w:r>
      <w:r w:rsidRPr="00E352EF">
        <w:rPr>
          <w:rFonts w:ascii="Cambria" w:eastAsia="Calibri" w:hAnsi="Cambria" w:cs="Calibri"/>
          <w:b/>
        </w:rPr>
        <w:t>alterDataset</w:t>
      </w:r>
      <w:r w:rsidRPr="00E352EF">
        <w:rPr>
          <w:rFonts w:ascii="Cambria" w:eastAsia="Calibri" w:hAnsi="Cambria" w:cs="Calibri"/>
        </w:rPr>
        <w:t xml:space="preserve"> </w:t>
      </w:r>
      <w:r w:rsidR="00E93AB2" w:rsidRPr="00E352EF">
        <w:rPr>
          <w:rFonts w:ascii="Cambria" w:eastAsia="Calibri" w:hAnsi="Cambria" w:cs="Calibri"/>
        </w:rPr>
        <w:t>allows to maintain</w:t>
      </w:r>
      <w:r w:rsidRPr="00E352EF">
        <w:rPr>
          <w:rFonts w:ascii="Cambria" w:eastAsia="Calibri" w:hAnsi="Cambria" w:cs="Calibri"/>
        </w:rPr>
        <w:t xml:space="preserve"> all or a subset of components of the input </w:t>
      </w:r>
      <w:r w:rsidR="00472C2F" w:rsidRPr="00E352EF">
        <w:t>Dataset</w:t>
      </w:r>
      <w:r w:rsidRPr="00E352EF">
        <w:rPr>
          <w:rFonts w:ascii="Cambria" w:eastAsia="Calibri" w:hAnsi="Cambria" w:cs="Calibri"/>
        </w:rPr>
        <w:t xml:space="preserve"> </w:t>
      </w:r>
      <w:r w:rsidR="00E93AB2" w:rsidRPr="00E352EF">
        <w:rPr>
          <w:rFonts w:ascii="Cambria" w:eastAsia="Calibri" w:hAnsi="Cambria" w:cs="Calibri"/>
        </w:rPr>
        <w:t>having the identifier role</w:t>
      </w:r>
      <w:r w:rsidRPr="00E352EF">
        <w:rPr>
          <w:rFonts w:ascii="Cambria" w:eastAsia="Calibri" w:hAnsi="Cambria" w:cs="Calibri"/>
        </w:rPr>
        <w:t>.</w:t>
      </w:r>
    </w:p>
    <w:p w14:paraId="2E353B67" w14:textId="77777777" w:rsidR="008C6E97" w:rsidRPr="00E352EF" w:rsidRDefault="008C6E97" w:rsidP="008C6E97">
      <w:pPr>
        <w:rPr>
          <w:rFonts w:ascii="Cambria" w:eastAsia="Calibri" w:hAnsi="Cambria" w:cs="Calibri"/>
          <w:i/>
          <w:color w:val="5B9BD5"/>
        </w:rPr>
      </w:pPr>
    </w:p>
    <w:p w14:paraId="4B34A24D"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Syntax</w:t>
      </w:r>
    </w:p>
    <w:p w14:paraId="3D43538B" w14:textId="77777777" w:rsidR="005A2227" w:rsidRPr="00E352EF" w:rsidRDefault="0097053A" w:rsidP="008C6E97">
      <w:pPr>
        <w:rPr>
          <w:rFonts w:ascii="Cambria" w:hAnsi="Cambria"/>
        </w:rPr>
      </w:pPr>
      <w:r w:rsidRPr="00E352EF">
        <w:rPr>
          <w:rFonts w:ascii="Cambria" w:eastAsia="Calibri" w:hAnsi="Cambria" w:cs="Calibri"/>
          <w:b/>
        </w:rPr>
        <w:t>alter</w:t>
      </w:r>
      <w:r w:rsidR="00F30CA2" w:rsidRPr="00E352EF">
        <w:rPr>
          <w:rFonts w:ascii="Cambria" w:eastAsia="Calibri" w:hAnsi="Cambria" w:cs="Calibri"/>
          <w:b/>
        </w:rPr>
        <w:t>D</w:t>
      </w:r>
      <w:r w:rsidRPr="00E352EF">
        <w:rPr>
          <w:rFonts w:ascii="Cambria" w:eastAsia="Calibri" w:hAnsi="Cambria" w:cs="Calibri"/>
          <w:b/>
        </w:rPr>
        <w:t xml:space="preserve">ataset( </w:t>
      </w:r>
      <w:r w:rsidRPr="00E352EF">
        <w:rPr>
          <w:rFonts w:ascii="Cambria" w:eastAsia="Calibri" w:hAnsi="Cambria" w:cs="Calibri"/>
          <w:i/>
        </w:rPr>
        <w:t>ds_1{, compList}</w:t>
      </w:r>
      <w:r w:rsidRPr="00E352EF">
        <w:rPr>
          <w:rFonts w:ascii="Cambria" w:eastAsia="Calibri" w:hAnsi="Cambria" w:cs="Calibri"/>
        </w:rPr>
        <w:t xml:space="preserve"> {</w:t>
      </w:r>
      <w:r w:rsidRPr="00E352EF">
        <w:rPr>
          <w:rFonts w:ascii="Cambria" w:eastAsia="Calibri" w:hAnsi="Cambria" w:cs="Calibri"/>
          <w:b/>
        </w:rPr>
        <w:t xml:space="preserve"> all </w:t>
      </w:r>
      <w:r w:rsidRPr="00E352EF">
        <w:rPr>
          <w:rFonts w:ascii="Cambria" w:eastAsia="Calibri" w:hAnsi="Cambria" w:cs="Calibri"/>
        </w:rPr>
        <w:t xml:space="preserve">} </w:t>
      </w:r>
      <w:r w:rsidRPr="00E352EF">
        <w:rPr>
          <w:rFonts w:ascii="Cambria" w:eastAsia="Calibri" w:hAnsi="Cambria" w:cs="Calibri"/>
          <w:b/>
        </w:rPr>
        <w:t>);</w:t>
      </w:r>
    </w:p>
    <w:p w14:paraId="5AE8C0BB" w14:textId="77777777" w:rsidR="008C6E97" w:rsidRPr="00E352EF" w:rsidRDefault="008C6E97" w:rsidP="008C6E97">
      <w:pPr>
        <w:rPr>
          <w:rFonts w:ascii="Cambria" w:eastAsia="Calibri" w:hAnsi="Cambria" w:cs="Calibri"/>
          <w:i/>
          <w:color w:val="5B9BD5"/>
        </w:rPr>
      </w:pPr>
    </w:p>
    <w:p w14:paraId="2E36997B"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Parameters</w:t>
      </w:r>
    </w:p>
    <w:p w14:paraId="7FAACB76" w14:textId="77777777" w:rsidR="005A2227" w:rsidRPr="00E352EF" w:rsidRDefault="0097053A" w:rsidP="00DC675D">
      <w:pPr>
        <w:rPr>
          <w:rFonts w:ascii="Cambria" w:hAnsi="Cambria"/>
        </w:rPr>
      </w:pPr>
      <w:r w:rsidRPr="00E352EF">
        <w:rPr>
          <w:rFonts w:ascii="Cambria" w:eastAsia="Calibri" w:hAnsi="Cambria" w:cs="Calibri"/>
          <w:i/>
        </w:rPr>
        <w:t>ds_1</w:t>
      </w:r>
      <w:r w:rsidR="00DC675D" w:rsidRPr="00E352EF">
        <w:rPr>
          <w:rFonts w:ascii="Cambria" w:eastAsia="Calibri" w:hAnsi="Cambria" w:cs="Calibri"/>
          <w:i/>
        </w:rPr>
        <w:t xml:space="preserve"> </w:t>
      </w:r>
      <w:r w:rsidR="00E03AF1" w:rsidRPr="00E352EF">
        <w:rPr>
          <w:rFonts w:ascii="Cambria" w:eastAsia="Calibri" w:hAnsi="Cambria" w:cs="Calibri"/>
        </w:rPr>
        <w:t>:</w:t>
      </w:r>
      <w:r w:rsidRPr="00E352EF">
        <w:rPr>
          <w:rFonts w:ascii="Cambria" w:eastAsia="Calibri" w:hAnsi="Cambria" w:cs="Calibri"/>
        </w:rPr>
        <w:t xml:space="preserve"> dataset {identifier &lt;IDENT&gt; as scalar-type}+{measure &lt;IDENT&gt; as scalar-type}* </w:t>
      </w:r>
    </w:p>
    <w:p w14:paraId="564C6E85" w14:textId="77777777" w:rsidR="005A2227" w:rsidRPr="00E352EF" w:rsidRDefault="0097053A" w:rsidP="00597269">
      <w:pPr>
        <w:ind w:firstLine="706"/>
        <w:rPr>
          <w:rFonts w:ascii="Cambria" w:hAnsi="Cambria"/>
        </w:rPr>
      </w:pPr>
      <w:r w:rsidRPr="00E352EF">
        <w:rPr>
          <w:rFonts w:ascii="Cambria" w:eastAsia="Calibri" w:hAnsi="Cambria"/>
        </w:rPr>
        <w:t xml:space="preserve">     {attribute &lt;IDENT&gt; as scalar-type}*</w:t>
      </w:r>
    </w:p>
    <w:p w14:paraId="4D38B982" w14:textId="77777777" w:rsidR="005A2227" w:rsidRPr="00E352EF" w:rsidRDefault="0097053A" w:rsidP="00DC675D">
      <w:pPr>
        <w:rPr>
          <w:rFonts w:ascii="Cambria" w:eastAsia="Calibri" w:hAnsi="Cambria" w:cs="Calibri"/>
        </w:rPr>
      </w:pPr>
      <w:r w:rsidRPr="00E352EF">
        <w:rPr>
          <w:rFonts w:ascii="Cambria" w:eastAsia="Calibri" w:hAnsi="Cambria" w:cs="Calibri"/>
          <w:i/>
        </w:rPr>
        <w:t>compList</w:t>
      </w:r>
      <w:r w:rsidR="00DC675D" w:rsidRPr="00E352EF">
        <w:rPr>
          <w:rFonts w:ascii="Cambria" w:eastAsia="Calibri" w:hAnsi="Cambria" w:cs="Calibri"/>
          <w:i/>
        </w:rPr>
        <w:t xml:space="preserve"> </w:t>
      </w:r>
      <w:r w:rsidR="00E03AF1" w:rsidRPr="00E352EF">
        <w:rPr>
          <w:rFonts w:ascii="Cambria" w:eastAsia="Calibri" w:hAnsi="Cambria" w:cs="Calibri"/>
        </w:rPr>
        <w:t>:</w:t>
      </w:r>
      <w:r w:rsidRPr="00E352EF">
        <w:rPr>
          <w:rFonts w:ascii="Cambria" w:eastAsia="Calibri" w:hAnsi="Cambria" w:cs="Calibri"/>
        </w:rPr>
        <w:t xml:space="preserve"> list&lt;list&lt;component-ref&gt;&gt;</w:t>
      </w:r>
    </w:p>
    <w:p w14:paraId="14319E39" w14:textId="77777777" w:rsidR="00DC675D" w:rsidRPr="00E352EF" w:rsidRDefault="00DC675D" w:rsidP="00DC675D">
      <w:pPr>
        <w:rPr>
          <w:rFonts w:ascii="Cambria" w:hAnsi="Cambria"/>
        </w:rPr>
      </w:pPr>
    </w:p>
    <w:p w14:paraId="4E8FBD0F" w14:textId="77777777" w:rsidR="005A2227" w:rsidRPr="00E352EF" w:rsidRDefault="0097053A" w:rsidP="008A7573">
      <w:pPr>
        <w:numPr>
          <w:ilvl w:val="0"/>
          <w:numId w:val="14"/>
        </w:numPr>
        <w:tabs>
          <w:tab w:val="left" w:pos="-360"/>
        </w:tabs>
        <w:ind w:left="360"/>
        <w:jc w:val="both"/>
        <w:rPr>
          <w:rFonts w:ascii="Cambria" w:hAnsi="Cambria"/>
        </w:rPr>
      </w:pPr>
      <w:r w:rsidRPr="00E352EF">
        <w:rPr>
          <w:rFonts w:ascii="Cambria" w:eastAsia="Calibri" w:hAnsi="Cambria" w:cs="Calibri"/>
          <w:i/>
        </w:rPr>
        <w:t>ds_1</w:t>
      </w:r>
      <w:r w:rsidRPr="00E352EF">
        <w:rPr>
          <w:rFonts w:ascii="Cambria" w:eastAsia="Calibri" w:hAnsi="Cambria" w:cs="Calibri"/>
        </w:rPr>
        <w:t xml:space="preserve"> – is the Dataset that the operator use</w:t>
      </w:r>
      <w:r w:rsidR="001F77FC" w:rsidRPr="00E352EF">
        <w:rPr>
          <w:rFonts w:ascii="Cambria" w:eastAsia="Calibri" w:hAnsi="Cambria" w:cs="Calibri"/>
        </w:rPr>
        <w:t>s</w:t>
      </w:r>
      <w:r w:rsidRPr="00E352EF">
        <w:rPr>
          <w:rFonts w:ascii="Cambria" w:eastAsia="Calibri" w:hAnsi="Cambria" w:cs="Calibri"/>
        </w:rPr>
        <w:t xml:space="preserve"> to produce the resulting </w:t>
      </w:r>
      <w:r w:rsidR="00472C2F" w:rsidRPr="00E352EF">
        <w:t>Dataset</w:t>
      </w:r>
      <w:r w:rsidRPr="00E352EF">
        <w:rPr>
          <w:rFonts w:ascii="Cambria" w:eastAsia="Calibri" w:hAnsi="Cambria" w:cs="Calibri"/>
        </w:rPr>
        <w:t>.</w:t>
      </w:r>
    </w:p>
    <w:p w14:paraId="7B54C5CE" w14:textId="77777777" w:rsidR="005A2227" w:rsidRPr="00E352EF" w:rsidRDefault="0097053A" w:rsidP="008A7573">
      <w:pPr>
        <w:numPr>
          <w:ilvl w:val="0"/>
          <w:numId w:val="14"/>
        </w:numPr>
        <w:tabs>
          <w:tab w:val="left" w:pos="-360"/>
        </w:tabs>
        <w:ind w:left="360"/>
        <w:jc w:val="both"/>
        <w:rPr>
          <w:rFonts w:ascii="Cambria" w:hAnsi="Cambria"/>
        </w:rPr>
      </w:pPr>
      <w:r w:rsidRPr="00E352EF">
        <w:rPr>
          <w:rFonts w:ascii="Cambria" w:eastAsia="Calibri" w:hAnsi="Cambria" w:cs="Calibri"/>
          <w:i/>
        </w:rPr>
        <w:t>compList</w:t>
      </w:r>
      <w:r w:rsidRPr="00E352EF">
        <w:rPr>
          <w:rFonts w:ascii="Cambria" w:eastAsia="Calibri" w:hAnsi="Cambria" w:cs="Calibri"/>
        </w:rPr>
        <w:t xml:space="preserve">– is the set of components belonging to the input </w:t>
      </w:r>
      <w:r w:rsidR="00472C2F" w:rsidRPr="00E352EF">
        <w:t>Dataset</w:t>
      </w:r>
      <w:r w:rsidRPr="00E352EF">
        <w:rPr>
          <w:rFonts w:ascii="Cambria" w:eastAsia="Calibri" w:hAnsi="Cambria" w:cs="Calibri"/>
        </w:rPr>
        <w:t>.</w:t>
      </w:r>
    </w:p>
    <w:p w14:paraId="7E357C79" w14:textId="77777777" w:rsidR="005A2227" w:rsidRPr="00E352EF" w:rsidRDefault="0097053A" w:rsidP="008A7573">
      <w:pPr>
        <w:numPr>
          <w:ilvl w:val="0"/>
          <w:numId w:val="14"/>
        </w:numPr>
        <w:tabs>
          <w:tab w:val="left" w:pos="-360"/>
        </w:tabs>
        <w:ind w:left="360"/>
        <w:jc w:val="both"/>
        <w:rPr>
          <w:rFonts w:ascii="Cambria" w:hAnsi="Cambria"/>
        </w:rPr>
      </w:pPr>
      <w:r w:rsidRPr="00E352EF">
        <w:rPr>
          <w:rFonts w:ascii="Cambria" w:eastAsia="Calibri" w:hAnsi="Cambria" w:cs="Calibri"/>
          <w:b/>
          <w:i/>
        </w:rPr>
        <w:t>all</w:t>
      </w:r>
      <w:r w:rsidRPr="00E352EF">
        <w:rPr>
          <w:rFonts w:ascii="Cambria" w:eastAsia="Calibri" w:hAnsi="Cambria" w:cs="Calibri"/>
          <w:b/>
        </w:rPr>
        <w:t xml:space="preserve"> </w:t>
      </w:r>
      <w:r w:rsidRPr="00E352EF">
        <w:rPr>
          <w:rFonts w:ascii="Cambria" w:eastAsia="Calibri" w:hAnsi="Cambria" w:cs="Calibri"/>
        </w:rPr>
        <w:t xml:space="preserve">– its definition implies the presence of all components of </w:t>
      </w:r>
      <w:r w:rsidRPr="00E352EF">
        <w:rPr>
          <w:rFonts w:ascii="Cambria" w:eastAsia="Calibri" w:hAnsi="Cambria" w:cs="Calibri"/>
          <w:i/>
        </w:rPr>
        <w:t xml:space="preserve">ds_1 </w:t>
      </w:r>
      <w:r w:rsidRPr="00E352EF">
        <w:rPr>
          <w:rFonts w:ascii="Cambria" w:eastAsia="Calibri" w:hAnsi="Cambria" w:cs="Calibri"/>
        </w:rPr>
        <w:t xml:space="preserve">in the resulting </w:t>
      </w:r>
      <w:r w:rsidR="00472C2F" w:rsidRPr="00E352EF">
        <w:t>Dataset</w:t>
      </w:r>
      <w:r w:rsidRPr="00E352EF">
        <w:rPr>
          <w:rFonts w:ascii="Cambria" w:eastAsia="Calibri" w:hAnsi="Cambria" w:cs="Calibri"/>
        </w:rPr>
        <w:t>.</w:t>
      </w:r>
    </w:p>
    <w:p w14:paraId="64F52BE9" w14:textId="77777777" w:rsidR="008C6E97" w:rsidRPr="00E352EF" w:rsidRDefault="008C6E97" w:rsidP="008C6E97">
      <w:pPr>
        <w:rPr>
          <w:rFonts w:ascii="Cambria" w:eastAsia="Calibri" w:hAnsi="Cambria" w:cs="Calibri"/>
          <w:i/>
          <w:color w:val="5B9BD5"/>
        </w:rPr>
      </w:pPr>
    </w:p>
    <w:p w14:paraId="2CA27086"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Constraints</w:t>
      </w:r>
    </w:p>
    <w:p w14:paraId="6EC38737" w14:textId="77777777" w:rsidR="005A2227" w:rsidRPr="00E352EF" w:rsidRDefault="0097053A" w:rsidP="008C6E97">
      <w:pPr>
        <w:jc w:val="both"/>
        <w:rPr>
          <w:rFonts w:ascii="Cambria" w:hAnsi="Cambria"/>
        </w:rPr>
      </w:pPr>
      <w:r w:rsidRPr="00E352EF">
        <w:rPr>
          <w:rFonts w:ascii="Cambria" w:eastAsia="Calibri" w:hAnsi="Cambria" w:cs="Calibri"/>
        </w:rPr>
        <w:t>None.</w:t>
      </w:r>
    </w:p>
    <w:p w14:paraId="5E272E35" w14:textId="77777777" w:rsidR="008C6E97" w:rsidRPr="00E352EF" w:rsidRDefault="008C6E97" w:rsidP="008C6E97">
      <w:pPr>
        <w:rPr>
          <w:rFonts w:ascii="Cambria" w:eastAsia="Calibri" w:hAnsi="Cambria" w:cs="Calibri"/>
          <w:i/>
          <w:color w:val="5B9BD5"/>
        </w:rPr>
      </w:pPr>
    </w:p>
    <w:p w14:paraId="20249061"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Returns</w:t>
      </w:r>
    </w:p>
    <w:p w14:paraId="35C3AD02" w14:textId="63B8022A" w:rsidR="005A2227" w:rsidRPr="00E352EF" w:rsidRDefault="0097053A" w:rsidP="008C6E97">
      <w:pPr>
        <w:jc w:val="both"/>
        <w:rPr>
          <w:rFonts w:ascii="Cambria" w:eastAsia="Calibri" w:hAnsi="Cambria" w:cs="Calibri"/>
        </w:rPr>
      </w:pPr>
      <w:r w:rsidRPr="00E352EF">
        <w:rPr>
          <w:rFonts w:ascii="Cambria" w:eastAsia="Calibri" w:hAnsi="Cambria" w:cs="Calibri"/>
        </w:rPr>
        <w:t xml:space="preserve">This operator returns a </w:t>
      </w:r>
      <w:r w:rsidR="00472C2F" w:rsidRPr="00E352EF">
        <w:t>Dataset</w:t>
      </w:r>
      <w:r w:rsidRPr="00E352EF">
        <w:rPr>
          <w:rFonts w:ascii="Cambria" w:eastAsia="Calibri" w:hAnsi="Cambria" w:cs="Calibri"/>
        </w:rPr>
        <w:t xml:space="preserve"> having only </w:t>
      </w:r>
      <w:r w:rsidR="00E93AB2" w:rsidRPr="00E352EF">
        <w:rPr>
          <w:rFonts w:ascii="Cambria" w:eastAsia="Calibri" w:hAnsi="Cambria" w:cs="Calibri"/>
        </w:rPr>
        <w:t>I</w:t>
      </w:r>
      <w:r w:rsidRPr="00E352EF">
        <w:rPr>
          <w:rFonts w:ascii="Cambria" w:eastAsia="Calibri" w:hAnsi="Cambria" w:cs="Calibri"/>
        </w:rPr>
        <w:t xml:space="preserve">dentifiers </w:t>
      </w:r>
      <w:r w:rsidR="00E93AB2" w:rsidRPr="00E352EF">
        <w:rPr>
          <w:rFonts w:ascii="Cambria" w:eastAsia="Calibri" w:hAnsi="Cambria" w:cs="Calibri"/>
        </w:rPr>
        <w:t>C</w:t>
      </w:r>
      <w:r w:rsidRPr="00E352EF">
        <w:rPr>
          <w:rFonts w:ascii="Cambria" w:eastAsia="Calibri" w:hAnsi="Cambria" w:cs="Calibri"/>
        </w:rPr>
        <w:t xml:space="preserve">omponents. The components of the returned </w:t>
      </w:r>
      <w:r w:rsidR="00472C2F" w:rsidRPr="00E352EF">
        <w:t>Dataset</w:t>
      </w:r>
      <w:r w:rsidRPr="00E352EF">
        <w:rPr>
          <w:rFonts w:ascii="Cambria" w:eastAsia="Calibri" w:hAnsi="Cambria" w:cs="Calibri"/>
        </w:rPr>
        <w:t xml:space="preserve"> are all the components of the input </w:t>
      </w:r>
      <w:r w:rsidR="00472C2F" w:rsidRPr="00E352EF">
        <w:t>Dataset</w:t>
      </w:r>
      <w:r w:rsidRPr="00E352EF">
        <w:rPr>
          <w:rFonts w:ascii="Cambria" w:eastAsia="Calibri" w:hAnsi="Cambria" w:cs="Calibri"/>
        </w:rPr>
        <w:t xml:space="preserve"> that are part of the </w:t>
      </w:r>
      <w:r w:rsidRPr="00E352EF">
        <w:rPr>
          <w:rFonts w:ascii="Cambria" w:eastAsia="Calibri" w:hAnsi="Cambria" w:cs="Calibri"/>
          <w:i/>
        </w:rPr>
        <w:t xml:space="preserve">compList </w:t>
      </w:r>
      <w:r w:rsidRPr="00E352EF">
        <w:rPr>
          <w:rFonts w:ascii="Cambria" w:eastAsia="Calibri" w:hAnsi="Cambria" w:cs="Calibri"/>
        </w:rPr>
        <w:t>or</w:t>
      </w:r>
      <w:r w:rsidR="001F77FC" w:rsidRPr="00E352EF">
        <w:rPr>
          <w:rFonts w:ascii="Cambria" w:eastAsia="Calibri" w:hAnsi="Cambria" w:cs="Calibri"/>
        </w:rPr>
        <w:t>, if</w:t>
      </w:r>
      <w:r w:rsidRPr="00E352EF">
        <w:rPr>
          <w:rFonts w:ascii="Cambria" w:eastAsia="Calibri" w:hAnsi="Cambria" w:cs="Calibri"/>
        </w:rPr>
        <w:t xml:space="preserve"> it is not specified</w:t>
      </w:r>
      <w:r w:rsidR="001F77FC" w:rsidRPr="00E352EF">
        <w:rPr>
          <w:rFonts w:ascii="Cambria" w:eastAsia="Calibri" w:hAnsi="Cambria" w:cs="Calibri"/>
        </w:rPr>
        <w:t>,</w:t>
      </w:r>
      <w:r w:rsidRPr="00E352EF">
        <w:rPr>
          <w:rFonts w:ascii="Cambria" w:eastAsia="Calibri" w:hAnsi="Cambria" w:cs="Calibri"/>
        </w:rPr>
        <w:t xml:space="preserve"> only the identifier components of the input </w:t>
      </w:r>
      <w:r w:rsidR="00472C2F" w:rsidRPr="00E352EF">
        <w:t>Dataset</w:t>
      </w:r>
      <w:r w:rsidRPr="00E352EF">
        <w:rPr>
          <w:rFonts w:ascii="Cambria" w:eastAsia="Calibri" w:hAnsi="Cambria" w:cs="Calibri"/>
        </w:rPr>
        <w:t>.</w:t>
      </w:r>
      <w:r w:rsidRPr="00E352EF">
        <w:rPr>
          <w:rFonts w:ascii="Cambria" w:eastAsia="Calibri" w:hAnsi="Cambria" w:cs="Calibri"/>
          <w:i/>
        </w:rPr>
        <w:t xml:space="preserve"> </w:t>
      </w:r>
      <w:r w:rsidRPr="00E352EF">
        <w:rPr>
          <w:rFonts w:ascii="Cambria" w:eastAsia="Calibri" w:hAnsi="Cambria" w:cs="Calibri"/>
        </w:rPr>
        <w:t>If one or more measures or attributes are include</w:t>
      </w:r>
      <w:r w:rsidR="001F77FC" w:rsidRPr="00E352EF">
        <w:rPr>
          <w:rFonts w:ascii="Cambria" w:eastAsia="Calibri" w:hAnsi="Cambria" w:cs="Calibri"/>
        </w:rPr>
        <w:t>d</w:t>
      </w:r>
      <w:r w:rsidRPr="00E352EF">
        <w:rPr>
          <w:rFonts w:ascii="Cambria" w:eastAsia="Calibri" w:hAnsi="Cambria" w:cs="Calibri"/>
        </w:rPr>
        <w:t xml:space="preserve"> in the list</w:t>
      </w:r>
      <w:r w:rsidR="001F77FC" w:rsidRPr="00E352EF">
        <w:rPr>
          <w:rFonts w:ascii="Cambria" w:eastAsia="Calibri" w:hAnsi="Cambria" w:cs="Calibri"/>
        </w:rPr>
        <w:t>,</w:t>
      </w:r>
      <w:r w:rsidRPr="00E352EF">
        <w:rPr>
          <w:rFonts w:ascii="Cambria" w:eastAsia="Calibri" w:hAnsi="Cambria" w:cs="Calibri"/>
        </w:rPr>
        <w:t xml:space="preserve"> they will be part of the return</w:t>
      </w:r>
      <w:r w:rsidR="001F77FC" w:rsidRPr="00E352EF">
        <w:rPr>
          <w:rFonts w:ascii="Cambria" w:eastAsia="Calibri" w:hAnsi="Cambria" w:cs="Calibri"/>
        </w:rPr>
        <w:t>ed</w:t>
      </w:r>
      <w:r w:rsidRPr="00E352EF">
        <w:rPr>
          <w:rFonts w:ascii="Cambria" w:eastAsia="Calibri" w:hAnsi="Cambria" w:cs="Calibri"/>
        </w:rPr>
        <w:t xml:space="preserve"> </w:t>
      </w:r>
      <w:r w:rsidR="00472C2F" w:rsidRPr="00E352EF">
        <w:t>Dataset</w:t>
      </w:r>
      <w:r w:rsidRPr="00E352EF">
        <w:rPr>
          <w:rFonts w:ascii="Cambria" w:eastAsia="Calibri" w:hAnsi="Cambria" w:cs="Calibri"/>
        </w:rPr>
        <w:t xml:space="preserve"> but having a role of identifiers. This operator allows remov</w:t>
      </w:r>
      <w:r w:rsidR="001F77FC" w:rsidRPr="00E352EF">
        <w:rPr>
          <w:rFonts w:ascii="Cambria" w:eastAsia="Calibri" w:hAnsi="Cambria" w:cs="Calibri"/>
        </w:rPr>
        <w:t>ing</w:t>
      </w:r>
      <w:r w:rsidRPr="00E352EF">
        <w:rPr>
          <w:rFonts w:ascii="Cambria" w:eastAsia="Calibri" w:hAnsi="Cambria" w:cs="Calibri"/>
        </w:rPr>
        <w:t xml:space="preserve"> identifier components from the input </w:t>
      </w:r>
      <w:r w:rsidR="00472C2F" w:rsidRPr="00E352EF">
        <w:t>Dataset</w:t>
      </w:r>
      <w:r w:rsidRPr="00E352EF">
        <w:rPr>
          <w:rFonts w:ascii="Cambria" w:eastAsia="Calibri" w:hAnsi="Cambria" w:cs="Calibri"/>
        </w:rPr>
        <w:t xml:space="preserve"> </w:t>
      </w:r>
      <w:r w:rsidR="00E93AB2" w:rsidRPr="00E352EF">
        <w:rPr>
          <w:rFonts w:ascii="Cambria" w:eastAsia="Calibri" w:hAnsi="Cambria" w:cs="Calibri"/>
        </w:rPr>
        <w:t>removing</w:t>
      </w:r>
      <w:r w:rsidRPr="00E352EF">
        <w:rPr>
          <w:rFonts w:ascii="Cambria" w:eastAsia="Calibri" w:hAnsi="Cambria" w:cs="Calibri"/>
        </w:rPr>
        <w:t xml:space="preserve"> duplications.</w:t>
      </w:r>
    </w:p>
    <w:p w14:paraId="2ED1026A" w14:textId="77777777" w:rsidR="009F126A" w:rsidRPr="00E352EF" w:rsidRDefault="009F126A" w:rsidP="009F126A">
      <w:pPr>
        <w:rPr>
          <w:rFonts w:ascii="Cambria" w:eastAsia="Calibri" w:hAnsi="Cambria" w:cs="Calibri"/>
          <w:i/>
          <w:color w:val="5B9BD5"/>
        </w:rPr>
      </w:pPr>
    </w:p>
    <w:p w14:paraId="23566A6F"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 specification</w:t>
      </w:r>
    </w:p>
    <w:p w14:paraId="453DFA91" w14:textId="77777777" w:rsidR="005A2227" w:rsidRPr="00E352EF" w:rsidRDefault="0097053A" w:rsidP="008C6E97">
      <w:pPr>
        <w:jc w:val="both"/>
        <w:rPr>
          <w:rFonts w:ascii="Cambria" w:hAnsi="Cambria"/>
        </w:rPr>
      </w:pPr>
      <w:r w:rsidRPr="00E352EF">
        <w:rPr>
          <w:rFonts w:ascii="Cambria" w:eastAsia="Calibri" w:hAnsi="Cambria" w:cs="Calibri"/>
        </w:rPr>
        <w:t xml:space="preserve">The </w:t>
      </w:r>
      <w:r w:rsidR="00472C2F" w:rsidRPr="00E352EF">
        <w:t>Dataset</w:t>
      </w:r>
      <w:r w:rsidRPr="00E352EF">
        <w:rPr>
          <w:rFonts w:ascii="Cambria" w:eastAsia="Calibri" w:hAnsi="Cambria" w:cs="Calibri"/>
        </w:rPr>
        <w:t xml:space="preserve"> resulting will have only </w:t>
      </w:r>
      <w:r w:rsidR="0011783A" w:rsidRPr="00E352EF">
        <w:rPr>
          <w:rFonts w:ascii="Cambria" w:eastAsia="Calibri" w:hAnsi="Cambria" w:cs="Calibri"/>
        </w:rPr>
        <w:t>I</w:t>
      </w:r>
      <w:r w:rsidRPr="00E352EF">
        <w:rPr>
          <w:rFonts w:ascii="Cambria" w:eastAsia="Calibri" w:hAnsi="Cambria" w:cs="Calibri"/>
        </w:rPr>
        <w:t xml:space="preserve">dentifiers also if </w:t>
      </w:r>
      <w:r w:rsidR="001F77FC" w:rsidRPr="00E352EF">
        <w:rPr>
          <w:rFonts w:ascii="Cambria" w:eastAsia="Calibri" w:hAnsi="Cambria" w:cs="Calibri"/>
        </w:rPr>
        <w:t xml:space="preserve">it </w:t>
      </w:r>
      <w:r w:rsidRPr="00E352EF">
        <w:rPr>
          <w:rFonts w:ascii="Cambria" w:eastAsia="Calibri" w:hAnsi="Cambria" w:cs="Calibri"/>
        </w:rPr>
        <w:t xml:space="preserve">contains components that were previously measures. If the </w:t>
      </w:r>
      <w:r w:rsidRPr="00E352EF">
        <w:rPr>
          <w:rFonts w:ascii="Cambria" w:eastAsia="Calibri" w:hAnsi="Cambria" w:cs="Calibri"/>
          <w:b/>
        </w:rPr>
        <w:t>with measures</w:t>
      </w:r>
      <w:r w:rsidRPr="00E352EF">
        <w:rPr>
          <w:rFonts w:ascii="Cambria" w:eastAsia="Calibri" w:hAnsi="Cambria" w:cs="Calibri"/>
        </w:rPr>
        <w:t xml:space="preserve"> flag is specified then the resulting Set will have as added </w:t>
      </w:r>
      <w:r w:rsidR="0011783A" w:rsidRPr="00E352EF">
        <w:rPr>
          <w:rFonts w:ascii="Cambria" w:eastAsia="Calibri" w:hAnsi="Cambria" w:cs="Calibri"/>
        </w:rPr>
        <w:t>I</w:t>
      </w:r>
      <w:r w:rsidRPr="00E352EF">
        <w:rPr>
          <w:rFonts w:ascii="Cambria" w:eastAsia="Calibri" w:hAnsi="Cambria" w:cs="Calibri"/>
        </w:rPr>
        <w:t xml:space="preserve">dentifiers, the Measures Components of the input one </w:t>
      </w:r>
      <w:r w:rsidR="00472C2F" w:rsidRPr="00E352EF">
        <w:t>Dataset</w:t>
      </w:r>
      <w:r w:rsidRPr="00E352EF">
        <w:rPr>
          <w:rFonts w:ascii="Cambria" w:eastAsia="Calibri" w:hAnsi="Cambria" w:cs="Calibri"/>
        </w:rPr>
        <w:t>, too.</w:t>
      </w:r>
    </w:p>
    <w:p w14:paraId="75C26922" w14:textId="77777777" w:rsidR="009F126A" w:rsidRPr="00E352EF" w:rsidRDefault="009F126A" w:rsidP="008C6E97">
      <w:pPr>
        <w:rPr>
          <w:rFonts w:ascii="Cambria" w:eastAsia="Calibri" w:hAnsi="Cambria" w:cs="Calibri"/>
          <w:i/>
          <w:color w:val="5B9BD5"/>
        </w:rPr>
      </w:pPr>
    </w:p>
    <w:p w14:paraId="6B8D1C8B" w14:textId="77777777" w:rsidR="00667F59" w:rsidRPr="00E352EF" w:rsidRDefault="00667F59" w:rsidP="008C6E97">
      <w:pPr>
        <w:rPr>
          <w:rFonts w:ascii="Cambria" w:eastAsia="Calibri" w:hAnsi="Cambria" w:cs="Calibri"/>
          <w:i/>
          <w:color w:val="5B9BD5"/>
        </w:rPr>
      </w:pPr>
    </w:p>
    <w:p w14:paraId="3E484319" w14:textId="77777777" w:rsidR="005A2227" w:rsidRPr="00E352EF" w:rsidRDefault="00EA6708" w:rsidP="008C6E97">
      <w:pPr>
        <w:rPr>
          <w:rFonts w:ascii="Cambria" w:eastAsia="Calibri" w:hAnsi="Cambria" w:cs="Calibri"/>
          <w:i/>
          <w:color w:val="5B9BD5"/>
        </w:rPr>
      </w:pPr>
      <w:r w:rsidRPr="00E352EF">
        <w:rPr>
          <w:rFonts w:ascii="Cambria" w:eastAsia="Calibri" w:hAnsi="Cambria" w:cs="Calibri"/>
          <w:i/>
          <w:color w:val="5B9BD5"/>
        </w:rPr>
        <w:t>Examples</w:t>
      </w:r>
      <w:r w:rsidR="0097053A" w:rsidRPr="00E352EF">
        <w:rPr>
          <w:rFonts w:ascii="Cambria" w:eastAsia="Calibri" w:hAnsi="Cambria" w:cs="Calibri"/>
          <w:i/>
          <w:color w:val="5B9BD5"/>
        </w:rPr>
        <w:t xml:space="preserve"> </w:t>
      </w:r>
    </w:p>
    <w:p w14:paraId="2537FA13" w14:textId="77777777" w:rsidR="008A5474" w:rsidRPr="00E352EF" w:rsidRDefault="008A5474" w:rsidP="008C6E97">
      <w:pPr>
        <w:spacing w:after="40"/>
        <w:jc w:val="both"/>
        <w:rPr>
          <w:rFonts w:ascii="Calibri" w:eastAsia="Calibri" w:hAnsi="Calibri" w:cs="Calibri"/>
        </w:rPr>
      </w:pPr>
    </w:p>
    <w:p w14:paraId="7542F8C2" w14:textId="0A87AAE3" w:rsidR="008C6E97" w:rsidRPr="00E352EF" w:rsidRDefault="008C6E97" w:rsidP="008C6E97">
      <w:pPr>
        <w:spacing w:after="40"/>
        <w:jc w:val="both"/>
      </w:pPr>
      <w:r w:rsidRPr="00E352EF">
        <w:rPr>
          <w:rFonts w:ascii="Calibri" w:eastAsia="Calibri" w:hAnsi="Calibri" w:cs="Calibri"/>
        </w:rPr>
        <w:t>1)</w:t>
      </w:r>
      <w:r w:rsidRPr="00E352EF">
        <w:rPr>
          <w:rFonts w:ascii="Calibri" w:eastAsia="Calibri" w:hAnsi="Calibri" w:cs="Calibri"/>
          <w:b/>
        </w:rPr>
        <w:t xml:space="preserve"> </w:t>
      </w:r>
      <w:ins w:id="177" w:author="Laura Viignola" w:date="2017-05-10T18:15:00Z">
        <w:r w:rsidR="00AC5A51">
          <w:rPr>
            <w:rFonts w:ascii="Calibri" w:eastAsia="Calibri" w:hAnsi="Calibri" w:cs="Calibri"/>
            <w:b/>
          </w:rPr>
          <w:t>set_1:=</w:t>
        </w:r>
      </w:ins>
      <w:r w:rsidRPr="00E352EF">
        <w:rPr>
          <w:rFonts w:ascii="Calibri" w:eastAsia="Calibri" w:hAnsi="Calibri" w:cs="Calibri"/>
          <w:b/>
        </w:rPr>
        <w:t>alter</w:t>
      </w:r>
      <w:r w:rsidR="00F30CA2" w:rsidRPr="00E352EF">
        <w:rPr>
          <w:rFonts w:ascii="Calibri" w:eastAsia="Calibri" w:hAnsi="Calibri" w:cs="Calibri"/>
          <w:b/>
        </w:rPr>
        <w:t>D</w:t>
      </w:r>
      <w:r w:rsidRPr="00E352EF">
        <w:rPr>
          <w:rFonts w:ascii="Calibri" w:eastAsia="Calibri" w:hAnsi="Calibri" w:cs="Calibri"/>
          <w:b/>
        </w:rPr>
        <w:t>ataset(</w:t>
      </w:r>
      <w:r w:rsidRPr="00E352EF">
        <w:rPr>
          <w:rFonts w:ascii="Calibri" w:eastAsia="Calibri" w:hAnsi="Calibri" w:cs="Calibri"/>
        </w:rPr>
        <w:t xml:space="preserve">ds_1 </w:t>
      </w:r>
      <w:r w:rsidRPr="00E352EF">
        <w:rPr>
          <w:rFonts w:ascii="Calibri" w:eastAsia="Calibri" w:hAnsi="Calibri" w:cs="Calibri"/>
          <w:b/>
        </w:rPr>
        <w:t>all)</w:t>
      </w:r>
    </w:p>
    <w:p w14:paraId="254E3326" w14:textId="77777777" w:rsidR="008C6E97" w:rsidRPr="00E352EF" w:rsidRDefault="008C6E97">
      <w:pPr>
        <w:jc w:val="both"/>
      </w:pPr>
    </w:p>
    <w:tbl>
      <w:tblPr>
        <w:tblW w:w="2981"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993"/>
        <w:gridCol w:w="994"/>
        <w:gridCol w:w="994"/>
      </w:tblGrid>
      <w:tr w:rsidR="005A2227" w:rsidRPr="00E352EF" w14:paraId="409D4323" w14:textId="77777777">
        <w:tc>
          <w:tcPr>
            <w:tcW w:w="994"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440CF845" w14:textId="77777777" w:rsidR="005A2227" w:rsidRPr="00E352EF" w:rsidRDefault="0097053A">
            <w:pPr>
              <w:jc w:val="both"/>
            </w:pPr>
            <w:r w:rsidRPr="00E352EF">
              <w:rPr>
                <w:rFonts w:ascii="Calibri" w:eastAsia="Calibri" w:hAnsi="Calibri" w:cs="Calibri"/>
              </w:rPr>
              <w:lastRenderedPageBreak/>
              <w:t>ds_1</w:t>
            </w:r>
          </w:p>
        </w:tc>
      </w:tr>
      <w:tr w:rsidR="005A2227" w:rsidRPr="00E352EF" w14:paraId="7BB164C3" w14:textId="77777777">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6C2567E9" w14:textId="77777777" w:rsidR="005A2227" w:rsidRPr="00E352EF" w:rsidRDefault="0097053A">
            <w:pPr>
              <w:spacing w:after="40"/>
              <w:jc w:val="both"/>
            </w:pPr>
            <w:r w:rsidRPr="00E352EF">
              <w:rPr>
                <w:rFonts w:ascii="Calibri" w:eastAsia="Calibri" w:hAnsi="Calibri" w:cs="Calibri"/>
                <w:b/>
              </w:rPr>
              <w:t>K1</w:t>
            </w:r>
          </w:p>
        </w:tc>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72103972" w14:textId="77777777" w:rsidR="005A2227" w:rsidRPr="00E352EF" w:rsidRDefault="0097053A">
            <w:pPr>
              <w:spacing w:after="40"/>
              <w:jc w:val="both"/>
            </w:pPr>
            <w:r w:rsidRPr="00E352EF">
              <w:rPr>
                <w:rFonts w:ascii="Calibri" w:eastAsia="Calibri" w:hAnsi="Calibri" w:cs="Calibri"/>
                <w:b/>
              </w:rPr>
              <w:t>K2</w:t>
            </w:r>
          </w:p>
        </w:tc>
        <w:tc>
          <w:tcPr>
            <w:tcW w:w="994" w:type="dxa"/>
            <w:tcBorders>
              <w:top w:val="single" w:sz="6" w:space="0" w:color="000000"/>
              <w:left w:val="single" w:sz="6" w:space="0" w:color="000000"/>
              <w:bottom w:val="single" w:sz="6" w:space="0" w:color="000000"/>
              <w:right w:val="single" w:sz="6" w:space="0" w:color="000000"/>
            </w:tcBorders>
            <w:shd w:val="clear" w:color="auto" w:fill="DEEAF6"/>
            <w:tcMar>
              <w:top w:w="43" w:type="dxa"/>
              <w:left w:w="115" w:type="dxa"/>
              <w:bottom w:w="43" w:type="dxa"/>
              <w:right w:w="43" w:type="dxa"/>
            </w:tcMar>
          </w:tcPr>
          <w:p w14:paraId="7378C884" w14:textId="77777777" w:rsidR="005A2227" w:rsidRPr="00E352EF" w:rsidRDefault="0097053A">
            <w:pPr>
              <w:spacing w:after="40"/>
              <w:jc w:val="both"/>
            </w:pPr>
            <w:r w:rsidRPr="00E352EF">
              <w:rPr>
                <w:rFonts w:ascii="Calibri" w:eastAsia="Calibri" w:hAnsi="Calibri" w:cs="Calibri"/>
                <w:b/>
              </w:rPr>
              <w:t>M1</w:t>
            </w:r>
          </w:p>
        </w:tc>
      </w:tr>
      <w:tr w:rsidR="005A2227" w:rsidRPr="00E352EF" w14:paraId="5B63D182" w14:textId="77777777">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7393EF" w14:textId="77777777" w:rsidR="005A2227" w:rsidRPr="00E352EF" w:rsidRDefault="0097053A">
            <w:pPr>
              <w:jc w:val="both"/>
            </w:pPr>
            <w:r w:rsidRPr="00E352EF">
              <w:rPr>
                <w:rFonts w:ascii="Calibri" w:eastAsia="Calibri" w:hAnsi="Calibri" w:cs="Calibri"/>
              </w:rPr>
              <w:t>1</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FF24D8" w14:textId="77777777" w:rsidR="005A2227" w:rsidRPr="00E352EF" w:rsidRDefault="0097053A">
            <w:pPr>
              <w:jc w:val="both"/>
            </w:pPr>
            <w:r w:rsidRPr="00E352EF">
              <w:rPr>
                <w:rFonts w:ascii="Calibri" w:eastAsia="Calibri" w:hAnsi="Calibri" w:cs="Calibri"/>
              </w:rPr>
              <w:t>A</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355753" w14:textId="77777777" w:rsidR="005A2227" w:rsidRPr="00E352EF" w:rsidRDefault="0097053A">
            <w:pPr>
              <w:jc w:val="both"/>
            </w:pPr>
            <w:r w:rsidRPr="00E352EF">
              <w:rPr>
                <w:rFonts w:ascii="Calibri" w:eastAsia="Calibri" w:hAnsi="Calibri" w:cs="Calibri"/>
              </w:rPr>
              <w:t>100</w:t>
            </w:r>
          </w:p>
        </w:tc>
      </w:tr>
      <w:tr w:rsidR="005A2227" w:rsidRPr="00E352EF" w14:paraId="2169B821" w14:textId="77777777">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695793" w14:textId="77777777" w:rsidR="005A2227" w:rsidRPr="00E352EF" w:rsidRDefault="0097053A">
            <w:pPr>
              <w:jc w:val="both"/>
            </w:pPr>
            <w:r w:rsidRPr="00E352EF">
              <w:rPr>
                <w:rFonts w:ascii="Calibri" w:eastAsia="Calibri" w:hAnsi="Calibri" w:cs="Calibri"/>
              </w:rPr>
              <w:t>2</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5152BC" w14:textId="77777777" w:rsidR="005A2227" w:rsidRPr="00E352EF" w:rsidRDefault="0097053A">
            <w:pPr>
              <w:jc w:val="both"/>
            </w:pPr>
            <w:r w:rsidRPr="00E352EF">
              <w:rPr>
                <w:rFonts w:ascii="Calibri" w:eastAsia="Calibri" w:hAnsi="Calibri" w:cs="Calibri"/>
              </w:rPr>
              <w:t>B</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DFAFD7" w14:textId="77777777" w:rsidR="005A2227" w:rsidRPr="00E352EF" w:rsidRDefault="0097053A">
            <w:pPr>
              <w:jc w:val="both"/>
            </w:pPr>
            <w:r w:rsidRPr="00E352EF">
              <w:rPr>
                <w:rFonts w:ascii="Calibri" w:eastAsia="Calibri" w:hAnsi="Calibri" w:cs="Calibri"/>
              </w:rPr>
              <w:t>200</w:t>
            </w:r>
          </w:p>
        </w:tc>
      </w:tr>
    </w:tbl>
    <w:p w14:paraId="21887CC4" w14:textId="77777777" w:rsidR="005A2227" w:rsidRPr="00E352EF" w:rsidRDefault="005A2227">
      <w:pPr>
        <w:spacing w:after="40"/>
        <w:jc w:val="both"/>
      </w:pPr>
    </w:p>
    <w:tbl>
      <w:tblPr>
        <w:tblW w:w="2981"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993"/>
        <w:gridCol w:w="994"/>
        <w:gridCol w:w="994"/>
      </w:tblGrid>
      <w:tr w:rsidR="005A2227" w:rsidRPr="00E352EF" w14:paraId="545AC4AD" w14:textId="77777777">
        <w:tc>
          <w:tcPr>
            <w:tcW w:w="994"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0C272247" w14:textId="77777777" w:rsidR="005A2227" w:rsidRPr="00E352EF" w:rsidRDefault="0097053A">
            <w:pPr>
              <w:jc w:val="both"/>
            </w:pPr>
            <w:r w:rsidRPr="00E352EF">
              <w:rPr>
                <w:rFonts w:ascii="Calibri" w:eastAsia="Calibri" w:hAnsi="Calibri" w:cs="Calibri"/>
              </w:rPr>
              <w:t>set_1</w:t>
            </w:r>
          </w:p>
        </w:tc>
      </w:tr>
      <w:tr w:rsidR="005A2227" w:rsidRPr="00E352EF" w14:paraId="738BAF99" w14:textId="77777777">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3937F43E" w14:textId="77777777" w:rsidR="005A2227" w:rsidRPr="00E352EF" w:rsidRDefault="0097053A">
            <w:pPr>
              <w:spacing w:after="40"/>
              <w:jc w:val="both"/>
            </w:pPr>
            <w:r w:rsidRPr="00E352EF">
              <w:rPr>
                <w:rFonts w:ascii="Calibri" w:eastAsia="Calibri" w:hAnsi="Calibri" w:cs="Calibri"/>
                <w:b/>
              </w:rPr>
              <w:t>K1</w:t>
            </w:r>
          </w:p>
        </w:tc>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32A1CEBC" w14:textId="77777777" w:rsidR="005A2227" w:rsidRPr="00E352EF" w:rsidRDefault="0097053A">
            <w:pPr>
              <w:spacing w:after="40"/>
              <w:jc w:val="both"/>
            </w:pPr>
            <w:r w:rsidRPr="00E352EF">
              <w:rPr>
                <w:rFonts w:ascii="Calibri" w:eastAsia="Calibri" w:hAnsi="Calibri" w:cs="Calibri"/>
                <w:b/>
              </w:rPr>
              <w:t>K2</w:t>
            </w:r>
          </w:p>
        </w:tc>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0484BE78" w14:textId="77777777" w:rsidR="005A2227" w:rsidRPr="00E352EF" w:rsidRDefault="0097053A">
            <w:pPr>
              <w:spacing w:after="40"/>
              <w:jc w:val="both"/>
            </w:pPr>
            <w:r w:rsidRPr="00E352EF">
              <w:rPr>
                <w:rFonts w:ascii="Calibri" w:eastAsia="Calibri" w:hAnsi="Calibri" w:cs="Calibri"/>
                <w:b/>
              </w:rPr>
              <w:t>M1</w:t>
            </w:r>
          </w:p>
        </w:tc>
      </w:tr>
      <w:tr w:rsidR="005A2227" w:rsidRPr="00E352EF" w14:paraId="10E6605A" w14:textId="77777777">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DC6EA7" w14:textId="77777777" w:rsidR="005A2227" w:rsidRPr="00E352EF" w:rsidRDefault="0097053A">
            <w:pPr>
              <w:jc w:val="both"/>
            </w:pPr>
            <w:r w:rsidRPr="00E352EF">
              <w:rPr>
                <w:rFonts w:ascii="Calibri" w:eastAsia="Calibri" w:hAnsi="Calibri" w:cs="Calibri"/>
              </w:rPr>
              <w:t>1</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8DD010" w14:textId="77777777" w:rsidR="005A2227" w:rsidRPr="00E352EF" w:rsidRDefault="0097053A">
            <w:pPr>
              <w:jc w:val="both"/>
            </w:pPr>
            <w:r w:rsidRPr="00E352EF">
              <w:rPr>
                <w:rFonts w:ascii="Calibri" w:eastAsia="Calibri" w:hAnsi="Calibri" w:cs="Calibri"/>
              </w:rPr>
              <w:t>A</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73D605" w14:textId="77777777" w:rsidR="005A2227" w:rsidRPr="00E352EF" w:rsidRDefault="0097053A">
            <w:pPr>
              <w:jc w:val="both"/>
            </w:pPr>
            <w:r w:rsidRPr="00E352EF">
              <w:rPr>
                <w:rFonts w:ascii="Calibri" w:eastAsia="Calibri" w:hAnsi="Calibri" w:cs="Calibri"/>
              </w:rPr>
              <w:t>100</w:t>
            </w:r>
          </w:p>
        </w:tc>
      </w:tr>
      <w:tr w:rsidR="005A2227" w:rsidRPr="00E352EF" w14:paraId="238AED88" w14:textId="77777777">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0B0AB3" w14:textId="77777777" w:rsidR="005A2227" w:rsidRPr="00E352EF" w:rsidRDefault="0097053A">
            <w:pPr>
              <w:jc w:val="both"/>
            </w:pPr>
            <w:r w:rsidRPr="00E352EF">
              <w:rPr>
                <w:rFonts w:ascii="Calibri" w:eastAsia="Calibri" w:hAnsi="Calibri" w:cs="Calibri"/>
              </w:rPr>
              <w:t>2</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A66319" w14:textId="77777777" w:rsidR="005A2227" w:rsidRPr="00E352EF" w:rsidRDefault="0097053A">
            <w:pPr>
              <w:jc w:val="both"/>
            </w:pPr>
            <w:r w:rsidRPr="00E352EF">
              <w:rPr>
                <w:rFonts w:ascii="Calibri" w:eastAsia="Calibri" w:hAnsi="Calibri" w:cs="Calibri"/>
              </w:rPr>
              <w:t>B</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34897A" w14:textId="77777777" w:rsidR="005A2227" w:rsidRPr="00E352EF" w:rsidRDefault="0097053A">
            <w:pPr>
              <w:jc w:val="both"/>
            </w:pPr>
            <w:r w:rsidRPr="00E352EF">
              <w:rPr>
                <w:rFonts w:ascii="Calibri" w:eastAsia="Calibri" w:hAnsi="Calibri" w:cs="Calibri"/>
              </w:rPr>
              <w:t>200</w:t>
            </w:r>
          </w:p>
        </w:tc>
      </w:tr>
    </w:tbl>
    <w:p w14:paraId="23C73693" w14:textId="77777777" w:rsidR="005A2227" w:rsidRPr="00E352EF" w:rsidRDefault="005A2227">
      <w:pPr>
        <w:jc w:val="both"/>
      </w:pPr>
    </w:p>
    <w:p w14:paraId="6F816532" w14:textId="77777777" w:rsidR="008A5474" w:rsidRPr="00E352EF" w:rsidRDefault="008A5474">
      <w:pPr>
        <w:jc w:val="both"/>
      </w:pPr>
    </w:p>
    <w:p w14:paraId="2C8579C6" w14:textId="77777777" w:rsidR="008C6E97" w:rsidRPr="00E352EF" w:rsidRDefault="008C6E97" w:rsidP="008C6E97">
      <w:r w:rsidRPr="00E352EF">
        <w:rPr>
          <w:rFonts w:ascii="Calibri" w:eastAsia="Calibri" w:hAnsi="Calibri" w:cs="Calibri"/>
        </w:rPr>
        <w:t>2)</w:t>
      </w:r>
      <w:r w:rsidR="00C37921" w:rsidRPr="00E352EF">
        <w:rPr>
          <w:rFonts w:ascii="Calibri" w:eastAsia="Calibri" w:hAnsi="Calibri" w:cs="Calibri"/>
        </w:rPr>
        <w:t xml:space="preserve"> </w:t>
      </w:r>
      <w:r w:rsidRPr="00E352EF">
        <w:t xml:space="preserve"> </w:t>
      </w:r>
      <w:r w:rsidRPr="00E352EF">
        <w:rPr>
          <w:rFonts w:ascii="Calibri" w:eastAsia="Calibri" w:hAnsi="Calibri" w:cs="Calibri"/>
        </w:rPr>
        <w:t>l_1 = list&lt;components-ref&gt; (REF_AREA)</w:t>
      </w:r>
    </w:p>
    <w:p w14:paraId="179D68A4" w14:textId="77777777" w:rsidR="008C6E97" w:rsidRPr="00E352EF" w:rsidRDefault="008C6E97" w:rsidP="008C6E97">
      <w:pPr>
        <w:jc w:val="both"/>
      </w:pPr>
    </w:p>
    <w:p w14:paraId="0CC4088A" w14:textId="77777777" w:rsidR="008C6E97" w:rsidRPr="00E352EF" w:rsidRDefault="008C6E97" w:rsidP="008C6E97">
      <w:pPr>
        <w:spacing w:after="40"/>
        <w:jc w:val="both"/>
      </w:pPr>
      <w:r w:rsidRPr="00E352EF">
        <w:rPr>
          <w:rFonts w:ascii="Calibri" w:eastAsia="Calibri" w:hAnsi="Calibri" w:cs="Calibri"/>
          <w:b/>
        </w:rPr>
        <w:t>alter</w:t>
      </w:r>
      <w:r w:rsidR="00F30CA2" w:rsidRPr="00E352EF">
        <w:rPr>
          <w:rFonts w:ascii="Calibri" w:eastAsia="Calibri" w:hAnsi="Calibri" w:cs="Calibri"/>
          <w:b/>
        </w:rPr>
        <w:t>D</w:t>
      </w:r>
      <w:r w:rsidRPr="00E352EF">
        <w:rPr>
          <w:rFonts w:ascii="Calibri" w:eastAsia="Calibri" w:hAnsi="Calibri" w:cs="Calibri"/>
          <w:b/>
        </w:rPr>
        <w:t>ataset(</w:t>
      </w:r>
      <w:r w:rsidRPr="00E352EF">
        <w:rPr>
          <w:rFonts w:ascii="Calibri" w:eastAsia="Calibri" w:hAnsi="Calibri" w:cs="Calibri"/>
        </w:rPr>
        <w:t>ds_1,l1</w:t>
      </w:r>
      <w:r w:rsidRPr="00E352EF">
        <w:rPr>
          <w:rFonts w:ascii="Calibri" w:eastAsia="Calibri" w:hAnsi="Calibri" w:cs="Calibri"/>
          <w:b/>
        </w:rPr>
        <w:t>)</w:t>
      </w:r>
    </w:p>
    <w:p w14:paraId="57884902" w14:textId="77777777" w:rsidR="005A2227" w:rsidRPr="00E352EF" w:rsidRDefault="005A2227">
      <w:pPr>
        <w:spacing w:after="40"/>
        <w:jc w:val="both"/>
      </w:pPr>
    </w:p>
    <w:tbl>
      <w:tblPr>
        <w:tblW w:w="4536"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994"/>
        <w:gridCol w:w="1555"/>
        <w:gridCol w:w="1987"/>
      </w:tblGrid>
      <w:tr w:rsidR="005A2227" w:rsidRPr="00E352EF" w14:paraId="335F353C" w14:textId="77777777">
        <w:trPr>
          <w:trHeight w:val="101"/>
        </w:trPr>
        <w:tc>
          <w:tcPr>
            <w:tcW w:w="994"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265B861" w14:textId="77777777" w:rsidR="005A2227" w:rsidRPr="00E352EF" w:rsidRDefault="0097053A">
            <w:pPr>
              <w:jc w:val="both"/>
            </w:pPr>
            <w:r w:rsidRPr="00E352EF">
              <w:rPr>
                <w:rFonts w:ascii="Calibri" w:eastAsia="Calibri" w:hAnsi="Calibri" w:cs="Calibri"/>
              </w:rPr>
              <w:t>IT_nord_pop</w:t>
            </w:r>
          </w:p>
        </w:tc>
      </w:tr>
      <w:tr w:rsidR="005A2227" w:rsidRPr="00E352EF" w14:paraId="2956F73F" w14:textId="77777777">
        <w:trPr>
          <w:trHeight w:val="101"/>
        </w:trPr>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68A0A06" w14:textId="77777777" w:rsidR="005A2227" w:rsidRPr="00E352EF" w:rsidRDefault="0097053A">
            <w:pPr>
              <w:jc w:val="both"/>
            </w:pPr>
            <w:r w:rsidRPr="00E352EF">
              <w:rPr>
                <w:rFonts w:ascii="Calibri" w:eastAsia="Calibri" w:hAnsi="Calibri" w:cs="Calibri"/>
                <w:b/>
              </w:rPr>
              <w:t xml:space="preserve">TIME </w:t>
            </w:r>
          </w:p>
        </w:tc>
        <w:tc>
          <w:tcPr>
            <w:tcW w:w="1555"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8AF701B" w14:textId="77777777" w:rsidR="005A2227" w:rsidRPr="00E352EF" w:rsidRDefault="0097053A">
            <w:pPr>
              <w:jc w:val="both"/>
            </w:pPr>
            <w:r w:rsidRPr="00E352EF">
              <w:rPr>
                <w:rFonts w:ascii="Calibri" w:eastAsia="Calibri" w:hAnsi="Calibri" w:cs="Calibri"/>
                <w:b/>
              </w:rPr>
              <w:t xml:space="preserve">REF_AREA </w:t>
            </w:r>
          </w:p>
        </w:tc>
        <w:tc>
          <w:tcPr>
            <w:tcW w:w="1987"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5D6C932C" w14:textId="77777777" w:rsidR="005A2227" w:rsidRPr="00E352EF" w:rsidRDefault="0097053A">
            <w:pPr>
              <w:jc w:val="both"/>
            </w:pPr>
            <w:r w:rsidRPr="00E352EF">
              <w:rPr>
                <w:rFonts w:ascii="Calibri" w:eastAsia="Calibri" w:hAnsi="Calibri" w:cs="Calibri"/>
                <w:b/>
              </w:rPr>
              <w:t xml:space="preserve">OBS_VALUE </w:t>
            </w:r>
          </w:p>
        </w:tc>
      </w:tr>
      <w:tr w:rsidR="005A2227" w:rsidRPr="00E352EF" w14:paraId="206DC7C6"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57F3D2"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318127" w14:textId="77777777" w:rsidR="005A2227" w:rsidRPr="00E352EF" w:rsidRDefault="0097053A">
            <w:pPr>
              <w:jc w:val="both"/>
            </w:pPr>
            <w:r w:rsidRPr="00E352EF">
              <w:rPr>
                <w:rFonts w:ascii="Calibri" w:eastAsia="Calibri" w:hAnsi="Calibri" w:cs="Calibri"/>
              </w:rPr>
              <w:t>ITCD</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34820B" w14:textId="77777777" w:rsidR="005A2227" w:rsidRPr="00E352EF" w:rsidRDefault="0097053A">
            <w:pPr>
              <w:jc w:val="both"/>
            </w:pPr>
            <w:r w:rsidRPr="00E352EF">
              <w:rPr>
                <w:rFonts w:ascii="Calibri" w:eastAsia="Calibri" w:hAnsi="Calibri" w:cs="Calibri"/>
              </w:rPr>
              <w:t>27799803</w:t>
            </w:r>
          </w:p>
        </w:tc>
      </w:tr>
      <w:tr w:rsidR="005A2227" w:rsidRPr="00E352EF" w14:paraId="464A9B0B"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95C05C"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016390" w14:textId="77777777" w:rsidR="005A2227" w:rsidRPr="00E352EF" w:rsidRDefault="0097053A">
            <w:pPr>
              <w:jc w:val="both"/>
            </w:pPr>
            <w:r w:rsidRPr="00E352EF">
              <w:rPr>
                <w:rFonts w:ascii="Calibri" w:eastAsia="Calibri" w:hAnsi="Calibri" w:cs="Calibri"/>
              </w:rPr>
              <w:t>ITC</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55527E" w14:textId="77777777" w:rsidR="005A2227" w:rsidRPr="00E352EF" w:rsidRDefault="0097053A">
            <w:pPr>
              <w:jc w:val="both"/>
            </w:pPr>
            <w:r w:rsidRPr="00E352EF">
              <w:rPr>
                <w:rFonts w:ascii="Calibri" w:eastAsia="Calibri" w:hAnsi="Calibri" w:cs="Calibri"/>
              </w:rPr>
              <w:t>16138643</w:t>
            </w:r>
          </w:p>
        </w:tc>
      </w:tr>
      <w:tr w:rsidR="005A2227" w:rsidRPr="00E352EF" w14:paraId="20BE2A8F"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2AC4B8"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C9AADF" w14:textId="77777777" w:rsidR="005A2227" w:rsidRPr="00E352EF" w:rsidRDefault="0097053A">
            <w:pPr>
              <w:jc w:val="both"/>
            </w:pPr>
            <w:r w:rsidRPr="00E352EF">
              <w:rPr>
                <w:rFonts w:ascii="Calibri" w:eastAsia="Calibri" w:hAnsi="Calibri" w:cs="Calibri"/>
              </w:rPr>
              <w:t>ITC1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AD19A9" w14:textId="77777777" w:rsidR="005A2227" w:rsidRPr="00E352EF" w:rsidRDefault="0097053A">
            <w:pPr>
              <w:jc w:val="both"/>
            </w:pPr>
            <w:r w:rsidRPr="00E352EF">
              <w:rPr>
                <w:rFonts w:ascii="Calibri" w:eastAsia="Calibri" w:hAnsi="Calibri" w:cs="Calibri"/>
              </w:rPr>
              <w:t>4424467</w:t>
            </w:r>
          </w:p>
        </w:tc>
      </w:tr>
      <w:tr w:rsidR="005A2227" w:rsidRPr="00E352EF" w14:paraId="3F44AD14"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737256"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F62488" w14:textId="77777777" w:rsidR="005A2227" w:rsidRPr="00E352EF" w:rsidRDefault="0097053A">
            <w:pPr>
              <w:jc w:val="both"/>
            </w:pPr>
            <w:r w:rsidRPr="00E352EF">
              <w:rPr>
                <w:rFonts w:ascii="Calibri" w:eastAsia="Calibri" w:hAnsi="Calibri" w:cs="Calibri"/>
              </w:rPr>
              <w:t>ITC2</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E466B2" w14:textId="77777777" w:rsidR="005A2227" w:rsidRPr="00E352EF" w:rsidRDefault="0097053A">
            <w:pPr>
              <w:jc w:val="both"/>
            </w:pPr>
            <w:r w:rsidRPr="00E352EF">
              <w:rPr>
                <w:rFonts w:ascii="Calibri" w:eastAsia="Calibri" w:hAnsi="Calibri" w:cs="Calibri"/>
              </w:rPr>
              <w:t>128298</w:t>
            </w:r>
          </w:p>
        </w:tc>
      </w:tr>
      <w:tr w:rsidR="005A2227" w:rsidRPr="00E352EF" w14:paraId="4911B43F"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B0C031"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C9EF2B" w14:textId="77777777" w:rsidR="005A2227" w:rsidRPr="00E352EF" w:rsidRDefault="0097053A">
            <w:pPr>
              <w:jc w:val="both"/>
            </w:pPr>
            <w:r w:rsidRPr="00E352EF">
              <w:rPr>
                <w:rFonts w:ascii="Calibri" w:eastAsia="Calibri" w:hAnsi="Calibri" w:cs="Calibri"/>
              </w:rPr>
              <w:t>ITC3</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E91685" w14:textId="77777777" w:rsidR="005A2227" w:rsidRPr="00E352EF" w:rsidRDefault="0097053A">
            <w:pPr>
              <w:jc w:val="both"/>
            </w:pPr>
            <w:r w:rsidRPr="00E352EF">
              <w:rPr>
                <w:rFonts w:ascii="Calibri" w:eastAsia="Calibri" w:hAnsi="Calibri" w:cs="Calibri"/>
              </w:rPr>
              <w:t>1583263</w:t>
            </w:r>
          </w:p>
        </w:tc>
      </w:tr>
      <w:tr w:rsidR="005A2227" w:rsidRPr="00E352EF" w14:paraId="57681C2A"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3CBD1D"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2FCE6A" w14:textId="77777777" w:rsidR="005A2227" w:rsidRPr="00E352EF" w:rsidRDefault="0097053A">
            <w:pPr>
              <w:jc w:val="both"/>
            </w:pPr>
            <w:r w:rsidRPr="00E352EF">
              <w:rPr>
                <w:rFonts w:ascii="Calibri" w:eastAsia="Calibri" w:hAnsi="Calibri" w:cs="Calibri"/>
              </w:rPr>
              <w:t>ITC4</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0E79EC" w14:textId="77777777" w:rsidR="005A2227" w:rsidRPr="00E352EF" w:rsidRDefault="0097053A">
            <w:pPr>
              <w:jc w:val="both"/>
            </w:pPr>
            <w:r w:rsidRPr="00E352EF">
              <w:rPr>
                <w:rFonts w:ascii="Calibri" w:eastAsia="Calibri" w:hAnsi="Calibri" w:cs="Calibri"/>
              </w:rPr>
              <w:t>10002615</w:t>
            </w:r>
          </w:p>
        </w:tc>
      </w:tr>
      <w:tr w:rsidR="005A2227" w:rsidRPr="00E352EF" w14:paraId="57D3C0D4"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0D5FC8"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206468" w14:textId="77777777" w:rsidR="005A2227" w:rsidRPr="00E352EF" w:rsidRDefault="0097053A">
            <w:pPr>
              <w:jc w:val="both"/>
            </w:pPr>
            <w:r w:rsidRPr="00E352EF">
              <w:rPr>
                <w:rFonts w:ascii="Calibri" w:eastAsia="Calibri" w:hAnsi="Calibri" w:cs="Calibri"/>
              </w:rPr>
              <w:t>ITD</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B8C112" w14:textId="77777777" w:rsidR="005A2227" w:rsidRPr="00E352EF" w:rsidRDefault="0097053A">
            <w:pPr>
              <w:jc w:val="both"/>
            </w:pPr>
            <w:r w:rsidRPr="00E352EF">
              <w:rPr>
                <w:rFonts w:ascii="Calibri" w:eastAsia="Calibri" w:hAnsi="Calibri" w:cs="Calibri"/>
              </w:rPr>
              <w:t>11661160</w:t>
            </w:r>
          </w:p>
        </w:tc>
      </w:tr>
      <w:tr w:rsidR="005A2227" w:rsidRPr="00E352EF" w14:paraId="0C94B021"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99776E"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879ED0" w14:textId="77777777" w:rsidR="005A2227" w:rsidRPr="00E352EF" w:rsidRDefault="0097053A">
            <w:pPr>
              <w:jc w:val="both"/>
            </w:pPr>
            <w:r w:rsidRPr="00E352EF">
              <w:rPr>
                <w:rFonts w:ascii="Calibri" w:eastAsia="Calibri" w:hAnsi="Calibri" w:cs="Calibri"/>
              </w:rPr>
              <w:t>ITD1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E4621D" w14:textId="77777777" w:rsidR="005A2227" w:rsidRPr="00E352EF" w:rsidRDefault="0097053A">
            <w:pPr>
              <w:jc w:val="both"/>
            </w:pPr>
            <w:r w:rsidRPr="00E352EF">
              <w:rPr>
                <w:rFonts w:ascii="Calibri" w:eastAsia="Calibri" w:hAnsi="Calibri" w:cs="Calibri"/>
              </w:rPr>
              <w:t>518518</w:t>
            </w:r>
          </w:p>
        </w:tc>
      </w:tr>
      <w:tr w:rsidR="005A2227" w:rsidRPr="00E352EF" w14:paraId="3D2C9EF6"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35A14E"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79F379" w14:textId="77777777" w:rsidR="005A2227" w:rsidRPr="00E352EF" w:rsidRDefault="0097053A">
            <w:pPr>
              <w:jc w:val="both"/>
            </w:pPr>
            <w:r w:rsidRPr="00E352EF">
              <w:rPr>
                <w:rFonts w:ascii="Calibri" w:eastAsia="Calibri" w:hAnsi="Calibri" w:cs="Calibri"/>
              </w:rPr>
              <w:t>ITD2</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7E1D08" w14:textId="77777777" w:rsidR="005A2227" w:rsidRPr="00E352EF" w:rsidRDefault="0097053A">
            <w:pPr>
              <w:jc w:val="both"/>
            </w:pPr>
            <w:r w:rsidRPr="00E352EF">
              <w:rPr>
                <w:rFonts w:ascii="Calibri" w:eastAsia="Calibri" w:hAnsi="Calibri" w:cs="Calibri"/>
              </w:rPr>
              <w:t>537416</w:t>
            </w:r>
          </w:p>
        </w:tc>
      </w:tr>
      <w:tr w:rsidR="005A2227" w:rsidRPr="00E352EF" w14:paraId="3740432A"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DB224C"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BFC322" w14:textId="77777777" w:rsidR="005A2227" w:rsidRPr="00E352EF" w:rsidRDefault="0097053A">
            <w:pPr>
              <w:jc w:val="both"/>
            </w:pPr>
            <w:r w:rsidRPr="00E352EF">
              <w:rPr>
                <w:rFonts w:ascii="Calibri" w:eastAsia="Calibri" w:hAnsi="Calibri" w:cs="Calibri"/>
              </w:rPr>
              <w:t>ITD3</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ADBD34" w14:textId="77777777" w:rsidR="005A2227" w:rsidRPr="00E352EF" w:rsidRDefault="0097053A">
            <w:pPr>
              <w:jc w:val="both"/>
            </w:pPr>
            <w:r w:rsidRPr="00E352EF">
              <w:rPr>
                <w:rFonts w:ascii="Calibri" w:eastAsia="Calibri" w:hAnsi="Calibri" w:cs="Calibri"/>
              </w:rPr>
              <w:t>4927596</w:t>
            </w:r>
          </w:p>
        </w:tc>
      </w:tr>
      <w:tr w:rsidR="005A2227" w:rsidRPr="00E352EF" w14:paraId="11636257"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5D82D7"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71511E" w14:textId="77777777" w:rsidR="005A2227" w:rsidRPr="00E352EF" w:rsidRDefault="0097053A">
            <w:pPr>
              <w:jc w:val="both"/>
            </w:pPr>
            <w:r w:rsidRPr="00E352EF">
              <w:rPr>
                <w:rFonts w:ascii="Calibri" w:eastAsia="Calibri" w:hAnsi="Calibri" w:cs="Calibri"/>
              </w:rPr>
              <w:t>ITD4</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41ABAA" w14:textId="77777777" w:rsidR="005A2227" w:rsidRPr="00E352EF" w:rsidRDefault="0097053A">
            <w:pPr>
              <w:jc w:val="both"/>
            </w:pPr>
            <w:r w:rsidRPr="00E352EF">
              <w:rPr>
                <w:rFonts w:ascii="Calibri" w:eastAsia="Calibri" w:hAnsi="Calibri" w:cs="Calibri"/>
              </w:rPr>
              <w:t>1227122</w:t>
            </w:r>
          </w:p>
        </w:tc>
      </w:tr>
      <w:tr w:rsidR="005A2227" w:rsidRPr="00E352EF" w14:paraId="2EE9DD9D"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C06552"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FBB9BA" w14:textId="77777777" w:rsidR="005A2227" w:rsidRPr="00E352EF" w:rsidRDefault="0097053A">
            <w:pPr>
              <w:jc w:val="both"/>
            </w:pPr>
            <w:r w:rsidRPr="00E352EF">
              <w:rPr>
                <w:rFonts w:ascii="Calibri" w:eastAsia="Calibri" w:hAnsi="Calibri" w:cs="Calibri"/>
              </w:rPr>
              <w:t>ITD5</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110497" w14:textId="77777777" w:rsidR="005A2227" w:rsidRPr="00E352EF" w:rsidRDefault="0097053A">
            <w:pPr>
              <w:jc w:val="both"/>
            </w:pPr>
            <w:r w:rsidRPr="00E352EF">
              <w:rPr>
                <w:rFonts w:ascii="Calibri" w:eastAsia="Calibri" w:hAnsi="Calibri" w:cs="Calibri"/>
              </w:rPr>
              <w:t>4450508</w:t>
            </w:r>
          </w:p>
        </w:tc>
      </w:tr>
      <w:tr w:rsidR="005A2227" w:rsidRPr="00E352EF" w14:paraId="0459FBE4"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E791D2" w14:textId="77777777" w:rsidR="005A2227" w:rsidRPr="00E352EF" w:rsidRDefault="0097053A">
            <w:pPr>
              <w:jc w:val="both"/>
            </w:pPr>
            <w:r w:rsidRPr="00E352EF">
              <w:rPr>
                <w:rFonts w:ascii="Calibri" w:eastAsia="Calibri" w:hAnsi="Calibri" w:cs="Calibri"/>
              </w:rPr>
              <w:t>2014</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D21190" w14:textId="77777777" w:rsidR="005A2227" w:rsidRPr="00E352EF" w:rsidRDefault="0097053A">
            <w:pPr>
              <w:jc w:val="both"/>
            </w:pPr>
            <w:r w:rsidRPr="00E352EF">
              <w:rPr>
                <w:rFonts w:ascii="Calibri" w:eastAsia="Calibri" w:hAnsi="Calibri" w:cs="Calibri"/>
              </w:rPr>
              <w:t>ITCD</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F886D9" w14:textId="77777777" w:rsidR="005A2227" w:rsidRPr="00E352EF" w:rsidRDefault="0097053A">
            <w:pPr>
              <w:jc w:val="both"/>
            </w:pPr>
            <w:r w:rsidRPr="00E352EF">
              <w:rPr>
                <w:rFonts w:ascii="Calibri" w:eastAsia="Calibri" w:hAnsi="Calibri" w:cs="Calibri"/>
              </w:rPr>
              <w:t>27785211</w:t>
            </w:r>
          </w:p>
        </w:tc>
      </w:tr>
      <w:tr w:rsidR="005A2227" w:rsidRPr="00E352EF" w14:paraId="27B56877"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211121" w14:textId="77777777" w:rsidR="005A2227" w:rsidRPr="00E352EF" w:rsidRDefault="0097053A">
            <w:pPr>
              <w:jc w:val="both"/>
            </w:pPr>
            <w:r w:rsidRPr="00E352EF">
              <w:rPr>
                <w:rFonts w:ascii="Calibri" w:eastAsia="Calibri" w:hAnsi="Calibri" w:cs="Calibri"/>
              </w:rPr>
              <w:t>2014</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9AD46A" w14:textId="77777777" w:rsidR="005A2227" w:rsidRPr="00E352EF" w:rsidRDefault="0097053A">
            <w:pPr>
              <w:jc w:val="both"/>
            </w:pPr>
            <w:r w:rsidRPr="00E352EF">
              <w:rPr>
                <w:rFonts w:ascii="Calibri" w:eastAsia="Calibri" w:hAnsi="Calibri" w:cs="Calibri"/>
              </w:rPr>
              <w:t>ITC</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D3AD8A" w14:textId="77777777" w:rsidR="005A2227" w:rsidRPr="00E352EF" w:rsidRDefault="0097053A">
            <w:pPr>
              <w:jc w:val="both"/>
            </w:pPr>
            <w:r w:rsidRPr="00E352EF">
              <w:rPr>
                <w:rFonts w:ascii="Calibri" w:eastAsia="Calibri" w:hAnsi="Calibri" w:cs="Calibri"/>
              </w:rPr>
              <w:t>16130725</w:t>
            </w:r>
          </w:p>
        </w:tc>
      </w:tr>
      <w:tr w:rsidR="005A2227" w:rsidRPr="00E352EF" w14:paraId="0FE3A9C2"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757531" w14:textId="77777777" w:rsidR="005A2227" w:rsidRPr="00E352EF" w:rsidRDefault="0097053A">
            <w:pPr>
              <w:jc w:val="both"/>
            </w:pPr>
            <w:r w:rsidRPr="00E352EF">
              <w:rPr>
                <w:rFonts w:ascii="Calibri" w:eastAsia="Calibri" w:hAnsi="Calibri" w:cs="Calibri"/>
              </w:rPr>
              <w:t>2014</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1DE272" w14:textId="77777777" w:rsidR="005A2227" w:rsidRPr="00E352EF" w:rsidRDefault="0097053A">
            <w:pPr>
              <w:jc w:val="both"/>
            </w:pPr>
            <w:r w:rsidRPr="00E352EF">
              <w:rPr>
                <w:rFonts w:ascii="Calibri" w:eastAsia="Calibri" w:hAnsi="Calibri" w:cs="Calibri"/>
              </w:rPr>
              <w:t>ITC1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84FCD1" w14:textId="77777777" w:rsidR="005A2227" w:rsidRPr="00E352EF" w:rsidRDefault="0097053A">
            <w:pPr>
              <w:jc w:val="both"/>
            </w:pPr>
            <w:r w:rsidRPr="00E352EF">
              <w:rPr>
                <w:rFonts w:ascii="Calibri" w:eastAsia="Calibri" w:hAnsi="Calibri" w:cs="Calibri"/>
              </w:rPr>
              <w:t>4436798</w:t>
            </w:r>
          </w:p>
        </w:tc>
      </w:tr>
      <w:tr w:rsidR="005A2227" w:rsidRPr="00E352EF" w14:paraId="1B2FDFB7"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F4240F" w14:textId="77777777" w:rsidR="005A2227" w:rsidRPr="00E352EF" w:rsidRDefault="0097053A">
            <w:pPr>
              <w:jc w:val="both"/>
            </w:pPr>
            <w:r w:rsidRPr="00E352EF">
              <w:rPr>
                <w:rFonts w:ascii="Calibri" w:eastAsia="Calibri" w:hAnsi="Calibri" w:cs="Calibri"/>
              </w:rPr>
              <w:t>2014</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183036" w14:textId="77777777" w:rsidR="005A2227" w:rsidRPr="00E352EF" w:rsidRDefault="0097053A">
            <w:pPr>
              <w:jc w:val="both"/>
            </w:pPr>
            <w:r w:rsidRPr="00E352EF">
              <w:rPr>
                <w:rFonts w:ascii="Calibri" w:eastAsia="Calibri" w:hAnsi="Calibri" w:cs="Calibri"/>
              </w:rPr>
              <w:t>ITC2</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FE5C83" w14:textId="77777777" w:rsidR="005A2227" w:rsidRPr="00E352EF" w:rsidRDefault="0097053A">
            <w:pPr>
              <w:jc w:val="both"/>
            </w:pPr>
            <w:r w:rsidRPr="00E352EF">
              <w:rPr>
                <w:rFonts w:ascii="Calibri" w:eastAsia="Calibri" w:hAnsi="Calibri" w:cs="Calibri"/>
              </w:rPr>
              <w:t>128591</w:t>
            </w:r>
          </w:p>
        </w:tc>
      </w:tr>
      <w:tr w:rsidR="005A2227" w:rsidRPr="00E352EF" w14:paraId="6296DA92"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A625F5" w14:textId="77777777" w:rsidR="005A2227" w:rsidRPr="00E352EF" w:rsidRDefault="0097053A">
            <w:pPr>
              <w:jc w:val="both"/>
            </w:pPr>
            <w:r w:rsidRPr="00E352EF">
              <w:rPr>
                <w:rFonts w:ascii="Calibri" w:eastAsia="Calibri" w:hAnsi="Calibri" w:cs="Calibri"/>
              </w:rPr>
              <w:t>2014</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0ADD80" w14:textId="77777777" w:rsidR="005A2227" w:rsidRPr="00E352EF" w:rsidRDefault="0097053A">
            <w:pPr>
              <w:jc w:val="both"/>
            </w:pPr>
            <w:r w:rsidRPr="00E352EF">
              <w:rPr>
                <w:rFonts w:ascii="Calibri" w:eastAsia="Calibri" w:hAnsi="Calibri" w:cs="Calibri"/>
              </w:rPr>
              <w:t>ITC3</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E06BDD" w14:textId="77777777" w:rsidR="005A2227" w:rsidRPr="00E352EF" w:rsidRDefault="0097053A">
            <w:pPr>
              <w:jc w:val="both"/>
            </w:pPr>
            <w:r w:rsidRPr="00E352EF">
              <w:rPr>
                <w:rFonts w:ascii="Calibri" w:eastAsia="Calibri" w:hAnsi="Calibri" w:cs="Calibri"/>
              </w:rPr>
              <w:t>1591939</w:t>
            </w:r>
          </w:p>
        </w:tc>
      </w:tr>
      <w:tr w:rsidR="005A2227" w:rsidRPr="00E352EF" w14:paraId="72EE82CB"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4BF259" w14:textId="77777777" w:rsidR="005A2227" w:rsidRPr="00E352EF" w:rsidRDefault="0097053A">
            <w:pPr>
              <w:jc w:val="both"/>
            </w:pPr>
            <w:r w:rsidRPr="00E352EF">
              <w:rPr>
                <w:rFonts w:ascii="Calibri" w:eastAsia="Calibri" w:hAnsi="Calibri" w:cs="Calibri"/>
              </w:rPr>
              <w:t>2014</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9D1BF9" w14:textId="77777777" w:rsidR="005A2227" w:rsidRPr="00E352EF" w:rsidRDefault="0097053A">
            <w:pPr>
              <w:jc w:val="both"/>
            </w:pPr>
            <w:r w:rsidRPr="00E352EF">
              <w:rPr>
                <w:rFonts w:ascii="Calibri" w:eastAsia="Calibri" w:hAnsi="Calibri" w:cs="Calibri"/>
              </w:rPr>
              <w:t>ITC4</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46D88E" w14:textId="77777777" w:rsidR="005A2227" w:rsidRPr="00E352EF" w:rsidRDefault="0097053A">
            <w:pPr>
              <w:jc w:val="both"/>
            </w:pPr>
            <w:r w:rsidRPr="00E352EF">
              <w:rPr>
                <w:rFonts w:ascii="Calibri" w:eastAsia="Calibri" w:hAnsi="Calibri" w:cs="Calibri"/>
              </w:rPr>
              <w:t>9973397</w:t>
            </w:r>
          </w:p>
        </w:tc>
      </w:tr>
      <w:tr w:rsidR="005A2227" w:rsidRPr="00E352EF" w14:paraId="6BF3C092"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1CA354" w14:textId="77777777" w:rsidR="005A2227" w:rsidRPr="00E352EF" w:rsidRDefault="0097053A">
            <w:pPr>
              <w:jc w:val="both"/>
            </w:pPr>
            <w:r w:rsidRPr="00E352EF">
              <w:rPr>
                <w:rFonts w:ascii="Calibri" w:eastAsia="Calibri" w:hAnsi="Calibri" w:cs="Calibri"/>
              </w:rPr>
              <w:t>2014</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B2A88E" w14:textId="77777777" w:rsidR="005A2227" w:rsidRPr="00E352EF" w:rsidRDefault="0097053A">
            <w:pPr>
              <w:jc w:val="both"/>
            </w:pPr>
            <w:r w:rsidRPr="00E352EF">
              <w:rPr>
                <w:rFonts w:ascii="Calibri" w:eastAsia="Calibri" w:hAnsi="Calibri" w:cs="Calibri"/>
              </w:rPr>
              <w:t>ITD</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F91DAA" w14:textId="77777777" w:rsidR="005A2227" w:rsidRPr="00E352EF" w:rsidRDefault="0097053A">
            <w:pPr>
              <w:jc w:val="both"/>
            </w:pPr>
            <w:r w:rsidRPr="00E352EF">
              <w:rPr>
                <w:rFonts w:ascii="Calibri" w:eastAsia="Calibri" w:hAnsi="Calibri" w:cs="Calibri"/>
              </w:rPr>
              <w:t>11654486</w:t>
            </w:r>
          </w:p>
        </w:tc>
      </w:tr>
      <w:tr w:rsidR="005A2227" w:rsidRPr="00E352EF" w14:paraId="68D25E1A"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2F9BA0" w14:textId="77777777" w:rsidR="005A2227" w:rsidRPr="00E352EF" w:rsidRDefault="0097053A">
            <w:pPr>
              <w:jc w:val="both"/>
            </w:pPr>
            <w:r w:rsidRPr="00E352EF">
              <w:rPr>
                <w:rFonts w:ascii="Calibri" w:eastAsia="Calibri" w:hAnsi="Calibri" w:cs="Calibri"/>
              </w:rPr>
              <w:t>2014</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7202E6" w14:textId="77777777" w:rsidR="005A2227" w:rsidRPr="00E352EF" w:rsidRDefault="0097053A">
            <w:pPr>
              <w:jc w:val="both"/>
            </w:pPr>
            <w:r w:rsidRPr="00E352EF">
              <w:rPr>
                <w:rFonts w:ascii="Calibri" w:eastAsia="Calibri" w:hAnsi="Calibri" w:cs="Calibri"/>
              </w:rPr>
              <w:t>ITD1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E5E6C2" w14:textId="77777777" w:rsidR="005A2227" w:rsidRPr="00E352EF" w:rsidRDefault="0097053A">
            <w:pPr>
              <w:jc w:val="both"/>
            </w:pPr>
            <w:r w:rsidRPr="00E352EF">
              <w:rPr>
                <w:rFonts w:ascii="Calibri" w:eastAsia="Calibri" w:hAnsi="Calibri" w:cs="Calibri"/>
              </w:rPr>
              <w:t>515714</w:t>
            </w:r>
          </w:p>
        </w:tc>
      </w:tr>
      <w:tr w:rsidR="005A2227" w:rsidRPr="00E352EF" w14:paraId="7750CE74"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7107C9" w14:textId="77777777" w:rsidR="005A2227" w:rsidRPr="00E352EF" w:rsidRDefault="0097053A">
            <w:pPr>
              <w:jc w:val="both"/>
            </w:pPr>
            <w:r w:rsidRPr="00E352EF">
              <w:rPr>
                <w:rFonts w:ascii="Calibri" w:eastAsia="Calibri" w:hAnsi="Calibri" w:cs="Calibri"/>
              </w:rPr>
              <w:t>2014</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44A79A" w14:textId="77777777" w:rsidR="005A2227" w:rsidRPr="00E352EF" w:rsidRDefault="0097053A">
            <w:pPr>
              <w:jc w:val="both"/>
            </w:pPr>
            <w:r w:rsidRPr="00E352EF">
              <w:rPr>
                <w:rFonts w:ascii="Calibri" w:eastAsia="Calibri" w:hAnsi="Calibri" w:cs="Calibri"/>
              </w:rPr>
              <w:t>ITD2</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DE82E8" w14:textId="77777777" w:rsidR="005A2227" w:rsidRPr="00E352EF" w:rsidRDefault="0097053A">
            <w:pPr>
              <w:jc w:val="both"/>
            </w:pPr>
            <w:r w:rsidRPr="00E352EF">
              <w:rPr>
                <w:rFonts w:ascii="Calibri" w:eastAsia="Calibri" w:hAnsi="Calibri" w:cs="Calibri"/>
              </w:rPr>
              <w:t>536237</w:t>
            </w:r>
          </w:p>
        </w:tc>
      </w:tr>
      <w:tr w:rsidR="005A2227" w:rsidRPr="00E352EF" w14:paraId="22E5FC3F"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0D1F9D" w14:textId="77777777" w:rsidR="005A2227" w:rsidRPr="00E352EF" w:rsidRDefault="0097053A">
            <w:pPr>
              <w:jc w:val="both"/>
            </w:pPr>
            <w:r w:rsidRPr="00E352EF">
              <w:rPr>
                <w:rFonts w:ascii="Calibri" w:eastAsia="Calibri" w:hAnsi="Calibri" w:cs="Calibri"/>
              </w:rPr>
              <w:t>2014</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82C464" w14:textId="77777777" w:rsidR="005A2227" w:rsidRPr="00E352EF" w:rsidRDefault="0097053A">
            <w:pPr>
              <w:jc w:val="both"/>
            </w:pPr>
            <w:r w:rsidRPr="00E352EF">
              <w:rPr>
                <w:rFonts w:ascii="Calibri" w:eastAsia="Calibri" w:hAnsi="Calibri" w:cs="Calibri"/>
              </w:rPr>
              <w:t>ITD3</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B521FF" w14:textId="77777777" w:rsidR="005A2227" w:rsidRPr="00E352EF" w:rsidRDefault="0097053A">
            <w:pPr>
              <w:jc w:val="both"/>
            </w:pPr>
            <w:r w:rsidRPr="00E352EF">
              <w:rPr>
                <w:rFonts w:ascii="Calibri" w:eastAsia="Calibri" w:hAnsi="Calibri" w:cs="Calibri"/>
              </w:rPr>
              <w:t>4926818</w:t>
            </w:r>
          </w:p>
        </w:tc>
      </w:tr>
      <w:tr w:rsidR="005A2227" w:rsidRPr="00E352EF" w14:paraId="1552C661"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0AB0BC" w14:textId="77777777" w:rsidR="005A2227" w:rsidRPr="00E352EF" w:rsidRDefault="0097053A">
            <w:pPr>
              <w:jc w:val="both"/>
            </w:pPr>
            <w:r w:rsidRPr="00E352EF">
              <w:rPr>
                <w:rFonts w:ascii="Calibri" w:eastAsia="Calibri" w:hAnsi="Calibri" w:cs="Calibri"/>
              </w:rPr>
              <w:t>2014</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2B10CF" w14:textId="77777777" w:rsidR="005A2227" w:rsidRPr="00E352EF" w:rsidRDefault="0097053A">
            <w:pPr>
              <w:jc w:val="both"/>
            </w:pPr>
            <w:r w:rsidRPr="00E352EF">
              <w:rPr>
                <w:rFonts w:ascii="Calibri" w:eastAsia="Calibri" w:hAnsi="Calibri" w:cs="Calibri"/>
              </w:rPr>
              <w:t>ITD4</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30C06D" w14:textId="77777777" w:rsidR="005A2227" w:rsidRPr="00E352EF" w:rsidRDefault="0097053A">
            <w:pPr>
              <w:jc w:val="both"/>
            </w:pPr>
            <w:r w:rsidRPr="00E352EF">
              <w:rPr>
                <w:rFonts w:ascii="Calibri" w:eastAsia="Calibri" w:hAnsi="Calibri" w:cs="Calibri"/>
              </w:rPr>
              <w:t>1229363</w:t>
            </w:r>
          </w:p>
        </w:tc>
      </w:tr>
      <w:tr w:rsidR="005A2227" w:rsidRPr="00E352EF" w14:paraId="5D12D2ED"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91343B" w14:textId="77777777" w:rsidR="005A2227" w:rsidRPr="00E352EF" w:rsidRDefault="0097053A">
            <w:pPr>
              <w:jc w:val="both"/>
            </w:pPr>
            <w:r w:rsidRPr="00E352EF">
              <w:rPr>
                <w:rFonts w:ascii="Calibri" w:eastAsia="Calibri" w:hAnsi="Calibri" w:cs="Calibri"/>
              </w:rPr>
              <w:t>2014</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8D8FBB" w14:textId="77777777" w:rsidR="005A2227" w:rsidRPr="00E352EF" w:rsidRDefault="0097053A">
            <w:pPr>
              <w:jc w:val="both"/>
            </w:pPr>
            <w:r w:rsidRPr="00E352EF">
              <w:rPr>
                <w:rFonts w:ascii="Calibri" w:eastAsia="Calibri" w:hAnsi="Calibri" w:cs="Calibri"/>
              </w:rPr>
              <w:t>ITD5</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CFB9AD" w14:textId="77777777" w:rsidR="005A2227" w:rsidRPr="00E352EF" w:rsidRDefault="0097053A">
            <w:pPr>
              <w:jc w:val="both"/>
            </w:pPr>
            <w:r w:rsidRPr="00E352EF">
              <w:rPr>
                <w:rFonts w:ascii="Calibri" w:eastAsia="Calibri" w:hAnsi="Calibri" w:cs="Calibri"/>
              </w:rPr>
              <w:t>4446354</w:t>
            </w:r>
          </w:p>
        </w:tc>
      </w:tr>
    </w:tbl>
    <w:p w14:paraId="3632A6F7" w14:textId="77777777" w:rsidR="005A2227" w:rsidRPr="00E352EF" w:rsidRDefault="005A2227">
      <w:pPr>
        <w:jc w:val="both"/>
      </w:pPr>
    </w:p>
    <w:p w14:paraId="503C158A" w14:textId="77777777" w:rsidR="005A2227" w:rsidRPr="00E352EF" w:rsidRDefault="005A2227">
      <w:pPr>
        <w:spacing w:after="40"/>
        <w:jc w:val="both"/>
      </w:pPr>
    </w:p>
    <w:tbl>
      <w:tblPr>
        <w:tblW w:w="1555"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555"/>
      </w:tblGrid>
      <w:tr w:rsidR="005A2227" w:rsidRPr="00E352EF" w14:paraId="784DF0A6" w14:textId="77777777">
        <w:trPr>
          <w:trHeight w:val="101"/>
        </w:trPr>
        <w:tc>
          <w:tcPr>
            <w:tcW w:w="1555"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C1337BC" w14:textId="77777777" w:rsidR="005A2227" w:rsidRPr="00E352EF" w:rsidRDefault="0097053A">
            <w:pPr>
              <w:jc w:val="both"/>
            </w:pPr>
            <w:r w:rsidRPr="00E352EF">
              <w:rPr>
                <w:rFonts w:ascii="Calibri" w:eastAsia="Calibri" w:hAnsi="Calibri" w:cs="Calibri"/>
              </w:rPr>
              <w:lastRenderedPageBreak/>
              <w:t>set_1</w:t>
            </w:r>
          </w:p>
        </w:tc>
      </w:tr>
      <w:tr w:rsidR="005A2227" w:rsidRPr="00E352EF" w14:paraId="2584488F" w14:textId="77777777">
        <w:trPr>
          <w:trHeight w:val="101"/>
        </w:trPr>
        <w:tc>
          <w:tcPr>
            <w:tcW w:w="1555"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11609D6" w14:textId="77777777" w:rsidR="005A2227" w:rsidRPr="00E352EF" w:rsidRDefault="0097053A">
            <w:pPr>
              <w:jc w:val="both"/>
            </w:pPr>
            <w:r w:rsidRPr="00E352EF">
              <w:rPr>
                <w:rFonts w:ascii="Calibri" w:eastAsia="Calibri" w:hAnsi="Calibri" w:cs="Calibri"/>
                <w:b/>
              </w:rPr>
              <w:t xml:space="preserve">REF_AREA </w:t>
            </w:r>
          </w:p>
        </w:tc>
      </w:tr>
      <w:tr w:rsidR="005A2227" w:rsidRPr="00E352EF" w14:paraId="62AC0FDF" w14:textId="77777777">
        <w:trPr>
          <w:trHeight w:val="101"/>
        </w:trPr>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E06C6A" w14:textId="77777777" w:rsidR="005A2227" w:rsidRPr="00E352EF" w:rsidRDefault="0097053A">
            <w:pPr>
              <w:jc w:val="both"/>
            </w:pPr>
            <w:r w:rsidRPr="00E352EF">
              <w:rPr>
                <w:rFonts w:ascii="Calibri" w:eastAsia="Calibri" w:hAnsi="Calibri" w:cs="Calibri"/>
              </w:rPr>
              <w:t>ITCD</w:t>
            </w:r>
          </w:p>
        </w:tc>
      </w:tr>
      <w:tr w:rsidR="005A2227" w:rsidRPr="00E352EF" w14:paraId="0EF9216D" w14:textId="77777777">
        <w:trPr>
          <w:trHeight w:val="101"/>
        </w:trPr>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E9D764" w14:textId="77777777" w:rsidR="005A2227" w:rsidRPr="00E352EF" w:rsidRDefault="0097053A">
            <w:pPr>
              <w:jc w:val="both"/>
            </w:pPr>
            <w:r w:rsidRPr="00E352EF">
              <w:rPr>
                <w:rFonts w:ascii="Calibri" w:eastAsia="Calibri" w:hAnsi="Calibri" w:cs="Calibri"/>
              </w:rPr>
              <w:t>ITC</w:t>
            </w:r>
          </w:p>
        </w:tc>
      </w:tr>
      <w:tr w:rsidR="005A2227" w:rsidRPr="00E352EF" w14:paraId="1090E819" w14:textId="77777777">
        <w:trPr>
          <w:trHeight w:val="101"/>
        </w:trPr>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83FD16" w14:textId="77777777" w:rsidR="005A2227" w:rsidRPr="00E352EF" w:rsidRDefault="0097053A">
            <w:pPr>
              <w:jc w:val="both"/>
            </w:pPr>
            <w:r w:rsidRPr="00E352EF">
              <w:rPr>
                <w:rFonts w:ascii="Calibri" w:eastAsia="Calibri" w:hAnsi="Calibri" w:cs="Calibri"/>
              </w:rPr>
              <w:t>ITC1</w:t>
            </w:r>
          </w:p>
        </w:tc>
      </w:tr>
      <w:tr w:rsidR="005A2227" w:rsidRPr="00E352EF" w14:paraId="756399A3" w14:textId="77777777">
        <w:trPr>
          <w:trHeight w:val="101"/>
        </w:trPr>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24B5EA" w14:textId="77777777" w:rsidR="005A2227" w:rsidRPr="00E352EF" w:rsidRDefault="0097053A">
            <w:pPr>
              <w:jc w:val="both"/>
            </w:pPr>
            <w:r w:rsidRPr="00E352EF">
              <w:rPr>
                <w:rFonts w:ascii="Calibri" w:eastAsia="Calibri" w:hAnsi="Calibri" w:cs="Calibri"/>
              </w:rPr>
              <w:t>ITC2</w:t>
            </w:r>
          </w:p>
        </w:tc>
      </w:tr>
      <w:tr w:rsidR="005A2227" w:rsidRPr="00E352EF" w14:paraId="5E062BE5" w14:textId="77777777">
        <w:trPr>
          <w:trHeight w:val="101"/>
        </w:trPr>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09F4EF" w14:textId="77777777" w:rsidR="005A2227" w:rsidRPr="00E352EF" w:rsidRDefault="0097053A">
            <w:pPr>
              <w:jc w:val="both"/>
            </w:pPr>
            <w:r w:rsidRPr="00E352EF">
              <w:rPr>
                <w:rFonts w:ascii="Calibri" w:eastAsia="Calibri" w:hAnsi="Calibri" w:cs="Calibri"/>
              </w:rPr>
              <w:t>ITC3</w:t>
            </w:r>
          </w:p>
        </w:tc>
      </w:tr>
      <w:tr w:rsidR="005A2227" w:rsidRPr="00E352EF" w14:paraId="7411E514" w14:textId="77777777">
        <w:trPr>
          <w:trHeight w:val="101"/>
        </w:trPr>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CEDD70" w14:textId="77777777" w:rsidR="005A2227" w:rsidRPr="00E352EF" w:rsidRDefault="0097053A">
            <w:pPr>
              <w:jc w:val="both"/>
            </w:pPr>
            <w:r w:rsidRPr="00E352EF">
              <w:rPr>
                <w:rFonts w:ascii="Calibri" w:eastAsia="Calibri" w:hAnsi="Calibri" w:cs="Calibri"/>
              </w:rPr>
              <w:t>ITC4</w:t>
            </w:r>
          </w:p>
        </w:tc>
      </w:tr>
      <w:tr w:rsidR="005A2227" w:rsidRPr="00E352EF" w14:paraId="03DA9247" w14:textId="77777777">
        <w:trPr>
          <w:trHeight w:val="101"/>
        </w:trPr>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8E36D6" w14:textId="77777777" w:rsidR="005A2227" w:rsidRPr="00E352EF" w:rsidRDefault="0097053A">
            <w:pPr>
              <w:jc w:val="both"/>
            </w:pPr>
            <w:r w:rsidRPr="00E352EF">
              <w:rPr>
                <w:rFonts w:ascii="Calibri" w:eastAsia="Calibri" w:hAnsi="Calibri" w:cs="Calibri"/>
              </w:rPr>
              <w:t>ITD</w:t>
            </w:r>
          </w:p>
        </w:tc>
      </w:tr>
      <w:tr w:rsidR="005A2227" w:rsidRPr="00E352EF" w14:paraId="3B136F0D" w14:textId="77777777">
        <w:trPr>
          <w:trHeight w:val="101"/>
        </w:trPr>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2A5BDF" w14:textId="77777777" w:rsidR="005A2227" w:rsidRPr="00E352EF" w:rsidRDefault="0097053A">
            <w:pPr>
              <w:jc w:val="both"/>
            </w:pPr>
            <w:r w:rsidRPr="00E352EF">
              <w:rPr>
                <w:rFonts w:ascii="Calibri" w:eastAsia="Calibri" w:hAnsi="Calibri" w:cs="Calibri"/>
              </w:rPr>
              <w:t>ITD1</w:t>
            </w:r>
          </w:p>
        </w:tc>
      </w:tr>
      <w:tr w:rsidR="005A2227" w:rsidRPr="00E352EF" w14:paraId="2C6D3B17" w14:textId="77777777">
        <w:trPr>
          <w:trHeight w:val="101"/>
        </w:trPr>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981512" w14:textId="77777777" w:rsidR="005A2227" w:rsidRPr="00E352EF" w:rsidRDefault="0097053A">
            <w:pPr>
              <w:jc w:val="both"/>
            </w:pPr>
            <w:r w:rsidRPr="00E352EF">
              <w:rPr>
                <w:rFonts w:ascii="Calibri" w:eastAsia="Calibri" w:hAnsi="Calibri" w:cs="Calibri"/>
              </w:rPr>
              <w:t>ITD2</w:t>
            </w:r>
          </w:p>
        </w:tc>
      </w:tr>
      <w:tr w:rsidR="005A2227" w:rsidRPr="00E352EF" w14:paraId="66C83CC4" w14:textId="77777777">
        <w:trPr>
          <w:trHeight w:val="101"/>
        </w:trPr>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80BC64" w14:textId="77777777" w:rsidR="005A2227" w:rsidRPr="00E352EF" w:rsidRDefault="0097053A">
            <w:pPr>
              <w:jc w:val="both"/>
            </w:pPr>
            <w:r w:rsidRPr="00E352EF">
              <w:rPr>
                <w:rFonts w:ascii="Calibri" w:eastAsia="Calibri" w:hAnsi="Calibri" w:cs="Calibri"/>
              </w:rPr>
              <w:t>ITD3</w:t>
            </w:r>
          </w:p>
        </w:tc>
      </w:tr>
      <w:tr w:rsidR="005A2227" w:rsidRPr="00E352EF" w14:paraId="0AF0B691" w14:textId="77777777">
        <w:trPr>
          <w:trHeight w:val="101"/>
        </w:trPr>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D00F89" w14:textId="77777777" w:rsidR="005A2227" w:rsidRPr="00E352EF" w:rsidRDefault="0097053A">
            <w:pPr>
              <w:jc w:val="both"/>
            </w:pPr>
            <w:r w:rsidRPr="00E352EF">
              <w:rPr>
                <w:rFonts w:ascii="Calibri" w:eastAsia="Calibri" w:hAnsi="Calibri" w:cs="Calibri"/>
              </w:rPr>
              <w:t>ITD4</w:t>
            </w:r>
          </w:p>
        </w:tc>
      </w:tr>
      <w:tr w:rsidR="005A2227" w:rsidRPr="00E352EF" w14:paraId="29FAC934" w14:textId="77777777">
        <w:trPr>
          <w:trHeight w:val="101"/>
        </w:trPr>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988A34" w14:textId="77777777" w:rsidR="005A2227" w:rsidRPr="00E352EF" w:rsidRDefault="0097053A">
            <w:pPr>
              <w:jc w:val="both"/>
            </w:pPr>
            <w:r w:rsidRPr="00E352EF">
              <w:rPr>
                <w:rFonts w:ascii="Calibri" w:eastAsia="Calibri" w:hAnsi="Calibri" w:cs="Calibri"/>
              </w:rPr>
              <w:t>ITD5</w:t>
            </w:r>
          </w:p>
        </w:tc>
      </w:tr>
    </w:tbl>
    <w:p w14:paraId="1505A157" w14:textId="77777777" w:rsidR="005A2227" w:rsidRPr="00E352EF" w:rsidRDefault="005A2227">
      <w:pPr>
        <w:jc w:val="both"/>
      </w:pPr>
    </w:p>
    <w:p w14:paraId="140B4B18" w14:textId="77777777" w:rsidR="005A2227" w:rsidRPr="00E352EF" w:rsidRDefault="0097053A" w:rsidP="00EB1629">
      <w:pPr>
        <w:pStyle w:val="Stile3"/>
        <w:rPr>
          <w:lang w:val="en-GB"/>
        </w:rPr>
      </w:pPr>
      <w:bookmarkStart w:id="178" w:name="_Toc463805728"/>
      <w:bookmarkStart w:id="179" w:name="_Toc464487895"/>
      <w:r w:rsidRPr="00E352EF">
        <w:rPr>
          <w:lang w:val="en-GB"/>
        </w:rPr>
        <w:t>get</w:t>
      </w:r>
      <w:bookmarkEnd w:id="176"/>
      <w:bookmarkEnd w:id="178"/>
      <w:bookmarkEnd w:id="179"/>
    </w:p>
    <w:p w14:paraId="104C8BF2"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Semantics</w:t>
      </w:r>
    </w:p>
    <w:p w14:paraId="63A18D8A" w14:textId="77777777" w:rsidR="005A2227" w:rsidRPr="00E352EF" w:rsidRDefault="0097053A" w:rsidP="008C6E97">
      <w:pPr>
        <w:rPr>
          <w:rFonts w:ascii="Cambria" w:hAnsi="Cambria"/>
        </w:rPr>
      </w:pPr>
      <w:r w:rsidRPr="00E352EF">
        <w:rPr>
          <w:rFonts w:ascii="Cambria" w:eastAsia="Calibri" w:hAnsi="Cambria" w:cs="Calibri"/>
        </w:rPr>
        <w:t xml:space="preserve">The </w:t>
      </w:r>
      <w:r w:rsidRPr="00E352EF">
        <w:rPr>
          <w:rFonts w:ascii="Cambria" w:eastAsia="Calibri" w:hAnsi="Cambria" w:cs="Calibri"/>
          <w:b/>
        </w:rPr>
        <w:t xml:space="preserve">get </w:t>
      </w:r>
      <w:r w:rsidRPr="00E352EF">
        <w:rPr>
          <w:rFonts w:ascii="Cambria" w:eastAsia="Calibri" w:hAnsi="Cambria" w:cs="Calibri"/>
        </w:rPr>
        <w:t>operator allows to fetch all the instances of a Dataset from the system and returns a Dataset containing them.</w:t>
      </w:r>
    </w:p>
    <w:p w14:paraId="47BFE40A" w14:textId="77777777" w:rsidR="008C6E97" w:rsidRPr="00E352EF" w:rsidRDefault="008C6E97" w:rsidP="008C6E97">
      <w:pPr>
        <w:rPr>
          <w:rFonts w:ascii="Cambria" w:eastAsia="Calibri" w:hAnsi="Cambria" w:cs="Calibri"/>
          <w:i/>
          <w:color w:val="5B9BD5"/>
        </w:rPr>
      </w:pPr>
      <w:bookmarkStart w:id="180" w:name="_Toc265511002"/>
    </w:p>
    <w:p w14:paraId="279C259B"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Syntax</w:t>
      </w:r>
      <w:bookmarkEnd w:id="180"/>
    </w:p>
    <w:p w14:paraId="2C5B7A36" w14:textId="77777777" w:rsidR="005A2227" w:rsidRPr="00E352EF" w:rsidRDefault="0097053A" w:rsidP="008C6E97">
      <w:pPr>
        <w:rPr>
          <w:rFonts w:ascii="Cambria" w:hAnsi="Cambria"/>
        </w:rPr>
      </w:pPr>
      <w:r w:rsidRPr="00E352EF">
        <w:rPr>
          <w:rFonts w:ascii="Cambria" w:eastAsia="Calibri" w:hAnsi="Cambria" w:cs="Calibri"/>
          <w:b/>
        </w:rPr>
        <w:t>get(</w:t>
      </w:r>
    </w:p>
    <w:p w14:paraId="4C6C275C" w14:textId="77777777" w:rsidR="005A2227" w:rsidRPr="00E352EF" w:rsidRDefault="0097053A" w:rsidP="008C6E97">
      <w:pPr>
        <w:ind w:left="706"/>
        <w:rPr>
          <w:rFonts w:ascii="Cambria" w:hAnsi="Cambria"/>
        </w:rPr>
      </w:pPr>
      <w:r w:rsidRPr="00E352EF">
        <w:rPr>
          <w:rFonts w:ascii="Cambria" w:eastAsia="Calibri" w:hAnsi="Cambria" w:cs="Calibri"/>
          <w:i/>
        </w:rPr>
        <w:t>ds_id</w:t>
      </w:r>
      <w:r w:rsidRPr="00E352EF">
        <w:rPr>
          <w:rFonts w:ascii="Cambria" w:eastAsia="Calibri" w:hAnsi="Cambria" w:cs="Calibri"/>
        </w:rPr>
        <w:t xml:space="preserve"> {, </w:t>
      </w:r>
      <w:r w:rsidRPr="00E352EF">
        <w:rPr>
          <w:rFonts w:ascii="Cambria" w:eastAsia="Calibri" w:hAnsi="Cambria" w:cs="Calibri"/>
          <w:i/>
        </w:rPr>
        <w:t>ds_id</w:t>
      </w:r>
      <w:r w:rsidRPr="00E352EF">
        <w:rPr>
          <w:rFonts w:ascii="Cambria" w:eastAsia="Calibri" w:hAnsi="Cambria" w:cs="Calibri"/>
        </w:rPr>
        <w:t xml:space="preserve">}* </w:t>
      </w:r>
    </w:p>
    <w:p w14:paraId="6C2EC1AC" w14:textId="77777777" w:rsidR="005A2227" w:rsidRPr="00E352EF" w:rsidRDefault="0097053A" w:rsidP="008C6E97">
      <w:pPr>
        <w:ind w:firstLine="706"/>
        <w:rPr>
          <w:rFonts w:ascii="Cambria" w:hAnsi="Cambria"/>
        </w:rPr>
      </w:pPr>
      <w:r w:rsidRPr="00E352EF">
        <w:rPr>
          <w:rFonts w:ascii="Cambria" w:eastAsia="Calibri" w:hAnsi="Cambria" w:cs="Calibri"/>
        </w:rPr>
        <w:t>{,</w:t>
      </w:r>
      <w:r w:rsidRPr="00E352EF">
        <w:rPr>
          <w:rFonts w:ascii="Cambria" w:eastAsia="Calibri" w:hAnsi="Cambria" w:cs="Calibri"/>
          <w:b/>
        </w:rPr>
        <w:t>keep(</w:t>
      </w:r>
      <w:r w:rsidRPr="00E352EF">
        <w:rPr>
          <w:rFonts w:ascii="Cambria" w:eastAsia="Calibri" w:hAnsi="Cambria" w:cs="Calibri"/>
        </w:rPr>
        <w:t>keepPart {, keepPart }*</w:t>
      </w:r>
      <w:r w:rsidRPr="00E352EF">
        <w:rPr>
          <w:rFonts w:ascii="Cambria" w:eastAsia="Calibri" w:hAnsi="Cambria" w:cs="Calibri"/>
          <w:b/>
        </w:rPr>
        <w:t>)</w:t>
      </w:r>
      <w:r w:rsidRPr="00E352EF">
        <w:rPr>
          <w:rFonts w:ascii="Cambria" w:eastAsia="Calibri" w:hAnsi="Cambria" w:cs="Calibri"/>
        </w:rPr>
        <w:t xml:space="preserve">} </w:t>
      </w:r>
    </w:p>
    <w:p w14:paraId="58C8C7BD" w14:textId="77777777" w:rsidR="005A2227" w:rsidRPr="00E352EF" w:rsidRDefault="0097053A" w:rsidP="008C6E97">
      <w:pPr>
        <w:ind w:firstLine="706"/>
        <w:rPr>
          <w:rFonts w:ascii="Cambria" w:hAnsi="Cambria"/>
        </w:rPr>
      </w:pPr>
      <w:r w:rsidRPr="00E352EF">
        <w:rPr>
          <w:rFonts w:ascii="Cambria" w:eastAsia="Calibri" w:hAnsi="Cambria" w:cs="Calibri"/>
        </w:rPr>
        <w:t>{,</w:t>
      </w:r>
      <w:r w:rsidRPr="00E352EF">
        <w:rPr>
          <w:rFonts w:ascii="Cambria" w:eastAsia="Calibri" w:hAnsi="Cambria" w:cs="Calibri"/>
          <w:b/>
        </w:rPr>
        <w:t>dedup</w:t>
      </w:r>
      <w:r w:rsidRPr="00E352EF">
        <w:rPr>
          <w:rFonts w:ascii="Cambria" w:eastAsia="Calibri" w:hAnsi="Cambria" w:cs="Calibri"/>
        </w:rPr>
        <w:t>(</w:t>
      </w:r>
      <w:r w:rsidRPr="00E352EF">
        <w:rPr>
          <w:rFonts w:ascii="Cambria" w:eastAsia="Calibri" w:hAnsi="Cambria" w:cs="Calibri"/>
          <w:i/>
        </w:rPr>
        <w:t>consResFunctions</w:t>
      </w:r>
      <w:r w:rsidRPr="00E352EF">
        <w:rPr>
          <w:rFonts w:ascii="Cambria" w:eastAsia="Calibri" w:hAnsi="Cambria" w:cs="Calibri"/>
        </w:rPr>
        <w:t>)}</w:t>
      </w:r>
    </w:p>
    <w:p w14:paraId="29A37900" w14:textId="77777777" w:rsidR="005A2227" w:rsidRPr="00E352EF" w:rsidRDefault="0097053A" w:rsidP="008C6E97">
      <w:pPr>
        <w:ind w:firstLine="706"/>
        <w:rPr>
          <w:rFonts w:ascii="Cambria" w:hAnsi="Cambria"/>
        </w:rPr>
      </w:pPr>
      <w:r w:rsidRPr="00E352EF">
        <w:rPr>
          <w:rFonts w:ascii="Cambria" w:eastAsia="Calibri" w:hAnsi="Cambria" w:cs="Calibri"/>
        </w:rPr>
        <w:t>{,</w:t>
      </w:r>
      <w:r w:rsidRPr="00E352EF">
        <w:rPr>
          <w:rFonts w:ascii="Cambria" w:eastAsia="Calibri" w:hAnsi="Cambria" w:cs="Calibri"/>
          <w:b/>
        </w:rPr>
        <w:t>filter(</w:t>
      </w:r>
      <w:r w:rsidRPr="00E352EF">
        <w:rPr>
          <w:rFonts w:ascii="Cambria" w:eastAsia="Calibri" w:hAnsi="Cambria" w:cs="Calibri"/>
          <w:i/>
        </w:rPr>
        <w:t>filterPart</w:t>
      </w:r>
      <w:r w:rsidRPr="00E352EF">
        <w:rPr>
          <w:rFonts w:ascii="Cambria" w:eastAsia="Calibri" w:hAnsi="Cambria" w:cs="Calibri"/>
          <w:b/>
        </w:rPr>
        <w:t>)</w:t>
      </w:r>
      <w:r w:rsidRPr="00E352EF">
        <w:rPr>
          <w:rFonts w:ascii="Cambria" w:eastAsia="Calibri" w:hAnsi="Cambria" w:cs="Calibri"/>
        </w:rPr>
        <w:t xml:space="preserve">} </w:t>
      </w:r>
    </w:p>
    <w:p w14:paraId="7F65B895" w14:textId="77777777" w:rsidR="005A2227" w:rsidRPr="00E352EF" w:rsidRDefault="0097053A" w:rsidP="008C6E97">
      <w:pPr>
        <w:ind w:firstLine="706"/>
        <w:rPr>
          <w:rFonts w:ascii="Cambria" w:hAnsi="Cambria"/>
        </w:rPr>
      </w:pPr>
      <w:r w:rsidRPr="00E352EF">
        <w:rPr>
          <w:rFonts w:ascii="Cambria" w:eastAsia="Calibri" w:hAnsi="Cambria" w:cs="Calibri"/>
        </w:rPr>
        <w:t>{,</w:t>
      </w:r>
      <w:r w:rsidRPr="00E352EF">
        <w:rPr>
          <w:rFonts w:ascii="Cambria" w:eastAsia="Calibri" w:hAnsi="Cambria" w:cs="Calibri"/>
          <w:b/>
        </w:rPr>
        <w:t>aggregate( aggregateFunction (</w:t>
      </w:r>
      <w:r w:rsidRPr="00E352EF">
        <w:rPr>
          <w:rFonts w:ascii="Cambria" w:eastAsia="Calibri" w:hAnsi="Cambria" w:cs="Calibri"/>
        </w:rPr>
        <w:t>aggrPart</w:t>
      </w:r>
      <w:r w:rsidR="00AC2970" w:rsidRPr="00E352EF">
        <w:rPr>
          <w:rFonts w:ascii="Cambria" w:eastAsia="Calibri" w:hAnsi="Cambria" w:cs="Calibri"/>
        </w:rPr>
        <w:t xml:space="preserve"> {, aggrPart}*</w:t>
      </w:r>
      <w:r w:rsidRPr="00E352EF">
        <w:rPr>
          <w:rFonts w:ascii="Cambria" w:eastAsia="Calibri" w:hAnsi="Cambria" w:cs="Calibri"/>
          <w:b/>
        </w:rPr>
        <w:t>)</w:t>
      </w:r>
      <w:r w:rsidRPr="00E352EF">
        <w:rPr>
          <w:rFonts w:ascii="Cambria" w:eastAsia="Calibri" w:hAnsi="Cambria" w:cs="Calibri"/>
        </w:rPr>
        <w:t>*</w:t>
      </w:r>
      <w:r w:rsidRPr="00E352EF">
        <w:rPr>
          <w:rFonts w:ascii="Cambria" w:eastAsia="Calibri" w:hAnsi="Cambria" w:cs="Calibri"/>
          <w:b/>
        </w:rPr>
        <w:t>)</w:t>
      </w:r>
      <w:r w:rsidRPr="00E352EF">
        <w:rPr>
          <w:rFonts w:ascii="Cambria" w:eastAsia="Calibri" w:hAnsi="Cambria" w:cs="Calibri"/>
        </w:rPr>
        <w:t>}</w:t>
      </w:r>
    </w:p>
    <w:p w14:paraId="7C67262F" w14:textId="77777777" w:rsidR="005A2227" w:rsidRPr="00E352EF" w:rsidRDefault="0097053A" w:rsidP="008C6E97">
      <w:pPr>
        <w:ind w:firstLine="288"/>
        <w:rPr>
          <w:rFonts w:ascii="Cambria" w:hAnsi="Cambria"/>
        </w:rPr>
      </w:pPr>
      <w:r w:rsidRPr="00E352EF">
        <w:rPr>
          <w:rFonts w:ascii="Cambria" w:eastAsia="Calibri" w:hAnsi="Cambria" w:cs="Calibri"/>
          <w:b/>
        </w:rPr>
        <w:t>)</w:t>
      </w:r>
    </w:p>
    <w:p w14:paraId="1C30D53C" w14:textId="77777777" w:rsidR="005A2227" w:rsidRPr="00E352EF" w:rsidRDefault="005A2227" w:rsidP="008C6E97">
      <w:pPr>
        <w:rPr>
          <w:rFonts w:ascii="Cambria" w:hAnsi="Cambria"/>
        </w:rPr>
      </w:pPr>
    </w:p>
    <w:p w14:paraId="18711187" w14:textId="77777777" w:rsidR="005A2227" w:rsidRPr="00E352EF" w:rsidRDefault="0097053A" w:rsidP="009F126A">
      <w:pPr>
        <w:rPr>
          <w:rFonts w:ascii="Cambria" w:eastAsia="Calibri" w:hAnsi="Cambria" w:cs="Calibri"/>
          <w:i/>
          <w:color w:val="5B9BD5"/>
        </w:rPr>
      </w:pPr>
      <w:bookmarkStart w:id="181" w:name="_Toc265511005"/>
      <w:r w:rsidRPr="00E352EF">
        <w:rPr>
          <w:rFonts w:ascii="Cambria" w:eastAsia="Calibri" w:hAnsi="Cambria" w:cs="Calibri"/>
          <w:i/>
          <w:color w:val="5B9BD5"/>
        </w:rPr>
        <w:t>Parameters</w:t>
      </w:r>
      <w:bookmarkEnd w:id="181"/>
    </w:p>
    <w:p w14:paraId="44BA1A65" w14:textId="77777777" w:rsidR="005A2227" w:rsidRPr="00E352EF" w:rsidRDefault="0097053A" w:rsidP="008C6E97">
      <w:pPr>
        <w:rPr>
          <w:rFonts w:ascii="Cambria" w:hAnsi="Cambria"/>
        </w:rPr>
      </w:pPr>
      <w:r w:rsidRPr="00E352EF">
        <w:rPr>
          <w:rFonts w:ascii="Cambria" w:eastAsia="Calibri" w:hAnsi="Cambria" w:cs="Calibri"/>
          <w:i/>
        </w:rPr>
        <w:t>ds_id</w:t>
      </w:r>
      <w:r w:rsidR="00DC675D" w:rsidRPr="00E352EF">
        <w:rPr>
          <w:rFonts w:ascii="Cambria" w:eastAsia="Calibri" w:hAnsi="Cambria" w:cs="Calibri"/>
          <w:i/>
        </w:rPr>
        <w:t xml:space="preserve"> </w:t>
      </w:r>
      <w:r w:rsidR="001E4C0B" w:rsidRPr="00E352EF">
        <w:rPr>
          <w:rFonts w:ascii="Cambria" w:eastAsia="Calibri" w:hAnsi="Cambria" w:cs="Calibri"/>
        </w:rPr>
        <w:t xml:space="preserve">: </w:t>
      </w:r>
      <w:r w:rsidRPr="00E352EF">
        <w:rPr>
          <w:rFonts w:ascii="Cambria" w:eastAsia="Calibri" w:hAnsi="Cambria" w:cs="Calibri"/>
        </w:rPr>
        <w:t>ident</w:t>
      </w:r>
    </w:p>
    <w:p w14:paraId="329370EE" w14:textId="77777777" w:rsidR="005A2227" w:rsidRPr="00E352EF" w:rsidRDefault="0097053A" w:rsidP="008C6E97">
      <w:pPr>
        <w:rPr>
          <w:rFonts w:ascii="Cambria" w:hAnsi="Cambria"/>
        </w:rPr>
      </w:pPr>
      <w:r w:rsidRPr="00E352EF">
        <w:rPr>
          <w:rFonts w:ascii="Cambria" w:eastAsia="Calibri" w:hAnsi="Cambria" w:cs="Calibri"/>
          <w:i/>
        </w:rPr>
        <w:t>consResFunctions</w:t>
      </w:r>
      <w:r w:rsidR="00DC675D" w:rsidRPr="00E352EF">
        <w:rPr>
          <w:rFonts w:ascii="Cambria" w:eastAsia="Calibri" w:hAnsi="Cambria" w:cs="Calibri"/>
          <w:i/>
        </w:rPr>
        <w:t xml:space="preserve"> </w:t>
      </w:r>
      <w:r w:rsidR="001E4C0B" w:rsidRPr="00E352EF">
        <w:rPr>
          <w:rFonts w:ascii="Cambria" w:eastAsia="Calibri" w:hAnsi="Cambria" w:cs="Calibri"/>
        </w:rPr>
        <w:t>:</w:t>
      </w:r>
      <w:r w:rsidRPr="00E352EF">
        <w:rPr>
          <w:rFonts w:ascii="Cambria" w:eastAsia="Calibri" w:hAnsi="Cambria" w:cs="Calibri"/>
        </w:rPr>
        <w:t xml:space="preserve"> list&lt;component-ref * (t*t) -&gt; t &gt; (t is the type of the referred Component)</w:t>
      </w:r>
    </w:p>
    <w:p w14:paraId="5D6024F0" w14:textId="77777777" w:rsidR="005A2227" w:rsidRPr="00E352EF" w:rsidRDefault="0097053A" w:rsidP="008C6E97">
      <w:pPr>
        <w:rPr>
          <w:rFonts w:ascii="Cambria" w:hAnsi="Cambria"/>
        </w:rPr>
      </w:pPr>
      <w:r w:rsidRPr="00E352EF">
        <w:rPr>
          <w:rFonts w:ascii="Cambria" w:eastAsia="Calibri" w:hAnsi="Cambria" w:cs="Calibri"/>
          <w:i/>
        </w:rPr>
        <w:t>keepPart</w:t>
      </w:r>
      <w:r w:rsidR="00DC675D" w:rsidRPr="00E352EF">
        <w:rPr>
          <w:rFonts w:ascii="Cambria" w:eastAsia="Calibri" w:hAnsi="Cambria" w:cs="Calibri"/>
          <w:i/>
        </w:rPr>
        <w:t xml:space="preserve"> </w:t>
      </w:r>
      <w:r w:rsidR="001E4C0B" w:rsidRPr="00E352EF">
        <w:rPr>
          <w:rFonts w:ascii="Cambria" w:eastAsia="Calibri" w:hAnsi="Cambria" w:cs="Calibri"/>
        </w:rPr>
        <w:t>:</w:t>
      </w:r>
      <w:r w:rsidRPr="00E352EF">
        <w:rPr>
          <w:rFonts w:ascii="Cambria" w:eastAsia="Calibri" w:hAnsi="Cambria" w:cs="Calibri"/>
        </w:rPr>
        <w:t xml:space="preserve"> component-ref</w:t>
      </w:r>
    </w:p>
    <w:p w14:paraId="4C75FA28" w14:textId="77777777" w:rsidR="005A2227" w:rsidRPr="00E352EF" w:rsidRDefault="0097053A" w:rsidP="008C6E97">
      <w:pPr>
        <w:rPr>
          <w:rFonts w:ascii="Cambria" w:hAnsi="Cambria"/>
        </w:rPr>
      </w:pPr>
      <w:r w:rsidRPr="00E352EF">
        <w:rPr>
          <w:rFonts w:ascii="Cambria" w:eastAsia="Calibri" w:hAnsi="Cambria" w:cs="Calibri"/>
          <w:i/>
        </w:rPr>
        <w:t>filterPart</w:t>
      </w:r>
      <w:r w:rsidR="00DC675D" w:rsidRPr="00E352EF">
        <w:rPr>
          <w:rFonts w:ascii="Cambria" w:eastAsia="Calibri" w:hAnsi="Cambria" w:cs="Calibri"/>
          <w:i/>
        </w:rPr>
        <w:t xml:space="preserve"> </w:t>
      </w:r>
      <w:r w:rsidR="001E4C0B" w:rsidRPr="00E352EF">
        <w:rPr>
          <w:rFonts w:ascii="Cambria" w:eastAsia="Calibri" w:hAnsi="Cambria" w:cs="Calibri"/>
        </w:rPr>
        <w:t>:</w:t>
      </w:r>
      <w:r w:rsidRPr="00E352EF">
        <w:rPr>
          <w:rFonts w:ascii="Cambria" w:eastAsia="Calibri" w:hAnsi="Cambria" w:cs="Calibri"/>
        </w:rPr>
        <w:t xml:space="preserve"> </w:t>
      </w:r>
      <w:r w:rsidR="001E4C0B" w:rsidRPr="00E352EF">
        <w:rPr>
          <w:rFonts w:ascii="Cambria" w:eastAsia="Calibri" w:hAnsi="Cambria" w:cs="Calibri"/>
        </w:rPr>
        <w:t>boolean</w:t>
      </w:r>
    </w:p>
    <w:p w14:paraId="650AAABE" w14:textId="77777777" w:rsidR="005A2227" w:rsidRPr="00E352EF" w:rsidRDefault="0097053A" w:rsidP="008C6E97">
      <w:pPr>
        <w:rPr>
          <w:rFonts w:ascii="Cambria" w:hAnsi="Cambria"/>
        </w:rPr>
      </w:pPr>
      <w:r w:rsidRPr="00E352EF">
        <w:rPr>
          <w:rFonts w:ascii="Cambria" w:eastAsia="Calibri" w:hAnsi="Cambria" w:cs="Calibri"/>
          <w:i/>
        </w:rPr>
        <w:t xml:space="preserve">aggrPart </w:t>
      </w:r>
      <w:r w:rsidR="001E4C0B" w:rsidRPr="00E352EF">
        <w:rPr>
          <w:rFonts w:ascii="Cambria" w:eastAsia="Calibri" w:hAnsi="Cambria" w:cs="Calibri"/>
        </w:rPr>
        <w:t>:</w:t>
      </w:r>
      <w:r w:rsidRPr="00E352EF">
        <w:rPr>
          <w:rFonts w:ascii="Cambria" w:eastAsia="Calibri" w:hAnsi="Cambria" w:cs="Calibri"/>
        </w:rPr>
        <w:t xml:space="preserve"> component-ref (Component&lt;Numeric&gt;)</w:t>
      </w:r>
    </w:p>
    <w:p w14:paraId="65452F89" w14:textId="77777777" w:rsidR="005A2227" w:rsidRPr="00E352EF" w:rsidRDefault="005A2227" w:rsidP="008C6E97">
      <w:pPr>
        <w:rPr>
          <w:rFonts w:ascii="Cambria" w:hAnsi="Cambria"/>
        </w:rPr>
      </w:pPr>
    </w:p>
    <w:p w14:paraId="2A3D85EB" w14:textId="77777777" w:rsidR="005A2227" w:rsidRPr="00E352EF" w:rsidRDefault="0097053A" w:rsidP="008A7573">
      <w:pPr>
        <w:numPr>
          <w:ilvl w:val="0"/>
          <w:numId w:val="15"/>
        </w:numPr>
        <w:tabs>
          <w:tab w:val="left" w:pos="-360"/>
        </w:tabs>
        <w:ind w:left="360"/>
        <w:jc w:val="both"/>
        <w:rPr>
          <w:rFonts w:ascii="Cambria" w:hAnsi="Cambria"/>
        </w:rPr>
      </w:pPr>
      <w:r w:rsidRPr="00E352EF">
        <w:rPr>
          <w:rFonts w:ascii="Cambria" w:eastAsia="Calibri" w:hAnsi="Cambria" w:cs="Calibri"/>
          <w:i/>
        </w:rPr>
        <w:t>ds_id</w:t>
      </w:r>
      <w:r w:rsidRPr="00E352EF">
        <w:rPr>
          <w:rFonts w:ascii="Cambria" w:eastAsia="Calibri" w:hAnsi="Cambria" w:cs="Calibri"/>
        </w:rPr>
        <w:t xml:space="preserve"> – is the Persistent Dataset to be fetched.</w:t>
      </w:r>
    </w:p>
    <w:p w14:paraId="15475879" w14:textId="77777777" w:rsidR="005A2227" w:rsidRPr="00E352EF" w:rsidRDefault="0097053A" w:rsidP="008A7573">
      <w:pPr>
        <w:numPr>
          <w:ilvl w:val="0"/>
          <w:numId w:val="15"/>
        </w:numPr>
        <w:tabs>
          <w:tab w:val="left" w:pos="-360"/>
        </w:tabs>
        <w:ind w:left="360"/>
        <w:jc w:val="both"/>
        <w:rPr>
          <w:rFonts w:ascii="Cambria" w:hAnsi="Cambria"/>
        </w:rPr>
      </w:pPr>
      <w:r w:rsidRPr="00E352EF">
        <w:rPr>
          <w:rFonts w:ascii="Cambria" w:eastAsia="Calibri" w:hAnsi="Cambria" w:cs="Calibri"/>
          <w:i/>
        </w:rPr>
        <w:t xml:space="preserve">keepPart </w:t>
      </w:r>
      <w:r w:rsidRPr="00E352EF">
        <w:rPr>
          <w:rFonts w:ascii="Cambria" w:eastAsia="Calibri" w:hAnsi="Cambria" w:cs="Calibri"/>
        </w:rPr>
        <w:t>– is a valid reference to a Component of ds_id.</w:t>
      </w:r>
    </w:p>
    <w:p w14:paraId="6D19D419" w14:textId="77777777" w:rsidR="005A2227" w:rsidRPr="00E352EF" w:rsidRDefault="0097053A" w:rsidP="008A7573">
      <w:pPr>
        <w:numPr>
          <w:ilvl w:val="0"/>
          <w:numId w:val="15"/>
        </w:numPr>
        <w:tabs>
          <w:tab w:val="left" w:pos="-360"/>
        </w:tabs>
        <w:ind w:left="360"/>
        <w:jc w:val="both"/>
        <w:rPr>
          <w:rFonts w:ascii="Cambria" w:hAnsi="Cambria"/>
        </w:rPr>
      </w:pPr>
      <w:r w:rsidRPr="00E352EF">
        <w:rPr>
          <w:rFonts w:ascii="Cambria" w:eastAsia="Calibri" w:hAnsi="Cambria" w:cs="Calibri"/>
          <w:i/>
        </w:rPr>
        <w:t>consResFunctions</w:t>
      </w:r>
      <w:r w:rsidRPr="00E352EF">
        <w:rPr>
          <w:rFonts w:ascii="Cambria" w:eastAsia="Calibri" w:hAnsi="Cambria" w:cs="Calibri"/>
        </w:rPr>
        <w:t xml:space="preserve"> – is a List of reference to valid Components of ds and conflict resolution Function.</w:t>
      </w:r>
    </w:p>
    <w:p w14:paraId="12EAC17D" w14:textId="77777777" w:rsidR="005A2227" w:rsidRPr="00E352EF" w:rsidRDefault="0097053A" w:rsidP="008A7573">
      <w:pPr>
        <w:numPr>
          <w:ilvl w:val="0"/>
          <w:numId w:val="15"/>
        </w:numPr>
        <w:tabs>
          <w:tab w:val="left" w:pos="-360"/>
        </w:tabs>
        <w:ind w:left="360"/>
        <w:jc w:val="both"/>
        <w:rPr>
          <w:rFonts w:ascii="Cambria" w:hAnsi="Cambria"/>
        </w:rPr>
      </w:pPr>
      <w:r w:rsidRPr="00E352EF">
        <w:rPr>
          <w:rFonts w:ascii="Cambria" w:eastAsia="Calibri" w:hAnsi="Cambria" w:cs="Calibri"/>
          <w:i/>
        </w:rPr>
        <w:t>filterPart</w:t>
      </w:r>
      <w:r w:rsidRPr="00E352EF">
        <w:rPr>
          <w:rFonts w:ascii="Cambria" w:eastAsia="Calibri" w:hAnsi="Cambria" w:cs="Calibri"/>
        </w:rPr>
        <w:t xml:space="preserve"> – is a boolean Component expression which is evaluated row-wise and states if a row  is to be kept (if evaluates to true) or removed (if it does not evaluate to true) from the result.</w:t>
      </w:r>
    </w:p>
    <w:p w14:paraId="530D9C5F" w14:textId="77777777" w:rsidR="005A2227" w:rsidRPr="00E352EF" w:rsidRDefault="0097053A" w:rsidP="008A7573">
      <w:pPr>
        <w:numPr>
          <w:ilvl w:val="0"/>
          <w:numId w:val="15"/>
        </w:numPr>
        <w:tabs>
          <w:tab w:val="left" w:pos="-360"/>
        </w:tabs>
        <w:ind w:left="360"/>
        <w:jc w:val="both"/>
        <w:rPr>
          <w:rFonts w:ascii="Cambria" w:hAnsi="Cambria"/>
        </w:rPr>
      </w:pPr>
      <w:r w:rsidRPr="00E352EF">
        <w:rPr>
          <w:rFonts w:ascii="Cambria" w:eastAsia="Calibri" w:hAnsi="Cambria" w:cs="Calibri"/>
          <w:i/>
        </w:rPr>
        <w:t>aggrPart</w:t>
      </w:r>
      <w:r w:rsidRPr="00E352EF">
        <w:rPr>
          <w:rFonts w:ascii="Cambria" w:eastAsia="Calibri" w:hAnsi="Cambria" w:cs="Calibri"/>
        </w:rPr>
        <w:t xml:space="preserve"> – is a valid reference to the numeric Measure Component to aggregate.</w:t>
      </w:r>
    </w:p>
    <w:p w14:paraId="4C34B8AF" w14:textId="77777777" w:rsidR="008C6E97" w:rsidRPr="00E352EF" w:rsidRDefault="008C6E97" w:rsidP="008C6E97">
      <w:pPr>
        <w:rPr>
          <w:rFonts w:ascii="Cambria" w:eastAsia="Calibri" w:hAnsi="Cambria" w:cs="Calibri"/>
          <w:i/>
          <w:color w:val="5B9BD5"/>
        </w:rPr>
      </w:pPr>
      <w:bookmarkStart w:id="182" w:name="_Toc265511003"/>
    </w:p>
    <w:p w14:paraId="1D9DF90D"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Constraints</w:t>
      </w:r>
      <w:bookmarkEnd w:id="182"/>
    </w:p>
    <w:p w14:paraId="50683BA4" w14:textId="77777777" w:rsidR="005A2227" w:rsidRPr="00E352EF" w:rsidRDefault="0097053A" w:rsidP="008A7573">
      <w:pPr>
        <w:numPr>
          <w:ilvl w:val="0"/>
          <w:numId w:val="15"/>
        </w:numPr>
        <w:tabs>
          <w:tab w:val="left" w:pos="-360"/>
        </w:tabs>
        <w:ind w:left="360"/>
        <w:jc w:val="both"/>
        <w:rPr>
          <w:rFonts w:ascii="Cambria" w:hAnsi="Cambria"/>
        </w:rPr>
      </w:pPr>
      <w:r w:rsidRPr="00E352EF">
        <w:rPr>
          <w:rFonts w:ascii="Cambria" w:eastAsia="Calibri" w:hAnsi="Cambria" w:cs="Calibri"/>
        </w:rPr>
        <w:t xml:space="preserve">All the input Datasets ds_id must be persistent (see put operator) and must have the same Logical Data Structure, which is the same Components in number, name and type (static). </w:t>
      </w:r>
    </w:p>
    <w:p w14:paraId="49C4ED33" w14:textId="77777777" w:rsidR="005A2227" w:rsidRPr="00E352EF" w:rsidRDefault="0097053A" w:rsidP="008A7573">
      <w:pPr>
        <w:numPr>
          <w:ilvl w:val="0"/>
          <w:numId w:val="15"/>
        </w:numPr>
        <w:tabs>
          <w:tab w:val="left" w:pos="-360"/>
        </w:tabs>
        <w:ind w:left="360"/>
        <w:jc w:val="both"/>
        <w:rPr>
          <w:rFonts w:ascii="Cambria" w:hAnsi="Cambria"/>
        </w:rPr>
      </w:pPr>
      <w:r w:rsidRPr="00E352EF">
        <w:rPr>
          <w:rFonts w:ascii="Cambria" w:eastAsia="Calibri" w:hAnsi="Cambria" w:cs="Calibri"/>
        </w:rPr>
        <w:t>If more than a Dataset ds_id is defined, then the definition of consResFunctions is mandatory.</w:t>
      </w:r>
    </w:p>
    <w:p w14:paraId="22CCA993" w14:textId="5F273950" w:rsidR="005A2227" w:rsidRPr="00E352EF" w:rsidRDefault="0097053A" w:rsidP="008A7573">
      <w:pPr>
        <w:numPr>
          <w:ilvl w:val="0"/>
          <w:numId w:val="15"/>
        </w:numPr>
        <w:tabs>
          <w:tab w:val="left" w:pos="-360"/>
        </w:tabs>
        <w:ind w:left="360"/>
        <w:jc w:val="both"/>
        <w:rPr>
          <w:rFonts w:ascii="Cambria" w:hAnsi="Cambria"/>
        </w:rPr>
      </w:pPr>
      <w:r w:rsidRPr="00E352EF">
        <w:rPr>
          <w:rFonts w:ascii="Cambria" w:eastAsia="Calibri" w:hAnsi="Cambria" w:cs="Calibri"/>
        </w:rPr>
        <w:t xml:space="preserve">The consResFunction List, must </w:t>
      </w:r>
      <w:del w:id="183" w:author="Laura Viignola" w:date="2017-05-10T18:10:00Z">
        <w:r w:rsidRPr="00E352EF" w:rsidDel="00B93728">
          <w:rPr>
            <w:rFonts w:ascii="Cambria" w:eastAsia="Calibri" w:hAnsi="Cambria" w:cs="Calibri"/>
          </w:rPr>
          <w:delText xml:space="preserve">defines </w:delText>
        </w:r>
      </w:del>
      <w:ins w:id="184" w:author="Laura Viignola" w:date="2017-05-10T18:10:00Z">
        <w:r w:rsidR="00B93728" w:rsidRPr="00E352EF">
          <w:rPr>
            <w:rFonts w:ascii="Cambria" w:eastAsia="Calibri" w:hAnsi="Cambria" w:cs="Calibri"/>
          </w:rPr>
          <w:t>define</w:t>
        </w:r>
        <w:r w:rsidR="00B93728">
          <w:rPr>
            <w:rFonts w:ascii="Cambria" w:eastAsia="Calibri" w:hAnsi="Cambria" w:cs="Calibri"/>
          </w:rPr>
          <w:t>-</w:t>
        </w:r>
        <w:r w:rsidR="00B93728" w:rsidRPr="00E352EF">
          <w:rPr>
            <w:rFonts w:ascii="Cambria" w:eastAsia="Calibri" w:hAnsi="Cambria" w:cs="Calibri"/>
          </w:rPr>
          <w:t xml:space="preserve"> </w:t>
        </w:r>
      </w:ins>
      <w:r w:rsidRPr="00E352EF">
        <w:rPr>
          <w:rFonts w:ascii="Cambria" w:eastAsia="Calibri" w:hAnsi="Cambria" w:cs="Calibri"/>
        </w:rPr>
        <w:t xml:space="preserve">a conflict resolution function for each Measure Component specified in the keep clause. For each Component the respective conflict resolution function must return a </w:t>
      </w:r>
      <w:r w:rsidRPr="00E352EF">
        <w:rPr>
          <w:rFonts w:ascii="Cambria" w:eastAsia="Calibri" w:hAnsi="Cambria" w:cs="Calibri"/>
        </w:rPr>
        <w:lastRenderedPageBreak/>
        <w:t>value of the same type (as explained in the syntax). If consResFunction is not used and duplicated records are present the get operator return an error.</w:t>
      </w:r>
    </w:p>
    <w:p w14:paraId="20924365" w14:textId="77777777" w:rsidR="005A2227" w:rsidRPr="00E352EF" w:rsidRDefault="0097053A" w:rsidP="008A7573">
      <w:pPr>
        <w:numPr>
          <w:ilvl w:val="0"/>
          <w:numId w:val="15"/>
        </w:numPr>
        <w:tabs>
          <w:tab w:val="left" w:pos="-360"/>
        </w:tabs>
        <w:ind w:left="360"/>
        <w:jc w:val="both"/>
        <w:rPr>
          <w:rFonts w:ascii="Cambria" w:hAnsi="Cambria"/>
        </w:rPr>
      </w:pPr>
      <w:r w:rsidRPr="00E352EF">
        <w:rPr>
          <w:rFonts w:ascii="Cambria" w:eastAsia="Calibri" w:hAnsi="Cambria" w:cs="Calibri"/>
        </w:rPr>
        <w:t>keepPart must be a Component expression containing exactly the name of a Component of any ds (complex Component expressions, combining more than one Component are not allowed) (static).</w:t>
      </w:r>
    </w:p>
    <w:p w14:paraId="26304F1D" w14:textId="77777777" w:rsidR="005A2227" w:rsidRPr="00E352EF" w:rsidRDefault="0097053A" w:rsidP="008A7573">
      <w:pPr>
        <w:numPr>
          <w:ilvl w:val="0"/>
          <w:numId w:val="15"/>
        </w:numPr>
        <w:tabs>
          <w:tab w:val="left" w:pos="-360"/>
        </w:tabs>
        <w:ind w:left="360"/>
        <w:jc w:val="both"/>
        <w:rPr>
          <w:rFonts w:ascii="Cambria" w:hAnsi="Cambria"/>
        </w:rPr>
      </w:pPr>
      <w:r w:rsidRPr="00E352EF">
        <w:rPr>
          <w:rFonts w:ascii="Cambria" w:eastAsia="Calibri" w:hAnsi="Cambria" w:cs="Calibri"/>
        </w:rPr>
        <w:t>aggrPart must be a Component expression containing exactly the name of a Measure Component present in any ds (no complex Component expressions, combining more than one Component is allowed). If there is at least one aggrPart, there must be one for each Measure Component that is present in a keepPart. If keepPart is omitted, all Measure Components must be in the aggregate. This means that there cannot be Measure Components, kept that are not used in aggregations (static).</w:t>
      </w:r>
    </w:p>
    <w:p w14:paraId="2657C1B6" w14:textId="77777777" w:rsidR="008C6E97" w:rsidRPr="00E352EF" w:rsidRDefault="008C6E97" w:rsidP="008C6E97">
      <w:pPr>
        <w:rPr>
          <w:rFonts w:ascii="Cambria" w:eastAsia="Calibri" w:hAnsi="Cambria" w:cs="Calibri"/>
          <w:i/>
          <w:color w:val="5B9BD5"/>
        </w:rPr>
      </w:pPr>
      <w:bookmarkStart w:id="185" w:name="_Toc265511006"/>
    </w:p>
    <w:p w14:paraId="0FAF231C"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Returns</w:t>
      </w:r>
      <w:bookmarkEnd w:id="185"/>
    </w:p>
    <w:p w14:paraId="4CE2A14B" w14:textId="77777777" w:rsidR="005A2227" w:rsidRPr="00E352EF" w:rsidRDefault="0097053A" w:rsidP="008C6E97">
      <w:pPr>
        <w:rPr>
          <w:rFonts w:ascii="Cambria" w:hAnsi="Cambria"/>
        </w:rPr>
      </w:pPr>
      <w:r w:rsidRPr="00E352EF">
        <w:rPr>
          <w:rFonts w:ascii="Cambria" w:eastAsia="Calibri" w:hAnsi="Cambria" w:cs="Calibri"/>
        </w:rPr>
        <w:t xml:space="preserve">A Dataset obtained as the union of all the Datasets specified by the identifiers </w:t>
      </w:r>
      <w:r w:rsidRPr="00E352EF">
        <w:rPr>
          <w:rFonts w:ascii="Cambria" w:eastAsia="Calibri" w:hAnsi="Cambria" w:cs="Calibri"/>
          <w:i/>
        </w:rPr>
        <w:t>ds</w:t>
      </w:r>
      <w:r w:rsidRPr="00E352EF">
        <w:rPr>
          <w:rFonts w:ascii="Cambria" w:eastAsia="Calibri" w:hAnsi="Cambria" w:cs="Calibri"/>
        </w:rPr>
        <w:t xml:space="preserve">, keeping only the columns specified in the </w:t>
      </w:r>
      <w:r w:rsidRPr="00E352EF">
        <w:rPr>
          <w:rFonts w:ascii="Cambria" w:eastAsia="Calibri" w:hAnsi="Cambria" w:cs="Calibri"/>
          <w:i/>
        </w:rPr>
        <w:t>keepParts</w:t>
      </w:r>
      <w:r w:rsidRPr="00E352EF">
        <w:rPr>
          <w:rFonts w:ascii="Cambria" w:eastAsia="Calibri" w:hAnsi="Cambria" w:cs="Calibri"/>
        </w:rPr>
        <w:t xml:space="preserve"> and the rows in the </w:t>
      </w:r>
      <w:r w:rsidRPr="00E352EF">
        <w:rPr>
          <w:rFonts w:ascii="Cambria" w:eastAsia="Calibri" w:hAnsi="Cambria" w:cs="Calibri"/>
          <w:i/>
        </w:rPr>
        <w:t>filterParts</w:t>
      </w:r>
      <w:r w:rsidRPr="00E352EF">
        <w:rPr>
          <w:rFonts w:ascii="Cambria" w:eastAsia="Calibri" w:hAnsi="Cambria" w:cs="Calibri"/>
        </w:rPr>
        <w:t xml:space="preserve">, choosing from duplicate Datapoints through </w:t>
      </w:r>
      <w:r w:rsidRPr="00E352EF">
        <w:rPr>
          <w:rFonts w:ascii="Cambria" w:eastAsia="Calibri" w:hAnsi="Cambria" w:cs="Calibri"/>
          <w:i/>
        </w:rPr>
        <w:t>consResFunctions</w:t>
      </w:r>
      <w:r w:rsidRPr="00E352EF">
        <w:rPr>
          <w:rFonts w:ascii="Cambria" w:eastAsia="Calibri" w:hAnsi="Cambria" w:cs="Calibri"/>
        </w:rPr>
        <w:t xml:space="preserve">, aggregating over all the Measure Components in </w:t>
      </w:r>
      <w:r w:rsidRPr="00E352EF">
        <w:rPr>
          <w:rFonts w:ascii="Cambria" w:eastAsia="Calibri" w:hAnsi="Cambria" w:cs="Calibri"/>
          <w:i/>
        </w:rPr>
        <w:t>aggrParts</w:t>
      </w:r>
      <w:r w:rsidRPr="00E352EF">
        <w:rPr>
          <w:rFonts w:ascii="Cambria" w:eastAsia="Calibri" w:hAnsi="Cambria" w:cs="Calibri"/>
        </w:rPr>
        <w:t xml:space="preserve"> grouping. </w:t>
      </w:r>
    </w:p>
    <w:p w14:paraId="2D5295F6" w14:textId="77777777" w:rsidR="008C6E97" w:rsidRPr="00E352EF" w:rsidRDefault="008C6E97" w:rsidP="008C6E97">
      <w:pPr>
        <w:rPr>
          <w:rFonts w:ascii="Cambria" w:eastAsia="Calibri" w:hAnsi="Cambria" w:cs="Calibri"/>
          <w:i/>
          <w:color w:val="5B9BD5"/>
        </w:rPr>
      </w:pPr>
    </w:p>
    <w:p w14:paraId="544FBE6E"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 specification</w:t>
      </w:r>
    </w:p>
    <w:p w14:paraId="1249676B" w14:textId="77777777" w:rsidR="005A2227" w:rsidRPr="00E352EF" w:rsidRDefault="0097053A" w:rsidP="00CF559A">
      <w:pPr>
        <w:jc w:val="both"/>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get</w:t>
      </w:r>
      <w:r w:rsidRPr="00E352EF">
        <w:rPr>
          <w:rFonts w:ascii="Cambria" w:eastAsia="Calibri" w:hAnsi="Cambria" w:cs="Calibri"/>
        </w:rPr>
        <w:t xml:space="preserve">, is the data retrieval command. It takes in input a number (at least one) of Dataset </w:t>
      </w:r>
      <w:r w:rsidRPr="00E352EF">
        <w:rPr>
          <w:rFonts w:ascii="Cambria" w:eastAsia="Calibri" w:hAnsi="Cambria" w:cs="Calibri"/>
          <w:i/>
        </w:rPr>
        <w:t>ds</w:t>
      </w:r>
      <w:r w:rsidRPr="00E352EF">
        <w:rPr>
          <w:rFonts w:ascii="Cambria" w:eastAsia="Calibri" w:hAnsi="Cambria" w:cs="Calibri"/>
        </w:rPr>
        <w:t xml:space="preserve">. Together with </w:t>
      </w:r>
      <w:r w:rsidRPr="00E352EF">
        <w:rPr>
          <w:rFonts w:ascii="Cambria" w:eastAsia="Calibri" w:hAnsi="Cambria" w:cs="Calibri"/>
          <w:i/>
        </w:rPr>
        <w:t>put</w:t>
      </w:r>
      <w:r w:rsidRPr="00E352EF">
        <w:rPr>
          <w:rFonts w:ascii="Cambria" w:eastAsia="Calibri" w:hAnsi="Cambria" w:cs="Calibri"/>
        </w:rPr>
        <w:t>, it is the only operator in VTL where a persistent Dataset can be mentioned.</w:t>
      </w:r>
    </w:p>
    <w:p w14:paraId="2511251A" w14:textId="77777777" w:rsidR="005A2227" w:rsidRPr="00E352EF" w:rsidRDefault="0097053A" w:rsidP="00CF559A">
      <w:pPr>
        <w:jc w:val="both"/>
        <w:rPr>
          <w:rFonts w:ascii="Cambria" w:hAnsi="Cambria"/>
        </w:rPr>
      </w:pPr>
      <w:r w:rsidRPr="00E352EF">
        <w:rPr>
          <w:rFonts w:ascii="Cambria" w:eastAsia="Calibri" w:hAnsi="Cambria" w:cs="Calibri"/>
        </w:rPr>
        <w:t xml:space="preserve">The command operates as follows: considers all the instances of the identified Dataset (selected according to the semantics of the identifier); builds a union without duplicates (conflicts are resolved using the </w:t>
      </w:r>
      <w:r w:rsidRPr="00E352EF">
        <w:rPr>
          <w:rFonts w:ascii="Cambria" w:eastAsia="Calibri" w:hAnsi="Cambria" w:cs="Calibri"/>
          <w:i/>
        </w:rPr>
        <w:t xml:space="preserve">consResFunctions </w:t>
      </w:r>
      <w:r w:rsidRPr="00E352EF">
        <w:rPr>
          <w:rFonts w:ascii="Cambria" w:eastAsia="Calibri" w:hAnsi="Cambria" w:cs="Calibri"/>
        </w:rPr>
        <w:t>specified</w:t>
      </w:r>
      <w:r w:rsidR="00B04129" w:rsidRPr="00E352EF">
        <w:rPr>
          <w:rFonts w:ascii="Cambria" w:eastAsia="Calibri" w:hAnsi="Cambria" w:cs="Calibri"/>
        </w:rPr>
        <w:t xml:space="preserve"> in the dedup part</w:t>
      </w:r>
      <w:r w:rsidRPr="00E352EF">
        <w:rPr>
          <w:rFonts w:ascii="Cambria" w:eastAsia="Calibri" w:hAnsi="Cambria" w:cs="Calibri"/>
        </w:rPr>
        <w:t xml:space="preserve">); keeps in the result only the Components that are present in the </w:t>
      </w:r>
      <w:r w:rsidRPr="00E352EF">
        <w:rPr>
          <w:rFonts w:ascii="Cambria" w:eastAsia="Calibri" w:hAnsi="Cambria" w:cs="Calibri"/>
          <w:i/>
        </w:rPr>
        <w:t xml:space="preserve">keepPart </w:t>
      </w:r>
      <w:r w:rsidRPr="00E352EF">
        <w:rPr>
          <w:rFonts w:ascii="Cambria" w:eastAsia="Calibri" w:hAnsi="Cambria" w:cs="Calibri"/>
        </w:rPr>
        <w:t xml:space="preserve">(like SQL SELECT). If the keep part is omitted, all the Components are preserved in the result; selects the only instances returning </w:t>
      </w:r>
      <w:r w:rsidRPr="00E352EF">
        <w:rPr>
          <w:rFonts w:ascii="Cambria" w:eastAsia="Calibri" w:hAnsi="Cambria" w:cs="Calibri"/>
          <w:i/>
        </w:rPr>
        <w:t>true</w:t>
      </w:r>
      <w:r w:rsidRPr="00E352EF">
        <w:rPr>
          <w:rFonts w:ascii="Cambria" w:eastAsia="Calibri" w:hAnsi="Cambria" w:cs="Calibri"/>
        </w:rPr>
        <w:t xml:space="preserve"> for the </w:t>
      </w:r>
      <w:r w:rsidRPr="00E352EF">
        <w:rPr>
          <w:rFonts w:ascii="Cambria" w:eastAsia="Calibri" w:hAnsi="Cambria" w:cs="Calibri"/>
          <w:i/>
        </w:rPr>
        <w:t>filterPart</w:t>
      </w:r>
      <w:r w:rsidRPr="00E352EF">
        <w:rPr>
          <w:rFonts w:ascii="Cambria" w:eastAsia="Calibri" w:hAnsi="Cambria" w:cs="Calibri"/>
        </w:rPr>
        <w:t xml:space="preserve"> boolean Component expression. For the </w:t>
      </w:r>
      <w:r w:rsidRPr="00E352EF">
        <w:rPr>
          <w:rFonts w:ascii="Cambria" w:eastAsia="Calibri" w:hAnsi="Cambria" w:cs="Calibri"/>
          <w:i/>
        </w:rPr>
        <w:t>filterPart</w:t>
      </w:r>
      <w:r w:rsidRPr="00E352EF">
        <w:rPr>
          <w:rFonts w:ascii="Cambria" w:eastAsia="Calibri" w:hAnsi="Cambria" w:cs="Calibri"/>
        </w:rPr>
        <w:t xml:space="preserve">, any complex boolean Component expression over all the Datasets Components (not only the ones mentioned in the </w:t>
      </w:r>
      <w:r w:rsidRPr="00E352EF">
        <w:rPr>
          <w:rFonts w:ascii="Cambria" w:eastAsia="Calibri" w:hAnsi="Cambria" w:cs="Calibri"/>
          <w:i/>
        </w:rPr>
        <w:t xml:space="preserve">keepPart </w:t>
      </w:r>
      <w:r w:rsidRPr="00E352EF">
        <w:rPr>
          <w:rFonts w:ascii="Cambria" w:eastAsia="Calibri" w:hAnsi="Cambria" w:cs="Calibri"/>
        </w:rPr>
        <w:t>can be used) and it is evaluated row-wise (like SQL WHERE).</w:t>
      </w:r>
    </w:p>
    <w:p w14:paraId="1DC916E3" w14:textId="77777777" w:rsidR="005A2227" w:rsidRPr="00E352EF" w:rsidRDefault="0097053A" w:rsidP="00CF559A">
      <w:pPr>
        <w:jc w:val="both"/>
        <w:rPr>
          <w:rFonts w:ascii="Cambria" w:hAnsi="Cambria"/>
        </w:rPr>
      </w:pPr>
      <w:r w:rsidRPr="00E352EF">
        <w:rPr>
          <w:rFonts w:ascii="Cambria" w:eastAsia="Calibri" w:hAnsi="Cambria" w:cs="Calibri"/>
        </w:rPr>
        <w:t xml:space="preserve"> Finally, the command aggregates (like SQL aggregations and GROUP BY) applying an aggregation function (see aggregate function operator) over the Measure Component specified in </w:t>
      </w:r>
      <w:r w:rsidRPr="00E352EF">
        <w:rPr>
          <w:rFonts w:ascii="Cambria" w:eastAsia="Calibri" w:hAnsi="Cambria" w:cs="Calibri"/>
          <w:i/>
        </w:rPr>
        <w:t>aggrPart</w:t>
      </w:r>
      <w:r w:rsidRPr="00E352EF">
        <w:rPr>
          <w:rFonts w:ascii="Cambria" w:eastAsia="Calibri" w:hAnsi="Cambria" w:cs="Calibri"/>
        </w:rPr>
        <w:t xml:space="preserve"> grouping by the Identifier Components that are kept in the </w:t>
      </w:r>
      <w:r w:rsidRPr="00E352EF">
        <w:rPr>
          <w:rFonts w:ascii="Cambria" w:eastAsia="Calibri" w:hAnsi="Cambria" w:cs="Calibri"/>
          <w:i/>
        </w:rPr>
        <w:t>keepPart</w:t>
      </w:r>
      <w:r w:rsidRPr="00E352EF">
        <w:rPr>
          <w:rFonts w:ascii="Cambria" w:eastAsia="Calibri" w:hAnsi="Cambria" w:cs="Calibri"/>
        </w:rPr>
        <w:t xml:space="preserve"> (or all if there is no </w:t>
      </w:r>
      <w:r w:rsidRPr="00E352EF">
        <w:rPr>
          <w:rFonts w:ascii="Cambria" w:eastAsia="Calibri" w:hAnsi="Cambria" w:cs="Calibri"/>
          <w:i/>
        </w:rPr>
        <w:t>keepPart</w:t>
      </w:r>
      <w:r w:rsidRPr="00E352EF">
        <w:rPr>
          <w:rFonts w:ascii="Cambria" w:eastAsia="Calibri" w:hAnsi="Cambria" w:cs="Calibri"/>
        </w:rPr>
        <w:t>).</w:t>
      </w:r>
    </w:p>
    <w:p w14:paraId="467FBE08" w14:textId="77777777" w:rsidR="005A2227" w:rsidRPr="00E352EF" w:rsidRDefault="0097053A" w:rsidP="00CF559A">
      <w:pPr>
        <w:jc w:val="both"/>
        <w:rPr>
          <w:rFonts w:ascii="Cambria" w:hAnsi="Cambria"/>
        </w:rPr>
      </w:pPr>
      <w:r w:rsidRPr="00E352EF">
        <w:rPr>
          <w:rFonts w:ascii="Cambria" w:eastAsia="Calibri" w:hAnsi="Cambria" w:cs="Calibri"/>
        </w:rPr>
        <w:t>NULL values are considered in aggregations only if the “</w:t>
      </w:r>
      <w:r w:rsidRPr="00E352EF">
        <w:rPr>
          <w:rFonts w:ascii="Cambria" w:eastAsia="Calibri" w:hAnsi="Cambria" w:cs="Calibri"/>
          <w:i/>
        </w:rPr>
        <w:t>include NULLS”</w:t>
      </w:r>
      <w:r w:rsidRPr="00E352EF">
        <w:rPr>
          <w:rFonts w:ascii="Cambria" w:eastAsia="Calibri" w:hAnsi="Cambria" w:cs="Calibri"/>
        </w:rPr>
        <w:t xml:space="preserve"> part is present. Specifically, they propagate as usual resulting in a NULL sum, average or median if at least one NULL is present among the values; in a NULL minimum or maximum if the only value to aggregate coincides with NULL; they are considered as always distinct in both count and count_distinct. </w:t>
      </w:r>
    </w:p>
    <w:p w14:paraId="2DAA2242" w14:textId="77777777" w:rsidR="005A2227" w:rsidRPr="00E352EF" w:rsidRDefault="0097053A" w:rsidP="00CF559A">
      <w:pPr>
        <w:jc w:val="both"/>
        <w:rPr>
          <w:rFonts w:ascii="Cambria" w:hAnsi="Cambria"/>
        </w:rPr>
      </w:pPr>
      <w:r w:rsidRPr="00E352EF">
        <w:rPr>
          <w:rFonts w:ascii="Cambria" w:eastAsia="Calibri" w:hAnsi="Cambria" w:cs="Calibri"/>
        </w:rPr>
        <w:t xml:space="preserve">Viceversa, if </w:t>
      </w:r>
      <w:r w:rsidRPr="00E352EF">
        <w:rPr>
          <w:rFonts w:ascii="Cambria" w:eastAsia="Calibri" w:hAnsi="Cambria" w:cs="Calibri"/>
          <w:i/>
        </w:rPr>
        <w:t xml:space="preserve">include </w:t>
      </w:r>
      <w:r w:rsidRPr="00E352EF">
        <w:rPr>
          <w:rFonts w:ascii="Cambria" w:eastAsia="Calibri" w:hAnsi="Cambria" w:cs="Calibri"/>
        </w:rPr>
        <w:t>NULLS part is absent, NULL values are not considered in aggregations.</w:t>
      </w:r>
    </w:p>
    <w:p w14:paraId="72F10049" w14:textId="77777777" w:rsidR="008C6E97" w:rsidRPr="00E352EF" w:rsidRDefault="008C6E97" w:rsidP="008C6E97">
      <w:pPr>
        <w:rPr>
          <w:rFonts w:ascii="Cambria" w:eastAsia="Calibri" w:hAnsi="Cambria" w:cs="Calibri"/>
          <w:i/>
          <w:color w:val="5B9BD5"/>
        </w:rPr>
      </w:pPr>
      <w:bookmarkStart w:id="186" w:name="_Toc265511007"/>
    </w:p>
    <w:p w14:paraId="22A4E735" w14:textId="77777777" w:rsidR="005A2227" w:rsidRPr="00E352EF" w:rsidRDefault="00EA6708" w:rsidP="009F126A">
      <w:pPr>
        <w:rPr>
          <w:rFonts w:ascii="Cambria" w:eastAsia="Calibri" w:hAnsi="Cambria" w:cs="Calibri"/>
          <w:i/>
          <w:color w:val="5B9BD5"/>
        </w:rPr>
      </w:pPr>
      <w:r w:rsidRPr="00E352EF">
        <w:rPr>
          <w:rFonts w:ascii="Cambria" w:eastAsia="Calibri" w:hAnsi="Cambria" w:cs="Calibri"/>
          <w:i/>
          <w:color w:val="5B9BD5"/>
        </w:rPr>
        <w:t>Examples</w:t>
      </w:r>
      <w:r w:rsidR="0097053A" w:rsidRPr="00E352EF">
        <w:rPr>
          <w:rFonts w:ascii="Cambria" w:eastAsia="Calibri" w:hAnsi="Cambria" w:cs="Calibri"/>
          <w:i/>
          <w:color w:val="5B9BD5"/>
        </w:rPr>
        <w:t xml:space="preserve"> </w:t>
      </w:r>
      <w:bookmarkEnd w:id="186"/>
    </w:p>
    <w:p w14:paraId="2B46AB4E" w14:textId="77777777" w:rsidR="005A2227" w:rsidRPr="00E352EF" w:rsidRDefault="0097053A" w:rsidP="008C6E97">
      <w:pPr>
        <w:rPr>
          <w:rFonts w:ascii="Cambria" w:eastAsia="Calibri" w:hAnsi="Cambria" w:cs="Calibri"/>
        </w:rPr>
      </w:pPr>
      <w:r w:rsidRPr="00E352EF">
        <w:rPr>
          <w:rFonts w:ascii="Cambria" w:eastAsia="Calibri" w:hAnsi="Cambria" w:cs="Calibri"/>
        </w:rPr>
        <w:t>1) The expression:</w:t>
      </w:r>
    </w:p>
    <w:p w14:paraId="51269B03" w14:textId="77777777" w:rsidR="005A2227" w:rsidRPr="00E352EF" w:rsidRDefault="0097053A" w:rsidP="003265E8">
      <w:pPr>
        <w:rPr>
          <w:rFonts w:ascii="Cambria" w:hAnsi="Cambria"/>
        </w:rPr>
      </w:pPr>
      <w:r w:rsidRPr="00E352EF">
        <w:rPr>
          <w:rFonts w:ascii="Cambria" w:eastAsia="Calibri" w:hAnsi="Cambria" w:cs="Calibri"/>
        </w:rPr>
        <w:t xml:space="preserve">ds_1 := </w:t>
      </w:r>
      <w:r w:rsidRPr="00E352EF">
        <w:rPr>
          <w:rFonts w:ascii="Cambria" w:eastAsia="Calibri" w:hAnsi="Cambria" w:cs="Calibri"/>
          <w:b/>
        </w:rPr>
        <w:t>get</w:t>
      </w:r>
      <w:r w:rsidRPr="00E352EF">
        <w:rPr>
          <w:rFonts w:ascii="Cambria" w:eastAsia="Calibri" w:hAnsi="Cambria" w:cs="Calibri"/>
        </w:rPr>
        <w:t>("</w:t>
      </w:r>
      <w:r w:rsidRPr="00E352EF">
        <w:rPr>
          <w:rFonts w:ascii="Cambria" w:eastAsia="Calibri" w:hAnsi="Cambria" w:cs="Calibri"/>
          <w:i/>
        </w:rPr>
        <w:t>DF_NAME/</w:t>
      </w:r>
      <w:r w:rsidRPr="00E352EF">
        <w:rPr>
          <w:rFonts w:ascii="Cambria" w:eastAsia="Calibri" w:hAnsi="Cambria" w:cs="Calibri"/>
        </w:rPr>
        <w:t>2000-2010.USD.M.F.A.BOP.ANN.STO", keep(K1, K2, M1))</w:t>
      </w:r>
    </w:p>
    <w:p w14:paraId="5115AD76" w14:textId="77777777" w:rsidR="003265E8" w:rsidRPr="00E352EF" w:rsidRDefault="003265E8" w:rsidP="008C6E97">
      <w:pPr>
        <w:rPr>
          <w:rFonts w:ascii="Cambria" w:eastAsia="Calibri" w:hAnsi="Cambria" w:cs="Calibri"/>
        </w:rPr>
      </w:pPr>
    </w:p>
    <w:p w14:paraId="47AC6CDF" w14:textId="77777777" w:rsidR="005A2227" w:rsidRPr="00E352EF" w:rsidRDefault="0097053A" w:rsidP="008C6E97">
      <w:pPr>
        <w:rPr>
          <w:rFonts w:ascii="Cambria" w:hAnsi="Cambria"/>
        </w:rPr>
      </w:pPr>
      <w:r w:rsidRPr="00E352EF">
        <w:rPr>
          <w:rFonts w:ascii="Cambria" w:eastAsia="Calibri" w:hAnsi="Cambria" w:cs="Calibri"/>
        </w:rPr>
        <w:t xml:space="preserve">Retrieves Dataset identified by </w:t>
      </w:r>
      <w:r w:rsidRPr="00E352EF">
        <w:rPr>
          <w:rFonts w:ascii="Cambria" w:eastAsia="Calibri" w:hAnsi="Cambria"/>
          <w:i/>
        </w:rPr>
        <w:t>DF_NAME/</w:t>
      </w:r>
      <w:r w:rsidRPr="00E352EF">
        <w:rPr>
          <w:rFonts w:ascii="Cambria" w:eastAsia="Calibri" w:hAnsi="Cambria"/>
        </w:rPr>
        <w:t xml:space="preserve">2000-2010.USD.M.F.A.BOP.ANN.STO </w:t>
      </w:r>
      <w:r w:rsidRPr="00E352EF">
        <w:rPr>
          <w:rFonts w:ascii="Cambria" w:eastAsia="Calibri" w:hAnsi="Cambria" w:cs="Calibri"/>
        </w:rPr>
        <w:t>from the system, keeping the Identifier Components K1 and K2 and the Measure Component M1.</w:t>
      </w:r>
    </w:p>
    <w:p w14:paraId="3CD97B28" w14:textId="77777777" w:rsidR="005A2227" w:rsidRPr="00E352EF" w:rsidRDefault="005A2227"/>
    <w:tbl>
      <w:tblPr>
        <w:tblW w:w="302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08"/>
        <w:gridCol w:w="1008"/>
        <w:gridCol w:w="1008"/>
      </w:tblGrid>
      <w:tr w:rsidR="005A2227" w:rsidRPr="00E352EF" w14:paraId="587A3A59" w14:textId="77777777" w:rsidTr="008C6E97">
        <w:tc>
          <w:tcPr>
            <w:tcW w:w="3024"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E5686B1" w14:textId="77777777" w:rsidR="005A2227" w:rsidRPr="00E352EF" w:rsidRDefault="0097053A">
            <w:r w:rsidRPr="00E352EF">
              <w:rPr>
                <w:rFonts w:ascii="Calibri" w:eastAsia="Calibri" w:hAnsi="Calibri" w:cs="Calibri"/>
              </w:rPr>
              <w:t>DF_NAME/2000-2010.USD.M.F.A.BOP.ANN.STO</w:t>
            </w:r>
          </w:p>
        </w:tc>
      </w:tr>
      <w:tr w:rsidR="005A2227" w:rsidRPr="00E352EF" w14:paraId="782701FF" w14:textId="77777777" w:rsidTr="008C6E97">
        <w:tc>
          <w:tcPr>
            <w:tcW w:w="100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41D4085" w14:textId="77777777" w:rsidR="005A2227" w:rsidRPr="00E352EF" w:rsidRDefault="0097053A">
            <w:r w:rsidRPr="00E352EF">
              <w:rPr>
                <w:rFonts w:ascii="Calibri" w:eastAsia="Calibri" w:hAnsi="Calibri" w:cs="Calibri"/>
                <w:b/>
              </w:rPr>
              <w:t xml:space="preserve">  K1</w:t>
            </w:r>
          </w:p>
        </w:tc>
        <w:tc>
          <w:tcPr>
            <w:tcW w:w="100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1412680" w14:textId="77777777" w:rsidR="005A2227" w:rsidRPr="00E352EF" w:rsidRDefault="0097053A">
            <w:r w:rsidRPr="00E352EF">
              <w:rPr>
                <w:rFonts w:ascii="Calibri" w:eastAsia="Calibri" w:hAnsi="Calibri" w:cs="Calibri"/>
                <w:b/>
              </w:rPr>
              <w:t>K2</w:t>
            </w:r>
          </w:p>
        </w:tc>
        <w:tc>
          <w:tcPr>
            <w:tcW w:w="100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B6EE3D3" w14:textId="77777777" w:rsidR="005A2227" w:rsidRPr="00E352EF" w:rsidRDefault="0097053A">
            <w:r w:rsidRPr="00E352EF">
              <w:rPr>
                <w:rFonts w:ascii="Calibri" w:eastAsia="Calibri" w:hAnsi="Calibri" w:cs="Calibri"/>
                <w:b/>
              </w:rPr>
              <w:t>M1</w:t>
            </w:r>
          </w:p>
        </w:tc>
      </w:tr>
      <w:tr w:rsidR="005A2227" w:rsidRPr="00E352EF" w14:paraId="34AFBC99" w14:textId="77777777" w:rsidTr="008C6E97">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848681" w14:textId="77777777" w:rsidR="005A2227" w:rsidRPr="00E352EF" w:rsidRDefault="0097053A">
            <w:r w:rsidRPr="00E352EF">
              <w:rPr>
                <w:rFonts w:ascii="Calibri" w:eastAsia="Calibri" w:hAnsi="Calibri" w:cs="Calibri"/>
              </w:rPr>
              <w:t>1</w:t>
            </w:r>
          </w:p>
        </w:tc>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28C7DF" w14:textId="77777777" w:rsidR="005A2227" w:rsidRPr="00E352EF" w:rsidRDefault="0097053A">
            <w:r w:rsidRPr="00E352EF">
              <w:rPr>
                <w:rFonts w:ascii="Calibri" w:eastAsia="Calibri" w:hAnsi="Calibri" w:cs="Calibri"/>
              </w:rPr>
              <w:t>A</w:t>
            </w:r>
          </w:p>
        </w:tc>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889B05" w14:textId="77777777" w:rsidR="005A2227" w:rsidRPr="00E352EF" w:rsidRDefault="0097053A">
            <w:r w:rsidRPr="00E352EF">
              <w:rPr>
                <w:rFonts w:ascii="Calibri" w:eastAsia="Calibri" w:hAnsi="Calibri" w:cs="Calibri"/>
              </w:rPr>
              <w:t>5</w:t>
            </w:r>
          </w:p>
        </w:tc>
      </w:tr>
      <w:tr w:rsidR="005A2227" w:rsidRPr="00E352EF" w14:paraId="5A1E2AE2" w14:textId="77777777" w:rsidTr="008C6E97">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E312BF" w14:textId="77777777" w:rsidR="005A2227" w:rsidRPr="00E352EF" w:rsidRDefault="0097053A">
            <w:r w:rsidRPr="00E352EF">
              <w:rPr>
                <w:rFonts w:ascii="Calibri" w:eastAsia="Calibri" w:hAnsi="Calibri" w:cs="Calibri"/>
              </w:rPr>
              <w:t>2</w:t>
            </w:r>
          </w:p>
        </w:tc>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530912" w14:textId="77777777" w:rsidR="005A2227" w:rsidRPr="00E352EF" w:rsidRDefault="0097053A">
            <w:r w:rsidRPr="00E352EF">
              <w:rPr>
                <w:rFonts w:ascii="Calibri" w:eastAsia="Calibri" w:hAnsi="Calibri" w:cs="Calibri"/>
              </w:rPr>
              <w:t>B</w:t>
            </w:r>
          </w:p>
        </w:tc>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8FCFA7" w14:textId="77777777" w:rsidR="005A2227" w:rsidRPr="00E352EF" w:rsidRDefault="0097053A">
            <w:r w:rsidRPr="00E352EF">
              <w:rPr>
                <w:rFonts w:ascii="Calibri" w:eastAsia="Calibri" w:hAnsi="Calibri" w:cs="Calibri"/>
              </w:rPr>
              <w:t>7</w:t>
            </w:r>
          </w:p>
        </w:tc>
      </w:tr>
    </w:tbl>
    <w:p w14:paraId="52600B8C" w14:textId="77777777" w:rsidR="005A2227" w:rsidRPr="00E352EF" w:rsidRDefault="005A2227"/>
    <w:p w14:paraId="49A7E5D5" w14:textId="77777777" w:rsidR="005A2227" w:rsidRPr="00E352EF" w:rsidRDefault="005A2227"/>
    <w:tbl>
      <w:tblPr>
        <w:tblW w:w="302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08"/>
        <w:gridCol w:w="1008"/>
        <w:gridCol w:w="1008"/>
      </w:tblGrid>
      <w:tr w:rsidR="005A2227" w:rsidRPr="00E352EF" w14:paraId="420204F5" w14:textId="77777777" w:rsidTr="008C6E97">
        <w:tc>
          <w:tcPr>
            <w:tcW w:w="3024"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928EC67" w14:textId="77777777" w:rsidR="005A2227" w:rsidRPr="00E352EF" w:rsidRDefault="0097053A">
            <w:r w:rsidRPr="00E352EF">
              <w:rPr>
                <w:rFonts w:ascii="Calibri" w:eastAsia="Calibri" w:hAnsi="Calibri" w:cs="Calibri"/>
              </w:rPr>
              <w:t>ds_1</w:t>
            </w:r>
          </w:p>
        </w:tc>
      </w:tr>
      <w:tr w:rsidR="005A2227" w:rsidRPr="00E352EF" w14:paraId="32D4CA1B" w14:textId="77777777" w:rsidTr="008C6E97">
        <w:tc>
          <w:tcPr>
            <w:tcW w:w="100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285072A" w14:textId="77777777" w:rsidR="005A2227" w:rsidRPr="00E352EF" w:rsidRDefault="0097053A">
            <w:r w:rsidRPr="00E352EF">
              <w:rPr>
                <w:rFonts w:ascii="Calibri" w:eastAsia="Calibri" w:hAnsi="Calibri" w:cs="Calibri"/>
                <w:b/>
              </w:rPr>
              <w:t>K1</w:t>
            </w:r>
          </w:p>
        </w:tc>
        <w:tc>
          <w:tcPr>
            <w:tcW w:w="100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70C022" w14:textId="77777777" w:rsidR="005A2227" w:rsidRPr="00E352EF" w:rsidRDefault="0097053A">
            <w:r w:rsidRPr="00E352EF">
              <w:rPr>
                <w:rFonts w:ascii="Calibri" w:eastAsia="Calibri" w:hAnsi="Calibri" w:cs="Calibri"/>
                <w:b/>
              </w:rPr>
              <w:t>K2</w:t>
            </w:r>
          </w:p>
        </w:tc>
        <w:tc>
          <w:tcPr>
            <w:tcW w:w="100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487A515" w14:textId="77777777" w:rsidR="005A2227" w:rsidRPr="00E352EF" w:rsidRDefault="0097053A">
            <w:r w:rsidRPr="00E352EF">
              <w:rPr>
                <w:rFonts w:ascii="Calibri" w:eastAsia="Calibri" w:hAnsi="Calibri" w:cs="Calibri"/>
                <w:b/>
              </w:rPr>
              <w:t>M1</w:t>
            </w:r>
          </w:p>
        </w:tc>
      </w:tr>
      <w:tr w:rsidR="005A2227" w:rsidRPr="00E352EF" w14:paraId="163E2BBE" w14:textId="77777777" w:rsidTr="008C6E97">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5A3F7B" w14:textId="77777777" w:rsidR="005A2227" w:rsidRPr="00E352EF" w:rsidRDefault="0097053A">
            <w:r w:rsidRPr="00E352EF">
              <w:rPr>
                <w:rFonts w:ascii="Calibri" w:eastAsia="Calibri" w:hAnsi="Calibri" w:cs="Calibri"/>
              </w:rPr>
              <w:t>1</w:t>
            </w:r>
          </w:p>
        </w:tc>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422B13" w14:textId="77777777" w:rsidR="005A2227" w:rsidRPr="00E352EF" w:rsidRDefault="0097053A">
            <w:r w:rsidRPr="00E352EF">
              <w:rPr>
                <w:rFonts w:ascii="Calibri" w:eastAsia="Calibri" w:hAnsi="Calibri" w:cs="Calibri"/>
              </w:rPr>
              <w:t>A</w:t>
            </w:r>
          </w:p>
        </w:tc>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7B4620" w14:textId="77777777" w:rsidR="005A2227" w:rsidRPr="00E352EF" w:rsidRDefault="0097053A">
            <w:r w:rsidRPr="00E352EF">
              <w:rPr>
                <w:rFonts w:ascii="Calibri" w:eastAsia="Calibri" w:hAnsi="Calibri" w:cs="Calibri"/>
              </w:rPr>
              <w:t>5</w:t>
            </w:r>
          </w:p>
        </w:tc>
      </w:tr>
      <w:tr w:rsidR="005A2227" w:rsidRPr="00E352EF" w14:paraId="78C7A767" w14:textId="77777777" w:rsidTr="008C6E97">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20E400" w14:textId="77777777" w:rsidR="005A2227" w:rsidRPr="00E352EF" w:rsidRDefault="0097053A">
            <w:r w:rsidRPr="00E352EF">
              <w:rPr>
                <w:rFonts w:ascii="Calibri" w:eastAsia="Calibri" w:hAnsi="Calibri" w:cs="Calibri"/>
              </w:rPr>
              <w:t>2</w:t>
            </w:r>
          </w:p>
        </w:tc>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D7B4E3" w14:textId="77777777" w:rsidR="005A2227" w:rsidRPr="00E352EF" w:rsidRDefault="0097053A">
            <w:r w:rsidRPr="00E352EF">
              <w:rPr>
                <w:rFonts w:ascii="Calibri" w:eastAsia="Calibri" w:hAnsi="Calibri" w:cs="Calibri"/>
              </w:rPr>
              <w:t>B</w:t>
            </w:r>
          </w:p>
        </w:tc>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4316A0" w14:textId="77777777" w:rsidR="005A2227" w:rsidRPr="00E352EF" w:rsidRDefault="0097053A">
            <w:r w:rsidRPr="00E352EF">
              <w:rPr>
                <w:rFonts w:ascii="Calibri" w:eastAsia="Calibri" w:hAnsi="Calibri" w:cs="Calibri"/>
              </w:rPr>
              <w:t>7</w:t>
            </w:r>
          </w:p>
        </w:tc>
      </w:tr>
    </w:tbl>
    <w:p w14:paraId="1E6E0BDD" w14:textId="77777777" w:rsidR="005A2227" w:rsidRPr="00E352EF" w:rsidRDefault="005A2227"/>
    <w:p w14:paraId="7EC9D10F" w14:textId="77777777" w:rsidR="005A2227" w:rsidRPr="00E352EF" w:rsidRDefault="0097053A">
      <w:pPr>
        <w:rPr>
          <w:rFonts w:ascii="Cambria" w:hAnsi="Cambria"/>
        </w:rPr>
      </w:pPr>
      <w:r w:rsidRPr="00E352EF">
        <w:rPr>
          <w:rFonts w:ascii="Calibri" w:eastAsia="Calibri" w:hAnsi="Calibri" w:cs="Calibri"/>
        </w:rPr>
        <w:t xml:space="preserve">2) </w:t>
      </w:r>
      <w:r w:rsidRPr="00E352EF">
        <w:rPr>
          <w:rFonts w:ascii="Cambria" w:eastAsia="Calibri" w:hAnsi="Cambria" w:cs="Calibri"/>
        </w:rPr>
        <w:t>The expression:</w:t>
      </w:r>
    </w:p>
    <w:p w14:paraId="1F6619FF" w14:textId="77777777" w:rsidR="005A2227" w:rsidRPr="00E352EF" w:rsidRDefault="003265E8" w:rsidP="003265E8">
      <w:pPr>
        <w:rPr>
          <w:rFonts w:ascii="Cambria" w:eastAsia="Calibri" w:hAnsi="Cambria" w:cs="Calibri"/>
        </w:rPr>
      </w:pPr>
      <w:r w:rsidRPr="00E352EF">
        <w:rPr>
          <w:rFonts w:ascii="Cambria" w:eastAsia="Calibri" w:hAnsi="Cambria" w:cs="Calibri"/>
        </w:rPr>
        <w:t>d</w:t>
      </w:r>
      <w:r w:rsidR="0097053A" w:rsidRPr="00E352EF">
        <w:rPr>
          <w:rFonts w:ascii="Cambria" w:eastAsia="Calibri" w:hAnsi="Cambria" w:cs="Calibri"/>
        </w:rPr>
        <w:t xml:space="preserve">s_1 := </w:t>
      </w:r>
      <w:r w:rsidR="0097053A" w:rsidRPr="00E352EF">
        <w:rPr>
          <w:rFonts w:ascii="Cambria" w:eastAsia="Calibri" w:hAnsi="Cambria" w:cs="Calibri"/>
          <w:b/>
        </w:rPr>
        <w:t>get</w:t>
      </w:r>
      <w:r w:rsidR="0097053A" w:rsidRPr="00E352EF">
        <w:rPr>
          <w:rFonts w:ascii="Cambria" w:eastAsia="Calibri" w:hAnsi="Cambria" w:cs="Calibri"/>
        </w:rPr>
        <w:t>("DF_NAME/2000-2010.USD.M.F.A.BOP.ANN.STO", "DF_NAME/2011-2012.USD.M.F.A.BOP.ANN.STO", keep(K1, K2, K3, M1), dedup(M1*min))</w:t>
      </w:r>
    </w:p>
    <w:p w14:paraId="2B0014B2" w14:textId="77777777" w:rsidR="003265E8" w:rsidRPr="00E352EF" w:rsidRDefault="003265E8">
      <w:pPr>
        <w:ind w:left="706"/>
        <w:rPr>
          <w:rFonts w:ascii="Cambria" w:hAnsi="Cambria"/>
        </w:rPr>
      </w:pPr>
    </w:p>
    <w:p w14:paraId="3D26A7F6" w14:textId="77777777" w:rsidR="005A2227" w:rsidRPr="00E352EF" w:rsidRDefault="0097053A">
      <w:pPr>
        <w:rPr>
          <w:rFonts w:ascii="Cambria" w:hAnsi="Cambria"/>
        </w:rPr>
      </w:pPr>
      <w:r w:rsidRPr="00E352EF">
        <w:rPr>
          <w:rFonts w:ascii="Cambria" w:eastAsia="Calibri" w:hAnsi="Cambria" w:cs="Calibri"/>
        </w:rPr>
        <w:t xml:space="preserve">Retrieves the union of </w:t>
      </w:r>
      <w:r w:rsidR="00472C2F" w:rsidRPr="00E352EF">
        <w:rPr>
          <w:rFonts w:ascii="Cambria" w:hAnsi="Cambria"/>
        </w:rPr>
        <w:t>Dataset</w:t>
      </w:r>
      <w:r w:rsidRPr="00E352EF">
        <w:rPr>
          <w:rFonts w:ascii="Cambria" w:eastAsia="Calibri" w:hAnsi="Cambria" w:cs="Calibri"/>
        </w:rPr>
        <w:t>s identified by</w:t>
      </w:r>
      <w:r w:rsidR="003265E8" w:rsidRPr="00E352EF">
        <w:rPr>
          <w:rFonts w:ascii="Cambria" w:eastAsia="Calibri" w:hAnsi="Cambria" w:cs="Calibri"/>
        </w:rPr>
        <w:t xml:space="preserve"> </w:t>
      </w:r>
      <w:r w:rsidRPr="00E352EF">
        <w:rPr>
          <w:rFonts w:ascii="Cambria" w:eastAsia="Calibri" w:hAnsi="Cambria"/>
        </w:rPr>
        <w:t>DF_NAME/2000-2010.USD.M.F.A.BOP.ANN.STO and DF_NAME/</w:t>
      </w:r>
      <w:r w:rsidR="003265E8" w:rsidRPr="00E352EF">
        <w:rPr>
          <w:rFonts w:ascii="Cambria" w:eastAsia="Calibri" w:hAnsi="Cambria"/>
        </w:rPr>
        <w:t xml:space="preserve">2011-2012.USD.M.F.A.BOP.ANN.STO, </w:t>
      </w:r>
      <w:r w:rsidRPr="00E352EF">
        <w:rPr>
          <w:rFonts w:ascii="Cambria" w:eastAsia="Calibri" w:hAnsi="Cambria" w:cs="Calibri"/>
        </w:rPr>
        <w:t>keeping the Identifier Components K1, K2 and K3 and the Measure Component M1 for all of them.</w:t>
      </w:r>
    </w:p>
    <w:p w14:paraId="0F066428" w14:textId="77777777" w:rsidR="005A2227" w:rsidRPr="00E352EF" w:rsidRDefault="005A2227"/>
    <w:tbl>
      <w:tblPr>
        <w:tblW w:w="328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20"/>
        <w:gridCol w:w="821"/>
        <w:gridCol w:w="821"/>
        <w:gridCol w:w="821"/>
      </w:tblGrid>
      <w:tr w:rsidR="005A2227" w:rsidRPr="00E352EF" w14:paraId="5A0A8AA5" w14:textId="77777777">
        <w:tc>
          <w:tcPr>
            <w:tcW w:w="821"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33D1991" w14:textId="77777777" w:rsidR="005A2227" w:rsidRPr="00E352EF" w:rsidRDefault="0097053A">
            <w:r w:rsidRPr="00E352EF">
              <w:rPr>
                <w:rFonts w:ascii="Calibri" w:eastAsia="Calibri" w:hAnsi="Calibri" w:cs="Calibri"/>
              </w:rPr>
              <w:t>DF_NAME/2000-2010.USD.M.F.A.BOP.ANN.STO</w:t>
            </w:r>
          </w:p>
        </w:tc>
      </w:tr>
      <w:tr w:rsidR="005A2227" w:rsidRPr="00E352EF" w14:paraId="396334E0" w14:textId="77777777">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175B3E8" w14:textId="77777777" w:rsidR="005A2227" w:rsidRPr="00E352EF" w:rsidRDefault="0097053A">
            <w:r w:rsidRPr="00E352EF">
              <w:rPr>
                <w:rFonts w:ascii="Calibri" w:eastAsia="Calibri" w:hAnsi="Calibri" w:cs="Calibri"/>
                <w:b/>
              </w:rPr>
              <w:t>K1</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B83C590" w14:textId="77777777" w:rsidR="005A2227" w:rsidRPr="00E352EF" w:rsidRDefault="0097053A">
            <w:r w:rsidRPr="00E352EF">
              <w:rPr>
                <w:rFonts w:ascii="Calibri" w:eastAsia="Calibri" w:hAnsi="Calibri" w:cs="Calibri"/>
                <w:b/>
              </w:rPr>
              <w:t>K2</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93F0FF0" w14:textId="77777777" w:rsidR="005A2227" w:rsidRPr="00E352EF" w:rsidRDefault="0097053A">
            <w:r w:rsidRPr="00E352EF">
              <w:rPr>
                <w:rFonts w:ascii="Calibri" w:eastAsia="Calibri" w:hAnsi="Calibri" w:cs="Calibri"/>
                <w:b/>
              </w:rPr>
              <w:t>K3</w:t>
            </w:r>
          </w:p>
        </w:tc>
        <w:tc>
          <w:tcPr>
            <w:tcW w:w="8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3532FF2" w14:textId="77777777" w:rsidR="005A2227" w:rsidRPr="00E352EF" w:rsidRDefault="0097053A">
            <w:r w:rsidRPr="00E352EF">
              <w:rPr>
                <w:rFonts w:ascii="Calibri" w:eastAsia="Calibri" w:hAnsi="Calibri" w:cs="Calibri"/>
                <w:b/>
              </w:rPr>
              <w:t>M1</w:t>
            </w:r>
          </w:p>
        </w:tc>
      </w:tr>
      <w:tr w:rsidR="005A2227" w:rsidRPr="00E352EF" w14:paraId="08271369"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F046AC" w14:textId="77777777" w:rsidR="005A2227" w:rsidRPr="00E352EF" w:rsidRDefault="0097053A">
            <w:r w:rsidRPr="00E352EF">
              <w:rPr>
                <w:rFonts w:ascii="Calibri" w:eastAsia="Calibri" w:hAnsi="Calibri" w:cs="Calibri"/>
              </w:rPr>
              <w:t>1</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D41164" w14:textId="77777777" w:rsidR="005A2227" w:rsidRPr="00E352EF" w:rsidRDefault="0097053A">
            <w:r w:rsidRPr="00E352EF">
              <w:rPr>
                <w:rFonts w:ascii="Calibri" w:eastAsia="Calibri" w:hAnsi="Calibri" w:cs="Calibri"/>
              </w:rPr>
              <w:t>A</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AC3285" w14:textId="77777777" w:rsidR="005A2227" w:rsidRPr="00E352EF" w:rsidRDefault="0097053A">
            <w:r w:rsidRPr="00E352EF">
              <w:rPr>
                <w:rFonts w:ascii="Calibri" w:eastAsia="Calibri" w:hAnsi="Calibri" w:cs="Calibri"/>
              </w:rPr>
              <w:t>X</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1B08A2" w14:textId="77777777" w:rsidR="005A2227" w:rsidRPr="00E352EF" w:rsidRDefault="0097053A">
            <w:r w:rsidRPr="00E352EF">
              <w:rPr>
                <w:rFonts w:ascii="Calibri" w:eastAsia="Calibri" w:hAnsi="Calibri" w:cs="Calibri"/>
              </w:rPr>
              <w:t>5</w:t>
            </w:r>
          </w:p>
        </w:tc>
      </w:tr>
      <w:tr w:rsidR="005A2227" w:rsidRPr="00E352EF" w14:paraId="5E4E5C7D"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204D7A" w14:textId="77777777" w:rsidR="005A2227" w:rsidRPr="00E352EF" w:rsidRDefault="0097053A">
            <w:r w:rsidRPr="00E352EF">
              <w:rPr>
                <w:rFonts w:ascii="Calibri" w:eastAsia="Calibri" w:hAnsi="Calibri" w:cs="Calibri"/>
              </w:rPr>
              <w:t>2</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493337" w14:textId="77777777" w:rsidR="005A2227" w:rsidRPr="00E352EF" w:rsidRDefault="0097053A">
            <w:r w:rsidRPr="00E352EF">
              <w:rPr>
                <w:rFonts w:ascii="Calibri" w:eastAsia="Calibri" w:hAnsi="Calibri" w:cs="Calibri"/>
              </w:rPr>
              <w:t>B</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3E7C0D" w14:textId="77777777" w:rsidR="005A2227" w:rsidRPr="00E352EF" w:rsidRDefault="0097053A">
            <w:r w:rsidRPr="00E352EF">
              <w:rPr>
                <w:rFonts w:ascii="Calibri" w:eastAsia="Calibri" w:hAnsi="Calibri" w:cs="Calibri"/>
              </w:rPr>
              <w:t>Y</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29EBF8" w14:textId="77777777" w:rsidR="005A2227" w:rsidRPr="00E352EF" w:rsidRDefault="0097053A">
            <w:r w:rsidRPr="00E352EF">
              <w:rPr>
                <w:rFonts w:ascii="Calibri" w:eastAsia="Calibri" w:hAnsi="Calibri" w:cs="Calibri"/>
              </w:rPr>
              <w:t>7</w:t>
            </w:r>
          </w:p>
        </w:tc>
      </w:tr>
    </w:tbl>
    <w:p w14:paraId="7F3F079D" w14:textId="77777777" w:rsidR="005A2227" w:rsidRPr="00E352EF" w:rsidRDefault="005A2227"/>
    <w:p w14:paraId="30141AEE" w14:textId="77777777" w:rsidR="005A2227" w:rsidRPr="00E352EF" w:rsidRDefault="005A2227"/>
    <w:tbl>
      <w:tblPr>
        <w:tblW w:w="328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20"/>
        <w:gridCol w:w="821"/>
        <w:gridCol w:w="821"/>
        <w:gridCol w:w="821"/>
      </w:tblGrid>
      <w:tr w:rsidR="005A2227" w:rsidRPr="00E352EF" w14:paraId="2B7BC2F5" w14:textId="77777777">
        <w:tc>
          <w:tcPr>
            <w:tcW w:w="821"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E59F0E9" w14:textId="77777777" w:rsidR="005A2227" w:rsidRPr="00E352EF" w:rsidRDefault="0097053A">
            <w:r w:rsidRPr="00E352EF">
              <w:rPr>
                <w:rFonts w:ascii="Calibri" w:eastAsia="Calibri" w:hAnsi="Calibri" w:cs="Calibri"/>
              </w:rPr>
              <w:t>DF_NAME/2011-2012.USD.M.F.A.BOP.ANN.STO</w:t>
            </w:r>
          </w:p>
        </w:tc>
      </w:tr>
      <w:tr w:rsidR="005A2227" w:rsidRPr="00E352EF" w14:paraId="5EE59AA5" w14:textId="77777777">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5F30034" w14:textId="77777777" w:rsidR="005A2227" w:rsidRPr="00E352EF" w:rsidRDefault="0097053A">
            <w:r w:rsidRPr="00E352EF">
              <w:rPr>
                <w:rFonts w:ascii="Calibri" w:eastAsia="Calibri" w:hAnsi="Calibri" w:cs="Calibri"/>
                <w:b/>
              </w:rPr>
              <w:t>K1</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65BA482" w14:textId="77777777" w:rsidR="005A2227" w:rsidRPr="00E352EF" w:rsidRDefault="0097053A">
            <w:r w:rsidRPr="00E352EF">
              <w:rPr>
                <w:rFonts w:ascii="Calibri" w:eastAsia="Calibri" w:hAnsi="Calibri" w:cs="Calibri"/>
                <w:b/>
              </w:rPr>
              <w:t>K2</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4C2CBFE" w14:textId="77777777" w:rsidR="005A2227" w:rsidRPr="00E352EF" w:rsidRDefault="0097053A">
            <w:r w:rsidRPr="00E352EF">
              <w:rPr>
                <w:rFonts w:ascii="Calibri" w:eastAsia="Calibri" w:hAnsi="Calibri" w:cs="Calibri"/>
                <w:b/>
              </w:rPr>
              <w:t>K3</w:t>
            </w:r>
          </w:p>
        </w:tc>
        <w:tc>
          <w:tcPr>
            <w:tcW w:w="8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018B507" w14:textId="77777777" w:rsidR="005A2227" w:rsidRPr="00E352EF" w:rsidRDefault="0097053A">
            <w:r w:rsidRPr="00E352EF">
              <w:rPr>
                <w:rFonts w:ascii="Calibri" w:eastAsia="Calibri" w:hAnsi="Calibri" w:cs="Calibri"/>
                <w:b/>
              </w:rPr>
              <w:t>M1</w:t>
            </w:r>
          </w:p>
        </w:tc>
      </w:tr>
      <w:tr w:rsidR="005A2227" w:rsidRPr="00E352EF" w14:paraId="719D3473"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6A8243" w14:textId="77777777" w:rsidR="005A2227" w:rsidRPr="00E352EF" w:rsidRDefault="0097053A">
            <w:r w:rsidRPr="00E352EF">
              <w:rPr>
                <w:rFonts w:ascii="Calibri" w:eastAsia="Calibri" w:hAnsi="Calibri" w:cs="Calibri"/>
              </w:rPr>
              <w:t>1</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140167" w14:textId="77777777" w:rsidR="005A2227" w:rsidRPr="00E352EF" w:rsidRDefault="0097053A">
            <w:r w:rsidRPr="00E352EF">
              <w:rPr>
                <w:rFonts w:ascii="Calibri" w:eastAsia="Calibri" w:hAnsi="Calibri" w:cs="Calibri"/>
              </w:rPr>
              <w:t>A</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86CE0A" w14:textId="77777777" w:rsidR="005A2227" w:rsidRPr="00E352EF" w:rsidRDefault="0097053A">
            <w:r w:rsidRPr="00E352EF">
              <w:rPr>
                <w:rFonts w:ascii="Calibri" w:eastAsia="Calibri" w:hAnsi="Calibri" w:cs="Calibri"/>
              </w:rPr>
              <w:t>X</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9B5F20" w14:textId="77777777" w:rsidR="005A2227" w:rsidRPr="00E352EF" w:rsidRDefault="0097053A">
            <w:r w:rsidRPr="00E352EF">
              <w:rPr>
                <w:rFonts w:ascii="Calibri" w:eastAsia="Calibri" w:hAnsi="Calibri" w:cs="Calibri"/>
              </w:rPr>
              <w:t>6</w:t>
            </w:r>
          </w:p>
        </w:tc>
      </w:tr>
      <w:tr w:rsidR="005A2227" w:rsidRPr="00E352EF" w14:paraId="73F64C12"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F21A36" w14:textId="77777777" w:rsidR="005A2227" w:rsidRPr="00E352EF" w:rsidRDefault="0097053A">
            <w:r w:rsidRPr="00E352EF">
              <w:rPr>
                <w:rFonts w:ascii="Calibri" w:eastAsia="Calibri" w:hAnsi="Calibri" w:cs="Calibri"/>
              </w:rPr>
              <w:t>2</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E45BF8" w14:textId="77777777" w:rsidR="005A2227" w:rsidRPr="00E352EF" w:rsidRDefault="0097053A">
            <w:r w:rsidRPr="00E352EF">
              <w:rPr>
                <w:rFonts w:ascii="Calibri" w:eastAsia="Calibri" w:hAnsi="Calibri" w:cs="Calibri"/>
              </w:rPr>
              <w:t>B</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A8DE1C" w14:textId="77777777" w:rsidR="005A2227" w:rsidRPr="00E352EF" w:rsidRDefault="0097053A">
            <w:r w:rsidRPr="00E352EF">
              <w:rPr>
                <w:rFonts w:ascii="Calibri" w:eastAsia="Calibri" w:hAnsi="Calibri" w:cs="Calibri"/>
              </w:rPr>
              <w:t>Y</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5DA7AD" w14:textId="77777777" w:rsidR="005A2227" w:rsidRPr="00E352EF" w:rsidRDefault="0097053A">
            <w:r w:rsidRPr="00E352EF">
              <w:rPr>
                <w:rFonts w:ascii="Calibri" w:eastAsia="Calibri" w:hAnsi="Calibri" w:cs="Calibri"/>
              </w:rPr>
              <w:t>7</w:t>
            </w:r>
          </w:p>
        </w:tc>
      </w:tr>
      <w:tr w:rsidR="005A2227" w:rsidRPr="00E352EF" w14:paraId="311941E9"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D13F88" w14:textId="77777777" w:rsidR="005A2227" w:rsidRPr="00E352EF" w:rsidRDefault="0097053A">
            <w:r w:rsidRPr="00E352EF">
              <w:rPr>
                <w:rFonts w:ascii="Calibri" w:eastAsia="Calibri" w:hAnsi="Calibri" w:cs="Calibri"/>
              </w:rPr>
              <w:t>3</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7F1AF2" w14:textId="77777777" w:rsidR="005A2227" w:rsidRPr="00E352EF" w:rsidRDefault="0097053A">
            <w:r w:rsidRPr="00E352EF">
              <w:rPr>
                <w:rFonts w:ascii="Calibri" w:eastAsia="Calibri" w:hAnsi="Calibri" w:cs="Calibri"/>
              </w:rPr>
              <w:t>C</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39AE40" w14:textId="77777777" w:rsidR="005A2227" w:rsidRPr="00E352EF" w:rsidRDefault="0097053A">
            <w:r w:rsidRPr="00E352EF">
              <w:rPr>
                <w:rFonts w:ascii="Calibri" w:eastAsia="Calibri" w:hAnsi="Calibri" w:cs="Calibri"/>
              </w:rPr>
              <w:t>Z</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DE9C27" w14:textId="77777777" w:rsidR="005A2227" w:rsidRPr="00E352EF" w:rsidRDefault="0097053A">
            <w:r w:rsidRPr="00E352EF">
              <w:rPr>
                <w:rFonts w:ascii="Calibri" w:eastAsia="Calibri" w:hAnsi="Calibri" w:cs="Calibri"/>
              </w:rPr>
              <w:t>9</w:t>
            </w:r>
          </w:p>
        </w:tc>
      </w:tr>
    </w:tbl>
    <w:p w14:paraId="310254E6" w14:textId="77777777" w:rsidR="005A2227" w:rsidRPr="00E352EF" w:rsidRDefault="005A2227"/>
    <w:p w14:paraId="417FD073" w14:textId="77777777" w:rsidR="005A2227" w:rsidRPr="00E352EF" w:rsidRDefault="005A2227"/>
    <w:tbl>
      <w:tblPr>
        <w:tblW w:w="328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20"/>
        <w:gridCol w:w="821"/>
        <w:gridCol w:w="821"/>
        <w:gridCol w:w="821"/>
      </w:tblGrid>
      <w:tr w:rsidR="005A2227" w:rsidRPr="00E352EF" w14:paraId="64F25D64" w14:textId="77777777">
        <w:tc>
          <w:tcPr>
            <w:tcW w:w="821"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F6C9DE6" w14:textId="77777777" w:rsidR="005A2227" w:rsidRPr="00E352EF" w:rsidRDefault="0097053A">
            <w:r w:rsidRPr="00E352EF">
              <w:rPr>
                <w:rFonts w:ascii="Calibri" w:eastAsia="Calibri" w:hAnsi="Calibri" w:cs="Calibri"/>
              </w:rPr>
              <w:t>ds_1</w:t>
            </w:r>
          </w:p>
        </w:tc>
      </w:tr>
      <w:tr w:rsidR="005A2227" w:rsidRPr="00E352EF" w14:paraId="31BC44C4" w14:textId="77777777">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0F5A131" w14:textId="77777777" w:rsidR="005A2227" w:rsidRPr="00E352EF" w:rsidRDefault="0097053A">
            <w:r w:rsidRPr="00E352EF">
              <w:rPr>
                <w:rFonts w:ascii="Calibri" w:eastAsia="Calibri" w:hAnsi="Calibri" w:cs="Calibri"/>
                <w:b/>
              </w:rPr>
              <w:t>K1</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A35A2CE" w14:textId="77777777" w:rsidR="005A2227" w:rsidRPr="00E352EF" w:rsidRDefault="0097053A">
            <w:r w:rsidRPr="00E352EF">
              <w:rPr>
                <w:rFonts w:ascii="Calibri" w:eastAsia="Calibri" w:hAnsi="Calibri" w:cs="Calibri"/>
                <w:b/>
              </w:rPr>
              <w:t>K2</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6B36FAE" w14:textId="77777777" w:rsidR="005A2227" w:rsidRPr="00E352EF" w:rsidRDefault="0097053A">
            <w:r w:rsidRPr="00E352EF">
              <w:rPr>
                <w:rFonts w:ascii="Calibri" w:eastAsia="Calibri" w:hAnsi="Calibri" w:cs="Calibri"/>
                <w:b/>
              </w:rPr>
              <w:t>K3</w:t>
            </w:r>
          </w:p>
        </w:tc>
        <w:tc>
          <w:tcPr>
            <w:tcW w:w="8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CD064EB" w14:textId="77777777" w:rsidR="005A2227" w:rsidRPr="00E352EF" w:rsidRDefault="0097053A">
            <w:r w:rsidRPr="00E352EF">
              <w:rPr>
                <w:rFonts w:ascii="Calibri" w:eastAsia="Calibri" w:hAnsi="Calibri" w:cs="Calibri"/>
                <w:b/>
              </w:rPr>
              <w:t>M1</w:t>
            </w:r>
          </w:p>
        </w:tc>
      </w:tr>
      <w:tr w:rsidR="005A2227" w:rsidRPr="00E352EF" w14:paraId="4ED62582"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A6F24A" w14:textId="77777777" w:rsidR="005A2227" w:rsidRPr="00E352EF" w:rsidRDefault="0097053A">
            <w:r w:rsidRPr="00E352EF">
              <w:rPr>
                <w:rFonts w:ascii="Calibri" w:eastAsia="Calibri" w:hAnsi="Calibri" w:cs="Calibri"/>
              </w:rPr>
              <w:t>1</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A9C79E" w14:textId="77777777" w:rsidR="005A2227" w:rsidRPr="00E352EF" w:rsidRDefault="0097053A">
            <w:r w:rsidRPr="00E352EF">
              <w:rPr>
                <w:rFonts w:ascii="Calibri" w:eastAsia="Calibri" w:hAnsi="Calibri" w:cs="Calibri"/>
              </w:rPr>
              <w:t>A</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5BBDDB" w14:textId="77777777" w:rsidR="005A2227" w:rsidRPr="00E352EF" w:rsidRDefault="0097053A">
            <w:r w:rsidRPr="00E352EF">
              <w:rPr>
                <w:rFonts w:ascii="Calibri" w:eastAsia="Calibri" w:hAnsi="Calibri" w:cs="Calibri"/>
              </w:rPr>
              <w:t>X</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8F6303" w14:textId="77777777" w:rsidR="005A2227" w:rsidRPr="00E352EF" w:rsidRDefault="0097053A">
            <w:r w:rsidRPr="00E352EF">
              <w:rPr>
                <w:rFonts w:ascii="Calibri" w:eastAsia="Calibri" w:hAnsi="Calibri" w:cs="Calibri"/>
              </w:rPr>
              <w:t>5</w:t>
            </w:r>
          </w:p>
        </w:tc>
      </w:tr>
      <w:tr w:rsidR="005A2227" w:rsidRPr="00E352EF" w14:paraId="7B318453"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69C7A5" w14:textId="77777777" w:rsidR="005A2227" w:rsidRPr="00E352EF" w:rsidRDefault="0097053A">
            <w:r w:rsidRPr="00E352EF">
              <w:rPr>
                <w:rFonts w:ascii="Calibri" w:eastAsia="Calibri" w:hAnsi="Calibri" w:cs="Calibri"/>
              </w:rPr>
              <w:t>2</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1CA921" w14:textId="77777777" w:rsidR="005A2227" w:rsidRPr="00E352EF" w:rsidRDefault="0097053A">
            <w:r w:rsidRPr="00E352EF">
              <w:rPr>
                <w:rFonts w:ascii="Calibri" w:eastAsia="Calibri" w:hAnsi="Calibri" w:cs="Calibri"/>
              </w:rPr>
              <w:t>B</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914CED" w14:textId="77777777" w:rsidR="005A2227" w:rsidRPr="00E352EF" w:rsidRDefault="0097053A">
            <w:r w:rsidRPr="00E352EF">
              <w:rPr>
                <w:rFonts w:ascii="Calibri" w:eastAsia="Calibri" w:hAnsi="Calibri" w:cs="Calibri"/>
              </w:rPr>
              <w:t>Y</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40F630" w14:textId="77777777" w:rsidR="005A2227" w:rsidRPr="00E352EF" w:rsidRDefault="0097053A">
            <w:r w:rsidRPr="00E352EF">
              <w:rPr>
                <w:rFonts w:ascii="Calibri" w:eastAsia="Calibri" w:hAnsi="Calibri" w:cs="Calibri"/>
              </w:rPr>
              <w:t>7</w:t>
            </w:r>
          </w:p>
        </w:tc>
      </w:tr>
      <w:tr w:rsidR="005A2227" w:rsidRPr="00E352EF" w14:paraId="6432F8E7"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AE4BC7" w14:textId="77777777" w:rsidR="005A2227" w:rsidRPr="00E352EF" w:rsidRDefault="0097053A">
            <w:r w:rsidRPr="00E352EF">
              <w:rPr>
                <w:rFonts w:ascii="Calibri" w:eastAsia="Calibri" w:hAnsi="Calibri" w:cs="Calibri"/>
              </w:rPr>
              <w:t>3</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9DF339" w14:textId="77777777" w:rsidR="005A2227" w:rsidRPr="00E352EF" w:rsidRDefault="0097053A">
            <w:r w:rsidRPr="00E352EF">
              <w:rPr>
                <w:rFonts w:ascii="Calibri" w:eastAsia="Calibri" w:hAnsi="Calibri" w:cs="Calibri"/>
              </w:rPr>
              <w:t>C</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88BB0F" w14:textId="77777777" w:rsidR="005A2227" w:rsidRPr="00E352EF" w:rsidRDefault="0097053A">
            <w:r w:rsidRPr="00E352EF">
              <w:rPr>
                <w:rFonts w:ascii="Calibri" w:eastAsia="Calibri" w:hAnsi="Calibri" w:cs="Calibri"/>
              </w:rPr>
              <w:t>Z</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7CF0E9" w14:textId="77777777" w:rsidR="005A2227" w:rsidRPr="00E352EF" w:rsidRDefault="0097053A">
            <w:r w:rsidRPr="00E352EF">
              <w:rPr>
                <w:rFonts w:ascii="Calibri" w:eastAsia="Calibri" w:hAnsi="Calibri" w:cs="Calibri"/>
              </w:rPr>
              <w:t>9</w:t>
            </w:r>
          </w:p>
        </w:tc>
      </w:tr>
    </w:tbl>
    <w:p w14:paraId="1283A317" w14:textId="77777777" w:rsidR="005A2227" w:rsidRPr="00E352EF" w:rsidRDefault="005A2227"/>
    <w:p w14:paraId="5F1475C8" w14:textId="77777777" w:rsidR="005A2227" w:rsidRPr="00E352EF" w:rsidRDefault="005A2227"/>
    <w:p w14:paraId="2EF75DFD" w14:textId="77777777" w:rsidR="005A2227" w:rsidRPr="00E352EF" w:rsidRDefault="0097053A">
      <w:r w:rsidRPr="00E352EF">
        <w:rPr>
          <w:rFonts w:ascii="Calibri" w:eastAsia="Calibri" w:hAnsi="Calibri" w:cs="Calibri"/>
        </w:rPr>
        <w:t>The union had produced two duplicates: (1,A,X,5) and (1,A,X,6), (2,B,Y,7) and (2,B,Y,7). The min conflict resolution function take care of the minimum value for M1 between the duplicates.</w:t>
      </w:r>
    </w:p>
    <w:p w14:paraId="62DD6EB3" w14:textId="77777777" w:rsidR="003265E8" w:rsidRPr="00E352EF" w:rsidRDefault="003265E8"/>
    <w:p w14:paraId="17863DD2" w14:textId="77777777" w:rsidR="008A5474" w:rsidRPr="00E352EF" w:rsidRDefault="008A5474"/>
    <w:p w14:paraId="63ECC748" w14:textId="77777777" w:rsidR="005A2227" w:rsidRPr="00E352EF" w:rsidRDefault="0097053A">
      <w:pPr>
        <w:rPr>
          <w:rFonts w:ascii="Cambria" w:hAnsi="Cambria"/>
        </w:rPr>
      </w:pPr>
      <w:r w:rsidRPr="00E352EF">
        <w:rPr>
          <w:rFonts w:ascii="Calibri" w:eastAsia="Calibri" w:hAnsi="Calibri" w:cs="Calibri"/>
        </w:rPr>
        <w:t xml:space="preserve">3) </w:t>
      </w:r>
      <w:r w:rsidRPr="00E352EF">
        <w:rPr>
          <w:rFonts w:ascii="Cambria" w:eastAsia="Calibri" w:hAnsi="Cambria" w:cs="Calibri"/>
        </w:rPr>
        <w:t>The expression:</w:t>
      </w:r>
    </w:p>
    <w:p w14:paraId="0DA5F179" w14:textId="77777777" w:rsidR="005A2227" w:rsidRPr="00E352EF" w:rsidRDefault="0097053A" w:rsidP="003265E8">
      <w:pPr>
        <w:rPr>
          <w:rFonts w:ascii="Cambria" w:eastAsia="Calibri" w:hAnsi="Cambria" w:cs="Calibri"/>
        </w:rPr>
      </w:pPr>
      <w:r w:rsidRPr="00E352EF">
        <w:rPr>
          <w:rFonts w:ascii="Cambria" w:eastAsia="Calibri" w:hAnsi="Cambria" w:cs="Calibri"/>
        </w:rPr>
        <w:t xml:space="preserve">ds_1 := </w:t>
      </w:r>
      <w:r w:rsidRPr="00E352EF">
        <w:rPr>
          <w:rFonts w:ascii="Cambria" w:eastAsia="Calibri" w:hAnsi="Cambria" w:cs="Calibri"/>
          <w:b/>
        </w:rPr>
        <w:t>get</w:t>
      </w:r>
      <w:r w:rsidRPr="00E352EF">
        <w:rPr>
          <w:rFonts w:ascii="Cambria" w:eastAsia="Calibri" w:hAnsi="Cambria" w:cs="Calibri"/>
        </w:rPr>
        <w:t>("DF_NAME/2000-2010.USD.M.F.A.BOP.ANN.STO", ("DF_NAME/2011-2012.USD.M.F.A.BOP.ANN.STO", keep(K1, K2, K3, M1), dedup(M1*min), filter(K3=”X”)))</w:t>
      </w:r>
    </w:p>
    <w:p w14:paraId="322D5A0B" w14:textId="77777777" w:rsidR="003265E8" w:rsidRPr="00E352EF" w:rsidRDefault="003265E8" w:rsidP="003265E8">
      <w:pPr>
        <w:rPr>
          <w:rFonts w:ascii="Cambria" w:hAnsi="Cambria"/>
        </w:rPr>
      </w:pPr>
    </w:p>
    <w:p w14:paraId="10E41C7C" w14:textId="77777777" w:rsidR="005A2227" w:rsidRPr="00E352EF" w:rsidRDefault="0097053A">
      <w:pPr>
        <w:rPr>
          <w:rFonts w:ascii="Calibri" w:eastAsia="Calibri" w:hAnsi="Calibri" w:cs="Calibri"/>
        </w:rPr>
      </w:pPr>
      <w:r w:rsidRPr="00E352EF">
        <w:rPr>
          <w:rFonts w:ascii="Calibri" w:eastAsia="Calibri" w:hAnsi="Calibri" w:cs="Calibri"/>
        </w:rPr>
        <w:t xml:space="preserve">retrieves the union of </w:t>
      </w:r>
      <w:r w:rsidR="00472C2F" w:rsidRPr="00E352EF">
        <w:t>Dataset</w:t>
      </w:r>
      <w:r w:rsidRPr="00E352EF">
        <w:rPr>
          <w:rFonts w:ascii="Calibri" w:eastAsia="Calibri" w:hAnsi="Calibri" w:cs="Calibri"/>
        </w:rPr>
        <w:t xml:space="preserve">s identified by </w:t>
      </w:r>
      <w:r w:rsidRPr="00E352EF">
        <w:rPr>
          <w:rFonts w:ascii="Cambria" w:eastAsia="Calibri" w:hAnsi="Cambria"/>
        </w:rPr>
        <w:t xml:space="preserve">DF_NAME/2000-2010.USD.M.F.A.BOP.ANN.STO and DF_NAME/2011-2012.USD.M.F.A.BOP.ANN.STO </w:t>
      </w:r>
      <w:r w:rsidRPr="00E352EF">
        <w:rPr>
          <w:rFonts w:ascii="Calibri" w:eastAsia="Calibri" w:hAnsi="Calibri" w:cs="Calibri"/>
        </w:rPr>
        <w:t>keeping the Identifier Components K1, K2 and K3 and the Measure Component M1 for all of them and selecting only the rows where the value of the Component K3 equals to the Constant&lt;String&gt; “X”.</w:t>
      </w:r>
    </w:p>
    <w:p w14:paraId="1A257546" w14:textId="77777777" w:rsidR="003265E8" w:rsidRPr="00E352EF" w:rsidRDefault="003265E8"/>
    <w:tbl>
      <w:tblPr>
        <w:tblW w:w="328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20"/>
        <w:gridCol w:w="821"/>
        <w:gridCol w:w="821"/>
        <w:gridCol w:w="821"/>
      </w:tblGrid>
      <w:tr w:rsidR="005A2227" w:rsidRPr="00E352EF" w14:paraId="60FE1AFD" w14:textId="77777777">
        <w:tc>
          <w:tcPr>
            <w:tcW w:w="821"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A10C90F" w14:textId="77777777" w:rsidR="005A2227" w:rsidRPr="00E352EF" w:rsidRDefault="0097053A">
            <w:r w:rsidRPr="00E352EF">
              <w:rPr>
                <w:rFonts w:ascii="Calibri" w:eastAsia="Calibri" w:hAnsi="Calibri" w:cs="Calibri"/>
              </w:rPr>
              <w:t>NAMESPACE/DF_NAME/2000-2010.USD.M.F.A.BOP.ANN.STO</w:t>
            </w:r>
          </w:p>
        </w:tc>
      </w:tr>
      <w:tr w:rsidR="005A2227" w:rsidRPr="00E352EF" w14:paraId="3594D7A1" w14:textId="77777777">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F5E5440" w14:textId="77777777" w:rsidR="005A2227" w:rsidRPr="00E352EF" w:rsidRDefault="0097053A">
            <w:r w:rsidRPr="00E352EF">
              <w:rPr>
                <w:rFonts w:ascii="Calibri" w:eastAsia="Calibri" w:hAnsi="Calibri" w:cs="Calibri"/>
                <w:b/>
              </w:rPr>
              <w:t>K1</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0D2C3CA" w14:textId="77777777" w:rsidR="005A2227" w:rsidRPr="00E352EF" w:rsidRDefault="0097053A">
            <w:r w:rsidRPr="00E352EF">
              <w:rPr>
                <w:rFonts w:ascii="Calibri" w:eastAsia="Calibri" w:hAnsi="Calibri" w:cs="Calibri"/>
                <w:b/>
              </w:rPr>
              <w:t>K2</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0ADDA20" w14:textId="77777777" w:rsidR="005A2227" w:rsidRPr="00E352EF" w:rsidRDefault="0097053A">
            <w:r w:rsidRPr="00E352EF">
              <w:rPr>
                <w:rFonts w:ascii="Calibri" w:eastAsia="Calibri" w:hAnsi="Calibri" w:cs="Calibri"/>
                <w:b/>
              </w:rPr>
              <w:t>K3</w:t>
            </w:r>
          </w:p>
        </w:tc>
        <w:tc>
          <w:tcPr>
            <w:tcW w:w="8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895CAE0" w14:textId="77777777" w:rsidR="005A2227" w:rsidRPr="00E352EF" w:rsidRDefault="0097053A">
            <w:r w:rsidRPr="00E352EF">
              <w:rPr>
                <w:rFonts w:ascii="Calibri" w:eastAsia="Calibri" w:hAnsi="Calibri" w:cs="Calibri"/>
                <w:b/>
              </w:rPr>
              <w:t>M1</w:t>
            </w:r>
          </w:p>
        </w:tc>
      </w:tr>
      <w:tr w:rsidR="005A2227" w:rsidRPr="00E352EF" w14:paraId="00BAA8EC"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2116AD" w14:textId="77777777" w:rsidR="005A2227" w:rsidRPr="00E352EF" w:rsidRDefault="0097053A">
            <w:r w:rsidRPr="00E352EF">
              <w:rPr>
                <w:rFonts w:ascii="Calibri" w:eastAsia="Calibri" w:hAnsi="Calibri" w:cs="Calibri"/>
              </w:rPr>
              <w:t>1</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6FC6DC" w14:textId="77777777" w:rsidR="005A2227" w:rsidRPr="00E352EF" w:rsidRDefault="0097053A">
            <w:r w:rsidRPr="00E352EF">
              <w:rPr>
                <w:rFonts w:ascii="Calibri" w:eastAsia="Calibri" w:hAnsi="Calibri" w:cs="Calibri"/>
              </w:rPr>
              <w:t>A</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2CC1DC" w14:textId="77777777" w:rsidR="005A2227" w:rsidRPr="00E352EF" w:rsidRDefault="0097053A">
            <w:r w:rsidRPr="00E352EF">
              <w:rPr>
                <w:rFonts w:ascii="Calibri" w:eastAsia="Calibri" w:hAnsi="Calibri" w:cs="Calibri"/>
              </w:rPr>
              <w:t>X</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15E9E4" w14:textId="77777777" w:rsidR="005A2227" w:rsidRPr="00E352EF" w:rsidRDefault="0097053A">
            <w:r w:rsidRPr="00E352EF">
              <w:rPr>
                <w:rFonts w:ascii="Calibri" w:eastAsia="Calibri" w:hAnsi="Calibri" w:cs="Calibri"/>
              </w:rPr>
              <w:t>5</w:t>
            </w:r>
          </w:p>
        </w:tc>
      </w:tr>
      <w:tr w:rsidR="005A2227" w:rsidRPr="00E352EF" w14:paraId="27370D88"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EF1817" w14:textId="77777777" w:rsidR="005A2227" w:rsidRPr="00E352EF" w:rsidRDefault="0097053A">
            <w:r w:rsidRPr="00E352EF">
              <w:rPr>
                <w:rFonts w:ascii="Calibri" w:eastAsia="Calibri" w:hAnsi="Calibri" w:cs="Calibri"/>
              </w:rPr>
              <w:t>2</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7BE03B" w14:textId="77777777" w:rsidR="005A2227" w:rsidRPr="00E352EF" w:rsidRDefault="0097053A">
            <w:r w:rsidRPr="00E352EF">
              <w:rPr>
                <w:rFonts w:ascii="Calibri" w:eastAsia="Calibri" w:hAnsi="Calibri" w:cs="Calibri"/>
              </w:rPr>
              <w:t>B</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560D69" w14:textId="77777777" w:rsidR="005A2227" w:rsidRPr="00E352EF" w:rsidRDefault="0097053A">
            <w:r w:rsidRPr="00E352EF">
              <w:rPr>
                <w:rFonts w:ascii="Calibri" w:eastAsia="Calibri" w:hAnsi="Calibri" w:cs="Calibri"/>
              </w:rPr>
              <w:t>Y</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4D72BA" w14:textId="77777777" w:rsidR="005A2227" w:rsidRPr="00E352EF" w:rsidRDefault="0097053A">
            <w:r w:rsidRPr="00E352EF">
              <w:rPr>
                <w:rFonts w:ascii="Calibri" w:eastAsia="Calibri" w:hAnsi="Calibri" w:cs="Calibri"/>
              </w:rPr>
              <w:t>7</w:t>
            </w:r>
          </w:p>
        </w:tc>
      </w:tr>
    </w:tbl>
    <w:p w14:paraId="060EEA95" w14:textId="77777777" w:rsidR="005A2227" w:rsidRPr="00E352EF" w:rsidRDefault="005A2227"/>
    <w:p w14:paraId="054A173F" w14:textId="77777777" w:rsidR="005A2227" w:rsidRPr="00E352EF" w:rsidRDefault="005A2227"/>
    <w:tbl>
      <w:tblPr>
        <w:tblW w:w="328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20"/>
        <w:gridCol w:w="821"/>
        <w:gridCol w:w="821"/>
        <w:gridCol w:w="821"/>
      </w:tblGrid>
      <w:tr w:rsidR="005A2227" w:rsidRPr="00E352EF" w14:paraId="3DC1CEAD" w14:textId="77777777">
        <w:tc>
          <w:tcPr>
            <w:tcW w:w="821"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66A7972" w14:textId="77777777" w:rsidR="005A2227" w:rsidRPr="00E352EF" w:rsidRDefault="0097053A">
            <w:r w:rsidRPr="00E352EF">
              <w:rPr>
                <w:rFonts w:ascii="Calibri" w:eastAsia="Calibri" w:hAnsi="Calibri" w:cs="Calibri"/>
              </w:rPr>
              <w:t>NAMESPACE/DF_NAME/2011-2012.USD.M.F.A.BOP.ANN.STO</w:t>
            </w:r>
          </w:p>
        </w:tc>
      </w:tr>
      <w:tr w:rsidR="005A2227" w:rsidRPr="00E352EF" w14:paraId="1F9EBC34" w14:textId="77777777">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F228888" w14:textId="77777777" w:rsidR="005A2227" w:rsidRPr="00E352EF" w:rsidRDefault="0097053A">
            <w:r w:rsidRPr="00E352EF">
              <w:rPr>
                <w:rFonts w:ascii="Calibri" w:eastAsia="Calibri" w:hAnsi="Calibri" w:cs="Calibri"/>
                <w:b/>
              </w:rPr>
              <w:t>K1</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ADCA065" w14:textId="77777777" w:rsidR="005A2227" w:rsidRPr="00E352EF" w:rsidRDefault="0097053A">
            <w:r w:rsidRPr="00E352EF">
              <w:rPr>
                <w:rFonts w:ascii="Calibri" w:eastAsia="Calibri" w:hAnsi="Calibri" w:cs="Calibri"/>
                <w:b/>
              </w:rPr>
              <w:t>K2</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D023E78" w14:textId="77777777" w:rsidR="005A2227" w:rsidRPr="00E352EF" w:rsidRDefault="0097053A">
            <w:r w:rsidRPr="00E352EF">
              <w:rPr>
                <w:rFonts w:ascii="Calibri" w:eastAsia="Calibri" w:hAnsi="Calibri" w:cs="Calibri"/>
                <w:b/>
              </w:rPr>
              <w:t>K3</w:t>
            </w:r>
          </w:p>
        </w:tc>
        <w:tc>
          <w:tcPr>
            <w:tcW w:w="8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A23847E" w14:textId="77777777" w:rsidR="005A2227" w:rsidRPr="00E352EF" w:rsidRDefault="0097053A">
            <w:r w:rsidRPr="00E352EF">
              <w:rPr>
                <w:rFonts w:ascii="Calibri" w:eastAsia="Calibri" w:hAnsi="Calibri" w:cs="Calibri"/>
                <w:b/>
              </w:rPr>
              <w:t>M1</w:t>
            </w:r>
          </w:p>
        </w:tc>
      </w:tr>
      <w:tr w:rsidR="005A2227" w:rsidRPr="00E352EF" w14:paraId="690DBDA2"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A6D5FB" w14:textId="77777777" w:rsidR="005A2227" w:rsidRPr="00E352EF" w:rsidRDefault="0097053A">
            <w:r w:rsidRPr="00E352EF">
              <w:rPr>
                <w:rFonts w:ascii="Calibri" w:eastAsia="Calibri" w:hAnsi="Calibri" w:cs="Calibri"/>
              </w:rPr>
              <w:t>1</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6BD5C6" w14:textId="77777777" w:rsidR="005A2227" w:rsidRPr="00E352EF" w:rsidRDefault="0097053A">
            <w:r w:rsidRPr="00E352EF">
              <w:rPr>
                <w:rFonts w:ascii="Calibri" w:eastAsia="Calibri" w:hAnsi="Calibri" w:cs="Calibri"/>
              </w:rPr>
              <w:t>A</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F4F3BC" w14:textId="77777777" w:rsidR="005A2227" w:rsidRPr="00E352EF" w:rsidRDefault="0097053A">
            <w:r w:rsidRPr="00E352EF">
              <w:rPr>
                <w:rFonts w:ascii="Calibri" w:eastAsia="Calibri" w:hAnsi="Calibri" w:cs="Calibri"/>
              </w:rPr>
              <w:t>X</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372EDE" w14:textId="77777777" w:rsidR="005A2227" w:rsidRPr="00E352EF" w:rsidRDefault="0097053A">
            <w:r w:rsidRPr="00E352EF">
              <w:rPr>
                <w:rFonts w:ascii="Calibri" w:eastAsia="Calibri" w:hAnsi="Calibri" w:cs="Calibri"/>
              </w:rPr>
              <w:t>6</w:t>
            </w:r>
          </w:p>
        </w:tc>
      </w:tr>
      <w:tr w:rsidR="005A2227" w:rsidRPr="00E352EF" w14:paraId="2F55C244"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30D887" w14:textId="77777777" w:rsidR="005A2227" w:rsidRPr="00E352EF" w:rsidRDefault="0097053A">
            <w:r w:rsidRPr="00E352EF">
              <w:rPr>
                <w:rFonts w:ascii="Calibri" w:eastAsia="Calibri" w:hAnsi="Calibri" w:cs="Calibri"/>
              </w:rPr>
              <w:lastRenderedPageBreak/>
              <w:t>2</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EF835E" w14:textId="77777777" w:rsidR="005A2227" w:rsidRPr="00E352EF" w:rsidRDefault="0097053A">
            <w:r w:rsidRPr="00E352EF">
              <w:rPr>
                <w:rFonts w:ascii="Calibri" w:eastAsia="Calibri" w:hAnsi="Calibri" w:cs="Calibri"/>
              </w:rPr>
              <w:t>B</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8F7C33" w14:textId="77777777" w:rsidR="005A2227" w:rsidRPr="00E352EF" w:rsidRDefault="0097053A">
            <w:r w:rsidRPr="00E352EF">
              <w:rPr>
                <w:rFonts w:ascii="Calibri" w:eastAsia="Calibri" w:hAnsi="Calibri" w:cs="Calibri"/>
              </w:rPr>
              <w:t>Y</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9C7C35" w14:textId="77777777" w:rsidR="005A2227" w:rsidRPr="00E352EF" w:rsidRDefault="0097053A">
            <w:r w:rsidRPr="00E352EF">
              <w:rPr>
                <w:rFonts w:ascii="Calibri" w:eastAsia="Calibri" w:hAnsi="Calibri" w:cs="Calibri"/>
              </w:rPr>
              <w:t>7</w:t>
            </w:r>
          </w:p>
        </w:tc>
      </w:tr>
      <w:tr w:rsidR="005A2227" w:rsidRPr="00E352EF" w14:paraId="650D0E3B"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0A6959" w14:textId="77777777" w:rsidR="005A2227" w:rsidRPr="00E352EF" w:rsidRDefault="0097053A">
            <w:r w:rsidRPr="00E352EF">
              <w:rPr>
                <w:rFonts w:ascii="Calibri" w:eastAsia="Calibri" w:hAnsi="Calibri" w:cs="Calibri"/>
              </w:rPr>
              <w:t>3</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78291E" w14:textId="77777777" w:rsidR="005A2227" w:rsidRPr="00E352EF" w:rsidRDefault="0097053A">
            <w:r w:rsidRPr="00E352EF">
              <w:rPr>
                <w:rFonts w:ascii="Calibri" w:eastAsia="Calibri" w:hAnsi="Calibri" w:cs="Calibri"/>
              </w:rPr>
              <w:t>C</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CE16B4" w14:textId="77777777" w:rsidR="005A2227" w:rsidRPr="00E352EF" w:rsidRDefault="0097053A">
            <w:r w:rsidRPr="00E352EF">
              <w:rPr>
                <w:rFonts w:ascii="Calibri" w:eastAsia="Calibri" w:hAnsi="Calibri" w:cs="Calibri"/>
              </w:rPr>
              <w:t>Z</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49B0B6" w14:textId="77777777" w:rsidR="005A2227" w:rsidRPr="00E352EF" w:rsidRDefault="0097053A">
            <w:r w:rsidRPr="00E352EF">
              <w:rPr>
                <w:rFonts w:ascii="Calibri" w:eastAsia="Calibri" w:hAnsi="Calibri" w:cs="Calibri"/>
              </w:rPr>
              <w:t>9</w:t>
            </w:r>
          </w:p>
        </w:tc>
      </w:tr>
    </w:tbl>
    <w:p w14:paraId="40E7DEA7" w14:textId="77777777" w:rsidR="005A2227" w:rsidRPr="00E352EF" w:rsidRDefault="005A2227"/>
    <w:p w14:paraId="1A5571C1" w14:textId="77777777" w:rsidR="005A2227" w:rsidRPr="00E352EF" w:rsidRDefault="005A2227"/>
    <w:tbl>
      <w:tblPr>
        <w:tblW w:w="3283"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20"/>
        <w:gridCol w:w="821"/>
        <w:gridCol w:w="821"/>
        <w:gridCol w:w="821"/>
      </w:tblGrid>
      <w:tr w:rsidR="005A2227" w:rsidRPr="00E352EF" w14:paraId="3A168F3B" w14:textId="77777777">
        <w:tc>
          <w:tcPr>
            <w:tcW w:w="821"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AF9BEB8" w14:textId="77777777" w:rsidR="005A2227" w:rsidRPr="00E352EF" w:rsidRDefault="0097053A">
            <w:r w:rsidRPr="00E352EF">
              <w:rPr>
                <w:rFonts w:ascii="Calibri" w:eastAsia="Calibri" w:hAnsi="Calibri" w:cs="Calibri"/>
              </w:rPr>
              <w:t>ds_1</w:t>
            </w:r>
          </w:p>
        </w:tc>
      </w:tr>
      <w:tr w:rsidR="005A2227" w:rsidRPr="00E352EF" w14:paraId="4280385F" w14:textId="77777777">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E81A3FA" w14:textId="77777777" w:rsidR="005A2227" w:rsidRPr="00E352EF" w:rsidRDefault="0097053A">
            <w:r w:rsidRPr="00E352EF">
              <w:rPr>
                <w:rFonts w:ascii="Calibri" w:eastAsia="Calibri" w:hAnsi="Calibri" w:cs="Calibri"/>
                <w:b/>
              </w:rPr>
              <w:t>K1</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E7C639F" w14:textId="77777777" w:rsidR="005A2227" w:rsidRPr="00E352EF" w:rsidRDefault="0097053A">
            <w:r w:rsidRPr="00E352EF">
              <w:rPr>
                <w:rFonts w:ascii="Calibri" w:eastAsia="Calibri" w:hAnsi="Calibri" w:cs="Calibri"/>
                <w:b/>
              </w:rPr>
              <w:t>K2</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5068E46" w14:textId="77777777" w:rsidR="005A2227" w:rsidRPr="00E352EF" w:rsidRDefault="0097053A">
            <w:r w:rsidRPr="00E352EF">
              <w:rPr>
                <w:rFonts w:ascii="Calibri" w:eastAsia="Calibri" w:hAnsi="Calibri" w:cs="Calibri"/>
                <w:b/>
              </w:rPr>
              <w:t>K3</w:t>
            </w:r>
          </w:p>
        </w:tc>
        <w:tc>
          <w:tcPr>
            <w:tcW w:w="8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78CE029" w14:textId="77777777" w:rsidR="005A2227" w:rsidRPr="00E352EF" w:rsidRDefault="0097053A">
            <w:r w:rsidRPr="00E352EF">
              <w:rPr>
                <w:rFonts w:ascii="Calibri" w:eastAsia="Calibri" w:hAnsi="Calibri" w:cs="Calibri"/>
                <w:b/>
              </w:rPr>
              <w:t>M1</w:t>
            </w:r>
          </w:p>
        </w:tc>
      </w:tr>
      <w:tr w:rsidR="005A2227" w:rsidRPr="00E352EF" w14:paraId="0707E8F5"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FF662F" w14:textId="77777777" w:rsidR="005A2227" w:rsidRPr="00E352EF" w:rsidRDefault="0097053A">
            <w:r w:rsidRPr="00E352EF">
              <w:rPr>
                <w:rFonts w:ascii="Calibri" w:eastAsia="Calibri" w:hAnsi="Calibri" w:cs="Calibri"/>
              </w:rPr>
              <w:t>1</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FFF277" w14:textId="77777777" w:rsidR="005A2227" w:rsidRPr="00E352EF" w:rsidRDefault="0097053A">
            <w:r w:rsidRPr="00E352EF">
              <w:rPr>
                <w:rFonts w:ascii="Calibri" w:eastAsia="Calibri" w:hAnsi="Calibri" w:cs="Calibri"/>
              </w:rPr>
              <w:t>A</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058D75" w14:textId="77777777" w:rsidR="005A2227" w:rsidRPr="00E352EF" w:rsidRDefault="0097053A">
            <w:r w:rsidRPr="00E352EF">
              <w:rPr>
                <w:rFonts w:ascii="Calibri" w:eastAsia="Calibri" w:hAnsi="Calibri" w:cs="Calibri"/>
              </w:rPr>
              <w:t>X</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108D42" w14:textId="77777777" w:rsidR="005A2227" w:rsidRPr="00E352EF" w:rsidRDefault="0097053A">
            <w:r w:rsidRPr="00E352EF">
              <w:rPr>
                <w:rFonts w:ascii="Calibri" w:eastAsia="Calibri" w:hAnsi="Calibri" w:cs="Calibri"/>
              </w:rPr>
              <w:t>5</w:t>
            </w:r>
          </w:p>
        </w:tc>
      </w:tr>
    </w:tbl>
    <w:p w14:paraId="5580B986" w14:textId="77777777" w:rsidR="005A2227" w:rsidRPr="00E352EF" w:rsidRDefault="005A2227"/>
    <w:p w14:paraId="677BE828" w14:textId="77777777" w:rsidR="008A5474" w:rsidRPr="00E352EF" w:rsidRDefault="008A5474"/>
    <w:p w14:paraId="465A1E33" w14:textId="77777777" w:rsidR="008C6E97" w:rsidRPr="00E352EF" w:rsidRDefault="0097053A">
      <w:pPr>
        <w:rPr>
          <w:rFonts w:ascii="Calibri" w:eastAsia="Calibri" w:hAnsi="Calibri" w:cs="Calibri"/>
        </w:rPr>
      </w:pPr>
      <w:r w:rsidRPr="00E352EF">
        <w:rPr>
          <w:rFonts w:ascii="Calibri" w:eastAsia="Calibri" w:hAnsi="Calibri" w:cs="Calibri"/>
        </w:rPr>
        <w:t xml:space="preserve">4) </w:t>
      </w:r>
    </w:p>
    <w:p w14:paraId="0A45602D" w14:textId="77777777" w:rsidR="005A2227" w:rsidRPr="00E352EF" w:rsidRDefault="003265E8">
      <w:r w:rsidRPr="00E352EF">
        <w:rPr>
          <w:rFonts w:ascii="Calibri" w:eastAsia="Calibri" w:hAnsi="Calibri" w:cs="Calibri"/>
        </w:rPr>
        <w:t>T</w:t>
      </w:r>
      <w:r w:rsidR="0097053A" w:rsidRPr="00E352EF">
        <w:rPr>
          <w:rFonts w:ascii="Calibri" w:eastAsia="Calibri" w:hAnsi="Calibri" w:cs="Calibri"/>
        </w:rPr>
        <w:t>he expression:</w:t>
      </w:r>
    </w:p>
    <w:p w14:paraId="22874311" w14:textId="77777777" w:rsidR="005A2227" w:rsidRPr="00E352EF" w:rsidRDefault="0097053A">
      <w:pPr>
        <w:ind w:left="720"/>
      </w:pPr>
      <w:r w:rsidRPr="00E352EF">
        <w:rPr>
          <w:rFonts w:ascii="Calibri" w:eastAsia="Calibri" w:hAnsi="Calibri" w:cs="Calibri"/>
        </w:rPr>
        <w:t>ds_1 := get(</w:t>
      </w:r>
    </w:p>
    <w:p w14:paraId="3A2496CD" w14:textId="77777777" w:rsidR="005A2227" w:rsidRPr="00E352EF" w:rsidRDefault="0097053A">
      <w:pPr>
        <w:ind w:left="720"/>
      </w:pPr>
      <w:r w:rsidRPr="00E352EF">
        <w:rPr>
          <w:rFonts w:ascii="Calibri" w:eastAsia="Calibri" w:hAnsi="Calibri" w:cs="Calibri"/>
        </w:rPr>
        <w:t xml:space="preserve">"DF_NAME/2000-2010.USD.M.F.A.BOP.ANN.STO", "DF_NAME/2011-2012.USD.M.F.A.BOP.ANN.STO", </w:t>
      </w:r>
    </w:p>
    <w:p w14:paraId="28BA1615" w14:textId="77777777" w:rsidR="005A2227" w:rsidRPr="00E352EF" w:rsidRDefault="0097053A">
      <w:pPr>
        <w:ind w:left="720"/>
      </w:pPr>
      <w:r w:rsidRPr="00E352EF">
        <w:rPr>
          <w:rFonts w:ascii="Calibri" w:eastAsia="Calibri" w:hAnsi="Calibri" w:cs="Calibri"/>
        </w:rPr>
        <w:t>keep(K1, K2, M1), dedup(M1*min), aggregate(sum(M1)))</w:t>
      </w:r>
    </w:p>
    <w:p w14:paraId="05EDF4C8" w14:textId="77777777" w:rsidR="005A2227" w:rsidRPr="00E352EF" w:rsidRDefault="0097053A">
      <w:r w:rsidRPr="00E352EF">
        <w:rPr>
          <w:rFonts w:ascii="Calibri" w:eastAsia="Calibri" w:hAnsi="Calibri" w:cs="Calibri"/>
        </w:rPr>
        <w:t xml:space="preserve">retrieves the union of </w:t>
      </w:r>
      <w:r w:rsidR="00472C2F" w:rsidRPr="00E352EF">
        <w:t>Dataset</w:t>
      </w:r>
      <w:r w:rsidRPr="00E352EF">
        <w:rPr>
          <w:rFonts w:ascii="Calibri" w:eastAsia="Calibri" w:hAnsi="Calibri" w:cs="Calibri"/>
        </w:rPr>
        <w:t xml:space="preserve">s identified by </w:t>
      </w:r>
    </w:p>
    <w:p w14:paraId="14D44545" w14:textId="77777777" w:rsidR="005A2227" w:rsidRPr="00E352EF" w:rsidRDefault="0097053A" w:rsidP="00597269">
      <w:pPr>
        <w:ind w:left="706"/>
        <w:rPr>
          <w:rFonts w:ascii="Cambria" w:hAnsi="Cambria"/>
        </w:rPr>
      </w:pPr>
      <w:r w:rsidRPr="00E352EF">
        <w:rPr>
          <w:rFonts w:ascii="Cambria" w:eastAsia="Calibri" w:hAnsi="Cambria"/>
        </w:rPr>
        <w:t xml:space="preserve">DF_NAME/2000-2010.USD.M.F.A.BOP.ANN.STO </w:t>
      </w:r>
    </w:p>
    <w:p w14:paraId="2E722CC7" w14:textId="77777777" w:rsidR="00597269" w:rsidRPr="00E352EF" w:rsidRDefault="0097053A" w:rsidP="00597269">
      <w:pPr>
        <w:ind w:left="706"/>
        <w:rPr>
          <w:rFonts w:ascii="Cambria" w:eastAsia="Calibri" w:hAnsi="Cambria"/>
        </w:rPr>
      </w:pPr>
      <w:r w:rsidRPr="00E352EF">
        <w:rPr>
          <w:rFonts w:ascii="Cambria" w:eastAsia="Calibri" w:hAnsi="Cambria"/>
        </w:rPr>
        <w:t xml:space="preserve">and </w:t>
      </w:r>
    </w:p>
    <w:p w14:paraId="6D2C976C" w14:textId="77777777" w:rsidR="005A2227" w:rsidRPr="00E352EF" w:rsidRDefault="0097053A" w:rsidP="00597269">
      <w:pPr>
        <w:ind w:left="706"/>
        <w:rPr>
          <w:rFonts w:ascii="Cambria" w:hAnsi="Cambria"/>
        </w:rPr>
      </w:pPr>
      <w:r w:rsidRPr="00E352EF">
        <w:rPr>
          <w:rFonts w:ascii="Cambria" w:eastAsia="Calibri" w:hAnsi="Cambria"/>
        </w:rPr>
        <w:t>DF_NAME/2011-2012.USD.M.F.A.BOP.ANN.STO</w:t>
      </w:r>
    </w:p>
    <w:p w14:paraId="62B9EEDC" w14:textId="77777777" w:rsidR="005A2227" w:rsidRPr="00E352EF" w:rsidRDefault="0097053A">
      <w:r w:rsidRPr="00E352EF">
        <w:rPr>
          <w:rFonts w:ascii="Calibri" w:eastAsia="Calibri" w:hAnsi="Calibri" w:cs="Calibri"/>
        </w:rPr>
        <w:t>keeping the Identifier Components K1 and K2 and the Measure Component M1 for all of them. It aggregates over the Measure Component M1, grouping by the Identifier Components K1 and K2.</w:t>
      </w:r>
    </w:p>
    <w:p w14:paraId="120D6C08" w14:textId="77777777" w:rsidR="005A2227" w:rsidRPr="00E352EF" w:rsidRDefault="005A2227"/>
    <w:tbl>
      <w:tblPr>
        <w:tblW w:w="410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20"/>
        <w:gridCol w:w="821"/>
        <w:gridCol w:w="821"/>
        <w:gridCol w:w="821"/>
        <w:gridCol w:w="821"/>
      </w:tblGrid>
      <w:tr w:rsidR="005A2227" w:rsidRPr="00E352EF" w14:paraId="26DA0F10" w14:textId="77777777">
        <w:tc>
          <w:tcPr>
            <w:tcW w:w="82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7F616EB" w14:textId="77777777" w:rsidR="005A2227" w:rsidRPr="00E352EF" w:rsidRDefault="0097053A">
            <w:r w:rsidRPr="00E352EF">
              <w:rPr>
                <w:rFonts w:ascii="Calibri" w:eastAsia="Calibri" w:hAnsi="Calibri" w:cs="Calibri"/>
              </w:rPr>
              <w:t>DF_NAME/2000-2010.USD.M.F.A.BOP.ANN.STO</w:t>
            </w:r>
          </w:p>
        </w:tc>
      </w:tr>
      <w:tr w:rsidR="005A2227" w:rsidRPr="00E352EF" w14:paraId="1C61C415" w14:textId="77777777">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6809C8D" w14:textId="77777777" w:rsidR="005A2227" w:rsidRPr="00E352EF" w:rsidRDefault="0097053A">
            <w:r w:rsidRPr="00E352EF">
              <w:rPr>
                <w:rFonts w:ascii="Calibri" w:eastAsia="Calibri" w:hAnsi="Calibri" w:cs="Calibri"/>
                <w:b/>
              </w:rPr>
              <w:t>K1</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F02887D" w14:textId="77777777" w:rsidR="005A2227" w:rsidRPr="00E352EF" w:rsidRDefault="0097053A">
            <w:r w:rsidRPr="00E352EF">
              <w:rPr>
                <w:rFonts w:ascii="Calibri" w:eastAsia="Calibri" w:hAnsi="Calibri" w:cs="Calibri"/>
                <w:b/>
              </w:rPr>
              <w:t>K2</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F3B173F" w14:textId="77777777" w:rsidR="005A2227" w:rsidRPr="00E352EF" w:rsidRDefault="0097053A">
            <w:r w:rsidRPr="00E352EF">
              <w:rPr>
                <w:rFonts w:ascii="Calibri" w:eastAsia="Calibri" w:hAnsi="Calibri" w:cs="Calibri"/>
                <w:b/>
              </w:rPr>
              <w:t>K3</w:t>
            </w:r>
          </w:p>
        </w:tc>
        <w:tc>
          <w:tcPr>
            <w:tcW w:w="821" w:type="dxa"/>
            <w:tcBorders>
              <w:top w:val="single" w:sz="6" w:space="0" w:color="000000"/>
              <w:left w:val="single" w:sz="6" w:space="0" w:color="000000"/>
              <w:bottom w:val="single" w:sz="6" w:space="0" w:color="000000"/>
              <w:right w:val="single" w:sz="6" w:space="0" w:color="000000"/>
            </w:tcBorders>
            <w:shd w:val="clear" w:color="auto" w:fill="DBE5F1"/>
            <w:tcMar>
              <w:top w:w="43" w:type="dxa"/>
              <w:left w:w="43" w:type="dxa"/>
              <w:bottom w:w="43" w:type="dxa"/>
              <w:right w:w="43" w:type="dxa"/>
            </w:tcMar>
          </w:tcPr>
          <w:p w14:paraId="18F7C50C" w14:textId="77777777" w:rsidR="005A2227" w:rsidRPr="00E352EF" w:rsidRDefault="0097053A">
            <w:r w:rsidRPr="00E352EF">
              <w:rPr>
                <w:rFonts w:ascii="Calibri" w:eastAsia="Calibri" w:hAnsi="Calibri" w:cs="Calibri"/>
                <w:b/>
              </w:rPr>
              <w:t>M1</w:t>
            </w:r>
          </w:p>
        </w:tc>
        <w:tc>
          <w:tcPr>
            <w:tcW w:w="821" w:type="dxa"/>
            <w:tcBorders>
              <w:top w:val="single" w:sz="6" w:space="0" w:color="000000"/>
              <w:left w:val="single" w:sz="6" w:space="0" w:color="000000"/>
              <w:bottom w:val="single" w:sz="6" w:space="0" w:color="000000"/>
              <w:right w:val="single" w:sz="6" w:space="0" w:color="000000"/>
            </w:tcBorders>
            <w:shd w:val="clear" w:color="auto" w:fill="DBE5F1"/>
            <w:tcMar>
              <w:top w:w="43" w:type="dxa"/>
              <w:left w:w="43" w:type="dxa"/>
              <w:bottom w:w="43" w:type="dxa"/>
              <w:right w:w="43" w:type="dxa"/>
            </w:tcMar>
          </w:tcPr>
          <w:p w14:paraId="744F2C42" w14:textId="77777777" w:rsidR="005A2227" w:rsidRPr="00E352EF" w:rsidRDefault="0097053A">
            <w:r w:rsidRPr="00E352EF">
              <w:rPr>
                <w:rFonts w:ascii="Calibri" w:eastAsia="Calibri" w:hAnsi="Calibri" w:cs="Calibri"/>
                <w:b/>
              </w:rPr>
              <w:t>M2</w:t>
            </w:r>
          </w:p>
        </w:tc>
      </w:tr>
      <w:tr w:rsidR="005A2227" w:rsidRPr="00E352EF" w14:paraId="54C85A64"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AC26E1" w14:textId="77777777" w:rsidR="005A2227" w:rsidRPr="00E352EF" w:rsidRDefault="0097053A">
            <w:r w:rsidRPr="00E352EF">
              <w:rPr>
                <w:rFonts w:ascii="Calibri" w:eastAsia="Calibri" w:hAnsi="Calibri" w:cs="Calibri"/>
              </w:rPr>
              <w:t>1</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5C69FF" w14:textId="77777777" w:rsidR="005A2227" w:rsidRPr="00E352EF" w:rsidRDefault="0097053A">
            <w:r w:rsidRPr="00E352EF">
              <w:rPr>
                <w:rFonts w:ascii="Calibri" w:eastAsia="Calibri" w:hAnsi="Calibri" w:cs="Calibri"/>
              </w:rPr>
              <w:t>A</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5B109C" w14:textId="77777777" w:rsidR="005A2227" w:rsidRPr="00E352EF" w:rsidRDefault="0097053A">
            <w:r w:rsidRPr="00E352EF">
              <w:rPr>
                <w:rFonts w:ascii="Calibri" w:eastAsia="Calibri" w:hAnsi="Calibri" w:cs="Calibri"/>
              </w:rPr>
              <w:t>X</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991A9F" w14:textId="77777777" w:rsidR="005A2227" w:rsidRPr="00E352EF" w:rsidRDefault="0097053A">
            <w:r w:rsidRPr="00E352EF">
              <w:rPr>
                <w:rFonts w:ascii="Calibri" w:eastAsia="Calibri" w:hAnsi="Calibri" w:cs="Calibri"/>
              </w:rPr>
              <w:t>5</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9F27D7" w14:textId="77777777" w:rsidR="005A2227" w:rsidRPr="00E352EF" w:rsidRDefault="0097053A">
            <w:r w:rsidRPr="00E352EF">
              <w:rPr>
                <w:rFonts w:ascii="Calibri" w:eastAsia="Calibri" w:hAnsi="Calibri" w:cs="Calibri"/>
              </w:rPr>
              <w:t>2</w:t>
            </w:r>
          </w:p>
        </w:tc>
      </w:tr>
      <w:tr w:rsidR="005A2227" w:rsidRPr="00E352EF" w14:paraId="197A9895"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408EC3" w14:textId="77777777" w:rsidR="005A2227" w:rsidRPr="00E352EF" w:rsidRDefault="0097053A">
            <w:r w:rsidRPr="00E352EF">
              <w:rPr>
                <w:rFonts w:ascii="Calibri" w:eastAsia="Calibri" w:hAnsi="Calibri" w:cs="Calibri"/>
              </w:rPr>
              <w:t>2</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B19FEA" w14:textId="77777777" w:rsidR="005A2227" w:rsidRPr="00E352EF" w:rsidRDefault="0097053A">
            <w:r w:rsidRPr="00E352EF">
              <w:rPr>
                <w:rFonts w:ascii="Calibri" w:eastAsia="Calibri" w:hAnsi="Calibri" w:cs="Calibri"/>
              </w:rPr>
              <w:t>B</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509C04" w14:textId="77777777" w:rsidR="005A2227" w:rsidRPr="00E352EF" w:rsidRDefault="0097053A">
            <w:r w:rsidRPr="00E352EF">
              <w:rPr>
                <w:rFonts w:ascii="Calibri" w:eastAsia="Calibri" w:hAnsi="Calibri" w:cs="Calibri"/>
              </w:rPr>
              <w:t>Y</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7E0E48" w14:textId="77777777" w:rsidR="005A2227" w:rsidRPr="00E352EF" w:rsidRDefault="0097053A">
            <w:r w:rsidRPr="00E352EF">
              <w:rPr>
                <w:rFonts w:ascii="Calibri" w:eastAsia="Calibri" w:hAnsi="Calibri" w:cs="Calibri"/>
              </w:rPr>
              <w:t>7</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F6CF46" w14:textId="77777777" w:rsidR="005A2227" w:rsidRPr="00E352EF" w:rsidRDefault="0097053A">
            <w:r w:rsidRPr="00E352EF">
              <w:rPr>
                <w:rFonts w:ascii="Calibri" w:eastAsia="Calibri" w:hAnsi="Calibri" w:cs="Calibri"/>
              </w:rPr>
              <w:t>3</w:t>
            </w:r>
          </w:p>
        </w:tc>
      </w:tr>
    </w:tbl>
    <w:p w14:paraId="0F3C5231" w14:textId="77777777" w:rsidR="005A2227" w:rsidRPr="00E352EF" w:rsidRDefault="005A2227"/>
    <w:p w14:paraId="1829CEE9" w14:textId="77777777" w:rsidR="005A2227" w:rsidRPr="00E352EF" w:rsidRDefault="005A2227"/>
    <w:tbl>
      <w:tblPr>
        <w:tblW w:w="410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20"/>
        <w:gridCol w:w="821"/>
        <w:gridCol w:w="821"/>
        <w:gridCol w:w="821"/>
        <w:gridCol w:w="821"/>
      </w:tblGrid>
      <w:tr w:rsidR="005A2227" w:rsidRPr="00E352EF" w14:paraId="16BA43EB" w14:textId="77777777">
        <w:tc>
          <w:tcPr>
            <w:tcW w:w="82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6F38176" w14:textId="77777777" w:rsidR="005A2227" w:rsidRPr="00E352EF" w:rsidRDefault="0097053A">
            <w:r w:rsidRPr="00E352EF">
              <w:rPr>
                <w:rFonts w:ascii="Calibri" w:eastAsia="Calibri" w:hAnsi="Calibri" w:cs="Calibri"/>
              </w:rPr>
              <w:t>DF_NAME/2011-2012.USD.M.F.A.BOP.ANN.STO</w:t>
            </w:r>
          </w:p>
        </w:tc>
      </w:tr>
      <w:tr w:rsidR="005A2227" w:rsidRPr="00E352EF" w14:paraId="52957DB2" w14:textId="77777777">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2CC3CC1" w14:textId="77777777" w:rsidR="005A2227" w:rsidRPr="00E352EF" w:rsidRDefault="0097053A">
            <w:r w:rsidRPr="00E352EF">
              <w:rPr>
                <w:rFonts w:ascii="Calibri" w:eastAsia="Calibri" w:hAnsi="Calibri" w:cs="Calibri"/>
                <w:b/>
              </w:rPr>
              <w:t>K1</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0437C4C" w14:textId="77777777" w:rsidR="005A2227" w:rsidRPr="00E352EF" w:rsidRDefault="0097053A">
            <w:r w:rsidRPr="00E352EF">
              <w:rPr>
                <w:rFonts w:ascii="Calibri" w:eastAsia="Calibri" w:hAnsi="Calibri" w:cs="Calibri"/>
                <w:b/>
              </w:rPr>
              <w:t>K2</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80454B0" w14:textId="77777777" w:rsidR="005A2227" w:rsidRPr="00E352EF" w:rsidRDefault="0097053A">
            <w:r w:rsidRPr="00E352EF">
              <w:rPr>
                <w:rFonts w:ascii="Calibri" w:eastAsia="Calibri" w:hAnsi="Calibri" w:cs="Calibri"/>
                <w:b/>
              </w:rPr>
              <w:t>K3</w:t>
            </w:r>
          </w:p>
        </w:tc>
        <w:tc>
          <w:tcPr>
            <w:tcW w:w="8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931D60F" w14:textId="77777777" w:rsidR="005A2227" w:rsidRPr="00E352EF" w:rsidRDefault="0097053A">
            <w:r w:rsidRPr="00E352EF">
              <w:rPr>
                <w:rFonts w:ascii="Calibri" w:eastAsia="Calibri" w:hAnsi="Calibri" w:cs="Calibri"/>
                <w:b/>
              </w:rPr>
              <w:t>M1</w:t>
            </w:r>
          </w:p>
        </w:tc>
        <w:tc>
          <w:tcPr>
            <w:tcW w:w="8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7EDA310" w14:textId="77777777" w:rsidR="005A2227" w:rsidRPr="00E352EF" w:rsidRDefault="0097053A">
            <w:r w:rsidRPr="00E352EF">
              <w:rPr>
                <w:rFonts w:ascii="Calibri" w:eastAsia="Calibri" w:hAnsi="Calibri" w:cs="Calibri"/>
                <w:b/>
              </w:rPr>
              <w:t>M2</w:t>
            </w:r>
          </w:p>
        </w:tc>
      </w:tr>
      <w:tr w:rsidR="005A2227" w:rsidRPr="00E352EF" w14:paraId="1734DD13"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03EA2F" w14:textId="77777777" w:rsidR="005A2227" w:rsidRPr="00E352EF" w:rsidRDefault="0097053A">
            <w:r w:rsidRPr="00E352EF">
              <w:rPr>
                <w:rFonts w:ascii="Calibri" w:eastAsia="Calibri" w:hAnsi="Calibri" w:cs="Calibri"/>
              </w:rPr>
              <w:t>1</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3BE2B7" w14:textId="77777777" w:rsidR="005A2227" w:rsidRPr="00E352EF" w:rsidRDefault="0097053A">
            <w:r w:rsidRPr="00E352EF">
              <w:rPr>
                <w:rFonts w:ascii="Calibri" w:eastAsia="Calibri" w:hAnsi="Calibri" w:cs="Calibri"/>
              </w:rPr>
              <w:t>A</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7577ED" w14:textId="77777777" w:rsidR="005A2227" w:rsidRPr="00E352EF" w:rsidRDefault="0097053A">
            <w:r w:rsidRPr="00E352EF">
              <w:rPr>
                <w:rFonts w:ascii="Calibri" w:eastAsia="Calibri" w:hAnsi="Calibri" w:cs="Calibri"/>
              </w:rPr>
              <w:t>Y</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8672B9" w14:textId="77777777" w:rsidR="005A2227" w:rsidRPr="00E352EF" w:rsidRDefault="0097053A">
            <w:r w:rsidRPr="00E352EF">
              <w:rPr>
                <w:rFonts w:ascii="Calibri" w:eastAsia="Calibri" w:hAnsi="Calibri" w:cs="Calibri"/>
              </w:rPr>
              <w:t>6</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EC02D1" w14:textId="77777777" w:rsidR="005A2227" w:rsidRPr="00E352EF" w:rsidRDefault="0097053A">
            <w:r w:rsidRPr="00E352EF">
              <w:rPr>
                <w:rFonts w:ascii="Calibri" w:eastAsia="Calibri" w:hAnsi="Calibri" w:cs="Calibri"/>
              </w:rPr>
              <w:t>5</w:t>
            </w:r>
          </w:p>
        </w:tc>
      </w:tr>
      <w:tr w:rsidR="005A2227" w:rsidRPr="00E352EF" w14:paraId="3419A678"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11F0E0" w14:textId="77777777" w:rsidR="005A2227" w:rsidRPr="00E352EF" w:rsidRDefault="0097053A">
            <w:r w:rsidRPr="00E352EF">
              <w:rPr>
                <w:rFonts w:ascii="Calibri" w:eastAsia="Calibri" w:hAnsi="Calibri" w:cs="Calibri"/>
              </w:rPr>
              <w:t>2</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52AC72" w14:textId="77777777" w:rsidR="005A2227" w:rsidRPr="00E352EF" w:rsidRDefault="0097053A">
            <w:r w:rsidRPr="00E352EF">
              <w:rPr>
                <w:rFonts w:ascii="Calibri" w:eastAsia="Calibri" w:hAnsi="Calibri" w:cs="Calibri"/>
              </w:rPr>
              <w:t>B</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AE80E9" w14:textId="77777777" w:rsidR="005A2227" w:rsidRPr="00E352EF" w:rsidRDefault="0097053A">
            <w:r w:rsidRPr="00E352EF">
              <w:rPr>
                <w:rFonts w:ascii="Calibri" w:eastAsia="Calibri" w:hAnsi="Calibri" w:cs="Calibri"/>
              </w:rPr>
              <w:t>Y</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9428E9" w14:textId="77777777" w:rsidR="005A2227" w:rsidRPr="00E352EF" w:rsidRDefault="0097053A">
            <w:r w:rsidRPr="00E352EF">
              <w:rPr>
                <w:rFonts w:ascii="Calibri" w:eastAsia="Calibri" w:hAnsi="Calibri" w:cs="Calibri"/>
              </w:rPr>
              <w:t>7</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F24A4F" w14:textId="77777777" w:rsidR="005A2227" w:rsidRPr="00E352EF" w:rsidRDefault="0097053A">
            <w:r w:rsidRPr="00E352EF">
              <w:rPr>
                <w:rFonts w:ascii="Calibri" w:eastAsia="Calibri" w:hAnsi="Calibri" w:cs="Calibri"/>
              </w:rPr>
              <w:t>7</w:t>
            </w:r>
          </w:p>
        </w:tc>
      </w:tr>
      <w:tr w:rsidR="005A2227" w:rsidRPr="00E352EF" w14:paraId="06A437D1"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142767" w14:textId="77777777" w:rsidR="005A2227" w:rsidRPr="00E352EF" w:rsidRDefault="0097053A">
            <w:r w:rsidRPr="00E352EF">
              <w:rPr>
                <w:rFonts w:ascii="Calibri" w:eastAsia="Calibri" w:hAnsi="Calibri" w:cs="Calibri"/>
              </w:rPr>
              <w:t>3</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388424" w14:textId="77777777" w:rsidR="005A2227" w:rsidRPr="00E352EF" w:rsidRDefault="0097053A">
            <w:r w:rsidRPr="00E352EF">
              <w:rPr>
                <w:rFonts w:ascii="Calibri" w:eastAsia="Calibri" w:hAnsi="Calibri" w:cs="Calibri"/>
              </w:rPr>
              <w:t>C</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323E3C" w14:textId="77777777" w:rsidR="005A2227" w:rsidRPr="00E352EF" w:rsidRDefault="0097053A">
            <w:r w:rsidRPr="00E352EF">
              <w:rPr>
                <w:rFonts w:ascii="Calibri" w:eastAsia="Calibri" w:hAnsi="Calibri" w:cs="Calibri"/>
              </w:rPr>
              <w:t>Z</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8A3F83" w14:textId="77777777" w:rsidR="005A2227" w:rsidRPr="00E352EF" w:rsidRDefault="0097053A">
            <w:r w:rsidRPr="00E352EF">
              <w:rPr>
                <w:rFonts w:ascii="Calibri" w:eastAsia="Calibri" w:hAnsi="Calibri" w:cs="Calibri"/>
              </w:rPr>
              <w:t>9</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B37BE1" w14:textId="77777777" w:rsidR="005A2227" w:rsidRPr="00E352EF" w:rsidRDefault="0097053A">
            <w:r w:rsidRPr="00E352EF">
              <w:rPr>
                <w:rFonts w:ascii="Calibri" w:eastAsia="Calibri" w:hAnsi="Calibri" w:cs="Calibri"/>
              </w:rPr>
              <w:t>11</w:t>
            </w:r>
          </w:p>
        </w:tc>
      </w:tr>
    </w:tbl>
    <w:p w14:paraId="64FDEE91" w14:textId="77777777" w:rsidR="005A2227" w:rsidRPr="00E352EF" w:rsidRDefault="005A2227"/>
    <w:p w14:paraId="7CB61FDE" w14:textId="77777777" w:rsidR="005A2227" w:rsidRPr="00E352EF" w:rsidRDefault="005A2227"/>
    <w:tbl>
      <w:tblPr>
        <w:tblW w:w="2592"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64"/>
        <w:gridCol w:w="864"/>
        <w:gridCol w:w="864"/>
      </w:tblGrid>
      <w:tr w:rsidR="005A2227" w:rsidRPr="00E352EF" w14:paraId="5766256D" w14:textId="77777777">
        <w:tc>
          <w:tcPr>
            <w:tcW w:w="864"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1F176C4" w14:textId="77777777" w:rsidR="005A2227" w:rsidRPr="00E352EF" w:rsidRDefault="0097053A">
            <w:r w:rsidRPr="00E352EF">
              <w:rPr>
                <w:rFonts w:ascii="Calibri" w:eastAsia="Calibri" w:hAnsi="Calibri" w:cs="Calibri"/>
              </w:rPr>
              <w:t>ds_1</w:t>
            </w:r>
          </w:p>
        </w:tc>
      </w:tr>
      <w:tr w:rsidR="005A2227" w:rsidRPr="00E352EF" w14:paraId="78C062CD" w14:textId="77777777">
        <w:tc>
          <w:tcPr>
            <w:tcW w:w="86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4B6B9EB" w14:textId="77777777" w:rsidR="005A2227" w:rsidRPr="00E352EF" w:rsidRDefault="0097053A">
            <w:r w:rsidRPr="00E352EF">
              <w:rPr>
                <w:rFonts w:ascii="Calibri" w:eastAsia="Calibri" w:hAnsi="Calibri" w:cs="Calibri"/>
                <w:b/>
              </w:rPr>
              <w:t>K1</w:t>
            </w:r>
          </w:p>
        </w:tc>
        <w:tc>
          <w:tcPr>
            <w:tcW w:w="86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1070E63" w14:textId="77777777" w:rsidR="005A2227" w:rsidRPr="00E352EF" w:rsidRDefault="0097053A">
            <w:r w:rsidRPr="00E352EF">
              <w:rPr>
                <w:rFonts w:ascii="Calibri" w:eastAsia="Calibri" w:hAnsi="Calibri" w:cs="Calibri"/>
                <w:b/>
              </w:rPr>
              <w:t>K2</w:t>
            </w:r>
          </w:p>
        </w:tc>
        <w:tc>
          <w:tcPr>
            <w:tcW w:w="86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6BFD7A3" w14:textId="77777777" w:rsidR="005A2227" w:rsidRPr="00E352EF" w:rsidRDefault="0097053A">
            <w:r w:rsidRPr="00E352EF">
              <w:rPr>
                <w:rFonts w:ascii="Calibri" w:eastAsia="Calibri" w:hAnsi="Calibri" w:cs="Calibri"/>
                <w:b/>
              </w:rPr>
              <w:t>M1</w:t>
            </w:r>
          </w:p>
        </w:tc>
      </w:tr>
      <w:tr w:rsidR="005A2227" w:rsidRPr="00E352EF" w14:paraId="77E067D0" w14:textId="77777777">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9B4378" w14:textId="77777777" w:rsidR="005A2227" w:rsidRPr="00E352EF" w:rsidRDefault="0097053A">
            <w:r w:rsidRPr="00E352EF">
              <w:rPr>
                <w:rFonts w:ascii="Calibri" w:eastAsia="Calibri" w:hAnsi="Calibri" w:cs="Calibri"/>
              </w:rPr>
              <w:t>1</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7802C5" w14:textId="77777777" w:rsidR="005A2227" w:rsidRPr="00E352EF" w:rsidRDefault="0097053A">
            <w:r w:rsidRPr="00E352EF">
              <w:rPr>
                <w:rFonts w:ascii="Calibri" w:eastAsia="Calibri" w:hAnsi="Calibri" w:cs="Calibri"/>
              </w:rPr>
              <w:t>A</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0F37E7" w14:textId="77777777" w:rsidR="005A2227" w:rsidRPr="00E352EF" w:rsidRDefault="0097053A">
            <w:r w:rsidRPr="00E352EF">
              <w:rPr>
                <w:rFonts w:ascii="Calibri" w:eastAsia="Calibri" w:hAnsi="Calibri" w:cs="Calibri"/>
              </w:rPr>
              <w:t>11</w:t>
            </w:r>
          </w:p>
        </w:tc>
      </w:tr>
      <w:tr w:rsidR="005A2227" w:rsidRPr="00E352EF" w14:paraId="6E461913" w14:textId="77777777">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FBA107" w14:textId="77777777" w:rsidR="005A2227" w:rsidRPr="00E352EF" w:rsidRDefault="0097053A">
            <w:r w:rsidRPr="00E352EF">
              <w:rPr>
                <w:rFonts w:ascii="Calibri" w:eastAsia="Calibri" w:hAnsi="Calibri" w:cs="Calibri"/>
              </w:rPr>
              <w:t>2</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5D7D29" w14:textId="77777777" w:rsidR="005A2227" w:rsidRPr="00E352EF" w:rsidRDefault="0097053A">
            <w:r w:rsidRPr="00E352EF">
              <w:rPr>
                <w:rFonts w:ascii="Calibri" w:eastAsia="Calibri" w:hAnsi="Calibri" w:cs="Calibri"/>
              </w:rPr>
              <w:t>B</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974BDC" w14:textId="77777777" w:rsidR="005A2227" w:rsidRPr="00E352EF" w:rsidRDefault="0097053A">
            <w:r w:rsidRPr="00E352EF">
              <w:rPr>
                <w:rFonts w:ascii="Calibri" w:eastAsia="Calibri" w:hAnsi="Calibri" w:cs="Calibri"/>
              </w:rPr>
              <w:t>14</w:t>
            </w:r>
          </w:p>
        </w:tc>
      </w:tr>
      <w:tr w:rsidR="005A2227" w:rsidRPr="00E352EF" w14:paraId="682A3EBE" w14:textId="77777777">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3CEC29" w14:textId="77777777" w:rsidR="005A2227" w:rsidRPr="00E352EF" w:rsidRDefault="0097053A">
            <w:r w:rsidRPr="00E352EF">
              <w:rPr>
                <w:rFonts w:ascii="Calibri" w:eastAsia="Calibri" w:hAnsi="Calibri" w:cs="Calibri"/>
              </w:rPr>
              <w:t>3</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3C96EB" w14:textId="77777777" w:rsidR="005A2227" w:rsidRPr="00E352EF" w:rsidRDefault="0097053A">
            <w:r w:rsidRPr="00E352EF">
              <w:rPr>
                <w:rFonts w:ascii="Calibri" w:eastAsia="Calibri" w:hAnsi="Calibri" w:cs="Calibri"/>
              </w:rPr>
              <w:t>C</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768DCA" w14:textId="77777777" w:rsidR="005A2227" w:rsidRPr="00E352EF" w:rsidRDefault="0097053A">
            <w:r w:rsidRPr="00E352EF">
              <w:rPr>
                <w:rFonts w:ascii="Calibri" w:eastAsia="Calibri" w:hAnsi="Calibri" w:cs="Calibri"/>
              </w:rPr>
              <w:t>9</w:t>
            </w:r>
          </w:p>
        </w:tc>
      </w:tr>
    </w:tbl>
    <w:p w14:paraId="37B6005A" w14:textId="77777777" w:rsidR="005A2227" w:rsidRPr="00E352EF" w:rsidRDefault="005A2227"/>
    <w:p w14:paraId="52141524" w14:textId="77777777" w:rsidR="008A5474" w:rsidRPr="00E352EF" w:rsidRDefault="008A5474"/>
    <w:p w14:paraId="5C3843CD" w14:textId="77777777" w:rsidR="005A2227" w:rsidRPr="00E352EF" w:rsidRDefault="0097053A">
      <w:r w:rsidRPr="00E352EF">
        <w:rPr>
          <w:rFonts w:ascii="Calibri" w:eastAsia="Calibri" w:hAnsi="Calibri" w:cs="Calibri"/>
        </w:rPr>
        <w:t>5) The expression:</w:t>
      </w:r>
    </w:p>
    <w:p w14:paraId="758DF7C5" w14:textId="77777777" w:rsidR="005A2227" w:rsidRPr="00E352EF" w:rsidRDefault="0097053A" w:rsidP="003265E8">
      <w:r w:rsidRPr="00E352EF">
        <w:rPr>
          <w:rFonts w:ascii="Calibri" w:eastAsia="Calibri" w:hAnsi="Calibri" w:cs="Calibri"/>
        </w:rPr>
        <w:t xml:space="preserve">ds_1 := </w:t>
      </w:r>
      <w:r w:rsidRPr="00E352EF">
        <w:rPr>
          <w:rFonts w:ascii="Calibri" w:eastAsia="Calibri" w:hAnsi="Calibri" w:cs="Calibri"/>
          <w:b/>
        </w:rPr>
        <w:t>get</w:t>
      </w:r>
      <w:r w:rsidRPr="00E352EF">
        <w:rPr>
          <w:rFonts w:ascii="Calibri" w:eastAsia="Calibri" w:hAnsi="Calibri" w:cs="Calibri"/>
        </w:rPr>
        <w:t xml:space="preserve">("DF_NAME/2000-2010.USD.M.F.A.BOP.ANN.STO", “DF_NAME/2011-2012.USD.M.F.A.BOP.ANN.STO", </w:t>
      </w:r>
    </w:p>
    <w:p w14:paraId="62673AC6" w14:textId="77777777" w:rsidR="005A2227" w:rsidRPr="00E352EF" w:rsidRDefault="0097053A">
      <w:pPr>
        <w:ind w:left="720"/>
        <w:rPr>
          <w:rFonts w:ascii="Calibri" w:eastAsia="Calibri" w:hAnsi="Calibri" w:cs="Calibri"/>
        </w:rPr>
      </w:pPr>
      <w:r w:rsidRPr="00E352EF">
        <w:rPr>
          <w:rFonts w:ascii="Calibri" w:eastAsia="Calibri" w:hAnsi="Calibri" w:cs="Calibri"/>
        </w:rPr>
        <w:t>keep(K1, K2, M1,M2), dedup(M1*min, M2*first_value), filter(K3&gt;5 or K3=1), aggregate(sum(M1),max(M2)))</w:t>
      </w:r>
    </w:p>
    <w:p w14:paraId="2D46A1A9" w14:textId="77777777" w:rsidR="003265E8" w:rsidRPr="00E352EF" w:rsidRDefault="003265E8">
      <w:pPr>
        <w:ind w:left="720"/>
      </w:pPr>
    </w:p>
    <w:p w14:paraId="09B4A12C" w14:textId="77777777" w:rsidR="005A2227" w:rsidRPr="00E352EF" w:rsidRDefault="0097053A">
      <w:pPr>
        <w:rPr>
          <w:rFonts w:ascii="Calibri" w:eastAsia="Calibri" w:hAnsi="Calibri" w:cs="Calibri"/>
        </w:rPr>
      </w:pPr>
      <w:r w:rsidRPr="00E352EF">
        <w:rPr>
          <w:rFonts w:ascii="Calibri" w:eastAsia="Calibri" w:hAnsi="Calibri" w:cs="Calibri"/>
        </w:rPr>
        <w:t xml:space="preserve">retrieves the union of </w:t>
      </w:r>
      <w:r w:rsidR="00472C2F" w:rsidRPr="00E352EF">
        <w:t>Dataset</w:t>
      </w:r>
      <w:r w:rsidRPr="00E352EF">
        <w:rPr>
          <w:rFonts w:ascii="Calibri" w:eastAsia="Calibri" w:hAnsi="Calibri" w:cs="Calibri"/>
        </w:rPr>
        <w:t xml:space="preserve">s identified by </w:t>
      </w:r>
      <w:r w:rsidRPr="00E352EF">
        <w:rPr>
          <w:rFonts w:ascii="Cambria" w:eastAsia="Calibri" w:hAnsi="Cambria"/>
        </w:rPr>
        <w:t xml:space="preserve">DF_NAME/2000-2010.USD.M.F.A.BOP.ANN.STO and DF_NAME/2011-2012.USD.M.F.A.BOP.ANN.STO </w:t>
      </w:r>
      <w:r w:rsidRPr="00E352EF">
        <w:rPr>
          <w:rFonts w:ascii="Calibri" w:eastAsia="Calibri" w:hAnsi="Calibri" w:cs="Calibri"/>
        </w:rPr>
        <w:t>keeping the Identifier Components K1 and K2 and the Measure Components M1 and M2 for all of them. It selects only the rows where K3 is greater than 5 or exactly 1. It aggregates over the Measure Component M1 by sum, over the Measure Component M2 by max, grouping by the Identifier Components K1 and K2.</w:t>
      </w:r>
    </w:p>
    <w:p w14:paraId="7197C11D" w14:textId="77777777" w:rsidR="008C6E97" w:rsidRPr="00E352EF" w:rsidRDefault="008C6E97"/>
    <w:tbl>
      <w:tblPr>
        <w:tblW w:w="410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20"/>
        <w:gridCol w:w="821"/>
        <w:gridCol w:w="821"/>
        <w:gridCol w:w="821"/>
        <w:gridCol w:w="821"/>
      </w:tblGrid>
      <w:tr w:rsidR="005A2227" w:rsidRPr="00E352EF" w14:paraId="3C15863D" w14:textId="77777777">
        <w:tc>
          <w:tcPr>
            <w:tcW w:w="82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5D87536" w14:textId="77777777" w:rsidR="005A2227" w:rsidRPr="00E352EF" w:rsidRDefault="0097053A">
            <w:r w:rsidRPr="00E352EF">
              <w:rPr>
                <w:rFonts w:ascii="Calibri" w:eastAsia="Calibri" w:hAnsi="Calibri" w:cs="Calibri"/>
              </w:rPr>
              <w:lastRenderedPageBreak/>
              <w:t>DF_NAME/2000-2010.USD.M.F.A.BOP.ANN.STO</w:t>
            </w:r>
          </w:p>
        </w:tc>
      </w:tr>
      <w:tr w:rsidR="005A2227" w:rsidRPr="00E352EF" w14:paraId="171C4E52" w14:textId="77777777">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0CBA209" w14:textId="77777777" w:rsidR="005A2227" w:rsidRPr="00E352EF" w:rsidRDefault="0097053A">
            <w:r w:rsidRPr="00E352EF">
              <w:rPr>
                <w:rFonts w:ascii="Calibri" w:eastAsia="Calibri" w:hAnsi="Calibri" w:cs="Calibri"/>
                <w:b/>
              </w:rPr>
              <w:t>K1</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F13FEDF" w14:textId="77777777" w:rsidR="005A2227" w:rsidRPr="00E352EF" w:rsidRDefault="0097053A">
            <w:r w:rsidRPr="00E352EF">
              <w:rPr>
                <w:rFonts w:ascii="Calibri" w:eastAsia="Calibri" w:hAnsi="Calibri" w:cs="Calibri"/>
                <w:b/>
              </w:rPr>
              <w:t>K2</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D25956A" w14:textId="77777777" w:rsidR="005A2227" w:rsidRPr="00E352EF" w:rsidRDefault="0097053A">
            <w:r w:rsidRPr="00E352EF">
              <w:rPr>
                <w:rFonts w:ascii="Calibri" w:eastAsia="Calibri" w:hAnsi="Calibri" w:cs="Calibri"/>
                <w:b/>
              </w:rPr>
              <w:t>K3</w:t>
            </w:r>
          </w:p>
        </w:tc>
        <w:tc>
          <w:tcPr>
            <w:tcW w:w="8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5E1ECA2" w14:textId="77777777" w:rsidR="005A2227" w:rsidRPr="00E352EF" w:rsidRDefault="0097053A">
            <w:r w:rsidRPr="00E352EF">
              <w:rPr>
                <w:rFonts w:ascii="Calibri" w:eastAsia="Calibri" w:hAnsi="Calibri" w:cs="Calibri"/>
                <w:b/>
              </w:rPr>
              <w:t>M1</w:t>
            </w:r>
          </w:p>
        </w:tc>
        <w:tc>
          <w:tcPr>
            <w:tcW w:w="8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73FD6B2" w14:textId="77777777" w:rsidR="005A2227" w:rsidRPr="00E352EF" w:rsidRDefault="0097053A">
            <w:r w:rsidRPr="00E352EF">
              <w:rPr>
                <w:rFonts w:ascii="Calibri" w:eastAsia="Calibri" w:hAnsi="Calibri" w:cs="Calibri"/>
                <w:b/>
              </w:rPr>
              <w:t>M2</w:t>
            </w:r>
          </w:p>
        </w:tc>
      </w:tr>
      <w:tr w:rsidR="005A2227" w:rsidRPr="00E352EF" w14:paraId="43E1DD14"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F56998" w14:textId="77777777" w:rsidR="005A2227" w:rsidRPr="00E352EF" w:rsidRDefault="0097053A">
            <w:r w:rsidRPr="00E352EF">
              <w:rPr>
                <w:rFonts w:ascii="Calibri" w:eastAsia="Calibri" w:hAnsi="Calibri" w:cs="Calibri"/>
              </w:rPr>
              <w:t>1</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E0C2D5" w14:textId="77777777" w:rsidR="005A2227" w:rsidRPr="00E352EF" w:rsidRDefault="0097053A">
            <w:r w:rsidRPr="00E352EF">
              <w:rPr>
                <w:rFonts w:ascii="Calibri" w:eastAsia="Calibri" w:hAnsi="Calibri" w:cs="Calibri"/>
              </w:rPr>
              <w:t>A</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9F64AF" w14:textId="77777777" w:rsidR="005A2227" w:rsidRPr="00E352EF" w:rsidRDefault="0097053A">
            <w:r w:rsidRPr="00E352EF">
              <w:rPr>
                <w:rFonts w:ascii="Calibri" w:eastAsia="Calibri" w:hAnsi="Calibri" w:cs="Calibri"/>
              </w:rPr>
              <w:t>10</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E6585B" w14:textId="77777777" w:rsidR="005A2227" w:rsidRPr="00E352EF" w:rsidRDefault="0097053A">
            <w:r w:rsidRPr="00E352EF">
              <w:rPr>
                <w:rFonts w:ascii="Calibri" w:eastAsia="Calibri" w:hAnsi="Calibri" w:cs="Calibri"/>
              </w:rPr>
              <w:t>5</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D8592C" w14:textId="77777777" w:rsidR="005A2227" w:rsidRPr="00E352EF" w:rsidRDefault="0097053A">
            <w:r w:rsidRPr="00E352EF">
              <w:rPr>
                <w:rFonts w:ascii="Calibri" w:eastAsia="Calibri" w:hAnsi="Calibri" w:cs="Calibri"/>
              </w:rPr>
              <w:t>2</w:t>
            </w:r>
          </w:p>
        </w:tc>
      </w:tr>
      <w:tr w:rsidR="005A2227" w:rsidRPr="00E352EF" w14:paraId="791CD0B9"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EB17EA" w14:textId="77777777" w:rsidR="005A2227" w:rsidRPr="00E352EF" w:rsidRDefault="0097053A">
            <w:r w:rsidRPr="00E352EF">
              <w:rPr>
                <w:rFonts w:ascii="Calibri" w:eastAsia="Calibri" w:hAnsi="Calibri" w:cs="Calibri"/>
              </w:rPr>
              <w:t>2</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014912" w14:textId="77777777" w:rsidR="005A2227" w:rsidRPr="00E352EF" w:rsidRDefault="0097053A">
            <w:r w:rsidRPr="00E352EF">
              <w:rPr>
                <w:rFonts w:ascii="Calibri" w:eastAsia="Calibri" w:hAnsi="Calibri" w:cs="Calibri"/>
              </w:rPr>
              <w:t>B</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5D01F2" w14:textId="77777777" w:rsidR="005A2227" w:rsidRPr="00E352EF" w:rsidRDefault="0097053A">
            <w:r w:rsidRPr="00E352EF">
              <w:rPr>
                <w:rFonts w:ascii="Calibri" w:eastAsia="Calibri" w:hAnsi="Calibri" w:cs="Calibri"/>
              </w:rPr>
              <w:t>1</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20628E" w14:textId="77777777" w:rsidR="005A2227" w:rsidRPr="00E352EF" w:rsidRDefault="0097053A">
            <w:r w:rsidRPr="00E352EF">
              <w:rPr>
                <w:rFonts w:ascii="Calibri" w:eastAsia="Calibri" w:hAnsi="Calibri" w:cs="Calibri"/>
              </w:rPr>
              <w:t>7</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71998F" w14:textId="77777777" w:rsidR="005A2227" w:rsidRPr="00E352EF" w:rsidRDefault="0097053A">
            <w:r w:rsidRPr="00E352EF">
              <w:rPr>
                <w:rFonts w:ascii="Calibri" w:eastAsia="Calibri" w:hAnsi="Calibri" w:cs="Calibri"/>
              </w:rPr>
              <w:t>3</w:t>
            </w:r>
          </w:p>
        </w:tc>
      </w:tr>
    </w:tbl>
    <w:p w14:paraId="618037E0" w14:textId="77777777" w:rsidR="005A2227" w:rsidRPr="00E352EF" w:rsidRDefault="005A2227"/>
    <w:p w14:paraId="0EEC7128" w14:textId="77777777" w:rsidR="005A2227" w:rsidRPr="00E352EF" w:rsidRDefault="005A2227"/>
    <w:tbl>
      <w:tblPr>
        <w:tblW w:w="410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20"/>
        <w:gridCol w:w="821"/>
        <w:gridCol w:w="821"/>
        <w:gridCol w:w="821"/>
        <w:gridCol w:w="821"/>
      </w:tblGrid>
      <w:tr w:rsidR="005A2227" w:rsidRPr="00E352EF" w14:paraId="4F18CD18" w14:textId="77777777">
        <w:tc>
          <w:tcPr>
            <w:tcW w:w="82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FBDCAC6" w14:textId="77777777" w:rsidR="005A2227" w:rsidRPr="00E352EF" w:rsidRDefault="0097053A">
            <w:r w:rsidRPr="00E352EF">
              <w:rPr>
                <w:rFonts w:ascii="Calibri" w:eastAsia="Calibri" w:hAnsi="Calibri" w:cs="Calibri"/>
              </w:rPr>
              <w:t>DF_NAME/2011-2012.USD.M.F.A.BOP.ANN.STO</w:t>
            </w:r>
          </w:p>
        </w:tc>
      </w:tr>
      <w:tr w:rsidR="005A2227" w:rsidRPr="00E352EF" w14:paraId="5E0F837F" w14:textId="77777777">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580F048" w14:textId="77777777" w:rsidR="005A2227" w:rsidRPr="00E352EF" w:rsidRDefault="0097053A">
            <w:r w:rsidRPr="00E352EF">
              <w:rPr>
                <w:rFonts w:ascii="Calibri" w:eastAsia="Calibri" w:hAnsi="Calibri" w:cs="Calibri"/>
                <w:b/>
              </w:rPr>
              <w:t>K1</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E8EB679" w14:textId="77777777" w:rsidR="005A2227" w:rsidRPr="00E352EF" w:rsidRDefault="0097053A">
            <w:r w:rsidRPr="00E352EF">
              <w:rPr>
                <w:rFonts w:ascii="Calibri" w:eastAsia="Calibri" w:hAnsi="Calibri" w:cs="Calibri"/>
                <w:b/>
              </w:rPr>
              <w:t>K2</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3FB2244" w14:textId="77777777" w:rsidR="005A2227" w:rsidRPr="00E352EF" w:rsidRDefault="0097053A">
            <w:r w:rsidRPr="00E352EF">
              <w:rPr>
                <w:rFonts w:ascii="Calibri" w:eastAsia="Calibri" w:hAnsi="Calibri" w:cs="Calibri"/>
                <w:b/>
              </w:rPr>
              <w:t>K3</w:t>
            </w:r>
          </w:p>
        </w:tc>
        <w:tc>
          <w:tcPr>
            <w:tcW w:w="8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45E4A2B" w14:textId="77777777" w:rsidR="005A2227" w:rsidRPr="00E352EF" w:rsidRDefault="0097053A">
            <w:r w:rsidRPr="00E352EF">
              <w:rPr>
                <w:rFonts w:ascii="Calibri" w:eastAsia="Calibri" w:hAnsi="Calibri" w:cs="Calibri"/>
                <w:b/>
              </w:rPr>
              <w:t>M1</w:t>
            </w:r>
          </w:p>
        </w:tc>
        <w:tc>
          <w:tcPr>
            <w:tcW w:w="8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05027B1" w14:textId="77777777" w:rsidR="005A2227" w:rsidRPr="00E352EF" w:rsidRDefault="0097053A">
            <w:r w:rsidRPr="00E352EF">
              <w:rPr>
                <w:rFonts w:ascii="Calibri" w:eastAsia="Calibri" w:hAnsi="Calibri" w:cs="Calibri"/>
                <w:b/>
              </w:rPr>
              <w:t>M2</w:t>
            </w:r>
          </w:p>
        </w:tc>
      </w:tr>
      <w:tr w:rsidR="005A2227" w:rsidRPr="00E352EF" w14:paraId="6BD44F01"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3482F2" w14:textId="77777777" w:rsidR="005A2227" w:rsidRPr="00E352EF" w:rsidRDefault="0097053A">
            <w:r w:rsidRPr="00E352EF">
              <w:rPr>
                <w:rFonts w:ascii="Calibri" w:eastAsia="Calibri" w:hAnsi="Calibri" w:cs="Calibri"/>
              </w:rPr>
              <w:t>1</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902F4B" w14:textId="77777777" w:rsidR="005A2227" w:rsidRPr="00E352EF" w:rsidRDefault="0097053A">
            <w:r w:rsidRPr="00E352EF">
              <w:rPr>
                <w:rFonts w:ascii="Calibri" w:eastAsia="Calibri" w:hAnsi="Calibri" w:cs="Calibri"/>
              </w:rPr>
              <w:t>A</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731E9F" w14:textId="77777777" w:rsidR="005A2227" w:rsidRPr="00E352EF" w:rsidRDefault="0097053A">
            <w:r w:rsidRPr="00E352EF">
              <w:rPr>
                <w:rFonts w:ascii="Calibri" w:eastAsia="Calibri" w:hAnsi="Calibri" w:cs="Calibri"/>
              </w:rPr>
              <w:t>25</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6A9373" w14:textId="77777777" w:rsidR="005A2227" w:rsidRPr="00E352EF" w:rsidRDefault="0097053A">
            <w:r w:rsidRPr="00E352EF">
              <w:rPr>
                <w:rFonts w:ascii="Calibri" w:eastAsia="Calibri" w:hAnsi="Calibri" w:cs="Calibri"/>
              </w:rPr>
              <w:t>6</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A78CE0" w14:textId="77777777" w:rsidR="005A2227" w:rsidRPr="00E352EF" w:rsidRDefault="0097053A">
            <w:r w:rsidRPr="00E352EF">
              <w:rPr>
                <w:rFonts w:ascii="Calibri" w:eastAsia="Calibri" w:hAnsi="Calibri" w:cs="Calibri"/>
              </w:rPr>
              <w:t>5</w:t>
            </w:r>
          </w:p>
        </w:tc>
      </w:tr>
      <w:tr w:rsidR="005A2227" w:rsidRPr="00E352EF" w14:paraId="0EAD6B6C"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E7CD34" w14:textId="77777777" w:rsidR="005A2227" w:rsidRPr="00E352EF" w:rsidRDefault="0097053A">
            <w:r w:rsidRPr="00E352EF">
              <w:rPr>
                <w:rFonts w:ascii="Calibri" w:eastAsia="Calibri" w:hAnsi="Calibri" w:cs="Calibri"/>
              </w:rPr>
              <w:t>2</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B816D6" w14:textId="77777777" w:rsidR="005A2227" w:rsidRPr="00E352EF" w:rsidRDefault="0097053A">
            <w:r w:rsidRPr="00E352EF">
              <w:rPr>
                <w:rFonts w:ascii="Calibri" w:eastAsia="Calibri" w:hAnsi="Calibri" w:cs="Calibri"/>
              </w:rPr>
              <w:t>B</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50EC80" w14:textId="77777777" w:rsidR="005A2227" w:rsidRPr="00E352EF" w:rsidRDefault="0097053A">
            <w:r w:rsidRPr="00E352EF">
              <w:rPr>
                <w:rFonts w:ascii="Calibri" w:eastAsia="Calibri" w:hAnsi="Calibri" w:cs="Calibri"/>
              </w:rPr>
              <w:t>1</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8DE5C2" w14:textId="77777777" w:rsidR="005A2227" w:rsidRPr="00E352EF" w:rsidRDefault="0097053A">
            <w:r w:rsidRPr="00E352EF">
              <w:rPr>
                <w:rFonts w:ascii="Calibri" w:eastAsia="Calibri" w:hAnsi="Calibri" w:cs="Calibri"/>
              </w:rPr>
              <w:t>7</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B41599" w14:textId="77777777" w:rsidR="005A2227" w:rsidRPr="00E352EF" w:rsidRDefault="0097053A">
            <w:r w:rsidRPr="00E352EF">
              <w:rPr>
                <w:rFonts w:ascii="Calibri" w:eastAsia="Calibri" w:hAnsi="Calibri" w:cs="Calibri"/>
              </w:rPr>
              <w:t>7</w:t>
            </w:r>
          </w:p>
        </w:tc>
      </w:tr>
      <w:tr w:rsidR="005A2227" w:rsidRPr="00E352EF" w14:paraId="0AF400F9"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FEC3BC" w14:textId="77777777" w:rsidR="005A2227" w:rsidRPr="00E352EF" w:rsidRDefault="0097053A">
            <w:r w:rsidRPr="00E352EF">
              <w:rPr>
                <w:rFonts w:ascii="Calibri" w:eastAsia="Calibri" w:hAnsi="Calibri" w:cs="Calibri"/>
              </w:rPr>
              <w:t>3</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A7D14D" w14:textId="77777777" w:rsidR="005A2227" w:rsidRPr="00E352EF" w:rsidRDefault="0097053A">
            <w:r w:rsidRPr="00E352EF">
              <w:rPr>
                <w:rFonts w:ascii="Calibri" w:eastAsia="Calibri" w:hAnsi="Calibri" w:cs="Calibri"/>
              </w:rPr>
              <w:t>C</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152DD2" w14:textId="77777777" w:rsidR="005A2227" w:rsidRPr="00E352EF" w:rsidRDefault="0097053A">
            <w:r w:rsidRPr="00E352EF">
              <w:rPr>
                <w:rFonts w:ascii="Calibri" w:eastAsia="Calibri" w:hAnsi="Calibri" w:cs="Calibri"/>
              </w:rPr>
              <w:t>3</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8BA9A1" w14:textId="77777777" w:rsidR="005A2227" w:rsidRPr="00E352EF" w:rsidRDefault="0097053A">
            <w:r w:rsidRPr="00E352EF">
              <w:rPr>
                <w:rFonts w:ascii="Calibri" w:eastAsia="Calibri" w:hAnsi="Calibri" w:cs="Calibri"/>
              </w:rPr>
              <w:t>9</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F76540" w14:textId="77777777" w:rsidR="005A2227" w:rsidRPr="00E352EF" w:rsidRDefault="0097053A">
            <w:r w:rsidRPr="00E352EF">
              <w:rPr>
                <w:rFonts w:ascii="Calibri" w:eastAsia="Calibri" w:hAnsi="Calibri" w:cs="Calibri"/>
              </w:rPr>
              <w:t>11</w:t>
            </w:r>
          </w:p>
        </w:tc>
      </w:tr>
    </w:tbl>
    <w:p w14:paraId="4DD61731" w14:textId="77777777" w:rsidR="005A2227" w:rsidRPr="00E352EF" w:rsidRDefault="005A2227"/>
    <w:tbl>
      <w:tblPr>
        <w:tblW w:w="3456"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64"/>
        <w:gridCol w:w="864"/>
        <w:gridCol w:w="864"/>
        <w:gridCol w:w="864"/>
      </w:tblGrid>
      <w:tr w:rsidR="005A2227" w:rsidRPr="00E352EF" w14:paraId="463880B6" w14:textId="77777777">
        <w:tc>
          <w:tcPr>
            <w:tcW w:w="864"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9448F41" w14:textId="77777777" w:rsidR="005A2227" w:rsidRPr="00E352EF" w:rsidRDefault="0097053A">
            <w:r w:rsidRPr="00E352EF">
              <w:rPr>
                <w:rFonts w:ascii="Calibri" w:eastAsia="Calibri" w:hAnsi="Calibri" w:cs="Calibri"/>
              </w:rPr>
              <w:t>ds_1</w:t>
            </w:r>
          </w:p>
        </w:tc>
      </w:tr>
      <w:tr w:rsidR="005A2227" w:rsidRPr="00E352EF" w14:paraId="320324C6" w14:textId="77777777">
        <w:tc>
          <w:tcPr>
            <w:tcW w:w="86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0AEA6A1" w14:textId="77777777" w:rsidR="005A2227" w:rsidRPr="00E352EF" w:rsidRDefault="0097053A">
            <w:r w:rsidRPr="00E352EF">
              <w:rPr>
                <w:rFonts w:ascii="Calibri" w:eastAsia="Calibri" w:hAnsi="Calibri" w:cs="Calibri"/>
                <w:b/>
              </w:rPr>
              <w:t>K1</w:t>
            </w:r>
          </w:p>
        </w:tc>
        <w:tc>
          <w:tcPr>
            <w:tcW w:w="86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73B202A" w14:textId="77777777" w:rsidR="005A2227" w:rsidRPr="00E352EF" w:rsidRDefault="0097053A">
            <w:r w:rsidRPr="00E352EF">
              <w:rPr>
                <w:rFonts w:ascii="Calibri" w:eastAsia="Calibri" w:hAnsi="Calibri" w:cs="Calibri"/>
                <w:b/>
              </w:rPr>
              <w:t>K2</w:t>
            </w:r>
          </w:p>
        </w:tc>
        <w:tc>
          <w:tcPr>
            <w:tcW w:w="86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24DD582" w14:textId="77777777" w:rsidR="005A2227" w:rsidRPr="00E352EF" w:rsidRDefault="0097053A">
            <w:r w:rsidRPr="00E352EF">
              <w:rPr>
                <w:rFonts w:ascii="Calibri" w:eastAsia="Calibri" w:hAnsi="Calibri" w:cs="Calibri"/>
                <w:b/>
              </w:rPr>
              <w:t>M1</w:t>
            </w:r>
          </w:p>
        </w:tc>
        <w:tc>
          <w:tcPr>
            <w:tcW w:w="86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F04B0E5" w14:textId="77777777" w:rsidR="005A2227" w:rsidRPr="00E352EF" w:rsidRDefault="0097053A">
            <w:r w:rsidRPr="00E352EF">
              <w:rPr>
                <w:rFonts w:ascii="Calibri" w:eastAsia="Calibri" w:hAnsi="Calibri" w:cs="Calibri"/>
                <w:b/>
              </w:rPr>
              <w:t>M2</w:t>
            </w:r>
          </w:p>
        </w:tc>
      </w:tr>
      <w:tr w:rsidR="005A2227" w:rsidRPr="00E352EF" w14:paraId="1D73D540" w14:textId="77777777">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A682C4" w14:textId="77777777" w:rsidR="005A2227" w:rsidRPr="00E352EF" w:rsidRDefault="0097053A">
            <w:r w:rsidRPr="00E352EF">
              <w:rPr>
                <w:rFonts w:ascii="Calibri" w:eastAsia="Calibri" w:hAnsi="Calibri" w:cs="Calibri"/>
              </w:rPr>
              <w:t>1</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F373F1" w14:textId="77777777" w:rsidR="005A2227" w:rsidRPr="00E352EF" w:rsidRDefault="0097053A">
            <w:r w:rsidRPr="00E352EF">
              <w:rPr>
                <w:rFonts w:ascii="Calibri" w:eastAsia="Calibri" w:hAnsi="Calibri" w:cs="Calibri"/>
              </w:rPr>
              <w:t>A</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B3BD1F" w14:textId="77777777" w:rsidR="005A2227" w:rsidRPr="00E352EF" w:rsidRDefault="0097053A">
            <w:r w:rsidRPr="00E352EF">
              <w:rPr>
                <w:rFonts w:ascii="Calibri" w:eastAsia="Calibri" w:hAnsi="Calibri" w:cs="Calibri"/>
              </w:rPr>
              <w:t>11</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6AF633" w14:textId="77777777" w:rsidR="005A2227" w:rsidRPr="00E352EF" w:rsidRDefault="0097053A">
            <w:r w:rsidRPr="00E352EF">
              <w:rPr>
                <w:rFonts w:ascii="Calibri" w:eastAsia="Calibri" w:hAnsi="Calibri" w:cs="Calibri"/>
              </w:rPr>
              <w:t>5</w:t>
            </w:r>
          </w:p>
        </w:tc>
      </w:tr>
      <w:tr w:rsidR="005A2227" w:rsidRPr="00E352EF" w14:paraId="5BF1FFB2" w14:textId="77777777">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C8C01A" w14:textId="77777777" w:rsidR="005A2227" w:rsidRPr="00E352EF" w:rsidRDefault="0097053A">
            <w:r w:rsidRPr="00E352EF">
              <w:rPr>
                <w:rFonts w:ascii="Calibri" w:eastAsia="Calibri" w:hAnsi="Calibri" w:cs="Calibri"/>
              </w:rPr>
              <w:t>2</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7EAD11" w14:textId="77777777" w:rsidR="005A2227" w:rsidRPr="00E352EF" w:rsidRDefault="0097053A">
            <w:r w:rsidRPr="00E352EF">
              <w:rPr>
                <w:rFonts w:ascii="Calibri" w:eastAsia="Calibri" w:hAnsi="Calibri" w:cs="Calibri"/>
              </w:rPr>
              <w:t>B</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C23653" w14:textId="77777777" w:rsidR="005A2227" w:rsidRPr="00E352EF" w:rsidRDefault="0097053A">
            <w:r w:rsidRPr="00E352EF">
              <w:rPr>
                <w:rFonts w:ascii="Calibri" w:eastAsia="Calibri" w:hAnsi="Calibri" w:cs="Calibri"/>
              </w:rPr>
              <w:t>14</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AADD20" w14:textId="77777777" w:rsidR="005A2227" w:rsidRPr="00E352EF" w:rsidRDefault="0097053A">
            <w:r w:rsidRPr="00E352EF">
              <w:rPr>
                <w:rFonts w:ascii="Calibri" w:eastAsia="Calibri" w:hAnsi="Calibri" w:cs="Calibri"/>
              </w:rPr>
              <w:t>7</w:t>
            </w:r>
          </w:p>
        </w:tc>
      </w:tr>
    </w:tbl>
    <w:p w14:paraId="6DEB3F28" w14:textId="77777777" w:rsidR="005A2227" w:rsidRPr="00E352EF" w:rsidRDefault="005A2227"/>
    <w:p w14:paraId="74E2C628" w14:textId="77777777" w:rsidR="005A2227" w:rsidRPr="00E352EF" w:rsidRDefault="0097053A" w:rsidP="00EB1629">
      <w:pPr>
        <w:pStyle w:val="Stile3"/>
        <w:rPr>
          <w:lang w:val="en-GB"/>
        </w:rPr>
      </w:pPr>
      <w:bookmarkStart w:id="187" w:name="_Toc462659615"/>
      <w:bookmarkStart w:id="188" w:name="_Toc463805729"/>
      <w:bookmarkStart w:id="189" w:name="_Toc464487896"/>
      <w:r w:rsidRPr="00E352EF">
        <w:rPr>
          <w:lang w:val="en-GB"/>
        </w:rPr>
        <w:t>put</w:t>
      </w:r>
      <w:bookmarkEnd w:id="187"/>
      <w:bookmarkEnd w:id="188"/>
      <w:bookmarkEnd w:id="189"/>
      <w:r w:rsidRPr="00E352EF">
        <w:rPr>
          <w:lang w:val="en-GB"/>
        </w:rPr>
        <w:t xml:space="preserve"> </w:t>
      </w:r>
    </w:p>
    <w:p w14:paraId="3AD8EAA3" w14:textId="77777777" w:rsidR="005A2227" w:rsidRPr="00E352EF" w:rsidRDefault="0097053A" w:rsidP="004E5B90">
      <w:pPr>
        <w:rPr>
          <w:rFonts w:ascii="Cambria" w:eastAsia="Calibri" w:hAnsi="Cambria" w:cs="Calibri"/>
          <w:i/>
          <w:color w:val="5B9BD5"/>
        </w:rPr>
      </w:pPr>
      <w:r w:rsidRPr="00E352EF">
        <w:rPr>
          <w:rFonts w:ascii="Cambria" w:eastAsia="Calibri" w:hAnsi="Cambria" w:cs="Calibri"/>
          <w:i/>
          <w:color w:val="5B9BD5"/>
        </w:rPr>
        <w:t>Semantics</w:t>
      </w:r>
    </w:p>
    <w:p w14:paraId="2EAE3DAB" w14:textId="77777777" w:rsidR="005A2227" w:rsidRPr="00E352EF" w:rsidRDefault="0057074A" w:rsidP="004E5B90">
      <w:pPr>
        <w:rPr>
          <w:rFonts w:ascii="Cambria" w:hAnsi="Cambria"/>
        </w:rPr>
      </w:pPr>
      <w:r w:rsidRPr="00E352EF">
        <w:rPr>
          <w:rFonts w:ascii="Cambria" w:eastAsia="Calibri" w:hAnsi="Cambria" w:cs="Calibri"/>
        </w:rPr>
        <w:t>It s</w:t>
      </w:r>
      <w:r w:rsidR="0097053A" w:rsidRPr="00E352EF">
        <w:rPr>
          <w:rFonts w:ascii="Cambria" w:eastAsia="Calibri" w:hAnsi="Cambria" w:cs="Calibri"/>
        </w:rPr>
        <w:t xml:space="preserve">tores the content of a Dataset expression ds into a persistent </w:t>
      </w:r>
      <w:r w:rsidR="00472C2F" w:rsidRPr="00E352EF">
        <w:t>Dataset</w:t>
      </w:r>
      <w:r w:rsidR="0097053A" w:rsidRPr="00E352EF">
        <w:rPr>
          <w:rFonts w:ascii="Cambria" w:eastAsia="Calibri" w:hAnsi="Cambria" w:cs="Calibri"/>
        </w:rPr>
        <w:t>.</w:t>
      </w:r>
    </w:p>
    <w:p w14:paraId="6D80836A" w14:textId="77777777" w:rsidR="004E5B90" w:rsidRPr="00E352EF" w:rsidRDefault="004E5B90" w:rsidP="004E5B90">
      <w:pPr>
        <w:rPr>
          <w:rFonts w:ascii="Cambria" w:eastAsia="Calibri" w:hAnsi="Cambria" w:cs="Calibri"/>
          <w:i/>
          <w:color w:val="5B9BD5"/>
        </w:rPr>
      </w:pPr>
    </w:p>
    <w:p w14:paraId="763E5F7B"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Syntax</w:t>
      </w:r>
    </w:p>
    <w:p w14:paraId="51E1FA21" w14:textId="77777777" w:rsidR="005A2227" w:rsidRPr="00E352EF" w:rsidRDefault="0097053A" w:rsidP="004E5B90">
      <w:pPr>
        <w:rPr>
          <w:rFonts w:ascii="Cambria" w:hAnsi="Cambria"/>
        </w:rPr>
      </w:pPr>
      <w:r w:rsidRPr="00E352EF">
        <w:rPr>
          <w:rFonts w:ascii="Cambria" w:eastAsia="Calibri" w:hAnsi="Cambria" w:cs="Calibri"/>
          <w:b/>
        </w:rPr>
        <w:t>put(</w:t>
      </w:r>
      <w:r w:rsidRPr="00E352EF">
        <w:rPr>
          <w:rFonts w:ascii="Cambria" w:eastAsia="Calibri" w:hAnsi="Cambria" w:cs="Calibri"/>
          <w:i/>
        </w:rPr>
        <w:t>ds</w:t>
      </w:r>
      <w:r w:rsidRPr="00E352EF">
        <w:rPr>
          <w:rFonts w:ascii="Cambria" w:eastAsia="Calibri" w:hAnsi="Cambria" w:cs="Calibri"/>
        </w:rPr>
        <w:t xml:space="preserve">, </w:t>
      </w:r>
      <w:r w:rsidRPr="00E352EF">
        <w:rPr>
          <w:rFonts w:ascii="Cambria" w:eastAsia="Calibri" w:hAnsi="Cambria" w:cs="Calibri"/>
          <w:i/>
        </w:rPr>
        <w:t>ds_id</w:t>
      </w:r>
      <w:r w:rsidRPr="00E352EF">
        <w:rPr>
          <w:rFonts w:ascii="Cambria" w:eastAsia="Calibri" w:hAnsi="Cambria" w:cs="Calibri"/>
          <w:b/>
        </w:rPr>
        <w:t>)</w:t>
      </w:r>
      <w:r w:rsidRPr="00E352EF">
        <w:rPr>
          <w:rFonts w:ascii="Cambria" w:eastAsia="Calibri" w:hAnsi="Cambria" w:cs="Calibri"/>
        </w:rPr>
        <w:t xml:space="preserve"> </w:t>
      </w:r>
    </w:p>
    <w:p w14:paraId="654594FC" w14:textId="77777777" w:rsidR="004E5B90" w:rsidRPr="00E352EF" w:rsidRDefault="004E5B90" w:rsidP="004E5B90">
      <w:pPr>
        <w:rPr>
          <w:rFonts w:ascii="Cambria" w:eastAsia="Calibri" w:hAnsi="Cambria" w:cs="Calibri"/>
          <w:i/>
          <w:color w:val="5B9BD5"/>
        </w:rPr>
      </w:pPr>
    </w:p>
    <w:p w14:paraId="39716EF3"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Parameters</w:t>
      </w:r>
    </w:p>
    <w:p w14:paraId="4FBA2D3A" w14:textId="77777777" w:rsidR="005A2227" w:rsidRPr="00E352EF" w:rsidRDefault="0097053A" w:rsidP="004E5B90">
      <w:pPr>
        <w:rPr>
          <w:rFonts w:ascii="Cambria" w:hAnsi="Cambria"/>
        </w:rPr>
      </w:pPr>
      <w:r w:rsidRPr="00E352EF">
        <w:rPr>
          <w:rFonts w:ascii="Cambria" w:eastAsia="Calibri" w:hAnsi="Cambria" w:cs="Calibri"/>
          <w:i/>
        </w:rPr>
        <w:t>ds, ds_id</w:t>
      </w:r>
      <w:r w:rsidR="00DC675D" w:rsidRPr="00E352EF">
        <w:rPr>
          <w:rFonts w:ascii="Cambria" w:eastAsia="Calibri" w:hAnsi="Cambria" w:cs="Calibri"/>
          <w:i/>
        </w:rPr>
        <w:t xml:space="preserve"> </w:t>
      </w:r>
      <w:r w:rsidR="001E4C0B" w:rsidRPr="00E352EF">
        <w:rPr>
          <w:rFonts w:ascii="Cambria" w:eastAsia="Calibri" w:hAnsi="Cambria" w:cs="Calibri"/>
        </w:rPr>
        <w:t>:</w:t>
      </w:r>
      <w:r w:rsidRPr="00E352EF">
        <w:rPr>
          <w:rFonts w:ascii="Cambria" w:eastAsia="Calibri" w:hAnsi="Cambria" w:cs="Calibri"/>
        </w:rPr>
        <w:t xml:space="preserve"> dataset {identifier &lt;IDENT&gt; as scalar-type}+</w:t>
      </w:r>
    </w:p>
    <w:p w14:paraId="3465F8D1" w14:textId="77777777" w:rsidR="005A2227" w:rsidRPr="00E352EF" w:rsidRDefault="0097053A" w:rsidP="004E5B90">
      <w:pPr>
        <w:rPr>
          <w:rFonts w:ascii="Cambria" w:hAnsi="Cambria"/>
        </w:rPr>
      </w:pPr>
      <w:r w:rsidRPr="00E352EF">
        <w:rPr>
          <w:rFonts w:ascii="Cambria" w:hAnsi="Cambria"/>
        </w:rPr>
        <w:tab/>
      </w:r>
      <w:r w:rsidRPr="00E352EF">
        <w:rPr>
          <w:rFonts w:ascii="Cambria" w:hAnsi="Cambria"/>
        </w:rPr>
        <w:tab/>
      </w:r>
      <w:r w:rsidRPr="00E352EF">
        <w:rPr>
          <w:rFonts w:ascii="Cambria" w:eastAsia="Calibri" w:hAnsi="Cambria" w:cs="Calibri"/>
        </w:rPr>
        <w:t xml:space="preserve">      {measure &lt;IDENT&gt; as scalar-type}* {attribute &lt;IDENT&gt; as scalar-type}*</w:t>
      </w:r>
    </w:p>
    <w:p w14:paraId="47072F3C" w14:textId="77777777" w:rsidR="005A2227" w:rsidRPr="00E352EF" w:rsidRDefault="005A2227" w:rsidP="004E5B90">
      <w:pPr>
        <w:rPr>
          <w:rFonts w:ascii="Cambria" w:hAnsi="Cambria"/>
        </w:rPr>
      </w:pPr>
    </w:p>
    <w:p w14:paraId="79ABEB4F" w14:textId="77777777" w:rsidR="005A2227" w:rsidRPr="00E352EF" w:rsidRDefault="0097053A" w:rsidP="003265E8">
      <w:pPr>
        <w:numPr>
          <w:ilvl w:val="0"/>
          <w:numId w:val="5"/>
        </w:numPr>
        <w:tabs>
          <w:tab w:val="clear" w:pos="-14"/>
          <w:tab w:val="left" w:pos="0"/>
        </w:tabs>
        <w:ind w:left="426" w:hanging="426"/>
        <w:rPr>
          <w:rFonts w:ascii="Cambria" w:hAnsi="Cambria"/>
        </w:rPr>
      </w:pPr>
      <w:r w:rsidRPr="00E352EF">
        <w:rPr>
          <w:rFonts w:ascii="Cambria" w:eastAsia="Calibri" w:hAnsi="Cambria" w:cs="Calibri"/>
          <w:i/>
        </w:rPr>
        <w:t xml:space="preserve">ds </w:t>
      </w:r>
      <w:r w:rsidRPr="00E352EF">
        <w:rPr>
          <w:rFonts w:ascii="Cambria" w:eastAsia="Calibri" w:hAnsi="Cambria" w:cs="Calibri"/>
        </w:rPr>
        <w:t>– is the Dataset, or Dataset expression which contents must be stored in the system.</w:t>
      </w:r>
    </w:p>
    <w:p w14:paraId="536F1FB9" w14:textId="77777777" w:rsidR="005A2227" w:rsidRPr="00E352EF" w:rsidRDefault="0097053A" w:rsidP="003265E8">
      <w:pPr>
        <w:numPr>
          <w:ilvl w:val="0"/>
          <w:numId w:val="5"/>
        </w:numPr>
        <w:tabs>
          <w:tab w:val="clear" w:pos="-14"/>
          <w:tab w:val="left" w:pos="0"/>
        </w:tabs>
        <w:ind w:left="426" w:hanging="426"/>
        <w:rPr>
          <w:rFonts w:ascii="Cambria" w:hAnsi="Cambria"/>
        </w:rPr>
      </w:pPr>
      <w:r w:rsidRPr="00E352EF">
        <w:rPr>
          <w:rFonts w:ascii="Cambria" w:eastAsia="Calibri" w:hAnsi="Cambria" w:cs="Calibri"/>
          <w:i/>
        </w:rPr>
        <w:t xml:space="preserve">ds_id – </w:t>
      </w:r>
      <w:r w:rsidRPr="00E352EF">
        <w:rPr>
          <w:rFonts w:ascii="Cambria" w:eastAsia="Calibri" w:hAnsi="Cambria" w:cs="Calibri"/>
        </w:rPr>
        <w:t>is the Dataset that will assumes the contents of ds, it will be persistent in the system.</w:t>
      </w:r>
    </w:p>
    <w:p w14:paraId="6920D6F1" w14:textId="77777777" w:rsidR="004E5B90" w:rsidRPr="00E352EF" w:rsidRDefault="004E5B90" w:rsidP="004E5B90">
      <w:pPr>
        <w:rPr>
          <w:rFonts w:ascii="Cambria" w:eastAsia="Calibri" w:hAnsi="Cambria" w:cs="Calibri"/>
          <w:i/>
          <w:color w:val="5B9BD5"/>
        </w:rPr>
      </w:pPr>
    </w:p>
    <w:p w14:paraId="2BE2DA7B"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Constraints</w:t>
      </w:r>
    </w:p>
    <w:p w14:paraId="38E46EFC" w14:textId="77777777" w:rsidR="005A2227" w:rsidRPr="00E352EF" w:rsidRDefault="0097053A" w:rsidP="004E5B90">
      <w:pPr>
        <w:jc w:val="both"/>
        <w:rPr>
          <w:rFonts w:ascii="Cambria" w:hAnsi="Cambria"/>
        </w:rPr>
      </w:pPr>
      <w:r w:rsidRPr="00E352EF">
        <w:rPr>
          <w:rFonts w:ascii="Cambria" w:eastAsia="Calibri" w:hAnsi="Cambria" w:cs="Calibri"/>
        </w:rPr>
        <w:t xml:space="preserve">The Logical Data Structure of </w:t>
      </w:r>
      <w:r w:rsidRPr="00E352EF">
        <w:rPr>
          <w:rFonts w:ascii="Cambria" w:eastAsia="Calibri" w:hAnsi="Cambria" w:cs="Calibri"/>
          <w:i/>
        </w:rPr>
        <w:t>ds</w:t>
      </w:r>
      <w:r w:rsidRPr="00E352EF">
        <w:rPr>
          <w:rFonts w:ascii="Cambria" w:eastAsia="Calibri" w:hAnsi="Cambria" w:cs="Calibri"/>
        </w:rPr>
        <w:t xml:space="preserve"> must conform to the one of the Dataset in the system that is identified by </w:t>
      </w:r>
      <w:r w:rsidRPr="00E352EF">
        <w:rPr>
          <w:rFonts w:ascii="Cambria" w:eastAsia="Calibri" w:hAnsi="Cambria" w:cs="Calibri"/>
          <w:i/>
        </w:rPr>
        <w:t xml:space="preserve">ds_id </w:t>
      </w:r>
      <w:r w:rsidRPr="00E352EF">
        <w:rPr>
          <w:rFonts w:ascii="Cambria" w:eastAsia="Calibri" w:hAnsi="Cambria" w:cs="Calibri"/>
        </w:rPr>
        <w:t>(static).</w:t>
      </w:r>
    </w:p>
    <w:p w14:paraId="2E828C45" w14:textId="77777777" w:rsidR="004E5B90" w:rsidRPr="00E352EF" w:rsidRDefault="004E5B90" w:rsidP="004E5B90">
      <w:pPr>
        <w:rPr>
          <w:rFonts w:ascii="Cambria" w:eastAsia="Calibri" w:hAnsi="Cambria" w:cs="Calibri"/>
          <w:i/>
          <w:color w:val="5B9BD5"/>
        </w:rPr>
      </w:pPr>
    </w:p>
    <w:p w14:paraId="614BFAEC"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 xml:space="preserve">Returns </w:t>
      </w:r>
    </w:p>
    <w:p w14:paraId="3AE610FE" w14:textId="77777777" w:rsidR="005A2227" w:rsidRPr="00E352EF" w:rsidRDefault="0097053A" w:rsidP="00D107F0">
      <w:pPr>
        <w:tabs>
          <w:tab w:val="left" w:pos="3949"/>
        </w:tabs>
        <w:jc w:val="both"/>
        <w:rPr>
          <w:rFonts w:ascii="Cambria" w:hAnsi="Cambria"/>
        </w:rPr>
      </w:pPr>
      <w:r w:rsidRPr="00E352EF">
        <w:rPr>
          <w:rFonts w:ascii="Cambria" w:eastAsia="Calibri" w:hAnsi="Cambria" w:cs="Calibri"/>
        </w:rPr>
        <w:t xml:space="preserve">A Dataset that is a copy of the input one </w:t>
      </w:r>
      <w:r w:rsidRPr="00E352EF">
        <w:rPr>
          <w:rFonts w:ascii="Cambria" w:eastAsia="Calibri" w:hAnsi="Cambria" w:cs="Calibri"/>
          <w:i/>
        </w:rPr>
        <w:t>ds.</w:t>
      </w:r>
      <w:r w:rsidR="0057074A" w:rsidRPr="00E352EF">
        <w:rPr>
          <w:rFonts w:ascii="Cambria" w:eastAsia="Calibri" w:hAnsi="Cambria" w:cs="Calibri"/>
          <w:i/>
        </w:rPr>
        <w:tab/>
      </w:r>
    </w:p>
    <w:p w14:paraId="2726B146" w14:textId="77777777" w:rsidR="005A2227" w:rsidRPr="00E352EF" w:rsidRDefault="005A2227" w:rsidP="004E5B90">
      <w:pPr>
        <w:rPr>
          <w:rFonts w:ascii="Cambria" w:hAnsi="Cambria"/>
        </w:rPr>
      </w:pPr>
    </w:p>
    <w:p w14:paraId="126B8B78"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Example</w:t>
      </w:r>
      <w:r w:rsidR="00EA6708" w:rsidRPr="00E352EF">
        <w:rPr>
          <w:rFonts w:ascii="Cambria" w:eastAsia="Calibri" w:hAnsi="Cambria" w:cs="Calibri"/>
          <w:i/>
          <w:color w:val="5B9BD5"/>
        </w:rPr>
        <w:t>s</w:t>
      </w:r>
    </w:p>
    <w:p w14:paraId="42D2478C" w14:textId="77777777" w:rsidR="00EA6708" w:rsidRPr="00E352EF" w:rsidRDefault="004E5B90" w:rsidP="00EA6708">
      <w:pPr>
        <w:rPr>
          <w:rFonts w:ascii="Cambria" w:hAnsi="Cambria"/>
        </w:rPr>
      </w:pPr>
      <w:r w:rsidRPr="00E352EF">
        <w:rPr>
          <w:rFonts w:ascii="Cambria" w:eastAsia="Calibri" w:hAnsi="Cambria" w:cs="Calibri"/>
        </w:rPr>
        <w:t>1)</w:t>
      </w:r>
      <w:r w:rsidR="00EA6708" w:rsidRPr="00E352EF">
        <w:rPr>
          <w:rFonts w:ascii="Cambria" w:eastAsia="Calibri" w:hAnsi="Cambria" w:cs="Calibri"/>
        </w:rPr>
        <w:t xml:space="preserve"> The expression below is to store the ds_1 Dataset.</w:t>
      </w:r>
    </w:p>
    <w:p w14:paraId="180F8E3E" w14:textId="77777777" w:rsidR="004E5B90" w:rsidRPr="00E352EF" w:rsidRDefault="004E5B90" w:rsidP="004E5B90">
      <w:pPr>
        <w:rPr>
          <w:rFonts w:ascii="Cambria" w:eastAsia="Calibri" w:hAnsi="Cambria" w:cs="Calibri"/>
        </w:rPr>
      </w:pPr>
    </w:p>
    <w:p w14:paraId="27D0A5D5" w14:textId="77777777" w:rsidR="005A2227" w:rsidRPr="00E352EF" w:rsidRDefault="0097053A" w:rsidP="004E5B90">
      <w:pPr>
        <w:rPr>
          <w:rFonts w:ascii="Cambria" w:hAnsi="Cambria"/>
        </w:rPr>
      </w:pPr>
      <w:r w:rsidRPr="00E352EF">
        <w:rPr>
          <w:rFonts w:ascii="Cambria" w:eastAsia="Calibri" w:hAnsi="Cambria" w:cs="Calibri"/>
        </w:rPr>
        <w:t>ds := put(ds_1, "DF_NAME/2000-2010.USD.M.F.A.BOP.ANN.STO")</w:t>
      </w:r>
    </w:p>
    <w:p w14:paraId="0A76B6E5" w14:textId="77777777" w:rsidR="005A2227" w:rsidRPr="00E352EF" w:rsidRDefault="005A2227" w:rsidP="004E5B90">
      <w:pPr>
        <w:rPr>
          <w:rFonts w:ascii="Cambria" w:hAnsi="Cambria"/>
        </w:rPr>
      </w:pPr>
    </w:p>
    <w:p w14:paraId="075332DB" w14:textId="77777777" w:rsidR="005A2227" w:rsidRPr="00E352EF" w:rsidRDefault="004E5B90" w:rsidP="004E5B90">
      <w:pPr>
        <w:rPr>
          <w:rFonts w:ascii="Cambria" w:hAnsi="Cambria"/>
        </w:rPr>
      </w:pPr>
      <w:r w:rsidRPr="00E352EF">
        <w:rPr>
          <w:rFonts w:ascii="Cambria" w:eastAsia="Calibri" w:hAnsi="Cambria" w:cs="Calibri"/>
        </w:rPr>
        <w:t>2)</w:t>
      </w:r>
      <w:r w:rsidR="00C37921" w:rsidRPr="00E352EF">
        <w:rPr>
          <w:rFonts w:ascii="Cambria" w:eastAsia="Calibri" w:hAnsi="Cambria" w:cs="Calibri"/>
        </w:rPr>
        <w:t xml:space="preserve"> </w:t>
      </w:r>
      <w:r w:rsidR="0097053A" w:rsidRPr="00E352EF">
        <w:rPr>
          <w:rFonts w:ascii="Cambria" w:eastAsia="Calibri" w:hAnsi="Cambria" w:cs="Calibri"/>
        </w:rPr>
        <w:t>ds := put(log((ds_1 + ds_2),10), "DF_NAME/2000-2010.USD.M.F.A.BOP.ANN.STO")</w:t>
      </w:r>
    </w:p>
    <w:p w14:paraId="1DD2AFDC" w14:textId="77777777" w:rsidR="005A2227" w:rsidRPr="00E352EF" w:rsidRDefault="0097053A" w:rsidP="004E5B90">
      <w:pPr>
        <w:rPr>
          <w:rFonts w:ascii="Cambria" w:hAnsi="Cambria"/>
        </w:rPr>
      </w:pPr>
      <w:r w:rsidRPr="00E352EF">
        <w:rPr>
          <w:rFonts w:ascii="Cambria" w:eastAsia="Calibri" w:hAnsi="Cambria" w:cs="Calibri"/>
        </w:rPr>
        <w:t>The result of logarithm is stored, while the sum is not persistent.</w:t>
      </w:r>
    </w:p>
    <w:p w14:paraId="36B15C85" w14:textId="77777777" w:rsidR="005A2227" w:rsidRPr="00E352EF" w:rsidRDefault="005A2227" w:rsidP="004E5B90">
      <w:pPr>
        <w:rPr>
          <w:rFonts w:ascii="Cambria" w:hAnsi="Cambria"/>
        </w:rPr>
      </w:pPr>
    </w:p>
    <w:p w14:paraId="4D372CBD" w14:textId="77777777" w:rsidR="005A2227" w:rsidRPr="00E352EF" w:rsidRDefault="004E5B90" w:rsidP="004E5B90">
      <w:pPr>
        <w:rPr>
          <w:rFonts w:ascii="Cambria" w:hAnsi="Cambria"/>
        </w:rPr>
      </w:pPr>
      <w:r w:rsidRPr="00E352EF">
        <w:rPr>
          <w:rFonts w:ascii="Cambria" w:eastAsia="Calibri" w:hAnsi="Cambria" w:cs="Calibri"/>
        </w:rPr>
        <w:t>3)</w:t>
      </w:r>
      <w:r w:rsidR="00C37921" w:rsidRPr="00E352EF">
        <w:rPr>
          <w:rFonts w:ascii="Cambria" w:eastAsia="Calibri" w:hAnsi="Cambria" w:cs="Calibri"/>
        </w:rPr>
        <w:t xml:space="preserve"> </w:t>
      </w:r>
      <w:r w:rsidR="0097053A" w:rsidRPr="00E352EF">
        <w:rPr>
          <w:rFonts w:ascii="Cambria" w:eastAsia="Calibri" w:hAnsi="Cambria" w:cs="Calibri"/>
        </w:rPr>
        <w:t>ds := put(log(put(ds_1 + ds_2, "DF_NAME/2000-2011.USD.M.F.A.BOP.ANN.STO"),10),"DF_NAME/2000-2010.USD.M.F.A.BOP.ANN.STO")</w:t>
      </w:r>
    </w:p>
    <w:p w14:paraId="58BC2101" w14:textId="77777777" w:rsidR="005A2227" w:rsidRPr="00E352EF" w:rsidRDefault="0097053A" w:rsidP="004E5B90">
      <w:pPr>
        <w:rPr>
          <w:rFonts w:ascii="Cambria" w:hAnsi="Cambria"/>
        </w:rPr>
      </w:pPr>
      <w:r w:rsidRPr="00E352EF">
        <w:rPr>
          <w:rFonts w:ascii="Cambria" w:eastAsia="Calibri" w:hAnsi="Cambria" w:cs="Calibri"/>
        </w:rPr>
        <w:t xml:space="preserve">Both the results of the sum and the logarithm are stored into the system. The fact that put outputs the input expression allows for this kind of use. </w:t>
      </w:r>
    </w:p>
    <w:p w14:paraId="444B151B" w14:textId="77777777" w:rsidR="005A2227" w:rsidRPr="00E352EF" w:rsidRDefault="0097053A" w:rsidP="00EB1629">
      <w:pPr>
        <w:pStyle w:val="Stile3"/>
        <w:rPr>
          <w:lang w:val="en-GB"/>
        </w:rPr>
      </w:pPr>
      <w:bookmarkStart w:id="190" w:name="_Toc462659616"/>
      <w:bookmarkStart w:id="191" w:name="_Toc463805730"/>
      <w:bookmarkStart w:id="192" w:name="_Toc464487897"/>
      <w:r w:rsidRPr="00E352EF">
        <w:rPr>
          <w:lang w:val="en-GB"/>
        </w:rPr>
        <w:lastRenderedPageBreak/>
        <w:t>eval</w:t>
      </w:r>
      <w:bookmarkEnd w:id="190"/>
      <w:bookmarkEnd w:id="191"/>
      <w:bookmarkEnd w:id="192"/>
    </w:p>
    <w:p w14:paraId="0F757C50"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Semantics</w:t>
      </w:r>
    </w:p>
    <w:p w14:paraId="292EB1D3" w14:textId="77777777" w:rsidR="005A2227" w:rsidRPr="00E352EF" w:rsidRDefault="0097053A" w:rsidP="004E5B90">
      <w:r w:rsidRPr="00E352EF">
        <w:rPr>
          <w:rFonts w:ascii="Calibri" w:eastAsia="Calibri" w:hAnsi="Calibri" w:cs="Calibri"/>
        </w:rPr>
        <w:t xml:space="preserve">The </w:t>
      </w:r>
      <w:r w:rsidRPr="00E352EF">
        <w:rPr>
          <w:rFonts w:ascii="Calibri" w:eastAsia="Calibri" w:hAnsi="Calibri" w:cs="Calibri"/>
          <w:b/>
        </w:rPr>
        <w:t>eval</w:t>
      </w:r>
      <w:r w:rsidRPr="00E352EF">
        <w:rPr>
          <w:rFonts w:ascii="Calibri" w:eastAsia="Calibri" w:hAnsi="Calibri" w:cs="Calibri"/>
        </w:rPr>
        <w:t xml:space="preserve"> operator allows </w:t>
      </w:r>
      <w:r w:rsidR="0057074A" w:rsidRPr="00E352EF">
        <w:rPr>
          <w:rFonts w:ascii="Calibri" w:eastAsia="Calibri" w:hAnsi="Calibri" w:cs="Calibri"/>
        </w:rPr>
        <w:t xml:space="preserve">to execute </w:t>
      </w:r>
      <w:r w:rsidRPr="00E352EF">
        <w:rPr>
          <w:rFonts w:ascii="Calibri" w:eastAsia="Calibri" w:hAnsi="Calibri" w:cs="Calibri"/>
        </w:rPr>
        <w:t>a</w:t>
      </w:r>
      <w:r w:rsidR="0057074A" w:rsidRPr="00E352EF">
        <w:rPr>
          <w:rFonts w:ascii="Calibri" w:eastAsia="Calibri" w:hAnsi="Calibri" w:cs="Calibri"/>
        </w:rPr>
        <w:t>n external, non-VTL program,</w:t>
      </w:r>
      <w:r w:rsidRPr="00E352EF">
        <w:rPr>
          <w:rFonts w:ascii="Calibri" w:eastAsia="Calibri" w:hAnsi="Calibri" w:cs="Calibri"/>
        </w:rPr>
        <w:t xml:space="preserve"> </w:t>
      </w:r>
      <w:r w:rsidR="0057074A" w:rsidRPr="00E352EF">
        <w:rPr>
          <w:rFonts w:ascii="Calibri" w:eastAsia="Calibri" w:hAnsi="Calibri" w:cs="Calibri"/>
        </w:rPr>
        <w:t xml:space="preserve">and returns its result as </w:t>
      </w:r>
      <w:r w:rsidRPr="00E352EF">
        <w:rPr>
          <w:rFonts w:ascii="Calibri" w:eastAsia="Calibri" w:hAnsi="Calibri" w:cs="Calibri"/>
        </w:rPr>
        <w:t>a Dataset.</w:t>
      </w:r>
    </w:p>
    <w:p w14:paraId="7F68BE4B" w14:textId="77777777" w:rsidR="004E5B90" w:rsidRPr="00E352EF" w:rsidRDefault="004E5B90" w:rsidP="004E5B90">
      <w:pPr>
        <w:rPr>
          <w:rFonts w:ascii="Calibri" w:eastAsia="Calibri" w:hAnsi="Calibri" w:cs="Calibri"/>
          <w:i/>
          <w:color w:val="5B9BD5"/>
        </w:rPr>
      </w:pPr>
    </w:p>
    <w:p w14:paraId="705950DC"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Syntax</w:t>
      </w:r>
    </w:p>
    <w:p w14:paraId="2D7FED74" w14:textId="77777777" w:rsidR="005A2227" w:rsidRPr="00E352EF" w:rsidRDefault="0097053A" w:rsidP="004E5B90">
      <w:pPr>
        <w:rPr>
          <w:rFonts w:ascii="Cambria" w:hAnsi="Cambria"/>
        </w:rPr>
      </w:pPr>
      <w:r w:rsidRPr="00E352EF">
        <w:rPr>
          <w:rFonts w:ascii="Cambria" w:eastAsia="Calibri" w:hAnsi="Cambria" w:cs="Calibri"/>
        </w:rPr>
        <w:t xml:space="preserve"> </w:t>
      </w:r>
      <w:r w:rsidRPr="00E352EF">
        <w:rPr>
          <w:rFonts w:ascii="Cambria" w:eastAsia="Calibri" w:hAnsi="Cambria" w:cs="Calibri"/>
          <w:b/>
        </w:rPr>
        <w:t>eval (</w:t>
      </w:r>
      <w:r w:rsidRPr="00E352EF">
        <w:rPr>
          <w:rFonts w:ascii="Cambria" w:eastAsia="Calibri" w:hAnsi="Cambria" w:cs="Calibri"/>
        </w:rPr>
        <w:t xml:space="preserve">Constant&lt;String&gt; </w:t>
      </w:r>
      <w:r w:rsidRPr="00E352EF">
        <w:rPr>
          <w:rFonts w:ascii="Cambria" w:eastAsia="Calibri" w:hAnsi="Cambria" w:cs="Calibri"/>
          <w:i/>
        </w:rPr>
        <w:t>language</w:t>
      </w:r>
      <w:r w:rsidRPr="00E352EF">
        <w:rPr>
          <w:rFonts w:ascii="Cambria" w:eastAsia="Calibri" w:hAnsi="Cambria" w:cs="Calibri"/>
        </w:rPr>
        <w:t>,</w:t>
      </w:r>
    </w:p>
    <w:p w14:paraId="1FC5336A" w14:textId="77777777" w:rsidR="005A2227" w:rsidRPr="00E352EF" w:rsidRDefault="0097053A" w:rsidP="004E5B90">
      <w:pPr>
        <w:ind w:left="720"/>
        <w:rPr>
          <w:rFonts w:ascii="Cambria" w:hAnsi="Cambria"/>
        </w:rPr>
      </w:pPr>
      <w:r w:rsidRPr="00E352EF">
        <w:rPr>
          <w:rFonts w:ascii="Cambria" w:eastAsia="Calibri" w:hAnsi="Cambria" w:cs="Calibri"/>
        </w:rPr>
        <w:t>[{</w:t>
      </w:r>
      <w:r w:rsidRPr="00E352EF">
        <w:rPr>
          <w:rFonts w:ascii="Cambria" w:eastAsia="Calibri" w:hAnsi="Cambria" w:cs="Calibri"/>
          <w:b/>
        </w:rPr>
        <w:t>script=</w:t>
      </w:r>
      <w:r w:rsidRPr="00E352EF">
        <w:rPr>
          <w:rFonts w:ascii="Cambria" w:eastAsia="Calibri" w:hAnsi="Cambria" w:cs="Calibri"/>
        </w:rPr>
        <w:t xml:space="preserve">}Constant&lt;String&gt; </w:t>
      </w:r>
      <w:r w:rsidRPr="00E352EF">
        <w:rPr>
          <w:rFonts w:ascii="Cambria" w:eastAsia="Calibri" w:hAnsi="Cambria" w:cs="Calibri"/>
          <w:i/>
        </w:rPr>
        <w:t>script</w:t>
      </w:r>
      <w:r w:rsidRPr="00E352EF">
        <w:rPr>
          <w:rFonts w:ascii="Cambria" w:eastAsia="Calibri" w:hAnsi="Cambria" w:cs="Calibri"/>
        </w:rPr>
        <w:t xml:space="preserve"> | Constant&lt;String&gt; </w:t>
      </w:r>
      <w:r w:rsidRPr="00E352EF">
        <w:rPr>
          <w:rFonts w:ascii="Cambria" w:eastAsia="Calibri" w:hAnsi="Cambria" w:cs="Calibri"/>
          <w:i/>
        </w:rPr>
        <w:t>programPath</w:t>
      </w:r>
      <w:r w:rsidRPr="00E352EF">
        <w:rPr>
          <w:rFonts w:ascii="Cambria" w:eastAsia="Calibri" w:hAnsi="Cambria" w:cs="Calibri"/>
        </w:rPr>
        <w:t>],</w:t>
      </w:r>
    </w:p>
    <w:p w14:paraId="6B522CCB" w14:textId="77777777" w:rsidR="005A2227" w:rsidRPr="00E352EF" w:rsidRDefault="0097053A" w:rsidP="004E5B90">
      <w:pPr>
        <w:ind w:left="720"/>
        <w:rPr>
          <w:rFonts w:ascii="Cambria" w:hAnsi="Cambria"/>
        </w:rPr>
      </w:pPr>
      <w:r w:rsidRPr="00E352EF">
        <w:rPr>
          <w:rFonts w:ascii="Cambria" w:eastAsia="Calibri" w:hAnsi="Cambria" w:cs="Calibri"/>
        </w:rPr>
        <w:t>{,{</w:t>
      </w:r>
      <w:r w:rsidRPr="00E352EF">
        <w:rPr>
          <w:rFonts w:ascii="Cambria" w:eastAsia="Calibri" w:hAnsi="Cambria" w:cs="Calibri"/>
          <w:b/>
        </w:rPr>
        <w:t>params=</w:t>
      </w:r>
      <w:r w:rsidRPr="00E352EF">
        <w:rPr>
          <w:rFonts w:ascii="Cambria" w:eastAsia="Calibri" w:hAnsi="Cambria" w:cs="Calibri"/>
        </w:rPr>
        <w:t>}ConstantList&lt;?&gt; parameterList}</w:t>
      </w:r>
    </w:p>
    <w:p w14:paraId="4A8D45EE" w14:textId="77777777" w:rsidR="005A2227" w:rsidRPr="00E352EF" w:rsidRDefault="0097053A" w:rsidP="004E5B90">
      <w:pPr>
        <w:ind w:left="720"/>
        <w:rPr>
          <w:rFonts w:ascii="Cambria" w:hAnsi="Cambria"/>
        </w:rPr>
      </w:pPr>
      <w:r w:rsidRPr="00E352EF">
        <w:rPr>
          <w:rFonts w:ascii="Cambria" w:eastAsia="Calibri" w:hAnsi="Cambria" w:cs="Calibri"/>
        </w:rPr>
        <w:t>, {</w:t>
      </w:r>
      <w:r w:rsidRPr="00E352EF">
        <w:rPr>
          <w:rFonts w:ascii="Cambria" w:eastAsia="Calibri" w:hAnsi="Cambria" w:cs="Calibri"/>
          <w:b/>
        </w:rPr>
        <w:t>dataset=</w:t>
      </w:r>
      <w:r w:rsidRPr="00E352EF">
        <w:rPr>
          <w:rFonts w:ascii="Cambria" w:eastAsia="Calibri" w:hAnsi="Cambria" w:cs="Calibri"/>
        </w:rPr>
        <w:t xml:space="preserve">}PersistentDataset </w:t>
      </w:r>
      <w:r w:rsidRPr="00E352EF">
        <w:rPr>
          <w:rFonts w:ascii="Cambria" w:eastAsia="Calibri" w:hAnsi="Cambria" w:cs="Calibri"/>
          <w:i/>
        </w:rPr>
        <w:t>ds_id</w:t>
      </w:r>
      <w:r w:rsidRPr="00E352EF">
        <w:rPr>
          <w:rFonts w:ascii="Cambria" w:eastAsia="Calibri" w:hAnsi="Cambria" w:cs="Calibri"/>
          <w:b/>
        </w:rPr>
        <w:t>)</w:t>
      </w:r>
    </w:p>
    <w:p w14:paraId="28C0A1BD" w14:textId="77777777" w:rsidR="004E5B90" w:rsidRPr="00E352EF" w:rsidRDefault="004E5B90" w:rsidP="004E5B90">
      <w:pPr>
        <w:rPr>
          <w:rFonts w:ascii="Cambria" w:eastAsia="Calibri" w:hAnsi="Cambria" w:cs="Calibri"/>
          <w:i/>
          <w:color w:val="5B9BD5"/>
        </w:rPr>
      </w:pPr>
    </w:p>
    <w:p w14:paraId="0109A72E"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Parameters</w:t>
      </w:r>
    </w:p>
    <w:p w14:paraId="6A5F492E" w14:textId="77777777" w:rsidR="00193EF8" w:rsidRPr="00E352EF" w:rsidRDefault="00193EF8" w:rsidP="00193EF8">
      <w:pPr>
        <w:rPr>
          <w:rFonts w:ascii="Cambria" w:hAnsi="Cambria"/>
        </w:rPr>
      </w:pPr>
      <w:r w:rsidRPr="00E352EF">
        <w:rPr>
          <w:rFonts w:ascii="Cambria" w:eastAsia="Calibri" w:hAnsi="Cambria" w:cs="Calibri"/>
          <w:i/>
        </w:rPr>
        <w:t xml:space="preserve">ds_id </w:t>
      </w:r>
      <w:r w:rsidRPr="00E352EF">
        <w:rPr>
          <w:rFonts w:ascii="Cambria" w:eastAsia="Calibri" w:hAnsi="Cambria" w:cs="Calibri"/>
        </w:rPr>
        <w:t>: dataset {identifier &lt;IDENT&gt; as scalar-type}+</w:t>
      </w:r>
    </w:p>
    <w:p w14:paraId="64874FC3" w14:textId="77777777" w:rsidR="00193EF8" w:rsidRPr="00E352EF" w:rsidRDefault="00193EF8" w:rsidP="00193EF8">
      <w:pPr>
        <w:rPr>
          <w:rFonts w:ascii="Cambria" w:hAnsi="Cambria"/>
        </w:rPr>
      </w:pPr>
      <w:r w:rsidRPr="00E352EF">
        <w:rPr>
          <w:rFonts w:ascii="Cambria" w:hAnsi="Cambria"/>
        </w:rPr>
        <w:tab/>
      </w:r>
      <w:r w:rsidRPr="00E352EF">
        <w:rPr>
          <w:rFonts w:ascii="Cambria" w:hAnsi="Cambria"/>
        </w:rPr>
        <w:tab/>
      </w:r>
      <w:r w:rsidRPr="00E352EF">
        <w:rPr>
          <w:rFonts w:ascii="Cambria" w:eastAsia="Calibri" w:hAnsi="Cambria" w:cs="Calibri"/>
        </w:rPr>
        <w:t xml:space="preserve">      {measure &lt;IDENT&gt; as scalar-type}* {attribute &lt;IDENT&gt; as scalar-type}*</w:t>
      </w:r>
    </w:p>
    <w:p w14:paraId="360BE048" w14:textId="77777777" w:rsidR="005A2227" w:rsidRPr="00E352EF" w:rsidRDefault="0097053A" w:rsidP="004E5B90">
      <w:pPr>
        <w:rPr>
          <w:rFonts w:ascii="Cambria" w:hAnsi="Cambria"/>
        </w:rPr>
      </w:pPr>
      <w:r w:rsidRPr="00E352EF">
        <w:rPr>
          <w:rFonts w:ascii="Cambria" w:eastAsia="Calibri" w:hAnsi="Cambria" w:cs="Calibri"/>
          <w:i/>
        </w:rPr>
        <w:t>language</w:t>
      </w:r>
      <w:r w:rsidR="001E4C0B" w:rsidRPr="00E352EF">
        <w:rPr>
          <w:rFonts w:ascii="Cambria" w:eastAsia="Calibri" w:hAnsi="Cambria" w:cs="Calibri"/>
        </w:rPr>
        <w:t xml:space="preserve">: </w:t>
      </w:r>
      <w:r w:rsidRPr="00E352EF">
        <w:rPr>
          <w:rFonts w:ascii="Cambria" w:eastAsia="Calibri" w:hAnsi="Cambria" w:cs="Calibri"/>
        </w:rPr>
        <w:t>string</w:t>
      </w:r>
    </w:p>
    <w:p w14:paraId="00A7E7FA" w14:textId="77777777" w:rsidR="005A2227" w:rsidRPr="00E352EF" w:rsidRDefault="0097053A" w:rsidP="004E5B90">
      <w:pPr>
        <w:rPr>
          <w:rFonts w:ascii="Cambria" w:hAnsi="Cambria"/>
        </w:rPr>
      </w:pPr>
      <w:r w:rsidRPr="00E352EF">
        <w:rPr>
          <w:rFonts w:ascii="Cambria" w:eastAsia="Calibri" w:hAnsi="Cambria" w:cs="Calibri"/>
          <w:i/>
        </w:rPr>
        <w:t>script</w:t>
      </w:r>
      <w:r w:rsidR="001E4C0B" w:rsidRPr="00E352EF">
        <w:rPr>
          <w:rFonts w:ascii="Cambria" w:eastAsia="Calibri" w:hAnsi="Cambria" w:cs="Calibri"/>
        </w:rPr>
        <w:t xml:space="preserve">: </w:t>
      </w:r>
      <w:r w:rsidRPr="00E352EF">
        <w:rPr>
          <w:rFonts w:ascii="Cambria" w:eastAsia="Calibri" w:hAnsi="Cambria" w:cs="Calibri"/>
        </w:rPr>
        <w:t>string</w:t>
      </w:r>
    </w:p>
    <w:p w14:paraId="447B0FAD" w14:textId="77777777" w:rsidR="005A2227" w:rsidRPr="00E352EF" w:rsidRDefault="0097053A" w:rsidP="004E5B90">
      <w:pPr>
        <w:rPr>
          <w:rFonts w:ascii="Cambria" w:hAnsi="Cambria"/>
        </w:rPr>
      </w:pPr>
      <w:r w:rsidRPr="00E352EF">
        <w:rPr>
          <w:rFonts w:ascii="Cambria" w:eastAsia="Calibri" w:hAnsi="Cambria" w:cs="Calibri"/>
          <w:i/>
        </w:rPr>
        <w:t>programPath</w:t>
      </w:r>
      <w:r w:rsidR="00193EF8" w:rsidRPr="00E352EF">
        <w:rPr>
          <w:rFonts w:ascii="Cambria" w:eastAsia="Calibri" w:hAnsi="Cambria" w:cs="Calibri"/>
          <w:i/>
        </w:rPr>
        <w:t xml:space="preserve"> </w:t>
      </w:r>
      <w:r w:rsidR="001E4C0B" w:rsidRPr="00E352EF">
        <w:rPr>
          <w:rFonts w:ascii="Cambria" w:eastAsia="Calibri" w:hAnsi="Cambria" w:cs="Calibri"/>
        </w:rPr>
        <w:t xml:space="preserve">: </w:t>
      </w:r>
      <w:r w:rsidRPr="00E352EF">
        <w:rPr>
          <w:rFonts w:ascii="Cambria" w:eastAsia="Calibri" w:hAnsi="Cambria" w:cs="Calibri"/>
        </w:rPr>
        <w:t>string</w:t>
      </w:r>
    </w:p>
    <w:p w14:paraId="40153FFB" w14:textId="77777777" w:rsidR="005A2227" w:rsidRPr="00E352EF" w:rsidRDefault="0097053A" w:rsidP="004E5B90">
      <w:pPr>
        <w:rPr>
          <w:rFonts w:ascii="Cambria" w:eastAsia="Calibri" w:hAnsi="Cambria" w:cs="Calibri"/>
        </w:rPr>
      </w:pPr>
      <w:r w:rsidRPr="00E352EF">
        <w:rPr>
          <w:rFonts w:ascii="Cambria" w:eastAsia="Calibri" w:hAnsi="Cambria" w:cs="Calibri"/>
          <w:i/>
        </w:rPr>
        <w:t>parameterList</w:t>
      </w:r>
      <w:r w:rsidR="00193EF8" w:rsidRPr="00E352EF">
        <w:rPr>
          <w:rFonts w:ascii="Cambria" w:eastAsia="Calibri" w:hAnsi="Cambria" w:cs="Calibri"/>
          <w:i/>
        </w:rPr>
        <w:t xml:space="preserve"> </w:t>
      </w:r>
      <w:r w:rsidR="001E4C0B" w:rsidRPr="00E352EF">
        <w:rPr>
          <w:rFonts w:ascii="Cambria" w:eastAsia="Calibri" w:hAnsi="Cambria" w:cs="Calibri"/>
        </w:rPr>
        <w:t>:</w:t>
      </w:r>
      <w:r w:rsidRPr="00E352EF">
        <w:rPr>
          <w:rFonts w:ascii="Cambria" w:eastAsia="Calibri" w:hAnsi="Cambria" w:cs="Calibri"/>
        </w:rPr>
        <w:t xml:space="preserve"> list&lt;scalar-type&gt;</w:t>
      </w:r>
    </w:p>
    <w:p w14:paraId="0A446737" w14:textId="77777777" w:rsidR="00193EF8" w:rsidRPr="00E352EF" w:rsidRDefault="00193EF8" w:rsidP="004E5B90">
      <w:pPr>
        <w:rPr>
          <w:rFonts w:ascii="Cambria" w:hAnsi="Cambria"/>
        </w:rPr>
      </w:pPr>
    </w:p>
    <w:p w14:paraId="7D385316" w14:textId="77777777" w:rsidR="00193EF8" w:rsidRPr="00E352EF" w:rsidRDefault="00193EF8" w:rsidP="00193EF8">
      <w:pPr>
        <w:rPr>
          <w:rFonts w:ascii="Cambria" w:hAnsi="Cambria"/>
        </w:rPr>
      </w:pPr>
      <w:r w:rsidRPr="00E352EF">
        <w:rPr>
          <w:rFonts w:ascii="Cambria" w:eastAsia="Calibri" w:hAnsi="Cambria" w:cs="Calibri"/>
          <w:i/>
        </w:rPr>
        <w:t>ds_id</w:t>
      </w:r>
      <w:r w:rsidRPr="00E352EF">
        <w:rPr>
          <w:rFonts w:ascii="Cambria" w:eastAsia="Calibri" w:hAnsi="Cambria" w:cs="Calibri"/>
        </w:rPr>
        <w:t xml:space="preserve"> – the PersistentDataset the program saves into.</w:t>
      </w:r>
    </w:p>
    <w:p w14:paraId="74D87657" w14:textId="77777777" w:rsidR="005A2227" w:rsidRPr="00E352EF" w:rsidRDefault="0097053A" w:rsidP="004E5B90">
      <w:pPr>
        <w:rPr>
          <w:rFonts w:ascii="Cambria" w:hAnsi="Cambria"/>
        </w:rPr>
      </w:pPr>
      <w:r w:rsidRPr="00E352EF">
        <w:rPr>
          <w:rFonts w:ascii="Cambria" w:eastAsia="Calibri" w:hAnsi="Cambria" w:cs="Calibri"/>
          <w:i/>
        </w:rPr>
        <w:t xml:space="preserve">language – </w:t>
      </w:r>
      <w:r w:rsidRPr="00E352EF">
        <w:rPr>
          <w:rFonts w:ascii="Cambria" w:eastAsia="Calibri" w:hAnsi="Cambria" w:cs="Calibri"/>
        </w:rPr>
        <w:t>is the programming language of the script</w:t>
      </w:r>
      <w:r w:rsidRPr="00E352EF">
        <w:rPr>
          <w:rFonts w:ascii="Cambria" w:eastAsia="Calibri" w:hAnsi="Cambria" w:cs="Calibri"/>
          <w:i/>
        </w:rPr>
        <w:t>.</w:t>
      </w:r>
    </w:p>
    <w:p w14:paraId="2F40D17B" w14:textId="77777777" w:rsidR="005A2227" w:rsidRPr="00E352EF" w:rsidRDefault="0097053A" w:rsidP="004E5B90">
      <w:pPr>
        <w:rPr>
          <w:rFonts w:ascii="Cambria" w:hAnsi="Cambria"/>
        </w:rPr>
      </w:pPr>
      <w:r w:rsidRPr="00E352EF">
        <w:rPr>
          <w:rFonts w:ascii="Cambria" w:eastAsia="Calibri" w:hAnsi="Cambria" w:cs="Calibri"/>
          <w:i/>
        </w:rPr>
        <w:t xml:space="preserve">script </w:t>
      </w:r>
      <w:r w:rsidRPr="00E352EF">
        <w:rPr>
          <w:rFonts w:ascii="Cambria" w:eastAsia="Calibri" w:hAnsi="Cambria" w:cs="Calibri"/>
        </w:rPr>
        <w:t xml:space="preserve"> </w:t>
      </w:r>
      <w:r w:rsidR="004E5B90" w:rsidRPr="00E352EF">
        <w:rPr>
          <w:rFonts w:ascii="Cambria" w:eastAsia="Calibri" w:hAnsi="Cambria" w:cs="Calibri"/>
          <w:i/>
        </w:rPr>
        <w:t>–</w:t>
      </w:r>
      <w:r w:rsidRPr="00E352EF">
        <w:rPr>
          <w:rFonts w:ascii="Cambria" w:eastAsia="Calibri" w:hAnsi="Cambria" w:cs="Calibri"/>
        </w:rPr>
        <w:t xml:space="preserve"> is the code of the script.</w:t>
      </w:r>
    </w:p>
    <w:p w14:paraId="64B1287C" w14:textId="77777777" w:rsidR="005A2227" w:rsidRPr="00E352EF" w:rsidRDefault="0097053A" w:rsidP="004E5B90">
      <w:pPr>
        <w:rPr>
          <w:rFonts w:ascii="Cambria" w:hAnsi="Cambria"/>
        </w:rPr>
      </w:pPr>
      <w:r w:rsidRPr="00E352EF">
        <w:rPr>
          <w:rFonts w:ascii="Cambria" w:eastAsia="Calibri" w:hAnsi="Cambria" w:cs="Calibri"/>
          <w:i/>
        </w:rPr>
        <w:t>programPath</w:t>
      </w:r>
      <w:r w:rsidRPr="00E352EF">
        <w:rPr>
          <w:rFonts w:ascii="Cambria" w:eastAsia="Calibri" w:hAnsi="Cambria" w:cs="Calibri"/>
        </w:rPr>
        <w:t xml:space="preserve"> – a path to a script file.</w:t>
      </w:r>
    </w:p>
    <w:p w14:paraId="7B6AFDDA" w14:textId="77777777" w:rsidR="005A2227" w:rsidRPr="00E352EF" w:rsidRDefault="0097053A" w:rsidP="004E5B90">
      <w:pPr>
        <w:rPr>
          <w:rFonts w:ascii="Cambria" w:hAnsi="Cambria"/>
        </w:rPr>
      </w:pPr>
      <w:r w:rsidRPr="00E352EF">
        <w:rPr>
          <w:rFonts w:ascii="Cambria" w:eastAsia="Calibri" w:hAnsi="Cambria" w:cs="Calibri"/>
          <w:i/>
        </w:rPr>
        <w:t>parameterList</w:t>
      </w:r>
      <w:r w:rsidRPr="00E352EF">
        <w:rPr>
          <w:rFonts w:ascii="Cambria" w:eastAsia="Calibri" w:hAnsi="Cambria" w:cs="Calibri"/>
        </w:rPr>
        <w:t xml:space="preserve"> – the List of input parameters for the script.</w:t>
      </w:r>
    </w:p>
    <w:p w14:paraId="5299881C" w14:textId="77777777" w:rsidR="004E5B90" w:rsidRPr="00E352EF" w:rsidRDefault="004E5B90" w:rsidP="004E5B90">
      <w:pPr>
        <w:rPr>
          <w:rFonts w:ascii="Cambria" w:eastAsia="Calibri" w:hAnsi="Cambria" w:cs="Calibri"/>
          <w:i/>
          <w:color w:val="5B9BD5"/>
        </w:rPr>
      </w:pPr>
    </w:p>
    <w:p w14:paraId="67077402"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Constraints</w:t>
      </w:r>
    </w:p>
    <w:p w14:paraId="23FA68C4" w14:textId="77777777" w:rsidR="005A2227" w:rsidRPr="00E352EF" w:rsidRDefault="0097053A" w:rsidP="008A7573">
      <w:pPr>
        <w:numPr>
          <w:ilvl w:val="0"/>
          <w:numId w:val="12"/>
        </w:numPr>
        <w:tabs>
          <w:tab w:val="left" w:pos="0"/>
        </w:tabs>
        <w:rPr>
          <w:rFonts w:ascii="Cambria" w:hAnsi="Cambria"/>
        </w:rPr>
      </w:pPr>
      <w:r w:rsidRPr="00E352EF">
        <w:rPr>
          <w:rFonts w:ascii="Cambria" w:eastAsia="Calibri" w:hAnsi="Cambria" w:cs="Calibri"/>
        </w:rPr>
        <w:t>language must be the name of a programming language, meaningful and executable in the target system (such as a SQL stored-procedure language, R, STATA, etc.) (dynamic).</w:t>
      </w:r>
    </w:p>
    <w:p w14:paraId="5891DA3A" w14:textId="77777777" w:rsidR="005A2227" w:rsidRPr="00E352EF" w:rsidRDefault="0097053A" w:rsidP="008A7573">
      <w:pPr>
        <w:numPr>
          <w:ilvl w:val="0"/>
          <w:numId w:val="12"/>
        </w:numPr>
        <w:tabs>
          <w:tab w:val="left" w:pos="0"/>
        </w:tabs>
        <w:rPr>
          <w:rFonts w:ascii="Cambria" w:hAnsi="Cambria"/>
        </w:rPr>
      </w:pPr>
      <w:r w:rsidRPr="00E352EF">
        <w:rPr>
          <w:rFonts w:ascii="Cambria" w:eastAsia="Calibri" w:hAnsi="Cambria" w:cs="Calibri"/>
        </w:rPr>
        <w:t>script must be the code of a program, valid with respect to the specified language. The program can perform whatever internal logic, but is forced to calculate and autonomously store exactly one PersistentDataset, ds_id (dynamic).</w:t>
      </w:r>
    </w:p>
    <w:p w14:paraId="6E6DD7A8" w14:textId="77777777" w:rsidR="005A2227" w:rsidRPr="00E352EF" w:rsidRDefault="0097053A" w:rsidP="008A7573">
      <w:pPr>
        <w:numPr>
          <w:ilvl w:val="0"/>
          <w:numId w:val="12"/>
        </w:numPr>
        <w:tabs>
          <w:tab w:val="left" w:pos="0"/>
        </w:tabs>
        <w:rPr>
          <w:rFonts w:ascii="Cambria" w:hAnsi="Cambria"/>
        </w:rPr>
      </w:pPr>
      <w:r w:rsidRPr="00E352EF">
        <w:rPr>
          <w:rFonts w:ascii="Cambria" w:eastAsia="Calibri" w:hAnsi="Cambria" w:cs="Calibri"/>
        </w:rPr>
        <w:t>programPath must be a valid path in the target system to a program file, compliant with the specified language. It does not necessarily correspond to a filesystem file, but can also be the identifier of a DBMS stored procedure, and so forth (dynamic).</w:t>
      </w:r>
    </w:p>
    <w:p w14:paraId="06F73A27" w14:textId="77777777" w:rsidR="005A2227" w:rsidRPr="00E352EF" w:rsidRDefault="0097053A" w:rsidP="008A7573">
      <w:pPr>
        <w:numPr>
          <w:ilvl w:val="0"/>
          <w:numId w:val="12"/>
        </w:numPr>
        <w:tabs>
          <w:tab w:val="left" w:pos="0"/>
        </w:tabs>
        <w:rPr>
          <w:rFonts w:ascii="Cambria" w:hAnsi="Cambria"/>
        </w:rPr>
      </w:pPr>
      <w:r w:rsidRPr="00E352EF">
        <w:rPr>
          <w:rFonts w:ascii="Cambria" w:eastAsia="Calibri" w:hAnsi="Cambria" w:cs="Calibri"/>
        </w:rPr>
        <w:t>parameterList must be compatible in order and type with the input parameters of the script (dynamic).</w:t>
      </w:r>
    </w:p>
    <w:p w14:paraId="557E8FDB" w14:textId="77777777" w:rsidR="004E5B90" w:rsidRPr="00E352EF" w:rsidRDefault="004E5B90" w:rsidP="004E5B90">
      <w:pPr>
        <w:rPr>
          <w:rFonts w:ascii="Cambria" w:eastAsia="Calibri" w:hAnsi="Cambria" w:cs="Calibri"/>
          <w:i/>
          <w:color w:val="5B9BD5"/>
        </w:rPr>
      </w:pPr>
    </w:p>
    <w:p w14:paraId="7361AC68"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w:t>
      </w:r>
      <w:r w:rsidR="00B04129" w:rsidRPr="00E352EF">
        <w:rPr>
          <w:rFonts w:ascii="Cambria" w:eastAsia="Calibri" w:hAnsi="Cambria" w:cs="Calibri"/>
          <w:i/>
          <w:color w:val="5B9BD5"/>
        </w:rPr>
        <w:t xml:space="preserve"> </w:t>
      </w:r>
      <w:r w:rsidR="00EA7AAE" w:rsidRPr="00E352EF">
        <w:rPr>
          <w:rFonts w:ascii="Cambria" w:eastAsia="Calibri" w:hAnsi="Cambria" w:cs="Calibri"/>
          <w:i/>
          <w:color w:val="5B9BD5"/>
        </w:rPr>
        <w:t>specification</w:t>
      </w:r>
    </w:p>
    <w:p w14:paraId="0520088C" w14:textId="77777777" w:rsidR="005A2227" w:rsidRPr="00E352EF" w:rsidRDefault="0097053A" w:rsidP="004E5B90">
      <w:pPr>
        <w:rPr>
          <w:rFonts w:ascii="Cambria" w:hAnsi="Cambria"/>
        </w:rPr>
      </w:pPr>
      <w:r w:rsidRPr="00E352EF">
        <w:rPr>
          <w:rFonts w:ascii="Cambria" w:eastAsia="Calibri" w:hAnsi="Cambria" w:cs="Calibri"/>
        </w:rPr>
        <w:t>The program specified in the eval operator, is user-defined and can perform any internal logic, however it has to adhere to some conventions:</w:t>
      </w:r>
    </w:p>
    <w:p w14:paraId="38F49297" w14:textId="77777777" w:rsidR="005A2227" w:rsidRPr="00E352EF" w:rsidRDefault="0097053A" w:rsidP="008A7573">
      <w:pPr>
        <w:numPr>
          <w:ilvl w:val="0"/>
          <w:numId w:val="12"/>
        </w:numPr>
        <w:tabs>
          <w:tab w:val="left" w:pos="0"/>
        </w:tabs>
        <w:rPr>
          <w:rFonts w:ascii="Cambria" w:hAnsi="Cambria"/>
        </w:rPr>
      </w:pPr>
      <w:r w:rsidRPr="00E352EF">
        <w:rPr>
          <w:rFonts w:ascii="Cambria" w:eastAsia="Calibri" w:hAnsi="Cambria" w:cs="Calibri"/>
        </w:rPr>
        <w:t>it can take as input only String or Numeric parameters, which are directly bound to parameterList;</w:t>
      </w:r>
    </w:p>
    <w:p w14:paraId="19A87962" w14:textId="77777777" w:rsidR="005A2227" w:rsidRPr="00E352EF" w:rsidRDefault="0097053A" w:rsidP="008A7573">
      <w:pPr>
        <w:numPr>
          <w:ilvl w:val="0"/>
          <w:numId w:val="12"/>
        </w:numPr>
        <w:tabs>
          <w:tab w:val="left" w:pos="0"/>
        </w:tabs>
        <w:rPr>
          <w:rFonts w:ascii="Cambria" w:hAnsi="Cambria"/>
        </w:rPr>
      </w:pPr>
      <w:r w:rsidRPr="00E352EF">
        <w:rPr>
          <w:rFonts w:ascii="Cambria" w:eastAsia="Calibri" w:hAnsi="Cambria" w:cs="Calibri"/>
        </w:rPr>
        <w:t>it must autonomously store its results into a single Dataset ds_id.  Indeed, the operator fetches the saved Dataset (like a common get operation) and returns it as output, which can be handled within other VTL expressions;</w:t>
      </w:r>
    </w:p>
    <w:p w14:paraId="6F4565DD" w14:textId="77777777" w:rsidR="005A2227" w:rsidRPr="00E352EF" w:rsidRDefault="0097053A" w:rsidP="008A7573">
      <w:pPr>
        <w:numPr>
          <w:ilvl w:val="0"/>
          <w:numId w:val="12"/>
        </w:numPr>
        <w:tabs>
          <w:tab w:val="left" w:pos="0"/>
        </w:tabs>
        <w:rPr>
          <w:rFonts w:ascii="Cambria" w:hAnsi="Cambria"/>
        </w:rPr>
      </w:pPr>
      <w:r w:rsidRPr="00E352EF">
        <w:rPr>
          <w:rFonts w:ascii="Cambria" w:eastAsia="Calibri" w:hAnsi="Cambria" w:cs="Calibri"/>
        </w:rPr>
        <w:t>it must calculate exactly one Dataset;</w:t>
      </w:r>
    </w:p>
    <w:p w14:paraId="5461B124" w14:textId="77777777" w:rsidR="005A2227" w:rsidRPr="00E352EF" w:rsidRDefault="0097053A" w:rsidP="008A7573">
      <w:pPr>
        <w:numPr>
          <w:ilvl w:val="0"/>
          <w:numId w:val="12"/>
        </w:numPr>
        <w:tabs>
          <w:tab w:val="left" w:pos="0"/>
        </w:tabs>
        <w:rPr>
          <w:rFonts w:ascii="Cambria" w:hAnsi="Cambria"/>
        </w:rPr>
      </w:pPr>
      <w:r w:rsidRPr="00E352EF">
        <w:rPr>
          <w:rFonts w:ascii="Cambria" w:eastAsia="Calibri" w:hAnsi="Cambria" w:cs="Calibri"/>
        </w:rPr>
        <w:t>it cannot refer to a parameter variable, but can only work with physical objects, such as relational tables (for SQL), data frames (for R), which are loaded autonomously by the program with the appropriate commands. Therefore, if a Dataset that has been calculated in a previous step needs to be used within a user-defined program, it must be stored (with a put) into the system and loaded appropriately by the program logic afterwards;</w:t>
      </w:r>
    </w:p>
    <w:p w14:paraId="42D5949C" w14:textId="77777777" w:rsidR="00534B1C" w:rsidRPr="00E352EF" w:rsidRDefault="0097053A" w:rsidP="008A7573">
      <w:pPr>
        <w:numPr>
          <w:ilvl w:val="0"/>
          <w:numId w:val="12"/>
        </w:numPr>
        <w:tabs>
          <w:tab w:val="left" w:pos="0"/>
        </w:tabs>
        <w:rPr>
          <w:rFonts w:ascii="Cambria" w:hAnsi="Cambria"/>
        </w:rPr>
      </w:pPr>
      <w:r w:rsidRPr="00E352EF">
        <w:rPr>
          <w:rFonts w:ascii="Cambria" w:eastAsia="Calibri" w:hAnsi="Cambria" w:cs="Calibri"/>
        </w:rPr>
        <w:t>it must return 0 if it has terminated correctly, a negative number otherwise.</w:t>
      </w:r>
    </w:p>
    <w:p w14:paraId="6B08E2B3" w14:textId="77777777" w:rsidR="00534B1C" w:rsidRPr="00E352EF" w:rsidRDefault="00534AA7" w:rsidP="00B514D2">
      <w:pPr>
        <w:pStyle w:val="Stile3"/>
        <w:rPr>
          <w:lang w:val="en-GB"/>
        </w:rPr>
      </w:pPr>
      <w:bookmarkStart w:id="193" w:name="_Toc464487898"/>
      <w:r w:rsidRPr="00E352EF">
        <w:rPr>
          <w:lang w:val="en-GB"/>
        </w:rPr>
        <w:t>J</w:t>
      </w:r>
      <w:r w:rsidR="00534B1C" w:rsidRPr="00E352EF">
        <w:rPr>
          <w:lang w:val="en-GB"/>
        </w:rPr>
        <w:t>oin expression</w:t>
      </w:r>
      <w:bookmarkEnd w:id="193"/>
    </w:p>
    <w:p w14:paraId="4EEDE6B6" w14:textId="77777777" w:rsidR="00534B1C" w:rsidRPr="00E352EF" w:rsidRDefault="00534B1C" w:rsidP="009F126A">
      <w:pPr>
        <w:rPr>
          <w:rFonts w:ascii="Cambria" w:eastAsia="Calibri" w:hAnsi="Cambria" w:cs="Calibri"/>
          <w:i/>
          <w:color w:val="5B9BD5"/>
        </w:rPr>
      </w:pPr>
      <w:r w:rsidRPr="00E352EF">
        <w:rPr>
          <w:rFonts w:ascii="Cambria" w:eastAsia="Calibri" w:hAnsi="Cambria" w:cs="Calibri"/>
          <w:i/>
          <w:color w:val="5B9BD5"/>
        </w:rPr>
        <w:t>Semantics</w:t>
      </w:r>
    </w:p>
    <w:p w14:paraId="17B8AD5C" w14:textId="77777777" w:rsidR="00534B1C" w:rsidRPr="00E352EF" w:rsidRDefault="00534B1C" w:rsidP="00534B1C">
      <w:pPr>
        <w:rPr>
          <w:rFonts w:ascii="Cambria" w:hAnsi="Cambria"/>
        </w:rPr>
      </w:pPr>
      <w:r w:rsidRPr="00E352EF">
        <w:rPr>
          <w:rFonts w:ascii="Cambria" w:hAnsi="Cambria"/>
        </w:rPr>
        <w:t xml:space="preserve">The join expression implements some of the features of the FLWOR expression described in the VTL </w:t>
      </w:r>
      <w:r w:rsidR="00655A4C" w:rsidRPr="00E352EF">
        <w:rPr>
          <w:rFonts w:ascii="Cambria" w:hAnsi="Cambria"/>
        </w:rPr>
        <w:t>User Manual</w:t>
      </w:r>
      <w:r w:rsidRPr="00E352EF">
        <w:rPr>
          <w:rFonts w:ascii="Cambria" w:hAnsi="Cambria"/>
        </w:rPr>
        <w:t>.</w:t>
      </w:r>
    </w:p>
    <w:p w14:paraId="22DF62B6" w14:textId="77777777" w:rsidR="004E5B90" w:rsidRPr="00E352EF" w:rsidRDefault="004E5B90" w:rsidP="00534B1C">
      <w:pPr>
        <w:pStyle w:val="Sottotitolo"/>
        <w:rPr>
          <w:sz w:val="20"/>
        </w:rPr>
      </w:pPr>
    </w:p>
    <w:p w14:paraId="6EDAB41C" w14:textId="77777777" w:rsidR="00534B1C" w:rsidRPr="00E352EF" w:rsidRDefault="00534B1C" w:rsidP="009F126A">
      <w:pPr>
        <w:rPr>
          <w:rFonts w:ascii="Cambria" w:eastAsia="Calibri" w:hAnsi="Cambria" w:cs="Calibri"/>
          <w:i/>
          <w:color w:val="5B9BD5"/>
        </w:rPr>
      </w:pPr>
      <w:r w:rsidRPr="00E352EF">
        <w:rPr>
          <w:rFonts w:ascii="Cambria" w:eastAsia="Calibri" w:hAnsi="Cambria" w:cs="Calibri"/>
          <w:i/>
          <w:color w:val="5B9BD5"/>
        </w:rPr>
        <w:t>Syntax</w:t>
      </w:r>
    </w:p>
    <w:p w14:paraId="573C87C3" w14:textId="77777777" w:rsidR="00534B1C" w:rsidRPr="00E352EF" w:rsidRDefault="00534B1C" w:rsidP="004E5B90">
      <w:pPr>
        <w:rPr>
          <w:rFonts w:ascii="Cambria" w:hAnsi="Cambria"/>
        </w:rPr>
      </w:pPr>
      <w:r w:rsidRPr="00E352EF">
        <w:rPr>
          <w:rFonts w:ascii="Cambria" w:hAnsi="Cambria"/>
        </w:rPr>
        <w:t>{</w:t>
      </w:r>
      <w:r w:rsidRPr="00E352EF">
        <w:rPr>
          <w:rFonts w:ascii="Cambria" w:hAnsi="Cambria"/>
          <w:b/>
        </w:rPr>
        <w:t xml:space="preserve"> [ </w:t>
      </w:r>
      <w:r w:rsidRPr="00E352EF">
        <w:rPr>
          <w:rFonts w:ascii="Cambria" w:hAnsi="Cambria"/>
        </w:rPr>
        <w:t>join_clause</w:t>
      </w:r>
      <w:r w:rsidRPr="00E352EF">
        <w:rPr>
          <w:rFonts w:ascii="Cambria" w:hAnsi="Cambria"/>
          <w:b/>
        </w:rPr>
        <w:t xml:space="preserve">  ] </w:t>
      </w:r>
      <w:r w:rsidRPr="00E352EF">
        <w:rPr>
          <w:rFonts w:ascii="Cambria" w:hAnsi="Cambria"/>
        </w:rPr>
        <w:t>} { body }</w:t>
      </w:r>
    </w:p>
    <w:p w14:paraId="48312BC4" w14:textId="77777777" w:rsidR="004E5B90" w:rsidRPr="00E352EF" w:rsidRDefault="004E5B90" w:rsidP="004E5B90">
      <w:pPr>
        <w:rPr>
          <w:rFonts w:ascii="Cambria" w:hAnsi="Cambria"/>
        </w:rPr>
      </w:pPr>
    </w:p>
    <w:p w14:paraId="2168D592" w14:textId="77777777" w:rsidR="00127AFF" w:rsidRPr="00E352EF" w:rsidRDefault="00127AFF" w:rsidP="00CB409A">
      <w:pPr>
        <w:rPr>
          <w:rFonts w:asciiTheme="minorHAnsi" w:hAnsiTheme="minorHAnsi"/>
          <w:szCs w:val="22"/>
        </w:rPr>
      </w:pPr>
      <w:r w:rsidRPr="00E352EF">
        <w:rPr>
          <w:rFonts w:asciiTheme="minorHAnsi" w:hAnsiTheme="minorHAnsi"/>
          <w:szCs w:val="22"/>
        </w:rPr>
        <w:t xml:space="preserve">join_clause ::= { [ </w:t>
      </w:r>
      <w:r w:rsidRPr="00E352EF">
        <w:rPr>
          <w:rFonts w:asciiTheme="minorHAnsi" w:hAnsiTheme="minorHAnsi"/>
          <w:b/>
          <w:szCs w:val="22"/>
          <w:u w:val="single"/>
        </w:rPr>
        <w:t>inner</w:t>
      </w:r>
      <w:r w:rsidRPr="00E352EF">
        <w:rPr>
          <w:rFonts w:asciiTheme="minorHAnsi" w:hAnsiTheme="minorHAnsi"/>
          <w:b/>
          <w:szCs w:val="22"/>
        </w:rPr>
        <w:t xml:space="preserve"> </w:t>
      </w:r>
      <w:r w:rsidRPr="00E352EF">
        <w:rPr>
          <w:rFonts w:asciiTheme="minorHAnsi" w:hAnsiTheme="minorHAnsi"/>
          <w:szCs w:val="22"/>
        </w:rPr>
        <w:t>|</w:t>
      </w:r>
      <w:r w:rsidRPr="00E352EF">
        <w:rPr>
          <w:rFonts w:asciiTheme="minorHAnsi" w:hAnsiTheme="minorHAnsi"/>
          <w:b/>
          <w:szCs w:val="22"/>
        </w:rPr>
        <w:t xml:space="preserve"> outer </w:t>
      </w:r>
      <w:r w:rsidRPr="00E352EF">
        <w:rPr>
          <w:rFonts w:asciiTheme="minorHAnsi" w:hAnsiTheme="minorHAnsi"/>
          <w:szCs w:val="22"/>
        </w:rPr>
        <w:t>|</w:t>
      </w:r>
      <w:r w:rsidRPr="00E352EF">
        <w:rPr>
          <w:rFonts w:asciiTheme="minorHAnsi" w:hAnsiTheme="minorHAnsi"/>
          <w:b/>
          <w:szCs w:val="22"/>
        </w:rPr>
        <w:t xml:space="preserve"> cross </w:t>
      </w:r>
      <w:r w:rsidRPr="00E352EF">
        <w:rPr>
          <w:rFonts w:asciiTheme="minorHAnsi" w:hAnsiTheme="minorHAnsi"/>
          <w:szCs w:val="22"/>
        </w:rPr>
        <w:t>]</w:t>
      </w:r>
      <w:r w:rsidRPr="00E352EF">
        <w:rPr>
          <w:rFonts w:asciiTheme="minorHAnsi" w:hAnsiTheme="minorHAnsi"/>
          <w:b/>
          <w:szCs w:val="22"/>
        </w:rPr>
        <w:t xml:space="preserve"> </w:t>
      </w:r>
      <w:r w:rsidRPr="00E352EF">
        <w:rPr>
          <w:rFonts w:asciiTheme="minorHAnsi" w:hAnsiTheme="minorHAnsi"/>
          <w:szCs w:val="22"/>
        </w:rPr>
        <w:t xml:space="preserve">} { </w:t>
      </w:r>
      <w:r w:rsidRPr="00E352EF">
        <w:rPr>
          <w:rFonts w:asciiTheme="minorHAnsi" w:hAnsiTheme="minorHAnsi"/>
          <w:i/>
          <w:szCs w:val="22"/>
        </w:rPr>
        <w:t>ds</w:t>
      </w:r>
      <w:r w:rsidRPr="00E352EF">
        <w:rPr>
          <w:rFonts w:asciiTheme="minorHAnsi" w:hAnsiTheme="minorHAnsi"/>
          <w:b/>
          <w:szCs w:val="22"/>
        </w:rPr>
        <w:t xml:space="preserve"> </w:t>
      </w:r>
      <w:r w:rsidRPr="00E352EF">
        <w:rPr>
          <w:rFonts w:asciiTheme="minorHAnsi" w:hAnsiTheme="minorHAnsi"/>
          <w:szCs w:val="22"/>
        </w:rPr>
        <w:t xml:space="preserve">{ </w:t>
      </w:r>
      <w:r w:rsidRPr="00E352EF">
        <w:rPr>
          <w:rFonts w:asciiTheme="minorHAnsi" w:hAnsiTheme="minorHAnsi"/>
          <w:b/>
          <w:szCs w:val="22"/>
        </w:rPr>
        <w:t xml:space="preserve">, </w:t>
      </w:r>
      <w:r w:rsidRPr="00E352EF">
        <w:rPr>
          <w:rFonts w:asciiTheme="minorHAnsi" w:hAnsiTheme="minorHAnsi"/>
          <w:i/>
          <w:szCs w:val="22"/>
        </w:rPr>
        <w:t>ds</w:t>
      </w:r>
      <w:r w:rsidRPr="00E352EF">
        <w:rPr>
          <w:rFonts w:asciiTheme="minorHAnsi" w:hAnsiTheme="minorHAnsi"/>
          <w:b/>
          <w:szCs w:val="22"/>
        </w:rPr>
        <w:t xml:space="preserve"> </w:t>
      </w:r>
      <w:r w:rsidRPr="00E352EF">
        <w:rPr>
          <w:rFonts w:asciiTheme="minorHAnsi" w:hAnsiTheme="minorHAnsi"/>
          <w:szCs w:val="22"/>
        </w:rPr>
        <w:t xml:space="preserve">* }  </w:t>
      </w:r>
      <w:r w:rsidRPr="00E352EF">
        <w:rPr>
          <w:rFonts w:asciiTheme="minorHAnsi" w:hAnsiTheme="minorHAnsi"/>
          <w:b/>
          <w:szCs w:val="22"/>
        </w:rPr>
        <w:t>on</w:t>
      </w:r>
      <w:r w:rsidRPr="00E352EF">
        <w:rPr>
          <w:rFonts w:asciiTheme="minorHAnsi" w:hAnsiTheme="minorHAnsi"/>
          <w:szCs w:val="22"/>
        </w:rPr>
        <w:t xml:space="preserve"> </w:t>
      </w:r>
      <w:r w:rsidRPr="00E352EF">
        <w:rPr>
          <w:rFonts w:asciiTheme="minorHAnsi" w:hAnsiTheme="minorHAnsi"/>
          <w:i/>
          <w:szCs w:val="22"/>
        </w:rPr>
        <w:t>dim</w:t>
      </w:r>
      <w:r w:rsidRPr="00E352EF">
        <w:rPr>
          <w:rFonts w:asciiTheme="minorHAnsi" w:hAnsiTheme="minorHAnsi"/>
          <w:szCs w:val="22"/>
        </w:rPr>
        <w:t xml:space="preserve"> { </w:t>
      </w:r>
      <w:r w:rsidRPr="00E352EF">
        <w:rPr>
          <w:rFonts w:asciiTheme="minorHAnsi" w:hAnsiTheme="minorHAnsi"/>
          <w:b/>
          <w:i/>
          <w:szCs w:val="22"/>
        </w:rPr>
        <w:t xml:space="preserve">, </w:t>
      </w:r>
      <w:r w:rsidRPr="00E352EF">
        <w:rPr>
          <w:rFonts w:asciiTheme="minorHAnsi" w:hAnsiTheme="minorHAnsi"/>
          <w:i/>
          <w:szCs w:val="22"/>
        </w:rPr>
        <w:t>dim</w:t>
      </w:r>
      <w:r w:rsidRPr="00E352EF">
        <w:rPr>
          <w:rFonts w:asciiTheme="minorHAnsi" w:hAnsiTheme="minorHAnsi"/>
          <w:szCs w:val="22"/>
        </w:rPr>
        <w:t xml:space="preserve"> } * } </w:t>
      </w:r>
    </w:p>
    <w:p w14:paraId="4DD613EF" w14:textId="77777777" w:rsidR="00534B1C" w:rsidRPr="00E352EF" w:rsidRDefault="00534B1C" w:rsidP="004E5B90">
      <w:pPr>
        <w:rPr>
          <w:rFonts w:ascii="Cambria" w:hAnsi="Cambria"/>
          <w:b/>
        </w:rPr>
      </w:pPr>
      <w:r w:rsidRPr="00E352EF">
        <w:rPr>
          <w:rFonts w:ascii="Cambria" w:hAnsi="Cambria"/>
          <w:i/>
        </w:rPr>
        <w:t>body</w:t>
      </w:r>
      <w:r w:rsidRPr="00E352EF">
        <w:rPr>
          <w:rFonts w:ascii="Cambria" w:hAnsi="Cambria"/>
        </w:rPr>
        <w:t xml:space="preserve"> :=</w:t>
      </w:r>
      <w:r w:rsidRPr="00E352EF">
        <w:rPr>
          <w:rFonts w:ascii="Cambria" w:hAnsi="Cambria"/>
          <w:b/>
        </w:rPr>
        <w:t xml:space="preserve"> { </w:t>
      </w:r>
      <w:r w:rsidRPr="00E352EF">
        <w:rPr>
          <w:rFonts w:ascii="Cambria" w:hAnsi="Cambria"/>
        </w:rPr>
        <w:t>clause {</w:t>
      </w:r>
      <w:r w:rsidRPr="00E352EF">
        <w:rPr>
          <w:rFonts w:ascii="Cambria" w:hAnsi="Cambria"/>
          <w:b/>
        </w:rPr>
        <w:t xml:space="preserve"> , </w:t>
      </w:r>
      <w:r w:rsidRPr="00E352EF">
        <w:rPr>
          <w:rFonts w:ascii="Cambria" w:hAnsi="Cambria"/>
        </w:rPr>
        <w:t>clause } *</w:t>
      </w:r>
      <w:r w:rsidRPr="00E352EF">
        <w:rPr>
          <w:rFonts w:ascii="Cambria" w:hAnsi="Cambria"/>
          <w:b/>
        </w:rPr>
        <w:t xml:space="preserve"> }</w:t>
      </w:r>
    </w:p>
    <w:p w14:paraId="28C7A61F" w14:textId="77777777" w:rsidR="00534B1C" w:rsidRPr="00E352EF" w:rsidRDefault="00534B1C" w:rsidP="004E5B90">
      <w:pPr>
        <w:rPr>
          <w:rFonts w:ascii="Cambria" w:hAnsi="Cambria"/>
        </w:rPr>
      </w:pPr>
      <w:r w:rsidRPr="00E352EF">
        <w:rPr>
          <w:rFonts w:ascii="Cambria" w:hAnsi="Cambria"/>
          <w:i/>
        </w:rPr>
        <w:t>clause</w:t>
      </w:r>
      <w:r w:rsidRPr="00E352EF">
        <w:rPr>
          <w:rFonts w:ascii="Cambria" w:hAnsi="Cambria"/>
        </w:rPr>
        <w:t xml:space="preserve"> := </w:t>
      </w:r>
      <w:r w:rsidRPr="00E352EF">
        <w:rPr>
          <w:rFonts w:ascii="Cambria" w:hAnsi="Cambria"/>
          <w:i/>
        </w:rPr>
        <w:t>calc_clause</w:t>
      </w:r>
      <w:r w:rsidRPr="00E352EF">
        <w:rPr>
          <w:rFonts w:ascii="Cambria" w:hAnsi="Cambria"/>
        </w:rPr>
        <w:t xml:space="preserve"> | </w:t>
      </w:r>
      <w:r w:rsidRPr="00E352EF">
        <w:rPr>
          <w:rFonts w:ascii="Cambria" w:hAnsi="Cambria"/>
          <w:i/>
        </w:rPr>
        <w:t>drop_clause</w:t>
      </w:r>
      <w:r w:rsidRPr="00E352EF">
        <w:rPr>
          <w:rFonts w:ascii="Cambria" w:hAnsi="Cambria"/>
        </w:rPr>
        <w:t xml:space="preserve"> |</w:t>
      </w:r>
      <w:r w:rsidR="00CB409A" w:rsidRPr="00E352EF">
        <w:rPr>
          <w:rFonts w:ascii="Cambria" w:hAnsi="Cambria"/>
        </w:rPr>
        <w:t xml:space="preserve"> </w:t>
      </w:r>
      <w:r w:rsidRPr="00E352EF">
        <w:rPr>
          <w:rFonts w:ascii="Cambria" w:hAnsi="Cambria"/>
          <w:i/>
        </w:rPr>
        <w:t>filter_clause</w:t>
      </w:r>
      <w:r w:rsidRPr="00E352EF">
        <w:rPr>
          <w:rFonts w:ascii="Cambria" w:hAnsi="Cambria"/>
        </w:rPr>
        <w:t xml:space="preserve">  | </w:t>
      </w:r>
      <w:r w:rsidRPr="00E352EF">
        <w:rPr>
          <w:rFonts w:ascii="Cambria" w:hAnsi="Cambria"/>
          <w:i/>
        </w:rPr>
        <w:t>keep_clause</w:t>
      </w:r>
      <w:r w:rsidRPr="00E352EF">
        <w:rPr>
          <w:rFonts w:ascii="Cambria" w:hAnsi="Cambria"/>
        </w:rPr>
        <w:t xml:space="preserve"> | </w:t>
      </w:r>
      <w:r w:rsidRPr="00E352EF">
        <w:rPr>
          <w:rFonts w:ascii="Cambria" w:hAnsi="Cambria"/>
          <w:i/>
        </w:rPr>
        <w:t>rename_clause</w:t>
      </w:r>
      <w:r w:rsidRPr="00E352EF">
        <w:rPr>
          <w:rFonts w:ascii="Cambria" w:hAnsi="Cambria"/>
        </w:rPr>
        <w:t xml:space="preserve"> | </w:t>
      </w:r>
      <w:r w:rsidRPr="00E352EF">
        <w:rPr>
          <w:rFonts w:ascii="Cambria" w:hAnsi="Cambria"/>
          <w:i/>
        </w:rPr>
        <w:t>unfold_clause</w:t>
      </w:r>
      <w:r w:rsidRPr="00E352EF">
        <w:rPr>
          <w:rFonts w:ascii="Cambria" w:hAnsi="Cambria"/>
        </w:rPr>
        <w:t xml:space="preserve"> | </w:t>
      </w:r>
      <w:r w:rsidRPr="00E352EF">
        <w:rPr>
          <w:rFonts w:ascii="Cambria" w:hAnsi="Cambria"/>
          <w:i/>
        </w:rPr>
        <w:t>fold_clause</w:t>
      </w:r>
    </w:p>
    <w:p w14:paraId="0E3CB521" w14:textId="77777777" w:rsidR="00534B1C" w:rsidRPr="00E352EF" w:rsidRDefault="00534B1C" w:rsidP="004E5B90">
      <w:pPr>
        <w:rPr>
          <w:rFonts w:ascii="Cambria" w:hAnsi="Cambria"/>
          <w:b/>
        </w:rPr>
      </w:pPr>
      <w:r w:rsidRPr="00E352EF">
        <w:rPr>
          <w:rFonts w:ascii="Cambria" w:hAnsi="Cambria"/>
          <w:i/>
        </w:rPr>
        <w:t>calc_clause</w:t>
      </w:r>
      <w:r w:rsidRPr="00E352EF">
        <w:rPr>
          <w:rFonts w:ascii="Cambria" w:hAnsi="Cambria"/>
        </w:rPr>
        <w:t xml:space="preserve"> := {</w:t>
      </w:r>
      <w:r w:rsidRPr="00E352EF">
        <w:rPr>
          <w:rFonts w:ascii="Cambria" w:hAnsi="Cambria"/>
          <w:b/>
        </w:rPr>
        <w:t xml:space="preserve"> </w:t>
      </w:r>
      <w:r w:rsidRPr="00E352EF">
        <w:rPr>
          <w:rFonts w:ascii="Cambria" w:hAnsi="Cambria"/>
        </w:rPr>
        <w:t>role</w:t>
      </w:r>
      <w:r w:rsidRPr="00E352EF">
        <w:rPr>
          <w:rFonts w:ascii="Cambria" w:hAnsi="Cambria"/>
          <w:b/>
        </w:rPr>
        <w:t xml:space="preserve"> </w:t>
      </w:r>
      <w:r w:rsidRPr="00E352EF">
        <w:rPr>
          <w:rFonts w:ascii="Cambria" w:hAnsi="Cambria"/>
        </w:rPr>
        <w:t xml:space="preserve">} </w:t>
      </w:r>
      <w:r w:rsidRPr="00E352EF">
        <w:rPr>
          <w:rFonts w:ascii="Cambria" w:hAnsi="Cambria"/>
          <w:i/>
        </w:rPr>
        <w:t>compName</w:t>
      </w:r>
      <w:r w:rsidRPr="00E352EF">
        <w:rPr>
          <w:rFonts w:ascii="Cambria" w:hAnsi="Cambria"/>
        </w:rPr>
        <w:t xml:space="preserve"> </w:t>
      </w:r>
      <w:r w:rsidRPr="00E352EF">
        <w:rPr>
          <w:rFonts w:ascii="Cambria" w:hAnsi="Cambria"/>
          <w:b/>
        </w:rPr>
        <w:t>=</w:t>
      </w:r>
      <w:r w:rsidRPr="00E352EF">
        <w:rPr>
          <w:rFonts w:ascii="Cambria" w:hAnsi="Cambria"/>
        </w:rPr>
        <w:t xml:space="preserve"> </w:t>
      </w:r>
      <w:r w:rsidRPr="00E352EF">
        <w:rPr>
          <w:rFonts w:ascii="Cambria" w:hAnsi="Cambria"/>
          <w:i/>
        </w:rPr>
        <w:t>k</w:t>
      </w:r>
    </w:p>
    <w:p w14:paraId="49FD5980" w14:textId="77777777" w:rsidR="00534B1C" w:rsidRPr="00E352EF" w:rsidRDefault="00534B1C" w:rsidP="004E5B90">
      <w:pPr>
        <w:rPr>
          <w:rFonts w:ascii="Cambria" w:hAnsi="Cambria"/>
          <w:b/>
        </w:rPr>
      </w:pPr>
      <w:r w:rsidRPr="00E352EF">
        <w:rPr>
          <w:rFonts w:ascii="Cambria" w:hAnsi="Cambria"/>
          <w:i/>
        </w:rPr>
        <w:t>drop_clause</w:t>
      </w:r>
      <w:r w:rsidRPr="00E352EF">
        <w:rPr>
          <w:rFonts w:ascii="Cambria" w:hAnsi="Cambria"/>
        </w:rPr>
        <w:t xml:space="preserve"> ::=</w:t>
      </w:r>
      <w:r w:rsidRPr="00E352EF">
        <w:rPr>
          <w:rFonts w:ascii="Cambria" w:hAnsi="Cambria"/>
          <w:b/>
        </w:rPr>
        <w:t xml:space="preserve"> drop </w:t>
      </w:r>
      <w:r w:rsidRPr="00E352EF">
        <w:rPr>
          <w:rFonts w:ascii="Cambria" w:hAnsi="Cambria"/>
        </w:rPr>
        <w:t>{</w:t>
      </w:r>
      <w:r w:rsidRPr="00E352EF">
        <w:rPr>
          <w:rFonts w:ascii="Cambria" w:hAnsi="Cambria"/>
          <w:b/>
        </w:rPr>
        <w:t xml:space="preserve"> </w:t>
      </w:r>
      <w:r w:rsidRPr="00E352EF">
        <w:rPr>
          <w:rFonts w:ascii="Cambria" w:hAnsi="Cambria"/>
        </w:rPr>
        <w:t>cmp</w:t>
      </w:r>
      <w:r w:rsidRPr="00E352EF">
        <w:rPr>
          <w:rFonts w:ascii="Cambria" w:hAnsi="Cambria"/>
          <w:b/>
        </w:rPr>
        <w:t xml:space="preserve"> </w:t>
      </w:r>
      <w:r w:rsidRPr="00E352EF">
        <w:rPr>
          <w:rFonts w:ascii="Cambria" w:hAnsi="Cambria"/>
        </w:rPr>
        <w:t>{</w:t>
      </w:r>
      <w:r w:rsidRPr="00E352EF">
        <w:rPr>
          <w:rFonts w:ascii="Cambria" w:hAnsi="Cambria"/>
          <w:b/>
        </w:rPr>
        <w:t xml:space="preserve"> , </w:t>
      </w:r>
      <w:r w:rsidRPr="00E352EF">
        <w:rPr>
          <w:rFonts w:ascii="Cambria" w:hAnsi="Cambria"/>
        </w:rPr>
        <w:t>cmp</w:t>
      </w:r>
      <w:r w:rsidRPr="00E352EF">
        <w:rPr>
          <w:rFonts w:ascii="Cambria" w:hAnsi="Cambria"/>
          <w:b/>
        </w:rPr>
        <w:t xml:space="preserve"> </w:t>
      </w:r>
      <w:r w:rsidRPr="00E352EF">
        <w:rPr>
          <w:rFonts w:ascii="Cambria" w:hAnsi="Cambria"/>
        </w:rPr>
        <w:t>}</w:t>
      </w:r>
      <w:r w:rsidRPr="00E352EF">
        <w:rPr>
          <w:rFonts w:ascii="Cambria" w:hAnsi="Cambria"/>
          <w:b/>
        </w:rPr>
        <w:t xml:space="preserve"> </w:t>
      </w:r>
      <w:r w:rsidRPr="00E352EF">
        <w:rPr>
          <w:rFonts w:ascii="Cambria" w:hAnsi="Cambria"/>
        </w:rPr>
        <w:t>*</w:t>
      </w:r>
      <w:r w:rsidRPr="00E352EF">
        <w:rPr>
          <w:rFonts w:ascii="Cambria" w:hAnsi="Cambria"/>
          <w:b/>
        </w:rPr>
        <w:t xml:space="preserve"> </w:t>
      </w:r>
      <w:r w:rsidRPr="00E352EF">
        <w:rPr>
          <w:rFonts w:ascii="Cambria" w:hAnsi="Cambria"/>
        </w:rPr>
        <w:t>}</w:t>
      </w:r>
    </w:p>
    <w:p w14:paraId="175F6B47" w14:textId="77777777" w:rsidR="00534B1C" w:rsidRPr="00E352EF" w:rsidRDefault="00534B1C" w:rsidP="004E5B90">
      <w:pPr>
        <w:rPr>
          <w:rFonts w:ascii="Cambria" w:hAnsi="Cambria"/>
          <w:b/>
        </w:rPr>
      </w:pPr>
      <w:r w:rsidRPr="00E352EF">
        <w:rPr>
          <w:rFonts w:ascii="Cambria" w:hAnsi="Cambria"/>
          <w:i/>
        </w:rPr>
        <w:t>keep_clause</w:t>
      </w:r>
      <w:r w:rsidRPr="00E352EF">
        <w:rPr>
          <w:rFonts w:ascii="Cambria" w:hAnsi="Cambria"/>
        </w:rPr>
        <w:t xml:space="preserve">  ::=</w:t>
      </w:r>
      <w:r w:rsidRPr="00E352EF">
        <w:rPr>
          <w:rFonts w:ascii="Cambria" w:hAnsi="Cambria"/>
          <w:b/>
        </w:rPr>
        <w:t xml:space="preserve"> keep </w:t>
      </w:r>
      <w:r w:rsidRPr="00E352EF">
        <w:rPr>
          <w:rFonts w:ascii="Cambria" w:hAnsi="Cambria"/>
        </w:rPr>
        <w:t>{</w:t>
      </w:r>
      <w:r w:rsidRPr="00E352EF">
        <w:rPr>
          <w:rFonts w:ascii="Cambria" w:hAnsi="Cambria"/>
          <w:b/>
        </w:rPr>
        <w:t xml:space="preserve"> </w:t>
      </w:r>
      <w:r w:rsidRPr="00E352EF">
        <w:rPr>
          <w:rFonts w:ascii="Cambria" w:hAnsi="Cambria"/>
        </w:rPr>
        <w:t>cmp</w:t>
      </w:r>
      <w:r w:rsidRPr="00E352EF">
        <w:rPr>
          <w:rFonts w:ascii="Cambria" w:hAnsi="Cambria"/>
          <w:b/>
        </w:rPr>
        <w:t xml:space="preserve"> </w:t>
      </w:r>
      <w:r w:rsidRPr="00E352EF">
        <w:rPr>
          <w:rFonts w:ascii="Cambria" w:hAnsi="Cambria"/>
        </w:rPr>
        <w:t>{</w:t>
      </w:r>
      <w:r w:rsidRPr="00E352EF">
        <w:rPr>
          <w:rFonts w:ascii="Cambria" w:hAnsi="Cambria"/>
          <w:b/>
        </w:rPr>
        <w:t xml:space="preserve"> , </w:t>
      </w:r>
      <w:r w:rsidRPr="00E352EF">
        <w:rPr>
          <w:rFonts w:ascii="Cambria" w:hAnsi="Cambria"/>
        </w:rPr>
        <w:t>cmp</w:t>
      </w:r>
      <w:r w:rsidRPr="00E352EF">
        <w:rPr>
          <w:rFonts w:ascii="Cambria" w:hAnsi="Cambria"/>
          <w:b/>
        </w:rPr>
        <w:t xml:space="preserve"> </w:t>
      </w:r>
      <w:r w:rsidRPr="00E352EF">
        <w:rPr>
          <w:rFonts w:ascii="Cambria" w:hAnsi="Cambria"/>
        </w:rPr>
        <w:t>}</w:t>
      </w:r>
      <w:r w:rsidRPr="00E352EF">
        <w:rPr>
          <w:rFonts w:ascii="Cambria" w:hAnsi="Cambria"/>
          <w:b/>
        </w:rPr>
        <w:t xml:space="preserve"> </w:t>
      </w:r>
      <w:r w:rsidRPr="00E352EF">
        <w:rPr>
          <w:rFonts w:ascii="Cambria" w:hAnsi="Cambria"/>
        </w:rPr>
        <w:t>*</w:t>
      </w:r>
      <w:r w:rsidRPr="00E352EF">
        <w:rPr>
          <w:rFonts w:ascii="Cambria" w:hAnsi="Cambria"/>
          <w:b/>
        </w:rPr>
        <w:t xml:space="preserve"> </w:t>
      </w:r>
      <w:r w:rsidRPr="00E352EF">
        <w:rPr>
          <w:rFonts w:ascii="Cambria" w:hAnsi="Cambria"/>
        </w:rPr>
        <w:t>}</w:t>
      </w:r>
    </w:p>
    <w:p w14:paraId="42A34C39" w14:textId="77777777" w:rsidR="00534B1C" w:rsidRPr="00E352EF" w:rsidRDefault="00534B1C" w:rsidP="004E5B90">
      <w:pPr>
        <w:rPr>
          <w:rFonts w:ascii="Cambria" w:hAnsi="Cambria"/>
        </w:rPr>
      </w:pPr>
      <w:r w:rsidRPr="00E352EF">
        <w:rPr>
          <w:rFonts w:ascii="Cambria" w:hAnsi="Cambria"/>
          <w:i/>
        </w:rPr>
        <w:t>filter_clause</w:t>
      </w:r>
      <w:r w:rsidRPr="00E352EF">
        <w:rPr>
          <w:rFonts w:ascii="Cambria" w:hAnsi="Cambria"/>
        </w:rPr>
        <w:t xml:space="preserve"> ::=</w:t>
      </w:r>
      <w:r w:rsidRPr="00E352EF">
        <w:rPr>
          <w:rFonts w:ascii="Cambria" w:hAnsi="Cambria"/>
          <w:b/>
        </w:rPr>
        <w:t xml:space="preserve"> filter </w:t>
      </w:r>
      <w:r w:rsidRPr="00E352EF">
        <w:rPr>
          <w:rFonts w:ascii="Cambria" w:hAnsi="Cambria"/>
        </w:rPr>
        <w:t>boolean-expression | dpr</w:t>
      </w:r>
    </w:p>
    <w:p w14:paraId="0DB000D9" w14:textId="77777777" w:rsidR="00534B1C" w:rsidRPr="00E352EF" w:rsidRDefault="00534B1C" w:rsidP="004E5B90">
      <w:pPr>
        <w:rPr>
          <w:rFonts w:ascii="Cambria" w:hAnsi="Cambria"/>
          <w:b/>
        </w:rPr>
      </w:pPr>
      <w:r w:rsidRPr="00E352EF">
        <w:rPr>
          <w:rFonts w:ascii="Cambria" w:hAnsi="Cambria"/>
          <w:i/>
        </w:rPr>
        <w:t>rename_clause</w:t>
      </w:r>
      <w:r w:rsidRPr="00E352EF">
        <w:rPr>
          <w:rFonts w:ascii="Cambria" w:hAnsi="Cambria"/>
        </w:rPr>
        <w:t xml:space="preserve"> ::=</w:t>
      </w:r>
      <w:r w:rsidRPr="00E352EF">
        <w:rPr>
          <w:rFonts w:ascii="Cambria" w:hAnsi="Cambria"/>
          <w:b/>
        </w:rPr>
        <w:t xml:space="preserve"> rename </w:t>
      </w:r>
      <w:r w:rsidRPr="00E352EF">
        <w:rPr>
          <w:rFonts w:ascii="Cambria" w:hAnsi="Cambria"/>
        </w:rPr>
        <w:t>cmp</w:t>
      </w:r>
      <w:r w:rsidRPr="00E352EF">
        <w:rPr>
          <w:rFonts w:ascii="Cambria" w:hAnsi="Cambria"/>
          <w:b/>
        </w:rPr>
        <w:t xml:space="preserve"> to </w:t>
      </w:r>
      <w:r w:rsidRPr="00E352EF">
        <w:rPr>
          <w:rFonts w:ascii="Cambria" w:hAnsi="Cambria"/>
        </w:rPr>
        <w:t>cmp</w:t>
      </w:r>
      <w:r w:rsidRPr="00E352EF">
        <w:rPr>
          <w:rFonts w:ascii="Cambria" w:hAnsi="Cambria"/>
          <w:b/>
        </w:rPr>
        <w:t xml:space="preserve"> { , </w:t>
      </w:r>
      <w:r w:rsidRPr="00E352EF">
        <w:rPr>
          <w:rFonts w:ascii="Cambria" w:hAnsi="Cambria"/>
        </w:rPr>
        <w:t>cmp</w:t>
      </w:r>
      <w:r w:rsidRPr="00E352EF">
        <w:rPr>
          <w:rFonts w:ascii="Cambria" w:hAnsi="Cambria"/>
          <w:b/>
        </w:rPr>
        <w:t xml:space="preserve"> to </w:t>
      </w:r>
      <w:r w:rsidRPr="00E352EF">
        <w:rPr>
          <w:rFonts w:ascii="Cambria" w:hAnsi="Cambria"/>
        </w:rPr>
        <w:t>cmp</w:t>
      </w:r>
      <w:r w:rsidRPr="00E352EF">
        <w:rPr>
          <w:rFonts w:ascii="Cambria" w:hAnsi="Cambria"/>
          <w:b/>
        </w:rPr>
        <w:t xml:space="preserve"> </w:t>
      </w:r>
      <w:r w:rsidRPr="00E352EF">
        <w:rPr>
          <w:rFonts w:ascii="Cambria" w:hAnsi="Cambria"/>
        </w:rPr>
        <w:t>}</w:t>
      </w:r>
    </w:p>
    <w:p w14:paraId="341D4C04" w14:textId="77777777" w:rsidR="00534B1C" w:rsidRPr="00E352EF" w:rsidRDefault="00534B1C" w:rsidP="004E5B90">
      <w:pPr>
        <w:rPr>
          <w:rFonts w:ascii="Cambria" w:hAnsi="Cambria"/>
        </w:rPr>
      </w:pPr>
      <w:r w:rsidRPr="00E352EF">
        <w:rPr>
          <w:rFonts w:ascii="Cambria" w:hAnsi="Cambria"/>
          <w:i/>
        </w:rPr>
        <w:t>unfold_clause</w:t>
      </w:r>
      <w:r w:rsidRPr="00E352EF">
        <w:rPr>
          <w:rFonts w:ascii="Cambria" w:hAnsi="Cambria"/>
        </w:rPr>
        <w:t xml:space="preserve"> ::= </w:t>
      </w:r>
      <w:r w:rsidRPr="00E352EF">
        <w:rPr>
          <w:rFonts w:ascii="Cambria" w:hAnsi="Cambria"/>
          <w:b/>
        </w:rPr>
        <w:t>unfold</w:t>
      </w:r>
      <w:r w:rsidRPr="00E352EF">
        <w:rPr>
          <w:rFonts w:ascii="Cambria" w:hAnsi="Cambria"/>
        </w:rPr>
        <w:t xml:space="preserve"> dim </w:t>
      </w:r>
      <w:r w:rsidRPr="00E352EF">
        <w:rPr>
          <w:rFonts w:ascii="Cambria" w:hAnsi="Cambria"/>
          <w:b/>
        </w:rPr>
        <w:t>,</w:t>
      </w:r>
      <w:r w:rsidRPr="00E352EF">
        <w:rPr>
          <w:rFonts w:ascii="Cambria" w:hAnsi="Cambria"/>
        </w:rPr>
        <w:t xml:space="preserve"> msr </w:t>
      </w:r>
      <w:r w:rsidRPr="00E352EF">
        <w:rPr>
          <w:rFonts w:ascii="Cambria" w:hAnsi="Cambria"/>
          <w:b/>
        </w:rPr>
        <w:t>to</w:t>
      </w:r>
      <w:r w:rsidRPr="00E352EF">
        <w:rPr>
          <w:rFonts w:ascii="Cambria" w:hAnsi="Cambria"/>
        </w:rPr>
        <w:t xml:space="preserve"> elem { </w:t>
      </w:r>
      <w:r w:rsidRPr="00E352EF">
        <w:rPr>
          <w:rFonts w:ascii="Cambria" w:hAnsi="Cambria"/>
          <w:b/>
        </w:rPr>
        <w:t>,</w:t>
      </w:r>
      <w:r w:rsidRPr="00E352EF">
        <w:rPr>
          <w:rFonts w:ascii="Cambria" w:hAnsi="Cambria"/>
        </w:rPr>
        <w:t xml:space="preserve"> elem }</w:t>
      </w:r>
    </w:p>
    <w:p w14:paraId="62F9FE5B" w14:textId="77777777" w:rsidR="00534B1C" w:rsidRPr="00E352EF" w:rsidRDefault="00534B1C" w:rsidP="004E5B90">
      <w:pPr>
        <w:rPr>
          <w:rFonts w:ascii="Cambria" w:hAnsi="Cambria"/>
        </w:rPr>
      </w:pPr>
      <w:r w:rsidRPr="00E352EF">
        <w:rPr>
          <w:rFonts w:ascii="Cambria" w:hAnsi="Cambria"/>
          <w:i/>
        </w:rPr>
        <w:t>fold_clause</w:t>
      </w:r>
      <w:r w:rsidRPr="00E352EF">
        <w:rPr>
          <w:rFonts w:ascii="Cambria" w:hAnsi="Cambria"/>
        </w:rPr>
        <w:t xml:space="preserve"> ::=  </w:t>
      </w:r>
      <w:r w:rsidRPr="00E352EF">
        <w:rPr>
          <w:rFonts w:ascii="Cambria" w:hAnsi="Cambria"/>
          <w:b/>
        </w:rPr>
        <w:t>fold</w:t>
      </w:r>
      <w:r w:rsidRPr="00E352EF">
        <w:rPr>
          <w:rFonts w:ascii="Cambria" w:hAnsi="Cambria"/>
        </w:rPr>
        <w:t xml:space="preserve"> elem { </w:t>
      </w:r>
      <w:r w:rsidRPr="00E352EF">
        <w:rPr>
          <w:rFonts w:ascii="Cambria" w:hAnsi="Cambria"/>
          <w:b/>
        </w:rPr>
        <w:t>,</w:t>
      </w:r>
      <w:r w:rsidRPr="00E352EF">
        <w:rPr>
          <w:rFonts w:ascii="Cambria" w:hAnsi="Cambria"/>
        </w:rPr>
        <w:t xml:space="preserve"> elem } </w:t>
      </w:r>
      <w:r w:rsidRPr="00E352EF">
        <w:rPr>
          <w:rFonts w:ascii="Cambria" w:hAnsi="Cambria"/>
          <w:b/>
        </w:rPr>
        <w:t>to</w:t>
      </w:r>
      <w:r w:rsidRPr="00E352EF">
        <w:rPr>
          <w:rFonts w:ascii="Cambria" w:hAnsi="Cambria"/>
        </w:rPr>
        <w:t xml:space="preserve"> dim </w:t>
      </w:r>
      <w:r w:rsidRPr="00E352EF">
        <w:rPr>
          <w:rFonts w:ascii="Cambria" w:hAnsi="Cambria"/>
          <w:b/>
        </w:rPr>
        <w:t>,</w:t>
      </w:r>
      <w:r w:rsidRPr="00E352EF">
        <w:rPr>
          <w:rFonts w:ascii="Cambria" w:hAnsi="Cambria"/>
        </w:rPr>
        <w:t xml:space="preserve"> msr</w:t>
      </w:r>
    </w:p>
    <w:p w14:paraId="2B9FDF26" w14:textId="77777777" w:rsidR="00534B1C" w:rsidRPr="00E352EF" w:rsidRDefault="00534B1C" w:rsidP="004E5B90">
      <w:pPr>
        <w:rPr>
          <w:rFonts w:ascii="Cambria" w:hAnsi="Cambria"/>
          <w:b/>
        </w:rPr>
      </w:pPr>
      <w:r w:rsidRPr="00E352EF">
        <w:rPr>
          <w:rFonts w:ascii="Cambria" w:hAnsi="Cambria"/>
          <w:i/>
        </w:rPr>
        <w:t>role</w:t>
      </w:r>
      <w:r w:rsidRPr="00E352EF">
        <w:rPr>
          <w:rFonts w:ascii="Cambria" w:hAnsi="Cambria"/>
          <w:b/>
        </w:rPr>
        <w:t xml:space="preserve"> </w:t>
      </w:r>
      <w:r w:rsidRPr="00E352EF">
        <w:rPr>
          <w:rFonts w:ascii="Cambria" w:hAnsi="Cambria"/>
        </w:rPr>
        <w:t>:=</w:t>
      </w:r>
      <w:r w:rsidRPr="00E352EF">
        <w:rPr>
          <w:rFonts w:ascii="Cambria" w:hAnsi="Cambria"/>
          <w:b/>
        </w:rPr>
        <w:t xml:space="preserve"> identifier </w:t>
      </w:r>
      <w:r w:rsidRPr="00E352EF">
        <w:rPr>
          <w:rFonts w:ascii="Cambria" w:hAnsi="Cambria"/>
        </w:rPr>
        <w:t>|</w:t>
      </w:r>
      <w:r w:rsidRPr="00E352EF">
        <w:rPr>
          <w:rFonts w:ascii="Cambria" w:hAnsi="Cambria"/>
          <w:b/>
        </w:rPr>
        <w:t xml:space="preserve"> measure </w:t>
      </w:r>
      <w:r w:rsidRPr="00E352EF">
        <w:rPr>
          <w:rFonts w:ascii="Cambria" w:hAnsi="Cambria"/>
        </w:rPr>
        <w:t>|</w:t>
      </w:r>
      <w:r w:rsidRPr="00E352EF">
        <w:rPr>
          <w:rFonts w:ascii="Cambria" w:hAnsi="Cambria"/>
          <w:b/>
        </w:rPr>
        <w:t xml:space="preserve"> attribute </w:t>
      </w:r>
    </w:p>
    <w:p w14:paraId="2F407279" w14:textId="77777777" w:rsidR="004E5B90" w:rsidRPr="00E352EF" w:rsidRDefault="004E5B90" w:rsidP="00534B1C">
      <w:pPr>
        <w:pStyle w:val="Sottotitolo"/>
        <w:rPr>
          <w:sz w:val="20"/>
        </w:rPr>
      </w:pPr>
    </w:p>
    <w:p w14:paraId="5674523D" w14:textId="77777777" w:rsidR="00534B1C" w:rsidRPr="00E352EF" w:rsidRDefault="00534B1C" w:rsidP="009F126A">
      <w:pPr>
        <w:rPr>
          <w:rFonts w:ascii="Cambria" w:eastAsia="Calibri" w:hAnsi="Cambria" w:cs="Calibri"/>
          <w:i/>
          <w:color w:val="5B9BD5"/>
        </w:rPr>
      </w:pPr>
      <w:r w:rsidRPr="00E352EF">
        <w:rPr>
          <w:rFonts w:ascii="Cambria" w:eastAsia="Calibri" w:hAnsi="Cambria" w:cs="Calibri"/>
          <w:i/>
          <w:color w:val="5B9BD5"/>
        </w:rPr>
        <w:t>Parameters</w:t>
      </w:r>
    </w:p>
    <w:p w14:paraId="4783D689" w14:textId="77777777" w:rsidR="00710B3F" w:rsidRPr="00E352EF" w:rsidRDefault="00193EF8" w:rsidP="00710B3F">
      <w:pPr>
        <w:rPr>
          <w:rFonts w:ascii="Cambria" w:hAnsi="Cambria"/>
        </w:rPr>
      </w:pPr>
      <w:r w:rsidRPr="00E352EF">
        <w:rPr>
          <w:rFonts w:ascii="Cambria" w:hAnsi="Cambria"/>
          <w:i/>
        </w:rPr>
        <w:t>d</w:t>
      </w:r>
      <w:r w:rsidR="00710B3F" w:rsidRPr="00E352EF">
        <w:rPr>
          <w:rFonts w:ascii="Cambria" w:hAnsi="Cambria"/>
          <w:i/>
        </w:rPr>
        <w:t>s</w:t>
      </w:r>
      <w:r w:rsidRPr="00E352EF">
        <w:rPr>
          <w:rFonts w:ascii="Cambria" w:hAnsi="Cambria"/>
        </w:rPr>
        <w:t xml:space="preserve"> </w:t>
      </w:r>
      <w:r w:rsidR="00710B3F" w:rsidRPr="00E352EF">
        <w:rPr>
          <w:rFonts w:ascii="Cambria" w:hAnsi="Cambria"/>
        </w:rPr>
        <w:t>: [ dataset {identifier &lt;IDENT&gt; as scalar-type}+ {measure &lt;IDENT&gt; as scalar-type }*</w:t>
      </w:r>
    </w:p>
    <w:p w14:paraId="27CA2096" w14:textId="77777777" w:rsidR="00710B3F" w:rsidRPr="009830C1" w:rsidRDefault="00710B3F" w:rsidP="00710B3F">
      <w:pPr>
        <w:rPr>
          <w:rFonts w:ascii="Cambria" w:hAnsi="Cambria"/>
        </w:rPr>
      </w:pPr>
      <w:r w:rsidRPr="00E352EF">
        <w:rPr>
          <w:rFonts w:ascii="Cambria" w:hAnsi="Cambria"/>
        </w:rPr>
        <w:tab/>
      </w:r>
      <w:r w:rsidRPr="00E352EF">
        <w:rPr>
          <w:rFonts w:ascii="Cambria" w:hAnsi="Cambria"/>
        </w:rPr>
        <w:tab/>
        <w:t xml:space="preserve">      </w:t>
      </w:r>
      <w:r w:rsidRPr="009830C1">
        <w:rPr>
          <w:rFonts w:ascii="Cambria" w:hAnsi="Cambria"/>
        </w:rPr>
        <w:t>{attribute &lt;IDENT&gt; as scalar-type} * ]</w:t>
      </w:r>
    </w:p>
    <w:p w14:paraId="1050D3AA" w14:textId="77777777" w:rsidR="004E5B90" w:rsidRPr="009830C1" w:rsidRDefault="004E5B90" w:rsidP="00193EF8">
      <w:pPr>
        <w:rPr>
          <w:rFonts w:ascii="Cambria" w:hAnsi="Cambria"/>
        </w:rPr>
      </w:pPr>
      <w:r w:rsidRPr="009830C1">
        <w:rPr>
          <w:rFonts w:ascii="Cambria" w:hAnsi="Cambria"/>
          <w:i/>
        </w:rPr>
        <w:t>cmp</w:t>
      </w:r>
      <w:r w:rsidRPr="009830C1">
        <w:rPr>
          <w:rFonts w:ascii="Cambria" w:hAnsi="Cambria"/>
        </w:rPr>
        <w:t xml:space="preserve"> : Component</w:t>
      </w:r>
    </w:p>
    <w:p w14:paraId="07D4EAF1" w14:textId="77777777" w:rsidR="004E5B90" w:rsidRPr="009830C1" w:rsidRDefault="004E5B90" w:rsidP="00193EF8">
      <w:pPr>
        <w:rPr>
          <w:rFonts w:ascii="Cambria" w:hAnsi="Cambria"/>
        </w:rPr>
      </w:pPr>
      <w:r w:rsidRPr="009830C1">
        <w:rPr>
          <w:rFonts w:ascii="Cambria" w:hAnsi="Cambria"/>
          <w:i/>
        </w:rPr>
        <w:t>dim</w:t>
      </w:r>
      <w:r w:rsidRPr="009830C1">
        <w:rPr>
          <w:rFonts w:ascii="Cambria" w:hAnsi="Cambria"/>
        </w:rPr>
        <w:t xml:space="preserve"> : IdentifierComponent</w:t>
      </w:r>
    </w:p>
    <w:p w14:paraId="0E45CC49" w14:textId="77777777" w:rsidR="004E5B90" w:rsidRPr="00E352EF" w:rsidRDefault="004E5B90" w:rsidP="00193EF8">
      <w:pPr>
        <w:rPr>
          <w:rFonts w:ascii="Cambria" w:hAnsi="Cambria"/>
        </w:rPr>
      </w:pPr>
      <w:r w:rsidRPr="00E352EF">
        <w:rPr>
          <w:rFonts w:ascii="Cambria" w:hAnsi="Cambria"/>
          <w:i/>
        </w:rPr>
        <w:t>dpr</w:t>
      </w:r>
      <w:r w:rsidRPr="00E352EF">
        <w:rPr>
          <w:rFonts w:ascii="Cambria" w:hAnsi="Cambria"/>
        </w:rPr>
        <w:t xml:space="preserve"> : name of a data point ruleset</w:t>
      </w:r>
    </w:p>
    <w:p w14:paraId="26BAD0DB" w14:textId="77777777" w:rsidR="004E5B90" w:rsidRPr="00E352EF" w:rsidRDefault="004E5B90" w:rsidP="00534B1C">
      <w:pPr>
        <w:rPr>
          <w:rFonts w:ascii="Cambria" w:hAnsi="Cambria"/>
          <w:i/>
        </w:rPr>
      </w:pPr>
    </w:p>
    <w:p w14:paraId="67EB2E35" w14:textId="77777777" w:rsidR="00534B1C" w:rsidRPr="00E352EF" w:rsidRDefault="00534B1C" w:rsidP="00534B1C">
      <w:pPr>
        <w:rPr>
          <w:rFonts w:ascii="Cambria" w:hAnsi="Cambria"/>
        </w:rPr>
      </w:pPr>
      <w:r w:rsidRPr="00E352EF">
        <w:rPr>
          <w:rFonts w:ascii="Cambria" w:hAnsi="Cambria"/>
          <w:i/>
        </w:rPr>
        <w:t>ds</w:t>
      </w:r>
      <w:r w:rsidRPr="00E352EF">
        <w:rPr>
          <w:rFonts w:ascii="Cambria" w:hAnsi="Cambria"/>
        </w:rPr>
        <w:t xml:space="preserve"> – is a Dataset name</w:t>
      </w:r>
    </w:p>
    <w:p w14:paraId="4458A07D" w14:textId="77777777" w:rsidR="00534B1C" w:rsidRPr="00E352EF" w:rsidRDefault="00534B1C" w:rsidP="00534B1C">
      <w:pPr>
        <w:rPr>
          <w:rFonts w:ascii="Cambria" w:hAnsi="Cambria"/>
        </w:rPr>
      </w:pPr>
      <w:r w:rsidRPr="00E352EF">
        <w:rPr>
          <w:rFonts w:ascii="Cambria" w:hAnsi="Cambria"/>
          <w:i/>
        </w:rPr>
        <w:t>alias</w:t>
      </w:r>
      <w:r w:rsidRPr="00E352EF">
        <w:rPr>
          <w:rFonts w:ascii="Cambria" w:hAnsi="Cambria"/>
        </w:rPr>
        <w:t xml:space="preserve"> – is an alias for a </w:t>
      </w:r>
      <w:r w:rsidR="00472C2F" w:rsidRPr="00E352EF">
        <w:t>Dataset</w:t>
      </w:r>
      <w:r w:rsidRPr="00E352EF">
        <w:rPr>
          <w:rFonts w:ascii="Cambria" w:hAnsi="Cambria"/>
        </w:rPr>
        <w:t xml:space="preserve">, to be used when the same </w:t>
      </w:r>
      <w:r w:rsidR="00472C2F" w:rsidRPr="00E352EF">
        <w:t>Dataset</w:t>
      </w:r>
      <w:r w:rsidRPr="00E352EF">
        <w:rPr>
          <w:rFonts w:ascii="Cambria" w:hAnsi="Cambria"/>
        </w:rPr>
        <w:t xml:space="preserve"> appears several times in</w:t>
      </w:r>
    </w:p>
    <w:p w14:paraId="1711B135" w14:textId="77777777" w:rsidR="00534B1C" w:rsidRPr="00E352EF" w:rsidRDefault="00534B1C" w:rsidP="00534B1C">
      <w:pPr>
        <w:rPr>
          <w:rFonts w:ascii="Cambria" w:hAnsi="Cambria"/>
        </w:rPr>
      </w:pPr>
      <w:r w:rsidRPr="00E352EF">
        <w:rPr>
          <w:rFonts w:ascii="Cambria" w:hAnsi="Cambria"/>
          <w:i/>
        </w:rPr>
        <w:t>k</w:t>
      </w:r>
      <w:r w:rsidRPr="00E352EF">
        <w:rPr>
          <w:rFonts w:ascii="Cambria" w:hAnsi="Cambria"/>
          <w:b/>
        </w:rPr>
        <w:t xml:space="preserve">  </w:t>
      </w:r>
      <w:r w:rsidR="00710B3F" w:rsidRPr="00E352EF">
        <w:rPr>
          <w:rFonts w:ascii="Cambria" w:hAnsi="Cambria"/>
        </w:rPr>
        <w:t>–</w:t>
      </w:r>
      <w:r w:rsidRPr="00E352EF">
        <w:rPr>
          <w:rFonts w:ascii="Cambria" w:hAnsi="Cambria"/>
        </w:rPr>
        <w:t xml:space="preserve"> is a scalar expression, or a </w:t>
      </w:r>
      <w:r w:rsidR="00472C2F" w:rsidRPr="00E352EF">
        <w:t>Dataset</w:t>
      </w:r>
      <w:r w:rsidRPr="00E352EF">
        <w:rPr>
          <w:rFonts w:ascii="Cambria" w:hAnsi="Cambria"/>
        </w:rPr>
        <w:t xml:space="preserve"> expression denoting a single measure or attribute</w:t>
      </w:r>
    </w:p>
    <w:p w14:paraId="1CC7F0E8" w14:textId="77777777" w:rsidR="00534B1C" w:rsidRPr="00E352EF" w:rsidRDefault="00534B1C" w:rsidP="00534B1C">
      <w:pPr>
        <w:rPr>
          <w:rFonts w:ascii="Cambria" w:hAnsi="Cambria"/>
        </w:rPr>
      </w:pPr>
      <w:r w:rsidRPr="00E352EF">
        <w:rPr>
          <w:rFonts w:ascii="Cambria" w:hAnsi="Cambria"/>
          <w:i/>
        </w:rPr>
        <w:t>role</w:t>
      </w:r>
      <w:r w:rsidRPr="00E352EF">
        <w:rPr>
          <w:rFonts w:ascii="Cambria" w:hAnsi="Cambria"/>
        </w:rPr>
        <w:t xml:space="preserve"> – is the role of the calculated component </w:t>
      </w:r>
      <w:r w:rsidRPr="00E352EF">
        <w:rPr>
          <w:rFonts w:ascii="Cambria" w:hAnsi="Cambria"/>
          <w:i/>
        </w:rPr>
        <w:t>c</w:t>
      </w:r>
      <w:r w:rsidRPr="00E352EF">
        <w:rPr>
          <w:rFonts w:ascii="Cambria" w:hAnsi="Cambria"/>
        </w:rPr>
        <w:t xml:space="preserve">. If omitted then the role is derived from </w:t>
      </w:r>
      <w:r w:rsidRPr="00E352EF">
        <w:rPr>
          <w:rFonts w:ascii="Cambria" w:hAnsi="Cambria"/>
          <w:i/>
        </w:rPr>
        <w:t>k</w:t>
      </w:r>
      <w:r w:rsidRPr="00E352EF">
        <w:rPr>
          <w:rFonts w:ascii="Cambria" w:hAnsi="Cambria"/>
        </w:rPr>
        <w:t xml:space="preserve"> (if k is a </w:t>
      </w:r>
      <w:r w:rsidR="00472C2F" w:rsidRPr="00E352EF">
        <w:t>Dataset</w:t>
      </w:r>
      <w:r w:rsidRPr="00E352EF">
        <w:rPr>
          <w:rFonts w:ascii="Cambria" w:hAnsi="Cambria"/>
        </w:rPr>
        <w:t xml:space="preserve"> expression) otherwise the default role of </w:t>
      </w:r>
      <w:r w:rsidRPr="00E352EF">
        <w:rPr>
          <w:rFonts w:ascii="Cambria" w:hAnsi="Cambria"/>
          <w:i/>
        </w:rPr>
        <w:t>c</w:t>
      </w:r>
      <w:r w:rsidRPr="00E352EF">
        <w:rPr>
          <w:rFonts w:ascii="Cambria" w:hAnsi="Cambria"/>
        </w:rPr>
        <w:t xml:space="preserve"> is </w:t>
      </w:r>
      <w:r w:rsidRPr="00E352EF">
        <w:rPr>
          <w:rFonts w:ascii="Cambria" w:hAnsi="Cambria"/>
          <w:b/>
        </w:rPr>
        <w:t>attribute</w:t>
      </w:r>
      <w:r w:rsidRPr="00E352EF">
        <w:rPr>
          <w:rFonts w:ascii="Cambria" w:hAnsi="Cambria"/>
        </w:rPr>
        <w:t>.</w:t>
      </w:r>
    </w:p>
    <w:p w14:paraId="3D71C607" w14:textId="77777777" w:rsidR="00534B1C" w:rsidRPr="00E352EF" w:rsidRDefault="00534B1C" w:rsidP="00534B1C">
      <w:pPr>
        <w:rPr>
          <w:rFonts w:ascii="Cambria" w:hAnsi="Cambria"/>
        </w:rPr>
      </w:pPr>
      <w:r w:rsidRPr="00E352EF">
        <w:rPr>
          <w:rFonts w:ascii="Cambria" w:hAnsi="Cambria"/>
          <w:i/>
        </w:rPr>
        <w:t>dim</w:t>
      </w:r>
      <w:r w:rsidRPr="00E352EF">
        <w:rPr>
          <w:rFonts w:ascii="Cambria" w:hAnsi="Cambria"/>
        </w:rPr>
        <w:t xml:space="preserve"> – is a</w:t>
      </w:r>
      <w:r w:rsidR="00A82077" w:rsidRPr="00E352EF">
        <w:rPr>
          <w:rFonts w:ascii="Cambria" w:hAnsi="Cambria"/>
        </w:rPr>
        <w:t>n</w:t>
      </w:r>
      <w:r w:rsidRPr="00E352EF">
        <w:rPr>
          <w:rFonts w:ascii="Cambria" w:hAnsi="Cambria"/>
        </w:rPr>
        <w:t xml:space="preserve"> </w:t>
      </w:r>
      <w:r w:rsidR="00A82077" w:rsidRPr="00E352EF">
        <w:rPr>
          <w:rFonts w:ascii="Cambria" w:eastAsia="Calibri" w:hAnsi="Cambria" w:cs="Calibri"/>
        </w:rPr>
        <w:t>Identifier Component</w:t>
      </w:r>
      <w:r w:rsidRPr="00E352EF">
        <w:rPr>
          <w:rFonts w:ascii="Cambria" w:hAnsi="Cambria"/>
        </w:rPr>
        <w:t xml:space="preserve">common to all </w:t>
      </w:r>
      <w:r w:rsidR="00472C2F" w:rsidRPr="00E352EF">
        <w:t>Dataset</w:t>
      </w:r>
      <w:r w:rsidRPr="00E352EF">
        <w:rPr>
          <w:rFonts w:ascii="Cambria" w:hAnsi="Cambria"/>
        </w:rPr>
        <w:t>s specified in the join clause</w:t>
      </w:r>
    </w:p>
    <w:p w14:paraId="50C6DAE6" w14:textId="77777777" w:rsidR="00710B3F" w:rsidRPr="00E352EF" w:rsidRDefault="00710B3F" w:rsidP="00534B1C">
      <w:pPr>
        <w:pStyle w:val="Sottotitolo"/>
        <w:rPr>
          <w:sz w:val="20"/>
        </w:rPr>
      </w:pPr>
    </w:p>
    <w:p w14:paraId="77C89A05" w14:textId="77777777" w:rsidR="00534B1C" w:rsidRPr="00E352EF" w:rsidRDefault="00534B1C" w:rsidP="009F126A">
      <w:pPr>
        <w:rPr>
          <w:rFonts w:ascii="Cambria" w:eastAsia="Calibri" w:hAnsi="Cambria" w:cs="Calibri"/>
          <w:i/>
          <w:color w:val="5B9BD5"/>
        </w:rPr>
      </w:pPr>
      <w:r w:rsidRPr="00E352EF">
        <w:rPr>
          <w:rFonts w:ascii="Cambria" w:eastAsia="Calibri" w:hAnsi="Cambria" w:cs="Calibri"/>
          <w:i/>
          <w:color w:val="5B9BD5"/>
        </w:rPr>
        <w:t>Constraints</w:t>
      </w:r>
    </w:p>
    <w:p w14:paraId="65C9A44E" w14:textId="77777777" w:rsidR="00534B1C" w:rsidRPr="00E352EF" w:rsidRDefault="00534B1C" w:rsidP="00534B1C">
      <w:pPr>
        <w:jc w:val="both"/>
        <w:rPr>
          <w:rFonts w:ascii="Cambria" w:hAnsi="Cambria"/>
        </w:rPr>
      </w:pPr>
      <w:r w:rsidRPr="00E352EF">
        <w:rPr>
          <w:rFonts w:ascii="Cambria" w:hAnsi="Cambria"/>
        </w:rPr>
        <w:t xml:space="preserve">For inner and outer joins (see below), one of the </w:t>
      </w:r>
      <w:r w:rsidR="00472C2F" w:rsidRPr="00E352EF">
        <w:t>Dataset</w:t>
      </w:r>
      <w:r w:rsidRPr="00E352EF">
        <w:rPr>
          <w:rFonts w:ascii="Cambria" w:hAnsi="Cambria"/>
        </w:rPr>
        <w:t>s specified in the</w:t>
      </w:r>
      <w:r w:rsidRPr="00E352EF">
        <w:rPr>
          <w:rFonts w:ascii="Cambria" w:hAnsi="Cambria"/>
          <w:i/>
        </w:rPr>
        <w:t xml:space="preserve"> join_clause</w:t>
      </w:r>
      <w:r w:rsidRPr="00E352EF">
        <w:rPr>
          <w:rFonts w:ascii="Cambria" w:hAnsi="Cambria"/>
        </w:rPr>
        <w:t xml:space="preserve"> must contain all </w:t>
      </w:r>
      <w:r w:rsidR="00A82077" w:rsidRPr="00E352EF">
        <w:rPr>
          <w:rFonts w:ascii="Cambria" w:eastAsia="Calibri" w:hAnsi="Cambria" w:cs="Calibri"/>
        </w:rPr>
        <w:t>Identifier Component</w:t>
      </w:r>
      <w:r w:rsidRPr="00E352EF">
        <w:rPr>
          <w:rFonts w:ascii="Cambria" w:hAnsi="Cambria"/>
        </w:rPr>
        <w:t xml:space="preserve">s from all other </w:t>
      </w:r>
      <w:r w:rsidR="00472C2F" w:rsidRPr="00E352EF">
        <w:t>Dataset</w:t>
      </w:r>
      <w:r w:rsidRPr="00E352EF">
        <w:rPr>
          <w:rFonts w:ascii="Cambria" w:hAnsi="Cambria"/>
        </w:rPr>
        <w:t>s from the join_clause (with the same name and the basic scalar type, number, boolean, string, or date) .</w:t>
      </w:r>
    </w:p>
    <w:p w14:paraId="03B13329" w14:textId="77777777" w:rsidR="00534B1C" w:rsidRPr="00E352EF" w:rsidRDefault="00534B1C" w:rsidP="00534B1C">
      <w:pPr>
        <w:pStyle w:val="Sottotitolo"/>
        <w:rPr>
          <w:rFonts w:eastAsia="Calibri" w:cs="Calibri"/>
          <w:i w:val="0"/>
          <w:color w:val="000000"/>
          <w:sz w:val="20"/>
        </w:rPr>
      </w:pPr>
      <w:r w:rsidRPr="00E352EF">
        <w:rPr>
          <w:rFonts w:eastAsia="Calibri" w:cs="Calibri"/>
          <w:i w:val="0"/>
          <w:color w:val="000000"/>
          <w:sz w:val="20"/>
        </w:rPr>
        <w:t xml:space="preserve">The name of the component cannot be </w:t>
      </w:r>
      <w:r w:rsidRPr="00E352EF">
        <w:rPr>
          <w:rFonts w:eastAsia="Calibri" w:cs="Calibri"/>
          <w:b/>
          <w:i w:val="0"/>
          <w:color w:val="000000"/>
          <w:sz w:val="20"/>
        </w:rPr>
        <w:t>filter</w:t>
      </w:r>
      <w:r w:rsidRPr="00E352EF">
        <w:rPr>
          <w:rFonts w:eastAsia="Calibri" w:cs="Calibri"/>
          <w:i w:val="0"/>
          <w:color w:val="000000"/>
          <w:sz w:val="20"/>
        </w:rPr>
        <w:t xml:space="preserve">, </w:t>
      </w:r>
      <w:r w:rsidRPr="00E352EF">
        <w:rPr>
          <w:rFonts w:eastAsia="Calibri" w:cs="Calibri"/>
          <w:b/>
          <w:i w:val="0"/>
          <w:color w:val="000000"/>
          <w:sz w:val="20"/>
        </w:rPr>
        <w:t>keep</w:t>
      </w:r>
      <w:r w:rsidRPr="00E352EF">
        <w:rPr>
          <w:rFonts w:eastAsia="Calibri" w:cs="Calibri"/>
          <w:i w:val="0"/>
          <w:color w:val="000000"/>
          <w:sz w:val="20"/>
        </w:rPr>
        <w:t xml:space="preserve"> or </w:t>
      </w:r>
      <w:r w:rsidRPr="00E352EF">
        <w:rPr>
          <w:rFonts w:eastAsia="Calibri" w:cs="Calibri"/>
          <w:b/>
          <w:i w:val="0"/>
          <w:color w:val="000000"/>
          <w:sz w:val="20"/>
        </w:rPr>
        <w:t>rename</w:t>
      </w:r>
      <w:r w:rsidRPr="00E352EF">
        <w:rPr>
          <w:rFonts w:eastAsia="Calibri" w:cs="Calibri"/>
          <w:i w:val="0"/>
          <w:color w:val="000000"/>
          <w:sz w:val="20"/>
        </w:rPr>
        <w:t>, or those names must be quoted within "</w:t>
      </w:r>
      <w:r w:rsidRPr="00E352EF">
        <w:rPr>
          <w:rFonts w:eastAsia="Calibri" w:cs="Calibri"/>
          <w:b/>
          <w:i w:val="0"/>
          <w:color w:val="000000"/>
          <w:sz w:val="20"/>
        </w:rPr>
        <w:t>'</w:t>
      </w:r>
      <w:r w:rsidRPr="00E352EF">
        <w:rPr>
          <w:rFonts w:eastAsia="Calibri" w:cs="Calibri"/>
          <w:i w:val="0"/>
          <w:color w:val="000000"/>
          <w:sz w:val="20"/>
        </w:rPr>
        <w:t>".</w:t>
      </w:r>
    </w:p>
    <w:p w14:paraId="400451CF" w14:textId="77777777" w:rsidR="00534B1C" w:rsidRPr="00E352EF" w:rsidRDefault="00534B1C" w:rsidP="00534B1C">
      <w:pPr>
        <w:pStyle w:val="Sottotitolo"/>
        <w:rPr>
          <w:rFonts w:eastAsia="Times New Roman" w:cs="Times New Roman"/>
          <w:i w:val="0"/>
          <w:color w:val="000000"/>
          <w:sz w:val="20"/>
        </w:rPr>
      </w:pPr>
      <w:r w:rsidRPr="00E352EF">
        <w:rPr>
          <w:rFonts w:eastAsia="Times New Roman" w:cs="Times New Roman"/>
          <w:i w:val="0"/>
          <w:color w:val="000000"/>
          <w:sz w:val="20"/>
        </w:rPr>
        <w:t xml:space="preserve">A </w:t>
      </w:r>
      <w:r w:rsidR="00472C2F" w:rsidRPr="00E352EF">
        <w:rPr>
          <w:rFonts w:eastAsia="Times New Roman" w:cs="Times New Roman"/>
          <w:i w:val="0"/>
          <w:color w:val="000000"/>
          <w:sz w:val="20"/>
        </w:rPr>
        <w:t>Dataset</w:t>
      </w:r>
      <w:r w:rsidRPr="00E352EF">
        <w:rPr>
          <w:rFonts w:eastAsia="Times New Roman" w:cs="Times New Roman"/>
          <w:i w:val="0"/>
          <w:color w:val="000000"/>
          <w:sz w:val="20"/>
        </w:rPr>
        <w:t xml:space="preserve"> ds should appear only once in the list of </w:t>
      </w:r>
      <w:r w:rsidR="00472C2F" w:rsidRPr="00E352EF">
        <w:rPr>
          <w:rFonts w:eastAsia="Times New Roman" w:cs="Times New Roman"/>
          <w:i w:val="0"/>
          <w:color w:val="000000"/>
          <w:sz w:val="20"/>
        </w:rPr>
        <w:t>Dataset</w:t>
      </w:r>
      <w:r w:rsidRPr="00E352EF">
        <w:rPr>
          <w:rFonts w:eastAsia="Times New Roman" w:cs="Times New Roman"/>
          <w:i w:val="0"/>
          <w:color w:val="000000"/>
          <w:sz w:val="20"/>
        </w:rPr>
        <w:t>s.</w:t>
      </w:r>
    </w:p>
    <w:p w14:paraId="00C34899" w14:textId="77777777" w:rsidR="00710B3F" w:rsidRPr="00E352EF" w:rsidRDefault="00710B3F" w:rsidP="00534B1C">
      <w:pPr>
        <w:pStyle w:val="Sottotitolo"/>
        <w:rPr>
          <w:sz w:val="20"/>
        </w:rPr>
      </w:pPr>
    </w:p>
    <w:p w14:paraId="5EC4B341" w14:textId="77777777" w:rsidR="00534B1C" w:rsidRPr="00E352EF" w:rsidRDefault="00534B1C" w:rsidP="009F126A">
      <w:pPr>
        <w:rPr>
          <w:rFonts w:ascii="Cambria" w:eastAsia="Calibri" w:hAnsi="Cambria" w:cs="Calibri"/>
          <w:i/>
          <w:color w:val="5B9BD5"/>
        </w:rPr>
      </w:pPr>
      <w:r w:rsidRPr="00E352EF">
        <w:rPr>
          <w:rFonts w:ascii="Cambria" w:eastAsia="Calibri" w:hAnsi="Cambria" w:cs="Calibri"/>
          <w:i/>
          <w:color w:val="5B9BD5"/>
        </w:rPr>
        <w:t xml:space="preserve">Returns </w:t>
      </w:r>
    </w:p>
    <w:p w14:paraId="3B1D9BC2" w14:textId="77777777" w:rsidR="00534B1C" w:rsidRPr="00E352EF" w:rsidRDefault="00534B1C" w:rsidP="00534B1C">
      <w:pPr>
        <w:rPr>
          <w:rFonts w:ascii="Cambria" w:hAnsi="Cambria"/>
        </w:rPr>
      </w:pPr>
      <w:r w:rsidRPr="00E352EF">
        <w:rPr>
          <w:rFonts w:ascii="Cambria" w:hAnsi="Cambria"/>
        </w:rPr>
        <w:t xml:space="preserve">The </w:t>
      </w:r>
      <w:r w:rsidR="00472C2F" w:rsidRPr="00E352EF">
        <w:t>Dataset</w:t>
      </w:r>
      <w:r w:rsidRPr="00E352EF">
        <w:rPr>
          <w:rFonts w:ascii="Cambria" w:hAnsi="Cambria"/>
        </w:rPr>
        <w:t xml:space="preserve"> returned by the last statement of the body.</w:t>
      </w:r>
    </w:p>
    <w:p w14:paraId="79ED29EE" w14:textId="77777777" w:rsidR="00710B3F" w:rsidRPr="00E352EF" w:rsidRDefault="00710B3F" w:rsidP="00534B1C">
      <w:pPr>
        <w:pStyle w:val="Sottotitolo"/>
        <w:rPr>
          <w:sz w:val="20"/>
        </w:rPr>
      </w:pPr>
    </w:p>
    <w:p w14:paraId="1A6E821B" w14:textId="77777777" w:rsidR="00534B1C" w:rsidRPr="00E352EF" w:rsidRDefault="00534B1C" w:rsidP="009F126A">
      <w:pPr>
        <w:rPr>
          <w:rFonts w:ascii="Cambria" w:eastAsia="Calibri" w:hAnsi="Cambria" w:cs="Calibri"/>
          <w:i/>
          <w:color w:val="5B9BD5"/>
        </w:rPr>
      </w:pPr>
      <w:r w:rsidRPr="00E352EF">
        <w:rPr>
          <w:rFonts w:ascii="Cambria" w:eastAsia="Calibri" w:hAnsi="Cambria" w:cs="Calibri"/>
          <w:i/>
          <w:color w:val="5B9BD5"/>
        </w:rPr>
        <w:t>Semantic specification</w:t>
      </w:r>
    </w:p>
    <w:p w14:paraId="1C81F5FD" w14:textId="77777777" w:rsidR="00534B1C" w:rsidRPr="00E352EF" w:rsidRDefault="00534B1C" w:rsidP="00534B1C">
      <w:pPr>
        <w:jc w:val="both"/>
        <w:rPr>
          <w:rFonts w:ascii="Cambria" w:hAnsi="Cambria"/>
        </w:rPr>
      </w:pPr>
      <w:r w:rsidRPr="00E352EF">
        <w:rPr>
          <w:rFonts w:ascii="Cambria" w:hAnsi="Cambria"/>
        </w:rPr>
        <w:t>This operator implements some of the features of the FLWOR expression described in the VTL manual part 1. Only the features that are useful for validation and transformation purposes are retained in the VTL operator.</w:t>
      </w:r>
    </w:p>
    <w:p w14:paraId="40C6BCE2" w14:textId="77777777" w:rsidR="00534B1C" w:rsidRPr="00E352EF" w:rsidRDefault="00534B1C" w:rsidP="00534B1C">
      <w:pPr>
        <w:jc w:val="both"/>
        <w:rPr>
          <w:rFonts w:ascii="Cambria" w:hAnsi="Cambria"/>
        </w:rPr>
      </w:pPr>
      <w:r w:rsidRPr="00E352EF">
        <w:rPr>
          <w:rFonts w:ascii="Cambria" w:hAnsi="Cambria"/>
        </w:rPr>
        <w:t>First VTL executes the join clause and then the body.</w:t>
      </w:r>
    </w:p>
    <w:p w14:paraId="2348F901" w14:textId="77777777" w:rsidR="00534B1C" w:rsidRPr="00E352EF" w:rsidRDefault="00534B1C" w:rsidP="00534B1C">
      <w:pPr>
        <w:jc w:val="both"/>
        <w:rPr>
          <w:rFonts w:ascii="Cambria" w:hAnsi="Cambria"/>
        </w:rPr>
      </w:pPr>
      <w:r w:rsidRPr="00E352EF">
        <w:rPr>
          <w:rFonts w:ascii="Cambria" w:hAnsi="Cambria"/>
        </w:rPr>
        <w:t xml:space="preserve">The statements are executed in the specified order and operate on an input working </w:t>
      </w:r>
      <w:r w:rsidR="00472C2F" w:rsidRPr="00E352EF">
        <w:t>Dataset</w:t>
      </w:r>
      <w:r w:rsidRPr="00E352EF">
        <w:rPr>
          <w:rFonts w:ascii="Cambria" w:hAnsi="Cambria"/>
        </w:rPr>
        <w:t>.</w:t>
      </w:r>
    </w:p>
    <w:p w14:paraId="4185591B" w14:textId="77777777" w:rsidR="00534B1C" w:rsidRPr="00E352EF" w:rsidRDefault="00534B1C" w:rsidP="00534B1C">
      <w:pPr>
        <w:jc w:val="both"/>
        <w:rPr>
          <w:rFonts w:ascii="Cambria" w:hAnsi="Cambria"/>
        </w:rPr>
      </w:pPr>
      <w:r w:rsidRPr="00E352EF">
        <w:rPr>
          <w:rFonts w:ascii="Cambria" w:hAnsi="Cambria"/>
        </w:rPr>
        <w:t xml:space="preserve">The </w:t>
      </w:r>
      <w:r w:rsidR="00472C2F" w:rsidRPr="00E352EF">
        <w:t>Dataset</w:t>
      </w:r>
      <w:r w:rsidRPr="00E352EF">
        <w:rPr>
          <w:rFonts w:ascii="Cambria" w:hAnsi="Cambria"/>
        </w:rPr>
        <w:t xml:space="preserve"> resulting from the join clause is the input for the first statement of the body.</w:t>
      </w:r>
    </w:p>
    <w:p w14:paraId="33B82E10" w14:textId="77777777" w:rsidR="00534B1C" w:rsidRPr="00E352EF" w:rsidRDefault="00534B1C" w:rsidP="00534B1C">
      <w:pPr>
        <w:jc w:val="both"/>
        <w:rPr>
          <w:rFonts w:ascii="Cambria" w:hAnsi="Cambria"/>
        </w:rPr>
      </w:pPr>
      <w:r w:rsidRPr="00E352EF">
        <w:rPr>
          <w:rFonts w:ascii="Cambria" w:hAnsi="Cambria"/>
        </w:rPr>
        <w:t xml:space="preserve">The </w:t>
      </w:r>
      <w:r w:rsidR="00472C2F" w:rsidRPr="00E352EF">
        <w:t>Dataset</w:t>
      </w:r>
      <w:r w:rsidRPr="00E352EF">
        <w:rPr>
          <w:rFonts w:ascii="Cambria" w:hAnsi="Cambria"/>
        </w:rPr>
        <w:t xml:space="preserve"> resulting from a statement is the input for the following statement. </w:t>
      </w:r>
    </w:p>
    <w:p w14:paraId="3BCBD9B4" w14:textId="77777777" w:rsidR="00534B1C" w:rsidRPr="00E352EF" w:rsidRDefault="00534B1C" w:rsidP="00534B1C">
      <w:pPr>
        <w:jc w:val="both"/>
        <w:rPr>
          <w:rFonts w:ascii="Cambria" w:hAnsi="Cambria"/>
        </w:rPr>
      </w:pPr>
      <w:r w:rsidRPr="00E352EF">
        <w:rPr>
          <w:rFonts w:ascii="Cambria" w:hAnsi="Cambria"/>
        </w:rPr>
        <w:t xml:space="preserve">The </w:t>
      </w:r>
      <w:r w:rsidR="00472C2F" w:rsidRPr="00E352EF">
        <w:t>Dataset</w:t>
      </w:r>
      <w:r w:rsidRPr="00E352EF">
        <w:rPr>
          <w:rFonts w:ascii="Cambria" w:hAnsi="Cambria"/>
        </w:rPr>
        <w:t xml:space="preserve"> returned by the last statement of the body is returned as the final result of the join expression.</w:t>
      </w:r>
    </w:p>
    <w:p w14:paraId="166BA995" w14:textId="77777777" w:rsidR="00710B3F" w:rsidRPr="00E352EF" w:rsidRDefault="00710B3F" w:rsidP="00710B3F"/>
    <w:p w14:paraId="3B556EC7" w14:textId="77777777" w:rsidR="00534B1C" w:rsidRPr="00E352EF" w:rsidRDefault="00534B1C" w:rsidP="00B3632D">
      <w:pPr>
        <w:pStyle w:val="Titolo3"/>
      </w:pPr>
      <w:bookmarkStart w:id="194" w:name="_Toc464487899"/>
      <w:r w:rsidRPr="00E352EF">
        <w:t>join_clause</w:t>
      </w:r>
      <w:bookmarkEnd w:id="194"/>
    </w:p>
    <w:p w14:paraId="5787A43B" w14:textId="77777777" w:rsidR="00534B1C" w:rsidRPr="00E352EF" w:rsidRDefault="00534B1C" w:rsidP="00D4556A">
      <w:pPr>
        <w:rPr>
          <w:rFonts w:ascii="Cambria" w:hAnsi="Cambria"/>
        </w:rPr>
      </w:pPr>
      <w:r w:rsidRPr="00E352EF">
        <w:rPr>
          <w:rFonts w:ascii="Cambria" w:hAnsi="Cambria"/>
        </w:rPr>
        <w:t xml:space="preserve">The meaning of the </w:t>
      </w:r>
      <w:r w:rsidRPr="00E352EF">
        <w:rPr>
          <w:rFonts w:ascii="Cambria" w:hAnsi="Cambria"/>
          <w:b/>
        </w:rPr>
        <w:t>inner</w:t>
      </w:r>
      <w:r w:rsidRPr="00E352EF">
        <w:rPr>
          <w:rFonts w:ascii="Cambria" w:hAnsi="Cambria"/>
        </w:rPr>
        <w:t xml:space="preserve"> and the </w:t>
      </w:r>
      <w:r w:rsidRPr="00E352EF">
        <w:rPr>
          <w:rFonts w:ascii="Cambria" w:hAnsi="Cambria"/>
          <w:b/>
        </w:rPr>
        <w:t>outer</w:t>
      </w:r>
      <w:r w:rsidRPr="00E352EF">
        <w:rPr>
          <w:rFonts w:ascii="Cambria" w:hAnsi="Cambria"/>
        </w:rPr>
        <w:t xml:space="preserve"> join is the same as the meaning of </w:t>
      </w:r>
      <w:r w:rsidRPr="00E352EF">
        <w:rPr>
          <w:rFonts w:ascii="Cambria" w:eastAsia="Courier" w:hAnsi="Cambria" w:cs="Courier"/>
        </w:rPr>
        <w:t>INNER JOIN</w:t>
      </w:r>
      <w:r w:rsidRPr="00E352EF">
        <w:rPr>
          <w:rFonts w:ascii="Cambria" w:hAnsi="Cambria"/>
        </w:rPr>
        <w:t xml:space="preserve"> and </w:t>
      </w:r>
      <w:r w:rsidRPr="00E352EF">
        <w:rPr>
          <w:rFonts w:ascii="Cambria" w:eastAsia="Courier" w:hAnsi="Cambria" w:cs="Courier"/>
        </w:rPr>
        <w:t>FULL OUTER JOIN</w:t>
      </w:r>
      <w:r w:rsidRPr="00E352EF">
        <w:rPr>
          <w:rFonts w:ascii="Cambria" w:hAnsi="Cambria"/>
        </w:rPr>
        <w:t xml:space="preserve"> constructs, respectively, in the SQL-92 standard. These are the differences:</w:t>
      </w:r>
    </w:p>
    <w:p w14:paraId="09B44068" w14:textId="77777777" w:rsidR="00534B1C" w:rsidRPr="00E352EF" w:rsidRDefault="00127AFF" w:rsidP="00D4556A">
      <w:pPr>
        <w:tabs>
          <w:tab w:val="left" w:pos="1701"/>
        </w:tabs>
        <w:ind w:left="1701" w:hanging="1417"/>
        <w:rPr>
          <w:rFonts w:ascii="Cambria" w:hAnsi="Cambria"/>
        </w:rPr>
      </w:pPr>
      <w:r w:rsidRPr="00E352EF">
        <w:rPr>
          <w:rFonts w:ascii="Cambria" w:hAnsi="Cambria"/>
          <w:b/>
        </w:rPr>
        <w:t>inner</w:t>
      </w:r>
      <w:r w:rsidRPr="00E352EF">
        <w:rPr>
          <w:rFonts w:ascii="Cambria" w:hAnsi="Cambria"/>
        </w:rPr>
        <w:t xml:space="preserve"> </w:t>
      </w:r>
      <w:r w:rsidR="00534B1C" w:rsidRPr="00E352EF">
        <w:rPr>
          <w:rFonts w:ascii="Cambria" w:hAnsi="Cambria"/>
        </w:rPr>
        <w:t>ds1</w:t>
      </w:r>
      <w:r w:rsidRPr="00E352EF">
        <w:rPr>
          <w:rFonts w:ascii="Cambria" w:hAnsi="Cambria"/>
        </w:rPr>
        <w:t>,</w:t>
      </w:r>
      <w:r w:rsidR="00534B1C" w:rsidRPr="00E352EF">
        <w:rPr>
          <w:rFonts w:ascii="Cambria" w:hAnsi="Cambria"/>
        </w:rPr>
        <w:t xml:space="preserve"> ds2</w:t>
      </w:r>
      <w:r w:rsidR="00534B1C" w:rsidRPr="00E352EF">
        <w:rPr>
          <w:rFonts w:ascii="Cambria" w:hAnsi="Cambria"/>
        </w:rPr>
        <w:tab/>
        <w:t xml:space="preserve">the resulting </w:t>
      </w:r>
      <w:r w:rsidR="00472C2F" w:rsidRPr="00E352EF">
        <w:t>Dataset</w:t>
      </w:r>
      <w:r w:rsidR="00534B1C" w:rsidRPr="00E352EF">
        <w:rPr>
          <w:rFonts w:ascii="Cambria" w:hAnsi="Cambria"/>
        </w:rPr>
        <w:t xml:space="preserve"> contains the data points that exist both in ds1 and ds2 (i.e. the common </w:t>
      </w:r>
      <w:r w:rsidR="00A82077" w:rsidRPr="00E352EF">
        <w:rPr>
          <w:rFonts w:ascii="Cambria" w:eastAsia="Calibri" w:hAnsi="Cambria" w:cs="Calibri"/>
        </w:rPr>
        <w:t>Identifier Component</w:t>
      </w:r>
      <w:r w:rsidR="00534B1C" w:rsidRPr="00E352EF">
        <w:rPr>
          <w:rFonts w:ascii="Cambria" w:hAnsi="Cambria"/>
        </w:rPr>
        <w:t>s of ds1 and ds2 have the same values in ds1 and ds2).</w:t>
      </w:r>
    </w:p>
    <w:p w14:paraId="63178882" w14:textId="77777777" w:rsidR="00534B1C" w:rsidRPr="00E352EF" w:rsidRDefault="00127AFF" w:rsidP="00D4556A">
      <w:pPr>
        <w:tabs>
          <w:tab w:val="left" w:pos="1701"/>
        </w:tabs>
        <w:ind w:left="1701" w:hanging="1417"/>
        <w:rPr>
          <w:rFonts w:ascii="Cambria" w:hAnsi="Cambria"/>
          <w:color w:val="auto"/>
        </w:rPr>
      </w:pPr>
      <w:r w:rsidRPr="00E352EF">
        <w:rPr>
          <w:rFonts w:ascii="Cambria" w:hAnsi="Cambria"/>
          <w:b/>
        </w:rPr>
        <w:t>outer</w:t>
      </w:r>
      <w:r w:rsidRPr="00E352EF">
        <w:rPr>
          <w:rFonts w:ascii="Cambria" w:hAnsi="Cambria"/>
        </w:rPr>
        <w:t xml:space="preserve"> </w:t>
      </w:r>
      <w:r w:rsidR="00534B1C" w:rsidRPr="00E352EF">
        <w:rPr>
          <w:rFonts w:ascii="Cambria" w:hAnsi="Cambria"/>
        </w:rPr>
        <w:t>ds1</w:t>
      </w:r>
      <w:r w:rsidRPr="00E352EF">
        <w:rPr>
          <w:rFonts w:ascii="Cambria" w:hAnsi="Cambria"/>
        </w:rPr>
        <w:t>,</w:t>
      </w:r>
      <w:r w:rsidR="00534B1C" w:rsidRPr="00E352EF">
        <w:rPr>
          <w:rFonts w:ascii="Cambria" w:hAnsi="Cambria"/>
        </w:rPr>
        <w:t xml:space="preserve"> ds2</w:t>
      </w:r>
      <w:r w:rsidR="00534B1C" w:rsidRPr="00E352EF">
        <w:rPr>
          <w:rFonts w:ascii="Cambria" w:hAnsi="Cambria"/>
        </w:rPr>
        <w:tab/>
        <w:t xml:space="preserve">the resulting </w:t>
      </w:r>
      <w:r w:rsidR="00472C2F" w:rsidRPr="00E352EF">
        <w:t>Dataset</w:t>
      </w:r>
      <w:r w:rsidR="00534B1C" w:rsidRPr="00E352EF">
        <w:rPr>
          <w:rFonts w:ascii="Cambria" w:hAnsi="Cambria"/>
        </w:rPr>
        <w:t xml:space="preserve"> contains the data points that exist either in ds1 or ds2. Measures and attributes of data points that exist only in ds1 or ds2 (but not in both) have the </w:t>
      </w:r>
      <w:r w:rsidR="00534B1C" w:rsidRPr="00E352EF">
        <w:rPr>
          <w:rFonts w:ascii="Cambria" w:hAnsi="Cambria"/>
          <w:b/>
        </w:rPr>
        <w:t>null</w:t>
      </w:r>
      <w:r w:rsidR="00534B1C" w:rsidRPr="00E352EF">
        <w:rPr>
          <w:rFonts w:ascii="Cambria" w:hAnsi="Cambria"/>
        </w:rPr>
        <w:t xml:space="preserve"> value.</w:t>
      </w:r>
    </w:p>
    <w:p w14:paraId="18DCBBF2" w14:textId="77777777" w:rsidR="00534B1C" w:rsidRPr="00E352EF" w:rsidRDefault="00127AFF" w:rsidP="00D4556A">
      <w:pPr>
        <w:tabs>
          <w:tab w:val="left" w:pos="1701"/>
        </w:tabs>
        <w:ind w:left="1701" w:hanging="1417"/>
        <w:rPr>
          <w:rFonts w:ascii="Cambria" w:hAnsi="Cambria"/>
        </w:rPr>
      </w:pPr>
      <w:r w:rsidRPr="00E352EF">
        <w:rPr>
          <w:rFonts w:ascii="Cambria" w:hAnsi="Cambria"/>
          <w:b/>
        </w:rPr>
        <w:t>cross</w:t>
      </w:r>
      <w:r w:rsidRPr="00E352EF">
        <w:rPr>
          <w:rFonts w:ascii="Cambria" w:hAnsi="Cambria"/>
        </w:rPr>
        <w:t xml:space="preserve"> </w:t>
      </w:r>
      <w:r w:rsidR="00534B1C" w:rsidRPr="00E352EF">
        <w:rPr>
          <w:rFonts w:ascii="Cambria" w:hAnsi="Cambria"/>
        </w:rPr>
        <w:t>ds1</w:t>
      </w:r>
      <w:r w:rsidRPr="00E352EF">
        <w:rPr>
          <w:rFonts w:ascii="Cambria" w:hAnsi="Cambria"/>
        </w:rPr>
        <w:t>,</w:t>
      </w:r>
      <w:r w:rsidR="00534B1C" w:rsidRPr="00E352EF">
        <w:rPr>
          <w:rFonts w:ascii="Cambria" w:hAnsi="Cambria"/>
        </w:rPr>
        <w:t xml:space="preserve"> ds2</w:t>
      </w:r>
      <w:r w:rsidR="00534B1C" w:rsidRPr="00E352EF">
        <w:rPr>
          <w:rFonts w:ascii="Cambria" w:hAnsi="Cambria"/>
        </w:rPr>
        <w:tab/>
        <w:t xml:space="preserve">the resulting </w:t>
      </w:r>
      <w:r w:rsidR="00472C2F" w:rsidRPr="00E352EF">
        <w:t>Dataset</w:t>
      </w:r>
      <w:r w:rsidR="00534B1C" w:rsidRPr="00E352EF">
        <w:rPr>
          <w:rFonts w:ascii="Cambria" w:hAnsi="Cambria"/>
        </w:rPr>
        <w:t xml:space="preserve"> contains all data points of ds1 combined with all data points of ds2 (i.e. the Cartesian product of ds1 and ds2). </w:t>
      </w:r>
      <w:r w:rsidR="00534B1C" w:rsidRPr="00E352EF">
        <w:rPr>
          <w:rFonts w:ascii="Cambria" w:hAnsi="Cambria"/>
          <w:color w:val="auto"/>
        </w:rPr>
        <w:t>The statements contained in the body are expected to reduce the number of data points by filtering them as needed</w:t>
      </w:r>
      <w:r w:rsidR="00534B1C" w:rsidRPr="00E352EF">
        <w:rPr>
          <w:rFonts w:ascii="Cambria" w:hAnsi="Cambria"/>
        </w:rPr>
        <w:t xml:space="preserve">. Measures and attributes of data points that exist only in ds1 or ds2 (but not in both) have the </w:t>
      </w:r>
      <w:r w:rsidR="00534B1C" w:rsidRPr="00E352EF">
        <w:rPr>
          <w:rFonts w:ascii="Cambria" w:hAnsi="Cambria"/>
          <w:b/>
        </w:rPr>
        <w:t>null</w:t>
      </w:r>
      <w:r w:rsidR="00534B1C" w:rsidRPr="00E352EF">
        <w:rPr>
          <w:rFonts w:ascii="Cambria" w:hAnsi="Cambria"/>
        </w:rPr>
        <w:t xml:space="preserve"> value. </w:t>
      </w:r>
    </w:p>
    <w:p w14:paraId="6722E8C9" w14:textId="77777777" w:rsidR="00534B1C" w:rsidRPr="00E352EF" w:rsidRDefault="00534B1C" w:rsidP="00D4556A">
      <w:pPr>
        <w:rPr>
          <w:rFonts w:ascii="Cambria" w:hAnsi="Cambria"/>
        </w:rPr>
      </w:pPr>
      <w:r w:rsidRPr="00E352EF">
        <w:rPr>
          <w:rFonts w:ascii="Cambria" w:hAnsi="Cambria"/>
        </w:rPr>
        <w:t xml:space="preserve">The join clause builds the input </w:t>
      </w:r>
      <w:r w:rsidR="00472C2F" w:rsidRPr="00E352EF">
        <w:t>Dataset</w:t>
      </w:r>
      <w:r w:rsidRPr="00E352EF">
        <w:rPr>
          <w:rFonts w:ascii="Cambria" w:hAnsi="Cambria"/>
        </w:rPr>
        <w:t xml:space="preserve"> of the first statement, according to the following rules.</w:t>
      </w:r>
    </w:p>
    <w:p w14:paraId="414957DD" w14:textId="77777777" w:rsidR="00534B1C" w:rsidRPr="00E352EF" w:rsidRDefault="00534B1C" w:rsidP="008A7573">
      <w:pPr>
        <w:pStyle w:val="Paragrafoelenco"/>
        <w:numPr>
          <w:ilvl w:val="0"/>
          <w:numId w:val="18"/>
        </w:numPr>
        <w:rPr>
          <w:i w:val="0"/>
          <w:color w:val="auto"/>
          <w:sz w:val="20"/>
        </w:rPr>
      </w:pPr>
      <w:r w:rsidRPr="00E352EF">
        <w:rPr>
          <w:i w:val="0"/>
          <w:color w:val="auto"/>
          <w:sz w:val="20"/>
        </w:rPr>
        <w:lastRenderedPageBreak/>
        <w:t xml:space="preserve">If the join clause contains a single </w:t>
      </w:r>
      <w:r w:rsidR="00472C2F" w:rsidRPr="00E352EF">
        <w:t>Dataset</w:t>
      </w:r>
      <w:r w:rsidRPr="00E352EF">
        <w:rPr>
          <w:i w:val="0"/>
          <w:color w:val="auto"/>
          <w:sz w:val="20"/>
        </w:rPr>
        <w:t xml:space="preserve"> then that </w:t>
      </w:r>
      <w:r w:rsidR="00472C2F" w:rsidRPr="00E352EF">
        <w:t>Dataset</w:t>
      </w:r>
      <w:r w:rsidRPr="00E352EF">
        <w:rPr>
          <w:i w:val="0"/>
          <w:color w:val="auto"/>
          <w:sz w:val="20"/>
        </w:rPr>
        <w:t xml:space="preserve"> is the initial working </w:t>
      </w:r>
      <w:r w:rsidR="00472C2F" w:rsidRPr="00E352EF">
        <w:t>Dataset</w:t>
      </w:r>
      <w:r w:rsidRPr="00E352EF">
        <w:rPr>
          <w:i w:val="0"/>
          <w:color w:val="auto"/>
          <w:sz w:val="20"/>
        </w:rPr>
        <w:t xml:space="preserve">. It is possible to refer to the components of the </w:t>
      </w:r>
      <w:r w:rsidR="00472C2F" w:rsidRPr="00E352EF">
        <w:t>Dataset</w:t>
      </w:r>
      <w:r w:rsidRPr="00E352EF">
        <w:rPr>
          <w:i w:val="0"/>
          <w:color w:val="auto"/>
          <w:sz w:val="20"/>
        </w:rPr>
        <w:t xml:space="preserve"> simply by using their name. Suppose that ds1 has a measure m, then</w:t>
      </w:r>
    </w:p>
    <w:p w14:paraId="35BC81E4" w14:textId="77777777" w:rsidR="00534B1C" w:rsidRPr="00E352EF" w:rsidRDefault="00534B1C" w:rsidP="00D4556A">
      <w:pPr>
        <w:ind w:left="1066" w:firstLine="346"/>
        <w:rPr>
          <w:rFonts w:ascii="Cambria" w:hAnsi="Cambria"/>
          <w:color w:val="auto"/>
        </w:rPr>
      </w:pPr>
      <w:r w:rsidRPr="00E352EF">
        <w:rPr>
          <w:rFonts w:ascii="Cambria" w:hAnsi="Cambria"/>
          <w:b/>
          <w:color w:val="auto"/>
        </w:rPr>
        <w:t>[</w:t>
      </w:r>
      <w:r w:rsidRPr="00E352EF">
        <w:rPr>
          <w:rFonts w:ascii="Cambria" w:hAnsi="Cambria"/>
          <w:color w:val="auto"/>
        </w:rPr>
        <w:t xml:space="preserve"> ds1 </w:t>
      </w:r>
      <w:r w:rsidRPr="00E352EF">
        <w:rPr>
          <w:rFonts w:ascii="Cambria" w:hAnsi="Cambria"/>
          <w:b/>
          <w:color w:val="auto"/>
        </w:rPr>
        <w:t>] {</w:t>
      </w:r>
      <w:r w:rsidRPr="00E352EF">
        <w:rPr>
          <w:rFonts w:ascii="Cambria" w:hAnsi="Cambria"/>
          <w:color w:val="auto"/>
        </w:rPr>
        <w:t xml:space="preserve"> a = m +1 </w:t>
      </w:r>
      <w:r w:rsidRPr="00E352EF">
        <w:rPr>
          <w:rFonts w:ascii="Cambria" w:hAnsi="Cambria"/>
          <w:b/>
          <w:color w:val="auto"/>
        </w:rPr>
        <w:t xml:space="preserve">} </w:t>
      </w:r>
      <w:r w:rsidRPr="00E352EF">
        <w:rPr>
          <w:rFonts w:ascii="Cambria" w:hAnsi="Cambria"/>
          <w:color w:val="auto"/>
        </w:rPr>
        <w:tab/>
        <w:t xml:space="preserve"> correct</w:t>
      </w:r>
    </w:p>
    <w:p w14:paraId="1BCFE20B" w14:textId="77777777" w:rsidR="00534B1C" w:rsidRPr="00E352EF" w:rsidRDefault="00534B1C" w:rsidP="008A7573">
      <w:pPr>
        <w:pStyle w:val="Paragrafoelenco"/>
        <w:numPr>
          <w:ilvl w:val="0"/>
          <w:numId w:val="18"/>
        </w:numPr>
        <w:rPr>
          <w:i w:val="0"/>
          <w:color w:val="auto"/>
          <w:sz w:val="20"/>
        </w:rPr>
      </w:pPr>
      <w:r w:rsidRPr="00E352EF">
        <w:rPr>
          <w:i w:val="0"/>
          <w:color w:val="auto"/>
          <w:sz w:val="20"/>
        </w:rPr>
        <w:t xml:space="preserve">For </w:t>
      </w:r>
      <w:r w:rsidRPr="00E352EF">
        <w:rPr>
          <w:b/>
          <w:i w:val="0"/>
          <w:color w:val="auto"/>
          <w:sz w:val="20"/>
        </w:rPr>
        <w:t xml:space="preserve">inner, outer </w:t>
      </w:r>
      <w:r w:rsidRPr="00E352EF">
        <w:rPr>
          <w:i w:val="0"/>
          <w:color w:val="auto"/>
          <w:sz w:val="20"/>
        </w:rPr>
        <w:t>and</w:t>
      </w:r>
      <w:r w:rsidRPr="00E352EF">
        <w:rPr>
          <w:b/>
          <w:i w:val="0"/>
          <w:color w:val="auto"/>
          <w:sz w:val="20"/>
        </w:rPr>
        <w:t xml:space="preserve"> cross </w:t>
      </w:r>
      <w:r w:rsidRPr="00E352EF">
        <w:rPr>
          <w:i w:val="0"/>
          <w:color w:val="auto"/>
          <w:sz w:val="20"/>
        </w:rPr>
        <w:t xml:space="preserve">joins, the initial working </w:t>
      </w:r>
      <w:r w:rsidR="00472C2F" w:rsidRPr="00E352EF">
        <w:t>Dataset</w:t>
      </w:r>
      <w:r w:rsidRPr="00E352EF">
        <w:rPr>
          <w:i w:val="0"/>
          <w:color w:val="auto"/>
          <w:sz w:val="20"/>
        </w:rPr>
        <w:t xml:space="preserve"> is the result of the inner or outer or cross join applied to the </w:t>
      </w:r>
      <w:r w:rsidR="00472C2F" w:rsidRPr="00E352EF">
        <w:t>Dataset</w:t>
      </w:r>
      <w:r w:rsidRPr="00E352EF">
        <w:rPr>
          <w:i w:val="0"/>
          <w:color w:val="auto"/>
          <w:sz w:val="20"/>
        </w:rPr>
        <w:t xml:space="preserve">s specified in the join clause. If the </w:t>
      </w:r>
      <w:r w:rsidR="00472C2F" w:rsidRPr="00E352EF">
        <w:t>Dataset</w:t>
      </w:r>
      <w:r w:rsidRPr="00E352EF">
        <w:rPr>
          <w:i w:val="0"/>
          <w:color w:val="auto"/>
          <w:sz w:val="20"/>
        </w:rPr>
        <w:t xml:space="preserve">s have common measures or attributes (i.e. with identical names) then it is mandatory to refer to those components by specifying both the </w:t>
      </w:r>
      <w:r w:rsidR="00472C2F" w:rsidRPr="00E352EF">
        <w:t>Dataset</w:t>
      </w:r>
      <w:r w:rsidRPr="00E352EF">
        <w:rPr>
          <w:i w:val="0"/>
          <w:color w:val="auto"/>
          <w:sz w:val="20"/>
        </w:rPr>
        <w:t xml:space="preserve"> name and the measure name. Suppose that ds1 and ds2 have a common measure m, then: </w:t>
      </w:r>
    </w:p>
    <w:p w14:paraId="111F8E26" w14:textId="60521EBB" w:rsidR="00534B1C" w:rsidRPr="00E352EF" w:rsidRDefault="00534B1C" w:rsidP="00D4556A">
      <w:pPr>
        <w:ind w:left="1080"/>
        <w:rPr>
          <w:rFonts w:ascii="Cambria" w:hAnsi="Cambria"/>
          <w:color w:val="auto"/>
        </w:rPr>
      </w:pPr>
      <w:r w:rsidRPr="00E352EF">
        <w:rPr>
          <w:rFonts w:ascii="Cambria" w:hAnsi="Cambria"/>
          <w:b/>
          <w:color w:val="auto"/>
        </w:rPr>
        <w:t>[</w:t>
      </w:r>
      <w:r w:rsidRPr="00E352EF">
        <w:rPr>
          <w:rFonts w:ascii="Cambria" w:hAnsi="Cambria"/>
          <w:color w:val="auto"/>
        </w:rPr>
        <w:t>ds1,ds2</w:t>
      </w:r>
      <w:r w:rsidRPr="00E352EF">
        <w:rPr>
          <w:rFonts w:ascii="Cambria" w:hAnsi="Cambria"/>
          <w:b/>
          <w:color w:val="auto"/>
        </w:rPr>
        <w:t>] {</w:t>
      </w:r>
      <w:r w:rsidRPr="00E352EF">
        <w:rPr>
          <w:rFonts w:ascii="Cambria" w:hAnsi="Cambria"/>
          <w:color w:val="auto"/>
        </w:rPr>
        <w:t xml:space="preserve"> a = ds1</w:t>
      </w:r>
      <w:del w:id="195" w:author="Laura Viignola" w:date="2017-05-11T09:27:00Z">
        <w:r w:rsidRPr="00E352EF" w:rsidDel="004266D2">
          <w:rPr>
            <w:rFonts w:ascii="Cambria" w:hAnsi="Cambria"/>
            <w:color w:val="auto"/>
          </w:rPr>
          <w:delText>.</w:delText>
        </w:r>
      </w:del>
      <w:ins w:id="196" w:author="Laura Viignola" w:date="2017-05-11T09:27:00Z">
        <w:r w:rsidR="004266D2">
          <w:rPr>
            <w:rFonts w:ascii="Cambria" w:hAnsi="Cambria"/>
            <w:color w:val="auto"/>
          </w:rPr>
          <w:t>#</w:t>
        </w:r>
      </w:ins>
      <w:r w:rsidRPr="00E352EF">
        <w:rPr>
          <w:rFonts w:ascii="Cambria" w:hAnsi="Cambria"/>
          <w:color w:val="auto"/>
        </w:rPr>
        <w:t xml:space="preserve">m +1 </w:t>
      </w:r>
      <w:r w:rsidRPr="00E352EF">
        <w:rPr>
          <w:rFonts w:ascii="Cambria" w:hAnsi="Cambria"/>
          <w:b/>
          <w:color w:val="auto"/>
        </w:rPr>
        <w:t>}</w:t>
      </w:r>
      <w:r w:rsidRPr="00E352EF">
        <w:rPr>
          <w:rFonts w:ascii="Cambria" w:hAnsi="Cambria"/>
          <w:color w:val="auto"/>
        </w:rPr>
        <w:t xml:space="preserve"> </w:t>
      </w:r>
      <w:r w:rsidRPr="00E352EF">
        <w:rPr>
          <w:rFonts w:ascii="Cambria" w:hAnsi="Cambria"/>
          <w:color w:val="auto"/>
        </w:rPr>
        <w:tab/>
        <w:t xml:space="preserve"> correct</w:t>
      </w:r>
    </w:p>
    <w:p w14:paraId="029D0C98" w14:textId="77777777" w:rsidR="00534B1C" w:rsidRPr="00E352EF" w:rsidRDefault="00534B1C" w:rsidP="00D4556A">
      <w:pPr>
        <w:ind w:left="1080"/>
        <w:rPr>
          <w:rFonts w:ascii="Cambria" w:hAnsi="Cambria"/>
          <w:color w:val="auto"/>
        </w:rPr>
      </w:pPr>
      <w:r w:rsidRPr="00E352EF">
        <w:rPr>
          <w:rFonts w:ascii="Cambria" w:hAnsi="Cambria"/>
          <w:b/>
          <w:color w:val="auto"/>
        </w:rPr>
        <w:t>[</w:t>
      </w:r>
      <w:r w:rsidRPr="00E352EF">
        <w:rPr>
          <w:rFonts w:ascii="Cambria" w:hAnsi="Cambria"/>
          <w:color w:val="auto"/>
        </w:rPr>
        <w:t>ds1,ds2</w:t>
      </w:r>
      <w:r w:rsidRPr="00E352EF">
        <w:rPr>
          <w:rFonts w:ascii="Cambria" w:hAnsi="Cambria"/>
          <w:b/>
          <w:color w:val="auto"/>
        </w:rPr>
        <w:t>] {</w:t>
      </w:r>
      <w:r w:rsidRPr="00E352EF">
        <w:rPr>
          <w:rFonts w:ascii="Cambria" w:hAnsi="Cambria"/>
          <w:color w:val="auto"/>
        </w:rPr>
        <w:t xml:space="preserve"> a = m + 1 </w:t>
      </w:r>
      <w:r w:rsidRPr="00E352EF">
        <w:rPr>
          <w:rFonts w:ascii="Cambria" w:hAnsi="Cambria"/>
          <w:b/>
          <w:color w:val="auto"/>
        </w:rPr>
        <w:t>}</w:t>
      </w:r>
      <w:r w:rsidRPr="00E352EF">
        <w:rPr>
          <w:rFonts w:ascii="Cambria" w:hAnsi="Cambria"/>
          <w:color w:val="auto"/>
        </w:rPr>
        <w:t xml:space="preserve"> </w:t>
      </w:r>
      <w:r w:rsidRPr="00E352EF">
        <w:rPr>
          <w:rFonts w:ascii="Cambria" w:hAnsi="Cambria"/>
          <w:color w:val="auto"/>
        </w:rPr>
        <w:tab/>
        <w:t xml:space="preserve"> not correct (ambiguous: m can refer to ds1 or ds2)</w:t>
      </w:r>
    </w:p>
    <w:p w14:paraId="5DF8CCF4" w14:textId="77777777" w:rsidR="00534B1C" w:rsidRPr="00E352EF" w:rsidRDefault="00534B1C" w:rsidP="00D4556A">
      <w:pPr>
        <w:ind w:left="706" w:firstLine="2"/>
        <w:rPr>
          <w:rFonts w:ascii="Cambria" w:hAnsi="Cambria"/>
          <w:color w:val="auto"/>
        </w:rPr>
      </w:pPr>
      <w:r w:rsidRPr="00E352EF">
        <w:rPr>
          <w:rFonts w:ascii="Cambria" w:hAnsi="Cambria"/>
          <w:color w:val="auto"/>
        </w:rPr>
        <w:t>The measures can be renamed with the rename clause:</w:t>
      </w:r>
    </w:p>
    <w:p w14:paraId="2CDB8D27" w14:textId="34ADFA1F" w:rsidR="00534B1C" w:rsidRPr="00E352EF" w:rsidRDefault="00534B1C" w:rsidP="00B514D2">
      <w:pPr>
        <w:ind w:firstLine="706"/>
        <w:rPr>
          <w:rFonts w:asciiTheme="majorHAnsi" w:hAnsiTheme="majorHAnsi"/>
        </w:rPr>
      </w:pPr>
      <w:r w:rsidRPr="00E352EF">
        <w:rPr>
          <w:rFonts w:asciiTheme="majorHAnsi" w:hAnsiTheme="majorHAnsi"/>
          <w:b/>
        </w:rPr>
        <w:t>[</w:t>
      </w:r>
      <w:r w:rsidRPr="00E352EF">
        <w:rPr>
          <w:rFonts w:asciiTheme="majorHAnsi" w:hAnsiTheme="majorHAnsi"/>
        </w:rPr>
        <w:t>ds1,ds2</w:t>
      </w:r>
      <w:r w:rsidRPr="00E352EF">
        <w:rPr>
          <w:rFonts w:asciiTheme="majorHAnsi" w:hAnsiTheme="majorHAnsi"/>
          <w:b/>
        </w:rPr>
        <w:t>] { rename</w:t>
      </w:r>
      <w:r w:rsidRPr="00E352EF">
        <w:rPr>
          <w:rFonts w:asciiTheme="majorHAnsi" w:hAnsiTheme="majorHAnsi"/>
        </w:rPr>
        <w:t xml:space="preserve"> 'ds1</w:t>
      </w:r>
      <w:del w:id="197" w:author="Laura Viignola" w:date="2017-05-11T09:27:00Z">
        <w:r w:rsidRPr="00E352EF" w:rsidDel="004266D2">
          <w:rPr>
            <w:rFonts w:asciiTheme="majorHAnsi" w:hAnsiTheme="majorHAnsi"/>
          </w:rPr>
          <w:delText>.</w:delText>
        </w:r>
      </w:del>
      <w:ins w:id="198" w:author="Laura Viignola" w:date="2017-05-11T09:27:00Z">
        <w:r w:rsidR="004266D2">
          <w:rPr>
            <w:rFonts w:asciiTheme="majorHAnsi" w:hAnsiTheme="majorHAnsi"/>
          </w:rPr>
          <w:t>#</w:t>
        </w:r>
      </w:ins>
      <w:r w:rsidRPr="00E352EF">
        <w:rPr>
          <w:rFonts w:asciiTheme="majorHAnsi" w:hAnsiTheme="majorHAnsi"/>
        </w:rPr>
        <w:t xml:space="preserve">m' to m1 , a = m1 + 1 </w:t>
      </w:r>
      <w:r w:rsidRPr="00E352EF">
        <w:rPr>
          <w:rFonts w:asciiTheme="majorHAnsi" w:hAnsiTheme="majorHAnsi"/>
          <w:b/>
        </w:rPr>
        <w:t>}</w:t>
      </w:r>
      <w:r w:rsidRPr="00E352EF">
        <w:rPr>
          <w:rFonts w:asciiTheme="majorHAnsi" w:hAnsiTheme="majorHAnsi"/>
        </w:rPr>
        <w:t xml:space="preserve"> </w:t>
      </w:r>
      <w:r w:rsidRPr="00E352EF">
        <w:rPr>
          <w:rFonts w:asciiTheme="majorHAnsi" w:hAnsiTheme="majorHAnsi"/>
        </w:rPr>
        <w:tab/>
        <w:t xml:space="preserve"> correct</w:t>
      </w:r>
    </w:p>
    <w:p w14:paraId="7DC2D9D8" w14:textId="1742A1F6" w:rsidR="00534B1C" w:rsidRPr="00E352EF" w:rsidRDefault="00534B1C" w:rsidP="00D4556A">
      <w:pPr>
        <w:ind w:left="706" w:firstLine="2"/>
        <w:rPr>
          <w:rFonts w:ascii="Cambria" w:hAnsi="Cambria"/>
          <w:color w:val="auto"/>
        </w:rPr>
      </w:pPr>
      <w:r w:rsidRPr="00E352EF">
        <w:rPr>
          <w:rFonts w:ascii="Cambria" w:hAnsi="Cambria"/>
          <w:color w:val="auto"/>
        </w:rPr>
        <w:t>The use of the quotation is necessary because ds1</w:t>
      </w:r>
      <w:del w:id="199" w:author="Laura Viignola" w:date="2017-05-11T09:27:00Z">
        <w:r w:rsidRPr="00E352EF" w:rsidDel="004266D2">
          <w:rPr>
            <w:rFonts w:ascii="Cambria" w:hAnsi="Cambria"/>
            <w:color w:val="auto"/>
          </w:rPr>
          <w:delText>.</w:delText>
        </w:r>
      </w:del>
      <w:ins w:id="200" w:author="Laura Viignola" w:date="2017-05-11T09:27:00Z">
        <w:r w:rsidR="004266D2">
          <w:rPr>
            <w:rFonts w:ascii="Cambria" w:hAnsi="Cambria"/>
            <w:color w:val="auto"/>
          </w:rPr>
          <w:t>#</w:t>
        </w:r>
      </w:ins>
      <w:r w:rsidRPr="00E352EF">
        <w:rPr>
          <w:rFonts w:ascii="Cambria" w:hAnsi="Cambria"/>
          <w:color w:val="auto"/>
        </w:rPr>
        <w:t>m syntactically is not a valid name (this exception to the syntax rules is allowed only in the join body).</w:t>
      </w:r>
    </w:p>
    <w:p w14:paraId="372C3B04" w14:textId="77777777" w:rsidR="00534B1C" w:rsidRPr="00E352EF" w:rsidRDefault="00534B1C" w:rsidP="00D4556A">
      <w:pPr>
        <w:ind w:left="706" w:firstLine="2"/>
        <w:jc w:val="both"/>
        <w:rPr>
          <w:rFonts w:ascii="Cambria" w:hAnsi="Cambria"/>
          <w:color w:val="auto"/>
        </w:rPr>
      </w:pPr>
      <w:r w:rsidRPr="00E352EF">
        <w:rPr>
          <w:rFonts w:ascii="Cambria" w:hAnsi="Cambria"/>
          <w:color w:val="auto"/>
        </w:rPr>
        <w:t xml:space="preserve">In the final result of the join expression the common measures and attributes that have not been renamed are automatically dropped. The same applies when the working </w:t>
      </w:r>
      <w:r w:rsidR="00472C2F" w:rsidRPr="00E352EF">
        <w:t>Dataset</w:t>
      </w:r>
      <w:r w:rsidRPr="00E352EF">
        <w:rPr>
          <w:rFonts w:ascii="Cambria" w:hAnsi="Cambria"/>
          <w:color w:val="auto"/>
        </w:rPr>
        <w:t xml:space="preserve"> is the input for a filter that uses a </w:t>
      </w:r>
      <w:r w:rsidR="00AE69F4" w:rsidRPr="00E352EF">
        <w:rPr>
          <w:rFonts w:ascii="Cambria" w:hAnsi="Cambria"/>
          <w:color w:val="auto"/>
        </w:rPr>
        <w:t>datapoint (</w:t>
      </w:r>
      <w:r w:rsidRPr="00E352EF">
        <w:rPr>
          <w:rFonts w:ascii="Cambria" w:hAnsi="Cambria"/>
          <w:color w:val="auto"/>
        </w:rPr>
        <w:t>horizontal</w:t>
      </w:r>
      <w:r w:rsidR="00AE69F4" w:rsidRPr="00E352EF">
        <w:rPr>
          <w:rFonts w:ascii="Cambria" w:hAnsi="Cambria"/>
          <w:color w:val="auto"/>
        </w:rPr>
        <w:t>)</w:t>
      </w:r>
      <w:r w:rsidRPr="00E352EF">
        <w:rPr>
          <w:rFonts w:ascii="Cambria" w:hAnsi="Cambria"/>
          <w:color w:val="auto"/>
        </w:rPr>
        <w:t xml:space="preserve"> ruleset.</w:t>
      </w:r>
    </w:p>
    <w:p w14:paraId="36E0D28F" w14:textId="77777777" w:rsidR="00534B1C" w:rsidRPr="00E352EF" w:rsidRDefault="00534B1C" w:rsidP="008A7573">
      <w:pPr>
        <w:pStyle w:val="Paragrafoelenco"/>
        <w:numPr>
          <w:ilvl w:val="0"/>
          <w:numId w:val="18"/>
        </w:numPr>
        <w:rPr>
          <w:i w:val="0"/>
          <w:color w:val="auto"/>
          <w:sz w:val="20"/>
        </w:rPr>
      </w:pPr>
      <w:r w:rsidRPr="00E352EF">
        <w:rPr>
          <w:i w:val="0"/>
          <w:color w:val="auto"/>
          <w:sz w:val="20"/>
        </w:rPr>
        <w:t xml:space="preserve">If the </w:t>
      </w:r>
      <w:r w:rsidRPr="00E352EF">
        <w:rPr>
          <w:b/>
          <w:i w:val="0"/>
          <w:color w:val="auto"/>
          <w:sz w:val="20"/>
        </w:rPr>
        <w:t>on</w:t>
      </w:r>
      <w:r w:rsidRPr="00E352EF">
        <w:rPr>
          <w:i w:val="0"/>
          <w:color w:val="auto"/>
          <w:sz w:val="20"/>
        </w:rPr>
        <w:t xml:space="preserve"> clause is specified then the join is possibly defined on a subset of the common </w:t>
      </w:r>
      <w:r w:rsidR="00A82077" w:rsidRPr="00E352EF">
        <w:rPr>
          <w:rFonts w:eastAsia="Calibri" w:cs="Calibri"/>
          <w:i w:val="0"/>
        </w:rPr>
        <w:t>Identifier Component</w:t>
      </w:r>
      <w:r w:rsidRPr="00E352EF">
        <w:rPr>
          <w:i w:val="0"/>
          <w:color w:val="auto"/>
          <w:sz w:val="20"/>
        </w:rPr>
        <w:t xml:space="preserve">s of the </w:t>
      </w:r>
      <w:r w:rsidR="00472C2F" w:rsidRPr="00E352EF">
        <w:t>Dataset</w:t>
      </w:r>
      <w:r w:rsidRPr="00E352EF">
        <w:rPr>
          <w:i w:val="0"/>
          <w:color w:val="auto"/>
          <w:sz w:val="20"/>
        </w:rPr>
        <w:t xml:space="preserve">s. If the </w:t>
      </w:r>
      <w:r w:rsidR="00472C2F" w:rsidRPr="00E352EF">
        <w:t>Dataset</w:t>
      </w:r>
      <w:r w:rsidRPr="00E352EF">
        <w:rPr>
          <w:i w:val="0"/>
          <w:color w:val="auto"/>
          <w:sz w:val="20"/>
        </w:rPr>
        <w:t xml:space="preserve">s have common </w:t>
      </w:r>
      <w:r w:rsidR="00A82077" w:rsidRPr="00E352EF">
        <w:rPr>
          <w:rFonts w:eastAsia="Calibri" w:cs="Calibri"/>
          <w:i w:val="0"/>
        </w:rPr>
        <w:t>Identifier Component</w:t>
      </w:r>
      <w:r w:rsidRPr="00E352EF">
        <w:rPr>
          <w:i w:val="0"/>
          <w:color w:val="auto"/>
          <w:sz w:val="20"/>
        </w:rPr>
        <w:t>s (i.e. with identical names</w:t>
      </w:r>
      <w:r w:rsidR="00A82077" w:rsidRPr="00E352EF">
        <w:rPr>
          <w:i w:val="0"/>
          <w:color w:val="auto"/>
          <w:sz w:val="20"/>
        </w:rPr>
        <w:t>, data type and values domain</w:t>
      </w:r>
      <w:r w:rsidRPr="00E352EF">
        <w:rPr>
          <w:i w:val="0"/>
          <w:color w:val="auto"/>
          <w:sz w:val="20"/>
        </w:rPr>
        <w:t xml:space="preserve">) that are not specified in the </w:t>
      </w:r>
      <w:r w:rsidRPr="00E352EF">
        <w:rPr>
          <w:b/>
          <w:i w:val="0"/>
          <w:color w:val="auto"/>
          <w:sz w:val="20"/>
        </w:rPr>
        <w:t>on</w:t>
      </w:r>
      <w:r w:rsidRPr="00E352EF">
        <w:rPr>
          <w:i w:val="0"/>
          <w:color w:val="auto"/>
          <w:sz w:val="20"/>
        </w:rPr>
        <w:t xml:space="preserve"> clause then it is mandatory to refer to those </w:t>
      </w:r>
      <w:r w:rsidR="00A82077" w:rsidRPr="00E352EF">
        <w:rPr>
          <w:rFonts w:eastAsia="Calibri" w:cs="Calibri"/>
          <w:i w:val="0"/>
        </w:rPr>
        <w:t>Identifier Component</w:t>
      </w:r>
      <w:r w:rsidRPr="00E352EF">
        <w:rPr>
          <w:i w:val="0"/>
          <w:color w:val="auto"/>
          <w:sz w:val="20"/>
        </w:rPr>
        <w:t xml:space="preserve">s by specifying both the </w:t>
      </w:r>
      <w:r w:rsidR="00472C2F" w:rsidRPr="00E352EF">
        <w:t>Dataset</w:t>
      </w:r>
      <w:r w:rsidRPr="00E352EF">
        <w:rPr>
          <w:i w:val="0"/>
          <w:color w:val="auto"/>
          <w:sz w:val="20"/>
        </w:rPr>
        <w:t xml:space="preserve"> name and the measure name. For example, if ds1 and ds2 have some common </w:t>
      </w:r>
      <w:r w:rsidR="00A82077" w:rsidRPr="00E352EF">
        <w:rPr>
          <w:i w:val="0"/>
          <w:color w:val="auto"/>
          <w:sz w:val="20"/>
        </w:rPr>
        <w:t>Identifier Component</w:t>
      </w:r>
      <w:r w:rsidRPr="00E352EF">
        <w:rPr>
          <w:i w:val="0"/>
          <w:color w:val="auto"/>
          <w:sz w:val="20"/>
        </w:rPr>
        <w:t>s d1, d2 and d3, the following expression:</w:t>
      </w:r>
    </w:p>
    <w:p w14:paraId="69FA8413" w14:textId="77777777" w:rsidR="00534B1C" w:rsidRPr="00E352EF" w:rsidRDefault="00534B1C" w:rsidP="00D4556A">
      <w:pPr>
        <w:ind w:left="1080" w:firstLine="332"/>
        <w:rPr>
          <w:rFonts w:ascii="Cambria" w:hAnsi="Cambria"/>
          <w:color w:val="auto"/>
        </w:rPr>
      </w:pPr>
      <w:r w:rsidRPr="00E352EF">
        <w:rPr>
          <w:rFonts w:ascii="Cambria" w:hAnsi="Cambria"/>
          <w:b/>
          <w:color w:val="auto"/>
        </w:rPr>
        <w:t xml:space="preserve">[ </w:t>
      </w:r>
      <w:r w:rsidRPr="00E352EF">
        <w:rPr>
          <w:rFonts w:ascii="Cambria" w:hAnsi="Cambria"/>
          <w:color w:val="auto"/>
        </w:rPr>
        <w:t xml:space="preserve">ds1,ds2 </w:t>
      </w:r>
      <w:r w:rsidRPr="00E352EF">
        <w:rPr>
          <w:rFonts w:ascii="Cambria" w:hAnsi="Cambria"/>
          <w:b/>
          <w:color w:val="auto"/>
        </w:rPr>
        <w:t>on</w:t>
      </w:r>
      <w:r w:rsidRPr="00E352EF">
        <w:rPr>
          <w:rFonts w:ascii="Cambria" w:hAnsi="Cambria"/>
          <w:color w:val="auto"/>
        </w:rPr>
        <w:t xml:space="preserve"> d1, d2 </w:t>
      </w:r>
      <w:r w:rsidRPr="00E352EF">
        <w:rPr>
          <w:rFonts w:ascii="Cambria" w:hAnsi="Cambria"/>
          <w:b/>
          <w:color w:val="auto"/>
        </w:rPr>
        <w:t xml:space="preserve">] </w:t>
      </w:r>
    </w:p>
    <w:p w14:paraId="4AA9BBB9" w14:textId="77777777" w:rsidR="00534B1C" w:rsidRPr="00E352EF" w:rsidRDefault="00534B1C" w:rsidP="00D4556A">
      <w:pPr>
        <w:ind w:firstLine="706"/>
        <w:rPr>
          <w:rFonts w:ascii="Cambria" w:hAnsi="Cambria"/>
          <w:color w:val="auto"/>
        </w:rPr>
      </w:pPr>
      <w:r w:rsidRPr="00E352EF">
        <w:rPr>
          <w:rFonts w:ascii="Cambria" w:hAnsi="Cambria"/>
          <w:color w:val="auto"/>
        </w:rPr>
        <w:t xml:space="preserve">returns a </w:t>
      </w:r>
      <w:r w:rsidR="00472C2F" w:rsidRPr="00E352EF">
        <w:t>Dataset</w:t>
      </w:r>
      <w:r w:rsidRPr="00E352EF">
        <w:rPr>
          <w:rFonts w:ascii="Cambria" w:hAnsi="Cambria"/>
          <w:color w:val="auto"/>
        </w:rPr>
        <w:t xml:space="preserve"> with the following </w:t>
      </w:r>
      <w:r w:rsidR="00A82077" w:rsidRPr="00E352EF">
        <w:rPr>
          <w:rFonts w:ascii="Cambria" w:eastAsia="Calibri" w:hAnsi="Cambria" w:cs="Calibri"/>
        </w:rPr>
        <w:t>Identifier Component</w:t>
      </w:r>
      <w:r w:rsidRPr="00E352EF">
        <w:rPr>
          <w:rFonts w:ascii="Cambria" w:hAnsi="Cambria"/>
          <w:color w:val="auto"/>
        </w:rPr>
        <w:t>s:</w:t>
      </w:r>
    </w:p>
    <w:p w14:paraId="6C93747B" w14:textId="2E3A0725" w:rsidR="00534B1C" w:rsidRPr="009830C1" w:rsidRDefault="00534B1C" w:rsidP="00D4556A">
      <w:pPr>
        <w:ind w:left="1080" w:firstLine="332"/>
        <w:rPr>
          <w:rFonts w:ascii="Cambria" w:hAnsi="Cambria"/>
          <w:color w:val="auto"/>
          <w:lang w:val="fr-FR"/>
        </w:rPr>
      </w:pPr>
      <w:r w:rsidRPr="009830C1">
        <w:rPr>
          <w:rFonts w:ascii="Cambria" w:hAnsi="Cambria"/>
          <w:color w:val="auto"/>
          <w:lang w:val="fr-FR"/>
        </w:rPr>
        <w:t>d1, d2, 'ds1</w:t>
      </w:r>
      <w:del w:id="201" w:author="Laura Viignola" w:date="2017-05-11T09:27:00Z">
        <w:r w:rsidRPr="009830C1" w:rsidDel="004266D2">
          <w:rPr>
            <w:rFonts w:ascii="Cambria" w:hAnsi="Cambria"/>
            <w:color w:val="auto"/>
            <w:lang w:val="fr-FR"/>
          </w:rPr>
          <w:delText>.</w:delText>
        </w:r>
      </w:del>
      <w:ins w:id="202" w:author="Laura Viignola" w:date="2017-05-11T09:27:00Z">
        <w:r w:rsidR="004266D2">
          <w:rPr>
            <w:rFonts w:ascii="Cambria" w:hAnsi="Cambria"/>
            <w:color w:val="auto"/>
            <w:lang w:val="fr-FR"/>
          </w:rPr>
          <w:t>#</w:t>
        </w:r>
      </w:ins>
      <w:r w:rsidRPr="009830C1">
        <w:rPr>
          <w:rFonts w:ascii="Cambria" w:hAnsi="Cambria"/>
          <w:color w:val="auto"/>
          <w:lang w:val="fr-FR"/>
        </w:rPr>
        <w:t>d3', 'ds2</w:t>
      </w:r>
      <w:del w:id="203" w:author="Laura Viignola" w:date="2017-05-11T09:27:00Z">
        <w:r w:rsidRPr="009830C1" w:rsidDel="004266D2">
          <w:rPr>
            <w:rFonts w:ascii="Cambria" w:hAnsi="Cambria"/>
            <w:color w:val="auto"/>
            <w:lang w:val="fr-FR"/>
          </w:rPr>
          <w:delText>.</w:delText>
        </w:r>
      </w:del>
      <w:ins w:id="204" w:author="Laura Viignola" w:date="2017-05-11T09:27:00Z">
        <w:r w:rsidR="004266D2">
          <w:rPr>
            <w:rFonts w:ascii="Cambria" w:hAnsi="Cambria"/>
            <w:color w:val="auto"/>
            <w:lang w:val="fr-FR"/>
          </w:rPr>
          <w:t>#</w:t>
        </w:r>
      </w:ins>
      <w:r w:rsidRPr="009830C1">
        <w:rPr>
          <w:rFonts w:ascii="Cambria" w:hAnsi="Cambria"/>
          <w:color w:val="auto"/>
          <w:lang w:val="fr-FR"/>
        </w:rPr>
        <w:t>d3'</w:t>
      </w:r>
    </w:p>
    <w:p w14:paraId="6FE88F70" w14:textId="77777777" w:rsidR="00534B1C" w:rsidRPr="00E352EF" w:rsidRDefault="00534B1C" w:rsidP="00D4556A">
      <w:pPr>
        <w:rPr>
          <w:rFonts w:ascii="Cambria" w:hAnsi="Cambria"/>
          <w:color w:val="auto"/>
        </w:rPr>
      </w:pPr>
      <w:r w:rsidRPr="009830C1">
        <w:rPr>
          <w:rFonts w:ascii="Cambria" w:hAnsi="Cambria"/>
          <w:color w:val="auto"/>
          <w:lang w:val="fr-FR"/>
        </w:rPr>
        <w:tab/>
      </w:r>
      <w:r w:rsidRPr="00E352EF">
        <w:rPr>
          <w:rFonts w:ascii="Cambria" w:hAnsi="Cambria"/>
          <w:color w:val="auto"/>
        </w:rPr>
        <w:t xml:space="preserve">the </w:t>
      </w:r>
      <w:r w:rsidR="00A82077" w:rsidRPr="00E352EF">
        <w:rPr>
          <w:rFonts w:ascii="Cambria" w:eastAsia="Calibri" w:hAnsi="Cambria" w:cs="Calibri"/>
        </w:rPr>
        <w:t>Identifier Component</w:t>
      </w:r>
      <w:r w:rsidRPr="00E352EF">
        <w:rPr>
          <w:rFonts w:ascii="Cambria" w:hAnsi="Cambria"/>
          <w:color w:val="auto"/>
        </w:rPr>
        <w:t>s can be renamed using the rename clause:</w:t>
      </w:r>
    </w:p>
    <w:p w14:paraId="47D3A629" w14:textId="269C7338" w:rsidR="00534B1C" w:rsidRPr="00E352EF" w:rsidRDefault="00534B1C" w:rsidP="00B514D2">
      <w:pPr>
        <w:ind w:firstLine="706"/>
        <w:rPr>
          <w:rFonts w:ascii="Cambria" w:hAnsi="Cambria"/>
        </w:rPr>
      </w:pPr>
      <w:r w:rsidRPr="00E352EF">
        <w:rPr>
          <w:rFonts w:ascii="Cambria" w:hAnsi="Cambria"/>
          <w:b/>
        </w:rPr>
        <w:t>[</w:t>
      </w:r>
      <w:r w:rsidRPr="00E352EF">
        <w:rPr>
          <w:rFonts w:ascii="Cambria" w:hAnsi="Cambria"/>
        </w:rPr>
        <w:t xml:space="preserve"> ds1,ds2 </w:t>
      </w:r>
      <w:r w:rsidRPr="00E352EF">
        <w:rPr>
          <w:rFonts w:ascii="Cambria" w:hAnsi="Cambria"/>
          <w:b/>
        </w:rPr>
        <w:t>on</w:t>
      </w:r>
      <w:r w:rsidRPr="00E352EF">
        <w:rPr>
          <w:rFonts w:ascii="Cambria" w:hAnsi="Cambria"/>
        </w:rPr>
        <w:t xml:space="preserve"> d1, d2 </w:t>
      </w:r>
      <w:r w:rsidRPr="00E352EF">
        <w:rPr>
          <w:rFonts w:ascii="Cambria" w:hAnsi="Cambria"/>
          <w:b/>
        </w:rPr>
        <w:t>] {</w:t>
      </w:r>
      <w:r w:rsidRPr="00E352EF">
        <w:rPr>
          <w:rFonts w:ascii="Cambria" w:hAnsi="Cambria"/>
        </w:rPr>
        <w:t xml:space="preserve"> </w:t>
      </w:r>
      <w:r w:rsidRPr="00E352EF">
        <w:rPr>
          <w:rFonts w:ascii="Cambria" w:hAnsi="Cambria"/>
          <w:b/>
        </w:rPr>
        <w:t>rename</w:t>
      </w:r>
      <w:r w:rsidRPr="00E352EF">
        <w:rPr>
          <w:rFonts w:ascii="Cambria" w:hAnsi="Cambria"/>
        </w:rPr>
        <w:t xml:space="preserve"> 'ds1</w:t>
      </w:r>
      <w:del w:id="205" w:author="Laura Viignola" w:date="2017-05-11T09:27:00Z">
        <w:r w:rsidRPr="00E352EF" w:rsidDel="004266D2">
          <w:rPr>
            <w:rFonts w:ascii="Cambria" w:hAnsi="Cambria"/>
          </w:rPr>
          <w:delText>.</w:delText>
        </w:r>
      </w:del>
      <w:ins w:id="206" w:author="Laura Viignola" w:date="2017-05-11T09:27:00Z">
        <w:r w:rsidR="004266D2">
          <w:rPr>
            <w:rFonts w:ascii="Cambria" w:hAnsi="Cambria"/>
          </w:rPr>
          <w:t>#</w:t>
        </w:r>
      </w:ins>
      <w:r w:rsidRPr="00E352EF">
        <w:rPr>
          <w:rFonts w:ascii="Cambria" w:hAnsi="Cambria"/>
        </w:rPr>
        <w:t xml:space="preserve">d3' </w:t>
      </w:r>
      <w:r w:rsidRPr="00E352EF">
        <w:rPr>
          <w:rFonts w:ascii="Cambria" w:hAnsi="Cambria"/>
          <w:b/>
        </w:rPr>
        <w:t>to</w:t>
      </w:r>
      <w:r w:rsidRPr="00E352EF">
        <w:rPr>
          <w:rFonts w:ascii="Cambria" w:hAnsi="Cambria"/>
        </w:rPr>
        <w:t xml:space="preserve"> new1, 'ds2_d3' </w:t>
      </w:r>
      <w:r w:rsidRPr="00E352EF">
        <w:rPr>
          <w:rFonts w:ascii="Cambria" w:hAnsi="Cambria"/>
          <w:b/>
        </w:rPr>
        <w:t>to</w:t>
      </w:r>
      <w:r w:rsidRPr="00E352EF">
        <w:rPr>
          <w:rFonts w:ascii="Cambria" w:hAnsi="Cambria"/>
        </w:rPr>
        <w:t xml:space="preserve"> new2 </w:t>
      </w:r>
      <w:r w:rsidRPr="00E352EF">
        <w:rPr>
          <w:rFonts w:ascii="Cambria" w:hAnsi="Cambria"/>
          <w:b/>
        </w:rPr>
        <w:t>}</w:t>
      </w:r>
    </w:p>
    <w:p w14:paraId="1D9A5115" w14:textId="3B44E870" w:rsidR="00534B1C" w:rsidRPr="00E352EF" w:rsidRDefault="00534B1C" w:rsidP="00D4556A">
      <w:pPr>
        <w:ind w:left="709"/>
        <w:jc w:val="both"/>
        <w:rPr>
          <w:rFonts w:ascii="Cambria" w:hAnsi="Cambria"/>
          <w:color w:val="auto"/>
        </w:rPr>
      </w:pPr>
      <w:r w:rsidRPr="00E352EF">
        <w:rPr>
          <w:rFonts w:ascii="Cambria" w:hAnsi="Cambria"/>
          <w:color w:val="auto"/>
        </w:rPr>
        <w:t xml:space="preserve">In the final result of join expression the common </w:t>
      </w:r>
      <w:r w:rsidR="00A82077" w:rsidRPr="00E352EF">
        <w:rPr>
          <w:rFonts w:ascii="Cambria" w:eastAsia="Calibri" w:hAnsi="Cambria" w:cs="Calibri"/>
        </w:rPr>
        <w:t>Identifier Component</w:t>
      </w:r>
      <w:r w:rsidRPr="00E352EF">
        <w:rPr>
          <w:rFonts w:ascii="Cambria" w:hAnsi="Cambria"/>
          <w:color w:val="auto"/>
        </w:rPr>
        <w:t xml:space="preserve">s that are not listed in the </w:t>
      </w:r>
      <w:r w:rsidRPr="00E352EF">
        <w:rPr>
          <w:rFonts w:ascii="Cambria" w:hAnsi="Cambria"/>
          <w:b/>
          <w:color w:val="auto"/>
        </w:rPr>
        <w:t>on</w:t>
      </w:r>
      <w:r w:rsidRPr="00E352EF">
        <w:rPr>
          <w:rFonts w:ascii="Cambria" w:hAnsi="Cambria"/>
          <w:color w:val="auto"/>
        </w:rPr>
        <w:t xml:space="preserve"> clause and have not been renamed are automatically renamed by replacing the "</w:t>
      </w:r>
      <w:del w:id="207" w:author="Laura Viignola" w:date="2017-05-11T09:27:00Z">
        <w:r w:rsidRPr="00E352EF" w:rsidDel="004266D2">
          <w:rPr>
            <w:rFonts w:ascii="Cambria" w:hAnsi="Cambria"/>
            <w:color w:val="auto"/>
          </w:rPr>
          <w:delText>.</w:delText>
        </w:r>
      </w:del>
      <w:ins w:id="208" w:author="Laura Viignola" w:date="2017-05-11T09:27:00Z">
        <w:r w:rsidR="004266D2">
          <w:rPr>
            <w:rFonts w:ascii="Cambria" w:hAnsi="Cambria"/>
            <w:color w:val="auto"/>
          </w:rPr>
          <w:t>#</w:t>
        </w:r>
      </w:ins>
      <w:r w:rsidRPr="00E352EF">
        <w:rPr>
          <w:rFonts w:ascii="Cambria" w:hAnsi="Cambria"/>
          <w:color w:val="auto"/>
        </w:rPr>
        <w:t xml:space="preserve">" with an underscore "_". The same applies when the working </w:t>
      </w:r>
      <w:r w:rsidR="00472C2F" w:rsidRPr="00E352EF">
        <w:t>Dataset</w:t>
      </w:r>
      <w:r w:rsidRPr="00E352EF">
        <w:rPr>
          <w:rFonts w:ascii="Cambria" w:hAnsi="Cambria"/>
          <w:color w:val="auto"/>
        </w:rPr>
        <w:t xml:space="preserve"> is the input for a filter that uses a </w:t>
      </w:r>
      <w:r w:rsidR="00AE69F4" w:rsidRPr="00E352EF">
        <w:rPr>
          <w:rFonts w:ascii="Cambria" w:hAnsi="Cambria"/>
          <w:color w:val="auto"/>
        </w:rPr>
        <w:t>datapoin</w:t>
      </w:r>
      <w:r w:rsidR="000E69FC" w:rsidRPr="00E352EF">
        <w:rPr>
          <w:rFonts w:ascii="Cambria" w:hAnsi="Cambria"/>
          <w:color w:val="auto"/>
        </w:rPr>
        <w:t>t</w:t>
      </w:r>
      <w:r w:rsidR="00AE69F4" w:rsidRPr="00E352EF">
        <w:rPr>
          <w:rFonts w:ascii="Cambria" w:hAnsi="Cambria"/>
          <w:color w:val="auto"/>
        </w:rPr>
        <w:t xml:space="preserve"> (</w:t>
      </w:r>
      <w:r w:rsidRPr="00E352EF">
        <w:rPr>
          <w:rFonts w:ascii="Cambria" w:hAnsi="Cambria"/>
          <w:color w:val="auto"/>
        </w:rPr>
        <w:t>horizontal</w:t>
      </w:r>
      <w:r w:rsidR="00AE69F4" w:rsidRPr="00E352EF">
        <w:rPr>
          <w:rFonts w:ascii="Cambria" w:hAnsi="Cambria"/>
          <w:color w:val="auto"/>
        </w:rPr>
        <w:t>)</w:t>
      </w:r>
      <w:r w:rsidRPr="00E352EF">
        <w:rPr>
          <w:rFonts w:ascii="Cambria" w:hAnsi="Cambria"/>
          <w:color w:val="auto"/>
        </w:rPr>
        <w:t xml:space="preserve"> ruleset.</w:t>
      </w:r>
    </w:p>
    <w:p w14:paraId="44255278" w14:textId="77777777" w:rsidR="00534B1C" w:rsidRPr="00E352EF" w:rsidRDefault="00534B1C" w:rsidP="008A7573">
      <w:pPr>
        <w:pStyle w:val="Paragrafoelenco"/>
        <w:numPr>
          <w:ilvl w:val="0"/>
          <w:numId w:val="18"/>
        </w:numPr>
        <w:rPr>
          <w:i w:val="0"/>
          <w:color w:val="auto"/>
          <w:sz w:val="20"/>
        </w:rPr>
      </w:pPr>
      <w:r w:rsidRPr="00E352EF">
        <w:rPr>
          <w:i w:val="0"/>
          <w:color w:val="auto"/>
          <w:sz w:val="20"/>
        </w:rPr>
        <w:t xml:space="preserve">The join clause can be omitted. In this case VTL implicitly adds a join clause containing all </w:t>
      </w:r>
      <w:r w:rsidR="00472C2F" w:rsidRPr="00E352EF">
        <w:t>Dataset</w:t>
      </w:r>
      <w:r w:rsidRPr="00E352EF">
        <w:rPr>
          <w:i w:val="0"/>
          <w:color w:val="auto"/>
          <w:sz w:val="20"/>
        </w:rPr>
        <w:t>s that are used inside the body. For example, the following join expression:</w:t>
      </w:r>
    </w:p>
    <w:p w14:paraId="66D99624" w14:textId="7AF2DCBE" w:rsidR="00534B1C" w:rsidRPr="00E352EF" w:rsidRDefault="00534B1C" w:rsidP="00B606B2">
      <w:pPr>
        <w:ind w:firstLine="706"/>
        <w:rPr>
          <w:rFonts w:ascii="Cambria" w:hAnsi="Cambria"/>
          <w:color w:val="auto"/>
        </w:rPr>
      </w:pPr>
      <w:r w:rsidRPr="00E352EF">
        <w:rPr>
          <w:rFonts w:ascii="Cambria" w:hAnsi="Cambria"/>
          <w:b/>
          <w:color w:val="auto"/>
        </w:rPr>
        <w:t>{</w:t>
      </w:r>
      <w:r w:rsidRPr="00E352EF">
        <w:rPr>
          <w:rFonts w:ascii="Cambria" w:hAnsi="Cambria"/>
          <w:color w:val="auto"/>
        </w:rPr>
        <w:t xml:space="preserve"> a = ds1</w:t>
      </w:r>
      <w:del w:id="209" w:author="Laura Viignola" w:date="2017-05-11T09:27:00Z">
        <w:r w:rsidRPr="00E352EF" w:rsidDel="004266D2">
          <w:rPr>
            <w:rFonts w:ascii="Cambria" w:hAnsi="Cambria"/>
            <w:color w:val="auto"/>
          </w:rPr>
          <w:delText>.</w:delText>
        </w:r>
      </w:del>
      <w:ins w:id="210" w:author="Laura Viignola" w:date="2017-05-11T09:27:00Z">
        <w:r w:rsidR="004266D2">
          <w:rPr>
            <w:rFonts w:ascii="Cambria" w:hAnsi="Cambria"/>
            <w:color w:val="auto"/>
          </w:rPr>
          <w:t>#</w:t>
        </w:r>
      </w:ins>
      <w:r w:rsidRPr="00E352EF">
        <w:rPr>
          <w:rFonts w:ascii="Cambria" w:hAnsi="Cambria"/>
          <w:color w:val="auto"/>
        </w:rPr>
        <w:t>m1 + ds2</w:t>
      </w:r>
      <w:del w:id="211" w:author="Laura Viignola" w:date="2017-05-11T09:27:00Z">
        <w:r w:rsidRPr="00E352EF" w:rsidDel="004266D2">
          <w:rPr>
            <w:rFonts w:ascii="Cambria" w:hAnsi="Cambria"/>
            <w:color w:val="auto"/>
          </w:rPr>
          <w:delText>.</w:delText>
        </w:r>
      </w:del>
      <w:ins w:id="212" w:author="Laura Viignola" w:date="2017-05-11T09:27:00Z">
        <w:r w:rsidR="004266D2">
          <w:rPr>
            <w:rFonts w:ascii="Cambria" w:hAnsi="Cambria"/>
            <w:color w:val="auto"/>
          </w:rPr>
          <w:t>#</w:t>
        </w:r>
      </w:ins>
      <w:r w:rsidRPr="00E352EF">
        <w:rPr>
          <w:rFonts w:ascii="Cambria" w:hAnsi="Cambria"/>
          <w:color w:val="auto"/>
        </w:rPr>
        <w:t xml:space="preserve">m1 </w:t>
      </w:r>
      <w:r w:rsidRPr="00E352EF">
        <w:rPr>
          <w:rFonts w:ascii="Cambria" w:hAnsi="Cambria"/>
          <w:b/>
          <w:color w:val="auto"/>
        </w:rPr>
        <w:t>}</w:t>
      </w:r>
      <w:r w:rsidRPr="00E352EF">
        <w:rPr>
          <w:rFonts w:ascii="Cambria" w:hAnsi="Cambria"/>
          <w:color w:val="auto"/>
        </w:rPr>
        <w:t xml:space="preserve"> </w:t>
      </w:r>
    </w:p>
    <w:p w14:paraId="4461C708" w14:textId="77777777" w:rsidR="00534B1C" w:rsidRPr="00E352EF" w:rsidRDefault="00534B1C" w:rsidP="00D4556A">
      <w:pPr>
        <w:ind w:firstLine="706"/>
        <w:rPr>
          <w:rFonts w:ascii="Cambria" w:hAnsi="Cambria"/>
          <w:color w:val="auto"/>
        </w:rPr>
      </w:pPr>
      <w:r w:rsidRPr="00E352EF">
        <w:rPr>
          <w:rFonts w:ascii="Cambria" w:hAnsi="Cambria"/>
          <w:color w:val="auto"/>
        </w:rPr>
        <w:t>is automatically treated by VTL as equivalent to:</w:t>
      </w:r>
    </w:p>
    <w:p w14:paraId="761D6395" w14:textId="7D55CA8D" w:rsidR="00534B1C" w:rsidRPr="00E352EF" w:rsidRDefault="00534B1C" w:rsidP="00B514D2">
      <w:pPr>
        <w:ind w:firstLine="706"/>
        <w:rPr>
          <w:rFonts w:ascii="Cambria" w:hAnsi="Cambria"/>
          <w:b/>
        </w:rPr>
      </w:pPr>
      <w:r w:rsidRPr="00E352EF">
        <w:rPr>
          <w:rFonts w:ascii="Cambria" w:hAnsi="Cambria"/>
          <w:b/>
        </w:rPr>
        <w:t>[</w:t>
      </w:r>
      <w:r w:rsidR="00127AFF" w:rsidRPr="00E352EF">
        <w:rPr>
          <w:rFonts w:ascii="Cambria" w:hAnsi="Cambria"/>
          <w:b/>
        </w:rPr>
        <w:t>inner</w:t>
      </w:r>
      <w:r w:rsidR="00127AFF" w:rsidRPr="00E352EF">
        <w:rPr>
          <w:rFonts w:ascii="Cambria" w:hAnsi="Cambria"/>
        </w:rPr>
        <w:t xml:space="preserve"> </w:t>
      </w:r>
      <w:r w:rsidRPr="00E352EF">
        <w:rPr>
          <w:rFonts w:ascii="Cambria" w:hAnsi="Cambria"/>
        </w:rPr>
        <w:t>ds1</w:t>
      </w:r>
      <w:r w:rsidR="00127AFF" w:rsidRPr="00E352EF">
        <w:rPr>
          <w:rFonts w:ascii="Cambria" w:hAnsi="Cambria"/>
        </w:rPr>
        <w:t>,</w:t>
      </w:r>
      <w:r w:rsidRPr="00E352EF">
        <w:rPr>
          <w:rFonts w:ascii="Cambria" w:hAnsi="Cambria"/>
        </w:rPr>
        <w:t xml:space="preserve"> ds2</w:t>
      </w:r>
      <w:r w:rsidRPr="00E352EF">
        <w:rPr>
          <w:rFonts w:ascii="Cambria" w:hAnsi="Cambria"/>
          <w:b/>
        </w:rPr>
        <w:t>] {</w:t>
      </w:r>
      <w:r w:rsidRPr="00E352EF">
        <w:rPr>
          <w:rFonts w:ascii="Cambria" w:hAnsi="Cambria"/>
        </w:rPr>
        <w:t xml:space="preserve"> a = ds1</w:t>
      </w:r>
      <w:del w:id="213" w:author="Laura Viignola" w:date="2017-05-11T09:27:00Z">
        <w:r w:rsidRPr="00E352EF" w:rsidDel="004266D2">
          <w:rPr>
            <w:rFonts w:ascii="Cambria" w:hAnsi="Cambria"/>
          </w:rPr>
          <w:delText>.</w:delText>
        </w:r>
      </w:del>
      <w:ins w:id="214" w:author="Laura Viignola" w:date="2017-05-11T09:27:00Z">
        <w:r w:rsidR="004266D2">
          <w:rPr>
            <w:rFonts w:ascii="Cambria" w:hAnsi="Cambria"/>
          </w:rPr>
          <w:t>#</w:t>
        </w:r>
      </w:ins>
      <w:r w:rsidRPr="00E352EF">
        <w:rPr>
          <w:rFonts w:ascii="Cambria" w:hAnsi="Cambria"/>
        </w:rPr>
        <w:t>m1 + ds2</w:t>
      </w:r>
      <w:del w:id="215" w:author="Laura Viignola" w:date="2017-05-11T09:27:00Z">
        <w:r w:rsidRPr="00E352EF" w:rsidDel="004266D2">
          <w:rPr>
            <w:rFonts w:ascii="Cambria" w:hAnsi="Cambria"/>
          </w:rPr>
          <w:delText>.</w:delText>
        </w:r>
      </w:del>
      <w:ins w:id="216" w:author="Laura Viignola" w:date="2017-05-11T09:27:00Z">
        <w:r w:rsidR="004266D2">
          <w:rPr>
            <w:rFonts w:ascii="Cambria" w:hAnsi="Cambria"/>
          </w:rPr>
          <w:t>#</w:t>
        </w:r>
      </w:ins>
      <w:r w:rsidRPr="00E352EF">
        <w:rPr>
          <w:rFonts w:ascii="Cambria" w:hAnsi="Cambria"/>
        </w:rPr>
        <w:t xml:space="preserve">m1 </w:t>
      </w:r>
      <w:r w:rsidRPr="00E352EF">
        <w:rPr>
          <w:rFonts w:ascii="Cambria" w:hAnsi="Cambria"/>
          <w:b/>
        </w:rPr>
        <w:t>}</w:t>
      </w:r>
    </w:p>
    <w:p w14:paraId="608237A0" w14:textId="77777777" w:rsidR="00534B1C" w:rsidRPr="00E352EF" w:rsidRDefault="00534B1C" w:rsidP="00D4556A">
      <w:pPr>
        <w:ind w:firstLine="706"/>
        <w:rPr>
          <w:rFonts w:ascii="Cambria" w:hAnsi="Cambria"/>
          <w:color w:val="auto"/>
        </w:rPr>
      </w:pPr>
      <w:r w:rsidRPr="00E352EF">
        <w:rPr>
          <w:rFonts w:ascii="Cambria" w:hAnsi="Cambria"/>
          <w:color w:val="auto"/>
        </w:rPr>
        <w:t xml:space="preserve">and </w:t>
      </w:r>
    </w:p>
    <w:p w14:paraId="7E9CCF8F" w14:textId="79ED9129" w:rsidR="00534B1C" w:rsidRPr="00E352EF" w:rsidRDefault="00534B1C" w:rsidP="00B514D2">
      <w:pPr>
        <w:ind w:firstLine="706"/>
        <w:rPr>
          <w:rFonts w:ascii="Cambria" w:hAnsi="Cambria"/>
        </w:rPr>
      </w:pPr>
      <w:r w:rsidRPr="00E352EF">
        <w:rPr>
          <w:rFonts w:ascii="Cambria" w:hAnsi="Cambria"/>
          <w:b/>
        </w:rPr>
        <w:t>[ outer ] {</w:t>
      </w:r>
      <w:r w:rsidRPr="00E352EF">
        <w:rPr>
          <w:rFonts w:ascii="Cambria" w:hAnsi="Cambria"/>
        </w:rPr>
        <w:t xml:space="preserve"> a = ds1</w:t>
      </w:r>
      <w:del w:id="217" w:author="Laura Viignola" w:date="2017-05-11T09:27:00Z">
        <w:r w:rsidRPr="00E352EF" w:rsidDel="004266D2">
          <w:rPr>
            <w:rFonts w:ascii="Cambria" w:hAnsi="Cambria"/>
          </w:rPr>
          <w:delText>.</w:delText>
        </w:r>
      </w:del>
      <w:ins w:id="218" w:author="Laura Viignola" w:date="2017-05-11T09:27:00Z">
        <w:r w:rsidR="004266D2">
          <w:rPr>
            <w:rFonts w:ascii="Cambria" w:hAnsi="Cambria"/>
          </w:rPr>
          <w:t>#</w:t>
        </w:r>
      </w:ins>
      <w:r w:rsidRPr="00E352EF">
        <w:rPr>
          <w:rFonts w:ascii="Cambria" w:hAnsi="Cambria"/>
        </w:rPr>
        <w:t>m1 + ds2</w:t>
      </w:r>
      <w:del w:id="219" w:author="Laura Viignola" w:date="2017-05-11T09:27:00Z">
        <w:r w:rsidRPr="00E352EF" w:rsidDel="004266D2">
          <w:rPr>
            <w:rFonts w:ascii="Cambria" w:hAnsi="Cambria"/>
          </w:rPr>
          <w:delText>.</w:delText>
        </w:r>
      </w:del>
      <w:ins w:id="220" w:author="Laura Viignola" w:date="2017-05-11T09:27:00Z">
        <w:r w:rsidR="004266D2">
          <w:rPr>
            <w:rFonts w:ascii="Cambria" w:hAnsi="Cambria"/>
          </w:rPr>
          <w:t>#</w:t>
        </w:r>
      </w:ins>
      <w:r w:rsidRPr="00E352EF">
        <w:rPr>
          <w:rFonts w:ascii="Cambria" w:hAnsi="Cambria"/>
        </w:rPr>
        <w:t xml:space="preserve">m1 </w:t>
      </w:r>
      <w:r w:rsidRPr="00E352EF">
        <w:rPr>
          <w:rFonts w:ascii="Cambria" w:hAnsi="Cambria"/>
          <w:b/>
        </w:rPr>
        <w:t xml:space="preserve">} </w:t>
      </w:r>
    </w:p>
    <w:p w14:paraId="60D3AA5E" w14:textId="77777777" w:rsidR="00534B1C" w:rsidRPr="00E352EF" w:rsidRDefault="00534B1C" w:rsidP="00D4556A">
      <w:pPr>
        <w:ind w:firstLine="706"/>
        <w:rPr>
          <w:rFonts w:ascii="Cambria" w:hAnsi="Cambria"/>
          <w:color w:val="auto"/>
        </w:rPr>
      </w:pPr>
      <w:r w:rsidRPr="00E352EF">
        <w:rPr>
          <w:rFonts w:ascii="Cambria" w:hAnsi="Cambria"/>
          <w:color w:val="auto"/>
        </w:rPr>
        <w:t>is equivalent to:</w:t>
      </w:r>
    </w:p>
    <w:p w14:paraId="333BB715" w14:textId="11E966E9" w:rsidR="00534B1C" w:rsidRPr="00E352EF" w:rsidRDefault="00534B1C" w:rsidP="00B606B2">
      <w:pPr>
        <w:ind w:firstLine="706"/>
        <w:rPr>
          <w:rFonts w:ascii="Cambria" w:hAnsi="Cambria"/>
          <w:color w:val="auto"/>
        </w:rPr>
      </w:pPr>
      <w:r w:rsidRPr="00E352EF">
        <w:rPr>
          <w:rFonts w:ascii="Cambria" w:hAnsi="Cambria"/>
          <w:b/>
          <w:color w:val="auto"/>
        </w:rPr>
        <w:t>[</w:t>
      </w:r>
      <w:r w:rsidR="00127AFF" w:rsidRPr="00E352EF">
        <w:rPr>
          <w:rFonts w:ascii="Cambria" w:hAnsi="Cambria"/>
          <w:b/>
          <w:color w:val="auto"/>
        </w:rPr>
        <w:t>outer</w:t>
      </w:r>
      <w:r w:rsidR="00127AFF" w:rsidRPr="00E352EF">
        <w:rPr>
          <w:rFonts w:ascii="Cambria" w:hAnsi="Cambria"/>
          <w:color w:val="auto"/>
        </w:rPr>
        <w:t xml:space="preserve"> </w:t>
      </w:r>
      <w:r w:rsidRPr="00E352EF">
        <w:rPr>
          <w:rFonts w:ascii="Cambria" w:hAnsi="Cambria"/>
          <w:color w:val="auto"/>
        </w:rPr>
        <w:t>ds1</w:t>
      </w:r>
      <w:r w:rsidR="00127AFF" w:rsidRPr="00E352EF">
        <w:rPr>
          <w:rFonts w:ascii="Cambria" w:hAnsi="Cambria"/>
          <w:color w:val="auto"/>
        </w:rPr>
        <w:t>,</w:t>
      </w:r>
      <w:r w:rsidRPr="00E352EF">
        <w:rPr>
          <w:rFonts w:ascii="Cambria" w:hAnsi="Cambria"/>
          <w:color w:val="auto"/>
        </w:rPr>
        <w:t xml:space="preserve"> ds2</w:t>
      </w:r>
      <w:r w:rsidRPr="00E352EF">
        <w:rPr>
          <w:rFonts w:ascii="Cambria" w:hAnsi="Cambria"/>
          <w:b/>
          <w:color w:val="auto"/>
        </w:rPr>
        <w:t>] {</w:t>
      </w:r>
      <w:r w:rsidRPr="00E352EF">
        <w:rPr>
          <w:rFonts w:ascii="Cambria" w:hAnsi="Cambria"/>
          <w:color w:val="auto"/>
        </w:rPr>
        <w:t xml:space="preserve"> a = ds1</w:t>
      </w:r>
      <w:del w:id="221" w:author="Laura Viignola" w:date="2017-05-11T09:27:00Z">
        <w:r w:rsidRPr="00E352EF" w:rsidDel="004266D2">
          <w:rPr>
            <w:rFonts w:ascii="Cambria" w:hAnsi="Cambria"/>
            <w:color w:val="auto"/>
          </w:rPr>
          <w:delText>.</w:delText>
        </w:r>
      </w:del>
      <w:ins w:id="222" w:author="Laura Viignola" w:date="2017-05-11T09:27:00Z">
        <w:r w:rsidR="004266D2">
          <w:rPr>
            <w:rFonts w:ascii="Cambria" w:hAnsi="Cambria"/>
            <w:color w:val="auto"/>
          </w:rPr>
          <w:t>#</w:t>
        </w:r>
      </w:ins>
      <w:r w:rsidRPr="00E352EF">
        <w:rPr>
          <w:rFonts w:ascii="Cambria" w:hAnsi="Cambria"/>
          <w:color w:val="auto"/>
        </w:rPr>
        <w:t>m1 + ds2</w:t>
      </w:r>
      <w:del w:id="223" w:author="Laura Viignola" w:date="2017-05-11T09:27:00Z">
        <w:r w:rsidRPr="00E352EF" w:rsidDel="004266D2">
          <w:rPr>
            <w:rFonts w:ascii="Cambria" w:hAnsi="Cambria"/>
            <w:color w:val="auto"/>
          </w:rPr>
          <w:delText>.</w:delText>
        </w:r>
      </w:del>
      <w:ins w:id="224" w:author="Laura Viignola" w:date="2017-05-11T09:27:00Z">
        <w:r w:rsidR="004266D2">
          <w:rPr>
            <w:rFonts w:ascii="Cambria" w:hAnsi="Cambria"/>
            <w:color w:val="auto"/>
          </w:rPr>
          <w:t>#</w:t>
        </w:r>
      </w:ins>
      <w:r w:rsidRPr="00E352EF">
        <w:rPr>
          <w:rFonts w:ascii="Cambria" w:hAnsi="Cambria"/>
          <w:color w:val="auto"/>
        </w:rPr>
        <w:t xml:space="preserve">m1 </w:t>
      </w:r>
      <w:r w:rsidRPr="00E352EF">
        <w:rPr>
          <w:rFonts w:ascii="Cambria" w:hAnsi="Cambria"/>
          <w:b/>
          <w:color w:val="auto"/>
        </w:rPr>
        <w:t>}</w:t>
      </w:r>
    </w:p>
    <w:p w14:paraId="14EB7FCA" w14:textId="77777777" w:rsidR="00534B1C" w:rsidRPr="00E352EF" w:rsidRDefault="00534B1C" w:rsidP="00534B1C">
      <w:pPr>
        <w:jc w:val="both"/>
        <w:rPr>
          <w:rFonts w:ascii="Cambria" w:hAnsi="Cambria"/>
          <w:i/>
          <w:color w:val="auto"/>
        </w:rPr>
      </w:pPr>
    </w:p>
    <w:p w14:paraId="29923616" w14:textId="77777777" w:rsidR="00534B1C" w:rsidRPr="00E352EF" w:rsidRDefault="00534B1C" w:rsidP="00D4556A">
      <w:pPr>
        <w:rPr>
          <w:rFonts w:ascii="Cambria" w:eastAsia="Calibri" w:hAnsi="Cambria" w:cs="Calibri"/>
          <w:i/>
          <w:color w:val="5B9BD5"/>
        </w:rPr>
      </w:pPr>
      <w:r w:rsidRPr="00E352EF">
        <w:rPr>
          <w:rFonts w:ascii="Cambria" w:eastAsia="Calibri" w:hAnsi="Cambria" w:cs="Calibri"/>
          <w:i/>
          <w:color w:val="5B9BD5"/>
        </w:rPr>
        <w:t>Example</w:t>
      </w:r>
      <w:r w:rsidR="00710B3F" w:rsidRPr="00E352EF">
        <w:rPr>
          <w:rFonts w:ascii="Cambria" w:eastAsia="Calibri" w:hAnsi="Cambria" w:cs="Calibri"/>
          <w:i/>
          <w:color w:val="5B9BD5"/>
        </w:rPr>
        <w:t>s</w:t>
      </w:r>
    </w:p>
    <w:p w14:paraId="6931AB54" w14:textId="77777777" w:rsidR="00CB409A" w:rsidRPr="00E352EF" w:rsidRDefault="00710B3F" w:rsidP="00CB409A">
      <w:pPr>
        <w:pStyle w:val="Sottotitolo"/>
        <w:rPr>
          <w:rFonts w:asciiTheme="majorHAnsi" w:hAnsiTheme="majorHAnsi"/>
          <w:i w:val="0"/>
          <w:color w:val="auto"/>
          <w:szCs w:val="22"/>
        </w:rPr>
      </w:pPr>
      <w:r w:rsidRPr="00E352EF">
        <w:rPr>
          <w:rFonts w:asciiTheme="minorHAnsi" w:hAnsiTheme="minorHAnsi"/>
          <w:i w:val="0"/>
          <w:color w:val="auto"/>
          <w:szCs w:val="22"/>
        </w:rPr>
        <w:t>1)</w:t>
      </w:r>
      <w:r w:rsidR="00CB409A" w:rsidRPr="00E352EF">
        <w:rPr>
          <w:rFonts w:asciiTheme="minorHAnsi" w:hAnsiTheme="minorHAnsi"/>
          <w:i w:val="0"/>
          <w:color w:val="auto"/>
          <w:szCs w:val="22"/>
        </w:rPr>
        <w:t xml:space="preserve"> </w:t>
      </w:r>
      <w:r w:rsidR="00CB409A" w:rsidRPr="00E352EF">
        <w:rPr>
          <w:rFonts w:asciiTheme="majorHAnsi" w:hAnsiTheme="majorHAnsi"/>
          <w:i w:val="0"/>
          <w:color w:val="auto"/>
          <w:szCs w:val="22"/>
        </w:rPr>
        <w:t xml:space="preserve">inner join returns data points that exists in both </w:t>
      </w:r>
      <w:r w:rsidR="00CB409A" w:rsidRPr="00E352EF">
        <w:rPr>
          <w:rFonts w:asciiTheme="majorHAnsi" w:hAnsiTheme="majorHAnsi"/>
          <w:i w:val="0"/>
          <w:color w:val="auto"/>
        </w:rPr>
        <w:t>Dataset</w:t>
      </w:r>
      <w:r w:rsidR="00CB409A" w:rsidRPr="00E352EF">
        <w:rPr>
          <w:rFonts w:asciiTheme="majorHAnsi" w:hAnsiTheme="majorHAnsi"/>
          <w:i w:val="0"/>
          <w:color w:val="auto"/>
          <w:szCs w:val="22"/>
        </w:rPr>
        <w:t>s</w:t>
      </w:r>
    </w:p>
    <w:p w14:paraId="31869E57" w14:textId="77777777" w:rsidR="00CB409A" w:rsidRPr="00E352EF" w:rsidRDefault="00CB409A" w:rsidP="00CB409A">
      <w:pPr>
        <w:rPr>
          <w:rFonts w:asciiTheme="majorHAnsi" w:hAnsiTheme="majorHAnsi"/>
          <w:color w:val="auto"/>
          <w:szCs w:val="22"/>
        </w:rPr>
      </w:pPr>
      <w:r w:rsidRPr="00E352EF">
        <w:rPr>
          <w:rFonts w:asciiTheme="majorHAnsi" w:hAnsiTheme="majorHAnsi"/>
          <w:color w:val="auto"/>
          <w:szCs w:val="22"/>
        </w:rPr>
        <w:t xml:space="preserve">ds3 := </w:t>
      </w:r>
      <w:r w:rsidRPr="00E352EF">
        <w:rPr>
          <w:rFonts w:asciiTheme="majorHAnsi" w:hAnsiTheme="majorHAnsi"/>
          <w:b/>
          <w:color w:val="auto"/>
          <w:szCs w:val="22"/>
        </w:rPr>
        <w:t>[</w:t>
      </w:r>
      <w:r w:rsidRPr="00E352EF">
        <w:rPr>
          <w:rFonts w:asciiTheme="majorHAnsi" w:hAnsiTheme="majorHAnsi"/>
          <w:color w:val="auto"/>
          <w:szCs w:val="22"/>
        </w:rPr>
        <w:t xml:space="preserve"> ds1, ds2 </w:t>
      </w:r>
      <w:r w:rsidRPr="00E352EF">
        <w:rPr>
          <w:rFonts w:asciiTheme="majorHAnsi" w:hAnsiTheme="majorHAnsi"/>
          <w:b/>
          <w:color w:val="auto"/>
          <w:szCs w:val="22"/>
        </w:rPr>
        <w:t>] {</w:t>
      </w:r>
      <w:r w:rsidRPr="00E352EF">
        <w:rPr>
          <w:rFonts w:asciiTheme="majorHAnsi" w:hAnsiTheme="majorHAnsi"/>
          <w:color w:val="auto"/>
          <w:szCs w:val="22"/>
        </w:rPr>
        <w:t xml:space="preserve"> </w:t>
      </w:r>
    </w:p>
    <w:p w14:paraId="14754DDE" w14:textId="6E0F2A78" w:rsidR="00CB409A" w:rsidRPr="00E352EF" w:rsidRDefault="00CB409A" w:rsidP="00CB409A">
      <w:pPr>
        <w:ind w:firstLine="706"/>
        <w:rPr>
          <w:rFonts w:asciiTheme="majorHAnsi" w:hAnsiTheme="majorHAnsi"/>
          <w:color w:val="auto"/>
          <w:szCs w:val="22"/>
        </w:rPr>
      </w:pPr>
      <w:r w:rsidRPr="00E352EF">
        <w:rPr>
          <w:rFonts w:asciiTheme="majorHAnsi" w:hAnsiTheme="majorHAnsi"/>
          <w:color w:val="auto"/>
          <w:szCs w:val="22"/>
        </w:rPr>
        <w:t>obs_value = ds1</w:t>
      </w:r>
      <w:del w:id="225" w:author="Laura Viignola" w:date="2017-05-11T09:28:00Z">
        <w:r w:rsidRPr="00E352EF" w:rsidDel="004266D2">
          <w:rPr>
            <w:rFonts w:asciiTheme="majorHAnsi" w:hAnsiTheme="majorHAnsi"/>
            <w:color w:val="auto"/>
            <w:szCs w:val="22"/>
          </w:rPr>
          <w:delText>.</w:delText>
        </w:r>
      </w:del>
      <w:ins w:id="226" w:author="Laura Viignola" w:date="2017-05-11T09:28:00Z">
        <w:r w:rsidR="004266D2">
          <w:rPr>
            <w:rFonts w:asciiTheme="majorHAnsi" w:hAnsiTheme="majorHAnsi"/>
            <w:color w:val="auto"/>
            <w:szCs w:val="22"/>
          </w:rPr>
          <w:t>#</w:t>
        </w:r>
      </w:ins>
      <w:r w:rsidRPr="00E352EF">
        <w:rPr>
          <w:rFonts w:asciiTheme="majorHAnsi" w:hAnsiTheme="majorHAnsi"/>
          <w:color w:val="auto"/>
          <w:szCs w:val="22"/>
        </w:rPr>
        <w:t>obs_value + ds2</w:t>
      </w:r>
      <w:del w:id="227" w:author="Laura Viignola" w:date="2017-05-11T09:28:00Z">
        <w:r w:rsidRPr="00E352EF" w:rsidDel="004266D2">
          <w:rPr>
            <w:rFonts w:asciiTheme="majorHAnsi" w:hAnsiTheme="majorHAnsi"/>
            <w:color w:val="auto"/>
            <w:szCs w:val="22"/>
          </w:rPr>
          <w:delText>.</w:delText>
        </w:r>
      </w:del>
      <w:ins w:id="228" w:author="Laura Viignola" w:date="2017-05-11T09:28:00Z">
        <w:r w:rsidR="004266D2">
          <w:rPr>
            <w:rFonts w:asciiTheme="majorHAnsi" w:hAnsiTheme="majorHAnsi"/>
            <w:color w:val="auto"/>
            <w:szCs w:val="22"/>
          </w:rPr>
          <w:t>#</w:t>
        </w:r>
      </w:ins>
      <w:r w:rsidRPr="00E352EF">
        <w:rPr>
          <w:rFonts w:asciiTheme="majorHAnsi" w:hAnsiTheme="majorHAnsi"/>
          <w:color w:val="auto"/>
          <w:szCs w:val="22"/>
        </w:rPr>
        <w:t xml:space="preserve">obs_value , </w:t>
      </w:r>
    </w:p>
    <w:p w14:paraId="73390474" w14:textId="537CFD9F" w:rsidR="00CB409A" w:rsidRPr="00E352EF" w:rsidRDefault="00CB409A" w:rsidP="00CB409A">
      <w:pPr>
        <w:ind w:firstLine="706"/>
        <w:rPr>
          <w:rFonts w:asciiTheme="majorHAnsi" w:hAnsiTheme="majorHAnsi"/>
          <w:color w:val="auto"/>
          <w:szCs w:val="22"/>
        </w:rPr>
      </w:pPr>
      <w:r w:rsidRPr="00E352EF">
        <w:rPr>
          <w:rFonts w:asciiTheme="majorHAnsi" w:hAnsiTheme="majorHAnsi"/>
          <w:color w:val="auto"/>
          <w:szCs w:val="22"/>
        </w:rPr>
        <w:t>obs_status = ds1</w:t>
      </w:r>
      <w:del w:id="229" w:author="Laura Viignola" w:date="2017-05-11T09:28:00Z">
        <w:r w:rsidRPr="00E352EF" w:rsidDel="004266D2">
          <w:rPr>
            <w:rFonts w:asciiTheme="majorHAnsi" w:hAnsiTheme="majorHAnsi"/>
            <w:color w:val="auto"/>
            <w:szCs w:val="22"/>
          </w:rPr>
          <w:delText>.</w:delText>
        </w:r>
      </w:del>
      <w:ins w:id="230" w:author="Laura Viignola" w:date="2017-05-11T09:28:00Z">
        <w:r w:rsidR="004266D2">
          <w:rPr>
            <w:rFonts w:asciiTheme="majorHAnsi" w:hAnsiTheme="majorHAnsi"/>
            <w:color w:val="auto"/>
            <w:szCs w:val="22"/>
          </w:rPr>
          <w:t>#</w:t>
        </w:r>
      </w:ins>
      <w:r w:rsidRPr="00E352EF">
        <w:rPr>
          <w:rFonts w:asciiTheme="majorHAnsi" w:hAnsiTheme="majorHAnsi"/>
          <w:color w:val="auto"/>
          <w:szCs w:val="22"/>
        </w:rPr>
        <w:t>obs_status</w:t>
      </w:r>
      <w:r w:rsidRPr="00E352EF">
        <w:rPr>
          <w:rFonts w:asciiTheme="majorHAnsi" w:hAnsiTheme="majorHAnsi"/>
          <w:color w:val="auto"/>
          <w:szCs w:val="22"/>
        </w:rPr>
        <w:tab/>
      </w:r>
    </w:p>
    <w:p w14:paraId="6D6CC8EE" w14:textId="77777777" w:rsidR="00CB409A" w:rsidRPr="00E352EF" w:rsidRDefault="00CB409A" w:rsidP="00CB409A">
      <w:pPr>
        <w:pStyle w:val="Sottotitolo"/>
        <w:ind w:firstLine="706"/>
        <w:rPr>
          <w:rFonts w:asciiTheme="majorHAnsi" w:hAnsiTheme="majorHAnsi"/>
          <w:b/>
          <w:i w:val="0"/>
          <w:color w:val="auto"/>
          <w:szCs w:val="22"/>
        </w:rPr>
      </w:pPr>
      <w:r w:rsidRPr="00E352EF">
        <w:rPr>
          <w:rFonts w:asciiTheme="majorHAnsi" w:hAnsiTheme="majorHAnsi"/>
          <w:b/>
          <w:i w:val="0"/>
          <w:color w:val="auto"/>
          <w:szCs w:val="22"/>
        </w:rPr>
        <w:t>}</w:t>
      </w:r>
    </w:p>
    <w:p w14:paraId="016536CB" w14:textId="77777777" w:rsidR="00CB409A" w:rsidRPr="00E352EF" w:rsidRDefault="00CB409A" w:rsidP="00CB409A">
      <w:pPr>
        <w:pStyle w:val="Sottotitolo"/>
        <w:rPr>
          <w:rFonts w:asciiTheme="majorHAnsi" w:hAnsiTheme="majorHAnsi"/>
          <w:i w:val="0"/>
          <w:color w:val="auto"/>
          <w:szCs w:val="22"/>
        </w:rPr>
      </w:pPr>
    </w:p>
    <w:tbl>
      <w:tblPr>
        <w:tblW w:w="5630" w:type="dxa"/>
        <w:tblInd w:w="108" w:type="dxa"/>
        <w:tblLook w:val="04A0" w:firstRow="1" w:lastRow="0" w:firstColumn="1" w:lastColumn="0" w:noHBand="0" w:noVBand="1"/>
      </w:tblPr>
      <w:tblGrid>
        <w:gridCol w:w="677"/>
        <w:gridCol w:w="1152"/>
        <w:gridCol w:w="1080"/>
        <w:gridCol w:w="1310"/>
        <w:gridCol w:w="1411"/>
      </w:tblGrid>
      <w:tr w:rsidR="00534B1C" w:rsidRPr="00E352EF" w14:paraId="7CF0F6E4" w14:textId="77777777" w:rsidTr="00534B1C">
        <w:trPr>
          <w:trHeight w:val="374"/>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22F3C59E" w14:textId="77777777" w:rsidR="00534B1C" w:rsidRPr="00E352EF" w:rsidRDefault="00534B1C" w:rsidP="00534B1C">
            <w:pPr>
              <w:rPr>
                <w:rFonts w:asciiTheme="minorHAnsi" w:hAnsiTheme="minorHAnsi"/>
                <w:szCs w:val="22"/>
              </w:rPr>
            </w:pPr>
            <w:r w:rsidRPr="00E352EF">
              <w:rPr>
                <w:rFonts w:asciiTheme="minorHAnsi" w:hAnsiTheme="minorHAnsi"/>
                <w:szCs w:val="22"/>
              </w:rPr>
              <w:t>ds1</w:t>
            </w:r>
          </w:p>
        </w:tc>
      </w:tr>
      <w:tr w:rsidR="00534B1C" w:rsidRPr="00E352EF" w14:paraId="76F152A9"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33C92E2"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5DBC8B0"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BAEC095"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A1EFA41"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71737F8E" w14:textId="77777777" w:rsidR="00534B1C" w:rsidRPr="00E352EF" w:rsidRDefault="00534B1C" w:rsidP="00534B1C">
            <w:pPr>
              <w:rPr>
                <w:rFonts w:asciiTheme="minorHAnsi" w:hAnsiTheme="minorHAnsi"/>
                <w:szCs w:val="22"/>
              </w:rPr>
            </w:pPr>
            <w:r w:rsidRPr="00E352EF">
              <w:rPr>
                <w:rFonts w:asciiTheme="minorHAnsi" w:hAnsiTheme="minorHAnsi"/>
                <w:b/>
                <w:szCs w:val="22"/>
              </w:rPr>
              <w:t>OBS_STATUS</w:t>
            </w:r>
          </w:p>
        </w:tc>
      </w:tr>
      <w:tr w:rsidR="00534B1C" w:rsidRPr="00E352EF" w14:paraId="6209FE83" w14:textId="77777777" w:rsidTr="00534B1C">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FD02C6"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6036A0" w14:textId="77777777" w:rsidR="00534B1C" w:rsidRPr="00E352EF" w:rsidRDefault="00534B1C" w:rsidP="00534B1C">
            <w:pPr>
              <w:rPr>
                <w:rFonts w:asciiTheme="minorHAnsi" w:hAnsiTheme="minorHAnsi"/>
                <w:szCs w:val="22"/>
              </w:rPr>
            </w:pPr>
            <w:r w:rsidRPr="00E352EF">
              <w:rPr>
                <w:rFonts w:asciiTheme="minorHAnsi" w:hAnsiTheme="minorHAnsi"/>
                <w:szCs w:val="22"/>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1C8A05"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E798E4"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20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E129B6" w14:textId="77777777" w:rsidR="00534B1C" w:rsidRPr="00E352EF" w:rsidRDefault="00534B1C" w:rsidP="00534B1C">
            <w:pPr>
              <w:rPr>
                <w:rFonts w:asciiTheme="minorHAnsi" w:hAnsiTheme="minorHAnsi"/>
                <w:szCs w:val="22"/>
              </w:rPr>
            </w:pPr>
            <w:r w:rsidRPr="00E352EF">
              <w:rPr>
                <w:rFonts w:asciiTheme="minorHAnsi" w:hAnsiTheme="minorHAnsi"/>
                <w:szCs w:val="22"/>
              </w:rPr>
              <w:t>E</w:t>
            </w:r>
          </w:p>
        </w:tc>
      </w:tr>
      <w:tr w:rsidR="00534B1C" w:rsidRPr="00E352EF" w14:paraId="592506E3"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75C7CC"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7EBFA4" w14:textId="77777777" w:rsidR="00534B1C" w:rsidRPr="00E352EF" w:rsidRDefault="00534B1C" w:rsidP="00534B1C">
            <w:pPr>
              <w:rPr>
                <w:rFonts w:asciiTheme="minorHAnsi" w:hAnsiTheme="minorHAnsi"/>
                <w:szCs w:val="22"/>
              </w:rPr>
            </w:pPr>
            <w:r w:rsidRPr="00E352EF">
              <w:rPr>
                <w:rFonts w:asciiTheme="minorHAnsi" w:hAnsiTheme="minorHAnsi"/>
                <w:szCs w:val="22"/>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8ACAF3"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9893FD" w14:textId="77777777" w:rsidR="00534B1C" w:rsidRPr="00E352EF" w:rsidRDefault="00534B1C" w:rsidP="00534B1C">
            <w:pPr>
              <w:rPr>
                <w:rFonts w:asciiTheme="minorHAnsi" w:hAnsiTheme="minorHAnsi"/>
                <w:szCs w:val="22"/>
              </w:rPr>
            </w:pPr>
            <w:r w:rsidRPr="00E352EF">
              <w:rPr>
                <w:rFonts w:asciiTheme="minorHAnsi" w:hAnsiTheme="minorHAnsi"/>
                <w:szCs w:val="22"/>
              </w:rPr>
              <w:t>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71FDDE"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r w:rsidR="00534B1C" w:rsidRPr="00E352EF" w14:paraId="211DA27F"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86191D"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7E67E5" w14:textId="77777777" w:rsidR="00534B1C" w:rsidRPr="00E352EF" w:rsidRDefault="00534B1C" w:rsidP="00534B1C">
            <w:pPr>
              <w:rPr>
                <w:rFonts w:asciiTheme="minorHAnsi" w:hAnsiTheme="minorHAnsi"/>
                <w:szCs w:val="22"/>
              </w:rPr>
            </w:pPr>
            <w:r w:rsidRPr="00E352EF">
              <w:rPr>
                <w:rFonts w:asciiTheme="minorHAnsi" w:hAnsiTheme="minorHAnsi"/>
                <w:szCs w:val="22"/>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64877E"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AEDBAA"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2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2E025F"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bl>
    <w:p w14:paraId="08EFAD85" w14:textId="77777777" w:rsidR="00534B1C" w:rsidRPr="00E352EF" w:rsidRDefault="00534B1C" w:rsidP="00534B1C">
      <w:pPr>
        <w:tabs>
          <w:tab w:val="left" w:pos="0"/>
        </w:tabs>
        <w:spacing w:after="40"/>
        <w:rPr>
          <w:rFonts w:asciiTheme="minorHAnsi" w:hAnsiTheme="minorHAnsi"/>
          <w:szCs w:val="22"/>
        </w:rPr>
      </w:pPr>
    </w:p>
    <w:tbl>
      <w:tblPr>
        <w:tblW w:w="5630" w:type="dxa"/>
        <w:tblInd w:w="108" w:type="dxa"/>
        <w:tblLook w:val="04A0" w:firstRow="1" w:lastRow="0" w:firstColumn="1" w:lastColumn="0" w:noHBand="0" w:noVBand="1"/>
      </w:tblPr>
      <w:tblGrid>
        <w:gridCol w:w="677"/>
        <w:gridCol w:w="1152"/>
        <w:gridCol w:w="1080"/>
        <w:gridCol w:w="1310"/>
        <w:gridCol w:w="1411"/>
      </w:tblGrid>
      <w:tr w:rsidR="00534B1C" w:rsidRPr="00E352EF" w14:paraId="5646E144" w14:textId="77777777" w:rsidTr="00534B1C">
        <w:trPr>
          <w:trHeight w:val="374"/>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6DE07073" w14:textId="77777777" w:rsidR="00534B1C" w:rsidRPr="00E352EF" w:rsidRDefault="00534B1C" w:rsidP="00534B1C">
            <w:pPr>
              <w:rPr>
                <w:rFonts w:asciiTheme="minorHAnsi" w:hAnsiTheme="minorHAnsi"/>
                <w:szCs w:val="22"/>
              </w:rPr>
            </w:pPr>
            <w:r w:rsidRPr="00E352EF">
              <w:rPr>
                <w:rFonts w:asciiTheme="minorHAnsi" w:hAnsiTheme="minorHAnsi"/>
                <w:szCs w:val="22"/>
              </w:rPr>
              <w:lastRenderedPageBreak/>
              <w:t>ds2</w:t>
            </w:r>
          </w:p>
        </w:tc>
      </w:tr>
      <w:tr w:rsidR="00534B1C" w:rsidRPr="00E352EF" w14:paraId="1BE44E14"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83CC059"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DABFD95"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A2C22A8"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A3A6597"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FBD4B4" w:themeFill="accent6" w:themeFillTint="66"/>
            <w:tcMar>
              <w:top w:w="43" w:type="dxa"/>
              <w:left w:w="43" w:type="dxa"/>
              <w:bottom w:w="43" w:type="dxa"/>
              <w:right w:w="43" w:type="dxa"/>
            </w:tcMar>
          </w:tcPr>
          <w:p w14:paraId="5D583489" w14:textId="77777777" w:rsidR="00534B1C" w:rsidRPr="00E352EF" w:rsidRDefault="00534B1C" w:rsidP="00534B1C">
            <w:pPr>
              <w:rPr>
                <w:rFonts w:asciiTheme="minorHAnsi" w:hAnsiTheme="minorHAnsi"/>
                <w:szCs w:val="22"/>
              </w:rPr>
            </w:pPr>
            <w:r w:rsidRPr="00E352EF">
              <w:rPr>
                <w:rFonts w:asciiTheme="minorHAnsi" w:hAnsiTheme="minorHAnsi"/>
                <w:b/>
                <w:szCs w:val="22"/>
              </w:rPr>
              <w:t>OBS_STATUS</w:t>
            </w:r>
          </w:p>
        </w:tc>
      </w:tr>
      <w:tr w:rsidR="00534B1C" w:rsidRPr="00E352EF" w14:paraId="1A27CFD4" w14:textId="77777777" w:rsidTr="00534B1C">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9414BB"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EC1E00" w14:textId="77777777" w:rsidR="00534B1C" w:rsidRPr="00E352EF" w:rsidRDefault="00534B1C" w:rsidP="00534B1C">
            <w:pPr>
              <w:rPr>
                <w:rFonts w:asciiTheme="minorHAnsi" w:hAnsiTheme="minorHAnsi"/>
                <w:szCs w:val="22"/>
              </w:rPr>
            </w:pPr>
            <w:r w:rsidRPr="00E352EF">
              <w:rPr>
                <w:rFonts w:asciiTheme="minorHAnsi" w:hAnsiTheme="minorHAnsi"/>
                <w:szCs w:val="22"/>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47DE8F"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31F7D4"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10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FD5EBA"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bl>
    <w:p w14:paraId="045CABB8" w14:textId="77777777" w:rsidR="00534B1C" w:rsidRPr="00E352EF" w:rsidRDefault="00534B1C" w:rsidP="00534B1C">
      <w:pPr>
        <w:tabs>
          <w:tab w:val="left" w:pos="0"/>
        </w:tabs>
        <w:spacing w:after="40"/>
        <w:rPr>
          <w:rFonts w:asciiTheme="minorHAnsi" w:hAnsiTheme="minorHAnsi"/>
          <w:szCs w:val="22"/>
        </w:rPr>
      </w:pPr>
    </w:p>
    <w:p w14:paraId="7234720E" w14:textId="77777777" w:rsidR="00534B1C" w:rsidRPr="00E352EF" w:rsidRDefault="00534B1C" w:rsidP="00534B1C">
      <w:pPr>
        <w:rPr>
          <w:rFonts w:asciiTheme="minorHAnsi" w:hAnsiTheme="minorHAnsi"/>
          <w:szCs w:val="22"/>
        </w:rPr>
      </w:pPr>
    </w:p>
    <w:tbl>
      <w:tblPr>
        <w:tblW w:w="5529" w:type="dxa"/>
        <w:tblInd w:w="108" w:type="dxa"/>
        <w:tblLook w:val="04A0" w:firstRow="1" w:lastRow="0" w:firstColumn="1" w:lastColumn="0" w:noHBand="0" w:noVBand="1"/>
      </w:tblPr>
      <w:tblGrid>
        <w:gridCol w:w="654"/>
        <w:gridCol w:w="1129"/>
        <w:gridCol w:w="1055"/>
        <w:gridCol w:w="1286"/>
        <w:gridCol w:w="1405"/>
      </w:tblGrid>
      <w:tr w:rsidR="00534B1C" w:rsidRPr="00E352EF" w14:paraId="1CB5F5AC" w14:textId="77777777" w:rsidTr="00534B1C">
        <w:trPr>
          <w:trHeight w:val="374"/>
        </w:trPr>
        <w:tc>
          <w:tcPr>
            <w:tcW w:w="5529"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61087679" w14:textId="77777777" w:rsidR="00534B1C" w:rsidRPr="00E352EF" w:rsidRDefault="00534B1C" w:rsidP="00534B1C">
            <w:pPr>
              <w:rPr>
                <w:rFonts w:asciiTheme="minorHAnsi" w:hAnsiTheme="minorHAnsi"/>
                <w:szCs w:val="22"/>
              </w:rPr>
            </w:pPr>
            <w:r w:rsidRPr="00E352EF">
              <w:rPr>
                <w:rFonts w:asciiTheme="minorHAnsi" w:hAnsiTheme="minorHAnsi"/>
                <w:szCs w:val="22"/>
              </w:rPr>
              <w:t>ds3</w:t>
            </w:r>
          </w:p>
        </w:tc>
      </w:tr>
      <w:tr w:rsidR="00534B1C" w:rsidRPr="00E352EF" w14:paraId="4BAE46A0" w14:textId="77777777" w:rsidTr="00534B1C">
        <w:trPr>
          <w:trHeight w:val="101"/>
        </w:trPr>
        <w:tc>
          <w:tcPr>
            <w:tcW w:w="65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B9E88AD"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129"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BEE095F"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1055"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5EA6803"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28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CA52783"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 </w:t>
            </w:r>
          </w:p>
        </w:tc>
        <w:tc>
          <w:tcPr>
            <w:tcW w:w="1405" w:type="dxa"/>
            <w:tcBorders>
              <w:top w:val="single" w:sz="6" w:space="0" w:color="000000"/>
              <w:left w:val="single" w:sz="6" w:space="0" w:color="000000"/>
              <w:bottom w:val="single" w:sz="6" w:space="0" w:color="000000"/>
              <w:right w:val="single" w:sz="6" w:space="0" w:color="000000"/>
            </w:tcBorders>
            <w:shd w:val="clear" w:color="auto" w:fill="FBD4B4" w:themeFill="accent6" w:themeFillTint="66"/>
          </w:tcPr>
          <w:p w14:paraId="06E9A010" w14:textId="77777777" w:rsidR="00534B1C" w:rsidRPr="00E352EF" w:rsidRDefault="00534B1C" w:rsidP="00534B1C">
            <w:pPr>
              <w:rPr>
                <w:rFonts w:asciiTheme="minorHAnsi" w:hAnsiTheme="minorHAnsi"/>
                <w:szCs w:val="22"/>
              </w:rPr>
            </w:pPr>
            <w:r w:rsidRPr="00E352EF">
              <w:rPr>
                <w:rFonts w:asciiTheme="minorHAnsi" w:hAnsiTheme="minorHAnsi"/>
                <w:b/>
                <w:szCs w:val="22"/>
              </w:rPr>
              <w:t>OBS_STATUS</w:t>
            </w:r>
          </w:p>
        </w:tc>
      </w:tr>
      <w:tr w:rsidR="00534B1C" w:rsidRPr="00E352EF" w14:paraId="718EAC2A" w14:textId="77777777" w:rsidTr="00534B1C">
        <w:trPr>
          <w:trHeight w:val="317"/>
        </w:trPr>
        <w:tc>
          <w:tcPr>
            <w:tcW w:w="6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D84688"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2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16CA84" w14:textId="77777777" w:rsidR="00534B1C" w:rsidRPr="00E352EF" w:rsidRDefault="00534B1C" w:rsidP="00534B1C">
            <w:pPr>
              <w:rPr>
                <w:rFonts w:asciiTheme="minorHAnsi" w:hAnsiTheme="minorHAnsi"/>
                <w:szCs w:val="22"/>
              </w:rPr>
            </w:pPr>
            <w:r w:rsidRPr="00E352EF">
              <w:rPr>
                <w:rFonts w:asciiTheme="minorHAnsi" w:hAnsiTheme="minorHAnsi"/>
                <w:szCs w:val="22"/>
              </w:rPr>
              <w:t>EU25</w:t>
            </w:r>
          </w:p>
        </w:tc>
        <w:tc>
          <w:tcPr>
            <w:tcW w:w="10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63EE36"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2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B679AA" w14:textId="77777777" w:rsidR="00534B1C" w:rsidRPr="00E352EF" w:rsidRDefault="00534B1C" w:rsidP="00534B1C">
            <w:pPr>
              <w:rPr>
                <w:rFonts w:asciiTheme="minorHAnsi" w:hAnsiTheme="minorHAnsi"/>
                <w:szCs w:val="22"/>
              </w:rPr>
            </w:pPr>
            <w:r w:rsidRPr="00E352EF">
              <w:rPr>
                <w:rFonts w:asciiTheme="minorHAnsi" w:hAnsiTheme="minorHAnsi"/>
                <w:szCs w:val="22"/>
              </w:rPr>
              <w:t>30</w:t>
            </w:r>
          </w:p>
        </w:tc>
        <w:tc>
          <w:tcPr>
            <w:tcW w:w="1405" w:type="dxa"/>
            <w:tcBorders>
              <w:top w:val="single" w:sz="6" w:space="0" w:color="000000"/>
              <w:left w:val="single" w:sz="6" w:space="0" w:color="000000"/>
              <w:bottom w:val="single" w:sz="6" w:space="0" w:color="000000"/>
              <w:right w:val="single" w:sz="6" w:space="0" w:color="000000"/>
            </w:tcBorders>
          </w:tcPr>
          <w:p w14:paraId="5F6645BF" w14:textId="77777777" w:rsidR="00534B1C" w:rsidRPr="00E352EF" w:rsidRDefault="00534B1C" w:rsidP="00534B1C">
            <w:pPr>
              <w:rPr>
                <w:rFonts w:asciiTheme="minorHAnsi" w:hAnsiTheme="minorHAnsi"/>
                <w:szCs w:val="22"/>
              </w:rPr>
            </w:pPr>
            <w:r w:rsidRPr="00E352EF">
              <w:rPr>
                <w:rFonts w:asciiTheme="minorHAnsi" w:hAnsiTheme="minorHAnsi"/>
                <w:szCs w:val="22"/>
              </w:rPr>
              <w:t>E</w:t>
            </w:r>
          </w:p>
        </w:tc>
      </w:tr>
    </w:tbl>
    <w:p w14:paraId="096FCA29" w14:textId="77777777" w:rsidR="00534B1C" w:rsidRPr="00E352EF" w:rsidRDefault="00534B1C" w:rsidP="00534B1C">
      <w:pPr>
        <w:pStyle w:val="Sottotitolo"/>
        <w:rPr>
          <w:rFonts w:asciiTheme="minorHAnsi" w:hAnsiTheme="minorHAnsi"/>
          <w:szCs w:val="22"/>
        </w:rPr>
      </w:pPr>
    </w:p>
    <w:p w14:paraId="20AB46F6" w14:textId="77777777" w:rsidR="00534B1C" w:rsidRPr="00E352EF" w:rsidRDefault="00534B1C" w:rsidP="00534B1C">
      <w:pPr>
        <w:rPr>
          <w:rFonts w:asciiTheme="majorHAnsi" w:hAnsiTheme="majorHAnsi"/>
          <w:szCs w:val="22"/>
        </w:rPr>
      </w:pPr>
      <w:r w:rsidRPr="00E352EF">
        <w:rPr>
          <w:rFonts w:asciiTheme="majorHAnsi" w:hAnsiTheme="majorHAnsi"/>
          <w:szCs w:val="22"/>
        </w:rPr>
        <w:t xml:space="preserve"> the example above can be expressed equivalently as:</w:t>
      </w:r>
    </w:p>
    <w:p w14:paraId="65CE0A74" w14:textId="77777777" w:rsidR="00534B1C" w:rsidRPr="00E352EF" w:rsidRDefault="00534B1C" w:rsidP="00534B1C">
      <w:pPr>
        <w:rPr>
          <w:rFonts w:asciiTheme="majorHAnsi" w:hAnsiTheme="majorHAnsi"/>
          <w:szCs w:val="22"/>
        </w:rPr>
      </w:pPr>
      <w:r w:rsidRPr="00E352EF">
        <w:rPr>
          <w:rFonts w:asciiTheme="majorHAnsi" w:hAnsiTheme="majorHAnsi"/>
          <w:szCs w:val="22"/>
        </w:rPr>
        <w:t xml:space="preserve">ds_bop3 := </w:t>
      </w:r>
      <w:r w:rsidRPr="00E352EF">
        <w:rPr>
          <w:rFonts w:asciiTheme="majorHAnsi" w:hAnsiTheme="majorHAnsi"/>
          <w:b/>
          <w:szCs w:val="22"/>
        </w:rPr>
        <w:t>{</w:t>
      </w:r>
      <w:r w:rsidRPr="00E352EF">
        <w:rPr>
          <w:rFonts w:asciiTheme="majorHAnsi" w:hAnsiTheme="majorHAnsi"/>
          <w:szCs w:val="22"/>
        </w:rPr>
        <w:t xml:space="preserve"> </w:t>
      </w:r>
    </w:p>
    <w:p w14:paraId="2C740219" w14:textId="15BAD155" w:rsidR="00534B1C" w:rsidRPr="00E352EF" w:rsidRDefault="00534B1C" w:rsidP="00534B1C">
      <w:pPr>
        <w:ind w:firstLine="706"/>
        <w:rPr>
          <w:rFonts w:asciiTheme="majorHAnsi" w:hAnsiTheme="majorHAnsi"/>
          <w:szCs w:val="22"/>
        </w:rPr>
      </w:pPr>
      <w:r w:rsidRPr="00E352EF">
        <w:rPr>
          <w:rFonts w:asciiTheme="majorHAnsi" w:hAnsiTheme="majorHAnsi"/>
          <w:szCs w:val="22"/>
        </w:rPr>
        <w:t>obs_value = ds1</w:t>
      </w:r>
      <w:del w:id="231" w:author="Laura Viignola" w:date="2017-05-11T09:28:00Z">
        <w:r w:rsidRPr="00E352EF" w:rsidDel="004266D2">
          <w:rPr>
            <w:rFonts w:asciiTheme="majorHAnsi" w:hAnsiTheme="majorHAnsi"/>
            <w:szCs w:val="22"/>
          </w:rPr>
          <w:delText>.</w:delText>
        </w:r>
      </w:del>
      <w:ins w:id="232" w:author="Laura Viignola" w:date="2017-05-11T09:28:00Z">
        <w:r w:rsidR="004266D2">
          <w:rPr>
            <w:rFonts w:asciiTheme="majorHAnsi" w:hAnsiTheme="majorHAnsi"/>
            <w:szCs w:val="22"/>
          </w:rPr>
          <w:t>#</w:t>
        </w:r>
      </w:ins>
      <w:r w:rsidRPr="00E352EF">
        <w:rPr>
          <w:rFonts w:asciiTheme="majorHAnsi" w:hAnsiTheme="majorHAnsi"/>
          <w:szCs w:val="22"/>
        </w:rPr>
        <w:t>obs_value + ds2</w:t>
      </w:r>
      <w:del w:id="233" w:author="Laura Viignola" w:date="2017-05-11T09:28:00Z">
        <w:r w:rsidRPr="00E352EF" w:rsidDel="004266D2">
          <w:rPr>
            <w:rFonts w:asciiTheme="majorHAnsi" w:hAnsiTheme="majorHAnsi"/>
            <w:szCs w:val="22"/>
          </w:rPr>
          <w:delText>.</w:delText>
        </w:r>
      </w:del>
      <w:ins w:id="234" w:author="Laura Viignola" w:date="2017-05-11T09:28:00Z">
        <w:r w:rsidR="004266D2">
          <w:rPr>
            <w:rFonts w:asciiTheme="majorHAnsi" w:hAnsiTheme="majorHAnsi"/>
            <w:szCs w:val="22"/>
          </w:rPr>
          <w:t>#</w:t>
        </w:r>
      </w:ins>
      <w:r w:rsidRPr="00E352EF">
        <w:rPr>
          <w:rFonts w:asciiTheme="majorHAnsi" w:hAnsiTheme="majorHAnsi"/>
          <w:szCs w:val="22"/>
        </w:rPr>
        <w:t xml:space="preserve">obs_value , </w:t>
      </w:r>
    </w:p>
    <w:p w14:paraId="79813984" w14:textId="3A792D27" w:rsidR="00534B1C" w:rsidRPr="00E352EF" w:rsidRDefault="00534B1C" w:rsidP="00534B1C">
      <w:pPr>
        <w:ind w:firstLine="706"/>
        <w:rPr>
          <w:rFonts w:asciiTheme="majorHAnsi" w:hAnsiTheme="majorHAnsi"/>
          <w:szCs w:val="22"/>
        </w:rPr>
      </w:pPr>
      <w:r w:rsidRPr="00E352EF">
        <w:rPr>
          <w:rFonts w:asciiTheme="majorHAnsi" w:hAnsiTheme="majorHAnsi"/>
          <w:szCs w:val="22"/>
        </w:rPr>
        <w:t>obs_status = ds1</w:t>
      </w:r>
      <w:del w:id="235" w:author="Laura Viignola" w:date="2017-05-11T09:28:00Z">
        <w:r w:rsidRPr="00E352EF" w:rsidDel="004266D2">
          <w:rPr>
            <w:rFonts w:asciiTheme="majorHAnsi" w:hAnsiTheme="majorHAnsi"/>
            <w:szCs w:val="22"/>
          </w:rPr>
          <w:delText>.</w:delText>
        </w:r>
      </w:del>
      <w:ins w:id="236" w:author="Laura Viignola" w:date="2017-05-11T09:28:00Z">
        <w:r w:rsidR="004266D2">
          <w:rPr>
            <w:rFonts w:asciiTheme="majorHAnsi" w:hAnsiTheme="majorHAnsi"/>
            <w:szCs w:val="22"/>
          </w:rPr>
          <w:t>#</w:t>
        </w:r>
      </w:ins>
      <w:r w:rsidRPr="00E352EF">
        <w:rPr>
          <w:rFonts w:asciiTheme="majorHAnsi" w:hAnsiTheme="majorHAnsi"/>
          <w:szCs w:val="22"/>
        </w:rPr>
        <w:t>obs_status</w:t>
      </w:r>
    </w:p>
    <w:p w14:paraId="6D88853F" w14:textId="77777777" w:rsidR="00534B1C" w:rsidRPr="00E352EF" w:rsidRDefault="00534B1C" w:rsidP="00CB409A">
      <w:pPr>
        <w:ind w:left="706"/>
        <w:rPr>
          <w:rFonts w:asciiTheme="majorHAnsi" w:hAnsiTheme="majorHAnsi"/>
          <w:b/>
          <w:szCs w:val="22"/>
        </w:rPr>
      </w:pPr>
      <w:r w:rsidRPr="00E352EF">
        <w:rPr>
          <w:rFonts w:asciiTheme="majorHAnsi" w:hAnsiTheme="majorHAnsi"/>
          <w:b/>
          <w:szCs w:val="22"/>
        </w:rPr>
        <w:t>}</w:t>
      </w:r>
    </w:p>
    <w:p w14:paraId="296CAB50" w14:textId="77777777" w:rsidR="00710B3F" w:rsidRPr="00E352EF" w:rsidRDefault="00710B3F" w:rsidP="00534B1C">
      <w:pPr>
        <w:rPr>
          <w:rFonts w:asciiTheme="majorHAnsi" w:hAnsiTheme="majorHAnsi"/>
          <w:szCs w:val="22"/>
        </w:rPr>
      </w:pPr>
    </w:p>
    <w:p w14:paraId="48F4E56B" w14:textId="77777777" w:rsidR="00534B1C" w:rsidRPr="00E352EF" w:rsidRDefault="00710B3F" w:rsidP="00534B1C">
      <w:pPr>
        <w:rPr>
          <w:rFonts w:asciiTheme="majorHAnsi" w:hAnsiTheme="majorHAnsi"/>
          <w:szCs w:val="22"/>
        </w:rPr>
      </w:pPr>
      <w:r w:rsidRPr="00E352EF">
        <w:rPr>
          <w:rFonts w:asciiTheme="majorHAnsi" w:hAnsiTheme="majorHAnsi"/>
          <w:szCs w:val="22"/>
        </w:rPr>
        <w:t>2)</w:t>
      </w:r>
      <w:r w:rsidR="00534B1C" w:rsidRPr="00E352EF">
        <w:rPr>
          <w:rFonts w:asciiTheme="majorHAnsi" w:hAnsiTheme="majorHAnsi"/>
          <w:szCs w:val="22"/>
        </w:rPr>
        <w:t xml:space="preserve"> outer join returns data points that exist in at least one </w:t>
      </w:r>
      <w:r w:rsidR="00472C2F" w:rsidRPr="00E352EF">
        <w:rPr>
          <w:rFonts w:asciiTheme="majorHAnsi" w:hAnsiTheme="majorHAnsi"/>
        </w:rPr>
        <w:t>Dataset</w:t>
      </w:r>
      <w:r w:rsidR="00534B1C" w:rsidRPr="00E352EF">
        <w:rPr>
          <w:rFonts w:asciiTheme="majorHAnsi" w:hAnsiTheme="majorHAnsi"/>
          <w:szCs w:val="22"/>
        </w:rPr>
        <w:t xml:space="preserve"> when a data point does not exist in the other </w:t>
      </w:r>
      <w:r w:rsidR="00472C2F" w:rsidRPr="00E352EF">
        <w:rPr>
          <w:rFonts w:asciiTheme="majorHAnsi" w:hAnsiTheme="majorHAnsi"/>
        </w:rPr>
        <w:t>Dataset</w:t>
      </w:r>
      <w:r w:rsidR="00534B1C" w:rsidRPr="00E352EF">
        <w:rPr>
          <w:rFonts w:asciiTheme="majorHAnsi" w:hAnsiTheme="majorHAnsi"/>
          <w:szCs w:val="22"/>
        </w:rPr>
        <w:t>, the value of its measures and components  is null</w:t>
      </w:r>
      <w:r w:rsidR="00CB409A" w:rsidRPr="00E352EF">
        <w:rPr>
          <w:rFonts w:asciiTheme="majorHAnsi" w:hAnsiTheme="majorHAnsi"/>
          <w:szCs w:val="22"/>
        </w:rPr>
        <w:t xml:space="preserve"> </w:t>
      </w:r>
      <w:r w:rsidR="00534B1C" w:rsidRPr="00E352EF">
        <w:rPr>
          <w:rFonts w:asciiTheme="majorHAnsi" w:hAnsiTheme="majorHAnsi"/>
          <w:szCs w:val="22"/>
        </w:rPr>
        <w:t xml:space="preserve"> compare with the following example</w:t>
      </w:r>
      <w:r w:rsidR="00CB409A" w:rsidRPr="00E352EF">
        <w:rPr>
          <w:rFonts w:asciiTheme="majorHAnsi" w:hAnsiTheme="majorHAnsi"/>
          <w:szCs w:val="22"/>
        </w:rPr>
        <w:t>:</w:t>
      </w:r>
    </w:p>
    <w:p w14:paraId="76120D0A" w14:textId="77777777" w:rsidR="00CB409A" w:rsidRPr="00E352EF" w:rsidRDefault="00CB409A" w:rsidP="00534B1C">
      <w:pPr>
        <w:rPr>
          <w:rFonts w:asciiTheme="majorHAnsi" w:hAnsiTheme="majorHAnsi"/>
          <w:szCs w:val="22"/>
        </w:rPr>
      </w:pPr>
    </w:p>
    <w:p w14:paraId="2D8B2A4D" w14:textId="77777777" w:rsidR="00534B1C" w:rsidRPr="00E352EF" w:rsidRDefault="00534B1C" w:rsidP="00534B1C">
      <w:pPr>
        <w:rPr>
          <w:rFonts w:asciiTheme="majorHAnsi" w:hAnsiTheme="majorHAnsi"/>
          <w:szCs w:val="22"/>
        </w:rPr>
      </w:pPr>
      <w:r w:rsidRPr="00E352EF">
        <w:rPr>
          <w:rFonts w:asciiTheme="majorHAnsi" w:hAnsiTheme="majorHAnsi"/>
          <w:szCs w:val="22"/>
        </w:rPr>
        <w:t xml:space="preserve">ds_bop3 := </w:t>
      </w:r>
      <w:r w:rsidRPr="00E352EF">
        <w:rPr>
          <w:rFonts w:asciiTheme="majorHAnsi" w:hAnsiTheme="majorHAnsi"/>
          <w:b/>
          <w:szCs w:val="22"/>
        </w:rPr>
        <w:t>[</w:t>
      </w:r>
      <w:r w:rsidR="00127AFF" w:rsidRPr="00E352EF">
        <w:rPr>
          <w:rFonts w:asciiTheme="majorHAnsi" w:hAnsiTheme="majorHAnsi"/>
          <w:b/>
          <w:szCs w:val="22"/>
        </w:rPr>
        <w:t>outer</w:t>
      </w:r>
      <w:r w:rsidR="00127AFF" w:rsidRPr="00E352EF">
        <w:rPr>
          <w:rFonts w:asciiTheme="majorHAnsi" w:hAnsiTheme="majorHAnsi"/>
          <w:szCs w:val="22"/>
        </w:rPr>
        <w:t xml:space="preserve"> </w:t>
      </w:r>
      <w:r w:rsidRPr="00E352EF">
        <w:rPr>
          <w:rFonts w:asciiTheme="majorHAnsi" w:hAnsiTheme="majorHAnsi"/>
          <w:szCs w:val="22"/>
        </w:rPr>
        <w:t>ds1</w:t>
      </w:r>
      <w:r w:rsidR="00127AFF" w:rsidRPr="00E352EF">
        <w:rPr>
          <w:rFonts w:asciiTheme="majorHAnsi" w:hAnsiTheme="majorHAnsi"/>
          <w:szCs w:val="22"/>
        </w:rPr>
        <w:t>,</w:t>
      </w:r>
      <w:r w:rsidRPr="00E352EF">
        <w:rPr>
          <w:rFonts w:asciiTheme="majorHAnsi" w:hAnsiTheme="majorHAnsi"/>
          <w:szCs w:val="22"/>
        </w:rPr>
        <w:t xml:space="preserve"> ds2 </w:t>
      </w:r>
      <w:r w:rsidRPr="00E352EF">
        <w:rPr>
          <w:rFonts w:asciiTheme="majorHAnsi" w:hAnsiTheme="majorHAnsi"/>
          <w:b/>
          <w:szCs w:val="22"/>
        </w:rPr>
        <w:t>] {</w:t>
      </w:r>
      <w:r w:rsidRPr="00E352EF">
        <w:rPr>
          <w:rFonts w:asciiTheme="majorHAnsi" w:hAnsiTheme="majorHAnsi"/>
          <w:szCs w:val="22"/>
        </w:rPr>
        <w:t xml:space="preserve"> </w:t>
      </w:r>
    </w:p>
    <w:p w14:paraId="4EE29494" w14:textId="2424ADFC" w:rsidR="00534B1C" w:rsidRPr="00E352EF" w:rsidRDefault="00534B1C" w:rsidP="00534B1C">
      <w:pPr>
        <w:ind w:firstLine="706"/>
        <w:rPr>
          <w:rFonts w:asciiTheme="majorHAnsi" w:hAnsiTheme="majorHAnsi"/>
          <w:szCs w:val="22"/>
        </w:rPr>
      </w:pPr>
      <w:r w:rsidRPr="00E352EF">
        <w:rPr>
          <w:rFonts w:asciiTheme="majorHAnsi" w:hAnsiTheme="majorHAnsi"/>
          <w:szCs w:val="22"/>
        </w:rPr>
        <w:t>obs_value = ds1</w:t>
      </w:r>
      <w:del w:id="237" w:author="Laura Viignola" w:date="2017-05-11T09:28:00Z">
        <w:r w:rsidRPr="00E352EF" w:rsidDel="004266D2">
          <w:rPr>
            <w:rFonts w:asciiTheme="majorHAnsi" w:hAnsiTheme="majorHAnsi"/>
            <w:szCs w:val="22"/>
          </w:rPr>
          <w:delText>.</w:delText>
        </w:r>
      </w:del>
      <w:ins w:id="238" w:author="Laura Viignola" w:date="2017-05-11T09:28:00Z">
        <w:r w:rsidR="004266D2">
          <w:rPr>
            <w:rFonts w:asciiTheme="majorHAnsi" w:hAnsiTheme="majorHAnsi"/>
            <w:szCs w:val="22"/>
          </w:rPr>
          <w:t>#</w:t>
        </w:r>
      </w:ins>
      <w:r w:rsidRPr="00E352EF">
        <w:rPr>
          <w:rFonts w:asciiTheme="majorHAnsi" w:hAnsiTheme="majorHAnsi"/>
          <w:szCs w:val="22"/>
        </w:rPr>
        <w:t>obs_value + ds2</w:t>
      </w:r>
      <w:del w:id="239" w:author="Laura Viignola" w:date="2017-05-11T09:28:00Z">
        <w:r w:rsidRPr="00E352EF" w:rsidDel="004266D2">
          <w:rPr>
            <w:rFonts w:asciiTheme="majorHAnsi" w:hAnsiTheme="majorHAnsi"/>
            <w:szCs w:val="22"/>
          </w:rPr>
          <w:delText>.</w:delText>
        </w:r>
      </w:del>
      <w:ins w:id="240" w:author="Laura Viignola" w:date="2017-05-11T09:28:00Z">
        <w:r w:rsidR="004266D2">
          <w:rPr>
            <w:rFonts w:asciiTheme="majorHAnsi" w:hAnsiTheme="majorHAnsi"/>
            <w:szCs w:val="22"/>
          </w:rPr>
          <w:t>#</w:t>
        </w:r>
      </w:ins>
      <w:r w:rsidRPr="00E352EF">
        <w:rPr>
          <w:rFonts w:asciiTheme="majorHAnsi" w:hAnsiTheme="majorHAnsi"/>
          <w:szCs w:val="22"/>
        </w:rPr>
        <w:t xml:space="preserve">obs_value , </w:t>
      </w:r>
    </w:p>
    <w:p w14:paraId="656ACBFA" w14:textId="20543780" w:rsidR="00534B1C" w:rsidRPr="00E352EF" w:rsidRDefault="00534B1C" w:rsidP="00534B1C">
      <w:pPr>
        <w:ind w:firstLine="706"/>
        <w:rPr>
          <w:rFonts w:asciiTheme="majorHAnsi" w:hAnsiTheme="majorHAnsi"/>
          <w:szCs w:val="22"/>
        </w:rPr>
      </w:pPr>
      <w:r w:rsidRPr="00E352EF">
        <w:rPr>
          <w:rFonts w:asciiTheme="majorHAnsi" w:hAnsiTheme="majorHAnsi"/>
          <w:szCs w:val="22"/>
        </w:rPr>
        <w:t>obs_status = ds1</w:t>
      </w:r>
      <w:del w:id="241" w:author="Laura Viignola" w:date="2017-05-11T09:28:00Z">
        <w:r w:rsidRPr="00E352EF" w:rsidDel="004266D2">
          <w:rPr>
            <w:rFonts w:asciiTheme="majorHAnsi" w:hAnsiTheme="majorHAnsi"/>
            <w:szCs w:val="22"/>
          </w:rPr>
          <w:delText>.</w:delText>
        </w:r>
      </w:del>
      <w:ins w:id="242" w:author="Laura Viignola" w:date="2017-05-11T09:28:00Z">
        <w:r w:rsidR="004266D2">
          <w:rPr>
            <w:rFonts w:asciiTheme="majorHAnsi" w:hAnsiTheme="majorHAnsi"/>
            <w:szCs w:val="22"/>
          </w:rPr>
          <w:t>#</w:t>
        </w:r>
      </w:ins>
      <w:r w:rsidRPr="00E352EF">
        <w:rPr>
          <w:rFonts w:asciiTheme="majorHAnsi" w:hAnsiTheme="majorHAnsi"/>
          <w:szCs w:val="22"/>
        </w:rPr>
        <w:t>obs_status</w:t>
      </w:r>
    </w:p>
    <w:p w14:paraId="4D202A55" w14:textId="77777777" w:rsidR="00534B1C" w:rsidRPr="00E352EF" w:rsidRDefault="00534B1C" w:rsidP="00710B3F">
      <w:pPr>
        <w:ind w:firstLine="706"/>
        <w:rPr>
          <w:rFonts w:asciiTheme="majorHAnsi" w:hAnsiTheme="majorHAnsi"/>
          <w:b/>
          <w:szCs w:val="22"/>
        </w:rPr>
      </w:pPr>
      <w:r w:rsidRPr="00E352EF">
        <w:rPr>
          <w:rFonts w:asciiTheme="majorHAnsi" w:hAnsiTheme="majorHAnsi"/>
          <w:b/>
          <w:szCs w:val="22"/>
        </w:rPr>
        <w:t>}</w:t>
      </w:r>
    </w:p>
    <w:tbl>
      <w:tblPr>
        <w:tblW w:w="5630" w:type="dxa"/>
        <w:tblInd w:w="108" w:type="dxa"/>
        <w:tblLook w:val="04A0" w:firstRow="1" w:lastRow="0" w:firstColumn="1" w:lastColumn="0" w:noHBand="0" w:noVBand="1"/>
      </w:tblPr>
      <w:tblGrid>
        <w:gridCol w:w="677"/>
        <w:gridCol w:w="1152"/>
        <w:gridCol w:w="1080"/>
        <w:gridCol w:w="1310"/>
        <w:gridCol w:w="1411"/>
      </w:tblGrid>
      <w:tr w:rsidR="00534B1C" w:rsidRPr="00E352EF" w14:paraId="6592DEA4" w14:textId="77777777" w:rsidTr="00710B3F">
        <w:trPr>
          <w:trHeight w:val="374"/>
        </w:trPr>
        <w:tc>
          <w:tcPr>
            <w:tcW w:w="563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6604EA06" w14:textId="77777777" w:rsidR="00534B1C" w:rsidRPr="00E352EF" w:rsidRDefault="00534B1C" w:rsidP="00534B1C">
            <w:pPr>
              <w:rPr>
                <w:rFonts w:asciiTheme="minorHAnsi" w:hAnsiTheme="minorHAnsi"/>
                <w:szCs w:val="22"/>
              </w:rPr>
            </w:pPr>
            <w:r w:rsidRPr="00E352EF">
              <w:rPr>
                <w:rFonts w:asciiTheme="minorHAnsi" w:hAnsiTheme="minorHAnsi"/>
                <w:szCs w:val="22"/>
              </w:rPr>
              <w:t>ds3</w:t>
            </w:r>
          </w:p>
        </w:tc>
      </w:tr>
      <w:tr w:rsidR="00534B1C" w:rsidRPr="00E352EF" w14:paraId="465BC5BD"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E741A16"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7199608"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B9D9B28"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85616BD"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59B315E5" w14:textId="77777777" w:rsidR="00534B1C" w:rsidRPr="00E352EF" w:rsidRDefault="00534B1C" w:rsidP="00534B1C">
            <w:pPr>
              <w:rPr>
                <w:rFonts w:asciiTheme="minorHAnsi" w:hAnsiTheme="minorHAnsi"/>
                <w:szCs w:val="22"/>
              </w:rPr>
            </w:pPr>
            <w:r w:rsidRPr="00E352EF">
              <w:rPr>
                <w:rFonts w:asciiTheme="minorHAnsi" w:hAnsiTheme="minorHAnsi"/>
                <w:b/>
                <w:szCs w:val="22"/>
              </w:rPr>
              <w:t>OBS_STATUS</w:t>
            </w:r>
          </w:p>
        </w:tc>
      </w:tr>
      <w:tr w:rsidR="00534B1C" w:rsidRPr="00E352EF" w14:paraId="1DE9680E" w14:textId="77777777" w:rsidTr="00534B1C">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BDAB71"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66E858" w14:textId="77777777" w:rsidR="00534B1C" w:rsidRPr="00E352EF" w:rsidRDefault="00534B1C" w:rsidP="00534B1C">
            <w:pPr>
              <w:rPr>
                <w:rFonts w:asciiTheme="minorHAnsi" w:hAnsiTheme="minorHAnsi"/>
                <w:szCs w:val="22"/>
              </w:rPr>
            </w:pPr>
            <w:r w:rsidRPr="00E352EF">
              <w:rPr>
                <w:rFonts w:asciiTheme="minorHAnsi" w:hAnsiTheme="minorHAnsi"/>
                <w:szCs w:val="22"/>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EC26B9"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966E3C" w14:textId="77777777" w:rsidR="00534B1C" w:rsidRPr="00E352EF" w:rsidRDefault="00534B1C" w:rsidP="00534B1C">
            <w:pPr>
              <w:rPr>
                <w:rFonts w:asciiTheme="minorHAnsi" w:hAnsiTheme="minorHAnsi"/>
                <w:szCs w:val="22"/>
              </w:rPr>
            </w:pPr>
            <w:r w:rsidRPr="00E352EF">
              <w:rPr>
                <w:rFonts w:asciiTheme="minorHAnsi" w:hAnsiTheme="minorHAnsi"/>
                <w:szCs w:val="22"/>
              </w:rPr>
              <w:t>30</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0FC445" w14:textId="77777777" w:rsidR="00534B1C" w:rsidRPr="00E352EF" w:rsidRDefault="00534B1C" w:rsidP="00534B1C">
            <w:pPr>
              <w:rPr>
                <w:rFonts w:asciiTheme="minorHAnsi" w:hAnsiTheme="minorHAnsi"/>
                <w:szCs w:val="22"/>
              </w:rPr>
            </w:pPr>
            <w:r w:rsidRPr="00E352EF">
              <w:rPr>
                <w:rFonts w:asciiTheme="minorHAnsi" w:hAnsiTheme="minorHAnsi"/>
                <w:szCs w:val="22"/>
              </w:rPr>
              <w:t>E</w:t>
            </w:r>
          </w:p>
        </w:tc>
      </w:tr>
      <w:tr w:rsidR="00534B1C" w:rsidRPr="00E352EF" w14:paraId="3789E964"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49A486"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396E71" w14:textId="77777777" w:rsidR="00534B1C" w:rsidRPr="00E352EF" w:rsidRDefault="00534B1C" w:rsidP="00534B1C">
            <w:pPr>
              <w:rPr>
                <w:rFonts w:asciiTheme="minorHAnsi" w:hAnsiTheme="minorHAnsi"/>
                <w:szCs w:val="22"/>
              </w:rPr>
            </w:pPr>
            <w:r w:rsidRPr="00E352EF">
              <w:rPr>
                <w:rFonts w:asciiTheme="minorHAnsi" w:hAnsiTheme="minorHAnsi"/>
                <w:szCs w:val="22"/>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4E9CA5"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DC5D9A" w14:textId="77777777" w:rsidR="00534B1C" w:rsidRPr="00E352EF" w:rsidRDefault="00534B1C" w:rsidP="00534B1C">
            <w:pPr>
              <w:rPr>
                <w:rFonts w:asciiTheme="minorHAnsi" w:hAnsiTheme="minorHAnsi"/>
                <w:szCs w:val="22"/>
              </w:rPr>
            </w:pP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FFB9DB"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r w:rsidR="00534B1C" w:rsidRPr="00E352EF" w14:paraId="2D57C49D"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CB6B35"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DCADD7" w14:textId="77777777" w:rsidR="00534B1C" w:rsidRPr="00E352EF" w:rsidRDefault="00534B1C" w:rsidP="00534B1C">
            <w:pPr>
              <w:rPr>
                <w:rFonts w:asciiTheme="minorHAnsi" w:hAnsiTheme="minorHAnsi"/>
                <w:szCs w:val="22"/>
              </w:rPr>
            </w:pPr>
            <w:r w:rsidRPr="00E352EF">
              <w:rPr>
                <w:rFonts w:asciiTheme="minorHAnsi" w:hAnsiTheme="minorHAnsi"/>
                <w:szCs w:val="22"/>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05E5EC"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528040"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0EF848"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bl>
    <w:p w14:paraId="1B1E8870" w14:textId="77777777" w:rsidR="00534B1C" w:rsidRPr="00E352EF" w:rsidRDefault="00534B1C" w:rsidP="00534B1C">
      <w:pPr>
        <w:rPr>
          <w:rFonts w:asciiTheme="minorHAnsi" w:hAnsiTheme="minorHAnsi"/>
          <w:szCs w:val="22"/>
        </w:rPr>
      </w:pPr>
    </w:p>
    <w:p w14:paraId="7D64FC83" w14:textId="77777777" w:rsidR="00710B3F" w:rsidRPr="00E352EF" w:rsidRDefault="00710B3F" w:rsidP="00534B1C">
      <w:pPr>
        <w:rPr>
          <w:rFonts w:ascii="Cambria" w:hAnsi="Cambria"/>
          <w:szCs w:val="22"/>
        </w:rPr>
      </w:pPr>
      <w:r w:rsidRPr="00E352EF">
        <w:rPr>
          <w:rFonts w:ascii="Cambria" w:hAnsi="Cambria"/>
          <w:szCs w:val="22"/>
        </w:rPr>
        <w:t>3)</w:t>
      </w:r>
    </w:p>
    <w:p w14:paraId="263826E7" w14:textId="77777777" w:rsidR="00534B1C" w:rsidRPr="00E352EF" w:rsidRDefault="00534B1C" w:rsidP="00534B1C">
      <w:pPr>
        <w:rPr>
          <w:rFonts w:ascii="Cambria" w:hAnsi="Cambria"/>
          <w:szCs w:val="22"/>
        </w:rPr>
      </w:pPr>
      <w:r w:rsidRPr="00E352EF">
        <w:rPr>
          <w:rFonts w:ascii="Cambria" w:hAnsi="Cambria"/>
          <w:szCs w:val="22"/>
        </w:rPr>
        <w:t>nvl is used to replace the null value with 0 (compare with the previous example)</w:t>
      </w:r>
    </w:p>
    <w:p w14:paraId="53392264" w14:textId="77777777" w:rsidR="00534B1C" w:rsidRPr="00E352EF" w:rsidRDefault="00534B1C" w:rsidP="00534B1C">
      <w:pPr>
        <w:rPr>
          <w:rFonts w:ascii="Cambria" w:hAnsi="Cambria"/>
          <w:szCs w:val="22"/>
        </w:rPr>
      </w:pPr>
      <w:r w:rsidRPr="00E352EF">
        <w:rPr>
          <w:rFonts w:ascii="Cambria" w:hAnsi="Cambria"/>
          <w:szCs w:val="22"/>
        </w:rPr>
        <w:t xml:space="preserve">ds_bop3 := </w:t>
      </w:r>
      <w:r w:rsidRPr="00E352EF">
        <w:rPr>
          <w:rFonts w:ascii="Cambria" w:hAnsi="Cambria"/>
          <w:b/>
          <w:szCs w:val="22"/>
        </w:rPr>
        <w:t>[</w:t>
      </w:r>
      <w:r w:rsidR="00127AFF" w:rsidRPr="00E352EF">
        <w:rPr>
          <w:rFonts w:ascii="Cambria" w:hAnsi="Cambria"/>
          <w:b/>
          <w:szCs w:val="22"/>
        </w:rPr>
        <w:t>outer</w:t>
      </w:r>
      <w:r w:rsidR="00127AFF" w:rsidRPr="00E352EF">
        <w:rPr>
          <w:rFonts w:ascii="Cambria" w:hAnsi="Cambria"/>
          <w:szCs w:val="22"/>
        </w:rPr>
        <w:t xml:space="preserve"> </w:t>
      </w:r>
      <w:r w:rsidRPr="00E352EF">
        <w:rPr>
          <w:rFonts w:ascii="Cambria" w:hAnsi="Cambria"/>
          <w:szCs w:val="22"/>
        </w:rPr>
        <w:t>ds1</w:t>
      </w:r>
      <w:r w:rsidR="00127AFF" w:rsidRPr="00E352EF">
        <w:rPr>
          <w:rFonts w:ascii="Cambria" w:hAnsi="Cambria"/>
          <w:szCs w:val="22"/>
        </w:rPr>
        <w:t>,</w:t>
      </w:r>
      <w:r w:rsidRPr="00E352EF">
        <w:rPr>
          <w:rFonts w:ascii="Cambria" w:hAnsi="Cambria"/>
          <w:szCs w:val="22"/>
        </w:rPr>
        <w:t xml:space="preserve"> ds2 </w:t>
      </w:r>
      <w:r w:rsidRPr="00E352EF">
        <w:rPr>
          <w:rFonts w:ascii="Cambria" w:hAnsi="Cambria"/>
          <w:b/>
          <w:szCs w:val="22"/>
        </w:rPr>
        <w:t>] {</w:t>
      </w:r>
      <w:r w:rsidRPr="00E352EF">
        <w:rPr>
          <w:rFonts w:ascii="Cambria" w:hAnsi="Cambria"/>
          <w:szCs w:val="22"/>
        </w:rPr>
        <w:t xml:space="preserve"> </w:t>
      </w:r>
    </w:p>
    <w:p w14:paraId="51E93230" w14:textId="2E203F3E" w:rsidR="00534B1C" w:rsidRPr="00E352EF" w:rsidRDefault="00534B1C" w:rsidP="00534B1C">
      <w:pPr>
        <w:ind w:firstLine="706"/>
        <w:rPr>
          <w:rFonts w:ascii="Cambria" w:hAnsi="Cambria"/>
          <w:szCs w:val="22"/>
        </w:rPr>
      </w:pPr>
      <w:r w:rsidRPr="00E352EF">
        <w:rPr>
          <w:rFonts w:ascii="Cambria" w:hAnsi="Cambria"/>
          <w:szCs w:val="22"/>
        </w:rPr>
        <w:t>obs_value = ds1</w:t>
      </w:r>
      <w:del w:id="243" w:author="Laura Viignola" w:date="2017-05-11T09:28:00Z">
        <w:r w:rsidRPr="00E352EF" w:rsidDel="004266D2">
          <w:rPr>
            <w:rFonts w:ascii="Cambria" w:hAnsi="Cambria"/>
            <w:szCs w:val="22"/>
          </w:rPr>
          <w:delText>.</w:delText>
        </w:r>
      </w:del>
      <w:ins w:id="244" w:author="Laura Viignola" w:date="2017-05-11T09:28:00Z">
        <w:r w:rsidR="004266D2">
          <w:rPr>
            <w:rFonts w:ascii="Cambria" w:hAnsi="Cambria"/>
            <w:szCs w:val="22"/>
          </w:rPr>
          <w:t>#</w:t>
        </w:r>
      </w:ins>
      <w:r w:rsidRPr="00E352EF">
        <w:rPr>
          <w:rFonts w:ascii="Cambria" w:hAnsi="Cambria"/>
          <w:szCs w:val="22"/>
        </w:rPr>
        <w:t>obs_value + nvl (ds2</w:t>
      </w:r>
      <w:del w:id="245" w:author="Laura Viignola" w:date="2017-05-11T09:28:00Z">
        <w:r w:rsidRPr="00E352EF" w:rsidDel="004266D2">
          <w:rPr>
            <w:rFonts w:ascii="Cambria" w:hAnsi="Cambria"/>
            <w:szCs w:val="22"/>
          </w:rPr>
          <w:delText>.</w:delText>
        </w:r>
      </w:del>
      <w:ins w:id="246" w:author="Laura Viignola" w:date="2017-05-11T09:28:00Z">
        <w:r w:rsidR="004266D2">
          <w:rPr>
            <w:rFonts w:ascii="Cambria" w:hAnsi="Cambria"/>
            <w:szCs w:val="22"/>
          </w:rPr>
          <w:t>#</w:t>
        </w:r>
      </w:ins>
      <w:r w:rsidRPr="00E352EF">
        <w:rPr>
          <w:rFonts w:ascii="Cambria" w:hAnsi="Cambria"/>
          <w:szCs w:val="22"/>
        </w:rPr>
        <w:t xml:space="preserve">obs_value, 0) , </w:t>
      </w:r>
    </w:p>
    <w:p w14:paraId="7A374FCC" w14:textId="1BFD63F4" w:rsidR="00534B1C" w:rsidRPr="00E352EF" w:rsidRDefault="00534B1C" w:rsidP="00534B1C">
      <w:pPr>
        <w:ind w:firstLine="706"/>
        <w:rPr>
          <w:rFonts w:ascii="Cambria" w:hAnsi="Cambria"/>
          <w:szCs w:val="22"/>
        </w:rPr>
      </w:pPr>
      <w:r w:rsidRPr="00E352EF">
        <w:rPr>
          <w:rFonts w:ascii="Cambria" w:hAnsi="Cambria"/>
          <w:szCs w:val="22"/>
        </w:rPr>
        <w:t>obs_status = ds1</w:t>
      </w:r>
      <w:del w:id="247" w:author="Laura Viignola" w:date="2017-05-11T09:28:00Z">
        <w:r w:rsidRPr="00E352EF" w:rsidDel="004266D2">
          <w:rPr>
            <w:rFonts w:ascii="Cambria" w:hAnsi="Cambria"/>
            <w:szCs w:val="22"/>
          </w:rPr>
          <w:delText>.</w:delText>
        </w:r>
      </w:del>
      <w:ins w:id="248" w:author="Laura Viignola" w:date="2017-05-11T09:28:00Z">
        <w:r w:rsidR="004266D2">
          <w:rPr>
            <w:rFonts w:ascii="Cambria" w:hAnsi="Cambria"/>
            <w:szCs w:val="22"/>
          </w:rPr>
          <w:t>#</w:t>
        </w:r>
      </w:ins>
      <w:r w:rsidRPr="00E352EF">
        <w:rPr>
          <w:rFonts w:ascii="Cambria" w:hAnsi="Cambria"/>
          <w:szCs w:val="22"/>
        </w:rPr>
        <w:t>obs_status</w:t>
      </w:r>
    </w:p>
    <w:p w14:paraId="36FD48AF" w14:textId="77777777" w:rsidR="00534B1C" w:rsidRPr="00E352EF" w:rsidRDefault="00534B1C" w:rsidP="00710B3F">
      <w:pPr>
        <w:ind w:firstLine="706"/>
        <w:rPr>
          <w:rFonts w:ascii="Cambria" w:hAnsi="Cambria"/>
          <w:b/>
          <w:szCs w:val="22"/>
        </w:rPr>
      </w:pPr>
      <w:r w:rsidRPr="00E352EF">
        <w:rPr>
          <w:rFonts w:ascii="Cambria" w:hAnsi="Cambria"/>
          <w:b/>
          <w:szCs w:val="22"/>
        </w:rPr>
        <w:t>}</w:t>
      </w:r>
    </w:p>
    <w:tbl>
      <w:tblPr>
        <w:tblW w:w="5630" w:type="dxa"/>
        <w:tblInd w:w="108" w:type="dxa"/>
        <w:tblLook w:val="04A0" w:firstRow="1" w:lastRow="0" w:firstColumn="1" w:lastColumn="0" w:noHBand="0" w:noVBand="1"/>
      </w:tblPr>
      <w:tblGrid>
        <w:gridCol w:w="677"/>
        <w:gridCol w:w="1152"/>
        <w:gridCol w:w="1080"/>
        <w:gridCol w:w="1310"/>
        <w:gridCol w:w="1411"/>
      </w:tblGrid>
      <w:tr w:rsidR="00534B1C" w:rsidRPr="00E352EF" w14:paraId="27ECA5C5" w14:textId="77777777" w:rsidTr="00710B3F">
        <w:trPr>
          <w:trHeight w:val="374"/>
        </w:trPr>
        <w:tc>
          <w:tcPr>
            <w:tcW w:w="563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2DDA39EB" w14:textId="501343A7" w:rsidR="00534B1C" w:rsidRPr="00E352EF" w:rsidRDefault="00B93728" w:rsidP="00534B1C">
            <w:pPr>
              <w:rPr>
                <w:rFonts w:asciiTheme="minorHAnsi" w:hAnsiTheme="minorHAnsi"/>
                <w:szCs w:val="22"/>
              </w:rPr>
            </w:pPr>
            <w:del w:id="249" w:author="Laura Viignola" w:date="2017-05-10T18:08:00Z">
              <w:r w:rsidRPr="00E352EF" w:rsidDel="00B93728">
                <w:rPr>
                  <w:rFonts w:asciiTheme="minorHAnsi" w:hAnsiTheme="minorHAnsi"/>
                  <w:szCs w:val="22"/>
                </w:rPr>
                <w:delText>D</w:delText>
              </w:r>
              <w:r w:rsidR="00534B1C" w:rsidRPr="00E352EF" w:rsidDel="00B93728">
                <w:rPr>
                  <w:rFonts w:asciiTheme="minorHAnsi" w:hAnsiTheme="minorHAnsi"/>
                  <w:szCs w:val="22"/>
                </w:rPr>
                <w:delText>s</w:delText>
              </w:r>
            </w:del>
            <w:ins w:id="250" w:author="Laura Viignola" w:date="2017-05-10T18:08:00Z">
              <w:r>
                <w:rPr>
                  <w:rFonts w:asciiTheme="minorHAnsi" w:hAnsiTheme="minorHAnsi"/>
                  <w:szCs w:val="22"/>
                </w:rPr>
                <w:t>d</w:t>
              </w:r>
              <w:r w:rsidRPr="00E352EF">
                <w:rPr>
                  <w:rFonts w:asciiTheme="minorHAnsi" w:hAnsiTheme="minorHAnsi"/>
                  <w:szCs w:val="22"/>
                </w:rPr>
                <w:t>s</w:t>
              </w:r>
              <w:r>
                <w:rPr>
                  <w:rFonts w:asciiTheme="minorHAnsi" w:hAnsiTheme="minorHAnsi"/>
                  <w:szCs w:val="22"/>
                </w:rPr>
                <w:t>_bop</w:t>
              </w:r>
            </w:ins>
            <w:r w:rsidR="00534B1C" w:rsidRPr="00E352EF">
              <w:rPr>
                <w:rFonts w:asciiTheme="minorHAnsi" w:hAnsiTheme="minorHAnsi"/>
                <w:szCs w:val="22"/>
              </w:rPr>
              <w:t>3</w:t>
            </w:r>
          </w:p>
        </w:tc>
      </w:tr>
      <w:tr w:rsidR="00534B1C" w:rsidRPr="00E352EF" w14:paraId="46F90061"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CA02F4A"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842F09D"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B15A2DB"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8159402"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2EDBF2A9" w14:textId="77777777" w:rsidR="00534B1C" w:rsidRPr="00E352EF" w:rsidRDefault="00534B1C" w:rsidP="00534B1C">
            <w:pPr>
              <w:rPr>
                <w:rFonts w:asciiTheme="minorHAnsi" w:hAnsiTheme="minorHAnsi"/>
                <w:szCs w:val="22"/>
              </w:rPr>
            </w:pPr>
            <w:r w:rsidRPr="00E352EF">
              <w:rPr>
                <w:rFonts w:asciiTheme="minorHAnsi" w:hAnsiTheme="minorHAnsi"/>
                <w:b/>
                <w:szCs w:val="22"/>
              </w:rPr>
              <w:t>OBS_STATUS</w:t>
            </w:r>
          </w:p>
        </w:tc>
      </w:tr>
      <w:tr w:rsidR="00534B1C" w:rsidRPr="00E352EF" w14:paraId="3B7A1DFF" w14:textId="77777777" w:rsidTr="00534B1C">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9071E9"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6EEE55" w14:textId="77777777" w:rsidR="00534B1C" w:rsidRPr="00E352EF" w:rsidRDefault="00534B1C" w:rsidP="00534B1C">
            <w:pPr>
              <w:rPr>
                <w:rFonts w:asciiTheme="minorHAnsi" w:hAnsiTheme="minorHAnsi"/>
                <w:szCs w:val="22"/>
              </w:rPr>
            </w:pPr>
            <w:r w:rsidRPr="00E352EF">
              <w:rPr>
                <w:rFonts w:asciiTheme="minorHAnsi" w:hAnsiTheme="minorHAnsi"/>
                <w:szCs w:val="22"/>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BA01ED"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E8D324" w14:textId="77777777" w:rsidR="00534B1C" w:rsidRPr="00E352EF" w:rsidRDefault="00534B1C" w:rsidP="00534B1C">
            <w:pPr>
              <w:rPr>
                <w:rFonts w:asciiTheme="minorHAnsi" w:hAnsiTheme="minorHAnsi"/>
                <w:szCs w:val="22"/>
              </w:rPr>
            </w:pPr>
            <w:r w:rsidRPr="00E352EF">
              <w:rPr>
                <w:rFonts w:asciiTheme="minorHAnsi" w:hAnsiTheme="minorHAnsi"/>
                <w:szCs w:val="22"/>
              </w:rPr>
              <w:t>30</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F8D116" w14:textId="77777777" w:rsidR="00534B1C" w:rsidRPr="00E352EF" w:rsidRDefault="00534B1C" w:rsidP="00534B1C">
            <w:pPr>
              <w:rPr>
                <w:rFonts w:asciiTheme="minorHAnsi" w:hAnsiTheme="minorHAnsi"/>
                <w:szCs w:val="22"/>
              </w:rPr>
            </w:pPr>
            <w:r w:rsidRPr="00E352EF">
              <w:rPr>
                <w:rFonts w:asciiTheme="minorHAnsi" w:hAnsiTheme="minorHAnsi"/>
                <w:szCs w:val="22"/>
              </w:rPr>
              <w:t>E</w:t>
            </w:r>
          </w:p>
        </w:tc>
      </w:tr>
      <w:tr w:rsidR="00534B1C" w:rsidRPr="00E352EF" w14:paraId="51C8C60F"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DD93C8"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7B38D3" w14:textId="77777777" w:rsidR="00534B1C" w:rsidRPr="00E352EF" w:rsidRDefault="00534B1C" w:rsidP="00534B1C">
            <w:pPr>
              <w:rPr>
                <w:rFonts w:asciiTheme="minorHAnsi" w:hAnsiTheme="minorHAnsi"/>
                <w:szCs w:val="22"/>
              </w:rPr>
            </w:pPr>
            <w:r w:rsidRPr="00E352EF">
              <w:rPr>
                <w:rFonts w:asciiTheme="minorHAnsi" w:hAnsiTheme="minorHAnsi"/>
                <w:szCs w:val="22"/>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3FAFF9"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4EBB92" w14:textId="77777777" w:rsidR="00534B1C" w:rsidRPr="00E352EF" w:rsidRDefault="00534B1C" w:rsidP="00534B1C">
            <w:pPr>
              <w:rPr>
                <w:rFonts w:asciiTheme="minorHAnsi" w:hAnsiTheme="minorHAnsi"/>
                <w:szCs w:val="22"/>
              </w:rPr>
            </w:pPr>
            <w:r w:rsidRPr="00E352EF">
              <w:rPr>
                <w:rFonts w:asciiTheme="minorHAnsi" w:hAnsiTheme="minorHAnsi"/>
                <w:szCs w:val="22"/>
              </w:rPr>
              <w:t>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7EC142"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r w:rsidR="00534B1C" w:rsidRPr="00E352EF" w14:paraId="67610B9C"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63196C"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D31442" w14:textId="77777777" w:rsidR="00534B1C" w:rsidRPr="00E352EF" w:rsidRDefault="00534B1C" w:rsidP="00534B1C">
            <w:pPr>
              <w:rPr>
                <w:rFonts w:asciiTheme="minorHAnsi" w:hAnsiTheme="minorHAnsi"/>
                <w:szCs w:val="22"/>
              </w:rPr>
            </w:pPr>
            <w:r w:rsidRPr="00E352EF">
              <w:rPr>
                <w:rFonts w:asciiTheme="minorHAnsi" w:hAnsiTheme="minorHAnsi"/>
                <w:szCs w:val="22"/>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BD0183"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F0011D" w14:textId="77777777" w:rsidR="00534B1C" w:rsidRPr="00E352EF" w:rsidRDefault="00534B1C" w:rsidP="00534B1C">
            <w:pPr>
              <w:rPr>
                <w:rFonts w:asciiTheme="minorHAnsi" w:hAnsiTheme="minorHAnsi"/>
                <w:szCs w:val="22"/>
              </w:rPr>
            </w:pPr>
            <w:r w:rsidRPr="00E352EF">
              <w:rPr>
                <w:rFonts w:asciiTheme="minorHAnsi" w:hAnsiTheme="minorHAnsi"/>
                <w:szCs w:val="22"/>
              </w:rPr>
              <w:t>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679F90"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bl>
    <w:p w14:paraId="110757A3" w14:textId="77777777" w:rsidR="00534B1C" w:rsidRPr="00E352EF" w:rsidRDefault="00534B1C" w:rsidP="00534B1C">
      <w:pPr>
        <w:rPr>
          <w:rFonts w:asciiTheme="minorHAnsi" w:hAnsiTheme="minorHAnsi"/>
          <w:szCs w:val="22"/>
        </w:rPr>
      </w:pPr>
    </w:p>
    <w:p w14:paraId="61B9B445" w14:textId="77777777" w:rsidR="00710B3F" w:rsidRPr="00E352EF" w:rsidRDefault="00710B3F" w:rsidP="00534B1C">
      <w:pPr>
        <w:rPr>
          <w:rFonts w:ascii="Cambria" w:hAnsi="Cambria"/>
          <w:szCs w:val="22"/>
        </w:rPr>
      </w:pPr>
      <w:r w:rsidRPr="00E352EF">
        <w:rPr>
          <w:rFonts w:ascii="Cambria" w:hAnsi="Cambria"/>
          <w:szCs w:val="22"/>
        </w:rPr>
        <w:t>4)</w:t>
      </w:r>
    </w:p>
    <w:p w14:paraId="2C45B3C7" w14:textId="478A3525" w:rsidR="00534B1C" w:rsidRPr="00E352EF" w:rsidRDefault="00534B1C" w:rsidP="00534B1C">
      <w:pPr>
        <w:rPr>
          <w:rFonts w:ascii="Cambria" w:hAnsi="Cambria"/>
          <w:szCs w:val="22"/>
        </w:rPr>
      </w:pPr>
      <w:r w:rsidRPr="00E352EF">
        <w:rPr>
          <w:rFonts w:ascii="Cambria" w:hAnsi="Cambria"/>
          <w:szCs w:val="22"/>
        </w:rPr>
        <w:t xml:space="preserve">example of join defined on a subset of the </w:t>
      </w:r>
      <w:r w:rsidR="00A82077" w:rsidRPr="00E352EF">
        <w:rPr>
          <w:rFonts w:ascii="Cambria" w:eastAsia="Calibri" w:hAnsi="Cambria" w:cs="Calibri"/>
        </w:rPr>
        <w:t>Identifier Component</w:t>
      </w:r>
      <w:r w:rsidRPr="00E352EF">
        <w:rPr>
          <w:rFonts w:ascii="Cambria" w:hAnsi="Cambria"/>
          <w:szCs w:val="22"/>
        </w:rPr>
        <w:t>s (family_id)</w:t>
      </w:r>
    </w:p>
    <w:tbl>
      <w:tblPr>
        <w:tblW w:w="0" w:type="auto"/>
        <w:tblInd w:w="108" w:type="dxa"/>
        <w:tblBorders>
          <w:top w:val="nil"/>
          <w:left w:val="nil"/>
          <w:bottom w:val="nil"/>
          <w:right w:val="nil"/>
        </w:tblBorders>
        <w:tblLook w:val="0000" w:firstRow="0" w:lastRow="0" w:firstColumn="0" w:lastColumn="0" w:noHBand="0" w:noVBand="0"/>
      </w:tblPr>
      <w:tblGrid>
        <w:gridCol w:w="1294"/>
        <w:gridCol w:w="1294"/>
        <w:gridCol w:w="961"/>
        <w:gridCol w:w="1583"/>
      </w:tblGrid>
      <w:tr w:rsidR="00534B1C" w:rsidRPr="00E352EF" w14:paraId="11D029FD" w14:textId="77777777" w:rsidTr="00534B1C">
        <w:trPr>
          <w:trHeight w:val="100"/>
        </w:trPr>
        <w:tc>
          <w:tcPr>
            <w:tcW w:w="4512" w:type="dxa"/>
            <w:gridSpan w:val="4"/>
            <w:tcBorders>
              <w:top w:val="single" w:sz="4" w:space="0" w:color="auto"/>
              <w:left w:val="single" w:sz="4" w:space="0" w:color="auto"/>
              <w:bottom w:val="single" w:sz="4" w:space="0" w:color="auto"/>
              <w:right w:val="single" w:sz="4" w:space="0" w:color="auto"/>
            </w:tcBorders>
            <w:shd w:val="clear" w:color="auto" w:fill="F2DBDB" w:themeFill="accent2" w:themeFillTint="33"/>
          </w:tcPr>
          <w:p w14:paraId="090EA4AD" w14:textId="77777777" w:rsidR="00534B1C" w:rsidRPr="00E352EF" w:rsidRDefault="00534B1C" w:rsidP="00534B1C">
            <w:pPr>
              <w:autoSpaceDE w:val="0"/>
              <w:autoSpaceDN w:val="0"/>
              <w:adjustRightInd w:val="0"/>
              <w:spacing w:before="120" w:after="120"/>
            </w:pPr>
            <w:r w:rsidRPr="00E352EF">
              <w:t>ds_census</w:t>
            </w:r>
          </w:p>
        </w:tc>
      </w:tr>
      <w:tr w:rsidR="00534B1C" w:rsidRPr="00E352EF" w14:paraId="4C19B2A5" w14:textId="77777777" w:rsidTr="00534B1C">
        <w:trPr>
          <w:trHeight w:val="100"/>
        </w:trPr>
        <w:tc>
          <w:tcPr>
            <w:tcW w:w="117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E777AB" w14:textId="77777777" w:rsidR="00534B1C" w:rsidRPr="00E352EF" w:rsidRDefault="00534B1C" w:rsidP="00534B1C">
            <w:pPr>
              <w:autoSpaceDE w:val="0"/>
              <w:autoSpaceDN w:val="0"/>
              <w:adjustRightInd w:val="0"/>
              <w:rPr>
                <w:rFonts w:cs="Consolas"/>
                <w:bCs/>
              </w:rPr>
            </w:pPr>
            <w:r w:rsidRPr="00E352EF">
              <w:rPr>
                <w:rFonts w:cs="Consolas"/>
                <w:bCs/>
              </w:rPr>
              <w:t>PERSON_ID</w:t>
            </w:r>
          </w:p>
        </w:tc>
        <w:tc>
          <w:tcPr>
            <w:tcW w:w="11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E6D421" w14:textId="77777777" w:rsidR="00534B1C" w:rsidRPr="00E352EF" w:rsidRDefault="00534B1C" w:rsidP="00534B1C">
            <w:pPr>
              <w:autoSpaceDE w:val="0"/>
              <w:autoSpaceDN w:val="0"/>
              <w:adjustRightInd w:val="0"/>
              <w:rPr>
                <w:rFonts w:cs="Consolas"/>
                <w:bCs/>
              </w:rPr>
            </w:pPr>
            <w:r w:rsidRPr="00E352EF">
              <w:rPr>
                <w:rFonts w:cs="Consolas"/>
                <w:bCs/>
              </w:rPr>
              <w:t xml:space="preserve">FAMILY_ID </w:t>
            </w:r>
          </w:p>
        </w:tc>
        <w:tc>
          <w:tcPr>
            <w:tcW w:w="0" w:type="auto"/>
            <w:tcBorders>
              <w:top w:val="single" w:sz="4" w:space="0" w:color="auto"/>
              <w:left w:val="single" w:sz="4" w:space="0" w:color="auto"/>
              <w:bottom w:val="single" w:sz="4" w:space="0" w:color="auto"/>
              <w:right w:val="single" w:sz="4" w:space="0" w:color="auto"/>
            </w:tcBorders>
            <w:shd w:val="clear" w:color="auto" w:fill="C6D9F1" w:themeFill="text2" w:themeFillTint="33"/>
          </w:tcPr>
          <w:p w14:paraId="1564DD51" w14:textId="77777777" w:rsidR="00534B1C" w:rsidRPr="00E352EF" w:rsidRDefault="00534B1C" w:rsidP="00534B1C">
            <w:pPr>
              <w:autoSpaceDE w:val="0"/>
              <w:autoSpaceDN w:val="0"/>
              <w:adjustRightInd w:val="0"/>
              <w:rPr>
                <w:rFonts w:cs="Consolas"/>
                <w:bCs/>
              </w:rPr>
            </w:pPr>
            <w:r w:rsidRPr="00E352EF">
              <w:t>REL</w:t>
            </w:r>
          </w:p>
        </w:tc>
        <w:tc>
          <w:tcPr>
            <w:tcW w:w="0" w:type="auto"/>
            <w:tcBorders>
              <w:top w:val="single" w:sz="4" w:space="0" w:color="auto"/>
              <w:left w:val="single" w:sz="4" w:space="0" w:color="auto"/>
              <w:bottom w:val="single" w:sz="4" w:space="0" w:color="auto"/>
              <w:right w:val="single" w:sz="4" w:space="0" w:color="auto"/>
            </w:tcBorders>
            <w:shd w:val="clear" w:color="auto" w:fill="C6D9F1" w:themeFill="text2" w:themeFillTint="33"/>
          </w:tcPr>
          <w:p w14:paraId="598B3268" w14:textId="77777777" w:rsidR="00534B1C" w:rsidRPr="00E352EF" w:rsidRDefault="00534B1C" w:rsidP="00534B1C">
            <w:pPr>
              <w:autoSpaceDE w:val="0"/>
              <w:autoSpaceDN w:val="0"/>
              <w:adjustRightInd w:val="0"/>
              <w:rPr>
                <w:rFonts w:cs="Consolas"/>
                <w:bCs/>
              </w:rPr>
            </w:pPr>
            <w:r w:rsidRPr="00E352EF">
              <w:t>NATIONALITY</w:t>
            </w:r>
          </w:p>
        </w:tc>
      </w:tr>
      <w:tr w:rsidR="00534B1C" w:rsidRPr="00E352EF" w14:paraId="5C5D3BF4" w14:textId="77777777" w:rsidTr="00534B1C">
        <w:trPr>
          <w:trHeight w:val="284"/>
        </w:trPr>
        <w:tc>
          <w:tcPr>
            <w:tcW w:w="1174" w:type="dxa"/>
            <w:tcBorders>
              <w:top w:val="single" w:sz="4" w:space="0" w:color="auto"/>
              <w:left w:val="single" w:sz="4" w:space="0" w:color="auto"/>
              <w:bottom w:val="single" w:sz="4" w:space="0" w:color="auto"/>
              <w:right w:val="single" w:sz="4" w:space="0" w:color="auto"/>
            </w:tcBorders>
          </w:tcPr>
          <w:p w14:paraId="10E74F3E" w14:textId="77777777" w:rsidR="00534B1C" w:rsidRPr="00E352EF" w:rsidRDefault="00534B1C" w:rsidP="00534B1C">
            <w:pPr>
              <w:autoSpaceDE w:val="0"/>
              <w:autoSpaceDN w:val="0"/>
              <w:adjustRightInd w:val="0"/>
              <w:rPr>
                <w:rFonts w:cs="Consolas"/>
              </w:rPr>
            </w:pPr>
            <w:r w:rsidRPr="00E352EF">
              <w:rPr>
                <w:rFonts w:cs="Consolas"/>
              </w:rPr>
              <w:t>1</w:t>
            </w:r>
          </w:p>
        </w:tc>
        <w:tc>
          <w:tcPr>
            <w:tcW w:w="1125" w:type="dxa"/>
            <w:tcBorders>
              <w:top w:val="single" w:sz="4" w:space="0" w:color="auto"/>
              <w:left w:val="single" w:sz="4" w:space="0" w:color="auto"/>
              <w:bottom w:val="single" w:sz="4" w:space="0" w:color="auto"/>
              <w:right w:val="single" w:sz="4" w:space="0" w:color="auto"/>
            </w:tcBorders>
          </w:tcPr>
          <w:p w14:paraId="14D7B533" w14:textId="77777777" w:rsidR="00534B1C" w:rsidRPr="00E352EF" w:rsidRDefault="00534B1C" w:rsidP="00534B1C">
            <w:pPr>
              <w:autoSpaceDE w:val="0"/>
              <w:autoSpaceDN w:val="0"/>
              <w:adjustRightInd w:val="0"/>
              <w:rPr>
                <w:rFonts w:cs="Consolas"/>
              </w:rPr>
            </w:pPr>
            <w:r w:rsidRPr="00E352EF">
              <w:rPr>
                <w:rFonts w:cs="Consolas"/>
              </w:rPr>
              <w:t>1</w:t>
            </w:r>
          </w:p>
        </w:tc>
        <w:tc>
          <w:tcPr>
            <w:tcW w:w="0" w:type="auto"/>
            <w:tcBorders>
              <w:top w:val="single" w:sz="4" w:space="0" w:color="auto"/>
              <w:left w:val="single" w:sz="4" w:space="0" w:color="auto"/>
              <w:bottom w:val="single" w:sz="4" w:space="0" w:color="auto"/>
              <w:right w:val="single" w:sz="4" w:space="0" w:color="auto"/>
            </w:tcBorders>
          </w:tcPr>
          <w:p w14:paraId="324F176E" w14:textId="77777777" w:rsidR="00534B1C" w:rsidRPr="00E352EF" w:rsidRDefault="00534B1C" w:rsidP="00534B1C">
            <w:pPr>
              <w:autoSpaceDE w:val="0"/>
              <w:autoSpaceDN w:val="0"/>
              <w:adjustRightInd w:val="0"/>
              <w:rPr>
                <w:rFonts w:cs="Consolas"/>
              </w:rPr>
            </w:pPr>
            <w:r w:rsidRPr="00E352EF">
              <w:t>HEAD</w:t>
            </w:r>
          </w:p>
        </w:tc>
        <w:tc>
          <w:tcPr>
            <w:tcW w:w="0" w:type="auto"/>
            <w:tcBorders>
              <w:top w:val="single" w:sz="4" w:space="0" w:color="auto"/>
              <w:left w:val="single" w:sz="4" w:space="0" w:color="auto"/>
              <w:bottom w:val="single" w:sz="4" w:space="0" w:color="auto"/>
              <w:right w:val="single" w:sz="4" w:space="0" w:color="auto"/>
            </w:tcBorders>
          </w:tcPr>
          <w:p w14:paraId="1F42AFC1" w14:textId="77777777" w:rsidR="00534B1C" w:rsidRPr="00E352EF" w:rsidRDefault="00534B1C" w:rsidP="00534B1C">
            <w:pPr>
              <w:autoSpaceDE w:val="0"/>
              <w:autoSpaceDN w:val="0"/>
              <w:adjustRightInd w:val="0"/>
              <w:rPr>
                <w:rFonts w:cs="Consolas"/>
              </w:rPr>
            </w:pPr>
            <w:r w:rsidRPr="00E352EF">
              <w:rPr>
                <w:rFonts w:cs="Consolas"/>
              </w:rPr>
              <w:t>IT</w:t>
            </w:r>
          </w:p>
        </w:tc>
      </w:tr>
      <w:tr w:rsidR="00534B1C" w:rsidRPr="00E352EF" w14:paraId="40E82DE2" w14:textId="77777777" w:rsidTr="00534B1C">
        <w:trPr>
          <w:trHeight w:val="284"/>
        </w:trPr>
        <w:tc>
          <w:tcPr>
            <w:tcW w:w="1174" w:type="dxa"/>
            <w:tcBorders>
              <w:top w:val="single" w:sz="4" w:space="0" w:color="auto"/>
              <w:left w:val="single" w:sz="4" w:space="0" w:color="auto"/>
              <w:bottom w:val="single" w:sz="4" w:space="0" w:color="auto"/>
              <w:right w:val="single" w:sz="4" w:space="0" w:color="auto"/>
            </w:tcBorders>
          </w:tcPr>
          <w:p w14:paraId="7FD1EC5C" w14:textId="77777777" w:rsidR="00534B1C" w:rsidRPr="00E352EF" w:rsidRDefault="00534B1C" w:rsidP="00534B1C">
            <w:pPr>
              <w:autoSpaceDE w:val="0"/>
              <w:autoSpaceDN w:val="0"/>
              <w:adjustRightInd w:val="0"/>
              <w:rPr>
                <w:rFonts w:cs="Consolas"/>
              </w:rPr>
            </w:pPr>
            <w:r w:rsidRPr="00E352EF">
              <w:rPr>
                <w:rFonts w:cs="Consolas"/>
              </w:rPr>
              <w:t>2</w:t>
            </w:r>
          </w:p>
        </w:tc>
        <w:tc>
          <w:tcPr>
            <w:tcW w:w="1125" w:type="dxa"/>
            <w:tcBorders>
              <w:top w:val="single" w:sz="4" w:space="0" w:color="auto"/>
              <w:left w:val="single" w:sz="4" w:space="0" w:color="auto"/>
              <w:bottom w:val="single" w:sz="4" w:space="0" w:color="auto"/>
              <w:right w:val="single" w:sz="4" w:space="0" w:color="auto"/>
            </w:tcBorders>
          </w:tcPr>
          <w:p w14:paraId="336574C4" w14:textId="77777777" w:rsidR="00534B1C" w:rsidRPr="00E352EF" w:rsidRDefault="00534B1C" w:rsidP="00534B1C">
            <w:pPr>
              <w:autoSpaceDE w:val="0"/>
              <w:autoSpaceDN w:val="0"/>
              <w:adjustRightInd w:val="0"/>
              <w:rPr>
                <w:rFonts w:cs="Consolas"/>
              </w:rPr>
            </w:pPr>
            <w:r w:rsidRPr="00E352EF">
              <w:rPr>
                <w:rFonts w:cs="Consolas"/>
              </w:rPr>
              <w:t>1</w:t>
            </w:r>
          </w:p>
        </w:tc>
        <w:tc>
          <w:tcPr>
            <w:tcW w:w="0" w:type="auto"/>
            <w:tcBorders>
              <w:top w:val="single" w:sz="4" w:space="0" w:color="auto"/>
              <w:left w:val="single" w:sz="4" w:space="0" w:color="auto"/>
              <w:bottom w:val="single" w:sz="4" w:space="0" w:color="auto"/>
              <w:right w:val="single" w:sz="4" w:space="0" w:color="auto"/>
            </w:tcBorders>
          </w:tcPr>
          <w:p w14:paraId="563D5A0B" w14:textId="77777777" w:rsidR="00534B1C" w:rsidRPr="00E352EF" w:rsidRDefault="00534B1C" w:rsidP="00534B1C">
            <w:pPr>
              <w:autoSpaceDE w:val="0"/>
              <w:autoSpaceDN w:val="0"/>
              <w:adjustRightInd w:val="0"/>
              <w:rPr>
                <w:rFonts w:cs="Consolas"/>
              </w:rPr>
            </w:pPr>
            <w:r w:rsidRPr="00E352EF">
              <w:t>SPOUSE</w:t>
            </w:r>
          </w:p>
        </w:tc>
        <w:tc>
          <w:tcPr>
            <w:tcW w:w="0" w:type="auto"/>
            <w:tcBorders>
              <w:top w:val="single" w:sz="4" w:space="0" w:color="auto"/>
              <w:left w:val="single" w:sz="4" w:space="0" w:color="auto"/>
              <w:bottom w:val="single" w:sz="4" w:space="0" w:color="auto"/>
              <w:right w:val="single" w:sz="4" w:space="0" w:color="auto"/>
            </w:tcBorders>
          </w:tcPr>
          <w:p w14:paraId="0AB445D8" w14:textId="77777777" w:rsidR="00534B1C" w:rsidRPr="00E352EF" w:rsidRDefault="00534B1C" w:rsidP="00534B1C">
            <w:pPr>
              <w:autoSpaceDE w:val="0"/>
              <w:autoSpaceDN w:val="0"/>
              <w:adjustRightInd w:val="0"/>
              <w:rPr>
                <w:rFonts w:cs="Consolas"/>
              </w:rPr>
            </w:pPr>
            <w:r w:rsidRPr="00E352EF">
              <w:rPr>
                <w:rFonts w:cs="Consolas"/>
              </w:rPr>
              <w:t>IT</w:t>
            </w:r>
          </w:p>
        </w:tc>
      </w:tr>
      <w:tr w:rsidR="00534B1C" w:rsidRPr="00E352EF" w14:paraId="6ABC2F75" w14:textId="77777777" w:rsidTr="00534B1C">
        <w:trPr>
          <w:trHeight w:val="284"/>
        </w:trPr>
        <w:tc>
          <w:tcPr>
            <w:tcW w:w="1174" w:type="dxa"/>
            <w:tcBorders>
              <w:top w:val="single" w:sz="4" w:space="0" w:color="auto"/>
              <w:left w:val="single" w:sz="4" w:space="0" w:color="auto"/>
              <w:bottom w:val="single" w:sz="4" w:space="0" w:color="auto"/>
              <w:right w:val="single" w:sz="4" w:space="0" w:color="auto"/>
            </w:tcBorders>
          </w:tcPr>
          <w:p w14:paraId="26351CB5" w14:textId="77777777" w:rsidR="00534B1C" w:rsidRPr="00E352EF" w:rsidRDefault="00534B1C" w:rsidP="00534B1C">
            <w:pPr>
              <w:autoSpaceDE w:val="0"/>
              <w:autoSpaceDN w:val="0"/>
              <w:adjustRightInd w:val="0"/>
              <w:rPr>
                <w:rFonts w:cs="Consolas"/>
              </w:rPr>
            </w:pPr>
            <w:r w:rsidRPr="00E352EF">
              <w:rPr>
                <w:rFonts w:cs="Consolas"/>
              </w:rPr>
              <w:t>3</w:t>
            </w:r>
          </w:p>
        </w:tc>
        <w:tc>
          <w:tcPr>
            <w:tcW w:w="1125" w:type="dxa"/>
            <w:tcBorders>
              <w:top w:val="single" w:sz="4" w:space="0" w:color="auto"/>
              <w:left w:val="single" w:sz="4" w:space="0" w:color="auto"/>
              <w:bottom w:val="single" w:sz="4" w:space="0" w:color="auto"/>
              <w:right w:val="single" w:sz="4" w:space="0" w:color="auto"/>
            </w:tcBorders>
          </w:tcPr>
          <w:p w14:paraId="5E9B0AEB" w14:textId="77777777" w:rsidR="00534B1C" w:rsidRPr="00E352EF" w:rsidRDefault="00534B1C" w:rsidP="00534B1C">
            <w:pPr>
              <w:autoSpaceDE w:val="0"/>
              <w:autoSpaceDN w:val="0"/>
              <w:adjustRightInd w:val="0"/>
              <w:rPr>
                <w:rFonts w:cs="Consolas"/>
              </w:rPr>
            </w:pPr>
            <w:r w:rsidRPr="00E352EF">
              <w:rPr>
                <w:rFonts w:cs="Consolas"/>
              </w:rPr>
              <w:t>1</w:t>
            </w:r>
          </w:p>
        </w:tc>
        <w:tc>
          <w:tcPr>
            <w:tcW w:w="0" w:type="auto"/>
            <w:tcBorders>
              <w:top w:val="single" w:sz="4" w:space="0" w:color="auto"/>
              <w:left w:val="single" w:sz="4" w:space="0" w:color="auto"/>
              <w:bottom w:val="single" w:sz="4" w:space="0" w:color="auto"/>
              <w:right w:val="single" w:sz="4" w:space="0" w:color="auto"/>
            </w:tcBorders>
          </w:tcPr>
          <w:p w14:paraId="7CFEB7ED" w14:textId="77777777" w:rsidR="00534B1C" w:rsidRPr="00E352EF" w:rsidRDefault="00534B1C" w:rsidP="00534B1C">
            <w:pPr>
              <w:autoSpaceDE w:val="0"/>
              <w:autoSpaceDN w:val="0"/>
              <w:adjustRightInd w:val="0"/>
              <w:rPr>
                <w:rFonts w:cs="Consolas"/>
              </w:rPr>
            </w:pPr>
            <w:r w:rsidRPr="00E352EF">
              <w:t>CHILD</w:t>
            </w:r>
          </w:p>
        </w:tc>
        <w:tc>
          <w:tcPr>
            <w:tcW w:w="0" w:type="auto"/>
            <w:tcBorders>
              <w:top w:val="single" w:sz="4" w:space="0" w:color="auto"/>
              <w:left w:val="single" w:sz="4" w:space="0" w:color="auto"/>
              <w:bottom w:val="single" w:sz="4" w:space="0" w:color="auto"/>
              <w:right w:val="single" w:sz="4" w:space="0" w:color="auto"/>
            </w:tcBorders>
          </w:tcPr>
          <w:p w14:paraId="52E30824" w14:textId="77777777" w:rsidR="00534B1C" w:rsidRPr="00E352EF" w:rsidRDefault="00534B1C" w:rsidP="00534B1C">
            <w:pPr>
              <w:autoSpaceDE w:val="0"/>
              <w:autoSpaceDN w:val="0"/>
              <w:adjustRightInd w:val="0"/>
              <w:rPr>
                <w:rFonts w:cs="Consolas"/>
              </w:rPr>
            </w:pPr>
            <w:r w:rsidRPr="00E352EF">
              <w:rPr>
                <w:rFonts w:cs="Consolas"/>
              </w:rPr>
              <w:t>IT</w:t>
            </w:r>
          </w:p>
        </w:tc>
      </w:tr>
      <w:tr w:rsidR="00534B1C" w:rsidRPr="00E352EF" w14:paraId="36645BF9" w14:textId="77777777" w:rsidTr="00534B1C">
        <w:trPr>
          <w:trHeight w:val="284"/>
        </w:trPr>
        <w:tc>
          <w:tcPr>
            <w:tcW w:w="1174" w:type="dxa"/>
            <w:tcBorders>
              <w:top w:val="single" w:sz="4" w:space="0" w:color="auto"/>
              <w:left w:val="single" w:sz="4" w:space="0" w:color="auto"/>
              <w:bottom w:val="single" w:sz="4" w:space="0" w:color="auto"/>
              <w:right w:val="single" w:sz="4" w:space="0" w:color="auto"/>
            </w:tcBorders>
          </w:tcPr>
          <w:p w14:paraId="5075884D" w14:textId="77777777" w:rsidR="00534B1C" w:rsidRPr="00E352EF" w:rsidRDefault="00534B1C" w:rsidP="00534B1C">
            <w:pPr>
              <w:autoSpaceDE w:val="0"/>
              <w:autoSpaceDN w:val="0"/>
              <w:adjustRightInd w:val="0"/>
              <w:rPr>
                <w:rFonts w:cs="Consolas"/>
              </w:rPr>
            </w:pPr>
            <w:r w:rsidRPr="00E352EF">
              <w:rPr>
                <w:rFonts w:cs="Consolas"/>
              </w:rPr>
              <w:lastRenderedPageBreak/>
              <w:t>4</w:t>
            </w:r>
          </w:p>
        </w:tc>
        <w:tc>
          <w:tcPr>
            <w:tcW w:w="1125" w:type="dxa"/>
            <w:tcBorders>
              <w:top w:val="single" w:sz="4" w:space="0" w:color="auto"/>
              <w:left w:val="single" w:sz="4" w:space="0" w:color="auto"/>
              <w:bottom w:val="single" w:sz="4" w:space="0" w:color="auto"/>
              <w:right w:val="single" w:sz="4" w:space="0" w:color="auto"/>
            </w:tcBorders>
          </w:tcPr>
          <w:p w14:paraId="47FAC1EC" w14:textId="77777777" w:rsidR="00534B1C" w:rsidRPr="00E352EF" w:rsidRDefault="00534B1C" w:rsidP="00534B1C">
            <w:pPr>
              <w:autoSpaceDE w:val="0"/>
              <w:autoSpaceDN w:val="0"/>
              <w:adjustRightInd w:val="0"/>
              <w:rPr>
                <w:rFonts w:cs="Consolas"/>
              </w:rPr>
            </w:pPr>
            <w:r w:rsidRPr="00E352EF">
              <w:rPr>
                <w:rFonts w:cs="Consolas"/>
              </w:rPr>
              <w:t>2</w:t>
            </w:r>
          </w:p>
        </w:tc>
        <w:tc>
          <w:tcPr>
            <w:tcW w:w="0" w:type="auto"/>
            <w:tcBorders>
              <w:top w:val="single" w:sz="4" w:space="0" w:color="auto"/>
              <w:left w:val="single" w:sz="4" w:space="0" w:color="auto"/>
              <w:bottom w:val="single" w:sz="4" w:space="0" w:color="auto"/>
              <w:right w:val="single" w:sz="4" w:space="0" w:color="auto"/>
            </w:tcBorders>
          </w:tcPr>
          <w:p w14:paraId="79EE4D4D" w14:textId="77777777" w:rsidR="00534B1C" w:rsidRPr="00E352EF" w:rsidRDefault="00534B1C" w:rsidP="00534B1C">
            <w:pPr>
              <w:autoSpaceDE w:val="0"/>
              <w:autoSpaceDN w:val="0"/>
              <w:adjustRightInd w:val="0"/>
              <w:rPr>
                <w:rFonts w:cs="Consolas"/>
              </w:rPr>
            </w:pPr>
            <w:r w:rsidRPr="00E352EF">
              <w:t>HEAD</w:t>
            </w:r>
          </w:p>
        </w:tc>
        <w:tc>
          <w:tcPr>
            <w:tcW w:w="0" w:type="auto"/>
            <w:tcBorders>
              <w:top w:val="single" w:sz="4" w:space="0" w:color="auto"/>
              <w:left w:val="single" w:sz="4" w:space="0" w:color="auto"/>
              <w:bottom w:val="single" w:sz="4" w:space="0" w:color="auto"/>
              <w:right w:val="single" w:sz="4" w:space="0" w:color="auto"/>
            </w:tcBorders>
          </w:tcPr>
          <w:p w14:paraId="4618899E" w14:textId="77777777" w:rsidR="00534B1C" w:rsidRPr="00E352EF" w:rsidRDefault="00534B1C" w:rsidP="00534B1C">
            <w:pPr>
              <w:autoSpaceDE w:val="0"/>
              <w:autoSpaceDN w:val="0"/>
              <w:adjustRightInd w:val="0"/>
              <w:rPr>
                <w:rFonts w:cs="Consolas"/>
              </w:rPr>
            </w:pPr>
            <w:r w:rsidRPr="00E352EF">
              <w:rPr>
                <w:rFonts w:cs="Consolas"/>
              </w:rPr>
              <w:t>US</w:t>
            </w:r>
          </w:p>
        </w:tc>
      </w:tr>
      <w:tr w:rsidR="00534B1C" w:rsidRPr="00E352EF" w14:paraId="128C37D5" w14:textId="77777777" w:rsidTr="00534B1C">
        <w:trPr>
          <w:trHeight w:val="284"/>
        </w:trPr>
        <w:tc>
          <w:tcPr>
            <w:tcW w:w="1174" w:type="dxa"/>
            <w:tcBorders>
              <w:top w:val="single" w:sz="4" w:space="0" w:color="auto"/>
              <w:left w:val="single" w:sz="4" w:space="0" w:color="auto"/>
              <w:bottom w:val="single" w:sz="4" w:space="0" w:color="auto"/>
              <w:right w:val="single" w:sz="4" w:space="0" w:color="auto"/>
            </w:tcBorders>
          </w:tcPr>
          <w:p w14:paraId="432936AC" w14:textId="77777777" w:rsidR="00534B1C" w:rsidRPr="00E352EF" w:rsidRDefault="00534B1C" w:rsidP="00534B1C">
            <w:pPr>
              <w:autoSpaceDE w:val="0"/>
              <w:autoSpaceDN w:val="0"/>
              <w:adjustRightInd w:val="0"/>
              <w:rPr>
                <w:rFonts w:cs="Consolas"/>
              </w:rPr>
            </w:pPr>
            <w:r w:rsidRPr="00E352EF">
              <w:rPr>
                <w:rFonts w:cs="Consolas"/>
              </w:rPr>
              <w:t>5</w:t>
            </w:r>
          </w:p>
        </w:tc>
        <w:tc>
          <w:tcPr>
            <w:tcW w:w="1125" w:type="dxa"/>
            <w:tcBorders>
              <w:top w:val="single" w:sz="4" w:space="0" w:color="auto"/>
              <w:left w:val="single" w:sz="4" w:space="0" w:color="auto"/>
              <w:bottom w:val="single" w:sz="4" w:space="0" w:color="auto"/>
              <w:right w:val="single" w:sz="4" w:space="0" w:color="auto"/>
            </w:tcBorders>
          </w:tcPr>
          <w:p w14:paraId="1F234ECF" w14:textId="77777777" w:rsidR="00534B1C" w:rsidRPr="00E352EF" w:rsidRDefault="00534B1C" w:rsidP="00534B1C">
            <w:pPr>
              <w:autoSpaceDE w:val="0"/>
              <w:autoSpaceDN w:val="0"/>
              <w:adjustRightInd w:val="0"/>
              <w:rPr>
                <w:rFonts w:cs="Consolas"/>
              </w:rPr>
            </w:pPr>
            <w:r w:rsidRPr="00E352EF">
              <w:rPr>
                <w:rFonts w:cs="Consolas"/>
              </w:rPr>
              <w:t>2</w:t>
            </w:r>
          </w:p>
        </w:tc>
        <w:tc>
          <w:tcPr>
            <w:tcW w:w="0" w:type="auto"/>
            <w:tcBorders>
              <w:top w:val="single" w:sz="4" w:space="0" w:color="auto"/>
              <w:left w:val="single" w:sz="4" w:space="0" w:color="auto"/>
              <w:bottom w:val="single" w:sz="4" w:space="0" w:color="auto"/>
              <w:right w:val="single" w:sz="4" w:space="0" w:color="auto"/>
            </w:tcBorders>
          </w:tcPr>
          <w:p w14:paraId="28932B60" w14:textId="77777777" w:rsidR="00534B1C" w:rsidRPr="00E352EF" w:rsidRDefault="00534B1C" w:rsidP="00534B1C">
            <w:pPr>
              <w:autoSpaceDE w:val="0"/>
              <w:autoSpaceDN w:val="0"/>
              <w:adjustRightInd w:val="0"/>
              <w:rPr>
                <w:rFonts w:cs="Consolas"/>
              </w:rPr>
            </w:pPr>
            <w:r w:rsidRPr="00E352EF">
              <w:t>SPOUSE</w:t>
            </w:r>
          </w:p>
        </w:tc>
        <w:tc>
          <w:tcPr>
            <w:tcW w:w="0" w:type="auto"/>
            <w:tcBorders>
              <w:top w:val="single" w:sz="4" w:space="0" w:color="auto"/>
              <w:left w:val="single" w:sz="4" w:space="0" w:color="auto"/>
              <w:bottom w:val="single" w:sz="4" w:space="0" w:color="auto"/>
              <w:right w:val="single" w:sz="4" w:space="0" w:color="auto"/>
            </w:tcBorders>
          </w:tcPr>
          <w:p w14:paraId="30F3C2FD" w14:textId="77777777" w:rsidR="00534B1C" w:rsidRPr="00E352EF" w:rsidRDefault="00534B1C" w:rsidP="00534B1C">
            <w:pPr>
              <w:autoSpaceDE w:val="0"/>
              <w:autoSpaceDN w:val="0"/>
              <w:adjustRightInd w:val="0"/>
              <w:rPr>
                <w:rFonts w:cs="Consolas"/>
              </w:rPr>
            </w:pPr>
            <w:r w:rsidRPr="00E352EF">
              <w:rPr>
                <w:rFonts w:cs="Consolas"/>
              </w:rPr>
              <w:t>US</w:t>
            </w:r>
          </w:p>
        </w:tc>
      </w:tr>
      <w:tr w:rsidR="00534B1C" w:rsidRPr="00E352EF" w14:paraId="677B7A25" w14:textId="77777777" w:rsidTr="00534B1C">
        <w:trPr>
          <w:trHeight w:val="284"/>
        </w:trPr>
        <w:tc>
          <w:tcPr>
            <w:tcW w:w="1174" w:type="dxa"/>
            <w:tcBorders>
              <w:top w:val="single" w:sz="4" w:space="0" w:color="auto"/>
              <w:left w:val="single" w:sz="4" w:space="0" w:color="auto"/>
              <w:bottom w:val="single" w:sz="4" w:space="0" w:color="auto"/>
              <w:right w:val="single" w:sz="4" w:space="0" w:color="auto"/>
            </w:tcBorders>
          </w:tcPr>
          <w:p w14:paraId="2846AAA4" w14:textId="77777777" w:rsidR="00534B1C" w:rsidRPr="00E352EF" w:rsidRDefault="00534B1C" w:rsidP="00534B1C">
            <w:pPr>
              <w:autoSpaceDE w:val="0"/>
              <w:autoSpaceDN w:val="0"/>
              <w:adjustRightInd w:val="0"/>
              <w:rPr>
                <w:rFonts w:cs="Consolas"/>
              </w:rPr>
            </w:pPr>
            <w:r w:rsidRPr="00E352EF">
              <w:rPr>
                <w:rFonts w:cs="Consolas"/>
              </w:rPr>
              <w:t>6</w:t>
            </w:r>
          </w:p>
        </w:tc>
        <w:tc>
          <w:tcPr>
            <w:tcW w:w="1125" w:type="dxa"/>
            <w:tcBorders>
              <w:top w:val="single" w:sz="4" w:space="0" w:color="auto"/>
              <w:left w:val="single" w:sz="4" w:space="0" w:color="auto"/>
              <w:bottom w:val="single" w:sz="4" w:space="0" w:color="auto"/>
              <w:right w:val="single" w:sz="4" w:space="0" w:color="auto"/>
            </w:tcBorders>
          </w:tcPr>
          <w:p w14:paraId="3A0D1B43" w14:textId="77777777" w:rsidR="00534B1C" w:rsidRPr="00E352EF" w:rsidRDefault="00534B1C" w:rsidP="00534B1C">
            <w:pPr>
              <w:autoSpaceDE w:val="0"/>
              <w:autoSpaceDN w:val="0"/>
              <w:adjustRightInd w:val="0"/>
              <w:rPr>
                <w:rFonts w:cs="Consolas"/>
              </w:rPr>
            </w:pPr>
            <w:r w:rsidRPr="00E352EF">
              <w:rPr>
                <w:rFonts w:cs="Consolas"/>
              </w:rPr>
              <w:t>2</w:t>
            </w:r>
          </w:p>
        </w:tc>
        <w:tc>
          <w:tcPr>
            <w:tcW w:w="0" w:type="auto"/>
            <w:tcBorders>
              <w:top w:val="single" w:sz="4" w:space="0" w:color="auto"/>
              <w:left w:val="single" w:sz="4" w:space="0" w:color="auto"/>
              <w:bottom w:val="single" w:sz="4" w:space="0" w:color="auto"/>
              <w:right w:val="single" w:sz="4" w:space="0" w:color="auto"/>
            </w:tcBorders>
          </w:tcPr>
          <w:p w14:paraId="23DBB055" w14:textId="77777777" w:rsidR="00534B1C" w:rsidRPr="00E352EF" w:rsidRDefault="00534B1C" w:rsidP="00534B1C">
            <w:pPr>
              <w:autoSpaceDE w:val="0"/>
              <w:autoSpaceDN w:val="0"/>
              <w:adjustRightInd w:val="0"/>
              <w:rPr>
                <w:rFonts w:cs="Consolas"/>
              </w:rPr>
            </w:pPr>
            <w:r w:rsidRPr="00E352EF">
              <w:t>CHILD</w:t>
            </w:r>
          </w:p>
        </w:tc>
        <w:tc>
          <w:tcPr>
            <w:tcW w:w="0" w:type="auto"/>
            <w:tcBorders>
              <w:top w:val="single" w:sz="4" w:space="0" w:color="auto"/>
              <w:left w:val="single" w:sz="4" w:space="0" w:color="auto"/>
              <w:bottom w:val="single" w:sz="4" w:space="0" w:color="auto"/>
              <w:right w:val="single" w:sz="4" w:space="0" w:color="auto"/>
            </w:tcBorders>
          </w:tcPr>
          <w:p w14:paraId="3E08824C" w14:textId="77777777" w:rsidR="00534B1C" w:rsidRPr="00E352EF" w:rsidRDefault="00534B1C" w:rsidP="00534B1C">
            <w:pPr>
              <w:autoSpaceDE w:val="0"/>
              <w:autoSpaceDN w:val="0"/>
              <w:adjustRightInd w:val="0"/>
              <w:rPr>
                <w:rFonts w:cs="Consolas"/>
              </w:rPr>
            </w:pPr>
            <w:r w:rsidRPr="00E352EF">
              <w:rPr>
                <w:rFonts w:cs="Consolas"/>
              </w:rPr>
              <w:t>IT</w:t>
            </w:r>
          </w:p>
        </w:tc>
      </w:tr>
      <w:tr w:rsidR="00534B1C" w:rsidRPr="00E352EF" w14:paraId="67ED6719" w14:textId="77777777" w:rsidTr="00534B1C">
        <w:trPr>
          <w:trHeight w:val="284"/>
        </w:trPr>
        <w:tc>
          <w:tcPr>
            <w:tcW w:w="1174" w:type="dxa"/>
            <w:tcBorders>
              <w:top w:val="single" w:sz="4" w:space="0" w:color="auto"/>
              <w:left w:val="single" w:sz="4" w:space="0" w:color="auto"/>
              <w:bottom w:val="single" w:sz="4" w:space="0" w:color="auto"/>
              <w:right w:val="single" w:sz="4" w:space="0" w:color="auto"/>
            </w:tcBorders>
          </w:tcPr>
          <w:p w14:paraId="0709C3CC" w14:textId="77777777" w:rsidR="00534B1C" w:rsidRPr="00E352EF" w:rsidRDefault="00534B1C" w:rsidP="00534B1C">
            <w:pPr>
              <w:autoSpaceDE w:val="0"/>
              <w:autoSpaceDN w:val="0"/>
              <w:adjustRightInd w:val="0"/>
              <w:rPr>
                <w:rFonts w:cs="Consolas"/>
              </w:rPr>
            </w:pPr>
            <w:r w:rsidRPr="00E352EF">
              <w:rPr>
                <w:rFonts w:cs="Consolas"/>
              </w:rPr>
              <w:t>7</w:t>
            </w:r>
          </w:p>
        </w:tc>
        <w:tc>
          <w:tcPr>
            <w:tcW w:w="1125" w:type="dxa"/>
            <w:tcBorders>
              <w:top w:val="single" w:sz="4" w:space="0" w:color="auto"/>
              <w:left w:val="single" w:sz="4" w:space="0" w:color="auto"/>
              <w:bottom w:val="single" w:sz="4" w:space="0" w:color="auto"/>
              <w:right w:val="single" w:sz="4" w:space="0" w:color="auto"/>
            </w:tcBorders>
          </w:tcPr>
          <w:p w14:paraId="1CA9213C" w14:textId="77777777" w:rsidR="00534B1C" w:rsidRPr="00E352EF" w:rsidRDefault="00534B1C" w:rsidP="00534B1C">
            <w:pPr>
              <w:autoSpaceDE w:val="0"/>
              <w:autoSpaceDN w:val="0"/>
              <w:adjustRightInd w:val="0"/>
              <w:rPr>
                <w:rFonts w:cs="Consolas"/>
              </w:rPr>
            </w:pPr>
            <w:r w:rsidRPr="00E352EF">
              <w:rPr>
                <w:rFonts w:cs="Consolas"/>
              </w:rPr>
              <w:t>2</w:t>
            </w:r>
          </w:p>
        </w:tc>
        <w:tc>
          <w:tcPr>
            <w:tcW w:w="0" w:type="auto"/>
            <w:tcBorders>
              <w:top w:val="single" w:sz="4" w:space="0" w:color="auto"/>
              <w:left w:val="single" w:sz="4" w:space="0" w:color="auto"/>
              <w:bottom w:val="single" w:sz="4" w:space="0" w:color="auto"/>
              <w:right w:val="single" w:sz="4" w:space="0" w:color="auto"/>
            </w:tcBorders>
          </w:tcPr>
          <w:p w14:paraId="1F6CB026" w14:textId="77777777" w:rsidR="00534B1C" w:rsidRPr="00E352EF" w:rsidRDefault="00534B1C" w:rsidP="00534B1C">
            <w:pPr>
              <w:autoSpaceDE w:val="0"/>
              <w:autoSpaceDN w:val="0"/>
              <w:adjustRightInd w:val="0"/>
              <w:rPr>
                <w:rFonts w:cs="Consolas"/>
              </w:rPr>
            </w:pPr>
            <w:r w:rsidRPr="00E352EF">
              <w:t>CHILD</w:t>
            </w:r>
          </w:p>
        </w:tc>
        <w:tc>
          <w:tcPr>
            <w:tcW w:w="0" w:type="auto"/>
            <w:tcBorders>
              <w:top w:val="single" w:sz="4" w:space="0" w:color="auto"/>
              <w:left w:val="single" w:sz="4" w:space="0" w:color="auto"/>
              <w:bottom w:val="single" w:sz="4" w:space="0" w:color="auto"/>
              <w:right w:val="single" w:sz="4" w:space="0" w:color="auto"/>
            </w:tcBorders>
          </w:tcPr>
          <w:p w14:paraId="27AE61DF" w14:textId="77777777" w:rsidR="00534B1C" w:rsidRPr="00E352EF" w:rsidRDefault="00534B1C" w:rsidP="00534B1C">
            <w:pPr>
              <w:autoSpaceDE w:val="0"/>
              <w:autoSpaceDN w:val="0"/>
              <w:adjustRightInd w:val="0"/>
              <w:rPr>
                <w:rFonts w:cs="Consolas"/>
              </w:rPr>
            </w:pPr>
            <w:r w:rsidRPr="00E352EF">
              <w:rPr>
                <w:rFonts w:cs="Consolas"/>
              </w:rPr>
              <w:t>IT</w:t>
            </w:r>
          </w:p>
        </w:tc>
      </w:tr>
    </w:tbl>
    <w:p w14:paraId="1999280A" w14:textId="77777777" w:rsidR="00534B1C" w:rsidRPr="00E352EF" w:rsidRDefault="00534B1C" w:rsidP="00534B1C">
      <w:pPr>
        <w:rPr>
          <w:rFonts w:asciiTheme="minorHAnsi" w:hAnsiTheme="minorHAnsi"/>
          <w:szCs w:val="22"/>
        </w:rPr>
      </w:pPr>
    </w:p>
    <w:p w14:paraId="23A1C813" w14:textId="77777777" w:rsidR="00534B1C" w:rsidRPr="00E352EF" w:rsidRDefault="00534B1C" w:rsidP="00534B1C">
      <w:pPr>
        <w:rPr>
          <w:rFonts w:ascii="Cambria" w:hAnsi="Cambria"/>
          <w:szCs w:val="22"/>
        </w:rPr>
      </w:pPr>
      <w:r w:rsidRPr="00E352EF">
        <w:rPr>
          <w:rFonts w:ascii="Cambria" w:hAnsi="Cambria"/>
          <w:szCs w:val="22"/>
        </w:rPr>
        <w:t>head := ds_census (rel=HEAD);</w:t>
      </w:r>
    </w:p>
    <w:p w14:paraId="10853C79" w14:textId="77777777" w:rsidR="00534B1C" w:rsidRPr="00F70A81" w:rsidRDefault="00534B1C" w:rsidP="00534B1C">
      <w:pPr>
        <w:rPr>
          <w:rFonts w:ascii="Cambria" w:hAnsi="Cambria"/>
          <w:szCs w:val="22"/>
          <w:lang w:val="fr-FR"/>
        </w:rPr>
      </w:pPr>
      <w:r w:rsidRPr="00F70A81">
        <w:rPr>
          <w:rFonts w:ascii="Cambria" w:hAnsi="Cambria"/>
          <w:szCs w:val="22"/>
          <w:lang w:val="fr-FR"/>
        </w:rPr>
        <w:t>spouse := ds_census (rel=SPOUSE);</w:t>
      </w:r>
    </w:p>
    <w:p w14:paraId="626DB0F1" w14:textId="77777777" w:rsidR="00534B1C" w:rsidRPr="00E352EF" w:rsidRDefault="00534B1C" w:rsidP="00534B1C">
      <w:pPr>
        <w:rPr>
          <w:rFonts w:ascii="Cambria" w:hAnsi="Cambria"/>
          <w:szCs w:val="22"/>
        </w:rPr>
      </w:pPr>
      <w:r w:rsidRPr="00E352EF">
        <w:rPr>
          <w:rFonts w:ascii="Cambria" w:hAnsi="Cambria"/>
          <w:szCs w:val="22"/>
        </w:rPr>
        <w:t>child := ds_census(rel=</w:t>
      </w:r>
      <w:r w:rsidRPr="00E352EF">
        <w:rPr>
          <w:rFonts w:ascii="Cambria" w:hAnsi="Cambria"/>
        </w:rPr>
        <w:t xml:space="preserve"> CHILD</w:t>
      </w:r>
      <w:r w:rsidRPr="00E352EF">
        <w:rPr>
          <w:rFonts w:ascii="Cambria" w:hAnsi="Cambria"/>
          <w:szCs w:val="22"/>
        </w:rPr>
        <w:t xml:space="preserve"> ) ;</w:t>
      </w:r>
    </w:p>
    <w:p w14:paraId="2529F63A" w14:textId="77777777" w:rsidR="00534B1C" w:rsidRPr="00E352EF" w:rsidRDefault="00534B1C" w:rsidP="00534B1C">
      <w:pPr>
        <w:rPr>
          <w:rFonts w:ascii="Cambria" w:hAnsi="Cambria"/>
          <w:szCs w:val="22"/>
        </w:rPr>
      </w:pPr>
      <w:r w:rsidRPr="00E352EF">
        <w:rPr>
          <w:rFonts w:ascii="Cambria" w:hAnsi="Cambria"/>
          <w:b/>
          <w:szCs w:val="22"/>
        </w:rPr>
        <w:t>[</w:t>
      </w:r>
      <w:r w:rsidRPr="00E352EF">
        <w:rPr>
          <w:rFonts w:ascii="Cambria" w:hAnsi="Cambria"/>
          <w:szCs w:val="22"/>
        </w:rPr>
        <w:t xml:space="preserve"> head, spouse, child on family_id </w:t>
      </w:r>
      <w:r w:rsidRPr="00E352EF">
        <w:rPr>
          <w:rFonts w:ascii="Cambria" w:hAnsi="Cambria"/>
          <w:b/>
          <w:szCs w:val="22"/>
        </w:rPr>
        <w:t>] {</w:t>
      </w:r>
      <w:r w:rsidRPr="00E352EF">
        <w:rPr>
          <w:rFonts w:ascii="Cambria" w:hAnsi="Cambria"/>
          <w:szCs w:val="22"/>
        </w:rPr>
        <w:t xml:space="preserve"> </w:t>
      </w:r>
    </w:p>
    <w:p w14:paraId="55D7DF64" w14:textId="56F55C03" w:rsidR="00534B1C" w:rsidRPr="00E352EF" w:rsidRDefault="00534B1C" w:rsidP="00534B1C">
      <w:pPr>
        <w:ind w:left="284"/>
        <w:rPr>
          <w:rFonts w:ascii="Cambria" w:hAnsi="Cambria"/>
        </w:rPr>
      </w:pPr>
      <w:r w:rsidRPr="00E352EF">
        <w:rPr>
          <w:rFonts w:ascii="Cambria" w:hAnsi="Cambria"/>
          <w:b/>
          <w:szCs w:val="22"/>
        </w:rPr>
        <w:t>rename</w:t>
      </w:r>
      <w:r w:rsidRPr="00E352EF">
        <w:rPr>
          <w:rFonts w:ascii="Cambria" w:hAnsi="Cambria"/>
          <w:szCs w:val="22"/>
        </w:rPr>
        <w:t xml:space="preserve"> </w:t>
      </w:r>
      <w:r w:rsidRPr="00E352EF">
        <w:rPr>
          <w:rFonts w:ascii="Cambria" w:hAnsi="Cambria"/>
        </w:rPr>
        <w:t>head</w:t>
      </w:r>
      <w:del w:id="251" w:author="Laura Viignola" w:date="2017-05-11T09:28:00Z">
        <w:r w:rsidRPr="00E352EF" w:rsidDel="004266D2">
          <w:rPr>
            <w:rFonts w:ascii="Cambria" w:hAnsi="Cambria"/>
          </w:rPr>
          <w:delText>.</w:delText>
        </w:r>
      </w:del>
      <w:ins w:id="252" w:author="Laura Viignola" w:date="2017-05-11T09:28:00Z">
        <w:r w:rsidR="004266D2">
          <w:rPr>
            <w:rFonts w:ascii="Cambria" w:hAnsi="Cambria"/>
          </w:rPr>
          <w:t>#</w:t>
        </w:r>
      </w:ins>
      <w:r w:rsidRPr="00E352EF">
        <w:rPr>
          <w:rFonts w:ascii="Cambria" w:hAnsi="Cambria"/>
        </w:rPr>
        <w:t>person_id to head_id, spouse</w:t>
      </w:r>
      <w:del w:id="253" w:author="Laura Viignola" w:date="2017-05-11T09:28:00Z">
        <w:r w:rsidRPr="00E352EF" w:rsidDel="004266D2">
          <w:rPr>
            <w:rFonts w:ascii="Cambria" w:hAnsi="Cambria"/>
          </w:rPr>
          <w:delText>.</w:delText>
        </w:r>
      </w:del>
      <w:ins w:id="254" w:author="Laura Viignola" w:date="2017-05-11T09:28:00Z">
        <w:r w:rsidR="004266D2">
          <w:rPr>
            <w:rFonts w:ascii="Cambria" w:hAnsi="Cambria"/>
          </w:rPr>
          <w:t>#</w:t>
        </w:r>
      </w:ins>
      <w:r w:rsidRPr="00E352EF">
        <w:rPr>
          <w:rFonts w:ascii="Cambria" w:hAnsi="Cambria"/>
        </w:rPr>
        <w:t>person_id to spouse_id, child</w:t>
      </w:r>
      <w:del w:id="255" w:author="Laura Viignola" w:date="2017-05-11T09:28:00Z">
        <w:r w:rsidRPr="00E352EF" w:rsidDel="004266D2">
          <w:rPr>
            <w:rFonts w:ascii="Cambria" w:hAnsi="Cambria"/>
          </w:rPr>
          <w:delText>.</w:delText>
        </w:r>
      </w:del>
      <w:ins w:id="256" w:author="Laura Viignola" w:date="2017-05-11T09:28:00Z">
        <w:r w:rsidR="004266D2">
          <w:rPr>
            <w:rFonts w:ascii="Cambria" w:hAnsi="Cambria"/>
          </w:rPr>
          <w:t>#</w:t>
        </w:r>
      </w:ins>
      <w:r w:rsidRPr="00E352EF">
        <w:rPr>
          <w:rFonts w:ascii="Cambria" w:hAnsi="Cambria"/>
        </w:rPr>
        <w:t>person_id to child_id ;</w:t>
      </w:r>
    </w:p>
    <w:p w14:paraId="55A1F4BD" w14:textId="07777CAB" w:rsidR="00534B1C" w:rsidRPr="00E352EF" w:rsidRDefault="00534B1C" w:rsidP="00534B1C">
      <w:pPr>
        <w:ind w:left="284"/>
        <w:rPr>
          <w:rFonts w:ascii="Cambria" w:hAnsi="Cambria"/>
        </w:rPr>
      </w:pPr>
      <w:r w:rsidRPr="00E352EF">
        <w:rPr>
          <w:rFonts w:ascii="Cambria" w:hAnsi="Cambria"/>
          <w:b/>
          <w:szCs w:val="22"/>
        </w:rPr>
        <w:t>rename</w:t>
      </w:r>
      <w:r w:rsidRPr="00E352EF">
        <w:rPr>
          <w:rFonts w:ascii="Cambria" w:hAnsi="Cambria"/>
          <w:szCs w:val="22"/>
        </w:rPr>
        <w:t xml:space="preserve"> </w:t>
      </w:r>
      <w:r w:rsidRPr="00E352EF">
        <w:rPr>
          <w:rFonts w:ascii="Cambria" w:hAnsi="Cambria"/>
        </w:rPr>
        <w:t>head</w:t>
      </w:r>
      <w:del w:id="257" w:author="Laura Viignola" w:date="2017-05-11T09:28:00Z">
        <w:r w:rsidRPr="00E352EF" w:rsidDel="004266D2">
          <w:rPr>
            <w:rFonts w:ascii="Cambria" w:hAnsi="Cambria"/>
          </w:rPr>
          <w:delText>.</w:delText>
        </w:r>
      </w:del>
      <w:ins w:id="258" w:author="Laura Viignola" w:date="2017-05-11T09:28:00Z">
        <w:r w:rsidR="004266D2">
          <w:rPr>
            <w:rFonts w:ascii="Cambria" w:hAnsi="Cambria"/>
          </w:rPr>
          <w:t>#</w:t>
        </w:r>
      </w:ins>
      <w:del w:id="259" w:author="Laura Viignola" w:date="2017-05-11T09:28:00Z">
        <w:r w:rsidRPr="00E352EF" w:rsidDel="004266D2">
          <w:rPr>
            <w:rFonts w:ascii="Cambria" w:hAnsi="Cambria"/>
          </w:rPr>
          <w:delText xml:space="preserve"> </w:delText>
        </w:r>
      </w:del>
      <w:r w:rsidRPr="00E352EF">
        <w:rPr>
          <w:rFonts w:ascii="Cambria" w:hAnsi="Cambria"/>
        </w:rPr>
        <w:t>nationality to head_nationality, spouse</w:t>
      </w:r>
      <w:del w:id="260" w:author="Laura Viignola" w:date="2017-05-11T09:28:00Z">
        <w:r w:rsidRPr="00E352EF" w:rsidDel="004266D2">
          <w:rPr>
            <w:rFonts w:ascii="Cambria" w:hAnsi="Cambria"/>
          </w:rPr>
          <w:delText>.</w:delText>
        </w:r>
      </w:del>
      <w:ins w:id="261" w:author="Laura Viignola" w:date="2017-05-11T09:28:00Z">
        <w:r w:rsidR="004266D2">
          <w:rPr>
            <w:rFonts w:ascii="Cambria" w:hAnsi="Cambria"/>
          </w:rPr>
          <w:t>#</w:t>
        </w:r>
      </w:ins>
      <w:del w:id="262" w:author="Laura Viignola" w:date="2017-05-11T09:28:00Z">
        <w:r w:rsidRPr="00E352EF" w:rsidDel="004266D2">
          <w:rPr>
            <w:rFonts w:ascii="Cambria" w:hAnsi="Cambria"/>
          </w:rPr>
          <w:delText xml:space="preserve"> </w:delText>
        </w:r>
      </w:del>
      <w:r w:rsidRPr="00E352EF">
        <w:rPr>
          <w:rFonts w:ascii="Cambria" w:hAnsi="Cambria"/>
        </w:rPr>
        <w:t>nationality to spouse_nationality, child</w:t>
      </w:r>
      <w:del w:id="263" w:author="Laura Viignola" w:date="2017-05-11T09:28:00Z">
        <w:r w:rsidRPr="00E352EF" w:rsidDel="004266D2">
          <w:rPr>
            <w:rFonts w:ascii="Cambria" w:hAnsi="Cambria"/>
          </w:rPr>
          <w:delText>.</w:delText>
        </w:r>
      </w:del>
      <w:ins w:id="264" w:author="Laura Viignola" w:date="2017-05-11T09:28:00Z">
        <w:r w:rsidR="004266D2">
          <w:rPr>
            <w:rFonts w:ascii="Cambria" w:hAnsi="Cambria"/>
          </w:rPr>
          <w:t>#</w:t>
        </w:r>
      </w:ins>
      <w:del w:id="265" w:author="Laura Viignola" w:date="2017-05-11T09:28:00Z">
        <w:r w:rsidRPr="00E352EF" w:rsidDel="004266D2">
          <w:rPr>
            <w:rFonts w:ascii="Cambria" w:hAnsi="Cambria"/>
          </w:rPr>
          <w:delText xml:space="preserve"> </w:delText>
        </w:r>
      </w:del>
      <w:r w:rsidRPr="00E352EF">
        <w:rPr>
          <w:rFonts w:ascii="Cambria" w:hAnsi="Cambria"/>
        </w:rPr>
        <w:t>nationality to child_nationality ;</w:t>
      </w:r>
    </w:p>
    <w:p w14:paraId="4136E8B4" w14:textId="77777777" w:rsidR="00534B1C" w:rsidRPr="00E352EF" w:rsidRDefault="00534B1C" w:rsidP="00534B1C">
      <w:pPr>
        <w:rPr>
          <w:rFonts w:ascii="Cambria" w:hAnsi="Cambria"/>
          <w:b/>
          <w:szCs w:val="22"/>
        </w:rPr>
      </w:pPr>
      <w:r w:rsidRPr="00E352EF">
        <w:rPr>
          <w:rFonts w:ascii="Cambria" w:hAnsi="Cambria"/>
          <w:b/>
          <w:szCs w:val="22"/>
        </w:rPr>
        <w:t>}</w:t>
      </w:r>
    </w:p>
    <w:p w14:paraId="728A0666" w14:textId="77777777" w:rsidR="00534B1C" w:rsidRPr="00E352EF" w:rsidRDefault="00534B1C" w:rsidP="00534B1C">
      <w:pPr>
        <w:rPr>
          <w:rFonts w:asciiTheme="minorHAnsi" w:hAnsiTheme="minorHAnsi"/>
          <w:szCs w:val="22"/>
        </w:rPr>
      </w:pPr>
    </w:p>
    <w:tbl>
      <w:tblPr>
        <w:tblW w:w="9254" w:type="dxa"/>
        <w:tblInd w:w="108" w:type="dxa"/>
        <w:tblBorders>
          <w:top w:val="nil"/>
          <w:left w:val="nil"/>
          <w:bottom w:val="nil"/>
          <w:right w:val="nil"/>
        </w:tblBorders>
        <w:tblLayout w:type="fixed"/>
        <w:tblLook w:val="0000" w:firstRow="0" w:lastRow="0" w:firstColumn="0" w:lastColumn="0" w:noHBand="0" w:noVBand="0"/>
      </w:tblPr>
      <w:tblGrid>
        <w:gridCol w:w="1225"/>
        <w:gridCol w:w="1225"/>
        <w:gridCol w:w="1275"/>
        <w:gridCol w:w="1134"/>
        <w:gridCol w:w="1418"/>
        <w:gridCol w:w="1417"/>
        <w:gridCol w:w="1560"/>
      </w:tblGrid>
      <w:tr w:rsidR="00534B1C" w:rsidRPr="00E352EF" w14:paraId="71EC7F97" w14:textId="77777777" w:rsidTr="00534B1C">
        <w:trPr>
          <w:trHeight w:val="100"/>
        </w:trPr>
        <w:tc>
          <w:tcPr>
            <w:tcW w:w="9254" w:type="dxa"/>
            <w:gridSpan w:val="7"/>
            <w:tcBorders>
              <w:top w:val="single" w:sz="4" w:space="0" w:color="auto"/>
              <w:left w:val="single" w:sz="4" w:space="0" w:color="auto"/>
              <w:bottom w:val="single" w:sz="4" w:space="0" w:color="auto"/>
              <w:right w:val="single" w:sz="4" w:space="0" w:color="auto"/>
            </w:tcBorders>
            <w:shd w:val="clear" w:color="auto" w:fill="F2DBDB" w:themeFill="accent2" w:themeFillTint="33"/>
            <w:tcMar>
              <w:left w:w="57" w:type="dxa"/>
              <w:right w:w="57" w:type="dxa"/>
            </w:tcMar>
          </w:tcPr>
          <w:p w14:paraId="34245C0F" w14:textId="77777777" w:rsidR="00534B1C" w:rsidRPr="00E352EF" w:rsidRDefault="00534B1C" w:rsidP="00534B1C">
            <w:pPr>
              <w:autoSpaceDE w:val="0"/>
              <w:autoSpaceDN w:val="0"/>
              <w:adjustRightInd w:val="0"/>
            </w:pPr>
            <w:r w:rsidRPr="00E352EF">
              <w:t>ds_result</w:t>
            </w:r>
          </w:p>
        </w:tc>
      </w:tr>
      <w:tr w:rsidR="00534B1C" w:rsidRPr="00E352EF" w14:paraId="2B932F82" w14:textId="77777777" w:rsidTr="00534B1C">
        <w:trPr>
          <w:trHeight w:val="100"/>
        </w:trPr>
        <w:tc>
          <w:tcPr>
            <w:tcW w:w="12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left w:w="57" w:type="dxa"/>
              <w:right w:w="57" w:type="dxa"/>
            </w:tcMar>
          </w:tcPr>
          <w:p w14:paraId="18E7C363" w14:textId="77777777" w:rsidR="00534B1C" w:rsidRPr="00E352EF" w:rsidRDefault="00534B1C" w:rsidP="00534B1C">
            <w:pPr>
              <w:autoSpaceDE w:val="0"/>
              <w:autoSpaceDN w:val="0"/>
              <w:adjustRightInd w:val="0"/>
            </w:pPr>
            <w:r w:rsidRPr="00E352EF">
              <w:t>FAMILY_ID</w:t>
            </w:r>
          </w:p>
        </w:tc>
        <w:tc>
          <w:tcPr>
            <w:tcW w:w="12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left w:w="57" w:type="dxa"/>
              <w:right w:w="57" w:type="dxa"/>
            </w:tcMar>
          </w:tcPr>
          <w:p w14:paraId="0E3F6670" w14:textId="77777777" w:rsidR="00534B1C" w:rsidRPr="00E352EF" w:rsidRDefault="00534B1C" w:rsidP="00534B1C">
            <w:pPr>
              <w:autoSpaceDE w:val="0"/>
              <w:autoSpaceDN w:val="0"/>
              <w:adjustRightInd w:val="0"/>
              <w:rPr>
                <w:rFonts w:cs="Consolas"/>
                <w:bCs/>
              </w:rPr>
            </w:pPr>
            <w:r w:rsidRPr="00E352EF">
              <w:t>HEAD_ID</w:t>
            </w:r>
          </w:p>
        </w:tc>
        <w:tc>
          <w:tcPr>
            <w:tcW w:w="127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left w:w="57" w:type="dxa"/>
              <w:right w:w="57" w:type="dxa"/>
            </w:tcMar>
          </w:tcPr>
          <w:p w14:paraId="31499661" w14:textId="77777777" w:rsidR="00534B1C" w:rsidRPr="00E352EF" w:rsidRDefault="00534B1C" w:rsidP="00534B1C">
            <w:pPr>
              <w:autoSpaceDE w:val="0"/>
              <w:autoSpaceDN w:val="0"/>
              <w:adjustRightInd w:val="0"/>
            </w:pPr>
            <w:r w:rsidRPr="00E352EF">
              <w:t>SPOUSE_ID</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left w:w="57" w:type="dxa"/>
              <w:right w:w="57" w:type="dxa"/>
            </w:tcMar>
          </w:tcPr>
          <w:p w14:paraId="6F1AC9D9" w14:textId="77777777" w:rsidR="00534B1C" w:rsidRPr="00E352EF" w:rsidRDefault="00534B1C" w:rsidP="00534B1C">
            <w:pPr>
              <w:autoSpaceDE w:val="0"/>
              <w:autoSpaceDN w:val="0"/>
              <w:adjustRightInd w:val="0"/>
            </w:pPr>
            <w:r w:rsidRPr="00E352EF">
              <w:t>CHILD_ID</w:t>
            </w:r>
          </w:p>
        </w:tc>
        <w:tc>
          <w:tcPr>
            <w:tcW w:w="1418"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57" w:type="dxa"/>
              <w:right w:w="57" w:type="dxa"/>
            </w:tcMar>
          </w:tcPr>
          <w:p w14:paraId="71BE7607" w14:textId="77777777" w:rsidR="00534B1C" w:rsidRPr="00E352EF" w:rsidRDefault="00534B1C" w:rsidP="00534B1C">
            <w:pPr>
              <w:autoSpaceDE w:val="0"/>
              <w:autoSpaceDN w:val="0"/>
              <w:adjustRightInd w:val="0"/>
              <w:rPr>
                <w:rFonts w:cs="Consolas"/>
                <w:bCs/>
              </w:rPr>
            </w:pPr>
            <w:r w:rsidRPr="00E352EF">
              <w:t>HEAD_NATIONALITY</w:t>
            </w:r>
          </w:p>
        </w:tc>
        <w:tc>
          <w:tcPr>
            <w:tcW w:w="1417"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57" w:type="dxa"/>
              <w:right w:w="57" w:type="dxa"/>
            </w:tcMar>
          </w:tcPr>
          <w:p w14:paraId="32C2CF79" w14:textId="77777777" w:rsidR="00534B1C" w:rsidRPr="00E352EF" w:rsidRDefault="00534B1C" w:rsidP="00534B1C">
            <w:pPr>
              <w:autoSpaceDE w:val="0"/>
              <w:autoSpaceDN w:val="0"/>
              <w:adjustRightInd w:val="0"/>
              <w:rPr>
                <w:rFonts w:cs="Consolas"/>
                <w:bCs/>
              </w:rPr>
            </w:pPr>
            <w:r w:rsidRPr="00E352EF">
              <w:t>SPOUSE_NATIONALITY</w:t>
            </w:r>
          </w:p>
        </w:tc>
        <w:tc>
          <w:tcPr>
            <w:tcW w:w="1560"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57" w:type="dxa"/>
              <w:right w:w="57" w:type="dxa"/>
            </w:tcMar>
          </w:tcPr>
          <w:p w14:paraId="769E2235" w14:textId="77777777" w:rsidR="00534B1C" w:rsidRPr="00E352EF" w:rsidRDefault="00534B1C" w:rsidP="00534B1C">
            <w:pPr>
              <w:autoSpaceDE w:val="0"/>
              <w:autoSpaceDN w:val="0"/>
              <w:adjustRightInd w:val="0"/>
              <w:rPr>
                <w:rFonts w:cs="Consolas"/>
                <w:bCs/>
              </w:rPr>
            </w:pPr>
            <w:r w:rsidRPr="00E352EF">
              <w:t>CHILD_NATIONALITY</w:t>
            </w:r>
          </w:p>
        </w:tc>
      </w:tr>
      <w:tr w:rsidR="00534B1C" w:rsidRPr="00E352EF" w14:paraId="0912C207" w14:textId="77777777" w:rsidTr="00534B1C">
        <w:trPr>
          <w:trHeight w:val="284"/>
        </w:trPr>
        <w:tc>
          <w:tcPr>
            <w:tcW w:w="1225" w:type="dxa"/>
            <w:tcBorders>
              <w:top w:val="single" w:sz="4" w:space="0" w:color="auto"/>
              <w:left w:val="single" w:sz="4" w:space="0" w:color="auto"/>
              <w:bottom w:val="single" w:sz="4" w:space="0" w:color="auto"/>
              <w:right w:val="single" w:sz="4" w:space="0" w:color="auto"/>
            </w:tcBorders>
            <w:tcMar>
              <w:left w:w="57" w:type="dxa"/>
              <w:right w:w="57" w:type="dxa"/>
            </w:tcMar>
          </w:tcPr>
          <w:p w14:paraId="48926990" w14:textId="77777777" w:rsidR="00534B1C" w:rsidRPr="00E352EF" w:rsidRDefault="00534B1C" w:rsidP="00534B1C">
            <w:pPr>
              <w:autoSpaceDE w:val="0"/>
              <w:autoSpaceDN w:val="0"/>
              <w:adjustRightInd w:val="0"/>
            </w:pPr>
            <w:r w:rsidRPr="00E352EF">
              <w:t>1</w:t>
            </w:r>
          </w:p>
        </w:tc>
        <w:tc>
          <w:tcPr>
            <w:tcW w:w="1225" w:type="dxa"/>
            <w:tcBorders>
              <w:top w:val="single" w:sz="4" w:space="0" w:color="auto"/>
              <w:left w:val="single" w:sz="4" w:space="0" w:color="auto"/>
              <w:bottom w:val="single" w:sz="4" w:space="0" w:color="auto"/>
              <w:right w:val="single" w:sz="4" w:space="0" w:color="auto"/>
            </w:tcBorders>
            <w:tcMar>
              <w:left w:w="57" w:type="dxa"/>
              <w:right w:w="57" w:type="dxa"/>
            </w:tcMar>
          </w:tcPr>
          <w:p w14:paraId="33E8A343" w14:textId="77777777" w:rsidR="00534B1C" w:rsidRPr="00E352EF" w:rsidRDefault="00534B1C" w:rsidP="00534B1C">
            <w:pPr>
              <w:autoSpaceDE w:val="0"/>
              <w:autoSpaceDN w:val="0"/>
              <w:adjustRightInd w:val="0"/>
              <w:rPr>
                <w:rFonts w:cs="Consolas"/>
              </w:rPr>
            </w:pPr>
            <w:r w:rsidRPr="00E352EF">
              <w:t>1</w:t>
            </w:r>
          </w:p>
        </w:tc>
        <w:tc>
          <w:tcPr>
            <w:tcW w:w="1275" w:type="dxa"/>
            <w:tcBorders>
              <w:top w:val="single" w:sz="4" w:space="0" w:color="auto"/>
              <w:left w:val="single" w:sz="4" w:space="0" w:color="auto"/>
              <w:bottom w:val="single" w:sz="4" w:space="0" w:color="auto"/>
              <w:right w:val="single" w:sz="4" w:space="0" w:color="auto"/>
            </w:tcBorders>
            <w:tcMar>
              <w:left w:w="57" w:type="dxa"/>
              <w:right w:w="57" w:type="dxa"/>
            </w:tcMar>
          </w:tcPr>
          <w:p w14:paraId="7ECC1508" w14:textId="77777777" w:rsidR="00534B1C" w:rsidRPr="00E352EF" w:rsidRDefault="00534B1C" w:rsidP="00534B1C">
            <w:pPr>
              <w:autoSpaceDE w:val="0"/>
              <w:autoSpaceDN w:val="0"/>
              <w:adjustRightInd w:val="0"/>
              <w:rPr>
                <w:rFonts w:cs="Consolas"/>
              </w:rPr>
            </w:pPr>
            <w:r w:rsidRPr="00E352EF">
              <w:t>2</w:t>
            </w:r>
          </w:p>
        </w:tc>
        <w:tc>
          <w:tcPr>
            <w:tcW w:w="1134" w:type="dxa"/>
            <w:tcBorders>
              <w:top w:val="single" w:sz="4" w:space="0" w:color="auto"/>
              <w:left w:val="single" w:sz="4" w:space="0" w:color="auto"/>
              <w:bottom w:val="single" w:sz="4" w:space="0" w:color="auto"/>
              <w:right w:val="single" w:sz="4" w:space="0" w:color="auto"/>
            </w:tcBorders>
            <w:tcMar>
              <w:left w:w="57" w:type="dxa"/>
              <w:right w:w="57" w:type="dxa"/>
            </w:tcMar>
          </w:tcPr>
          <w:p w14:paraId="764FCFFC" w14:textId="77777777" w:rsidR="00534B1C" w:rsidRPr="00E352EF" w:rsidRDefault="00534B1C" w:rsidP="00534B1C">
            <w:pPr>
              <w:autoSpaceDE w:val="0"/>
              <w:autoSpaceDN w:val="0"/>
              <w:adjustRightInd w:val="0"/>
              <w:rPr>
                <w:rFonts w:cs="Consolas"/>
              </w:rPr>
            </w:pPr>
            <w:r w:rsidRPr="00E352EF">
              <w:t>3</w:t>
            </w:r>
          </w:p>
        </w:tc>
        <w:tc>
          <w:tcPr>
            <w:tcW w:w="1418" w:type="dxa"/>
            <w:tcBorders>
              <w:top w:val="single" w:sz="4" w:space="0" w:color="auto"/>
              <w:left w:val="single" w:sz="4" w:space="0" w:color="auto"/>
              <w:bottom w:val="single" w:sz="4" w:space="0" w:color="auto"/>
              <w:right w:val="single" w:sz="4" w:space="0" w:color="auto"/>
            </w:tcBorders>
            <w:tcMar>
              <w:left w:w="57" w:type="dxa"/>
              <w:right w:w="57" w:type="dxa"/>
            </w:tcMar>
          </w:tcPr>
          <w:p w14:paraId="6EEAEEF4" w14:textId="77777777" w:rsidR="00534B1C" w:rsidRPr="00E352EF" w:rsidRDefault="00534B1C" w:rsidP="00534B1C">
            <w:pPr>
              <w:autoSpaceDE w:val="0"/>
              <w:autoSpaceDN w:val="0"/>
              <w:adjustRightInd w:val="0"/>
              <w:rPr>
                <w:rFonts w:cs="Consolas"/>
              </w:rPr>
            </w:pPr>
            <w:r w:rsidRPr="00E352EF">
              <w:rPr>
                <w:rFonts w:cs="Consolas"/>
              </w:rPr>
              <w:t>IT</w:t>
            </w:r>
          </w:p>
        </w:tc>
        <w:tc>
          <w:tcPr>
            <w:tcW w:w="1417" w:type="dxa"/>
            <w:tcBorders>
              <w:top w:val="single" w:sz="4" w:space="0" w:color="auto"/>
              <w:left w:val="single" w:sz="4" w:space="0" w:color="auto"/>
              <w:bottom w:val="single" w:sz="4" w:space="0" w:color="auto"/>
              <w:right w:val="single" w:sz="4" w:space="0" w:color="auto"/>
            </w:tcBorders>
            <w:tcMar>
              <w:left w:w="57" w:type="dxa"/>
              <w:right w:w="57" w:type="dxa"/>
            </w:tcMar>
          </w:tcPr>
          <w:p w14:paraId="45DE02F2" w14:textId="77777777" w:rsidR="00534B1C" w:rsidRPr="00E352EF" w:rsidRDefault="00534B1C" w:rsidP="00534B1C">
            <w:pPr>
              <w:autoSpaceDE w:val="0"/>
              <w:autoSpaceDN w:val="0"/>
              <w:adjustRightInd w:val="0"/>
              <w:rPr>
                <w:rFonts w:cs="Consolas"/>
              </w:rPr>
            </w:pPr>
            <w:r w:rsidRPr="00E352EF">
              <w:rPr>
                <w:rFonts w:cs="Consolas"/>
              </w:rPr>
              <w:t>IT</w:t>
            </w:r>
          </w:p>
        </w:tc>
        <w:tc>
          <w:tcPr>
            <w:tcW w:w="1560" w:type="dxa"/>
            <w:tcBorders>
              <w:top w:val="single" w:sz="4" w:space="0" w:color="auto"/>
              <w:left w:val="single" w:sz="4" w:space="0" w:color="auto"/>
              <w:bottom w:val="single" w:sz="4" w:space="0" w:color="auto"/>
              <w:right w:val="single" w:sz="4" w:space="0" w:color="auto"/>
            </w:tcBorders>
            <w:tcMar>
              <w:left w:w="57" w:type="dxa"/>
              <w:right w:w="57" w:type="dxa"/>
            </w:tcMar>
          </w:tcPr>
          <w:p w14:paraId="7123E4F0" w14:textId="77777777" w:rsidR="00534B1C" w:rsidRPr="00E352EF" w:rsidRDefault="00534B1C" w:rsidP="00534B1C">
            <w:pPr>
              <w:autoSpaceDE w:val="0"/>
              <w:autoSpaceDN w:val="0"/>
              <w:adjustRightInd w:val="0"/>
              <w:rPr>
                <w:rFonts w:cs="Consolas"/>
              </w:rPr>
            </w:pPr>
            <w:r w:rsidRPr="00E352EF">
              <w:rPr>
                <w:rFonts w:cs="Consolas"/>
              </w:rPr>
              <w:t>IT</w:t>
            </w:r>
          </w:p>
        </w:tc>
      </w:tr>
      <w:tr w:rsidR="00534B1C" w:rsidRPr="00E352EF" w14:paraId="01003370" w14:textId="77777777" w:rsidTr="00534B1C">
        <w:trPr>
          <w:trHeight w:val="284"/>
        </w:trPr>
        <w:tc>
          <w:tcPr>
            <w:tcW w:w="1225" w:type="dxa"/>
            <w:tcBorders>
              <w:top w:val="single" w:sz="4" w:space="0" w:color="auto"/>
              <w:left w:val="single" w:sz="4" w:space="0" w:color="auto"/>
              <w:bottom w:val="single" w:sz="4" w:space="0" w:color="auto"/>
              <w:right w:val="single" w:sz="4" w:space="0" w:color="auto"/>
            </w:tcBorders>
            <w:tcMar>
              <w:left w:w="57" w:type="dxa"/>
              <w:right w:w="57" w:type="dxa"/>
            </w:tcMar>
          </w:tcPr>
          <w:p w14:paraId="2FAA3D51" w14:textId="77777777" w:rsidR="00534B1C" w:rsidRPr="00E352EF" w:rsidRDefault="00534B1C" w:rsidP="00534B1C">
            <w:pPr>
              <w:autoSpaceDE w:val="0"/>
              <w:autoSpaceDN w:val="0"/>
              <w:adjustRightInd w:val="0"/>
            </w:pPr>
            <w:r w:rsidRPr="00E352EF">
              <w:t>2</w:t>
            </w:r>
          </w:p>
        </w:tc>
        <w:tc>
          <w:tcPr>
            <w:tcW w:w="1225" w:type="dxa"/>
            <w:tcBorders>
              <w:top w:val="single" w:sz="4" w:space="0" w:color="auto"/>
              <w:left w:val="single" w:sz="4" w:space="0" w:color="auto"/>
              <w:bottom w:val="single" w:sz="4" w:space="0" w:color="auto"/>
              <w:right w:val="single" w:sz="4" w:space="0" w:color="auto"/>
            </w:tcBorders>
            <w:tcMar>
              <w:left w:w="57" w:type="dxa"/>
              <w:right w:w="57" w:type="dxa"/>
            </w:tcMar>
          </w:tcPr>
          <w:p w14:paraId="30FF1DCD" w14:textId="77777777" w:rsidR="00534B1C" w:rsidRPr="00E352EF" w:rsidRDefault="00534B1C" w:rsidP="00534B1C">
            <w:pPr>
              <w:autoSpaceDE w:val="0"/>
              <w:autoSpaceDN w:val="0"/>
              <w:adjustRightInd w:val="0"/>
              <w:rPr>
                <w:rFonts w:cs="Consolas"/>
              </w:rPr>
            </w:pPr>
            <w:r w:rsidRPr="00E352EF">
              <w:t>4</w:t>
            </w:r>
          </w:p>
        </w:tc>
        <w:tc>
          <w:tcPr>
            <w:tcW w:w="1275" w:type="dxa"/>
            <w:tcBorders>
              <w:top w:val="single" w:sz="4" w:space="0" w:color="auto"/>
              <w:left w:val="single" w:sz="4" w:space="0" w:color="auto"/>
              <w:bottom w:val="single" w:sz="4" w:space="0" w:color="auto"/>
              <w:right w:val="single" w:sz="4" w:space="0" w:color="auto"/>
            </w:tcBorders>
            <w:tcMar>
              <w:left w:w="57" w:type="dxa"/>
              <w:right w:w="57" w:type="dxa"/>
            </w:tcMar>
          </w:tcPr>
          <w:p w14:paraId="4626FEFD" w14:textId="77777777" w:rsidR="00534B1C" w:rsidRPr="00E352EF" w:rsidRDefault="00534B1C" w:rsidP="00534B1C">
            <w:pPr>
              <w:autoSpaceDE w:val="0"/>
              <w:autoSpaceDN w:val="0"/>
              <w:adjustRightInd w:val="0"/>
              <w:rPr>
                <w:rFonts w:cs="Consolas"/>
              </w:rPr>
            </w:pPr>
            <w:r w:rsidRPr="00E352EF">
              <w:t>5</w:t>
            </w:r>
          </w:p>
        </w:tc>
        <w:tc>
          <w:tcPr>
            <w:tcW w:w="1134" w:type="dxa"/>
            <w:tcBorders>
              <w:top w:val="single" w:sz="4" w:space="0" w:color="auto"/>
              <w:left w:val="single" w:sz="4" w:space="0" w:color="auto"/>
              <w:bottom w:val="single" w:sz="4" w:space="0" w:color="auto"/>
              <w:right w:val="single" w:sz="4" w:space="0" w:color="auto"/>
            </w:tcBorders>
            <w:tcMar>
              <w:left w:w="57" w:type="dxa"/>
              <w:right w:w="57" w:type="dxa"/>
            </w:tcMar>
          </w:tcPr>
          <w:p w14:paraId="61110E9E" w14:textId="77777777" w:rsidR="00534B1C" w:rsidRPr="00E352EF" w:rsidRDefault="00534B1C" w:rsidP="00534B1C">
            <w:pPr>
              <w:autoSpaceDE w:val="0"/>
              <w:autoSpaceDN w:val="0"/>
              <w:adjustRightInd w:val="0"/>
              <w:rPr>
                <w:rFonts w:cs="Consolas"/>
              </w:rPr>
            </w:pPr>
            <w:r w:rsidRPr="00E352EF">
              <w:t>6</w:t>
            </w:r>
          </w:p>
        </w:tc>
        <w:tc>
          <w:tcPr>
            <w:tcW w:w="1418" w:type="dxa"/>
            <w:tcBorders>
              <w:top w:val="single" w:sz="4" w:space="0" w:color="auto"/>
              <w:left w:val="single" w:sz="4" w:space="0" w:color="auto"/>
              <w:bottom w:val="single" w:sz="4" w:space="0" w:color="auto"/>
              <w:right w:val="single" w:sz="4" w:space="0" w:color="auto"/>
            </w:tcBorders>
            <w:tcMar>
              <w:left w:w="57" w:type="dxa"/>
              <w:right w:w="57" w:type="dxa"/>
            </w:tcMar>
          </w:tcPr>
          <w:p w14:paraId="666AB403" w14:textId="77777777" w:rsidR="00534B1C" w:rsidRPr="00E352EF" w:rsidRDefault="00534B1C" w:rsidP="00534B1C">
            <w:pPr>
              <w:autoSpaceDE w:val="0"/>
              <w:autoSpaceDN w:val="0"/>
              <w:adjustRightInd w:val="0"/>
              <w:rPr>
                <w:rFonts w:cs="Consolas"/>
              </w:rPr>
            </w:pPr>
            <w:r w:rsidRPr="00E352EF">
              <w:rPr>
                <w:rFonts w:cs="Consolas"/>
              </w:rPr>
              <w:t>US</w:t>
            </w:r>
          </w:p>
        </w:tc>
        <w:tc>
          <w:tcPr>
            <w:tcW w:w="1417" w:type="dxa"/>
            <w:tcBorders>
              <w:top w:val="single" w:sz="4" w:space="0" w:color="auto"/>
              <w:left w:val="single" w:sz="4" w:space="0" w:color="auto"/>
              <w:bottom w:val="single" w:sz="4" w:space="0" w:color="auto"/>
              <w:right w:val="single" w:sz="4" w:space="0" w:color="auto"/>
            </w:tcBorders>
            <w:tcMar>
              <w:left w:w="57" w:type="dxa"/>
              <w:right w:w="57" w:type="dxa"/>
            </w:tcMar>
          </w:tcPr>
          <w:p w14:paraId="2688D785" w14:textId="77777777" w:rsidR="00534B1C" w:rsidRPr="00E352EF" w:rsidRDefault="00534B1C" w:rsidP="00534B1C">
            <w:pPr>
              <w:autoSpaceDE w:val="0"/>
              <w:autoSpaceDN w:val="0"/>
              <w:adjustRightInd w:val="0"/>
              <w:rPr>
                <w:rFonts w:cs="Consolas"/>
              </w:rPr>
            </w:pPr>
            <w:r w:rsidRPr="00E352EF">
              <w:rPr>
                <w:rFonts w:cs="Consolas"/>
              </w:rPr>
              <w:t>US</w:t>
            </w:r>
          </w:p>
        </w:tc>
        <w:tc>
          <w:tcPr>
            <w:tcW w:w="1560" w:type="dxa"/>
            <w:tcBorders>
              <w:top w:val="single" w:sz="4" w:space="0" w:color="auto"/>
              <w:left w:val="single" w:sz="4" w:space="0" w:color="auto"/>
              <w:bottom w:val="single" w:sz="4" w:space="0" w:color="auto"/>
              <w:right w:val="single" w:sz="4" w:space="0" w:color="auto"/>
            </w:tcBorders>
            <w:tcMar>
              <w:left w:w="57" w:type="dxa"/>
              <w:right w:w="57" w:type="dxa"/>
            </w:tcMar>
          </w:tcPr>
          <w:p w14:paraId="6AC0C987" w14:textId="77777777" w:rsidR="00534B1C" w:rsidRPr="00E352EF" w:rsidRDefault="00534B1C" w:rsidP="00534B1C">
            <w:pPr>
              <w:autoSpaceDE w:val="0"/>
              <w:autoSpaceDN w:val="0"/>
              <w:adjustRightInd w:val="0"/>
              <w:rPr>
                <w:rFonts w:cs="Consolas"/>
              </w:rPr>
            </w:pPr>
            <w:r w:rsidRPr="00E352EF">
              <w:rPr>
                <w:rFonts w:cs="Consolas"/>
              </w:rPr>
              <w:t>IT</w:t>
            </w:r>
          </w:p>
        </w:tc>
      </w:tr>
      <w:tr w:rsidR="00534B1C" w:rsidRPr="00E352EF" w14:paraId="03C61436" w14:textId="77777777" w:rsidTr="00534B1C">
        <w:trPr>
          <w:trHeight w:val="284"/>
        </w:trPr>
        <w:tc>
          <w:tcPr>
            <w:tcW w:w="1225" w:type="dxa"/>
            <w:tcBorders>
              <w:top w:val="single" w:sz="4" w:space="0" w:color="auto"/>
              <w:left w:val="single" w:sz="4" w:space="0" w:color="auto"/>
              <w:bottom w:val="single" w:sz="4" w:space="0" w:color="auto"/>
              <w:right w:val="single" w:sz="4" w:space="0" w:color="auto"/>
            </w:tcBorders>
            <w:tcMar>
              <w:left w:w="57" w:type="dxa"/>
              <w:right w:w="57" w:type="dxa"/>
            </w:tcMar>
          </w:tcPr>
          <w:p w14:paraId="7FC1F8AB" w14:textId="77777777" w:rsidR="00534B1C" w:rsidRPr="00E352EF" w:rsidRDefault="00534B1C" w:rsidP="00534B1C">
            <w:pPr>
              <w:autoSpaceDE w:val="0"/>
              <w:autoSpaceDN w:val="0"/>
              <w:adjustRightInd w:val="0"/>
            </w:pPr>
            <w:r w:rsidRPr="00E352EF">
              <w:t>2</w:t>
            </w:r>
          </w:p>
        </w:tc>
        <w:tc>
          <w:tcPr>
            <w:tcW w:w="1225" w:type="dxa"/>
            <w:tcBorders>
              <w:top w:val="single" w:sz="4" w:space="0" w:color="auto"/>
              <w:left w:val="single" w:sz="4" w:space="0" w:color="auto"/>
              <w:bottom w:val="single" w:sz="4" w:space="0" w:color="auto"/>
              <w:right w:val="single" w:sz="4" w:space="0" w:color="auto"/>
            </w:tcBorders>
            <w:tcMar>
              <w:left w:w="57" w:type="dxa"/>
              <w:right w:w="57" w:type="dxa"/>
            </w:tcMar>
          </w:tcPr>
          <w:p w14:paraId="4F6DC609" w14:textId="77777777" w:rsidR="00534B1C" w:rsidRPr="00E352EF" w:rsidRDefault="00534B1C" w:rsidP="00534B1C">
            <w:pPr>
              <w:autoSpaceDE w:val="0"/>
              <w:autoSpaceDN w:val="0"/>
              <w:adjustRightInd w:val="0"/>
              <w:rPr>
                <w:rFonts w:cs="Consolas"/>
              </w:rPr>
            </w:pPr>
            <w:r w:rsidRPr="00E352EF">
              <w:t>4</w:t>
            </w:r>
          </w:p>
        </w:tc>
        <w:tc>
          <w:tcPr>
            <w:tcW w:w="1275" w:type="dxa"/>
            <w:tcBorders>
              <w:top w:val="single" w:sz="4" w:space="0" w:color="auto"/>
              <w:left w:val="single" w:sz="4" w:space="0" w:color="auto"/>
              <w:bottom w:val="single" w:sz="4" w:space="0" w:color="auto"/>
              <w:right w:val="single" w:sz="4" w:space="0" w:color="auto"/>
            </w:tcBorders>
            <w:tcMar>
              <w:left w:w="57" w:type="dxa"/>
              <w:right w:w="57" w:type="dxa"/>
            </w:tcMar>
          </w:tcPr>
          <w:p w14:paraId="41532DB2" w14:textId="77777777" w:rsidR="00534B1C" w:rsidRPr="00E352EF" w:rsidRDefault="00534B1C" w:rsidP="00534B1C">
            <w:pPr>
              <w:autoSpaceDE w:val="0"/>
              <w:autoSpaceDN w:val="0"/>
              <w:adjustRightInd w:val="0"/>
              <w:rPr>
                <w:rFonts w:cs="Consolas"/>
              </w:rPr>
            </w:pPr>
            <w:r w:rsidRPr="00E352EF">
              <w:t>5</w:t>
            </w:r>
          </w:p>
        </w:tc>
        <w:tc>
          <w:tcPr>
            <w:tcW w:w="1134" w:type="dxa"/>
            <w:tcBorders>
              <w:top w:val="single" w:sz="4" w:space="0" w:color="auto"/>
              <w:left w:val="single" w:sz="4" w:space="0" w:color="auto"/>
              <w:bottom w:val="single" w:sz="4" w:space="0" w:color="auto"/>
              <w:right w:val="single" w:sz="4" w:space="0" w:color="auto"/>
            </w:tcBorders>
            <w:tcMar>
              <w:left w:w="57" w:type="dxa"/>
              <w:right w:w="57" w:type="dxa"/>
            </w:tcMar>
          </w:tcPr>
          <w:p w14:paraId="2F0CEB1E" w14:textId="77777777" w:rsidR="00534B1C" w:rsidRPr="00E352EF" w:rsidRDefault="00534B1C" w:rsidP="00534B1C">
            <w:pPr>
              <w:autoSpaceDE w:val="0"/>
              <w:autoSpaceDN w:val="0"/>
              <w:adjustRightInd w:val="0"/>
              <w:rPr>
                <w:rFonts w:cs="Consolas"/>
              </w:rPr>
            </w:pPr>
            <w:r w:rsidRPr="00E352EF">
              <w:t>7</w:t>
            </w:r>
          </w:p>
        </w:tc>
        <w:tc>
          <w:tcPr>
            <w:tcW w:w="1418" w:type="dxa"/>
            <w:tcBorders>
              <w:top w:val="single" w:sz="4" w:space="0" w:color="auto"/>
              <w:left w:val="single" w:sz="4" w:space="0" w:color="auto"/>
              <w:bottom w:val="single" w:sz="4" w:space="0" w:color="auto"/>
              <w:right w:val="single" w:sz="4" w:space="0" w:color="auto"/>
            </w:tcBorders>
            <w:tcMar>
              <w:left w:w="57" w:type="dxa"/>
              <w:right w:w="57" w:type="dxa"/>
            </w:tcMar>
          </w:tcPr>
          <w:p w14:paraId="1DA4B57E" w14:textId="77777777" w:rsidR="00534B1C" w:rsidRPr="00E352EF" w:rsidRDefault="00534B1C" w:rsidP="00534B1C">
            <w:pPr>
              <w:autoSpaceDE w:val="0"/>
              <w:autoSpaceDN w:val="0"/>
              <w:adjustRightInd w:val="0"/>
              <w:rPr>
                <w:rFonts w:cs="Consolas"/>
              </w:rPr>
            </w:pPr>
            <w:r w:rsidRPr="00E352EF">
              <w:rPr>
                <w:rFonts w:cs="Consolas"/>
              </w:rPr>
              <w:t>US</w:t>
            </w:r>
          </w:p>
        </w:tc>
        <w:tc>
          <w:tcPr>
            <w:tcW w:w="1417" w:type="dxa"/>
            <w:tcBorders>
              <w:top w:val="single" w:sz="4" w:space="0" w:color="auto"/>
              <w:left w:val="single" w:sz="4" w:space="0" w:color="auto"/>
              <w:bottom w:val="single" w:sz="4" w:space="0" w:color="auto"/>
              <w:right w:val="single" w:sz="4" w:space="0" w:color="auto"/>
            </w:tcBorders>
            <w:tcMar>
              <w:left w:w="57" w:type="dxa"/>
              <w:right w:w="57" w:type="dxa"/>
            </w:tcMar>
          </w:tcPr>
          <w:p w14:paraId="52D36336" w14:textId="77777777" w:rsidR="00534B1C" w:rsidRPr="00E352EF" w:rsidRDefault="00534B1C" w:rsidP="00534B1C">
            <w:pPr>
              <w:autoSpaceDE w:val="0"/>
              <w:autoSpaceDN w:val="0"/>
              <w:adjustRightInd w:val="0"/>
              <w:rPr>
                <w:rFonts w:cs="Consolas"/>
              </w:rPr>
            </w:pPr>
            <w:r w:rsidRPr="00E352EF">
              <w:rPr>
                <w:rFonts w:cs="Consolas"/>
              </w:rPr>
              <w:t>US</w:t>
            </w:r>
          </w:p>
        </w:tc>
        <w:tc>
          <w:tcPr>
            <w:tcW w:w="1560" w:type="dxa"/>
            <w:tcBorders>
              <w:top w:val="single" w:sz="4" w:space="0" w:color="auto"/>
              <w:left w:val="single" w:sz="4" w:space="0" w:color="auto"/>
              <w:bottom w:val="single" w:sz="4" w:space="0" w:color="auto"/>
              <w:right w:val="single" w:sz="4" w:space="0" w:color="auto"/>
            </w:tcBorders>
            <w:tcMar>
              <w:left w:w="57" w:type="dxa"/>
              <w:right w:w="57" w:type="dxa"/>
            </w:tcMar>
          </w:tcPr>
          <w:p w14:paraId="1291F08D" w14:textId="77777777" w:rsidR="00534B1C" w:rsidRPr="00E352EF" w:rsidRDefault="00534B1C" w:rsidP="00534B1C">
            <w:pPr>
              <w:autoSpaceDE w:val="0"/>
              <w:autoSpaceDN w:val="0"/>
              <w:adjustRightInd w:val="0"/>
              <w:rPr>
                <w:rFonts w:cs="Consolas"/>
              </w:rPr>
            </w:pPr>
            <w:r w:rsidRPr="00E352EF">
              <w:rPr>
                <w:rFonts w:cs="Consolas"/>
              </w:rPr>
              <w:t>IT</w:t>
            </w:r>
          </w:p>
        </w:tc>
      </w:tr>
    </w:tbl>
    <w:p w14:paraId="61021DED" w14:textId="77777777" w:rsidR="00534B1C" w:rsidRPr="00E352EF" w:rsidRDefault="00534B1C" w:rsidP="00534B1C">
      <w:pPr>
        <w:rPr>
          <w:rFonts w:asciiTheme="minorHAnsi" w:hAnsiTheme="minorHAnsi"/>
          <w:szCs w:val="22"/>
        </w:rPr>
      </w:pPr>
    </w:p>
    <w:p w14:paraId="294303C9" w14:textId="77777777" w:rsidR="00534B1C" w:rsidRPr="00E352EF" w:rsidRDefault="00534B1C" w:rsidP="00B3632D">
      <w:pPr>
        <w:pStyle w:val="Titolo3"/>
      </w:pPr>
      <w:bookmarkStart w:id="266" w:name="_Toc464487900"/>
      <w:r w:rsidRPr="00E352EF">
        <w:t>calc_clause</w:t>
      </w:r>
      <w:bookmarkEnd w:id="266"/>
    </w:p>
    <w:p w14:paraId="0AF50513" w14:textId="77777777" w:rsidR="00B606B2" w:rsidRPr="00E352EF" w:rsidRDefault="00B606B2" w:rsidP="00B606B2"/>
    <w:p w14:paraId="74D04F37" w14:textId="77777777" w:rsidR="00534B1C" w:rsidRPr="00E352EF" w:rsidRDefault="00534B1C" w:rsidP="00B606B2">
      <w:pPr>
        <w:ind w:firstLine="706"/>
        <w:rPr>
          <w:rFonts w:ascii="Cambria" w:hAnsi="Cambria"/>
          <w:b/>
        </w:rPr>
      </w:pPr>
      <w:r w:rsidRPr="00E352EF">
        <w:rPr>
          <w:rFonts w:ascii="Cambria" w:hAnsi="Cambria"/>
        </w:rPr>
        <w:t>calc_clause := {</w:t>
      </w:r>
      <w:r w:rsidRPr="00E352EF">
        <w:rPr>
          <w:rFonts w:ascii="Cambria" w:hAnsi="Cambria"/>
          <w:b/>
        </w:rPr>
        <w:t xml:space="preserve"> </w:t>
      </w:r>
      <w:r w:rsidRPr="00E352EF">
        <w:rPr>
          <w:rFonts w:ascii="Cambria" w:hAnsi="Cambria"/>
        </w:rPr>
        <w:t>role</w:t>
      </w:r>
      <w:r w:rsidRPr="00E352EF">
        <w:rPr>
          <w:rFonts w:ascii="Cambria" w:hAnsi="Cambria"/>
          <w:b/>
        </w:rPr>
        <w:t xml:space="preserve"> </w:t>
      </w:r>
      <w:r w:rsidRPr="00E352EF">
        <w:rPr>
          <w:rFonts w:ascii="Cambria" w:hAnsi="Cambria"/>
        </w:rPr>
        <w:t xml:space="preserve">} </w:t>
      </w:r>
      <w:r w:rsidRPr="00E352EF">
        <w:rPr>
          <w:rFonts w:ascii="Cambria" w:hAnsi="Cambria"/>
          <w:i/>
        </w:rPr>
        <w:t>compName</w:t>
      </w:r>
      <w:r w:rsidRPr="00E352EF">
        <w:rPr>
          <w:rFonts w:ascii="Cambria" w:hAnsi="Cambria"/>
        </w:rPr>
        <w:t xml:space="preserve"> </w:t>
      </w:r>
      <w:r w:rsidRPr="00E352EF">
        <w:rPr>
          <w:rFonts w:ascii="Cambria" w:hAnsi="Cambria"/>
          <w:b/>
        </w:rPr>
        <w:t>=</w:t>
      </w:r>
      <w:r w:rsidRPr="00E352EF">
        <w:rPr>
          <w:rFonts w:ascii="Cambria" w:hAnsi="Cambria"/>
        </w:rPr>
        <w:t xml:space="preserve"> </w:t>
      </w:r>
      <w:r w:rsidRPr="00E352EF">
        <w:rPr>
          <w:rFonts w:ascii="Cambria" w:hAnsi="Cambria"/>
          <w:i/>
        </w:rPr>
        <w:t>k</w:t>
      </w:r>
    </w:p>
    <w:p w14:paraId="767BDC5A" w14:textId="77777777" w:rsidR="00127AFF" w:rsidRPr="00E352EF" w:rsidRDefault="00127AFF" w:rsidP="00534B1C">
      <w:pPr>
        <w:jc w:val="both"/>
        <w:rPr>
          <w:rFonts w:ascii="Cambria" w:hAnsi="Cambria"/>
          <w:color w:val="auto"/>
        </w:rPr>
      </w:pPr>
    </w:p>
    <w:p w14:paraId="08C14DC7" w14:textId="77777777" w:rsidR="00534B1C" w:rsidRPr="00E352EF" w:rsidRDefault="00534B1C" w:rsidP="00534B1C">
      <w:pPr>
        <w:jc w:val="both"/>
        <w:rPr>
          <w:rFonts w:ascii="Cambria" w:hAnsi="Cambria"/>
        </w:rPr>
      </w:pPr>
      <w:r w:rsidRPr="00E352EF">
        <w:rPr>
          <w:rFonts w:ascii="Cambria" w:hAnsi="Cambria"/>
          <w:color w:val="auto"/>
        </w:rPr>
        <w:t>The calc_clause adds a new component (</w:t>
      </w:r>
      <w:r w:rsidR="00A82077" w:rsidRPr="00E352EF">
        <w:rPr>
          <w:rFonts w:ascii="Cambria" w:eastAsia="Calibri" w:hAnsi="Cambria" w:cs="Calibri"/>
        </w:rPr>
        <w:t xml:space="preserve">Identifier </w:t>
      </w:r>
      <w:r w:rsidRPr="00E352EF">
        <w:rPr>
          <w:rFonts w:ascii="Cambria" w:hAnsi="Cambria"/>
          <w:color w:val="auto"/>
        </w:rPr>
        <w:t xml:space="preserve">, </w:t>
      </w:r>
      <w:r w:rsidR="00A82077" w:rsidRPr="00E352EF">
        <w:rPr>
          <w:rFonts w:ascii="Cambria" w:hAnsi="Cambria"/>
          <w:color w:val="auto"/>
        </w:rPr>
        <w:t xml:space="preserve">Measure </w:t>
      </w:r>
      <w:r w:rsidRPr="00E352EF">
        <w:rPr>
          <w:rFonts w:ascii="Cambria" w:hAnsi="Cambria"/>
          <w:color w:val="auto"/>
        </w:rPr>
        <w:t xml:space="preserve">or </w:t>
      </w:r>
      <w:r w:rsidR="00A82077" w:rsidRPr="00E352EF">
        <w:rPr>
          <w:rFonts w:ascii="Cambria" w:hAnsi="Cambria"/>
          <w:color w:val="auto"/>
        </w:rPr>
        <w:t xml:space="preserve">Attribute </w:t>
      </w:r>
      <w:r w:rsidR="00A82077" w:rsidRPr="00E352EF">
        <w:rPr>
          <w:rFonts w:ascii="Cambria" w:eastAsia="Calibri" w:hAnsi="Cambria" w:cs="Calibri"/>
        </w:rPr>
        <w:t>Component</w:t>
      </w:r>
      <w:r w:rsidRPr="00E352EF">
        <w:rPr>
          <w:rFonts w:ascii="Cambria" w:hAnsi="Cambria"/>
          <w:color w:val="auto"/>
        </w:rPr>
        <w:t>) or replaces an existing component (</w:t>
      </w:r>
      <w:r w:rsidR="00A82077" w:rsidRPr="00E352EF">
        <w:rPr>
          <w:rFonts w:ascii="Cambria" w:hAnsi="Cambria"/>
          <w:color w:val="auto"/>
        </w:rPr>
        <w:t xml:space="preserve">Measure </w:t>
      </w:r>
      <w:r w:rsidRPr="00E352EF">
        <w:rPr>
          <w:rFonts w:ascii="Cambria" w:hAnsi="Cambria"/>
          <w:color w:val="auto"/>
        </w:rPr>
        <w:t xml:space="preserve">or </w:t>
      </w:r>
      <w:r w:rsidR="00A82077" w:rsidRPr="00E352EF">
        <w:rPr>
          <w:rFonts w:ascii="Cambria" w:hAnsi="Cambria"/>
          <w:color w:val="auto"/>
        </w:rPr>
        <w:t>Attribute</w:t>
      </w:r>
      <w:r w:rsidRPr="00E352EF">
        <w:rPr>
          <w:rFonts w:ascii="Cambria" w:hAnsi="Cambria"/>
          <w:color w:val="auto"/>
        </w:rPr>
        <w:t xml:space="preserve">: the </w:t>
      </w:r>
      <w:r w:rsidR="00A82077" w:rsidRPr="00E352EF">
        <w:rPr>
          <w:rFonts w:ascii="Cambria" w:eastAsia="Calibri" w:hAnsi="Cambria" w:cs="Calibri"/>
        </w:rPr>
        <w:t>Identifier Component</w:t>
      </w:r>
      <w:r w:rsidRPr="00E352EF">
        <w:rPr>
          <w:rFonts w:ascii="Cambria" w:hAnsi="Cambria"/>
          <w:color w:val="auto"/>
        </w:rPr>
        <w:t xml:space="preserve">s cannot be replaced) of the working </w:t>
      </w:r>
      <w:r w:rsidR="00472C2F" w:rsidRPr="00E352EF">
        <w:t>Dataset</w:t>
      </w:r>
      <w:r w:rsidRPr="00E352EF">
        <w:rPr>
          <w:rFonts w:ascii="Cambria" w:hAnsi="Cambria"/>
          <w:color w:val="auto"/>
        </w:rPr>
        <w:t xml:space="preserve">. </w:t>
      </w:r>
      <w:r w:rsidRPr="00E352EF">
        <w:rPr>
          <w:rFonts w:ascii="Cambria" w:hAnsi="Cambria"/>
        </w:rPr>
        <w:t xml:space="preserve">If </w:t>
      </w:r>
      <w:r w:rsidRPr="00E352EF">
        <w:rPr>
          <w:rFonts w:ascii="Cambria" w:hAnsi="Cambria"/>
          <w:i/>
        </w:rPr>
        <w:t>calc_comp</w:t>
      </w:r>
      <w:r w:rsidRPr="00E352EF">
        <w:rPr>
          <w:rFonts w:ascii="Cambria" w:hAnsi="Cambria"/>
        </w:rPr>
        <w:t xml:space="preserve"> coincides with the name of an existing Component in the working </w:t>
      </w:r>
      <w:r w:rsidR="00472C2F" w:rsidRPr="00E352EF">
        <w:t>Dataset</w:t>
      </w:r>
      <w:r w:rsidRPr="00E352EF">
        <w:rPr>
          <w:rFonts w:ascii="Cambria" w:hAnsi="Cambria"/>
        </w:rPr>
        <w:t xml:space="preserve"> (even with different type), the calculated one replaces the former, in name, value and type. </w:t>
      </w:r>
    </w:p>
    <w:p w14:paraId="7AD1801D" w14:textId="77777777" w:rsidR="00710B3F" w:rsidRPr="00E352EF" w:rsidRDefault="00710B3F" w:rsidP="00534B1C">
      <w:pPr>
        <w:pStyle w:val="Sottotitolo"/>
        <w:rPr>
          <w:sz w:val="20"/>
        </w:rPr>
      </w:pPr>
    </w:p>
    <w:p w14:paraId="522CDAE9" w14:textId="77777777" w:rsidR="00534B1C" w:rsidRPr="00E352EF" w:rsidRDefault="00EA6708" w:rsidP="00D4556A">
      <w:pPr>
        <w:rPr>
          <w:rFonts w:ascii="Cambria" w:eastAsia="Calibri" w:hAnsi="Cambria" w:cs="Calibri"/>
          <w:i/>
          <w:color w:val="5B9BD5"/>
        </w:rPr>
      </w:pPr>
      <w:r w:rsidRPr="00E352EF">
        <w:rPr>
          <w:rFonts w:ascii="Cambria" w:eastAsia="Calibri" w:hAnsi="Cambria" w:cs="Calibri"/>
          <w:i/>
          <w:color w:val="5B9BD5"/>
        </w:rPr>
        <w:t>Examples</w:t>
      </w:r>
    </w:p>
    <w:p w14:paraId="1DD6F895" w14:textId="77777777" w:rsidR="00534B1C" w:rsidRPr="00E352EF" w:rsidRDefault="00B606B2" w:rsidP="00534B1C">
      <w:pPr>
        <w:rPr>
          <w:rFonts w:ascii="Cambria" w:hAnsi="Cambria"/>
        </w:rPr>
      </w:pPr>
      <w:r w:rsidRPr="00E352EF">
        <w:rPr>
          <w:rFonts w:ascii="Cambria" w:hAnsi="Cambria"/>
        </w:rPr>
        <w:t>S</w:t>
      </w:r>
      <w:r w:rsidR="00534B1C" w:rsidRPr="00E352EF">
        <w:rPr>
          <w:rFonts w:ascii="Cambria" w:hAnsi="Cambria"/>
        </w:rPr>
        <w:t>uppose merge_flags is a user defined function (not shown here) that returns EP when applied to E, P</w:t>
      </w:r>
    </w:p>
    <w:p w14:paraId="5B0B4119" w14:textId="77777777" w:rsidR="00534B1C" w:rsidRPr="00E352EF" w:rsidRDefault="00534B1C" w:rsidP="00534B1C">
      <w:pPr>
        <w:rPr>
          <w:rFonts w:ascii="Cambria" w:hAnsi="Cambria"/>
        </w:rPr>
      </w:pPr>
      <w:r w:rsidRPr="00E352EF">
        <w:rPr>
          <w:rFonts w:ascii="Cambria" w:hAnsi="Cambria"/>
        </w:rPr>
        <w:t xml:space="preserve">ds3 := </w:t>
      </w:r>
      <w:r w:rsidRPr="00E352EF">
        <w:rPr>
          <w:rFonts w:ascii="Cambria" w:hAnsi="Cambria"/>
          <w:b/>
        </w:rPr>
        <w:t xml:space="preserve">[ </w:t>
      </w:r>
      <w:r w:rsidRPr="00E352EF">
        <w:rPr>
          <w:rFonts w:ascii="Cambria" w:hAnsi="Cambria"/>
        </w:rPr>
        <w:t xml:space="preserve">ds1, ds2 </w:t>
      </w:r>
      <w:r w:rsidRPr="00E352EF">
        <w:rPr>
          <w:rFonts w:ascii="Cambria" w:hAnsi="Cambria"/>
          <w:b/>
        </w:rPr>
        <w:t>] {</w:t>
      </w:r>
      <w:r w:rsidRPr="00E352EF">
        <w:rPr>
          <w:rFonts w:ascii="Cambria" w:hAnsi="Cambria"/>
        </w:rPr>
        <w:t xml:space="preserve"> </w:t>
      </w:r>
    </w:p>
    <w:p w14:paraId="59CD352C" w14:textId="1C040EEB" w:rsidR="00534B1C" w:rsidRPr="00E352EF" w:rsidRDefault="00534B1C" w:rsidP="00B606B2">
      <w:pPr>
        <w:ind w:firstLine="1701"/>
        <w:rPr>
          <w:rFonts w:ascii="Cambria" w:hAnsi="Cambria"/>
        </w:rPr>
      </w:pPr>
      <w:r w:rsidRPr="00E352EF">
        <w:rPr>
          <w:rFonts w:ascii="Cambria" w:hAnsi="Cambria"/>
        </w:rPr>
        <w:t>obs_value = ds1</w:t>
      </w:r>
      <w:del w:id="267" w:author="Laura Viignola" w:date="2017-05-11T09:28:00Z">
        <w:r w:rsidRPr="00E352EF" w:rsidDel="004266D2">
          <w:rPr>
            <w:rFonts w:ascii="Cambria" w:hAnsi="Cambria"/>
          </w:rPr>
          <w:delText>.</w:delText>
        </w:r>
      </w:del>
      <w:ins w:id="268" w:author="Laura Viignola" w:date="2017-05-11T09:28:00Z">
        <w:r w:rsidR="004266D2">
          <w:rPr>
            <w:rFonts w:ascii="Cambria" w:hAnsi="Cambria"/>
          </w:rPr>
          <w:t>#</w:t>
        </w:r>
      </w:ins>
      <w:r w:rsidRPr="00E352EF">
        <w:rPr>
          <w:rFonts w:ascii="Cambria" w:hAnsi="Cambria"/>
        </w:rPr>
        <w:t>obs_value + ds2</w:t>
      </w:r>
      <w:del w:id="269" w:author="Laura Viignola" w:date="2017-05-11T09:28:00Z">
        <w:r w:rsidRPr="00E352EF" w:rsidDel="004266D2">
          <w:rPr>
            <w:rFonts w:ascii="Cambria" w:hAnsi="Cambria"/>
          </w:rPr>
          <w:delText>.</w:delText>
        </w:r>
      </w:del>
      <w:ins w:id="270" w:author="Laura Viignola" w:date="2017-05-11T09:28:00Z">
        <w:r w:rsidR="004266D2">
          <w:rPr>
            <w:rFonts w:ascii="Cambria" w:hAnsi="Cambria"/>
          </w:rPr>
          <w:t>#</w:t>
        </w:r>
      </w:ins>
      <w:r w:rsidRPr="00E352EF">
        <w:rPr>
          <w:rFonts w:ascii="Cambria" w:hAnsi="Cambria"/>
        </w:rPr>
        <w:t xml:space="preserve">obs_value , </w:t>
      </w:r>
    </w:p>
    <w:p w14:paraId="307DB1B3" w14:textId="0D1FE19B" w:rsidR="00534B1C" w:rsidRPr="00E352EF" w:rsidRDefault="00534B1C" w:rsidP="00B606B2">
      <w:pPr>
        <w:ind w:firstLine="1701"/>
        <w:rPr>
          <w:rFonts w:ascii="Cambria" w:hAnsi="Cambria"/>
        </w:rPr>
      </w:pPr>
      <w:r w:rsidRPr="00E352EF">
        <w:rPr>
          <w:rFonts w:ascii="Cambria" w:hAnsi="Cambria"/>
        </w:rPr>
        <w:t>obs_status = merge_flags ( ds1</w:t>
      </w:r>
      <w:del w:id="271" w:author="Laura Viignola" w:date="2017-05-11T09:28:00Z">
        <w:r w:rsidRPr="00E352EF" w:rsidDel="004266D2">
          <w:rPr>
            <w:rFonts w:ascii="Cambria" w:hAnsi="Cambria"/>
          </w:rPr>
          <w:delText>.</w:delText>
        </w:r>
      </w:del>
      <w:ins w:id="272" w:author="Laura Viignola" w:date="2017-05-11T09:28:00Z">
        <w:r w:rsidR="004266D2">
          <w:rPr>
            <w:rFonts w:ascii="Cambria" w:hAnsi="Cambria"/>
          </w:rPr>
          <w:t>#</w:t>
        </w:r>
      </w:ins>
      <w:r w:rsidRPr="00E352EF">
        <w:rPr>
          <w:rFonts w:ascii="Cambria" w:hAnsi="Cambria"/>
        </w:rPr>
        <w:t>obs_status, ds2</w:t>
      </w:r>
      <w:del w:id="273" w:author="Laura Viignola" w:date="2017-05-11T09:28:00Z">
        <w:r w:rsidRPr="00E352EF" w:rsidDel="004266D2">
          <w:rPr>
            <w:rFonts w:ascii="Cambria" w:hAnsi="Cambria"/>
          </w:rPr>
          <w:delText>.</w:delText>
        </w:r>
      </w:del>
      <w:ins w:id="274" w:author="Laura Viignola" w:date="2017-05-11T09:28:00Z">
        <w:r w:rsidR="004266D2">
          <w:rPr>
            <w:rFonts w:ascii="Cambria" w:hAnsi="Cambria"/>
          </w:rPr>
          <w:t>#</w:t>
        </w:r>
      </w:ins>
      <w:r w:rsidRPr="00E352EF">
        <w:rPr>
          <w:rFonts w:ascii="Cambria" w:hAnsi="Cambria"/>
        </w:rPr>
        <w:t xml:space="preserve">obs_status ) </w:t>
      </w:r>
      <w:r w:rsidRPr="00E352EF">
        <w:rPr>
          <w:rFonts w:ascii="Cambria" w:hAnsi="Cambria"/>
        </w:rPr>
        <w:tab/>
      </w:r>
    </w:p>
    <w:p w14:paraId="6116FC43" w14:textId="77777777" w:rsidR="00534B1C" w:rsidRPr="00E352EF" w:rsidRDefault="00534B1C" w:rsidP="00B606B2">
      <w:pPr>
        <w:ind w:left="1412" w:firstLine="148"/>
        <w:rPr>
          <w:rFonts w:ascii="Cambria" w:hAnsi="Cambria"/>
          <w:b/>
        </w:rPr>
      </w:pPr>
      <w:r w:rsidRPr="00E352EF">
        <w:rPr>
          <w:rFonts w:ascii="Cambria" w:hAnsi="Cambria"/>
          <w:b/>
        </w:rPr>
        <w:t>}</w:t>
      </w:r>
    </w:p>
    <w:p w14:paraId="49D8872E" w14:textId="77777777" w:rsidR="00B606B2" w:rsidRPr="00E352EF" w:rsidRDefault="00B606B2" w:rsidP="00B606B2">
      <w:pPr>
        <w:ind w:left="1412" w:firstLine="148"/>
        <w:rPr>
          <w:rFonts w:ascii="Cambria" w:hAnsi="Cambria"/>
          <w:b/>
        </w:rPr>
      </w:pPr>
    </w:p>
    <w:tbl>
      <w:tblPr>
        <w:tblW w:w="5529" w:type="dxa"/>
        <w:tblInd w:w="108" w:type="dxa"/>
        <w:tblLook w:val="04A0" w:firstRow="1" w:lastRow="0" w:firstColumn="1" w:lastColumn="0" w:noHBand="0" w:noVBand="1"/>
      </w:tblPr>
      <w:tblGrid>
        <w:gridCol w:w="654"/>
        <w:gridCol w:w="1129"/>
        <w:gridCol w:w="1055"/>
        <w:gridCol w:w="1286"/>
        <w:gridCol w:w="1405"/>
      </w:tblGrid>
      <w:tr w:rsidR="00534B1C" w:rsidRPr="00E352EF" w14:paraId="7259936C" w14:textId="77777777" w:rsidTr="00534B1C">
        <w:trPr>
          <w:trHeight w:val="374"/>
        </w:trPr>
        <w:tc>
          <w:tcPr>
            <w:tcW w:w="5529"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12C6DEAF" w14:textId="77777777" w:rsidR="00534B1C" w:rsidRPr="00E352EF" w:rsidRDefault="00534B1C" w:rsidP="00534B1C">
            <w:pPr>
              <w:rPr>
                <w:rFonts w:asciiTheme="minorHAnsi" w:hAnsiTheme="minorHAnsi"/>
                <w:szCs w:val="22"/>
              </w:rPr>
            </w:pPr>
            <w:r w:rsidRPr="00E352EF">
              <w:rPr>
                <w:rFonts w:asciiTheme="minorHAnsi" w:hAnsiTheme="minorHAnsi"/>
                <w:szCs w:val="22"/>
              </w:rPr>
              <w:t>ds3</w:t>
            </w:r>
          </w:p>
        </w:tc>
      </w:tr>
      <w:tr w:rsidR="00534B1C" w:rsidRPr="00E352EF" w14:paraId="51289C9A" w14:textId="77777777" w:rsidTr="00534B1C">
        <w:trPr>
          <w:trHeight w:val="101"/>
        </w:trPr>
        <w:tc>
          <w:tcPr>
            <w:tcW w:w="65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1798ABF"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129"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ECCAC9C"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1055"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D06B3D0"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28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52D15EB"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 </w:t>
            </w:r>
          </w:p>
        </w:tc>
        <w:tc>
          <w:tcPr>
            <w:tcW w:w="1405" w:type="dxa"/>
            <w:tcBorders>
              <w:top w:val="single" w:sz="6" w:space="0" w:color="000000"/>
              <w:left w:val="single" w:sz="6" w:space="0" w:color="000000"/>
              <w:bottom w:val="single" w:sz="6" w:space="0" w:color="000000"/>
              <w:right w:val="single" w:sz="6" w:space="0" w:color="000000"/>
            </w:tcBorders>
            <w:shd w:val="clear" w:color="auto" w:fill="FBD4B4" w:themeFill="accent6" w:themeFillTint="66"/>
          </w:tcPr>
          <w:p w14:paraId="1DAEACD1" w14:textId="77777777" w:rsidR="00534B1C" w:rsidRPr="00E352EF" w:rsidRDefault="00534B1C" w:rsidP="00534B1C">
            <w:pPr>
              <w:rPr>
                <w:rFonts w:asciiTheme="minorHAnsi" w:hAnsiTheme="minorHAnsi"/>
                <w:szCs w:val="22"/>
              </w:rPr>
            </w:pPr>
            <w:r w:rsidRPr="00E352EF">
              <w:rPr>
                <w:rFonts w:asciiTheme="minorHAnsi" w:hAnsiTheme="minorHAnsi"/>
                <w:b/>
                <w:szCs w:val="22"/>
              </w:rPr>
              <w:t>OBS_STATUS</w:t>
            </w:r>
          </w:p>
        </w:tc>
      </w:tr>
      <w:tr w:rsidR="00534B1C" w:rsidRPr="00E352EF" w14:paraId="56DAD35F" w14:textId="77777777" w:rsidTr="00534B1C">
        <w:trPr>
          <w:trHeight w:val="317"/>
        </w:trPr>
        <w:tc>
          <w:tcPr>
            <w:tcW w:w="6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0C8F26"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2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DC580E" w14:textId="77777777" w:rsidR="00534B1C" w:rsidRPr="00E352EF" w:rsidRDefault="00534B1C" w:rsidP="00534B1C">
            <w:pPr>
              <w:rPr>
                <w:rFonts w:asciiTheme="minorHAnsi" w:hAnsiTheme="minorHAnsi"/>
                <w:szCs w:val="22"/>
              </w:rPr>
            </w:pPr>
            <w:r w:rsidRPr="00E352EF">
              <w:rPr>
                <w:rFonts w:asciiTheme="minorHAnsi" w:hAnsiTheme="minorHAnsi"/>
                <w:szCs w:val="22"/>
              </w:rPr>
              <w:t>EU25</w:t>
            </w:r>
          </w:p>
        </w:tc>
        <w:tc>
          <w:tcPr>
            <w:tcW w:w="10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2AF437"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2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E7C7BC" w14:textId="77777777" w:rsidR="00534B1C" w:rsidRPr="00E352EF" w:rsidRDefault="00534B1C" w:rsidP="00534B1C">
            <w:pPr>
              <w:rPr>
                <w:rFonts w:asciiTheme="minorHAnsi" w:hAnsiTheme="minorHAnsi"/>
                <w:szCs w:val="22"/>
              </w:rPr>
            </w:pPr>
            <w:r w:rsidRPr="00E352EF">
              <w:rPr>
                <w:rFonts w:asciiTheme="minorHAnsi" w:hAnsiTheme="minorHAnsi"/>
                <w:szCs w:val="22"/>
              </w:rPr>
              <w:t>30</w:t>
            </w:r>
          </w:p>
        </w:tc>
        <w:tc>
          <w:tcPr>
            <w:tcW w:w="1405" w:type="dxa"/>
            <w:tcBorders>
              <w:top w:val="single" w:sz="6" w:space="0" w:color="000000"/>
              <w:left w:val="single" w:sz="6" w:space="0" w:color="000000"/>
              <w:bottom w:val="single" w:sz="6" w:space="0" w:color="000000"/>
              <w:right w:val="single" w:sz="6" w:space="0" w:color="000000"/>
            </w:tcBorders>
          </w:tcPr>
          <w:p w14:paraId="02E64467" w14:textId="77777777" w:rsidR="00534B1C" w:rsidRPr="00E352EF" w:rsidRDefault="00534B1C" w:rsidP="00534B1C">
            <w:pPr>
              <w:rPr>
                <w:rFonts w:asciiTheme="minorHAnsi" w:hAnsiTheme="minorHAnsi"/>
                <w:szCs w:val="22"/>
              </w:rPr>
            </w:pPr>
            <w:r w:rsidRPr="00E352EF">
              <w:rPr>
                <w:rFonts w:asciiTheme="minorHAnsi" w:hAnsiTheme="minorHAnsi"/>
                <w:szCs w:val="22"/>
              </w:rPr>
              <w:t>EP</w:t>
            </w:r>
          </w:p>
        </w:tc>
      </w:tr>
    </w:tbl>
    <w:p w14:paraId="23EBC6F2" w14:textId="77777777" w:rsidR="00534B1C" w:rsidRPr="00E352EF" w:rsidRDefault="00534B1C" w:rsidP="00534B1C">
      <w:pPr>
        <w:rPr>
          <w:rFonts w:asciiTheme="minorHAnsi" w:hAnsiTheme="minorHAnsi"/>
          <w:szCs w:val="22"/>
        </w:rPr>
      </w:pPr>
    </w:p>
    <w:p w14:paraId="273BFDD1" w14:textId="77777777" w:rsidR="00534B1C" w:rsidRPr="00E352EF" w:rsidRDefault="00534B1C" w:rsidP="00B3632D">
      <w:pPr>
        <w:pStyle w:val="Titolo3"/>
      </w:pPr>
      <w:bookmarkStart w:id="275" w:name="_Toc464487901"/>
      <w:r w:rsidRPr="00E352EF">
        <w:t>drop_clause</w:t>
      </w:r>
      <w:bookmarkEnd w:id="275"/>
    </w:p>
    <w:p w14:paraId="438514D7" w14:textId="77777777" w:rsidR="00B606B2" w:rsidRPr="00E352EF" w:rsidRDefault="00B606B2" w:rsidP="00B606B2"/>
    <w:p w14:paraId="637D54BE" w14:textId="77777777" w:rsidR="00534B1C" w:rsidRPr="009830C1" w:rsidRDefault="00534B1C" w:rsidP="00B606B2">
      <w:pPr>
        <w:ind w:firstLine="706"/>
        <w:rPr>
          <w:rFonts w:ascii="Cambria" w:hAnsi="Cambria"/>
          <w:b/>
          <w:szCs w:val="22"/>
          <w:lang w:val="fr-FR"/>
        </w:rPr>
      </w:pPr>
      <w:r w:rsidRPr="009830C1">
        <w:rPr>
          <w:rFonts w:ascii="Cambria" w:hAnsi="Cambria"/>
          <w:szCs w:val="22"/>
          <w:lang w:val="fr-FR"/>
        </w:rPr>
        <w:t>drop_clause ::=</w:t>
      </w:r>
      <w:r w:rsidRPr="009830C1">
        <w:rPr>
          <w:rFonts w:ascii="Cambria" w:hAnsi="Cambria"/>
          <w:b/>
          <w:szCs w:val="22"/>
          <w:lang w:val="fr-FR"/>
        </w:rPr>
        <w:t xml:space="preserve"> drop </w:t>
      </w:r>
      <w:r w:rsidRPr="009830C1">
        <w:rPr>
          <w:rFonts w:ascii="Cambria" w:hAnsi="Cambria"/>
          <w:szCs w:val="22"/>
          <w:lang w:val="fr-FR"/>
        </w:rPr>
        <w:t>{</w:t>
      </w:r>
      <w:r w:rsidRPr="009830C1">
        <w:rPr>
          <w:rFonts w:ascii="Cambria" w:hAnsi="Cambria"/>
          <w:b/>
          <w:szCs w:val="22"/>
          <w:lang w:val="fr-FR"/>
        </w:rPr>
        <w:t xml:space="preserve"> </w:t>
      </w:r>
      <w:r w:rsidRPr="009830C1">
        <w:rPr>
          <w:rFonts w:ascii="Cambria" w:hAnsi="Cambria"/>
          <w:szCs w:val="22"/>
          <w:lang w:val="fr-FR"/>
        </w:rPr>
        <w:t>cmp</w:t>
      </w:r>
      <w:r w:rsidRPr="009830C1">
        <w:rPr>
          <w:rFonts w:ascii="Cambria" w:hAnsi="Cambria"/>
          <w:b/>
          <w:szCs w:val="22"/>
          <w:lang w:val="fr-FR"/>
        </w:rPr>
        <w:t xml:space="preserve"> </w:t>
      </w:r>
      <w:r w:rsidRPr="009830C1">
        <w:rPr>
          <w:rFonts w:ascii="Cambria" w:hAnsi="Cambria"/>
          <w:szCs w:val="22"/>
          <w:lang w:val="fr-FR"/>
        </w:rPr>
        <w:t>{</w:t>
      </w:r>
      <w:r w:rsidRPr="009830C1">
        <w:rPr>
          <w:rFonts w:ascii="Cambria" w:hAnsi="Cambria"/>
          <w:b/>
          <w:szCs w:val="22"/>
          <w:lang w:val="fr-FR"/>
        </w:rPr>
        <w:t xml:space="preserve"> , </w:t>
      </w:r>
      <w:r w:rsidRPr="009830C1">
        <w:rPr>
          <w:rFonts w:ascii="Cambria" w:hAnsi="Cambria"/>
          <w:szCs w:val="22"/>
          <w:lang w:val="fr-FR"/>
        </w:rPr>
        <w:t>cmp</w:t>
      </w:r>
      <w:r w:rsidRPr="009830C1">
        <w:rPr>
          <w:rFonts w:ascii="Cambria" w:hAnsi="Cambria"/>
          <w:b/>
          <w:szCs w:val="22"/>
          <w:lang w:val="fr-FR"/>
        </w:rPr>
        <w:t xml:space="preserve"> </w:t>
      </w:r>
      <w:r w:rsidRPr="009830C1">
        <w:rPr>
          <w:rFonts w:ascii="Cambria" w:hAnsi="Cambria"/>
          <w:szCs w:val="22"/>
          <w:lang w:val="fr-FR"/>
        </w:rPr>
        <w:t>}</w:t>
      </w:r>
      <w:r w:rsidRPr="009830C1">
        <w:rPr>
          <w:rFonts w:ascii="Cambria" w:hAnsi="Cambria"/>
          <w:b/>
          <w:szCs w:val="22"/>
          <w:lang w:val="fr-FR"/>
        </w:rPr>
        <w:t xml:space="preserve"> </w:t>
      </w:r>
      <w:r w:rsidRPr="009830C1">
        <w:rPr>
          <w:rFonts w:ascii="Cambria" w:hAnsi="Cambria"/>
          <w:szCs w:val="22"/>
          <w:lang w:val="fr-FR"/>
        </w:rPr>
        <w:t>*</w:t>
      </w:r>
      <w:r w:rsidRPr="009830C1">
        <w:rPr>
          <w:rFonts w:ascii="Cambria" w:hAnsi="Cambria"/>
          <w:b/>
          <w:szCs w:val="22"/>
          <w:lang w:val="fr-FR"/>
        </w:rPr>
        <w:t xml:space="preserve"> </w:t>
      </w:r>
      <w:r w:rsidRPr="009830C1">
        <w:rPr>
          <w:rFonts w:ascii="Cambria" w:hAnsi="Cambria"/>
          <w:szCs w:val="22"/>
          <w:lang w:val="fr-FR"/>
        </w:rPr>
        <w:t>}</w:t>
      </w:r>
    </w:p>
    <w:p w14:paraId="5A28F8A7" w14:textId="77777777" w:rsidR="00534B1C" w:rsidRPr="00E352EF" w:rsidRDefault="00127AFF" w:rsidP="00534B1C">
      <w:pPr>
        <w:spacing w:before="100" w:after="100" w:line="276" w:lineRule="auto"/>
        <w:jc w:val="both"/>
        <w:rPr>
          <w:rFonts w:ascii="Cambria" w:hAnsi="Cambria"/>
          <w:color w:val="auto"/>
        </w:rPr>
      </w:pPr>
      <w:r w:rsidRPr="00E352EF">
        <w:rPr>
          <w:rFonts w:ascii="Cambria" w:hAnsi="Cambria"/>
          <w:color w:val="auto"/>
        </w:rPr>
        <w:t>The</w:t>
      </w:r>
      <w:r w:rsidRPr="00E352EF">
        <w:rPr>
          <w:rFonts w:ascii="Cambria" w:hAnsi="Cambria"/>
          <w:b/>
          <w:color w:val="auto"/>
        </w:rPr>
        <w:t xml:space="preserve"> </w:t>
      </w:r>
      <w:r w:rsidR="00534B1C" w:rsidRPr="00E352EF">
        <w:rPr>
          <w:rFonts w:ascii="Cambria" w:hAnsi="Cambria"/>
          <w:b/>
          <w:color w:val="auto"/>
        </w:rPr>
        <w:t>drop</w:t>
      </w:r>
      <w:r w:rsidRPr="00E352EF">
        <w:rPr>
          <w:rFonts w:ascii="Cambria" w:hAnsi="Cambria"/>
          <w:b/>
          <w:color w:val="auto"/>
        </w:rPr>
        <w:t xml:space="preserve"> </w:t>
      </w:r>
      <w:r w:rsidRPr="00E352EF">
        <w:rPr>
          <w:rFonts w:ascii="Cambria" w:hAnsi="Cambria"/>
          <w:color w:val="auto"/>
        </w:rPr>
        <w:t>clause</w:t>
      </w:r>
      <w:r w:rsidR="00534B1C" w:rsidRPr="00E352EF">
        <w:rPr>
          <w:rFonts w:ascii="Cambria" w:hAnsi="Cambria"/>
          <w:color w:val="auto"/>
        </w:rPr>
        <w:t xml:space="preserve"> drops from the working </w:t>
      </w:r>
      <w:r w:rsidR="00472C2F" w:rsidRPr="00E352EF">
        <w:t>Dataset</w:t>
      </w:r>
      <w:r w:rsidR="00534B1C" w:rsidRPr="00E352EF">
        <w:rPr>
          <w:rFonts w:ascii="Cambria" w:hAnsi="Cambria"/>
          <w:color w:val="auto"/>
        </w:rPr>
        <w:t xml:space="preserve"> the measures and attributes specified.</w:t>
      </w:r>
    </w:p>
    <w:p w14:paraId="70D813A1" w14:textId="77777777" w:rsidR="00534B1C" w:rsidRPr="00E352EF" w:rsidRDefault="00534B1C" w:rsidP="00D4556A">
      <w:pPr>
        <w:rPr>
          <w:rFonts w:ascii="Cambria" w:eastAsia="Calibri" w:hAnsi="Cambria" w:cs="Calibri"/>
          <w:i/>
          <w:color w:val="5B9BD5"/>
        </w:rPr>
      </w:pPr>
      <w:r w:rsidRPr="00E352EF">
        <w:rPr>
          <w:rFonts w:ascii="Cambria" w:eastAsia="Calibri" w:hAnsi="Cambria" w:cs="Calibri"/>
          <w:i/>
          <w:color w:val="5B9BD5"/>
        </w:rPr>
        <w:t>Example</w:t>
      </w:r>
      <w:r w:rsidR="00EA6708" w:rsidRPr="00E352EF">
        <w:rPr>
          <w:rFonts w:ascii="Cambria" w:eastAsia="Calibri" w:hAnsi="Cambria" w:cs="Calibri"/>
          <w:i/>
          <w:color w:val="5B9BD5"/>
        </w:rPr>
        <w:t>s</w:t>
      </w:r>
    </w:p>
    <w:p w14:paraId="2C75F615" w14:textId="77777777" w:rsidR="00534B1C" w:rsidRPr="00E352EF" w:rsidRDefault="00534B1C" w:rsidP="00534B1C">
      <w:pPr>
        <w:rPr>
          <w:rFonts w:ascii="Cambria" w:hAnsi="Cambria"/>
          <w:szCs w:val="22"/>
        </w:rPr>
      </w:pPr>
      <w:r w:rsidRPr="00E352EF">
        <w:rPr>
          <w:rFonts w:ascii="Cambria" w:hAnsi="Cambria"/>
          <w:szCs w:val="22"/>
        </w:rPr>
        <w:t xml:space="preserve">ds2 := </w:t>
      </w:r>
      <w:r w:rsidRPr="00E352EF">
        <w:rPr>
          <w:rFonts w:ascii="Cambria" w:hAnsi="Cambria"/>
          <w:b/>
          <w:szCs w:val="22"/>
        </w:rPr>
        <w:t xml:space="preserve">[ </w:t>
      </w:r>
      <w:r w:rsidRPr="00E352EF">
        <w:rPr>
          <w:rFonts w:ascii="Cambria" w:hAnsi="Cambria"/>
          <w:szCs w:val="22"/>
        </w:rPr>
        <w:t>ds1</w:t>
      </w:r>
      <w:r w:rsidRPr="00E352EF">
        <w:rPr>
          <w:rFonts w:ascii="Cambria" w:hAnsi="Cambria"/>
          <w:b/>
          <w:szCs w:val="22"/>
        </w:rPr>
        <w:t>] {</w:t>
      </w:r>
      <w:r w:rsidRPr="00E352EF">
        <w:rPr>
          <w:rFonts w:ascii="Cambria" w:hAnsi="Cambria"/>
          <w:szCs w:val="22"/>
        </w:rPr>
        <w:t xml:space="preserve">  </w:t>
      </w:r>
      <w:r w:rsidRPr="00E352EF">
        <w:rPr>
          <w:rFonts w:ascii="Cambria" w:hAnsi="Cambria"/>
          <w:b/>
          <w:szCs w:val="22"/>
        </w:rPr>
        <w:t>drop</w:t>
      </w:r>
      <w:r w:rsidRPr="00E352EF">
        <w:rPr>
          <w:rFonts w:ascii="Cambria" w:hAnsi="Cambria"/>
          <w:szCs w:val="22"/>
        </w:rPr>
        <w:t xml:space="preserve"> obs_status</w:t>
      </w:r>
      <w:r w:rsidRPr="00E352EF">
        <w:rPr>
          <w:rFonts w:ascii="Cambria" w:hAnsi="Cambria"/>
          <w:b/>
          <w:szCs w:val="22"/>
        </w:rPr>
        <w:t xml:space="preserve"> }</w:t>
      </w:r>
    </w:p>
    <w:tbl>
      <w:tblPr>
        <w:tblW w:w="4219" w:type="dxa"/>
        <w:tblInd w:w="108" w:type="dxa"/>
        <w:tblLook w:val="04A0" w:firstRow="1" w:lastRow="0" w:firstColumn="1" w:lastColumn="0" w:noHBand="0" w:noVBand="1"/>
      </w:tblPr>
      <w:tblGrid>
        <w:gridCol w:w="677"/>
        <w:gridCol w:w="1152"/>
        <w:gridCol w:w="1080"/>
        <w:gridCol w:w="1310"/>
      </w:tblGrid>
      <w:tr w:rsidR="00534B1C" w:rsidRPr="00E352EF" w14:paraId="599A0F8A" w14:textId="77777777" w:rsidTr="00534B1C">
        <w:trPr>
          <w:trHeight w:val="374"/>
        </w:trPr>
        <w:tc>
          <w:tcPr>
            <w:tcW w:w="4219"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446E615D" w14:textId="77777777" w:rsidR="00534B1C" w:rsidRPr="00E352EF" w:rsidRDefault="00534B1C" w:rsidP="00534B1C">
            <w:pPr>
              <w:rPr>
                <w:rFonts w:asciiTheme="minorHAnsi" w:hAnsiTheme="minorHAnsi"/>
                <w:szCs w:val="22"/>
              </w:rPr>
            </w:pPr>
            <w:r w:rsidRPr="00E352EF">
              <w:rPr>
                <w:rFonts w:asciiTheme="minorHAnsi" w:hAnsiTheme="minorHAnsi"/>
                <w:szCs w:val="22"/>
              </w:rPr>
              <w:t>ds1</w:t>
            </w:r>
          </w:p>
        </w:tc>
      </w:tr>
      <w:tr w:rsidR="00534B1C" w:rsidRPr="00E352EF" w14:paraId="361AB0FF"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6530A69"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AC3197D"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9B5A4DA"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882343B"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 </w:t>
            </w:r>
          </w:p>
        </w:tc>
      </w:tr>
      <w:tr w:rsidR="00534B1C" w:rsidRPr="00E352EF" w14:paraId="5F99198F" w14:textId="77777777" w:rsidTr="00534B1C">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050054"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EA5A41" w14:textId="77777777" w:rsidR="00534B1C" w:rsidRPr="00E352EF" w:rsidRDefault="00534B1C" w:rsidP="00534B1C">
            <w:pPr>
              <w:rPr>
                <w:rFonts w:asciiTheme="minorHAnsi" w:hAnsiTheme="minorHAnsi"/>
                <w:szCs w:val="22"/>
              </w:rPr>
            </w:pPr>
            <w:r w:rsidRPr="00E352EF">
              <w:rPr>
                <w:rFonts w:asciiTheme="minorHAnsi" w:hAnsiTheme="minorHAnsi"/>
                <w:szCs w:val="22"/>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952AE2"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9AED93"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20 </w:t>
            </w:r>
          </w:p>
        </w:tc>
      </w:tr>
      <w:tr w:rsidR="00534B1C" w:rsidRPr="00E352EF" w14:paraId="477F3EAA"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767837"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EE93B9" w14:textId="77777777" w:rsidR="00534B1C" w:rsidRPr="00E352EF" w:rsidRDefault="00534B1C" w:rsidP="00534B1C">
            <w:pPr>
              <w:rPr>
                <w:rFonts w:asciiTheme="minorHAnsi" w:hAnsiTheme="minorHAnsi"/>
                <w:szCs w:val="22"/>
              </w:rPr>
            </w:pPr>
            <w:r w:rsidRPr="00E352EF">
              <w:rPr>
                <w:rFonts w:asciiTheme="minorHAnsi" w:hAnsiTheme="minorHAnsi"/>
                <w:szCs w:val="22"/>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A5ED76"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9385C2" w14:textId="77777777" w:rsidR="00534B1C" w:rsidRPr="00E352EF" w:rsidRDefault="00534B1C" w:rsidP="00534B1C">
            <w:pPr>
              <w:rPr>
                <w:rFonts w:asciiTheme="minorHAnsi" w:hAnsiTheme="minorHAnsi"/>
                <w:szCs w:val="22"/>
              </w:rPr>
            </w:pPr>
            <w:r w:rsidRPr="00E352EF">
              <w:rPr>
                <w:rFonts w:asciiTheme="minorHAnsi" w:hAnsiTheme="minorHAnsi"/>
                <w:szCs w:val="22"/>
              </w:rPr>
              <w:t>2</w:t>
            </w:r>
          </w:p>
        </w:tc>
      </w:tr>
      <w:tr w:rsidR="00534B1C" w:rsidRPr="00E352EF" w14:paraId="42B73312"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93DBC4" w14:textId="77777777" w:rsidR="00534B1C" w:rsidRPr="00E352EF" w:rsidRDefault="00534B1C" w:rsidP="00534B1C">
            <w:pPr>
              <w:rPr>
                <w:rFonts w:asciiTheme="minorHAnsi" w:hAnsiTheme="minorHAnsi"/>
                <w:szCs w:val="22"/>
              </w:rPr>
            </w:pPr>
            <w:r w:rsidRPr="00E352EF">
              <w:rPr>
                <w:rFonts w:asciiTheme="minorHAnsi" w:hAnsiTheme="minorHAnsi"/>
                <w:szCs w:val="22"/>
              </w:rPr>
              <w:lastRenderedPageBreak/>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62F080" w14:textId="77777777" w:rsidR="00534B1C" w:rsidRPr="00E352EF" w:rsidRDefault="00534B1C" w:rsidP="00534B1C">
            <w:pPr>
              <w:rPr>
                <w:rFonts w:asciiTheme="minorHAnsi" w:hAnsiTheme="minorHAnsi"/>
                <w:szCs w:val="22"/>
              </w:rPr>
            </w:pPr>
            <w:r w:rsidRPr="00E352EF">
              <w:rPr>
                <w:rFonts w:asciiTheme="minorHAnsi" w:hAnsiTheme="minorHAnsi"/>
                <w:szCs w:val="22"/>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B159E8"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D2F96B"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2 </w:t>
            </w:r>
          </w:p>
        </w:tc>
      </w:tr>
    </w:tbl>
    <w:p w14:paraId="092F1208" w14:textId="77777777" w:rsidR="00534B1C" w:rsidRPr="00E352EF" w:rsidRDefault="00534B1C" w:rsidP="00534B1C">
      <w:pPr>
        <w:spacing w:before="100" w:after="100" w:line="276" w:lineRule="auto"/>
        <w:jc w:val="both"/>
        <w:rPr>
          <w:rFonts w:asciiTheme="minorHAnsi" w:hAnsiTheme="minorHAnsi"/>
          <w:color w:val="auto"/>
        </w:rPr>
      </w:pPr>
    </w:p>
    <w:p w14:paraId="6DD3843C" w14:textId="77777777" w:rsidR="00534B1C" w:rsidRPr="00E352EF" w:rsidRDefault="00534B1C" w:rsidP="00B3632D">
      <w:pPr>
        <w:pStyle w:val="Titolo3"/>
      </w:pPr>
      <w:bookmarkStart w:id="276" w:name="_Toc464487902"/>
      <w:r w:rsidRPr="00E352EF">
        <w:t>keep_clause</w:t>
      </w:r>
      <w:bookmarkEnd w:id="276"/>
    </w:p>
    <w:p w14:paraId="6684EF00" w14:textId="77777777" w:rsidR="00534B1C" w:rsidRPr="00E352EF" w:rsidRDefault="00534B1C" w:rsidP="00CB409A">
      <w:pPr>
        <w:rPr>
          <w:rFonts w:ascii="Cambria" w:hAnsi="Cambria"/>
          <w:b/>
          <w:szCs w:val="22"/>
        </w:rPr>
      </w:pPr>
      <w:r w:rsidRPr="00E352EF">
        <w:rPr>
          <w:rFonts w:ascii="Cambria" w:hAnsi="Cambria"/>
          <w:szCs w:val="22"/>
        </w:rPr>
        <w:t>keep_clause  ::=</w:t>
      </w:r>
      <w:r w:rsidRPr="00E352EF">
        <w:rPr>
          <w:rFonts w:ascii="Cambria" w:hAnsi="Cambria"/>
          <w:b/>
          <w:szCs w:val="22"/>
        </w:rPr>
        <w:t xml:space="preserve"> keep </w:t>
      </w:r>
      <w:r w:rsidRPr="00E352EF">
        <w:rPr>
          <w:rFonts w:ascii="Cambria" w:hAnsi="Cambria"/>
          <w:szCs w:val="22"/>
        </w:rPr>
        <w:t>{</w:t>
      </w:r>
      <w:r w:rsidRPr="00E352EF">
        <w:rPr>
          <w:rFonts w:ascii="Cambria" w:hAnsi="Cambria"/>
          <w:b/>
          <w:szCs w:val="22"/>
        </w:rPr>
        <w:t xml:space="preserve"> </w:t>
      </w:r>
      <w:r w:rsidRPr="00E352EF">
        <w:rPr>
          <w:rFonts w:ascii="Cambria" w:hAnsi="Cambria"/>
          <w:szCs w:val="22"/>
        </w:rPr>
        <w:t>cmp</w:t>
      </w:r>
      <w:r w:rsidRPr="00E352EF">
        <w:rPr>
          <w:rFonts w:ascii="Cambria" w:hAnsi="Cambria"/>
          <w:b/>
          <w:szCs w:val="22"/>
        </w:rPr>
        <w:t xml:space="preserve"> </w:t>
      </w:r>
      <w:r w:rsidRPr="00E352EF">
        <w:rPr>
          <w:rFonts w:ascii="Cambria" w:hAnsi="Cambria"/>
          <w:szCs w:val="22"/>
        </w:rPr>
        <w:t>{</w:t>
      </w:r>
      <w:r w:rsidRPr="00E352EF">
        <w:rPr>
          <w:rFonts w:ascii="Cambria" w:hAnsi="Cambria"/>
          <w:b/>
          <w:szCs w:val="22"/>
        </w:rPr>
        <w:t xml:space="preserve"> , </w:t>
      </w:r>
      <w:r w:rsidRPr="00E352EF">
        <w:rPr>
          <w:rFonts w:ascii="Cambria" w:hAnsi="Cambria"/>
          <w:szCs w:val="22"/>
        </w:rPr>
        <w:t>cmp</w:t>
      </w:r>
      <w:r w:rsidRPr="00E352EF">
        <w:rPr>
          <w:rFonts w:ascii="Cambria" w:hAnsi="Cambria"/>
          <w:b/>
          <w:szCs w:val="22"/>
        </w:rPr>
        <w:t xml:space="preserve"> </w:t>
      </w:r>
      <w:r w:rsidRPr="00E352EF">
        <w:rPr>
          <w:rFonts w:ascii="Cambria" w:hAnsi="Cambria"/>
          <w:szCs w:val="22"/>
        </w:rPr>
        <w:t>}</w:t>
      </w:r>
      <w:r w:rsidRPr="00E352EF">
        <w:rPr>
          <w:rFonts w:ascii="Cambria" w:hAnsi="Cambria"/>
          <w:b/>
          <w:szCs w:val="22"/>
        </w:rPr>
        <w:t xml:space="preserve"> </w:t>
      </w:r>
      <w:r w:rsidRPr="00E352EF">
        <w:rPr>
          <w:rFonts w:ascii="Cambria" w:hAnsi="Cambria"/>
          <w:szCs w:val="22"/>
        </w:rPr>
        <w:t>*</w:t>
      </w:r>
      <w:r w:rsidRPr="00E352EF">
        <w:rPr>
          <w:rFonts w:ascii="Cambria" w:hAnsi="Cambria"/>
          <w:b/>
          <w:szCs w:val="22"/>
        </w:rPr>
        <w:t xml:space="preserve"> </w:t>
      </w:r>
      <w:r w:rsidRPr="00E352EF">
        <w:rPr>
          <w:rFonts w:ascii="Cambria" w:hAnsi="Cambria"/>
          <w:szCs w:val="22"/>
        </w:rPr>
        <w:t>}</w:t>
      </w:r>
    </w:p>
    <w:p w14:paraId="14D1C0EC" w14:textId="77777777" w:rsidR="00534B1C" w:rsidRPr="00E352EF" w:rsidRDefault="00127AFF" w:rsidP="00534B1C">
      <w:pPr>
        <w:spacing w:before="100" w:after="100" w:line="276" w:lineRule="auto"/>
        <w:jc w:val="both"/>
        <w:rPr>
          <w:rFonts w:ascii="Cambria" w:hAnsi="Cambria"/>
          <w:color w:val="auto"/>
        </w:rPr>
      </w:pPr>
      <w:r w:rsidRPr="00E352EF">
        <w:rPr>
          <w:rFonts w:ascii="Cambria" w:hAnsi="Cambria"/>
          <w:color w:val="auto"/>
        </w:rPr>
        <w:t>The</w:t>
      </w:r>
      <w:r w:rsidRPr="00E352EF">
        <w:rPr>
          <w:rFonts w:ascii="Cambria" w:hAnsi="Cambria"/>
          <w:b/>
          <w:color w:val="auto"/>
        </w:rPr>
        <w:t xml:space="preserve"> </w:t>
      </w:r>
      <w:r w:rsidR="00534B1C" w:rsidRPr="00E352EF">
        <w:rPr>
          <w:rFonts w:ascii="Cambria" w:hAnsi="Cambria"/>
          <w:b/>
          <w:color w:val="auto"/>
        </w:rPr>
        <w:t>keep</w:t>
      </w:r>
      <w:r w:rsidRPr="00E352EF">
        <w:rPr>
          <w:rFonts w:ascii="Cambria" w:hAnsi="Cambria"/>
          <w:b/>
          <w:color w:val="auto"/>
        </w:rPr>
        <w:t xml:space="preserve"> </w:t>
      </w:r>
      <w:r w:rsidRPr="00E352EF">
        <w:rPr>
          <w:rFonts w:ascii="Cambria" w:hAnsi="Cambria"/>
          <w:color w:val="auto"/>
        </w:rPr>
        <w:t>clause</w:t>
      </w:r>
      <w:r w:rsidR="00534B1C" w:rsidRPr="00E352EF">
        <w:rPr>
          <w:rFonts w:ascii="Cambria" w:hAnsi="Cambria"/>
          <w:color w:val="auto"/>
        </w:rPr>
        <w:t xml:space="preserve"> keeps in the working </w:t>
      </w:r>
      <w:r w:rsidR="00472C2F" w:rsidRPr="00E352EF">
        <w:t>Dataset</w:t>
      </w:r>
      <w:r w:rsidR="00534B1C" w:rsidRPr="00E352EF">
        <w:rPr>
          <w:rFonts w:ascii="Cambria" w:hAnsi="Cambria"/>
          <w:color w:val="auto"/>
        </w:rPr>
        <w:t xml:space="preserve"> only the measures and attributes specified.</w:t>
      </w:r>
    </w:p>
    <w:p w14:paraId="4DE2E31E" w14:textId="77777777" w:rsidR="00534B1C" w:rsidRPr="00E352EF" w:rsidRDefault="00534B1C" w:rsidP="00D4556A">
      <w:pPr>
        <w:rPr>
          <w:rFonts w:ascii="Cambria" w:eastAsia="Calibri" w:hAnsi="Cambria" w:cs="Calibri"/>
          <w:i/>
          <w:color w:val="5B9BD5"/>
        </w:rPr>
      </w:pPr>
      <w:r w:rsidRPr="00E352EF">
        <w:rPr>
          <w:rFonts w:ascii="Cambria" w:eastAsia="Calibri" w:hAnsi="Cambria" w:cs="Calibri"/>
          <w:i/>
          <w:color w:val="5B9BD5"/>
        </w:rPr>
        <w:t>Example</w:t>
      </w:r>
      <w:r w:rsidR="00EA6708" w:rsidRPr="00E352EF">
        <w:rPr>
          <w:rFonts w:ascii="Cambria" w:eastAsia="Calibri" w:hAnsi="Cambria" w:cs="Calibri"/>
          <w:i/>
          <w:color w:val="5B9BD5"/>
        </w:rPr>
        <w:t>s</w:t>
      </w:r>
    </w:p>
    <w:p w14:paraId="142FD762" w14:textId="77777777" w:rsidR="00534B1C" w:rsidRPr="00E352EF" w:rsidRDefault="00534B1C" w:rsidP="00534B1C">
      <w:pPr>
        <w:rPr>
          <w:rFonts w:ascii="Cambria" w:hAnsi="Cambria"/>
          <w:b/>
          <w:szCs w:val="22"/>
        </w:rPr>
      </w:pPr>
      <w:r w:rsidRPr="00E352EF">
        <w:rPr>
          <w:rFonts w:ascii="Cambria" w:hAnsi="Cambria"/>
          <w:szCs w:val="22"/>
        </w:rPr>
        <w:t xml:space="preserve">ds2 := </w:t>
      </w:r>
      <w:r w:rsidRPr="00E352EF">
        <w:rPr>
          <w:rFonts w:ascii="Cambria" w:hAnsi="Cambria"/>
          <w:b/>
          <w:szCs w:val="22"/>
        </w:rPr>
        <w:t>[</w:t>
      </w:r>
      <w:r w:rsidRPr="00E352EF">
        <w:rPr>
          <w:rFonts w:ascii="Cambria" w:hAnsi="Cambria"/>
          <w:szCs w:val="22"/>
        </w:rPr>
        <w:t xml:space="preserve"> ds1</w:t>
      </w:r>
      <w:r w:rsidRPr="00E352EF">
        <w:rPr>
          <w:rFonts w:ascii="Cambria" w:hAnsi="Cambria"/>
          <w:b/>
          <w:szCs w:val="22"/>
        </w:rPr>
        <w:t xml:space="preserve">] </w:t>
      </w:r>
      <w:r w:rsidR="00CB409A" w:rsidRPr="00E352EF">
        <w:rPr>
          <w:rFonts w:ascii="Cambria" w:hAnsi="Cambria"/>
          <w:b/>
          <w:szCs w:val="22"/>
        </w:rPr>
        <w:t xml:space="preserve"> </w:t>
      </w:r>
      <w:r w:rsidRPr="00E352EF">
        <w:rPr>
          <w:rFonts w:ascii="Cambria" w:hAnsi="Cambria"/>
          <w:b/>
          <w:szCs w:val="22"/>
        </w:rPr>
        <w:t>{</w:t>
      </w:r>
      <w:r w:rsidRPr="00E352EF">
        <w:rPr>
          <w:rFonts w:ascii="Cambria" w:hAnsi="Cambria"/>
          <w:szCs w:val="22"/>
        </w:rPr>
        <w:t xml:space="preserve"> </w:t>
      </w:r>
      <w:r w:rsidRPr="00E352EF">
        <w:rPr>
          <w:rFonts w:ascii="Cambria" w:hAnsi="Cambria"/>
          <w:b/>
          <w:szCs w:val="22"/>
        </w:rPr>
        <w:t>keep</w:t>
      </w:r>
      <w:r w:rsidRPr="00E352EF">
        <w:rPr>
          <w:rFonts w:ascii="Cambria" w:hAnsi="Cambria"/>
          <w:szCs w:val="22"/>
        </w:rPr>
        <w:t xml:space="preserve"> time, ref_area, partner, obs_value </w:t>
      </w:r>
      <w:r w:rsidRPr="00E352EF">
        <w:rPr>
          <w:rFonts w:ascii="Cambria" w:hAnsi="Cambria"/>
          <w:b/>
          <w:szCs w:val="22"/>
        </w:rPr>
        <w:t>}</w:t>
      </w:r>
    </w:p>
    <w:tbl>
      <w:tblPr>
        <w:tblW w:w="4219" w:type="dxa"/>
        <w:tblInd w:w="108" w:type="dxa"/>
        <w:tblLook w:val="04A0" w:firstRow="1" w:lastRow="0" w:firstColumn="1" w:lastColumn="0" w:noHBand="0" w:noVBand="1"/>
      </w:tblPr>
      <w:tblGrid>
        <w:gridCol w:w="677"/>
        <w:gridCol w:w="1152"/>
        <w:gridCol w:w="1080"/>
        <w:gridCol w:w="1310"/>
      </w:tblGrid>
      <w:tr w:rsidR="00534B1C" w:rsidRPr="00E352EF" w14:paraId="1ACE621E" w14:textId="77777777" w:rsidTr="00534B1C">
        <w:trPr>
          <w:trHeight w:val="374"/>
        </w:trPr>
        <w:tc>
          <w:tcPr>
            <w:tcW w:w="4219"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0A668A25" w14:textId="77777777" w:rsidR="00534B1C" w:rsidRPr="00E352EF" w:rsidRDefault="00534B1C" w:rsidP="00534B1C">
            <w:pPr>
              <w:rPr>
                <w:rFonts w:asciiTheme="minorHAnsi" w:hAnsiTheme="minorHAnsi"/>
                <w:szCs w:val="22"/>
              </w:rPr>
            </w:pPr>
            <w:r w:rsidRPr="00E352EF">
              <w:rPr>
                <w:rFonts w:asciiTheme="minorHAnsi" w:hAnsiTheme="minorHAnsi"/>
                <w:szCs w:val="22"/>
              </w:rPr>
              <w:t>ds1</w:t>
            </w:r>
          </w:p>
        </w:tc>
      </w:tr>
      <w:tr w:rsidR="00534B1C" w:rsidRPr="00E352EF" w14:paraId="3CFCDAF5"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A96E6F8"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A27C2A4"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262BB83"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0C05155"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 </w:t>
            </w:r>
          </w:p>
        </w:tc>
      </w:tr>
      <w:tr w:rsidR="00534B1C" w:rsidRPr="00E352EF" w14:paraId="08155940" w14:textId="77777777" w:rsidTr="00534B1C">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68C1DE"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E24BD3" w14:textId="77777777" w:rsidR="00534B1C" w:rsidRPr="00E352EF" w:rsidRDefault="00534B1C" w:rsidP="00534B1C">
            <w:pPr>
              <w:rPr>
                <w:rFonts w:asciiTheme="minorHAnsi" w:hAnsiTheme="minorHAnsi"/>
                <w:szCs w:val="22"/>
              </w:rPr>
            </w:pPr>
            <w:r w:rsidRPr="00E352EF">
              <w:rPr>
                <w:rFonts w:asciiTheme="minorHAnsi" w:hAnsiTheme="minorHAnsi"/>
                <w:szCs w:val="22"/>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839FE3"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99B72F"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20 </w:t>
            </w:r>
          </w:p>
        </w:tc>
      </w:tr>
      <w:tr w:rsidR="00534B1C" w:rsidRPr="00E352EF" w14:paraId="7B1455F6"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0D9131"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87CD55" w14:textId="77777777" w:rsidR="00534B1C" w:rsidRPr="00E352EF" w:rsidRDefault="00534B1C" w:rsidP="00534B1C">
            <w:pPr>
              <w:rPr>
                <w:rFonts w:asciiTheme="minorHAnsi" w:hAnsiTheme="minorHAnsi"/>
                <w:szCs w:val="22"/>
              </w:rPr>
            </w:pPr>
            <w:r w:rsidRPr="00E352EF">
              <w:rPr>
                <w:rFonts w:asciiTheme="minorHAnsi" w:hAnsiTheme="minorHAnsi"/>
                <w:szCs w:val="22"/>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DD0921"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B3E2E5" w14:textId="77777777" w:rsidR="00534B1C" w:rsidRPr="00E352EF" w:rsidRDefault="00534B1C" w:rsidP="00534B1C">
            <w:pPr>
              <w:rPr>
                <w:rFonts w:asciiTheme="minorHAnsi" w:hAnsiTheme="minorHAnsi"/>
                <w:szCs w:val="22"/>
              </w:rPr>
            </w:pPr>
            <w:r w:rsidRPr="00E352EF">
              <w:rPr>
                <w:rFonts w:asciiTheme="minorHAnsi" w:hAnsiTheme="minorHAnsi"/>
                <w:szCs w:val="22"/>
              </w:rPr>
              <w:t>2</w:t>
            </w:r>
          </w:p>
        </w:tc>
      </w:tr>
      <w:tr w:rsidR="00534B1C" w:rsidRPr="00E352EF" w14:paraId="0F8E8E03"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32B859"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D72371" w14:textId="77777777" w:rsidR="00534B1C" w:rsidRPr="00E352EF" w:rsidRDefault="00534B1C" w:rsidP="00534B1C">
            <w:pPr>
              <w:rPr>
                <w:rFonts w:asciiTheme="minorHAnsi" w:hAnsiTheme="minorHAnsi"/>
                <w:szCs w:val="22"/>
              </w:rPr>
            </w:pPr>
            <w:r w:rsidRPr="00E352EF">
              <w:rPr>
                <w:rFonts w:asciiTheme="minorHAnsi" w:hAnsiTheme="minorHAnsi"/>
                <w:szCs w:val="22"/>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77A295"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A503C7"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2 </w:t>
            </w:r>
          </w:p>
        </w:tc>
      </w:tr>
    </w:tbl>
    <w:p w14:paraId="6AEABCB7" w14:textId="77777777" w:rsidR="00534B1C" w:rsidRPr="00E352EF" w:rsidRDefault="00534B1C" w:rsidP="00534B1C">
      <w:pPr>
        <w:spacing w:before="100" w:after="100" w:line="276" w:lineRule="auto"/>
        <w:jc w:val="both"/>
        <w:rPr>
          <w:rFonts w:asciiTheme="minorHAnsi" w:hAnsiTheme="minorHAnsi"/>
          <w:color w:val="auto"/>
        </w:rPr>
      </w:pPr>
    </w:p>
    <w:p w14:paraId="4A56AF17" w14:textId="77777777" w:rsidR="00534B1C" w:rsidRPr="00E352EF" w:rsidRDefault="00534B1C" w:rsidP="00B3632D">
      <w:pPr>
        <w:pStyle w:val="Titolo3"/>
      </w:pPr>
      <w:bookmarkStart w:id="277" w:name="_Toc464487903"/>
      <w:r w:rsidRPr="00E352EF">
        <w:t>filter_clause</w:t>
      </w:r>
      <w:bookmarkEnd w:id="277"/>
    </w:p>
    <w:p w14:paraId="7A87F3DF" w14:textId="77777777" w:rsidR="00534B1C" w:rsidRPr="00E352EF" w:rsidRDefault="00534B1C" w:rsidP="00127AFF">
      <w:pPr>
        <w:rPr>
          <w:rFonts w:ascii="Cambria" w:hAnsi="Cambria"/>
          <w:szCs w:val="22"/>
        </w:rPr>
      </w:pPr>
      <w:r w:rsidRPr="00E352EF">
        <w:rPr>
          <w:rFonts w:ascii="Cambria" w:hAnsi="Cambria"/>
          <w:szCs w:val="22"/>
        </w:rPr>
        <w:t>filter_clause ::=</w:t>
      </w:r>
      <w:r w:rsidRPr="00E352EF">
        <w:rPr>
          <w:rFonts w:ascii="Cambria" w:hAnsi="Cambria"/>
          <w:b/>
          <w:szCs w:val="22"/>
        </w:rPr>
        <w:t xml:space="preserve"> filter </w:t>
      </w:r>
      <w:r w:rsidRPr="00E352EF">
        <w:rPr>
          <w:rFonts w:ascii="Cambria" w:hAnsi="Cambria"/>
          <w:szCs w:val="22"/>
        </w:rPr>
        <w:t>boolean-expression | dpr</w:t>
      </w:r>
    </w:p>
    <w:p w14:paraId="4CA3AF24" w14:textId="77777777" w:rsidR="00710B3F" w:rsidRPr="00E352EF" w:rsidRDefault="00710B3F" w:rsidP="00710B3F">
      <w:pPr>
        <w:jc w:val="both"/>
        <w:rPr>
          <w:rFonts w:ascii="Cambria" w:hAnsi="Cambria"/>
          <w:color w:val="auto"/>
        </w:rPr>
      </w:pPr>
    </w:p>
    <w:p w14:paraId="3E82DF1B" w14:textId="77777777" w:rsidR="00534B1C" w:rsidRPr="00E352EF" w:rsidRDefault="00710B3F" w:rsidP="00710B3F">
      <w:pPr>
        <w:jc w:val="both"/>
        <w:rPr>
          <w:rFonts w:ascii="Cambria" w:hAnsi="Cambria"/>
          <w:color w:val="auto"/>
        </w:rPr>
      </w:pPr>
      <w:r w:rsidRPr="00E352EF">
        <w:rPr>
          <w:rFonts w:ascii="Cambria" w:hAnsi="Cambria"/>
          <w:color w:val="auto"/>
        </w:rPr>
        <w:t>W</w:t>
      </w:r>
      <w:r w:rsidR="00534B1C" w:rsidRPr="00E352EF">
        <w:rPr>
          <w:rFonts w:ascii="Cambria" w:hAnsi="Cambria"/>
          <w:color w:val="auto"/>
        </w:rPr>
        <w:t>hen a boolean expression is specified</w:t>
      </w:r>
      <w:r w:rsidR="00534B1C" w:rsidRPr="00E352EF">
        <w:rPr>
          <w:rFonts w:ascii="Cambria" w:hAnsi="Cambria"/>
          <w:b/>
          <w:color w:val="auto"/>
        </w:rPr>
        <w:t>, filter</w:t>
      </w:r>
      <w:r w:rsidR="00534B1C" w:rsidRPr="00E352EF">
        <w:rPr>
          <w:rFonts w:ascii="Cambria" w:hAnsi="Cambria"/>
          <w:color w:val="auto"/>
        </w:rPr>
        <w:t xml:space="preserve"> filters out the data points of the working </w:t>
      </w:r>
      <w:r w:rsidR="00472C2F" w:rsidRPr="00E352EF">
        <w:t>Dataset</w:t>
      </w:r>
      <w:r w:rsidR="00534B1C" w:rsidRPr="00E352EF">
        <w:rPr>
          <w:rFonts w:ascii="Cambria" w:hAnsi="Cambria"/>
          <w:color w:val="auto"/>
        </w:rPr>
        <w:t xml:space="preserve"> for which the boolean expression evaluates to false or null (i.e., only the data points for which the Boolean expression evaluates to true are maintained).</w:t>
      </w:r>
    </w:p>
    <w:p w14:paraId="3DB5DF48" w14:textId="77777777" w:rsidR="00534B1C" w:rsidRPr="00E352EF" w:rsidRDefault="00534B1C" w:rsidP="00710B3F">
      <w:pPr>
        <w:jc w:val="both"/>
        <w:rPr>
          <w:rFonts w:ascii="Cambria" w:hAnsi="Cambria"/>
          <w:color w:val="auto"/>
        </w:rPr>
      </w:pPr>
      <w:r w:rsidRPr="00E352EF">
        <w:rPr>
          <w:rFonts w:ascii="Cambria" w:hAnsi="Cambria"/>
          <w:color w:val="auto"/>
        </w:rPr>
        <w:t>when a data point ruleset is specified</w:t>
      </w:r>
      <w:r w:rsidRPr="00E352EF">
        <w:rPr>
          <w:rFonts w:ascii="Cambria" w:hAnsi="Cambria"/>
          <w:b/>
          <w:color w:val="auto"/>
        </w:rPr>
        <w:t>, filter</w:t>
      </w:r>
      <w:r w:rsidRPr="00E352EF">
        <w:rPr>
          <w:rFonts w:ascii="Cambria" w:hAnsi="Cambria"/>
          <w:color w:val="auto"/>
        </w:rPr>
        <w:t xml:space="preserve"> filters out the data points of the working </w:t>
      </w:r>
      <w:r w:rsidR="00472C2F" w:rsidRPr="00E352EF">
        <w:t>Dataset</w:t>
      </w:r>
      <w:r w:rsidRPr="00E352EF">
        <w:rPr>
          <w:rFonts w:ascii="Cambria" w:hAnsi="Cambria"/>
          <w:color w:val="auto"/>
        </w:rPr>
        <w:t xml:space="preserve"> for which at least one antecedent condition evaluates to true and its corresponding consequent condition evaluates to false or null (i.e., only the data points that satisfy the whole ruleset are maintained).</w:t>
      </w:r>
    </w:p>
    <w:p w14:paraId="0543AA25" w14:textId="77777777" w:rsidR="00534B1C" w:rsidRPr="00E352EF" w:rsidRDefault="00534B1C" w:rsidP="00710B3F">
      <w:pPr>
        <w:jc w:val="both"/>
        <w:rPr>
          <w:rFonts w:ascii="Cambria" w:hAnsi="Cambria"/>
          <w:color w:val="auto"/>
        </w:rPr>
      </w:pPr>
      <w:r w:rsidRPr="00E352EF">
        <w:rPr>
          <w:rFonts w:ascii="Cambria" w:hAnsi="Cambria"/>
          <w:color w:val="auto"/>
        </w:rPr>
        <w:t xml:space="preserve">Note that </w:t>
      </w:r>
      <w:r w:rsidRPr="00E352EF">
        <w:rPr>
          <w:rFonts w:ascii="Cambria" w:hAnsi="Cambria"/>
          <w:b/>
          <w:color w:val="auto"/>
        </w:rPr>
        <w:t>null</w:t>
      </w:r>
      <w:r w:rsidRPr="00E352EF">
        <w:rPr>
          <w:rFonts w:ascii="Cambria" w:hAnsi="Cambria"/>
          <w:color w:val="auto"/>
        </w:rPr>
        <w:t xml:space="preserve"> as a result of a boolean expression is always interpreted as "not satisfied".</w:t>
      </w:r>
    </w:p>
    <w:p w14:paraId="0FE310E1" w14:textId="77777777" w:rsidR="00193EF8" w:rsidRPr="00E352EF" w:rsidRDefault="00193EF8" w:rsidP="00534B1C">
      <w:pPr>
        <w:pStyle w:val="Sottotitolo"/>
        <w:rPr>
          <w:rFonts w:asciiTheme="minorHAnsi" w:hAnsiTheme="minorHAnsi"/>
          <w:szCs w:val="22"/>
        </w:rPr>
      </w:pPr>
    </w:p>
    <w:p w14:paraId="150B4D80" w14:textId="77777777" w:rsidR="00534B1C" w:rsidRPr="00E352EF" w:rsidRDefault="00534B1C" w:rsidP="00D4556A">
      <w:pPr>
        <w:rPr>
          <w:rFonts w:ascii="Cambria" w:eastAsia="Calibri" w:hAnsi="Cambria" w:cs="Calibri"/>
          <w:i/>
          <w:color w:val="5B9BD5"/>
        </w:rPr>
      </w:pPr>
      <w:r w:rsidRPr="00E352EF">
        <w:rPr>
          <w:rFonts w:ascii="Cambria" w:eastAsia="Calibri" w:hAnsi="Cambria" w:cs="Calibri"/>
          <w:i/>
          <w:color w:val="5B9BD5"/>
        </w:rPr>
        <w:t>Example</w:t>
      </w:r>
      <w:r w:rsidR="00193EF8" w:rsidRPr="00E352EF">
        <w:rPr>
          <w:rFonts w:ascii="Cambria" w:eastAsia="Calibri" w:hAnsi="Cambria" w:cs="Calibri"/>
          <w:i/>
          <w:color w:val="5B9BD5"/>
        </w:rPr>
        <w:t>s</w:t>
      </w:r>
    </w:p>
    <w:p w14:paraId="6DA8DF18" w14:textId="5B073A0D" w:rsidR="00534B1C" w:rsidRPr="00E352EF" w:rsidRDefault="00710B3F" w:rsidP="00CB409A">
      <w:pPr>
        <w:spacing w:after="40"/>
        <w:rPr>
          <w:color w:val="auto"/>
          <w:szCs w:val="22"/>
        </w:rPr>
      </w:pPr>
      <w:r w:rsidRPr="00E352EF">
        <w:rPr>
          <w:rFonts w:ascii="Cambria" w:hAnsi="Cambria"/>
          <w:szCs w:val="22"/>
        </w:rPr>
        <w:t>1)</w:t>
      </w:r>
      <w:r w:rsidR="00CB409A" w:rsidRPr="00E352EF">
        <w:rPr>
          <w:rFonts w:ascii="Cambria" w:hAnsi="Cambria"/>
          <w:szCs w:val="22"/>
        </w:rPr>
        <w:t xml:space="preserve"> </w:t>
      </w:r>
      <w:r w:rsidR="00CB409A" w:rsidRPr="00E352EF">
        <w:rPr>
          <w:color w:val="auto"/>
          <w:szCs w:val="22"/>
        </w:rPr>
        <w:t>C</w:t>
      </w:r>
      <w:r w:rsidR="00534B1C" w:rsidRPr="00E352EF">
        <w:rPr>
          <w:color w:val="auto"/>
          <w:szCs w:val="22"/>
        </w:rPr>
        <w:t>ompute new measure obs_value_neg derived from obs_value</w:t>
      </w:r>
      <w:r w:rsidR="00CB409A" w:rsidRPr="00E352EF">
        <w:rPr>
          <w:color w:val="auto"/>
          <w:szCs w:val="22"/>
        </w:rPr>
        <w:t xml:space="preserve">, </w:t>
      </w:r>
      <w:r w:rsidR="00534B1C" w:rsidRPr="00E352EF">
        <w:rPr>
          <w:color w:val="auto"/>
          <w:szCs w:val="22"/>
        </w:rPr>
        <w:t>rename ds1</w:t>
      </w:r>
      <w:del w:id="278" w:author="Laura Viignola" w:date="2017-05-11T09:28:00Z">
        <w:r w:rsidR="00534B1C" w:rsidRPr="00E352EF" w:rsidDel="004266D2">
          <w:rPr>
            <w:color w:val="auto"/>
            <w:szCs w:val="22"/>
          </w:rPr>
          <w:delText>.</w:delText>
        </w:r>
      </w:del>
      <w:ins w:id="279" w:author="Laura Viignola" w:date="2017-05-11T09:28:00Z">
        <w:r w:rsidR="004266D2">
          <w:rPr>
            <w:color w:val="auto"/>
            <w:szCs w:val="22"/>
          </w:rPr>
          <w:t>#</w:t>
        </w:r>
      </w:ins>
      <w:r w:rsidR="00534B1C" w:rsidRPr="00E352EF">
        <w:rPr>
          <w:color w:val="auto"/>
          <w:szCs w:val="22"/>
        </w:rPr>
        <w:t>obs_status  to keep it in the result</w:t>
      </w:r>
      <w:r w:rsidR="00CB409A" w:rsidRPr="00E352EF">
        <w:rPr>
          <w:color w:val="auto"/>
          <w:szCs w:val="22"/>
        </w:rPr>
        <w:t xml:space="preserve">. </w:t>
      </w:r>
      <w:r w:rsidR="00534B1C" w:rsidRPr="00E352EF">
        <w:rPr>
          <w:color w:val="auto"/>
          <w:szCs w:val="22"/>
        </w:rPr>
        <w:t>ds1</w:t>
      </w:r>
      <w:del w:id="280" w:author="Laura Viignola" w:date="2017-05-11T09:29:00Z">
        <w:r w:rsidR="00534B1C" w:rsidRPr="00E352EF" w:rsidDel="004266D2">
          <w:rPr>
            <w:color w:val="auto"/>
            <w:szCs w:val="22"/>
          </w:rPr>
          <w:delText>.</w:delText>
        </w:r>
      </w:del>
      <w:ins w:id="281" w:author="Laura Viignola" w:date="2017-05-11T09:29:00Z">
        <w:r w:rsidR="004266D2">
          <w:rPr>
            <w:color w:val="auto"/>
            <w:szCs w:val="22"/>
          </w:rPr>
          <w:t>#</w:t>
        </w:r>
      </w:ins>
      <w:r w:rsidR="00534B1C" w:rsidRPr="00E352EF">
        <w:rPr>
          <w:color w:val="auto"/>
          <w:szCs w:val="22"/>
        </w:rPr>
        <w:t xml:space="preserve">obs_value is not kept </w:t>
      </w:r>
    </w:p>
    <w:p w14:paraId="02839362" w14:textId="77777777" w:rsidR="00534B1C" w:rsidRPr="00E352EF" w:rsidRDefault="00534B1C" w:rsidP="00534B1C">
      <w:pPr>
        <w:rPr>
          <w:rFonts w:ascii="Cambria" w:hAnsi="Cambria"/>
          <w:szCs w:val="22"/>
        </w:rPr>
      </w:pPr>
      <w:r w:rsidRPr="00E352EF">
        <w:rPr>
          <w:rFonts w:ascii="Cambria" w:hAnsi="Cambria"/>
          <w:szCs w:val="22"/>
        </w:rPr>
        <w:t xml:space="preserve">ds_bop3 := </w:t>
      </w:r>
      <w:r w:rsidRPr="00E352EF">
        <w:rPr>
          <w:rFonts w:ascii="Cambria" w:hAnsi="Cambria"/>
          <w:b/>
          <w:szCs w:val="22"/>
        </w:rPr>
        <w:t>[outer</w:t>
      </w:r>
      <w:r w:rsidRPr="00E352EF">
        <w:rPr>
          <w:rFonts w:ascii="Cambria" w:hAnsi="Cambria"/>
          <w:szCs w:val="22"/>
        </w:rPr>
        <w:t xml:space="preserve"> ds1, ds2 </w:t>
      </w:r>
      <w:r w:rsidRPr="00E352EF">
        <w:rPr>
          <w:rFonts w:ascii="Cambria" w:hAnsi="Cambria"/>
          <w:b/>
          <w:szCs w:val="22"/>
        </w:rPr>
        <w:t>] {</w:t>
      </w:r>
      <w:r w:rsidRPr="00E352EF">
        <w:rPr>
          <w:rFonts w:ascii="Cambria" w:hAnsi="Cambria"/>
          <w:szCs w:val="22"/>
        </w:rPr>
        <w:t xml:space="preserve"> </w:t>
      </w:r>
    </w:p>
    <w:p w14:paraId="0CB9CD3A" w14:textId="54F7CE31" w:rsidR="00534B1C" w:rsidRPr="00E352EF" w:rsidRDefault="00534B1C" w:rsidP="00CB409A">
      <w:pPr>
        <w:ind w:left="2552"/>
        <w:rPr>
          <w:rFonts w:ascii="Cambria" w:hAnsi="Cambria"/>
          <w:szCs w:val="22"/>
        </w:rPr>
      </w:pPr>
      <w:r w:rsidRPr="00E352EF">
        <w:rPr>
          <w:rFonts w:ascii="Cambria" w:hAnsi="Cambria"/>
          <w:b/>
          <w:szCs w:val="22"/>
        </w:rPr>
        <w:t>filter</w:t>
      </w:r>
      <w:r w:rsidRPr="00E352EF">
        <w:rPr>
          <w:rFonts w:ascii="Cambria" w:hAnsi="Cambria"/>
          <w:szCs w:val="22"/>
        </w:rPr>
        <w:t xml:space="preserve"> ds2</w:t>
      </w:r>
      <w:del w:id="282" w:author="Laura Viignola" w:date="2017-05-11T09:29:00Z">
        <w:r w:rsidRPr="00E352EF" w:rsidDel="004266D2">
          <w:rPr>
            <w:rFonts w:ascii="Cambria" w:hAnsi="Cambria"/>
            <w:szCs w:val="22"/>
          </w:rPr>
          <w:delText>.</w:delText>
        </w:r>
      </w:del>
      <w:ins w:id="283" w:author="Laura Viignola" w:date="2017-05-11T09:29:00Z">
        <w:r w:rsidR="004266D2">
          <w:rPr>
            <w:rFonts w:ascii="Cambria" w:hAnsi="Cambria"/>
            <w:szCs w:val="22"/>
          </w:rPr>
          <w:t>#</w:t>
        </w:r>
      </w:ins>
      <w:r w:rsidRPr="00E352EF">
        <w:rPr>
          <w:rFonts w:ascii="Cambria" w:hAnsi="Cambria"/>
          <w:szCs w:val="22"/>
        </w:rPr>
        <w:t>obs_value &lt;&gt; 0 ,</w:t>
      </w:r>
    </w:p>
    <w:p w14:paraId="4F02ED82" w14:textId="0343320F" w:rsidR="00534B1C" w:rsidRPr="00E352EF" w:rsidRDefault="00534B1C" w:rsidP="00CB409A">
      <w:pPr>
        <w:ind w:left="2552"/>
        <w:rPr>
          <w:rFonts w:ascii="Cambria" w:hAnsi="Cambria"/>
          <w:szCs w:val="22"/>
        </w:rPr>
      </w:pPr>
      <w:r w:rsidRPr="00E352EF">
        <w:rPr>
          <w:rFonts w:ascii="Cambria" w:hAnsi="Cambria"/>
          <w:szCs w:val="22"/>
        </w:rPr>
        <w:t>obs_value = ds1</w:t>
      </w:r>
      <w:del w:id="284" w:author="Laura Viignola" w:date="2017-05-11T09:29:00Z">
        <w:r w:rsidRPr="00E352EF" w:rsidDel="004266D2">
          <w:rPr>
            <w:rFonts w:ascii="Cambria" w:hAnsi="Cambria"/>
            <w:szCs w:val="22"/>
          </w:rPr>
          <w:delText>.</w:delText>
        </w:r>
      </w:del>
      <w:ins w:id="285" w:author="Laura Viignola" w:date="2017-05-11T09:29:00Z">
        <w:r w:rsidR="004266D2">
          <w:rPr>
            <w:rFonts w:ascii="Cambria" w:hAnsi="Cambria"/>
            <w:szCs w:val="22"/>
          </w:rPr>
          <w:t>#</w:t>
        </w:r>
      </w:ins>
      <w:r w:rsidRPr="00E352EF">
        <w:rPr>
          <w:rFonts w:ascii="Cambria" w:hAnsi="Cambria"/>
          <w:szCs w:val="22"/>
        </w:rPr>
        <w:t>obs_value / ds2</w:t>
      </w:r>
      <w:del w:id="286" w:author="Laura Viignola" w:date="2017-05-11T09:29:00Z">
        <w:r w:rsidRPr="00E352EF" w:rsidDel="004266D2">
          <w:rPr>
            <w:rFonts w:ascii="Cambria" w:hAnsi="Cambria"/>
            <w:szCs w:val="22"/>
          </w:rPr>
          <w:delText>.</w:delText>
        </w:r>
      </w:del>
      <w:ins w:id="287" w:author="Laura Viignola" w:date="2017-05-11T09:29:00Z">
        <w:r w:rsidR="004266D2">
          <w:rPr>
            <w:rFonts w:ascii="Cambria" w:hAnsi="Cambria"/>
            <w:szCs w:val="22"/>
          </w:rPr>
          <w:t>#</w:t>
        </w:r>
      </w:ins>
      <w:r w:rsidRPr="00E352EF">
        <w:rPr>
          <w:rFonts w:ascii="Cambria" w:hAnsi="Cambria"/>
          <w:szCs w:val="22"/>
        </w:rPr>
        <w:t>obs_status ,</w:t>
      </w:r>
      <w:r w:rsidRPr="00E352EF">
        <w:rPr>
          <w:rFonts w:ascii="Cambria" w:hAnsi="Cambria"/>
          <w:szCs w:val="22"/>
        </w:rPr>
        <w:tab/>
      </w:r>
      <w:r w:rsidRPr="00E352EF">
        <w:rPr>
          <w:rFonts w:ascii="Cambria" w:hAnsi="Cambria"/>
          <w:szCs w:val="22"/>
        </w:rPr>
        <w:tab/>
      </w:r>
      <w:r w:rsidRPr="00E352EF">
        <w:rPr>
          <w:rFonts w:ascii="Cambria" w:hAnsi="Cambria"/>
          <w:szCs w:val="22"/>
        </w:rPr>
        <w:tab/>
      </w:r>
    </w:p>
    <w:p w14:paraId="3E5E70FB" w14:textId="37DCA2AB" w:rsidR="00534B1C" w:rsidRPr="00E352EF" w:rsidRDefault="00534B1C" w:rsidP="00CB409A">
      <w:pPr>
        <w:ind w:left="2552"/>
        <w:rPr>
          <w:rFonts w:ascii="Cambria" w:hAnsi="Cambria"/>
          <w:szCs w:val="22"/>
        </w:rPr>
      </w:pPr>
      <w:r w:rsidRPr="00E352EF">
        <w:rPr>
          <w:rFonts w:ascii="Cambria" w:hAnsi="Cambria"/>
          <w:b/>
          <w:szCs w:val="22"/>
        </w:rPr>
        <w:t>rename</w:t>
      </w:r>
      <w:r w:rsidRPr="00E352EF">
        <w:rPr>
          <w:rFonts w:ascii="Cambria" w:hAnsi="Cambria"/>
          <w:szCs w:val="22"/>
        </w:rPr>
        <w:t xml:space="preserve"> 'ds1</w:t>
      </w:r>
      <w:del w:id="288" w:author="Laura Viignola" w:date="2017-05-11T09:29:00Z">
        <w:r w:rsidRPr="00E352EF" w:rsidDel="004266D2">
          <w:rPr>
            <w:rFonts w:ascii="Cambria" w:hAnsi="Cambria"/>
            <w:szCs w:val="22"/>
          </w:rPr>
          <w:delText>.</w:delText>
        </w:r>
      </w:del>
      <w:ins w:id="289" w:author="Laura Viignola" w:date="2017-05-11T09:29:00Z">
        <w:r w:rsidR="004266D2">
          <w:rPr>
            <w:rFonts w:ascii="Cambria" w:hAnsi="Cambria"/>
            <w:szCs w:val="22"/>
          </w:rPr>
          <w:t>#</w:t>
        </w:r>
      </w:ins>
      <w:r w:rsidRPr="00E352EF">
        <w:rPr>
          <w:rFonts w:ascii="Cambria" w:hAnsi="Cambria"/>
          <w:szCs w:val="22"/>
        </w:rPr>
        <w:t>obs_status' to obs_status</w:t>
      </w:r>
    </w:p>
    <w:p w14:paraId="482112CB" w14:textId="77777777" w:rsidR="00534B1C" w:rsidRPr="00E352EF" w:rsidRDefault="00534B1C" w:rsidP="00CB409A">
      <w:pPr>
        <w:ind w:left="2552"/>
        <w:rPr>
          <w:rFonts w:ascii="Cambria" w:hAnsi="Cambria"/>
          <w:b/>
          <w:szCs w:val="22"/>
        </w:rPr>
      </w:pPr>
      <w:r w:rsidRPr="00E352EF">
        <w:rPr>
          <w:rFonts w:ascii="Cambria" w:hAnsi="Cambria"/>
          <w:b/>
          <w:szCs w:val="22"/>
        </w:rPr>
        <w:t>}</w:t>
      </w:r>
    </w:p>
    <w:tbl>
      <w:tblPr>
        <w:tblW w:w="5630" w:type="dxa"/>
        <w:tblInd w:w="173" w:type="dxa"/>
        <w:tblLook w:val="04A0" w:firstRow="1" w:lastRow="0" w:firstColumn="1" w:lastColumn="0" w:noHBand="0" w:noVBand="1"/>
      </w:tblPr>
      <w:tblGrid>
        <w:gridCol w:w="589"/>
        <w:gridCol w:w="1062"/>
        <w:gridCol w:w="984"/>
        <w:gridCol w:w="1681"/>
        <w:gridCol w:w="1314"/>
      </w:tblGrid>
      <w:tr w:rsidR="00534B1C" w:rsidRPr="00E352EF" w14:paraId="5EE1F01B" w14:textId="77777777" w:rsidTr="00534B1C">
        <w:trPr>
          <w:trHeight w:val="374"/>
        </w:trPr>
        <w:tc>
          <w:tcPr>
            <w:tcW w:w="5630" w:type="dxa"/>
            <w:gridSpan w:val="5"/>
            <w:tcBorders>
              <w:top w:val="single" w:sz="6" w:space="0" w:color="000000"/>
              <w:left w:val="single" w:sz="6" w:space="0" w:color="000000"/>
              <w:bottom w:val="single" w:sz="6" w:space="0" w:color="000000"/>
              <w:right w:val="single" w:sz="6" w:space="0" w:color="000000"/>
            </w:tcBorders>
            <w:shd w:val="clear" w:color="auto" w:fill="F2DBDB"/>
          </w:tcPr>
          <w:p w14:paraId="37DAC5C5" w14:textId="77777777" w:rsidR="00534B1C" w:rsidRPr="00E352EF" w:rsidRDefault="00534B1C" w:rsidP="00534B1C">
            <w:pPr>
              <w:rPr>
                <w:rFonts w:asciiTheme="minorHAnsi" w:hAnsiTheme="minorHAnsi"/>
                <w:szCs w:val="22"/>
              </w:rPr>
            </w:pPr>
            <w:r w:rsidRPr="00E352EF">
              <w:rPr>
                <w:rFonts w:asciiTheme="minorHAnsi" w:hAnsiTheme="minorHAnsi"/>
                <w:szCs w:val="22"/>
              </w:rPr>
              <w:t>ds3</w:t>
            </w:r>
          </w:p>
        </w:tc>
      </w:tr>
      <w:tr w:rsidR="00534B1C" w:rsidRPr="00E352EF" w14:paraId="5CED01C8" w14:textId="77777777" w:rsidTr="00534B1C">
        <w:trPr>
          <w:trHeight w:val="101"/>
        </w:trPr>
        <w:tc>
          <w:tcPr>
            <w:tcW w:w="589"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CC517F9"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06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0356EF7"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98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CEEECD2"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68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5000E20"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OBS_VALUE_NEG </w:t>
            </w:r>
          </w:p>
        </w:tc>
        <w:tc>
          <w:tcPr>
            <w:tcW w:w="1314"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4E2AD9A9" w14:textId="77777777" w:rsidR="00534B1C" w:rsidRPr="00E352EF" w:rsidRDefault="00534B1C" w:rsidP="00534B1C">
            <w:pPr>
              <w:rPr>
                <w:rFonts w:asciiTheme="minorHAnsi" w:hAnsiTheme="minorHAnsi"/>
                <w:szCs w:val="22"/>
              </w:rPr>
            </w:pPr>
            <w:r w:rsidRPr="00E352EF">
              <w:rPr>
                <w:rFonts w:asciiTheme="minorHAnsi" w:hAnsiTheme="minorHAnsi"/>
                <w:b/>
                <w:szCs w:val="22"/>
              </w:rPr>
              <w:t>OBS_STATUS</w:t>
            </w:r>
          </w:p>
        </w:tc>
      </w:tr>
      <w:tr w:rsidR="00534B1C" w:rsidRPr="00E352EF" w14:paraId="67787F2D" w14:textId="77777777" w:rsidTr="00534B1C">
        <w:trPr>
          <w:trHeight w:val="317"/>
        </w:trPr>
        <w:tc>
          <w:tcPr>
            <w:tcW w:w="58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6A4A40"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0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AF1EA5" w14:textId="77777777" w:rsidR="00534B1C" w:rsidRPr="00E352EF" w:rsidRDefault="00534B1C" w:rsidP="00534B1C">
            <w:pPr>
              <w:rPr>
                <w:rFonts w:asciiTheme="minorHAnsi" w:hAnsiTheme="minorHAnsi"/>
                <w:szCs w:val="22"/>
              </w:rPr>
            </w:pPr>
            <w:r w:rsidRPr="00E352EF">
              <w:rPr>
                <w:rFonts w:asciiTheme="minorHAnsi" w:hAnsiTheme="minorHAnsi"/>
                <w:szCs w:val="22"/>
              </w:rPr>
              <w:t>EU25</w:t>
            </w:r>
          </w:p>
        </w:tc>
        <w:tc>
          <w:tcPr>
            <w:tcW w:w="98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37458E"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6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743978" w14:textId="77777777" w:rsidR="00534B1C" w:rsidRPr="00E352EF" w:rsidRDefault="00534B1C" w:rsidP="00534B1C">
            <w:pPr>
              <w:rPr>
                <w:rFonts w:asciiTheme="minorHAnsi" w:hAnsiTheme="minorHAnsi"/>
                <w:szCs w:val="22"/>
              </w:rPr>
            </w:pPr>
            <w:r w:rsidRPr="00E352EF">
              <w:rPr>
                <w:rFonts w:asciiTheme="minorHAnsi" w:hAnsiTheme="minorHAnsi"/>
                <w:szCs w:val="22"/>
              </w:rPr>
              <w:t>2</w:t>
            </w:r>
          </w:p>
        </w:tc>
        <w:tc>
          <w:tcPr>
            <w:tcW w:w="13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CD851E" w14:textId="77777777" w:rsidR="00534B1C" w:rsidRPr="00E352EF" w:rsidRDefault="00534B1C" w:rsidP="00534B1C">
            <w:pPr>
              <w:rPr>
                <w:rFonts w:asciiTheme="minorHAnsi" w:hAnsiTheme="minorHAnsi"/>
                <w:szCs w:val="22"/>
              </w:rPr>
            </w:pPr>
            <w:r w:rsidRPr="00E352EF">
              <w:rPr>
                <w:rFonts w:asciiTheme="minorHAnsi" w:hAnsiTheme="minorHAnsi"/>
                <w:szCs w:val="22"/>
              </w:rPr>
              <w:t>E</w:t>
            </w:r>
          </w:p>
        </w:tc>
      </w:tr>
    </w:tbl>
    <w:p w14:paraId="14B3D2CB" w14:textId="77777777" w:rsidR="00534B1C" w:rsidRPr="00E352EF" w:rsidRDefault="00534B1C" w:rsidP="00534B1C">
      <w:pPr>
        <w:spacing w:before="100" w:after="100" w:line="276" w:lineRule="auto"/>
        <w:jc w:val="both"/>
        <w:rPr>
          <w:rFonts w:asciiTheme="minorHAnsi" w:hAnsiTheme="minorHAnsi"/>
          <w:color w:val="auto"/>
        </w:rPr>
      </w:pPr>
    </w:p>
    <w:p w14:paraId="51AA74D6" w14:textId="77777777" w:rsidR="00534B1C" w:rsidRPr="00E352EF" w:rsidRDefault="00710B3F" w:rsidP="00534B1C">
      <w:pPr>
        <w:rPr>
          <w:rFonts w:ascii="Cambria" w:hAnsi="Cambria"/>
          <w:szCs w:val="22"/>
        </w:rPr>
      </w:pPr>
      <w:r w:rsidRPr="00E352EF">
        <w:rPr>
          <w:rFonts w:ascii="Cambria" w:hAnsi="Cambria"/>
          <w:szCs w:val="22"/>
        </w:rPr>
        <w:t>2)</w:t>
      </w:r>
      <w:r w:rsidR="00534B1C" w:rsidRPr="00E352EF">
        <w:rPr>
          <w:rFonts w:ascii="Cambria" w:hAnsi="Cambria"/>
          <w:szCs w:val="22"/>
        </w:rPr>
        <w:t xml:space="preserve"> </w:t>
      </w:r>
      <w:r w:rsidR="00CB409A" w:rsidRPr="00E352EF">
        <w:rPr>
          <w:rFonts w:ascii="Cambria" w:hAnsi="Cambria"/>
          <w:szCs w:val="22"/>
        </w:rPr>
        <w:t>S</w:t>
      </w:r>
      <w:r w:rsidR="00534B1C" w:rsidRPr="00E352EF">
        <w:rPr>
          <w:rFonts w:ascii="Cambria" w:hAnsi="Cambria"/>
          <w:szCs w:val="22"/>
        </w:rPr>
        <w:t>imple filter</w:t>
      </w:r>
    </w:p>
    <w:p w14:paraId="13510D56" w14:textId="77777777" w:rsidR="00CB409A" w:rsidRPr="00E352EF" w:rsidRDefault="00CB409A" w:rsidP="00534B1C">
      <w:pPr>
        <w:rPr>
          <w:rFonts w:ascii="Cambria" w:hAnsi="Cambria"/>
          <w:szCs w:val="22"/>
        </w:rPr>
      </w:pPr>
    </w:p>
    <w:p w14:paraId="27795CAF" w14:textId="77777777" w:rsidR="00534B1C" w:rsidRPr="00E352EF" w:rsidRDefault="00534B1C" w:rsidP="00534B1C">
      <w:pPr>
        <w:rPr>
          <w:rFonts w:ascii="Cambria" w:hAnsi="Cambria"/>
          <w:szCs w:val="22"/>
        </w:rPr>
      </w:pPr>
      <w:r w:rsidRPr="00E352EF">
        <w:rPr>
          <w:rFonts w:ascii="Cambria" w:hAnsi="Cambria"/>
          <w:szCs w:val="22"/>
        </w:rPr>
        <w:t xml:space="preserve">ds2 := [ ds1 </w:t>
      </w:r>
      <w:r w:rsidRPr="00E352EF">
        <w:rPr>
          <w:rFonts w:ascii="Cambria" w:hAnsi="Cambria"/>
          <w:b/>
          <w:szCs w:val="22"/>
        </w:rPr>
        <w:t>] {</w:t>
      </w:r>
      <w:r w:rsidRPr="00E352EF">
        <w:rPr>
          <w:rFonts w:ascii="Cambria" w:hAnsi="Cambria"/>
          <w:szCs w:val="22"/>
        </w:rPr>
        <w:t xml:space="preserve"> </w:t>
      </w:r>
      <w:r w:rsidRPr="00E352EF">
        <w:rPr>
          <w:rFonts w:ascii="Cambria" w:hAnsi="Cambria"/>
          <w:b/>
          <w:szCs w:val="22"/>
        </w:rPr>
        <w:t>filter</w:t>
      </w:r>
      <w:r w:rsidRPr="00E352EF">
        <w:rPr>
          <w:rFonts w:ascii="Cambria" w:hAnsi="Cambria"/>
          <w:szCs w:val="22"/>
        </w:rPr>
        <w:t xml:space="preserve"> obs_value &lt; 10 and time = "2010" </w:t>
      </w:r>
      <w:r w:rsidRPr="00E352EF">
        <w:rPr>
          <w:rFonts w:ascii="Cambria" w:hAnsi="Cambria"/>
          <w:b/>
          <w:szCs w:val="22"/>
        </w:rPr>
        <w:t>}</w:t>
      </w:r>
    </w:p>
    <w:tbl>
      <w:tblPr>
        <w:tblW w:w="5630" w:type="dxa"/>
        <w:tblInd w:w="108" w:type="dxa"/>
        <w:tblLook w:val="04A0" w:firstRow="1" w:lastRow="0" w:firstColumn="1" w:lastColumn="0" w:noHBand="0" w:noVBand="1"/>
      </w:tblPr>
      <w:tblGrid>
        <w:gridCol w:w="677"/>
        <w:gridCol w:w="1152"/>
        <w:gridCol w:w="1080"/>
        <w:gridCol w:w="1310"/>
        <w:gridCol w:w="1411"/>
      </w:tblGrid>
      <w:tr w:rsidR="00534B1C" w:rsidRPr="00E352EF" w14:paraId="7BCC8B6D" w14:textId="77777777" w:rsidTr="00534B1C">
        <w:trPr>
          <w:trHeight w:val="374"/>
        </w:trPr>
        <w:tc>
          <w:tcPr>
            <w:tcW w:w="563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75E56124" w14:textId="77777777" w:rsidR="00534B1C" w:rsidRPr="00E352EF" w:rsidRDefault="00534B1C" w:rsidP="00534B1C">
            <w:pPr>
              <w:rPr>
                <w:rFonts w:asciiTheme="minorHAnsi" w:hAnsiTheme="minorHAnsi"/>
                <w:szCs w:val="22"/>
              </w:rPr>
            </w:pPr>
            <w:r w:rsidRPr="00E352EF">
              <w:rPr>
                <w:rFonts w:asciiTheme="minorHAnsi" w:hAnsiTheme="minorHAnsi"/>
                <w:szCs w:val="22"/>
              </w:rPr>
              <w:t>ds2</w:t>
            </w:r>
          </w:p>
        </w:tc>
      </w:tr>
      <w:tr w:rsidR="00534B1C" w:rsidRPr="00E352EF" w14:paraId="2D121F8E"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10DBD6B"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728B692"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FF0CCE4"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3F1161A"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12E9C408" w14:textId="77777777" w:rsidR="00534B1C" w:rsidRPr="00E352EF" w:rsidRDefault="00534B1C" w:rsidP="00534B1C">
            <w:pPr>
              <w:rPr>
                <w:rFonts w:asciiTheme="minorHAnsi" w:hAnsiTheme="minorHAnsi"/>
                <w:szCs w:val="22"/>
              </w:rPr>
            </w:pPr>
            <w:r w:rsidRPr="00E352EF">
              <w:rPr>
                <w:rFonts w:asciiTheme="minorHAnsi" w:hAnsiTheme="minorHAnsi"/>
                <w:b/>
                <w:szCs w:val="22"/>
              </w:rPr>
              <w:t>OBS_STATUS</w:t>
            </w:r>
          </w:p>
        </w:tc>
      </w:tr>
      <w:tr w:rsidR="00534B1C" w:rsidRPr="00E352EF" w14:paraId="41890679"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514A5A"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9E2846" w14:textId="77777777" w:rsidR="00534B1C" w:rsidRPr="00E352EF" w:rsidRDefault="00534B1C" w:rsidP="00534B1C">
            <w:pPr>
              <w:rPr>
                <w:rFonts w:asciiTheme="minorHAnsi" w:hAnsiTheme="minorHAnsi"/>
                <w:szCs w:val="22"/>
              </w:rPr>
            </w:pPr>
            <w:r w:rsidRPr="00E352EF">
              <w:rPr>
                <w:rFonts w:asciiTheme="minorHAnsi" w:hAnsiTheme="minorHAnsi"/>
                <w:szCs w:val="22"/>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7BED82"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53532B" w14:textId="77777777" w:rsidR="00534B1C" w:rsidRPr="00E352EF" w:rsidRDefault="00534B1C" w:rsidP="00534B1C">
            <w:pPr>
              <w:rPr>
                <w:rFonts w:asciiTheme="minorHAnsi" w:hAnsiTheme="minorHAnsi"/>
                <w:szCs w:val="22"/>
              </w:rPr>
            </w:pPr>
            <w:r w:rsidRPr="00E352EF">
              <w:rPr>
                <w:rFonts w:asciiTheme="minorHAnsi" w:hAnsiTheme="minorHAnsi"/>
                <w:szCs w:val="22"/>
              </w:rPr>
              <w:t>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AA6247"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r w:rsidR="00534B1C" w:rsidRPr="00E352EF" w14:paraId="3B0413B2"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CA3124"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CBFC1C" w14:textId="77777777" w:rsidR="00534B1C" w:rsidRPr="00E352EF" w:rsidRDefault="00534B1C" w:rsidP="00534B1C">
            <w:pPr>
              <w:rPr>
                <w:rFonts w:asciiTheme="minorHAnsi" w:hAnsiTheme="minorHAnsi"/>
                <w:szCs w:val="22"/>
              </w:rPr>
            </w:pPr>
            <w:r w:rsidRPr="00E352EF">
              <w:rPr>
                <w:rFonts w:asciiTheme="minorHAnsi" w:hAnsiTheme="minorHAnsi"/>
                <w:szCs w:val="22"/>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938354"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222074"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2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43F469"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bl>
    <w:p w14:paraId="26746C4E" w14:textId="77777777" w:rsidR="00534B1C" w:rsidRPr="00E352EF" w:rsidRDefault="00534B1C" w:rsidP="00534B1C">
      <w:pPr>
        <w:rPr>
          <w:rFonts w:asciiTheme="minorHAnsi" w:hAnsiTheme="minorHAnsi"/>
          <w:szCs w:val="22"/>
        </w:rPr>
      </w:pPr>
    </w:p>
    <w:p w14:paraId="4FEF25E8" w14:textId="77777777" w:rsidR="00534B1C" w:rsidRPr="00E352EF" w:rsidRDefault="00534B1C" w:rsidP="00B3632D">
      <w:pPr>
        <w:pStyle w:val="Titolo3"/>
      </w:pPr>
      <w:bookmarkStart w:id="290" w:name="_Toc464487904"/>
      <w:r w:rsidRPr="00E352EF">
        <w:t>rename_clause</w:t>
      </w:r>
      <w:bookmarkEnd w:id="290"/>
    </w:p>
    <w:p w14:paraId="248E23E1" w14:textId="77777777" w:rsidR="00534B1C" w:rsidRPr="00E352EF" w:rsidRDefault="00534B1C" w:rsidP="00B606B2">
      <w:pPr>
        <w:ind w:firstLine="706"/>
        <w:rPr>
          <w:rFonts w:ascii="Cambria" w:hAnsi="Cambria"/>
          <w:b/>
          <w:szCs w:val="22"/>
        </w:rPr>
      </w:pPr>
      <w:r w:rsidRPr="00E352EF">
        <w:rPr>
          <w:rFonts w:ascii="Cambria" w:hAnsi="Cambria"/>
          <w:szCs w:val="22"/>
        </w:rPr>
        <w:t>rename_clause ::=</w:t>
      </w:r>
      <w:r w:rsidRPr="00E352EF">
        <w:rPr>
          <w:rFonts w:ascii="Cambria" w:hAnsi="Cambria"/>
          <w:b/>
          <w:szCs w:val="22"/>
        </w:rPr>
        <w:t xml:space="preserve"> rename </w:t>
      </w:r>
      <w:r w:rsidRPr="00E352EF">
        <w:rPr>
          <w:rFonts w:ascii="Cambria" w:hAnsi="Cambria"/>
          <w:szCs w:val="22"/>
        </w:rPr>
        <w:t>cmp</w:t>
      </w:r>
      <w:r w:rsidRPr="00E352EF">
        <w:rPr>
          <w:rFonts w:ascii="Cambria" w:hAnsi="Cambria"/>
          <w:b/>
          <w:szCs w:val="22"/>
        </w:rPr>
        <w:t xml:space="preserve"> to </w:t>
      </w:r>
      <w:r w:rsidRPr="00E352EF">
        <w:rPr>
          <w:rFonts w:ascii="Cambria" w:hAnsi="Cambria"/>
          <w:szCs w:val="22"/>
        </w:rPr>
        <w:t>cmp</w:t>
      </w:r>
      <w:r w:rsidRPr="00E352EF">
        <w:rPr>
          <w:rFonts w:ascii="Cambria" w:hAnsi="Cambria"/>
          <w:b/>
          <w:szCs w:val="22"/>
        </w:rPr>
        <w:t xml:space="preserve"> { , </w:t>
      </w:r>
      <w:r w:rsidRPr="00E352EF">
        <w:rPr>
          <w:rFonts w:ascii="Cambria" w:hAnsi="Cambria"/>
          <w:szCs w:val="22"/>
        </w:rPr>
        <w:t>cmp</w:t>
      </w:r>
      <w:r w:rsidRPr="00E352EF">
        <w:rPr>
          <w:rFonts w:ascii="Cambria" w:hAnsi="Cambria"/>
          <w:b/>
          <w:szCs w:val="22"/>
        </w:rPr>
        <w:t xml:space="preserve"> to </w:t>
      </w:r>
      <w:r w:rsidRPr="00E352EF">
        <w:rPr>
          <w:rFonts w:ascii="Cambria" w:hAnsi="Cambria"/>
          <w:szCs w:val="22"/>
        </w:rPr>
        <w:t>cmp</w:t>
      </w:r>
      <w:r w:rsidRPr="00E352EF">
        <w:rPr>
          <w:rFonts w:ascii="Cambria" w:hAnsi="Cambria"/>
          <w:b/>
          <w:szCs w:val="22"/>
        </w:rPr>
        <w:t xml:space="preserve"> </w:t>
      </w:r>
      <w:r w:rsidRPr="00E352EF">
        <w:rPr>
          <w:rFonts w:ascii="Cambria" w:hAnsi="Cambria"/>
          <w:szCs w:val="22"/>
        </w:rPr>
        <w:t>}</w:t>
      </w:r>
    </w:p>
    <w:p w14:paraId="7C03261B" w14:textId="77777777" w:rsidR="00710B3F" w:rsidRPr="00E352EF" w:rsidRDefault="00710B3F" w:rsidP="00710B3F">
      <w:pPr>
        <w:jc w:val="both"/>
        <w:rPr>
          <w:rFonts w:ascii="Cambria" w:hAnsi="Cambria"/>
          <w:b/>
          <w:color w:val="auto"/>
        </w:rPr>
      </w:pPr>
    </w:p>
    <w:p w14:paraId="1FD9E2EE" w14:textId="77777777" w:rsidR="00534B1C" w:rsidRPr="00E352EF" w:rsidRDefault="00534B1C" w:rsidP="00710B3F">
      <w:pPr>
        <w:jc w:val="both"/>
        <w:rPr>
          <w:rFonts w:ascii="Cambria" w:hAnsi="Cambria"/>
          <w:color w:val="auto"/>
        </w:rPr>
      </w:pPr>
      <w:r w:rsidRPr="00E352EF">
        <w:rPr>
          <w:rFonts w:ascii="Cambria" w:hAnsi="Cambria"/>
          <w:b/>
          <w:color w:val="auto"/>
        </w:rPr>
        <w:lastRenderedPageBreak/>
        <w:t>rename</w:t>
      </w:r>
      <w:r w:rsidRPr="00E352EF">
        <w:rPr>
          <w:rFonts w:ascii="Cambria" w:hAnsi="Cambria"/>
          <w:color w:val="auto"/>
        </w:rPr>
        <w:t xml:space="preserve"> allows renaming one or more components (</w:t>
      </w:r>
      <w:r w:rsidR="00A82077" w:rsidRPr="00E352EF">
        <w:rPr>
          <w:rFonts w:ascii="Cambria" w:eastAsia="Calibri" w:hAnsi="Cambria" w:cs="Calibri"/>
        </w:rPr>
        <w:t xml:space="preserve">Identifier </w:t>
      </w:r>
      <w:r w:rsidRPr="00E352EF">
        <w:rPr>
          <w:rFonts w:ascii="Cambria" w:hAnsi="Cambria"/>
          <w:color w:val="auto"/>
        </w:rPr>
        <w:t xml:space="preserve">, </w:t>
      </w:r>
      <w:r w:rsidR="00A82077" w:rsidRPr="00E352EF">
        <w:rPr>
          <w:rFonts w:ascii="Cambria" w:hAnsi="Cambria"/>
          <w:color w:val="auto"/>
        </w:rPr>
        <w:t>M</w:t>
      </w:r>
      <w:r w:rsidRPr="00E352EF">
        <w:rPr>
          <w:rFonts w:ascii="Cambria" w:hAnsi="Cambria"/>
          <w:color w:val="auto"/>
        </w:rPr>
        <w:t xml:space="preserve">easure or </w:t>
      </w:r>
      <w:r w:rsidR="00A82077" w:rsidRPr="00E352EF">
        <w:rPr>
          <w:rFonts w:ascii="Cambria" w:hAnsi="Cambria"/>
          <w:color w:val="auto"/>
        </w:rPr>
        <w:t xml:space="preserve">Attribute </w:t>
      </w:r>
      <w:r w:rsidR="00A82077" w:rsidRPr="00E352EF">
        <w:rPr>
          <w:rFonts w:ascii="Cambria" w:eastAsia="Calibri" w:hAnsi="Cambria" w:cs="Calibri"/>
        </w:rPr>
        <w:t>Component</w:t>
      </w:r>
      <w:r w:rsidRPr="00E352EF">
        <w:rPr>
          <w:rFonts w:ascii="Cambria" w:hAnsi="Cambria"/>
          <w:color w:val="auto"/>
        </w:rPr>
        <w:t xml:space="preserve">). VTL verifies that the resulting </w:t>
      </w:r>
      <w:r w:rsidR="00472C2F" w:rsidRPr="00E352EF">
        <w:t>Dataset</w:t>
      </w:r>
      <w:r w:rsidRPr="00E352EF">
        <w:rPr>
          <w:rFonts w:ascii="Cambria" w:hAnsi="Cambria"/>
          <w:color w:val="auto"/>
        </w:rPr>
        <w:t>, after renaming all the specified components, has unique names of its components (otherwise an error is raised). Renaming a</w:t>
      </w:r>
      <w:r w:rsidR="00A82077" w:rsidRPr="00E352EF">
        <w:rPr>
          <w:rFonts w:ascii="Cambria" w:hAnsi="Cambria"/>
          <w:color w:val="auto"/>
        </w:rPr>
        <w:t>n</w:t>
      </w:r>
      <w:r w:rsidRPr="00E352EF">
        <w:rPr>
          <w:rFonts w:ascii="Cambria" w:hAnsi="Cambria"/>
          <w:color w:val="auto"/>
        </w:rPr>
        <w:t xml:space="preserve"> </w:t>
      </w:r>
      <w:r w:rsidR="00A82077" w:rsidRPr="00E352EF">
        <w:rPr>
          <w:rFonts w:ascii="Cambria" w:eastAsia="Calibri" w:hAnsi="Cambria" w:cs="Calibri"/>
        </w:rPr>
        <w:t>Identifier Component</w:t>
      </w:r>
      <w:r w:rsidRPr="00E352EF">
        <w:rPr>
          <w:rFonts w:ascii="Cambria" w:hAnsi="Cambria"/>
          <w:color w:val="auto"/>
        </w:rPr>
        <w:t xml:space="preserve">implies that the actual values of </w:t>
      </w:r>
      <w:r w:rsidR="00A82077" w:rsidRPr="00E352EF">
        <w:rPr>
          <w:rFonts w:ascii="Cambria" w:hAnsi="Cambria"/>
          <w:color w:val="auto"/>
        </w:rPr>
        <w:t>it</w:t>
      </w:r>
      <w:r w:rsidRPr="00E352EF">
        <w:rPr>
          <w:rFonts w:ascii="Cambria" w:hAnsi="Cambria"/>
          <w:color w:val="auto"/>
        </w:rPr>
        <w:t xml:space="preserve"> are valid for the dimension type (usually the code list associated to the </w:t>
      </w:r>
      <w:r w:rsidR="00A82077" w:rsidRPr="00E352EF">
        <w:rPr>
          <w:rFonts w:ascii="Cambria" w:hAnsi="Cambria"/>
          <w:color w:val="auto"/>
        </w:rPr>
        <w:t>Identifier</w:t>
      </w:r>
      <w:r w:rsidRPr="00E352EF">
        <w:rPr>
          <w:rFonts w:ascii="Cambria" w:hAnsi="Cambria"/>
          <w:color w:val="auto"/>
        </w:rPr>
        <w:t>).</w:t>
      </w:r>
    </w:p>
    <w:p w14:paraId="04E38787" w14:textId="77777777" w:rsidR="00193EF8" w:rsidRPr="00E352EF" w:rsidRDefault="00193EF8" w:rsidP="00534B1C">
      <w:pPr>
        <w:pStyle w:val="Sottotitolo"/>
        <w:rPr>
          <w:rFonts w:asciiTheme="minorHAnsi" w:hAnsiTheme="minorHAnsi"/>
          <w:szCs w:val="22"/>
        </w:rPr>
      </w:pPr>
    </w:p>
    <w:p w14:paraId="27D2E8F6" w14:textId="77777777" w:rsidR="00534B1C" w:rsidRPr="00E352EF" w:rsidRDefault="00EA6708" w:rsidP="00D4556A">
      <w:pPr>
        <w:rPr>
          <w:rFonts w:ascii="Cambria" w:eastAsia="Calibri" w:hAnsi="Cambria" w:cs="Calibri"/>
          <w:i/>
          <w:color w:val="5B9BD5"/>
        </w:rPr>
      </w:pPr>
      <w:r w:rsidRPr="00E352EF">
        <w:rPr>
          <w:rFonts w:ascii="Cambria" w:eastAsia="Calibri" w:hAnsi="Cambria" w:cs="Calibri"/>
          <w:i/>
          <w:color w:val="5B9BD5"/>
        </w:rPr>
        <w:t>Examples</w:t>
      </w:r>
    </w:p>
    <w:p w14:paraId="613FF191" w14:textId="77777777" w:rsidR="00534B1C" w:rsidRPr="00E352EF" w:rsidRDefault="00534B1C" w:rsidP="00710B3F">
      <w:pPr>
        <w:rPr>
          <w:rFonts w:asciiTheme="majorHAnsi" w:hAnsiTheme="majorHAnsi"/>
          <w:szCs w:val="22"/>
        </w:rPr>
      </w:pPr>
      <w:r w:rsidRPr="00E352EF">
        <w:rPr>
          <w:rFonts w:asciiTheme="majorHAnsi" w:hAnsiTheme="majorHAnsi"/>
          <w:szCs w:val="22"/>
        </w:rPr>
        <w:t xml:space="preserve"> compute the measure obs_value_neg derived from obs_value</w:t>
      </w:r>
    </w:p>
    <w:p w14:paraId="6D233D76" w14:textId="7A92319E" w:rsidR="00534B1C" w:rsidRPr="00E352EF" w:rsidRDefault="00534B1C" w:rsidP="00710B3F">
      <w:pPr>
        <w:rPr>
          <w:rFonts w:asciiTheme="majorHAnsi" w:hAnsiTheme="majorHAnsi"/>
          <w:szCs w:val="22"/>
        </w:rPr>
      </w:pPr>
      <w:r w:rsidRPr="00E352EF">
        <w:rPr>
          <w:rFonts w:asciiTheme="majorHAnsi" w:hAnsiTheme="majorHAnsi"/>
          <w:szCs w:val="22"/>
        </w:rPr>
        <w:t xml:space="preserve"> rename ds1</w:t>
      </w:r>
      <w:del w:id="291" w:author="Laura Viignola" w:date="2017-05-11T09:29:00Z">
        <w:r w:rsidRPr="00E352EF" w:rsidDel="004266D2">
          <w:rPr>
            <w:rFonts w:asciiTheme="majorHAnsi" w:hAnsiTheme="majorHAnsi"/>
            <w:szCs w:val="22"/>
          </w:rPr>
          <w:delText>.</w:delText>
        </w:r>
      </w:del>
      <w:ins w:id="292" w:author="Laura Viignola" w:date="2017-05-11T09:29:00Z">
        <w:r w:rsidR="004266D2">
          <w:rPr>
            <w:rFonts w:asciiTheme="majorHAnsi" w:hAnsiTheme="majorHAnsi"/>
            <w:szCs w:val="22"/>
          </w:rPr>
          <w:t>#</w:t>
        </w:r>
      </w:ins>
      <w:r w:rsidRPr="00E352EF">
        <w:rPr>
          <w:rFonts w:asciiTheme="majorHAnsi" w:hAnsiTheme="majorHAnsi"/>
          <w:szCs w:val="22"/>
        </w:rPr>
        <w:t>obs_status  to keep it in the result</w:t>
      </w:r>
    </w:p>
    <w:p w14:paraId="7BF9C662" w14:textId="6401E7F7" w:rsidR="00534B1C" w:rsidRPr="00E352EF" w:rsidRDefault="00534B1C" w:rsidP="00710B3F">
      <w:pPr>
        <w:rPr>
          <w:rFonts w:asciiTheme="majorHAnsi" w:hAnsiTheme="majorHAnsi"/>
          <w:szCs w:val="22"/>
        </w:rPr>
      </w:pPr>
      <w:r w:rsidRPr="00E352EF">
        <w:rPr>
          <w:rFonts w:asciiTheme="majorHAnsi" w:hAnsiTheme="majorHAnsi"/>
          <w:szCs w:val="22"/>
        </w:rPr>
        <w:t xml:space="preserve"> ds1</w:t>
      </w:r>
      <w:del w:id="293" w:author="Laura Viignola" w:date="2017-05-11T09:29:00Z">
        <w:r w:rsidRPr="00E352EF" w:rsidDel="004266D2">
          <w:rPr>
            <w:rFonts w:asciiTheme="majorHAnsi" w:hAnsiTheme="majorHAnsi"/>
            <w:szCs w:val="22"/>
          </w:rPr>
          <w:delText>.</w:delText>
        </w:r>
      </w:del>
      <w:ins w:id="294" w:author="Laura Viignola" w:date="2017-05-11T09:29:00Z">
        <w:r w:rsidR="004266D2">
          <w:rPr>
            <w:rFonts w:asciiTheme="majorHAnsi" w:hAnsiTheme="majorHAnsi"/>
            <w:szCs w:val="22"/>
          </w:rPr>
          <w:t>#</w:t>
        </w:r>
      </w:ins>
      <w:r w:rsidRPr="00E352EF">
        <w:rPr>
          <w:rFonts w:asciiTheme="majorHAnsi" w:hAnsiTheme="majorHAnsi"/>
          <w:szCs w:val="22"/>
        </w:rPr>
        <w:t xml:space="preserve">obs_value is not kept </w:t>
      </w:r>
    </w:p>
    <w:p w14:paraId="383C9ACF" w14:textId="77777777" w:rsidR="00710B3F" w:rsidRPr="00E352EF" w:rsidRDefault="00710B3F" w:rsidP="00710B3F">
      <w:pPr>
        <w:rPr>
          <w:rFonts w:asciiTheme="majorHAnsi" w:hAnsiTheme="majorHAnsi"/>
          <w:szCs w:val="22"/>
        </w:rPr>
      </w:pPr>
    </w:p>
    <w:p w14:paraId="080BBEC2" w14:textId="77777777" w:rsidR="00534B1C" w:rsidRPr="00E352EF" w:rsidRDefault="00534B1C" w:rsidP="00710B3F">
      <w:pPr>
        <w:rPr>
          <w:rFonts w:asciiTheme="majorHAnsi" w:hAnsiTheme="majorHAnsi"/>
          <w:szCs w:val="22"/>
        </w:rPr>
      </w:pPr>
      <w:r w:rsidRPr="00E352EF">
        <w:rPr>
          <w:rFonts w:asciiTheme="majorHAnsi" w:hAnsiTheme="majorHAnsi"/>
          <w:szCs w:val="22"/>
        </w:rPr>
        <w:t xml:space="preserve">ds_bop3 := </w:t>
      </w:r>
      <w:r w:rsidRPr="00E352EF">
        <w:rPr>
          <w:rFonts w:asciiTheme="majorHAnsi" w:hAnsiTheme="majorHAnsi"/>
          <w:b/>
          <w:szCs w:val="22"/>
        </w:rPr>
        <w:t>[ outer</w:t>
      </w:r>
      <w:r w:rsidRPr="00E352EF">
        <w:rPr>
          <w:rFonts w:asciiTheme="majorHAnsi" w:hAnsiTheme="majorHAnsi"/>
          <w:szCs w:val="22"/>
        </w:rPr>
        <w:t xml:space="preserve"> ds1, ds2 </w:t>
      </w:r>
      <w:r w:rsidRPr="00E352EF">
        <w:rPr>
          <w:rFonts w:asciiTheme="majorHAnsi" w:hAnsiTheme="majorHAnsi"/>
          <w:b/>
          <w:szCs w:val="22"/>
        </w:rPr>
        <w:t>] {</w:t>
      </w:r>
      <w:r w:rsidRPr="00E352EF">
        <w:rPr>
          <w:rFonts w:asciiTheme="majorHAnsi" w:hAnsiTheme="majorHAnsi"/>
          <w:szCs w:val="22"/>
        </w:rPr>
        <w:t xml:space="preserve"> </w:t>
      </w:r>
    </w:p>
    <w:p w14:paraId="45A1DDDC" w14:textId="6211616A" w:rsidR="00534B1C" w:rsidRPr="00E352EF" w:rsidRDefault="00534B1C" w:rsidP="00710B3F">
      <w:pPr>
        <w:ind w:firstLine="706"/>
        <w:rPr>
          <w:rFonts w:asciiTheme="majorHAnsi" w:hAnsiTheme="majorHAnsi"/>
          <w:szCs w:val="22"/>
        </w:rPr>
      </w:pPr>
      <w:r w:rsidRPr="00E352EF">
        <w:rPr>
          <w:rFonts w:asciiTheme="majorHAnsi" w:hAnsiTheme="majorHAnsi"/>
          <w:szCs w:val="22"/>
        </w:rPr>
        <w:t>obs_value_neg = -ds1</w:t>
      </w:r>
      <w:del w:id="295" w:author="Laura Viignola" w:date="2017-05-11T09:29:00Z">
        <w:r w:rsidRPr="00E352EF" w:rsidDel="004266D2">
          <w:rPr>
            <w:rFonts w:asciiTheme="majorHAnsi" w:hAnsiTheme="majorHAnsi"/>
            <w:szCs w:val="22"/>
          </w:rPr>
          <w:delText>.</w:delText>
        </w:r>
      </w:del>
      <w:ins w:id="296" w:author="Laura Viignola" w:date="2017-05-11T09:29:00Z">
        <w:r w:rsidR="004266D2">
          <w:rPr>
            <w:rFonts w:asciiTheme="majorHAnsi" w:hAnsiTheme="majorHAnsi"/>
            <w:szCs w:val="22"/>
          </w:rPr>
          <w:t>#</w:t>
        </w:r>
      </w:ins>
      <w:r w:rsidRPr="00E352EF">
        <w:rPr>
          <w:rFonts w:asciiTheme="majorHAnsi" w:hAnsiTheme="majorHAnsi"/>
          <w:szCs w:val="22"/>
        </w:rPr>
        <w:t>obs_value,</w:t>
      </w:r>
      <w:r w:rsidRPr="00E352EF">
        <w:rPr>
          <w:rFonts w:asciiTheme="majorHAnsi" w:hAnsiTheme="majorHAnsi"/>
          <w:szCs w:val="22"/>
        </w:rPr>
        <w:tab/>
      </w:r>
      <w:r w:rsidRPr="00E352EF">
        <w:rPr>
          <w:rFonts w:asciiTheme="majorHAnsi" w:hAnsiTheme="majorHAnsi"/>
          <w:szCs w:val="22"/>
        </w:rPr>
        <w:tab/>
      </w:r>
      <w:r w:rsidRPr="00E352EF">
        <w:rPr>
          <w:rFonts w:asciiTheme="majorHAnsi" w:hAnsiTheme="majorHAnsi"/>
          <w:szCs w:val="22"/>
        </w:rPr>
        <w:tab/>
      </w:r>
    </w:p>
    <w:p w14:paraId="6DC92267" w14:textId="1735DEC0" w:rsidR="00534B1C" w:rsidRPr="00E352EF" w:rsidRDefault="00534B1C" w:rsidP="00710B3F">
      <w:pPr>
        <w:ind w:firstLine="706"/>
        <w:rPr>
          <w:rFonts w:asciiTheme="majorHAnsi" w:hAnsiTheme="majorHAnsi"/>
          <w:szCs w:val="22"/>
        </w:rPr>
      </w:pPr>
      <w:r w:rsidRPr="00E352EF">
        <w:rPr>
          <w:rFonts w:asciiTheme="majorHAnsi" w:hAnsiTheme="majorHAnsi"/>
          <w:b/>
          <w:szCs w:val="22"/>
        </w:rPr>
        <w:t>rename</w:t>
      </w:r>
      <w:r w:rsidRPr="00E352EF">
        <w:rPr>
          <w:rFonts w:asciiTheme="majorHAnsi" w:hAnsiTheme="majorHAnsi"/>
          <w:szCs w:val="22"/>
        </w:rPr>
        <w:t xml:space="preserve"> 'ds1</w:t>
      </w:r>
      <w:del w:id="297" w:author="Laura Viignola" w:date="2017-05-11T09:29:00Z">
        <w:r w:rsidRPr="00E352EF" w:rsidDel="004266D2">
          <w:rPr>
            <w:rFonts w:asciiTheme="majorHAnsi" w:hAnsiTheme="majorHAnsi"/>
            <w:szCs w:val="22"/>
          </w:rPr>
          <w:delText>.</w:delText>
        </w:r>
      </w:del>
      <w:ins w:id="298" w:author="Laura Viignola" w:date="2017-05-11T09:29:00Z">
        <w:r w:rsidR="004266D2">
          <w:rPr>
            <w:rFonts w:asciiTheme="majorHAnsi" w:hAnsiTheme="majorHAnsi"/>
            <w:szCs w:val="22"/>
          </w:rPr>
          <w:t>#</w:t>
        </w:r>
      </w:ins>
      <w:r w:rsidRPr="00E352EF">
        <w:rPr>
          <w:rFonts w:asciiTheme="majorHAnsi" w:hAnsiTheme="majorHAnsi"/>
          <w:szCs w:val="22"/>
        </w:rPr>
        <w:t>obs_status' to obs_status</w:t>
      </w:r>
      <w:r w:rsidRPr="00E352EF">
        <w:rPr>
          <w:rFonts w:asciiTheme="majorHAnsi" w:hAnsiTheme="majorHAnsi"/>
          <w:szCs w:val="22"/>
        </w:rPr>
        <w:tab/>
      </w:r>
      <w:r w:rsidRPr="00E352EF">
        <w:rPr>
          <w:rFonts w:asciiTheme="majorHAnsi" w:hAnsiTheme="majorHAnsi"/>
          <w:szCs w:val="22"/>
        </w:rPr>
        <w:tab/>
        <w:t xml:space="preserve"> equivalent to obs_status = ds1</w:t>
      </w:r>
      <w:del w:id="299" w:author="Laura Viignola" w:date="2017-05-11T09:29:00Z">
        <w:r w:rsidRPr="00E352EF" w:rsidDel="004266D2">
          <w:rPr>
            <w:rFonts w:asciiTheme="majorHAnsi" w:hAnsiTheme="majorHAnsi"/>
            <w:szCs w:val="22"/>
          </w:rPr>
          <w:delText>.</w:delText>
        </w:r>
      </w:del>
      <w:ins w:id="300" w:author="Laura Viignola" w:date="2017-05-11T09:29:00Z">
        <w:r w:rsidR="004266D2">
          <w:rPr>
            <w:rFonts w:asciiTheme="majorHAnsi" w:hAnsiTheme="majorHAnsi"/>
            <w:szCs w:val="22"/>
          </w:rPr>
          <w:t>#</w:t>
        </w:r>
      </w:ins>
      <w:r w:rsidRPr="00E352EF">
        <w:rPr>
          <w:rFonts w:asciiTheme="majorHAnsi" w:hAnsiTheme="majorHAnsi"/>
          <w:szCs w:val="22"/>
        </w:rPr>
        <w:t>obs_status</w:t>
      </w:r>
    </w:p>
    <w:p w14:paraId="5839AF52" w14:textId="77777777" w:rsidR="00534B1C" w:rsidRPr="00E352EF" w:rsidRDefault="00534B1C" w:rsidP="00710B3F">
      <w:pPr>
        <w:ind w:firstLine="706"/>
        <w:rPr>
          <w:rFonts w:asciiTheme="majorHAnsi" w:hAnsiTheme="majorHAnsi"/>
          <w:b/>
          <w:szCs w:val="22"/>
        </w:rPr>
      </w:pPr>
      <w:r w:rsidRPr="00E352EF">
        <w:rPr>
          <w:rFonts w:asciiTheme="majorHAnsi" w:hAnsiTheme="majorHAnsi"/>
          <w:b/>
          <w:szCs w:val="22"/>
        </w:rPr>
        <w:t>}</w:t>
      </w:r>
    </w:p>
    <w:tbl>
      <w:tblPr>
        <w:tblW w:w="5630" w:type="dxa"/>
        <w:tblInd w:w="173" w:type="dxa"/>
        <w:tblLook w:val="04A0" w:firstRow="1" w:lastRow="0" w:firstColumn="1" w:lastColumn="0" w:noHBand="0" w:noVBand="1"/>
      </w:tblPr>
      <w:tblGrid>
        <w:gridCol w:w="589"/>
        <w:gridCol w:w="1062"/>
        <w:gridCol w:w="984"/>
        <w:gridCol w:w="1681"/>
        <w:gridCol w:w="1314"/>
      </w:tblGrid>
      <w:tr w:rsidR="00534B1C" w:rsidRPr="00E352EF" w14:paraId="1B240E18" w14:textId="77777777" w:rsidTr="00534B1C">
        <w:trPr>
          <w:trHeight w:val="374"/>
        </w:trPr>
        <w:tc>
          <w:tcPr>
            <w:tcW w:w="5630" w:type="dxa"/>
            <w:gridSpan w:val="5"/>
            <w:tcBorders>
              <w:top w:val="single" w:sz="6" w:space="0" w:color="000000"/>
              <w:left w:val="single" w:sz="6" w:space="0" w:color="000000"/>
              <w:bottom w:val="single" w:sz="6" w:space="0" w:color="000000"/>
              <w:right w:val="single" w:sz="6" w:space="0" w:color="000000"/>
            </w:tcBorders>
            <w:shd w:val="clear" w:color="auto" w:fill="F2DBDB"/>
          </w:tcPr>
          <w:p w14:paraId="3807B7D4" w14:textId="77777777" w:rsidR="00534B1C" w:rsidRPr="00E352EF" w:rsidRDefault="00534B1C" w:rsidP="00534B1C">
            <w:pPr>
              <w:rPr>
                <w:rFonts w:asciiTheme="minorHAnsi" w:hAnsiTheme="minorHAnsi"/>
                <w:szCs w:val="22"/>
              </w:rPr>
            </w:pPr>
            <w:r w:rsidRPr="00E352EF">
              <w:rPr>
                <w:rFonts w:asciiTheme="minorHAnsi" w:hAnsiTheme="minorHAnsi"/>
                <w:szCs w:val="22"/>
              </w:rPr>
              <w:t>ds3</w:t>
            </w:r>
          </w:p>
        </w:tc>
      </w:tr>
      <w:tr w:rsidR="00534B1C" w:rsidRPr="00E352EF" w14:paraId="1E68A676" w14:textId="77777777" w:rsidTr="00534B1C">
        <w:trPr>
          <w:trHeight w:val="101"/>
        </w:trPr>
        <w:tc>
          <w:tcPr>
            <w:tcW w:w="589"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13D6C89"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06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C7997FD"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98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FC8A50C"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68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F70728E"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OBS_VALUE_NEG </w:t>
            </w:r>
          </w:p>
        </w:tc>
        <w:tc>
          <w:tcPr>
            <w:tcW w:w="1314"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47E7B070" w14:textId="77777777" w:rsidR="00534B1C" w:rsidRPr="00E352EF" w:rsidRDefault="00534B1C" w:rsidP="00534B1C">
            <w:pPr>
              <w:rPr>
                <w:rFonts w:asciiTheme="minorHAnsi" w:hAnsiTheme="minorHAnsi"/>
                <w:szCs w:val="22"/>
              </w:rPr>
            </w:pPr>
            <w:r w:rsidRPr="00E352EF">
              <w:rPr>
                <w:rFonts w:asciiTheme="minorHAnsi" w:hAnsiTheme="minorHAnsi"/>
                <w:b/>
                <w:szCs w:val="22"/>
              </w:rPr>
              <w:t>OBS_STATUS</w:t>
            </w:r>
          </w:p>
        </w:tc>
      </w:tr>
      <w:tr w:rsidR="00534B1C" w:rsidRPr="00E352EF" w14:paraId="0F56844D" w14:textId="77777777" w:rsidTr="00534B1C">
        <w:trPr>
          <w:trHeight w:val="317"/>
        </w:trPr>
        <w:tc>
          <w:tcPr>
            <w:tcW w:w="58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C6B451"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0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004AC9" w14:textId="77777777" w:rsidR="00534B1C" w:rsidRPr="00E352EF" w:rsidRDefault="00534B1C" w:rsidP="00534B1C">
            <w:pPr>
              <w:rPr>
                <w:rFonts w:asciiTheme="minorHAnsi" w:hAnsiTheme="minorHAnsi"/>
                <w:szCs w:val="22"/>
              </w:rPr>
            </w:pPr>
            <w:r w:rsidRPr="00E352EF">
              <w:rPr>
                <w:rFonts w:asciiTheme="minorHAnsi" w:hAnsiTheme="minorHAnsi"/>
                <w:szCs w:val="22"/>
              </w:rPr>
              <w:t>EU25</w:t>
            </w:r>
          </w:p>
        </w:tc>
        <w:tc>
          <w:tcPr>
            <w:tcW w:w="98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41E62D"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6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280838" w14:textId="77777777" w:rsidR="00534B1C" w:rsidRPr="00E352EF" w:rsidRDefault="00534B1C" w:rsidP="00534B1C">
            <w:pPr>
              <w:rPr>
                <w:rFonts w:asciiTheme="minorHAnsi" w:hAnsiTheme="minorHAnsi"/>
                <w:szCs w:val="22"/>
              </w:rPr>
            </w:pPr>
            <w:r w:rsidRPr="00E352EF">
              <w:rPr>
                <w:rFonts w:asciiTheme="minorHAnsi" w:hAnsiTheme="minorHAnsi"/>
                <w:szCs w:val="22"/>
              </w:rPr>
              <w:t>-20</w:t>
            </w:r>
          </w:p>
        </w:tc>
        <w:tc>
          <w:tcPr>
            <w:tcW w:w="13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D004D6" w14:textId="77777777" w:rsidR="00534B1C" w:rsidRPr="00E352EF" w:rsidRDefault="00534B1C" w:rsidP="00534B1C">
            <w:pPr>
              <w:rPr>
                <w:rFonts w:asciiTheme="minorHAnsi" w:hAnsiTheme="minorHAnsi"/>
                <w:szCs w:val="22"/>
              </w:rPr>
            </w:pPr>
            <w:r w:rsidRPr="00E352EF">
              <w:rPr>
                <w:rFonts w:asciiTheme="minorHAnsi" w:hAnsiTheme="minorHAnsi"/>
                <w:szCs w:val="22"/>
              </w:rPr>
              <w:t>E</w:t>
            </w:r>
          </w:p>
        </w:tc>
      </w:tr>
      <w:tr w:rsidR="00534B1C" w:rsidRPr="00E352EF" w14:paraId="2F990D43" w14:textId="77777777" w:rsidTr="00534B1C">
        <w:trPr>
          <w:trHeight w:val="101"/>
        </w:trPr>
        <w:tc>
          <w:tcPr>
            <w:tcW w:w="58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1E296F"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0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284849" w14:textId="77777777" w:rsidR="00534B1C" w:rsidRPr="00E352EF" w:rsidRDefault="00534B1C" w:rsidP="00534B1C">
            <w:pPr>
              <w:rPr>
                <w:rFonts w:asciiTheme="minorHAnsi" w:hAnsiTheme="minorHAnsi"/>
                <w:szCs w:val="22"/>
              </w:rPr>
            </w:pPr>
            <w:r w:rsidRPr="00E352EF">
              <w:rPr>
                <w:rFonts w:asciiTheme="minorHAnsi" w:hAnsiTheme="minorHAnsi"/>
                <w:szCs w:val="22"/>
              </w:rPr>
              <w:t>BG</w:t>
            </w:r>
          </w:p>
        </w:tc>
        <w:tc>
          <w:tcPr>
            <w:tcW w:w="98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6A04DE"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6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49854D" w14:textId="77777777" w:rsidR="00534B1C" w:rsidRPr="00E352EF" w:rsidRDefault="00534B1C" w:rsidP="00534B1C">
            <w:pPr>
              <w:rPr>
                <w:rFonts w:asciiTheme="minorHAnsi" w:hAnsiTheme="minorHAnsi"/>
                <w:szCs w:val="22"/>
              </w:rPr>
            </w:pPr>
          </w:p>
        </w:tc>
        <w:tc>
          <w:tcPr>
            <w:tcW w:w="13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8BADD8"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r w:rsidR="00534B1C" w:rsidRPr="00E352EF" w14:paraId="2B80609F" w14:textId="77777777" w:rsidTr="00534B1C">
        <w:trPr>
          <w:trHeight w:val="101"/>
        </w:trPr>
        <w:tc>
          <w:tcPr>
            <w:tcW w:w="58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9E9C5B"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0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E120CE" w14:textId="77777777" w:rsidR="00534B1C" w:rsidRPr="00E352EF" w:rsidRDefault="00534B1C" w:rsidP="00534B1C">
            <w:pPr>
              <w:rPr>
                <w:rFonts w:asciiTheme="minorHAnsi" w:hAnsiTheme="minorHAnsi"/>
                <w:szCs w:val="22"/>
              </w:rPr>
            </w:pPr>
            <w:r w:rsidRPr="00E352EF">
              <w:rPr>
                <w:rFonts w:asciiTheme="minorHAnsi" w:hAnsiTheme="minorHAnsi"/>
                <w:szCs w:val="22"/>
              </w:rPr>
              <w:t>RO</w:t>
            </w:r>
          </w:p>
        </w:tc>
        <w:tc>
          <w:tcPr>
            <w:tcW w:w="98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B45F32"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6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B4CB44" w14:textId="77777777" w:rsidR="00534B1C" w:rsidRPr="00E352EF" w:rsidRDefault="00534B1C" w:rsidP="00534B1C">
            <w:pPr>
              <w:rPr>
                <w:rFonts w:asciiTheme="minorHAnsi" w:hAnsiTheme="minorHAnsi"/>
                <w:szCs w:val="22"/>
              </w:rPr>
            </w:pPr>
          </w:p>
        </w:tc>
        <w:tc>
          <w:tcPr>
            <w:tcW w:w="13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E6E231"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bl>
    <w:p w14:paraId="77078009" w14:textId="77777777" w:rsidR="00534B1C" w:rsidRPr="00E352EF" w:rsidRDefault="00534B1C" w:rsidP="00534B1C">
      <w:pPr>
        <w:rPr>
          <w:rFonts w:asciiTheme="minorHAnsi" w:hAnsiTheme="minorHAnsi"/>
          <w:szCs w:val="22"/>
        </w:rPr>
      </w:pPr>
    </w:p>
    <w:p w14:paraId="75C7D606" w14:textId="77777777" w:rsidR="00534B1C" w:rsidRPr="00E352EF" w:rsidRDefault="00534B1C" w:rsidP="00B3632D">
      <w:pPr>
        <w:pStyle w:val="Titolo3"/>
      </w:pPr>
      <w:bookmarkStart w:id="301" w:name="_Toc464487905"/>
      <w:r w:rsidRPr="00E352EF">
        <w:t>unfold_clause</w:t>
      </w:r>
      <w:bookmarkEnd w:id="301"/>
    </w:p>
    <w:p w14:paraId="0E6A8EA8" w14:textId="77777777" w:rsidR="00B606B2" w:rsidRPr="00E352EF" w:rsidRDefault="00B606B2" w:rsidP="00710B3F">
      <w:pPr>
        <w:ind w:left="426" w:hanging="142"/>
        <w:rPr>
          <w:rFonts w:ascii="Cambria" w:hAnsi="Cambria"/>
          <w:szCs w:val="22"/>
        </w:rPr>
      </w:pPr>
    </w:p>
    <w:p w14:paraId="28EF7ADB" w14:textId="77777777" w:rsidR="00534B1C" w:rsidRPr="00E352EF" w:rsidRDefault="00534B1C" w:rsidP="00710B3F">
      <w:pPr>
        <w:ind w:left="426" w:hanging="142"/>
        <w:rPr>
          <w:rFonts w:ascii="Cambria" w:hAnsi="Cambria"/>
          <w:szCs w:val="22"/>
        </w:rPr>
      </w:pPr>
      <w:r w:rsidRPr="00E352EF">
        <w:rPr>
          <w:rFonts w:ascii="Cambria" w:hAnsi="Cambria"/>
          <w:szCs w:val="22"/>
        </w:rPr>
        <w:t xml:space="preserve">unfold_clause ::= </w:t>
      </w:r>
      <w:r w:rsidRPr="00E352EF">
        <w:rPr>
          <w:rFonts w:ascii="Cambria" w:hAnsi="Cambria"/>
          <w:b/>
          <w:szCs w:val="22"/>
        </w:rPr>
        <w:t>unfold</w:t>
      </w:r>
      <w:r w:rsidRPr="00E352EF">
        <w:rPr>
          <w:rFonts w:ascii="Cambria" w:hAnsi="Cambria"/>
          <w:szCs w:val="22"/>
        </w:rPr>
        <w:t xml:space="preserve"> dim </w:t>
      </w:r>
      <w:r w:rsidRPr="00E352EF">
        <w:rPr>
          <w:rFonts w:ascii="Cambria" w:hAnsi="Cambria"/>
          <w:b/>
          <w:szCs w:val="22"/>
        </w:rPr>
        <w:t>,</w:t>
      </w:r>
      <w:r w:rsidRPr="00E352EF">
        <w:rPr>
          <w:rFonts w:ascii="Cambria" w:hAnsi="Cambria"/>
          <w:szCs w:val="22"/>
        </w:rPr>
        <w:t xml:space="preserve"> msr </w:t>
      </w:r>
      <w:r w:rsidRPr="00E352EF">
        <w:rPr>
          <w:rFonts w:ascii="Cambria" w:hAnsi="Cambria"/>
          <w:b/>
          <w:szCs w:val="22"/>
        </w:rPr>
        <w:t>to</w:t>
      </w:r>
      <w:r w:rsidRPr="00E352EF">
        <w:rPr>
          <w:rFonts w:ascii="Cambria" w:hAnsi="Cambria"/>
          <w:szCs w:val="22"/>
        </w:rPr>
        <w:t xml:space="preserve"> elem { </w:t>
      </w:r>
      <w:r w:rsidRPr="00E352EF">
        <w:rPr>
          <w:rFonts w:ascii="Cambria" w:hAnsi="Cambria"/>
          <w:b/>
          <w:szCs w:val="22"/>
        </w:rPr>
        <w:t>,</w:t>
      </w:r>
      <w:r w:rsidRPr="00E352EF">
        <w:rPr>
          <w:rFonts w:ascii="Cambria" w:hAnsi="Cambria"/>
          <w:szCs w:val="22"/>
        </w:rPr>
        <w:t xml:space="preserve"> elem }</w:t>
      </w:r>
    </w:p>
    <w:p w14:paraId="0648E367" w14:textId="77777777" w:rsidR="00710B3F" w:rsidRPr="00E352EF" w:rsidRDefault="00710B3F" w:rsidP="00710B3F">
      <w:pPr>
        <w:rPr>
          <w:rFonts w:ascii="Cambria" w:hAnsi="Cambria"/>
          <w:b/>
        </w:rPr>
      </w:pPr>
    </w:p>
    <w:p w14:paraId="3548909B" w14:textId="77777777" w:rsidR="00534B1C" w:rsidRPr="00E352EF" w:rsidRDefault="00534B1C" w:rsidP="00710B3F">
      <w:pPr>
        <w:rPr>
          <w:rFonts w:ascii="Cambria" w:hAnsi="Cambria"/>
        </w:rPr>
      </w:pPr>
      <w:r w:rsidRPr="00E352EF">
        <w:rPr>
          <w:rFonts w:ascii="Cambria" w:hAnsi="Cambria"/>
          <w:b/>
        </w:rPr>
        <w:t>unfold</w:t>
      </w:r>
      <w:r w:rsidRPr="00E352EF">
        <w:rPr>
          <w:rFonts w:ascii="Cambria" w:hAnsi="Cambria"/>
        </w:rPr>
        <w:t xml:space="preserve"> creates the resulting </w:t>
      </w:r>
      <w:r w:rsidR="00472C2F" w:rsidRPr="00E352EF">
        <w:t>Dataset</w:t>
      </w:r>
      <w:r w:rsidRPr="00E352EF">
        <w:rPr>
          <w:rFonts w:ascii="Cambria" w:hAnsi="Cambria"/>
        </w:rPr>
        <w:t xml:space="preserve"> in the following way: drops the </w:t>
      </w:r>
      <w:r w:rsidR="00A82077" w:rsidRPr="00E352EF">
        <w:rPr>
          <w:rFonts w:ascii="Cambria" w:eastAsia="Calibri" w:hAnsi="Cambria" w:cs="Calibri"/>
        </w:rPr>
        <w:t>Identifier Component</w:t>
      </w:r>
      <w:r w:rsidRPr="00E352EF">
        <w:rPr>
          <w:rFonts w:ascii="Cambria" w:hAnsi="Cambria"/>
        </w:rPr>
        <w:t xml:space="preserve"> </w:t>
      </w:r>
      <w:r w:rsidRPr="00E352EF">
        <w:rPr>
          <w:rFonts w:ascii="Cambria" w:hAnsi="Cambria"/>
          <w:i/>
        </w:rPr>
        <w:t>dim</w:t>
      </w:r>
      <w:r w:rsidRPr="00E352EF">
        <w:rPr>
          <w:rFonts w:ascii="Cambria" w:hAnsi="Cambria"/>
        </w:rPr>
        <w:t xml:space="preserve"> and the measure </w:t>
      </w:r>
      <w:r w:rsidRPr="00E352EF">
        <w:rPr>
          <w:rFonts w:ascii="Cambria" w:hAnsi="Cambria"/>
          <w:i/>
        </w:rPr>
        <w:t>msr</w:t>
      </w:r>
      <w:r w:rsidRPr="00E352EF">
        <w:rPr>
          <w:rFonts w:ascii="Cambria" w:hAnsi="Cambria"/>
        </w:rPr>
        <w:t xml:space="preserve"> from the resulting </w:t>
      </w:r>
      <w:r w:rsidR="00472C2F" w:rsidRPr="00E352EF">
        <w:t>Dataset</w:t>
      </w:r>
      <w:r w:rsidRPr="00E352EF">
        <w:rPr>
          <w:rFonts w:ascii="Cambria" w:hAnsi="Cambria"/>
        </w:rPr>
        <w:t xml:space="preserve">, partitions the input </w:t>
      </w:r>
      <w:r w:rsidR="00472C2F" w:rsidRPr="00E352EF">
        <w:t>Dataset</w:t>
      </w:r>
      <w:r w:rsidRPr="00E352EF">
        <w:rPr>
          <w:rFonts w:ascii="Cambria" w:hAnsi="Cambria"/>
        </w:rPr>
        <w:t xml:space="preserve"> by grouping the values of the remaining </w:t>
      </w:r>
      <w:r w:rsidR="00A82077" w:rsidRPr="00E352EF">
        <w:rPr>
          <w:rFonts w:ascii="Cambria" w:hAnsi="Cambria"/>
        </w:rPr>
        <w:t xml:space="preserve">Identifiers </w:t>
      </w:r>
      <w:r w:rsidRPr="00E352EF">
        <w:rPr>
          <w:rFonts w:ascii="Cambria" w:hAnsi="Cambria"/>
        </w:rPr>
        <w:t xml:space="preserve">of the </w:t>
      </w:r>
      <w:r w:rsidR="00472C2F" w:rsidRPr="00E352EF">
        <w:t>Dataset</w:t>
      </w:r>
      <w:r w:rsidRPr="00E352EF">
        <w:rPr>
          <w:rFonts w:ascii="Cambria" w:hAnsi="Cambria"/>
        </w:rPr>
        <w:t xml:space="preserve">, transposes the data points of each group into a single data point of the resulting </w:t>
      </w:r>
      <w:r w:rsidR="00472C2F" w:rsidRPr="00E352EF">
        <w:t>Dataset</w:t>
      </w:r>
      <w:r w:rsidRPr="00E352EF">
        <w:rPr>
          <w:rFonts w:ascii="Cambria" w:hAnsi="Cambria"/>
        </w:rPr>
        <w:t xml:space="preserve"> and adds new measures elements (all </w:t>
      </w:r>
      <w:r w:rsidRPr="00E352EF">
        <w:rPr>
          <w:rFonts w:ascii="Cambria" w:hAnsi="Cambria"/>
          <w:i/>
        </w:rPr>
        <w:t>elem</w:t>
      </w:r>
      <w:r w:rsidRPr="00E352EF">
        <w:rPr>
          <w:rFonts w:ascii="Cambria" w:hAnsi="Cambria"/>
        </w:rPr>
        <w:t xml:space="preserve"> in the list). Then in the newly created data point </w:t>
      </w:r>
      <w:r w:rsidRPr="00E352EF">
        <w:rPr>
          <w:rFonts w:ascii="Cambria" w:hAnsi="Cambria"/>
          <w:b/>
        </w:rPr>
        <w:t>unfold</w:t>
      </w:r>
      <w:r w:rsidRPr="00E352EF">
        <w:rPr>
          <w:rFonts w:ascii="Cambria" w:hAnsi="Cambria"/>
        </w:rPr>
        <w:t xml:space="preserve"> assigns to the value of each measure </w:t>
      </w:r>
      <w:r w:rsidRPr="00E352EF">
        <w:rPr>
          <w:rFonts w:ascii="Cambria" w:hAnsi="Cambria"/>
          <w:i/>
        </w:rPr>
        <w:t>elem</w:t>
      </w:r>
      <w:r w:rsidRPr="00E352EF">
        <w:rPr>
          <w:rFonts w:ascii="Cambria" w:hAnsi="Cambria"/>
        </w:rPr>
        <w:t xml:space="preserve"> the value of </w:t>
      </w:r>
      <w:r w:rsidRPr="00E352EF">
        <w:rPr>
          <w:rFonts w:ascii="Cambria" w:hAnsi="Cambria"/>
          <w:i/>
        </w:rPr>
        <w:t>msr</w:t>
      </w:r>
      <w:r w:rsidRPr="00E352EF">
        <w:rPr>
          <w:rFonts w:ascii="Cambria" w:hAnsi="Cambria"/>
        </w:rPr>
        <w:t xml:space="preserve"> existing in the input </w:t>
      </w:r>
      <w:r w:rsidR="00472C2F" w:rsidRPr="00E352EF">
        <w:t>Dataset</w:t>
      </w:r>
      <w:r w:rsidRPr="00E352EF">
        <w:rPr>
          <w:rFonts w:ascii="Cambria" w:hAnsi="Cambria"/>
        </w:rPr>
        <w:t xml:space="preserve"> where dim = </w:t>
      </w:r>
      <w:r w:rsidRPr="00E352EF">
        <w:rPr>
          <w:rFonts w:ascii="Cambria" w:hAnsi="Cambria"/>
          <w:i/>
        </w:rPr>
        <w:t>elem</w:t>
      </w:r>
      <w:r w:rsidRPr="00E352EF">
        <w:rPr>
          <w:rFonts w:ascii="Cambria" w:hAnsi="Cambria"/>
        </w:rPr>
        <w:t xml:space="preserve"> (if such a data point exists) or </w:t>
      </w:r>
      <w:r w:rsidRPr="00E352EF">
        <w:rPr>
          <w:rFonts w:ascii="Cambria" w:hAnsi="Cambria"/>
          <w:b/>
        </w:rPr>
        <w:t>null</w:t>
      </w:r>
      <w:r w:rsidRPr="00E352EF">
        <w:rPr>
          <w:rFonts w:ascii="Cambria" w:hAnsi="Cambria"/>
        </w:rPr>
        <w:t xml:space="preserve"> otherwise.</w:t>
      </w:r>
    </w:p>
    <w:p w14:paraId="3BE047E6" w14:textId="77777777" w:rsidR="00534B1C" w:rsidRPr="00E352EF" w:rsidRDefault="00534B1C" w:rsidP="00710B3F">
      <w:pPr>
        <w:rPr>
          <w:rFonts w:ascii="Cambria" w:hAnsi="Cambria"/>
        </w:rPr>
      </w:pPr>
      <w:r w:rsidRPr="00E352EF">
        <w:rPr>
          <w:rFonts w:ascii="Cambria" w:hAnsi="Cambria"/>
        </w:rPr>
        <w:t xml:space="preserve">The data points where "dim </w:t>
      </w:r>
      <w:r w:rsidRPr="00E352EF">
        <w:rPr>
          <w:rFonts w:ascii="Cambria" w:hAnsi="Cambria"/>
          <w:b/>
        </w:rPr>
        <w:t>not in</w:t>
      </w:r>
      <w:r w:rsidRPr="00E352EF">
        <w:rPr>
          <w:rFonts w:ascii="Cambria" w:hAnsi="Cambria"/>
        </w:rPr>
        <w:t xml:space="preserve"> (</w:t>
      </w:r>
      <w:r w:rsidRPr="00E352EF">
        <w:rPr>
          <w:rFonts w:ascii="Cambria" w:hAnsi="Cambria"/>
          <w:i/>
        </w:rPr>
        <w:t xml:space="preserve">elem </w:t>
      </w:r>
      <w:r w:rsidRPr="00E352EF">
        <w:rPr>
          <w:rFonts w:ascii="Cambria" w:hAnsi="Cambria"/>
        </w:rPr>
        <w:t xml:space="preserve">, …)" are removed from the resulting </w:t>
      </w:r>
      <w:r w:rsidR="00472C2F" w:rsidRPr="00E352EF">
        <w:t>Dataset</w:t>
      </w:r>
      <w:r w:rsidRPr="00E352EF">
        <w:rPr>
          <w:rFonts w:ascii="Cambria" w:hAnsi="Cambria"/>
        </w:rPr>
        <w:t>.</w:t>
      </w:r>
    </w:p>
    <w:p w14:paraId="2633283C" w14:textId="77777777" w:rsidR="00534B1C" w:rsidRPr="00E352EF" w:rsidRDefault="00534B1C" w:rsidP="00710B3F">
      <w:pPr>
        <w:rPr>
          <w:rFonts w:ascii="Cambria" w:hAnsi="Cambria"/>
        </w:rPr>
      </w:pPr>
      <w:r w:rsidRPr="00E352EF">
        <w:rPr>
          <w:rFonts w:ascii="Cambria" w:hAnsi="Cambria"/>
        </w:rPr>
        <w:t xml:space="preserve">Note that the attributes created may have names that are not syntactically correct (they may start with a digit, contain special characters, etc.): those names must be quoted (included in single quote " </w:t>
      </w:r>
      <w:r w:rsidRPr="00E352EF">
        <w:rPr>
          <w:rFonts w:ascii="Cambria" w:hAnsi="Cambria"/>
          <w:b/>
        </w:rPr>
        <w:t>'</w:t>
      </w:r>
      <w:r w:rsidRPr="00E352EF">
        <w:rPr>
          <w:rFonts w:ascii="Cambria" w:hAnsi="Cambria"/>
        </w:rPr>
        <w:t xml:space="preserve"> " ) in any expression, and it is not allowed to create a </w:t>
      </w:r>
      <w:r w:rsidR="00472C2F" w:rsidRPr="00E352EF">
        <w:t>Dataset</w:t>
      </w:r>
      <w:r w:rsidRPr="00E352EF">
        <w:rPr>
          <w:rFonts w:ascii="Cambria" w:hAnsi="Cambria"/>
        </w:rPr>
        <w:t xml:space="preserve"> based on those data. It is also not allowed to return a </w:t>
      </w:r>
      <w:r w:rsidR="00472C2F" w:rsidRPr="00E352EF">
        <w:t>Dataset</w:t>
      </w:r>
      <w:r w:rsidRPr="00E352EF">
        <w:rPr>
          <w:rFonts w:ascii="Cambria" w:hAnsi="Cambria"/>
        </w:rPr>
        <w:t xml:space="preserve"> as the final result of the join expression with names not complying with the VTL rules. Note that the names can be renamed using the </w:t>
      </w:r>
      <w:r w:rsidRPr="00E352EF">
        <w:rPr>
          <w:rFonts w:ascii="Cambria" w:hAnsi="Cambria"/>
          <w:b/>
        </w:rPr>
        <w:t>rename</w:t>
      </w:r>
      <w:r w:rsidRPr="00E352EF">
        <w:rPr>
          <w:rFonts w:ascii="Cambria" w:hAnsi="Cambria"/>
        </w:rPr>
        <w:t xml:space="preserve"> operator.</w:t>
      </w:r>
    </w:p>
    <w:p w14:paraId="139B4BEF" w14:textId="77777777" w:rsidR="00710B3F" w:rsidRPr="00E352EF" w:rsidRDefault="00710B3F" w:rsidP="00534B1C">
      <w:pPr>
        <w:pStyle w:val="Sottotitolo"/>
        <w:rPr>
          <w:rFonts w:asciiTheme="minorHAnsi" w:hAnsiTheme="minorHAnsi"/>
          <w:szCs w:val="22"/>
        </w:rPr>
      </w:pPr>
    </w:p>
    <w:p w14:paraId="47BCC3E6" w14:textId="77777777" w:rsidR="00534B1C" w:rsidRPr="00E352EF" w:rsidRDefault="00EA6708" w:rsidP="00D4556A">
      <w:pPr>
        <w:rPr>
          <w:rFonts w:ascii="Cambria" w:eastAsia="Calibri" w:hAnsi="Cambria" w:cs="Calibri"/>
          <w:i/>
          <w:color w:val="5B9BD5"/>
        </w:rPr>
      </w:pPr>
      <w:r w:rsidRPr="00E352EF">
        <w:rPr>
          <w:rFonts w:ascii="Cambria" w:eastAsia="Calibri" w:hAnsi="Cambria" w:cs="Calibri"/>
          <w:i/>
          <w:color w:val="5B9BD5"/>
        </w:rPr>
        <w:t>Examples</w:t>
      </w:r>
    </w:p>
    <w:p w14:paraId="2FB4319C" w14:textId="77777777" w:rsidR="00534B1C" w:rsidRPr="00E352EF" w:rsidRDefault="00534B1C" w:rsidP="00534B1C">
      <w:pPr>
        <w:rPr>
          <w:rFonts w:ascii="Cambria" w:hAnsi="Cambria"/>
          <w:szCs w:val="22"/>
        </w:rPr>
      </w:pPr>
      <w:r w:rsidRPr="00E352EF">
        <w:rPr>
          <w:rFonts w:ascii="Cambria" w:hAnsi="Cambria"/>
          <w:szCs w:val="22"/>
        </w:rPr>
        <w:t xml:space="preserve"> </w:t>
      </w:r>
      <w:r w:rsidR="00B606B2" w:rsidRPr="00E352EF">
        <w:rPr>
          <w:rFonts w:ascii="Cambria" w:hAnsi="Cambria"/>
          <w:szCs w:val="22"/>
        </w:rPr>
        <w:t>U</w:t>
      </w:r>
      <w:r w:rsidRPr="00E352EF">
        <w:rPr>
          <w:rFonts w:ascii="Cambria" w:hAnsi="Cambria"/>
          <w:szCs w:val="22"/>
        </w:rPr>
        <w:t xml:space="preserve">nfold and fold </w:t>
      </w:r>
      <w:r w:rsidR="00A82077" w:rsidRPr="00E352EF">
        <w:rPr>
          <w:rFonts w:ascii="Cambria" w:hAnsi="Cambria"/>
          <w:szCs w:val="22"/>
        </w:rPr>
        <w:t xml:space="preserve">Identifier </w:t>
      </w:r>
      <w:r w:rsidRPr="00E352EF">
        <w:rPr>
          <w:rFonts w:ascii="Cambria" w:hAnsi="Cambria"/>
          <w:szCs w:val="22"/>
        </w:rPr>
        <w:t>ref_area and measure obs_value</w:t>
      </w:r>
    </w:p>
    <w:p w14:paraId="2EE00C75" w14:textId="77777777" w:rsidR="00B606B2" w:rsidRPr="00E352EF" w:rsidRDefault="00B606B2" w:rsidP="00534B1C">
      <w:pPr>
        <w:rPr>
          <w:rFonts w:ascii="Cambria" w:hAnsi="Cambria"/>
          <w:b/>
          <w:szCs w:val="22"/>
        </w:rPr>
      </w:pPr>
      <w:r w:rsidRPr="00E352EF">
        <w:rPr>
          <w:rFonts w:ascii="Cambria" w:hAnsi="Cambria"/>
          <w:szCs w:val="22"/>
        </w:rPr>
        <w:t xml:space="preserve">ds_unfold := </w:t>
      </w:r>
      <w:r w:rsidRPr="00E352EF">
        <w:rPr>
          <w:rFonts w:ascii="Cambria" w:hAnsi="Cambria"/>
          <w:b/>
          <w:szCs w:val="22"/>
        </w:rPr>
        <w:t>[</w:t>
      </w:r>
      <w:r w:rsidRPr="00E352EF">
        <w:rPr>
          <w:rFonts w:ascii="Cambria" w:hAnsi="Cambria"/>
          <w:szCs w:val="22"/>
        </w:rPr>
        <w:t xml:space="preserve"> ds1 </w:t>
      </w:r>
      <w:r w:rsidRPr="00E352EF">
        <w:rPr>
          <w:rFonts w:ascii="Cambria" w:hAnsi="Cambria"/>
          <w:b/>
          <w:szCs w:val="22"/>
        </w:rPr>
        <w:t>] { unfold</w:t>
      </w:r>
      <w:r w:rsidRPr="00E352EF">
        <w:rPr>
          <w:rFonts w:ascii="Cambria" w:hAnsi="Cambria"/>
          <w:szCs w:val="22"/>
        </w:rPr>
        <w:t xml:space="preserve"> ref_area, obs_value </w:t>
      </w:r>
      <w:r w:rsidRPr="00E352EF">
        <w:rPr>
          <w:rFonts w:ascii="Cambria" w:hAnsi="Cambria"/>
          <w:b/>
          <w:szCs w:val="22"/>
        </w:rPr>
        <w:t>to</w:t>
      </w:r>
      <w:r w:rsidRPr="00E352EF">
        <w:rPr>
          <w:rFonts w:ascii="Cambria" w:hAnsi="Cambria"/>
          <w:szCs w:val="22"/>
        </w:rPr>
        <w:t xml:space="preserve"> (EU25, BG, RO ) </w:t>
      </w:r>
      <w:r w:rsidRPr="00E352EF">
        <w:rPr>
          <w:rFonts w:ascii="Cambria" w:hAnsi="Cambria"/>
          <w:b/>
          <w:szCs w:val="22"/>
        </w:rPr>
        <w:t>}</w:t>
      </w:r>
    </w:p>
    <w:p w14:paraId="644AB5B9" w14:textId="77777777" w:rsidR="00B606B2" w:rsidRPr="00E352EF" w:rsidRDefault="00B606B2" w:rsidP="00534B1C">
      <w:pPr>
        <w:rPr>
          <w:rFonts w:ascii="Cambria" w:hAnsi="Cambria"/>
          <w:szCs w:val="22"/>
        </w:rPr>
      </w:pPr>
    </w:p>
    <w:tbl>
      <w:tblPr>
        <w:tblW w:w="5630" w:type="dxa"/>
        <w:tblInd w:w="108" w:type="dxa"/>
        <w:tblLook w:val="04A0" w:firstRow="1" w:lastRow="0" w:firstColumn="1" w:lastColumn="0" w:noHBand="0" w:noVBand="1"/>
      </w:tblPr>
      <w:tblGrid>
        <w:gridCol w:w="677"/>
        <w:gridCol w:w="1152"/>
        <w:gridCol w:w="1080"/>
        <w:gridCol w:w="1310"/>
        <w:gridCol w:w="1411"/>
      </w:tblGrid>
      <w:tr w:rsidR="00534B1C" w:rsidRPr="00E352EF" w14:paraId="7511668A" w14:textId="77777777" w:rsidTr="00534B1C">
        <w:trPr>
          <w:trHeight w:val="374"/>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212A7684" w14:textId="77777777" w:rsidR="00534B1C" w:rsidRPr="00E352EF" w:rsidRDefault="00534B1C" w:rsidP="00534B1C">
            <w:pPr>
              <w:rPr>
                <w:rFonts w:asciiTheme="minorHAnsi" w:hAnsiTheme="minorHAnsi"/>
                <w:szCs w:val="22"/>
              </w:rPr>
            </w:pPr>
            <w:r w:rsidRPr="00E352EF">
              <w:rPr>
                <w:rFonts w:asciiTheme="minorHAnsi" w:hAnsiTheme="minorHAnsi"/>
                <w:szCs w:val="22"/>
              </w:rPr>
              <w:t>ds1</w:t>
            </w:r>
          </w:p>
        </w:tc>
      </w:tr>
      <w:tr w:rsidR="00534B1C" w:rsidRPr="00E352EF" w14:paraId="7B245662"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797AC00"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0AE5D2E"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C399E1A"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97336F7"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341094AC" w14:textId="77777777" w:rsidR="00534B1C" w:rsidRPr="00E352EF" w:rsidRDefault="00534B1C" w:rsidP="00534B1C">
            <w:pPr>
              <w:rPr>
                <w:rFonts w:asciiTheme="minorHAnsi" w:hAnsiTheme="minorHAnsi"/>
                <w:szCs w:val="22"/>
              </w:rPr>
            </w:pPr>
            <w:r w:rsidRPr="00E352EF">
              <w:rPr>
                <w:rFonts w:asciiTheme="minorHAnsi" w:hAnsiTheme="minorHAnsi"/>
                <w:b/>
                <w:szCs w:val="22"/>
              </w:rPr>
              <w:t>OBS_STATUS</w:t>
            </w:r>
          </w:p>
        </w:tc>
      </w:tr>
      <w:tr w:rsidR="00534B1C" w:rsidRPr="00E352EF" w14:paraId="19EFA7A0" w14:textId="77777777" w:rsidTr="00534B1C">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12EDE1"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3CA961" w14:textId="77777777" w:rsidR="00534B1C" w:rsidRPr="00E352EF" w:rsidRDefault="00534B1C" w:rsidP="00534B1C">
            <w:pPr>
              <w:rPr>
                <w:rFonts w:asciiTheme="minorHAnsi" w:hAnsiTheme="minorHAnsi"/>
                <w:szCs w:val="22"/>
              </w:rPr>
            </w:pPr>
            <w:r w:rsidRPr="00E352EF">
              <w:rPr>
                <w:rFonts w:asciiTheme="minorHAnsi" w:hAnsiTheme="minorHAnsi"/>
                <w:szCs w:val="22"/>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3AC381"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6B20D3"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20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D72D3F" w14:textId="77777777" w:rsidR="00534B1C" w:rsidRPr="00E352EF" w:rsidRDefault="00534B1C" w:rsidP="00534B1C">
            <w:pPr>
              <w:rPr>
                <w:rFonts w:asciiTheme="minorHAnsi" w:hAnsiTheme="minorHAnsi"/>
                <w:szCs w:val="22"/>
              </w:rPr>
            </w:pPr>
            <w:r w:rsidRPr="00E352EF">
              <w:rPr>
                <w:rFonts w:asciiTheme="minorHAnsi" w:hAnsiTheme="minorHAnsi"/>
                <w:szCs w:val="22"/>
              </w:rPr>
              <w:t>E</w:t>
            </w:r>
          </w:p>
        </w:tc>
      </w:tr>
      <w:tr w:rsidR="00534B1C" w:rsidRPr="00E352EF" w14:paraId="311A2D71"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FE6185"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EFEE3A" w14:textId="77777777" w:rsidR="00534B1C" w:rsidRPr="00E352EF" w:rsidRDefault="00534B1C" w:rsidP="00534B1C">
            <w:pPr>
              <w:rPr>
                <w:rFonts w:asciiTheme="minorHAnsi" w:hAnsiTheme="minorHAnsi"/>
                <w:szCs w:val="22"/>
              </w:rPr>
            </w:pPr>
            <w:r w:rsidRPr="00E352EF">
              <w:rPr>
                <w:rFonts w:asciiTheme="minorHAnsi" w:hAnsiTheme="minorHAnsi"/>
                <w:szCs w:val="22"/>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9308C6"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C48EBC" w14:textId="77777777" w:rsidR="00534B1C" w:rsidRPr="00E352EF" w:rsidRDefault="00534B1C" w:rsidP="00534B1C">
            <w:pPr>
              <w:rPr>
                <w:rFonts w:asciiTheme="minorHAnsi" w:hAnsiTheme="minorHAnsi"/>
                <w:szCs w:val="22"/>
              </w:rPr>
            </w:pPr>
            <w:r w:rsidRPr="00E352EF">
              <w:rPr>
                <w:rFonts w:asciiTheme="minorHAnsi" w:hAnsiTheme="minorHAnsi"/>
                <w:szCs w:val="22"/>
              </w:rPr>
              <w:t>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A4B757"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r w:rsidR="00534B1C" w:rsidRPr="00E352EF" w14:paraId="5E59FC5D"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4E21AA"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6E59E3" w14:textId="77777777" w:rsidR="00534B1C" w:rsidRPr="00E352EF" w:rsidRDefault="00534B1C" w:rsidP="00534B1C">
            <w:pPr>
              <w:rPr>
                <w:rFonts w:asciiTheme="minorHAnsi" w:hAnsiTheme="minorHAnsi"/>
                <w:szCs w:val="22"/>
              </w:rPr>
            </w:pPr>
            <w:r w:rsidRPr="00E352EF">
              <w:rPr>
                <w:rFonts w:asciiTheme="minorHAnsi" w:hAnsiTheme="minorHAnsi"/>
                <w:szCs w:val="22"/>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7B3F38"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351473"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2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5E2FBB"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bl>
    <w:p w14:paraId="3D33570C" w14:textId="77777777" w:rsidR="00534B1C" w:rsidRPr="00E352EF" w:rsidRDefault="00534B1C" w:rsidP="00534B1C">
      <w:pPr>
        <w:rPr>
          <w:rFonts w:asciiTheme="minorHAnsi" w:hAnsiTheme="minorHAnsi"/>
          <w:szCs w:val="22"/>
        </w:rPr>
      </w:pPr>
    </w:p>
    <w:p w14:paraId="759F4A56" w14:textId="77777777" w:rsidR="00534B1C" w:rsidRPr="00E352EF" w:rsidRDefault="00534B1C" w:rsidP="00534B1C">
      <w:pPr>
        <w:rPr>
          <w:rFonts w:ascii="Cambria" w:hAnsi="Cambria"/>
          <w:szCs w:val="22"/>
        </w:rPr>
      </w:pPr>
    </w:p>
    <w:tbl>
      <w:tblPr>
        <w:tblW w:w="5759" w:type="dxa"/>
        <w:tblInd w:w="108" w:type="dxa"/>
        <w:tblLook w:val="04A0" w:firstRow="1" w:lastRow="0" w:firstColumn="1" w:lastColumn="0" w:noHBand="0" w:noVBand="1"/>
      </w:tblPr>
      <w:tblGrid>
        <w:gridCol w:w="677"/>
        <w:gridCol w:w="1152"/>
        <w:gridCol w:w="1310"/>
        <w:gridCol w:w="1310"/>
        <w:gridCol w:w="1310"/>
      </w:tblGrid>
      <w:tr w:rsidR="00534B1C" w:rsidRPr="00E352EF" w14:paraId="749CDB93" w14:textId="77777777" w:rsidTr="00534B1C">
        <w:trPr>
          <w:trHeight w:val="374"/>
        </w:trPr>
        <w:tc>
          <w:tcPr>
            <w:tcW w:w="5759"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7AF3C36B" w14:textId="77777777" w:rsidR="00534B1C" w:rsidRPr="00E352EF" w:rsidRDefault="00534B1C" w:rsidP="00534B1C">
            <w:pPr>
              <w:rPr>
                <w:rFonts w:asciiTheme="minorHAnsi" w:hAnsiTheme="minorHAnsi"/>
                <w:szCs w:val="22"/>
              </w:rPr>
            </w:pPr>
            <w:r w:rsidRPr="00E352EF">
              <w:rPr>
                <w:rFonts w:asciiTheme="minorHAnsi" w:hAnsiTheme="minorHAnsi"/>
                <w:szCs w:val="22"/>
              </w:rPr>
              <w:t>ds_unfold</w:t>
            </w:r>
          </w:p>
        </w:tc>
      </w:tr>
      <w:tr w:rsidR="00534B1C" w:rsidRPr="00E352EF" w14:paraId="65CA3EE3"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0A09269"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B1D914C"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Pr>
          <w:p w14:paraId="685BF191" w14:textId="77777777" w:rsidR="00534B1C" w:rsidRPr="00E352EF" w:rsidRDefault="00534B1C" w:rsidP="00534B1C">
            <w:pPr>
              <w:rPr>
                <w:rFonts w:asciiTheme="minorHAnsi" w:hAnsiTheme="minorHAnsi"/>
                <w:b/>
                <w:szCs w:val="22"/>
              </w:rPr>
            </w:pPr>
            <w:r w:rsidRPr="00E352EF">
              <w:rPr>
                <w:rFonts w:asciiTheme="minorHAnsi" w:hAnsiTheme="minorHAnsi"/>
                <w:b/>
                <w:szCs w:val="22"/>
              </w:rPr>
              <w:t>EU25</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Pr>
          <w:p w14:paraId="2A4F2351" w14:textId="77777777" w:rsidR="00534B1C" w:rsidRPr="00E352EF" w:rsidRDefault="00534B1C" w:rsidP="00534B1C">
            <w:pPr>
              <w:rPr>
                <w:rFonts w:asciiTheme="minorHAnsi" w:hAnsiTheme="minorHAnsi"/>
                <w:b/>
                <w:szCs w:val="22"/>
              </w:rPr>
            </w:pPr>
            <w:r w:rsidRPr="00E352EF">
              <w:rPr>
                <w:rFonts w:asciiTheme="minorHAnsi" w:hAnsiTheme="minorHAnsi"/>
                <w:b/>
                <w:szCs w:val="22"/>
              </w:rPr>
              <w:t>BG</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90A9386"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RO </w:t>
            </w:r>
          </w:p>
        </w:tc>
      </w:tr>
      <w:tr w:rsidR="00534B1C" w:rsidRPr="00E352EF" w14:paraId="163C975F" w14:textId="77777777" w:rsidTr="00534B1C">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DB880C"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FEF851"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Pr>
          <w:p w14:paraId="3A8931F7" w14:textId="77777777" w:rsidR="00534B1C" w:rsidRPr="00E352EF" w:rsidRDefault="00534B1C" w:rsidP="00534B1C">
            <w:pPr>
              <w:rPr>
                <w:rFonts w:asciiTheme="minorHAnsi" w:hAnsiTheme="minorHAnsi"/>
                <w:szCs w:val="22"/>
              </w:rPr>
            </w:pPr>
            <w:r w:rsidRPr="00E352EF">
              <w:rPr>
                <w:rFonts w:asciiTheme="minorHAnsi" w:hAnsiTheme="minorHAnsi"/>
                <w:szCs w:val="22"/>
              </w:rPr>
              <w:t>20</w:t>
            </w:r>
          </w:p>
        </w:tc>
        <w:tc>
          <w:tcPr>
            <w:tcW w:w="1310" w:type="dxa"/>
            <w:tcBorders>
              <w:top w:val="single" w:sz="6" w:space="0" w:color="000000"/>
              <w:left w:val="single" w:sz="6" w:space="0" w:color="000000"/>
              <w:bottom w:val="single" w:sz="6" w:space="0" w:color="000000"/>
              <w:right w:val="single" w:sz="6" w:space="0" w:color="000000"/>
            </w:tcBorders>
          </w:tcPr>
          <w:p w14:paraId="3C4E91FE" w14:textId="77777777" w:rsidR="00534B1C" w:rsidRPr="00E352EF" w:rsidRDefault="00534B1C" w:rsidP="00534B1C">
            <w:pPr>
              <w:rPr>
                <w:rFonts w:asciiTheme="minorHAnsi" w:hAnsiTheme="minorHAnsi"/>
                <w:szCs w:val="22"/>
              </w:rPr>
            </w:pPr>
            <w:r w:rsidRPr="00E352EF">
              <w:rPr>
                <w:rFonts w:asciiTheme="minorHAnsi" w:hAnsiTheme="minorHAnsi"/>
                <w:szCs w:val="22"/>
              </w:rPr>
              <w:t>2</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439F22" w14:textId="77777777" w:rsidR="00534B1C" w:rsidRPr="00E352EF" w:rsidRDefault="00534B1C" w:rsidP="00534B1C">
            <w:pPr>
              <w:rPr>
                <w:rFonts w:asciiTheme="minorHAnsi" w:hAnsiTheme="minorHAnsi"/>
                <w:szCs w:val="22"/>
              </w:rPr>
            </w:pPr>
            <w:r w:rsidRPr="00E352EF">
              <w:rPr>
                <w:rFonts w:asciiTheme="minorHAnsi" w:hAnsiTheme="minorHAnsi"/>
                <w:szCs w:val="22"/>
              </w:rPr>
              <w:t>2</w:t>
            </w:r>
          </w:p>
        </w:tc>
      </w:tr>
    </w:tbl>
    <w:p w14:paraId="2D87DDF2" w14:textId="77777777" w:rsidR="00534B1C" w:rsidRPr="00E352EF" w:rsidRDefault="00534B1C" w:rsidP="00534B1C">
      <w:pPr>
        <w:spacing w:before="100" w:after="100" w:line="276" w:lineRule="auto"/>
      </w:pPr>
    </w:p>
    <w:p w14:paraId="505A5CDD" w14:textId="77777777" w:rsidR="00534B1C" w:rsidRPr="00E352EF" w:rsidRDefault="00534B1C" w:rsidP="00B3632D">
      <w:pPr>
        <w:pStyle w:val="Titolo3"/>
      </w:pPr>
      <w:bookmarkStart w:id="302" w:name="_Toc464487906"/>
      <w:r w:rsidRPr="00E352EF">
        <w:t>fold_clause</w:t>
      </w:r>
      <w:bookmarkEnd w:id="302"/>
    </w:p>
    <w:p w14:paraId="35A95CDB" w14:textId="77777777" w:rsidR="00B606B2" w:rsidRPr="00E352EF" w:rsidRDefault="00B606B2" w:rsidP="00710B3F">
      <w:pPr>
        <w:ind w:left="426" w:hanging="142"/>
        <w:rPr>
          <w:rFonts w:ascii="Cambria" w:hAnsi="Cambria"/>
          <w:szCs w:val="22"/>
        </w:rPr>
      </w:pPr>
    </w:p>
    <w:p w14:paraId="3D5C1DD8" w14:textId="77777777" w:rsidR="00534B1C" w:rsidRPr="00E352EF" w:rsidRDefault="00534B1C" w:rsidP="00710B3F">
      <w:pPr>
        <w:ind w:left="426" w:hanging="142"/>
        <w:rPr>
          <w:rFonts w:ascii="Cambria" w:hAnsi="Cambria"/>
          <w:szCs w:val="22"/>
        </w:rPr>
      </w:pPr>
      <w:r w:rsidRPr="00E352EF">
        <w:rPr>
          <w:rFonts w:ascii="Cambria" w:hAnsi="Cambria"/>
          <w:szCs w:val="22"/>
        </w:rPr>
        <w:t xml:space="preserve">fold_clause ::=  </w:t>
      </w:r>
      <w:r w:rsidRPr="00E352EF">
        <w:rPr>
          <w:rFonts w:ascii="Cambria" w:hAnsi="Cambria"/>
          <w:b/>
          <w:szCs w:val="22"/>
        </w:rPr>
        <w:t>fold</w:t>
      </w:r>
      <w:r w:rsidRPr="00E352EF">
        <w:rPr>
          <w:rFonts w:ascii="Cambria" w:hAnsi="Cambria"/>
          <w:szCs w:val="22"/>
        </w:rPr>
        <w:t xml:space="preserve"> elem { </w:t>
      </w:r>
      <w:r w:rsidRPr="00E352EF">
        <w:rPr>
          <w:rFonts w:ascii="Cambria" w:hAnsi="Cambria"/>
          <w:b/>
          <w:szCs w:val="22"/>
        </w:rPr>
        <w:t>,</w:t>
      </w:r>
      <w:r w:rsidRPr="00E352EF">
        <w:rPr>
          <w:rFonts w:ascii="Cambria" w:hAnsi="Cambria"/>
          <w:szCs w:val="22"/>
        </w:rPr>
        <w:t xml:space="preserve"> elem } </w:t>
      </w:r>
      <w:r w:rsidRPr="00E352EF">
        <w:rPr>
          <w:rFonts w:ascii="Cambria" w:hAnsi="Cambria"/>
          <w:b/>
          <w:szCs w:val="22"/>
        </w:rPr>
        <w:t>to</w:t>
      </w:r>
      <w:r w:rsidRPr="00E352EF">
        <w:rPr>
          <w:rFonts w:ascii="Cambria" w:hAnsi="Cambria"/>
          <w:szCs w:val="22"/>
        </w:rPr>
        <w:t xml:space="preserve"> dim </w:t>
      </w:r>
      <w:r w:rsidRPr="00E352EF">
        <w:rPr>
          <w:rFonts w:ascii="Cambria" w:hAnsi="Cambria"/>
          <w:b/>
          <w:szCs w:val="22"/>
        </w:rPr>
        <w:t>,</w:t>
      </w:r>
      <w:r w:rsidRPr="00E352EF">
        <w:rPr>
          <w:rFonts w:ascii="Cambria" w:hAnsi="Cambria"/>
          <w:szCs w:val="22"/>
        </w:rPr>
        <w:t xml:space="preserve"> msr</w:t>
      </w:r>
    </w:p>
    <w:p w14:paraId="11F1AA9C" w14:textId="77777777" w:rsidR="00710B3F" w:rsidRPr="00E352EF" w:rsidRDefault="00710B3F" w:rsidP="00710B3F">
      <w:pPr>
        <w:rPr>
          <w:rFonts w:ascii="Cambria" w:hAnsi="Cambria"/>
          <w:b/>
        </w:rPr>
      </w:pPr>
    </w:p>
    <w:p w14:paraId="7F2ACC8E" w14:textId="77777777" w:rsidR="00534B1C" w:rsidRPr="00E352EF" w:rsidRDefault="00534B1C" w:rsidP="00710B3F">
      <w:pPr>
        <w:rPr>
          <w:rFonts w:ascii="Cambria" w:hAnsi="Cambria"/>
        </w:rPr>
      </w:pPr>
      <w:r w:rsidRPr="00E352EF">
        <w:rPr>
          <w:rFonts w:ascii="Cambria" w:hAnsi="Cambria"/>
          <w:b/>
        </w:rPr>
        <w:t>fold</w:t>
      </w:r>
      <w:r w:rsidRPr="00E352EF">
        <w:rPr>
          <w:rFonts w:ascii="Cambria" w:hAnsi="Cambria"/>
        </w:rPr>
        <w:t xml:space="preserve"> transposes a single data point of the input </w:t>
      </w:r>
      <w:r w:rsidR="00472C2F" w:rsidRPr="00E352EF">
        <w:t>Dataset</w:t>
      </w:r>
      <w:r w:rsidRPr="00E352EF">
        <w:rPr>
          <w:rFonts w:ascii="Cambria" w:hAnsi="Cambria"/>
        </w:rPr>
        <w:t xml:space="preserve"> into several data points. It adds </w:t>
      </w:r>
      <w:r w:rsidR="00A82077" w:rsidRPr="00E352EF">
        <w:rPr>
          <w:rFonts w:ascii="Cambria" w:hAnsi="Cambria"/>
        </w:rPr>
        <w:t xml:space="preserve">Identifier </w:t>
      </w:r>
      <w:r w:rsidRPr="00E352EF">
        <w:rPr>
          <w:rFonts w:ascii="Cambria" w:hAnsi="Cambria"/>
        </w:rPr>
        <w:t xml:space="preserve">dim and measure msr to the resulting </w:t>
      </w:r>
      <w:r w:rsidR="00472C2F" w:rsidRPr="00E352EF">
        <w:t>Dataset</w:t>
      </w:r>
      <w:r w:rsidRPr="00E352EF">
        <w:rPr>
          <w:rFonts w:ascii="Cambria" w:hAnsi="Cambria"/>
        </w:rPr>
        <w:t xml:space="preserve">, inserts into the resulting </w:t>
      </w:r>
      <w:r w:rsidR="00472C2F" w:rsidRPr="00E352EF">
        <w:t>Dataset</w:t>
      </w:r>
      <w:r w:rsidRPr="00E352EF">
        <w:rPr>
          <w:rFonts w:ascii="Cambria" w:hAnsi="Cambria"/>
        </w:rPr>
        <w:t xml:space="preserve"> a data point for each value A in the element list and assigns to the inserted data point dim = A and msr = value of measure A in the input </w:t>
      </w:r>
      <w:r w:rsidR="00472C2F" w:rsidRPr="00E352EF">
        <w:t>Dataset</w:t>
      </w:r>
      <w:r w:rsidRPr="00E352EF">
        <w:rPr>
          <w:rFonts w:ascii="Cambria" w:hAnsi="Cambria"/>
        </w:rPr>
        <w:t xml:space="preserve">. </w:t>
      </w:r>
    </w:p>
    <w:p w14:paraId="27F65208" w14:textId="77777777" w:rsidR="00534B1C" w:rsidRPr="00E352EF" w:rsidRDefault="00534B1C" w:rsidP="00710B3F">
      <w:pPr>
        <w:rPr>
          <w:rFonts w:ascii="Cambria" w:hAnsi="Cambria"/>
        </w:rPr>
      </w:pPr>
      <w:r w:rsidRPr="00E352EF">
        <w:rPr>
          <w:rFonts w:ascii="Cambria" w:hAnsi="Cambria"/>
        </w:rPr>
        <w:t xml:space="preserve">When measure A is null then </w:t>
      </w:r>
      <w:r w:rsidRPr="00E352EF">
        <w:rPr>
          <w:rFonts w:ascii="Cambria" w:hAnsi="Cambria"/>
          <w:b/>
        </w:rPr>
        <w:t>fold</w:t>
      </w:r>
      <w:r w:rsidRPr="00E352EF">
        <w:rPr>
          <w:rFonts w:ascii="Cambria" w:hAnsi="Cambria"/>
        </w:rPr>
        <w:t xml:space="preserve"> does not create a data point for that measure.</w:t>
      </w:r>
    </w:p>
    <w:p w14:paraId="2FB5CCDB" w14:textId="77777777" w:rsidR="00534B1C" w:rsidRPr="00E352EF" w:rsidRDefault="00534B1C" w:rsidP="00710B3F">
      <w:pPr>
        <w:rPr>
          <w:rFonts w:ascii="Cambria" w:hAnsi="Cambria"/>
        </w:rPr>
      </w:pPr>
      <w:r w:rsidRPr="00E352EF">
        <w:rPr>
          <w:rFonts w:ascii="Cambria" w:hAnsi="Cambria"/>
        </w:rPr>
        <w:t xml:space="preserve">Note that in general unfolding and folding are not exactly symmetric operations, i.e. in some cases the fold operation applied to the unfolded </w:t>
      </w:r>
      <w:r w:rsidR="00472C2F" w:rsidRPr="00E352EF">
        <w:t>Dataset</w:t>
      </w:r>
      <w:r w:rsidRPr="00E352EF">
        <w:rPr>
          <w:rFonts w:ascii="Cambria" w:hAnsi="Cambria"/>
        </w:rPr>
        <w:t xml:space="preserve"> does not recreate exactly the original </w:t>
      </w:r>
      <w:r w:rsidR="00472C2F" w:rsidRPr="00E352EF">
        <w:t>Dataset</w:t>
      </w:r>
      <w:r w:rsidRPr="00E352EF">
        <w:rPr>
          <w:rFonts w:ascii="Cambria" w:hAnsi="Cambria"/>
        </w:rPr>
        <w:t xml:space="preserve"> (before unfolding).</w:t>
      </w:r>
    </w:p>
    <w:p w14:paraId="6C80C021" w14:textId="77777777" w:rsidR="00B606B2" w:rsidRPr="00E352EF" w:rsidRDefault="00B606B2" w:rsidP="00D4556A">
      <w:pPr>
        <w:rPr>
          <w:rFonts w:ascii="Cambria" w:eastAsia="Calibri" w:hAnsi="Cambria" w:cs="Calibri"/>
          <w:i/>
          <w:color w:val="5B9BD5"/>
        </w:rPr>
      </w:pPr>
    </w:p>
    <w:p w14:paraId="22579246" w14:textId="77777777" w:rsidR="00534B1C" w:rsidRPr="00E352EF" w:rsidRDefault="00EA6708" w:rsidP="00D4556A">
      <w:pPr>
        <w:rPr>
          <w:rFonts w:ascii="Cambria" w:eastAsia="Calibri" w:hAnsi="Cambria" w:cs="Calibri"/>
          <w:i/>
          <w:color w:val="5B9BD5"/>
        </w:rPr>
      </w:pPr>
      <w:r w:rsidRPr="00E352EF">
        <w:rPr>
          <w:rFonts w:ascii="Cambria" w:eastAsia="Calibri" w:hAnsi="Cambria" w:cs="Calibri"/>
          <w:i/>
          <w:color w:val="5B9BD5"/>
        </w:rPr>
        <w:t>Examples</w:t>
      </w:r>
    </w:p>
    <w:p w14:paraId="14934AA5" w14:textId="77777777" w:rsidR="00534B1C" w:rsidRPr="00E352EF" w:rsidRDefault="00534B1C" w:rsidP="00534B1C">
      <w:pPr>
        <w:rPr>
          <w:rFonts w:ascii="Cambria" w:hAnsi="Cambria"/>
          <w:b/>
          <w:szCs w:val="22"/>
        </w:rPr>
      </w:pPr>
      <w:r w:rsidRPr="00E352EF">
        <w:rPr>
          <w:rFonts w:ascii="Cambria" w:hAnsi="Cambria"/>
          <w:szCs w:val="22"/>
        </w:rPr>
        <w:t xml:space="preserve">ds_fold := </w:t>
      </w:r>
      <w:r w:rsidRPr="00E352EF">
        <w:rPr>
          <w:rFonts w:ascii="Cambria" w:hAnsi="Cambria"/>
          <w:b/>
          <w:szCs w:val="22"/>
        </w:rPr>
        <w:t xml:space="preserve">[ </w:t>
      </w:r>
      <w:r w:rsidRPr="00E352EF">
        <w:rPr>
          <w:rFonts w:ascii="Cambria" w:hAnsi="Cambria"/>
          <w:szCs w:val="22"/>
        </w:rPr>
        <w:t xml:space="preserve">ds_unfold </w:t>
      </w:r>
      <w:r w:rsidRPr="00E352EF">
        <w:rPr>
          <w:rFonts w:ascii="Cambria" w:hAnsi="Cambria"/>
          <w:b/>
          <w:szCs w:val="22"/>
        </w:rPr>
        <w:t>] { fold</w:t>
      </w:r>
      <w:r w:rsidRPr="00E352EF">
        <w:rPr>
          <w:rFonts w:ascii="Cambria" w:hAnsi="Cambria"/>
          <w:szCs w:val="22"/>
        </w:rPr>
        <w:t xml:space="preserve"> (EU25, BG, RO ) </w:t>
      </w:r>
      <w:r w:rsidRPr="00E352EF">
        <w:rPr>
          <w:rFonts w:ascii="Cambria" w:hAnsi="Cambria"/>
          <w:b/>
          <w:szCs w:val="22"/>
        </w:rPr>
        <w:t>to</w:t>
      </w:r>
      <w:r w:rsidRPr="00E352EF">
        <w:rPr>
          <w:rFonts w:ascii="Cambria" w:hAnsi="Cambria"/>
          <w:szCs w:val="22"/>
        </w:rPr>
        <w:t xml:space="preserve"> ref_area, obs_value </w:t>
      </w:r>
      <w:r w:rsidRPr="00E352EF">
        <w:rPr>
          <w:rFonts w:ascii="Cambria" w:hAnsi="Cambria"/>
          <w:b/>
          <w:szCs w:val="22"/>
        </w:rPr>
        <w:t>}</w:t>
      </w:r>
    </w:p>
    <w:p w14:paraId="71A34CCB" w14:textId="77777777" w:rsidR="00B606B2" w:rsidRPr="00E352EF" w:rsidRDefault="00B606B2" w:rsidP="00534B1C">
      <w:pPr>
        <w:rPr>
          <w:rFonts w:ascii="Cambria" w:hAnsi="Cambria"/>
          <w:szCs w:val="22"/>
        </w:rPr>
      </w:pPr>
    </w:p>
    <w:tbl>
      <w:tblPr>
        <w:tblW w:w="4219" w:type="dxa"/>
        <w:tblInd w:w="108" w:type="dxa"/>
        <w:tblLook w:val="04A0" w:firstRow="1" w:lastRow="0" w:firstColumn="1" w:lastColumn="0" w:noHBand="0" w:noVBand="1"/>
      </w:tblPr>
      <w:tblGrid>
        <w:gridCol w:w="677"/>
        <w:gridCol w:w="1152"/>
        <w:gridCol w:w="1080"/>
        <w:gridCol w:w="1310"/>
      </w:tblGrid>
      <w:tr w:rsidR="00534B1C" w:rsidRPr="00E352EF" w14:paraId="64E46CC9" w14:textId="77777777" w:rsidTr="00534B1C">
        <w:trPr>
          <w:trHeight w:val="374"/>
        </w:trPr>
        <w:tc>
          <w:tcPr>
            <w:tcW w:w="4219"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20C5F212" w14:textId="77777777" w:rsidR="00534B1C" w:rsidRPr="00E352EF" w:rsidRDefault="00534B1C" w:rsidP="00534B1C">
            <w:pPr>
              <w:rPr>
                <w:rFonts w:asciiTheme="minorHAnsi" w:hAnsiTheme="minorHAnsi"/>
                <w:szCs w:val="22"/>
              </w:rPr>
            </w:pPr>
            <w:r w:rsidRPr="00E352EF">
              <w:rPr>
                <w:rFonts w:asciiTheme="minorHAnsi" w:hAnsiTheme="minorHAnsi"/>
                <w:szCs w:val="22"/>
              </w:rPr>
              <w:t>ds_fold</w:t>
            </w:r>
          </w:p>
        </w:tc>
      </w:tr>
      <w:tr w:rsidR="00534B1C" w:rsidRPr="00E352EF" w14:paraId="6F9954C7"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A2E4977"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CC52A07"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2EA398A"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EAE4BA9"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 </w:t>
            </w:r>
          </w:p>
        </w:tc>
      </w:tr>
      <w:tr w:rsidR="00534B1C" w:rsidRPr="00E352EF" w14:paraId="24EDBB0A" w14:textId="77777777" w:rsidTr="00534B1C">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5653F2"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DF5C48" w14:textId="77777777" w:rsidR="00534B1C" w:rsidRPr="00E352EF" w:rsidRDefault="00534B1C" w:rsidP="00534B1C">
            <w:pPr>
              <w:rPr>
                <w:rFonts w:asciiTheme="minorHAnsi" w:hAnsiTheme="minorHAnsi"/>
                <w:szCs w:val="22"/>
              </w:rPr>
            </w:pPr>
            <w:r w:rsidRPr="00E352EF">
              <w:rPr>
                <w:rFonts w:asciiTheme="minorHAnsi" w:hAnsiTheme="minorHAnsi"/>
                <w:szCs w:val="22"/>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E4092D"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40E715"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20 </w:t>
            </w:r>
          </w:p>
        </w:tc>
      </w:tr>
      <w:tr w:rsidR="00534B1C" w:rsidRPr="00E352EF" w14:paraId="1682B653"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2D4121"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28684E" w14:textId="77777777" w:rsidR="00534B1C" w:rsidRPr="00E352EF" w:rsidRDefault="00534B1C" w:rsidP="00534B1C">
            <w:pPr>
              <w:rPr>
                <w:rFonts w:asciiTheme="minorHAnsi" w:hAnsiTheme="minorHAnsi"/>
                <w:szCs w:val="22"/>
              </w:rPr>
            </w:pPr>
            <w:r w:rsidRPr="00E352EF">
              <w:rPr>
                <w:rFonts w:asciiTheme="minorHAnsi" w:hAnsiTheme="minorHAnsi"/>
                <w:szCs w:val="22"/>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363F98"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327A17" w14:textId="77777777" w:rsidR="00534B1C" w:rsidRPr="00E352EF" w:rsidRDefault="00534B1C" w:rsidP="00534B1C">
            <w:pPr>
              <w:rPr>
                <w:rFonts w:asciiTheme="minorHAnsi" w:hAnsiTheme="minorHAnsi"/>
                <w:szCs w:val="22"/>
              </w:rPr>
            </w:pPr>
            <w:r w:rsidRPr="00E352EF">
              <w:rPr>
                <w:rFonts w:asciiTheme="minorHAnsi" w:hAnsiTheme="minorHAnsi"/>
                <w:szCs w:val="22"/>
              </w:rPr>
              <w:t>2</w:t>
            </w:r>
          </w:p>
        </w:tc>
      </w:tr>
      <w:tr w:rsidR="00534B1C" w:rsidRPr="00E352EF" w14:paraId="6911492A"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994C32"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0CDCED" w14:textId="77777777" w:rsidR="00534B1C" w:rsidRPr="00E352EF" w:rsidRDefault="00534B1C" w:rsidP="00534B1C">
            <w:pPr>
              <w:rPr>
                <w:rFonts w:asciiTheme="minorHAnsi" w:hAnsiTheme="minorHAnsi"/>
                <w:szCs w:val="22"/>
              </w:rPr>
            </w:pPr>
            <w:r w:rsidRPr="00E352EF">
              <w:rPr>
                <w:rFonts w:asciiTheme="minorHAnsi" w:hAnsiTheme="minorHAnsi"/>
                <w:szCs w:val="22"/>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8443DE"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2C7855"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2 </w:t>
            </w:r>
          </w:p>
        </w:tc>
      </w:tr>
    </w:tbl>
    <w:p w14:paraId="063016C0" w14:textId="77777777" w:rsidR="00534B1C" w:rsidRPr="00E352EF" w:rsidRDefault="00534B1C" w:rsidP="00534B1C"/>
    <w:p w14:paraId="7DE57CC4" w14:textId="77777777" w:rsidR="00745EED" w:rsidRPr="00E352EF" w:rsidRDefault="00745EED" w:rsidP="00534B1C"/>
    <w:p w14:paraId="67F0742C" w14:textId="77777777" w:rsidR="00534B1C" w:rsidRPr="00E352EF" w:rsidRDefault="00534B1C" w:rsidP="006E1BB1">
      <w:pPr>
        <w:pStyle w:val="Stile3"/>
        <w:rPr>
          <w:lang w:val="en-GB"/>
        </w:rPr>
      </w:pPr>
      <w:bookmarkStart w:id="303" w:name="_Toc464487907"/>
      <w:r w:rsidRPr="00E352EF">
        <w:rPr>
          <w:lang w:val="en-GB"/>
        </w:rPr>
        <w:t>Function Creation</w:t>
      </w:r>
      <w:bookmarkEnd w:id="303"/>
    </w:p>
    <w:p w14:paraId="0EA59753" w14:textId="77777777" w:rsidR="00534B1C" w:rsidRPr="00E352EF" w:rsidRDefault="00534B1C" w:rsidP="00D4556A">
      <w:pPr>
        <w:rPr>
          <w:rFonts w:ascii="Cambria" w:eastAsia="Calibri" w:hAnsi="Cambria" w:cs="Calibri"/>
          <w:i/>
          <w:color w:val="5B9BD5"/>
        </w:rPr>
      </w:pPr>
      <w:r w:rsidRPr="00E352EF">
        <w:rPr>
          <w:rFonts w:ascii="Cambria" w:eastAsia="Calibri" w:hAnsi="Cambria" w:cs="Calibri"/>
          <w:i/>
          <w:color w:val="5B9BD5"/>
        </w:rPr>
        <w:t>Semantics</w:t>
      </w:r>
    </w:p>
    <w:p w14:paraId="01AB0EBE" w14:textId="77777777" w:rsidR="00534B1C" w:rsidRPr="00E352EF" w:rsidRDefault="00534B1C" w:rsidP="00710B3F">
      <w:pPr>
        <w:rPr>
          <w:rFonts w:ascii="Cambria" w:hAnsi="Cambria"/>
        </w:rPr>
      </w:pPr>
      <w:r w:rsidRPr="00E352EF">
        <w:rPr>
          <w:rFonts w:ascii="Cambria" w:hAnsi="Cambria"/>
        </w:rPr>
        <w:t>Creates a named function with given arguments, defined by a given expression.</w:t>
      </w:r>
    </w:p>
    <w:p w14:paraId="1A613C5C" w14:textId="77777777" w:rsidR="00710B3F" w:rsidRPr="00E352EF" w:rsidRDefault="00710B3F" w:rsidP="00710B3F">
      <w:pPr>
        <w:pStyle w:val="Sottotitolo"/>
        <w:rPr>
          <w:sz w:val="20"/>
        </w:rPr>
      </w:pPr>
    </w:p>
    <w:p w14:paraId="1F5544C8" w14:textId="77777777" w:rsidR="00534B1C" w:rsidRPr="00E352EF" w:rsidRDefault="00534B1C" w:rsidP="00D4556A">
      <w:pPr>
        <w:rPr>
          <w:rFonts w:ascii="Cambria" w:eastAsia="Calibri" w:hAnsi="Cambria" w:cs="Calibri"/>
          <w:i/>
          <w:color w:val="5B9BD5"/>
        </w:rPr>
      </w:pPr>
      <w:r w:rsidRPr="00E352EF">
        <w:rPr>
          <w:rFonts w:ascii="Cambria" w:eastAsia="Calibri" w:hAnsi="Cambria" w:cs="Calibri"/>
          <w:i/>
          <w:color w:val="5B9BD5"/>
        </w:rPr>
        <w:t>Syntax</w:t>
      </w:r>
    </w:p>
    <w:p w14:paraId="253C6F58" w14:textId="77777777" w:rsidR="00534B1C" w:rsidRPr="00E352EF" w:rsidRDefault="00534B1C" w:rsidP="00710B3F">
      <w:pPr>
        <w:ind w:left="567" w:hanging="283"/>
        <w:rPr>
          <w:rFonts w:ascii="Cambria" w:hAnsi="Cambria"/>
          <w:i/>
        </w:rPr>
      </w:pPr>
      <w:r w:rsidRPr="00E352EF">
        <w:rPr>
          <w:rFonts w:ascii="Cambria" w:hAnsi="Cambria"/>
          <w:b/>
        </w:rPr>
        <w:t xml:space="preserve">create function </w:t>
      </w:r>
      <w:r w:rsidRPr="00E352EF">
        <w:rPr>
          <w:rFonts w:ascii="Cambria" w:hAnsi="Cambria"/>
          <w:i/>
        </w:rPr>
        <w:t>function-name</w:t>
      </w:r>
      <w:r w:rsidRPr="00E352EF">
        <w:rPr>
          <w:rFonts w:ascii="Cambria" w:hAnsi="Cambria"/>
        </w:rPr>
        <w:t xml:space="preserve"> </w:t>
      </w:r>
      <w:r w:rsidRPr="00E352EF">
        <w:rPr>
          <w:rFonts w:ascii="Cambria" w:hAnsi="Cambria"/>
          <w:b/>
        </w:rPr>
        <w:t xml:space="preserve">( </w:t>
      </w:r>
      <w:r w:rsidRPr="00E352EF">
        <w:rPr>
          <w:rFonts w:ascii="Cambria" w:hAnsi="Cambria"/>
          <w:i/>
        </w:rPr>
        <w:t>arg-list</w:t>
      </w:r>
      <w:r w:rsidRPr="00E352EF">
        <w:rPr>
          <w:rFonts w:ascii="Cambria" w:hAnsi="Cambria"/>
          <w:b/>
          <w:i/>
        </w:rPr>
        <w:t xml:space="preserve"> </w:t>
      </w:r>
      <w:r w:rsidRPr="00E352EF">
        <w:rPr>
          <w:rFonts w:ascii="Cambria" w:hAnsi="Cambria"/>
          <w:b/>
        </w:rPr>
        <w:t>)</w:t>
      </w:r>
      <w:r w:rsidRPr="00E352EF">
        <w:rPr>
          <w:rFonts w:ascii="Cambria" w:hAnsi="Cambria"/>
          <w:b/>
        </w:rPr>
        <w:br/>
      </w:r>
      <w:r w:rsidRPr="00E352EF">
        <w:rPr>
          <w:rFonts w:ascii="Cambria" w:hAnsi="Cambria"/>
        </w:rPr>
        <w:t xml:space="preserve">[ </w:t>
      </w:r>
      <w:r w:rsidRPr="00E352EF">
        <w:rPr>
          <w:rFonts w:ascii="Cambria" w:hAnsi="Cambria"/>
          <w:b/>
        </w:rPr>
        <w:t xml:space="preserve">returns </w:t>
      </w:r>
      <w:r w:rsidRPr="00E352EF">
        <w:rPr>
          <w:rFonts w:ascii="Cambria" w:hAnsi="Cambria"/>
          <w:i/>
        </w:rPr>
        <w:t>return-type</w:t>
      </w:r>
      <w:r w:rsidRPr="00E352EF">
        <w:rPr>
          <w:rFonts w:ascii="Cambria" w:hAnsi="Cambria"/>
        </w:rPr>
        <w:t xml:space="preserve"> ]</w:t>
      </w:r>
      <w:r w:rsidRPr="00E352EF">
        <w:rPr>
          <w:rFonts w:ascii="Cambria" w:hAnsi="Cambria"/>
        </w:rPr>
        <w:br/>
      </w:r>
      <w:r w:rsidRPr="00E352EF">
        <w:rPr>
          <w:rFonts w:ascii="Cambria" w:hAnsi="Cambria"/>
          <w:b/>
        </w:rPr>
        <w:t xml:space="preserve">as </w:t>
      </w:r>
      <w:r w:rsidRPr="00E352EF">
        <w:rPr>
          <w:rFonts w:ascii="Cambria" w:hAnsi="Cambria"/>
          <w:i/>
        </w:rPr>
        <w:t>defining-expression</w:t>
      </w:r>
    </w:p>
    <w:p w14:paraId="1A884FC6" w14:textId="77777777" w:rsidR="00710B3F" w:rsidRPr="00E352EF" w:rsidRDefault="00710B3F" w:rsidP="00710B3F">
      <w:pPr>
        <w:pStyle w:val="Sottotitolo"/>
        <w:rPr>
          <w:sz w:val="20"/>
        </w:rPr>
      </w:pPr>
    </w:p>
    <w:p w14:paraId="7A69195F" w14:textId="77777777" w:rsidR="00534B1C" w:rsidRPr="00E352EF" w:rsidRDefault="00534B1C" w:rsidP="00D4556A">
      <w:pPr>
        <w:rPr>
          <w:rFonts w:ascii="Cambria" w:eastAsia="Calibri" w:hAnsi="Cambria" w:cs="Calibri"/>
          <w:i/>
          <w:color w:val="5B9BD5"/>
        </w:rPr>
      </w:pPr>
      <w:r w:rsidRPr="00E352EF">
        <w:rPr>
          <w:rFonts w:ascii="Cambria" w:eastAsia="Calibri" w:hAnsi="Cambria" w:cs="Calibri"/>
          <w:i/>
          <w:color w:val="5B9BD5"/>
        </w:rPr>
        <w:t>Parameters</w:t>
      </w:r>
    </w:p>
    <w:p w14:paraId="2CFF456D" w14:textId="77777777" w:rsidR="00534B1C" w:rsidRPr="00E352EF" w:rsidRDefault="00534B1C" w:rsidP="00710B3F">
      <w:pPr>
        <w:ind w:left="567" w:hanging="283"/>
        <w:rPr>
          <w:rFonts w:ascii="Cambria" w:hAnsi="Cambria"/>
        </w:rPr>
      </w:pPr>
      <w:r w:rsidRPr="00E352EF">
        <w:rPr>
          <w:rFonts w:ascii="Cambria" w:hAnsi="Cambria"/>
          <w:i/>
        </w:rPr>
        <w:t xml:space="preserve">function-name </w:t>
      </w:r>
      <w:r w:rsidR="00193EF8" w:rsidRPr="00E352EF">
        <w:rPr>
          <w:rFonts w:ascii="Cambria" w:hAnsi="Cambria"/>
          <w:i/>
        </w:rPr>
        <w:t xml:space="preserve"> </w:t>
      </w:r>
      <w:r w:rsidR="00710B3F" w:rsidRPr="00E352EF">
        <w:rPr>
          <w:rFonts w:ascii="Cambria" w:hAnsi="Cambria"/>
        </w:rPr>
        <w:t>:</w:t>
      </w:r>
      <w:r w:rsidRPr="00E352EF">
        <w:rPr>
          <w:rFonts w:ascii="Cambria" w:hAnsi="Cambria"/>
        </w:rPr>
        <w:t xml:space="preserve"> &lt;IDENT&gt;</w:t>
      </w:r>
    </w:p>
    <w:p w14:paraId="5817406F" w14:textId="77777777" w:rsidR="002C623F" w:rsidRPr="00E352EF" w:rsidRDefault="002C623F" w:rsidP="00710B3F">
      <w:pPr>
        <w:ind w:left="567" w:hanging="283"/>
        <w:rPr>
          <w:rFonts w:ascii="Cambria" w:hAnsi="Cambria"/>
        </w:rPr>
      </w:pPr>
      <w:r w:rsidRPr="00E352EF">
        <w:rPr>
          <w:rFonts w:ascii="Cambria" w:hAnsi="Cambria"/>
          <w:i/>
        </w:rPr>
        <w:t xml:space="preserve">arg-list </w:t>
      </w:r>
      <w:r w:rsidRPr="00E352EF">
        <w:rPr>
          <w:rFonts w:ascii="Cambria" w:hAnsi="Cambria"/>
        </w:rPr>
        <w:t>:</w:t>
      </w:r>
      <w:r w:rsidR="00193EF8" w:rsidRPr="00E352EF">
        <w:rPr>
          <w:rFonts w:ascii="Cambria" w:hAnsi="Cambria"/>
        </w:rPr>
        <w:t xml:space="preserve"> </w:t>
      </w:r>
      <w:r w:rsidRPr="00E352EF">
        <w:rPr>
          <w:rFonts w:ascii="Cambria" w:hAnsi="Cambria"/>
        </w:rPr>
        <w:t>[ arg {, arg } ]</w:t>
      </w:r>
    </w:p>
    <w:p w14:paraId="0F0FDA5D" w14:textId="77777777" w:rsidR="00534B1C" w:rsidRPr="00E352EF" w:rsidRDefault="00534B1C" w:rsidP="00710B3F">
      <w:pPr>
        <w:ind w:left="567" w:hanging="283"/>
        <w:rPr>
          <w:rFonts w:ascii="Cambria" w:hAnsi="Cambria"/>
        </w:rPr>
      </w:pPr>
      <w:r w:rsidRPr="00E352EF">
        <w:rPr>
          <w:rFonts w:ascii="Cambria" w:hAnsi="Cambria"/>
          <w:i/>
        </w:rPr>
        <w:t xml:space="preserve">arg </w:t>
      </w:r>
      <w:r w:rsidR="00710B3F" w:rsidRPr="00E352EF">
        <w:rPr>
          <w:rFonts w:ascii="Cambria" w:hAnsi="Cambria"/>
        </w:rPr>
        <w:t>:</w:t>
      </w:r>
      <w:r w:rsidRPr="00E352EF">
        <w:rPr>
          <w:rFonts w:ascii="Cambria" w:hAnsi="Cambria"/>
        </w:rPr>
        <w:t xml:space="preserve"> arg-name [ </w:t>
      </w:r>
      <w:r w:rsidRPr="00E352EF">
        <w:rPr>
          <w:rFonts w:ascii="Cambria" w:hAnsi="Cambria"/>
          <w:b/>
        </w:rPr>
        <w:t xml:space="preserve">as </w:t>
      </w:r>
      <w:r w:rsidRPr="00E352EF">
        <w:rPr>
          <w:rFonts w:ascii="Cambria" w:hAnsi="Cambria"/>
        </w:rPr>
        <w:t xml:space="preserve">arg-type ] [ </w:t>
      </w:r>
      <w:r w:rsidRPr="00E352EF">
        <w:rPr>
          <w:rFonts w:ascii="Cambria" w:hAnsi="Cambria"/>
          <w:b/>
        </w:rPr>
        <w:t>:=</w:t>
      </w:r>
      <w:r w:rsidRPr="00E352EF">
        <w:rPr>
          <w:rFonts w:ascii="Cambria" w:hAnsi="Cambria"/>
        </w:rPr>
        <w:t xml:space="preserve"> default-value ]</w:t>
      </w:r>
    </w:p>
    <w:p w14:paraId="6E38D4CF" w14:textId="77777777" w:rsidR="00534B1C" w:rsidRPr="00E352EF" w:rsidRDefault="00534B1C" w:rsidP="00710B3F">
      <w:pPr>
        <w:ind w:left="567" w:hanging="283"/>
        <w:rPr>
          <w:rFonts w:ascii="Cambria" w:hAnsi="Cambria"/>
        </w:rPr>
      </w:pPr>
      <w:r w:rsidRPr="00E352EF">
        <w:rPr>
          <w:rFonts w:ascii="Cambria" w:hAnsi="Cambria"/>
          <w:i/>
        </w:rPr>
        <w:t xml:space="preserve">arg-name </w:t>
      </w:r>
      <w:r w:rsidR="00710B3F" w:rsidRPr="00E352EF">
        <w:rPr>
          <w:rFonts w:ascii="Cambria" w:hAnsi="Cambria"/>
        </w:rPr>
        <w:t>:</w:t>
      </w:r>
      <w:r w:rsidRPr="00E352EF">
        <w:rPr>
          <w:rFonts w:ascii="Cambria" w:hAnsi="Cambria"/>
        </w:rPr>
        <w:t xml:space="preserve"> &lt;IDENT&gt;</w:t>
      </w:r>
    </w:p>
    <w:p w14:paraId="1548FDCA" w14:textId="77777777" w:rsidR="00534B1C" w:rsidRPr="00E352EF" w:rsidRDefault="00534B1C" w:rsidP="00710B3F">
      <w:pPr>
        <w:ind w:left="567" w:hanging="283"/>
        <w:rPr>
          <w:rFonts w:ascii="Cambria" w:hAnsi="Cambria"/>
        </w:rPr>
      </w:pPr>
      <w:r w:rsidRPr="00E352EF">
        <w:rPr>
          <w:rFonts w:ascii="Cambria" w:hAnsi="Cambria"/>
          <w:i/>
        </w:rPr>
        <w:t>arg-type</w:t>
      </w:r>
      <w:r w:rsidR="00710B3F" w:rsidRPr="00E352EF">
        <w:rPr>
          <w:rFonts w:ascii="Cambria" w:hAnsi="Cambria"/>
          <w:i/>
        </w:rPr>
        <w:t xml:space="preserve"> </w:t>
      </w:r>
      <w:r w:rsidR="00710B3F" w:rsidRPr="00E352EF">
        <w:rPr>
          <w:rFonts w:ascii="Cambria" w:hAnsi="Cambria"/>
        </w:rPr>
        <w:t>:</w:t>
      </w:r>
      <w:r w:rsidRPr="00E352EF">
        <w:rPr>
          <w:rFonts w:ascii="Cambria" w:hAnsi="Cambria"/>
        </w:rPr>
        <w:t xml:space="preserve"> type</w:t>
      </w:r>
    </w:p>
    <w:p w14:paraId="2C3CFA23" w14:textId="77777777" w:rsidR="00534B1C" w:rsidRPr="00E352EF" w:rsidRDefault="00534B1C" w:rsidP="00710B3F">
      <w:pPr>
        <w:ind w:left="567" w:hanging="283"/>
        <w:rPr>
          <w:rFonts w:ascii="Cambria" w:hAnsi="Cambria"/>
        </w:rPr>
      </w:pPr>
      <w:r w:rsidRPr="00E352EF">
        <w:rPr>
          <w:rFonts w:ascii="Cambria" w:hAnsi="Cambria"/>
          <w:i/>
        </w:rPr>
        <w:t xml:space="preserve">default-value </w:t>
      </w:r>
      <w:r w:rsidR="00710B3F" w:rsidRPr="00E352EF">
        <w:rPr>
          <w:rFonts w:ascii="Cambria" w:hAnsi="Cambria"/>
        </w:rPr>
        <w:t>:</w:t>
      </w:r>
      <w:r w:rsidRPr="00E352EF">
        <w:rPr>
          <w:rFonts w:ascii="Cambria" w:hAnsi="Cambria"/>
        </w:rPr>
        <w:t xml:space="preserve"> literal</w:t>
      </w:r>
    </w:p>
    <w:p w14:paraId="3A54DCB1" w14:textId="77777777" w:rsidR="00534B1C" w:rsidRPr="00E352EF" w:rsidRDefault="00534B1C" w:rsidP="00710B3F">
      <w:pPr>
        <w:ind w:left="567" w:hanging="283"/>
        <w:rPr>
          <w:rFonts w:ascii="Cambria" w:hAnsi="Cambria"/>
        </w:rPr>
      </w:pPr>
      <w:r w:rsidRPr="00E352EF">
        <w:rPr>
          <w:rFonts w:ascii="Cambria" w:hAnsi="Cambria"/>
          <w:i/>
        </w:rPr>
        <w:t xml:space="preserve">defining-expression </w:t>
      </w:r>
      <w:r w:rsidR="00710B3F" w:rsidRPr="00E352EF">
        <w:rPr>
          <w:rFonts w:ascii="Cambria" w:hAnsi="Cambria"/>
        </w:rPr>
        <w:t xml:space="preserve">: </w:t>
      </w:r>
      <w:r w:rsidRPr="00E352EF">
        <w:rPr>
          <w:rFonts w:ascii="Cambria" w:hAnsi="Cambria"/>
        </w:rPr>
        <w:t xml:space="preserve"> expression</w:t>
      </w:r>
    </w:p>
    <w:p w14:paraId="64A3532E" w14:textId="77777777" w:rsidR="00534B1C" w:rsidRPr="00E352EF" w:rsidRDefault="00534B1C" w:rsidP="00710B3F">
      <w:pPr>
        <w:ind w:left="567" w:hanging="283"/>
        <w:rPr>
          <w:rFonts w:ascii="Cambria" w:hAnsi="Cambria"/>
        </w:rPr>
      </w:pPr>
      <w:r w:rsidRPr="00E352EF">
        <w:rPr>
          <w:rFonts w:ascii="Cambria" w:hAnsi="Cambria"/>
          <w:i/>
        </w:rPr>
        <w:t>return-type</w:t>
      </w:r>
      <w:r w:rsidR="00710B3F" w:rsidRPr="00E352EF">
        <w:rPr>
          <w:rFonts w:ascii="Cambria" w:hAnsi="Cambria"/>
          <w:i/>
        </w:rPr>
        <w:t xml:space="preserve"> </w:t>
      </w:r>
      <w:r w:rsidR="00193EF8" w:rsidRPr="00E352EF">
        <w:rPr>
          <w:rFonts w:ascii="Cambria" w:hAnsi="Cambria"/>
          <w:i/>
        </w:rPr>
        <w:t xml:space="preserve"> </w:t>
      </w:r>
      <w:r w:rsidRPr="00E352EF">
        <w:rPr>
          <w:rFonts w:ascii="Cambria" w:hAnsi="Cambria"/>
        </w:rPr>
        <w:t>: type</w:t>
      </w:r>
    </w:p>
    <w:p w14:paraId="68BB0697" w14:textId="77777777" w:rsidR="00710B3F" w:rsidRPr="00E352EF" w:rsidRDefault="00710B3F" w:rsidP="00710B3F">
      <w:pPr>
        <w:rPr>
          <w:rFonts w:ascii="Cambria" w:hAnsi="Cambria"/>
          <w:i/>
        </w:rPr>
      </w:pPr>
    </w:p>
    <w:p w14:paraId="69F8CADC" w14:textId="77777777" w:rsidR="00534B1C" w:rsidRPr="00E352EF" w:rsidRDefault="00534B1C" w:rsidP="00710B3F">
      <w:pPr>
        <w:rPr>
          <w:rFonts w:ascii="Cambria" w:hAnsi="Cambria"/>
        </w:rPr>
      </w:pPr>
      <w:r w:rsidRPr="00E352EF">
        <w:rPr>
          <w:rFonts w:ascii="Cambria" w:hAnsi="Cambria"/>
          <w:i/>
        </w:rPr>
        <w:t xml:space="preserve">function-name </w:t>
      </w:r>
      <w:r w:rsidR="00710B3F" w:rsidRPr="00E352EF">
        <w:rPr>
          <w:rFonts w:ascii="Cambria" w:hAnsi="Cambria"/>
        </w:rPr>
        <w:t>–</w:t>
      </w:r>
      <w:r w:rsidRPr="00E352EF">
        <w:rPr>
          <w:rFonts w:ascii="Cambria" w:hAnsi="Cambria"/>
        </w:rPr>
        <w:t xml:space="preserve"> the name under which the function is created</w:t>
      </w:r>
    </w:p>
    <w:p w14:paraId="088B4B5E" w14:textId="77777777" w:rsidR="00534B1C" w:rsidRPr="00E352EF" w:rsidRDefault="00534B1C" w:rsidP="00710B3F">
      <w:pPr>
        <w:rPr>
          <w:rFonts w:ascii="Cambria" w:hAnsi="Cambria"/>
        </w:rPr>
      </w:pPr>
      <w:r w:rsidRPr="00E352EF">
        <w:rPr>
          <w:rFonts w:ascii="Cambria" w:hAnsi="Cambria"/>
          <w:i/>
        </w:rPr>
        <w:t>arg-list</w:t>
      </w:r>
      <w:r w:rsidRPr="00E352EF">
        <w:rPr>
          <w:rFonts w:ascii="Cambria" w:hAnsi="Cambria"/>
        </w:rPr>
        <w:t xml:space="preserve"> – the comma-separated list of formal arguments (can be empty)</w:t>
      </w:r>
    </w:p>
    <w:p w14:paraId="62D708C6" w14:textId="77777777" w:rsidR="00534B1C" w:rsidRPr="00E352EF" w:rsidRDefault="00534B1C" w:rsidP="00710B3F">
      <w:pPr>
        <w:rPr>
          <w:rFonts w:ascii="Cambria" w:hAnsi="Cambria"/>
        </w:rPr>
      </w:pPr>
      <w:r w:rsidRPr="00E352EF">
        <w:rPr>
          <w:rFonts w:ascii="Cambria" w:hAnsi="Cambria"/>
          <w:i/>
        </w:rPr>
        <w:t>arg-name</w:t>
      </w:r>
      <w:r w:rsidRPr="00E352EF">
        <w:rPr>
          <w:rFonts w:ascii="Cambria" w:hAnsi="Cambria"/>
        </w:rPr>
        <w:t xml:space="preserve"> – the name of an individual argument</w:t>
      </w:r>
    </w:p>
    <w:p w14:paraId="6E787389" w14:textId="77777777" w:rsidR="00534B1C" w:rsidRPr="00E352EF" w:rsidRDefault="00534B1C" w:rsidP="00710B3F">
      <w:pPr>
        <w:rPr>
          <w:rFonts w:ascii="Cambria" w:hAnsi="Cambria"/>
        </w:rPr>
      </w:pPr>
      <w:r w:rsidRPr="00E352EF">
        <w:rPr>
          <w:rFonts w:ascii="Cambria" w:hAnsi="Cambria"/>
          <w:i/>
        </w:rPr>
        <w:t>arg-type</w:t>
      </w:r>
      <w:r w:rsidRPr="00E352EF">
        <w:rPr>
          <w:rFonts w:ascii="Cambria" w:hAnsi="Cambria"/>
        </w:rPr>
        <w:t xml:space="preserve"> – the optionally specified argument type</w:t>
      </w:r>
    </w:p>
    <w:p w14:paraId="1DF54648" w14:textId="77777777" w:rsidR="00534B1C" w:rsidRPr="00E352EF" w:rsidRDefault="00534B1C" w:rsidP="00710B3F">
      <w:pPr>
        <w:rPr>
          <w:rFonts w:ascii="Cambria" w:hAnsi="Cambria"/>
        </w:rPr>
      </w:pPr>
      <w:r w:rsidRPr="00E352EF">
        <w:rPr>
          <w:rFonts w:ascii="Cambria" w:hAnsi="Cambria"/>
          <w:i/>
        </w:rPr>
        <w:t>default-value</w:t>
      </w:r>
      <w:r w:rsidRPr="00E352EF">
        <w:rPr>
          <w:rFonts w:ascii="Cambria" w:hAnsi="Cambria"/>
        </w:rPr>
        <w:t xml:space="preserve"> – the optionally specified argument default value; it can be a scalar literal (number, string, Boolean, or date) or a function literal (an anonymous function) </w:t>
      </w:r>
    </w:p>
    <w:p w14:paraId="65960734" w14:textId="77777777" w:rsidR="00534B1C" w:rsidRPr="00E352EF" w:rsidRDefault="00534B1C" w:rsidP="00710B3F">
      <w:pPr>
        <w:rPr>
          <w:rFonts w:ascii="Cambria" w:hAnsi="Cambria"/>
        </w:rPr>
      </w:pPr>
      <w:r w:rsidRPr="00E352EF">
        <w:rPr>
          <w:rFonts w:ascii="Cambria" w:hAnsi="Cambria"/>
          <w:i/>
        </w:rPr>
        <w:t xml:space="preserve">return-type – </w:t>
      </w:r>
      <w:r w:rsidRPr="00E352EF">
        <w:rPr>
          <w:rFonts w:ascii="Cambria" w:hAnsi="Cambria"/>
        </w:rPr>
        <w:t>the optionally specified function return type</w:t>
      </w:r>
    </w:p>
    <w:p w14:paraId="479F47EE" w14:textId="77777777" w:rsidR="00534B1C" w:rsidRPr="00E352EF" w:rsidRDefault="00534B1C" w:rsidP="00710B3F">
      <w:pPr>
        <w:rPr>
          <w:rFonts w:ascii="Cambria" w:hAnsi="Cambria"/>
        </w:rPr>
      </w:pPr>
      <w:r w:rsidRPr="00E352EF">
        <w:rPr>
          <w:rFonts w:ascii="Cambria" w:hAnsi="Cambria"/>
          <w:i/>
        </w:rPr>
        <w:t>defining-expression</w:t>
      </w:r>
      <w:r w:rsidRPr="00E352EF">
        <w:rPr>
          <w:rFonts w:ascii="Cambria" w:hAnsi="Cambria"/>
        </w:rPr>
        <w:t xml:space="preserve"> – the expression that defines the function</w:t>
      </w:r>
    </w:p>
    <w:p w14:paraId="449760D5" w14:textId="77777777" w:rsidR="00710B3F" w:rsidRPr="00E352EF" w:rsidRDefault="00710B3F" w:rsidP="00710B3F">
      <w:pPr>
        <w:pStyle w:val="Sottotitolo"/>
        <w:rPr>
          <w:sz w:val="20"/>
        </w:rPr>
      </w:pPr>
    </w:p>
    <w:p w14:paraId="7E6AB061" w14:textId="77777777" w:rsidR="00534B1C" w:rsidRPr="00E352EF" w:rsidRDefault="00534B1C" w:rsidP="00D4556A">
      <w:pPr>
        <w:rPr>
          <w:rFonts w:ascii="Cambria" w:eastAsia="Calibri" w:hAnsi="Cambria" w:cs="Calibri"/>
          <w:i/>
          <w:color w:val="5B9BD5"/>
        </w:rPr>
      </w:pPr>
      <w:r w:rsidRPr="00E352EF">
        <w:rPr>
          <w:rFonts w:ascii="Cambria" w:eastAsia="Calibri" w:hAnsi="Cambria" w:cs="Calibri"/>
          <w:i/>
          <w:color w:val="5B9BD5"/>
        </w:rPr>
        <w:t>Constraints</w:t>
      </w:r>
    </w:p>
    <w:p w14:paraId="5DFD73BF" w14:textId="77777777" w:rsidR="00042D34" w:rsidRPr="00E352EF" w:rsidRDefault="00042D34" w:rsidP="006E1BB1"/>
    <w:p w14:paraId="5F4E3FA0" w14:textId="77777777" w:rsidR="00534B1C" w:rsidRPr="00E352EF" w:rsidRDefault="00534B1C" w:rsidP="008A7573">
      <w:pPr>
        <w:pStyle w:val="Paragrafoelenco"/>
        <w:numPr>
          <w:ilvl w:val="0"/>
          <w:numId w:val="44"/>
        </w:numPr>
        <w:jc w:val="both"/>
        <w:rPr>
          <w:i w:val="0"/>
          <w:color w:val="000000" w:themeColor="text1"/>
        </w:rPr>
      </w:pPr>
      <w:r w:rsidRPr="00E352EF">
        <w:rPr>
          <w:i w:val="0"/>
          <w:color w:val="000000" w:themeColor="text1"/>
        </w:rPr>
        <w:lastRenderedPageBreak/>
        <w:t>Each arg-name must be unique within the arg-list. For each arg-name, element arg-type can be omitted if the argument type can be inferred from the definition. If both arg-type and default-value are given, then default-value must be compatible with arg-type. Arguments that have default-value must come at the end of arg-list.</w:t>
      </w:r>
    </w:p>
    <w:p w14:paraId="57EBC3C7" w14:textId="77777777" w:rsidR="00534B1C" w:rsidRPr="00E352EF" w:rsidRDefault="00534B1C" w:rsidP="008A7573">
      <w:pPr>
        <w:pStyle w:val="Paragrafoelenco"/>
        <w:numPr>
          <w:ilvl w:val="0"/>
          <w:numId w:val="44"/>
        </w:numPr>
        <w:jc w:val="both"/>
        <w:rPr>
          <w:i w:val="0"/>
          <w:color w:val="000000" w:themeColor="text1"/>
        </w:rPr>
      </w:pPr>
      <w:r w:rsidRPr="00E352EF">
        <w:rPr>
          <w:i w:val="0"/>
          <w:color w:val="000000" w:themeColor="text1"/>
        </w:rPr>
        <w:t>If return-type is omitted, the statically inferred type of defining-expression is used as an implicit return-type. If return-type is given, the inferred type of defining-expression must be compatible with return-type.</w:t>
      </w:r>
    </w:p>
    <w:p w14:paraId="0AC27D4B" w14:textId="77777777" w:rsidR="00710B3F" w:rsidRPr="00E352EF" w:rsidRDefault="00710B3F" w:rsidP="00710B3F">
      <w:pPr>
        <w:pStyle w:val="Sottotitolo"/>
        <w:rPr>
          <w:sz w:val="20"/>
        </w:rPr>
      </w:pPr>
    </w:p>
    <w:p w14:paraId="624D4B1C" w14:textId="77777777" w:rsidR="00534B1C" w:rsidRPr="00E352EF" w:rsidRDefault="00534B1C" w:rsidP="00D4556A">
      <w:pPr>
        <w:rPr>
          <w:rFonts w:ascii="Cambria" w:eastAsia="Calibri" w:hAnsi="Cambria" w:cs="Calibri"/>
          <w:i/>
          <w:color w:val="5B9BD5"/>
        </w:rPr>
      </w:pPr>
      <w:r w:rsidRPr="00E352EF">
        <w:rPr>
          <w:rFonts w:ascii="Cambria" w:eastAsia="Calibri" w:hAnsi="Cambria" w:cs="Calibri"/>
          <w:i/>
          <w:color w:val="5B9BD5"/>
        </w:rPr>
        <w:t xml:space="preserve">Returns </w:t>
      </w:r>
    </w:p>
    <w:p w14:paraId="4A475919" w14:textId="77777777" w:rsidR="00534B1C" w:rsidRPr="00E352EF" w:rsidRDefault="00534B1C" w:rsidP="00710B3F">
      <w:pPr>
        <w:rPr>
          <w:rFonts w:ascii="Cambria" w:hAnsi="Cambria"/>
        </w:rPr>
      </w:pPr>
      <w:r w:rsidRPr="00E352EF">
        <w:rPr>
          <w:rFonts w:ascii="Cambria" w:hAnsi="Cambria"/>
        </w:rPr>
        <w:t>Nothing</w:t>
      </w:r>
    </w:p>
    <w:p w14:paraId="2E31EB73" w14:textId="77777777" w:rsidR="00710B3F" w:rsidRPr="00E352EF" w:rsidRDefault="00710B3F" w:rsidP="00710B3F">
      <w:pPr>
        <w:pStyle w:val="Sottotitolo"/>
        <w:rPr>
          <w:sz w:val="20"/>
        </w:rPr>
      </w:pPr>
    </w:p>
    <w:p w14:paraId="4C226CAC" w14:textId="77777777" w:rsidR="00534B1C" w:rsidRPr="00E352EF" w:rsidRDefault="00534B1C" w:rsidP="00D4556A">
      <w:pPr>
        <w:rPr>
          <w:rFonts w:ascii="Cambria" w:eastAsia="Calibri" w:hAnsi="Cambria" w:cs="Calibri"/>
          <w:i/>
          <w:color w:val="5B9BD5"/>
        </w:rPr>
      </w:pPr>
      <w:r w:rsidRPr="00E352EF">
        <w:rPr>
          <w:rFonts w:ascii="Cambria" w:eastAsia="Calibri" w:hAnsi="Cambria" w:cs="Calibri"/>
          <w:i/>
          <w:color w:val="5B9BD5"/>
        </w:rPr>
        <w:t>Semantic specification</w:t>
      </w:r>
    </w:p>
    <w:p w14:paraId="5FAFF0C7" w14:textId="77777777" w:rsidR="00534B1C" w:rsidRPr="00E352EF" w:rsidRDefault="00534B1C" w:rsidP="00891DB2">
      <w:pPr>
        <w:jc w:val="both"/>
        <w:rPr>
          <w:rFonts w:ascii="Cambria" w:hAnsi="Cambria"/>
        </w:rPr>
      </w:pPr>
      <w:r w:rsidRPr="00E352EF">
        <w:rPr>
          <w:rFonts w:ascii="Cambria" w:hAnsi="Cambria"/>
        </w:rPr>
        <w:t xml:space="preserve">The </w:t>
      </w:r>
      <w:r w:rsidRPr="00E352EF">
        <w:rPr>
          <w:rFonts w:ascii="Cambria" w:hAnsi="Cambria"/>
          <w:b/>
        </w:rPr>
        <w:t>create function</w:t>
      </w:r>
      <w:r w:rsidRPr="00E352EF">
        <w:rPr>
          <w:rFonts w:ascii="Cambria" w:hAnsi="Cambria"/>
        </w:rPr>
        <w:t xml:space="preserve"> construct creates a named function with zero or more given arguments, defining expression, and the return type. The function can be called by name followed by the sequence of comma-separated call arguments in parentheses. Each call argument is an expression of type compatible with the corresponding </w:t>
      </w:r>
      <w:r w:rsidRPr="00E352EF">
        <w:rPr>
          <w:rFonts w:ascii="Cambria" w:hAnsi="Cambria"/>
          <w:i/>
        </w:rPr>
        <w:t>arg-type</w:t>
      </w:r>
      <w:r w:rsidRPr="00E352EF">
        <w:rPr>
          <w:rFonts w:ascii="Cambria" w:hAnsi="Cambria"/>
        </w:rPr>
        <w:t>, whose result is passed by value. The named function call syntax is:</w:t>
      </w:r>
    </w:p>
    <w:p w14:paraId="7BB4EA84" w14:textId="77777777" w:rsidR="00534B1C" w:rsidRPr="00E352EF" w:rsidRDefault="00534B1C" w:rsidP="00891DB2">
      <w:pPr>
        <w:ind w:left="567" w:hanging="283"/>
        <w:jc w:val="both"/>
        <w:rPr>
          <w:rFonts w:ascii="Cambria" w:hAnsi="Cambria"/>
        </w:rPr>
      </w:pPr>
      <w:r w:rsidRPr="00E352EF">
        <w:rPr>
          <w:rFonts w:ascii="Cambria" w:hAnsi="Cambria"/>
          <w:i/>
        </w:rPr>
        <w:t xml:space="preserve">function-call </w:t>
      </w:r>
      <w:r w:rsidRPr="00E352EF">
        <w:rPr>
          <w:rFonts w:ascii="Cambria" w:hAnsi="Cambria"/>
        </w:rPr>
        <w:t xml:space="preserve">::= function-name </w:t>
      </w:r>
      <w:r w:rsidRPr="00E352EF">
        <w:rPr>
          <w:rFonts w:ascii="Cambria" w:hAnsi="Cambria"/>
          <w:b/>
        </w:rPr>
        <w:t xml:space="preserve">( </w:t>
      </w:r>
      <w:r w:rsidRPr="00E352EF">
        <w:rPr>
          <w:rFonts w:ascii="Cambria" w:hAnsi="Cambria"/>
        </w:rPr>
        <w:t>call-arg-list</w:t>
      </w:r>
      <w:r w:rsidRPr="00E352EF">
        <w:rPr>
          <w:rFonts w:ascii="Cambria" w:hAnsi="Cambria"/>
          <w:b/>
        </w:rPr>
        <w:t xml:space="preserve"> )</w:t>
      </w:r>
    </w:p>
    <w:p w14:paraId="6695BD31" w14:textId="77777777" w:rsidR="00534B1C" w:rsidRPr="00E352EF" w:rsidRDefault="00534B1C" w:rsidP="00891DB2">
      <w:pPr>
        <w:ind w:left="567" w:hanging="283"/>
        <w:jc w:val="both"/>
        <w:rPr>
          <w:rFonts w:ascii="Cambria" w:hAnsi="Cambria"/>
          <w:i/>
        </w:rPr>
      </w:pPr>
      <w:r w:rsidRPr="00E352EF">
        <w:rPr>
          <w:rFonts w:ascii="Cambria" w:hAnsi="Cambria"/>
          <w:i/>
        </w:rPr>
        <w:t xml:space="preserve">call-arg-list </w:t>
      </w:r>
      <w:r w:rsidRPr="00E352EF">
        <w:rPr>
          <w:rFonts w:ascii="Cambria" w:hAnsi="Cambria"/>
        </w:rPr>
        <w:t xml:space="preserve">::= </w:t>
      </w:r>
      <w:r w:rsidRPr="00E352EF">
        <w:rPr>
          <w:rFonts w:ascii="Cambria" w:hAnsi="Cambria"/>
          <w:i/>
        </w:rPr>
        <w:t xml:space="preserve">{ call-arg { </w:t>
      </w:r>
      <w:r w:rsidRPr="00E352EF">
        <w:rPr>
          <w:rFonts w:ascii="Cambria" w:hAnsi="Cambria"/>
          <w:b/>
          <w:i/>
        </w:rPr>
        <w:t>,</w:t>
      </w:r>
      <w:r w:rsidRPr="00E352EF">
        <w:rPr>
          <w:rFonts w:ascii="Cambria" w:hAnsi="Cambria"/>
          <w:i/>
        </w:rPr>
        <w:t xml:space="preserve"> call-arg } }</w:t>
      </w:r>
    </w:p>
    <w:p w14:paraId="1987E8BB" w14:textId="77777777" w:rsidR="00534B1C" w:rsidRPr="00E352EF" w:rsidRDefault="00534B1C" w:rsidP="00891DB2">
      <w:pPr>
        <w:ind w:left="567" w:hanging="283"/>
        <w:jc w:val="both"/>
        <w:rPr>
          <w:rFonts w:ascii="Cambria" w:hAnsi="Cambria"/>
        </w:rPr>
      </w:pPr>
      <w:r w:rsidRPr="00E352EF">
        <w:rPr>
          <w:rFonts w:ascii="Cambria" w:hAnsi="Cambria"/>
          <w:i/>
        </w:rPr>
        <w:t>call-arg</w:t>
      </w:r>
      <w:r w:rsidRPr="00E352EF">
        <w:rPr>
          <w:rFonts w:ascii="Cambria" w:hAnsi="Cambria"/>
        </w:rPr>
        <w:t xml:space="preserve"> ::= positional-arg | named-arg</w:t>
      </w:r>
    </w:p>
    <w:p w14:paraId="0DF7FEF1" w14:textId="77777777" w:rsidR="00534B1C" w:rsidRPr="00E352EF" w:rsidRDefault="00534B1C" w:rsidP="00891DB2">
      <w:pPr>
        <w:ind w:left="567" w:hanging="283"/>
        <w:jc w:val="both"/>
        <w:rPr>
          <w:rFonts w:ascii="Cambria" w:hAnsi="Cambria"/>
        </w:rPr>
      </w:pPr>
      <w:r w:rsidRPr="00E352EF">
        <w:rPr>
          <w:rFonts w:ascii="Cambria" w:hAnsi="Cambria"/>
          <w:i/>
        </w:rPr>
        <w:t xml:space="preserve">positional-arg </w:t>
      </w:r>
      <w:r w:rsidRPr="00E352EF">
        <w:rPr>
          <w:rFonts w:ascii="Cambria" w:hAnsi="Cambria"/>
        </w:rPr>
        <w:t>::= arg-value</w:t>
      </w:r>
    </w:p>
    <w:p w14:paraId="7DFC0F15" w14:textId="77777777" w:rsidR="00534B1C" w:rsidRPr="00E352EF" w:rsidRDefault="00534B1C" w:rsidP="00891DB2">
      <w:pPr>
        <w:ind w:left="567" w:hanging="283"/>
        <w:jc w:val="both"/>
        <w:rPr>
          <w:rFonts w:ascii="Cambria" w:hAnsi="Cambria"/>
        </w:rPr>
      </w:pPr>
      <w:r w:rsidRPr="00E352EF">
        <w:rPr>
          <w:rFonts w:ascii="Cambria" w:hAnsi="Cambria"/>
          <w:i/>
        </w:rPr>
        <w:t xml:space="preserve">named-arg </w:t>
      </w:r>
      <w:r w:rsidRPr="00E352EF">
        <w:rPr>
          <w:rFonts w:ascii="Cambria" w:hAnsi="Cambria"/>
        </w:rPr>
        <w:t xml:space="preserve">::= </w:t>
      </w:r>
      <w:r w:rsidRPr="00E352EF">
        <w:rPr>
          <w:rFonts w:ascii="Cambria" w:hAnsi="Cambria"/>
          <w:i/>
        </w:rPr>
        <w:t>arg-name</w:t>
      </w:r>
      <w:r w:rsidRPr="00E352EF">
        <w:rPr>
          <w:rFonts w:ascii="Cambria" w:hAnsi="Cambria"/>
        </w:rPr>
        <w:t xml:space="preserve"> </w:t>
      </w:r>
      <w:r w:rsidRPr="00E352EF">
        <w:rPr>
          <w:rFonts w:ascii="Cambria" w:hAnsi="Cambria"/>
          <w:b/>
        </w:rPr>
        <w:t xml:space="preserve">:= </w:t>
      </w:r>
      <w:r w:rsidRPr="00E352EF">
        <w:rPr>
          <w:rFonts w:ascii="Cambria" w:hAnsi="Cambria"/>
        </w:rPr>
        <w:t>arg-value</w:t>
      </w:r>
    </w:p>
    <w:p w14:paraId="49DB86EC" w14:textId="77777777" w:rsidR="00534B1C" w:rsidRPr="00E352EF" w:rsidRDefault="00534B1C" w:rsidP="00891DB2">
      <w:pPr>
        <w:ind w:left="567" w:hanging="283"/>
        <w:jc w:val="both"/>
        <w:rPr>
          <w:rFonts w:ascii="Cambria" w:hAnsi="Cambria"/>
        </w:rPr>
      </w:pPr>
      <w:r w:rsidRPr="00E352EF">
        <w:rPr>
          <w:rFonts w:ascii="Cambria" w:hAnsi="Cambria"/>
          <w:i/>
        </w:rPr>
        <w:t xml:space="preserve">arg-value </w:t>
      </w:r>
      <w:r w:rsidRPr="00E352EF">
        <w:rPr>
          <w:rFonts w:ascii="Cambria" w:hAnsi="Cambria"/>
        </w:rPr>
        <w:t>::=</w:t>
      </w:r>
      <w:r w:rsidRPr="00E352EF">
        <w:rPr>
          <w:rFonts w:ascii="Cambria" w:hAnsi="Cambria"/>
          <w:i/>
        </w:rPr>
        <w:t xml:space="preserve"> </w:t>
      </w:r>
      <w:r w:rsidRPr="00E352EF">
        <w:rPr>
          <w:rFonts w:ascii="Cambria" w:hAnsi="Cambria"/>
        </w:rPr>
        <w:t>expression</w:t>
      </w:r>
    </w:p>
    <w:p w14:paraId="05D3F3F7" w14:textId="77777777" w:rsidR="00534B1C" w:rsidRPr="00E352EF" w:rsidRDefault="00534B1C" w:rsidP="00891DB2">
      <w:pPr>
        <w:jc w:val="both"/>
        <w:rPr>
          <w:rFonts w:ascii="Cambria" w:hAnsi="Cambria"/>
        </w:rPr>
      </w:pPr>
      <w:r w:rsidRPr="00E352EF">
        <w:rPr>
          <w:rFonts w:ascii="Cambria" w:hAnsi="Cambria"/>
        </w:rPr>
        <w:t xml:space="preserve">In </w:t>
      </w:r>
      <w:r w:rsidRPr="00E352EF">
        <w:rPr>
          <w:rFonts w:ascii="Cambria" w:hAnsi="Cambria"/>
          <w:i/>
        </w:rPr>
        <w:t xml:space="preserve">call-arg-list, </w:t>
      </w:r>
      <w:r w:rsidRPr="00E352EF">
        <w:rPr>
          <w:rFonts w:ascii="Cambria" w:hAnsi="Cambria"/>
        </w:rPr>
        <w:t>positional arguments and named arguments cannot be arbitrarily mixed: named arguments must come after all positional arguments (if any).</w:t>
      </w:r>
    </w:p>
    <w:p w14:paraId="2F42F13F" w14:textId="77777777" w:rsidR="00534B1C" w:rsidRPr="00E352EF" w:rsidRDefault="00534B1C" w:rsidP="00891DB2">
      <w:pPr>
        <w:jc w:val="both"/>
        <w:rPr>
          <w:rFonts w:ascii="Cambria" w:hAnsi="Cambria"/>
        </w:rPr>
      </w:pPr>
      <w:r w:rsidRPr="00E352EF">
        <w:rPr>
          <w:rFonts w:ascii="Cambria" w:hAnsi="Cambria"/>
        </w:rPr>
        <w:t xml:space="preserve">For </w:t>
      </w:r>
      <w:r w:rsidRPr="00E352EF">
        <w:rPr>
          <w:rFonts w:ascii="Cambria" w:hAnsi="Cambria"/>
          <w:i/>
        </w:rPr>
        <w:t>function-call</w:t>
      </w:r>
      <w:r w:rsidRPr="00E352EF">
        <w:rPr>
          <w:rFonts w:ascii="Cambria" w:hAnsi="Cambria"/>
        </w:rPr>
        <w:t xml:space="preserve"> to be valid, the following properties are statically checked:</w:t>
      </w:r>
    </w:p>
    <w:p w14:paraId="362DBF4D" w14:textId="77777777" w:rsidR="00534B1C" w:rsidRPr="00E352EF" w:rsidRDefault="00534B1C" w:rsidP="00891DB2">
      <w:pPr>
        <w:jc w:val="both"/>
        <w:rPr>
          <w:rFonts w:ascii="Cambria" w:hAnsi="Cambria"/>
        </w:rPr>
      </w:pPr>
      <w:r w:rsidRPr="00E352EF">
        <w:rPr>
          <w:rFonts w:ascii="Cambria" w:hAnsi="Cambria"/>
        </w:rPr>
        <w:t xml:space="preserve">First, the </w:t>
      </w:r>
      <w:r w:rsidRPr="00E352EF">
        <w:rPr>
          <w:rFonts w:ascii="Cambria" w:hAnsi="Cambria"/>
          <w:i/>
        </w:rPr>
        <w:t>function-name</w:t>
      </w:r>
      <w:r w:rsidRPr="00E352EF">
        <w:rPr>
          <w:rFonts w:ascii="Cambria" w:hAnsi="Cambria"/>
        </w:rPr>
        <w:t xml:space="preserve"> must refer to a function created with </w:t>
      </w:r>
      <w:r w:rsidRPr="00E352EF">
        <w:rPr>
          <w:rFonts w:ascii="Cambria" w:hAnsi="Cambria"/>
          <w:b/>
        </w:rPr>
        <w:t>create function</w:t>
      </w:r>
      <w:r w:rsidRPr="00E352EF">
        <w:rPr>
          <w:rFonts w:ascii="Cambria" w:hAnsi="Cambria"/>
        </w:rPr>
        <w:t>.</w:t>
      </w:r>
    </w:p>
    <w:p w14:paraId="1410B668" w14:textId="77777777" w:rsidR="00534B1C" w:rsidRPr="00E352EF" w:rsidRDefault="00534B1C" w:rsidP="00891DB2">
      <w:pPr>
        <w:jc w:val="both"/>
        <w:rPr>
          <w:rFonts w:ascii="Cambria" w:hAnsi="Cambria"/>
        </w:rPr>
      </w:pPr>
      <w:r w:rsidRPr="00E352EF">
        <w:rPr>
          <w:rFonts w:ascii="Cambria" w:hAnsi="Cambria"/>
        </w:rPr>
        <w:t xml:space="preserve">Second, all arguments to </w:t>
      </w:r>
      <w:r w:rsidRPr="00E352EF">
        <w:rPr>
          <w:rFonts w:ascii="Cambria" w:hAnsi="Cambria"/>
          <w:i/>
        </w:rPr>
        <w:t>function-name</w:t>
      </w:r>
      <w:r w:rsidRPr="00E352EF">
        <w:rPr>
          <w:rFonts w:ascii="Cambria" w:hAnsi="Cambria"/>
        </w:rPr>
        <w:t xml:space="preserve"> that do not have </w:t>
      </w:r>
      <w:r w:rsidRPr="00E352EF">
        <w:rPr>
          <w:rFonts w:ascii="Cambria" w:hAnsi="Cambria"/>
          <w:i/>
        </w:rPr>
        <w:t>default-value</w:t>
      </w:r>
      <w:r w:rsidRPr="00E352EF">
        <w:rPr>
          <w:rFonts w:ascii="Cambria" w:hAnsi="Cambria"/>
        </w:rPr>
        <w:t xml:space="preserve"> must be supplied. Positional arguments are supplied in the order in which they appear in the corresponding </w:t>
      </w:r>
      <w:r w:rsidRPr="00E352EF">
        <w:rPr>
          <w:rFonts w:ascii="Cambria" w:hAnsi="Cambria"/>
          <w:i/>
        </w:rPr>
        <w:t>arg-list</w:t>
      </w:r>
      <w:r w:rsidRPr="00E352EF">
        <w:rPr>
          <w:rFonts w:ascii="Cambria" w:hAnsi="Cambria"/>
        </w:rPr>
        <w:t xml:space="preserve">. The named arguments can be given in any order after the positional arguments, but cannot refer to arguments whose values are already given by an earlier </w:t>
      </w:r>
      <w:r w:rsidRPr="00E352EF">
        <w:rPr>
          <w:rFonts w:ascii="Cambria" w:hAnsi="Cambria"/>
          <w:i/>
        </w:rPr>
        <w:t>positional-arg</w:t>
      </w:r>
      <w:r w:rsidRPr="00E352EF">
        <w:rPr>
          <w:rFonts w:ascii="Cambria" w:hAnsi="Cambria"/>
        </w:rPr>
        <w:t xml:space="preserve"> or </w:t>
      </w:r>
      <w:r w:rsidRPr="00E352EF">
        <w:rPr>
          <w:rFonts w:ascii="Cambria" w:hAnsi="Cambria"/>
          <w:i/>
        </w:rPr>
        <w:t>named-arg</w:t>
      </w:r>
      <w:r w:rsidRPr="00E352EF">
        <w:rPr>
          <w:rFonts w:ascii="Cambria" w:hAnsi="Cambria"/>
        </w:rPr>
        <w:t>.</w:t>
      </w:r>
    </w:p>
    <w:p w14:paraId="6032678E" w14:textId="77777777" w:rsidR="00534B1C" w:rsidRPr="00E352EF" w:rsidRDefault="00534B1C" w:rsidP="00891DB2">
      <w:pPr>
        <w:jc w:val="both"/>
        <w:rPr>
          <w:rFonts w:ascii="Cambria" w:hAnsi="Cambria"/>
        </w:rPr>
      </w:pPr>
      <w:r w:rsidRPr="00E352EF">
        <w:rPr>
          <w:rFonts w:ascii="Cambria" w:hAnsi="Cambria"/>
        </w:rPr>
        <w:t xml:space="preserve">For each </w:t>
      </w:r>
      <w:r w:rsidRPr="00E352EF">
        <w:rPr>
          <w:rFonts w:ascii="Cambria" w:hAnsi="Cambria"/>
          <w:i/>
        </w:rPr>
        <w:t>arg-name</w:t>
      </w:r>
      <w:r w:rsidRPr="00E352EF">
        <w:rPr>
          <w:rFonts w:ascii="Cambria" w:hAnsi="Cambria"/>
        </w:rPr>
        <w:t xml:space="preserve">, the type of the provided </w:t>
      </w:r>
      <w:r w:rsidRPr="00E352EF">
        <w:rPr>
          <w:rFonts w:ascii="Cambria" w:hAnsi="Cambria"/>
          <w:i/>
        </w:rPr>
        <w:t>arg-value</w:t>
      </w:r>
      <w:r w:rsidRPr="00E352EF">
        <w:rPr>
          <w:rFonts w:ascii="Cambria" w:hAnsi="Cambria"/>
        </w:rPr>
        <w:t xml:space="preserve"> must be compatible with the corresponding </w:t>
      </w:r>
      <w:r w:rsidRPr="00E352EF">
        <w:rPr>
          <w:rFonts w:ascii="Cambria" w:hAnsi="Cambria"/>
          <w:i/>
        </w:rPr>
        <w:t>arg-type</w:t>
      </w:r>
      <w:r w:rsidRPr="00E352EF">
        <w:rPr>
          <w:rFonts w:ascii="Cambria" w:hAnsi="Cambria"/>
        </w:rPr>
        <w:t>.</w:t>
      </w:r>
    </w:p>
    <w:p w14:paraId="08BBA023" w14:textId="77777777" w:rsidR="00534B1C" w:rsidRPr="00E352EF" w:rsidRDefault="00534B1C" w:rsidP="00891DB2">
      <w:pPr>
        <w:jc w:val="both"/>
        <w:rPr>
          <w:rFonts w:ascii="Cambria" w:hAnsi="Cambria"/>
          <w:i/>
        </w:rPr>
      </w:pPr>
      <w:r w:rsidRPr="00E352EF">
        <w:rPr>
          <w:rFonts w:ascii="Cambria" w:hAnsi="Cambria"/>
        </w:rPr>
        <w:t xml:space="preserve">Values for arguments with </w:t>
      </w:r>
      <w:r w:rsidRPr="00E352EF">
        <w:rPr>
          <w:rFonts w:ascii="Cambria" w:hAnsi="Cambria"/>
          <w:i/>
        </w:rPr>
        <w:t>default-value</w:t>
      </w:r>
      <w:r w:rsidRPr="00E352EF">
        <w:rPr>
          <w:rFonts w:ascii="Cambria" w:hAnsi="Cambria"/>
        </w:rPr>
        <w:t xml:space="preserve"> must be specified using </w:t>
      </w:r>
      <w:r w:rsidRPr="00E352EF">
        <w:rPr>
          <w:rFonts w:ascii="Cambria" w:hAnsi="Cambria"/>
          <w:i/>
        </w:rPr>
        <w:t>named-arg</w:t>
      </w:r>
      <w:r w:rsidRPr="00E352EF">
        <w:rPr>
          <w:rFonts w:ascii="Cambria" w:hAnsi="Cambria"/>
        </w:rPr>
        <w:t xml:space="preserve">, nor </w:t>
      </w:r>
      <w:r w:rsidRPr="00E352EF">
        <w:rPr>
          <w:rFonts w:ascii="Cambria" w:hAnsi="Cambria"/>
          <w:i/>
        </w:rPr>
        <w:t>positional-arg.</w:t>
      </w:r>
    </w:p>
    <w:p w14:paraId="20FB0142" w14:textId="77777777" w:rsidR="00534B1C" w:rsidRPr="00E352EF" w:rsidRDefault="00534B1C" w:rsidP="00891DB2">
      <w:pPr>
        <w:jc w:val="both"/>
        <w:rPr>
          <w:rFonts w:ascii="Cambria" w:hAnsi="Cambria"/>
        </w:rPr>
      </w:pPr>
      <w:r w:rsidRPr="00E352EF">
        <w:rPr>
          <w:rFonts w:ascii="Cambria" w:hAnsi="Cambria"/>
        </w:rPr>
        <w:t xml:space="preserve">The result of a </w:t>
      </w:r>
      <w:r w:rsidRPr="00E352EF">
        <w:rPr>
          <w:rFonts w:ascii="Cambria" w:hAnsi="Cambria"/>
          <w:i/>
        </w:rPr>
        <w:t>function-call</w:t>
      </w:r>
      <w:r w:rsidRPr="00E352EF">
        <w:rPr>
          <w:rFonts w:ascii="Cambria" w:hAnsi="Cambria"/>
        </w:rPr>
        <w:t xml:space="preserve"> to a </w:t>
      </w:r>
      <w:r w:rsidRPr="00E352EF">
        <w:rPr>
          <w:rFonts w:ascii="Cambria" w:hAnsi="Cambria"/>
          <w:i/>
        </w:rPr>
        <w:t>function-name</w:t>
      </w:r>
      <w:r w:rsidRPr="00E352EF">
        <w:rPr>
          <w:rFonts w:ascii="Cambria" w:hAnsi="Cambria"/>
        </w:rPr>
        <w:t xml:space="preserve"> defined using </w:t>
      </w:r>
      <w:r w:rsidRPr="00E352EF">
        <w:rPr>
          <w:rFonts w:ascii="Cambria" w:hAnsi="Cambria"/>
          <w:b/>
        </w:rPr>
        <w:t>create function</w:t>
      </w:r>
      <w:r w:rsidRPr="00E352EF">
        <w:rPr>
          <w:rFonts w:ascii="Cambria" w:hAnsi="Cambria"/>
        </w:rPr>
        <w:t xml:space="preserve"> is the value of </w:t>
      </w:r>
      <w:r w:rsidRPr="00E352EF">
        <w:rPr>
          <w:rFonts w:ascii="Cambria" w:hAnsi="Cambria"/>
          <w:i/>
        </w:rPr>
        <w:t>defining-expression</w:t>
      </w:r>
      <w:r w:rsidRPr="00E352EF">
        <w:rPr>
          <w:rFonts w:ascii="Cambria" w:hAnsi="Cambria"/>
        </w:rPr>
        <w:t xml:space="preserve"> for the values of </w:t>
      </w:r>
      <w:r w:rsidRPr="00E352EF">
        <w:rPr>
          <w:rFonts w:ascii="Cambria" w:hAnsi="Cambria"/>
          <w:i/>
        </w:rPr>
        <w:t>arg-list</w:t>
      </w:r>
      <w:r w:rsidRPr="00E352EF">
        <w:rPr>
          <w:rFonts w:ascii="Cambria" w:hAnsi="Cambria"/>
        </w:rPr>
        <w:t xml:space="preserve"> as supplied by the </w:t>
      </w:r>
      <w:r w:rsidRPr="00E352EF">
        <w:rPr>
          <w:rFonts w:ascii="Cambria" w:hAnsi="Cambria"/>
          <w:i/>
        </w:rPr>
        <w:t>call-arg-list</w:t>
      </w:r>
      <w:r w:rsidRPr="00E352EF">
        <w:rPr>
          <w:rFonts w:ascii="Cambria" w:hAnsi="Cambria"/>
        </w:rPr>
        <w:t>.</w:t>
      </w:r>
    </w:p>
    <w:p w14:paraId="586C10B3" w14:textId="77777777" w:rsidR="00193EF8" w:rsidRPr="00E352EF" w:rsidRDefault="00193EF8" w:rsidP="00891DB2">
      <w:pPr>
        <w:pStyle w:val="Sottotitolo"/>
        <w:jc w:val="both"/>
        <w:rPr>
          <w:rFonts w:asciiTheme="minorHAnsi" w:hAnsiTheme="minorHAnsi"/>
          <w:szCs w:val="22"/>
        </w:rPr>
      </w:pPr>
    </w:p>
    <w:p w14:paraId="44C9870F" w14:textId="77777777" w:rsidR="00534B1C" w:rsidRPr="00E352EF" w:rsidRDefault="00534B1C" w:rsidP="00D4556A">
      <w:pPr>
        <w:rPr>
          <w:rFonts w:ascii="Cambria" w:eastAsia="Calibri" w:hAnsi="Cambria" w:cs="Calibri"/>
          <w:i/>
          <w:color w:val="5B9BD5"/>
        </w:rPr>
      </w:pPr>
      <w:r w:rsidRPr="00E352EF">
        <w:rPr>
          <w:rFonts w:ascii="Cambria" w:eastAsia="Calibri" w:hAnsi="Cambria" w:cs="Calibri"/>
          <w:i/>
          <w:color w:val="5B9BD5"/>
        </w:rPr>
        <w:t>Examples</w:t>
      </w:r>
    </w:p>
    <w:p w14:paraId="024F10BC" w14:textId="77777777" w:rsidR="00534B1C" w:rsidRPr="00E352EF" w:rsidRDefault="00710B3F" w:rsidP="006A17DC">
      <w:pPr>
        <w:rPr>
          <w:rFonts w:ascii="Cambria" w:hAnsi="Cambria"/>
        </w:rPr>
      </w:pPr>
      <w:r w:rsidRPr="00E352EF">
        <w:rPr>
          <w:rFonts w:ascii="Cambria" w:hAnsi="Cambria"/>
        </w:rPr>
        <w:t>1)</w:t>
      </w:r>
    </w:p>
    <w:p w14:paraId="2E41BE4F" w14:textId="77777777" w:rsidR="00534B1C" w:rsidRPr="00E352EF" w:rsidRDefault="00534B1C" w:rsidP="006A17DC">
      <w:pPr>
        <w:rPr>
          <w:rFonts w:ascii="Cambria" w:hAnsi="Cambria"/>
          <w:szCs w:val="22"/>
        </w:rPr>
      </w:pPr>
      <w:r w:rsidRPr="00E352EF">
        <w:rPr>
          <w:rFonts w:ascii="Cambria" w:hAnsi="Cambria"/>
          <w:b/>
          <w:szCs w:val="22"/>
        </w:rPr>
        <w:t>create function</w:t>
      </w:r>
      <w:r w:rsidRPr="00E352EF">
        <w:rPr>
          <w:rFonts w:ascii="Cambria" w:hAnsi="Cambria"/>
          <w:szCs w:val="22"/>
        </w:rPr>
        <w:t xml:space="preserve"> compare_integer_descending(x </w:t>
      </w:r>
      <w:r w:rsidRPr="00E352EF">
        <w:rPr>
          <w:rFonts w:ascii="Cambria" w:hAnsi="Cambria"/>
          <w:b/>
          <w:szCs w:val="22"/>
        </w:rPr>
        <w:t>as integer</w:t>
      </w:r>
      <w:r w:rsidRPr="00E352EF">
        <w:rPr>
          <w:rFonts w:ascii="Cambria" w:hAnsi="Cambria"/>
          <w:szCs w:val="22"/>
        </w:rPr>
        <w:t xml:space="preserve">, y </w:t>
      </w:r>
      <w:r w:rsidRPr="00E352EF">
        <w:rPr>
          <w:rFonts w:ascii="Cambria" w:hAnsi="Cambria"/>
          <w:b/>
          <w:szCs w:val="22"/>
        </w:rPr>
        <w:t>as integer</w:t>
      </w:r>
      <w:r w:rsidRPr="00E352EF">
        <w:rPr>
          <w:rFonts w:ascii="Cambria" w:hAnsi="Cambria"/>
          <w:szCs w:val="22"/>
        </w:rPr>
        <w:t>)</w:t>
      </w:r>
      <w:r w:rsidRPr="00E352EF">
        <w:rPr>
          <w:rFonts w:ascii="Cambria" w:hAnsi="Cambria"/>
          <w:b/>
          <w:szCs w:val="22"/>
        </w:rPr>
        <w:br/>
        <w:t>returns boolean</w:t>
      </w:r>
      <w:r w:rsidRPr="00E352EF">
        <w:rPr>
          <w:rFonts w:ascii="Cambria" w:hAnsi="Cambria"/>
          <w:b/>
        </w:rPr>
        <w:br/>
      </w:r>
      <w:r w:rsidRPr="00E352EF">
        <w:rPr>
          <w:rFonts w:ascii="Cambria" w:hAnsi="Cambria"/>
          <w:b/>
          <w:szCs w:val="22"/>
        </w:rPr>
        <w:t>as</w:t>
      </w:r>
      <w:r w:rsidRPr="00E352EF">
        <w:rPr>
          <w:rFonts w:ascii="Cambria" w:hAnsi="Cambria"/>
          <w:szCs w:val="22"/>
        </w:rPr>
        <w:t xml:space="preserve"> x &gt; y</w:t>
      </w:r>
    </w:p>
    <w:p w14:paraId="2B2EB784" w14:textId="77777777" w:rsidR="00534B1C" w:rsidRPr="00E352EF" w:rsidRDefault="00534B1C" w:rsidP="006A17DC">
      <w:pPr>
        <w:rPr>
          <w:rFonts w:ascii="Cambria" w:hAnsi="Cambria"/>
        </w:rPr>
      </w:pPr>
      <w:r w:rsidRPr="00E352EF">
        <w:rPr>
          <w:rFonts w:ascii="Cambria" w:hAnsi="Cambria"/>
        </w:rPr>
        <w:t xml:space="preserve">creates function </w:t>
      </w:r>
      <w:r w:rsidRPr="00E352EF">
        <w:rPr>
          <w:rFonts w:ascii="Cambria" w:hAnsi="Cambria"/>
          <w:i/>
        </w:rPr>
        <w:t>compare_integer_descending</w:t>
      </w:r>
      <w:r w:rsidRPr="00E352EF">
        <w:rPr>
          <w:rFonts w:ascii="Cambria" w:hAnsi="Cambria"/>
        </w:rPr>
        <w:t xml:space="preserve"> which takes two integer arguments, </w:t>
      </w:r>
      <w:r w:rsidRPr="00E352EF">
        <w:rPr>
          <w:rFonts w:ascii="Cambria" w:hAnsi="Cambria"/>
          <w:i/>
        </w:rPr>
        <w:t>x</w:t>
      </w:r>
      <w:r w:rsidRPr="00E352EF">
        <w:rPr>
          <w:rFonts w:ascii="Cambria" w:hAnsi="Cambria"/>
        </w:rPr>
        <w:t xml:space="preserve"> and </w:t>
      </w:r>
      <w:r w:rsidRPr="00E352EF">
        <w:rPr>
          <w:rFonts w:ascii="Cambria" w:hAnsi="Cambria"/>
          <w:i/>
        </w:rPr>
        <w:t>y</w:t>
      </w:r>
      <w:r w:rsidRPr="00E352EF">
        <w:rPr>
          <w:rFonts w:ascii="Cambria" w:hAnsi="Cambria"/>
        </w:rPr>
        <w:t xml:space="preserve">, and returns </w:t>
      </w:r>
      <w:r w:rsidRPr="00E352EF">
        <w:rPr>
          <w:rFonts w:ascii="Cambria" w:hAnsi="Cambria"/>
          <w:b/>
        </w:rPr>
        <w:t>true</w:t>
      </w:r>
      <w:r w:rsidRPr="00E352EF">
        <w:rPr>
          <w:rFonts w:ascii="Cambria" w:hAnsi="Cambria"/>
        </w:rPr>
        <w:t xml:space="preserve"> if </w:t>
      </w:r>
      <w:r w:rsidRPr="00E352EF">
        <w:rPr>
          <w:rFonts w:ascii="Cambria" w:hAnsi="Cambria"/>
          <w:i/>
        </w:rPr>
        <w:t>x</w:t>
      </w:r>
      <w:r w:rsidRPr="00E352EF">
        <w:rPr>
          <w:rFonts w:ascii="Cambria" w:hAnsi="Cambria"/>
        </w:rPr>
        <w:t>&gt;</w:t>
      </w:r>
      <w:r w:rsidRPr="00E352EF">
        <w:rPr>
          <w:rFonts w:ascii="Cambria" w:hAnsi="Cambria"/>
          <w:i/>
        </w:rPr>
        <w:t>y</w:t>
      </w:r>
      <w:r w:rsidRPr="00E352EF">
        <w:rPr>
          <w:rFonts w:ascii="Cambria" w:hAnsi="Cambria"/>
        </w:rPr>
        <w:t xml:space="preserve">, otherwise </w:t>
      </w:r>
      <w:r w:rsidRPr="00E352EF">
        <w:rPr>
          <w:rFonts w:ascii="Cambria" w:hAnsi="Cambria"/>
          <w:b/>
        </w:rPr>
        <w:t>false</w:t>
      </w:r>
      <w:r w:rsidRPr="00E352EF">
        <w:rPr>
          <w:rFonts w:ascii="Cambria" w:hAnsi="Cambria"/>
        </w:rPr>
        <w:t xml:space="preserve">.  Call </w:t>
      </w:r>
      <w:r w:rsidRPr="00E352EF">
        <w:rPr>
          <w:rFonts w:ascii="Cambria" w:hAnsi="Cambria"/>
          <w:i/>
        </w:rPr>
        <w:t>compare_integer_descending</w:t>
      </w:r>
      <w:r w:rsidRPr="00E352EF">
        <w:rPr>
          <w:rFonts w:ascii="Cambria" w:hAnsi="Cambria"/>
        </w:rPr>
        <w:t>(1, 4)</w:t>
      </w:r>
      <w:r w:rsidRPr="00E352EF">
        <w:rPr>
          <w:rFonts w:ascii="Cambria" w:hAnsi="Cambria"/>
          <w:i/>
        </w:rPr>
        <w:t xml:space="preserve"> </w:t>
      </w:r>
      <w:r w:rsidRPr="00E352EF">
        <w:rPr>
          <w:rFonts w:ascii="Cambria" w:hAnsi="Cambria"/>
        </w:rPr>
        <w:t xml:space="preserve">returns </w:t>
      </w:r>
      <w:r w:rsidRPr="00E352EF">
        <w:rPr>
          <w:rFonts w:ascii="Cambria" w:hAnsi="Cambria"/>
          <w:b/>
        </w:rPr>
        <w:t>false</w:t>
      </w:r>
      <w:r w:rsidRPr="00E352EF">
        <w:rPr>
          <w:rFonts w:ascii="Cambria" w:hAnsi="Cambria"/>
        </w:rPr>
        <w:t xml:space="preserve">, and call </w:t>
      </w:r>
      <w:r w:rsidRPr="00E352EF">
        <w:rPr>
          <w:rFonts w:ascii="Cambria" w:hAnsi="Cambria"/>
          <w:i/>
        </w:rPr>
        <w:t>compare_integer_descending</w:t>
      </w:r>
      <w:r w:rsidRPr="00E352EF">
        <w:rPr>
          <w:rFonts w:ascii="Cambria" w:hAnsi="Cambria"/>
        </w:rPr>
        <w:t xml:space="preserve">(8,0) returns </w:t>
      </w:r>
      <w:r w:rsidRPr="00E352EF">
        <w:rPr>
          <w:rFonts w:ascii="Cambria" w:hAnsi="Cambria"/>
          <w:b/>
        </w:rPr>
        <w:t>true</w:t>
      </w:r>
      <w:r w:rsidRPr="00E352EF">
        <w:rPr>
          <w:rFonts w:ascii="Cambria" w:hAnsi="Cambria"/>
        </w:rPr>
        <w:t>.</w:t>
      </w:r>
    </w:p>
    <w:p w14:paraId="3A431321" w14:textId="77777777" w:rsidR="00B606B2" w:rsidRPr="00E352EF" w:rsidRDefault="00B606B2" w:rsidP="006A17DC">
      <w:pPr>
        <w:rPr>
          <w:rFonts w:ascii="Cambria" w:hAnsi="Cambria"/>
        </w:rPr>
      </w:pPr>
    </w:p>
    <w:p w14:paraId="3A419A1A" w14:textId="77777777" w:rsidR="00534B1C" w:rsidRPr="00E352EF" w:rsidRDefault="00090FF8" w:rsidP="006A17DC">
      <w:pPr>
        <w:rPr>
          <w:rFonts w:ascii="Cambria" w:hAnsi="Cambria"/>
        </w:rPr>
      </w:pPr>
      <w:r w:rsidRPr="00E352EF">
        <w:rPr>
          <w:rFonts w:ascii="Cambria" w:hAnsi="Cambria"/>
        </w:rPr>
        <w:t>2)</w:t>
      </w:r>
    </w:p>
    <w:p w14:paraId="01C1AB5E" w14:textId="77777777" w:rsidR="00534B1C" w:rsidRPr="00E352EF" w:rsidRDefault="00534B1C" w:rsidP="006A17DC">
      <w:pPr>
        <w:rPr>
          <w:rFonts w:ascii="Cambria" w:hAnsi="Cambria"/>
          <w:szCs w:val="22"/>
        </w:rPr>
      </w:pPr>
      <w:r w:rsidRPr="00E352EF">
        <w:rPr>
          <w:rFonts w:ascii="Cambria" w:hAnsi="Cambria"/>
          <w:b/>
          <w:szCs w:val="22"/>
        </w:rPr>
        <w:t xml:space="preserve">define function </w:t>
      </w:r>
      <w:r w:rsidRPr="00E352EF">
        <w:rPr>
          <w:rFonts w:ascii="Cambria" w:hAnsi="Cambria"/>
          <w:szCs w:val="22"/>
        </w:rPr>
        <w:t>has_solution(a, b, c)</w:t>
      </w:r>
      <w:r w:rsidRPr="00E352EF">
        <w:rPr>
          <w:rFonts w:ascii="Cambria" w:hAnsi="Cambria"/>
          <w:b/>
          <w:szCs w:val="22"/>
        </w:rPr>
        <w:br/>
        <w:t xml:space="preserve">as </w:t>
      </w:r>
      <w:r w:rsidRPr="00E352EF">
        <w:rPr>
          <w:rFonts w:ascii="Cambria" w:hAnsi="Cambria"/>
          <w:szCs w:val="22"/>
        </w:rPr>
        <w:t>b*b-4*a*c&gt;0</w:t>
      </w:r>
    </w:p>
    <w:p w14:paraId="7DD7F968" w14:textId="77777777" w:rsidR="00534B1C" w:rsidRPr="00E352EF" w:rsidRDefault="00534B1C" w:rsidP="006A17DC">
      <w:pPr>
        <w:rPr>
          <w:rFonts w:ascii="Cambria" w:hAnsi="Cambria"/>
        </w:rPr>
      </w:pPr>
      <w:r w:rsidRPr="00E352EF">
        <w:rPr>
          <w:rFonts w:ascii="Cambria" w:hAnsi="Cambria"/>
        </w:rPr>
        <w:t xml:space="preserve">creates function </w:t>
      </w:r>
      <w:r w:rsidRPr="00E352EF">
        <w:rPr>
          <w:rFonts w:ascii="Cambria" w:hAnsi="Cambria"/>
          <w:i/>
        </w:rPr>
        <w:t>has_solution</w:t>
      </w:r>
      <w:r w:rsidRPr="00E352EF">
        <w:rPr>
          <w:rFonts w:ascii="Cambria" w:hAnsi="Cambria"/>
        </w:rPr>
        <w:t xml:space="preserve"> takes three number arguments, </w:t>
      </w:r>
      <w:r w:rsidRPr="00E352EF">
        <w:rPr>
          <w:rFonts w:ascii="Cambria" w:hAnsi="Cambria"/>
          <w:i/>
        </w:rPr>
        <w:t>a, b</w:t>
      </w:r>
      <w:r w:rsidRPr="00E352EF">
        <w:rPr>
          <w:rFonts w:ascii="Cambria" w:hAnsi="Cambria"/>
        </w:rPr>
        <w:t xml:space="preserve"> and </w:t>
      </w:r>
      <w:r w:rsidRPr="00E352EF">
        <w:rPr>
          <w:rFonts w:ascii="Cambria" w:hAnsi="Cambria"/>
          <w:i/>
        </w:rPr>
        <w:t>c</w:t>
      </w:r>
      <w:r w:rsidRPr="00E352EF">
        <w:rPr>
          <w:rFonts w:ascii="Cambria" w:hAnsi="Cambria"/>
        </w:rPr>
        <w:t xml:space="preserve">, and returns </w:t>
      </w:r>
      <w:r w:rsidRPr="00E352EF">
        <w:rPr>
          <w:rFonts w:ascii="Cambria" w:hAnsi="Cambria"/>
          <w:b/>
        </w:rPr>
        <w:t>true</w:t>
      </w:r>
      <w:r w:rsidRPr="00E352EF">
        <w:rPr>
          <w:rFonts w:ascii="Cambria" w:hAnsi="Cambria"/>
        </w:rPr>
        <w:t xml:space="preserve"> only if the quadratic equation </w:t>
      </w:r>
      <w:r w:rsidRPr="00E352EF">
        <w:rPr>
          <w:rFonts w:ascii="Cambria" w:hAnsi="Cambria"/>
          <w:i/>
        </w:rPr>
        <w:t>ax</w:t>
      </w:r>
      <w:r w:rsidRPr="00E352EF">
        <w:rPr>
          <w:rFonts w:ascii="Cambria" w:hAnsi="Cambria"/>
          <w:i/>
        </w:rPr>
        <w:softHyphen/>
      </w:r>
      <w:r w:rsidRPr="00E352EF">
        <w:rPr>
          <w:rFonts w:ascii="Cambria" w:hAnsi="Cambria"/>
          <w:vertAlign w:val="superscript"/>
        </w:rPr>
        <w:t>2</w:t>
      </w:r>
      <w:r w:rsidRPr="00E352EF">
        <w:rPr>
          <w:rFonts w:ascii="Cambria" w:hAnsi="Cambria"/>
        </w:rPr>
        <w:t>+</w:t>
      </w:r>
      <w:r w:rsidRPr="00E352EF">
        <w:rPr>
          <w:rFonts w:ascii="Cambria" w:hAnsi="Cambria"/>
          <w:i/>
        </w:rPr>
        <w:t>bx</w:t>
      </w:r>
      <w:r w:rsidRPr="00E352EF">
        <w:rPr>
          <w:rFonts w:ascii="Cambria" w:hAnsi="Cambria"/>
        </w:rPr>
        <w:t xml:space="preserve">+c=0 has at least one solution. The types for </w:t>
      </w:r>
      <w:r w:rsidRPr="00E352EF">
        <w:rPr>
          <w:rFonts w:ascii="Cambria" w:hAnsi="Cambria"/>
          <w:i/>
        </w:rPr>
        <w:t>a, b</w:t>
      </w:r>
      <w:r w:rsidRPr="00E352EF">
        <w:rPr>
          <w:rFonts w:ascii="Cambria" w:hAnsi="Cambria"/>
        </w:rPr>
        <w:t xml:space="preserve"> and </w:t>
      </w:r>
      <w:r w:rsidRPr="00E352EF">
        <w:rPr>
          <w:rFonts w:ascii="Cambria" w:hAnsi="Cambria"/>
          <w:i/>
        </w:rPr>
        <w:t>c</w:t>
      </w:r>
      <w:r w:rsidRPr="00E352EF">
        <w:rPr>
          <w:rFonts w:ascii="Cambria" w:hAnsi="Cambria"/>
        </w:rPr>
        <w:t xml:space="preserve"> are inferred as </w:t>
      </w:r>
      <w:r w:rsidRPr="00E352EF">
        <w:rPr>
          <w:rFonts w:ascii="Cambria" w:hAnsi="Cambria"/>
          <w:i/>
        </w:rPr>
        <w:t>number</w:t>
      </w:r>
      <w:r w:rsidRPr="00E352EF">
        <w:rPr>
          <w:rFonts w:ascii="Cambria" w:hAnsi="Cambria"/>
        </w:rPr>
        <w:t xml:space="preserve"> because in the defining expression the left-hand side of &gt; must be a number to be comparable with the right-hand side 0.</w:t>
      </w:r>
      <w:r w:rsidRPr="00E352EF">
        <w:rPr>
          <w:rFonts w:ascii="Cambria" w:hAnsi="Cambria"/>
          <w:i/>
        </w:rPr>
        <w:t xml:space="preserve"> </w:t>
      </w:r>
      <w:r w:rsidRPr="00E352EF">
        <w:rPr>
          <w:rFonts w:ascii="Cambria" w:hAnsi="Cambria"/>
        </w:rPr>
        <w:t xml:space="preserve"> Also, </w:t>
      </w:r>
      <w:r w:rsidRPr="00E352EF">
        <w:rPr>
          <w:rFonts w:ascii="Cambria" w:hAnsi="Cambria"/>
          <w:i/>
        </w:rPr>
        <w:t>return-type</w:t>
      </w:r>
      <w:r w:rsidRPr="00E352EF">
        <w:rPr>
          <w:rFonts w:ascii="Cambria" w:hAnsi="Cambria"/>
        </w:rPr>
        <w:t xml:space="preserve"> is inferred as </w:t>
      </w:r>
      <w:r w:rsidRPr="00E352EF">
        <w:rPr>
          <w:rFonts w:ascii="Cambria" w:hAnsi="Cambria"/>
          <w:i/>
        </w:rPr>
        <w:t>Boolean</w:t>
      </w:r>
      <w:r w:rsidRPr="00E352EF">
        <w:rPr>
          <w:rFonts w:ascii="Cambria" w:hAnsi="Cambria"/>
        </w:rPr>
        <w:t>, because that is the result type for the comparison operator &gt; on scalars.</w:t>
      </w:r>
    </w:p>
    <w:p w14:paraId="6187F6D4" w14:textId="77777777" w:rsidR="00534B1C" w:rsidRPr="00E352EF" w:rsidRDefault="00534B1C" w:rsidP="006A17DC">
      <w:pPr>
        <w:rPr>
          <w:rFonts w:ascii="Cambria" w:hAnsi="Cambria"/>
        </w:rPr>
      </w:pPr>
      <w:r w:rsidRPr="00E352EF">
        <w:rPr>
          <w:rFonts w:ascii="Cambria" w:hAnsi="Cambria"/>
        </w:rPr>
        <w:t xml:space="preserve">Call </w:t>
      </w:r>
      <w:r w:rsidRPr="00E352EF">
        <w:rPr>
          <w:rFonts w:ascii="Cambria" w:hAnsi="Cambria"/>
          <w:i/>
        </w:rPr>
        <w:t>has_solution</w:t>
      </w:r>
      <w:r w:rsidRPr="00E352EF">
        <w:rPr>
          <w:rFonts w:ascii="Cambria" w:hAnsi="Cambria"/>
        </w:rPr>
        <w:t xml:space="preserve">(1,0,0) returns </w:t>
      </w:r>
      <w:r w:rsidRPr="00E352EF">
        <w:rPr>
          <w:rFonts w:ascii="Cambria" w:hAnsi="Cambria"/>
          <w:b/>
        </w:rPr>
        <w:t>true</w:t>
      </w:r>
      <w:r w:rsidRPr="00E352EF">
        <w:rPr>
          <w:rFonts w:ascii="Cambria" w:hAnsi="Cambria"/>
        </w:rPr>
        <w:t xml:space="preserve">, and </w:t>
      </w:r>
      <w:r w:rsidRPr="00E352EF">
        <w:rPr>
          <w:rFonts w:ascii="Cambria" w:hAnsi="Cambria"/>
          <w:i/>
        </w:rPr>
        <w:t>has_solution</w:t>
      </w:r>
      <w:r w:rsidRPr="00E352EF">
        <w:rPr>
          <w:rFonts w:ascii="Cambria" w:hAnsi="Cambria"/>
        </w:rPr>
        <w:t xml:space="preserve">(1,0,1) returns </w:t>
      </w:r>
      <w:r w:rsidRPr="00E352EF">
        <w:rPr>
          <w:rFonts w:ascii="Cambria" w:hAnsi="Cambria"/>
          <w:b/>
        </w:rPr>
        <w:t>false</w:t>
      </w:r>
      <w:r w:rsidRPr="00E352EF">
        <w:rPr>
          <w:rFonts w:ascii="Cambria" w:hAnsi="Cambria"/>
        </w:rPr>
        <w:t xml:space="preserve">. The latter is equivalent to </w:t>
      </w:r>
      <w:r w:rsidRPr="00E352EF">
        <w:rPr>
          <w:rFonts w:ascii="Cambria" w:hAnsi="Cambria"/>
          <w:i/>
        </w:rPr>
        <w:t>has_solution</w:t>
      </w:r>
      <w:r w:rsidRPr="00E352EF">
        <w:rPr>
          <w:rFonts w:ascii="Cambria" w:hAnsi="Cambria"/>
        </w:rPr>
        <w:t>(</w:t>
      </w:r>
      <w:r w:rsidRPr="00E352EF">
        <w:rPr>
          <w:rFonts w:ascii="Cambria" w:hAnsi="Cambria"/>
          <w:i/>
        </w:rPr>
        <w:t>a</w:t>
      </w:r>
      <w:r w:rsidRPr="00E352EF">
        <w:rPr>
          <w:rFonts w:ascii="Cambria" w:hAnsi="Cambria"/>
        </w:rPr>
        <w:t xml:space="preserve">:=1, </w:t>
      </w:r>
      <w:r w:rsidRPr="00E352EF">
        <w:rPr>
          <w:rFonts w:ascii="Cambria" w:hAnsi="Cambria"/>
          <w:i/>
        </w:rPr>
        <w:t>b</w:t>
      </w:r>
      <w:r w:rsidRPr="00E352EF">
        <w:rPr>
          <w:rFonts w:ascii="Cambria" w:hAnsi="Cambria"/>
        </w:rPr>
        <w:t xml:space="preserve">:=0, </w:t>
      </w:r>
      <w:r w:rsidRPr="00E352EF">
        <w:rPr>
          <w:rFonts w:ascii="Cambria" w:hAnsi="Cambria"/>
          <w:i/>
        </w:rPr>
        <w:t>c</w:t>
      </w:r>
      <w:r w:rsidRPr="00E352EF">
        <w:rPr>
          <w:rFonts w:ascii="Cambria" w:hAnsi="Cambria"/>
        </w:rPr>
        <w:t xml:space="preserve">:=1), which is also equivalent to </w:t>
      </w:r>
      <w:r w:rsidRPr="00E352EF">
        <w:rPr>
          <w:rFonts w:ascii="Cambria" w:hAnsi="Cambria"/>
          <w:i/>
        </w:rPr>
        <w:t>has_solution</w:t>
      </w:r>
      <w:r w:rsidRPr="00E352EF">
        <w:rPr>
          <w:rFonts w:ascii="Cambria" w:hAnsi="Cambria"/>
        </w:rPr>
        <w:t>(</w:t>
      </w:r>
      <w:r w:rsidRPr="00E352EF">
        <w:rPr>
          <w:rFonts w:ascii="Cambria" w:hAnsi="Cambria"/>
          <w:i/>
        </w:rPr>
        <w:t>c</w:t>
      </w:r>
      <w:r w:rsidRPr="00E352EF">
        <w:rPr>
          <w:rFonts w:ascii="Cambria" w:hAnsi="Cambria"/>
        </w:rPr>
        <w:t xml:space="preserve">:=1, </w:t>
      </w:r>
      <w:r w:rsidRPr="00E352EF">
        <w:rPr>
          <w:rFonts w:ascii="Cambria" w:hAnsi="Cambria"/>
          <w:i/>
        </w:rPr>
        <w:t>a</w:t>
      </w:r>
      <w:r w:rsidRPr="00E352EF">
        <w:rPr>
          <w:rFonts w:ascii="Cambria" w:hAnsi="Cambria"/>
        </w:rPr>
        <w:t xml:space="preserve">:=1, </w:t>
      </w:r>
      <w:r w:rsidRPr="00E352EF">
        <w:rPr>
          <w:rFonts w:ascii="Cambria" w:hAnsi="Cambria"/>
          <w:i/>
        </w:rPr>
        <w:t>b</w:t>
      </w:r>
      <w:r w:rsidRPr="00E352EF">
        <w:rPr>
          <w:rFonts w:ascii="Cambria" w:hAnsi="Cambria"/>
        </w:rPr>
        <w:t>:=0).</w:t>
      </w:r>
    </w:p>
    <w:p w14:paraId="38151116" w14:textId="77777777" w:rsidR="00534B1C" w:rsidRPr="00E352EF" w:rsidRDefault="00534B1C" w:rsidP="006A17DC">
      <w:pPr>
        <w:rPr>
          <w:rFonts w:ascii="Cambria" w:hAnsi="Cambria"/>
        </w:rPr>
      </w:pPr>
    </w:p>
    <w:p w14:paraId="1B3D4C51" w14:textId="77777777" w:rsidR="00534B1C" w:rsidRPr="00E352EF" w:rsidRDefault="00534B1C" w:rsidP="006A17DC">
      <w:pPr>
        <w:tabs>
          <w:tab w:val="left" w:pos="0"/>
        </w:tabs>
        <w:rPr>
          <w:rFonts w:ascii="Cambria" w:hAnsi="Cambria"/>
        </w:rPr>
      </w:pPr>
    </w:p>
    <w:p w14:paraId="19A5724E" w14:textId="77777777" w:rsidR="005A2227" w:rsidRPr="00E352EF" w:rsidRDefault="005A2227" w:rsidP="006A17DC"/>
    <w:p w14:paraId="7B1EDA9F" w14:textId="77777777" w:rsidR="005A2227" w:rsidRPr="00E352EF" w:rsidRDefault="0097053A" w:rsidP="00B3632D">
      <w:pPr>
        <w:pStyle w:val="Stile1"/>
        <w:rPr>
          <w:lang w:val="en-GB"/>
        </w:rPr>
      </w:pPr>
      <w:bookmarkStart w:id="304" w:name="_Toc462659618"/>
      <w:bookmarkStart w:id="305" w:name="_Toc463805731"/>
      <w:bookmarkStart w:id="306" w:name="_Toc464487908"/>
      <w:r w:rsidRPr="00E352EF">
        <w:rPr>
          <w:lang w:val="en-GB"/>
        </w:rPr>
        <w:lastRenderedPageBreak/>
        <w:t>VTL</w:t>
      </w:r>
      <w:r w:rsidR="00EB2324" w:rsidRPr="00E352EF">
        <w:rPr>
          <w:lang w:val="en-GB"/>
        </w:rPr>
        <w:t>-</w:t>
      </w:r>
      <w:r w:rsidRPr="00E352EF">
        <w:rPr>
          <w:lang w:val="en-GB"/>
        </w:rPr>
        <w:t>ML  -  String operators and functions</w:t>
      </w:r>
      <w:bookmarkEnd w:id="304"/>
      <w:bookmarkEnd w:id="305"/>
      <w:bookmarkEnd w:id="306"/>
    </w:p>
    <w:p w14:paraId="69B6001E" w14:textId="77777777" w:rsidR="005A2227" w:rsidRPr="00E352EF" w:rsidRDefault="0097053A" w:rsidP="00EB1629">
      <w:pPr>
        <w:pStyle w:val="Stile3"/>
        <w:rPr>
          <w:lang w:val="en-GB"/>
        </w:rPr>
      </w:pPr>
      <w:bookmarkStart w:id="307" w:name="_Toc463805732"/>
      <w:bookmarkStart w:id="308" w:name="_Toc464487909"/>
      <w:r w:rsidRPr="00E352EF">
        <w:rPr>
          <w:lang w:val="en-GB"/>
        </w:rPr>
        <w:t>length</w:t>
      </w:r>
      <w:bookmarkEnd w:id="307"/>
      <w:bookmarkEnd w:id="308"/>
      <w:r w:rsidRPr="00E352EF">
        <w:rPr>
          <w:lang w:val="en-GB"/>
        </w:rPr>
        <w:t xml:space="preserve"> </w:t>
      </w:r>
    </w:p>
    <w:p w14:paraId="062F7092" w14:textId="77777777" w:rsidR="005A2227" w:rsidRPr="00E352EF" w:rsidRDefault="0097053A" w:rsidP="00090FF8">
      <w:pPr>
        <w:rPr>
          <w:rFonts w:ascii="Cambria" w:eastAsia="Calibri" w:hAnsi="Cambria" w:cs="Calibri"/>
          <w:i/>
          <w:color w:val="5B9BD5"/>
        </w:rPr>
      </w:pPr>
      <w:r w:rsidRPr="00E352EF">
        <w:rPr>
          <w:rFonts w:ascii="Cambria" w:eastAsia="Calibri" w:hAnsi="Cambria" w:cs="Calibri"/>
          <w:i/>
          <w:color w:val="5B9BD5"/>
        </w:rPr>
        <w:t xml:space="preserve">Semantics </w:t>
      </w:r>
    </w:p>
    <w:p w14:paraId="64FE3334" w14:textId="77777777" w:rsidR="005A2227" w:rsidRPr="00E352EF" w:rsidRDefault="00EA7AAE" w:rsidP="00090FF8">
      <w:pPr>
        <w:rPr>
          <w:rFonts w:ascii="Cambria" w:hAnsi="Cambria"/>
        </w:rPr>
      </w:pPr>
      <w:r w:rsidRPr="00E352EF">
        <w:rPr>
          <w:rFonts w:ascii="Cambria" w:hAnsi="Cambria"/>
        </w:rPr>
        <w:t>The</w:t>
      </w:r>
      <w:r w:rsidRPr="00E352EF">
        <w:rPr>
          <w:rFonts w:ascii="Cambria" w:hAnsi="Cambria"/>
          <w:b/>
        </w:rPr>
        <w:t xml:space="preserve"> </w:t>
      </w:r>
      <w:r w:rsidR="0097053A" w:rsidRPr="00E352EF">
        <w:rPr>
          <w:rFonts w:ascii="Cambria" w:hAnsi="Cambria"/>
          <w:b/>
        </w:rPr>
        <w:t>length</w:t>
      </w:r>
      <w:r w:rsidR="0097053A" w:rsidRPr="00E352EF">
        <w:rPr>
          <w:rFonts w:ascii="Cambria" w:hAnsi="Cambria"/>
        </w:rPr>
        <w:t xml:space="preserve"> </w:t>
      </w:r>
      <w:r w:rsidRPr="00E352EF">
        <w:rPr>
          <w:rFonts w:ascii="Cambria" w:hAnsi="Cambria"/>
        </w:rPr>
        <w:t xml:space="preserve">operator </w:t>
      </w:r>
      <w:r w:rsidR="0097053A" w:rsidRPr="00E352EF">
        <w:rPr>
          <w:rFonts w:ascii="Cambria" w:hAnsi="Cambria"/>
        </w:rPr>
        <w:t>returns the length of a character string.</w:t>
      </w:r>
    </w:p>
    <w:p w14:paraId="06FF4B81" w14:textId="77777777" w:rsidR="00090FF8" w:rsidRPr="00E352EF" w:rsidRDefault="00090FF8" w:rsidP="00090FF8">
      <w:pPr>
        <w:rPr>
          <w:rFonts w:ascii="Cambria" w:hAnsi="Cambria"/>
          <w:i/>
          <w:color w:val="5B9BD5"/>
        </w:rPr>
      </w:pPr>
    </w:p>
    <w:p w14:paraId="0B003FC6" w14:textId="77777777" w:rsidR="005A2227" w:rsidRPr="00E352EF" w:rsidRDefault="0097053A" w:rsidP="00D4556A">
      <w:pPr>
        <w:rPr>
          <w:rFonts w:ascii="Cambria" w:eastAsia="Calibri" w:hAnsi="Cambria" w:cs="Calibri"/>
          <w:i/>
          <w:color w:val="5B9BD5"/>
        </w:rPr>
      </w:pPr>
      <w:r w:rsidRPr="00E352EF">
        <w:rPr>
          <w:rFonts w:ascii="Cambria" w:eastAsia="Calibri" w:hAnsi="Cambria" w:cs="Calibri"/>
          <w:i/>
          <w:color w:val="5B9BD5"/>
        </w:rPr>
        <w:t>Syntax</w:t>
      </w:r>
    </w:p>
    <w:p w14:paraId="239B5357" w14:textId="77777777" w:rsidR="005A2227" w:rsidRPr="00E352EF" w:rsidRDefault="0097053A" w:rsidP="00090FF8">
      <w:pPr>
        <w:ind w:firstLine="706"/>
        <w:rPr>
          <w:rFonts w:ascii="Cambria" w:hAnsi="Cambria"/>
        </w:rPr>
      </w:pPr>
      <w:r w:rsidRPr="00E352EF">
        <w:rPr>
          <w:rFonts w:ascii="Cambria" w:hAnsi="Cambria"/>
          <w:b/>
        </w:rPr>
        <w:t xml:space="preserve">length ( </w:t>
      </w:r>
      <w:r w:rsidRPr="00E352EF">
        <w:rPr>
          <w:rFonts w:ascii="Cambria" w:hAnsi="Cambria"/>
          <w:i/>
        </w:rPr>
        <w:t>ds</w:t>
      </w:r>
      <w:r w:rsidRPr="00E352EF">
        <w:rPr>
          <w:rFonts w:ascii="Cambria" w:hAnsi="Cambria"/>
        </w:rPr>
        <w:t xml:space="preserve"> </w:t>
      </w:r>
      <w:r w:rsidRPr="00E352EF">
        <w:rPr>
          <w:rFonts w:ascii="Cambria" w:hAnsi="Cambria"/>
          <w:b/>
        </w:rPr>
        <w:t xml:space="preserve">) </w:t>
      </w:r>
    </w:p>
    <w:p w14:paraId="18D9043A" w14:textId="77777777" w:rsidR="00090FF8" w:rsidRPr="00E352EF" w:rsidRDefault="00090FF8" w:rsidP="00090FF8">
      <w:pPr>
        <w:rPr>
          <w:rFonts w:ascii="Cambria" w:hAnsi="Cambria"/>
          <w:i/>
          <w:color w:val="5B9BD5"/>
        </w:rPr>
      </w:pPr>
    </w:p>
    <w:p w14:paraId="5883F3D2"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Parameters</w:t>
      </w:r>
    </w:p>
    <w:p w14:paraId="592D9575" w14:textId="77777777" w:rsidR="005A2227" w:rsidRPr="00E352EF" w:rsidRDefault="00090FF8" w:rsidP="00090FF8">
      <w:pPr>
        <w:rPr>
          <w:rFonts w:ascii="Cambria" w:hAnsi="Cambria"/>
        </w:rPr>
      </w:pPr>
      <w:r w:rsidRPr="00E352EF">
        <w:rPr>
          <w:rFonts w:ascii="Cambria" w:hAnsi="Cambria"/>
        </w:rPr>
        <w:t>d</w:t>
      </w:r>
      <w:r w:rsidR="0097053A" w:rsidRPr="00E352EF">
        <w:rPr>
          <w:rFonts w:ascii="Cambria" w:hAnsi="Cambria"/>
        </w:rPr>
        <w:t>s</w:t>
      </w:r>
      <w:r w:rsidRPr="00E352EF">
        <w:rPr>
          <w:rFonts w:ascii="Cambria" w:hAnsi="Cambria"/>
        </w:rPr>
        <w:t xml:space="preserve"> </w:t>
      </w:r>
      <w:r w:rsidR="001E4C0B" w:rsidRPr="00E352EF">
        <w:rPr>
          <w:rFonts w:ascii="Cambria" w:hAnsi="Cambria"/>
        </w:rPr>
        <w:t>:</w:t>
      </w:r>
      <w:r w:rsidR="0097053A" w:rsidRPr="00E352EF">
        <w:rPr>
          <w:rFonts w:ascii="Cambria" w:hAnsi="Cambria"/>
        </w:rPr>
        <w:t xml:space="preserve"> [dataset {identifier &lt;IDENT&gt; as scalar-type}+ {measure &lt;IDENT&gt; as string-literal}+ </w:t>
      </w:r>
    </w:p>
    <w:p w14:paraId="44CB7EFF" w14:textId="77777777" w:rsidR="005A2227" w:rsidRPr="00E352EF" w:rsidRDefault="0097053A" w:rsidP="00090FF8">
      <w:pPr>
        <w:rPr>
          <w:rFonts w:ascii="Cambria" w:hAnsi="Cambria"/>
        </w:rPr>
      </w:pPr>
      <w:r w:rsidRPr="00E352EF">
        <w:rPr>
          <w:rFonts w:ascii="Cambria" w:hAnsi="Cambria"/>
        </w:rPr>
        <w:t xml:space="preserve">                    {attribute &lt;IDENT&gt; as scalar-type}* | string]</w:t>
      </w:r>
    </w:p>
    <w:p w14:paraId="4DD3E024" w14:textId="77777777" w:rsidR="00DC675D" w:rsidRPr="00E352EF" w:rsidRDefault="00DC675D" w:rsidP="00090FF8">
      <w:pPr>
        <w:rPr>
          <w:rFonts w:ascii="Cambria" w:hAnsi="Cambria"/>
        </w:rPr>
      </w:pPr>
    </w:p>
    <w:p w14:paraId="544AA74F" w14:textId="77777777" w:rsidR="005A2227" w:rsidRPr="00E352EF" w:rsidRDefault="0097053A" w:rsidP="00090FF8">
      <w:pPr>
        <w:rPr>
          <w:rFonts w:ascii="Cambria" w:hAnsi="Cambria"/>
        </w:rPr>
      </w:pPr>
      <w:r w:rsidRPr="00E352EF">
        <w:rPr>
          <w:rFonts w:ascii="Cambria" w:hAnsi="Cambria"/>
          <w:i/>
        </w:rPr>
        <w:t>ds</w:t>
      </w:r>
      <w:r w:rsidRPr="00E352EF">
        <w:rPr>
          <w:rFonts w:ascii="Cambria" w:hAnsi="Cambria"/>
        </w:rPr>
        <w:t xml:space="preserve"> – is a </w:t>
      </w:r>
      <w:r w:rsidR="00472C2F" w:rsidRPr="00E352EF">
        <w:t>Dataset</w:t>
      </w:r>
      <w:r w:rsidRPr="00E352EF">
        <w:rPr>
          <w:rFonts w:ascii="Cambria" w:hAnsi="Cambria"/>
        </w:rPr>
        <w:t xml:space="preserve"> expression or a string </w:t>
      </w:r>
    </w:p>
    <w:p w14:paraId="4F01608F" w14:textId="77777777" w:rsidR="00090FF8" w:rsidRPr="00E352EF" w:rsidRDefault="00090FF8" w:rsidP="00090FF8">
      <w:pPr>
        <w:rPr>
          <w:rFonts w:ascii="Cambria" w:hAnsi="Cambria"/>
          <w:i/>
          <w:color w:val="5B9BD5"/>
        </w:rPr>
      </w:pPr>
    </w:p>
    <w:p w14:paraId="02E22625"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Constraints</w:t>
      </w:r>
    </w:p>
    <w:p w14:paraId="38DE04E7" w14:textId="77777777" w:rsidR="005A2227" w:rsidRPr="00E352EF" w:rsidRDefault="0097053A" w:rsidP="00090FF8">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it must be a </w:t>
      </w:r>
      <w:r w:rsidRPr="00E352EF">
        <w:rPr>
          <w:rFonts w:ascii="Cambria" w:hAnsi="Cambria"/>
          <w:b/>
        </w:rPr>
        <w:t>string</w:t>
      </w:r>
      <w:r w:rsidRPr="00E352EF">
        <w:rPr>
          <w:rFonts w:ascii="Cambria" w:hAnsi="Cambria"/>
        </w:rPr>
        <w:t xml:space="preserve"> type.</w:t>
      </w:r>
    </w:p>
    <w:p w14:paraId="386ED2E2" w14:textId="77777777" w:rsidR="005A2227" w:rsidRPr="00E352EF" w:rsidRDefault="0097053A" w:rsidP="00090FF8">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472C2F" w:rsidRPr="00E352EF">
        <w:t>Dataset</w:t>
      </w:r>
      <w:r w:rsidRPr="00E352EF">
        <w:rPr>
          <w:rFonts w:ascii="Cambria" w:hAnsi="Cambria"/>
        </w:rPr>
        <w:t xml:space="preserve"> then it must have at least a measure of type </w:t>
      </w:r>
      <w:r w:rsidRPr="00E352EF">
        <w:rPr>
          <w:rFonts w:ascii="Cambria" w:hAnsi="Cambria"/>
          <w:b/>
        </w:rPr>
        <w:t>string</w:t>
      </w:r>
      <w:r w:rsidRPr="00E352EF">
        <w:rPr>
          <w:rFonts w:ascii="Cambria" w:hAnsi="Cambria"/>
        </w:rPr>
        <w:t xml:space="preserve">. </w:t>
      </w:r>
    </w:p>
    <w:p w14:paraId="0E9D0517" w14:textId="77777777" w:rsidR="00090FF8" w:rsidRPr="00E352EF" w:rsidRDefault="00090FF8" w:rsidP="00090FF8">
      <w:pPr>
        <w:rPr>
          <w:rFonts w:ascii="Cambria" w:hAnsi="Cambria"/>
          <w:i/>
          <w:color w:val="5B9BD5"/>
        </w:rPr>
      </w:pPr>
    </w:p>
    <w:p w14:paraId="38D906CB"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Returns</w:t>
      </w:r>
      <w:r w:rsidR="006A17DC" w:rsidRPr="00E352EF">
        <w:rPr>
          <w:rFonts w:ascii="Cambria" w:eastAsia="Calibri" w:hAnsi="Cambria" w:cs="Calibri"/>
          <w:i/>
          <w:color w:val="5B9BD5"/>
        </w:rPr>
        <w:tab/>
      </w:r>
    </w:p>
    <w:p w14:paraId="78E65F80" w14:textId="77777777" w:rsidR="005A2227" w:rsidRPr="00E352EF" w:rsidRDefault="0097053A" w:rsidP="00090FF8">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w:t>
      </w:r>
      <w:r w:rsidRPr="00E352EF">
        <w:rPr>
          <w:rFonts w:ascii="Cambria" w:hAnsi="Cambria"/>
          <w:b/>
        </w:rPr>
        <w:t>length</w:t>
      </w:r>
      <w:r w:rsidRPr="00E352EF">
        <w:rPr>
          <w:rFonts w:ascii="Cambria" w:hAnsi="Cambria"/>
        </w:rPr>
        <w:t xml:space="preserve"> returns a scalar </w:t>
      </w:r>
      <w:r w:rsidRPr="00E352EF">
        <w:rPr>
          <w:rFonts w:ascii="Cambria" w:hAnsi="Cambria"/>
          <w:b/>
        </w:rPr>
        <w:t>integer</w:t>
      </w:r>
      <w:r w:rsidRPr="00E352EF">
        <w:rPr>
          <w:rFonts w:ascii="Cambria" w:hAnsi="Cambria"/>
        </w:rPr>
        <w:t xml:space="preserve"> representing the length of </w:t>
      </w:r>
      <w:r w:rsidRPr="00E352EF">
        <w:rPr>
          <w:rFonts w:ascii="Cambria" w:hAnsi="Cambria"/>
          <w:i/>
        </w:rPr>
        <w:t>ds</w:t>
      </w:r>
      <w:r w:rsidRPr="00E352EF">
        <w:rPr>
          <w:rFonts w:ascii="Cambria" w:hAnsi="Cambria"/>
        </w:rPr>
        <w:t>.</w:t>
      </w:r>
    </w:p>
    <w:p w14:paraId="38EAB5D3" w14:textId="77777777" w:rsidR="005A2227" w:rsidRPr="00E352EF" w:rsidRDefault="0097053A" w:rsidP="00090FF8">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472C2F" w:rsidRPr="00E352EF">
        <w:t>Dataset</w:t>
      </w:r>
      <w:r w:rsidRPr="00E352EF">
        <w:rPr>
          <w:rFonts w:ascii="Cambria" w:hAnsi="Cambria"/>
        </w:rPr>
        <w:t xml:space="preserve"> and has N string measure</w:t>
      </w:r>
      <w:r w:rsidR="0057074A" w:rsidRPr="00E352EF">
        <w:rPr>
          <w:rFonts w:ascii="Cambria" w:hAnsi="Cambria"/>
        </w:rPr>
        <w:t xml:space="preserve"> components,</w:t>
      </w:r>
      <w:r w:rsidRPr="00E352EF">
        <w:rPr>
          <w:rFonts w:ascii="Cambria" w:hAnsi="Cambria"/>
        </w:rPr>
        <w:t xml:space="preserve"> then </w:t>
      </w:r>
      <w:r w:rsidRPr="00E352EF">
        <w:rPr>
          <w:rFonts w:ascii="Cambria" w:hAnsi="Cambria"/>
          <w:b/>
        </w:rPr>
        <w:t>length</w:t>
      </w:r>
      <w:r w:rsidRPr="00E352EF">
        <w:rPr>
          <w:rFonts w:ascii="Cambria" w:hAnsi="Cambria"/>
        </w:rPr>
        <w:t xml:space="preserve"> returns a </w:t>
      </w:r>
      <w:r w:rsidR="00472C2F" w:rsidRPr="00E352EF">
        <w:t>Dataset</w:t>
      </w:r>
      <w:r w:rsidRPr="00E352EF">
        <w:rPr>
          <w:rFonts w:ascii="Cambria" w:hAnsi="Cambria"/>
        </w:rPr>
        <w:t xml:space="preserve"> having the </w:t>
      </w:r>
      <w:r w:rsidR="00A82077" w:rsidRPr="00E352EF">
        <w:rPr>
          <w:rFonts w:ascii="Cambria" w:hAnsi="Cambria"/>
        </w:rPr>
        <w:t>I</w:t>
      </w:r>
      <w:r w:rsidR="0057074A" w:rsidRPr="00E352EF">
        <w:rPr>
          <w:rFonts w:ascii="Cambria" w:hAnsi="Cambria"/>
        </w:rPr>
        <w:t xml:space="preserve">dentifier </w:t>
      </w:r>
      <w:r w:rsidR="00A82077" w:rsidRPr="00E352EF">
        <w:rPr>
          <w:rFonts w:ascii="Cambria" w:hAnsi="Cambria"/>
        </w:rPr>
        <w:t>C</w:t>
      </w:r>
      <w:r w:rsidR="0057074A" w:rsidRPr="00E352EF">
        <w:rPr>
          <w:rFonts w:ascii="Cambria" w:hAnsi="Cambria"/>
        </w:rPr>
        <w:t xml:space="preserve">omponents </w:t>
      </w:r>
      <w:r w:rsidRPr="00E352EF">
        <w:rPr>
          <w:rFonts w:ascii="Cambria" w:hAnsi="Cambria"/>
        </w:rPr>
        <w:t xml:space="preserve">of </w:t>
      </w:r>
      <w:r w:rsidRPr="00E352EF">
        <w:rPr>
          <w:rFonts w:ascii="Cambria" w:hAnsi="Cambria"/>
          <w:i/>
        </w:rPr>
        <w:t xml:space="preserve">ds </w:t>
      </w:r>
      <w:r w:rsidRPr="00E352EF">
        <w:rPr>
          <w:rFonts w:ascii="Cambria" w:hAnsi="Cambria"/>
        </w:rPr>
        <w:t xml:space="preserve">and N numeric </w:t>
      </w:r>
      <w:r w:rsidR="00A82077" w:rsidRPr="00E352EF">
        <w:rPr>
          <w:rFonts w:ascii="Cambria" w:hAnsi="Cambria"/>
        </w:rPr>
        <w:t xml:space="preserve">Measures </w:t>
      </w:r>
      <w:r w:rsidRPr="00E352EF">
        <w:rPr>
          <w:rFonts w:ascii="Cambria" w:hAnsi="Cambria"/>
        </w:rPr>
        <w:t xml:space="preserve">with the same name </w:t>
      </w:r>
      <w:r w:rsidR="0057074A" w:rsidRPr="00E352EF">
        <w:rPr>
          <w:rFonts w:ascii="Cambria" w:hAnsi="Cambria"/>
        </w:rPr>
        <w:t xml:space="preserve">as </w:t>
      </w:r>
      <w:r w:rsidRPr="00E352EF">
        <w:rPr>
          <w:rFonts w:ascii="Cambria" w:hAnsi="Cambria"/>
        </w:rPr>
        <w:t xml:space="preserve">the string </w:t>
      </w:r>
      <w:r w:rsidR="00A82077" w:rsidRPr="00E352EF">
        <w:rPr>
          <w:rFonts w:ascii="Cambria" w:hAnsi="Cambria"/>
        </w:rPr>
        <w:t xml:space="preserve">Measures </w:t>
      </w:r>
      <w:r w:rsidRPr="00E352EF">
        <w:rPr>
          <w:rFonts w:ascii="Cambria" w:hAnsi="Cambria"/>
        </w:rPr>
        <w:t xml:space="preserve">of </w:t>
      </w:r>
      <w:r w:rsidRPr="00E352EF">
        <w:rPr>
          <w:rFonts w:ascii="Cambria" w:hAnsi="Cambria"/>
          <w:i/>
        </w:rPr>
        <w:t>ds</w:t>
      </w:r>
      <w:r w:rsidRPr="00E352EF">
        <w:rPr>
          <w:rFonts w:ascii="Cambria" w:hAnsi="Cambria"/>
        </w:rPr>
        <w:t xml:space="preserve"> and containing the length of the corresponding measures.</w:t>
      </w:r>
    </w:p>
    <w:p w14:paraId="1F4E311A" w14:textId="77777777" w:rsidR="00090FF8" w:rsidRPr="00E352EF" w:rsidRDefault="00090FF8" w:rsidP="00090FF8">
      <w:pPr>
        <w:rPr>
          <w:rFonts w:ascii="Cambria" w:hAnsi="Cambria"/>
          <w:i/>
          <w:color w:val="5B9BD5"/>
        </w:rPr>
      </w:pPr>
    </w:p>
    <w:p w14:paraId="15BE76EF" w14:textId="77777777" w:rsidR="005A2227" w:rsidRPr="00E352EF" w:rsidRDefault="00EA6708" w:rsidP="006E1BB1">
      <w:pPr>
        <w:rPr>
          <w:rFonts w:ascii="Cambria" w:eastAsia="Calibri" w:hAnsi="Cambria" w:cs="Calibri"/>
          <w:i/>
          <w:color w:val="5B9BD5"/>
        </w:rPr>
      </w:pPr>
      <w:r w:rsidRPr="00E352EF">
        <w:rPr>
          <w:rFonts w:ascii="Cambria" w:eastAsia="Calibri" w:hAnsi="Cambria" w:cs="Calibri"/>
          <w:i/>
          <w:color w:val="5B9BD5"/>
        </w:rPr>
        <w:t>Examples</w:t>
      </w:r>
    </w:p>
    <w:p w14:paraId="46E5630D" w14:textId="77777777" w:rsidR="005A2227" w:rsidRPr="00E352EF" w:rsidRDefault="00F748C2" w:rsidP="00090FF8">
      <w:pPr>
        <w:rPr>
          <w:rFonts w:ascii="Cambria" w:hAnsi="Cambria"/>
        </w:rPr>
      </w:pPr>
      <w:r w:rsidRPr="00E352EF">
        <w:rPr>
          <w:rFonts w:ascii="Cambria" w:hAnsi="Cambria"/>
        </w:rPr>
        <w:t>O</w:t>
      </w:r>
      <w:r w:rsidR="0097053A" w:rsidRPr="00E352EF">
        <w:rPr>
          <w:rFonts w:ascii="Cambria" w:hAnsi="Cambria"/>
        </w:rPr>
        <w:t>n scalar</w:t>
      </w:r>
    </w:p>
    <w:p w14:paraId="6915B459" w14:textId="77777777" w:rsidR="005A2227" w:rsidRPr="00E352EF" w:rsidRDefault="0097053A" w:rsidP="00090FF8">
      <w:pPr>
        <w:rPr>
          <w:rFonts w:ascii="Cambria" w:hAnsi="Cambria"/>
        </w:rPr>
      </w:pPr>
      <w:r w:rsidRPr="00E352EF">
        <w:rPr>
          <w:rFonts w:ascii="Cambria" w:hAnsi="Cambria"/>
        </w:rPr>
        <w:t xml:space="preserve">A := </w:t>
      </w:r>
      <w:r w:rsidRPr="00E352EF">
        <w:rPr>
          <w:rFonts w:ascii="Cambria" w:hAnsi="Cambria"/>
          <w:b/>
        </w:rPr>
        <w:t>length</w:t>
      </w:r>
      <w:r w:rsidRPr="00E352EF">
        <w:rPr>
          <w:rFonts w:ascii="Cambria" w:hAnsi="Cambria"/>
        </w:rPr>
        <w:t xml:space="preserve"> ( "Hello, World!" ) </w:t>
      </w:r>
      <w:r w:rsidR="00C37921" w:rsidRPr="00E352EF">
        <w:rPr>
          <w:rFonts w:ascii="Cambria" w:hAnsi="Cambria"/>
        </w:rPr>
        <w:tab/>
      </w:r>
      <w:r w:rsidR="00C37921" w:rsidRPr="00E352EF">
        <w:rPr>
          <w:rFonts w:ascii="Cambria" w:hAnsi="Cambria"/>
        </w:rPr>
        <w:tab/>
      </w:r>
      <w:r w:rsidR="00C37921" w:rsidRPr="00E352EF">
        <w:rPr>
          <w:rFonts w:ascii="Cambria" w:hAnsi="Cambria"/>
        </w:rPr>
        <w:tab/>
      </w:r>
      <w:r w:rsidRPr="00E352EF">
        <w:rPr>
          <w:rFonts w:ascii="Cambria" w:hAnsi="Cambria"/>
        </w:rPr>
        <w:t>A = 13</w:t>
      </w:r>
    </w:p>
    <w:p w14:paraId="00B4B73E" w14:textId="77777777" w:rsidR="00F748C2" w:rsidRPr="00E352EF" w:rsidRDefault="00F748C2" w:rsidP="00090FF8">
      <w:pPr>
        <w:rPr>
          <w:rFonts w:ascii="Cambria" w:hAnsi="Cambria"/>
        </w:rPr>
      </w:pPr>
    </w:p>
    <w:p w14:paraId="2FE67122" w14:textId="77777777" w:rsidR="005A2227" w:rsidRPr="00E352EF" w:rsidRDefault="00F748C2" w:rsidP="00090FF8">
      <w:r w:rsidRPr="00E352EF">
        <w:rPr>
          <w:rFonts w:ascii="Cambria" w:hAnsi="Cambria"/>
        </w:rPr>
        <w:t>O</w:t>
      </w:r>
      <w:r w:rsidR="0097053A" w:rsidRPr="00E352EF">
        <w:rPr>
          <w:rFonts w:ascii="Cambria" w:hAnsi="Cambria"/>
        </w:rPr>
        <w:t xml:space="preserve">n </w:t>
      </w:r>
      <w:r w:rsidR="00472C2F" w:rsidRPr="00E352EF">
        <w:t>Dataset</w:t>
      </w:r>
    </w:p>
    <w:p w14:paraId="368EF441" w14:textId="77777777" w:rsidR="00F748C2" w:rsidRPr="00E352EF" w:rsidRDefault="00F748C2" w:rsidP="00F748C2">
      <w:pPr>
        <w:rPr>
          <w:rFonts w:ascii="Cambria" w:hAnsi="Cambria"/>
        </w:rPr>
      </w:pPr>
      <w:r w:rsidRPr="00E352EF">
        <w:rPr>
          <w:rFonts w:ascii="Cambria" w:hAnsi="Cambria"/>
        </w:rPr>
        <w:t xml:space="preserve">ds_r </w:t>
      </w:r>
      <w:r w:rsidRPr="00E352EF">
        <w:rPr>
          <w:rFonts w:ascii="Cambria" w:hAnsi="Cambria"/>
          <w:b/>
        </w:rPr>
        <w:t>:= length</w:t>
      </w:r>
      <w:r w:rsidRPr="00E352EF">
        <w:rPr>
          <w:rFonts w:ascii="Cambria" w:hAnsi="Cambria"/>
        </w:rPr>
        <w:t>(ds_1)</w:t>
      </w:r>
    </w:p>
    <w:p w14:paraId="253D2ADC" w14:textId="77777777" w:rsidR="00F748C2" w:rsidRPr="00E352EF" w:rsidRDefault="00F748C2" w:rsidP="00090FF8">
      <w:pPr>
        <w:rPr>
          <w:rFonts w:ascii="Cambria" w:hAnsi="Cambria"/>
        </w:rPr>
      </w:pPr>
    </w:p>
    <w:tbl>
      <w:tblPr>
        <w:tblW w:w="3341"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36"/>
        <w:gridCol w:w="994"/>
        <w:gridCol w:w="1411"/>
      </w:tblGrid>
      <w:tr w:rsidR="005A2227" w:rsidRPr="00E352EF" w14:paraId="7D6AD03B" w14:textId="77777777">
        <w:tc>
          <w:tcPr>
            <w:tcW w:w="936"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6A1EF6C" w14:textId="77777777" w:rsidR="005A2227" w:rsidRPr="00E352EF" w:rsidRDefault="0097053A">
            <w:r w:rsidRPr="00E352EF">
              <w:t>ds_1</w:t>
            </w:r>
          </w:p>
        </w:tc>
      </w:tr>
      <w:tr w:rsidR="005A2227" w:rsidRPr="00E352EF" w14:paraId="3FB8B2E9" w14:textId="77777777">
        <w:trPr>
          <w:trHeight w:val="346"/>
        </w:trPr>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5C36B03" w14:textId="77777777" w:rsidR="005A2227" w:rsidRPr="00E352EF" w:rsidRDefault="0097053A">
            <w:r w:rsidRPr="00E352EF">
              <w:rPr>
                <w:b/>
              </w:rPr>
              <w:t>K1</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4ED0411" w14:textId="77777777" w:rsidR="005A2227" w:rsidRPr="00E352EF" w:rsidRDefault="0097053A">
            <w:r w:rsidRPr="00E352EF">
              <w:rPr>
                <w:b/>
              </w:rPr>
              <w:t>K2</w:t>
            </w:r>
          </w:p>
        </w:tc>
        <w:tc>
          <w:tcPr>
            <w:tcW w:w="1411"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03C1DFF0" w14:textId="77777777" w:rsidR="005A2227" w:rsidRPr="00E352EF" w:rsidRDefault="0097053A">
            <w:r w:rsidRPr="00E352EF">
              <w:rPr>
                <w:b/>
              </w:rPr>
              <w:t>M1</w:t>
            </w:r>
          </w:p>
        </w:tc>
      </w:tr>
      <w:tr w:rsidR="005A2227" w:rsidRPr="00E352EF" w14:paraId="3E346051" w14:textId="77777777">
        <w:trPr>
          <w:trHeight w:val="230"/>
        </w:trPr>
        <w:tc>
          <w:tcPr>
            <w:tcW w:w="93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BB45B61" w14:textId="77777777" w:rsidR="005A2227" w:rsidRPr="00E352EF" w:rsidRDefault="0097053A">
            <w:r w:rsidRPr="00E352EF">
              <w:t>1</w:t>
            </w:r>
          </w:p>
        </w:tc>
        <w:tc>
          <w:tcPr>
            <w:tcW w:w="99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1225DB2" w14:textId="77777777" w:rsidR="005A2227" w:rsidRPr="00E352EF" w:rsidRDefault="0097053A">
            <w:r w:rsidRPr="00E352EF">
              <w:t>A</w:t>
            </w:r>
          </w:p>
        </w:tc>
        <w:tc>
          <w:tcPr>
            <w:tcW w:w="141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E715E1D" w14:textId="77777777" w:rsidR="005A2227" w:rsidRPr="00E352EF" w:rsidRDefault="0097053A">
            <w:r w:rsidRPr="00E352EF">
              <w:t>hello</w:t>
            </w:r>
          </w:p>
        </w:tc>
      </w:tr>
      <w:tr w:rsidR="005A2227" w:rsidRPr="00E352EF" w14:paraId="733B220E" w14:textId="77777777">
        <w:trPr>
          <w:trHeight w:val="274"/>
        </w:trPr>
        <w:tc>
          <w:tcPr>
            <w:tcW w:w="93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A5FDED6" w14:textId="77777777" w:rsidR="005A2227" w:rsidRPr="00E352EF" w:rsidRDefault="0097053A">
            <w:r w:rsidRPr="00E352EF">
              <w:t>2</w:t>
            </w:r>
          </w:p>
        </w:tc>
        <w:tc>
          <w:tcPr>
            <w:tcW w:w="99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AF4A8A9" w14:textId="77777777" w:rsidR="005A2227" w:rsidRPr="00E352EF" w:rsidRDefault="0097053A">
            <w:r w:rsidRPr="00E352EF">
              <w:t>B</w:t>
            </w:r>
          </w:p>
        </w:tc>
        <w:tc>
          <w:tcPr>
            <w:tcW w:w="141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6F72B0C" w14:textId="77777777" w:rsidR="005A2227" w:rsidRPr="00E352EF" w:rsidRDefault="0097053A">
            <w:r w:rsidRPr="00E352EF">
              <w:t>null</w:t>
            </w:r>
          </w:p>
        </w:tc>
      </w:tr>
    </w:tbl>
    <w:p w14:paraId="3E9663DA" w14:textId="77777777" w:rsidR="005A2227" w:rsidRPr="00E352EF" w:rsidRDefault="005A2227"/>
    <w:p w14:paraId="2A818A46" w14:textId="77777777" w:rsidR="005A2227" w:rsidRPr="00E352EF" w:rsidRDefault="005A2227"/>
    <w:tbl>
      <w:tblPr>
        <w:tblW w:w="3341"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36"/>
        <w:gridCol w:w="994"/>
        <w:gridCol w:w="1411"/>
      </w:tblGrid>
      <w:tr w:rsidR="005A2227" w:rsidRPr="00E352EF" w14:paraId="5E0B2C2A" w14:textId="77777777">
        <w:tc>
          <w:tcPr>
            <w:tcW w:w="936"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6A25E5F" w14:textId="584B0472" w:rsidR="005A2227" w:rsidRPr="00E352EF" w:rsidRDefault="0097053A" w:rsidP="00B93728">
            <w:r w:rsidRPr="00E352EF">
              <w:t>ds_</w:t>
            </w:r>
            <w:del w:id="309" w:author="Laura Viignola" w:date="2017-05-10T18:06:00Z">
              <w:r w:rsidRPr="00E352EF" w:rsidDel="00B93728">
                <w:delText>1</w:delText>
              </w:r>
            </w:del>
            <w:ins w:id="310" w:author="Laura Viignola" w:date="2017-05-10T18:06:00Z">
              <w:r w:rsidR="00B93728">
                <w:t>r</w:t>
              </w:r>
            </w:ins>
          </w:p>
        </w:tc>
      </w:tr>
      <w:tr w:rsidR="005A2227" w:rsidRPr="00E352EF" w14:paraId="7D55F257" w14:textId="77777777">
        <w:trPr>
          <w:trHeight w:val="346"/>
        </w:trPr>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6DAA364D" w14:textId="77777777" w:rsidR="005A2227" w:rsidRPr="00E352EF" w:rsidRDefault="0097053A">
            <w:r w:rsidRPr="00E352EF">
              <w:rPr>
                <w:b/>
              </w:rPr>
              <w:t>K1</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5F20928" w14:textId="77777777" w:rsidR="005A2227" w:rsidRPr="00E352EF" w:rsidRDefault="0097053A">
            <w:r w:rsidRPr="00E352EF">
              <w:rPr>
                <w:b/>
              </w:rPr>
              <w:t>K2</w:t>
            </w:r>
          </w:p>
        </w:tc>
        <w:tc>
          <w:tcPr>
            <w:tcW w:w="1411"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21560DA3" w14:textId="77777777" w:rsidR="005A2227" w:rsidRPr="00E352EF" w:rsidRDefault="0097053A">
            <w:r w:rsidRPr="00E352EF">
              <w:rPr>
                <w:b/>
              </w:rPr>
              <w:t>M1</w:t>
            </w:r>
          </w:p>
        </w:tc>
      </w:tr>
      <w:tr w:rsidR="005A2227" w:rsidRPr="00E352EF" w14:paraId="179C717F" w14:textId="77777777">
        <w:trPr>
          <w:trHeight w:val="230"/>
        </w:trPr>
        <w:tc>
          <w:tcPr>
            <w:tcW w:w="93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53EE26C" w14:textId="77777777" w:rsidR="005A2227" w:rsidRPr="00E352EF" w:rsidRDefault="0097053A">
            <w:r w:rsidRPr="00E352EF">
              <w:t>1</w:t>
            </w:r>
          </w:p>
        </w:tc>
        <w:tc>
          <w:tcPr>
            <w:tcW w:w="99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8813BF3" w14:textId="77777777" w:rsidR="005A2227" w:rsidRPr="00E352EF" w:rsidRDefault="0097053A">
            <w:r w:rsidRPr="00E352EF">
              <w:t>A</w:t>
            </w:r>
          </w:p>
        </w:tc>
        <w:tc>
          <w:tcPr>
            <w:tcW w:w="141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0E5B6A3" w14:textId="77777777" w:rsidR="005A2227" w:rsidRPr="00E352EF" w:rsidRDefault="0097053A">
            <w:r w:rsidRPr="00E352EF">
              <w:t>5</w:t>
            </w:r>
          </w:p>
        </w:tc>
      </w:tr>
      <w:tr w:rsidR="005A2227" w:rsidRPr="00E352EF" w14:paraId="18B71862" w14:textId="77777777">
        <w:trPr>
          <w:trHeight w:val="274"/>
        </w:trPr>
        <w:tc>
          <w:tcPr>
            <w:tcW w:w="93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7BAC64A" w14:textId="77777777" w:rsidR="005A2227" w:rsidRPr="00E352EF" w:rsidRDefault="0097053A">
            <w:r w:rsidRPr="00E352EF">
              <w:t>2</w:t>
            </w:r>
          </w:p>
        </w:tc>
        <w:tc>
          <w:tcPr>
            <w:tcW w:w="99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355E4B8" w14:textId="77777777" w:rsidR="005A2227" w:rsidRPr="00E352EF" w:rsidRDefault="0097053A">
            <w:r w:rsidRPr="00E352EF">
              <w:t>B</w:t>
            </w:r>
          </w:p>
        </w:tc>
        <w:tc>
          <w:tcPr>
            <w:tcW w:w="141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1342689" w14:textId="77777777" w:rsidR="005A2227" w:rsidRPr="00E352EF" w:rsidRDefault="0097053A">
            <w:r w:rsidRPr="00E352EF">
              <w:t>null</w:t>
            </w:r>
          </w:p>
        </w:tc>
      </w:tr>
    </w:tbl>
    <w:p w14:paraId="432F2D6F" w14:textId="77777777" w:rsidR="005A2227" w:rsidRPr="00E352EF" w:rsidRDefault="005A2227"/>
    <w:p w14:paraId="03EEE042" w14:textId="77777777" w:rsidR="005A2227" w:rsidRPr="00E352EF" w:rsidRDefault="0097053A" w:rsidP="006E1BB1">
      <w:pPr>
        <w:rPr>
          <w:rFonts w:ascii="Cambria" w:hAnsi="Cambria"/>
        </w:rPr>
      </w:pPr>
      <w:r w:rsidRPr="00E352EF">
        <w:rPr>
          <w:rFonts w:ascii="Cambria" w:hAnsi="Cambria"/>
        </w:rPr>
        <w:t>Note: the last value of M1 is null because the corresponding value of ds_1 is null.</w:t>
      </w:r>
    </w:p>
    <w:p w14:paraId="7E1DEAC9" w14:textId="77777777" w:rsidR="005A2227" w:rsidRPr="00E352EF" w:rsidRDefault="005A2227"/>
    <w:p w14:paraId="5CC524AB" w14:textId="77777777" w:rsidR="005A2227" w:rsidRPr="00E352EF" w:rsidRDefault="0097053A" w:rsidP="006E1BB1">
      <w:pPr>
        <w:pStyle w:val="Stile3"/>
        <w:rPr>
          <w:lang w:val="en-GB"/>
        </w:rPr>
      </w:pPr>
      <w:bookmarkStart w:id="311" w:name="_Toc462659623"/>
      <w:bookmarkStart w:id="312" w:name="_Toc463805733"/>
      <w:bookmarkStart w:id="313" w:name="_Toc464487910"/>
      <w:r w:rsidRPr="00E352EF">
        <w:rPr>
          <w:lang w:val="en-GB"/>
        </w:rPr>
        <w:t>String concatenation ||</w:t>
      </w:r>
      <w:bookmarkEnd w:id="311"/>
      <w:bookmarkEnd w:id="312"/>
      <w:bookmarkEnd w:id="313"/>
      <w:r w:rsidRPr="00E352EF">
        <w:rPr>
          <w:lang w:val="en-GB"/>
        </w:rPr>
        <w:t xml:space="preserve"> </w:t>
      </w:r>
    </w:p>
    <w:p w14:paraId="121C9382"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Semantic</w:t>
      </w:r>
    </w:p>
    <w:p w14:paraId="6D539E77" w14:textId="77777777" w:rsidR="005A2227" w:rsidRPr="00E352EF" w:rsidRDefault="00090FF8" w:rsidP="00090FF8">
      <w:pPr>
        <w:rPr>
          <w:rFonts w:asciiTheme="majorHAnsi" w:hAnsiTheme="majorHAnsi"/>
        </w:rPr>
      </w:pPr>
      <w:r w:rsidRPr="00E352EF">
        <w:rPr>
          <w:rFonts w:ascii="Cambria" w:eastAsia="Calibri" w:hAnsi="Cambria" w:cs="Calibri"/>
        </w:rPr>
        <w:t>The operator</w:t>
      </w:r>
      <w:r w:rsidRPr="00E352EF">
        <w:rPr>
          <w:rFonts w:asciiTheme="majorHAnsi" w:eastAsia="Calibri" w:hAnsiTheme="majorHAnsi" w:cs="Calibri"/>
          <w:b/>
        </w:rPr>
        <w:t xml:space="preserve"> </w:t>
      </w:r>
      <w:r w:rsidR="0097053A" w:rsidRPr="00E352EF">
        <w:rPr>
          <w:rFonts w:asciiTheme="majorHAnsi" w:eastAsia="Calibri" w:hAnsiTheme="majorHAnsi" w:cs="Calibri"/>
          <w:b/>
        </w:rPr>
        <w:t>||</w:t>
      </w:r>
      <w:r w:rsidR="0097053A" w:rsidRPr="00E352EF">
        <w:rPr>
          <w:rFonts w:asciiTheme="majorHAnsi" w:eastAsia="Calibri" w:hAnsiTheme="majorHAnsi" w:cs="Calibri"/>
        </w:rPr>
        <w:t xml:space="preserve"> concatenates two strings.</w:t>
      </w:r>
    </w:p>
    <w:p w14:paraId="3BF33CEF" w14:textId="77777777" w:rsidR="00090FF8" w:rsidRPr="00E352EF" w:rsidRDefault="00090FF8" w:rsidP="00090FF8">
      <w:pPr>
        <w:rPr>
          <w:rFonts w:asciiTheme="majorHAnsi" w:eastAsia="Calibri" w:hAnsiTheme="majorHAnsi" w:cs="Calibri"/>
          <w:i/>
          <w:color w:val="5B9BD5"/>
        </w:rPr>
      </w:pPr>
    </w:p>
    <w:p w14:paraId="7D75607B"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Syntax</w:t>
      </w:r>
    </w:p>
    <w:p w14:paraId="1B034FB6" w14:textId="77777777" w:rsidR="005A2227" w:rsidRPr="00E352EF" w:rsidRDefault="0097053A" w:rsidP="00090FF8">
      <w:pPr>
        <w:rPr>
          <w:rFonts w:asciiTheme="majorHAnsi" w:hAnsiTheme="majorHAnsi"/>
        </w:rPr>
      </w:pPr>
      <w:r w:rsidRPr="00E352EF">
        <w:rPr>
          <w:rFonts w:asciiTheme="majorHAnsi" w:eastAsia="Calibri" w:hAnsiTheme="majorHAnsi" w:cs="Calibri"/>
          <w:i/>
        </w:rPr>
        <w:t>ds_1</w:t>
      </w:r>
      <w:r w:rsidRPr="00E352EF">
        <w:rPr>
          <w:rFonts w:asciiTheme="majorHAnsi" w:eastAsia="Calibri" w:hAnsiTheme="majorHAnsi" w:cs="Calibri"/>
        </w:rPr>
        <w:t xml:space="preserve"> </w:t>
      </w:r>
      <w:r w:rsidRPr="00E352EF">
        <w:rPr>
          <w:rFonts w:asciiTheme="majorHAnsi" w:eastAsia="Calibri" w:hAnsiTheme="majorHAnsi" w:cs="Calibri"/>
          <w:b/>
        </w:rPr>
        <w:t>||</w:t>
      </w:r>
      <w:r w:rsidRPr="00E352EF">
        <w:rPr>
          <w:rFonts w:asciiTheme="majorHAnsi" w:eastAsia="Calibri" w:hAnsiTheme="majorHAnsi" w:cs="Calibri"/>
        </w:rPr>
        <w:t xml:space="preserve"> </w:t>
      </w:r>
      <w:r w:rsidRPr="00E352EF">
        <w:rPr>
          <w:rFonts w:asciiTheme="majorHAnsi" w:eastAsia="Calibri" w:hAnsiTheme="majorHAnsi" w:cs="Calibri"/>
          <w:i/>
        </w:rPr>
        <w:t>ds_2</w:t>
      </w:r>
    </w:p>
    <w:p w14:paraId="6915CADD" w14:textId="77777777" w:rsidR="005A2227" w:rsidRPr="00E352EF" w:rsidRDefault="0097053A" w:rsidP="00090FF8">
      <w:pPr>
        <w:rPr>
          <w:rFonts w:asciiTheme="majorHAnsi" w:hAnsiTheme="majorHAnsi"/>
        </w:rPr>
      </w:pPr>
      <w:r w:rsidRPr="00E352EF">
        <w:rPr>
          <w:rFonts w:asciiTheme="majorHAnsi" w:eastAsia="Calibri" w:hAnsiTheme="majorHAnsi" w:cs="Calibri"/>
          <w:i/>
          <w:color w:val="5B9BD5"/>
        </w:rPr>
        <w:t>Parameters</w:t>
      </w:r>
    </w:p>
    <w:p w14:paraId="041460A6" w14:textId="77777777" w:rsidR="005A2227" w:rsidRPr="00E352EF" w:rsidRDefault="0097053A" w:rsidP="00090FF8">
      <w:pPr>
        <w:rPr>
          <w:rFonts w:asciiTheme="majorHAnsi" w:hAnsiTheme="majorHAnsi"/>
        </w:rPr>
      </w:pPr>
      <w:r w:rsidRPr="00E352EF">
        <w:rPr>
          <w:rFonts w:asciiTheme="majorHAnsi" w:hAnsiTheme="majorHAnsi"/>
          <w:i/>
        </w:rPr>
        <w:t>ds_1</w:t>
      </w:r>
      <w:r w:rsidRPr="00E352EF">
        <w:rPr>
          <w:rFonts w:asciiTheme="majorHAnsi" w:hAnsiTheme="majorHAnsi"/>
        </w:rPr>
        <w:t xml:space="preserve">, </w:t>
      </w:r>
      <w:r w:rsidRPr="00E352EF">
        <w:rPr>
          <w:rFonts w:asciiTheme="majorHAnsi" w:hAnsiTheme="majorHAnsi"/>
          <w:i/>
        </w:rPr>
        <w:t>ds_2</w:t>
      </w:r>
      <w:r w:rsidR="00090FF8" w:rsidRPr="00E352EF">
        <w:rPr>
          <w:rFonts w:asciiTheme="majorHAnsi" w:hAnsiTheme="majorHAnsi"/>
        </w:rPr>
        <w:t xml:space="preserve"> :</w:t>
      </w:r>
      <w:r w:rsidRPr="00E352EF">
        <w:rPr>
          <w:rFonts w:asciiTheme="majorHAnsi" w:hAnsiTheme="majorHAnsi"/>
        </w:rPr>
        <w:t xml:space="preserve"> [</w:t>
      </w:r>
      <w:r w:rsidRPr="00E352EF">
        <w:rPr>
          <w:rFonts w:asciiTheme="majorHAnsi" w:eastAsia="Calibri" w:hAnsiTheme="majorHAnsi" w:cs="Calibri"/>
        </w:rPr>
        <w:t xml:space="preserve"> dataset {identifier &lt;IDENT&gt; as scalar-type }+ {measure &lt;IDENT&gt; as string</w:t>
      </w:r>
      <w:r w:rsidR="00090FF8" w:rsidRPr="00E352EF">
        <w:rPr>
          <w:rFonts w:asciiTheme="majorHAnsi" w:eastAsia="Calibri" w:hAnsiTheme="majorHAnsi" w:cs="Calibri"/>
        </w:rPr>
        <w:t xml:space="preserve"> </w:t>
      </w:r>
      <w:r w:rsidRPr="00E352EF">
        <w:rPr>
          <w:rFonts w:asciiTheme="majorHAnsi" w:eastAsia="Calibri" w:hAnsiTheme="majorHAnsi" w:cs="Calibri"/>
        </w:rPr>
        <w:t xml:space="preserve">}+ </w:t>
      </w:r>
    </w:p>
    <w:p w14:paraId="1CCC640C" w14:textId="77777777" w:rsidR="005A2227" w:rsidRPr="00E352EF" w:rsidRDefault="0097053A" w:rsidP="00090FF8">
      <w:pPr>
        <w:ind w:left="706"/>
        <w:rPr>
          <w:rFonts w:asciiTheme="majorHAnsi" w:hAnsiTheme="majorHAnsi"/>
        </w:rPr>
      </w:pPr>
      <w:r w:rsidRPr="00E352EF">
        <w:rPr>
          <w:rFonts w:asciiTheme="majorHAnsi" w:eastAsia="Calibri" w:hAnsiTheme="majorHAnsi" w:cs="Calibri"/>
        </w:rPr>
        <w:t xml:space="preserve">                    {attribute &lt;IDENT&gt; as scalar</w:t>
      </w:r>
      <w:r w:rsidR="00090FF8" w:rsidRPr="00E352EF">
        <w:rPr>
          <w:rFonts w:asciiTheme="majorHAnsi" w:eastAsia="Calibri" w:hAnsiTheme="majorHAnsi" w:cs="Calibri"/>
        </w:rPr>
        <w:t xml:space="preserve"> </w:t>
      </w:r>
      <w:r w:rsidRPr="00E352EF">
        <w:rPr>
          <w:rFonts w:asciiTheme="majorHAnsi" w:eastAsia="Calibri" w:hAnsiTheme="majorHAnsi" w:cs="Calibri"/>
        </w:rPr>
        <w:t xml:space="preserve">}* </w:t>
      </w:r>
      <w:r w:rsidRPr="00E352EF">
        <w:rPr>
          <w:rFonts w:asciiTheme="majorHAnsi" w:hAnsiTheme="majorHAnsi"/>
        </w:rPr>
        <w:t>| string]</w:t>
      </w:r>
    </w:p>
    <w:p w14:paraId="6826EC7C" w14:textId="77777777" w:rsidR="00DC675D" w:rsidRPr="00E352EF" w:rsidRDefault="00DC675D" w:rsidP="00090FF8">
      <w:pPr>
        <w:ind w:left="706"/>
        <w:rPr>
          <w:rFonts w:asciiTheme="majorHAnsi" w:hAnsiTheme="majorHAnsi"/>
        </w:rPr>
      </w:pPr>
    </w:p>
    <w:p w14:paraId="384B3FDE" w14:textId="77777777" w:rsidR="005A2227" w:rsidRPr="00E352EF" w:rsidRDefault="0097053A" w:rsidP="00090FF8">
      <w:pPr>
        <w:rPr>
          <w:rFonts w:asciiTheme="majorHAnsi" w:hAnsiTheme="majorHAnsi"/>
        </w:rPr>
      </w:pPr>
      <w:r w:rsidRPr="00E352EF">
        <w:rPr>
          <w:rFonts w:asciiTheme="majorHAnsi" w:hAnsiTheme="majorHAnsi"/>
          <w:i/>
        </w:rPr>
        <w:t>ds_1</w:t>
      </w:r>
      <w:r w:rsidRPr="00E352EF">
        <w:rPr>
          <w:rFonts w:asciiTheme="majorHAnsi" w:hAnsiTheme="majorHAnsi"/>
        </w:rPr>
        <w:t>,</w:t>
      </w:r>
      <w:r w:rsidRPr="00E352EF">
        <w:rPr>
          <w:rFonts w:asciiTheme="majorHAnsi" w:hAnsiTheme="majorHAnsi"/>
          <w:i/>
        </w:rPr>
        <w:t>ds_2</w:t>
      </w:r>
      <w:r w:rsidRPr="00E352EF">
        <w:rPr>
          <w:rFonts w:asciiTheme="majorHAnsi" w:hAnsiTheme="majorHAnsi"/>
        </w:rPr>
        <w:t xml:space="preserve"> – is a </w:t>
      </w:r>
      <w:r w:rsidR="00472C2F" w:rsidRPr="00E352EF">
        <w:t>Dataset</w:t>
      </w:r>
      <w:r w:rsidRPr="00E352EF">
        <w:rPr>
          <w:rFonts w:asciiTheme="majorHAnsi" w:hAnsiTheme="majorHAnsi"/>
        </w:rPr>
        <w:t xml:space="preserve"> expression or a string </w:t>
      </w:r>
    </w:p>
    <w:p w14:paraId="39DDF3ED" w14:textId="77777777" w:rsidR="00090FF8" w:rsidRPr="00E352EF" w:rsidRDefault="00090FF8" w:rsidP="00090FF8">
      <w:pPr>
        <w:rPr>
          <w:rFonts w:asciiTheme="majorHAnsi" w:eastAsia="Calibri" w:hAnsiTheme="majorHAnsi" w:cs="Calibri"/>
          <w:i/>
          <w:color w:val="5B9BD5"/>
        </w:rPr>
      </w:pPr>
    </w:p>
    <w:p w14:paraId="12E3A17E"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Constraints</w:t>
      </w:r>
    </w:p>
    <w:p w14:paraId="41B722CF" w14:textId="77777777" w:rsidR="005A2227" w:rsidRPr="00E352EF" w:rsidRDefault="0097053A" w:rsidP="008A7573">
      <w:pPr>
        <w:numPr>
          <w:ilvl w:val="0"/>
          <w:numId w:val="4"/>
        </w:numPr>
        <w:ind w:left="360"/>
        <w:rPr>
          <w:rFonts w:asciiTheme="majorHAnsi" w:hAnsiTheme="majorHAnsi"/>
        </w:rPr>
      </w:pPr>
      <w:r w:rsidRPr="00E352EF">
        <w:rPr>
          <w:rFonts w:asciiTheme="majorHAnsi" w:eastAsia="Calibri" w:hAnsiTheme="majorHAnsi" w:cs="Calibri"/>
        </w:rPr>
        <w:t xml:space="preserve">If </w:t>
      </w:r>
      <w:r w:rsidRPr="00E352EF">
        <w:rPr>
          <w:rFonts w:asciiTheme="majorHAnsi" w:eastAsia="Calibri" w:hAnsiTheme="majorHAnsi" w:cs="Calibri"/>
          <w:i/>
        </w:rPr>
        <w:t>ds_1</w:t>
      </w:r>
      <w:r w:rsidRPr="00E352EF">
        <w:rPr>
          <w:rFonts w:asciiTheme="majorHAnsi" w:eastAsia="Calibri" w:hAnsiTheme="majorHAnsi" w:cs="Calibri"/>
        </w:rPr>
        <w:t xml:space="preserve"> (</w:t>
      </w:r>
      <w:r w:rsidRPr="00E352EF">
        <w:rPr>
          <w:rFonts w:asciiTheme="majorHAnsi" w:eastAsia="Calibri" w:hAnsiTheme="majorHAnsi" w:cs="Calibri"/>
          <w:i/>
        </w:rPr>
        <w:t>ds_2</w:t>
      </w:r>
      <w:r w:rsidRPr="00E352EF">
        <w:rPr>
          <w:rFonts w:asciiTheme="majorHAnsi" w:eastAsia="Calibri" w:hAnsiTheme="majorHAnsi" w:cs="Calibri"/>
        </w:rPr>
        <w:t xml:space="preserve">) is a scalar then it must be a </w:t>
      </w:r>
      <w:r w:rsidRPr="00E352EF">
        <w:rPr>
          <w:rFonts w:asciiTheme="majorHAnsi" w:eastAsia="Calibri" w:hAnsiTheme="majorHAnsi" w:cs="Calibri"/>
          <w:b/>
        </w:rPr>
        <w:t>string</w:t>
      </w:r>
      <w:r w:rsidRPr="00E352EF">
        <w:rPr>
          <w:rFonts w:asciiTheme="majorHAnsi" w:eastAsia="Calibri" w:hAnsiTheme="majorHAnsi" w:cs="Calibri"/>
        </w:rPr>
        <w:t xml:space="preserve"> data type.</w:t>
      </w:r>
    </w:p>
    <w:p w14:paraId="29BF3658" w14:textId="77777777" w:rsidR="005A2227" w:rsidRPr="00E352EF" w:rsidRDefault="0097053A" w:rsidP="008A7573">
      <w:pPr>
        <w:numPr>
          <w:ilvl w:val="0"/>
          <w:numId w:val="4"/>
        </w:numPr>
        <w:ind w:left="360"/>
        <w:rPr>
          <w:rFonts w:asciiTheme="majorHAnsi" w:hAnsiTheme="majorHAnsi"/>
        </w:rPr>
      </w:pPr>
      <w:r w:rsidRPr="00E352EF">
        <w:rPr>
          <w:rFonts w:asciiTheme="majorHAnsi" w:eastAsia="Calibri" w:hAnsiTheme="majorHAnsi" w:cs="Calibri"/>
        </w:rPr>
        <w:t xml:space="preserve">If </w:t>
      </w:r>
      <w:r w:rsidRPr="00E352EF">
        <w:rPr>
          <w:rFonts w:asciiTheme="majorHAnsi" w:eastAsia="Calibri" w:hAnsiTheme="majorHAnsi" w:cs="Calibri"/>
          <w:i/>
        </w:rPr>
        <w:t>ds_1</w:t>
      </w:r>
      <w:r w:rsidRPr="00E352EF">
        <w:rPr>
          <w:rFonts w:asciiTheme="majorHAnsi" w:eastAsia="Calibri" w:hAnsiTheme="majorHAnsi" w:cs="Calibri"/>
        </w:rPr>
        <w:t xml:space="preserve"> (</w:t>
      </w:r>
      <w:r w:rsidRPr="00E352EF">
        <w:rPr>
          <w:rFonts w:asciiTheme="majorHAnsi" w:eastAsia="Calibri" w:hAnsiTheme="majorHAnsi" w:cs="Calibri"/>
          <w:i/>
        </w:rPr>
        <w:t>ds_2</w:t>
      </w:r>
      <w:r w:rsidRPr="00E352EF">
        <w:rPr>
          <w:rFonts w:asciiTheme="majorHAnsi" w:eastAsia="Calibri" w:hAnsiTheme="majorHAnsi" w:cs="Calibri"/>
        </w:rPr>
        <w:t xml:space="preserve">) is a </w:t>
      </w:r>
      <w:r w:rsidR="00472C2F" w:rsidRPr="00E352EF">
        <w:t>Dataset</w:t>
      </w:r>
      <w:r w:rsidRPr="00E352EF">
        <w:rPr>
          <w:rFonts w:asciiTheme="majorHAnsi" w:eastAsia="Calibri" w:hAnsiTheme="majorHAnsi" w:cs="Calibri"/>
        </w:rPr>
        <w:t xml:space="preserve"> then it has at least a measure of </w:t>
      </w:r>
      <w:r w:rsidRPr="00E352EF">
        <w:rPr>
          <w:rFonts w:asciiTheme="majorHAnsi" w:eastAsia="Calibri" w:hAnsiTheme="majorHAnsi" w:cs="Calibri"/>
          <w:b/>
        </w:rPr>
        <w:t>string</w:t>
      </w:r>
      <w:r w:rsidRPr="00E352EF">
        <w:rPr>
          <w:rFonts w:asciiTheme="majorHAnsi" w:eastAsia="Calibri" w:hAnsiTheme="majorHAnsi" w:cs="Calibri"/>
        </w:rPr>
        <w:t xml:space="preserve"> type.</w:t>
      </w:r>
    </w:p>
    <w:p w14:paraId="27948AF6" w14:textId="77777777" w:rsidR="005A2227" w:rsidRPr="00E352EF" w:rsidRDefault="0097053A" w:rsidP="008A7573">
      <w:pPr>
        <w:numPr>
          <w:ilvl w:val="0"/>
          <w:numId w:val="4"/>
        </w:numPr>
        <w:ind w:left="360"/>
        <w:rPr>
          <w:rFonts w:asciiTheme="majorHAnsi" w:hAnsiTheme="majorHAnsi"/>
        </w:rPr>
      </w:pPr>
      <w:r w:rsidRPr="00E352EF">
        <w:rPr>
          <w:rFonts w:asciiTheme="majorHAnsi" w:eastAsia="Calibri" w:hAnsiTheme="majorHAnsi" w:cs="Calibri"/>
        </w:rPr>
        <w:t xml:space="preserve">If both </w:t>
      </w:r>
      <w:r w:rsidRPr="00E352EF">
        <w:rPr>
          <w:rFonts w:asciiTheme="majorHAnsi" w:eastAsia="Calibri" w:hAnsiTheme="majorHAnsi" w:cs="Calibri"/>
          <w:i/>
        </w:rPr>
        <w:t>ds_1</w:t>
      </w:r>
      <w:r w:rsidRPr="00E352EF">
        <w:rPr>
          <w:rFonts w:asciiTheme="majorHAnsi" w:eastAsia="Calibri" w:hAnsiTheme="majorHAnsi" w:cs="Calibri"/>
        </w:rPr>
        <w:t xml:space="preserve"> and </w:t>
      </w:r>
      <w:r w:rsidRPr="00E352EF">
        <w:rPr>
          <w:rFonts w:asciiTheme="majorHAnsi" w:eastAsia="Calibri" w:hAnsiTheme="majorHAnsi" w:cs="Calibri"/>
          <w:i/>
        </w:rPr>
        <w:t>ds_2</w:t>
      </w:r>
      <w:r w:rsidRPr="00E352EF">
        <w:rPr>
          <w:rFonts w:asciiTheme="majorHAnsi" w:eastAsia="Calibri" w:hAnsiTheme="majorHAnsi" w:cs="Calibri"/>
        </w:rPr>
        <w:t xml:space="preserve"> are </w:t>
      </w:r>
      <w:r w:rsidR="00472C2F" w:rsidRPr="00E352EF">
        <w:t>Dataset</w:t>
      </w:r>
      <w:r w:rsidRPr="00E352EF">
        <w:rPr>
          <w:rFonts w:asciiTheme="majorHAnsi" w:eastAsia="Calibri" w:hAnsiTheme="majorHAnsi" w:cs="Calibri"/>
        </w:rPr>
        <w:t xml:space="preserve">s then they must have at least </w:t>
      </w:r>
      <w:r w:rsidR="00DE5E99" w:rsidRPr="00E352EF">
        <w:rPr>
          <w:rFonts w:asciiTheme="majorHAnsi" w:eastAsia="Calibri" w:hAnsiTheme="majorHAnsi" w:cs="Calibri"/>
        </w:rPr>
        <w:t xml:space="preserve">one </w:t>
      </w:r>
      <w:r w:rsidR="00A82077" w:rsidRPr="00E352EF">
        <w:rPr>
          <w:rFonts w:asciiTheme="majorHAnsi" w:eastAsia="Calibri" w:hAnsiTheme="majorHAnsi" w:cs="Calibri"/>
        </w:rPr>
        <w:t xml:space="preserve">Identifier </w:t>
      </w:r>
      <w:r w:rsidRPr="00E352EF">
        <w:rPr>
          <w:rFonts w:asciiTheme="majorHAnsi" w:eastAsia="Calibri" w:hAnsiTheme="majorHAnsi" w:cs="Calibri"/>
        </w:rPr>
        <w:t>in common (with the same name</w:t>
      </w:r>
      <w:r w:rsidR="00D522BE" w:rsidRPr="00E352EF">
        <w:rPr>
          <w:rFonts w:asciiTheme="majorHAnsi" w:eastAsia="Calibri" w:hAnsiTheme="majorHAnsi" w:cs="Calibri"/>
        </w:rPr>
        <w:t xml:space="preserve"> and</w:t>
      </w:r>
      <w:r w:rsidR="00DE5E99" w:rsidRPr="00E352EF">
        <w:rPr>
          <w:rFonts w:asciiTheme="majorHAnsi" w:eastAsia="Calibri" w:hAnsiTheme="majorHAnsi" w:cs="Calibri"/>
        </w:rPr>
        <w:t xml:space="preserve"> datatyp</w:t>
      </w:r>
      <w:r w:rsidR="00D522BE" w:rsidRPr="00E352EF">
        <w:rPr>
          <w:rFonts w:asciiTheme="majorHAnsi" w:eastAsia="Calibri" w:hAnsiTheme="majorHAnsi" w:cs="Calibri"/>
        </w:rPr>
        <w:t>e</w:t>
      </w:r>
      <w:r w:rsidRPr="00E352EF">
        <w:rPr>
          <w:rFonts w:asciiTheme="majorHAnsi" w:eastAsia="Calibri" w:hAnsiTheme="majorHAnsi" w:cs="Calibri"/>
        </w:rPr>
        <w:t>).</w:t>
      </w:r>
    </w:p>
    <w:p w14:paraId="08A3D3AA" w14:textId="77777777" w:rsidR="005A2227" w:rsidRPr="00E352EF" w:rsidRDefault="0097053A" w:rsidP="008A7573">
      <w:pPr>
        <w:numPr>
          <w:ilvl w:val="0"/>
          <w:numId w:val="4"/>
        </w:numPr>
        <w:ind w:left="360"/>
        <w:rPr>
          <w:rFonts w:asciiTheme="majorHAnsi" w:hAnsiTheme="majorHAnsi"/>
        </w:rPr>
      </w:pPr>
      <w:r w:rsidRPr="00E352EF">
        <w:rPr>
          <w:rFonts w:asciiTheme="majorHAnsi" w:eastAsia="Calibri" w:hAnsiTheme="majorHAnsi" w:cs="Calibri"/>
        </w:rPr>
        <w:t xml:space="preserve">If both </w:t>
      </w:r>
      <w:r w:rsidRPr="00E352EF">
        <w:rPr>
          <w:rFonts w:asciiTheme="majorHAnsi" w:eastAsia="Calibri" w:hAnsiTheme="majorHAnsi" w:cs="Calibri"/>
          <w:i/>
        </w:rPr>
        <w:t>ds_1</w:t>
      </w:r>
      <w:r w:rsidRPr="00E352EF">
        <w:rPr>
          <w:rFonts w:asciiTheme="majorHAnsi" w:eastAsia="Calibri" w:hAnsiTheme="majorHAnsi" w:cs="Calibri"/>
        </w:rPr>
        <w:t xml:space="preserve"> and </w:t>
      </w:r>
      <w:r w:rsidRPr="00E352EF">
        <w:rPr>
          <w:rFonts w:asciiTheme="majorHAnsi" w:eastAsia="Calibri" w:hAnsiTheme="majorHAnsi" w:cs="Calibri"/>
          <w:i/>
        </w:rPr>
        <w:t>ds_2</w:t>
      </w:r>
      <w:r w:rsidRPr="00E352EF">
        <w:rPr>
          <w:rFonts w:asciiTheme="majorHAnsi" w:eastAsia="Calibri" w:hAnsiTheme="majorHAnsi" w:cs="Calibri"/>
        </w:rPr>
        <w:t xml:space="preserve"> are </w:t>
      </w:r>
      <w:r w:rsidR="00472C2F" w:rsidRPr="00E352EF">
        <w:t>Dataset</w:t>
      </w:r>
      <w:r w:rsidRPr="00E352EF">
        <w:rPr>
          <w:rFonts w:asciiTheme="majorHAnsi" w:eastAsia="Calibri" w:hAnsiTheme="majorHAnsi" w:cs="Calibri"/>
        </w:rPr>
        <w:t xml:space="preserve">s then either they have one or more measures in common, or at least one of them has only a measure. </w:t>
      </w:r>
    </w:p>
    <w:p w14:paraId="0FFBE180" w14:textId="77777777" w:rsidR="00090FF8" w:rsidRPr="00E352EF" w:rsidRDefault="00090FF8" w:rsidP="00090FF8">
      <w:pPr>
        <w:rPr>
          <w:rFonts w:asciiTheme="majorHAnsi" w:eastAsia="Calibri" w:hAnsiTheme="majorHAnsi" w:cs="Calibri"/>
          <w:i/>
          <w:color w:val="5B9BD5"/>
        </w:rPr>
      </w:pPr>
    </w:p>
    <w:p w14:paraId="4D069C94"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Returns</w:t>
      </w:r>
    </w:p>
    <w:p w14:paraId="11B1B2A2" w14:textId="77777777" w:rsidR="005A2227" w:rsidRPr="00E352EF" w:rsidRDefault="0097053A" w:rsidP="00090FF8">
      <w:pPr>
        <w:rPr>
          <w:rFonts w:asciiTheme="majorHAnsi" w:hAnsiTheme="majorHAnsi"/>
        </w:rPr>
      </w:pPr>
      <w:r w:rsidRPr="00E352EF">
        <w:rPr>
          <w:rFonts w:asciiTheme="majorHAnsi" w:hAnsiTheme="majorHAnsi"/>
        </w:rPr>
        <w:t>The operator returns:</w:t>
      </w:r>
    </w:p>
    <w:p w14:paraId="691EB4A9" w14:textId="77777777" w:rsidR="005A2227" w:rsidRPr="00E352EF" w:rsidRDefault="0097053A" w:rsidP="00090FF8">
      <w:pPr>
        <w:rPr>
          <w:rFonts w:asciiTheme="majorHAnsi" w:hAnsiTheme="majorHAnsi"/>
        </w:rPr>
      </w:pPr>
      <w:r w:rsidRPr="00E352EF">
        <w:rPr>
          <w:rFonts w:asciiTheme="majorHAnsi" w:hAnsiTheme="majorHAnsi"/>
        </w:rPr>
        <w:t xml:space="preserve">If both </w:t>
      </w:r>
      <w:r w:rsidRPr="00E352EF">
        <w:rPr>
          <w:rFonts w:asciiTheme="majorHAnsi" w:hAnsiTheme="majorHAnsi"/>
          <w:i/>
        </w:rPr>
        <w:t>ds_1</w:t>
      </w:r>
      <w:r w:rsidRPr="00E352EF">
        <w:rPr>
          <w:rFonts w:asciiTheme="majorHAnsi" w:hAnsiTheme="majorHAnsi"/>
        </w:rPr>
        <w:t xml:space="preserve"> and </w:t>
      </w:r>
      <w:r w:rsidRPr="00E352EF">
        <w:rPr>
          <w:rFonts w:asciiTheme="majorHAnsi" w:hAnsiTheme="majorHAnsi"/>
          <w:i/>
        </w:rPr>
        <w:t>ds_2</w:t>
      </w:r>
      <w:r w:rsidRPr="00E352EF">
        <w:rPr>
          <w:rFonts w:asciiTheme="majorHAnsi" w:hAnsiTheme="majorHAnsi"/>
        </w:rPr>
        <w:t xml:space="preserve"> are scalar values then the || operator returns a scalar string value, the concatenation of </w:t>
      </w:r>
      <w:r w:rsidRPr="00E352EF">
        <w:rPr>
          <w:rFonts w:asciiTheme="majorHAnsi" w:hAnsiTheme="majorHAnsi"/>
          <w:i/>
        </w:rPr>
        <w:t>ds_1</w:t>
      </w:r>
      <w:r w:rsidRPr="00E352EF">
        <w:rPr>
          <w:rFonts w:asciiTheme="majorHAnsi" w:hAnsiTheme="majorHAnsi"/>
        </w:rPr>
        <w:t xml:space="preserve"> and </w:t>
      </w:r>
      <w:r w:rsidRPr="00E352EF">
        <w:rPr>
          <w:rFonts w:asciiTheme="majorHAnsi" w:hAnsiTheme="majorHAnsi"/>
          <w:i/>
        </w:rPr>
        <w:t>ds_2</w:t>
      </w:r>
      <w:r w:rsidRPr="00E352EF">
        <w:rPr>
          <w:rFonts w:asciiTheme="majorHAnsi" w:hAnsiTheme="majorHAnsi"/>
        </w:rPr>
        <w:t>.</w:t>
      </w:r>
    </w:p>
    <w:p w14:paraId="5A059FFE" w14:textId="77777777" w:rsidR="005A2227" w:rsidRPr="00E352EF" w:rsidRDefault="0097053A" w:rsidP="00090FF8">
      <w:pPr>
        <w:rPr>
          <w:rFonts w:asciiTheme="majorHAnsi" w:hAnsiTheme="majorHAnsi"/>
        </w:rPr>
      </w:pPr>
      <w:r w:rsidRPr="00E352EF">
        <w:rPr>
          <w:rFonts w:asciiTheme="majorHAnsi" w:hAnsiTheme="majorHAnsi"/>
        </w:rPr>
        <w:t xml:space="preserve">If either </w:t>
      </w:r>
      <w:r w:rsidRPr="00E352EF">
        <w:rPr>
          <w:rFonts w:asciiTheme="majorHAnsi" w:hAnsiTheme="majorHAnsi"/>
          <w:i/>
        </w:rPr>
        <w:t>ds_1</w:t>
      </w:r>
      <w:r w:rsidRPr="00E352EF">
        <w:rPr>
          <w:rFonts w:asciiTheme="majorHAnsi" w:hAnsiTheme="majorHAnsi"/>
        </w:rPr>
        <w:t xml:space="preserve"> or </w:t>
      </w:r>
      <w:r w:rsidRPr="00E352EF">
        <w:rPr>
          <w:rFonts w:asciiTheme="majorHAnsi" w:hAnsiTheme="majorHAnsi"/>
          <w:i/>
        </w:rPr>
        <w:t>ds_2</w:t>
      </w:r>
      <w:r w:rsidRPr="00E352EF">
        <w:rPr>
          <w:rFonts w:asciiTheme="majorHAnsi" w:hAnsiTheme="majorHAnsi"/>
        </w:rPr>
        <w:t xml:space="preserve"> is a </w:t>
      </w:r>
      <w:r w:rsidR="00472C2F" w:rsidRPr="00E352EF">
        <w:t>Dataset</w:t>
      </w:r>
      <w:r w:rsidRPr="00E352EF">
        <w:rPr>
          <w:rFonts w:asciiTheme="majorHAnsi" w:hAnsiTheme="majorHAnsi"/>
        </w:rPr>
        <w:t xml:space="preserve"> then the || operator returns a Dataset having the following components: </w:t>
      </w:r>
    </w:p>
    <w:p w14:paraId="24D7C2FE" w14:textId="77777777" w:rsidR="005A2227" w:rsidRPr="00E352EF" w:rsidRDefault="0097053A" w:rsidP="008A7573">
      <w:pPr>
        <w:numPr>
          <w:ilvl w:val="0"/>
          <w:numId w:val="4"/>
        </w:numPr>
        <w:ind w:left="360"/>
        <w:rPr>
          <w:rFonts w:asciiTheme="majorHAnsi" w:hAnsiTheme="majorHAnsi"/>
        </w:rPr>
      </w:pPr>
      <w:r w:rsidRPr="00E352EF">
        <w:rPr>
          <w:rFonts w:asciiTheme="majorHAnsi" w:eastAsia="Calibri" w:hAnsiTheme="majorHAnsi" w:cs="Calibri"/>
        </w:rPr>
        <w:t xml:space="preserve">The </w:t>
      </w:r>
      <w:r w:rsidR="001E4C0B" w:rsidRPr="00E352EF">
        <w:rPr>
          <w:rFonts w:asciiTheme="majorHAnsi" w:eastAsia="Calibri" w:hAnsiTheme="majorHAnsi" w:cs="Calibri"/>
        </w:rPr>
        <w:t xml:space="preserve">superset of the </w:t>
      </w:r>
      <w:r w:rsidR="00A82077" w:rsidRPr="00E352EF">
        <w:rPr>
          <w:rFonts w:asciiTheme="majorHAnsi" w:eastAsia="Calibri" w:hAnsiTheme="majorHAnsi" w:cs="Calibri"/>
        </w:rPr>
        <w:t>I</w:t>
      </w:r>
      <w:r w:rsidR="006008BE" w:rsidRPr="00E352EF">
        <w:rPr>
          <w:rFonts w:asciiTheme="majorHAnsi" w:eastAsia="Calibri" w:hAnsiTheme="majorHAnsi" w:cs="Calibri"/>
        </w:rPr>
        <w:t xml:space="preserve">dentifier </w:t>
      </w:r>
      <w:r w:rsidR="00A82077" w:rsidRPr="00E352EF">
        <w:rPr>
          <w:rFonts w:asciiTheme="majorHAnsi" w:eastAsia="Calibri" w:hAnsiTheme="majorHAnsi" w:cs="Calibri"/>
        </w:rPr>
        <w:t>C</w:t>
      </w:r>
      <w:r w:rsidR="006008BE" w:rsidRPr="00E352EF">
        <w:rPr>
          <w:rFonts w:asciiTheme="majorHAnsi" w:eastAsia="Calibri" w:hAnsiTheme="majorHAnsi" w:cs="Calibri"/>
        </w:rPr>
        <w:t xml:space="preserve">omponents </w:t>
      </w:r>
      <w:r w:rsidR="001E4C0B" w:rsidRPr="00E352EF">
        <w:rPr>
          <w:rFonts w:asciiTheme="majorHAnsi" w:eastAsia="Calibri" w:hAnsiTheme="majorHAnsi" w:cs="Calibri"/>
        </w:rPr>
        <w:t>of</w:t>
      </w:r>
      <w:r w:rsidRPr="00E352EF">
        <w:rPr>
          <w:rFonts w:asciiTheme="majorHAnsi" w:eastAsia="Calibri" w:hAnsiTheme="majorHAnsi" w:cs="Calibri"/>
        </w:rPr>
        <w:t xml:space="preserve"> </w:t>
      </w:r>
      <w:r w:rsidRPr="00E352EF">
        <w:rPr>
          <w:rFonts w:asciiTheme="majorHAnsi" w:eastAsia="Calibri" w:hAnsiTheme="majorHAnsi" w:cs="Calibri"/>
          <w:i/>
        </w:rPr>
        <w:t>ds_1</w:t>
      </w:r>
      <w:r w:rsidRPr="00E352EF">
        <w:rPr>
          <w:rFonts w:asciiTheme="majorHAnsi" w:eastAsia="Calibri" w:hAnsiTheme="majorHAnsi" w:cs="Calibri"/>
        </w:rPr>
        <w:t xml:space="preserve"> and </w:t>
      </w:r>
      <w:r w:rsidRPr="00E352EF">
        <w:rPr>
          <w:rFonts w:asciiTheme="majorHAnsi" w:eastAsia="Calibri" w:hAnsiTheme="majorHAnsi" w:cs="Calibri"/>
          <w:i/>
        </w:rPr>
        <w:t>ds_2</w:t>
      </w:r>
    </w:p>
    <w:p w14:paraId="04605D73" w14:textId="77777777" w:rsidR="005A2227" w:rsidRPr="00E352EF" w:rsidRDefault="0097053A" w:rsidP="008A7573">
      <w:pPr>
        <w:numPr>
          <w:ilvl w:val="0"/>
          <w:numId w:val="4"/>
        </w:numPr>
        <w:ind w:left="360"/>
        <w:rPr>
          <w:rFonts w:asciiTheme="majorHAnsi" w:hAnsiTheme="majorHAnsi"/>
        </w:rPr>
      </w:pPr>
      <w:r w:rsidRPr="00E352EF">
        <w:rPr>
          <w:rFonts w:asciiTheme="majorHAnsi" w:eastAsia="Calibri" w:hAnsiTheme="majorHAnsi" w:cs="Calibri"/>
        </w:rPr>
        <w:t xml:space="preserve">If </w:t>
      </w:r>
      <w:r w:rsidRPr="00E352EF">
        <w:rPr>
          <w:rFonts w:asciiTheme="majorHAnsi" w:eastAsia="Calibri" w:hAnsiTheme="majorHAnsi" w:cs="Calibri"/>
          <w:i/>
        </w:rPr>
        <w:t>ds_1</w:t>
      </w:r>
      <w:r w:rsidRPr="00E352EF">
        <w:rPr>
          <w:rFonts w:asciiTheme="majorHAnsi" w:eastAsia="Calibri" w:hAnsiTheme="majorHAnsi" w:cs="Calibri"/>
        </w:rPr>
        <w:t xml:space="preserve"> and </w:t>
      </w:r>
      <w:r w:rsidRPr="00E352EF">
        <w:rPr>
          <w:rFonts w:asciiTheme="majorHAnsi" w:eastAsia="Calibri" w:hAnsiTheme="majorHAnsi" w:cs="Calibri"/>
          <w:i/>
        </w:rPr>
        <w:t>ds_2</w:t>
      </w:r>
      <w:r w:rsidRPr="00E352EF">
        <w:rPr>
          <w:rFonts w:asciiTheme="majorHAnsi" w:eastAsia="Calibri" w:hAnsiTheme="majorHAnsi" w:cs="Calibri"/>
        </w:rPr>
        <w:t xml:space="preserve"> have one or more string measures in common (i.e., with the same name) then the resulting </w:t>
      </w:r>
      <w:r w:rsidR="00472C2F" w:rsidRPr="00E352EF">
        <w:t>Dataset</w:t>
      </w:r>
      <w:r w:rsidRPr="00E352EF">
        <w:rPr>
          <w:rFonts w:asciiTheme="majorHAnsi" w:eastAsia="Calibri" w:hAnsiTheme="majorHAnsi" w:cs="Calibri"/>
        </w:rPr>
        <w:t xml:space="preserve"> has these common string measures, with the same name, containing the concatenation of the respective measures of </w:t>
      </w:r>
      <w:r w:rsidRPr="00E352EF">
        <w:rPr>
          <w:rFonts w:asciiTheme="majorHAnsi" w:eastAsia="Calibri" w:hAnsiTheme="majorHAnsi" w:cs="Calibri"/>
          <w:i/>
        </w:rPr>
        <w:t>ds_1</w:t>
      </w:r>
      <w:r w:rsidRPr="00E352EF">
        <w:rPr>
          <w:rFonts w:asciiTheme="majorHAnsi" w:eastAsia="Calibri" w:hAnsiTheme="majorHAnsi" w:cs="Calibri"/>
        </w:rPr>
        <w:t xml:space="preserve"> and </w:t>
      </w:r>
      <w:r w:rsidRPr="00E352EF">
        <w:rPr>
          <w:rFonts w:asciiTheme="majorHAnsi" w:eastAsia="Calibri" w:hAnsiTheme="majorHAnsi" w:cs="Calibri"/>
          <w:i/>
        </w:rPr>
        <w:t>ds_2</w:t>
      </w:r>
      <w:r w:rsidRPr="00E352EF">
        <w:rPr>
          <w:rFonts w:asciiTheme="majorHAnsi" w:eastAsia="Calibri" w:hAnsiTheme="majorHAnsi" w:cs="Calibri"/>
        </w:rPr>
        <w:t xml:space="preserve">. Otherwise, if </w:t>
      </w:r>
      <w:r w:rsidRPr="00E352EF">
        <w:rPr>
          <w:rFonts w:asciiTheme="majorHAnsi" w:eastAsia="Calibri" w:hAnsiTheme="majorHAnsi" w:cs="Calibri"/>
          <w:i/>
        </w:rPr>
        <w:t>ds_1</w:t>
      </w:r>
      <w:r w:rsidRPr="00E352EF">
        <w:rPr>
          <w:rFonts w:asciiTheme="majorHAnsi" w:eastAsia="Calibri" w:hAnsiTheme="majorHAnsi" w:cs="Calibri"/>
        </w:rPr>
        <w:t xml:space="preserve"> and </w:t>
      </w:r>
      <w:r w:rsidRPr="00E352EF">
        <w:rPr>
          <w:rFonts w:asciiTheme="majorHAnsi" w:eastAsia="Calibri" w:hAnsiTheme="majorHAnsi" w:cs="Calibri"/>
          <w:i/>
        </w:rPr>
        <w:t>ds_2</w:t>
      </w:r>
      <w:r w:rsidRPr="00E352EF">
        <w:rPr>
          <w:rFonts w:asciiTheme="majorHAnsi" w:eastAsia="Calibri" w:hAnsiTheme="majorHAnsi" w:cs="Calibri"/>
        </w:rPr>
        <w:t xml:space="preserve"> do not have any measures in common and have only one measure then the resulting </w:t>
      </w:r>
      <w:r w:rsidR="00472C2F" w:rsidRPr="00E352EF">
        <w:t>Dataset</w:t>
      </w:r>
      <w:r w:rsidRPr="00E352EF">
        <w:rPr>
          <w:rFonts w:asciiTheme="majorHAnsi" w:eastAsia="Calibri" w:hAnsiTheme="majorHAnsi" w:cs="Calibri"/>
        </w:rPr>
        <w:t xml:space="preserve"> contains a measure named </w:t>
      </w:r>
      <w:r w:rsidR="00C847B8" w:rsidRPr="00E352EF">
        <w:rPr>
          <w:rFonts w:asciiTheme="majorHAnsi" w:eastAsia="Calibri" w:hAnsiTheme="majorHAnsi" w:cs="Calibri"/>
          <w:b/>
        </w:rPr>
        <w:t>CONDITION</w:t>
      </w:r>
      <w:r w:rsidRPr="00E352EF">
        <w:rPr>
          <w:rFonts w:asciiTheme="majorHAnsi" w:eastAsia="Calibri" w:hAnsiTheme="majorHAnsi" w:cs="Calibri"/>
        </w:rPr>
        <w:t xml:space="preserve"> that contains the concatenation of the single measures of </w:t>
      </w:r>
      <w:r w:rsidRPr="00E352EF">
        <w:rPr>
          <w:rFonts w:asciiTheme="majorHAnsi" w:eastAsia="Calibri" w:hAnsiTheme="majorHAnsi" w:cs="Calibri"/>
          <w:i/>
        </w:rPr>
        <w:t>ds_1</w:t>
      </w:r>
      <w:r w:rsidRPr="00E352EF">
        <w:rPr>
          <w:rFonts w:asciiTheme="majorHAnsi" w:eastAsia="Calibri" w:hAnsiTheme="majorHAnsi" w:cs="Calibri"/>
        </w:rPr>
        <w:t xml:space="preserve"> and </w:t>
      </w:r>
      <w:r w:rsidRPr="00E352EF">
        <w:rPr>
          <w:rFonts w:asciiTheme="majorHAnsi" w:eastAsia="Calibri" w:hAnsiTheme="majorHAnsi" w:cs="Calibri"/>
          <w:i/>
        </w:rPr>
        <w:t>ds_2</w:t>
      </w:r>
      <w:r w:rsidRPr="00E352EF">
        <w:rPr>
          <w:rFonts w:asciiTheme="majorHAnsi" w:eastAsia="Calibri" w:hAnsiTheme="majorHAnsi" w:cs="Calibri"/>
        </w:rPr>
        <w:t>.</w:t>
      </w:r>
    </w:p>
    <w:p w14:paraId="7FEDA9B7" w14:textId="77777777" w:rsidR="005A2227" w:rsidRPr="00E352EF" w:rsidRDefault="0097053A" w:rsidP="00090FF8">
      <w:pPr>
        <w:rPr>
          <w:rFonts w:asciiTheme="majorHAnsi" w:hAnsiTheme="majorHAnsi"/>
        </w:rPr>
      </w:pPr>
      <w:r w:rsidRPr="00E352EF">
        <w:rPr>
          <w:rFonts w:asciiTheme="majorHAnsi" w:hAnsiTheme="majorHAnsi"/>
        </w:rPr>
        <w:t xml:space="preserve">The resulting </w:t>
      </w:r>
      <w:r w:rsidR="00472C2F" w:rsidRPr="00E352EF">
        <w:t>Dataset</w:t>
      </w:r>
      <w:r w:rsidRPr="00E352EF">
        <w:rPr>
          <w:rFonts w:asciiTheme="majorHAnsi" w:hAnsiTheme="majorHAnsi"/>
        </w:rPr>
        <w:t xml:space="preserve"> contains a data point for each pair of data points of </w:t>
      </w:r>
      <w:r w:rsidRPr="00E352EF">
        <w:rPr>
          <w:rFonts w:asciiTheme="majorHAnsi" w:hAnsiTheme="majorHAnsi"/>
          <w:i/>
        </w:rPr>
        <w:t>ds_1</w:t>
      </w:r>
      <w:r w:rsidRPr="00E352EF">
        <w:rPr>
          <w:rFonts w:asciiTheme="majorHAnsi" w:hAnsiTheme="majorHAnsi"/>
        </w:rPr>
        <w:t xml:space="preserve"> and </w:t>
      </w:r>
      <w:r w:rsidRPr="00E352EF">
        <w:rPr>
          <w:rFonts w:asciiTheme="majorHAnsi" w:hAnsiTheme="majorHAnsi"/>
          <w:i/>
        </w:rPr>
        <w:t>ds_2</w:t>
      </w:r>
      <w:r w:rsidRPr="00E352EF">
        <w:rPr>
          <w:rFonts w:asciiTheme="majorHAnsi" w:hAnsiTheme="majorHAnsi"/>
        </w:rPr>
        <w:t xml:space="preserve"> that have the same key (the same values of the </w:t>
      </w:r>
      <w:r w:rsidR="00A82077" w:rsidRPr="00E352EF">
        <w:rPr>
          <w:rFonts w:asciiTheme="majorHAnsi" w:hAnsiTheme="majorHAnsi"/>
        </w:rPr>
        <w:t>I</w:t>
      </w:r>
      <w:r w:rsidR="006008BE" w:rsidRPr="00E352EF">
        <w:rPr>
          <w:rFonts w:asciiTheme="majorHAnsi" w:hAnsiTheme="majorHAnsi"/>
        </w:rPr>
        <w:t xml:space="preserve">dentifier </w:t>
      </w:r>
      <w:r w:rsidR="00A82077" w:rsidRPr="00E352EF">
        <w:rPr>
          <w:rFonts w:asciiTheme="majorHAnsi" w:hAnsiTheme="majorHAnsi"/>
        </w:rPr>
        <w:t>C</w:t>
      </w:r>
      <w:r w:rsidR="006008BE" w:rsidRPr="00E352EF">
        <w:rPr>
          <w:rFonts w:asciiTheme="majorHAnsi" w:hAnsiTheme="majorHAnsi"/>
        </w:rPr>
        <w:t>omponents</w:t>
      </w:r>
      <w:r w:rsidRPr="00E352EF">
        <w:rPr>
          <w:rFonts w:asciiTheme="majorHAnsi" w:hAnsiTheme="majorHAnsi"/>
        </w:rPr>
        <w:t xml:space="preserve">). </w:t>
      </w:r>
    </w:p>
    <w:p w14:paraId="5B94C05F" w14:textId="77777777" w:rsidR="005A2227" w:rsidRPr="00E352EF" w:rsidRDefault="005A2227" w:rsidP="00090FF8">
      <w:pPr>
        <w:rPr>
          <w:rFonts w:asciiTheme="majorHAnsi" w:hAnsiTheme="majorHAnsi"/>
        </w:rPr>
      </w:pPr>
    </w:p>
    <w:p w14:paraId="74A4F61E" w14:textId="77777777" w:rsidR="005A2227" w:rsidRPr="00E352EF" w:rsidRDefault="00EA6708" w:rsidP="006E1BB1">
      <w:pPr>
        <w:rPr>
          <w:rFonts w:ascii="Cambria" w:eastAsia="Calibri" w:hAnsi="Cambria" w:cs="Calibri"/>
          <w:i/>
          <w:color w:val="5B9BD5"/>
        </w:rPr>
      </w:pPr>
      <w:r w:rsidRPr="00E352EF">
        <w:rPr>
          <w:rFonts w:ascii="Cambria" w:eastAsia="Calibri" w:hAnsi="Cambria" w:cs="Calibri"/>
          <w:i/>
          <w:color w:val="5B9BD5"/>
        </w:rPr>
        <w:t>Examples</w:t>
      </w:r>
    </w:p>
    <w:p w14:paraId="7782D588" w14:textId="77777777" w:rsidR="005A2227" w:rsidRPr="00E352EF" w:rsidRDefault="00F748C2" w:rsidP="00090FF8">
      <w:pPr>
        <w:rPr>
          <w:rFonts w:asciiTheme="majorHAnsi" w:hAnsiTheme="majorHAnsi"/>
        </w:rPr>
      </w:pPr>
      <w:r w:rsidRPr="00E352EF">
        <w:rPr>
          <w:rFonts w:asciiTheme="majorHAnsi" w:hAnsiTheme="majorHAnsi"/>
        </w:rPr>
        <w:t>O</w:t>
      </w:r>
      <w:r w:rsidR="0097053A" w:rsidRPr="00E352EF">
        <w:rPr>
          <w:rFonts w:asciiTheme="majorHAnsi" w:hAnsiTheme="majorHAnsi"/>
        </w:rPr>
        <w:t>n scalar</w:t>
      </w:r>
    </w:p>
    <w:p w14:paraId="7146AD54" w14:textId="77777777" w:rsidR="005A2227" w:rsidRPr="00E352EF" w:rsidRDefault="0097053A" w:rsidP="00090FF8">
      <w:pPr>
        <w:rPr>
          <w:rFonts w:asciiTheme="majorHAnsi" w:hAnsiTheme="majorHAnsi"/>
        </w:rPr>
      </w:pPr>
      <w:r w:rsidRPr="00E352EF">
        <w:rPr>
          <w:rFonts w:asciiTheme="majorHAnsi" w:eastAsia="Calibri" w:hAnsiTheme="majorHAnsi" w:cs="Calibri"/>
        </w:rPr>
        <w:t>A := "Hello"</w:t>
      </w:r>
      <w:r w:rsidRPr="00E352EF">
        <w:rPr>
          <w:rFonts w:asciiTheme="majorHAnsi" w:eastAsia="Calibri" w:hAnsiTheme="majorHAnsi" w:cs="Calibri"/>
          <w:b/>
        </w:rPr>
        <w:t xml:space="preserve"> </w:t>
      </w:r>
      <w:r w:rsidRPr="00E352EF">
        <w:rPr>
          <w:rFonts w:asciiTheme="majorHAnsi" w:eastAsia="Calibri" w:hAnsiTheme="majorHAnsi" w:cs="Calibri"/>
        </w:rPr>
        <w:t xml:space="preserve">|| ", world! "  </w:t>
      </w:r>
      <w:r w:rsidR="00C37921" w:rsidRPr="00E352EF">
        <w:rPr>
          <w:rFonts w:asciiTheme="majorHAnsi" w:eastAsia="Calibri" w:hAnsiTheme="majorHAnsi" w:cs="Calibri"/>
        </w:rPr>
        <w:tab/>
      </w:r>
      <w:r w:rsidR="00C37921" w:rsidRPr="00E352EF">
        <w:rPr>
          <w:rFonts w:asciiTheme="majorHAnsi" w:eastAsia="Calibri" w:hAnsiTheme="majorHAnsi" w:cs="Calibri"/>
        </w:rPr>
        <w:tab/>
      </w:r>
      <w:r w:rsidR="00C37921" w:rsidRPr="00E352EF">
        <w:rPr>
          <w:rFonts w:asciiTheme="majorHAnsi" w:eastAsia="Calibri" w:hAnsiTheme="majorHAnsi" w:cs="Calibri"/>
        </w:rPr>
        <w:tab/>
      </w:r>
      <w:r w:rsidRPr="00E352EF">
        <w:rPr>
          <w:rFonts w:asciiTheme="majorHAnsi" w:eastAsia="Calibri" w:hAnsiTheme="majorHAnsi" w:cs="Calibri"/>
        </w:rPr>
        <w:t>C = "Hello, world! "</w:t>
      </w:r>
    </w:p>
    <w:p w14:paraId="3F745126" w14:textId="77777777" w:rsidR="005A2227" w:rsidRPr="00E352EF" w:rsidRDefault="005A2227" w:rsidP="00090FF8">
      <w:pPr>
        <w:rPr>
          <w:rFonts w:asciiTheme="majorHAnsi" w:hAnsiTheme="majorHAnsi"/>
        </w:rPr>
      </w:pPr>
    </w:p>
    <w:p w14:paraId="6C59EC5A" w14:textId="77777777" w:rsidR="005A2227" w:rsidRPr="00576524" w:rsidRDefault="00F748C2" w:rsidP="00090FF8">
      <w:pPr>
        <w:rPr>
          <w:rFonts w:asciiTheme="majorHAnsi" w:hAnsiTheme="majorHAnsi"/>
        </w:rPr>
      </w:pPr>
      <w:r w:rsidRPr="00576524">
        <w:rPr>
          <w:rFonts w:asciiTheme="majorHAnsi" w:hAnsiTheme="majorHAnsi"/>
        </w:rPr>
        <w:t>O</w:t>
      </w:r>
      <w:r w:rsidR="0097053A" w:rsidRPr="00576524">
        <w:rPr>
          <w:rFonts w:asciiTheme="majorHAnsi" w:hAnsiTheme="majorHAnsi"/>
        </w:rPr>
        <w:t xml:space="preserve">n </w:t>
      </w:r>
      <w:r w:rsidR="00472C2F" w:rsidRPr="00576524">
        <w:t>Dataset</w:t>
      </w:r>
    </w:p>
    <w:p w14:paraId="50CD38D2" w14:textId="77777777" w:rsidR="005A2227" w:rsidRPr="00576524" w:rsidRDefault="0097053A" w:rsidP="00090FF8">
      <w:pPr>
        <w:rPr>
          <w:rFonts w:asciiTheme="majorHAnsi" w:hAnsiTheme="majorHAnsi"/>
        </w:rPr>
      </w:pPr>
      <w:r w:rsidRPr="00576524">
        <w:rPr>
          <w:rFonts w:asciiTheme="majorHAnsi" w:eastAsia="Calibri" w:hAnsiTheme="majorHAnsi" w:cs="Calibri"/>
        </w:rPr>
        <w:t>ds_r := ds_1 || ds_2</w:t>
      </w:r>
    </w:p>
    <w:tbl>
      <w:tblPr>
        <w:tblW w:w="293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80"/>
        <w:gridCol w:w="979"/>
        <w:gridCol w:w="979"/>
      </w:tblGrid>
      <w:tr w:rsidR="005A2227" w:rsidRPr="00E352EF" w14:paraId="4D515D4F" w14:textId="77777777">
        <w:tc>
          <w:tcPr>
            <w:tcW w:w="979"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C09C181" w14:textId="77777777" w:rsidR="005A2227" w:rsidRPr="00E352EF" w:rsidRDefault="0097053A">
            <w:r w:rsidRPr="00E352EF">
              <w:rPr>
                <w:rFonts w:ascii="Calibri" w:eastAsia="Calibri" w:hAnsi="Calibri" w:cs="Calibri"/>
              </w:rPr>
              <w:t>ds_1</w:t>
            </w:r>
          </w:p>
        </w:tc>
      </w:tr>
      <w:tr w:rsidR="005A2227" w:rsidRPr="00E352EF" w14:paraId="41E6DCC5" w14:textId="77777777">
        <w:tc>
          <w:tcPr>
            <w:tcW w:w="9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5758BD2" w14:textId="77777777" w:rsidR="005A2227" w:rsidRPr="00E352EF" w:rsidRDefault="0097053A">
            <w:r w:rsidRPr="00E352EF">
              <w:rPr>
                <w:rFonts w:ascii="Calibri" w:eastAsia="Calibri" w:hAnsi="Calibri" w:cs="Calibri"/>
                <w:b/>
              </w:rPr>
              <w:t>K1</w:t>
            </w:r>
          </w:p>
        </w:tc>
        <w:tc>
          <w:tcPr>
            <w:tcW w:w="9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981D540" w14:textId="77777777" w:rsidR="005A2227" w:rsidRPr="00E352EF" w:rsidRDefault="0097053A">
            <w:r w:rsidRPr="00E352EF">
              <w:rPr>
                <w:rFonts w:ascii="Calibri" w:eastAsia="Calibri" w:hAnsi="Calibri" w:cs="Calibri"/>
                <w:b/>
              </w:rPr>
              <w:t>K2</w:t>
            </w:r>
          </w:p>
        </w:tc>
        <w:tc>
          <w:tcPr>
            <w:tcW w:w="97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4DEC98D" w14:textId="77777777" w:rsidR="005A2227" w:rsidRPr="00E352EF" w:rsidRDefault="0097053A">
            <w:r w:rsidRPr="00E352EF">
              <w:rPr>
                <w:rFonts w:ascii="Calibri" w:eastAsia="Calibri" w:hAnsi="Calibri" w:cs="Calibri"/>
                <w:b/>
              </w:rPr>
              <w:t>M1</w:t>
            </w:r>
          </w:p>
        </w:tc>
      </w:tr>
      <w:tr w:rsidR="005A2227" w:rsidRPr="00E352EF" w14:paraId="37058CF7" w14:textId="77777777">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B05465" w14:textId="77777777" w:rsidR="005A2227" w:rsidRPr="00E352EF" w:rsidRDefault="0097053A">
            <w:r w:rsidRPr="00E352EF">
              <w:rPr>
                <w:rFonts w:ascii="Calibri" w:eastAsia="Calibri" w:hAnsi="Calibri" w:cs="Calibri"/>
              </w:rPr>
              <w:t>1</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A296F0" w14:textId="77777777" w:rsidR="005A2227" w:rsidRPr="00E352EF" w:rsidRDefault="0097053A">
            <w:r w:rsidRPr="00E352EF">
              <w:rPr>
                <w:rFonts w:ascii="Calibri" w:eastAsia="Calibri" w:hAnsi="Calibri" w:cs="Calibri"/>
              </w:rPr>
              <w:t>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852C69" w14:textId="77777777" w:rsidR="005A2227" w:rsidRPr="00E352EF" w:rsidRDefault="0097053A">
            <w:r w:rsidRPr="00E352EF">
              <w:rPr>
                <w:rFonts w:ascii="Calibri" w:eastAsia="Calibri" w:hAnsi="Calibri" w:cs="Calibri"/>
              </w:rPr>
              <w:t>"hello"</w:t>
            </w:r>
          </w:p>
        </w:tc>
      </w:tr>
      <w:tr w:rsidR="005A2227" w:rsidRPr="00E352EF" w14:paraId="6B0A4373" w14:textId="77777777">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FDAAE2" w14:textId="77777777" w:rsidR="005A2227" w:rsidRPr="00E352EF" w:rsidRDefault="0097053A">
            <w:r w:rsidRPr="00E352EF">
              <w:rPr>
                <w:rFonts w:ascii="Calibri" w:eastAsia="Calibri" w:hAnsi="Calibri" w:cs="Calibri"/>
              </w:rPr>
              <w:t>2</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918110" w14:textId="77777777" w:rsidR="005A2227" w:rsidRPr="00E352EF" w:rsidRDefault="0097053A">
            <w:r w:rsidRPr="00E352EF">
              <w:rPr>
                <w:rFonts w:ascii="Calibri" w:eastAsia="Calibri" w:hAnsi="Calibri" w:cs="Calibri"/>
              </w:rPr>
              <w:t>B</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10F817" w14:textId="77777777" w:rsidR="005A2227" w:rsidRPr="00E352EF" w:rsidRDefault="0097053A">
            <w:r w:rsidRPr="00E352EF">
              <w:rPr>
                <w:rFonts w:ascii="Calibri" w:eastAsia="Calibri" w:hAnsi="Calibri" w:cs="Calibri"/>
              </w:rPr>
              <w:t>"hi"</w:t>
            </w:r>
          </w:p>
        </w:tc>
      </w:tr>
    </w:tbl>
    <w:p w14:paraId="03CA7C5B" w14:textId="77777777" w:rsidR="005A2227" w:rsidRPr="00E352EF" w:rsidRDefault="005A2227"/>
    <w:p w14:paraId="0A115FFE" w14:textId="77777777" w:rsidR="005A2227" w:rsidRPr="00E352EF" w:rsidRDefault="005A2227"/>
    <w:p w14:paraId="579C37D6" w14:textId="77777777" w:rsidR="005A2227" w:rsidRPr="00E352EF" w:rsidRDefault="005A2227"/>
    <w:tbl>
      <w:tblPr>
        <w:tblW w:w="293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80"/>
        <w:gridCol w:w="979"/>
        <w:gridCol w:w="979"/>
      </w:tblGrid>
      <w:tr w:rsidR="005A2227" w:rsidRPr="00E352EF" w14:paraId="50478962" w14:textId="77777777">
        <w:tc>
          <w:tcPr>
            <w:tcW w:w="979"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F16FF29" w14:textId="77777777" w:rsidR="005A2227" w:rsidRPr="00E352EF" w:rsidRDefault="0097053A">
            <w:r w:rsidRPr="00E352EF">
              <w:rPr>
                <w:rFonts w:ascii="Calibri" w:eastAsia="Calibri" w:hAnsi="Calibri" w:cs="Calibri"/>
              </w:rPr>
              <w:t>ds_2</w:t>
            </w:r>
          </w:p>
        </w:tc>
      </w:tr>
      <w:tr w:rsidR="005A2227" w:rsidRPr="00E352EF" w14:paraId="48309242" w14:textId="77777777">
        <w:tc>
          <w:tcPr>
            <w:tcW w:w="9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36E44FF" w14:textId="77777777" w:rsidR="005A2227" w:rsidRPr="00E352EF" w:rsidRDefault="0097053A">
            <w:r w:rsidRPr="00E352EF">
              <w:rPr>
                <w:rFonts w:ascii="Calibri" w:eastAsia="Calibri" w:hAnsi="Calibri" w:cs="Calibri"/>
                <w:b/>
              </w:rPr>
              <w:t>K1</w:t>
            </w:r>
          </w:p>
        </w:tc>
        <w:tc>
          <w:tcPr>
            <w:tcW w:w="9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859E705" w14:textId="77777777" w:rsidR="005A2227" w:rsidRPr="00E352EF" w:rsidRDefault="0097053A">
            <w:r w:rsidRPr="00E352EF">
              <w:rPr>
                <w:rFonts w:ascii="Calibri" w:eastAsia="Calibri" w:hAnsi="Calibri" w:cs="Calibri"/>
                <w:b/>
              </w:rPr>
              <w:t>K2</w:t>
            </w:r>
          </w:p>
        </w:tc>
        <w:tc>
          <w:tcPr>
            <w:tcW w:w="97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C00725F" w14:textId="77777777" w:rsidR="005A2227" w:rsidRPr="00E352EF" w:rsidRDefault="0097053A">
            <w:r w:rsidRPr="00E352EF">
              <w:rPr>
                <w:rFonts w:ascii="Calibri" w:eastAsia="Calibri" w:hAnsi="Calibri" w:cs="Calibri"/>
                <w:b/>
              </w:rPr>
              <w:t>M1</w:t>
            </w:r>
          </w:p>
        </w:tc>
      </w:tr>
      <w:tr w:rsidR="005A2227" w:rsidRPr="00E352EF" w14:paraId="6BFA5F5D" w14:textId="77777777">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67CF76" w14:textId="77777777" w:rsidR="005A2227" w:rsidRPr="00E352EF" w:rsidRDefault="0097053A">
            <w:r w:rsidRPr="00E352EF">
              <w:rPr>
                <w:rFonts w:ascii="Calibri" w:eastAsia="Calibri" w:hAnsi="Calibri" w:cs="Calibri"/>
              </w:rPr>
              <w:t>1</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8EA168" w14:textId="77777777" w:rsidR="005A2227" w:rsidRPr="00E352EF" w:rsidRDefault="0097053A">
            <w:r w:rsidRPr="00E352EF">
              <w:rPr>
                <w:rFonts w:ascii="Calibri" w:eastAsia="Calibri" w:hAnsi="Calibri" w:cs="Calibri"/>
              </w:rPr>
              <w:t>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D2EDD2" w14:textId="77777777" w:rsidR="005A2227" w:rsidRPr="00E352EF" w:rsidRDefault="0097053A">
            <w:r w:rsidRPr="00E352EF">
              <w:rPr>
                <w:rFonts w:ascii="Calibri" w:eastAsia="Calibri" w:hAnsi="Calibri" w:cs="Calibri"/>
              </w:rPr>
              <w:t>"world"</w:t>
            </w:r>
          </w:p>
        </w:tc>
      </w:tr>
      <w:tr w:rsidR="005A2227" w:rsidRPr="00E352EF" w14:paraId="7325408A" w14:textId="77777777">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2956F6" w14:textId="77777777" w:rsidR="005A2227" w:rsidRPr="00E352EF" w:rsidRDefault="0097053A">
            <w:r w:rsidRPr="00E352EF">
              <w:rPr>
                <w:rFonts w:ascii="Calibri" w:eastAsia="Calibri" w:hAnsi="Calibri" w:cs="Calibri"/>
              </w:rPr>
              <w:t>2</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FA1606" w14:textId="77777777" w:rsidR="005A2227" w:rsidRPr="00E352EF" w:rsidRDefault="0097053A">
            <w:r w:rsidRPr="00E352EF">
              <w:rPr>
                <w:rFonts w:ascii="Calibri" w:eastAsia="Calibri" w:hAnsi="Calibri" w:cs="Calibri"/>
              </w:rPr>
              <w:t>B</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2BCB5B" w14:textId="77777777" w:rsidR="005A2227" w:rsidRPr="00E352EF" w:rsidRDefault="0097053A">
            <w:r w:rsidRPr="00E352EF">
              <w:rPr>
                <w:rFonts w:ascii="Calibri" w:eastAsia="Calibri" w:hAnsi="Calibri" w:cs="Calibri"/>
              </w:rPr>
              <w:t>"there"</w:t>
            </w:r>
          </w:p>
        </w:tc>
      </w:tr>
    </w:tbl>
    <w:p w14:paraId="7729F035" w14:textId="77777777" w:rsidR="005A2227" w:rsidRPr="00E352EF" w:rsidRDefault="005A2227"/>
    <w:p w14:paraId="1EF107AF" w14:textId="77777777" w:rsidR="005A2227" w:rsidRPr="00E352EF" w:rsidRDefault="005A2227"/>
    <w:tbl>
      <w:tblPr>
        <w:tblW w:w="4349"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167"/>
        <w:gridCol w:w="1166"/>
        <w:gridCol w:w="2016"/>
      </w:tblGrid>
      <w:tr w:rsidR="005A2227" w:rsidRPr="00E352EF" w14:paraId="378AC838" w14:textId="77777777">
        <w:tc>
          <w:tcPr>
            <w:tcW w:w="1166"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FC083BE" w14:textId="77777777" w:rsidR="005A2227" w:rsidRPr="00E352EF" w:rsidRDefault="0097053A">
            <w:r w:rsidRPr="00E352EF">
              <w:rPr>
                <w:rFonts w:ascii="Calibri" w:eastAsia="Calibri" w:hAnsi="Calibri" w:cs="Calibri"/>
              </w:rPr>
              <w:t>ds_r</w:t>
            </w:r>
          </w:p>
        </w:tc>
      </w:tr>
      <w:tr w:rsidR="005A2227" w:rsidRPr="00E352EF" w14:paraId="1EDB6A72" w14:textId="77777777">
        <w:tc>
          <w:tcPr>
            <w:tcW w:w="116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22FEF06" w14:textId="77777777" w:rsidR="005A2227" w:rsidRPr="00E352EF" w:rsidRDefault="0097053A">
            <w:r w:rsidRPr="00E352EF">
              <w:rPr>
                <w:rFonts w:ascii="Calibri" w:eastAsia="Calibri" w:hAnsi="Calibri" w:cs="Calibri"/>
                <w:b/>
              </w:rPr>
              <w:t>K1</w:t>
            </w:r>
          </w:p>
        </w:tc>
        <w:tc>
          <w:tcPr>
            <w:tcW w:w="116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3F19B7C" w14:textId="77777777" w:rsidR="005A2227" w:rsidRPr="00E352EF" w:rsidRDefault="0097053A">
            <w:r w:rsidRPr="00E352EF">
              <w:rPr>
                <w:rFonts w:ascii="Calibri" w:eastAsia="Calibri" w:hAnsi="Calibri" w:cs="Calibri"/>
                <w:b/>
              </w:rPr>
              <w:t>K2</w:t>
            </w:r>
          </w:p>
        </w:tc>
        <w:tc>
          <w:tcPr>
            <w:tcW w:w="201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6E6C9E0" w14:textId="77777777" w:rsidR="005A2227" w:rsidRPr="00E352EF" w:rsidRDefault="0097053A">
            <w:r w:rsidRPr="00E352EF">
              <w:rPr>
                <w:rFonts w:ascii="Calibri" w:eastAsia="Calibri" w:hAnsi="Calibri" w:cs="Calibri"/>
                <w:b/>
              </w:rPr>
              <w:t>M1</w:t>
            </w:r>
          </w:p>
        </w:tc>
      </w:tr>
      <w:tr w:rsidR="005A2227" w:rsidRPr="00E352EF" w14:paraId="67A0452F" w14:textId="77777777">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8F699C" w14:textId="77777777" w:rsidR="005A2227" w:rsidRPr="00E352EF" w:rsidRDefault="0097053A">
            <w:r w:rsidRPr="00E352EF">
              <w:rPr>
                <w:rFonts w:ascii="Calibri" w:eastAsia="Calibri" w:hAnsi="Calibri" w:cs="Calibri"/>
              </w:rPr>
              <w:t>1</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D3697A" w14:textId="77777777" w:rsidR="005A2227" w:rsidRPr="00E352EF" w:rsidRDefault="0097053A">
            <w:r w:rsidRPr="00E352EF">
              <w:rPr>
                <w:rFonts w:ascii="Calibri" w:eastAsia="Calibri" w:hAnsi="Calibri" w:cs="Calibri"/>
              </w:rPr>
              <w:t>A</w:t>
            </w:r>
          </w:p>
        </w:tc>
        <w:tc>
          <w:tcPr>
            <w:tcW w:w="201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82450F" w14:textId="77777777" w:rsidR="005A2227" w:rsidRPr="00E352EF" w:rsidRDefault="0097053A">
            <w:r w:rsidRPr="00E352EF">
              <w:rPr>
                <w:rFonts w:ascii="Calibri" w:eastAsia="Calibri" w:hAnsi="Calibri" w:cs="Calibri"/>
              </w:rPr>
              <w:t>"helloworld"</w:t>
            </w:r>
          </w:p>
        </w:tc>
      </w:tr>
      <w:tr w:rsidR="005A2227" w:rsidRPr="00E352EF" w14:paraId="5B8140FC" w14:textId="77777777">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8B1C48" w14:textId="77777777" w:rsidR="005A2227" w:rsidRPr="00E352EF" w:rsidRDefault="0097053A">
            <w:r w:rsidRPr="00E352EF">
              <w:rPr>
                <w:rFonts w:ascii="Calibri" w:eastAsia="Calibri" w:hAnsi="Calibri" w:cs="Calibri"/>
              </w:rPr>
              <w:t>2</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C8A178" w14:textId="77777777" w:rsidR="005A2227" w:rsidRPr="00E352EF" w:rsidRDefault="0097053A">
            <w:r w:rsidRPr="00E352EF">
              <w:rPr>
                <w:rFonts w:ascii="Calibri" w:eastAsia="Calibri" w:hAnsi="Calibri" w:cs="Calibri"/>
              </w:rPr>
              <w:t>B</w:t>
            </w:r>
          </w:p>
        </w:tc>
        <w:tc>
          <w:tcPr>
            <w:tcW w:w="201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E72B9F" w14:textId="77777777" w:rsidR="005A2227" w:rsidRPr="00E352EF" w:rsidRDefault="0097053A">
            <w:r w:rsidRPr="00E352EF">
              <w:rPr>
                <w:rFonts w:ascii="Calibri" w:eastAsia="Calibri" w:hAnsi="Calibri" w:cs="Calibri"/>
              </w:rPr>
              <w:t>"hithere"</w:t>
            </w:r>
          </w:p>
        </w:tc>
      </w:tr>
    </w:tbl>
    <w:p w14:paraId="08A6F5AB" w14:textId="77777777" w:rsidR="005A2227" w:rsidRPr="00E352EF" w:rsidRDefault="005A2227"/>
    <w:p w14:paraId="082B46BD" w14:textId="77777777" w:rsidR="005A2227" w:rsidRPr="00E352EF" w:rsidRDefault="0097053A" w:rsidP="00EB1629">
      <w:pPr>
        <w:pStyle w:val="Stile3"/>
        <w:rPr>
          <w:lang w:val="en-GB"/>
        </w:rPr>
      </w:pPr>
      <w:bookmarkStart w:id="314" w:name="_Toc462659626"/>
      <w:bookmarkStart w:id="315" w:name="_Toc463805734"/>
      <w:bookmarkStart w:id="316" w:name="_Toc464487911"/>
      <w:r w:rsidRPr="00E352EF">
        <w:rPr>
          <w:lang w:val="en-GB"/>
        </w:rPr>
        <w:t>trim /rtrim</w:t>
      </w:r>
      <w:bookmarkEnd w:id="314"/>
      <w:r w:rsidRPr="00E352EF">
        <w:rPr>
          <w:lang w:val="en-GB"/>
        </w:rPr>
        <w:t>/ltrim</w:t>
      </w:r>
      <w:bookmarkEnd w:id="315"/>
      <w:bookmarkEnd w:id="316"/>
    </w:p>
    <w:p w14:paraId="7F457B2D"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Semantics</w:t>
      </w:r>
    </w:p>
    <w:p w14:paraId="2793683B" w14:textId="77777777" w:rsidR="005A2227" w:rsidRPr="00E352EF" w:rsidRDefault="0097053A" w:rsidP="00090FF8">
      <w:pPr>
        <w:rPr>
          <w:rFonts w:ascii="Cambria" w:hAnsi="Cambria"/>
        </w:rPr>
      </w:pPr>
      <w:r w:rsidRPr="00E352EF">
        <w:rPr>
          <w:rFonts w:ascii="Cambria" w:eastAsia="Calibri" w:hAnsi="Cambria" w:cs="Calibri"/>
        </w:rPr>
        <w:t xml:space="preserve">The </w:t>
      </w:r>
      <w:r w:rsidRPr="00E352EF">
        <w:rPr>
          <w:rFonts w:ascii="Cambria" w:eastAsia="Calibri" w:hAnsi="Cambria" w:cs="Calibri"/>
          <w:b/>
        </w:rPr>
        <w:t>trim</w:t>
      </w:r>
      <w:r w:rsidRPr="00E352EF">
        <w:rPr>
          <w:rFonts w:ascii="Cambria" w:eastAsia="Calibri" w:hAnsi="Cambria" w:cs="Calibri"/>
        </w:rPr>
        <w:t xml:space="preserve"> /</w:t>
      </w:r>
      <w:r w:rsidRPr="00E352EF">
        <w:rPr>
          <w:rFonts w:ascii="Cambria" w:eastAsia="Calibri" w:hAnsi="Cambria" w:cs="Calibri"/>
          <w:b/>
        </w:rPr>
        <w:t>rtrim</w:t>
      </w:r>
      <w:r w:rsidRPr="00E352EF">
        <w:rPr>
          <w:rFonts w:ascii="Cambria" w:eastAsia="Calibri" w:hAnsi="Cambria" w:cs="Calibri"/>
        </w:rPr>
        <w:t>/</w:t>
      </w:r>
      <w:r w:rsidRPr="00E352EF">
        <w:rPr>
          <w:rFonts w:ascii="Cambria" w:eastAsia="Calibri" w:hAnsi="Cambria" w:cs="Calibri"/>
          <w:b/>
        </w:rPr>
        <w:t>ltrim</w:t>
      </w:r>
      <w:r w:rsidRPr="00E352EF">
        <w:rPr>
          <w:rFonts w:ascii="Cambria" w:eastAsia="Calibri" w:hAnsi="Cambria" w:cs="Calibri"/>
        </w:rPr>
        <w:t xml:space="preserve"> </w:t>
      </w:r>
      <w:r w:rsidR="006008BE" w:rsidRPr="00E352EF">
        <w:rPr>
          <w:rFonts w:ascii="Cambria" w:eastAsia="Calibri" w:hAnsi="Cambria" w:cs="Calibri"/>
        </w:rPr>
        <w:t xml:space="preserve">operators </w:t>
      </w:r>
      <w:r w:rsidRPr="00E352EF">
        <w:rPr>
          <w:rFonts w:ascii="Cambria" w:eastAsia="Calibri" w:hAnsi="Cambria" w:cs="Calibri"/>
        </w:rPr>
        <w:t>eliminate trailing or/and leading whitespace from a string.</w:t>
      </w:r>
    </w:p>
    <w:p w14:paraId="5D127513" w14:textId="77777777" w:rsidR="00090FF8" w:rsidRPr="00E352EF" w:rsidRDefault="00090FF8" w:rsidP="00090FF8">
      <w:pPr>
        <w:rPr>
          <w:rFonts w:ascii="Cambria" w:eastAsia="Calibri" w:hAnsi="Cambria" w:cs="Calibri"/>
          <w:i/>
          <w:color w:val="5B9BD5"/>
        </w:rPr>
      </w:pPr>
    </w:p>
    <w:p w14:paraId="28224B58" w14:textId="77777777" w:rsidR="005A2227" w:rsidRPr="009830C1" w:rsidRDefault="0097053A" w:rsidP="006E1BB1">
      <w:pPr>
        <w:rPr>
          <w:rFonts w:ascii="Cambria" w:eastAsia="Calibri" w:hAnsi="Cambria" w:cs="Calibri"/>
          <w:i/>
          <w:color w:val="5B9BD5"/>
          <w:lang w:val="fr-FR"/>
        </w:rPr>
      </w:pPr>
      <w:r w:rsidRPr="009830C1">
        <w:rPr>
          <w:rFonts w:ascii="Cambria" w:eastAsia="Calibri" w:hAnsi="Cambria" w:cs="Calibri"/>
          <w:i/>
          <w:color w:val="5B9BD5"/>
          <w:lang w:val="fr-FR"/>
        </w:rPr>
        <w:t>Syntax</w:t>
      </w:r>
    </w:p>
    <w:p w14:paraId="46B148F5" w14:textId="77777777" w:rsidR="005A2227" w:rsidRPr="009830C1" w:rsidRDefault="0097053A" w:rsidP="00090FF8">
      <w:pPr>
        <w:rPr>
          <w:rFonts w:ascii="Cambria" w:hAnsi="Cambria"/>
          <w:lang w:val="fr-FR"/>
        </w:rPr>
      </w:pPr>
      <w:r w:rsidRPr="009830C1">
        <w:rPr>
          <w:rFonts w:ascii="Cambria" w:eastAsia="Calibri" w:hAnsi="Cambria" w:cs="Calibri"/>
          <w:lang w:val="fr-FR"/>
        </w:rPr>
        <w:t>[</w:t>
      </w:r>
      <w:r w:rsidRPr="009830C1">
        <w:rPr>
          <w:rFonts w:ascii="Cambria" w:eastAsia="Calibri" w:hAnsi="Cambria" w:cs="Calibri"/>
          <w:b/>
          <w:lang w:val="fr-FR"/>
        </w:rPr>
        <w:t>trim</w:t>
      </w:r>
      <w:r w:rsidRPr="009830C1">
        <w:rPr>
          <w:rFonts w:ascii="Cambria" w:eastAsia="Calibri" w:hAnsi="Cambria" w:cs="Calibri"/>
          <w:lang w:val="fr-FR"/>
        </w:rPr>
        <w:t xml:space="preserve"> |</w:t>
      </w:r>
      <w:r w:rsidRPr="009830C1">
        <w:rPr>
          <w:rFonts w:ascii="Cambria" w:eastAsia="Calibri" w:hAnsi="Cambria" w:cs="Calibri"/>
          <w:b/>
          <w:lang w:val="fr-FR"/>
        </w:rPr>
        <w:t xml:space="preserve"> rtrim </w:t>
      </w:r>
      <w:r w:rsidRPr="009830C1">
        <w:rPr>
          <w:rFonts w:ascii="Cambria" w:eastAsia="Calibri" w:hAnsi="Cambria" w:cs="Calibri"/>
          <w:lang w:val="fr-FR"/>
        </w:rPr>
        <w:t xml:space="preserve">| </w:t>
      </w:r>
      <w:r w:rsidRPr="009830C1">
        <w:rPr>
          <w:rFonts w:ascii="Cambria" w:eastAsia="Calibri" w:hAnsi="Cambria" w:cs="Calibri"/>
          <w:b/>
          <w:lang w:val="fr-FR"/>
        </w:rPr>
        <w:t>ltrim</w:t>
      </w:r>
      <w:r w:rsidRPr="009830C1">
        <w:rPr>
          <w:rFonts w:ascii="Cambria" w:eastAsia="Calibri" w:hAnsi="Cambria" w:cs="Calibri"/>
          <w:lang w:val="fr-FR"/>
        </w:rPr>
        <w:t>]</w:t>
      </w:r>
      <w:r w:rsidRPr="009830C1">
        <w:rPr>
          <w:rFonts w:ascii="Cambria" w:eastAsia="Calibri" w:hAnsi="Cambria" w:cs="Calibri"/>
          <w:b/>
          <w:lang w:val="fr-FR"/>
        </w:rPr>
        <w:t xml:space="preserve"> (</w:t>
      </w:r>
      <w:r w:rsidRPr="009830C1">
        <w:rPr>
          <w:rFonts w:ascii="Cambria" w:eastAsia="Calibri" w:hAnsi="Cambria" w:cs="Calibri"/>
          <w:lang w:val="fr-FR"/>
        </w:rPr>
        <w:t xml:space="preserve"> ds </w:t>
      </w:r>
      <w:r w:rsidRPr="009830C1">
        <w:rPr>
          <w:rFonts w:ascii="Cambria" w:eastAsia="Calibri" w:hAnsi="Cambria" w:cs="Calibri"/>
          <w:b/>
          <w:lang w:val="fr-FR"/>
        </w:rPr>
        <w:t>)</w:t>
      </w:r>
      <w:r w:rsidRPr="009830C1">
        <w:rPr>
          <w:rFonts w:ascii="Cambria" w:eastAsia="Calibri" w:hAnsi="Cambria" w:cs="Calibri"/>
          <w:lang w:val="fr-FR"/>
        </w:rPr>
        <w:t xml:space="preserve"> </w:t>
      </w:r>
    </w:p>
    <w:p w14:paraId="1A48BE9D" w14:textId="77777777" w:rsidR="00090FF8" w:rsidRPr="009830C1" w:rsidRDefault="00090FF8" w:rsidP="00090FF8">
      <w:pPr>
        <w:rPr>
          <w:rFonts w:ascii="Cambria" w:eastAsia="Calibri" w:hAnsi="Cambria" w:cs="Calibri"/>
          <w:i/>
          <w:color w:val="5B9BD5"/>
          <w:lang w:val="fr-FR"/>
        </w:rPr>
      </w:pPr>
    </w:p>
    <w:p w14:paraId="73C55E2E"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Parameters</w:t>
      </w:r>
    </w:p>
    <w:p w14:paraId="75BB000C" w14:textId="77777777" w:rsidR="005A2227" w:rsidRPr="00E352EF" w:rsidRDefault="00090FF8" w:rsidP="00090FF8">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i/>
        </w:rPr>
        <w:t xml:space="preserve"> </w:t>
      </w:r>
      <w:r w:rsidRPr="00E352EF">
        <w:rPr>
          <w:rFonts w:ascii="Cambria" w:hAnsi="Cambria"/>
        </w:rPr>
        <w:t>:</w:t>
      </w:r>
      <w:r w:rsidR="0097053A" w:rsidRPr="00E352EF">
        <w:rPr>
          <w:rFonts w:ascii="Cambria" w:eastAsia="Calibri" w:hAnsi="Cambria" w:cs="Calibri"/>
        </w:rPr>
        <w:t xml:space="preserve"> [dataset {identifier &lt;IDENT&gt; as scalar-type }+ {measure &lt;IDENT&gt; as string }+ </w:t>
      </w:r>
    </w:p>
    <w:p w14:paraId="21FDB795" w14:textId="77777777" w:rsidR="005A2227" w:rsidRPr="00E352EF" w:rsidRDefault="0097053A" w:rsidP="00090FF8">
      <w:pPr>
        <w:ind w:firstLine="432"/>
        <w:rPr>
          <w:rFonts w:ascii="Cambria" w:eastAsia="Calibri" w:hAnsi="Cambria" w:cs="Calibri"/>
        </w:rPr>
      </w:pPr>
      <w:r w:rsidRPr="00E352EF">
        <w:rPr>
          <w:rFonts w:ascii="Cambria" w:eastAsia="Calibri" w:hAnsi="Cambria" w:cs="Calibri"/>
        </w:rPr>
        <w:t xml:space="preserve">                    {attribute &lt;IDENT&gt; as scalar-type }* | string]</w:t>
      </w:r>
    </w:p>
    <w:p w14:paraId="1D78A646" w14:textId="77777777" w:rsidR="00DC675D" w:rsidRPr="00E352EF" w:rsidRDefault="00DC675D" w:rsidP="00090FF8">
      <w:pPr>
        <w:ind w:firstLine="432"/>
        <w:rPr>
          <w:rFonts w:ascii="Cambria" w:hAnsi="Cambria"/>
        </w:rPr>
      </w:pPr>
    </w:p>
    <w:p w14:paraId="388F886C" w14:textId="77777777" w:rsidR="005A2227" w:rsidRPr="00E352EF" w:rsidRDefault="0097053A" w:rsidP="00090FF8">
      <w:pPr>
        <w:rPr>
          <w:rFonts w:ascii="Cambria" w:hAnsi="Cambria"/>
        </w:rPr>
      </w:pPr>
      <w:r w:rsidRPr="00E352EF">
        <w:rPr>
          <w:rFonts w:ascii="Cambria" w:hAnsi="Cambria"/>
          <w:i/>
        </w:rPr>
        <w:t>ds</w:t>
      </w:r>
      <w:r w:rsidRPr="00E352EF">
        <w:rPr>
          <w:rFonts w:ascii="Cambria" w:hAnsi="Cambria"/>
        </w:rPr>
        <w:t xml:space="preserve"> – is a </w:t>
      </w:r>
      <w:r w:rsidR="00472C2F" w:rsidRPr="00E352EF">
        <w:t>Dataset</w:t>
      </w:r>
      <w:r w:rsidRPr="00E352EF">
        <w:rPr>
          <w:rFonts w:ascii="Cambria" w:hAnsi="Cambria"/>
        </w:rPr>
        <w:t xml:space="preserve"> expression or a string </w:t>
      </w:r>
    </w:p>
    <w:p w14:paraId="75716B87" w14:textId="77777777" w:rsidR="00090FF8" w:rsidRPr="00E352EF" w:rsidRDefault="00090FF8" w:rsidP="00090FF8">
      <w:pPr>
        <w:rPr>
          <w:rFonts w:ascii="Cambria" w:eastAsia="Calibri" w:hAnsi="Cambria" w:cs="Calibri"/>
          <w:i/>
          <w:color w:val="5B9BD5"/>
        </w:rPr>
      </w:pPr>
    </w:p>
    <w:p w14:paraId="1B370126" w14:textId="77777777" w:rsidR="005A2227" w:rsidRPr="00E352EF" w:rsidRDefault="00090FF8" w:rsidP="006E1BB1">
      <w:pPr>
        <w:rPr>
          <w:rFonts w:ascii="Cambria" w:eastAsia="Calibri" w:hAnsi="Cambria" w:cs="Calibri"/>
          <w:i/>
          <w:color w:val="5B9BD5"/>
        </w:rPr>
      </w:pPr>
      <w:r w:rsidRPr="00E352EF">
        <w:rPr>
          <w:rFonts w:ascii="Cambria" w:eastAsia="Calibri" w:hAnsi="Cambria" w:cs="Calibri"/>
          <w:i/>
          <w:color w:val="5B9BD5"/>
        </w:rPr>
        <w:t>C</w:t>
      </w:r>
      <w:r w:rsidR="0097053A" w:rsidRPr="00E352EF">
        <w:rPr>
          <w:rFonts w:ascii="Cambria" w:eastAsia="Calibri" w:hAnsi="Cambria" w:cs="Calibri"/>
          <w:i/>
          <w:color w:val="5B9BD5"/>
        </w:rPr>
        <w:t>onstraints</w:t>
      </w:r>
    </w:p>
    <w:p w14:paraId="2833BFE2" w14:textId="77777777" w:rsidR="005A2227" w:rsidRPr="00E352EF" w:rsidRDefault="0097053A" w:rsidP="00090FF8">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it must be a </w:t>
      </w:r>
      <w:r w:rsidRPr="00E352EF">
        <w:rPr>
          <w:rFonts w:ascii="Cambria" w:hAnsi="Cambria"/>
          <w:b/>
        </w:rPr>
        <w:t xml:space="preserve">string </w:t>
      </w:r>
      <w:r w:rsidRPr="00E352EF">
        <w:rPr>
          <w:rFonts w:ascii="Cambria" w:hAnsi="Cambria"/>
        </w:rPr>
        <w:t>data type.</w:t>
      </w:r>
    </w:p>
    <w:p w14:paraId="645519F7" w14:textId="77777777" w:rsidR="005A2227" w:rsidRPr="00E352EF" w:rsidRDefault="0097053A" w:rsidP="00090FF8">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472C2F" w:rsidRPr="00E352EF">
        <w:t>Dataset</w:t>
      </w:r>
      <w:r w:rsidRPr="00E352EF">
        <w:rPr>
          <w:rFonts w:ascii="Cambria" w:hAnsi="Cambria"/>
        </w:rPr>
        <w:t xml:space="preserve"> then it must have at least a measure of </w:t>
      </w:r>
      <w:r w:rsidRPr="00E352EF">
        <w:rPr>
          <w:rFonts w:ascii="Cambria" w:hAnsi="Cambria"/>
          <w:b/>
        </w:rPr>
        <w:t>string</w:t>
      </w:r>
      <w:r w:rsidRPr="00E352EF">
        <w:rPr>
          <w:rFonts w:ascii="Cambria" w:hAnsi="Cambria"/>
        </w:rPr>
        <w:t xml:space="preserve"> data type. </w:t>
      </w:r>
    </w:p>
    <w:p w14:paraId="2FD202E8" w14:textId="77777777" w:rsidR="00090FF8" w:rsidRPr="00E352EF" w:rsidRDefault="00090FF8" w:rsidP="00090FF8">
      <w:pPr>
        <w:rPr>
          <w:rFonts w:ascii="Cambria" w:eastAsia="Calibri" w:hAnsi="Cambria" w:cs="Calibri"/>
          <w:i/>
          <w:color w:val="5B9BD5"/>
        </w:rPr>
      </w:pPr>
    </w:p>
    <w:p w14:paraId="26C64085"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 xml:space="preserve">Returns </w:t>
      </w:r>
    </w:p>
    <w:p w14:paraId="1EA5F7AC" w14:textId="77777777" w:rsidR="005A2227" w:rsidRPr="00E352EF" w:rsidRDefault="0097053A" w:rsidP="00090FF8">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operators</w:t>
      </w:r>
      <w:r w:rsidRPr="00E352EF">
        <w:rPr>
          <w:rFonts w:ascii="Cambria" w:hAnsi="Cambria"/>
          <w:b/>
        </w:rPr>
        <w:t xml:space="preserve"> </w:t>
      </w:r>
      <w:r w:rsidRPr="00E352EF">
        <w:rPr>
          <w:rFonts w:ascii="Cambria" w:hAnsi="Cambria"/>
        </w:rPr>
        <w:t xml:space="preserve">returns a scalar string representing the input string without </w:t>
      </w:r>
      <w:r w:rsidRPr="00E352EF">
        <w:rPr>
          <w:rFonts w:ascii="Cambria" w:eastAsia="Calibri" w:hAnsi="Cambria" w:cs="Calibri"/>
        </w:rPr>
        <w:t>trailing or/and leading whitespace</w:t>
      </w:r>
      <w:r w:rsidRPr="00E352EF">
        <w:rPr>
          <w:rFonts w:ascii="Cambria" w:hAnsi="Cambria"/>
        </w:rPr>
        <w:t>.</w:t>
      </w:r>
    </w:p>
    <w:p w14:paraId="601B54A7" w14:textId="77777777" w:rsidR="005A2227" w:rsidRPr="00E352EF" w:rsidRDefault="0097053A" w:rsidP="00090FF8">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472C2F" w:rsidRPr="00E352EF">
        <w:t>Dataset</w:t>
      </w:r>
      <w:r w:rsidRPr="00E352EF">
        <w:rPr>
          <w:rFonts w:ascii="Cambria" w:hAnsi="Cambria"/>
        </w:rPr>
        <w:t xml:space="preserve"> and has N string measures then operators returns a </w:t>
      </w:r>
      <w:r w:rsidR="00472C2F" w:rsidRPr="00E352EF">
        <w:t>Dataset</w:t>
      </w:r>
      <w:r w:rsidRPr="00E352EF">
        <w:rPr>
          <w:rFonts w:ascii="Cambria" w:hAnsi="Cambria"/>
        </w:rPr>
        <w:t xml:space="preserve"> having the </w:t>
      </w:r>
      <w:r w:rsidR="00A82077" w:rsidRPr="00E352EF">
        <w:rPr>
          <w:rFonts w:ascii="Cambria" w:hAnsi="Cambria"/>
        </w:rPr>
        <w:t xml:space="preserve">Identifier Components </w:t>
      </w:r>
      <w:r w:rsidRPr="00E352EF">
        <w:rPr>
          <w:rFonts w:ascii="Cambria" w:hAnsi="Cambria"/>
        </w:rPr>
        <w:t xml:space="preserve">of </w:t>
      </w:r>
      <w:r w:rsidRPr="00E352EF">
        <w:rPr>
          <w:rFonts w:ascii="Cambria" w:hAnsi="Cambria"/>
          <w:i/>
        </w:rPr>
        <w:t>ds</w:t>
      </w:r>
      <w:r w:rsidRPr="00E352EF">
        <w:rPr>
          <w:rFonts w:ascii="Cambria" w:hAnsi="Cambria"/>
        </w:rPr>
        <w:t xml:space="preserve"> and N string measures with the same name</w:t>
      </w:r>
      <w:r w:rsidR="00D522BE" w:rsidRPr="00E352EF">
        <w:rPr>
          <w:rFonts w:ascii="Cambria" w:hAnsi="Cambria"/>
        </w:rPr>
        <w:t xml:space="preserve"> </w:t>
      </w:r>
      <w:r w:rsidR="006008BE" w:rsidRPr="00E352EF">
        <w:rPr>
          <w:rFonts w:ascii="Cambria" w:hAnsi="Cambria"/>
        </w:rPr>
        <w:t xml:space="preserve">as </w:t>
      </w:r>
      <w:r w:rsidRPr="00E352EF">
        <w:rPr>
          <w:rFonts w:ascii="Cambria" w:hAnsi="Cambria"/>
        </w:rPr>
        <w:t xml:space="preserve">the string measures of </w:t>
      </w:r>
      <w:r w:rsidRPr="00E352EF">
        <w:rPr>
          <w:rFonts w:ascii="Cambria" w:hAnsi="Cambria"/>
          <w:i/>
        </w:rPr>
        <w:t>ds</w:t>
      </w:r>
      <w:r w:rsidRPr="00E352EF">
        <w:rPr>
          <w:rFonts w:ascii="Cambria" w:hAnsi="Cambria"/>
        </w:rPr>
        <w:t xml:space="preserve"> </w:t>
      </w:r>
      <w:r w:rsidRPr="00E352EF">
        <w:rPr>
          <w:rFonts w:ascii="Cambria" w:eastAsia="Calibri" w:hAnsi="Cambria" w:cs="Calibri"/>
        </w:rPr>
        <w:t xml:space="preserve">where the values </w:t>
      </w:r>
      <w:r w:rsidR="006008BE" w:rsidRPr="00E352EF">
        <w:rPr>
          <w:rFonts w:ascii="Cambria" w:eastAsia="Calibri" w:hAnsi="Cambria" w:cs="Calibri"/>
        </w:rPr>
        <w:t xml:space="preserve">take </w:t>
      </w:r>
      <w:r w:rsidRPr="00E352EF">
        <w:rPr>
          <w:rFonts w:ascii="Cambria" w:eastAsia="Calibri" w:hAnsi="Cambria" w:cs="Calibri"/>
        </w:rPr>
        <w:t>the value of the input ones without whitespaces from left and right (trim), or alternatively without the left (ltrim) or right (rtrim) whitespaces.</w:t>
      </w:r>
    </w:p>
    <w:p w14:paraId="138B7C56" w14:textId="77777777" w:rsidR="00090FF8" w:rsidRPr="00E352EF" w:rsidRDefault="00090FF8" w:rsidP="00090FF8">
      <w:pPr>
        <w:rPr>
          <w:rFonts w:ascii="Cambria" w:eastAsia="Calibri" w:hAnsi="Cambria" w:cs="Calibri"/>
          <w:i/>
          <w:color w:val="5B9BD5"/>
        </w:rPr>
      </w:pPr>
    </w:p>
    <w:p w14:paraId="692DB7C5"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Semantic specification</w:t>
      </w:r>
    </w:p>
    <w:p w14:paraId="19EFFA2D" w14:textId="77777777" w:rsidR="005A2227" w:rsidRPr="00E352EF" w:rsidRDefault="0097053A" w:rsidP="00090FF8">
      <w:pPr>
        <w:rPr>
          <w:rFonts w:ascii="Cambria" w:hAnsi="Cambria"/>
        </w:rPr>
      </w:pPr>
      <w:r w:rsidRPr="00E352EF">
        <w:rPr>
          <w:rFonts w:ascii="Cambria" w:eastAsia="Calibri" w:hAnsi="Cambria" w:cs="Calibri"/>
        </w:rPr>
        <w:t>The operators trim whitespaces from left and right of it (trim), or alternatively only the left (ltrim) or right (rtrim) whitespaces.</w:t>
      </w:r>
    </w:p>
    <w:p w14:paraId="265D629F" w14:textId="77777777" w:rsidR="00090FF8" w:rsidRPr="00E352EF" w:rsidRDefault="00090FF8" w:rsidP="00090FF8">
      <w:pPr>
        <w:rPr>
          <w:rFonts w:ascii="Cambria" w:eastAsia="Calibri" w:hAnsi="Cambria" w:cs="Calibri"/>
          <w:i/>
          <w:color w:val="5B9BD5"/>
        </w:rPr>
      </w:pPr>
    </w:p>
    <w:p w14:paraId="679D322B" w14:textId="77777777" w:rsidR="005A2227" w:rsidRPr="00E352EF" w:rsidRDefault="00EA6708" w:rsidP="006E1BB1">
      <w:pPr>
        <w:rPr>
          <w:rFonts w:ascii="Cambria" w:eastAsia="Calibri" w:hAnsi="Cambria" w:cs="Calibri"/>
          <w:i/>
          <w:color w:val="5B9BD5"/>
        </w:rPr>
      </w:pPr>
      <w:r w:rsidRPr="00E352EF">
        <w:rPr>
          <w:rFonts w:ascii="Cambria" w:eastAsia="Calibri" w:hAnsi="Cambria" w:cs="Calibri"/>
          <w:i/>
          <w:color w:val="5B9BD5"/>
        </w:rPr>
        <w:t>Examples</w:t>
      </w:r>
    </w:p>
    <w:p w14:paraId="149A959B" w14:textId="77777777" w:rsidR="005A2227" w:rsidRPr="00E352EF" w:rsidRDefault="0097053A" w:rsidP="00090FF8">
      <w:pPr>
        <w:rPr>
          <w:rFonts w:ascii="Cambria" w:hAnsi="Cambria"/>
        </w:rPr>
      </w:pPr>
      <w:r w:rsidRPr="00E352EF">
        <w:rPr>
          <w:rFonts w:ascii="Cambria" w:hAnsi="Cambria"/>
        </w:rPr>
        <w:t xml:space="preserve"> example on scalar</w:t>
      </w:r>
    </w:p>
    <w:p w14:paraId="096A2A10" w14:textId="77777777" w:rsidR="005A2227" w:rsidRPr="00E352EF" w:rsidRDefault="0097053A" w:rsidP="00090FF8">
      <w:pPr>
        <w:rPr>
          <w:rFonts w:ascii="Cambria" w:hAnsi="Cambria"/>
        </w:rPr>
      </w:pPr>
      <w:r w:rsidRPr="00E352EF">
        <w:rPr>
          <w:rFonts w:ascii="Cambria" w:eastAsia="Calibri" w:hAnsi="Cambria" w:cs="Calibri"/>
        </w:rPr>
        <w:t>If A = "  Hello, world!  ":</w:t>
      </w:r>
    </w:p>
    <w:p w14:paraId="48DC579E" w14:textId="77777777" w:rsidR="005A2227" w:rsidRPr="00E352EF" w:rsidRDefault="0097053A" w:rsidP="00090FF8">
      <w:pPr>
        <w:rPr>
          <w:rFonts w:ascii="Cambria" w:hAnsi="Cambria"/>
        </w:rPr>
      </w:pPr>
      <w:r w:rsidRPr="00E352EF">
        <w:rPr>
          <w:rFonts w:ascii="Cambria" w:eastAsia="Calibri" w:hAnsi="Cambria" w:cs="Calibri"/>
        </w:rPr>
        <w:t xml:space="preserve">B := </w:t>
      </w:r>
      <w:r w:rsidRPr="00E352EF">
        <w:rPr>
          <w:rFonts w:ascii="Cambria" w:eastAsia="Calibri" w:hAnsi="Cambria" w:cs="Calibri"/>
          <w:b/>
        </w:rPr>
        <w:t>trim(</w:t>
      </w:r>
      <w:r w:rsidRPr="00E352EF">
        <w:rPr>
          <w:rFonts w:ascii="Cambria" w:eastAsia="Calibri" w:hAnsi="Cambria" w:cs="Calibri"/>
        </w:rPr>
        <w:t>A</w:t>
      </w:r>
      <w:r w:rsidRPr="00E352EF">
        <w:rPr>
          <w:rFonts w:ascii="Cambria" w:eastAsia="Calibri" w:hAnsi="Cambria" w:cs="Calibri"/>
          <w:b/>
        </w:rPr>
        <w:t>)</w:t>
      </w:r>
      <w:r w:rsidRPr="00E352EF">
        <w:rPr>
          <w:rFonts w:ascii="Cambria" w:eastAsia="Calibri" w:hAnsi="Cambria" w:cs="Calibri"/>
        </w:rPr>
        <w:t xml:space="preserve">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B = "Hello, world!"</w:t>
      </w:r>
    </w:p>
    <w:p w14:paraId="481A1DE4" w14:textId="77777777" w:rsidR="005A2227" w:rsidRPr="00E352EF" w:rsidRDefault="005A2227" w:rsidP="00090FF8">
      <w:pPr>
        <w:rPr>
          <w:rFonts w:ascii="Cambria" w:hAnsi="Cambria"/>
        </w:rPr>
      </w:pPr>
    </w:p>
    <w:p w14:paraId="2CF99756" w14:textId="77777777" w:rsidR="005A2227" w:rsidRPr="00E352EF" w:rsidRDefault="0097053A" w:rsidP="00090FF8">
      <w:pPr>
        <w:rPr>
          <w:rFonts w:ascii="Cambria" w:hAnsi="Cambria"/>
        </w:rPr>
      </w:pPr>
      <w:bookmarkStart w:id="317" w:name="_Toc462659629"/>
      <w:r w:rsidRPr="00E352EF">
        <w:rPr>
          <w:rFonts w:ascii="Cambria" w:hAnsi="Cambria"/>
        </w:rPr>
        <w:t xml:space="preserve"> example on </w:t>
      </w:r>
      <w:r w:rsidR="00472C2F" w:rsidRPr="00E352EF">
        <w:t>Dataset</w:t>
      </w:r>
    </w:p>
    <w:p w14:paraId="7E2F7A1B" w14:textId="77777777" w:rsidR="005A2227" w:rsidRPr="00E352EF" w:rsidRDefault="0097053A" w:rsidP="00090FF8">
      <w:pPr>
        <w:rPr>
          <w:rFonts w:ascii="Cambria" w:eastAsia="Calibri" w:hAnsi="Cambria" w:cs="Calibri"/>
          <w:b/>
        </w:rPr>
      </w:pPr>
      <w:r w:rsidRPr="00E352EF">
        <w:rPr>
          <w:rFonts w:ascii="Cambria" w:eastAsia="Calibri" w:hAnsi="Cambria" w:cs="Calibri"/>
        </w:rPr>
        <w:t xml:space="preserve">ds_1 := </w:t>
      </w:r>
      <w:r w:rsidRPr="00E352EF">
        <w:rPr>
          <w:rFonts w:ascii="Cambria" w:eastAsia="Calibri" w:hAnsi="Cambria" w:cs="Calibri"/>
          <w:b/>
        </w:rPr>
        <w:t>trim(</w:t>
      </w:r>
      <w:r w:rsidRPr="00E352EF">
        <w:rPr>
          <w:rFonts w:ascii="Cambria" w:eastAsia="Calibri" w:hAnsi="Cambria" w:cs="Calibri"/>
        </w:rPr>
        <w:t>ds</w:t>
      </w:r>
      <w:r w:rsidRPr="00E352EF">
        <w:rPr>
          <w:rFonts w:ascii="Cambria" w:eastAsia="Calibri" w:hAnsi="Cambria" w:cs="Calibri"/>
          <w:b/>
        </w:rPr>
        <w:t>)</w:t>
      </w:r>
    </w:p>
    <w:p w14:paraId="7E6C6307" w14:textId="77777777" w:rsidR="00F748C2" w:rsidRPr="00E352EF" w:rsidRDefault="00F748C2" w:rsidP="00090FF8">
      <w:pPr>
        <w:rPr>
          <w:rFonts w:ascii="Cambria" w:eastAsia="Calibri" w:hAnsi="Cambria" w:cs="Calibri"/>
          <w:b/>
        </w:rPr>
      </w:pPr>
    </w:p>
    <w:p w14:paraId="1F200240" w14:textId="77777777" w:rsidR="00F748C2" w:rsidRPr="00E352EF" w:rsidRDefault="00F748C2" w:rsidP="00090FF8">
      <w:pPr>
        <w:rPr>
          <w:rFonts w:ascii="Cambria" w:hAnsi="Cambria"/>
        </w:rPr>
      </w:pPr>
    </w:p>
    <w:tbl>
      <w:tblPr>
        <w:tblW w:w="447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80"/>
        <w:gridCol w:w="994"/>
        <w:gridCol w:w="2404"/>
      </w:tblGrid>
      <w:tr w:rsidR="005A2227" w:rsidRPr="00E352EF" w14:paraId="51BF1AE5" w14:textId="77777777" w:rsidTr="00F748C2">
        <w:tc>
          <w:tcPr>
            <w:tcW w:w="4478"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A030AB9" w14:textId="77777777" w:rsidR="005A2227" w:rsidRPr="00E352EF" w:rsidRDefault="0097053A">
            <w:r w:rsidRPr="00E352EF">
              <w:rPr>
                <w:rFonts w:ascii="Calibri" w:eastAsia="Calibri" w:hAnsi="Calibri" w:cs="Calibri"/>
              </w:rPr>
              <w:t>ds</w:t>
            </w:r>
          </w:p>
        </w:tc>
      </w:tr>
      <w:tr w:rsidR="005A2227" w:rsidRPr="00E352EF" w14:paraId="0A00D5B8" w14:textId="77777777" w:rsidTr="00F748C2">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B77AC2B" w14:textId="77777777" w:rsidR="005A2227" w:rsidRPr="00E352EF" w:rsidRDefault="0097053A">
            <w:r w:rsidRPr="00E352EF">
              <w:rPr>
                <w:rFonts w:ascii="Calibri" w:eastAsia="Calibri" w:hAnsi="Calibri" w:cs="Calibri"/>
                <w:b/>
              </w:rPr>
              <w:t>K1</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914B375" w14:textId="77777777" w:rsidR="005A2227" w:rsidRPr="00E352EF" w:rsidRDefault="0097053A">
            <w:r w:rsidRPr="00E352EF">
              <w:rPr>
                <w:rFonts w:ascii="Calibri" w:eastAsia="Calibri" w:hAnsi="Calibri" w:cs="Calibri"/>
                <w:b/>
              </w:rPr>
              <w:t>K2</w:t>
            </w:r>
          </w:p>
        </w:tc>
        <w:tc>
          <w:tcPr>
            <w:tcW w:w="240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A354E12" w14:textId="77777777" w:rsidR="005A2227" w:rsidRPr="00E352EF" w:rsidRDefault="0097053A">
            <w:r w:rsidRPr="00E352EF">
              <w:rPr>
                <w:rFonts w:ascii="Calibri" w:eastAsia="Calibri" w:hAnsi="Calibri" w:cs="Calibri"/>
                <w:b/>
              </w:rPr>
              <w:t>M1</w:t>
            </w:r>
          </w:p>
        </w:tc>
      </w:tr>
      <w:tr w:rsidR="005A2227" w:rsidRPr="00E352EF" w14:paraId="5A93F987" w14:textId="77777777" w:rsidTr="00F748C2">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13AAC4" w14:textId="77777777" w:rsidR="005A2227" w:rsidRPr="00E352EF" w:rsidRDefault="0097053A">
            <w:r w:rsidRPr="00E352EF">
              <w:rPr>
                <w:rFonts w:ascii="Calibri" w:eastAsia="Calibri" w:hAnsi="Calibri" w:cs="Calibri"/>
              </w:rPr>
              <w:t>1</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8B0083" w14:textId="77777777" w:rsidR="005A2227" w:rsidRPr="00E352EF" w:rsidRDefault="0097053A">
            <w:r w:rsidRPr="00E352EF">
              <w:rPr>
                <w:rFonts w:ascii="Calibri" w:eastAsia="Calibri" w:hAnsi="Calibri" w:cs="Calibri"/>
              </w:rPr>
              <w:t>A</w:t>
            </w:r>
          </w:p>
        </w:tc>
        <w:tc>
          <w:tcPr>
            <w:tcW w:w="24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9F7D3B" w14:textId="77777777" w:rsidR="005A2227" w:rsidRPr="00E352EF" w:rsidRDefault="0097053A">
            <w:r w:rsidRPr="00E352EF">
              <w:rPr>
                <w:rFonts w:ascii="Calibri" w:eastAsia="Calibri" w:hAnsi="Calibri" w:cs="Calibri"/>
              </w:rPr>
              <w:t>" hello world "</w:t>
            </w:r>
          </w:p>
        </w:tc>
      </w:tr>
      <w:tr w:rsidR="005A2227" w:rsidRPr="00E352EF" w14:paraId="55004798" w14:textId="77777777" w:rsidTr="00F748C2">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D8999D" w14:textId="77777777" w:rsidR="005A2227" w:rsidRPr="00E352EF" w:rsidRDefault="0097053A">
            <w:r w:rsidRPr="00E352EF">
              <w:rPr>
                <w:rFonts w:ascii="Calibri" w:eastAsia="Calibri" w:hAnsi="Calibri" w:cs="Calibri"/>
              </w:rPr>
              <w:t>2</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8A199E" w14:textId="77777777" w:rsidR="005A2227" w:rsidRPr="00E352EF" w:rsidRDefault="0097053A">
            <w:r w:rsidRPr="00E352EF">
              <w:rPr>
                <w:rFonts w:ascii="Calibri" w:eastAsia="Calibri" w:hAnsi="Calibri" w:cs="Calibri"/>
              </w:rPr>
              <w:t>B</w:t>
            </w:r>
          </w:p>
        </w:tc>
        <w:tc>
          <w:tcPr>
            <w:tcW w:w="24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05865C" w14:textId="77777777" w:rsidR="005A2227" w:rsidRPr="00E352EF" w:rsidRDefault="0097053A">
            <w:r w:rsidRPr="00E352EF">
              <w:rPr>
                <w:rFonts w:ascii="Calibri" w:eastAsia="Calibri" w:hAnsi="Calibri" w:cs="Calibri"/>
              </w:rPr>
              <w:t>"hi  "</w:t>
            </w:r>
          </w:p>
        </w:tc>
      </w:tr>
      <w:tr w:rsidR="005A2227" w:rsidRPr="00E352EF" w14:paraId="611C14CB" w14:textId="77777777" w:rsidTr="00F748C2">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C779B3" w14:textId="77777777" w:rsidR="005A2227" w:rsidRPr="00E352EF" w:rsidRDefault="0097053A">
            <w:r w:rsidRPr="00E352EF">
              <w:rPr>
                <w:rFonts w:ascii="Calibri" w:eastAsia="Calibri" w:hAnsi="Calibri" w:cs="Calibri"/>
              </w:rPr>
              <w:t>3</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947596" w14:textId="77777777" w:rsidR="005A2227" w:rsidRPr="00E352EF" w:rsidRDefault="0097053A">
            <w:r w:rsidRPr="00E352EF">
              <w:rPr>
                <w:rFonts w:ascii="Calibri" w:eastAsia="Calibri" w:hAnsi="Calibri" w:cs="Calibri"/>
              </w:rPr>
              <w:t>C</w:t>
            </w:r>
          </w:p>
        </w:tc>
        <w:tc>
          <w:tcPr>
            <w:tcW w:w="24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6FBFC1" w14:textId="77777777" w:rsidR="005A2227" w:rsidRPr="00E352EF" w:rsidRDefault="0097053A">
            <w:r w:rsidRPr="00E352EF">
              <w:rPr>
                <w:rFonts w:ascii="Calibri" w:eastAsia="Calibri" w:hAnsi="Calibri" w:cs="Calibri"/>
              </w:rPr>
              <w:t xml:space="preserve"> " help! "</w:t>
            </w:r>
          </w:p>
        </w:tc>
      </w:tr>
    </w:tbl>
    <w:p w14:paraId="0D56AD1B" w14:textId="77777777" w:rsidR="005A2227" w:rsidRPr="00E352EF" w:rsidRDefault="005A2227"/>
    <w:tbl>
      <w:tblPr>
        <w:tblW w:w="447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80"/>
        <w:gridCol w:w="994"/>
        <w:gridCol w:w="2404"/>
      </w:tblGrid>
      <w:tr w:rsidR="005A2227" w:rsidRPr="00E352EF" w14:paraId="75A461D2" w14:textId="77777777" w:rsidTr="00F748C2">
        <w:tc>
          <w:tcPr>
            <w:tcW w:w="4478"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13B93DD" w14:textId="77777777" w:rsidR="005A2227" w:rsidRPr="00E352EF" w:rsidRDefault="0097053A">
            <w:r w:rsidRPr="00E352EF">
              <w:rPr>
                <w:rFonts w:ascii="Calibri" w:eastAsia="Calibri" w:hAnsi="Calibri" w:cs="Calibri"/>
              </w:rPr>
              <w:t>ds_1</w:t>
            </w:r>
          </w:p>
        </w:tc>
      </w:tr>
      <w:tr w:rsidR="005A2227" w:rsidRPr="00E352EF" w14:paraId="0CF6F4E4" w14:textId="77777777" w:rsidTr="00F748C2">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E499BA4" w14:textId="77777777" w:rsidR="005A2227" w:rsidRPr="00E352EF" w:rsidRDefault="0097053A">
            <w:r w:rsidRPr="00E352EF">
              <w:rPr>
                <w:rFonts w:ascii="Calibri" w:eastAsia="Calibri" w:hAnsi="Calibri" w:cs="Calibri"/>
                <w:b/>
              </w:rPr>
              <w:t>K1</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8E4C137" w14:textId="77777777" w:rsidR="005A2227" w:rsidRPr="00E352EF" w:rsidRDefault="0097053A">
            <w:r w:rsidRPr="00E352EF">
              <w:rPr>
                <w:rFonts w:ascii="Calibri" w:eastAsia="Calibri" w:hAnsi="Calibri" w:cs="Calibri"/>
                <w:b/>
              </w:rPr>
              <w:t>K2</w:t>
            </w:r>
          </w:p>
        </w:tc>
        <w:tc>
          <w:tcPr>
            <w:tcW w:w="240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AD51E44" w14:textId="77777777" w:rsidR="005A2227" w:rsidRPr="00E352EF" w:rsidRDefault="0097053A">
            <w:r w:rsidRPr="00E352EF">
              <w:rPr>
                <w:rFonts w:ascii="Calibri" w:eastAsia="Calibri" w:hAnsi="Calibri" w:cs="Calibri"/>
                <w:b/>
              </w:rPr>
              <w:t>M1</w:t>
            </w:r>
          </w:p>
        </w:tc>
      </w:tr>
      <w:tr w:rsidR="005A2227" w:rsidRPr="00E352EF" w14:paraId="7353B8DB" w14:textId="77777777" w:rsidTr="00F748C2">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1D8EBD" w14:textId="77777777" w:rsidR="005A2227" w:rsidRPr="00E352EF" w:rsidRDefault="0097053A">
            <w:r w:rsidRPr="00E352EF">
              <w:rPr>
                <w:rFonts w:ascii="Calibri" w:eastAsia="Calibri" w:hAnsi="Calibri" w:cs="Calibri"/>
              </w:rPr>
              <w:t>1</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F9E689" w14:textId="77777777" w:rsidR="005A2227" w:rsidRPr="00E352EF" w:rsidRDefault="0097053A">
            <w:r w:rsidRPr="00E352EF">
              <w:rPr>
                <w:rFonts w:ascii="Calibri" w:eastAsia="Calibri" w:hAnsi="Calibri" w:cs="Calibri"/>
              </w:rPr>
              <w:t>A</w:t>
            </w:r>
          </w:p>
        </w:tc>
        <w:tc>
          <w:tcPr>
            <w:tcW w:w="24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0E1BF7" w14:textId="77777777" w:rsidR="005A2227" w:rsidRPr="00E352EF" w:rsidRDefault="0097053A">
            <w:r w:rsidRPr="00E352EF">
              <w:rPr>
                <w:rFonts w:ascii="Calibri" w:eastAsia="Calibri" w:hAnsi="Calibri" w:cs="Calibri"/>
              </w:rPr>
              <w:t>"hello world"</w:t>
            </w:r>
          </w:p>
        </w:tc>
      </w:tr>
      <w:tr w:rsidR="005A2227" w:rsidRPr="00E352EF" w14:paraId="2DF28260" w14:textId="77777777" w:rsidTr="00F748C2">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E79993" w14:textId="77777777" w:rsidR="005A2227" w:rsidRPr="00E352EF" w:rsidRDefault="0097053A">
            <w:r w:rsidRPr="00E352EF">
              <w:rPr>
                <w:rFonts w:ascii="Calibri" w:eastAsia="Calibri" w:hAnsi="Calibri" w:cs="Calibri"/>
              </w:rPr>
              <w:t>2</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FB8B85" w14:textId="77777777" w:rsidR="005A2227" w:rsidRPr="00E352EF" w:rsidRDefault="0097053A">
            <w:r w:rsidRPr="00E352EF">
              <w:rPr>
                <w:rFonts w:ascii="Calibri" w:eastAsia="Calibri" w:hAnsi="Calibri" w:cs="Calibri"/>
              </w:rPr>
              <w:t>B</w:t>
            </w:r>
          </w:p>
        </w:tc>
        <w:tc>
          <w:tcPr>
            <w:tcW w:w="24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24558B" w14:textId="77777777" w:rsidR="005A2227" w:rsidRPr="00E352EF" w:rsidRDefault="0097053A">
            <w:r w:rsidRPr="00E352EF">
              <w:rPr>
                <w:rFonts w:ascii="Calibri" w:eastAsia="Calibri" w:hAnsi="Calibri" w:cs="Calibri"/>
              </w:rPr>
              <w:t>"hi"</w:t>
            </w:r>
          </w:p>
        </w:tc>
      </w:tr>
      <w:tr w:rsidR="005A2227" w:rsidRPr="00E352EF" w14:paraId="66156312" w14:textId="77777777" w:rsidTr="00F748C2">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805E49" w14:textId="77777777" w:rsidR="005A2227" w:rsidRPr="00E352EF" w:rsidRDefault="0097053A">
            <w:r w:rsidRPr="00E352EF">
              <w:rPr>
                <w:rFonts w:ascii="Calibri" w:eastAsia="Calibri" w:hAnsi="Calibri" w:cs="Calibri"/>
              </w:rPr>
              <w:t>3</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AE0651" w14:textId="77777777" w:rsidR="005A2227" w:rsidRPr="00E352EF" w:rsidRDefault="0097053A">
            <w:r w:rsidRPr="00E352EF">
              <w:rPr>
                <w:rFonts w:ascii="Calibri" w:eastAsia="Calibri" w:hAnsi="Calibri" w:cs="Calibri"/>
              </w:rPr>
              <w:t>C</w:t>
            </w:r>
          </w:p>
        </w:tc>
        <w:tc>
          <w:tcPr>
            <w:tcW w:w="24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350534" w14:textId="77777777" w:rsidR="005A2227" w:rsidRPr="00E352EF" w:rsidRDefault="0097053A">
            <w:r w:rsidRPr="00E352EF">
              <w:rPr>
                <w:rFonts w:ascii="Calibri" w:eastAsia="Calibri" w:hAnsi="Calibri" w:cs="Calibri"/>
              </w:rPr>
              <w:t>"help!"</w:t>
            </w:r>
          </w:p>
        </w:tc>
      </w:tr>
    </w:tbl>
    <w:p w14:paraId="5D8698CE" w14:textId="77777777" w:rsidR="005A2227" w:rsidRPr="00E352EF" w:rsidRDefault="005A2227"/>
    <w:p w14:paraId="0FA10CED" w14:textId="77777777" w:rsidR="005A2227" w:rsidRPr="00E352EF" w:rsidRDefault="005A2227"/>
    <w:p w14:paraId="30799DC4" w14:textId="77777777" w:rsidR="005A2227" w:rsidRPr="00E352EF" w:rsidRDefault="0097053A" w:rsidP="002B39DB">
      <w:pPr>
        <w:pStyle w:val="Stile3"/>
        <w:rPr>
          <w:lang w:val="en-GB"/>
        </w:rPr>
      </w:pPr>
      <w:bookmarkStart w:id="318" w:name="_Toc463805735"/>
      <w:bookmarkStart w:id="319" w:name="_Toc464487912"/>
      <w:r w:rsidRPr="00E352EF">
        <w:rPr>
          <w:lang w:val="en-GB"/>
        </w:rPr>
        <w:lastRenderedPageBreak/>
        <w:t>upper/lower</w:t>
      </w:r>
      <w:bookmarkEnd w:id="317"/>
      <w:bookmarkEnd w:id="318"/>
      <w:bookmarkEnd w:id="319"/>
      <w:r w:rsidRPr="00E352EF">
        <w:rPr>
          <w:lang w:val="en-GB"/>
        </w:rPr>
        <w:t xml:space="preserve"> </w:t>
      </w:r>
    </w:p>
    <w:p w14:paraId="44A62E7C"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Semantics</w:t>
      </w:r>
    </w:p>
    <w:p w14:paraId="3652336C" w14:textId="77777777" w:rsidR="005A2227" w:rsidRPr="00E352EF" w:rsidRDefault="0097053A" w:rsidP="00090FF8">
      <w:pPr>
        <w:rPr>
          <w:rFonts w:ascii="Cambria" w:hAnsi="Cambria"/>
        </w:rPr>
      </w:pPr>
      <w:r w:rsidRPr="00E352EF">
        <w:rPr>
          <w:rFonts w:ascii="Cambria" w:eastAsia="Calibri" w:hAnsi="Cambria" w:cs="Calibri"/>
        </w:rPr>
        <w:t>The</w:t>
      </w:r>
      <w:r w:rsidRPr="00E352EF">
        <w:rPr>
          <w:rFonts w:ascii="Cambria" w:eastAsia="Calibri" w:hAnsi="Cambria" w:cs="Calibri"/>
          <w:color w:val="5B9BD5"/>
        </w:rPr>
        <w:t xml:space="preserve"> </w:t>
      </w:r>
      <w:r w:rsidRPr="00E352EF">
        <w:rPr>
          <w:rFonts w:ascii="Cambria" w:eastAsia="Calibri" w:hAnsi="Cambria" w:cs="Calibri"/>
          <w:b/>
        </w:rPr>
        <w:t>upper/lower</w:t>
      </w:r>
      <w:r w:rsidRPr="00E352EF">
        <w:rPr>
          <w:rFonts w:ascii="Cambria" w:eastAsia="Calibri" w:hAnsi="Cambria" w:cs="Calibri"/>
        </w:rPr>
        <w:t xml:space="preserve"> operators convert all characters of a string to upper / lower case.</w:t>
      </w:r>
    </w:p>
    <w:p w14:paraId="0A8B910D" w14:textId="77777777" w:rsidR="005A2227" w:rsidRPr="00E352EF" w:rsidRDefault="0097053A" w:rsidP="00090FF8">
      <w:pPr>
        <w:rPr>
          <w:rFonts w:ascii="Cambria" w:hAnsi="Cambria"/>
        </w:rPr>
      </w:pPr>
      <w:r w:rsidRPr="00E352EF">
        <w:rPr>
          <w:rFonts w:ascii="Cambria" w:eastAsia="Calibri" w:hAnsi="Cambria" w:cs="Calibri"/>
          <w:i/>
          <w:color w:val="5B9BD5"/>
        </w:rPr>
        <w:t>Syntax</w:t>
      </w:r>
    </w:p>
    <w:p w14:paraId="274858E5" w14:textId="77777777" w:rsidR="005A2227" w:rsidRPr="00E352EF" w:rsidRDefault="0097053A" w:rsidP="00090FF8">
      <w:pPr>
        <w:rPr>
          <w:rFonts w:ascii="Cambria" w:hAnsi="Cambria"/>
        </w:rPr>
      </w:pPr>
      <w:r w:rsidRPr="00E352EF">
        <w:rPr>
          <w:rFonts w:ascii="Cambria" w:eastAsia="Calibri" w:hAnsi="Cambria" w:cs="Calibri"/>
        </w:rPr>
        <w:t>[</w:t>
      </w:r>
      <w:r w:rsidRPr="00E352EF">
        <w:rPr>
          <w:rFonts w:ascii="Cambria" w:eastAsia="Calibri" w:hAnsi="Cambria" w:cs="Calibri"/>
          <w:b/>
        </w:rPr>
        <w:t xml:space="preserve">upper </w:t>
      </w:r>
      <w:r w:rsidRPr="00E352EF">
        <w:rPr>
          <w:rFonts w:ascii="Cambria" w:eastAsia="Calibri" w:hAnsi="Cambria" w:cs="Calibri"/>
        </w:rPr>
        <w:t xml:space="preserve">| </w:t>
      </w:r>
      <w:r w:rsidRPr="00E352EF">
        <w:rPr>
          <w:rFonts w:ascii="Cambria" w:eastAsia="Calibri" w:hAnsi="Cambria" w:cs="Calibri"/>
          <w:b/>
        </w:rPr>
        <w:t>lower</w:t>
      </w:r>
      <w:r w:rsidRPr="00E352EF">
        <w:rPr>
          <w:rFonts w:ascii="Cambria" w:eastAsia="Calibri" w:hAnsi="Cambria" w:cs="Calibri"/>
        </w:rPr>
        <w:t xml:space="preserve">] </w:t>
      </w:r>
      <w:r w:rsidRPr="00E352EF">
        <w:rPr>
          <w:rFonts w:ascii="Cambria" w:eastAsia="Calibri" w:hAnsi="Cambria" w:cs="Calibri"/>
          <w:b/>
        </w:rPr>
        <w:t xml:space="preserve">( </w:t>
      </w:r>
      <w:r w:rsidRPr="00E352EF">
        <w:rPr>
          <w:rFonts w:ascii="Cambria" w:eastAsia="Calibri" w:hAnsi="Cambria" w:cs="Calibri"/>
          <w:i/>
        </w:rPr>
        <w:t>ds</w:t>
      </w:r>
      <w:r w:rsidRPr="00E352EF">
        <w:rPr>
          <w:rFonts w:ascii="Cambria" w:eastAsia="Calibri" w:hAnsi="Cambria" w:cs="Calibri"/>
        </w:rPr>
        <w:t xml:space="preserve"> </w:t>
      </w:r>
      <w:r w:rsidRPr="00E352EF">
        <w:rPr>
          <w:rFonts w:ascii="Cambria" w:eastAsia="Calibri" w:hAnsi="Cambria" w:cs="Calibri"/>
          <w:b/>
        </w:rPr>
        <w:t>)</w:t>
      </w:r>
    </w:p>
    <w:p w14:paraId="1D87135F" w14:textId="77777777" w:rsidR="00193EF8" w:rsidRPr="00E352EF" w:rsidRDefault="00193EF8" w:rsidP="00090FF8">
      <w:pPr>
        <w:rPr>
          <w:rFonts w:ascii="Cambria" w:eastAsia="Calibri" w:hAnsi="Cambria" w:cs="Calibri"/>
          <w:i/>
          <w:color w:val="5B9BD5"/>
        </w:rPr>
      </w:pPr>
    </w:p>
    <w:p w14:paraId="61FEF69B"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Parameters</w:t>
      </w:r>
    </w:p>
    <w:p w14:paraId="0D478303" w14:textId="77777777" w:rsidR="005A2227" w:rsidRPr="00E352EF" w:rsidRDefault="00090FF8" w:rsidP="00090FF8">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i/>
        </w:rPr>
        <w:t xml:space="preserve"> </w:t>
      </w:r>
      <w:r w:rsidRPr="00E352EF">
        <w:rPr>
          <w:rFonts w:ascii="Cambria" w:hAnsi="Cambria"/>
        </w:rPr>
        <w:t>:</w:t>
      </w:r>
      <w:r w:rsidR="0097053A" w:rsidRPr="00E352EF">
        <w:rPr>
          <w:rFonts w:ascii="Cambria" w:eastAsia="Calibri" w:hAnsi="Cambria" w:cs="Calibri"/>
        </w:rPr>
        <w:t xml:space="preserve"> [dataset {identifier &lt;IDENT&gt; as scalar-type}+ {measure &lt;IDENT&gt; as string</w:t>
      </w:r>
      <w:r w:rsidRPr="00E352EF">
        <w:rPr>
          <w:rFonts w:ascii="Cambria" w:eastAsia="Calibri" w:hAnsi="Cambria" w:cs="Calibri"/>
        </w:rPr>
        <w:t xml:space="preserve"> </w:t>
      </w:r>
      <w:r w:rsidR="0097053A" w:rsidRPr="00E352EF">
        <w:rPr>
          <w:rFonts w:ascii="Cambria" w:eastAsia="Calibri" w:hAnsi="Cambria" w:cs="Calibri"/>
        </w:rPr>
        <w:t xml:space="preserve">}+ </w:t>
      </w:r>
    </w:p>
    <w:p w14:paraId="0B79B062" w14:textId="77777777" w:rsidR="005A2227" w:rsidRPr="00E352EF" w:rsidRDefault="0097053A" w:rsidP="00090FF8">
      <w:pPr>
        <w:ind w:left="706"/>
        <w:rPr>
          <w:rFonts w:ascii="Cambria" w:eastAsia="Calibri" w:hAnsi="Cambria" w:cs="Calibri"/>
        </w:rPr>
      </w:pPr>
      <w:r w:rsidRPr="00E352EF">
        <w:rPr>
          <w:rFonts w:ascii="Cambria" w:eastAsia="Calibri" w:hAnsi="Cambria" w:cs="Calibri"/>
        </w:rPr>
        <w:t xml:space="preserve">     {attribute &lt;IDENT&gt; as scalar-type}*| string]</w:t>
      </w:r>
    </w:p>
    <w:p w14:paraId="56704C1C" w14:textId="77777777" w:rsidR="00DC675D" w:rsidRPr="00E352EF" w:rsidRDefault="00DC675D" w:rsidP="00090FF8">
      <w:pPr>
        <w:ind w:left="706"/>
        <w:rPr>
          <w:rFonts w:ascii="Cambria" w:hAnsi="Cambria"/>
        </w:rPr>
      </w:pPr>
    </w:p>
    <w:p w14:paraId="2D24A3F7" w14:textId="77777777" w:rsidR="005A2227" w:rsidRPr="00E352EF" w:rsidRDefault="0097053A" w:rsidP="00090FF8">
      <w:pPr>
        <w:rPr>
          <w:rFonts w:ascii="Cambria" w:hAnsi="Cambria"/>
        </w:rPr>
      </w:pPr>
      <w:r w:rsidRPr="00E352EF">
        <w:rPr>
          <w:rFonts w:ascii="Cambria" w:hAnsi="Cambria"/>
          <w:i/>
        </w:rPr>
        <w:t>ds</w:t>
      </w:r>
      <w:r w:rsidRPr="00E352EF">
        <w:rPr>
          <w:rFonts w:ascii="Cambria" w:hAnsi="Cambria"/>
        </w:rPr>
        <w:t xml:space="preserve"> – is a </w:t>
      </w:r>
      <w:r w:rsidR="00472C2F" w:rsidRPr="00E352EF">
        <w:t>Dataset</w:t>
      </w:r>
      <w:r w:rsidRPr="00E352EF">
        <w:rPr>
          <w:rFonts w:ascii="Cambria" w:hAnsi="Cambria"/>
        </w:rPr>
        <w:t xml:space="preserve"> expression or a string </w:t>
      </w:r>
    </w:p>
    <w:p w14:paraId="71B313BE" w14:textId="77777777" w:rsidR="00090FF8" w:rsidRPr="00E352EF" w:rsidRDefault="00090FF8" w:rsidP="00090FF8">
      <w:pPr>
        <w:rPr>
          <w:rFonts w:ascii="Cambria" w:eastAsia="Calibri" w:hAnsi="Cambria" w:cs="Calibri"/>
          <w:i/>
          <w:color w:val="5B9BD5"/>
        </w:rPr>
      </w:pPr>
    </w:p>
    <w:p w14:paraId="7E095821" w14:textId="77777777" w:rsidR="005A2227" w:rsidRPr="00E352EF" w:rsidRDefault="00090FF8" w:rsidP="006E1BB1">
      <w:pPr>
        <w:rPr>
          <w:rFonts w:ascii="Cambria" w:eastAsia="Calibri" w:hAnsi="Cambria" w:cs="Calibri"/>
          <w:i/>
          <w:color w:val="5B9BD5"/>
        </w:rPr>
      </w:pPr>
      <w:r w:rsidRPr="00E352EF">
        <w:rPr>
          <w:rFonts w:ascii="Cambria" w:eastAsia="Calibri" w:hAnsi="Cambria" w:cs="Calibri"/>
          <w:i/>
          <w:color w:val="5B9BD5"/>
        </w:rPr>
        <w:t>C</w:t>
      </w:r>
      <w:r w:rsidR="0097053A" w:rsidRPr="00E352EF">
        <w:rPr>
          <w:rFonts w:ascii="Cambria" w:eastAsia="Calibri" w:hAnsi="Cambria" w:cs="Calibri"/>
          <w:i/>
          <w:color w:val="5B9BD5"/>
        </w:rPr>
        <w:t>onstraints</w:t>
      </w:r>
    </w:p>
    <w:p w14:paraId="4786F0C9" w14:textId="77777777" w:rsidR="005A2227" w:rsidRPr="00E352EF" w:rsidRDefault="0097053A" w:rsidP="00090FF8">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w:t>
      </w:r>
      <w:r w:rsidR="006008BE" w:rsidRPr="00E352EF">
        <w:rPr>
          <w:rFonts w:ascii="Cambria" w:hAnsi="Cambria"/>
        </w:rPr>
        <w:t xml:space="preserve"> string</w:t>
      </w:r>
      <w:r w:rsidRPr="00E352EF">
        <w:rPr>
          <w:rFonts w:ascii="Cambria" w:hAnsi="Cambria"/>
        </w:rPr>
        <w:t xml:space="preserve"> then it must be a </w:t>
      </w:r>
      <w:r w:rsidRPr="00E352EF">
        <w:rPr>
          <w:rFonts w:ascii="Cambria" w:hAnsi="Cambria"/>
          <w:b/>
        </w:rPr>
        <w:t xml:space="preserve">string </w:t>
      </w:r>
      <w:r w:rsidRPr="00E352EF">
        <w:rPr>
          <w:rFonts w:ascii="Cambria" w:hAnsi="Cambria"/>
        </w:rPr>
        <w:t>data type.</w:t>
      </w:r>
    </w:p>
    <w:p w14:paraId="1ED0202B" w14:textId="77777777" w:rsidR="005A2227" w:rsidRPr="00E352EF" w:rsidRDefault="0097053A" w:rsidP="00090FF8">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472C2F" w:rsidRPr="00E352EF">
        <w:t>Dataset</w:t>
      </w:r>
      <w:r w:rsidRPr="00E352EF">
        <w:rPr>
          <w:rFonts w:ascii="Cambria" w:hAnsi="Cambria"/>
        </w:rPr>
        <w:t xml:space="preserve"> then it must have at least a measure of </w:t>
      </w:r>
      <w:r w:rsidRPr="00E352EF">
        <w:rPr>
          <w:rFonts w:ascii="Cambria" w:hAnsi="Cambria"/>
          <w:b/>
        </w:rPr>
        <w:t>string</w:t>
      </w:r>
      <w:r w:rsidRPr="00E352EF">
        <w:rPr>
          <w:rFonts w:ascii="Cambria" w:hAnsi="Cambria"/>
        </w:rPr>
        <w:t xml:space="preserve"> data type. </w:t>
      </w:r>
    </w:p>
    <w:p w14:paraId="316EE099" w14:textId="77777777" w:rsidR="00090FF8" w:rsidRPr="00E352EF" w:rsidRDefault="00090FF8" w:rsidP="00090FF8">
      <w:pPr>
        <w:rPr>
          <w:rFonts w:ascii="Cambria" w:eastAsia="Calibri" w:hAnsi="Cambria" w:cs="Calibri"/>
          <w:i/>
          <w:color w:val="5B9BD5"/>
        </w:rPr>
      </w:pPr>
    </w:p>
    <w:p w14:paraId="05AB124C"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Returns</w:t>
      </w:r>
    </w:p>
    <w:p w14:paraId="0EE99061" w14:textId="77777777" w:rsidR="005A2227" w:rsidRPr="00E352EF" w:rsidRDefault="0097053A" w:rsidP="00090FF8">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operators</w:t>
      </w:r>
      <w:r w:rsidRPr="00E352EF">
        <w:rPr>
          <w:rFonts w:ascii="Cambria" w:hAnsi="Cambria"/>
          <w:b/>
        </w:rPr>
        <w:t xml:space="preserve"> </w:t>
      </w:r>
      <w:r w:rsidRPr="00E352EF">
        <w:rPr>
          <w:rFonts w:ascii="Cambria" w:hAnsi="Cambria"/>
        </w:rPr>
        <w:t xml:space="preserve">returns a scalar string </w:t>
      </w:r>
      <w:r w:rsidRPr="00E352EF">
        <w:rPr>
          <w:rFonts w:ascii="Cambria" w:eastAsia="Calibri" w:hAnsi="Cambria" w:cs="Calibri"/>
        </w:rPr>
        <w:t>that is the upper case or the lower case of the input one.</w:t>
      </w:r>
    </w:p>
    <w:p w14:paraId="31549781" w14:textId="77777777" w:rsidR="005A2227" w:rsidRPr="00E352EF" w:rsidRDefault="0097053A" w:rsidP="00090FF8">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472C2F" w:rsidRPr="00E352EF">
        <w:t>Dataset</w:t>
      </w:r>
      <w:r w:rsidRPr="00E352EF">
        <w:rPr>
          <w:rFonts w:ascii="Cambria" w:hAnsi="Cambria"/>
        </w:rPr>
        <w:t xml:space="preserve"> and has N string measures</w:t>
      </w:r>
      <w:r w:rsidR="006008BE" w:rsidRPr="00E352EF">
        <w:rPr>
          <w:rFonts w:ascii="Cambria" w:hAnsi="Cambria"/>
        </w:rPr>
        <w:t>,</w:t>
      </w:r>
      <w:r w:rsidRPr="00E352EF">
        <w:rPr>
          <w:rFonts w:ascii="Cambria" w:hAnsi="Cambria"/>
        </w:rPr>
        <w:t xml:space="preserve"> then </w:t>
      </w:r>
      <w:r w:rsidR="006008BE" w:rsidRPr="00E352EF">
        <w:rPr>
          <w:rFonts w:ascii="Cambria" w:hAnsi="Cambria"/>
        </w:rPr>
        <w:t xml:space="preserve">the </w:t>
      </w:r>
      <w:r w:rsidRPr="00E352EF">
        <w:rPr>
          <w:rFonts w:ascii="Cambria" w:hAnsi="Cambria"/>
        </w:rPr>
        <w:t xml:space="preserve">operators return a </w:t>
      </w:r>
      <w:r w:rsidR="00472C2F" w:rsidRPr="00E352EF">
        <w:t>Dataset</w:t>
      </w:r>
      <w:r w:rsidRPr="00E352EF">
        <w:rPr>
          <w:rFonts w:ascii="Cambria" w:hAnsi="Cambria"/>
        </w:rPr>
        <w:t xml:space="preserve"> having the </w:t>
      </w:r>
      <w:r w:rsidR="00A82077" w:rsidRPr="00E352EF">
        <w:rPr>
          <w:rFonts w:ascii="Cambria" w:eastAsia="Calibri" w:hAnsi="Cambria" w:cs="Calibri"/>
        </w:rPr>
        <w:t xml:space="preserve">Identifier Components </w:t>
      </w:r>
      <w:r w:rsidRPr="00E352EF">
        <w:rPr>
          <w:rFonts w:ascii="Cambria" w:hAnsi="Cambria"/>
        </w:rPr>
        <w:t xml:space="preserve"> of </w:t>
      </w:r>
      <w:r w:rsidRPr="00E352EF">
        <w:rPr>
          <w:rFonts w:ascii="Cambria" w:hAnsi="Cambria"/>
          <w:i/>
        </w:rPr>
        <w:t>ds</w:t>
      </w:r>
      <w:r w:rsidRPr="00E352EF">
        <w:rPr>
          <w:rFonts w:ascii="Cambria" w:hAnsi="Cambria"/>
        </w:rPr>
        <w:t xml:space="preserve"> and N string measures with the same name </w:t>
      </w:r>
      <w:r w:rsidR="006008BE" w:rsidRPr="00E352EF">
        <w:rPr>
          <w:rFonts w:ascii="Cambria" w:hAnsi="Cambria"/>
        </w:rPr>
        <w:t xml:space="preserve">as </w:t>
      </w:r>
      <w:r w:rsidRPr="00E352EF">
        <w:rPr>
          <w:rFonts w:ascii="Cambria" w:hAnsi="Cambria"/>
        </w:rPr>
        <w:t xml:space="preserve">the string measures of ds </w:t>
      </w:r>
      <w:r w:rsidRPr="00E352EF">
        <w:rPr>
          <w:rFonts w:ascii="Cambria" w:eastAsia="Calibri" w:hAnsi="Cambria" w:cs="Calibri"/>
        </w:rPr>
        <w:t xml:space="preserve">where the Measure Components assumes the upper case or lower case values of the respective input </w:t>
      </w:r>
      <w:r w:rsidR="006008BE" w:rsidRPr="00E352EF">
        <w:rPr>
          <w:rFonts w:ascii="Cambria" w:eastAsia="Calibri" w:hAnsi="Cambria" w:cs="Calibri"/>
        </w:rPr>
        <w:t xml:space="preserve">value of the </w:t>
      </w:r>
      <w:r w:rsidRPr="00E352EF">
        <w:rPr>
          <w:rFonts w:ascii="Cambria" w:eastAsia="Calibri" w:hAnsi="Cambria" w:cs="Calibri"/>
        </w:rPr>
        <w:t>Measure Components’.</w:t>
      </w:r>
    </w:p>
    <w:p w14:paraId="15450788" w14:textId="77777777" w:rsidR="005A2227" w:rsidRPr="00E352EF" w:rsidRDefault="005A2227" w:rsidP="00090FF8">
      <w:pPr>
        <w:rPr>
          <w:rFonts w:ascii="Cambria" w:hAnsi="Cambria"/>
        </w:rPr>
      </w:pPr>
    </w:p>
    <w:p w14:paraId="143EB3D1" w14:textId="77777777" w:rsidR="005A2227" w:rsidRPr="00E352EF" w:rsidRDefault="00EA6708" w:rsidP="006E1BB1">
      <w:pPr>
        <w:rPr>
          <w:rFonts w:ascii="Cambria" w:eastAsia="Calibri" w:hAnsi="Cambria" w:cs="Calibri"/>
          <w:i/>
          <w:color w:val="5B9BD5"/>
        </w:rPr>
      </w:pPr>
      <w:r w:rsidRPr="00E352EF">
        <w:rPr>
          <w:rFonts w:ascii="Cambria" w:eastAsia="Calibri" w:hAnsi="Cambria" w:cs="Calibri"/>
          <w:i/>
          <w:color w:val="5B9BD5"/>
        </w:rPr>
        <w:t>Examples</w:t>
      </w:r>
    </w:p>
    <w:p w14:paraId="4485105F" w14:textId="77777777" w:rsidR="005A2227" w:rsidRPr="00E352EF" w:rsidRDefault="00F748C2" w:rsidP="00090FF8">
      <w:pPr>
        <w:rPr>
          <w:rFonts w:ascii="Cambria" w:hAnsi="Cambria"/>
        </w:rPr>
      </w:pPr>
      <w:r w:rsidRPr="00E352EF">
        <w:rPr>
          <w:rFonts w:ascii="Cambria" w:eastAsia="Calibri" w:hAnsi="Cambria" w:cs="Calibri"/>
        </w:rPr>
        <w:t>O</w:t>
      </w:r>
      <w:r w:rsidR="0097053A" w:rsidRPr="00E352EF">
        <w:rPr>
          <w:rFonts w:ascii="Cambria" w:eastAsia="Calibri" w:hAnsi="Cambria" w:cs="Calibri"/>
        </w:rPr>
        <w:t>n scalar</w:t>
      </w:r>
    </w:p>
    <w:p w14:paraId="3FD1F63C" w14:textId="77777777" w:rsidR="005A2227" w:rsidRPr="00E352EF" w:rsidRDefault="00F748C2" w:rsidP="00090FF8">
      <w:pPr>
        <w:rPr>
          <w:rFonts w:ascii="Cambria" w:hAnsi="Cambria"/>
        </w:rPr>
      </w:pPr>
      <w:r w:rsidRPr="00E352EF">
        <w:rPr>
          <w:rFonts w:ascii="Cambria" w:eastAsia="Calibri" w:hAnsi="Cambria" w:cs="Calibri"/>
        </w:rPr>
        <w:t xml:space="preserve">1) </w:t>
      </w:r>
      <w:r w:rsidR="0097053A" w:rsidRPr="00E352EF">
        <w:rPr>
          <w:rFonts w:ascii="Cambria" w:eastAsia="Calibri" w:hAnsi="Cambria" w:cs="Calibri"/>
        </w:rPr>
        <w:t>If A = "Hello, World!":</w:t>
      </w:r>
    </w:p>
    <w:p w14:paraId="74E040F2" w14:textId="77777777" w:rsidR="005A2227" w:rsidRPr="00E352EF" w:rsidRDefault="0097053A" w:rsidP="00F748C2">
      <w:pPr>
        <w:ind w:left="706"/>
        <w:rPr>
          <w:rFonts w:ascii="Cambria" w:hAnsi="Cambria"/>
        </w:rPr>
      </w:pPr>
      <w:r w:rsidRPr="00E352EF">
        <w:rPr>
          <w:rFonts w:ascii="Cambria" w:eastAsia="Calibri" w:hAnsi="Cambria" w:cs="Calibri"/>
        </w:rPr>
        <w:t xml:space="preserve">B := </w:t>
      </w:r>
      <w:r w:rsidRPr="00E352EF">
        <w:rPr>
          <w:rFonts w:ascii="Cambria" w:eastAsia="Calibri" w:hAnsi="Cambria" w:cs="Calibri"/>
          <w:b/>
        </w:rPr>
        <w:t>upper(</w:t>
      </w:r>
      <w:r w:rsidRPr="00E352EF">
        <w:rPr>
          <w:rFonts w:ascii="Cambria" w:eastAsia="Calibri" w:hAnsi="Cambria" w:cs="Calibri"/>
        </w:rPr>
        <w:t>A</w:t>
      </w:r>
      <w:r w:rsidRPr="00E352EF">
        <w:rPr>
          <w:rFonts w:ascii="Cambria" w:eastAsia="Calibri" w:hAnsi="Cambria" w:cs="Calibri"/>
          <w:b/>
        </w:rPr>
        <w:t>)</w:t>
      </w:r>
      <w:r w:rsidRPr="00E352EF">
        <w:rPr>
          <w:rFonts w:ascii="Cambria" w:eastAsia="Calibri" w:hAnsi="Cambria" w:cs="Calibri"/>
        </w:rPr>
        <w:t xml:space="preserve">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B = "HELLO, WORLD!"</w:t>
      </w:r>
    </w:p>
    <w:p w14:paraId="5A288C5B" w14:textId="77777777" w:rsidR="005A2227" w:rsidRPr="00E352EF" w:rsidRDefault="0097053A" w:rsidP="00F748C2">
      <w:pPr>
        <w:ind w:left="706"/>
        <w:rPr>
          <w:rFonts w:ascii="Cambria" w:hAnsi="Cambria"/>
        </w:rPr>
      </w:pPr>
      <w:r w:rsidRPr="00E352EF">
        <w:rPr>
          <w:rFonts w:ascii="Cambria" w:eastAsia="Calibri" w:hAnsi="Cambria" w:cs="Calibri"/>
        </w:rPr>
        <w:t xml:space="preserve">B := </w:t>
      </w:r>
      <w:r w:rsidRPr="00E352EF">
        <w:rPr>
          <w:rFonts w:ascii="Cambria" w:eastAsia="Calibri" w:hAnsi="Cambria" w:cs="Calibri"/>
          <w:b/>
        </w:rPr>
        <w:t>lower(</w:t>
      </w:r>
      <w:r w:rsidRPr="00E352EF">
        <w:rPr>
          <w:rFonts w:ascii="Cambria" w:eastAsia="Calibri" w:hAnsi="Cambria" w:cs="Calibri"/>
        </w:rPr>
        <w:t>A</w:t>
      </w:r>
      <w:r w:rsidRPr="00E352EF">
        <w:rPr>
          <w:rFonts w:ascii="Cambria" w:eastAsia="Calibri" w:hAnsi="Cambria" w:cs="Calibri"/>
          <w:b/>
        </w:rPr>
        <w:t>)</w:t>
      </w:r>
      <w:r w:rsidRPr="00E352EF">
        <w:rPr>
          <w:rFonts w:ascii="Cambria" w:eastAsia="Calibri" w:hAnsi="Cambria" w:cs="Calibri"/>
        </w:rPr>
        <w:t xml:space="preserve">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B = "hello, world!"</w:t>
      </w:r>
    </w:p>
    <w:p w14:paraId="609D766B" w14:textId="77777777" w:rsidR="005A2227" w:rsidRPr="00E352EF" w:rsidRDefault="005A2227" w:rsidP="00090FF8">
      <w:pPr>
        <w:rPr>
          <w:rFonts w:ascii="Cambria" w:hAnsi="Cambria"/>
        </w:rPr>
      </w:pPr>
    </w:p>
    <w:p w14:paraId="13D4CE46" w14:textId="77777777" w:rsidR="005A2227" w:rsidRPr="00F70A81" w:rsidRDefault="0097053A" w:rsidP="00090FF8">
      <w:pPr>
        <w:rPr>
          <w:rFonts w:ascii="Cambria" w:hAnsi="Cambria"/>
          <w:lang w:val="sv-SE"/>
        </w:rPr>
      </w:pPr>
      <w:r w:rsidRPr="00E352EF">
        <w:rPr>
          <w:rFonts w:ascii="Cambria" w:eastAsia="Calibri" w:hAnsi="Cambria" w:cs="Calibri"/>
        </w:rPr>
        <w:t xml:space="preserve"> </w:t>
      </w:r>
      <w:r w:rsidR="00F748C2" w:rsidRPr="00F70A81">
        <w:rPr>
          <w:rFonts w:ascii="Cambria" w:eastAsia="Calibri" w:hAnsi="Cambria" w:cs="Calibri"/>
          <w:lang w:val="sv-SE"/>
        </w:rPr>
        <w:t>O</w:t>
      </w:r>
      <w:r w:rsidRPr="00F70A81">
        <w:rPr>
          <w:rFonts w:ascii="Cambria" w:eastAsia="Calibri" w:hAnsi="Cambria" w:cs="Calibri"/>
          <w:lang w:val="sv-SE"/>
        </w:rPr>
        <w:t xml:space="preserve">n </w:t>
      </w:r>
      <w:r w:rsidR="00472C2F" w:rsidRPr="00F70A81">
        <w:rPr>
          <w:lang w:val="sv-SE"/>
        </w:rPr>
        <w:t>Dataset</w:t>
      </w:r>
    </w:p>
    <w:p w14:paraId="65FA2061" w14:textId="77777777" w:rsidR="005A2227" w:rsidRPr="00F70A81" w:rsidRDefault="00F748C2" w:rsidP="00F748C2">
      <w:pPr>
        <w:rPr>
          <w:rFonts w:ascii="Cambria" w:eastAsia="Calibri" w:hAnsi="Cambria" w:cs="Calibri"/>
          <w:b/>
          <w:lang w:val="sv-SE"/>
        </w:rPr>
      </w:pPr>
      <w:r w:rsidRPr="00F70A81">
        <w:rPr>
          <w:rFonts w:ascii="Cambria" w:eastAsia="Calibri" w:hAnsi="Cambria" w:cs="Calibri"/>
          <w:lang w:val="sv-SE"/>
        </w:rPr>
        <w:t xml:space="preserve">2) </w:t>
      </w:r>
      <w:r w:rsidR="0097053A" w:rsidRPr="00F70A81">
        <w:rPr>
          <w:rFonts w:ascii="Cambria" w:eastAsia="Calibri" w:hAnsi="Cambria" w:cs="Calibri"/>
          <w:lang w:val="sv-SE"/>
        </w:rPr>
        <w:t xml:space="preserve">ds_r := </w:t>
      </w:r>
      <w:r w:rsidR="0097053A" w:rsidRPr="00F70A81">
        <w:rPr>
          <w:rFonts w:ascii="Cambria" w:eastAsia="Calibri" w:hAnsi="Cambria" w:cs="Calibri"/>
          <w:b/>
          <w:lang w:val="sv-SE"/>
        </w:rPr>
        <w:t>upper(</w:t>
      </w:r>
      <w:r w:rsidR="0097053A" w:rsidRPr="00F70A81">
        <w:rPr>
          <w:rFonts w:ascii="Cambria" w:eastAsia="Calibri" w:hAnsi="Cambria" w:cs="Calibri"/>
          <w:lang w:val="sv-SE"/>
        </w:rPr>
        <w:t>ds_1</w:t>
      </w:r>
      <w:r w:rsidR="0097053A" w:rsidRPr="00F70A81">
        <w:rPr>
          <w:rFonts w:ascii="Cambria" w:eastAsia="Calibri" w:hAnsi="Cambria" w:cs="Calibri"/>
          <w:b/>
          <w:lang w:val="sv-SE"/>
        </w:rPr>
        <w:t>)</w:t>
      </w:r>
    </w:p>
    <w:p w14:paraId="47B917FB" w14:textId="77777777" w:rsidR="00F748C2" w:rsidRPr="00F70A81" w:rsidRDefault="00F748C2" w:rsidP="00F748C2">
      <w:pPr>
        <w:rPr>
          <w:rFonts w:ascii="Cambria" w:hAnsi="Cambria"/>
          <w:lang w:val="sv-SE"/>
        </w:rPr>
      </w:pPr>
    </w:p>
    <w:tbl>
      <w:tblPr>
        <w:tblW w:w="505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4"/>
        <w:gridCol w:w="1282"/>
        <w:gridCol w:w="2548"/>
      </w:tblGrid>
      <w:tr w:rsidR="005A2227" w:rsidRPr="00E352EF" w14:paraId="1C072313" w14:textId="77777777" w:rsidTr="00F748C2">
        <w:tc>
          <w:tcPr>
            <w:tcW w:w="5054"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2D9E3DC" w14:textId="77777777" w:rsidR="005A2227" w:rsidRPr="00E352EF" w:rsidRDefault="0097053A">
            <w:r w:rsidRPr="00E352EF">
              <w:rPr>
                <w:rFonts w:ascii="Calibri" w:eastAsia="Calibri" w:hAnsi="Calibri" w:cs="Calibri"/>
              </w:rPr>
              <w:t>ds_1</w:t>
            </w:r>
          </w:p>
        </w:tc>
      </w:tr>
      <w:tr w:rsidR="005A2227" w:rsidRPr="00E352EF" w14:paraId="2C66004B" w14:textId="77777777" w:rsidTr="00F748C2">
        <w:tc>
          <w:tcPr>
            <w:tcW w:w="12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8D95390" w14:textId="77777777" w:rsidR="005A2227" w:rsidRPr="00E352EF" w:rsidRDefault="0097053A">
            <w:r w:rsidRPr="00E352EF">
              <w:rPr>
                <w:rFonts w:ascii="Calibri" w:eastAsia="Calibri" w:hAnsi="Calibri" w:cs="Calibri"/>
                <w:b/>
              </w:rPr>
              <w:t>K1</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6795FA" w14:textId="77777777" w:rsidR="005A2227" w:rsidRPr="00E352EF" w:rsidRDefault="0097053A">
            <w:r w:rsidRPr="00E352EF">
              <w:rPr>
                <w:rFonts w:ascii="Calibri" w:eastAsia="Calibri" w:hAnsi="Calibri" w:cs="Calibri"/>
                <w:b/>
              </w:rPr>
              <w:t>K2</w:t>
            </w:r>
          </w:p>
        </w:tc>
        <w:tc>
          <w:tcPr>
            <w:tcW w:w="254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4F1696B" w14:textId="77777777" w:rsidR="005A2227" w:rsidRPr="00E352EF" w:rsidRDefault="0097053A">
            <w:r w:rsidRPr="00E352EF">
              <w:rPr>
                <w:rFonts w:ascii="Calibri" w:eastAsia="Calibri" w:hAnsi="Calibri" w:cs="Calibri"/>
                <w:b/>
              </w:rPr>
              <w:t>M1</w:t>
            </w:r>
          </w:p>
        </w:tc>
      </w:tr>
      <w:tr w:rsidR="005A2227" w:rsidRPr="00E352EF" w14:paraId="3E478AC1" w14:textId="77777777" w:rsidTr="00F748C2">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260F97" w14:textId="77777777" w:rsidR="005A2227" w:rsidRPr="00E352EF" w:rsidRDefault="0097053A">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310599" w14:textId="77777777" w:rsidR="005A2227" w:rsidRPr="00E352EF" w:rsidRDefault="0097053A">
            <w:r w:rsidRPr="00E352EF">
              <w:rPr>
                <w:rFonts w:ascii="Calibri" w:eastAsia="Calibri" w:hAnsi="Calibri" w:cs="Calibri"/>
              </w:rPr>
              <w:t>A</w:t>
            </w:r>
          </w:p>
        </w:tc>
        <w:tc>
          <w:tcPr>
            <w:tcW w:w="25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B08E16" w14:textId="77777777" w:rsidR="005A2227" w:rsidRPr="00E352EF" w:rsidRDefault="0097053A">
            <w:r w:rsidRPr="00E352EF">
              <w:rPr>
                <w:rFonts w:ascii="Calibri" w:eastAsia="Calibri" w:hAnsi="Calibri" w:cs="Calibri"/>
              </w:rPr>
              <w:t>"hello world"</w:t>
            </w:r>
          </w:p>
        </w:tc>
      </w:tr>
      <w:tr w:rsidR="005A2227" w:rsidRPr="00E352EF" w14:paraId="3D104FE7" w14:textId="77777777" w:rsidTr="00F748C2">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A2E0C2" w14:textId="77777777" w:rsidR="005A2227" w:rsidRPr="00E352EF" w:rsidRDefault="0097053A">
            <w:r w:rsidRPr="00E352EF">
              <w:rPr>
                <w:rFonts w:ascii="Calibri" w:eastAsia="Calibri" w:hAnsi="Calibri" w:cs="Calibri"/>
              </w:rPr>
              <w:t>2</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9559BA" w14:textId="77777777" w:rsidR="005A2227" w:rsidRPr="00E352EF" w:rsidRDefault="0097053A">
            <w:r w:rsidRPr="00E352EF">
              <w:rPr>
                <w:rFonts w:ascii="Calibri" w:eastAsia="Calibri" w:hAnsi="Calibri" w:cs="Calibri"/>
              </w:rPr>
              <w:t>B</w:t>
            </w:r>
          </w:p>
        </w:tc>
        <w:tc>
          <w:tcPr>
            <w:tcW w:w="25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A019F2" w14:textId="77777777" w:rsidR="005A2227" w:rsidRPr="00E352EF" w:rsidRDefault="0097053A">
            <w:r w:rsidRPr="00E352EF">
              <w:rPr>
                <w:rFonts w:ascii="Calibri" w:eastAsia="Calibri" w:hAnsi="Calibri" w:cs="Calibri"/>
              </w:rPr>
              <w:t>"hi"</w:t>
            </w:r>
          </w:p>
        </w:tc>
      </w:tr>
      <w:tr w:rsidR="005A2227" w:rsidRPr="00E352EF" w14:paraId="6200A7E0" w14:textId="77777777" w:rsidTr="00F748C2">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D6157A" w14:textId="77777777" w:rsidR="005A2227" w:rsidRPr="00E352EF" w:rsidRDefault="0097053A">
            <w:r w:rsidRPr="00E352EF">
              <w:rPr>
                <w:rFonts w:ascii="Calibri" w:eastAsia="Calibri" w:hAnsi="Calibri" w:cs="Calibri"/>
              </w:rPr>
              <w:t>3</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02CAE0" w14:textId="77777777" w:rsidR="005A2227" w:rsidRPr="00E352EF" w:rsidRDefault="0097053A">
            <w:r w:rsidRPr="00E352EF">
              <w:rPr>
                <w:rFonts w:ascii="Calibri" w:eastAsia="Calibri" w:hAnsi="Calibri" w:cs="Calibri"/>
              </w:rPr>
              <w:t>C</w:t>
            </w:r>
          </w:p>
        </w:tc>
        <w:tc>
          <w:tcPr>
            <w:tcW w:w="25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2DE040" w14:textId="77777777" w:rsidR="005A2227" w:rsidRPr="00E352EF" w:rsidRDefault="0097053A">
            <w:r w:rsidRPr="00E352EF">
              <w:rPr>
                <w:rFonts w:ascii="Calibri" w:eastAsia="Calibri" w:hAnsi="Calibri" w:cs="Calibri"/>
              </w:rPr>
              <w:t>"help"</w:t>
            </w:r>
          </w:p>
        </w:tc>
      </w:tr>
    </w:tbl>
    <w:p w14:paraId="4E353828" w14:textId="77777777" w:rsidR="005A2227" w:rsidRPr="00E352EF" w:rsidRDefault="005A2227"/>
    <w:tbl>
      <w:tblPr>
        <w:tblW w:w="502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4"/>
        <w:gridCol w:w="1282"/>
        <w:gridCol w:w="2520"/>
      </w:tblGrid>
      <w:tr w:rsidR="005A2227" w:rsidRPr="00E352EF" w14:paraId="378BF987" w14:textId="77777777" w:rsidTr="00F748C2">
        <w:tc>
          <w:tcPr>
            <w:tcW w:w="5026"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AB83311" w14:textId="77777777" w:rsidR="005A2227" w:rsidRPr="00E352EF" w:rsidRDefault="0097053A">
            <w:r w:rsidRPr="00E352EF">
              <w:rPr>
                <w:rFonts w:ascii="Calibri" w:eastAsia="Calibri" w:hAnsi="Calibri" w:cs="Calibri"/>
              </w:rPr>
              <w:t>ds_r</w:t>
            </w:r>
          </w:p>
        </w:tc>
      </w:tr>
      <w:tr w:rsidR="005A2227" w:rsidRPr="00E352EF" w14:paraId="1B59E997" w14:textId="77777777" w:rsidTr="00F748C2">
        <w:tc>
          <w:tcPr>
            <w:tcW w:w="12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FF08E88" w14:textId="77777777" w:rsidR="005A2227" w:rsidRPr="00E352EF" w:rsidRDefault="0097053A">
            <w:r w:rsidRPr="00E352EF">
              <w:rPr>
                <w:rFonts w:ascii="Calibri" w:eastAsia="Calibri" w:hAnsi="Calibri" w:cs="Calibri"/>
                <w:b/>
              </w:rPr>
              <w:t>K1</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A98ACC2" w14:textId="77777777" w:rsidR="005A2227" w:rsidRPr="00E352EF" w:rsidRDefault="0097053A">
            <w:r w:rsidRPr="00E352EF">
              <w:rPr>
                <w:rFonts w:ascii="Calibri" w:eastAsia="Calibri" w:hAnsi="Calibri" w:cs="Calibri"/>
                <w:b/>
              </w:rPr>
              <w:t>K2</w:t>
            </w:r>
          </w:p>
        </w:tc>
        <w:tc>
          <w:tcPr>
            <w:tcW w:w="252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E284E8A" w14:textId="77777777" w:rsidR="005A2227" w:rsidRPr="00E352EF" w:rsidRDefault="0097053A">
            <w:r w:rsidRPr="00E352EF">
              <w:rPr>
                <w:rFonts w:ascii="Calibri" w:eastAsia="Calibri" w:hAnsi="Calibri" w:cs="Calibri"/>
                <w:b/>
              </w:rPr>
              <w:t>M1</w:t>
            </w:r>
          </w:p>
        </w:tc>
      </w:tr>
      <w:tr w:rsidR="005A2227" w:rsidRPr="00E352EF" w14:paraId="3A9CBC95" w14:textId="77777777" w:rsidTr="00F748C2">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62F73B" w14:textId="77777777" w:rsidR="005A2227" w:rsidRPr="00E352EF" w:rsidRDefault="0097053A">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B3872B" w14:textId="77777777" w:rsidR="005A2227" w:rsidRPr="00E352EF" w:rsidRDefault="0097053A">
            <w:r w:rsidRPr="00E352EF">
              <w:rPr>
                <w:rFonts w:ascii="Calibri" w:eastAsia="Calibri" w:hAnsi="Calibri" w:cs="Calibri"/>
              </w:rPr>
              <w:t>A</w:t>
            </w:r>
          </w:p>
        </w:tc>
        <w:tc>
          <w:tcPr>
            <w:tcW w:w="25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557CAD" w14:textId="77777777" w:rsidR="005A2227" w:rsidRPr="00E352EF" w:rsidRDefault="0097053A">
            <w:r w:rsidRPr="00E352EF">
              <w:rPr>
                <w:rFonts w:ascii="Calibri" w:eastAsia="Calibri" w:hAnsi="Calibri" w:cs="Calibri"/>
              </w:rPr>
              <w:t>"HELLO WORLD"</w:t>
            </w:r>
          </w:p>
        </w:tc>
      </w:tr>
      <w:tr w:rsidR="005A2227" w:rsidRPr="00E352EF" w14:paraId="1DC8F289" w14:textId="77777777" w:rsidTr="00F748C2">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FB81C3" w14:textId="77777777" w:rsidR="005A2227" w:rsidRPr="00E352EF" w:rsidRDefault="0097053A">
            <w:r w:rsidRPr="00E352EF">
              <w:rPr>
                <w:rFonts w:ascii="Calibri" w:eastAsia="Calibri" w:hAnsi="Calibri" w:cs="Calibri"/>
              </w:rPr>
              <w:t>2</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ADE351" w14:textId="77777777" w:rsidR="005A2227" w:rsidRPr="00E352EF" w:rsidRDefault="0097053A">
            <w:r w:rsidRPr="00E352EF">
              <w:rPr>
                <w:rFonts w:ascii="Calibri" w:eastAsia="Calibri" w:hAnsi="Calibri" w:cs="Calibri"/>
              </w:rPr>
              <w:t>B</w:t>
            </w:r>
          </w:p>
        </w:tc>
        <w:tc>
          <w:tcPr>
            <w:tcW w:w="25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F66D39" w14:textId="77777777" w:rsidR="005A2227" w:rsidRPr="00E352EF" w:rsidRDefault="0097053A">
            <w:r w:rsidRPr="00E352EF">
              <w:rPr>
                <w:rFonts w:ascii="Calibri" w:eastAsia="Calibri" w:hAnsi="Calibri" w:cs="Calibri"/>
              </w:rPr>
              <w:t>"HI"</w:t>
            </w:r>
          </w:p>
        </w:tc>
      </w:tr>
      <w:tr w:rsidR="005A2227" w:rsidRPr="00E352EF" w14:paraId="1892F6C1" w14:textId="77777777" w:rsidTr="00F748C2">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0D288B" w14:textId="77777777" w:rsidR="005A2227" w:rsidRPr="00E352EF" w:rsidRDefault="0097053A">
            <w:r w:rsidRPr="00E352EF">
              <w:rPr>
                <w:rFonts w:ascii="Calibri" w:eastAsia="Calibri" w:hAnsi="Calibri" w:cs="Calibri"/>
              </w:rPr>
              <w:t>3</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D92DDF" w14:textId="77777777" w:rsidR="005A2227" w:rsidRPr="00E352EF" w:rsidRDefault="0097053A">
            <w:r w:rsidRPr="00E352EF">
              <w:rPr>
                <w:rFonts w:ascii="Calibri" w:eastAsia="Calibri" w:hAnsi="Calibri" w:cs="Calibri"/>
              </w:rPr>
              <w:t>C</w:t>
            </w:r>
          </w:p>
        </w:tc>
        <w:tc>
          <w:tcPr>
            <w:tcW w:w="25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C18188" w14:textId="77777777" w:rsidR="005A2227" w:rsidRPr="00E352EF" w:rsidRDefault="0097053A">
            <w:r w:rsidRPr="00E352EF">
              <w:rPr>
                <w:rFonts w:ascii="Calibri" w:eastAsia="Calibri" w:hAnsi="Calibri" w:cs="Calibri"/>
              </w:rPr>
              <w:t>"HELP"</w:t>
            </w:r>
          </w:p>
        </w:tc>
      </w:tr>
    </w:tbl>
    <w:p w14:paraId="5911145E" w14:textId="77777777" w:rsidR="005A2227" w:rsidRPr="00E352EF" w:rsidRDefault="005A2227"/>
    <w:p w14:paraId="7F473435" w14:textId="77777777" w:rsidR="005A2227" w:rsidRPr="00E352EF" w:rsidRDefault="0097053A" w:rsidP="00D107F0">
      <w:pPr>
        <w:pStyle w:val="Stile3"/>
        <w:rPr>
          <w:lang w:val="en-GB"/>
        </w:rPr>
      </w:pPr>
      <w:bookmarkStart w:id="320" w:name="_Toc462659632"/>
      <w:bookmarkStart w:id="321" w:name="_Toc463805736"/>
      <w:bookmarkStart w:id="322" w:name="_Toc464487913"/>
      <w:r w:rsidRPr="00E352EF">
        <w:rPr>
          <w:lang w:val="en-GB"/>
        </w:rPr>
        <w:t>substr</w:t>
      </w:r>
      <w:bookmarkEnd w:id="320"/>
      <w:bookmarkEnd w:id="321"/>
      <w:bookmarkEnd w:id="322"/>
    </w:p>
    <w:p w14:paraId="69AAE231" w14:textId="77777777" w:rsidR="005A2227" w:rsidRPr="00E352EF" w:rsidRDefault="0097053A" w:rsidP="00090FF8">
      <w:pPr>
        <w:rPr>
          <w:rFonts w:ascii="Cambria" w:hAnsi="Cambria"/>
        </w:rPr>
      </w:pPr>
      <w:r w:rsidRPr="00E352EF">
        <w:rPr>
          <w:rFonts w:ascii="Cambria" w:eastAsia="Calibri" w:hAnsi="Cambria" w:cs="Calibri"/>
          <w:i/>
          <w:color w:val="5B9BD5"/>
        </w:rPr>
        <w:t>Semantics</w:t>
      </w:r>
    </w:p>
    <w:p w14:paraId="5BB46544" w14:textId="77777777" w:rsidR="005A2227" w:rsidRPr="00E352EF" w:rsidRDefault="0097053A" w:rsidP="00090FF8">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substr</w:t>
      </w:r>
      <w:r w:rsidRPr="00E352EF">
        <w:rPr>
          <w:rFonts w:ascii="Cambria" w:eastAsia="Calibri" w:hAnsi="Cambria" w:cs="Calibri"/>
        </w:rPr>
        <w:t xml:space="preserve"> extracts a substring from a string</w:t>
      </w:r>
    </w:p>
    <w:p w14:paraId="329DB806" w14:textId="77777777" w:rsidR="00090FF8" w:rsidRPr="00E352EF" w:rsidRDefault="00090FF8" w:rsidP="00090FF8">
      <w:pPr>
        <w:rPr>
          <w:rFonts w:ascii="Cambria" w:eastAsia="Calibri" w:hAnsi="Cambria" w:cs="Calibri"/>
          <w:i/>
          <w:color w:val="5B9BD5"/>
        </w:rPr>
      </w:pPr>
    </w:p>
    <w:p w14:paraId="67A97B3F"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Syntax</w:t>
      </w:r>
    </w:p>
    <w:p w14:paraId="6BE9FB26" w14:textId="77777777" w:rsidR="005A2227" w:rsidRPr="00E352EF" w:rsidRDefault="0097053A" w:rsidP="00090FF8">
      <w:pPr>
        <w:rPr>
          <w:rFonts w:ascii="Cambria" w:hAnsi="Cambria"/>
        </w:rPr>
      </w:pPr>
      <w:r w:rsidRPr="00E352EF">
        <w:rPr>
          <w:rFonts w:ascii="Cambria" w:eastAsia="Calibri" w:hAnsi="Cambria" w:cs="Calibri"/>
          <w:b/>
        </w:rPr>
        <w:t>substr</w:t>
      </w:r>
      <w:r w:rsidRPr="00E352EF">
        <w:rPr>
          <w:rFonts w:ascii="Cambria" w:eastAsia="Calibri" w:hAnsi="Cambria" w:cs="Calibri"/>
        </w:rPr>
        <w:t xml:space="preserve"> </w:t>
      </w:r>
      <w:r w:rsidRPr="00E352EF">
        <w:rPr>
          <w:rFonts w:ascii="Cambria" w:eastAsia="Calibri" w:hAnsi="Cambria" w:cs="Calibri"/>
          <w:b/>
        </w:rPr>
        <w:t xml:space="preserve">( </w:t>
      </w:r>
      <w:r w:rsidRPr="00E352EF">
        <w:rPr>
          <w:rFonts w:ascii="Cambria" w:eastAsia="Calibri" w:hAnsi="Cambria" w:cs="Calibri"/>
          <w:i/>
        </w:rPr>
        <w:t>ds</w:t>
      </w:r>
      <w:r w:rsidRPr="00E352EF">
        <w:rPr>
          <w:rFonts w:ascii="Cambria" w:eastAsia="Calibri" w:hAnsi="Cambria" w:cs="Calibri"/>
        </w:rPr>
        <w:t xml:space="preserve">, {, </w:t>
      </w:r>
      <w:r w:rsidRPr="00E352EF">
        <w:rPr>
          <w:rFonts w:ascii="Cambria" w:eastAsia="Calibri" w:hAnsi="Cambria" w:cs="Calibri"/>
          <w:i/>
        </w:rPr>
        <w:t>startPosition</w:t>
      </w:r>
      <w:r w:rsidRPr="00E352EF">
        <w:rPr>
          <w:rFonts w:ascii="Cambria" w:eastAsia="Calibri" w:hAnsi="Cambria" w:cs="Calibri"/>
        </w:rPr>
        <w:t xml:space="preserve">} {, </w:t>
      </w:r>
      <w:r w:rsidRPr="00E352EF">
        <w:rPr>
          <w:rFonts w:ascii="Cambria" w:eastAsia="Calibri" w:hAnsi="Cambria" w:cs="Calibri"/>
          <w:i/>
        </w:rPr>
        <w:t>length</w:t>
      </w:r>
      <w:r w:rsidRPr="00E352EF">
        <w:rPr>
          <w:rFonts w:ascii="Cambria" w:eastAsia="Calibri" w:hAnsi="Cambria" w:cs="Calibri"/>
        </w:rPr>
        <w:t xml:space="preserve">} </w:t>
      </w:r>
      <w:r w:rsidRPr="00E352EF">
        <w:rPr>
          <w:rFonts w:ascii="Cambria" w:eastAsia="Calibri" w:hAnsi="Cambria" w:cs="Calibri"/>
          <w:b/>
        </w:rPr>
        <w:t>)</w:t>
      </w:r>
    </w:p>
    <w:p w14:paraId="0A54C3CA" w14:textId="77777777" w:rsidR="00090FF8" w:rsidRPr="00E352EF" w:rsidRDefault="00090FF8" w:rsidP="00090FF8">
      <w:pPr>
        <w:rPr>
          <w:rFonts w:ascii="Cambria" w:eastAsia="Calibri" w:hAnsi="Cambria" w:cs="Calibri"/>
          <w:i/>
          <w:color w:val="5B9BD5"/>
        </w:rPr>
      </w:pPr>
    </w:p>
    <w:p w14:paraId="70E7CDE8"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 xml:space="preserve">Parameters </w:t>
      </w:r>
    </w:p>
    <w:p w14:paraId="07D33FF6" w14:textId="77777777" w:rsidR="005A2227" w:rsidRPr="00E352EF" w:rsidRDefault="00090FF8" w:rsidP="00090FF8">
      <w:pPr>
        <w:rPr>
          <w:rFonts w:ascii="Cambria" w:hAnsi="Cambria"/>
        </w:rPr>
      </w:pPr>
      <w:r w:rsidRPr="00E352EF">
        <w:rPr>
          <w:rFonts w:ascii="Cambria" w:eastAsia="Calibri" w:hAnsi="Cambria" w:cs="Calibri"/>
          <w:i/>
        </w:rPr>
        <w:lastRenderedPageBreak/>
        <w:t>d</w:t>
      </w:r>
      <w:r w:rsidR="0097053A" w:rsidRPr="00E352EF">
        <w:rPr>
          <w:rFonts w:ascii="Cambria" w:eastAsia="Calibri" w:hAnsi="Cambria" w:cs="Calibri"/>
          <w:i/>
        </w:rPr>
        <w:t>s</w:t>
      </w:r>
      <w:r w:rsidRPr="00E352EF">
        <w:rPr>
          <w:rFonts w:ascii="Cambria" w:hAnsi="Cambria"/>
        </w:rPr>
        <w:t>:</w:t>
      </w:r>
      <w:r w:rsidR="0097053A" w:rsidRPr="00E352EF">
        <w:rPr>
          <w:rFonts w:ascii="Cambria" w:eastAsia="Calibri" w:hAnsi="Cambria" w:cs="Calibri"/>
        </w:rPr>
        <w:t xml:space="preserve"> [dataset {identifier &lt;IDENT&gt; as scalar-type }+ {measure &lt;IDENT&gt; as string }+ </w:t>
      </w:r>
    </w:p>
    <w:p w14:paraId="4E496B73" w14:textId="77777777" w:rsidR="005A2227" w:rsidRPr="00E352EF" w:rsidRDefault="0097053A" w:rsidP="00090FF8">
      <w:pPr>
        <w:ind w:left="706"/>
        <w:rPr>
          <w:rFonts w:ascii="Cambria" w:hAnsi="Cambria"/>
        </w:rPr>
      </w:pPr>
      <w:r w:rsidRPr="00E352EF">
        <w:rPr>
          <w:rFonts w:ascii="Cambria" w:eastAsia="Calibri" w:hAnsi="Cambria" w:cs="Calibri"/>
        </w:rPr>
        <w:t xml:space="preserve">                    {attribute &lt;IDENT&gt; as scalar-type }*|string]</w:t>
      </w:r>
    </w:p>
    <w:p w14:paraId="71AC059F" w14:textId="77777777" w:rsidR="005A2227" w:rsidRPr="00E352EF" w:rsidRDefault="0097053A" w:rsidP="00090FF8">
      <w:pPr>
        <w:rPr>
          <w:rFonts w:ascii="Cambria" w:hAnsi="Cambria"/>
        </w:rPr>
      </w:pPr>
      <w:r w:rsidRPr="00E352EF">
        <w:rPr>
          <w:rFonts w:ascii="Cambria" w:eastAsia="Calibri" w:hAnsi="Cambria" w:cs="Calibri"/>
          <w:i/>
        </w:rPr>
        <w:t>startPostion</w:t>
      </w:r>
      <w:r w:rsidR="00090FF8" w:rsidRPr="00E352EF">
        <w:rPr>
          <w:rFonts w:ascii="Cambria" w:eastAsia="Calibri" w:hAnsi="Cambria" w:cs="Calibri"/>
          <w:i/>
        </w:rPr>
        <w:t xml:space="preserve"> </w:t>
      </w:r>
      <w:r w:rsidR="00090FF8" w:rsidRPr="00E352EF">
        <w:rPr>
          <w:rFonts w:ascii="Cambria" w:eastAsia="Calibri" w:hAnsi="Cambria" w:cs="Calibri"/>
        </w:rPr>
        <w:t>: integer</w:t>
      </w:r>
    </w:p>
    <w:p w14:paraId="6F60A5B6" w14:textId="77777777" w:rsidR="005A2227" w:rsidRPr="00E352EF" w:rsidRDefault="00090FF8" w:rsidP="00090FF8">
      <w:pPr>
        <w:rPr>
          <w:rFonts w:ascii="Cambria" w:hAnsi="Cambria"/>
        </w:rPr>
      </w:pPr>
      <w:r w:rsidRPr="00E352EF">
        <w:rPr>
          <w:rFonts w:ascii="Cambria" w:eastAsia="Calibri" w:hAnsi="Cambria" w:cs="Calibri"/>
          <w:i/>
        </w:rPr>
        <w:t>l</w:t>
      </w:r>
      <w:r w:rsidR="0097053A" w:rsidRPr="00E352EF">
        <w:rPr>
          <w:rFonts w:ascii="Cambria" w:eastAsia="Calibri" w:hAnsi="Cambria" w:cs="Calibri"/>
          <w:i/>
        </w:rPr>
        <w:t>ength</w:t>
      </w:r>
      <w:r w:rsidRPr="00E352EF">
        <w:rPr>
          <w:rFonts w:ascii="Cambria" w:eastAsia="Calibri" w:hAnsi="Cambria" w:cs="Calibri"/>
          <w:i/>
        </w:rPr>
        <w:t xml:space="preserve"> </w:t>
      </w:r>
      <w:r w:rsidRPr="00E352EF">
        <w:rPr>
          <w:rFonts w:ascii="Cambria" w:eastAsia="Calibri" w:hAnsi="Cambria" w:cs="Calibri"/>
        </w:rPr>
        <w:t>: integer</w:t>
      </w:r>
    </w:p>
    <w:p w14:paraId="69C2282F" w14:textId="77777777" w:rsidR="005A2227" w:rsidRPr="00E352EF" w:rsidRDefault="005A2227" w:rsidP="00090FF8">
      <w:pPr>
        <w:rPr>
          <w:rFonts w:ascii="Cambria" w:hAnsi="Cambria"/>
        </w:rPr>
      </w:pPr>
    </w:p>
    <w:p w14:paraId="588C70A9" w14:textId="77777777" w:rsidR="005A2227" w:rsidRPr="00E352EF" w:rsidRDefault="0097053A" w:rsidP="008A7573">
      <w:pPr>
        <w:numPr>
          <w:ilvl w:val="0"/>
          <w:numId w:val="6"/>
        </w:numPr>
        <w:ind w:left="360"/>
        <w:rPr>
          <w:rFonts w:ascii="Cambria" w:hAnsi="Cambria"/>
        </w:rPr>
      </w:pPr>
      <w:r w:rsidRPr="00E352EF">
        <w:rPr>
          <w:rFonts w:ascii="Cambria" w:eastAsia="Calibri" w:hAnsi="Cambria" w:cs="Calibri"/>
          <w:i/>
        </w:rPr>
        <w:t>ds</w:t>
      </w:r>
      <w:r w:rsidRPr="00E352EF">
        <w:rPr>
          <w:rFonts w:ascii="Cambria" w:eastAsia="Calibri" w:hAnsi="Cambria" w:cs="Calibri"/>
        </w:rPr>
        <w:t xml:space="preserve"> – is the input </w:t>
      </w:r>
      <w:r w:rsidR="00472C2F" w:rsidRPr="00E352EF">
        <w:t>Dataset</w:t>
      </w:r>
      <w:r w:rsidRPr="00E352EF">
        <w:rPr>
          <w:rFonts w:ascii="Cambria" w:eastAsia="Calibri" w:hAnsi="Cambria" w:cs="Calibri"/>
        </w:rPr>
        <w:t xml:space="preserve"> or the input string.</w:t>
      </w:r>
    </w:p>
    <w:p w14:paraId="1ECAD837" w14:textId="77777777" w:rsidR="005A2227" w:rsidRPr="00E352EF" w:rsidRDefault="0097053A" w:rsidP="008A7573">
      <w:pPr>
        <w:numPr>
          <w:ilvl w:val="0"/>
          <w:numId w:val="6"/>
        </w:numPr>
        <w:ind w:left="360"/>
        <w:rPr>
          <w:rFonts w:ascii="Cambria" w:hAnsi="Cambria"/>
        </w:rPr>
      </w:pPr>
      <w:r w:rsidRPr="00E352EF">
        <w:rPr>
          <w:rFonts w:ascii="Cambria" w:eastAsia="Calibri" w:hAnsi="Cambria" w:cs="Calibri"/>
          <w:i/>
        </w:rPr>
        <w:t>startPostion</w:t>
      </w:r>
      <w:r w:rsidRPr="00E352EF">
        <w:rPr>
          <w:rFonts w:ascii="Cambria" w:eastAsia="Calibri" w:hAnsi="Cambria" w:cs="Calibri"/>
        </w:rPr>
        <w:t xml:space="preserve"> – is the index of the character in the string from which the substring is performed.</w:t>
      </w:r>
    </w:p>
    <w:p w14:paraId="66D58122" w14:textId="77777777" w:rsidR="005A2227" w:rsidRPr="00E352EF" w:rsidRDefault="0097053A" w:rsidP="008A7573">
      <w:pPr>
        <w:numPr>
          <w:ilvl w:val="0"/>
          <w:numId w:val="6"/>
        </w:numPr>
        <w:ind w:left="360"/>
        <w:rPr>
          <w:rFonts w:ascii="Cambria" w:hAnsi="Cambria"/>
        </w:rPr>
      </w:pPr>
      <w:r w:rsidRPr="00E352EF">
        <w:rPr>
          <w:rFonts w:ascii="Cambria" w:eastAsia="Calibri" w:hAnsi="Cambria" w:cs="Calibri"/>
          <w:i/>
        </w:rPr>
        <w:t>length</w:t>
      </w:r>
      <w:r w:rsidRPr="00E352EF">
        <w:rPr>
          <w:rFonts w:ascii="Cambria" w:eastAsia="Calibri" w:hAnsi="Cambria" w:cs="Calibri"/>
        </w:rPr>
        <w:t xml:space="preserve"> – is the number of the characters in the string to be taken starting from </w:t>
      </w:r>
      <w:r w:rsidRPr="00E352EF">
        <w:rPr>
          <w:rFonts w:ascii="Cambria" w:eastAsia="Calibri" w:hAnsi="Cambria" w:cs="Calibri"/>
          <w:i/>
        </w:rPr>
        <w:t>startPosition</w:t>
      </w:r>
      <w:r w:rsidRPr="00E352EF">
        <w:rPr>
          <w:rFonts w:ascii="Cambria" w:eastAsia="Calibri" w:hAnsi="Cambria" w:cs="Calibri"/>
        </w:rPr>
        <w:t>.</w:t>
      </w:r>
    </w:p>
    <w:p w14:paraId="27C7D650" w14:textId="77777777" w:rsidR="00090FF8" w:rsidRPr="00E352EF" w:rsidRDefault="00090FF8" w:rsidP="00090FF8">
      <w:pPr>
        <w:rPr>
          <w:rFonts w:ascii="Cambria" w:eastAsia="Calibri" w:hAnsi="Cambria" w:cs="Calibri"/>
          <w:i/>
          <w:color w:val="5B9BD5"/>
        </w:rPr>
      </w:pPr>
    </w:p>
    <w:p w14:paraId="38757030"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Constraints</w:t>
      </w:r>
    </w:p>
    <w:p w14:paraId="0C5DB2F7" w14:textId="762B1AD0" w:rsidR="005A2227" w:rsidRPr="00E352EF" w:rsidRDefault="0097053A" w:rsidP="008A7573">
      <w:pPr>
        <w:numPr>
          <w:ilvl w:val="0"/>
          <w:numId w:val="7"/>
        </w:numPr>
        <w:ind w:left="360"/>
        <w:rPr>
          <w:rFonts w:ascii="Cambria" w:hAnsi="Cambria"/>
        </w:rPr>
      </w:pPr>
      <w:r w:rsidRPr="00E352EF">
        <w:rPr>
          <w:rFonts w:ascii="Cambria" w:eastAsia="Calibri" w:hAnsi="Cambria" w:cs="Calibri"/>
          <w:i/>
        </w:rPr>
        <w:t>startPostion</w:t>
      </w:r>
      <w:r w:rsidRPr="00E352EF">
        <w:rPr>
          <w:rFonts w:ascii="Cambria" w:eastAsia="Calibri" w:hAnsi="Cambria" w:cs="Calibri"/>
        </w:rPr>
        <w:t xml:space="preserve"> must be </w:t>
      </w:r>
      <w:del w:id="323" w:author="Laura Viignola" w:date="2017-05-10T18:52:00Z">
        <w:r w:rsidRPr="00E352EF" w:rsidDel="00CD2FE5">
          <w:rPr>
            <w:rFonts w:ascii="Cambria" w:eastAsia="Calibri" w:hAnsi="Cambria" w:cs="Calibri"/>
          </w:rPr>
          <w:delText xml:space="preserve">major </w:delText>
        </w:r>
      </w:del>
      <w:ins w:id="324" w:author="Laura Viignola" w:date="2017-05-10T18:52:00Z">
        <w:r w:rsidR="00CD2FE5">
          <w:rPr>
            <w:rFonts w:ascii="Cambria" w:eastAsia="Calibri" w:hAnsi="Cambria" w:cs="Calibri"/>
          </w:rPr>
          <w:t>greater</w:t>
        </w:r>
        <w:r w:rsidR="00CD2FE5" w:rsidRPr="00E352EF">
          <w:rPr>
            <w:rFonts w:ascii="Cambria" w:eastAsia="Calibri" w:hAnsi="Cambria" w:cs="Calibri"/>
          </w:rPr>
          <w:t xml:space="preserve"> </w:t>
        </w:r>
      </w:ins>
      <w:r w:rsidRPr="00E352EF">
        <w:rPr>
          <w:rFonts w:ascii="Cambria" w:eastAsia="Calibri" w:hAnsi="Cambria" w:cs="Calibri"/>
        </w:rPr>
        <w:t xml:space="preserve">or equal than </w:t>
      </w:r>
      <w:del w:id="325" w:author="Laura Viignola" w:date="2017-05-10T18:46:00Z">
        <w:r w:rsidRPr="00E352EF" w:rsidDel="00FD1531">
          <w:rPr>
            <w:rFonts w:ascii="Cambria" w:eastAsia="Calibri" w:hAnsi="Cambria" w:cs="Calibri"/>
          </w:rPr>
          <w:delText xml:space="preserve">0 </w:delText>
        </w:r>
      </w:del>
      <w:ins w:id="326" w:author="Laura Viignola" w:date="2017-05-10T18:46:00Z">
        <w:r w:rsidR="00FD1531">
          <w:rPr>
            <w:rFonts w:ascii="Cambria" w:eastAsia="Calibri" w:hAnsi="Cambria" w:cs="Calibri"/>
          </w:rPr>
          <w:t>1</w:t>
        </w:r>
        <w:r w:rsidR="00FD1531" w:rsidRPr="00E352EF">
          <w:rPr>
            <w:rFonts w:ascii="Cambria" w:eastAsia="Calibri" w:hAnsi="Cambria" w:cs="Calibri"/>
          </w:rPr>
          <w:t xml:space="preserve"> </w:t>
        </w:r>
      </w:ins>
      <w:r w:rsidRPr="00E352EF">
        <w:rPr>
          <w:rFonts w:ascii="Cambria" w:eastAsia="Calibri" w:hAnsi="Cambria" w:cs="Calibri"/>
        </w:rPr>
        <w:t xml:space="preserve">and </w:t>
      </w:r>
      <w:del w:id="327" w:author="Laura Viignola" w:date="2017-05-10T18:51:00Z">
        <w:r w:rsidRPr="00E352EF" w:rsidDel="00CD2FE5">
          <w:rPr>
            <w:rFonts w:ascii="Cambria" w:eastAsia="Calibri" w:hAnsi="Cambria" w:cs="Calibri"/>
          </w:rPr>
          <w:delText xml:space="preserve">minor </w:delText>
        </w:r>
      </w:del>
      <w:ins w:id="328" w:author="Laura Viignola" w:date="2017-05-10T18:51:00Z">
        <w:r w:rsidR="00CD2FE5">
          <w:rPr>
            <w:rFonts w:ascii="Cambria" w:eastAsia="Calibri" w:hAnsi="Cambria" w:cs="Calibri"/>
          </w:rPr>
          <w:t>lower</w:t>
        </w:r>
        <w:r w:rsidR="00CD2FE5" w:rsidRPr="00E352EF">
          <w:rPr>
            <w:rFonts w:ascii="Cambria" w:eastAsia="Calibri" w:hAnsi="Cambria" w:cs="Calibri"/>
          </w:rPr>
          <w:t xml:space="preserve"> </w:t>
        </w:r>
      </w:ins>
      <w:r w:rsidRPr="00E352EF">
        <w:rPr>
          <w:rFonts w:ascii="Cambria" w:eastAsia="Calibri" w:hAnsi="Cambria" w:cs="Calibri"/>
        </w:rPr>
        <w:t xml:space="preserve">than the whole length of the </w:t>
      </w:r>
      <w:del w:id="329" w:author="Laura Viignola" w:date="2017-05-10T18:52:00Z">
        <w:r w:rsidRPr="00E352EF" w:rsidDel="00CD2FE5">
          <w:rPr>
            <w:rFonts w:ascii="Cambria" w:eastAsia="Calibri" w:hAnsi="Cambria" w:cs="Calibri"/>
          </w:rPr>
          <w:delText xml:space="preserve">input </w:delText>
        </w:r>
      </w:del>
      <w:r w:rsidRPr="00E352EF">
        <w:rPr>
          <w:rFonts w:ascii="Cambria" w:eastAsia="Calibri" w:hAnsi="Cambria" w:cs="Calibri"/>
        </w:rPr>
        <w:t>string.</w:t>
      </w:r>
    </w:p>
    <w:p w14:paraId="01A752D3" w14:textId="0E0FFB7D" w:rsidR="005A2227" w:rsidRPr="00E352EF" w:rsidRDefault="0097053A" w:rsidP="008A7573">
      <w:pPr>
        <w:numPr>
          <w:ilvl w:val="0"/>
          <w:numId w:val="7"/>
        </w:numPr>
        <w:ind w:left="360"/>
        <w:rPr>
          <w:rFonts w:ascii="Cambria" w:hAnsi="Cambria"/>
        </w:rPr>
      </w:pPr>
      <w:r w:rsidRPr="00E352EF">
        <w:rPr>
          <w:rFonts w:ascii="Cambria" w:eastAsia="Calibri" w:hAnsi="Cambria" w:cs="Calibri"/>
          <w:i/>
        </w:rPr>
        <w:t>startPosition</w:t>
      </w:r>
      <w:r w:rsidRPr="00E352EF">
        <w:rPr>
          <w:rFonts w:ascii="Cambria" w:eastAsia="Calibri" w:hAnsi="Cambria" w:cs="Calibri"/>
        </w:rPr>
        <w:t xml:space="preserve"> plus length must be </w:t>
      </w:r>
      <w:del w:id="330" w:author="Laura Viignola" w:date="2017-05-10T18:53:00Z">
        <w:r w:rsidRPr="00E352EF" w:rsidDel="00CD2FE5">
          <w:rPr>
            <w:rFonts w:ascii="Cambria" w:eastAsia="Calibri" w:hAnsi="Cambria" w:cs="Calibri"/>
          </w:rPr>
          <w:delText xml:space="preserve">minor </w:delText>
        </w:r>
      </w:del>
      <w:ins w:id="331" w:author="Laura Viignola" w:date="2017-05-10T18:53:00Z">
        <w:r w:rsidR="00CD2FE5">
          <w:rPr>
            <w:rFonts w:ascii="Cambria" w:eastAsia="Calibri" w:hAnsi="Cambria" w:cs="Calibri"/>
          </w:rPr>
          <w:t>lower</w:t>
        </w:r>
        <w:r w:rsidR="00CD2FE5" w:rsidRPr="00E352EF">
          <w:rPr>
            <w:rFonts w:ascii="Cambria" w:eastAsia="Calibri" w:hAnsi="Cambria" w:cs="Calibri"/>
          </w:rPr>
          <w:t xml:space="preserve"> </w:t>
        </w:r>
      </w:ins>
      <w:r w:rsidRPr="00E352EF">
        <w:rPr>
          <w:rFonts w:ascii="Cambria" w:eastAsia="Calibri" w:hAnsi="Cambria" w:cs="Calibri"/>
        </w:rPr>
        <w:t>than the whole length of the input string, otherwise the length parameter is ignored.</w:t>
      </w:r>
    </w:p>
    <w:p w14:paraId="0B2118C3" w14:textId="77777777" w:rsidR="005A2227" w:rsidRPr="00E352EF" w:rsidRDefault="0097053A" w:rsidP="008A7573">
      <w:pPr>
        <w:numPr>
          <w:ilvl w:val="0"/>
          <w:numId w:val="7"/>
        </w:numPr>
        <w:ind w:left="360"/>
        <w:rPr>
          <w:rFonts w:ascii="Cambria" w:hAnsi="Cambria"/>
        </w:rPr>
      </w:pPr>
      <w:r w:rsidRPr="00E352EF">
        <w:rPr>
          <w:rFonts w:ascii="Cambria" w:eastAsia="Calibri Light" w:hAnsi="Cambria" w:cs="Calibri Light"/>
        </w:rPr>
        <w:t xml:space="preserve">If ds is a scalar then it must be a </w:t>
      </w:r>
      <w:r w:rsidRPr="00E352EF">
        <w:rPr>
          <w:rFonts w:ascii="Cambria" w:eastAsia="Calibri Light" w:hAnsi="Cambria" w:cs="Calibri Light"/>
          <w:b/>
        </w:rPr>
        <w:t xml:space="preserve">string </w:t>
      </w:r>
      <w:r w:rsidRPr="00E352EF">
        <w:rPr>
          <w:rFonts w:ascii="Cambria" w:eastAsia="Calibri Light" w:hAnsi="Cambria" w:cs="Calibri Light"/>
        </w:rPr>
        <w:t>data type.</w:t>
      </w:r>
    </w:p>
    <w:p w14:paraId="0FBF957C" w14:textId="77777777" w:rsidR="005A2227" w:rsidRPr="00E352EF" w:rsidRDefault="0097053A" w:rsidP="008A7573">
      <w:pPr>
        <w:numPr>
          <w:ilvl w:val="0"/>
          <w:numId w:val="7"/>
        </w:numPr>
        <w:ind w:left="360"/>
        <w:rPr>
          <w:rFonts w:ascii="Cambria" w:hAnsi="Cambria"/>
        </w:rPr>
      </w:pPr>
      <w:r w:rsidRPr="00E352EF">
        <w:rPr>
          <w:rFonts w:ascii="Cambria" w:eastAsia="Calibri Light" w:hAnsi="Cambria" w:cs="Calibri Light"/>
        </w:rPr>
        <w:t xml:space="preserve">If ds is a </w:t>
      </w:r>
      <w:r w:rsidR="00472C2F" w:rsidRPr="00E352EF">
        <w:t>Dataset</w:t>
      </w:r>
      <w:r w:rsidRPr="00E352EF">
        <w:rPr>
          <w:rFonts w:ascii="Cambria" w:eastAsia="Calibri Light" w:hAnsi="Cambria" w:cs="Calibri Light"/>
        </w:rPr>
        <w:t xml:space="preserve"> then it must have at least a measure of </w:t>
      </w:r>
      <w:r w:rsidRPr="00E352EF">
        <w:rPr>
          <w:rFonts w:ascii="Cambria" w:eastAsia="Calibri Light" w:hAnsi="Cambria" w:cs="Calibri Light"/>
          <w:b/>
        </w:rPr>
        <w:t>string</w:t>
      </w:r>
      <w:r w:rsidRPr="00E352EF">
        <w:rPr>
          <w:rFonts w:ascii="Cambria" w:eastAsia="Calibri Light" w:hAnsi="Cambria" w:cs="Calibri Light"/>
        </w:rPr>
        <w:t xml:space="preserve"> data type. </w:t>
      </w:r>
    </w:p>
    <w:p w14:paraId="43D66E35" w14:textId="77777777" w:rsidR="00090FF8" w:rsidRPr="00E352EF" w:rsidRDefault="00090FF8" w:rsidP="00090FF8">
      <w:pPr>
        <w:rPr>
          <w:rFonts w:ascii="Cambria" w:eastAsia="Calibri" w:hAnsi="Cambria" w:cs="Calibri"/>
          <w:i/>
          <w:color w:val="5B9BD5"/>
        </w:rPr>
      </w:pPr>
    </w:p>
    <w:p w14:paraId="144EB346"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Returns</w:t>
      </w:r>
    </w:p>
    <w:p w14:paraId="2A402F4A" w14:textId="77777777" w:rsidR="005A2227" w:rsidRPr="00E352EF" w:rsidRDefault="0097053A" w:rsidP="00090FF8">
      <w:pPr>
        <w:jc w:val="both"/>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w:t>
      </w:r>
      <w:r w:rsidR="006008BE" w:rsidRPr="00E352EF">
        <w:rPr>
          <w:rFonts w:ascii="Cambria" w:hAnsi="Cambria"/>
        </w:rPr>
        <w:t xml:space="preserve">string </w:t>
      </w:r>
      <w:r w:rsidRPr="00E352EF">
        <w:rPr>
          <w:rFonts w:ascii="Cambria" w:hAnsi="Cambria"/>
        </w:rPr>
        <w:t>then operators</w:t>
      </w:r>
      <w:r w:rsidRPr="00E352EF">
        <w:rPr>
          <w:rFonts w:ascii="Cambria" w:hAnsi="Cambria"/>
          <w:b/>
        </w:rPr>
        <w:t xml:space="preserve"> </w:t>
      </w:r>
      <w:r w:rsidRPr="00E352EF">
        <w:rPr>
          <w:rFonts w:ascii="Cambria" w:hAnsi="Cambria"/>
        </w:rPr>
        <w:t xml:space="preserve">returns a </w:t>
      </w:r>
      <w:r w:rsidRPr="00E352EF">
        <w:rPr>
          <w:rFonts w:ascii="Cambria" w:eastAsia="Calibri" w:hAnsi="Cambria" w:cs="Calibri"/>
        </w:rPr>
        <w:t xml:space="preserve">substring of the input one starting from </w:t>
      </w:r>
      <w:r w:rsidRPr="00E352EF">
        <w:rPr>
          <w:rFonts w:ascii="Cambria" w:eastAsia="Calibri" w:hAnsi="Cambria" w:cs="Calibri"/>
          <w:i/>
        </w:rPr>
        <w:t>startPosition</w:t>
      </w:r>
      <w:r w:rsidRPr="00E352EF">
        <w:rPr>
          <w:rFonts w:ascii="Cambria" w:eastAsia="Calibri" w:hAnsi="Cambria" w:cs="Calibri"/>
        </w:rPr>
        <w:t xml:space="preserve"> and extracting </w:t>
      </w:r>
      <w:r w:rsidRPr="00E352EF">
        <w:rPr>
          <w:rFonts w:ascii="Cambria" w:eastAsia="Calibri" w:hAnsi="Cambria" w:cs="Calibri"/>
          <w:i/>
        </w:rPr>
        <w:t>length</w:t>
      </w:r>
      <w:r w:rsidRPr="00E352EF">
        <w:rPr>
          <w:rFonts w:ascii="Cambria" w:eastAsia="Calibri" w:hAnsi="Cambria" w:cs="Calibri"/>
        </w:rPr>
        <w:t xml:space="preserve"> characters.</w:t>
      </w:r>
    </w:p>
    <w:p w14:paraId="7B62FFD2" w14:textId="77777777" w:rsidR="005A2227" w:rsidRPr="00E352EF" w:rsidRDefault="0097053A" w:rsidP="00090FF8">
      <w:pPr>
        <w:jc w:val="both"/>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472C2F" w:rsidRPr="00E352EF">
        <w:t>Dataset</w:t>
      </w:r>
      <w:r w:rsidRPr="00E352EF">
        <w:rPr>
          <w:rFonts w:ascii="Cambria" w:hAnsi="Cambria"/>
        </w:rPr>
        <w:t xml:space="preserve"> and has N string measures then operators returns a </w:t>
      </w:r>
      <w:r w:rsidR="00472C2F" w:rsidRPr="00E352EF">
        <w:t>Dataset</w:t>
      </w:r>
      <w:r w:rsidRPr="00E352EF">
        <w:rPr>
          <w:rFonts w:ascii="Cambria" w:hAnsi="Cambria"/>
        </w:rPr>
        <w:t xml:space="preserve"> having the </w:t>
      </w:r>
      <w:r w:rsidR="00A82077" w:rsidRPr="00E352EF">
        <w:rPr>
          <w:rFonts w:ascii="Cambria" w:eastAsia="Calibri" w:hAnsi="Cambria" w:cs="Calibri"/>
        </w:rPr>
        <w:t>Identifier Components</w:t>
      </w:r>
      <w:r w:rsidRPr="00E352EF">
        <w:rPr>
          <w:rFonts w:ascii="Cambria" w:hAnsi="Cambria"/>
        </w:rPr>
        <w:t xml:space="preserve"> of </w:t>
      </w:r>
      <w:r w:rsidRPr="00E352EF">
        <w:rPr>
          <w:rFonts w:ascii="Cambria" w:hAnsi="Cambria"/>
          <w:i/>
        </w:rPr>
        <w:t>ds</w:t>
      </w:r>
      <w:r w:rsidRPr="00E352EF">
        <w:rPr>
          <w:rFonts w:ascii="Cambria" w:hAnsi="Cambria"/>
        </w:rPr>
        <w:t xml:space="preserve"> and N string measures with the same name of the string measures of </w:t>
      </w:r>
      <w:r w:rsidRPr="00E352EF">
        <w:rPr>
          <w:rFonts w:ascii="Cambria" w:hAnsi="Cambria"/>
          <w:i/>
        </w:rPr>
        <w:t>ds</w:t>
      </w:r>
      <w:r w:rsidRPr="00E352EF">
        <w:rPr>
          <w:rFonts w:ascii="Cambria" w:hAnsi="Cambria"/>
        </w:rPr>
        <w:t xml:space="preserve"> </w:t>
      </w:r>
      <w:r w:rsidRPr="00E352EF">
        <w:rPr>
          <w:rFonts w:ascii="Cambria" w:eastAsia="Calibri" w:hAnsi="Cambria" w:cs="Calibri"/>
        </w:rPr>
        <w:t xml:space="preserve">where the Measure Components assumes substring values of the respective input Measure Components’s values, obtained starting from </w:t>
      </w:r>
      <w:r w:rsidRPr="00E352EF">
        <w:rPr>
          <w:rFonts w:ascii="Cambria" w:eastAsia="Calibri" w:hAnsi="Cambria" w:cs="Calibri"/>
          <w:i/>
        </w:rPr>
        <w:t>startParameters</w:t>
      </w:r>
      <w:r w:rsidRPr="00E352EF">
        <w:rPr>
          <w:rFonts w:ascii="Cambria" w:eastAsia="Calibri" w:hAnsi="Cambria" w:cs="Calibri"/>
        </w:rPr>
        <w:t xml:space="preserve"> and taking length characters.</w:t>
      </w:r>
    </w:p>
    <w:p w14:paraId="1FFD289B" w14:textId="77777777" w:rsidR="00090FF8" w:rsidRPr="00E352EF" w:rsidRDefault="00090FF8" w:rsidP="00090FF8">
      <w:pPr>
        <w:rPr>
          <w:rFonts w:ascii="Cambria" w:eastAsia="Calibri" w:hAnsi="Cambria" w:cs="Calibri"/>
          <w:i/>
          <w:color w:val="5B9BD5"/>
        </w:rPr>
      </w:pPr>
    </w:p>
    <w:p w14:paraId="4E0B8BF6"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Semantics</w:t>
      </w:r>
    </w:p>
    <w:p w14:paraId="2C054B6A" w14:textId="77777777" w:rsidR="005A2227" w:rsidRPr="00E352EF" w:rsidRDefault="0097053A" w:rsidP="00090FF8">
      <w:pPr>
        <w:rPr>
          <w:rFonts w:ascii="Cambria" w:hAnsi="Cambria"/>
        </w:rPr>
      </w:pPr>
      <w:r w:rsidRPr="00E352EF">
        <w:rPr>
          <w:rFonts w:ascii="Cambria" w:eastAsia="Calibri" w:hAnsi="Cambria" w:cs="Calibri"/>
        </w:rPr>
        <w:t xml:space="preserve">The substring of the input string is obtained stating from </w:t>
      </w:r>
      <w:r w:rsidRPr="00E352EF">
        <w:rPr>
          <w:rFonts w:ascii="Cambria" w:eastAsia="Calibri" w:hAnsi="Cambria" w:cs="Calibri"/>
          <w:i/>
        </w:rPr>
        <w:t>startPosition</w:t>
      </w:r>
      <w:r w:rsidRPr="00E352EF">
        <w:rPr>
          <w:rFonts w:ascii="Cambria" w:eastAsia="Calibri" w:hAnsi="Cambria" w:cs="Calibri"/>
        </w:rPr>
        <w:t xml:space="preserve"> and extracting length characters, if </w:t>
      </w:r>
      <w:r w:rsidRPr="00E352EF">
        <w:rPr>
          <w:rFonts w:ascii="Cambria" w:eastAsia="Calibri" w:hAnsi="Cambria" w:cs="Calibri"/>
          <w:i/>
        </w:rPr>
        <w:t>length</w:t>
      </w:r>
      <w:r w:rsidRPr="00E352EF">
        <w:rPr>
          <w:rFonts w:ascii="Cambria" w:eastAsia="Calibri" w:hAnsi="Cambria" w:cs="Calibri"/>
        </w:rPr>
        <w:t xml:space="preserve"> plus </w:t>
      </w:r>
      <w:r w:rsidRPr="00E352EF">
        <w:rPr>
          <w:rFonts w:ascii="Cambria" w:eastAsia="Calibri" w:hAnsi="Cambria" w:cs="Calibri"/>
          <w:i/>
        </w:rPr>
        <w:t>startPosition</w:t>
      </w:r>
      <w:r w:rsidRPr="00E352EF">
        <w:rPr>
          <w:rFonts w:ascii="Cambria" w:eastAsia="Calibri" w:hAnsi="Cambria" w:cs="Calibri"/>
        </w:rPr>
        <w:t xml:space="preserve"> is greater than the whole length of the input string, then </w:t>
      </w:r>
      <w:r w:rsidRPr="00E352EF">
        <w:rPr>
          <w:rFonts w:ascii="Cambria" w:eastAsia="Calibri" w:hAnsi="Cambria" w:cs="Calibri"/>
          <w:i/>
        </w:rPr>
        <w:t>length</w:t>
      </w:r>
      <w:r w:rsidRPr="00E352EF">
        <w:rPr>
          <w:rFonts w:ascii="Cambria" w:eastAsia="Calibri" w:hAnsi="Cambria" w:cs="Calibri"/>
        </w:rPr>
        <w:t xml:space="preserve"> parameter is ignored.</w:t>
      </w:r>
    </w:p>
    <w:p w14:paraId="622ADC53" w14:textId="77777777" w:rsidR="00090FF8" w:rsidRPr="00E352EF" w:rsidRDefault="00090FF8" w:rsidP="00090FF8">
      <w:pPr>
        <w:rPr>
          <w:rFonts w:ascii="Cambria" w:eastAsia="Calibri" w:hAnsi="Cambria" w:cs="Calibri"/>
          <w:i/>
          <w:color w:val="5B9BD5"/>
        </w:rPr>
      </w:pPr>
    </w:p>
    <w:p w14:paraId="21534C8C" w14:textId="77777777" w:rsidR="005A2227" w:rsidRPr="00E352EF" w:rsidRDefault="00EA6708" w:rsidP="006E1BB1">
      <w:pPr>
        <w:rPr>
          <w:rFonts w:ascii="Cambria" w:eastAsia="Calibri" w:hAnsi="Cambria" w:cs="Calibri"/>
          <w:i/>
          <w:color w:val="5B9BD5"/>
        </w:rPr>
      </w:pPr>
      <w:r w:rsidRPr="00E352EF">
        <w:rPr>
          <w:rFonts w:ascii="Cambria" w:eastAsia="Calibri" w:hAnsi="Cambria" w:cs="Calibri"/>
          <w:i/>
          <w:color w:val="5B9BD5"/>
        </w:rPr>
        <w:t>Examples</w:t>
      </w:r>
    </w:p>
    <w:p w14:paraId="13AC5C05" w14:textId="77777777" w:rsidR="005A2227" w:rsidRPr="00E352EF" w:rsidRDefault="00F748C2" w:rsidP="00090FF8">
      <w:pPr>
        <w:rPr>
          <w:rFonts w:ascii="Cambria" w:hAnsi="Cambria"/>
        </w:rPr>
      </w:pPr>
      <w:r w:rsidRPr="00E352EF">
        <w:rPr>
          <w:rFonts w:ascii="Cambria" w:eastAsia="Calibri" w:hAnsi="Cambria" w:cs="Calibri"/>
        </w:rPr>
        <w:t>O</w:t>
      </w:r>
      <w:r w:rsidR="0097053A" w:rsidRPr="00E352EF">
        <w:rPr>
          <w:rFonts w:ascii="Cambria" w:eastAsia="Calibri" w:hAnsi="Cambria" w:cs="Calibri"/>
        </w:rPr>
        <w:t>n scalar</w:t>
      </w:r>
    </w:p>
    <w:p w14:paraId="5652F864" w14:textId="77777777" w:rsidR="005A2227" w:rsidRPr="00E352EF" w:rsidRDefault="00F748C2" w:rsidP="00090FF8">
      <w:pPr>
        <w:rPr>
          <w:rFonts w:ascii="Cambria" w:hAnsi="Cambria"/>
        </w:rPr>
      </w:pPr>
      <w:r w:rsidRPr="00E352EF">
        <w:rPr>
          <w:rFonts w:ascii="Cambria" w:eastAsia="Calibri" w:hAnsi="Cambria" w:cs="Calibri"/>
        </w:rPr>
        <w:t xml:space="preserve">1) </w:t>
      </w:r>
      <w:r w:rsidR="0097053A" w:rsidRPr="00E352EF">
        <w:rPr>
          <w:rFonts w:ascii="Cambria" w:eastAsia="Calibri" w:hAnsi="Cambria" w:cs="Calibri"/>
        </w:rPr>
        <w:t>Assuming that A = "Hello, world!":</w:t>
      </w:r>
    </w:p>
    <w:p w14:paraId="48100698" w14:textId="77777777" w:rsidR="005A2227" w:rsidRPr="00E352EF" w:rsidRDefault="0097053A" w:rsidP="00F748C2">
      <w:pPr>
        <w:ind w:left="706"/>
        <w:rPr>
          <w:rFonts w:ascii="Cambria" w:hAnsi="Cambria"/>
        </w:rPr>
      </w:pPr>
      <w:r w:rsidRPr="00E352EF">
        <w:rPr>
          <w:rFonts w:ascii="Cambria" w:eastAsia="Calibri" w:hAnsi="Cambria" w:cs="Calibri"/>
        </w:rPr>
        <w:t xml:space="preserve">B := </w:t>
      </w:r>
      <w:r w:rsidRPr="00E352EF">
        <w:rPr>
          <w:rFonts w:ascii="Cambria" w:eastAsia="Calibri" w:hAnsi="Cambria" w:cs="Calibri"/>
          <w:b/>
        </w:rPr>
        <w:t>substr(</w:t>
      </w:r>
      <w:r w:rsidRPr="00E352EF">
        <w:rPr>
          <w:rFonts w:ascii="Cambria" w:eastAsia="Calibri" w:hAnsi="Cambria" w:cs="Calibri"/>
        </w:rPr>
        <w:t>A, 2</w:t>
      </w:r>
      <w:r w:rsidRPr="00E352EF">
        <w:rPr>
          <w:rFonts w:ascii="Cambria" w:eastAsia="Calibri" w:hAnsi="Cambria" w:cs="Calibri"/>
          <w:b/>
        </w:rPr>
        <w:t>)</w:t>
      </w:r>
      <w:r w:rsidRPr="00E352EF">
        <w:rPr>
          <w:rFonts w:ascii="Cambria" w:eastAsia="Calibri" w:hAnsi="Cambria" w:cs="Calibri"/>
        </w:rPr>
        <w:t xml:space="preserve">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B = "lo, world!"</w:t>
      </w:r>
    </w:p>
    <w:p w14:paraId="29D9CF22" w14:textId="77777777" w:rsidR="005A2227" w:rsidRPr="00F70A81" w:rsidRDefault="0097053A" w:rsidP="00F748C2">
      <w:pPr>
        <w:ind w:left="706"/>
        <w:rPr>
          <w:rFonts w:ascii="Cambria" w:hAnsi="Cambria"/>
          <w:lang w:val="pt-PT"/>
        </w:rPr>
      </w:pPr>
      <w:r w:rsidRPr="00F70A81">
        <w:rPr>
          <w:rFonts w:ascii="Cambria" w:eastAsia="Calibri" w:hAnsi="Cambria" w:cs="Calibri"/>
          <w:lang w:val="pt-PT"/>
        </w:rPr>
        <w:t xml:space="preserve">B := </w:t>
      </w:r>
      <w:r w:rsidRPr="00F70A81">
        <w:rPr>
          <w:rFonts w:ascii="Cambria" w:eastAsia="Calibri" w:hAnsi="Cambria" w:cs="Calibri"/>
          <w:b/>
          <w:lang w:val="pt-PT"/>
        </w:rPr>
        <w:t>substr(</w:t>
      </w:r>
      <w:r w:rsidRPr="00F70A81">
        <w:rPr>
          <w:rFonts w:ascii="Cambria" w:eastAsia="Calibri" w:hAnsi="Cambria" w:cs="Calibri"/>
          <w:lang w:val="pt-PT"/>
        </w:rPr>
        <w:t>A, 2, 5</w:t>
      </w:r>
      <w:r w:rsidRPr="00F70A81">
        <w:rPr>
          <w:rFonts w:ascii="Cambria" w:eastAsia="Calibri" w:hAnsi="Cambria" w:cs="Calibri"/>
          <w:b/>
          <w:lang w:val="pt-PT"/>
        </w:rPr>
        <w:t>)</w:t>
      </w:r>
      <w:r w:rsidRPr="00F70A81">
        <w:rPr>
          <w:rFonts w:ascii="Cambria" w:eastAsia="Calibri" w:hAnsi="Cambria" w:cs="Calibri"/>
          <w:lang w:val="pt-PT"/>
        </w:rPr>
        <w:t xml:space="preserve">  </w:t>
      </w:r>
      <w:r w:rsidR="00C37921" w:rsidRPr="00F70A81">
        <w:rPr>
          <w:rFonts w:ascii="Cambria" w:eastAsia="Calibri" w:hAnsi="Cambria" w:cs="Calibri"/>
          <w:lang w:val="pt-PT"/>
        </w:rPr>
        <w:tab/>
      </w:r>
      <w:r w:rsidR="00C37921" w:rsidRPr="00F70A81">
        <w:rPr>
          <w:rFonts w:ascii="Cambria" w:eastAsia="Calibri" w:hAnsi="Cambria" w:cs="Calibri"/>
          <w:lang w:val="pt-PT"/>
        </w:rPr>
        <w:tab/>
      </w:r>
      <w:r w:rsidR="00C37921" w:rsidRPr="00F70A81">
        <w:rPr>
          <w:rFonts w:ascii="Cambria" w:eastAsia="Calibri" w:hAnsi="Cambria" w:cs="Calibri"/>
          <w:lang w:val="pt-PT"/>
        </w:rPr>
        <w:tab/>
      </w:r>
      <w:r w:rsidRPr="00F70A81">
        <w:rPr>
          <w:rFonts w:ascii="Cambria" w:eastAsia="Calibri" w:hAnsi="Cambria" w:cs="Calibri"/>
          <w:lang w:val="pt-PT"/>
        </w:rPr>
        <w:t>B = "lo, w"</w:t>
      </w:r>
    </w:p>
    <w:p w14:paraId="23EC23FE" w14:textId="77777777" w:rsidR="005A2227" w:rsidRPr="00E352EF" w:rsidRDefault="0097053A" w:rsidP="00F748C2">
      <w:pPr>
        <w:ind w:left="706"/>
        <w:rPr>
          <w:rFonts w:ascii="Cambria" w:hAnsi="Cambria"/>
        </w:rPr>
      </w:pPr>
      <w:r w:rsidRPr="00E352EF">
        <w:rPr>
          <w:rFonts w:ascii="Cambria" w:eastAsia="Calibri" w:hAnsi="Cambria" w:cs="Calibri"/>
        </w:rPr>
        <w:t xml:space="preserve">B := </w:t>
      </w:r>
      <w:r w:rsidRPr="00E352EF">
        <w:rPr>
          <w:rFonts w:ascii="Cambria" w:eastAsia="Calibri" w:hAnsi="Cambria" w:cs="Calibri"/>
          <w:b/>
        </w:rPr>
        <w:t>substr(</w:t>
      </w:r>
      <w:r w:rsidRPr="00E352EF">
        <w:rPr>
          <w:rFonts w:ascii="Cambria" w:eastAsia="Calibri" w:hAnsi="Cambria" w:cs="Calibri"/>
        </w:rPr>
        <w:t>A, 0, 4</w:t>
      </w:r>
      <w:r w:rsidRPr="00E352EF">
        <w:rPr>
          <w:rFonts w:ascii="Cambria" w:eastAsia="Calibri" w:hAnsi="Cambria" w:cs="Calibri"/>
          <w:b/>
        </w:rPr>
        <w:t>)</w:t>
      </w:r>
      <w:r w:rsidRPr="00E352EF">
        <w:rPr>
          <w:rFonts w:ascii="Cambria" w:eastAsia="Calibri" w:hAnsi="Cambria" w:cs="Calibri"/>
        </w:rPr>
        <w:t xml:space="preserve">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B = "Hell"</w:t>
      </w:r>
    </w:p>
    <w:p w14:paraId="352D9C8B" w14:textId="77777777" w:rsidR="005A2227" w:rsidRPr="00E352EF" w:rsidRDefault="005A2227" w:rsidP="00090FF8">
      <w:pPr>
        <w:rPr>
          <w:rFonts w:ascii="Cambria" w:hAnsi="Cambria"/>
        </w:rPr>
      </w:pPr>
    </w:p>
    <w:p w14:paraId="31DB4F19" w14:textId="77777777" w:rsidR="005A2227" w:rsidRPr="00F70A81" w:rsidRDefault="00F748C2" w:rsidP="00090FF8">
      <w:pPr>
        <w:rPr>
          <w:rFonts w:ascii="Cambria" w:hAnsi="Cambria"/>
          <w:lang w:val="pt-PT"/>
        </w:rPr>
      </w:pPr>
      <w:r w:rsidRPr="00F70A81">
        <w:rPr>
          <w:rFonts w:ascii="Cambria" w:eastAsia="Calibri" w:hAnsi="Cambria" w:cs="Calibri"/>
          <w:lang w:val="pt-PT"/>
        </w:rPr>
        <w:t>O</w:t>
      </w:r>
      <w:r w:rsidR="0097053A" w:rsidRPr="00F70A81">
        <w:rPr>
          <w:rFonts w:ascii="Cambria" w:eastAsia="Calibri" w:hAnsi="Cambria" w:cs="Calibri"/>
          <w:lang w:val="pt-PT"/>
        </w:rPr>
        <w:t xml:space="preserve">n </w:t>
      </w:r>
      <w:r w:rsidR="00472C2F" w:rsidRPr="00F70A81">
        <w:rPr>
          <w:lang w:val="pt-PT"/>
        </w:rPr>
        <w:t>Dataset</w:t>
      </w:r>
    </w:p>
    <w:p w14:paraId="45763A50" w14:textId="77777777" w:rsidR="005A2227" w:rsidRPr="00F70A81" w:rsidRDefault="00F748C2" w:rsidP="00090FF8">
      <w:pPr>
        <w:rPr>
          <w:rFonts w:ascii="Cambria" w:hAnsi="Cambria"/>
          <w:lang w:val="pt-PT"/>
        </w:rPr>
      </w:pPr>
      <w:r w:rsidRPr="00F70A81">
        <w:rPr>
          <w:rFonts w:ascii="Cambria" w:eastAsia="Calibri" w:hAnsi="Cambria" w:cs="Calibri"/>
          <w:lang w:val="pt-PT"/>
        </w:rPr>
        <w:t>2</w:t>
      </w:r>
      <w:r w:rsidR="0097053A" w:rsidRPr="00F70A81">
        <w:rPr>
          <w:rFonts w:ascii="Cambria" w:eastAsia="Calibri" w:hAnsi="Cambria" w:cs="Calibri"/>
          <w:lang w:val="pt-PT"/>
        </w:rPr>
        <w:t xml:space="preserve">) ds_r := </w:t>
      </w:r>
      <w:r w:rsidR="0097053A" w:rsidRPr="00F70A81">
        <w:rPr>
          <w:rFonts w:ascii="Cambria" w:eastAsia="Calibri" w:hAnsi="Cambria" w:cs="Calibri"/>
          <w:b/>
          <w:lang w:val="pt-PT"/>
        </w:rPr>
        <w:t>substr(</w:t>
      </w:r>
      <w:r w:rsidR="0097053A" w:rsidRPr="00F70A81">
        <w:rPr>
          <w:rFonts w:ascii="Cambria" w:eastAsia="Calibri" w:hAnsi="Cambria" w:cs="Calibri"/>
          <w:lang w:val="pt-PT"/>
        </w:rPr>
        <w:t>ds_1,7</w:t>
      </w:r>
      <w:r w:rsidR="0097053A" w:rsidRPr="00F70A81">
        <w:rPr>
          <w:rFonts w:ascii="Cambria" w:eastAsia="Calibri" w:hAnsi="Cambria" w:cs="Calibri"/>
          <w:b/>
          <w:lang w:val="pt-PT"/>
        </w:rPr>
        <w:t>)</w:t>
      </w:r>
    </w:p>
    <w:p w14:paraId="63A7ECCC" w14:textId="77777777" w:rsidR="005A2227" w:rsidRPr="00F70A81" w:rsidRDefault="005A2227">
      <w:pPr>
        <w:rPr>
          <w:lang w:val="pt-PT"/>
        </w:rPr>
      </w:pPr>
    </w:p>
    <w:tbl>
      <w:tblPr>
        <w:tblW w:w="491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3"/>
        <w:gridCol w:w="1282"/>
        <w:gridCol w:w="2405"/>
      </w:tblGrid>
      <w:tr w:rsidR="005A2227" w:rsidRPr="00E352EF" w14:paraId="3943778F" w14:textId="77777777" w:rsidTr="00F748C2">
        <w:tc>
          <w:tcPr>
            <w:tcW w:w="491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C3430DE" w14:textId="77777777" w:rsidR="005A2227" w:rsidRPr="00E352EF" w:rsidRDefault="0097053A">
            <w:r w:rsidRPr="00E352EF">
              <w:rPr>
                <w:rFonts w:ascii="Calibri" w:eastAsia="Calibri" w:hAnsi="Calibri" w:cs="Calibri"/>
              </w:rPr>
              <w:t>ds_1</w:t>
            </w:r>
          </w:p>
        </w:tc>
      </w:tr>
      <w:tr w:rsidR="005A2227" w:rsidRPr="00E352EF" w14:paraId="68B15EB4" w14:textId="77777777" w:rsidTr="00F748C2">
        <w:tc>
          <w:tcPr>
            <w:tcW w:w="12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C4E8AA7" w14:textId="77777777" w:rsidR="005A2227" w:rsidRPr="00E352EF" w:rsidRDefault="0097053A">
            <w:r w:rsidRPr="00E352EF">
              <w:rPr>
                <w:rFonts w:ascii="Calibri" w:eastAsia="Calibri" w:hAnsi="Calibri" w:cs="Calibri"/>
                <w:b/>
              </w:rPr>
              <w:t>K1</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C2A237A" w14:textId="77777777" w:rsidR="005A2227" w:rsidRPr="00E352EF" w:rsidRDefault="0097053A">
            <w:r w:rsidRPr="00E352EF">
              <w:rPr>
                <w:rFonts w:ascii="Calibri" w:eastAsia="Calibri" w:hAnsi="Calibri" w:cs="Calibri"/>
                <w:b/>
              </w:rPr>
              <w:t>K2</w:t>
            </w:r>
          </w:p>
        </w:tc>
        <w:tc>
          <w:tcPr>
            <w:tcW w:w="240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79FCE13" w14:textId="77777777" w:rsidR="005A2227" w:rsidRPr="00E352EF" w:rsidRDefault="0097053A">
            <w:r w:rsidRPr="00E352EF">
              <w:rPr>
                <w:rFonts w:ascii="Calibri" w:eastAsia="Calibri" w:hAnsi="Calibri" w:cs="Calibri"/>
                <w:b/>
              </w:rPr>
              <w:t>M1</w:t>
            </w:r>
          </w:p>
        </w:tc>
      </w:tr>
      <w:tr w:rsidR="005A2227" w:rsidRPr="00E352EF" w14:paraId="47916DCF" w14:textId="77777777" w:rsidTr="00F748C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8B1B3E" w14:textId="77777777" w:rsidR="005A2227" w:rsidRPr="00E352EF" w:rsidRDefault="0097053A">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A12365"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D7958E" w14:textId="77777777" w:rsidR="005A2227" w:rsidRPr="00E352EF" w:rsidRDefault="0097053A">
            <w:r w:rsidRPr="00E352EF">
              <w:rPr>
                <w:rFonts w:ascii="Calibri" w:eastAsia="Calibri" w:hAnsi="Calibri" w:cs="Calibri"/>
              </w:rPr>
              <w:t>"hello world"</w:t>
            </w:r>
          </w:p>
        </w:tc>
      </w:tr>
    </w:tbl>
    <w:p w14:paraId="312E768A" w14:textId="77777777" w:rsidR="005A2227" w:rsidRPr="00E352EF" w:rsidRDefault="005A2227"/>
    <w:tbl>
      <w:tblPr>
        <w:tblW w:w="491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4"/>
        <w:gridCol w:w="1282"/>
        <w:gridCol w:w="2404"/>
      </w:tblGrid>
      <w:tr w:rsidR="005A2227" w:rsidRPr="00E352EF" w14:paraId="65E5E8E9" w14:textId="77777777" w:rsidTr="00F748C2">
        <w:tc>
          <w:tcPr>
            <w:tcW w:w="491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E866BE4" w14:textId="77777777" w:rsidR="005A2227" w:rsidRPr="00E352EF" w:rsidRDefault="0097053A">
            <w:r w:rsidRPr="00E352EF">
              <w:rPr>
                <w:rFonts w:ascii="Calibri" w:eastAsia="Calibri" w:hAnsi="Calibri" w:cs="Calibri"/>
              </w:rPr>
              <w:t>ds_r</w:t>
            </w:r>
          </w:p>
        </w:tc>
      </w:tr>
      <w:tr w:rsidR="005A2227" w:rsidRPr="00E352EF" w14:paraId="7277DE48" w14:textId="77777777" w:rsidTr="00F748C2">
        <w:tc>
          <w:tcPr>
            <w:tcW w:w="12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0251FBE" w14:textId="77777777" w:rsidR="005A2227" w:rsidRPr="00E352EF" w:rsidRDefault="0097053A">
            <w:r w:rsidRPr="00E352EF">
              <w:rPr>
                <w:rFonts w:ascii="Calibri" w:eastAsia="Calibri" w:hAnsi="Calibri" w:cs="Calibri"/>
                <w:b/>
              </w:rPr>
              <w:t>K1</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B3F817B" w14:textId="77777777" w:rsidR="005A2227" w:rsidRPr="00E352EF" w:rsidRDefault="0097053A">
            <w:r w:rsidRPr="00E352EF">
              <w:rPr>
                <w:rFonts w:ascii="Calibri" w:eastAsia="Calibri" w:hAnsi="Calibri" w:cs="Calibri"/>
                <w:b/>
              </w:rPr>
              <w:t>K2</w:t>
            </w:r>
          </w:p>
        </w:tc>
        <w:tc>
          <w:tcPr>
            <w:tcW w:w="240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E573421" w14:textId="77777777" w:rsidR="005A2227" w:rsidRPr="00E352EF" w:rsidRDefault="0097053A">
            <w:r w:rsidRPr="00E352EF">
              <w:rPr>
                <w:rFonts w:ascii="Calibri" w:eastAsia="Calibri" w:hAnsi="Calibri" w:cs="Calibri"/>
                <w:b/>
              </w:rPr>
              <w:t>M1</w:t>
            </w:r>
          </w:p>
        </w:tc>
      </w:tr>
      <w:tr w:rsidR="005A2227" w:rsidRPr="00E352EF" w14:paraId="7F685997" w14:textId="77777777" w:rsidTr="00F748C2">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975994" w14:textId="77777777" w:rsidR="005A2227" w:rsidRPr="00E352EF" w:rsidRDefault="0097053A">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54727B" w14:textId="77777777" w:rsidR="005A2227" w:rsidRPr="00E352EF" w:rsidRDefault="0097053A">
            <w:r w:rsidRPr="00E352EF">
              <w:rPr>
                <w:rFonts w:ascii="Calibri" w:eastAsia="Calibri" w:hAnsi="Calibri" w:cs="Calibri"/>
              </w:rPr>
              <w:t>A</w:t>
            </w:r>
          </w:p>
        </w:tc>
        <w:tc>
          <w:tcPr>
            <w:tcW w:w="24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B8D24A" w14:textId="77777777" w:rsidR="005A2227" w:rsidRPr="00E352EF" w:rsidRDefault="0097053A">
            <w:r w:rsidRPr="00E352EF">
              <w:rPr>
                <w:rFonts w:ascii="Calibri" w:eastAsia="Calibri" w:hAnsi="Calibri" w:cs="Calibri"/>
              </w:rPr>
              <w:t>"rld"</w:t>
            </w:r>
          </w:p>
        </w:tc>
      </w:tr>
    </w:tbl>
    <w:p w14:paraId="6141E798" w14:textId="77777777" w:rsidR="005A2227" w:rsidRPr="00E352EF" w:rsidRDefault="005A2227"/>
    <w:p w14:paraId="385EA83B" w14:textId="77777777" w:rsidR="005A2227" w:rsidRPr="00E352EF" w:rsidRDefault="00F748C2">
      <w:pPr>
        <w:rPr>
          <w:rFonts w:ascii="Cambria" w:hAnsi="Cambria"/>
        </w:rPr>
      </w:pPr>
      <w:r w:rsidRPr="00E352EF">
        <w:rPr>
          <w:rFonts w:ascii="Cambria" w:eastAsia="Calibri" w:hAnsi="Cambria" w:cs="Calibri"/>
        </w:rPr>
        <w:t>3</w:t>
      </w:r>
      <w:r w:rsidR="0097053A" w:rsidRPr="00E352EF">
        <w:rPr>
          <w:rFonts w:ascii="Cambria" w:eastAsia="Calibri" w:hAnsi="Cambria" w:cs="Calibri"/>
        </w:rPr>
        <w:t xml:space="preserve">) ds_r := </w:t>
      </w:r>
      <w:r w:rsidR="0097053A" w:rsidRPr="00E352EF">
        <w:rPr>
          <w:rFonts w:ascii="Cambria" w:eastAsia="Calibri" w:hAnsi="Cambria" w:cs="Calibri"/>
          <w:b/>
        </w:rPr>
        <w:t>substr(</w:t>
      </w:r>
      <w:r w:rsidR="0097053A" w:rsidRPr="00E352EF">
        <w:rPr>
          <w:rFonts w:ascii="Cambria" w:eastAsia="Calibri" w:hAnsi="Cambria" w:cs="Calibri"/>
        </w:rPr>
        <w:t>ds_1,0,5</w:t>
      </w:r>
      <w:r w:rsidR="0097053A" w:rsidRPr="00E352EF">
        <w:rPr>
          <w:rFonts w:ascii="Cambria" w:eastAsia="Calibri" w:hAnsi="Cambria" w:cs="Calibri"/>
          <w:b/>
        </w:rPr>
        <w:t>)</w:t>
      </w:r>
    </w:p>
    <w:p w14:paraId="2268BC7F" w14:textId="77777777" w:rsidR="005A2227" w:rsidRPr="00E352EF" w:rsidRDefault="005A2227"/>
    <w:tbl>
      <w:tblPr>
        <w:tblW w:w="561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36"/>
        <w:gridCol w:w="1466"/>
        <w:gridCol w:w="2914"/>
      </w:tblGrid>
      <w:tr w:rsidR="005A2227" w:rsidRPr="00E352EF" w14:paraId="49E47C22" w14:textId="77777777" w:rsidTr="00F748C2">
        <w:tc>
          <w:tcPr>
            <w:tcW w:w="491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7141E8B" w14:textId="77777777" w:rsidR="005A2227" w:rsidRPr="00E352EF" w:rsidRDefault="0097053A">
            <w:r w:rsidRPr="00E352EF">
              <w:rPr>
                <w:rFonts w:ascii="Calibri" w:eastAsia="Calibri" w:hAnsi="Calibri" w:cs="Calibri"/>
              </w:rPr>
              <w:t>ds_1</w:t>
            </w:r>
          </w:p>
        </w:tc>
      </w:tr>
      <w:tr w:rsidR="005A2227" w:rsidRPr="00E352EF" w14:paraId="547046B9" w14:textId="77777777" w:rsidTr="00F748C2">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D7B02AF" w14:textId="77777777" w:rsidR="005A2227" w:rsidRPr="00E352EF" w:rsidRDefault="0097053A">
            <w:r w:rsidRPr="00E352EF">
              <w:rPr>
                <w:rFonts w:ascii="Calibri" w:eastAsia="Calibri" w:hAnsi="Calibri" w:cs="Calibri"/>
                <w:b/>
              </w:rPr>
              <w:t>K1</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322E7B6" w14:textId="77777777" w:rsidR="005A2227" w:rsidRPr="00E352EF" w:rsidRDefault="0097053A">
            <w:r w:rsidRPr="00E352EF">
              <w:rPr>
                <w:rFonts w:ascii="Calibri" w:eastAsia="Calibri" w:hAnsi="Calibri" w:cs="Calibri"/>
                <w:b/>
              </w:rPr>
              <w:t>K2</w:t>
            </w:r>
          </w:p>
        </w:tc>
        <w:tc>
          <w:tcPr>
            <w:tcW w:w="254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D201FC8" w14:textId="77777777" w:rsidR="005A2227" w:rsidRPr="00E352EF" w:rsidRDefault="0097053A">
            <w:r w:rsidRPr="00E352EF">
              <w:rPr>
                <w:rFonts w:ascii="Calibri" w:eastAsia="Calibri" w:hAnsi="Calibri" w:cs="Calibri"/>
                <w:b/>
              </w:rPr>
              <w:t>M1</w:t>
            </w:r>
          </w:p>
        </w:tc>
      </w:tr>
      <w:tr w:rsidR="005A2227" w:rsidRPr="00E352EF" w14:paraId="02AA6D8F" w14:textId="77777777" w:rsidTr="00F748C2">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5605D7" w14:textId="77777777" w:rsidR="005A2227" w:rsidRPr="00E352EF" w:rsidRDefault="0097053A">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2AF2C1" w14:textId="77777777" w:rsidR="005A2227" w:rsidRPr="00E352EF" w:rsidRDefault="0097053A">
            <w:r w:rsidRPr="00E352EF">
              <w:rPr>
                <w:rFonts w:ascii="Calibri" w:eastAsia="Calibri" w:hAnsi="Calibri" w:cs="Calibri"/>
              </w:rPr>
              <w:t>A</w:t>
            </w:r>
          </w:p>
        </w:tc>
        <w:tc>
          <w:tcPr>
            <w:tcW w:w="25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AFB473" w14:textId="77777777" w:rsidR="005A2227" w:rsidRPr="00E352EF" w:rsidRDefault="0097053A">
            <w:r w:rsidRPr="00E352EF">
              <w:rPr>
                <w:rFonts w:ascii="Calibri" w:eastAsia="Calibri" w:hAnsi="Calibri" w:cs="Calibri"/>
              </w:rPr>
              <w:t>"hello world"</w:t>
            </w:r>
          </w:p>
        </w:tc>
      </w:tr>
    </w:tbl>
    <w:tbl>
      <w:tblPr>
        <w:tblpPr w:leftFromText="141" w:rightFromText="141" w:vertAnchor="text" w:horzAnchor="margin" w:tblpY="147"/>
        <w:tblW w:w="489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80"/>
        <w:gridCol w:w="1325"/>
        <w:gridCol w:w="2491"/>
      </w:tblGrid>
      <w:tr w:rsidR="00F748C2" w:rsidRPr="00E352EF" w14:paraId="42111789" w14:textId="77777777" w:rsidTr="00F748C2">
        <w:tc>
          <w:tcPr>
            <w:tcW w:w="4896"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F39A8E4" w14:textId="77777777" w:rsidR="00F748C2" w:rsidRPr="00E352EF" w:rsidRDefault="00F748C2" w:rsidP="00F748C2">
            <w:r w:rsidRPr="00E352EF">
              <w:rPr>
                <w:rFonts w:ascii="Calibri" w:eastAsia="Calibri" w:hAnsi="Calibri" w:cs="Calibri"/>
              </w:rPr>
              <w:t>ds_r</w:t>
            </w:r>
          </w:p>
        </w:tc>
      </w:tr>
      <w:tr w:rsidR="00F748C2" w:rsidRPr="00E352EF" w14:paraId="14D69E0F" w14:textId="77777777" w:rsidTr="00F748C2">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C0B20C" w14:textId="77777777" w:rsidR="00F748C2" w:rsidRPr="00E352EF" w:rsidRDefault="00F748C2" w:rsidP="00F748C2">
            <w:r w:rsidRPr="00E352EF">
              <w:rPr>
                <w:rFonts w:ascii="Calibri" w:eastAsia="Calibri" w:hAnsi="Calibri" w:cs="Calibri"/>
                <w:b/>
              </w:rPr>
              <w:t>K1</w:t>
            </w:r>
          </w:p>
        </w:tc>
        <w:tc>
          <w:tcPr>
            <w:tcW w:w="132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F7B3095" w14:textId="77777777" w:rsidR="00F748C2" w:rsidRPr="00E352EF" w:rsidRDefault="00F748C2" w:rsidP="00F748C2">
            <w:r w:rsidRPr="00E352EF">
              <w:rPr>
                <w:rFonts w:ascii="Calibri" w:eastAsia="Calibri" w:hAnsi="Calibri" w:cs="Calibri"/>
                <w:b/>
              </w:rPr>
              <w:t>K2</w:t>
            </w:r>
          </w:p>
        </w:tc>
        <w:tc>
          <w:tcPr>
            <w:tcW w:w="249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4037CC7" w14:textId="77777777" w:rsidR="00F748C2" w:rsidRPr="00E352EF" w:rsidRDefault="00F748C2" w:rsidP="00F748C2">
            <w:r w:rsidRPr="00E352EF">
              <w:rPr>
                <w:rFonts w:ascii="Calibri" w:eastAsia="Calibri" w:hAnsi="Calibri" w:cs="Calibri"/>
                <w:b/>
              </w:rPr>
              <w:t>M1</w:t>
            </w:r>
          </w:p>
        </w:tc>
      </w:tr>
      <w:tr w:rsidR="00F748C2" w:rsidRPr="00E352EF" w14:paraId="4A518C0B" w14:textId="77777777" w:rsidTr="00F748C2">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7A6F08" w14:textId="77777777" w:rsidR="00F748C2" w:rsidRPr="00E352EF" w:rsidRDefault="00F748C2" w:rsidP="00F748C2">
            <w:r w:rsidRPr="00E352EF">
              <w:rPr>
                <w:rFonts w:ascii="Calibri" w:eastAsia="Calibri" w:hAnsi="Calibri" w:cs="Calibri"/>
              </w:rPr>
              <w:lastRenderedPageBreak/>
              <w:t>1</w:t>
            </w:r>
          </w:p>
        </w:tc>
        <w:tc>
          <w:tcPr>
            <w:tcW w:w="132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02479E" w14:textId="77777777" w:rsidR="00F748C2" w:rsidRPr="00E352EF" w:rsidRDefault="00F748C2" w:rsidP="00F748C2">
            <w:r w:rsidRPr="00E352EF">
              <w:rPr>
                <w:rFonts w:ascii="Calibri" w:eastAsia="Calibri" w:hAnsi="Calibri" w:cs="Calibri"/>
              </w:rPr>
              <w:t>A</w:t>
            </w:r>
          </w:p>
        </w:tc>
        <w:tc>
          <w:tcPr>
            <w:tcW w:w="24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825DB3" w14:textId="77777777" w:rsidR="00F748C2" w:rsidRPr="00E352EF" w:rsidRDefault="00F748C2" w:rsidP="00F748C2">
            <w:r w:rsidRPr="00E352EF">
              <w:rPr>
                <w:rFonts w:ascii="Calibri" w:eastAsia="Calibri" w:hAnsi="Calibri" w:cs="Calibri"/>
              </w:rPr>
              <w:t>"hello"</w:t>
            </w:r>
          </w:p>
        </w:tc>
      </w:tr>
    </w:tbl>
    <w:p w14:paraId="3576710A" w14:textId="77777777" w:rsidR="005A2227" w:rsidRPr="00E352EF" w:rsidRDefault="005A2227"/>
    <w:p w14:paraId="1BDB6DD1" w14:textId="77777777" w:rsidR="005A2227" w:rsidRPr="00E352EF" w:rsidRDefault="005A2227"/>
    <w:p w14:paraId="4C10B4F4" w14:textId="77777777" w:rsidR="005A2227" w:rsidRPr="00E352EF" w:rsidRDefault="005A2227"/>
    <w:p w14:paraId="37FAE02A" w14:textId="77777777" w:rsidR="005A2227" w:rsidRPr="00E352EF" w:rsidRDefault="0097053A" w:rsidP="00D107F0">
      <w:pPr>
        <w:pStyle w:val="Stile3"/>
        <w:rPr>
          <w:lang w:val="en-GB"/>
        </w:rPr>
      </w:pPr>
      <w:bookmarkStart w:id="332" w:name="_Toc462659635"/>
      <w:bookmarkStart w:id="333" w:name="_Toc463805737"/>
      <w:bookmarkStart w:id="334" w:name="_Toc464487914"/>
      <w:r w:rsidRPr="00E352EF">
        <w:rPr>
          <w:lang w:val="en-GB"/>
        </w:rPr>
        <w:t>instr</w:t>
      </w:r>
      <w:bookmarkEnd w:id="332"/>
      <w:bookmarkEnd w:id="333"/>
      <w:bookmarkEnd w:id="334"/>
    </w:p>
    <w:p w14:paraId="2E7677D6" w14:textId="77777777" w:rsidR="005A2227" w:rsidRPr="00E352EF" w:rsidRDefault="0097053A" w:rsidP="00090FF8">
      <w:pPr>
        <w:rPr>
          <w:rFonts w:ascii="Cambria" w:hAnsi="Cambria"/>
        </w:rPr>
      </w:pPr>
      <w:r w:rsidRPr="00E352EF">
        <w:rPr>
          <w:rFonts w:ascii="Cambria" w:eastAsia="Calibri" w:hAnsi="Cambria" w:cs="Calibri"/>
          <w:i/>
          <w:color w:val="5B9BD5"/>
        </w:rPr>
        <w:t>Semantics</w:t>
      </w:r>
    </w:p>
    <w:p w14:paraId="11E018A6" w14:textId="77777777" w:rsidR="005A2227" w:rsidRPr="00E352EF" w:rsidRDefault="0097053A" w:rsidP="00090FF8">
      <w:pPr>
        <w:rPr>
          <w:rFonts w:ascii="Cambria" w:hAnsi="Cambria"/>
        </w:rPr>
      </w:pPr>
      <w:r w:rsidRPr="00E352EF">
        <w:rPr>
          <w:rFonts w:ascii="Cambria" w:eastAsia="Calibri" w:hAnsi="Cambria" w:cs="Calibri"/>
        </w:rPr>
        <w:t xml:space="preserve">The </w:t>
      </w:r>
      <w:r w:rsidRPr="00E352EF">
        <w:rPr>
          <w:rFonts w:ascii="Cambria" w:eastAsia="Calibri" w:hAnsi="Cambria" w:cs="Calibri"/>
          <w:b/>
        </w:rPr>
        <w:t xml:space="preserve">instr </w:t>
      </w:r>
      <w:r w:rsidRPr="00E352EF">
        <w:rPr>
          <w:rFonts w:ascii="Cambria" w:eastAsia="Calibri" w:hAnsi="Cambria" w:cs="Calibri"/>
        </w:rPr>
        <w:t>operator returns the position of a string in another one</w:t>
      </w:r>
    </w:p>
    <w:p w14:paraId="5D1E4BDB" w14:textId="77777777" w:rsidR="00090FF8" w:rsidRPr="00E352EF" w:rsidRDefault="00090FF8" w:rsidP="00090FF8">
      <w:pPr>
        <w:rPr>
          <w:rFonts w:ascii="Cambria" w:eastAsia="Calibri" w:hAnsi="Cambria" w:cs="Calibri"/>
          <w:i/>
          <w:color w:val="5B9BD5"/>
        </w:rPr>
      </w:pPr>
    </w:p>
    <w:p w14:paraId="6E50E932"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Syntax</w:t>
      </w:r>
    </w:p>
    <w:p w14:paraId="310F1ECC" w14:textId="77777777" w:rsidR="005A2227" w:rsidRPr="00E352EF" w:rsidRDefault="0097053A" w:rsidP="00090FF8">
      <w:pPr>
        <w:rPr>
          <w:rFonts w:ascii="Cambria" w:hAnsi="Cambria"/>
        </w:rPr>
      </w:pPr>
      <w:r w:rsidRPr="00E352EF">
        <w:rPr>
          <w:rFonts w:ascii="Cambria" w:hAnsi="Cambria"/>
        </w:rPr>
        <w:t>instr (</w:t>
      </w:r>
      <w:r w:rsidRPr="00E352EF">
        <w:rPr>
          <w:rFonts w:ascii="Cambria" w:hAnsi="Cambria"/>
          <w:i/>
        </w:rPr>
        <w:t>ds</w:t>
      </w:r>
      <w:r w:rsidRPr="00E352EF">
        <w:rPr>
          <w:rFonts w:ascii="Cambria" w:hAnsi="Cambria"/>
        </w:rPr>
        <w:t xml:space="preserve">, </w:t>
      </w:r>
      <w:r w:rsidRPr="00E352EF">
        <w:rPr>
          <w:rFonts w:ascii="Cambria" w:hAnsi="Cambria"/>
          <w:i/>
        </w:rPr>
        <w:t>strToSearch</w:t>
      </w:r>
      <w:r w:rsidRPr="00E352EF">
        <w:rPr>
          <w:rFonts w:ascii="Cambria" w:hAnsi="Cambria"/>
        </w:rPr>
        <w:t xml:space="preserve"> {, </w:t>
      </w:r>
      <w:r w:rsidRPr="00E352EF">
        <w:rPr>
          <w:rFonts w:ascii="Cambria" w:hAnsi="Cambria"/>
          <w:i/>
        </w:rPr>
        <w:t>startPosition</w:t>
      </w:r>
      <w:r w:rsidRPr="00E352EF">
        <w:rPr>
          <w:rFonts w:ascii="Cambria" w:hAnsi="Cambria"/>
        </w:rPr>
        <w:t xml:space="preserve">} { , </w:t>
      </w:r>
      <w:r w:rsidRPr="00E352EF">
        <w:rPr>
          <w:rFonts w:ascii="Cambria" w:hAnsi="Cambria"/>
          <w:i/>
        </w:rPr>
        <w:t>occurrence</w:t>
      </w:r>
      <w:r w:rsidRPr="00E352EF">
        <w:rPr>
          <w:rFonts w:ascii="Cambria" w:hAnsi="Cambria"/>
        </w:rPr>
        <w:t xml:space="preserve">} )   </w:t>
      </w:r>
    </w:p>
    <w:p w14:paraId="2C1D46DC" w14:textId="77777777" w:rsidR="00090FF8" w:rsidRPr="00E352EF" w:rsidRDefault="00090FF8" w:rsidP="00090FF8">
      <w:pPr>
        <w:rPr>
          <w:rFonts w:ascii="Cambria" w:eastAsia="Calibri" w:hAnsi="Cambria" w:cs="Calibri"/>
          <w:i/>
          <w:color w:val="5B9BD5"/>
        </w:rPr>
      </w:pPr>
    </w:p>
    <w:p w14:paraId="7A343C16"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 xml:space="preserve">Parameters </w:t>
      </w:r>
    </w:p>
    <w:p w14:paraId="40F213D9" w14:textId="77777777" w:rsidR="005A2227" w:rsidRPr="00E352EF" w:rsidRDefault="00090FF8" w:rsidP="00090FF8">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i/>
        </w:rPr>
        <w:t xml:space="preserve"> </w:t>
      </w:r>
      <w:r w:rsidRPr="00E352EF">
        <w:rPr>
          <w:rFonts w:ascii="Cambria" w:hAnsi="Cambria"/>
        </w:rPr>
        <w:t>:</w:t>
      </w:r>
      <w:r w:rsidR="0097053A" w:rsidRPr="00E352EF">
        <w:rPr>
          <w:rFonts w:ascii="Cambria" w:eastAsia="Calibri" w:hAnsi="Cambria" w:cs="Calibri"/>
        </w:rPr>
        <w:t xml:space="preserve"> [dataset {identifier &lt;IDENT&gt; as scalar-type }+ {measure &lt;IDENT&gt; as string }+ </w:t>
      </w:r>
    </w:p>
    <w:p w14:paraId="21F04F6A" w14:textId="77777777" w:rsidR="005A2227" w:rsidRPr="00E352EF" w:rsidRDefault="0097053A" w:rsidP="00090FF8">
      <w:pPr>
        <w:ind w:left="706"/>
        <w:rPr>
          <w:rFonts w:ascii="Cambria" w:hAnsi="Cambria"/>
        </w:rPr>
      </w:pPr>
      <w:r w:rsidRPr="00E352EF">
        <w:rPr>
          <w:rFonts w:ascii="Cambria" w:eastAsia="Calibri" w:hAnsi="Cambria" w:cs="Calibri"/>
        </w:rPr>
        <w:t xml:space="preserve">                    {attribute &lt;IDENT&gt; as scalar-type }*|string]</w:t>
      </w:r>
    </w:p>
    <w:p w14:paraId="1B235859" w14:textId="77777777" w:rsidR="005A2227" w:rsidRPr="00E352EF" w:rsidRDefault="0097053A" w:rsidP="00090FF8">
      <w:pPr>
        <w:rPr>
          <w:rFonts w:ascii="Cambria" w:hAnsi="Cambria"/>
        </w:rPr>
      </w:pPr>
      <w:r w:rsidRPr="00E352EF">
        <w:rPr>
          <w:rFonts w:ascii="Cambria" w:eastAsia="Calibri" w:hAnsi="Cambria" w:cs="Calibri"/>
          <w:i/>
        </w:rPr>
        <w:t>strToSearch</w:t>
      </w:r>
      <w:r w:rsidR="00090FF8" w:rsidRPr="00E352EF">
        <w:rPr>
          <w:rFonts w:ascii="Cambria" w:eastAsia="Calibri" w:hAnsi="Cambria" w:cs="Calibri"/>
          <w:i/>
        </w:rPr>
        <w:t xml:space="preserve"> </w:t>
      </w:r>
      <w:r w:rsidR="00090FF8" w:rsidRPr="00E352EF">
        <w:rPr>
          <w:rFonts w:ascii="Cambria" w:eastAsia="Calibri" w:hAnsi="Cambria" w:cs="Calibri"/>
        </w:rPr>
        <w:t xml:space="preserve">: </w:t>
      </w:r>
      <w:r w:rsidRPr="00E352EF">
        <w:rPr>
          <w:rFonts w:ascii="Cambria" w:eastAsia="Calibri" w:hAnsi="Cambria" w:cs="Calibri"/>
        </w:rPr>
        <w:t>string</w:t>
      </w:r>
    </w:p>
    <w:p w14:paraId="360102B5" w14:textId="77777777" w:rsidR="005A2227" w:rsidRPr="00E352EF" w:rsidRDefault="0097053A" w:rsidP="00090FF8">
      <w:pPr>
        <w:rPr>
          <w:rFonts w:ascii="Cambria" w:hAnsi="Cambria"/>
        </w:rPr>
      </w:pPr>
      <w:r w:rsidRPr="00E352EF">
        <w:rPr>
          <w:rFonts w:ascii="Cambria" w:hAnsi="Cambria"/>
          <w:i/>
        </w:rPr>
        <w:t>startPosition</w:t>
      </w:r>
      <w:r w:rsidR="00090FF8" w:rsidRPr="00E352EF">
        <w:rPr>
          <w:rFonts w:ascii="Cambria" w:eastAsia="Calibri" w:hAnsi="Cambria" w:cs="Calibri"/>
        </w:rPr>
        <w:t xml:space="preserve"> : </w:t>
      </w:r>
      <w:r w:rsidRPr="00E352EF">
        <w:rPr>
          <w:rFonts w:ascii="Cambria" w:eastAsia="Calibri" w:hAnsi="Cambria" w:cs="Calibri"/>
        </w:rPr>
        <w:t>integer</w:t>
      </w:r>
    </w:p>
    <w:p w14:paraId="5FD1B251" w14:textId="77777777" w:rsidR="005A2227" w:rsidRPr="00E352EF" w:rsidRDefault="0097053A" w:rsidP="00090FF8">
      <w:pPr>
        <w:rPr>
          <w:rFonts w:ascii="Cambria" w:hAnsi="Cambria"/>
        </w:rPr>
      </w:pPr>
      <w:r w:rsidRPr="00E352EF">
        <w:rPr>
          <w:rFonts w:ascii="Cambria" w:eastAsia="Calibri" w:hAnsi="Cambria" w:cs="Calibri"/>
          <w:i/>
        </w:rPr>
        <w:t>occurrence</w:t>
      </w:r>
      <w:r w:rsidR="00090FF8" w:rsidRPr="00E352EF">
        <w:rPr>
          <w:rFonts w:ascii="Cambria" w:eastAsia="Calibri" w:hAnsi="Cambria" w:cs="Calibri"/>
        </w:rPr>
        <w:t xml:space="preserve"> :</w:t>
      </w:r>
      <w:r w:rsidR="005840F9" w:rsidRPr="00E352EF">
        <w:rPr>
          <w:rFonts w:ascii="Cambria" w:eastAsia="Calibri" w:hAnsi="Cambria" w:cs="Calibri"/>
        </w:rPr>
        <w:t xml:space="preserve"> </w:t>
      </w:r>
      <w:r w:rsidRPr="00E352EF">
        <w:rPr>
          <w:rFonts w:ascii="Cambria" w:eastAsia="Calibri" w:hAnsi="Cambria" w:cs="Calibri"/>
        </w:rPr>
        <w:t>integer</w:t>
      </w:r>
    </w:p>
    <w:p w14:paraId="0AB2C218" w14:textId="77777777" w:rsidR="005A2227" w:rsidRPr="00E352EF" w:rsidRDefault="005A2227" w:rsidP="00090FF8">
      <w:pPr>
        <w:rPr>
          <w:rFonts w:ascii="Cambria" w:hAnsi="Cambria"/>
        </w:rPr>
      </w:pPr>
    </w:p>
    <w:p w14:paraId="06CCBF15" w14:textId="77777777" w:rsidR="005A2227" w:rsidRPr="00E352EF" w:rsidRDefault="0097053A" w:rsidP="008A7573">
      <w:pPr>
        <w:numPr>
          <w:ilvl w:val="0"/>
          <w:numId w:val="8"/>
        </w:numPr>
        <w:ind w:left="360"/>
        <w:rPr>
          <w:rFonts w:ascii="Cambria" w:hAnsi="Cambria"/>
        </w:rPr>
      </w:pPr>
      <w:r w:rsidRPr="00E352EF">
        <w:rPr>
          <w:rFonts w:ascii="Cambria" w:eastAsia="Calibri" w:hAnsi="Cambria" w:cs="Calibri"/>
          <w:i/>
        </w:rPr>
        <w:t xml:space="preserve">ds </w:t>
      </w:r>
      <w:r w:rsidRPr="00E352EF">
        <w:rPr>
          <w:rFonts w:ascii="Cambria" w:eastAsia="Calibri" w:hAnsi="Cambria" w:cs="Calibri"/>
        </w:rPr>
        <w:t xml:space="preserve">– is the input string or the input </w:t>
      </w:r>
      <w:r w:rsidR="00472C2F" w:rsidRPr="00E352EF">
        <w:t>Dataset</w:t>
      </w:r>
      <w:r w:rsidRPr="00E352EF">
        <w:rPr>
          <w:rFonts w:ascii="Cambria" w:eastAsia="Calibri" w:hAnsi="Cambria" w:cs="Calibri"/>
        </w:rPr>
        <w:t>.</w:t>
      </w:r>
    </w:p>
    <w:p w14:paraId="77CB2A1E" w14:textId="77777777" w:rsidR="005A2227" w:rsidRPr="00E352EF" w:rsidRDefault="0097053A" w:rsidP="008A7573">
      <w:pPr>
        <w:numPr>
          <w:ilvl w:val="0"/>
          <w:numId w:val="8"/>
        </w:numPr>
        <w:ind w:left="360"/>
        <w:rPr>
          <w:rFonts w:ascii="Cambria" w:hAnsi="Cambria"/>
        </w:rPr>
      </w:pPr>
      <w:r w:rsidRPr="00E352EF">
        <w:rPr>
          <w:rFonts w:ascii="Cambria" w:eastAsia="Calibri" w:hAnsi="Cambria" w:cs="Calibri"/>
          <w:i/>
        </w:rPr>
        <w:t xml:space="preserve">strToSearch </w:t>
      </w:r>
      <w:r w:rsidRPr="00E352EF">
        <w:rPr>
          <w:rFonts w:ascii="Cambria" w:eastAsia="Calibri" w:hAnsi="Cambria" w:cs="Calibri"/>
        </w:rPr>
        <w:t>– is the string to search.</w:t>
      </w:r>
    </w:p>
    <w:p w14:paraId="481BC885" w14:textId="77777777" w:rsidR="005A2227" w:rsidRPr="00E352EF" w:rsidRDefault="0097053A" w:rsidP="008A7573">
      <w:pPr>
        <w:numPr>
          <w:ilvl w:val="0"/>
          <w:numId w:val="8"/>
        </w:numPr>
        <w:ind w:left="360"/>
        <w:rPr>
          <w:rFonts w:ascii="Cambria" w:hAnsi="Cambria"/>
        </w:rPr>
      </w:pPr>
      <w:r w:rsidRPr="00E352EF">
        <w:rPr>
          <w:rFonts w:ascii="Cambria" w:eastAsia="Calibri Light" w:hAnsi="Cambria" w:cs="Calibri Light"/>
          <w:i/>
        </w:rPr>
        <w:t xml:space="preserve">startPosition </w:t>
      </w:r>
      <w:r w:rsidRPr="00E352EF">
        <w:rPr>
          <w:rFonts w:ascii="Cambria" w:eastAsia="Calibri" w:hAnsi="Cambria" w:cs="Calibri"/>
        </w:rPr>
        <w:t>–</w:t>
      </w:r>
      <w:r w:rsidRPr="00E352EF">
        <w:rPr>
          <w:rFonts w:ascii="Cambria" w:eastAsia="Calibri Light" w:hAnsi="Cambria" w:cs="Calibri Light"/>
        </w:rPr>
        <w:t xml:space="preserve"> </w:t>
      </w:r>
      <w:r w:rsidRPr="00E352EF">
        <w:rPr>
          <w:rFonts w:ascii="Cambria" w:eastAsia="Calibri" w:hAnsi="Cambria" w:cs="Calibri"/>
        </w:rPr>
        <w:t>is the index  of the character in the string from which start to search.</w:t>
      </w:r>
    </w:p>
    <w:p w14:paraId="6CE86776" w14:textId="1DD98CC4" w:rsidR="005A2227" w:rsidRPr="00E352EF" w:rsidRDefault="0097053A" w:rsidP="008A7573">
      <w:pPr>
        <w:numPr>
          <w:ilvl w:val="0"/>
          <w:numId w:val="8"/>
        </w:numPr>
        <w:ind w:left="360"/>
        <w:rPr>
          <w:rFonts w:ascii="Cambria" w:hAnsi="Cambria"/>
        </w:rPr>
      </w:pPr>
      <w:r w:rsidRPr="00E352EF">
        <w:rPr>
          <w:rFonts w:ascii="Cambria" w:eastAsia="Calibri Light" w:hAnsi="Cambria" w:cs="Calibri Light"/>
          <w:i/>
        </w:rPr>
        <w:t xml:space="preserve">occurrence </w:t>
      </w:r>
      <w:r w:rsidRPr="00E352EF">
        <w:rPr>
          <w:rFonts w:ascii="Cambria" w:eastAsia="Calibri" w:hAnsi="Cambria" w:cs="Calibri"/>
        </w:rPr>
        <w:t>–</w:t>
      </w:r>
      <w:r w:rsidRPr="00E352EF">
        <w:rPr>
          <w:rFonts w:ascii="Cambria" w:eastAsia="Calibri Light" w:hAnsi="Cambria" w:cs="Calibri Light"/>
        </w:rPr>
        <w:t xml:space="preserve">  is the number of occurrences of the </w:t>
      </w:r>
      <w:r w:rsidRPr="00E352EF">
        <w:rPr>
          <w:rFonts w:ascii="Cambria" w:eastAsia="Calibri Light" w:hAnsi="Cambria" w:cs="Calibri Light"/>
          <w:i/>
        </w:rPr>
        <w:t>strToSearch</w:t>
      </w:r>
      <w:r w:rsidRPr="00E352EF">
        <w:rPr>
          <w:rFonts w:ascii="Cambria" w:eastAsia="Calibri Light" w:hAnsi="Cambria" w:cs="Calibri Light"/>
        </w:rPr>
        <w:t xml:space="preserve">  </w:t>
      </w:r>
      <w:r w:rsidRPr="00E352EF">
        <w:rPr>
          <w:rFonts w:ascii="Cambria" w:eastAsia="Calibri" w:hAnsi="Cambria" w:cs="Calibri"/>
        </w:rPr>
        <w:t>from which start to search</w:t>
      </w:r>
      <w:ins w:id="335" w:author="Laura Viignola" w:date="2017-05-11T09:31:00Z">
        <w:r w:rsidR="004266D2">
          <w:rPr>
            <w:rFonts w:ascii="Cambria" w:eastAsia="Calibri" w:hAnsi="Cambria" w:cs="Calibri"/>
          </w:rPr>
          <w:t>.</w:t>
        </w:r>
      </w:ins>
    </w:p>
    <w:p w14:paraId="2AD60F35" w14:textId="77777777" w:rsidR="005840F9" w:rsidRPr="00E352EF" w:rsidRDefault="005840F9" w:rsidP="00090FF8">
      <w:pPr>
        <w:rPr>
          <w:rFonts w:ascii="Cambria" w:eastAsia="Calibri" w:hAnsi="Cambria" w:cs="Calibri"/>
          <w:i/>
          <w:color w:val="5B9BD5"/>
        </w:rPr>
      </w:pPr>
    </w:p>
    <w:p w14:paraId="7112291C"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Constraints</w:t>
      </w:r>
    </w:p>
    <w:p w14:paraId="60C0149A" w14:textId="77777777" w:rsidR="005A2227" w:rsidRPr="00E352EF" w:rsidRDefault="0097053A" w:rsidP="008A7573">
      <w:pPr>
        <w:numPr>
          <w:ilvl w:val="0"/>
          <w:numId w:val="7"/>
        </w:numPr>
        <w:ind w:left="360"/>
        <w:rPr>
          <w:rFonts w:ascii="Cambria" w:hAnsi="Cambria"/>
        </w:rPr>
      </w:pPr>
      <w:r w:rsidRPr="00E352EF">
        <w:rPr>
          <w:rFonts w:ascii="Cambria" w:eastAsia="Calibri Light" w:hAnsi="Cambria" w:cs="Calibri Light"/>
        </w:rPr>
        <w:t xml:space="preserve">If ds is a scalar then it must be a </w:t>
      </w:r>
      <w:r w:rsidRPr="00E352EF">
        <w:rPr>
          <w:rFonts w:ascii="Cambria" w:eastAsia="Calibri Light" w:hAnsi="Cambria" w:cs="Calibri Light"/>
          <w:b/>
        </w:rPr>
        <w:t xml:space="preserve">string </w:t>
      </w:r>
      <w:r w:rsidRPr="00E352EF">
        <w:rPr>
          <w:rFonts w:ascii="Cambria" w:eastAsia="Calibri Light" w:hAnsi="Cambria" w:cs="Calibri Light"/>
        </w:rPr>
        <w:t>data type.</w:t>
      </w:r>
    </w:p>
    <w:p w14:paraId="43E3347B" w14:textId="77777777" w:rsidR="005A2227" w:rsidRPr="00E352EF" w:rsidRDefault="0097053A" w:rsidP="008A7573">
      <w:pPr>
        <w:numPr>
          <w:ilvl w:val="0"/>
          <w:numId w:val="7"/>
        </w:numPr>
        <w:ind w:left="360"/>
        <w:rPr>
          <w:rFonts w:ascii="Cambria" w:hAnsi="Cambria"/>
        </w:rPr>
      </w:pPr>
      <w:r w:rsidRPr="00E352EF">
        <w:rPr>
          <w:rFonts w:ascii="Cambria" w:eastAsia="Calibri Light" w:hAnsi="Cambria" w:cs="Calibri Light"/>
        </w:rPr>
        <w:t xml:space="preserve">If ds is a </w:t>
      </w:r>
      <w:r w:rsidR="00472C2F" w:rsidRPr="00E352EF">
        <w:t>Dataset</w:t>
      </w:r>
      <w:r w:rsidRPr="00E352EF">
        <w:rPr>
          <w:rFonts w:ascii="Cambria" w:eastAsia="Calibri Light" w:hAnsi="Cambria" w:cs="Calibri Light"/>
        </w:rPr>
        <w:t xml:space="preserve"> then it must have at least a measure of </w:t>
      </w:r>
      <w:r w:rsidRPr="00E352EF">
        <w:rPr>
          <w:rFonts w:ascii="Cambria" w:eastAsia="Calibri Light" w:hAnsi="Cambria" w:cs="Calibri Light"/>
          <w:b/>
        </w:rPr>
        <w:t>string</w:t>
      </w:r>
      <w:r w:rsidRPr="00E352EF">
        <w:rPr>
          <w:rFonts w:ascii="Cambria" w:eastAsia="Calibri Light" w:hAnsi="Cambria" w:cs="Calibri Light"/>
        </w:rPr>
        <w:t xml:space="preserve"> data type. </w:t>
      </w:r>
    </w:p>
    <w:p w14:paraId="7E613908" w14:textId="77777777" w:rsidR="005840F9" w:rsidRPr="00E352EF" w:rsidRDefault="005840F9" w:rsidP="00090FF8">
      <w:pPr>
        <w:rPr>
          <w:rFonts w:ascii="Cambria" w:eastAsia="Calibri" w:hAnsi="Cambria" w:cs="Calibri"/>
          <w:i/>
          <w:color w:val="5B9BD5"/>
        </w:rPr>
      </w:pPr>
    </w:p>
    <w:p w14:paraId="72D5ECC0"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Returns</w:t>
      </w:r>
    </w:p>
    <w:p w14:paraId="13E883E7" w14:textId="77777777" w:rsidR="005A2227" w:rsidRPr="00E352EF" w:rsidRDefault="0097053A" w:rsidP="00E3659E">
      <w:pPr>
        <w:jc w:val="both"/>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scalar then </w:t>
      </w:r>
      <w:r w:rsidR="00EA7AAE" w:rsidRPr="00E352EF">
        <w:rPr>
          <w:rFonts w:ascii="Cambria" w:hAnsi="Cambria"/>
        </w:rPr>
        <w:t xml:space="preserve">the </w:t>
      </w:r>
      <w:r w:rsidRPr="00E352EF">
        <w:rPr>
          <w:rFonts w:ascii="Cambria" w:hAnsi="Cambria"/>
        </w:rPr>
        <w:t>operator</w:t>
      </w:r>
      <w:r w:rsidRPr="00E352EF">
        <w:rPr>
          <w:rFonts w:ascii="Cambria" w:hAnsi="Cambria"/>
          <w:b/>
        </w:rPr>
        <w:t xml:space="preserve"> </w:t>
      </w:r>
      <w:r w:rsidRPr="00E352EF">
        <w:rPr>
          <w:rFonts w:ascii="Cambria" w:hAnsi="Cambria"/>
        </w:rPr>
        <w:t xml:space="preserve">returns the position of the first character of </w:t>
      </w:r>
      <w:r w:rsidRPr="00E352EF">
        <w:rPr>
          <w:rFonts w:ascii="Cambria" w:eastAsia="Calibri" w:hAnsi="Cambria" w:cs="Calibri"/>
          <w:i/>
        </w:rPr>
        <w:t xml:space="preserve">strToSearch </w:t>
      </w:r>
      <w:r w:rsidRPr="00E352EF">
        <w:rPr>
          <w:rFonts w:ascii="Cambria" w:hAnsi="Cambria"/>
        </w:rPr>
        <w:t xml:space="preserve">in the string. The </w:t>
      </w:r>
      <w:r w:rsidRPr="00E352EF">
        <w:rPr>
          <w:rFonts w:ascii="Cambria" w:hAnsi="Cambria"/>
          <w:i/>
        </w:rPr>
        <w:t xml:space="preserve">startPosition </w:t>
      </w:r>
      <w:r w:rsidRPr="00E352EF">
        <w:rPr>
          <w:rFonts w:ascii="Cambria" w:hAnsi="Cambria"/>
        </w:rPr>
        <w:t xml:space="preserve">and </w:t>
      </w:r>
      <w:r w:rsidRPr="00E352EF">
        <w:rPr>
          <w:rFonts w:ascii="Cambria" w:hAnsi="Cambria"/>
          <w:i/>
        </w:rPr>
        <w:t>occurrence</w:t>
      </w:r>
      <w:r w:rsidRPr="00E352EF">
        <w:rPr>
          <w:rFonts w:ascii="Cambria" w:hAnsi="Cambria"/>
        </w:rPr>
        <w:t xml:space="preserve"> are integer</w:t>
      </w:r>
      <w:r w:rsidR="00A320E9" w:rsidRPr="00E352EF">
        <w:rPr>
          <w:rFonts w:ascii="Cambria" w:hAnsi="Cambria"/>
        </w:rPr>
        <w:t>s</w:t>
      </w:r>
      <w:r w:rsidRPr="00E352EF">
        <w:rPr>
          <w:rFonts w:ascii="Cambria" w:hAnsi="Cambria"/>
        </w:rPr>
        <w:t xml:space="preserve"> indicating the character of string and the number of occurrences from which start to search</w:t>
      </w:r>
      <w:r w:rsidR="00A320E9" w:rsidRPr="00E352EF">
        <w:rPr>
          <w:rFonts w:ascii="Cambria" w:hAnsi="Cambria"/>
        </w:rPr>
        <w:t>, respectively</w:t>
      </w:r>
      <w:r w:rsidRPr="00E352EF">
        <w:rPr>
          <w:rFonts w:ascii="Cambria" w:hAnsi="Cambria"/>
        </w:rPr>
        <w:t>.</w:t>
      </w:r>
    </w:p>
    <w:p w14:paraId="5A18FC06" w14:textId="77777777" w:rsidR="005A2227" w:rsidRPr="00E352EF" w:rsidRDefault="0097053A" w:rsidP="00E3659E">
      <w:pPr>
        <w:jc w:val="both"/>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472C2F" w:rsidRPr="00E352EF">
        <w:t>Dataset</w:t>
      </w:r>
      <w:r w:rsidRPr="00E352EF">
        <w:rPr>
          <w:rFonts w:ascii="Cambria" w:hAnsi="Cambria"/>
        </w:rPr>
        <w:t xml:space="preserve"> and has N string measures then operators returns a </w:t>
      </w:r>
      <w:r w:rsidR="00472C2F" w:rsidRPr="00E352EF">
        <w:t>Dataset</w:t>
      </w:r>
      <w:r w:rsidRPr="00E352EF">
        <w:rPr>
          <w:rFonts w:ascii="Cambria" w:hAnsi="Cambria"/>
        </w:rPr>
        <w:t xml:space="preserve"> having the </w:t>
      </w:r>
      <w:r w:rsidR="00A320E9" w:rsidRPr="00E352EF">
        <w:rPr>
          <w:rFonts w:ascii="Cambria" w:hAnsi="Cambria"/>
        </w:rPr>
        <w:t xml:space="preserve"> </w:t>
      </w:r>
      <w:r w:rsidR="00A82077" w:rsidRPr="00E352EF">
        <w:rPr>
          <w:rFonts w:ascii="Cambria" w:hAnsi="Cambria"/>
        </w:rPr>
        <w:t>I</w:t>
      </w:r>
      <w:r w:rsidR="00A320E9" w:rsidRPr="00E352EF">
        <w:rPr>
          <w:rFonts w:ascii="Cambria" w:hAnsi="Cambria"/>
        </w:rPr>
        <w:t>dentifier</w:t>
      </w:r>
      <w:r w:rsidR="00A82077" w:rsidRPr="00E352EF">
        <w:rPr>
          <w:rFonts w:ascii="Cambria" w:hAnsi="Cambria"/>
        </w:rPr>
        <w:t>C</w:t>
      </w:r>
      <w:r w:rsidR="00A320E9" w:rsidRPr="00E352EF">
        <w:rPr>
          <w:rFonts w:ascii="Cambria" w:hAnsi="Cambria"/>
        </w:rPr>
        <w:t xml:space="preserve">omponents </w:t>
      </w:r>
      <w:r w:rsidRPr="00E352EF">
        <w:rPr>
          <w:rFonts w:ascii="Cambria" w:hAnsi="Cambria"/>
        </w:rPr>
        <w:t xml:space="preserve">of </w:t>
      </w:r>
      <w:r w:rsidRPr="00E352EF">
        <w:rPr>
          <w:rFonts w:ascii="Cambria" w:hAnsi="Cambria"/>
          <w:i/>
        </w:rPr>
        <w:t>ds</w:t>
      </w:r>
      <w:r w:rsidRPr="00E352EF">
        <w:rPr>
          <w:rFonts w:ascii="Cambria" w:hAnsi="Cambria"/>
        </w:rPr>
        <w:t xml:space="preserve"> and N string measures with the same name of the string measures of </w:t>
      </w:r>
      <w:r w:rsidRPr="00E352EF">
        <w:rPr>
          <w:rFonts w:ascii="Cambria" w:hAnsi="Cambria"/>
          <w:i/>
        </w:rPr>
        <w:t>ds</w:t>
      </w:r>
      <w:r w:rsidRPr="00E352EF">
        <w:rPr>
          <w:rFonts w:ascii="Cambria" w:hAnsi="Cambria"/>
        </w:rPr>
        <w:t xml:space="preserve"> </w:t>
      </w:r>
      <w:r w:rsidRPr="00E352EF">
        <w:rPr>
          <w:rFonts w:ascii="Cambria" w:eastAsia="Calibri" w:hAnsi="Cambria" w:cs="Calibri"/>
        </w:rPr>
        <w:t xml:space="preserve">where the Measure Components are integer representing </w:t>
      </w:r>
      <w:r w:rsidRPr="00E352EF">
        <w:rPr>
          <w:rFonts w:ascii="Cambria" w:hAnsi="Cambria"/>
        </w:rPr>
        <w:t xml:space="preserve">the first character of </w:t>
      </w:r>
      <w:r w:rsidRPr="00E352EF">
        <w:rPr>
          <w:rFonts w:ascii="Cambria" w:eastAsia="Calibri" w:hAnsi="Cambria" w:cs="Calibri"/>
          <w:i/>
        </w:rPr>
        <w:t xml:space="preserve">strToSearch </w:t>
      </w:r>
      <w:r w:rsidRPr="00E352EF">
        <w:rPr>
          <w:rFonts w:ascii="Cambria" w:hAnsi="Cambria"/>
        </w:rPr>
        <w:t xml:space="preserve">in the string. The </w:t>
      </w:r>
      <w:r w:rsidRPr="00E352EF">
        <w:rPr>
          <w:rFonts w:ascii="Cambria" w:hAnsi="Cambria"/>
          <w:i/>
        </w:rPr>
        <w:t xml:space="preserve">startPosition </w:t>
      </w:r>
      <w:r w:rsidRPr="00E352EF">
        <w:rPr>
          <w:rFonts w:ascii="Cambria" w:hAnsi="Cambria"/>
        </w:rPr>
        <w:t xml:space="preserve">and </w:t>
      </w:r>
      <w:r w:rsidRPr="00E352EF">
        <w:rPr>
          <w:rFonts w:ascii="Cambria" w:hAnsi="Cambria"/>
          <w:i/>
        </w:rPr>
        <w:t>occurrence</w:t>
      </w:r>
      <w:r w:rsidRPr="00E352EF">
        <w:rPr>
          <w:rFonts w:ascii="Cambria" w:hAnsi="Cambria"/>
        </w:rPr>
        <w:t xml:space="preserve"> are integer indicating respectively the character of string and the number of occurrences from which start to search.</w:t>
      </w:r>
    </w:p>
    <w:p w14:paraId="0B895A7C" w14:textId="77777777" w:rsidR="005A2227" w:rsidRPr="00E352EF" w:rsidRDefault="0097053A" w:rsidP="00E3659E">
      <w:pPr>
        <w:jc w:val="both"/>
        <w:rPr>
          <w:rFonts w:ascii="Cambria" w:hAnsi="Cambria"/>
        </w:rPr>
      </w:pPr>
      <w:r w:rsidRPr="00E352EF">
        <w:rPr>
          <w:rFonts w:ascii="Cambria" w:hAnsi="Cambria"/>
        </w:rPr>
        <w:t xml:space="preserve">A negative value of startPosition counts backward from the end of string. </w:t>
      </w:r>
    </w:p>
    <w:p w14:paraId="2F60F488" w14:textId="77777777" w:rsidR="005840F9" w:rsidRPr="00E352EF" w:rsidRDefault="005840F9" w:rsidP="00090FF8">
      <w:pPr>
        <w:rPr>
          <w:rFonts w:ascii="Cambria" w:eastAsia="Calibri" w:hAnsi="Cambria" w:cs="Calibri"/>
          <w:i/>
          <w:color w:val="5B9BD5"/>
        </w:rPr>
      </w:pPr>
    </w:p>
    <w:p w14:paraId="3591C2B3"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Semantic specification</w:t>
      </w:r>
    </w:p>
    <w:p w14:paraId="33E716D5" w14:textId="51260BA6" w:rsidR="005A2227" w:rsidRPr="00E352EF" w:rsidRDefault="0097053A" w:rsidP="00090FF8">
      <w:pPr>
        <w:rPr>
          <w:rFonts w:ascii="Cambria" w:hAnsi="Cambria"/>
        </w:rPr>
      </w:pPr>
      <w:r w:rsidRPr="00E352EF">
        <w:rPr>
          <w:rFonts w:ascii="Cambria" w:eastAsia="Calibri" w:hAnsi="Cambria" w:cs="Calibri"/>
        </w:rPr>
        <w:t xml:space="preserve">If the string to search is not present in </w:t>
      </w:r>
      <w:r w:rsidRPr="00E352EF">
        <w:rPr>
          <w:rFonts w:ascii="Cambria" w:eastAsia="Calibri" w:hAnsi="Cambria" w:cs="Calibri"/>
          <w:i/>
        </w:rPr>
        <w:t xml:space="preserve">str, </w:t>
      </w:r>
      <w:r w:rsidRPr="00E352EF">
        <w:rPr>
          <w:rFonts w:ascii="Cambria" w:eastAsia="Calibri" w:hAnsi="Cambria" w:cs="Calibri"/>
        </w:rPr>
        <w:t xml:space="preserve">then the value returned is </w:t>
      </w:r>
      <w:del w:id="336" w:author="Laura Viignola" w:date="2017-05-10T18:44:00Z">
        <w:r w:rsidRPr="00E352EF" w:rsidDel="00FD1531">
          <w:rPr>
            <w:rFonts w:ascii="Cambria" w:eastAsia="Calibri" w:hAnsi="Cambria" w:cs="Calibri"/>
          </w:rPr>
          <w:delText>-1</w:delText>
        </w:r>
      </w:del>
      <w:ins w:id="337" w:author="Laura Viignola" w:date="2017-05-10T18:44:00Z">
        <w:r w:rsidR="00FD1531">
          <w:rPr>
            <w:rFonts w:ascii="Cambria" w:eastAsia="Calibri" w:hAnsi="Cambria" w:cs="Calibri"/>
          </w:rPr>
          <w:t>0</w:t>
        </w:r>
      </w:ins>
      <w:r w:rsidRPr="00E352EF">
        <w:rPr>
          <w:rFonts w:ascii="Cambria" w:eastAsia="Calibri" w:hAnsi="Cambria" w:cs="Calibri"/>
        </w:rPr>
        <w:t xml:space="preserve">. If </w:t>
      </w:r>
      <w:r w:rsidRPr="00E352EF">
        <w:rPr>
          <w:rFonts w:ascii="Cambria" w:hAnsi="Cambria"/>
          <w:i/>
        </w:rPr>
        <w:t xml:space="preserve">startPosition </w:t>
      </w:r>
      <w:r w:rsidRPr="00E352EF">
        <w:rPr>
          <w:rFonts w:ascii="Cambria" w:hAnsi="Cambria"/>
        </w:rPr>
        <w:t xml:space="preserve">is omitted the start position is 1, if </w:t>
      </w:r>
      <w:r w:rsidRPr="00E352EF">
        <w:rPr>
          <w:rFonts w:ascii="Cambria" w:hAnsi="Cambria"/>
          <w:i/>
        </w:rPr>
        <w:t>occurrence</w:t>
      </w:r>
      <w:r w:rsidRPr="00E352EF">
        <w:rPr>
          <w:rFonts w:ascii="Cambria" w:hAnsi="Cambria"/>
        </w:rPr>
        <w:t xml:space="preserve"> is omitted the value is 1.</w:t>
      </w:r>
    </w:p>
    <w:p w14:paraId="4363BFFF" w14:textId="77777777" w:rsidR="005840F9" w:rsidRPr="00E352EF" w:rsidRDefault="005840F9" w:rsidP="00090FF8">
      <w:pPr>
        <w:rPr>
          <w:rFonts w:ascii="Cambria" w:eastAsia="Calibri" w:hAnsi="Cambria" w:cs="Calibri"/>
          <w:i/>
          <w:color w:val="5B9BD5"/>
        </w:rPr>
      </w:pPr>
    </w:p>
    <w:p w14:paraId="64C97293"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Examples</w:t>
      </w:r>
    </w:p>
    <w:p w14:paraId="1F3D628C" w14:textId="77777777" w:rsidR="005A2227" w:rsidRPr="00E352EF" w:rsidRDefault="00F748C2" w:rsidP="00090FF8">
      <w:pPr>
        <w:rPr>
          <w:rFonts w:ascii="Cambria" w:hAnsi="Cambria"/>
        </w:rPr>
      </w:pPr>
      <w:r w:rsidRPr="00E352EF">
        <w:rPr>
          <w:rFonts w:ascii="Cambria" w:eastAsia="Calibri" w:hAnsi="Cambria" w:cs="Calibri"/>
        </w:rPr>
        <w:t>O</w:t>
      </w:r>
      <w:r w:rsidR="0097053A" w:rsidRPr="00E352EF">
        <w:rPr>
          <w:rFonts w:ascii="Cambria" w:eastAsia="Calibri" w:hAnsi="Cambria" w:cs="Calibri"/>
        </w:rPr>
        <w:t>n scalar</w:t>
      </w:r>
    </w:p>
    <w:p w14:paraId="10FA52FA" w14:textId="77777777" w:rsidR="005A2227" w:rsidRPr="00E352EF" w:rsidRDefault="00F748C2" w:rsidP="00090FF8">
      <w:pPr>
        <w:rPr>
          <w:rFonts w:ascii="Cambria" w:hAnsi="Cambria"/>
        </w:rPr>
      </w:pPr>
      <w:r w:rsidRPr="00E352EF">
        <w:rPr>
          <w:rFonts w:ascii="Cambria" w:eastAsia="Calibri" w:hAnsi="Cambria" w:cs="Calibri"/>
        </w:rPr>
        <w:t xml:space="preserve">1) </w:t>
      </w:r>
      <w:r w:rsidR="0097053A" w:rsidRPr="00E352EF">
        <w:rPr>
          <w:rFonts w:ascii="Cambria" w:eastAsia="Calibri" w:hAnsi="Cambria" w:cs="Calibri"/>
        </w:rPr>
        <w:t>Assuming that A = "</w:t>
      </w:r>
      <w:r w:rsidR="0097053A" w:rsidRPr="00E352EF">
        <w:rPr>
          <w:rFonts w:ascii="Cambria" w:hAnsi="Cambria"/>
        </w:rPr>
        <w:t>abcde</w:t>
      </w:r>
      <w:r w:rsidR="0097053A" w:rsidRPr="00E352EF">
        <w:rPr>
          <w:rFonts w:ascii="Cambria" w:eastAsia="Calibri" w:hAnsi="Cambria" w:cs="Calibri"/>
        </w:rPr>
        <w:t>":</w:t>
      </w:r>
    </w:p>
    <w:p w14:paraId="6E4E0A8C" w14:textId="5414C781" w:rsidR="005A2227" w:rsidRPr="00E352EF" w:rsidRDefault="0097053A" w:rsidP="00F748C2">
      <w:pPr>
        <w:ind w:firstLine="706"/>
        <w:rPr>
          <w:rFonts w:ascii="Cambria" w:hAnsi="Cambria"/>
        </w:rPr>
      </w:pPr>
      <w:r w:rsidRPr="00E352EF">
        <w:rPr>
          <w:rFonts w:ascii="Cambria" w:eastAsia="Calibri" w:hAnsi="Cambria" w:cs="Calibri"/>
        </w:rPr>
        <w:t xml:space="preserve">B := </w:t>
      </w:r>
      <w:r w:rsidRPr="00E352EF">
        <w:rPr>
          <w:rFonts w:ascii="Cambria" w:hAnsi="Cambria"/>
          <w:b/>
        </w:rPr>
        <w:t>instr</w:t>
      </w:r>
      <w:r w:rsidRPr="00E352EF">
        <w:rPr>
          <w:rFonts w:ascii="Cambria" w:hAnsi="Cambria"/>
        </w:rPr>
        <w:t xml:space="preserve"> </w:t>
      </w:r>
      <w:r w:rsidRPr="00E352EF">
        <w:rPr>
          <w:rFonts w:ascii="Cambria" w:eastAsia="Calibri" w:hAnsi="Cambria" w:cs="Calibri"/>
          <w:b/>
        </w:rPr>
        <w:t>(</w:t>
      </w:r>
      <w:r w:rsidRPr="00E352EF">
        <w:rPr>
          <w:rFonts w:ascii="Cambria" w:eastAsia="Calibri" w:hAnsi="Cambria" w:cs="Calibri"/>
        </w:rPr>
        <w:t xml:space="preserve">A, </w:t>
      </w:r>
      <w:r w:rsidRPr="00E352EF">
        <w:rPr>
          <w:rFonts w:ascii="Cambria" w:hAnsi="Cambria"/>
        </w:rPr>
        <w:t xml:space="preserve">"c" </w:t>
      </w:r>
      <w:r w:rsidRPr="00E352EF">
        <w:rPr>
          <w:rFonts w:ascii="Cambria" w:eastAsia="Calibri" w:hAnsi="Cambria" w:cs="Calibri"/>
          <w:b/>
        </w:rPr>
        <w:t>)</w:t>
      </w:r>
      <w:r w:rsidRPr="00E352EF">
        <w:rPr>
          <w:rFonts w:ascii="Cambria" w:eastAsia="Calibri" w:hAnsi="Cambria" w:cs="Calibri"/>
        </w:rPr>
        <w:t xml:space="preserve">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 xml:space="preserve">B = </w:t>
      </w:r>
      <w:del w:id="338" w:author="Laura Viignola" w:date="2017-05-10T18:43:00Z">
        <w:r w:rsidRPr="00E352EF" w:rsidDel="00FD1531">
          <w:rPr>
            <w:rFonts w:ascii="Cambria" w:eastAsia="Calibri" w:hAnsi="Cambria" w:cs="Calibri"/>
          </w:rPr>
          <w:delText>2</w:delText>
        </w:r>
      </w:del>
      <w:ins w:id="339" w:author="Laura Viignola" w:date="2017-05-10T18:43:00Z">
        <w:r w:rsidR="00FD1531">
          <w:rPr>
            <w:rFonts w:ascii="Cambria" w:eastAsia="Calibri" w:hAnsi="Cambria" w:cs="Calibri"/>
          </w:rPr>
          <w:t>3</w:t>
        </w:r>
      </w:ins>
    </w:p>
    <w:p w14:paraId="42F792DF" w14:textId="77777777" w:rsidR="005A2227" w:rsidRPr="00E352EF" w:rsidRDefault="005A2227" w:rsidP="00090FF8">
      <w:pPr>
        <w:rPr>
          <w:rFonts w:ascii="Cambria" w:hAnsi="Cambria"/>
        </w:rPr>
      </w:pPr>
    </w:p>
    <w:p w14:paraId="2ECA5226" w14:textId="77777777" w:rsidR="005A2227" w:rsidRPr="00E352EF" w:rsidRDefault="00F748C2" w:rsidP="00090FF8">
      <w:pPr>
        <w:rPr>
          <w:rFonts w:ascii="Cambria" w:hAnsi="Cambria"/>
        </w:rPr>
      </w:pPr>
      <w:r w:rsidRPr="00E352EF">
        <w:rPr>
          <w:rFonts w:ascii="Cambria" w:eastAsia="Calibri" w:hAnsi="Cambria" w:cs="Calibri"/>
        </w:rPr>
        <w:t>O</w:t>
      </w:r>
      <w:r w:rsidR="0097053A" w:rsidRPr="00E352EF">
        <w:rPr>
          <w:rFonts w:ascii="Cambria" w:eastAsia="Calibri" w:hAnsi="Cambria" w:cs="Calibri"/>
        </w:rPr>
        <w:t xml:space="preserve">n </w:t>
      </w:r>
      <w:r w:rsidR="00472C2F" w:rsidRPr="00E352EF">
        <w:t>Dataset</w:t>
      </w:r>
    </w:p>
    <w:p w14:paraId="22BE4D2E" w14:textId="77777777" w:rsidR="005A2227" w:rsidRPr="00E352EF" w:rsidRDefault="00F748C2" w:rsidP="00090FF8">
      <w:pPr>
        <w:rPr>
          <w:rFonts w:ascii="Cambria" w:hAnsi="Cambria"/>
        </w:rPr>
      </w:pPr>
      <w:r w:rsidRPr="00E352EF">
        <w:rPr>
          <w:rFonts w:ascii="Cambria" w:eastAsia="Calibri" w:hAnsi="Cambria" w:cs="Calibri"/>
        </w:rPr>
        <w:t xml:space="preserve">2) </w:t>
      </w:r>
      <w:r w:rsidR="0097053A" w:rsidRPr="00E352EF">
        <w:rPr>
          <w:rFonts w:ascii="Cambria" w:eastAsia="Calibri" w:hAnsi="Cambria" w:cs="Calibri"/>
        </w:rPr>
        <w:t xml:space="preserve">ds_2 := </w:t>
      </w:r>
      <w:r w:rsidR="0097053A" w:rsidRPr="00E352EF">
        <w:rPr>
          <w:rFonts w:ascii="Cambria" w:hAnsi="Cambria"/>
          <w:b/>
        </w:rPr>
        <w:t>instr</w:t>
      </w:r>
      <w:r w:rsidR="0097053A" w:rsidRPr="00E352EF">
        <w:rPr>
          <w:rFonts w:ascii="Cambria" w:eastAsia="Calibri" w:hAnsi="Cambria" w:cs="Calibri"/>
          <w:b/>
        </w:rPr>
        <w:t>(</w:t>
      </w:r>
      <w:r w:rsidR="0097053A" w:rsidRPr="00E352EF">
        <w:rPr>
          <w:rFonts w:ascii="Cambria" w:eastAsia="Calibri" w:hAnsi="Cambria" w:cs="Calibri"/>
        </w:rPr>
        <w:t>ds_1,”hello”</w:t>
      </w:r>
      <w:r w:rsidR="0097053A" w:rsidRPr="00E352EF">
        <w:rPr>
          <w:rFonts w:ascii="Cambria" w:eastAsia="Calibri" w:hAnsi="Cambria" w:cs="Calibri"/>
          <w:b/>
        </w:rPr>
        <w:t>)</w:t>
      </w:r>
    </w:p>
    <w:p w14:paraId="79A39B39" w14:textId="77777777" w:rsidR="005A2227" w:rsidRPr="00E352EF" w:rsidRDefault="005A2227"/>
    <w:tbl>
      <w:tblPr>
        <w:tblW w:w="4910"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3"/>
        <w:gridCol w:w="1282"/>
        <w:gridCol w:w="2405"/>
      </w:tblGrid>
      <w:tr w:rsidR="005A2227" w:rsidRPr="00E352EF" w14:paraId="151D68EA" w14:textId="77777777">
        <w:tc>
          <w:tcPr>
            <w:tcW w:w="1224"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486DEC8" w14:textId="77777777" w:rsidR="005A2227" w:rsidRPr="00E352EF" w:rsidRDefault="0097053A">
            <w:r w:rsidRPr="00E352EF">
              <w:rPr>
                <w:rFonts w:ascii="Calibri" w:eastAsia="Calibri" w:hAnsi="Calibri" w:cs="Calibri"/>
              </w:rPr>
              <w:t>ds_1</w:t>
            </w:r>
          </w:p>
        </w:tc>
      </w:tr>
      <w:tr w:rsidR="005A2227" w:rsidRPr="00E352EF" w14:paraId="0D8FCAA2" w14:textId="77777777">
        <w:tc>
          <w:tcPr>
            <w:tcW w:w="12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4E8CB6" w14:textId="77777777" w:rsidR="005A2227" w:rsidRPr="00E352EF" w:rsidRDefault="0097053A">
            <w:r w:rsidRPr="00E352EF">
              <w:rPr>
                <w:rFonts w:ascii="Calibri" w:eastAsia="Calibri" w:hAnsi="Calibri" w:cs="Calibri"/>
                <w:b/>
              </w:rPr>
              <w:t>K1</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478E254" w14:textId="77777777" w:rsidR="005A2227" w:rsidRPr="00E352EF" w:rsidRDefault="0097053A">
            <w:r w:rsidRPr="00E352EF">
              <w:rPr>
                <w:rFonts w:ascii="Calibri" w:eastAsia="Calibri" w:hAnsi="Calibri" w:cs="Calibri"/>
                <w:b/>
              </w:rPr>
              <w:t>K2</w:t>
            </w:r>
          </w:p>
        </w:tc>
        <w:tc>
          <w:tcPr>
            <w:tcW w:w="240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C8FA3E7" w14:textId="77777777" w:rsidR="005A2227" w:rsidRPr="00E352EF" w:rsidRDefault="0097053A">
            <w:r w:rsidRPr="00E352EF">
              <w:rPr>
                <w:rFonts w:ascii="Calibri" w:eastAsia="Calibri" w:hAnsi="Calibri" w:cs="Calibri"/>
                <w:b/>
              </w:rPr>
              <w:t>M1</w:t>
            </w:r>
          </w:p>
        </w:tc>
      </w:tr>
      <w:tr w:rsidR="005A2227" w:rsidRPr="00E352EF" w14:paraId="0CEAFE5A"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5D6A0A" w14:textId="77777777" w:rsidR="005A2227" w:rsidRPr="00E352EF" w:rsidRDefault="0097053A">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B9DC84"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4DC0D1" w14:textId="77777777" w:rsidR="005A2227" w:rsidRPr="00E352EF" w:rsidRDefault="0097053A">
            <w:r w:rsidRPr="00E352EF">
              <w:rPr>
                <w:rFonts w:ascii="Calibri" w:eastAsia="Calibri" w:hAnsi="Calibri" w:cs="Calibri"/>
              </w:rPr>
              <w:t>“hello world”</w:t>
            </w:r>
          </w:p>
        </w:tc>
      </w:tr>
      <w:tr w:rsidR="005A2227" w:rsidRPr="00E352EF" w14:paraId="574B4939"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2C6FCE" w14:textId="77777777" w:rsidR="005A2227" w:rsidRPr="00E352EF" w:rsidRDefault="0097053A">
            <w:r w:rsidRPr="00E352EF">
              <w:rPr>
                <w:rFonts w:ascii="Calibri" w:eastAsia="Calibri" w:hAnsi="Calibri" w:cs="Calibri"/>
              </w:rPr>
              <w:t>2</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C9F2A5"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6EA8B7" w14:textId="77777777" w:rsidR="005A2227" w:rsidRPr="00E352EF" w:rsidRDefault="0097053A">
            <w:r w:rsidRPr="00E352EF">
              <w:rPr>
                <w:rFonts w:ascii="Calibri" w:eastAsia="Calibri" w:hAnsi="Calibri" w:cs="Calibri"/>
              </w:rPr>
              <w:t>“say hello”</w:t>
            </w:r>
          </w:p>
        </w:tc>
      </w:tr>
      <w:tr w:rsidR="005A2227" w:rsidRPr="00E352EF" w14:paraId="11DBE86D"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44FA40" w14:textId="77777777" w:rsidR="005A2227" w:rsidRPr="00E352EF" w:rsidRDefault="0097053A">
            <w:r w:rsidRPr="00E352EF">
              <w:rPr>
                <w:rFonts w:ascii="Calibri" w:eastAsia="Calibri" w:hAnsi="Calibri" w:cs="Calibri"/>
              </w:rPr>
              <w:t>3</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4174B1"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26857D" w14:textId="77777777" w:rsidR="005A2227" w:rsidRPr="00E352EF" w:rsidRDefault="0097053A">
            <w:r w:rsidRPr="00E352EF">
              <w:rPr>
                <w:rFonts w:ascii="Calibri" w:eastAsia="Calibri" w:hAnsi="Calibri" w:cs="Calibri"/>
              </w:rPr>
              <w:t>“he”</w:t>
            </w:r>
          </w:p>
        </w:tc>
      </w:tr>
      <w:tr w:rsidR="005A2227" w:rsidRPr="00E352EF" w14:paraId="56B76EA6"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70532C" w14:textId="77777777" w:rsidR="005A2227" w:rsidRPr="00E352EF" w:rsidRDefault="0097053A">
            <w:r w:rsidRPr="00E352EF">
              <w:rPr>
                <w:rFonts w:ascii="Calibri" w:eastAsia="Calibri" w:hAnsi="Calibri" w:cs="Calibri"/>
              </w:rPr>
              <w:t>4</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3393F4"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BFD0BC" w14:textId="77777777" w:rsidR="005A2227" w:rsidRPr="00E352EF" w:rsidRDefault="0097053A">
            <w:r w:rsidRPr="00E352EF">
              <w:rPr>
                <w:rFonts w:ascii="Calibri" w:eastAsia="Calibri" w:hAnsi="Calibri" w:cs="Calibri"/>
              </w:rPr>
              <w:t>“hi, hello!”</w:t>
            </w:r>
          </w:p>
        </w:tc>
      </w:tr>
    </w:tbl>
    <w:p w14:paraId="561CB28A" w14:textId="77777777" w:rsidR="005A2227" w:rsidRPr="00E352EF" w:rsidRDefault="005A2227"/>
    <w:tbl>
      <w:tblPr>
        <w:tblW w:w="4910"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4"/>
        <w:gridCol w:w="1282"/>
        <w:gridCol w:w="2404"/>
      </w:tblGrid>
      <w:tr w:rsidR="005A2227" w:rsidRPr="00E352EF" w14:paraId="0DCE676E" w14:textId="77777777">
        <w:tc>
          <w:tcPr>
            <w:tcW w:w="1224"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5FA48FA" w14:textId="77777777" w:rsidR="005A2227" w:rsidRPr="00E352EF" w:rsidRDefault="0097053A">
            <w:r w:rsidRPr="00E352EF">
              <w:rPr>
                <w:rFonts w:ascii="Calibri" w:eastAsia="Calibri" w:hAnsi="Calibri" w:cs="Calibri"/>
              </w:rPr>
              <w:t>ds_2</w:t>
            </w:r>
          </w:p>
        </w:tc>
      </w:tr>
      <w:tr w:rsidR="005A2227" w:rsidRPr="00E352EF" w14:paraId="458F50CD" w14:textId="77777777">
        <w:tc>
          <w:tcPr>
            <w:tcW w:w="12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2629AD0" w14:textId="77777777" w:rsidR="005A2227" w:rsidRPr="00E352EF" w:rsidRDefault="0097053A">
            <w:r w:rsidRPr="00E352EF">
              <w:rPr>
                <w:rFonts w:ascii="Calibri" w:eastAsia="Calibri" w:hAnsi="Calibri" w:cs="Calibri"/>
                <w:b/>
              </w:rPr>
              <w:t>K1</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BD9EBB6" w14:textId="77777777" w:rsidR="005A2227" w:rsidRPr="00E352EF" w:rsidRDefault="0097053A">
            <w:r w:rsidRPr="00E352EF">
              <w:rPr>
                <w:rFonts w:ascii="Calibri" w:eastAsia="Calibri" w:hAnsi="Calibri" w:cs="Calibri"/>
                <w:b/>
              </w:rPr>
              <w:t>K2</w:t>
            </w:r>
          </w:p>
        </w:tc>
        <w:tc>
          <w:tcPr>
            <w:tcW w:w="240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2349044" w14:textId="77777777" w:rsidR="005A2227" w:rsidRPr="00E352EF" w:rsidRDefault="0097053A">
            <w:r w:rsidRPr="00E352EF">
              <w:rPr>
                <w:rFonts w:ascii="Calibri" w:eastAsia="Calibri" w:hAnsi="Calibri" w:cs="Calibri"/>
                <w:b/>
              </w:rPr>
              <w:t>M1</w:t>
            </w:r>
          </w:p>
        </w:tc>
      </w:tr>
      <w:tr w:rsidR="005A2227" w:rsidRPr="00E352EF" w14:paraId="58FDC935"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1BA8FB" w14:textId="77777777" w:rsidR="005A2227" w:rsidRPr="00E352EF" w:rsidRDefault="0097053A">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2E7D3A"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86DDF5" w14:textId="77777777" w:rsidR="005A2227" w:rsidRPr="00E352EF" w:rsidRDefault="0097053A">
            <w:r w:rsidRPr="00E352EF">
              <w:rPr>
                <w:rFonts w:ascii="Calibri" w:eastAsia="Calibri" w:hAnsi="Calibri" w:cs="Calibri"/>
              </w:rPr>
              <w:t>0</w:t>
            </w:r>
          </w:p>
        </w:tc>
      </w:tr>
      <w:tr w:rsidR="005A2227" w:rsidRPr="00E352EF" w14:paraId="11BE4C21"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1CE1DA" w14:textId="77777777" w:rsidR="005A2227" w:rsidRPr="00E352EF" w:rsidRDefault="0097053A">
            <w:r w:rsidRPr="00E352EF">
              <w:rPr>
                <w:rFonts w:ascii="Calibri" w:eastAsia="Calibri" w:hAnsi="Calibri" w:cs="Calibri"/>
              </w:rPr>
              <w:t>2</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113BBE"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2DAFCE" w14:textId="77777777" w:rsidR="005A2227" w:rsidRPr="00E352EF" w:rsidRDefault="0097053A">
            <w:r w:rsidRPr="00E352EF">
              <w:rPr>
                <w:rFonts w:ascii="Calibri" w:eastAsia="Calibri" w:hAnsi="Calibri" w:cs="Calibri"/>
              </w:rPr>
              <w:t>4</w:t>
            </w:r>
          </w:p>
        </w:tc>
      </w:tr>
      <w:tr w:rsidR="005A2227" w:rsidRPr="00E352EF" w14:paraId="5907BE26"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7B3CBE" w14:textId="77777777" w:rsidR="005A2227" w:rsidRPr="00E352EF" w:rsidRDefault="0097053A">
            <w:r w:rsidRPr="00E352EF">
              <w:rPr>
                <w:rFonts w:ascii="Calibri" w:eastAsia="Calibri" w:hAnsi="Calibri" w:cs="Calibri"/>
              </w:rPr>
              <w:t>3</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D62C0D"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64BF32" w14:textId="77777777" w:rsidR="005A2227" w:rsidRPr="00E352EF" w:rsidRDefault="0097053A">
            <w:r w:rsidRPr="00E352EF">
              <w:rPr>
                <w:rFonts w:ascii="Calibri" w:eastAsia="Calibri" w:hAnsi="Calibri" w:cs="Calibri"/>
              </w:rPr>
              <w:t>-1</w:t>
            </w:r>
          </w:p>
        </w:tc>
      </w:tr>
      <w:tr w:rsidR="005A2227" w:rsidRPr="00E352EF" w14:paraId="7AE4B702"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16A19B" w14:textId="77777777" w:rsidR="005A2227" w:rsidRPr="00E352EF" w:rsidRDefault="0097053A">
            <w:r w:rsidRPr="00E352EF">
              <w:rPr>
                <w:rFonts w:ascii="Calibri" w:eastAsia="Calibri" w:hAnsi="Calibri" w:cs="Calibri"/>
              </w:rPr>
              <w:t>4</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427D12"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C4D323" w14:textId="77777777" w:rsidR="005A2227" w:rsidRPr="00E352EF" w:rsidRDefault="0097053A">
            <w:r w:rsidRPr="00E352EF">
              <w:rPr>
                <w:rFonts w:ascii="Calibri" w:eastAsia="Calibri" w:hAnsi="Calibri" w:cs="Calibri"/>
              </w:rPr>
              <w:t>4</w:t>
            </w:r>
          </w:p>
        </w:tc>
      </w:tr>
    </w:tbl>
    <w:p w14:paraId="334DCB01" w14:textId="77777777" w:rsidR="005A2227" w:rsidRPr="00E352EF" w:rsidRDefault="005A2227"/>
    <w:p w14:paraId="4A71A1D5" w14:textId="77777777" w:rsidR="005A2227" w:rsidRPr="00E352EF" w:rsidRDefault="0097053A" w:rsidP="00D107F0">
      <w:pPr>
        <w:pStyle w:val="Stile3"/>
        <w:rPr>
          <w:lang w:val="en-GB"/>
        </w:rPr>
      </w:pPr>
      <w:bookmarkStart w:id="340" w:name="_Toc462659638"/>
      <w:bookmarkStart w:id="341" w:name="_Toc463805738"/>
      <w:bookmarkStart w:id="342" w:name="_Toc464487915"/>
      <w:r w:rsidRPr="00E352EF">
        <w:rPr>
          <w:lang w:val="en-GB"/>
        </w:rPr>
        <w:t>date_from_string</w:t>
      </w:r>
      <w:bookmarkEnd w:id="340"/>
      <w:bookmarkEnd w:id="341"/>
      <w:bookmarkEnd w:id="342"/>
    </w:p>
    <w:p w14:paraId="045A3243" w14:textId="77777777" w:rsidR="005A2227" w:rsidRPr="00E352EF" w:rsidRDefault="0097053A" w:rsidP="005840F9">
      <w:pPr>
        <w:rPr>
          <w:rFonts w:ascii="Cambria" w:hAnsi="Cambria"/>
        </w:rPr>
      </w:pPr>
      <w:r w:rsidRPr="00E352EF">
        <w:rPr>
          <w:rFonts w:ascii="Cambria" w:eastAsia="Calibri" w:hAnsi="Cambria" w:cs="Calibri"/>
          <w:i/>
          <w:color w:val="5B9BD5"/>
        </w:rPr>
        <w:t>Semantics</w:t>
      </w:r>
    </w:p>
    <w:p w14:paraId="1346EB91" w14:textId="77777777" w:rsidR="005A2227" w:rsidRPr="00E352EF" w:rsidRDefault="0097053A" w:rsidP="005840F9">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date_from_string</w:t>
      </w:r>
      <w:r w:rsidRPr="00E352EF">
        <w:rPr>
          <w:rFonts w:ascii="Cambria" w:eastAsia="Calibri" w:hAnsi="Cambria" w:cs="Calibri"/>
        </w:rPr>
        <w:t xml:space="preserve"> converts </w:t>
      </w:r>
      <w:r w:rsidR="00EA7AAE" w:rsidRPr="00E352EF">
        <w:rPr>
          <w:rFonts w:ascii="Cambria" w:eastAsia="Calibri" w:hAnsi="Cambria" w:cs="Calibri"/>
        </w:rPr>
        <w:t>a string in</w:t>
      </w:r>
      <w:r w:rsidRPr="00E352EF">
        <w:rPr>
          <w:rFonts w:ascii="Cambria" w:eastAsia="Calibri" w:hAnsi="Cambria" w:cs="Calibri"/>
        </w:rPr>
        <w:t>to a date.</w:t>
      </w:r>
    </w:p>
    <w:p w14:paraId="22C7C822" w14:textId="77777777" w:rsidR="005840F9" w:rsidRPr="00E352EF" w:rsidRDefault="005840F9" w:rsidP="005840F9">
      <w:pPr>
        <w:rPr>
          <w:rFonts w:ascii="Cambria" w:eastAsia="Calibri" w:hAnsi="Cambria" w:cs="Calibri"/>
          <w:i/>
          <w:color w:val="5B9BD5"/>
        </w:rPr>
      </w:pPr>
    </w:p>
    <w:p w14:paraId="65558B81"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Syntax</w:t>
      </w:r>
    </w:p>
    <w:p w14:paraId="1DD5B4D3" w14:textId="77777777" w:rsidR="005A2227" w:rsidRPr="00E352EF" w:rsidRDefault="0097053A" w:rsidP="005840F9">
      <w:pPr>
        <w:rPr>
          <w:rFonts w:ascii="Cambria" w:hAnsi="Cambria"/>
        </w:rPr>
      </w:pPr>
      <w:r w:rsidRPr="00E352EF">
        <w:rPr>
          <w:rFonts w:ascii="Cambria" w:eastAsia="Calibri" w:hAnsi="Cambria" w:cs="Calibri"/>
          <w:b/>
        </w:rPr>
        <w:t>date_from_string(</w:t>
      </w:r>
      <w:r w:rsidRPr="00E352EF">
        <w:rPr>
          <w:rFonts w:ascii="Cambria" w:eastAsia="Calibri" w:hAnsi="Cambria" w:cs="Calibri"/>
        </w:rPr>
        <w:t xml:space="preserve"> </w:t>
      </w:r>
      <w:r w:rsidRPr="00E352EF">
        <w:rPr>
          <w:rFonts w:ascii="Cambria" w:eastAsia="Calibri" w:hAnsi="Cambria" w:cs="Calibri"/>
          <w:i/>
        </w:rPr>
        <w:t>ds</w:t>
      </w:r>
      <w:r w:rsidRPr="00E352EF">
        <w:rPr>
          <w:rFonts w:ascii="Cambria" w:eastAsia="Calibri" w:hAnsi="Cambria" w:cs="Calibri"/>
        </w:rPr>
        <w:t xml:space="preserve">, </w:t>
      </w:r>
      <w:r w:rsidRPr="00E352EF">
        <w:rPr>
          <w:rFonts w:ascii="Cambria" w:eastAsia="Calibri" w:hAnsi="Cambria" w:cs="Calibri"/>
          <w:i/>
        </w:rPr>
        <w:t>format</w:t>
      </w:r>
      <w:r w:rsidRPr="00E352EF">
        <w:rPr>
          <w:rFonts w:ascii="Cambria" w:eastAsia="Calibri" w:hAnsi="Cambria" w:cs="Calibri"/>
        </w:rPr>
        <w:t xml:space="preserve"> </w:t>
      </w:r>
      <w:r w:rsidRPr="00E352EF">
        <w:rPr>
          <w:rFonts w:ascii="Cambria" w:eastAsia="Calibri" w:hAnsi="Cambria" w:cs="Calibri"/>
          <w:b/>
        </w:rPr>
        <w:t>)</w:t>
      </w:r>
    </w:p>
    <w:p w14:paraId="2A86B7C7" w14:textId="77777777" w:rsidR="005840F9" w:rsidRPr="00E352EF" w:rsidRDefault="005840F9" w:rsidP="005840F9">
      <w:pPr>
        <w:rPr>
          <w:rFonts w:ascii="Cambria" w:eastAsia="Calibri" w:hAnsi="Cambria" w:cs="Calibri"/>
          <w:i/>
          <w:color w:val="5B9BD5"/>
        </w:rPr>
      </w:pPr>
    </w:p>
    <w:p w14:paraId="0D451ED2"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 xml:space="preserve">Parameters </w:t>
      </w:r>
    </w:p>
    <w:p w14:paraId="2FBC0361" w14:textId="77777777" w:rsidR="005A2227" w:rsidRPr="00E352EF" w:rsidRDefault="005840F9" w:rsidP="005840F9">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i/>
        </w:rPr>
        <w:t xml:space="preserve"> </w:t>
      </w:r>
      <w:r w:rsidRPr="00E352EF">
        <w:rPr>
          <w:rFonts w:ascii="Cambria" w:hAnsi="Cambria"/>
        </w:rPr>
        <w:t xml:space="preserve">: </w:t>
      </w:r>
      <w:r w:rsidR="0097053A" w:rsidRPr="00E352EF">
        <w:rPr>
          <w:rFonts w:ascii="Cambria" w:eastAsia="Calibri" w:hAnsi="Cambria" w:cs="Calibri"/>
        </w:rPr>
        <w:t xml:space="preserve"> [dataset {identifier &lt;IDENT&gt; as scalar-type }+ {measure &lt;IDENT&gt; as string }+ </w:t>
      </w:r>
    </w:p>
    <w:p w14:paraId="5ADA76B4" w14:textId="77777777" w:rsidR="005A2227" w:rsidRPr="00E352EF" w:rsidRDefault="0097053A" w:rsidP="005840F9">
      <w:pPr>
        <w:ind w:left="706"/>
        <w:rPr>
          <w:rFonts w:ascii="Cambria" w:hAnsi="Cambria"/>
        </w:rPr>
      </w:pPr>
      <w:r w:rsidRPr="00E352EF">
        <w:rPr>
          <w:rFonts w:ascii="Cambria" w:eastAsia="Calibri" w:hAnsi="Cambria" w:cs="Calibri"/>
        </w:rPr>
        <w:t xml:space="preserve">                    {attribute &lt;IDENT&gt; as scalar-type }* |string]</w:t>
      </w:r>
    </w:p>
    <w:p w14:paraId="0A08C8C3" w14:textId="77777777" w:rsidR="005A2227" w:rsidRPr="00E352EF" w:rsidRDefault="005840F9" w:rsidP="005840F9">
      <w:pPr>
        <w:rPr>
          <w:rFonts w:ascii="Cambria" w:hAnsi="Cambria"/>
        </w:rPr>
      </w:pPr>
      <w:r w:rsidRPr="00E352EF">
        <w:rPr>
          <w:rFonts w:ascii="Cambria" w:eastAsia="Calibri" w:hAnsi="Cambria" w:cs="Calibri"/>
          <w:i/>
        </w:rPr>
        <w:t>F</w:t>
      </w:r>
      <w:r w:rsidR="0097053A" w:rsidRPr="00E352EF">
        <w:rPr>
          <w:rFonts w:ascii="Cambria" w:eastAsia="Calibri" w:hAnsi="Cambria" w:cs="Calibri"/>
          <w:i/>
        </w:rPr>
        <w:t>ormat</w:t>
      </w:r>
      <w:r w:rsidRPr="00E352EF">
        <w:rPr>
          <w:rFonts w:ascii="Cambria" w:eastAsia="Calibri" w:hAnsi="Cambria" w:cs="Calibri"/>
          <w:i/>
        </w:rPr>
        <w:t xml:space="preserve"> </w:t>
      </w:r>
      <w:r w:rsidRPr="00E352EF">
        <w:rPr>
          <w:rFonts w:ascii="Cambria" w:eastAsia="Calibri" w:hAnsi="Cambria" w:cs="Calibri"/>
        </w:rPr>
        <w:t xml:space="preserve">: </w:t>
      </w:r>
      <w:r w:rsidR="0097053A" w:rsidRPr="00E352EF">
        <w:rPr>
          <w:rFonts w:ascii="Cambria" w:eastAsia="Calibri" w:hAnsi="Cambria" w:cs="Calibri"/>
        </w:rPr>
        <w:t>string</w:t>
      </w:r>
    </w:p>
    <w:p w14:paraId="0E0A8D80" w14:textId="77777777" w:rsidR="005A2227" w:rsidRPr="00E352EF" w:rsidRDefault="005A2227" w:rsidP="005840F9">
      <w:pPr>
        <w:rPr>
          <w:rFonts w:ascii="Cambria" w:hAnsi="Cambria"/>
        </w:rPr>
      </w:pPr>
    </w:p>
    <w:p w14:paraId="45E324DE" w14:textId="77777777" w:rsidR="005A2227" w:rsidRPr="00E352EF" w:rsidRDefault="0097053A" w:rsidP="008A7573">
      <w:pPr>
        <w:numPr>
          <w:ilvl w:val="0"/>
          <w:numId w:val="9"/>
        </w:numPr>
        <w:ind w:left="360"/>
        <w:rPr>
          <w:rFonts w:ascii="Cambria" w:hAnsi="Cambria"/>
        </w:rPr>
      </w:pPr>
      <w:r w:rsidRPr="00E352EF">
        <w:rPr>
          <w:rFonts w:ascii="Cambria" w:eastAsia="Calibri" w:hAnsi="Cambria" w:cs="Calibri"/>
          <w:i/>
        </w:rPr>
        <w:t xml:space="preserve">ds – </w:t>
      </w:r>
      <w:r w:rsidRPr="00E352EF">
        <w:rPr>
          <w:rFonts w:ascii="Cambria" w:eastAsia="Calibri" w:hAnsi="Cambria" w:cs="Calibri"/>
        </w:rPr>
        <w:t xml:space="preserve">is the input string or the input </w:t>
      </w:r>
      <w:r w:rsidR="00472C2F" w:rsidRPr="00E352EF">
        <w:t>Dataset</w:t>
      </w:r>
    </w:p>
    <w:p w14:paraId="360A296C" w14:textId="77777777" w:rsidR="005A2227" w:rsidRPr="00E352EF" w:rsidRDefault="0097053A" w:rsidP="008A7573">
      <w:pPr>
        <w:numPr>
          <w:ilvl w:val="0"/>
          <w:numId w:val="9"/>
        </w:numPr>
        <w:ind w:left="360"/>
        <w:rPr>
          <w:rFonts w:ascii="Cambria" w:hAnsi="Cambria"/>
        </w:rPr>
      </w:pPr>
      <w:r w:rsidRPr="00E352EF">
        <w:rPr>
          <w:rFonts w:ascii="Cambria" w:eastAsia="Calibri" w:hAnsi="Cambria" w:cs="Calibri"/>
          <w:i/>
        </w:rPr>
        <w:t xml:space="preserve">format – </w:t>
      </w:r>
      <w:r w:rsidRPr="00E352EF">
        <w:rPr>
          <w:rFonts w:ascii="Cambria" w:eastAsia="Calibri" w:hAnsi="Cambria" w:cs="Calibri"/>
        </w:rPr>
        <w:t>is the format of the resulting date</w:t>
      </w:r>
      <w:r w:rsidRPr="00E352EF">
        <w:rPr>
          <w:rFonts w:ascii="Cambria" w:eastAsia="Calibri" w:hAnsi="Cambria" w:cs="Calibri"/>
          <w:i/>
        </w:rPr>
        <w:t xml:space="preserve">. </w:t>
      </w:r>
    </w:p>
    <w:p w14:paraId="3EE3E6BB" w14:textId="77777777" w:rsidR="00472C2F" w:rsidRPr="00E352EF" w:rsidRDefault="00472C2F" w:rsidP="005840F9">
      <w:pPr>
        <w:rPr>
          <w:rFonts w:ascii="Cambria" w:eastAsia="Calibri" w:hAnsi="Cambria" w:cs="Calibri"/>
          <w:i/>
          <w:color w:val="5B9BD5"/>
        </w:rPr>
      </w:pPr>
    </w:p>
    <w:p w14:paraId="48176D3F"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Constraints</w:t>
      </w:r>
    </w:p>
    <w:p w14:paraId="45C6F782" w14:textId="77777777" w:rsidR="005A2227" w:rsidRPr="00E352EF" w:rsidRDefault="0097053A" w:rsidP="008A7573">
      <w:pPr>
        <w:numPr>
          <w:ilvl w:val="0"/>
          <w:numId w:val="10"/>
        </w:numPr>
        <w:ind w:left="360"/>
        <w:rPr>
          <w:rFonts w:ascii="Cambria" w:hAnsi="Cambria"/>
        </w:rPr>
      </w:pPr>
      <w:r w:rsidRPr="00E352EF">
        <w:rPr>
          <w:rFonts w:ascii="Cambria" w:eastAsia="Calibri Light" w:hAnsi="Cambria" w:cs="Calibri Light"/>
        </w:rPr>
        <w:t xml:space="preserve">If ds is a scalar then it must be a </w:t>
      </w:r>
      <w:r w:rsidRPr="00E352EF">
        <w:rPr>
          <w:rFonts w:ascii="Cambria" w:eastAsia="Calibri Light" w:hAnsi="Cambria" w:cs="Calibri Light"/>
          <w:b/>
        </w:rPr>
        <w:t xml:space="preserve">string </w:t>
      </w:r>
      <w:r w:rsidRPr="00E352EF">
        <w:rPr>
          <w:rFonts w:ascii="Cambria" w:eastAsia="Calibri Light" w:hAnsi="Cambria" w:cs="Calibri Light"/>
        </w:rPr>
        <w:t>data type.</w:t>
      </w:r>
    </w:p>
    <w:p w14:paraId="7D120619" w14:textId="77777777" w:rsidR="005A2227" w:rsidRPr="00E352EF" w:rsidRDefault="0097053A" w:rsidP="008A7573">
      <w:pPr>
        <w:numPr>
          <w:ilvl w:val="0"/>
          <w:numId w:val="10"/>
        </w:numPr>
        <w:ind w:left="360"/>
        <w:rPr>
          <w:rFonts w:ascii="Cambria" w:hAnsi="Cambria"/>
        </w:rPr>
      </w:pPr>
      <w:r w:rsidRPr="00E352EF">
        <w:rPr>
          <w:rFonts w:ascii="Cambria" w:eastAsia="Calibri Light" w:hAnsi="Cambria" w:cs="Calibri Light"/>
        </w:rPr>
        <w:t xml:space="preserve">If ds is a dataset then it must have at least a measure of </w:t>
      </w:r>
      <w:r w:rsidRPr="00E352EF">
        <w:rPr>
          <w:rFonts w:ascii="Cambria" w:eastAsia="Calibri Light" w:hAnsi="Cambria" w:cs="Calibri Light"/>
          <w:b/>
        </w:rPr>
        <w:t>string</w:t>
      </w:r>
      <w:r w:rsidRPr="00E352EF">
        <w:rPr>
          <w:rFonts w:ascii="Cambria" w:eastAsia="Calibri Light" w:hAnsi="Cambria" w:cs="Calibri Light"/>
        </w:rPr>
        <w:t xml:space="preserve"> data type. </w:t>
      </w:r>
    </w:p>
    <w:p w14:paraId="3780DF0C" w14:textId="77777777" w:rsidR="005A2227" w:rsidRPr="00E352EF" w:rsidRDefault="0097053A" w:rsidP="008A7573">
      <w:pPr>
        <w:numPr>
          <w:ilvl w:val="0"/>
          <w:numId w:val="10"/>
        </w:numPr>
        <w:ind w:left="360"/>
        <w:rPr>
          <w:rFonts w:ascii="Cambria" w:hAnsi="Cambria"/>
        </w:rPr>
      </w:pPr>
      <w:r w:rsidRPr="00E352EF">
        <w:rPr>
          <w:rFonts w:ascii="Cambria" w:eastAsia="Calibri" w:hAnsi="Cambria" w:cs="Calibri"/>
        </w:rPr>
        <w:t>format must respect one</w:t>
      </w:r>
      <w:r w:rsidR="005840F9" w:rsidRPr="00E352EF">
        <w:rPr>
          <w:rFonts w:ascii="Cambria" w:eastAsia="Calibri" w:hAnsi="Cambria" w:cs="Calibri"/>
        </w:rPr>
        <w:t xml:space="preserve"> of these patterns:</w:t>
      </w:r>
    </w:p>
    <w:p w14:paraId="65F9B3D6" w14:textId="77777777" w:rsidR="005A2227" w:rsidRPr="00E352EF" w:rsidRDefault="005A2227">
      <w:pPr>
        <w:spacing w:after="160" w:line="259" w:lineRule="auto"/>
      </w:pPr>
    </w:p>
    <w:tbl>
      <w:tblPr>
        <w:tblW w:w="8352" w:type="dxa"/>
        <w:tblInd w:w="540"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527"/>
        <w:gridCol w:w="1440"/>
        <w:gridCol w:w="1267"/>
        <w:gridCol w:w="4118"/>
      </w:tblGrid>
      <w:tr w:rsidR="005A2227" w:rsidRPr="00E352EF" w14:paraId="3A2229EF" w14:textId="77777777" w:rsidTr="00F748C2">
        <w:tc>
          <w:tcPr>
            <w:tcW w:w="1526"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377508D6" w14:textId="77777777" w:rsidR="005A2227" w:rsidRPr="00E352EF" w:rsidRDefault="0097053A">
            <w:r w:rsidRPr="00E352EF">
              <w:rPr>
                <w:rFonts w:ascii="Calibri" w:eastAsia="Calibri" w:hAnsi="Calibri" w:cs="Calibri"/>
              </w:rPr>
              <w:t>Format</w:t>
            </w:r>
          </w:p>
        </w:tc>
        <w:tc>
          <w:tcPr>
            <w:tcW w:w="1440"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1FE0C965" w14:textId="77777777" w:rsidR="005A2227" w:rsidRPr="00E352EF" w:rsidRDefault="0097053A">
            <w:r w:rsidRPr="00E352EF">
              <w:rPr>
                <w:rFonts w:ascii="Calibri" w:eastAsia="Calibri" w:hAnsi="Calibri" w:cs="Calibri"/>
              </w:rPr>
              <w:t>Frequency</w:t>
            </w:r>
          </w:p>
        </w:tc>
        <w:tc>
          <w:tcPr>
            <w:tcW w:w="1267"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0D9ADE64" w14:textId="77777777" w:rsidR="005A2227" w:rsidRPr="00E352EF" w:rsidRDefault="0097053A">
            <w:r w:rsidRPr="00E352EF">
              <w:rPr>
                <w:rFonts w:ascii="Calibri" w:eastAsia="Calibri" w:hAnsi="Calibri" w:cs="Calibri"/>
              </w:rPr>
              <w:t>Example</w:t>
            </w:r>
          </w:p>
        </w:tc>
        <w:tc>
          <w:tcPr>
            <w:tcW w:w="4118"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09526CBC" w14:textId="77777777" w:rsidR="005A2227" w:rsidRPr="00E352EF" w:rsidRDefault="0097053A">
            <w:r w:rsidRPr="00E352EF">
              <w:rPr>
                <w:rFonts w:ascii="Calibri" w:eastAsia="Calibri" w:hAnsi="Calibri" w:cs="Calibri"/>
              </w:rPr>
              <w:t>Frequency</w:t>
            </w:r>
          </w:p>
        </w:tc>
      </w:tr>
      <w:tr w:rsidR="005A2227" w:rsidRPr="00E352EF" w14:paraId="556878A0"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AF9429" w14:textId="77777777" w:rsidR="005A2227" w:rsidRPr="00E352EF" w:rsidRDefault="0097053A">
            <w:r w:rsidRPr="00E352EF">
              <w:rPr>
                <w:rFonts w:ascii="Calibri" w:eastAsia="Calibri" w:hAnsi="Calibri" w:cs="Calibri"/>
              </w:rPr>
              <w:t>YYYY</w:t>
            </w:r>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D3B6AC" w14:textId="77777777" w:rsidR="005A2227" w:rsidRPr="00E352EF" w:rsidRDefault="005A2227"/>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13ACCA" w14:textId="77777777" w:rsidR="005A2227" w:rsidRPr="00E352EF" w:rsidRDefault="0097053A">
            <w:r w:rsidRPr="00E352EF">
              <w:rPr>
                <w:rFonts w:ascii="Calibri" w:eastAsia="Calibri" w:hAnsi="Calibri" w:cs="Calibri"/>
              </w:rPr>
              <w:t>2000</w:t>
            </w:r>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D8A617" w14:textId="77777777" w:rsidR="005A2227" w:rsidRPr="00E352EF" w:rsidRDefault="0097053A">
            <w:r w:rsidRPr="00E352EF">
              <w:rPr>
                <w:rFonts w:ascii="Calibri" w:eastAsia="Calibri" w:hAnsi="Calibri" w:cs="Calibri"/>
              </w:rPr>
              <w:t>Annual</w:t>
            </w:r>
          </w:p>
        </w:tc>
      </w:tr>
      <w:tr w:rsidR="005A2227" w:rsidRPr="00E352EF" w14:paraId="0D765736"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E87BC7" w14:textId="77777777" w:rsidR="005A2227" w:rsidRPr="00E352EF" w:rsidRDefault="0097053A">
            <w:r w:rsidRPr="00E352EF">
              <w:rPr>
                <w:rFonts w:ascii="Calibri" w:eastAsia="Calibri" w:hAnsi="Calibri" w:cs="Calibri"/>
              </w:rPr>
              <w:t>YYYYSN</w:t>
            </w:r>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E1391E" w14:textId="77777777" w:rsidR="005A2227" w:rsidRPr="00E352EF" w:rsidRDefault="0097053A">
            <w:r w:rsidRPr="00E352EF">
              <w:rPr>
                <w:rFonts w:ascii="Calibri" w:eastAsia="Calibri" w:hAnsi="Calibri" w:cs="Calibri"/>
              </w:rPr>
              <w:t>S</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58F3BC" w14:textId="77777777" w:rsidR="005A2227" w:rsidRPr="00E352EF" w:rsidRDefault="0097053A">
            <w:r w:rsidRPr="00E352EF">
              <w:rPr>
                <w:rFonts w:ascii="Calibri" w:eastAsia="Calibri" w:hAnsi="Calibri" w:cs="Calibri"/>
              </w:rPr>
              <w:t>2000S1</w:t>
            </w:r>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8B6A35" w14:textId="77777777" w:rsidR="005A2227" w:rsidRPr="00E352EF" w:rsidRDefault="0097053A">
            <w:r w:rsidRPr="00E352EF">
              <w:rPr>
                <w:rFonts w:ascii="Calibri" w:eastAsia="Calibri" w:hAnsi="Calibri" w:cs="Calibri"/>
              </w:rPr>
              <w:t>Semestrial</w:t>
            </w:r>
          </w:p>
        </w:tc>
      </w:tr>
      <w:tr w:rsidR="005A2227" w:rsidRPr="00E352EF" w14:paraId="60BC3CBE"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FC71EF" w14:textId="77777777" w:rsidR="005A2227" w:rsidRPr="00E352EF" w:rsidRDefault="0097053A">
            <w:r w:rsidRPr="00E352EF">
              <w:rPr>
                <w:rFonts w:ascii="Calibri" w:eastAsia="Calibri" w:hAnsi="Calibri" w:cs="Calibri"/>
              </w:rPr>
              <w:t>YYYYQN</w:t>
            </w:r>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ABA3F5" w14:textId="77777777" w:rsidR="005A2227" w:rsidRPr="00E352EF" w:rsidRDefault="0097053A">
            <w:r w:rsidRPr="00E352EF">
              <w:rPr>
                <w:rFonts w:ascii="Calibri" w:eastAsia="Calibri" w:hAnsi="Calibri" w:cs="Calibri"/>
              </w:rPr>
              <w:t>Q</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BDC871" w14:textId="77777777" w:rsidR="005A2227" w:rsidRPr="00E352EF" w:rsidRDefault="0097053A">
            <w:r w:rsidRPr="00E352EF">
              <w:rPr>
                <w:rFonts w:ascii="Calibri" w:eastAsia="Calibri" w:hAnsi="Calibri" w:cs="Calibri"/>
              </w:rPr>
              <w:t>2000Q1</w:t>
            </w:r>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BF7A1C" w14:textId="77777777" w:rsidR="005A2227" w:rsidRPr="00E352EF" w:rsidRDefault="0097053A">
            <w:r w:rsidRPr="00E352EF">
              <w:rPr>
                <w:rFonts w:ascii="Calibri" w:eastAsia="Calibri" w:hAnsi="Calibri" w:cs="Calibri"/>
              </w:rPr>
              <w:t>Quarterly</w:t>
            </w:r>
          </w:p>
        </w:tc>
      </w:tr>
      <w:tr w:rsidR="005A2227" w:rsidRPr="00E352EF" w14:paraId="58772752"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73242F" w14:textId="77777777" w:rsidR="005A2227" w:rsidRPr="00E352EF" w:rsidRDefault="0097053A">
            <w:r w:rsidRPr="00E352EF">
              <w:rPr>
                <w:rFonts w:ascii="Calibri" w:eastAsia="Calibri" w:hAnsi="Calibri" w:cs="Calibri"/>
              </w:rPr>
              <w:t>YYYYMNN</w:t>
            </w:r>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3FECC6" w14:textId="77777777" w:rsidR="005A2227" w:rsidRPr="00E352EF" w:rsidRDefault="0097053A">
            <w:r w:rsidRPr="00E352EF">
              <w:rPr>
                <w:rFonts w:ascii="Calibri" w:eastAsia="Calibri" w:hAnsi="Calibri" w:cs="Calibri"/>
              </w:rPr>
              <w:t>M</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6B4FA1" w14:textId="77777777" w:rsidR="005A2227" w:rsidRPr="00E352EF" w:rsidRDefault="0097053A">
            <w:r w:rsidRPr="00E352EF">
              <w:rPr>
                <w:rFonts w:ascii="Calibri" w:eastAsia="Calibri" w:hAnsi="Calibri" w:cs="Calibri"/>
              </w:rPr>
              <w:t>2000M01</w:t>
            </w:r>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DABC4F" w14:textId="77777777" w:rsidR="005A2227" w:rsidRPr="00E352EF" w:rsidRDefault="0097053A">
            <w:r w:rsidRPr="00E352EF">
              <w:rPr>
                <w:rFonts w:ascii="Calibri" w:eastAsia="Calibri" w:hAnsi="Calibri" w:cs="Calibri"/>
              </w:rPr>
              <w:t>Monthly</w:t>
            </w:r>
          </w:p>
        </w:tc>
      </w:tr>
      <w:tr w:rsidR="005A2227" w:rsidRPr="00E352EF" w14:paraId="3AAAD6DC"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2C621B" w14:textId="77777777" w:rsidR="005A2227" w:rsidRPr="00E352EF" w:rsidRDefault="0097053A">
            <w:r w:rsidRPr="00E352EF">
              <w:rPr>
                <w:rFonts w:ascii="Calibri" w:eastAsia="Calibri" w:hAnsi="Calibri" w:cs="Calibri"/>
              </w:rPr>
              <w:t>YYYYDNNNN</w:t>
            </w:r>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BCA689" w14:textId="77777777" w:rsidR="005A2227" w:rsidRPr="00E352EF" w:rsidRDefault="0097053A">
            <w:r w:rsidRPr="00E352EF">
              <w:rPr>
                <w:rFonts w:ascii="Calibri" w:eastAsia="Calibri" w:hAnsi="Calibri" w:cs="Calibri"/>
              </w:rPr>
              <w:t>D</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4DB201" w14:textId="77777777" w:rsidR="005A2227" w:rsidRPr="00E352EF" w:rsidRDefault="0097053A">
            <w:r w:rsidRPr="00E352EF">
              <w:rPr>
                <w:rFonts w:ascii="Calibri" w:eastAsia="Calibri" w:hAnsi="Calibri" w:cs="Calibri"/>
              </w:rPr>
              <w:t>2000D0101</w:t>
            </w:r>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B2C134" w14:textId="77777777" w:rsidR="005A2227" w:rsidRPr="00E352EF" w:rsidRDefault="0097053A">
            <w:r w:rsidRPr="00E352EF">
              <w:rPr>
                <w:rFonts w:ascii="Calibri" w:eastAsia="Calibri" w:hAnsi="Calibri" w:cs="Calibri"/>
              </w:rPr>
              <w:t xml:space="preserve">Daily </w:t>
            </w:r>
          </w:p>
        </w:tc>
      </w:tr>
      <w:tr w:rsidR="005A2227" w:rsidRPr="00E352EF" w14:paraId="7C7656D0"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019023" w14:textId="77777777" w:rsidR="005A2227" w:rsidRPr="00E352EF" w:rsidRDefault="0097053A">
            <w:r w:rsidRPr="00E352EF">
              <w:rPr>
                <w:rFonts w:ascii="Calibri" w:eastAsia="Calibri" w:hAnsi="Calibri" w:cs="Calibri"/>
              </w:rPr>
              <w:t>YYYYA</w:t>
            </w:r>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035CDE" w14:textId="77777777" w:rsidR="005A2227" w:rsidRPr="00E352EF" w:rsidRDefault="0097053A">
            <w:r w:rsidRPr="00E352EF">
              <w:rPr>
                <w:rFonts w:ascii="Calibri" w:eastAsia="Calibri" w:hAnsi="Calibri" w:cs="Calibri"/>
              </w:rPr>
              <w:t>A</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0E756E" w14:textId="77777777" w:rsidR="005A2227" w:rsidRPr="00E352EF" w:rsidRDefault="0097053A">
            <w:r w:rsidRPr="00E352EF">
              <w:rPr>
                <w:rFonts w:ascii="Calibri" w:eastAsia="Calibri" w:hAnsi="Calibri" w:cs="Calibri"/>
              </w:rPr>
              <w:t>2000A</w:t>
            </w:r>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BBF36D" w14:textId="77777777" w:rsidR="005A2227" w:rsidRPr="00E352EF" w:rsidRDefault="0097053A">
            <w:r w:rsidRPr="00E352EF">
              <w:rPr>
                <w:rFonts w:ascii="Calibri" w:eastAsia="Calibri" w:hAnsi="Calibri" w:cs="Calibri"/>
              </w:rPr>
              <w:t>Annual</w:t>
            </w:r>
          </w:p>
        </w:tc>
      </w:tr>
      <w:tr w:rsidR="005A2227" w:rsidRPr="00E352EF" w14:paraId="2D8F902D"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ED6EEF" w14:textId="77777777" w:rsidR="005A2227" w:rsidRPr="00E352EF" w:rsidRDefault="0097053A">
            <w:r w:rsidRPr="00E352EF">
              <w:rPr>
                <w:rFonts w:ascii="Calibri" w:eastAsia="Calibri" w:hAnsi="Calibri" w:cs="Calibri"/>
              </w:rPr>
              <w:t>YYYYSN</w:t>
            </w:r>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C5ACF4" w14:textId="77777777" w:rsidR="005A2227" w:rsidRPr="00E352EF" w:rsidRDefault="0097053A">
            <w:r w:rsidRPr="00E352EF">
              <w:rPr>
                <w:rFonts w:ascii="Calibri" w:eastAsia="Calibri" w:hAnsi="Calibri" w:cs="Calibri"/>
              </w:rPr>
              <w:t>S</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88D638" w14:textId="77777777" w:rsidR="005A2227" w:rsidRPr="00E352EF" w:rsidRDefault="0097053A">
            <w:r w:rsidRPr="00E352EF">
              <w:rPr>
                <w:rFonts w:ascii="Calibri" w:eastAsia="Calibri" w:hAnsi="Calibri" w:cs="Calibri"/>
              </w:rPr>
              <w:t>2000S1</w:t>
            </w:r>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8F0A6A" w14:textId="77777777" w:rsidR="005A2227" w:rsidRPr="00E352EF" w:rsidRDefault="0097053A">
            <w:r w:rsidRPr="00E352EF">
              <w:rPr>
                <w:rFonts w:ascii="Calibri" w:eastAsia="Calibri" w:hAnsi="Calibri" w:cs="Calibri"/>
              </w:rPr>
              <w:t>Semestrial</w:t>
            </w:r>
          </w:p>
        </w:tc>
      </w:tr>
      <w:tr w:rsidR="005A2227" w:rsidRPr="00E352EF" w14:paraId="7C0E49F6"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9AD800" w14:textId="77777777" w:rsidR="005A2227" w:rsidRPr="00E352EF" w:rsidRDefault="0097053A">
            <w:r w:rsidRPr="00E352EF">
              <w:rPr>
                <w:rFonts w:ascii="Calibri" w:eastAsia="Calibri" w:hAnsi="Calibri" w:cs="Calibri"/>
              </w:rPr>
              <w:t>YYYY-QN</w:t>
            </w:r>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5D670C" w14:textId="77777777" w:rsidR="005A2227" w:rsidRPr="00E352EF" w:rsidRDefault="0097053A">
            <w:r w:rsidRPr="00E352EF">
              <w:rPr>
                <w:rFonts w:ascii="Calibri" w:eastAsia="Calibri" w:hAnsi="Calibri" w:cs="Calibri"/>
              </w:rPr>
              <w:t>Q</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46F254" w14:textId="77777777" w:rsidR="005A2227" w:rsidRPr="00E352EF" w:rsidRDefault="0097053A">
            <w:r w:rsidRPr="00E352EF">
              <w:rPr>
                <w:rFonts w:ascii="Calibri" w:eastAsia="Calibri" w:hAnsi="Calibri" w:cs="Calibri"/>
              </w:rPr>
              <w:t>2000-Q1</w:t>
            </w:r>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CB587C" w14:textId="77777777" w:rsidR="005A2227" w:rsidRPr="00E352EF" w:rsidRDefault="0097053A">
            <w:r w:rsidRPr="00E352EF">
              <w:rPr>
                <w:rFonts w:ascii="Calibri" w:eastAsia="Calibri" w:hAnsi="Calibri" w:cs="Calibri"/>
              </w:rPr>
              <w:t>Quarterly</w:t>
            </w:r>
          </w:p>
        </w:tc>
      </w:tr>
      <w:tr w:rsidR="005A2227" w:rsidRPr="00E352EF" w14:paraId="31590759"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38560E" w14:textId="77777777" w:rsidR="005A2227" w:rsidRPr="00E352EF" w:rsidRDefault="0097053A">
            <w:r w:rsidRPr="00E352EF">
              <w:rPr>
                <w:rFonts w:ascii="Calibri" w:eastAsia="Calibri" w:hAnsi="Calibri" w:cs="Calibri"/>
              </w:rPr>
              <w:t>YYYY-NN</w:t>
            </w:r>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4A424F" w14:textId="77777777" w:rsidR="005A2227" w:rsidRPr="00E352EF" w:rsidRDefault="0097053A">
            <w:r w:rsidRPr="00E352EF">
              <w:rPr>
                <w:rFonts w:ascii="Calibri" w:eastAsia="Calibri" w:hAnsi="Calibri" w:cs="Calibri"/>
              </w:rPr>
              <w:t>M</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DEA7C3" w14:textId="77777777" w:rsidR="005A2227" w:rsidRPr="00E352EF" w:rsidRDefault="0097053A">
            <w:r w:rsidRPr="00E352EF">
              <w:rPr>
                <w:rFonts w:ascii="Calibri" w:eastAsia="Calibri" w:hAnsi="Calibri" w:cs="Calibri"/>
              </w:rPr>
              <w:t>2000-01</w:t>
            </w:r>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D6E697" w14:textId="77777777" w:rsidR="005A2227" w:rsidRPr="00E352EF" w:rsidRDefault="0097053A">
            <w:r w:rsidRPr="00E352EF">
              <w:rPr>
                <w:rFonts w:ascii="Calibri" w:eastAsia="Calibri" w:hAnsi="Calibri" w:cs="Calibri"/>
              </w:rPr>
              <w:t>Monthly</w:t>
            </w:r>
          </w:p>
        </w:tc>
      </w:tr>
      <w:tr w:rsidR="005A2227" w:rsidRPr="00E352EF" w14:paraId="72F7057A"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7BA8AA" w14:textId="77777777" w:rsidR="005A2227" w:rsidRPr="00E352EF" w:rsidRDefault="0097053A">
            <w:r w:rsidRPr="00E352EF">
              <w:rPr>
                <w:rFonts w:ascii="Calibri" w:eastAsia="Calibri" w:hAnsi="Calibri" w:cs="Calibri"/>
              </w:rPr>
              <w:t>YYYY-NN-NN</w:t>
            </w:r>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02589B" w14:textId="77777777" w:rsidR="005A2227" w:rsidRPr="00E352EF" w:rsidRDefault="0097053A">
            <w:r w:rsidRPr="00E352EF">
              <w:rPr>
                <w:rFonts w:ascii="Calibri" w:eastAsia="Calibri" w:hAnsi="Calibri" w:cs="Calibri"/>
              </w:rPr>
              <w:t>D, M, Q or A</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0DD36E" w14:textId="77777777" w:rsidR="005A2227" w:rsidRPr="00E352EF" w:rsidRDefault="0097053A">
            <w:r w:rsidRPr="00E352EF">
              <w:rPr>
                <w:rFonts w:ascii="Calibri" w:eastAsia="Calibri" w:hAnsi="Calibri" w:cs="Calibri"/>
              </w:rPr>
              <w:t>2000-01-01</w:t>
            </w:r>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74E160" w14:textId="77777777" w:rsidR="005A2227" w:rsidRPr="00E352EF" w:rsidRDefault="0097053A">
            <w:r w:rsidRPr="00E352EF">
              <w:rPr>
                <w:rFonts w:ascii="Calibri" w:eastAsia="Calibri" w:hAnsi="Calibri" w:cs="Calibri"/>
              </w:rPr>
              <w:t>Daily, Monthly, Quarterly or Annual</w:t>
            </w:r>
          </w:p>
        </w:tc>
      </w:tr>
    </w:tbl>
    <w:p w14:paraId="0999FEDA" w14:textId="77777777" w:rsidR="005A2227" w:rsidRPr="00E352EF" w:rsidRDefault="005A2227"/>
    <w:p w14:paraId="73D2A977" w14:textId="77777777" w:rsidR="005A2227" w:rsidRPr="00E352EF" w:rsidRDefault="005A2227"/>
    <w:p w14:paraId="73BC23E0" w14:textId="77777777" w:rsidR="005A2227" w:rsidRPr="00E352EF" w:rsidRDefault="005A2227"/>
    <w:p w14:paraId="13B94D13"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Returns</w:t>
      </w:r>
    </w:p>
    <w:p w14:paraId="46CE9FC1" w14:textId="77777777" w:rsidR="005A2227" w:rsidRPr="00E352EF" w:rsidRDefault="0097053A" w:rsidP="005840F9">
      <w:pPr>
        <w:rPr>
          <w:rFonts w:ascii="Cambria" w:hAnsi="Cambria"/>
        </w:rPr>
      </w:pPr>
      <w:r w:rsidRPr="00E352EF">
        <w:rPr>
          <w:rFonts w:ascii="Cambria" w:eastAsia="Calibri" w:hAnsi="Cambria" w:cs="Calibri"/>
        </w:rPr>
        <w:t xml:space="preserve">If </w:t>
      </w:r>
      <w:r w:rsidRPr="00E352EF">
        <w:rPr>
          <w:rFonts w:ascii="Cambria" w:eastAsia="Calibri" w:hAnsi="Cambria" w:cs="Calibri"/>
          <w:i/>
        </w:rPr>
        <w:t xml:space="preserve">ds </w:t>
      </w:r>
      <w:r w:rsidRPr="00E352EF">
        <w:rPr>
          <w:rFonts w:ascii="Cambria" w:eastAsia="Calibri" w:hAnsi="Cambria" w:cs="Calibri"/>
        </w:rPr>
        <w:t>is a scalar, the operator returns its date representation, based on the chosen format.</w:t>
      </w:r>
    </w:p>
    <w:p w14:paraId="7FD37E62" w14:textId="77777777" w:rsidR="005A2227" w:rsidRPr="00E352EF" w:rsidRDefault="0097053A" w:rsidP="005840F9">
      <w:pPr>
        <w:rPr>
          <w:rFonts w:ascii="Cambria" w:hAnsi="Cambria"/>
        </w:rPr>
      </w:pPr>
      <w:r w:rsidRPr="00E352EF">
        <w:rPr>
          <w:rFonts w:ascii="Cambria" w:eastAsia="Calibri" w:hAnsi="Cambria" w:cs="Calibri"/>
        </w:rPr>
        <w:t xml:space="preserve">If </w:t>
      </w:r>
      <w:r w:rsidRPr="00E352EF">
        <w:rPr>
          <w:rFonts w:ascii="Cambria" w:eastAsia="Calibri" w:hAnsi="Cambria" w:cs="Calibri"/>
          <w:i/>
        </w:rPr>
        <w:t xml:space="preserve">ds </w:t>
      </w:r>
      <w:r w:rsidRPr="00E352EF">
        <w:rPr>
          <w:rFonts w:ascii="Cambria" w:eastAsia="Calibri" w:hAnsi="Cambria" w:cs="Calibri"/>
        </w:rPr>
        <w:t xml:space="preserve">is a </w:t>
      </w:r>
      <w:r w:rsidR="00472C2F" w:rsidRPr="00E352EF">
        <w:t>Dataset</w:t>
      </w:r>
      <w:r w:rsidRPr="00E352EF">
        <w:rPr>
          <w:rFonts w:ascii="Cambria" w:eastAsia="Calibri" w:hAnsi="Cambria" w:cs="Calibri"/>
        </w:rPr>
        <w:t xml:space="preserve"> having N string Measure Components,</w:t>
      </w:r>
      <w:r w:rsidR="00EA7AAE" w:rsidRPr="00E352EF">
        <w:rPr>
          <w:rFonts w:ascii="Cambria" w:eastAsia="Calibri" w:hAnsi="Cambria" w:cs="Calibri"/>
        </w:rPr>
        <w:t xml:space="preserve"> the operator</w:t>
      </w:r>
      <w:r w:rsidRPr="00E352EF">
        <w:rPr>
          <w:rFonts w:ascii="Cambria" w:eastAsia="Calibri" w:hAnsi="Cambria" w:cs="Calibri"/>
        </w:rPr>
        <w:t xml:space="preserve"> </w:t>
      </w:r>
      <w:r w:rsidRPr="00E352EF">
        <w:rPr>
          <w:rFonts w:ascii="Cambria" w:hAnsi="Cambria"/>
        </w:rPr>
        <w:t xml:space="preserve">returns a </w:t>
      </w:r>
      <w:r w:rsidR="00472C2F" w:rsidRPr="00E352EF">
        <w:t>Dataset</w:t>
      </w:r>
      <w:r w:rsidRPr="00E352EF">
        <w:rPr>
          <w:rFonts w:ascii="Cambria" w:hAnsi="Cambria"/>
        </w:rPr>
        <w:t xml:space="preserve"> having the </w:t>
      </w:r>
      <w:r w:rsidR="00A320E9" w:rsidRPr="00E352EF">
        <w:rPr>
          <w:rFonts w:ascii="Cambria" w:hAnsi="Cambria"/>
        </w:rPr>
        <w:t>same Identifier Components as</w:t>
      </w:r>
      <w:r w:rsidRPr="00E352EF">
        <w:rPr>
          <w:rFonts w:ascii="Cambria" w:hAnsi="Cambria"/>
        </w:rPr>
        <w:t xml:space="preserve"> </w:t>
      </w:r>
      <w:r w:rsidRPr="00E352EF">
        <w:rPr>
          <w:rFonts w:ascii="Cambria" w:hAnsi="Cambria"/>
          <w:i/>
        </w:rPr>
        <w:t>ds</w:t>
      </w:r>
      <w:r w:rsidRPr="00E352EF">
        <w:rPr>
          <w:rFonts w:ascii="Cambria" w:hAnsi="Cambria"/>
        </w:rPr>
        <w:t xml:space="preserve"> and N</w:t>
      </w:r>
      <w:r w:rsidRPr="00E352EF">
        <w:rPr>
          <w:rFonts w:ascii="Cambria" w:eastAsia="Calibri" w:hAnsi="Cambria" w:cs="Calibri"/>
        </w:rPr>
        <w:t xml:space="preserve"> Measure Components varying in type (from string-literal to date) assuming values of the date representations (on the base of the </w:t>
      </w:r>
      <w:r w:rsidRPr="00E352EF">
        <w:rPr>
          <w:rFonts w:ascii="Cambria" w:eastAsia="Calibri" w:hAnsi="Cambria" w:cs="Calibri"/>
          <w:i/>
        </w:rPr>
        <w:t>format</w:t>
      </w:r>
      <w:r w:rsidRPr="00E352EF">
        <w:rPr>
          <w:rFonts w:ascii="Cambria" w:eastAsia="Calibri" w:hAnsi="Cambria" w:cs="Calibri"/>
        </w:rPr>
        <w:t>) of the dates in the input Measure Components.</w:t>
      </w:r>
    </w:p>
    <w:p w14:paraId="6FA47C8B" w14:textId="77777777" w:rsidR="005840F9" w:rsidRPr="00E352EF" w:rsidRDefault="005840F9" w:rsidP="005840F9">
      <w:pPr>
        <w:rPr>
          <w:rFonts w:ascii="Cambria" w:eastAsia="Calibri" w:hAnsi="Cambria" w:cs="Calibri"/>
          <w:i/>
          <w:color w:val="5B9BD5"/>
        </w:rPr>
      </w:pPr>
    </w:p>
    <w:p w14:paraId="144AE5F2" w14:textId="77777777" w:rsidR="005A2227" w:rsidRPr="00E352EF" w:rsidRDefault="00EA6708" w:rsidP="006E1BB1">
      <w:pPr>
        <w:rPr>
          <w:rFonts w:ascii="Cambria" w:eastAsia="Calibri" w:hAnsi="Cambria" w:cs="Calibri"/>
          <w:i/>
          <w:color w:val="5B9BD5"/>
        </w:rPr>
      </w:pPr>
      <w:r w:rsidRPr="00E352EF">
        <w:rPr>
          <w:rFonts w:ascii="Cambria" w:eastAsia="Calibri" w:hAnsi="Cambria" w:cs="Calibri"/>
          <w:i/>
          <w:color w:val="5B9BD5"/>
        </w:rPr>
        <w:lastRenderedPageBreak/>
        <w:t>Examples</w:t>
      </w:r>
    </w:p>
    <w:p w14:paraId="18643BB9" w14:textId="77777777" w:rsidR="005A2227" w:rsidRPr="00E352EF" w:rsidRDefault="00F748C2" w:rsidP="005840F9">
      <w:pPr>
        <w:rPr>
          <w:rFonts w:ascii="Cambria" w:hAnsi="Cambria"/>
        </w:rPr>
      </w:pPr>
      <w:r w:rsidRPr="00E352EF">
        <w:rPr>
          <w:rFonts w:ascii="Cambria" w:eastAsia="Calibri" w:hAnsi="Cambria" w:cs="Calibri"/>
        </w:rPr>
        <w:t>O</w:t>
      </w:r>
      <w:r w:rsidR="0097053A" w:rsidRPr="00E352EF">
        <w:rPr>
          <w:rFonts w:ascii="Cambria" w:eastAsia="Calibri" w:hAnsi="Cambria" w:cs="Calibri"/>
        </w:rPr>
        <w:t>n scalar</w:t>
      </w:r>
    </w:p>
    <w:p w14:paraId="5853F4A2" w14:textId="77777777" w:rsidR="005A2227" w:rsidRPr="00E352EF" w:rsidRDefault="00F748C2" w:rsidP="005840F9">
      <w:pPr>
        <w:rPr>
          <w:rFonts w:ascii="Cambria" w:hAnsi="Cambria"/>
        </w:rPr>
      </w:pPr>
      <w:r w:rsidRPr="00E352EF">
        <w:rPr>
          <w:rFonts w:ascii="Cambria" w:eastAsia="Calibri" w:hAnsi="Cambria" w:cs="Calibri"/>
        </w:rPr>
        <w:t xml:space="preserve">1) </w:t>
      </w:r>
      <w:r w:rsidR="0097053A" w:rsidRPr="00E352EF">
        <w:rPr>
          <w:rFonts w:ascii="Cambria" w:eastAsia="Calibri" w:hAnsi="Cambria" w:cs="Calibri"/>
        </w:rPr>
        <w:t>If A = "2016-02"</w:t>
      </w:r>
    </w:p>
    <w:p w14:paraId="27DCCF2F" w14:textId="77777777" w:rsidR="005A2227" w:rsidRPr="00E352EF" w:rsidRDefault="0097053A" w:rsidP="00F748C2">
      <w:pPr>
        <w:ind w:firstLine="706"/>
        <w:rPr>
          <w:rFonts w:ascii="Cambria" w:hAnsi="Cambria"/>
        </w:rPr>
      </w:pPr>
      <w:r w:rsidRPr="00E352EF">
        <w:rPr>
          <w:rFonts w:ascii="Cambria" w:eastAsia="Calibri" w:hAnsi="Cambria" w:cs="Calibri"/>
        </w:rPr>
        <w:t xml:space="preserve">B := </w:t>
      </w:r>
      <w:r w:rsidRPr="00E352EF">
        <w:rPr>
          <w:rFonts w:ascii="Cambria" w:eastAsia="Calibri" w:hAnsi="Cambria" w:cs="Calibri"/>
          <w:b/>
        </w:rPr>
        <w:t>date_from_string</w:t>
      </w:r>
      <w:r w:rsidRPr="00E352EF">
        <w:rPr>
          <w:rFonts w:ascii="Cambria" w:eastAsia="Calibri" w:hAnsi="Cambria" w:cs="Calibri"/>
        </w:rPr>
        <w:t xml:space="preserve"> (A, YYYY-MM)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B = 2016-02-01</w:t>
      </w:r>
    </w:p>
    <w:p w14:paraId="5D04F9DE" w14:textId="77777777" w:rsidR="005A2227" w:rsidRPr="00E352EF" w:rsidRDefault="00F748C2" w:rsidP="005840F9">
      <w:pPr>
        <w:rPr>
          <w:rFonts w:ascii="Cambria" w:hAnsi="Cambria"/>
        </w:rPr>
      </w:pPr>
      <w:r w:rsidRPr="00E352EF">
        <w:rPr>
          <w:rFonts w:ascii="Cambria" w:eastAsia="Calibri" w:hAnsi="Cambria" w:cs="Calibri"/>
        </w:rPr>
        <w:t xml:space="preserve">2) </w:t>
      </w:r>
      <w:r w:rsidR="0097053A" w:rsidRPr="00E352EF">
        <w:rPr>
          <w:rFonts w:ascii="Cambria" w:eastAsia="Calibri" w:hAnsi="Cambria" w:cs="Calibri"/>
        </w:rPr>
        <w:t>If A = "2016-02"</w:t>
      </w:r>
    </w:p>
    <w:p w14:paraId="22F2918B" w14:textId="77777777" w:rsidR="005A2227" w:rsidRPr="00E352EF" w:rsidRDefault="0097053A" w:rsidP="00F748C2">
      <w:pPr>
        <w:ind w:firstLine="706"/>
        <w:rPr>
          <w:rFonts w:ascii="Cambria" w:hAnsi="Cambria"/>
        </w:rPr>
      </w:pPr>
      <w:r w:rsidRPr="00E352EF">
        <w:rPr>
          <w:rFonts w:ascii="Cambria" w:eastAsia="Calibri" w:hAnsi="Cambria" w:cs="Calibri"/>
        </w:rPr>
        <w:t xml:space="preserve">B := </w:t>
      </w:r>
      <w:r w:rsidRPr="00E352EF">
        <w:rPr>
          <w:rFonts w:ascii="Cambria" w:eastAsia="Calibri" w:hAnsi="Cambria" w:cs="Calibri"/>
          <w:b/>
        </w:rPr>
        <w:t>date_from_string</w:t>
      </w:r>
      <w:r w:rsidRPr="00E352EF">
        <w:rPr>
          <w:rFonts w:ascii="Cambria" w:eastAsia="Calibri" w:hAnsi="Cambria" w:cs="Calibri"/>
        </w:rPr>
        <w:t xml:space="preserve"> (A, YYYY-MM-DD)   </w:t>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B = 2016-02-01</w:t>
      </w:r>
    </w:p>
    <w:p w14:paraId="4EC63772" w14:textId="77777777" w:rsidR="005A2227" w:rsidRPr="00E352EF" w:rsidRDefault="0097053A" w:rsidP="005840F9">
      <w:pPr>
        <w:rPr>
          <w:rFonts w:ascii="Cambria" w:hAnsi="Cambria"/>
        </w:rPr>
      </w:pPr>
      <w:r w:rsidRPr="00E352EF">
        <w:rPr>
          <w:rFonts w:ascii="Cambria" w:eastAsia="Calibri" w:hAnsi="Cambria" w:cs="Calibri"/>
        </w:rPr>
        <w:t>A date component has always years, months and days.</w:t>
      </w:r>
    </w:p>
    <w:p w14:paraId="2549E1DD" w14:textId="77777777" w:rsidR="005840F9" w:rsidRPr="00E352EF" w:rsidRDefault="005840F9" w:rsidP="005840F9">
      <w:pPr>
        <w:rPr>
          <w:rFonts w:ascii="Cambria" w:eastAsia="Calibri" w:hAnsi="Cambria" w:cs="Calibri"/>
        </w:rPr>
      </w:pPr>
    </w:p>
    <w:p w14:paraId="1E6A9FC6" w14:textId="77777777" w:rsidR="005A2227" w:rsidRPr="00E352EF" w:rsidRDefault="00F748C2" w:rsidP="005840F9">
      <w:r w:rsidRPr="00E352EF">
        <w:rPr>
          <w:rFonts w:ascii="Cambria" w:eastAsia="Calibri" w:hAnsi="Cambria" w:cs="Calibri"/>
        </w:rPr>
        <w:t>O</w:t>
      </w:r>
      <w:r w:rsidR="0097053A" w:rsidRPr="00E352EF">
        <w:rPr>
          <w:rFonts w:ascii="Cambria" w:eastAsia="Calibri" w:hAnsi="Cambria" w:cs="Calibri"/>
        </w:rPr>
        <w:t xml:space="preserve">n </w:t>
      </w:r>
      <w:r w:rsidR="00472C2F" w:rsidRPr="00E352EF">
        <w:t>Dataset</w:t>
      </w:r>
    </w:p>
    <w:p w14:paraId="7B802327" w14:textId="77777777" w:rsidR="00F748C2" w:rsidRPr="00E352EF" w:rsidRDefault="00F748C2" w:rsidP="00F748C2">
      <w:pPr>
        <w:rPr>
          <w:rFonts w:ascii="Cambria" w:hAnsi="Cambria"/>
        </w:rPr>
      </w:pPr>
      <w:r w:rsidRPr="00E352EF">
        <w:rPr>
          <w:rFonts w:ascii="Cambria" w:eastAsia="Calibri" w:hAnsi="Cambria" w:cs="Calibri"/>
        </w:rPr>
        <w:t xml:space="preserve">3) ds_2:= </w:t>
      </w:r>
      <w:r w:rsidRPr="00E352EF">
        <w:rPr>
          <w:rFonts w:ascii="Cambria" w:eastAsia="Calibri" w:hAnsi="Cambria" w:cs="Calibri"/>
          <w:b/>
        </w:rPr>
        <w:t>date_from_string (</w:t>
      </w:r>
      <w:r w:rsidRPr="00E352EF">
        <w:rPr>
          <w:rFonts w:ascii="Cambria" w:eastAsia="Calibri" w:hAnsi="Cambria" w:cs="Calibri"/>
        </w:rPr>
        <w:t>ds_1, “YYYY-MM”</w:t>
      </w:r>
      <w:r w:rsidRPr="00E352EF">
        <w:rPr>
          <w:rFonts w:ascii="Cambria" w:eastAsia="Calibri" w:hAnsi="Cambria" w:cs="Calibri"/>
          <w:b/>
        </w:rPr>
        <w:t>)</w:t>
      </w:r>
    </w:p>
    <w:p w14:paraId="7DD18028" w14:textId="77777777" w:rsidR="00F748C2" w:rsidRPr="00E352EF" w:rsidRDefault="00F748C2" w:rsidP="005840F9">
      <w:pPr>
        <w:rPr>
          <w:rFonts w:ascii="Cambria" w:hAnsi="Cambria"/>
        </w:rPr>
      </w:pPr>
    </w:p>
    <w:p w14:paraId="692E7B6F" w14:textId="77777777" w:rsidR="005A2227" w:rsidRPr="00E352EF" w:rsidRDefault="005A2227"/>
    <w:tbl>
      <w:tblPr>
        <w:tblW w:w="491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3"/>
        <w:gridCol w:w="1282"/>
        <w:gridCol w:w="2405"/>
      </w:tblGrid>
      <w:tr w:rsidR="005A2227" w:rsidRPr="00E352EF" w14:paraId="0513872B" w14:textId="77777777" w:rsidTr="00F748C2">
        <w:tc>
          <w:tcPr>
            <w:tcW w:w="491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74249BC" w14:textId="77777777" w:rsidR="005A2227" w:rsidRPr="00E352EF" w:rsidRDefault="0097053A">
            <w:r w:rsidRPr="00E352EF">
              <w:rPr>
                <w:rFonts w:ascii="Calibri" w:eastAsia="Calibri" w:hAnsi="Calibri" w:cs="Calibri"/>
              </w:rPr>
              <w:t>ds_1</w:t>
            </w:r>
          </w:p>
        </w:tc>
      </w:tr>
      <w:tr w:rsidR="005A2227" w:rsidRPr="00E352EF" w14:paraId="00D764B8" w14:textId="77777777" w:rsidTr="00F748C2">
        <w:tc>
          <w:tcPr>
            <w:tcW w:w="12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935363D" w14:textId="77777777" w:rsidR="005A2227" w:rsidRPr="00E352EF" w:rsidRDefault="0097053A">
            <w:r w:rsidRPr="00E352EF">
              <w:rPr>
                <w:rFonts w:ascii="Calibri" w:eastAsia="Calibri" w:hAnsi="Calibri" w:cs="Calibri"/>
                <w:b/>
              </w:rPr>
              <w:t>K1</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96EB626" w14:textId="77777777" w:rsidR="005A2227" w:rsidRPr="00E352EF" w:rsidRDefault="0097053A">
            <w:r w:rsidRPr="00E352EF">
              <w:rPr>
                <w:rFonts w:ascii="Calibri" w:eastAsia="Calibri" w:hAnsi="Calibri" w:cs="Calibri"/>
                <w:b/>
              </w:rPr>
              <w:t>K2</w:t>
            </w:r>
          </w:p>
        </w:tc>
        <w:tc>
          <w:tcPr>
            <w:tcW w:w="240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74EB089" w14:textId="77777777" w:rsidR="005A2227" w:rsidRPr="00E352EF" w:rsidRDefault="0097053A">
            <w:r w:rsidRPr="00E352EF">
              <w:rPr>
                <w:rFonts w:ascii="Calibri" w:eastAsia="Calibri" w:hAnsi="Calibri" w:cs="Calibri"/>
                <w:b/>
              </w:rPr>
              <w:t>M1</w:t>
            </w:r>
          </w:p>
        </w:tc>
      </w:tr>
      <w:tr w:rsidR="005A2227" w:rsidRPr="00E352EF" w14:paraId="2F62065E" w14:textId="77777777" w:rsidTr="00F748C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3F9E5D" w14:textId="77777777" w:rsidR="005A2227" w:rsidRPr="00E352EF" w:rsidRDefault="0097053A">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AB467B"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BBA2D0" w14:textId="77777777" w:rsidR="005A2227" w:rsidRPr="00E352EF" w:rsidRDefault="0097053A">
            <w:r w:rsidRPr="00E352EF">
              <w:rPr>
                <w:rFonts w:ascii="Calibri" w:eastAsia="Calibri" w:hAnsi="Calibri" w:cs="Calibri"/>
              </w:rPr>
              <w:t>"2015-12"</w:t>
            </w:r>
          </w:p>
        </w:tc>
      </w:tr>
      <w:tr w:rsidR="005A2227" w:rsidRPr="00E352EF" w14:paraId="727FEAF1" w14:textId="77777777" w:rsidTr="00F748C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9B00EA" w14:textId="77777777" w:rsidR="005A2227" w:rsidRPr="00E352EF" w:rsidRDefault="0097053A">
            <w:r w:rsidRPr="00E352EF">
              <w:rPr>
                <w:rFonts w:ascii="Calibri" w:eastAsia="Calibri" w:hAnsi="Calibri" w:cs="Calibri"/>
              </w:rPr>
              <w:t>2</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7EF6C2" w14:textId="77777777" w:rsidR="005A2227" w:rsidRPr="00E352EF" w:rsidRDefault="0097053A">
            <w:r w:rsidRPr="00E352EF">
              <w:rPr>
                <w:rFonts w:ascii="Calibri" w:eastAsia="Calibri" w:hAnsi="Calibri" w:cs="Calibri"/>
              </w:rPr>
              <w:t>B</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CD63F1" w14:textId="77777777" w:rsidR="005A2227" w:rsidRPr="00E352EF" w:rsidRDefault="0097053A">
            <w:r w:rsidRPr="00E352EF">
              <w:rPr>
                <w:rFonts w:ascii="Calibri" w:eastAsia="Calibri" w:hAnsi="Calibri" w:cs="Calibri"/>
              </w:rPr>
              <w:t>"2015-06"</w:t>
            </w:r>
          </w:p>
        </w:tc>
      </w:tr>
      <w:tr w:rsidR="005A2227" w:rsidRPr="00E352EF" w14:paraId="4149775D" w14:textId="77777777" w:rsidTr="00F748C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6509F3" w14:textId="77777777" w:rsidR="005A2227" w:rsidRPr="00E352EF" w:rsidRDefault="0097053A">
            <w:r w:rsidRPr="00E352EF">
              <w:rPr>
                <w:rFonts w:ascii="Calibri" w:eastAsia="Calibri" w:hAnsi="Calibri" w:cs="Calibri"/>
              </w:rPr>
              <w:t>3</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3B866C" w14:textId="77777777" w:rsidR="005A2227" w:rsidRPr="00E352EF" w:rsidRDefault="0097053A">
            <w:r w:rsidRPr="00E352EF">
              <w:rPr>
                <w:rFonts w:ascii="Calibri" w:eastAsia="Calibri" w:hAnsi="Calibri" w:cs="Calibri"/>
              </w:rPr>
              <w:t>C</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A09A3B" w14:textId="77777777" w:rsidR="005A2227" w:rsidRPr="00E352EF" w:rsidRDefault="0097053A">
            <w:r w:rsidRPr="00E352EF">
              <w:rPr>
                <w:rFonts w:ascii="Calibri" w:eastAsia="Calibri" w:hAnsi="Calibri" w:cs="Calibri"/>
              </w:rPr>
              <w:t>"2015-12"</w:t>
            </w:r>
          </w:p>
        </w:tc>
      </w:tr>
      <w:tr w:rsidR="005A2227" w:rsidRPr="00E352EF" w14:paraId="7DB6C69D" w14:textId="77777777" w:rsidTr="00F748C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7511E3" w14:textId="77777777" w:rsidR="005A2227" w:rsidRPr="00E352EF" w:rsidRDefault="0097053A">
            <w:r w:rsidRPr="00E352EF">
              <w:rPr>
                <w:rFonts w:ascii="Calibri" w:eastAsia="Calibri" w:hAnsi="Calibri" w:cs="Calibri"/>
              </w:rPr>
              <w:t>4</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3C08E8" w14:textId="77777777" w:rsidR="005A2227" w:rsidRPr="00E352EF" w:rsidRDefault="0097053A">
            <w:r w:rsidRPr="00E352EF">
              <w:rPr>
                <w:rFonts w:ascii="Calibri" w:eastAsia="Calibri" w:hAnsi="Calibri" w:cs="Calibri"/>
              </w:rPr>
              <w:t>E</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2E8525" w14:textId="77777777" w:rsidR="005A2227" w:rsidRPr="00E352EF" w:rsidRDefault="0097053A">
            <w:r w:rsidRPr="00E352EF">
              <w:rPr>
                <w:rFonts w:ascii="Calibri" w:eastAsia="Calibri" w:hAnsi="Calibri" w:cs="Calibri"/>
              </w:rPr>
              <w:t>"2015-06"</w:t>
            </w:r>
          </w:p>
        </w:tc>
      </w:tr>
    </w:tbl>
    <w:p w14:paraId="67EE5DB5" w14:textId="77777777" w:rsidR="005A2227" w:rsidRPr="00E352EF" w:rsidRDefault="005A2227"/>
    <w:p w14:paraId="3E8DDF84" w14:textId="77777777" w:rsidR="005A2227" w:rsidRPr="00E352EF" w:rsidRDefault="005A2227"/>
    <w:tbl>
      <w:tblPr>
        <w:tblW w:w="491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3"/>
        <w:gridCol w:w="1282"/>
        <w:gridCol w:w="2405"/>
      </w:tblGrid>
      <w:tr w:rsidR="005A2227" w:rsidRPr="00E352EF" w14:paraId="09603804" w14:textId="77777777" w:rsidTr="00F748C2">
        <w:tc>
          <w:tcPr>
            <w:tcW w:w="491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3C4A0F8" w14:textId="77777777" w:rsidR="005A2227" w:rsidRPr="00E352EF" w:rsidRDefault="0097053A">
            <w:r w:rsidRPr="00E352EF">
              <w:rPr>
                <w:rFonts w:ascii="Calibri" w:eastAsia="Calibri" w:hAnsi="Calibri" w:cs="Calibri"/>
              </w:rPr>
              <w:t>ds_2</w:t>
            </w:r>
          </w:p>
        </w:tc>
      </w:tr>
      <w:tr w:rsidR="005A2227" w:rsidRPr="00E352EF" w14:paraId="440844B6" w14:textId="77777777" w:rsidTr="00F748C2">
        <w:tc>
          <w:tcPr>
            <w:tcW w:w="12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B51B6D6" w14:textId="77777777" w:rsidR="005A2227" w:rsidRPr="00E352EF" w:rsidRDefault="0097053A">
            <w:r w:rsidRPr="00E352EF">
              <w:rPr>
                <w:rFonts w:ascii="Calibri" w:eastAsia="Calibri" w:hAnsi="Calibri" w:cs="Calibri"/>
                <w:b/>
              </w:rPr>
              <w:t>K1</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8E0113A" w14:textId="77777777" w:rsidR="005A2227" w:rsidRPr="00E352EF" w:rsidRDefault="0097053A">
            <w:r w:rsidRPr="00E352EF">
              <w:rPr>
                <w:rFonts w:ascii="Calibri" w:eastAsia="Calibri" w:hAnsi="Calibri" w:cs="Calibri"/>
                <w:b/>
              </w:rPr>
              <w:t>K2</w:t>
            </w:r>
          </w:p>
        </w:tc>
        <w:tc>
          <w:tcPr>
            <w:tcW w:w="240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7019D9C" w14:textId="77777777" w:rsidR="005A2227" w:rsidRPr="00E352EF" w:rsidRDefault="0097053A">
            <w:r w:rsidRPr="00E352EF">
              <w:rPr>
                <w:rFonts w:ascii="Calibri" w:eastAsia="Calibri" w:hAnsi="Calibri" w:cs="Calibri"/>
                <w:b/>
              </w:rPr>
              <w:t>M1</w:t>
            </w:r>
          </w:p>
        </w:tc>
      </w:tr>
      <w:tr w:rsidR="005A2227" w:rsidRPr="00E352EF" w14:paraId="622A978D" w14:textId="77777777" w:rsidTr="00F748C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40C832" w14:textId="77777777" w:rsidR="005A2227" w:rsidRPr="00E352EF" w:rsidRDefault="0097053A">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4CE3FB"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D2E868" w14:textId="77777777" w:rsidR="005A2227" w:rsidRPr="00E352EF" w:rsidRDefault="0097053A">
            <w:r w:rsidRPr="00E352EF">
              <w:rPr>
                <w:rFonts w:ascii="Calibri" w:eastAsia="Calibri" w:hAnsi="Calibri" w:cs="Calibri"/>
              </w:rPr>
              <w:t>2015-12-01</w:t>
            </w:r>
          </w:p>
        </w:tc>
      </w:tr>
      <w:tr w:rsidR="005A2227" w:rsidRPr="00E352EF" w14:paraId="0B8D1E94" w14:textId="77777777" w:rsidTr="00F748C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04D7CA" w14:textId="77777777" w:rsidR="005A2227" w:rsidRPr="00E352EF" w:rsidRDefault="0097053A">
            <w:r w:rsidRPr="00E352EF">
              <w:rPr>
                <w:rFonts w:ascii="Calibri" w:eastAsia="Calibri" w:hAnsi="Calibri" w:cs="Calibri"/>
              </w:rPr>
              <w:t>2</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D71283" w14:textId="77777777" w:rsidR="005A2227" w:rsidRPr="00E352EF" w:rsidRDefault="0097053A">
            <w:r w:rsidRPr="00E352EF">
              <w:rPr>
                <w:rFonts w:ascii="Calibri" w:eastAsia="Calibri" w:hAnsi="Calibri" w:cs="Calibri"/>
              </w:rPr>
              <w:t>B</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EDF2EB" w14:textId="77777777" w:rsidR="005A2227" w:rsidRPr="00E352EF" w:rsidRDefault="0097053A">
            <w:r w:rsidRPr="00E352EF">
              <w:rPr>
                <w:rFonts w:ascii="Calibri" w:eastAsia="Calibri" w:hAnsi="Calibri" w:cs="Calibri"/>
              </w:rPr>
              <w:t>2015-06-01</w:t>
            </w:r>
          </w:p>
        </w:tc>
      </w:tr>
      <w:tr w:rsidR="005A2227" w:rsidRPr="00E352EF" w14:paraId="11CD35F4" w14:textId="77777777" w:rsidTr="00F748C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DADB3F" w14:textId="77777777" w:rsidR="005A2227" w:rsidRPr="00E352EF" w:rsidRDefault="0097053A">
            <w:r w:rsidRPr="00E352EF">
              <w:rPr>
                <w:rFonts w:ascii="Calibri" w:eastAsia="Calibri" w:hAnsi="Calibri" w:cs="Calibri"/>
              </w:rPr>
              <w:t>3</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19E4AA" w14:textId="77777777" w:rsidR="005A2227" w:rsidRPr="00E352EF" w:rsidRDefault="0097053A">
            <w:r w:rsidRPr="00E352EF">
              <w:rPr>
                <w:rFonts w:ascii="Calibri" w:eastAsia="Calibri" w:hAnsi="Calibri" w:cs="Calibri"/>
              </w:rPr>
              <w:t>C</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66335C" w14:textId="77777777" w:rsidR="005A2227" w:rsidRPr="00E352EF" w:rsidRDefault="0097053A">
            <w:r w:rsidRPr="00E352EF">
              <w:rPr>
                <w:rFonts w:ascii="Calibri" w:eastAsia="Calibri" w:hAnsi="Calibri" w:cs="Calibri"/>
              </w:rPr>
              <w:t>2015-12-01</w:t>
            </w:r>
          </w:p>
        </w:tc>
      </w:tr>
      <w:tr w:rsidR="005A2227" w:rsidRPr="00E352EF" w14:paraId="70B801F5" w14:textId="77777777" w:rsidTr="00F748C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9B89D7" w14:textId="77777777" w:rsidR="005A2227" w:rsidRPr="00E352EF" w:rsidRDefault="0097053A">
            <w:r w:rsidRPr="00E352EF">
              <w:rPr>
                <w:rFonts w:ascii="Calibri" w:eastAsia="Calibri" w:hAnsi="Calibri" w:cs="Calibri"/>
              </w:rPr>
              <w:t>4</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03B96C" w14:textId="77777777" w:rsidR="005A2227" w:rsidRPr="00E352EF" w:rsidRDefault="0097053A">
            <w:r w:rsidRPr="00E352EF">
              <w:rPr>
                <w:rFonts w:ascii="Calibri" w:eastAsia="Calibri" w:hAnsi="Calibri" w:cs="Calibri"/>
              </w:rPr>
              <w:t>E</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ED468A" w14:textId="77777777" w:rsidR="005A2227" w:rsidRPr="00E352EF" w:rsidRDefault="0097053A">
            <w:r w:rsidRPr="00E352EF">
              <w:rPr>
                <w:rFonts w:ascii="Calibri" w:eastAsia="Calibri" w:hAnsi="Calibri" w:cs="Calibri"/>
              </w:rPr>
              <w:t>2015-06-01</w:t>
            </w:r>
          </w:p>
        </w:tc>
      </w:tr>
    </w:tbl>
    <w:p w14:paraId="5E300E83" w14:textId="77777777" w:rsidR="005A2227" w:rsidRPr="00E352EF" w:rsidRDefault="005A2227"/>
    <w:p w14:paraId="74A990D4" w14:textId="77777777" w:rsidR="005A2227" w:rsidRPr="00E352EF" w:rsidRDefault="0097053A" w:rsidP="00D107F0">
      <w:pPr>
        <w:pStyle w:val="Stile3"/>
        <w:rPr>
          <w:lang w:val="en-GB"/>
        </w:rPr>
      </w:pPr>
      <w:bookmarkStart w:id="343" w:name="_Toc462659641"/>
      <w:bookmarkStart w:id="344" w:name="_Toc463805739"/>
      <w:bookmarkStart w:id="345" w:name="_Toc464487916"/>
      <w:r w:rsidRPr="00E352EF">
        <w:rPr>
          <w:lang w:val="en-GB"/>
        </w:rPr>
        <w:t>replace</w:t>
      </w:r>
      <w:bookmarkEnd w:id="343"/>
      <w:bookmarkEnd w:id="344"/>
      <w:bookmarkEnd w:id="345"/>
    </w:p>
    <w:p w14:paraId="2825FBAB" w14:textId="77777777" w:rsidR="005A2227" w:rsidRPr="00E352EF" w:rsidRDefault="0097053A" w:rsidP="005840F9">
      <w:pPr>
        <w:rPr>
          <w:rFonts w:ascii="Cambria" w:hAnsi="Cambria"/>
        </w:rPr>
      </w:pPr>
      <w:r w:rsidRPr="00E352EF">
        <w:rPr>
          <w:rFonts w:ascii="Cambria" w:eastAsia="Calibri" w:hAnsi="Cambria" w:cs="Calibri"/>
          <w:i/>
          <w:color w:val="5B9BD5"/>
        </w:rPr>
        <w:t>Semantics</w:t>
      </w:r>
    </w:p>
    <w:p w14:paraId="5434A344" w14:textId="77777777" w:rsidR="005A2227" w:rsidRPr="00E352EF" w:rsidRDefault="0097053A" w:rsidP="005840F9">
      <w:pPr>
        <w:rPr>
          <w:rFonts w:ascii="Cambria" w:hAnsi="Cambria"/>
        </w:rPr>
      </w:pPr>
      <w:r w:rsidRPr="00E352EF">
        <w:rPr>
          <w:rFonts w:ascii="Cambria" w:eastAsia="Calibri" w:hAnsi="Cambria" w:cs="Calibri"/>
        </w:rPr>
        <w:t xml:space="preserve">The </w:t>
      </w:r>
      <w:r w:rsidRPr="00E352EF">
        <w:rPr>
          <w:rFonts w:ascii="Cambria" w:eastAsia="Calibri" w:hAnsi="Cambria" w:cs="Calibri"/>
          <w:b/>
        </w:rPr>
        <w:t xml:space="preserve">replace </w:t>
      </w:r>
      <w:r w:rsidRPr="00E352EF">
        <w:rPr>
          <w:rFonts w:ascii="Cambria" w:eastAsia="Calibri" w:hAnsi="Cambria" w:cs="Calibri"/>
        </w:rPr>
        <w:t>operator replace</w:t>
      </w:r>
      <w:r w:rsidR="00A320E9" w:rsidRPr="00E352EF">
        <w:rPr>
          <w:rFonts w:ascii="Cambria" w:eastAsia="Calibri" w:hAnsi="Cambria" w:cs="Calibri"/>
        </w:rPr>
        <w:t>s</w:t>
      </w:r>
      <w:r w:rsidRPr="00E352EF">
        <w:rPr>
          <w:rFonts w:ascii="Cambria" w:eastAsia="Calibri" w:hAnsi="Cambria" w:cs="Calibri"/>
        </w:rPr>
        <w:t xml:space="preserve"> a </w:t>
      </w:r>
      <w:r w:rsidR="00A320E9" w:rsidRPr="00E352EF">
        <w:rPr>
          <w:rFonts w:ascii="Cambria" w:eastAsia="Calibri" w:hAnsi="Cambria" w:cs="Calibri"/>
        </w:rPr>
        <w:t>sub</w:t>
      </w:r>
      <w:r w:rsidRPr="00E352EF">
        <w:rPr>
          <w:rFonts w:ascii="Cambria" w:eastAsia="Calibri" w:hAnsi="Cambria" w:cs="Calibri"/>
        </w:rPr>
        <w:t xml:space="preserve">string with a </w:t>
      </w:r>
      <w:r w:rsidR="00A320E9" w:rsidRPr="00E352EF">
        <w:rPr>
          <w:rFonts w:ascii="Cambria" w:eastAsia="Calibri" w:hAnsi="Cambria" w:cs="Calibri"/>
        </w:rPr>
        <w:t xml:space="preserve">given </w:t>
      </w:r>
      <w:r w:rsidRPr="00E352EF">
        <w:rPr>
          <w:rFonts w:ascii="Cambria" w:eastAsia="Calibri" w:hAnsi="Cambria" w:cs="Calibri"/>
        </w:rPr>
        <w:t>string</w:t>
      </w:r>
      <w:r w:rsidR="00A320E9" w:rsidRPr="00E352EF">
        <w:rPr>
          <w:rFonts w:ascii="Cambria" w:eastAsia="Calibri" w:hAnsi="Cambria" w:cs="Calibri"/>
        </w:rPr>
        <w:t>.</w:t>
      </w:r>
    </w:p>
    <w:p w14:paraId="026840DF" w14:textId="77777777" w:rsidR="00193EF8" w:rsidRPr="00E352EF" w:rsidRDefault="00193EF8" w:rsidP="005840F9">
      <w:pPr>
        <w:rPr>
          <w:rFonts w:ascii="Cambria" w:eastAsia="Calibri" w:hAnsi="Cambria" w:cs="Calibri"/>
          <w:i/>
          <w:color w:val="5B9BD5"/>
        </w:rPr>
      </w:pPr>
    </w:p>
    <w:p w14:paraId="748D6454"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Syntax</w:t>
      </w:r>
    </w:p>
    <w:p w14:paraId="6F4EE8FF" w14:textId="77777777" w:rsidR="005A2227" w:rsidRPr="00E352EF" w:rsidRDefault="0097053A" w:rsidP="005840F9">
      <w:pPr>
        <w:rPr>
          <w:rFonts w:ascii="Cambria" w:hAnsi="Cambria"/>
        </w:rPr>
      </w:pPr>
      <w:r w:rsidRPr="00E352EF">
        <w:rPr>
          <w:rFonts w:ascii="Cambria" w:eastAsia="Calibri" w:hAnsi="Cambria" w:cs="Calibri"/>
          <w:b/>
        </w:rPr>
        <w:t xml:space="preserve">replace( </w:t>
      </w:r>
      <w:r w:rsidRPr="00E352EF">
        <w:rPr>
          <w:rFonts w:ascii="Cambria" w:eastAsia="Calibri" w:hAnsi="Cambria" w:cs="Calibri"/>
          <w:i/>
        </w:rPr>
        <w:t>ds</w:t>
      </w:r>
      <w:r w:rsidRPr="00E352EF">
        <w:rPr>
          <w:rFonts w:ascii="Cambria" w:eastAsia="Calibri" w:hAnsi="Cambria" w:cs="Calibri"/>
        </w:rPr>
        <w:t>,</w:t>
      </w:r>
      <w:r w:rsidRPr="00E352EF">
        <w:rPr>
          <w:rFonts w:ascii="Cambria" w:eastAsia="Calibri" w:hAnsi="Cambria" w:cs="Calibri"/>
          <w:i/>
        </w:rPr>
        <w:t xml:space="preserve"> str_old {, str_new</w:t>
      </w:r>
      <w:r w:rsidRPr="00E352EF">
        <w:rPr>
          <w:rFonts w:ascii="Cambria" w:eastAsia="Calibri" w:hAnsi="Cambria" w:cs="Calibri"/>
          <w:b/>
        </w:rPr>
        <w:t xml:space="preserve"> </w:t>
      </w:r>
      <w:r w:rsidRPr="00E352EF">
        <w:rPr>
          <w:rFonts w:ascii="Cambria" w:eastAsia="Calibri" w:hAnsi="Cambria" w:cs="Calibri"/>
          <w:i/>
        </w:rPr>
        <w:t>}</w:t>
      </w:r>
      <w:r w:rsidRPr="00E352EF">
        <w:rPr>
          <w:rFonts w:ascii="Cambria" w:eastAsia="Calibri" w:hAnsi="Cambria" w:cs="Calibri"/>
          <w:b/>
        </w:rPr>
        <w:t>)</w:t>
      </w:r>
    </w:p>
    <w:p w14:paraId="414D6091" w14:textId="77777777" w:rsidR="00193EF8" w:rsidRPr="00E352EF" w:rsidRDefault="00193EF8" w:rsidP="005840F9">
      <w:pPr>
        <w:rPr>
          <w:rFonts w:ascii="Cambria" w:eastAsia="Calibri" w:hAnsi="Cambria" w:cs="Calibri"/>
          <w:i/>
          <w:color w:val="5B9BD5"/>
        </w:rPr>
      </w:pPr>
    </w:p>
    <w:p w14:paraId="507E8419"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 xml:space="preserve">Parameters </w:t>
      </w:r>
    </w:p>
    <w:p w14:paraId="209EA2BA" w14:textId="77777777" w:rsidR="005A2227" w:rsidRPr="00E352EF" w:rsidRDefault="005840F9" w:rsidP="005840F9">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rPr>
        <w:t xml:space="preserve"> : </w:t>
      </w:r>
      <w:r w:rsidR="0097053A" w:rsidRPr="00E352EF">
        <w:rPr>
          <w:rFonts w:ascii="Cambria" w:eastAsia="Calibri" w:hAnsi="Cambria" w:cs="Calibri"/>
        </w:rPr>
        <w:t xml:space="preserve">[dataset {identifier &lt;IDENT&gt; as scalar-type }+ {measure &lt;IDENT&gt; }+ </w:t>
      </w:r>
    </w:p>
    <w:p w14:paraId="00D585C7" w14:textId="77777777" w:rsidR="005A2227" w:rsidRPr="00E352EF" w:rsidRDefault="0097053A" w:rsidP="005840F9">
      <w:pPr>
        <w:ind w:left="706"/>
        <w:rPr>
          <w:rFonts w:ascii="Cambria" w:hAnsi="Cambria"/>
        </w:rPr>
      </w:pPr>
      <w:r w:rsidRPr="00E352EF">
        <w:rPr>
          <w:rFonts w:ascii="Cambria" w:eastAsia="Calibri" w:hAnsi="Cambria" w:cs="Calibri"/>
        </w:rPr>
        <w:t>{attribute &lt;IDENT&gt; as scal</w:t>
      </w:r>
      <w:r w:rsidR="005840F9" w:rsidRPr="00E352EF">
        <w:rPr>
          <w:rFonts w:ascii="Cambria" w:eastAsia="Calibri" w:hAnsi="Cambria" w:cs="Calibri"/>
        </w:rPr>
        <w:t>ar-type }*|string</w:t>
      </w:r>
      <w:r w:rsidRPr="00E352EF">
        <w:rPr>
          <w:rFonts w:ascii="Cambria" w:eastAsia="Calibri" w:hAnsi="Cambria" w:cs="Calibri"/>
        </w:rPr>
        <w:t>]</w:t>
      </w:r>
    </w:p>
    <w:p w14:paraId="1A79CC5B" w14:textId="77777777" w:rsidR="005A2227" w:rsidRPr="00E352EF" w:rsidRDefault="0097053A" w:rsidP="005840F9">
      <w:pPr>
        <w:rPr>
          <w:rFonts w:ascii="Cambria" w:hAnsi="Cambria"/>
        </w:rPr>
      </w:pPr>
      <w:r w:rsidRPr="00E352EF">
        <w:rPr>
          <w:rFonts w:ascii="Cambria" w:eastAsia="Calibri" w:hAnsi="Cambria" w:cs="Calibri"/>
          <w:i/>
        </w:rPr>
        <w:t>str_old, str_new</w:t>
      </w:r>
      <w:r w:rsidR="005840F9" w:rsidRPr="00E352EF">
        <w:rPr>
          <w:rFonts w:ascii="Cambria" w:eastAsia="Calibri" w:hAnsi="Cambria" w:cs="Calibri"/>
        </w:rPr>
        <w:t xml:space="preserve"> : s</w:t>
      </w:r>
      <w:r w:rsidRPr="00E352EF">
        <w:rPr>
          <w:rFonts w:ascii="Cambria" w:eastAsia="Calibri" w:hAnsi="Cambria" w:cs="Calibri"/>
        </w:rPr>
        <w:t>tring</w:t>
      </w:r>
    </w:p>
    <w:p w14:paraId="4DA18737" w14:textId="77777777" w:rsidR="005A2227" w:rsidRPr="00E352EF" w:rsidRDefault="005A2227" w:rsidP="005840F9">
      <w:pPr>
        <w:rPr>
          <w:rFonts w:ascii="Cambria" w:hAnsi="Cambria"/>
        </w:rPr>
      </w:pPr>
    </w:p>
    <w:p w14:paraId="48CD2B40" w14:textId="77777777" w:rsidR="005A2227" w:rsidRPr="00E352EF" w:rsidRDefault="0097053A" w:rsidP="008A7573">
      <w:pPr>
        <w:numPr>
          <w:ilvl w:val="0"/>
          <w:numId w:val="11"/>
        </w:numPr>
        <w:ind w:left="360"/>
        <w:rPr>
          <w:rFonts w:ascii="Cambria" w:hAnsi="Cambria"/>
        </w:rPr>
      </w:pPr>
      <w:r w:rsidRPr="00E352EF">
        <w:rPr>
          <w:rFonts w:ascii="Cambria" w:eastAsia="Calibri" w:hAnsi="Cambria" w:cs="Calibri"/>
          <w:i/>
        </w:rPr>
        <w:t xml:space="preserve">ds – </w:t>
      </w:r>
      <w:r w:rsidRPr="00E352EF">
        <w:rPr>
          <w:rFonts w:ascii="Cambria" w:eastAsia="Calibri" w:hAnsi="Cambria" w:cs="Calibri"/>
        </w:rPr>
        <w:t xml:space="preserve">is the input string or the input </w:t>
      </w:r>
      <w:r w:rsidR="00472C2F" w:rsidRPr="00E352EF">
        <w:t>Dataset</w:t>
      </w:r>
      <w:r w:rsidRPr="00E352EF">
        <w:rPr>
          <w:rFonts w:ascii="Cambria" w:eastAsia="Calibri" w:hAnsi="Cambria" w:cs="Calibri"/>
        </w:rPr>
        <w:t>,</w:t>
      </w:r>
    </w:p>
    <w:p w14:paraId="02010561" w14:textId="77777777" w:rsidR="005A2227" w:rsidRPr="00E352EF" w:rsidRDefault="0097053A" w:rsidP="008A7573">
      <w:pPr>
        <w:numPr>
          <w:ilvl w:val="0"/>
          <w:numId w:val="11"/>
        </w:numPr>
        <w:ind w:left="360"/>
        <w:rPr>
          <w:rFonts w:ascii="Cambria" w:hAnsi="Cambria"/>
        </w:rPr>
      </w:pPr>
      <w:r w:rsidRPr="00E352EF">
        <w:rPr>
          <w:rFonts w:ascii="Cambria" w:eastAsia="Calibri" w:hAnsi="Cambria" w:cs="Calibri"/>
          <w:i/>
        </w:rPr>
        <w:t xml:space="preserve">str_old </w:t>
      </w:r>
      <w:r w:rsidRPr="00E352EF">
        <w:rPr>
          <w:rFonts w:ascii="Cambria" w:eastAsia="Calibri" w:hAnsi="Cambria" w:cs="Calibri"/>
        </w:rPr>
        <w:t>–  is the string to be replaced,</w:t>
      </w:r>
    </w:p>
    <w:p w14:paraId="7C380684" w14:textId="77777777" w:rsidR="005A2227" w:rsidRPr="00E352EF" w:rsidRDefault="0097053A" w:rsidP="008A7573">
      <w:pPr>
        <w:numPr>
          <w:ilvl w:val="0"/>
          <w:numId w:val="11"/>
        </w:numPr>
        <w:ind w:left="360"/>
        <w:rPr>
          <w:rFonts w:ascii="Cambria" w:hAnsi="Cambria"/>
        </w:rPr>
      </w:pPr>
      <w:r w:rsidRPr="00E352EF">
        <w:rPr>
          <w:rFonts w:ascii="Cambria" w:eastAsia="Calibri" w:hAnsi="Cambria" w:cs="Calibri"/>
          <w:i/>
        </w:rPr>
        <w:t xml:space="preserve">str_new </w:t>
      </w:r>
      <w:r w:rsidRPr="00E352EF">
        <w:rPr>
          <w:rFonts w:ascii="Cambria" w:eastAsia="Calibri" w:hAnsi="Cambria" w:cs="Calibri"/>
        </w:rPr>
        <w:t xml:space="preserve">–  is the string to replace.  If omitted then all occurrences of </w:t>
      </w:r>
      <w:r w:rsidRPr="00E352EF">
        <w:rPr>
          <w:rFonts w:ascii="Cambria" w:eastAsia="Calibri" w:hAnsi="Cambria" w:cs="Calibri"/>
          <w:i/>
        </w:rPr>
        <w:t xml:space="preserve">str_old </w:t>
      </w:r>
      <w:r w:rsidRPr="00E352EF">
        <w:rPr>
          <w:rFonts w:ascii="Cambria" w:eastAsia="Calibri" w:hAnsi="Cambria" w:cs="Calibri"/>
        </w:rPr>
        <w:t>are removed.</w:t>
      </w:r>
    </w:p>
    <w:p w14:paraId="0C5F0393" w14:textId="77777777" w:rsidR="00F17962" w:rsidRPr="00E352EF" w:rsidRDefault="00F17962" w:rsidP="005840F9">
      <w:pPr>
        <w:rPr>
          <w:rFonts w:ascii="Cambria" w:eastAsia="Calibri" w:hAnsi="Cambria" w:cs="Calibri"/>
          <w:i/>
          <w:color w:val="5B9BD5"/>
        </w:rPr>
      </w:pPr>
    </w:p>
    <w:p w14:paraId="3418CE22"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Constraints</w:t>
      </w:r>
    </w:p>
    <w:p w14:paraId="36A8BCE1" w14:textId="77777777" w:rsidR="005A2227" w:rsidRPr="00E352EF" w:rsidRDefault="0097053A" w:rsidP="008A7573">
      <w:pPr>
        <w:numPr>
          <w:ilvl w:val="0"/>
          <w:numId w:val="7"/>
        </w:numPr>
        <w:ind w:left="360"/>
        <w:rPr>
          <w:rFonts w:ascii="Cambria" w:hAnsi="Cambria"/>
        </w:rPr>
      </w:pPr>
      <w:r w:rsidRPr="00E352EF">
        <w:rPr>
          <w:rFonts w:ascii="Cambria" w:eastAsia="Calibri Light" w:hAnsi="Cambria" w:cs="Calibri Light"/>
        </w:rPr>
        <w:t xml:space="preserve">If ds is a scalar then it must be a </w:t>
      </w:r>
      <w:r w:rsidRPr="00E352EF">
        <w:rPr>
          <w:rFonts w:ascii="Cambria" w:eastAsia="Calibri Light" w:hAnsi="Cambria" w:cs="Calibri Light"/>
          <w:b/>
        </w:rPr>
        <w:t xml:space="preserve">string </w:t>
      </w:r>
      <w:r w:rsidRPr="00E352EF">
        <w:rPr>
          <w:rFonts w:ascii="Cambria" w:eastAsia="Calibri Light" w:hAnsi="Cambria" w:cs="Calibri Light"/>
        </w:rPr>
        <w:t>data type.</w:t>
      </w:r>
    </w:p>
    <w:p w14:paraId="0262C501" w14:textId="77777777" w:rsidR="005A2227" w:rsidRPr="00E352EF" w:rsidRDefault="0097053A" w:rsidP="008A7573">
      <w:pPr>
        <w:numPr>
          <w:ilvl w:val="0"/>
          <w:numId w:val="7"/>
        </w:numPr>
        <w:ind w:left="360"/>
        <w:rPr>
          <w:rFonts w:ascii="Cambria" w:hAnsi="Cambria"/>
        </w:rPr>
      </w:pPr>
      <w:r w:rsidRPr="00E352EF">
        <w:rPr>
          <w:rFonts w:ascii="Cambria" w:eastAsia="Calibri Light" w:hAnsi="Cambria" w:cs="Calibri Light"/>
        </w:rPr>
        <w:t xml:space="preserve">If ds is a </w:t>
      </w:r>
      <w:r w:rsidR="00472C2F" w:rsidRPr="00E352EF">
        <w:t>Dataset</w:t>
      </w:r>
      <w:r w:rsidRPr="00E352EF">
        <w:rPr>
          <w:rFonts w:ascii="Cambria" w:eastAsia="Calibri Light" w:hAnsi="Cambria" w:cs="Calibri Light"/>
        </w:rPr>
        <w:t xml:space="preserve"> then it must have at least a measure of </w:t>
      </w:r>
      <w:r w:rsidRPr="00E352EF">
        <w:rPr>
          <w:rFonts w:ascii="Cambria" w:eastAsia="Calibri Light" w:hAnsi="Cambria" w:cs="Calibri Light"/>
          <w:b/>
        </w:rPr>
        <w:t>string</w:t>
      </w:r>
      <w:r w:rsidRPr="00E352EF">
        <w:rPr>
          <w:rFonts w:ascii="Cambria" w:eastAsia="Calibri Light" w:hAnsi="Cambria" w:cs="Calibri Light"/>
        </w:rPr>
        <w:t xml:space="preserve"> data type. </w:t>
      </w:r>
    </w:p>
    <w:p w14:paraId="222C72DC" w14:textId="77777777" w:rsidR="00F17962" w:rsidRPr="00E352EF" w:rsidRDefault="00F17962" w:rsidP="005840F9">
      <w:pPr>
        <w:rPr>
          <w:rFonts w:ascii="Cambria" w:eastAsia="Calibri" w:hAnsi="Cambria" w:cs="Calibri"/>
          <w:i/>
          <w:color w:val="5B9BD5"/>
        </w:rPr>
      </w:pPr>
    </w:p>
    <w:p w14:paraId="1E3F1DF2"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Returns</w:t>
      </w:r>
    </w:p>
    <w:p w14:paraId="766C83FC" w14:textId="77777777" w:rsidR="005A2227" w:rsidRPr="00E352EF" w:rsidRDefault="0097053A" w:rsidP="008A7573">
      <w:pPr>
        <w:numPr>
          <w:ilvl w:val="0"/>
          <w:numId w:val="7"/>
        </w:numPr>
        <w:ind w:left="360"/>
        <w:rPr>
          <w:rFonts w:ascii="Cambria" w:hAnsi="Cambria"/>
        </w:rPr>
      </w:pPr>
      <w:r w:rsidRPr="00E352EF">
        <w:rPr>
          <w:rFonts w:ascii="Cambria" w:eastAsia="Calibri Light" w:hAnsi="Cambria" w:cs="Calibri Light"/>
        </w:rPr>
        <w:t xml:space="preserve">If ds is a scalar, the operator returns a string having the </w:t>
      </w:r>
      <w:r w:rsidRPr="00E352EF">
        <w:rPr>
          <w:rFonts w:ascii="Cambria" w:eastAsia="Calibri Light" w:hAnsi="Cambria" w:cs="Calibri Light"/>
          <w:i/>
        </w:rPr>
        <w:t>ds</w:t>
      </w:r>
      <w:r w:rsidRPr="00E352EF">
        <w:rPr>
          <w:rFonts w:ascii="Cambria" w:eastAsia="Calibri Light" w:hAnsi="Cambria" w:cs="Calibri Light"/>
        </w:rPr>
        <w:t xml:space="preserve"> value obtained replacing </w:t>
      </w:r>
      <w:r w:rsidRPr="00E352EF">
        <w:rPr>
          <w:rFonts w:ascii="Cambria" w:eastAsia="Calibri Light" w:hAnsi="Cambria" w:cs="Calibri Light"/>
          <w:i/>
        </w:rPr>
        <w:t>str_old</w:t>
      </w:r>
      <w:r w:rsidRPr="00E352EF">
        <w:rPr>
          <w:rFonts w:ascii="Cambria" w:eastAsia="Calibri Light" w:hAnsi="Cambria" w:cs="Calibri Light"/>
        </w:rPr>
        <w:t xml:space="preserve"> with </w:t>
      </w:r>
      <w:r w:rsidRPr="00E352EF">
        <w:rPr>
          <w:rFonts w:ascii="Cambria" w:eastAsia="Calibri Light" w:hAnsi="Cambria" w:cs="Calibri Light"/>
          <w:i/>
        </w:rPr>
        <w:t>str_new</w:t>
      </w:r>
      <w:r w:rsidRPr="00E352EF">
        <w:rPr>
          <w:rFonts w:ascii="Cambria" w:eastAsia="Calibri Light" w:hAnsi="Cambria" w:cs="Calibri Light"/>
        </w:rPr>
        <w:t>.</w:t>
      </w:r>
    </w:p>
    <w:p w14:paraId="3C1047CB" w14:textId="77777777" w:rsidR="005A2227" w:rsidRPr="00E352EF" w:rsidRDefault="0097053A" w:rsidP="008A7573">
      <w:pPr>
        <w:numPr>
          <w:ilvl w:val="0"/>
          <w:numId w:val="7"/>
        </w:numPr>
        <w:ind w:left="360"/>
        <w:rPr>
          <w:rFonts w:ascii="Cambria" w:hAnsi="Cambria"/>
        </w:rPr>
      </w:pPr>
      <w:r w:rsidRPr="00E352EF">
        <w:rPr>
          <w:rFonts w:ascii="Cambria" w:eastAsia="Calibri Light" w:hAnsi="Cambria" w:cs="Calibri Light"/>
        </w:rPr>
        <w:t xml:space="preserve">If ds is a </w:t>
      </w:r>
      <w:r w:rsidR="00472C2F" w:rsidRPr="00E352EF">
        <w:t>Dataset</w:t>
      </w:r>
      <w:r w:rsidRPr="00E352EF">
        <w:rPr>
          <w:rFonts w:ascii="Cambria" w:eastAsia="Calibri Light" w:hAnsi="Cambria" w:cs="Calibri Light"/>
        </w:rPr>
        <w:t xml:space="preserve"> having N string Measure Components, returns a </w:t>
      </w:r>
      <w:r w:rsidR="00472C2F" w:rsidRPr="00E352EF">
        <w:t>Dataset</w:t>
      </w:r>
      <w:r w:rsidRPr="00E352EF">
        <w:rPr>
          <w:rFonts w:ascii="Cambria" w:eastAsia="Calibri Light" w:hAnsi="Cambria" w:cs="Calibri Light"/>
        </w:rPr>
        <w:t xml:space="preserve"> having the </w:t>
      </w:r>
      <w:r w:rsidR="00CC6A4A" w:rsidRPr="00E352EF">
        <w:rPr>
          <w:rFonts w:ascii="Cambria" w:eastAsia="Calibri" w:hAnsi="Cambria" w:cs="Calibri"/>
        </w:rPr>
        <w:t>Identifier Component</w:t>
      </w:r>
      <w:r w:rsidRPr="00E352EF">
        <w:rPr>
          <w:rFonts w:ascii="Cambria" w:eastAsia="Calibri Light" w:hAnsi="Cambria" w:cs="Calibri Light"/>
        </w:rPr>
        <w:t xml:space="preserve"> of ds and N string Measure Components obtained replacing </w:t>
      </w:r>
      <w:r w:rsidRPr="00E352EF">
        <w:rPr>
          <w:rFonts w:ascii="Cambria" w:eastAsia="Calibri Light" w:hAnsi="Cambria" w:cs="Calibri Light"/>
          <w:i/>
        </w:rPr>
        <w:t>str_old</w:t>
      </w:r>
      <w:r w:rsidRPr="00E352EF">
        <w:rPr>
          <w:rFonts w:ascii="Cambria" w:eastAsia="Calibri Light" w:hAnsi="Cambria" w:cs="Calibri Light"/>
        </w:rPr>
        <w:t xml:space="preserve"> with </w:t>
      </w:r>
      <w:r w:rsidRPr="00E352EF">
        <w:rPr>
          <w:rFonts w:ascii="Cambria" w:eastAsia="Calibri Light" w:hAnsi="Cambria" w:cs="Calibri Light"/>
          <w:i/>
        </w:rPr>
        <w:t>str_new</w:t>
      </w:r>
      <w:r w:rsidRPr="00E352EF">
        <w:rPr>
          <w:rFonts w:ascii="Cambria" w:eastAsia="Calibri Light" w:hAnsi="Cambria" w:cs="Calibri Light"/>
        </w:rPr>
        <w:t>.</w:t>
      </w:r>
    </w:p>
    <w:p w14:paraId="579F0A4A" w14:textId="77777777" w:rsidR="005A2227" w:rsidRPr="00E352EF" w:rsidRDefault="005A2227" w:rsidP="005840F9">
      <w:pPr>
        <w:rPr>
          <w:rFonts w:ascii="Cambria" w:hAnsi="Cambria"/>
        </w:rPr>
      </w:pPr>
    </w:p>
    <w:p w14:paraId="0B5AA708" w14:textId="77777777" w:rsidR="005A2227" w:rsidRPr="00E352EF" w:rsidRDefault="00EA6708" w:rsidP="006E1BB1">
      <w:pPr>
        <w:rPr>
          <w:rFonts w:ascii="Cambria" w:eastAsia="Calibri" w:hAnsi="Cambria" w:cs="Calibri"/>
          <w:i/>
          <w:color w:val="5B9BD5"/>
        </w:rPr>
      </w:pPr>
      <w:r w:rsidRPr="00E352EF">
        <w:rPr>
          <w:rFonts w:ascii="Cambria" w:eastAsia="Calibri" w:hAnsi="Cambria" w:cs="Calibri"/>
          <w:i/>
          <w:color w:val="5B9BD5"/>
        </w:rPr>
        <w:t>Examples</w:t>
      </w:r>
    </w:p>
    <w:p w14:paraId="2FC691D5" w14:textId="77777777" w:rsidR="005A2227" w:rsidRPr="00E352EF" w:rsidRDefault="00C014C3" w:rsidP="005840F9">
      <w:pPr>
        <w:rPr>
          <w:rFonts w:ascii="Cambria" w:hAnsi="Cambria"/>
        </w:rPr>
      </w:pPr>
      <w:r w:rsidRPr="00E352EF">
        <w:rPr>
          <w:rFonts w:ascii="Cambria" w:eastAsia="Calibri" w:hAnsi="Cambria" w:cs="Calibri"/>
        </w:rPr>
        <w:t>O</w:t>
      </w:r>
      <w:r w:rsidR="0097053A" w:rsidRPr="00E352EF">
        <w:rPr>
          <w:rFonts w:ascii="Cambria" w:eastAsia="Calibri" w:hAnsi="Cambria" w:cs="Calibri"/>
        </w:rPr>
        <w:t>n scalar</w:t>
      </w:r>
    </w:p>
    <w:p w14:paraId="6FD56D7F" w14:textId="77777777" w:rsidR="005A2227" w:rsidRPr="00E352EF" w:rsidRDefault="00C014C3" w:rsidP="005840F9">
      <w:pPr>
        <w:rPr>
          <w:rFonts w:ascii="Cambria" w:hAnsi="Cambria"/>
        </w:rPr>
      </w:pPr>
      <w:r w:rsidRPr="00E352EF">
        <w:rPr>
          <w:rFonts w:ascii="Cambria" w:eastAsia="Calibri" w:hAnsi="Cambria" w:cs="Calibri"/>
        </w:rPr>
        <w:t xml:space="preserve">1) </w:t>
      </w:r>
      <w:r w:rsidR="0097053A" w:rsidRPr="00E352EF">
        <w:rPr>
          <w:rFonts w:ascii="Cambria" w:eastAsia="Calibri" w:hAnsi="Cambria" w:cs="Calibri"/>
        </w:rPr>
        <w:t>If A = "Hello"</w:t>
      </w:r>
    </w:p>
    <w:p w14:paraId="69D68829" w14:textId="77777777" w:rsidR="005A2227" w:rsidRPr="00E352EF" w:rsidRDefault="0097053A" w:rsidP="00C014C3">
      <w:pPr>
        <w:ind w:firstLine="706"/>
        <w:rPr>
          <w:rFonts w:ascii="Cambria" w:hAnsi="Cambria"/>
        </w:rPr>
      </w:pPr>
      <w:r w:rsidRPr="00E352EF">
        <w:rPr>
          <w:rFonts w:ascii="Cambria" w:eastAsia="Calibri" w:hAnsi="Cambria" w:cs="Calibri"/>
        </w:rPr>
        <w:t xml:space="preserve">B := </w:t>
      </w:r>
      <w:r w:rsidRPr="00E352EF">
        <w:rPr>
          <w:rFonts w:ascii="Cambria" w:eastAsia="Calibri" w:hAnsi="Cambria" w:cs="Calibri"/>
          <w:b/>
        </w:rPr>
        <w:t>replace</w:t>
      </w:r>
      <w:r w:rsidRPr="00E352EF">
        <w:rPr>
          <w:rFonts w:ascii="Cambria" w:eastAsia="Calibri" w:hAnsi="Cambria" w:cs="Calibri"/>
        </w:rPr>
        <w:t xml:space="preserve"> (A,"ello","i")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 xml:space="preserve">B = "Hi" </w:t>
      </w:r>
    </w:p>
    <w:p w14:paraId="663283CE" w14:textId="77777777" w:rsidR="005A2227" w:rsidRPr="00E352EF" w:rsidRDefault="005A2227" w:rsidP="005840F9">
      <w:pPr>
        <w:rPr>
          <w:rFonts w:ascii="Cambria" w:hAnsi="Cambria"/>
        </w:rPr>
      </w:pPr>
    </w:p>
    <w:p w14:paraId="3AF759CA" w14:textId="77777777" w:rsidR="005A2227" w:rsidRPr="00E352EF" w:rsidRDefault="00C014C3" w:rsidP="005840F9">
      <w:pPr>
        <w:rPr>
          <w:rFonts w:ascii="Cambria" w:hAnsi="Cambria"/>
        </w:rPr>
      </w:pPr>
      <w:r w:rsidRPr="00E352EF">
        <w:rPr>
          <w:rFonts w:ascii="Cambria" w:eastAsia="Calibri" w:hAnsi="Cambria" w:cs="Calibri"/>
        </w:rPr>
        <w:t>O</w:t>
      </w:r>
      <w:r w:rsidR="0097053A" w:rsidRPr="00E352EF">
        <w:rPr>
          <w:rFonts w:ascii="Cambria" w:eastAsia="Calibri" w:hAnsi="Cambria" w:cs="Calibri"/>
        </w:rPr>
        <w:t xml:space="preserve">n </w:t>
      </w:r>
      <w:r w:rsidR="00472C2F" w:rsidRPr="00E352EF">
        <w:t>Dataset</w:t>
      </w:r>
    </w:p>
    <w:p w14:paraId="3E3C8010" w14:textId="77777777" w:rsidR="005A2227" w:rsidRPr="00E352EF" w:rsidRDefault="00C014C3" w:rsidP="005840F9">
      <w:pPr>
        <w:rPr>
          <w:rFonts w:ascii="Cambria" w:hAnsi="Cambria"/>
        </w:rPr>
      </w:pPr>
      <w:r w:rsidRPr="00E352EF">
        <w:rPr>
          <w:rFonts w:ascii="Cambria" w:eastAsia="Calibri" w:hAnsi="Cambria" w:cs="Calibri"/>
        </w:rPr>
        <w:t xml:space="preserve">2) </w:t>
      </w:r>
      <w:r w:rsidR="0097053A" w:rsidRPr="00E352EF">
        <w:rPr>
          <w:rFonts w:ascii="Cambria" w:eastAsia="Calibri" w:hAnsi="Cambria" w:cs="Calibri"/>
        </w:rPr>
        <w:t>ds_2:=</w:t>
      </w:r>
      <w:r w:rsidR="0097053A" w:rsidRPr="00E352EF">
        <w:rPr>
          <w:rFonts w:ascii="Cambria" w:eastAsia="Calibri" w:hAnsi="Cambria" w:cs="Calibri"/>
          <w:b/>
        </w:rPr>
        <w:t xml:space="preserve"> replace</w:t>
      </w:r>
      <w:r w:rsidR="0097053A" w:rsidRPr="00E352EF">
        <w:rPr>
          <w:rFonts w:ascii="Cambria" w:eastAsia="Calibri" w:hAnsi="Cambria" w:cs="Calibri"/>
        </w:rPr>
        <w:t xml:space="preserve"> (ds_1,"ello","i")</w:t>
      </w:r>
    </w:p>
    <w:p w14:paraId="3209ABF2" w14:textId="77777777" w:rsidR="005A2227" w:rsidRPr="00E352EF" w:rsidRDefault="005A2227"/>
    <w:tbl>
      <w:tblPr>
        <w:tblW w:w="4910"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3"/>
        <w:gridCol w:w="1282"/>
        <w:gridCol w:w="2405"/>
      </w:tblGrid>
      <w:tr w:rsidR="005A2227" w:rsidRPr="00E352EF" w14:paraId="483C88C0" w14:textId="77777777" w:rsidTr="00F17962">
        <w:tc>
          <w:tcPr>
            <w:tcW w:w="491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8163D5A" w14:textId="77777777" w:rsidR="005A2227" w:rsidRPr="00E352EF" w:rsidRDefault="0097053A">
            <w:r w:rsidRPr="00E352EF">
              <w:rPr>
                <w:rFonts w:ascii="Calibri" w:eastAsia="Calibri" w:hAnsi="Calibri" w:cs="Calibri"/>
              </w:rPr>
              <w:t>ds_1</w:t>
            </w:r>
          </w:p>
        </w:tc>
      </w:tr>
      <w:tr w:rsidR="005A2227" w:rsidRPr="00E352EF" w14:paraId="2DF006EF" w14:textId="77777777" w:rsidTr="00F17962">
        <w:tc>
          <w:tcPr>
            <w:tcW w:w="12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5570C89" w14:textId="77777777" w:rsidR="005A2227" w:rsidRPr="00E352EF" w:rsidRDefault="0097053A">
            <w:r w:rsidRPr="00E352EF">
              <w:rPr>
                <w:rFonts w:ascii="Calibri" w:eastAsia="Calibri" w:hAnsi="Calibri" w:cs="Calibri"/>
                <w:b/>
              </w:rPr>
              <w:t>K1</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788B4FF" w14:textId="77777777" w:rsidR="005A2227" w:rsidRPr="00E352EF" w:rsidRDefault="0097053A">
            <w:r w:rsidRPr="00E352EF">
              <w:rPr>
                <w:rFonts w:ascii="Calibri" w:eastAsia="Calibri" w:hAnsi="Calibri" w:cs="Calibri"/>
                <w:b/>
              </w:rPr>
              <w:t>K2</w:t>
            </w:r>
          </w:p>
        </w:tc>
        <w:tc>
          <w:tcPr>
            <w:tcW w:w="240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2944A38" w14:textId="77777777" w:rsidR="005A2227" w:rsidRPr="00E352EF" w:rsidRDefault="0097053A">
            <w:r w:rsidRPr="00E352EF">
              <w:rPr>
                <w:rFonts w:ascii="Calibri" w:eastAsia="Calibri" w:hAnsi="Calibri" w:cs="Calibri"/>
                <w:b/>
              </w:rPr>
              <w:t>M1</w:t>
            </w:r>
          </w:p>
        </w:tc>
      </w:tr>
      <w:tr w:rsidR="005A2227" w:rsidRPr="00E352EF" w14:paraId="09F5FACC" w14:textId="77777777" w:rsidTr="00F1796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46C854" w14:textId="77777777" w:rsidR="005A2227" w:rsidRPr="00E352EF" w:rsidRDefault="0097053A">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801F9F"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4A0030" w14:textId="77777777" w:rsidR="005A2227" w:rsidRPr="00E352EF" w:rsidRDefault="0097053A">
            <w:r w:rsidRPr="00E352EF">
              <w:rPr>
                <w:rFonts w:ascii="Calibri" w:eastAsia="Calibri" w:hAnsi="Calibri" w:cs="Calibri"/>
              </w:rPr>
              <w:t>“hello world”</w:t>
            </w:r>
          </w:p>
        </w:tc>
      </w:tr>
      <w:tr w:rsidR="005A2227" w:rsidRPr="00E352EF" w14:paraId="42E3FF7C" w14:textId="77777777" w:rsidTr="00F1796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A310EB" w14:textId="77777777" w:rsidR="005A2227" w:rsidRPr="00E352EF" w:rsidRDefault="0097053A">
            <w:r w:rsidRPr="00E352EF">
              <w:rPr>
                <w:rFonts w:ascii="Calibri" w:eastAsia="Calibri" w:hAnsi="Calibri" w:cs="Calibri"/>
              </w:rPr>
              <w:t>2</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CCD2AC"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BAFF62" w14:textId="77777777" w:rsidR="005A2227" w:rsidRPr="00E352EF" w:rsidRDefault="0097053A">
            <w:r w:rsidRPr="00E352EF">
              <w:rPr>
                <w:rFonts w:ascii="Calibri" w:eastAsia="Calibri" w:hAnsi="Calibri" w:cs="Calibri"/>
              </w:rPr>
              <w:t>“say hello”</w:t>
            </w:r>
          </w:p>
        </w:tc>
      </w:tr>
      <w:tr w:rsidR="005A2227" w:rsidRPr="00E352EF" w14:paraId="6025488D" w14:textId="77777777" w:rsidTr="00F1796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CD0A52" w14:textId="77777777" w:rsidR="005A2227" w:rsidRPr="00E352EF" w:rsidRDefault="0097053A">
            <w:r w:rsidRPr="00E352EF">
              <w:rPr>
                <w:rFonts w:ascii="Calibri" w:eastAsia="Calibri" w:hAnsi="Calibri" w:cs="Calibri"/>
              </w:rPr>
              <w:t>3</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11B033"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A16826" w14:textId="77777777" w:rsidR="005A2227" w:rsidRPr="00E352EF" w:rsidRDefault="0097053A">
            <w:r w:rsidRPr="00E352EF">
              <w:rPr>
                <w:rFonts w:ascii="Calibri" w:eastAsia="Calibri" w:hAnsi="Calibri" w:cs="Calibri"/>
              </w:rPr>
              <w:t>“he”</w:t>
            </w:r>
          </w:p>
        </w:tc>
      </w:tr>
      <w:tr w:rsidR="005A2227" w:rsidRPr="00E352EF" w14:paraId="0D9878CC" w14:textId="77777777" w:rsidTr="00F1796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5D45C2" w14:textId="77777777" w:rsidR="005A2227" w:rsidRPr="00E352EF" w:rsidRDefault="0097053A">
            <w:r w:rsidRPr="00E352EF">
              <w:rPr>
                <w:rFonts w:ascii="Calibri" w:eastAsia="Calibri" w:hAnsi="Calibri" w:cs="Calibri"/>
              </w:rPr>
              <w:t>4</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49D29B"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2167D1" w14:textId="77777777" w:rsidR="005A2227" w:rsidRPr="00E352EF" w:rsidRDefault="0097053A">
            <w:r w:rsidRPr="00E352EF">
              <w:rPr>
                <w:rFonts w:ascii="Calibri" w:eastAsia="Calibri" w:hAnsi="Calibri" w:cs="Calibri"/>
              </w:rPr>
              <w:t>“hello!”</w:t>
            </w:r>
          </w:p>
        </w:tc>
      </w:tr>
    </w:tbl>
    <w:p w14:paraId="2D5EE29B" w14:textId="77777777" w:rsidR="005A2227" w:rsidRPr="00E352EF" w:rsidRDefault="005A2227"/>
    <w:p w14:paraId="2C282C80" w14:textId="77777777" w:rsidR="005A2227" w:rsidRPr="00E352EF" w:rsidRDefault="005A2227"/>
    <w:tbl>
      <w:tblPr>
        <w:tblW w:w="4910"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3"/>
        <w:gridCol w:w="1282"/>
        <w:gridCol w:w="2405"/>
      </w:tblGrid>
      <w:tr w:rsidR="005A2227" w:rsidRPr="00E352EF" w14:paraId="5DBFBD1D" w14:textId="77777777" w:rsidTr="00F17962">
        <w:tc>
          <w:tcPr>
            <w:tcW w:w="491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C3FFC53" w14:textId="77777777" w:rsidR="005A2227" w:rsidRPr="00E352EF" w:rsidRDefault="0097053A">
            <w:r w:rsidRPr="00E352EF">
              <w:rPr>
                <w:rFonts w:ascii="Calibri" w:eastAsia="Calibri" w:hAnsi="Calibri" w:cs="Calibri"/>
              </w:rPr>
              <w:t>ds_2</w:t>
            </w:r>
          </w:p>
        </w:tc>
      </w:tr>
      <w:tr w:rsidR="005A2227" w:rsidRPr="00E352EF" w14:paraId="4F33E68F" w14:textId="77777777" w:rsidTr="00F17962">
        <w:tc>
          <w:tcPr>
            <w:tcW w:w="12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FC6EDE2" w14:textId="77777777" w:rsidR="005A2227" w:rsidRPr="00E352EF" w:rsidRDefault="0097053A">
            <w:r w:rsidRPr="00E352EF">
              <w:rPr>
                <w:rFonts w:ascii="Calibri" w:eastAsia="Calibri" w:hAnsi="Calibri" w:cs="Calibri"/>
                <w:b/>
              </w:rPr>
              <w:t>K1</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DA0C39B" w14:textId="77777777" w:rsidR="005A2227" w:rsidRPr="00E352EF" w:rsidRDefault="0097053A">
            <w:r w:rsidRPr="00E352EF">
              <w:rPr>
                <w:rFonts w:ascii="Calibri" w:eastAsia="Calibri" w:hAnsi="Calibri" w:cs="Calibri"/>
                <w:b/>
              </w:rPr>
              <w:t>K2</w:t>
            </w:r>
          </w:p>
        </w:tc>
        <w:tc>
          <w:tcPr>
            <w:tcW w:w="240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B7CD63F" w14:textId="77777777" w:rsidR="005A2227" w:rsidRPr="00E352EF" w:rsidRDefault="0097053A">
            <w:r w:rsidRPr="00E352EF">
              <w:rPr>
                <w:rFonts w:ascii="Calibri" w:eastAsia="Calibri" w:hAnsi="Calibri" w:cs="Calibri"/>
                <w:b/>
              </w:rPr>
              <w:t>M1</w:t>
            </w:r>
          </w:p>
        </w:tc>
      </w:tr>
      <w:tr w:rsidR="005A2227" w:rsidRPr="00E352EF" w14:paraId="4F12A449" w14:textId="77777777" w:rsidTr="00F1796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20D438" w14:textId="77777777" w:rsidR="005A2227" w:rsidRPr="00E352EF" w:rsidRDefault="0097053A">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7A1AC6"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61DAC6" w14:textId="77777777" w:rsidR="005A2227" w:rsidRPr="00E352EF" w:rsidRDefault="0097053A">
            <w:r w:rsidRPr="00E352EF">
              <w:rPr>
                <w:rFonts w:ascii="Calibri" w:eastAsia="Calibri" w:hAnsi="Calibri" w:cs="Calibri"/>
              </w:rPr>
              <w:t>“hi world”</w:t>
            </w:r>
          </w:p>
        </w:tc>
      </w:tr>
      <w:tr w:rsidR="005A2227" w:rsidRPr="00E352EF" w14:paraId="4E51DD97" w14:textId="77777777" w:rsidTr="00F1796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3573DE" w14:textId="77777777" w:rsidR="005A2227" w:rsidRPr="00E352EF" w:rsidRDefault="0097053A">
            <w:r w:rsidRPr="00E352EF">
              <w:rPr>
                <w:rFonts w:ascii="Calibri" w:eastAsia="Calibri" w:hAnsi="Calibri" w:cs="Calibri"/>
              </w:rPr>
              <w:t>2</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AABBFA"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FA45BA" w14:textId="77777777" w:rsidR="005A2227" w:rsidRPr="00E352EF" w:rsidRDefault="0097053A">
            <w:r w:rsidRPr="00E352EF">
              <w:rPr>
                <w:rFonts w:ascii="Calibri" w:eastAsia="Calibri" w:hAnsi="Calibri" w:cs="Calibri"/>
              </w:rPr>
              <w:t>“say hi”</w:t>
            </w:r>
          </w:p>
        </w:tc>
      </w:tr>
      <w:tr w:rsidR="005A2227" w:rsidRPr="00E352EF" w14:paraId="74022BE1" w14:textId="77777777" w:rsidTr="00F1796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AECEB6" w14:textId="77777777" w:rsidR="005A2227" w:rsidRPr="00E352EF" w:rsidRDefault="0097053A">
            <w:r w:rsidRPr="00E352EF">
              <w:rPr>
                <w:rFonts w:ascii="Calibri" w:eastAsia="Calibri" w:hAnsi="Calibri" w:cs="Calibri"/>
              </w:rPr>
              <w:t>3</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3CE254"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C36B8F" w14:textId="77777777" w:rsidR="005A2227" w:rsidRPr="00E352EF" w:rsidRDefault="0097053A">
            <w:r w:rsidRPr="00E352EF">
              <w:rPr>
                <w:rFonts w:ascii="Calibri" w:eastAsia="Calibri" w:hAnsi="Calibri" w:cs="Calibri"/>
              </w:rPr>
              <w:t>“he”</w:t>
            </w:r>
          </w:p>
        </w:tc>
      </w:tr>
      <w:tr w:rsidR="005A2227" w:rsidRPr="00E352EF" w14:paraId="0137487D" w14:textId="77777777" w:rsidTr="00F1796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5A5C43" w14:textId="77777777" w:rsidR="005A2227" w:rsidRPr="00E352EF" w:rsidRDefault="0097053A">
            <w:r w:rsidRPr="00E352EF">
              <w:rPr>
                <w:rFonts w:ascii="Calibri" w:eastAsia="Calibri" w:hAnsi="Calibri" w:cs="Calibri"/>
              </w:rPr>
              <w:t>4</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924431"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4EDB14" w14:textId="77777777" w:rsidR="005A2227" w:rsidRPr="00E352EF" w:rsidRDefault="0097053A">
            <w:r w:rsidRPr="00E352EF">
              <w:rPr>
                <w:rFonts w:ascii="Calibri" w:eastAsia="Calibri" w:hAnsi="Calibri" w:cs="Calibri"/>
              </w:rPr>
              <w:t>“hi!”</w:t>
            </w:r>
          </w:p>
        </w:tc>
      </w:tr>
    </w:tbl>
    <w:p w14:paraId="40E49C0E" w14:textId="77777777" w:rsidR="005A2227" w:rsidRPr="00E352EF" w:rsidRDefault="005A2227"/>
    <w:p w14:paraId="1D43AB38" w14:textId="77777777" w:rsidR="005A2227" w:rsidRPr="00E352EF" w:rsidRDefault="0097053A" w:rsidP="00B3632D">
      <w:pPr>
        <w:pStyle w:val="Stile1"/>
        <w:rPr>
          <w:lang w:val="en-GB"/>
        </w:rPr>
      </w:pPr>
      <w:bookmarkStart w:id="346" w:name="_Toc462659644"/>
      <w:bookmarkStart w:id="347" w:name="_Toc463805740"/>
      <w:bookmarkStart w:id="348" w:name="_Toc464487917"/>
      <w:r w:rsidRPr="00E352EF">
        <w:rPr>
          <w:lang w:val="en-GB"/>
        </w:rPr>
        <w:lastRenderedPageBreak/>
        <w:t>VTL</w:t>
      </w:r>
      <w:r w:rsidR="00EB2324" w:rsidRPr="00E352EF">
        <w:rPr>
          <w:lang w:val="en-GB"/>
        </w:rPr>
        <w:t>-</w:t>
      </w:r>
      <w:r w:rsidRPr="00E352EF">
        <w:rPr>
          <w:lang w:val="en-GB"/>
        </w:rPr>
        <w:t>ML  -  Numeric operators and functions</w:t>
      </w:r>
      <w:bookmarkEnd w:id="346"/>
      <w:bookmarkEnd w:id="347"/>
      <w:bookmarkEnd w:id="348"/>
    </w:p>
    <w:p w14:paraId="480C3206" w14:textId="77777777" w:rsidR="005A2227" w:rsidRPr="00E352EF" w:rsidRDefault="0097053A" w:rsidP="00A320E9">
      <w:pPr>
        <w:pStyle w:val="Stile3"/>
        <w:rPr>
          <w:lang w:val="en-GB"/>
        </w:rPr>
      </w:pPr>
      <w:bookmarkStart w:id="349" w:name="_Toc462659645"/>
      <w:bookmarkStart w:id="350" w:name="_Toc463805741"/>
      <w:bookmarkStart w:id="351" w:name="_Toc464487918"/>
      <w:r w:rsidRPr="00E352EF">
        <w:rPr>
          <w:lang w:val="en-GB"/>
        </w:rPr>
        <w:t>unary plus +</w:t>
      </w:r>
      <w:bookmarkEnd w:id="349"/>
      <w:bookmarkEnd w:id="350"/>
      <w:bookmarkEnd w:id="351"/>
    </w:p>
    <w:p w14:paraId="16E7F03E" w14:textId="77777777" w:rsidR="005A2227" w:rsidRPr="00E352EF" w:rsidRDefault="0097053A">
      <w:pPr>
        <w:rPr>
          <w:rFonts w:ascii="Cambria" w:hAnsi="Cambria"/>
        </w:rPr>
      </w:pPr>
      <w:r w:rsidRPr="00E352EF">
        <w:rPr>
          <w:rFonts w:ascii="Cambria" w:eastAsia="Calibri" w:hAnsi="Cambria" w:cs="Calibri"/>
          <w:i/>
          <w:color w:val="5B9BD5"/>
        </w:rPr>
        <w:t>Semantics</w:t>
      </w:r>
    </w:p>
    <w:p w14:paraId="5AF828C1" w14:textId="77777777" w:rsidR="005A2227" w:rsidRPr="00E352EF" w:rsidRDefault="0097053A">
      <w:pPr>
        <w:rPr>
          <w:rFonts w:ascii="Cambria" w:hAnsi="Cambria"/>
        </w:rPr>
      </w:pPr>
      <w:r w:rsidRPr="00E352EF">
        <w:rPr>
          <w:rFonts w:ascii="Cambria" w:eastAsia="Calibri" w:hAnsi="Cambria" w:cs="Calibri"/>
        </w:rPr>
        <w:t xml:space="preserve">The </w:t>
      </w:r>
      <w:r w:rsidRPr="00E352EF">
        <w:rPr>
          <w:rFonts w:ascii="Cambria" w:eastAsia="Calibri" w:hAnsi="Cambria" w:cs="Calibri"/>
          <w:b/>
        </w:rPr>
        <w:t>+</w:t>
      </w:r>
      <w:r w:rsidRPr="00E352EF">
        <w:rPr>
          <w:rFonts w:ascii="Cambria" w:eastAsia="Calibri" w:hAnsi="Cambria" w:cs="Calibri"/>
        </w:rPr>
        <w:t xml:space="preserve"> operator leaves the sign unaltered.</w:t>
      </w:r>
    </w:p>
    <w:p w14:paraId="7D4050B9" w14:textId="77777777" w:rsidR="00F17962" w:rsidRPr="00E352EF" w:rsidRDefault="00F17962">
      <w:pPr>
        <w:rPr>
          <w:rFonts w:ascii="Cambria" w:eastAsia="Calibri" w:hAnsi="Cambria" w:cs="Calibri"/>
          <w:i/>
          <w:color w:val="5B9BD5"/>
        </w:rPr>
      </w:pPr>
    </w:p>
    <w:p w14:paraId="2765B687"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Syntax</w:t>
      </w:r>
    </w:p>
    <w:p w14:paraId="0418337C" w14:textId="77777777" w:rsidR="005A2227" w:rsidRPr="00E352EF" w:rsidRDefault="0097053A">
      <w:pPr>
        <w:rPr>
          <w:rFonts w:ascii="Cambria" w:hAnsi="Cambria"/>
        </w:rPr>
      </w:pPr>
      <w:r w:rsidRPr="00E352EF">
        <w:rPr>
          <w:rFonts w:ascii="Cambria" w:eastAsia="Calibri" w:hAnsi="Cambria" w:cs="Calibri"/>
        </w:rPr>
        <w:t xml:space="preserve">+ </w:t>
      </w:r>
      <w:r w:rsidRPr="00E352EF">
        <w:rPr>
          <w:rFonts w:ascii="Cambria" w:eastAsia="Calibri" w:hAnsi="Cambria" w:cs="Calibri"/>
          <w:i/>
        </w:rPr>
        <w:t>ds</w:t>
      </w:r>
    </w:p>
    <w:p w14:paraId="2F7BD8BD" w14:textId="77777777" w:rsidR="00F17962" w:rsidRPr="00E352EF" w:rsidRDefault="00F17962">
      <w:pPr>
        <w:rPr>
          <w:rFonts w:ascii="Cambria" w:eastAsia="Calibri" w:hAnsi="Cambria" w:cs="Calibri"/>
          <w:i/>
          <w:color w:val="5B9BD5"/>
        </w:rPr>
      </w:pPr>
    </w:p>
    <w:p w14:paraId="3D36A972"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Parameters</w:t>
      </w:r>
    </w:p>
    <w:p w14:paraId="750F4BA2" w14:textId="77777777" w:rsidR="005A2227" w:rsidRPr="00E352EF" w:rsidRDefault="00F17962" w:rsidP="00F17962">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i/>
        </w:rPr>
        <w:t xml:space="preserve"> </w:t>
      </w:r>
      <w:r w:rsidRPr="00E352EF">
        <w:rPr>
          <w:rFonts w:ascii="Cambria" w:eastAsia="Calibri" w:hAnsi="Cambria" w:cs="Calibri"/>
        </w:rPr>
        <w:t xml:space="preserve">: </w:t>
      </w:r>
      <w:r w:rsidR="0097053A" w:rsidRPr="00E352EF">
        <w:rPr>
          <w:rFonts w:ascii="Cambria" w:eastAsia="Calibri" w:hAnsi="Cambria" w:cs="Calibri"/>
        </w:rPr>
        <w:t>[ dataset {identifier &lt;IDENT&gt; as scalar-type}+ {measure &lt;IDENT&gt; as number}+</w:t>
      </w:r>
    </w:p>
    <w:p w14:paraId="66D58228" w14:textId="77777777" w:rsidR="005A2227" w:rsidRPr="00E352EF" w:rsidRDefault="0097053A">
      <w:pPr>
        <w:ind w:left="432"/>
        <w:rPr>
          <w:rFonts w:ascii="Cambria" w:hAnsi="Cambria"/>
        </w:rPr>
      </w:pPr>
      <w:r w:rsidRPr="00E352EF">
        <w:rPr>
          <w:rFonts w:ascii="Cambria" w:eastAsia="Calibri" w:hAnsi="Cambria" w:cs="Calibri"/>
        </w:rPr>
        <w:t xml:space="preserve"> {measure &lt;IDENT&gt; as scalar-type}* {attribute &lt;IDENT&gt; as scalar-type}*|number]</w:t>
      </w:r>
    </w:p>
    <w:p w14:paraId="27EF1F8F" w14:textId="77777777" w:rsidR="005A2227" w:rsidRPr="00E352EF" w:rsidRDefault="005A2227">
      <w:pPr>
        <w:rPr>
          <w:rFonts w:ascii="Cambria" w:hAnsi="Cambria"/>
        </w:rPr>
      </w:pPr>
    </w:p>
    <w:p w14:paraId="1B9A816D" w14:textId="77777777" w:rsidR="005A2227" w:rsidRPr="00E352EF" w:rsidRDefault="0097053A">
      <w:pPr>
        <w:ind w:left="432" w:hanging="432"/>
        <w:rPr>
          <w:rFonts w:ascii="Cambria" w:hAnsi="Cambria"/>
        </w:rPr>
      </w:pPr>
      <w:r w:rsidRPr="00E352EF">
        <w:rPr>
          <w:rFonts w:ascii="Cambria" w:eastAsia="Calibri" w:hAnsi="Cambria" w:cs="Calibri"/>
          <w:i/>
        </w:rPr>
        <w:t>ds</w:t>
      </w:r>
      <w:r w:rsidRPr="00E352EF">
        <w:rPr>
          <w:rFonts w:ascii="Cambria" w:eastAsia="Calibri" w:hAnsi="Cambria" w:cs="Calibri"/>
        </w:rPr>
        <w:t xml:space="preserve"> – is the input scalar number or the input </w:t>
      </w:r>
      <w:r w:rsidR="00472C2F" w:rsidRPr="00E352EF">
        <w:t>Dataset</w:t>
      </w:r>
      <w:r w:rsidRPr="00E352EF">
        <w:rPr>
          <w:rFonts w:ascii="Cambria" w:eastAsia="Calibri" w:hAnsi="Cambria" w:cs="Calibri"/>
        </w:rPr>
        <w:t>.</w:t>
      </w:r>
    </w:p>
    <w:p w14:paraId="1163E939" w14:textId="77777777" w:rsidR="00F17962" w:rsidRPr="00E352EF" w:rsidRDefault="00F17962">
      <w:pPr>
        <w:rPr>
          <w:rFonts w:ascii="Cambria" w:eastAsia="Calibri" w:hAnsi="Cambria" w:cs="Calibri"/>
          <w:i/>
          <w:color w:val="5B9BD5"/>
        </w:rPr>
      </w:pPr>
    </w:p>
    <w:p w14:paraId="40F6F325"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Constraints</w:t>
      </w:r>
    </w:p>
    <w:p w14:paraId="5CDA9833" w14:textId="77777777" w:rsidR="005A2227" w:rsidRPr="00E352EF" w:rsidRDefault="009705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it must be a </w:t>
      </w:r>
      <w:r w:rsidRPr="00E352EF">
        <w:rPr>
          <w:rFonts w:ascii="Cambria" w:hAnsi="Cambria"/>
          <w:b/>
        </w:rPr>
        <w:t xml:space="preserve">numeric </w:t>
      </w:r>
      <w:r w:rsidRPr="00E352EF">
        <w:rPr>
          <w:rFonts w:ascii="Cambria" w:hAnsi="Cambria"/>
        </w:rPr>
        <w:t>data type.</w:t>
      </w:r>
    </w:p>
    <w:p w14:paraId="490DBA7D" w14:textId="77777777" w:rsidR="005A2227" w:rsidRPr="00E352EF" w:rsidRDefault="009705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472C2F" w:rsidRPr="00E352EF">
        <w:t>Dataset</w:t>
      </w:r>
      <w:r w:rsidRPr="00E352EF">
        <w:rPr>
          <w:rFonts w:ascii="Cambria" w:hAnsi="Cambria"/>
        </w:rPr>
        <w:t xml:space="preserve"> then it must have at least a measure of </w:t>
      </w:r>
      <w:r w:rsidRPr="00E352EF">
        <w:rPr>
          <w:rFonts w:ascii="Cambria" w:hAnsi="Cambria"/>
          <w:b/>
        </w:rPr>
        <w:t>numeric</w:t>
      </w:r>
      <w:r w:rsidRPr="00E352EF">
        <w:rPr>
          <w:rFonts w:ascii="Cambria" w:hAnsi="Cambria"/>
        </w:rPr>
        <w:t xml:space="preserve"> data type. </w:t>
      </w:r>
    </w:p>
    <w:p w14:paraId="2EB81EB5" w14:textId="77777777" w:rsidR="00F17962" w:rsidRPr="00E352EF" w:rsidRDefault="00F17962">
      <w:pPr>
        <w:rPr>
          <w:rFonts w:ascii="Cambria" w:eastAsia="Calibri" w:hAnsi="Cambria" w:cs="Calibri"/>
          <w:i/>
          <w:color w:val="5B9BD5"/>
        </w:rPr>
      </w:pPr>
    </w:p>
    <w:p w14:paraId="687EE2AA"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Returns</w:t>
      </w:r>
    </w:p>
    <w:p w14:paraId="66CA7696" w14:textId="77777777" w:rsidR="005A2227" w:rsidRPr="00E352EF" w:rsidRDefault="009705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operator</w:t>
      </w:r>
      <w:r w:rsidRPr="00E352EF">
        <w:rPr>
          <w:rFonts w:ascii="Cambria" w:hAnsi="Cambria"/>
          <w:b/>
        </w:rPr>
        <w:t xml:space="preserve"> </w:t>
      </w:r>
      <w:r w:rsidRPr="00E352EF">
        <w:rPr>
          <w:rFonts w:ascii="Cambria" w:hAnsi="Cambria"/>
        </w:rPr>
        <w:t xml:space="preserve">return the </w:t>
      </w:r>
      <w:r w:rsidRPr="00E352EF">
        <w:rPr>
          <w:rFonts w:ascii="Cambria" w:eastAsia="Calibri" w:hAnsi="Cambria" w:cs="Calibri"/>
        </w:rPr>
        <w:t>input number without altering its sign.</w:t>
      </w:r>
    </w:p>
    <w:p w14:paraId="003448BD" w14:textId="77777777" w:rsidR="005A2227" w:rsidRPr="00E352EF" w:rsidRDefault="009705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472C2F" w:rsidRPr="00E352EF">
        <w:t>Dataset</w:t>
      </w:r>
      <w:r w:rsidRPr="00E352EF">
        <w:rPr>
          <w:rFonts w:ascii="Cambria" w:hAnsi="Cambria"/>
        </w:rPr>
        <w:t xml:space="preserve"> and has N numeric measures then operator return a </w:t>
      </w:r>
      <w:r w:rsidR="00472C2F" w:rsidRPr="00E352EF">
        <w:t>Dataset</w:t>
      </w:r>
      <w:r w:rsidRPr="00E352EF">
        <w:rPr>
          <w:rFonts w:ascii="Cambria" w:hAnsi="Cambria"/>
        </w:rPr>
        <w:t xml:space="preserve"> having the </w:t>
      </w:r>
      <w:r w:rsidR="00CC6A4A" w:rsidRPr="00E352EF">
        <w:rPr>
          <w:rFonts w:ascii="Cambria" w:eastAsia="Calibri" w:hAnsi="Cambria" w:cs="Calibri"/>
        </w:rPr>
        <w:t>Identifier Components</w:t>
      </w:r>
      <w:r w:rsidRPr="00E352EF">
        <w:rPr>
          <w:rFonts w:ascii="Cambria" w:hAnsi="Cambria"/>
        </w:rPr>
        <w:t xml:space="preserve"> of </w:t>
      </w:r>
      <w:r w:rsidRPr="00E352EF">
        <w:rPr>
          <w:rFonts w:ascii="Cambria" w:hAnsi="Cambria"/>
          <w:i/>
        </w:rPr>
        <w:t>ds</w:t>
      </w:r>
      <w:r w:rsidRPr="00E352EF">
        <w:rPr>
          <w:rFonts w:ascii="Cambria" w:hAnsi="Cambria"/>
        </w:rPr>
        <w:t xml:space="preserve"> and N numeric measures </w:t>
      </w:r>
      <w:r w:rsidRPr="00E352EF">
        <w:rPr>
          <w:rFonts w:ascii="Cambria" w:eastAsia="Calibri" w:hAnsi="Cambria" w:cs="Calibri"/>
        </w:rPr>
        <w:t>without alterations.</w:t>
      </w:r>
    </w:p>
    <w:p w14:paraId="70D731E1" w14:textId="77777777" w:rsidR="005A2227" w:rsidRPr="00E352EF" w:rsidRDefault="005A2227">
      <w:pPr>
        <w:rPr>
          <w:rFonts w:ascii="Cambria" w:hAnsi="Cambria"/>
        </w:rPr>
      </w:pPr>
    </w:p>
    <w:p w14:paraId="0AA17FED" w14:textId="77777777" w:rsidR="005A2227" w:rsidRPr="00E352EF" w:rsidRDefault="00EA6708" w:rsidP="006E1BB1">
      <w:pPr>
        <w:rPr>
          <w:rFonts w:ascii="Cambria" w:eastAsia="Calibri" w:hAnsi="Cambria" w:cs="Calibri"/>
          <w:i/>
          <w:color w:val="5B9BD5"/>
        </w:rPr>
      </w:pPr>
      <w:r w:rsidRPr="00E352EF">
        <w:rPr>
          <w:rFonts w:ascii="Cambria" w:eastAsia="Calibri" w:hAnsi="Cambria" w:cs="Calibri"/>
          <w:i/>
          <w:color w:val="5B9BD5"/>
        </w:rPr>
        <w:t>Examples</w:t>
      </w:r>
    </w:p>
    <w:p w14:paraId="70B55A45" w14:textId="77777777" w:rsidR="005A2227" w:rsidRPr="00E352EF" w:rsidRDefault="009F3C7D">
      <w:pPr>
        <w:rPr>
          <w:rFonts w:ascii="Cambria" w:hAnsi="Cambria"/>
        </w:rPr>
      </w:pPr>
      <w:r w:rsidRPr="00E352EF">
        <w:rPr>
          <w:rFonts w:ascii="Cambria" w:eastAsia="Calibri" w:hAnsi="Cambria" w:cs="Calibri"/>
        </w:rPr>
        <w:t>O</w:t>
      </w:r>
      <w:r w:rsidR="0097053A" w:rsidRPr="00E352EF">
        <w:rPr>
          <w:rFonts w:ascii="Cambria" w:eastAsia="Calibri" w:hAnsi="Cambria" w:cs="Calibri"/>
        </w:rPr>
        <w:t>n scalar</w:t>
      </w:r>
    </w:p>
    <w:p w14:paraId="78550B97" w14:textId="77777777" w:rsidR="005A2227" w:rsidRPr="00E352EF" w:rsidRDefault="005C5FF8">
      <w:pPr>
        <w:rPr>
          <w:rFonts w:ascii="Cambria" w:hAnsi="Cambria"/>
        </w:rPr>
      </w:pPr>
      <w:r w:rsidRPr="00E352EF">
        <w:rPr>
          <w:rFonts w:ascii="Cambria" w:eastAsia="Calibri" w:hAnsi="Cambria" w:cs="Calibri"/>
        </w:rPr>
        <w:t xml:space="preserve">1) </w:t>
      </w:r>
      <w:r w:rsidR="0097053A" w:rsidRPr="00E352EF">
        <w:rPr>
          <w:rFonts w:ascii="Cambria" w:eastAsia="Calibri" w:hAnsi="Cambria" w:cs="Calibri"/>
        </w:rPr>
        <w:t xml:space="preserve">A := +B     </w:t>
      </w:r>
    </w:p>
    <w:p w14:paraId="71AA89E0" w14:textId="77777777" w:rsidR="005A2227" w:rsidRPr="00E352EF" w:rsidRDefault="0097053A">
      <w:pPr>
        <w:rPr>
          <w:rFonts w:ascii="Cambria" w:hAnsi="Cambria"/>
        </w:rPr>
      </w:pPr>
      <w:r w:rsidRPr="00E352EF">
        <w:rPr>
          <w:rFonts w:ascii="Cambria" w:eastAsia="Calibri" w:hAnsi="Cambria" w:cs="Calibri"/>
        </w:rPr>
        <w:t>if B = 5, then A = 5</w:t>
      </w:r>
    </w:p>
    <w:p w14:paraId="3678577A" w14:textId="77777777" w:rsidR="005A2227" w:rsidRPr="00E352EF" w:rsidRDefault="005A2227">
      <w:pPr>
        <w:rPr>
          <w:rFonts w:ascii="Cambria" w:hAnsi="Cambria"/>
        </w:rPr>
      </w:pPr>
    </w:p>
    <w:p w14:paraId="41C0BBF6" w14:textId="77777777" w:rsidR="005A2227" w:rsidRPr="00E352EF" w:rsidRDefault="0097053A" w:rsidP="00F17962">
      <w:pPr>
        <w:pStyle w:val="Stile3"/>
        <w:rPr>
          <w:lang w:val="en-GB"/>
        </w:rPr>
      </w:pPr>
      <w:bookmarkStart w:id="352" w:name="_Toc463805742"/>
      <w:bookmarkStart w:id="353" w:name="_Toc464487919"/>
      <w:r w:rsidRPr="00E352EF">
        <w:rPr>
          <w:lang w:val="en-GB"/>
        </w:rPr>
        <w:t>unary minus  –</w:t>
      </w:r>
      <w:bookmarkEnd w:id="352"/>
      <w:bookmarkEnd w:id="353"/>
    </w:p>
    <w:p w14:paraId="19F7A1A3" w14:textId="77777777" w:rsidR="005A2227" w:rsidRPr="00E352EF" w:rsidRDefault="0097053A" w:rsidP="00F17962">
      <w:pPr>
        <w:rPr>
          <w:rFonts w:ascii="Cambria" w:hAnsi="Cambria"/>
        </w:rPr>
      </w:pPr>
      <w:r w:rsidRPr="00E352EF">
        <w:rPr>
          <w:rFonts w:ascii="Cambria" w:eastAsia="Calibri" w:hAnsi="Cambria" w:cs="Calibri"/>
          <w:i/>
          <w:color w:val="5B9BD5"/>
        </w:rPr>
        <w:t>Semantics</w:t>
      </w:r>
    </w:p>
    <w:p w14:paraId="4C00B8D0" w14:textId="77777777" w:rsidR="005A2227" w:rsidRPr="00E352EF" w:rsidRDefault="0097053A" w:rsidP="00F17962">
      <w:pPr>
        <w:rPr>
          <w:rFonts w:ascii="Cambria" w:hAnsi="Cambria"/>
        </w:rPr>
      </w:pPr>
      <w:r w:rsidRPr="00E352EF">
        <w:rPr>
          <w:rFonts w:ascii="Cambria" w:eastAsia="Calibri" w:hAnsi="Cambria" w:cs="Calibri"/>
        </w:rPr>
        <w:t xml:space="preserve"> The </w:t>
      </w:r>
      <w:r w:rsidRPr="00E352EF">
        <w:rPr>
          <w:rFonts w:ascii="Cambria" w:eastAsia="Calibri" w:hAnsi="Cambria" w:cs="Calibri"/>
          <w:b/>
        </w:rPr>
        <w:t>–</w:t>
      </w:r>
      <w:r w:rsidRPr="00E352EF">
        <w:rPr>
          <w:rFonts w:ascii="Cambria" w:eastAsia="Calibri" w:hAnsi="Cambria" w:cs="Calibri"/>
        </w:rPr>
        <w:t xml:space="preserve"> operator </w:t>
      </w:r>
      <w:r w:rsidR="00A320E9" w:rsidRPr="00E352EF">
        <w:rPr>
          <w:rFonts w:ascii="Cambria" w:eastAsia="Calibri" w:hAnsi="Cambria" w:cs="Calibri"/>
        </w:rPr>
        <w:t xml:space="preserve">inverts </w:t>
      </w:r>
      <w:r w:rsidRPr="00E352EF">
        <w:rPr>
          <w:rFonts w:ascii="Cambria" w:eastAsia="Calibri" w:hAnsi="Cambria" w:cs="Calibri"/>
        </w:rPr>
        <w:t>the sign</w:t>
      </w:r>
    </w:p>
    <w:p w14:paraId="52BEF228" w14:textId="77777777" w:rsidR="00193EF8" w:rsidRPr="00E352EF" w:rsidRDefault="00193EF8" w:rsidP="00F17962">
      <w:pPr>
        <w:rPr>
          <w:rFonts w:ascii="Cambria" w:eastAsia="Calibri" w:hAnsi="Cambria" w:cs="Calibri"/>
          <w:i/>
          <w:color w:val="5B9BD5"/>
        </w:rPr>
      </w:pPr>
    </w:p>
    <w:p w14:paraId="025CC645"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Syntax</w:t>
      </w:r>
    </w:p>
    <w:p w14:paraId="3C2F0176" w14:textId="77777777" w:rsidR="005A2227" w:rsidRPr="00E352EF" w:rsidRDefault="009F3C7D" w:rsidP="009F3C7D">
      <w:r w:rsidRPr="00E352EF">
        <w:rPr>
          <w:rFonts w:ascii="Cambria" w:eastAsia="Calibri" w:hAnsi="Cambria" w:cs="Calibri"/>
          <w:i/>
        </w:rPr>
        <w:t xml:space="preserve"> </w:t>
      </w:r>
      <w:r w:rsidRPr="00E352EF">
        <w:rPr>
          <w:rFonts w:eastAsia="Calibri" w:cs="Calibri"/>
        </w:rPr>
        <w:t xml:space="preserve">- </w:t>
      </w:r>
      <w:r w:rsidR="0097053A" w:rsidRPr="00E352EF">
        <w:rPr>
          <w:rFonts w:eastAsia="Calibri" w:cs="Calibri"/>
          <w:i/>
        </w:rPr>
        <w:t>ds</w:t>
      </w:r>
    </w:p>
    <w:p w14:paraId="7257CEC7" w14:textId="77777777" w:rsidR="00193EF8" w:rsidRPr="00E352EF" w:rsidRDefault="00193EF8" w:rsidP="00F17962">
      <w:pPr>
        <w:rPr>
          <w:rFonts w:ascii="Cambria" w:eastAsia="Calibri" w:hAnsi="Cambria" w:cs="Calibri"/>
          <w:i/>
          <w:color w:val="5B9BD5"/>
        </w:rPr>
      </w:pPr>
    </w:p>
    <w:p w14:paraId="2DA4A101"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Parameters</w:t>
      </w:r>
    </w:p>
    <w:p w14:paraId="1FC16ED2" w14:textId="77777777" w:rsidR="005A2227" w:rsidRPr="00E352EF" w:rsidRDefault="00F17962" w:rsidP="00F17962">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hAnsi="Cambria"/>
        </w:rPr>
        <w:t xml:space="preserve"> :</w:t>
      </w:r>
      <w:r w:rsidR="0097053A" w:rsidRPr="00E352EF">
        <w:rPr>
          <w:rFonts w:ascii="Cambria" w:eastAsia="Calibri" w:hAnsi="Cambria" w:cs="Calibri"/>
        </w:rPr>
        <w:t xml:space="preserve"> [dataset {identifier &lt;IDENT&gt; as scalar-type}+ {measure &lt;IDENT&gt; as number}+</w:t>
      </w:r>
    </w:p>
    <w:p w14:paraId="5AC51E64" w14:textId="77777777" w:rsidR="005A2227" w:rsidRPr="00E352EF" w:rsidRDefault="0097053A" w:rsidP="00F17962">
      <w:pPr>
        <w:ind w:left="706"/>
        <w:rPr>
          <w:rFonts w:ascii="Cambria" w:hAnsi="Cambria"/>
        </w:rPr>
      </w:pPr>
      <w:r w:rsidRPr="00E352EF">
        <w:rPr>
          <w:rFonts w:ascii="Cambria" w:eastAsia="Calibri" w:hAnsi="Cambria" w:cs="Calibri"/>
        </w:rPr>
        <w:t>{measure &lt;IDENT&gt; as scalar-type}* {attribute &lt;IDENT&gt; as scalar-type}*|number]</w:t>
      </w:r>
    </w:p>
    <w:p w14:paraId="572BD3B2" w14:textId="77777777" w:rsidR="005A2227" w:rsidRPr="00E352EF" w:rsidRDefault="005A2227" w:rsidP="00F17962">
      <w:pPr>
        <w:rPr>
          <w:rFonts w:ascii="Cambria" w:hAnsi="Cambria"/>
        </w:rPr>
      </w:pPr>
    </w:p>
    <w:p w14:paraId="476526AF" w14:textId="77777777" w:rsidR="005A2227" w:rsidRPr="00E352EF" w:rsidRDefault="0097053A" w:rsidP="00F17962">
      <w:pPr>
        <w:rPr>
          <w:rFonts w:ascii="Cambria" w:hAnsi="Cambria"/>
        </w:rPr>
      </w:pPr>
      <w:r w:rsidRPr="00E352EF">
        <w:rPr>
          <w:rFonts w:ascii="Cambria" w:eastAsia="Calibri" w:hAnsi="Cambria" w:cs="Calibri"/>
          <w:i/>
        </w:rPr>
        <w:t xml:space="preserve">ds – </w:t>
      </w:r>
      <w:r w:rsidRPr="00E352EF">
        <w:rPr>
          <w:rFonts w:ascii="Cambria" w:eastAsia="Calibri" w:hAnsi="Cambria" w:cs="Calibri"/>
        </w:rPr>
        <w:t xml:space="preserve">is the input scalar number or the input </w:t>
      </w:r>
      <w:r w:rsidR="00472C2F" w:rsidRPr="00E352EF">
        <w:t>Dataset</w:t>
      </w:r>
      <w:r w:rsidRPr="00E352EF">
        <w:rPr>
          <w:rFonts w:ascii="Cambria" w:eastAsia="Calibri" w:hAnsi="Cambria" w:cs="Calibri"/>
        </w:rPr>
        <w:t>.</w:t>
      </w:r>
    </w:p>
    <w:p w14:paraId="0E89EB4F" w14:textId="77777777" w:rsidR="00F17962" w:rsidRPr="00E352EF" w:rsidRDefault="00F17962" w:rsidP="00F17962">
      <w:pPr>
        <w:rPr>
          <w:rFonts w:ascii="Cambria" w:eastAsia="Calibri" w:hAnsi="Cambria" w:cs="Calibri"/>
          <w:i/>
          <w:color w:val="5B9BD5"/>
        </w:rPr>
      </w:pPr>
    </w:p>
    <w:p w14:paraId="5C14E01B"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Constraints</w:t>
      </w:r>
    </w:p>
    <w:p w14:paraId="27E664AB" w14:textId="77777777" w:rsidR="005A2227" w:rsidRPr="00E352EF" w:rsidRDefault="0097053A" w:rsidP="00F17962">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it must be a </w:t>
      </w:r>
      <w:r w:rsidRPr="00E352EF">
        <w:rPr>
          <w:rFonts w:ascii="Cambria" w:hAnsi="Cambria"/>
          <w:b/>
        </w:rPr>
        <w:t xml:space="preserve">numeric </w:t>
      </w:r>
      <w:r w:rsidRPr="00E352EF">
        <w:rPr>
          <w:rFonts w:ascii="Cambria" w:hAnsi="Cambria"/>
        </w:rPr>
        <w:t>data type.</w:t>
      </w:r>
    </w:p>
    <w:p w14:paraId="4CB0CD6F" w14:textId="77777777" w:rsidR="005A2227" w:rsidRPr="00E352EF" w:rsidRDefault="0097053A" w:rsidP="00F17962">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472C2F" w:rsidRPr="00E352EF">
        <w:t>Dataset</w:t>
      </w:r>
      <w:r w:rsidRPr="00E352EF">
        <w:rPr>
          <w:rFonts w:ascii="Cambria" w:hAnsi="Cambria"/>
        </w:rPr>
        <w:t xml:space="preserve"> then it must have at least a measure of </w:t>
      </w:r>
      <w:r w:rsidRPr="00E352EF">
        <w:rPr>
          <w:rFonts w:ascii="Cambria" w:hAnsi="Cambria"/>
          <w:b/>
        </w:rPr>
        <w:t>numeric</w:t>
      </w:r>
      <w:r w:rsidRPr="00E352EF">
        <w:rPr>
          <w:rFonts w:ascii="Cambria" w:hAnsi="Cambria"/>
        </w:rPr>
        <w:t xml:space="preserve"> data type. </w:t>
      </w:r>
    </w:p>
    <w:p w14:paraId="35C608F2" w14:textId="77777777" w:rsidR="00F17962" w:rsidRPr="00E352EF" w:rsidRDefault="00F17962" w:rsidP="00F17962">
      <w:pPr>
        <w:rPr>
          <w:rFonts w:ascii="Cambria" w:eastAsia="Calibri" w:hAnsi="Cambria" w:cs="Calibri"/>
          <w:i/>
          <w:color w:val="5B9BD5"/>
        </w:rPr>
      </w:pPr>
    </w:p>
    <w:p w14:paraId="0951FBCB"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Returns</w:t>
      </w:r>
    </w:p>
    <w:p w14:paraId="29353FFD" w14:textId="77777777" w:rsidR="005A2227" w:rsidRPr="00E352EF" w:rsidRDefault="0097053A" w:rsidP="00F17962">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operator</w:t>
      </w:r>
      <w:r w:rsidRPr="00E352EF">
        <w:rPr>
          <w:rFonts w:ascii="Cambria" w:hAnsi="Cambria"/>
          <w:b/>
        </w:rPr>
        <w:t xml:space="preserve"> </w:t>
      </w:r>
      <w:r w:rsidRPr="00E352EF">
        <w:rPr>
          <w:rFonts w:ascii="Cambria" w:hAnsi="Cambria"/>
        </w:rPr>
        <w:t xml:space="preserve">return the </w:t>
      </w:r>
      <w:r w:rsidRPr="00E352EF">
        <w:rPr>
          <w:rFonts w:ascii="Cambria" w:eastAsia="Calibri" w:hAnsi="Cambria" w:cs="Calibri"/>
        </w:rPr>
        <w:t>input number negated.</w:t>
      </w:r>
    </w:p>
    <w:p w14:paraId="7AE48AF3" w14:textId="77777777" w:rsidR="005A2227" w:rsidRPr="00E352EF" w:rsidRDefault="0097053A" w:rsidP="00F17962">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472C2F" w:rsidRPr="00E352EF">
        <w:t>Dataset</w:t>
      </w:r>
      <w:r w:rsidRPr="00E352EF">
        <w:rPr>
          <w:rFonts w:ascii="Cambria" w:hAnsi="Cambria"/>
        </w:rPr>
        <w:t xml:space="preserve"> and has N numeric measures then operator return a </w:t>
      </w:r>
      <w:r w:rsidR="00472C2F" w:rsidRPr="00E352EF">
        <w:t>Dataset</w:t>
      </w:r>
      <w:r w:rsidRPr="00E352EF">
        <w:rPr>
          <w:rFonts w:ascii="Cambria" w:hAnsi="Cambria"/>
        </w:rPr>
        <w:t xml:space="preserve"> having the </w:t>
      </w:r>
      <w:r w:rsidR="00CC6A4A" w:rsidRPr="00E352EF">
        <w:rPr>
          <w:rFonts w:ascii="Cambria" w:eastAsia="Calibri" w:hAnsi="Cambria" w:cs="Calibri"/>
        </w:rPr>
        <w:t>Identifier Components</w:t>
      </w:r>
      <w:r w:rsidRPr="00E352EF">
        <w:rPr>
          <w:rFonts w:ascii="Cambria" w:hAnsi="Cambria"/>
        </w:rPr>
        <w:t xml:space="preserve"> of </w:t>
      </w:r>
      <w:r w:rsidRPr="00E352EF">
        <w:rPr>
          <w:rFonts w:ascii="Cambria" w:hAnsi="Cambria"/>
          <w:i/>
        </w:rPr>
        <w:t>ds</w:t>
      </w:r>
      <w:r w:rsidRPr="00E352EF">
        <w:rPr>
          <w:rFonts w:ascii="Cambria" w:hAnsi="Cambria"/>
        </w:rPr>
        <w:t xml:space="preserve"> and N numeric measures </w:t>
      </w:r>
      <w:r w:rsidRPr="00E352EF">
        <w:rPr>
          <w:rFonts w:ascii="Cambria" w:eastAsia="Calibri" w:hAnsi="Cambria" w:cs="Calibri"/>
        </w:rPr>
        <w:t>with the sign of the values in the numeric Measure Components inverted.</w:t>
      </w:r>
    </w:p>
    <w:p w14:paraId="2CB37567" w14:textId="77777777" w:rsidR="005A2227" w:rsidRPr="00E352EF" w:rsidRDefault="005A2227" w:rsidP="00F17962">
      <w:pPr>
        <w:rPr>
          <w:rFonts w:ascii="Cambria" w:hAnsi="Cambria"/>
        </w:rPr>
      </w:pPr>
    </w:p>
    <w:p w14:paraId="7BABC442" w14:textId="77777777" w:rsidR="005A2227" w:rsidRPr="00E352EF" w:rsidRDefault="00EA6708" w:rsidP="006E1BB1">
      <w:pPr>
        <w:rPr>
          <w:rFonts w:ascii="Cambria" w:eastAsia="Calibri" w:hAnsi="Cambria" w:cs="Calibri"/>
          <w:i/>
          <w:color w:val="5B9BD5"/>
        </w:rPr>
      </w:pPr>
      <w:r w:rsidRPr="00E352EF">
        <w:rPr>
          <w:rFonts w:ascii="Cambria" w:eastAsia="Calibri" w:hAnsi="Cambria" w:cs="Calibri"/>
          <w:i/>
          <w:color w:val="5B9BD5"/>
        </w:rPr>
        <w:t>Examples</w:t>
      </w:r>
    </w:p>
    <w:p w14:paraId="07952200" w14:textId="77777777" w:rsidR="005A2227" w:rsidRPr="00E352EF" w:rsidRDefault="009F3C7D" w:rsidP="00F17962">
      <w:pPr>
        <w:rPr>
          <w:rFonts w:ascii="Cambria" w:hAnsi="Cambria"/>
        </w:rPr>
      </w:pPr>
      <w:r w:rsidRPr="00E352EF">
        <w:rPr>
          <w:rFonts w:ascii="Cambria" w:eastAsia="Calibri" w:hAnsi="Cambria" w:cs="Calibri"/>
        </w:rPr>
        <w:t>O</w:t>
      </w:r>
      <w:r w:rsidR="0097053A" w:rsidRPr="00E352EF">
        <w:rPr>
          <w:rFonts w:ascii="Cambria" w:eastAsia="Calibri" w:hAnsi="Cambria" w:cs="Calibri"/>
        </w:rPr>
        <w:t>n scalar</w:t>
      </w:r>
    </w:p>
    <w:p w14:paraId="7F45FD96" w14:textId="77777777" w:rsidR="005A2227" w:rsidRPr="00E352EF" w:rsidRDefault="009F3C7D" w:rsidP="00F17962">
      <w:pPr>
        <w:rPr>
          <w:rFonts w:ascii="Cambria" w:hAnsi="Cambria"/>
        </w:rPr>
      </w:pPr>
      <w:r w:rsidRPr="00E352EF">
        <w:rPr>
          <w:rFonts w:ascii="Cambria" w:eastAsia="Calibri" w:hAnsi="Cambria" w:cs="Calibri"/>
        </w:rPr>
        <w:lastRenderedPageBreak/>
        <w:t xml:space="preserve">1) </w:t>
      </w:r>
      <w:r w:rsidR="0097053A" w:rsidRPr="00E352EF">
        <w:rPr>
          <w:rFonts w:ascii="Cambria" w:eastAsia="Calibri" w:hAnsi="Cambria" w:cs="Calibri"/>
        </w:rPr>
        <w:t xml:space="preserve">A := </w:t>
      </w:r>
      <w:r w:rsidR="0097053A" w:rsidRPr="00E352EF">
        <w:rPr>
          <w:rFonts w:ascii="Cambria" w:eastAsia="Calibri" w:hAnsi="Cambria" w:cs="Calibri"/>
          <w:b/>
        </w:rPr>
        <w:t>-</w:t>
      </w:r>
      <w:r w:rsidR="0097053A" w:rsidRPr="00E352EF">
        <w:rPr>
          <w:rFonts w:ascii="Cambria" w:eastAsia="Calibri" w:hAnsi="Cambria" w:cs="Calibri"/>
        </w:rPr>
        <w:t xml:space="preserve">B  </w:t>
      </w:r>
    </w:p>
    <w:p w14:paraId="3B1E6E69" w14:textId="77777777" w:rsidR="005A2227" w:rsidRPr="00E352EF" w:rsidRDefault="0097053A" w:rsidP="009F3C7D">
      <w:pPr>
        <w:ind w:left="706"/>
        <w:rPr>
          <w:rFonts w:ascii="Cambria" w:hAnsi="Cambria"/>
        </w:rPr>
      </w:pPr>
      <w:r w:rsidRPr="00E352EF">
        <w:rPr>
          <w:rFonts w:ascii="Cambria" w:eastAsia="Calibri" w:hAnsi="Cambria" w:cs="Calibri"/>
        </w:rPr>
        <w:t>if B = 5, then A = -5</w:t>
      </w:r>
    </w:p>
    <w:p w14:paraId="197E82FF" w14:textId="77777777" w:rsidR="005A2227" w:rsidRPr="00E352EF" w:rsidRDefault="0097053A" w:rsidP="009F3C7D">
      <w:pPr>
        <w:ind w:left="706"/>
        <w:rPr>
          <w:rFonts w:ascii="Cambria" w:hAnsi="Cambria"/>
        </w:rPr>
      </w:pPr>
      <w:r w:rsidRPr="00E352EF">
        <w:rPr>
          <w:rFonts w:ascii="Cambria" w:eastAsia="Calibri" w:hAnsi="Cambria" w:cs="Calibri"/>
        </w:rPr>
        <w:t>if B = -7, then A = 7</w:t>
      </w:r>
    </w:p>
    <w:p w14:paraId="257423BD" w14:textId="77777777" w:rsidR="005A2227" w:rsidRPr="00E352EF" w:rsidRDefault="005A2227" w:rsidP="00F17962">
      <w:pPr>
        <w:rPr>
          <w:rFonts w:ascii="Cambria" w:hAnsi="Cambria"/>
        </w:rPr>
      </w:pPr>
    </w:p>
    <w:p w14:paraId="738BDEDA" w14:textId="77777777" w:rsidR="005A2227" w:rsidRPr="00E352EF" w:rsidRDefault="009F3C7D" w:rsidP="00F17962">
      <w:pPr>
        <w:rPr>
          <w:rFonts w:ascii="Cambria" w:hAnsi="Cambria"/>
        </w:rPr>
      </w:pPr>
      <w:r w:rsidRPr="00E352EF">
        <w:rPr>
          <w:rFonts w:ascii="Cambria" w:eastAsia="Calibri" w:hAnsi="Cambria" w:cs="Calibri"/>
        </w:rPr>
        <w:t>O</w:t>
      </w:r>
      <w:r w:rsidR="0097053A" w:rsidRPr="00E352EF">
        <w:rPr>
          <w:rFonts w:ascii="Cambria" w:eastAsia="Calibri" w:hAnsi="Cambria" w:cs="Calibri"/>
        </w:rPr>
        <w:t xml:space="preserve">n </w:t>
      </w:r>
      <w:r w:rsidR="00472C2F" w:rsidRPr="00E352EF">
        <w:t>Dataset</w:t>
      </w:r>
    </w:p>
    <w:p w14:paraId="57F13F30" w14:textId="77777777" w:rsidR="005A2227" w:rsidRPr="00E352EF" w:rsidRDefault="009F3C7D" w:rsidP="00F17962">
      <w:pPr>
        <w:rPr>
          <w:rFonts w:ascii="Cambria" w:hAnsi="Cambria"/>
        </w:rPr>
      </w:pPr>
      <w:r w:rsidRPr="00E352EF">
        <w:rPr>
          <w:rFonts w:ascii="Cambria" w:eastAsia="Calibri" w:hAnsi="Cambria" w:cs="Calibri"/>
        </w:rPr>
        <w:t>2</w:t>
      </w:r>
      <w:r w:rsidR="0097053A" w:rsidRPr="00E352EF">
        <w:rPr>
          <w:rFonts w:ascii="Cambria" w:eastAsia="Calibri" w:hAnsi="Cambria" w:cs="Calibri"/>
        </w:rPr>
        <w:t>) ds_2 := - ds_1</w:t>
      </w:r>
    </w:p>
    <w:p w14:paraId="5D120727" w14:textId="77777777" w:rsidR="005A2227" w:rsidRPr="00E352EF" w:rsidRDefault="005A2227" w:rsidP="00F17962">
      <w:pPr>
        <w:ind w:left="720"/>
        <w:rPr>
          <w:rFonts w:ascii="Cambria" w:hAnsi="Cambria"/>
        </w:rPr>
      </w:pPr>
    </w:p>
    <w:tbl>
      <w:tblPr>
        <w:tblW w:w="2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0"/>
        <w:gridCol w:w="850"/>
        <w:gridCol w:w="1138"/>
      </w:tblGrid>
      <w:tr w:rsidR="005A2227" w:rsidRPr="00E352EF" w14:paraId="531D6152" w14:textId="77777777" w:rsidTr="00F17962">
        <w:trPr>
          <w:trHeight w:val="346"/>
        </w:trPr>
        <w:tc>
          <w:tcPr>
            <w:tcW w:w="2938" w:type="dxa"/>
            <w:gridSpan w:val="3"/>
            <w:shd w:val="clear" w:color="auto" w:fill="F2DBDB"/>
            <w:tcMar>
              <w:top w:w="43" w:type="dxa"/>
              <w:left w:w="43" w:type="dxa"/>
              <w:bottom w:w="43" w:type="dxa"/>
              <w:right w:w="43" w:type="dxa"/>
            </w:tcMar>
          </w:tcPr>
          <w:p w14:paraId="17A94088" w14:textId="77777777" w:rsidR="005A2227" w:rsidRPr="00E352EF" w:rsidRDefault="0097053A">
            <w:r w:rsidRPr="00E352EF">
              <w:rPr>
                <w:rFonts w:ascii="Calibri" w:eastAsia="Calibri" w:hAnsi="Calibri" w:cs="Calibri"/>
              </w:rPr>
              <w:t>ds_1</w:t>
            </w:r>
          </w:p>
        </w:tc>
      </w:tr>
      <w:tr w:rsidR="005A2227" w:rsidRPr="00E352EF" w14:paraId="51F9309C" w14:textId="77777777" w:rsidTr="00F17962">
        <w:tc>
          <w:tcPr>
            <w:tcW w:w="950" w:type="dxa"/>
            <w:shd w:val="clear" w:color="auto" w:fill="D9D9D9"/>
            <w:tcMar>
              <w:top w:w="43" w:type="dxa"/>
              <w:left w:w="43" w:type="dxa"/>
              <w:bottom w:w="43" w:type="dxa"/>
              <w:right w:w="43" w:type="dxa"/>
            </w:tcMar>
          </w:tcPr>
          <w:p w14:paraId="292B5E4F" w14:textId="77777777" w:rsidR="005A2227" w:rsidRPr="00E352EF" w:rsidRDefault="0097053A">
            <w:r w:rsidRPr="00E352EF">
              <w:rPr>
                <w:rFonts w:ascii="Calibri" w:eastAsia="Calibri" w:hAnsi="Calibri" w:cs="Calibri"/>
                <w:b/>
              </w:rPr>
              <w:t>K1</w:t>
            </w:r>
          </w:p>
        </w:tc>
        <w:tc>
          <w:tcPr>
            <w:tcW w:w="850" w:type="dxa"/>
            <w:shd w:val="clear" w:color="auto" w:fill="D9D9D9"/>
            <w:tcMar>
              <w:top w:w="43" w:type="dxa"/>
              <w:left w:w="43" w:type="dxa"/>
              <w:bottom w:w="43" w:type="dxa"/>
              <w:right w:w="43" w:type="dxa"/>
            </w:tcMar>
          </w:tcPr>
          <w:p w14:paraId="7FCDB62A" w14:textId="77777777" w:rsidR="005A2227" w:rsidRPr="00E352EF" w:rsidRDefault="0097053A">
            <w:r w:rsidRPr="00E352EF">
              <w:rPr>
                <w:rFonts w:ascii="Calibri" w:eastAsia="Calibri" w:hAnsi="Calibri" w:cs="Calibri"/>
                <w:b/>
              </w:rPr>
              <w:t>K2</w:t>
            </w:r>
          </w:p>
        </w:tc>
        <w:tc>
          <w:tcPr>
            <w:tcW w:w="1138" w:type="dxa"/>
            <w:shd w:val="clear" w:color="auto" w:fill="C6D9F1"/>
            <w:tcMar>
              <w:top w:w="43" w:type="dxa"/>
              <w:left w:w="43" w:type="dxa"/>
              <w:bottom w:w="43" w:type="dxa"/>
              <w:right w:w="43" w:type="dxa"/>
            </w:tcMar>
          </w:tcPr>
          <w:p w14:paraId="11D275AD" w14:textId="77777777" w:rsidR="005A2227" w:rsidRPr="00E352EF" w:rsidRDefault="0097053A">
            <w:r w:rsidRPr="00E352EF">
              <w:rPr>
                <w:rFonts w:ascii="Calibri" w:eastAsia="Calibri" w:hAnsi="Calibri" w:cs="Calibri"/>
                <w:b/>
              </w:rPr>
              <w:t>M1</w:t>
            </w:r>
          </w:p>
        </w:tc>
      </w:tr>
      <w:tr w:rsidR="005A2227" w:rsidRPr="00E352EF" w14:paraId="2D2C87BC" w14:textId="77777777" w:rsidTr="00F17962">
        <w:tc>
          <w:tcPr>
            <w:tcW w:w="950" w:type="dxa"/>
            <w:tcMar>
              <w:top w:w="43" w:type="dxa"/>
              <w:left w:w="43" w:type="dxa"/>
              <w:bottom w:w="43" w:type="dxa"/>
              <w:right w:w="43" w:type="dxa"/>
            </w:tcMar>
          </w:tcPr>
          <w:p w14:paraId="5FCAA471" w14:textId="77777777" w:rsidR="005A2227" w:rsidRPr="00E352EF" w:rsidRDefault="0097053A">
            <w:r w:rsidRPr="00E352EF">
              <w:rPr>
                <w:rFonts w:ascii="Calibri" w:eastAsia="Calibri" w:hAnsi="Calibri" w:cs="Calibri"/>
              </w:rPr>
              <w:t>1</w:t>
            </w:r>
          </w:p>
        </w:tc>
        <w:tc>
          <w:tcPr>
            <w:tcW w:w="850" w:type="dxa"/>
            <w:tcMar>
              <w:top w:w="43" w:type="dxa"/>
              <w:left w:w="43" w:type="dxa"/>
              <w:bottom w:w="43" w:type="dxa"/>
              <w:right w:w="43" w:type="dxa"/>
            </w:tcMar>
          </w:tcPr>
          <w:p w14:paraId="7C135FBC" w14:textId="77777777" w:rsidR="005A2227" w:rsidRPr="00E352EF" w:rsidRDefault="0097053A">
            <w:r w:rsidRPr="00E352EF">
              <w:rPr>
                <w:rFonts w:ascii="Calibri" w:eastAsia="Calibri" w:hAnsi="Calibri" w:cs="Calibri"/>
              </w:rPr>
              <w:t>A</w:t>
            </w:r>
          </w:p>
        </w:tc>
        <w:tc>
          <w:tcPr>
            <w:tcW w:w="1138" w:type="dxa"/>
            <w:tcMar>
              <w:top w:w="43" w:type="dxa"/>
              <w:left w:w="43" w:type="dxa"/>
              <w:bottom w:w="43" w:type="dxa"/>
              <w:right w:w="43" w:type="dxa"/>
            </w:tcMar>
          </w:tcPr>
          <w:p w14:paraId="0E4CA397" w14:textId="77777777" w:rsidR="005A2227" w:rsidRPr="00E352EF" w:rsidRDefault="0097053A">
            <w:r w:rsidRPr="00E352EF">
              <w:rPr>
                <w:rFonts w:ascii="Calibri" w:eastAsia="Calibri" w:hAnsi="Calibri" w:cs="Calibri"/>
              </w:rPr>
              <w:t>11</w:t>
            </w:r>
          </w:p>
        </w:tc>
      </w:tr>
      <w:tr w:rsidR="005A2227" w:rsidRPr="00E352EF" w14:paraId="3CB8E062" w14:textId="77777777" w:rsidTr="00F17962">
        <w:tc>
          <w:tcPr>
            <w:tcW w:w="950" w:type="dxa"/>
            <w:tcMar>
              <w:top w:w="43" w:type="dxa"/>
              <w:left w:w="43" w:type="dxa"/>
              <w:bottom w:w="43" w:type="dxa"/>
              <w:right w:w="43" w:type="dxa"/>
            </w:tcMar>
          </w:tcPr>
          <w:p w14:paraId="206013C3" w14:textId="77777777" w:rsidR="005A2227" w:rsidRPr="00E352EF" w:rsidRDefault="0097053A">
            <w:r w:rsidRPr="00E352EF">
              <w:rPr>
                <w:rFonts w:ascii="Calibri" w:eastAsia="Calibri" w:hAnsi="Calibri" w:cs="Calibri"/>
              </w:rPr>
              <w:t>2</w:t>
            </w:r>
          </w:p>
        </w:tc>
        <w:tc>
          <w:tcPr>
            <w:tcW w:w="850" w:type="dxa"/>
            <w:tcMar>
              <w:top w:w="43" w:type="dxa"/>
              <w:left w:w="43" w:type="dxa"/>
              <w:bottom w:w="43" w:type="dxa"/>
              <w:right w:w="43" w:type="dxa"/>
            </w:tcMar>
          </w:tcPr>
          <w:p w14:paraId="20E2D8DD" w14:textId="77777777" w:rsidR="005A2227" w:rsidRPr="00E352EF" w:rsidRDefault="0097053A">
            <w:r w:rsidRPr="00E352EF">
              <w:rPr>
                <w:rFonts w:ascii="Calibri" w:eastAsia="Calibri" w:hAnsi="Calibri" w:cs="Calibri"/>
              </w:rPr>
              <w:t>B</w:t>
            </w:r>
          </w:p>
        </w:tc>
        <w:tc>
          <w:tcPr>
            <w:tcW w:w="1138" w:type="dxa"/>
            <w:tcMar>
              <w:top w:w="43" w:type="dxa"/>
              <w:left w:w="43" w:type="dxa"/>
              <w:bottom w:w="43" w:type="dxa"/>
              <w:right w:w="43" w:type="dxa"/>
            </w:tcMar>
          </w:tcPr>
          <w:p w14:paraId="39A65287" w14:textId="77777777" w:rsidR="005A2227" w:rsidRPr="00E352EF" w:rsidRDefault="0097053A">
            <w:r w:rsidRPr="00E352EF">
              <w:rPr>
                <w:rFonts w:ascii="Calibri" w:eastAsia="Calibri" w:hAnsi="Calibri" w:cs="Calibri"/>
              </w:rPr>
              <w:t>-14</w:t>
            </w:r>
          </w:p>
        </w:tc>
      </w:tr>
      <w:tr w:rsidR="005A2227" w:rsidRPr="00E352EF" w14:paraId="16C00697" w14:textId="77777777" w:rsidTr="00F17962">
        <w:tc>
          <w:tcPr>
            <w:tcW w:w="950" w:type="dxa"/>
            <w:tcMar>
              <w:top w:w="43" w:type="dxa"/>
              <w:left w:w="43" w:type="dxa"/>
              <w:bottom w:w="43" w:type="dxa"/>
              <w:right w:w="43" w:type="dxa"/>
            </w:tcMar>
          </w:tcPr>
          <w:p w14:paraId="1B84D330" w14:textId="77777777" w:rsidR="005A2227" w:rsidRPr="00E352EF" w:rsidRDefault="0097053A">
            <w:r w:rsidRPr="00E352EF">
              <w:rPr>
                <w:rFonts w:ascii="Calibri" w:eastAsia="Calibri" w:hAnsi="Calibri" w:cs="Calibri"/>
              </w:rPr>
              <w:t>3</w:t>
            </w:r>
          </w:p>
        </w:tc>
        <w:tc>
          <w:tcPr>
            <w:tcW w:w="850" w:type="dxa"/>
            <w:tcMar>
              <w:top w:w="43" w:type="dxa"/>
              <w:left w:w="43" w:type="dxa"/>
              <w:bottom w:w="43" w:type="dxa"/>
              <w:right w:w="43" w:type="dxa"/>
            </w:tcMar>
          </w:tcPr>
          <w:p w14:paraId="51A6AC22" w14:textId="77777777" w:rsidR="005A2227" w:rsidRPr="00E352EF" w:rsidRDefault="0097053A">
            <w:r w:rsidRPr="00E352EF">
              <w:rPr>
                <w:rFonts w:ascii="Calibri" w:eastAsia="Calibri" w:hAnsi="Calibri" w:cs="Calibri"/>
              </w:rPr>
              <w:t>C</w:t>
            </w:r>
          </w:p>
        </w:tc>
        <w:tc>
          <w:tcPr>
            <w:tcW w:w="1138" w:type="dxa"/>
            <w:tcMar>
              <w:top w:w="43" w:type="dxa"/>
              <w:left w:w="43" w:type="dxa"/>
              <w:bottom w:w="43" w:type="dxa"/>
              <w:right w:w="43" w:type="dxa"/>
            </w:tcMar>
          </w:tcPr>
          <w:p w14:paraId="02266A13" w14:textId="77777777" w:rsidR="005A2227" w:rsidRPr="00E352EF" w:rsidRDefault="0097053A">
            <w:r w:rsidRPr="00E352EF">
              <w:rPr>
                <w:rFonts w:ascii="Calibri" w:eastAsia="Calibri" w:hAnsi="Calibri" w:cs="Calibri"/>
              </w:rPr>
              <w:t>9</w:t>
            </w:r>
          </w:p>
        </w:tc>
      </w:tr>
    </w:tbl>
    <w:p w14:paraId="5FC97E5C" w14:textId="77777777" w:rsidR="005A2227" w:rsidRPr="00E352EF" w:rsidRDefault="005A2227"/>
    <w:p w14:paraId="50018668" w14:textId="77777777" w:rsidR="005A2227" w:rsidRPr="00E352EF" w:rsidRDefault="0097053A">
      <w:r w:rsidRPr="00E352EF">
        <w:rPr>
          <w:rFonts w:ascii="Calibri" w:eastAsia="Calibri" w:hAnsi="Calibri" w:cs="Calibri"/>
        </w:rPr>
        <w:t xml:space="preserve"> </w:t>
      </w:r>
    </w:p>
    <w:tbl>
      <w:tblPr>
        <w:tblW w:w="2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0"/>
        <w:gridCol w:w="850"/>
        <w:gridCol w:w="1138"/>
      </w:tblGrid>
      <w:tr w:rsidR="005A2227" w:rsidRPr="00E352EF" w14:paraId="1AA290F3" w14:textId="77777777" w:rsidTr="00F17962">
        <w:trPr>
          <w:trHeight w:val="461"/>
        </w:trPr>
        <w:tc>
          <w:tcPr>
            <w:tcW w:w="2938" w:type="dxa"/>
            <w:gridSpan w:val="3"/>
            <w:shd w:val="clear" w:color="auto" w:fill="F2DBDB"/>
            <w:tcMar>
              <w:top w:w="43" w:type="dxa"/>
              <w:left w:w="43" w:type="dxa"/>
              <w:bottom w:w="43" w:type="dxa"/>
              <w:right w:w="43" w:type="dxa"/>
            </w:tcMar>
          </w:tcPr>
          <w:p w14:paraId="658E2EB4" w14:textId="2385DF45" w:rsidR="005A2227" w:rsidRPr="00E352EF" w:rsidRDefault="0097053A" w:rsidP="00B93728">
            <w:r w:rsidRPr="00E352EF">
              <w:rPr>
                <w:rFonts w:ascii="Calibri" w:eastAsia="Calibri" w:hAnsi="Calibri" w:cs="Calibri"/>
              </w:rPr>
              <w:t>ds_</w:t>
            </w:r>
            <w:del w:id="354" w:author="Laura Viignola" w:date="2017-05-10T18:04:00Z">
              <w:r w:rsidRPr="00E352EF" w:rsidDel="00B93728">
                <w:rPr>
                  <w:rFonts w:ascii="Calibri" w:eastAsia="Calibri" w:hAnsi="Calibri" w:cs="Calibri"/>
                </w:rPr>
                <w:delText>1</w:delText>
              </w:r>
            </w:del>
            <w:ins w:id="355" w:author="Laura Viignola" w:date="2017-05-10T18:04:00Z">
              <w:r w:rsidR="00B93728">
                <w:rPr>
                  <w:rFonts w:ascii="Calibri" w:eastAsia="Calibri" w:hAnsi="Calibri" w:cs="Calibri"/>
                </w:rPr>
                <w:t>2</w:t>
              </w:r>
            </w:ins>
          </w:p>
        </w:tc>
      </w:tr>
      <w:tr w:rsidR="005A2227" w:rsidRPr="00E352EF" w14:paraId="3BD3BBDF" w14:textId="77777777" w:rsidTr="00F17962">
        <w:tc>
          <w:tcPr>
            <w:tcW w:w="950" w:type="dxa"/>
            <w:shd w:val="clear" w:color="auto" w:fill="BFBFBF"/>
            <w:tcMar>
              <w:top w:w="43" w:type="dxa"/>
              <w:left w:w="43" w:type="dxa"/>
              <w:bottom w:w="43" w:type="dxa"/>
              <w:right w:w="43" w:type="dxa"/>
            </w:tcMar>
          </w:tcPr>
          <w:p w14:paraId="699F80C8" w14:textId="77777777" w:rsidR="005A2227" w:rsidRPr="00E352EF" w:rsidRDefault="0097053A">
            <w:r w:rsidRPr="00E352EF">
              <w:rPr>
                <w:rFonts w:ascii="Calibri" w:eastAsia="Calibri" w:hAnsi="Calibri" w:cs="Calibri"/>
                <w:b/>
              </w:rPr>
              <w:t>K1</w:t>
            </w:r>
          </w:p>
        </w:tc>
        <w:tc>
          <w:tcPr>
            <w:tcW w:w="850" w:type="dxa"/>
            <w:shd w:val="clear" w:color="auto" w:fill="BFBFBF"/>
            <w:tcMar>
              <w:top w:w="43" w:type="dxa"/>
              <w:left w:w="43" w:type="dxa"/>
              <w:bottom w:w="43" w:type="dxa"/>
              <w:right w:w="43" w:type="dxa"/>
            </w:tcMar>
          </w:tcPr>
          <w:p w14:paraId="271C75F0" w14:textId="77777777" w:rsidR="005A2227" w:rsidRPr="00E352EF" w:rsidRDefault="0097053A">
            <w:r w:rsidRPr="00E352EF">
              <w:rPr>
                <w:rFonts w:ascii="Calibri" w:eastAsia="Calibri" w:hAnsi="Calibri" w:cs="Calibri"/>
                <w:b/>
              </w:rPr>
              <w:t>K2</w:t>
            </w:r>
          </w:p>
        </w:tc>
        <w:tc>
          <w:tcPr>
            <w:tcW w:w="1138" w:type="dxa"/>
            <w:shd w:val="clear" w:color="auto" w:fill="C6D9F1"/>
            <w:tcMar>
              <w:top w:w="43" w:type="dxa"/>
              <w:left w:w="43" w:type="dxa"/>
              <w:bottom w:w="43" w:type="dxa"/>
              <w:right w:w="43" w:type="dxa"/>
            </w:tcMar>
          </w:tcPr>
          <w:p w14:paraId="09E546A4" w14:textId="77777777" w:rsidR="005A2227" w:rsidRPr="00E352EF" w:rsidRDefault="0097053A">
            <w:r w:rsidRPr="00E352EF">
              <w:rPr>
                <w:rFonts w:ascii="Calibri" w:eastAsia="Calibri" w:hAnsi="Calibri" w:cs="Calibri"/>
                <w:b/>
              </w:rPr>
              <w:t>M1</w:t>
            </w:r>
          </w:p>
        </w:tc>
      </w:tr>
      <w:tr w:rsidR="005A2227" w:rsidRPr="00E352EF" w14:paraId="79F04FB4" w14:textId="77777777" w:rsidTr="00F17962">
        <w:tc>
          <w:tcPr>
            <w:tcW w:w="950" w:type="dxa"/>
            <w:tcMar>
              <w:top w:w="43" w:type="dxa"/>
              <w:left w:w="43" w:type="dxa"/>
              <w:bottom w:w="43" w:type="dxa"/>
              <w:right w:w="43" w:type="dxa"/>
            </w:tcMar>
          </w:tcPr>
          <w:p w14:paraId="44DB3FFD" w14:textId="77777777" w:rsidR="005A2227" w:rsidRPr="00E352EF" w:rsidRDefault="0097053A">
            <w:r w:rsidRPr="00E352EF">
              <w:rPr>
                <w:rFonts w:ascii="Calibri" w:eastAsia="Calibri" w:hAnsi="Calibri" w:cs="Calibri"/>
              </w:rPr>
              <w:t>1</w:t>
            </w:r>
          </w:p>
        </w:tc>
        <w:tc>
          <w:tcPr>
            <w:tcW w:w="850" w:type="dxa"/>
            <w:tcMar>
              <w:top w:w="43" w:type="dxa"/>
              <w:left w:w="43" w:type="dxa"/>
              <w:bottom w:w="43" w:type="dxa"/>
              <w:right w:w="43" w:type="dxa"/>
            </w:tcMar>
          </w:tcPr>
          <w:p w14:paraId="2A32AEEB" w14:textId="77777777" w:rsidR="005A2227" w:rsidRPr="00E352EF" w:rsidRDefault="0097053A">
            <w:r w:rsidRPr="00E352EF">
              <w:rPr>
                <w:rFonts w:ascii="Calibri" w:eastAsia="Calibri" w:hAnsi="Calibri" w:cs="Calibri"/>
              </w:rPr>
              <w:t>A</w:t>
            </w:r>
          </w:p>
        </w:tc>
        <w:tc>
          <w:tcPr>
            <w:tcW w:w="1138" w:type="dxa"/>
            <w:tcMar>
              <w:top w:w="43" w:type="dxa"/>
              <w:left w:w="43" w:type="dxa"/>
              <w:bottom w:w="43" w:type="dxa"/>
              <w:right w:w="43" w:type="dxa"/>
            </w:tcMar>
          </w:tcPr>
          <w:p w14:paraId="756D3753" w14:textId="77777777" w:rsidR="005A2227" w:rsidRPr="00E352EF" w:rsidRDefault="0097053A">
            <w:r w:rsidRPr="00E352EF">
              <w:rPr>
                <w:rFonts w:ascii="Calibri" w:eastAsia="Calibri" w:hAnsi="Calibri" w:cs="Calibri"/>
              </w:rPr>
              <w:t>-11</w:t>
            </w:r>
          </w:p>
        </w:tc>
      </w:tr>
      <w:tr w:rsidR="005A2227" w:rsidRPr="00E352EF" w14:paraId="70B62C46" w14:textId="77777777" w:rsidTr="00F17962">
        <w:tc>
          <w:tcPr>
            <w:tcW w:w="950" w:type="dxa"/>
            <w:tcMar>
              <w:top w:w="43" w:type="dxa"/>
              <w:left w:w="43" w:type="dxa"/>
              <w:bottom w:w="43" w:type="dxa"/>
              <w:right w:w="43" w:type="dxa"/>
            </w:tcMar>
          </w:tcPr>
          <w:p w14:paraId="132EA39B" w14:textId="77777777" w:rsidR="005A2227" w:rsidRPr="00E352EF" w:rsidRDefault="0097053A">
            <w:r w:rsidRPr="00E352EF">
              <w:rPr>
                <w:rFonts w:ascii="Calibri" w:eastAsia="Calibri" w:hAnsi="Calibri" w:cs="Calibri"/>
              </w:rPr>
              <w:t>2</w:t>
            </w:r>
          </w:p>
        </w:tc>
        <w:tc>
          <w:tcPr>
            <w:tcW w:w="850" w:type="dxa"/>
            <w:tcMar>
              <w:top w:w="43" w:type="dxa"/>
              <w:left w:w="43" w:type="dxa"/>
              <w:bottom w:w="43" w:type="dxa"/>
              <w:right w:w="43" w:type="dxa"/>
            </w:tcMar>
          </w:tcPr>
          <w:p w14:paraId="7F47247B" w14:textId="77777777" w:rsidR="005A2227" w:rsidRPr="00E352EF" w:rsidRDefault="0097053A">
            <w:r w:rsidRPr="00E352EF">
              <w:rPr>
                <w:rFonts w:ascii="Calibri" w:eastAsia="Calibri" w:hAnsi="Calibri" w:cs="Calibri"/>
              </w:rPr>
              <w:t>B</w:t>
            </w:r>
          </w:p>
        </w:tc>
        <w:tc>
          <w:tcPr>
            <w:tcW w:w="1138" w:type="dxa"/>
            <w:tcMar>
              <w:top w:w="43" w:type="dxa"/>
              <w:left w:w="43" w:type="dxa"/>
              <w:bottom w:w="43" w:type="dxa"/>
              <w:right w:w="43" w:type="dxa"/>
            </w:tcMar>
          </w:tcPr>
          <w:p w14:paraId="674F8535" w14:textId="77777777" w:rsidR="005A2227" w:rsidRPr="00E352EF" w:rsidRDefault="0097053A">
            <w:r w:rsidRPr="00E352EF">
              <w:rPr>
                <w:rFonts w:ascii="Calibri" w:eastAsia="Calibri" w:hAnsi="Calibri" w:cs="Calibri"/>
              </w:rPr>
              <w:t>14</w:t>
            </w:r>
          </w:p>
        </w:tc>
      </w:tr>
      <w:tr w:rsidR="005A2227" w:rsidRPr="00E352EF" w14:paraId="2D9171C7" w14:textId="77777777" w:rsidTr="00F17962">
        <w:tc>
          <w:tcPr>
            <w:tcW w:w="950" w:type="dxa"/>
            <w:tcMar>
              <w:top w:w="43" w:type="dxa"/>
              <w:left w:w="43" w:type="dxa"/>
              <w:bottom w:w="43" w:type="dxa"/>
              <w:right w:w="43" w:type="dxa"/>
            </w:tcMar>
          </w:tcPr>
          <w:p w14:paraId="17CD7A76" w14:textId="77777777" w:rsidR="005A2227" w:rsidRPr="00E352EF" w:rsidRDefault="0097053A">
            <w:r w:rsidRPr="00E352EF">
              <w:rPr>
                <w:rFonts w:ascii="Calibri" w:eastAsia="Calibri" w:hAnsi="Calibri" w:cs="Calibri"/>
              </w:rPr>
              <w:t>3</w:t>
            </w:r>
          </w:p>
        </w:tc>
        <w:tc>
          <w:tcPr>
            <w:tcW w:w="850" w:type="dxa"/>
            <w:tcMar>
              <w:top w:w="43" w:type="dxa"/>
              <w:left w:w="43" w:type="dxa"/>
              <w:bottom w:w="43" w:type="dxa"/>
              <w:right w:w="43" w:type="dxa"/>
            </w:tcMar>
          </w:tcPr>
          <w:p w14:paraId="40DFAC40" w14:textId="77777777" w:rsidR="005A2227" w:rsidRPr="00E352EF" w:rsidRDefault="0097053A">
            <w:r w:rsidRPr="00E352EF">
              <w:rPr>
                <w:rFonts w:ascii="Calibri" w:eastAsia="Calibri" w:hAnsi="Calibri" w:cs="Calibri"/>
              </w:rPr>
              <w:t>C</w:t>
            </w:r>
          </w:p>
        </w:tc>
        <w:tc>
          <w:tcPr>
            <w:tcW w:w="1138" w:type="dxa"/>
            <w:tcMar>
              <w:top w:w="43" w:type="dxa"/>
              <w:left w:w="43" w:type="dxa"/>
              <w:bottom w:w="43" w:type="dxa"/>
              <w:right w:w="43" w:type="dxa"/>
            </w:tcMar>
          </w:tcPr>
          <w:p w14:paraId="5FDFF39B" w14:textId="77777777" w:rsidR="005A2227" w:rsidRPr="00E352EF" w:rsidRDefault="0097053A">
            <w:r w:rsidRPr="00E352EF">
              <w:rPr>
                <w:rFonts w:ascii="Calibri" w:eastAsia="Calibri" w:hAnsi="Calibri" w:cs="Calibri"/>
              </w:rPr>
              <w:t>-9</w:t>
            </w:r>
          </w:p>
        </w:tc>
      </w:tr>
    </w:tbl>
    <w:p w14:paraId="3FC6AB6C" w14:textId="77777777" w:rsidR="005A2227" w:rsidRPr="00E352EF" w:rsidRDefault="005A2227"/>
    <w:p w14:paraId="43AB16B1" w14:textId="77777777" w:rsidR="005A2227" w:rsidRPr="00E352EF" w:rsidRDefault="009F3C7D">
      <w:r w:rsidRPr="00E352EF">
        <w:rPr>
          <w:rFonts w:ascii="Calibri" w:eastAsia="Calibri" w:hAnsi="Calibri" w:cs="Calibri"/>
        </w:rPr>
        <w:t>3</w:t>
      </w:r>
      <w:r w:rsidR="0097053A" w:rsidRPr="00E352EF">
        <w:rPr>
          <w:rFonts w:ascii="Calibri" w:eastAsia="Calibri" w:hAnsi="Calibri" w:cs="Calibri"/>
        </w:rPr>
        <w:t>) ds_2 := - ds_1</w:t>
      </w:r>
    </w:p>
    <w:p w14:paraId="15925095" w14:textId="77777777" w:rsidR="005A2227" w:rsidRPr="00E352EF" w:rsidRDefault="005A2227"/>
    <w:tbl>
      <w:tblPr>
        <w:tblW w:w="5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
        <w:gridCol w:w="850"/>
        <w:gridCol w:w="1138"/>
        <w:gridCol w:w="1138"/>
        <w:gridCol w:w="1138"/>
      </w:tblGrid>
      <w:tr w:rsidR="005A2227" w:rsidRPr="00E352EF" w14:paraId="4E542CEE" w14:textId="77777777" w:rsidTr="00F17962">
        <w:trPr>
          <w:trHeight w:val="374"/>
        </w:trPr>
        <w:tc>
          <w:tcPr>
            <w:tcW w:w="5213" w:type="dxa"/>
            <w:gridSpan w:val="5"/>
            <w:shd w:val="clear" w:color="auto" w:fill="F2DBDB"/>
            <w:tcMar>
              <w:top w:w="43" w:type="dxa"/>
              <w:left w:w="43" w:type="dxa"/>
              <w:bottom w:w="43" w:type="dxa"/>
              <w:right w:w="43" w:type="dxa"/>
            </w:tcMar>
          </w:tcPr>
          <w:p w14:paraId="292A1429" w14:textId="77777777" w:rsidR="005A2227" w:rsidRPr="00E352EF" w:rsidRDefault="0097053A">
            <w:r w:rsidRPr="00E352EF">
              <w:rPr>
                <w:rFonts w:ascii="Calibri" w:eastAsia="Calibri" w:hAnsi="Calibri" w:cs="Calibri"/>
              </w:rPr>
              <w:t>ds_1</w:t>
            </w:r>
          </w:p>
        </w:tc>
      </w:tr>
      <w:tr w:rsidR="005A2227" w:rsidRPr="00E352EF" w14:paraId="5B5BDFA8" w14:textId="77777777" w:rsidTr="00F17962">
        <w:tc>
          <w:tcPr>
            <w:tcW w:w="949" w:type="dxa"/>
            <w:shd w:val="clear" w:color="auto" w:fill="BFBFBF"/>
            <w:tcMar>
              <w:top w:w="43" w:type="dxa"/>
              <w:left w:w="43" w:type="dxa"/>
              <w:bottom w:w="43" w:type="dxa"/>
              <w:right w:w="43" w:type="dxa"/>
            </w:tcMar>
          </w:tcPr>
          <w:p w14:paraId="0E4C7D9B" w14:textId="77777777" w:rsidR="005A2227" w:rsidRPr="00E352EF" w:rsidRDefault="0097053A">
            <w:r w:rsidRPr="00E352EF">
              <w:rPr>
                <w:rFonts w:ascii="Calibri" w:eastAsia="Calibri" w:hAnsi="Calibri" w:cs="Calibri"/>
                <w:b/>
              </w:rPr>
              <w:t>K1</w:t>
            </w:r>
          </w:p>
        </w:tc>
        <w:tc>
          <w:tcPr>
            <w:tcW w:w="850" w:type="dxa"/>
            <w:shd w:val="clear" w:color="auto" w:fill="BFBFBF"/>
            <w:tcMar>
              <w:top w:w="43" w:type="dxa"/>
              <w:left w:w="43" w:type="dxa"/>
              <w:bottom w:w="43" w:type="dxa"/>
              <w:right w:w="43" w:type="dxa"/>
            </w:tcMar>
          </w:tcPr>
          <w:p w14:paraId="277B604D" w14:textId="77777777" w:rsidR="005A2227" w:rsidRPr="00E352EF" w:rsidRDefault="0097053A">
            <w:r w:rsidRPr="00E352EF">
              <w:rPr>
                <w:rFonts w:ascii="Calibri" w:eastAsia="Calibri" w:hAnsi="Calibri" w:cs="Calibri"/>
                <w:b/>
              </w:rPr>
              <w:t>K2</w:t>
            </w:r>
          </w:p>
        </w:tc>
        <w:tc>
          <w:tcPr>
            <w:tcW w:w="1138" w:type="dxa"/>
            <w:shd w:val="clear" w:color="auto" w:fill="C6D9F1"/>
            <w:tcMar>
              <w:top w:w="43" w:type="dxa"/>
              <w:left w:w="43" w:type="dxa"/>
              <w:bottom w:w="43" w:type="dxa"/>
              <w:right w:w="43" w:type="dxa"/>
            </w:tcMar>
          </w:tcPr>
          <w:p w14:paraId="432A3E44" w14:textId="77777777" w:rsidR="005A2227" w:rsidRPr="00E352EF" w:rsidRDefault="0097053A">
            <w:r w:rsidRPr="00E352EF">
              <w:rPr>
                <w:rFonts w:ascii="Calibri" w:eastAsia="Calibri" w:hAnsi="Calibri" w:cs="Calibri"/>
                <w:b/>
              </w:rPr>
              <w:t>M1</w:t>
            </w:r>
          </w:p>
        </w:tc>
        <w:tc>
          <w:tcPr>
            <w:tcW w:w="1138" w:type="dxa"/>
            <w:shd w:val="clear" w:color="auto" w:fill="C6D9F1"/>
            <w:tcMar>
              <w:top w:w="43" w:type="dxa"/>
              <w:left w:w="43" w:type="dxa"/>
              <w:bottom w:w="43" w:type="dxa"/>
              <w:right w:w="43" w:type="dxa"/>
            </w:tcMar>
          </w:tcPr>
          <w:p w14:paraId="46A39DCE" w14:textId="77777777" w:rsidR="005A2227" w:rsidRPr="00E352EF" w:rsidRDefault="0097053A">
            <w:r w:rsidRPr="00E352EF">
              <w:rPr>
                <w:rFonts w:ascii="Calibri" w:eastAsia="Calibri" w:hAnsi="Calibri" w:cs="Calibri"/>
                <w:b/>
              </w:rPr>
              <w:t>M2</w:t>
            </w:r>
          </w:p>
        </w:tc>
        <w:tc>
          <w:tcPr>
            <w:tcW w:w="1138" w:type="dxa"/>
            <w:shd w:val="clear" w:color="auto" w:fill="C6D9F1"/>
            <w:tcMar>
              <w:top w:w="43" w:type="dxa"/>
              <w:left w:w="43" w:type="dxa"/>
              <w:bottom w:w="43" w:type="dxa"/>
              <w:right w:w="43" w:type="dxa"/>
            </w:tcMar>
          </w:tcPr>
          <w:p w14:paraId="0DE9BF48" w14:textId="77777777" w:rsidR="005A2227" w:rsidRPr="00E352EF" w:rsidRDefault="0097053A">
            <w:r w:rsidRPr="00E352EF">
              <w:rPr>
                <w:rFonts w:ascii="Calibri" w:eastAsia="Calibri" w:hAnsi="Calibri" w:cs="Calibri"/>
                <w:b/>
              </w:rPr>
              <w:t>M3</w:t>
            </w:r>
          </w:p>
        </w:tc>
      </w:tr>
      <w:tr w:rsidR="005A2227" w:rsidRPr="00E352EF" w14:paraId="4A7195E0" w14:textId="77777777" w:rsidTr="00F17962">
        <w:tc>
          <w:tcPr>
            <w:tcW w:w="949" w:type="dxa"/>
            <w:tcMar>
              <w:top w:w="43" w:type="dxa"/>
              <w:left w:w="43" w:type="dxa"/>
              <w:bottom w:w="43" w:type="dxa"/>
              <w:right w:w="43" w:type="dxa"/>
            </w:tcMar>
          </w:tcPr>
          <w:p w14:paraId="6EA01A34" w14:textId="77777777" w:rsidR="005A2227" w:rsidRPr="00E352EF" w:rsidRDefault="0097053A">
            <w:r w:rsidRPr="00E352EF">
              <w:rPr>
                <w:rFonts w:ascii="Calibri" w:eastAsia="Calibri" w:hAnsi="Calibri" w:cs="Calibri"/>
              </w:rPr>
              <w:t>1</w:t>
            </w:r>
          </w:p>
        </w:tc>
        <w:tc>
          <w:tcPr>
            <w:tcW w:w="850" w:type="dxa"/>
            <w:tcMar>
              <w:top w:w="43" w:type="dxa"/>
              <w:left w:w="43" w:type="dxa"/>
              <w:bottom w:w="43" w:type="dxa"/>
              <w:right w:w="43" w:type="dxa"/>
            </w:tcMar>
          </w:tcPr>
          <w:p w14:paraId="0F1A257E" w14:textId="77777777" w:rsidR="005A2227" w:rsidRPr="00E352EF" w:rsidRDefault="0097053A">
            <w:r w:rsidRPr="00E352EF">
              <w:rPr>
                <w:rFonts w:ascii="Calibri" w:eastAsia="Calibri" w:hAnsi="Calibri" w:cs="Calibri"/>
              </w:rPr>
              <w:t>A</w:t>
            </w:r>
          </w:p>
        </w:tc>
        <w:tc>
          <w:tcPr>
            <w:tcW w:w="1138" w:type="dxa"/>
            <w:tcMar>
              <w:top w:w="43" w:type="dxa"/>
              <w:left w:w="43" w:type="dxa"/>
              <w:bottom w:w="43" w:type="dxa"/>
              <w:right w:w="43" w:type="dxa"/>
            </w:tcMar>
          </w:tcPr>
          <w:p w14:paraId="791D1C20" w14:textId="77777777" w:rsidR="005A2227" w:rsidRPr="00E352EF" w:rsidRDefault="0097053A">
            <w:r w:rsidRPr="00E352EF">
              <w:rPr>
                <w:rFonts w:ascii="Calibri" w:eastAsia="Calibri" w:hAnsi="Calibri" w:cs="Calibri"/>
              </w:rPr>
              <w:t>11</w:t>
            </w:r>
          </w:p>
        </w:tc>
        <w:tc>
          <w:tcPr>
            <w:tcW w:w="1138" w:type="dxa"/>
            <w:tcMar>
              <w:top w:w="43" w:type="dxa"/>
              <w:left w:w="43" w:type="dxa"/>
              <w:bottom w:w="43" w:type="dxa"/>
              <w:right w:w="43" w:type="dxa"/>
            </w:tcMar>
          </w:tcPr>
          <w:p w14:paraId="6CCCF128" w14:textId="77777777" w:rsidR="005A2227" w:rsidRPr="00E352EF" w:rsidRDefault="0097053A">
            <w:r w:rsidRPr="00E352EF">
              <w:rPr>
                <w:rFonts w:ascii="Calibri" w:eastAsia="Calibri" w:hAnsi="Calibri" w:cs="Calibri"/>
              </w:rPr>
              <w:t>12</w:t>
            </w:r>
          </w:p>
        </w:tc>
        <w:tc>
          <w:tcPr>
            <w:tcW w:w="1138" w:type="dxa"/>
            <w:tcMar>
              <w:top w:w="43" w:type="dxa"/>
              <w:left w:w="43" w:type="dxa"/>
              <w:bottom w:w="43" w:type="dxa"/>
              <w:right w:w="43" w:type="dxa"/>
            </w:tcMar>
          </w:tcPr>
          <w:p w14:paraId="0D4C7D5A" w14:textId="77777777" w:rsidR="005A2227" w:rsidRPr="00E352EF" w:rsidRDefault="0097053A">
            <w:r w:rsidRPr="00E352EF">
              <w:rPr>
                <w:rFonts w:ascii="Calibri" w:eastAsia="Calibri" w:hAnsi="Calibri" w:cs="Calibri"/>
              </w:rPr>
              <w:t>“A”</w:t>
            </w:r>
          </w:p>
        </w:tc>
      </w:tr>
      <w:tr w:rsidR="005A2227" w:rsidRPr="00E352EF" w14:paraId="781AB32D" w14:textId="77777777" w:rsidTr="00F17962">
        <w:tc>
          <w:tcPr>
            <w:tcW w:w="949" w:type="dxa"/>
            <w:tcMar>
              <w:top w:w="43" w:type="dxa"/>
              <w:left w:w="43" w:type="dxa"/>
              <w:bottom w:w="43" w:type="dxa"/>
              <w:right w:w="43" w:type="dxa"/>
            </w:tcMar>
          </w:tcPr>
          <w:p w14:paraId="028F845A" w14:textId="77777777" w:rsidR="005A2227" w:rsidRPr="00E352EF" w:rsidRDefault="0097053A">
            <w:r w:rsidRPr="00E352EF">
              <w:rPr>
                <w:rFonts w:ascii="Calibri" w:eastAsia="Calibri" w:hAnsi="Calibri" w:cs="Calibri"/>
              </w:rPr>
              <w:t>2</w:t>
            </w:r>
          </w:p>
        </w:tc>
        <w:tc>
          <w:tcPr>
            <w:tcW w:w="850" w:type="dxa"/>
            <w:tcMar>
              <w:top w:w="43" w:type="dxa"/>
              <w:left w:w="43" w:type="dxa"/>
              <w:bottom w:w="43" w:type="dxa"/>
              <w:right w:w="43" w:type="dxa"/>
            </w:tcMar>
          </w:tcPr>
          <w:p w14:paraId="56D5193B" w14:textId="77777777" w:rsidR="005A2227" w:rsidRPr="00E352EF" w:rsidRDefault="0097053A">
            <w:r w:rsidRPr="00E352EF">
              <w:rPr>
                <w:rFonts w:ascii="Calibri" w:eastAsia="Calibri" w:hAnsi="Calibri" w:cs="Calibri"/>
              </w:rPr>
              <w:t>B</w:t>
            </w:r>
          </w:p>
        </w:tc>
        <w:tc>
          <w:tcPr>
            <w:tcW w:w="1138" w:type="dxa"/>
            <w:tcMar>
              <w:top w:w="43" w:type="dxa"/>
              <w:left w:w="43" w:type="dxa"/>
              <w:bottom w:w="43" w:type="dxa"/>
              <w:right w:w="43" w:type="dxa"/>
            </w:tcMar>
          </w:tcPr>
          <w:p w14:paraId="4835D08A" w14:textId="77777777" w:rsidR="005A2227" w:rsidRPr="00E352EF" w:rsidRDefault="0097053A">
            <w:r w:rsidRPr="00E352EF">
              <w:rPr>
                <w:rFonts w:ascii="Calibri" w:eastAsia="Calibri" w:hAnsi="Calibri" w:cs="Calibri"/>
              </w:rPr>
              <w:t>-14</w:t>
            </w:r>
          </w:p>
        </w:tc>
        <w:tc>
          <w:tcPr>
            <w:tcW w:w="1138" w:type="dxa"/>
            <w:tcMar>
              <w:top w:w="43" w:type="dxa"/>
              <w:left w:w="43" w:type="dxa"/>
              <w:bottom w:w="43" w:type="dxa"/>
              <w:right w:w="43" w:type="dxa"/>
            </w:tcMar>
          </w:tcPr>
          <w:p w14:paraId="538E2263" w14:textId="77777777" w:rsidR="005A2227" w:rsidRPr="00E352EF" w:rsidRDefault="0097053A">
            <w:r w:rsidRPr="00E352EF">
              <w:rPr>
                <w:rFonts w:ascii="Calibri" w:eastAsia="Calibri" w:hAnsi="Calibri" w:cs="Calibri"/>
              </w:rPr>
              <w:t>13</w:t>
            </w:r>
          </w:p>
        </w:tc>
        <w:tc>
          <w:tcPr>
            <w:tcW w:w="1138" w:type="dxa"/>
            <w:tcMar>
              <w:top w:w="43" w:type="dxa"/>
              <w:left w:w="43" w:type="dxa"/>
              <w:bottom w:w="43" w:type="dxa"/>
              <w:right w:w="43" w:type="dxa"/>
            </w:tcMar>
          </w:tcPr>
          <w:p w14:paraId="0ECA0B28" w14:textId="77777777" w:rsidR="005A2227" w:rsidRPr="00E352EF" w:rsidRDefault="0097053A">
            <w:r w:rsidRPr="00E352EF">
              <w:rPr>
                <w:rFonts w:ascii="Calibri" w:eastAsia="Calibri" w:hAnsi="Calibri" w:cs="Calibri"/>
              </w:rPr>
              <w:t>“B”</w:t>
            </w:r>
          </w:p>
        </w:tc>
      </w:tr>
      <w:tr w:rsidR="005A2227" w:rsidRPr="00E352EF" w14:paraId="78D16138" w14:textId="77777777" w:rsidTr="00F17962">
        <w:tc>
          <w:tcPr>
            <w:tcW w:w="949" w:type="dxa"/>
            <w:tcMar>
              <w:top w:w="43" w:type="dxa"/>
              <w:left w:w="43" w:type="dxa"/>
              <w:bottom w:w="43" w:type="dxa"/>
              <w:right w:w="43" w:type="dxa"/>
            </w:tcMar>
          </w:tcPr>
          <w:p w14:paraId="3358C7A6" w14:textId="77777777" w:rsidR="005A2227" w:rsidRPr="00E352EF" w:rsidRDefault="0097053A">
            <w:r w:rsidRPr="00E352EF">
              <w:rPr>
                <w:rFonts w:ascii="Calibri" w:eastAsia="Calibri" w:hAnsi="Calibri" w:cs="Calibri"/>
              </w:rPr>
              <w:t>3</w:t>
            </w:r>
          </w:p>
        </w:tc>
        <w:tc>
          <w:tcPr>
            <w:tcW w:w="850" w:type="dxa"/>
            <w:tcMar>
              <w:top w:w="43" w:type="dxa"/>
              <w:left w:w="43" w:type="dxa"/>
              <w:bottom w:w="43" w:type="dxa"/>
              <w:right w:w="43" w:type="dxa"/>
            </w:tcMar>
          </w:tcPr>
          <w:p w14:paraId="6FF00058" w14:textId="77777777" w:rsidR="005A2227" w:rsidRPr="00E352EF" w:rsidRDefault="0097053A">
            <w:r w:rsidRPr="00E352EF">
              <w:rPr>
                <w:rFonts w:ascii="Calibri" w:eastAsia="Calibri" w:hAnsi="Calibri" w:cs="Calibri"/>
              </w:rPr>
              <w:t>C</w:t>
            </w:r>
          </w:p>
        </w:tc>
        <w:tc>
          <w:tcPr>
            <w:tcW w:w="1138" w:type="dxa"/>
            <w:tcMar>
              <w:top w:w="43" w:type="dxa"/>
              <w:left w:w="43" w:type="dxa"/>
              <w:bottom w:w="43" w:type="dxa"/>
              <w:right w:w="43" w:type="dxa"/>
            </w:tcMar>
          </w:tcPr>
          <w:p w14:paraId="654A3663" w14:textId="77777777" w:rsidR="005A2227" w:rsidRPr="00E352EF" w:rsidRDefault="0097053A">
            <w:r w:rsidRPr="00E352EF">
              <w:rPr>
                <w:rFonts w:ascii="Calibri" w:eastAsia="Calibri" w:hAnsi="Calibri" w:cs="Calibri"/>
              </w:rPr>
              <w:t>9</w:t>
            </w:r>
          </w:p>
        </w:tc>
        <w:tc>
          <w:tcPr>
            <w:tcW w:w="1138" w:type="dxa"/>
            <w:tcMar>
              <w:top w:w="43" w:type="dxa"/>
              <w:left w:w="43" w:type="dxa"/>
              <w:bottom w:w="43" w:type="dxa"/>
              <w:right w:w="43" w:type="dxa"/>
            </w:tcMar>
          </w:tcPr>
          <w:p w14:paraId="6B156F12" w14:textId="77777777" w:rsidR="005A2227" w:rsidRPr="00E352EF" w:rsidRDefault="0097053A">
            <w:r w:rsidRPr="00E352EF">
              <w:rPr>
                <w:rFonts w:ascii="Calibri" w:eastAsia="Calibri" w:hAnsi="Calibri" w:cs="Calibri"/>
              </w:rPr>
              <w:t>14</w:t>
            </w:r>
          </w:p>
        </w:tc>
        <w:tc>
          <w:tcPr>
            <w:tcW w:w="1138" w:type="dxa"/>
            <w:tcMar>
              <w:top w:w="43" w:type="dxa"/>
              <w:left w:w="43" w:type="dxa"/>
              <w:bottom w:w="43" w:type="dxa"/>
              <w:right w:w="43" w:type="dxa"/>
            </w:tcMar>
          </w:tcPr>
          <w:p w14:paraId="3052F017" w14:textId="77777777" w:rsidR="005A2227" w:rsidRPr="00E352EF" w:rsidRDefault="0097053A">
            <w:r w:rsidRPr="00E352EF">
              <w:rPr>
                <w:rFonts w:ascii="Calibri" w:eastAsia="Calibri" w:hAnsi="Calibri" w:cs="Calibri"/>
              </w:rPr>
              <w:t>“C”</w:t>
            </w:r>
          </w:p>
        </w:tc>
      </w:tr>
    </w:tbl>
    <w:p w14:paraId="138B8A65" w14:textId="77777777" w:rsidR="005A2227" w:rsidRPr="00E352EF" w:rsidRDefault="005A2227"/>
    <w:p w14:paraId="6B4911A4" w14:textId="77777777" w:rsidR="005A2227" w:rsidRPr="00E352EF" w:rsidRDefault="005A2227"/>
    <w:p w14:paraId="6D36AF52" w14:textId="77777777" w:rsidR="005A2227" w:rsidRPr="00E352EF" w:rsidRDefault="005A2227"/>
    <w:tbl>
      <w:tblPr>
        <w:tblW w:w="5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
        <w:gridCol w:w="850"/>
        <w:gridCol w:w="1138"/>
        <w:gridCol w:w="1138"/>
        <w:gridCol w:w="1138"/>
      </w:tblGrid>
      <w:tr w:rsidR="005A2227" w:rsidRPr="00E352EF" w14:paraId="5FCDF3EA" w14:textId="77777777" w:rsidTr="00F17962">
        <w:trPr>
          <w:trHeight w:val="432"/>
        </w:trPr>
        <w:tc>
          <w:tcPr>
            <w:tcW w:w="5213" w:type="dxa"/>
            <w:gridSpan w:val="5"/>
            <w:shd w:val="clear" w:color="auto" w:fill="F2DBDB"/>
            <w:tcMar>
              <w:top w:w="43" w:type="dxa"/>
              <w:left w:w="43" w:type="dxa"/>
              <w:bottom w:w="43" w:type="dxa"/>
              <w:right w:w="43" w:type="dxa"/>
            </w:tcMar>
          </w:tcPr>
          <w:p w14:paraId="65F0C89C" w14:textId="317B6FBC" w:rsidR="005A2227" w:rsidRPr="00E352EF" w:rsidRDefault="0097053A">
            <w:pPr>
              <w:rPr>
                <w:rFonts w:ascii="Calibri" w:eastAsia="Calibri" w:hAnsi="Calibri" w:cs="Calibri"/>
              </w:rPr>
            </w:pPr>
            <w:r w:rsidRPr="00E352EF">
              <w:rPr>
                <w:rFonts w:ascii="Calibri" w:eastAsia="Calibri" w:hAnsi="Calibri" w:cs="Calibri"/>
              </w:rPr>
              <w:t>ds_</w:t>
            </w:r>
            <w:del w:id="356" w:author="Laura Viignola" w:date="2017-05-10T18:05:00Z">
              <w:r w:rsidRPr="00E352EF" w:rsidDel="00B93728">
                <w:rPr>
                  <w:rFonts w:ascii="Calibri" w:eastAsia="Calibri" w:hAnsi="Calibri" w:cs="Calibri"/>
                </w:rPr>
                <w:delText>1</w:delText>
              </w:r>
            </w:del>
            <w:ins w:id="357" w:author="Laura Viignola" w:date="2017-05-10T18:05:00Z">
              <w:r w:rsidR="00B93728">
                <w:rPr>
                  <w:rFonts w:ascii="Calibri" w:eastAsia="Calibri" w:hAnsi="Calibri" w:cs="Calibri"/>
                </w:rPr>
                <w:t>2</w:t>
              </w:r>
            </w:ins>
          </w:p>
          <w:p w14:paraId="614CF132" w14:textId="77777777" w:rsidR="00F17962" w:rsidRPr="00E352EF" w:rsidRDefault="00F17962"/>
        </w:tc>
      </w:tr>
      <w:tr w:rsidR="005A2227" w:rsidRPr="00E352EF" w14:paraId="43AB53D2" w14:textId="77777777" w:rsidTr="00F17962">
        <w:trPr>
          <w:trHeight w:val="302"/>
        </w:trPr>
        <w:tc>
          <w:tcPr>
            <w:tcW w:w="949" w:type="dxa"/>
            <w:shd w:val="clear" w:color="auto" w:fill="BFBFBF"/>
            <w:tcMar>
              <w:top w:w="43" w:type="dxa"/>
              <w:left w:w="43" w:type="dxa"/>
              <w:bottom w:w="43" w:type="dxa"/>
              <w:right w:w="43" w:type="dxa"/>
            </w:tcMar>
          </w:tcPr>
          <w:p w14:paraId="7B132F4C" w14:textId="77777777" w:rsidR="005A2227" w:rsidRPr="00E352EF" w:rsidRDefault="0097053A">
            <w:r w:rsidRPr="00E352EF">
              <w:rPr>
                <w:rFonts w:ascii="Calibri" w:eastAsia="Calibri" w:hAnsi="Calibri" w:cs="Calibri"/>
                <w:b/>
              </w:rPr>
              <w:t>K1</w:t>
            </w:r>
          </w:p>
        </w:tc>
        <w:tc>
          <w:tcPr>
            <w:tcW w:w="850" w:type="dxa"/>
            <w:shd w:val="clear" w:color="auto" w:fill="BFBFBF"/>
            <w:tcMar>
              <w:top w:w="43" w:type="dxa"/>
              <w:left w:w="43" w:type="dxa"/>
              <w:bottom w:w="43" w:type="dxa"/>
              <w:right w:w="43" w:type="dxa"/>
            </w:tcMar>
          </w:tcPr>
          <w:p w14:paraId="2A0A67E7" w14:textId="77777777" w:rsidR="005A2227" w:rsidRPr="00E352EF" w:rsidRDefault="0097053A">
            <w:r w:rsidRPr="00E352EF">
              <w:rPr>
                <w:rFonts w:ascii="Calibri" w:eastAsia="Calibri" w:hAnsi="Calibri" w:cs="Calibri"/>
                <w:b/>
              </w:rPr>
              <w:t>K2</w:t>
            </w:r>
          </w:p>
        </w:tc>
        <w:tc>
          <w:tcPr>
            <w:tcW w:w="1138" w:type="dxa"/>
            <w:shd w:val="clear" w:color="auto" w:fill="C6D9F1"/>
            <w:tcMar>
              <w:top w:w="43" w:type="dxa"/>
              <w:left w:w="43" w:type="dxa"/>
              <w:bottom w:w="43" w:type="dxa"/>
              <w:right w:w="43" w:type="dxa"/>
            </w:tcMar>
          </w:tcPr>
          <w:p w14:paraId="6C40D4F8" w14:textId="77777777" w:rsidR="005A2227" w:rsidRPr="00E352EF" w:rsidRDefault="0097053A">
            <w:r w:rsidRPr="00E352EF">
              <w:rPr>
                <w:rFonts w:ascii="Calibri" w:eastAsia="Calibri" w:hAnsi="Calibri" w:cs="Calibri"/>
                <w:b/>
              </w:rPr>
              <w:t>M1</w:t>
            </w:r>
          </w:p>
        </w:tc>
        <w:tc>
          <w:tcPr>
            <w:tcW w:w="1138" w:type="dxa"/>
            <w:shd w:val="clear" w:color="auto" w:fill="C6D9F1"/>
            <w:tcMar>
              <w:top w:w="43" w:type="dxa"/>
              <w:left w:w="43" w:type="dxa"/>
              <w:bottom w:w="43" w:type="dxa"/>
              <w:right w:w="43" w:type="dxa"/>
            </w:tcMar>
          </w:tcPr>
          <w:p w14:paraId="0E3715F3" w14:textId="77777777" w:rsidR="005A2227" w:rsidRPr="00E352EF" w:rsidRDefault="0097053A">
            <w:r w:rsidRPr="00E352EF">
              <w:rPr>
                <w:rFonts w:ascii="Calibri" w:eastAsia="Calibri" w:hAnsi="Calibri" w:cs="Calibri"/>
                <w:b/>
              </w:rPr>
              <w:t>M2</w:t>
            </w:r>
          </w:p>
        </w:tc>
        <w:tc>
          <w:tcPr>
            <w:tcW w:w="1138" w:type="dxa"/>
            <w:shd w:val="clear" w:color="auto" w:fill="C6D9F1"/>
            <w:tcMar>
              <w:top w:w="43" w:type="dxa"/>
              <w:left w:w="43" w:type="dxa"/>
              <w:bottom w:w="43" w:type="dxa"/>
              <w:right w:w="43" w:type="dxa"/>
            </w:tcMar>
          </w:tcPr>
          <w:p w14:paraId="7251B576" w14:textId="77777777" w:rsidR="005A2227" w:rsidRPr="00E352EF" w:rsidRDefault="0097053A">
            <w:r w:rsidRPr="00E352EF">
              <w:rPr>
                <w:rFonts w:ascii="Calibri" w:eastAsia="Calibri" w:hAnsi="Calibri" w:cs="Calibri"/>
                <w:b/>
              </w:rPr>
              <w:t>M3</w:t>
            </w:r>
          </w:p>
        </w:tc>
      </w:tr>
      <w:tr w:rsidR="005A2227" w:rsidRPr="00E352EF" w14:paraId="73372595" w14:textId="77777777" w:rsidTr="00F17962">
        <w:tc>
          <w:tcPr>
            <w:tcW w:w="949" w:type="dxa"/>
            <w:tcMar>
              <w:top w:w="43" w:type="dxa"/>
              <w:left w:w="43" w:type="dxa"/>
              <w:bottom w:w="43" w:type="dxa"/>
              <w:right w:w="43" w:type="dxa"/>
            </w:tcMar>
          </w:tcPr>
          <w:p w14:paraId="1EBB851E" w14:textId="77777777" w:rsidR="005A2227" w:rsidRPr="00E352EF" w:rsidRDefault="0097053A">
            <w:r w:rsidRPr="00E352EF">
              <w:rPr>
                <w:rFonts w:ascii="Calibri" w:eastAsia="Calibri" w:hAnsi="Calibri" w:cs="Calibri"/>
              </w:rPr>
              <w:t>1</w:t>
            </w:r>
          </w:p>
        </w:tc>
        <w:tc>
          <w:tcPr>
            <w:tcW w:w="850" w:type="dxa"/>
            <w:tcMar>
              <w:top w:w="43" w:type="dxa"/>
              <w:left w:w="43" w:type="dxa"/>
              <w:bottom w:w="43" w:type="dxa"/>
              <w:right w:w="43" w:type="dxa"/>
            </w:tcMar>
          </w:tcPr>
          <w:p w14:paraId="1AEEA3F8" w14:textId="77777777" w:rsidR="005A2227" w:rsidRPr="00E352EF" w:rsidRDefault="0097053A">
            <w:r w:rsidRPr="00E352EF">
              <w:rPr>
                <w:rFonts w:ascii="Calibri" w:eastAsia="Calibri" w:hAnsi="Calibri" w:cs="Calibri"/>
              </w:rPr>
              <w:t>A</w:t>
            </w:r>
          </w:p>
        </w:tc>
        <w:tc>
          <w:tcPr>
            <w:tcW w:w="1138" w:type="dxa"/>
            <w:tcMar>
              <w:top w:w="43" w:type="dxa"/>
              <w:left w:w="43" w:type="dxa"/>
              <w:bottom w:w="43" w:type="dxa"/>
              <w:right w:w="43" w:type="dxa"/>
            </w:tcMar>
          </w:tcPr>
          <w:p w14:paraId="5015334A" w14:textId="77777777" w:rsidR="005A2227" w:rsidRPr="00E352EF" w:rsidRDefault="0097053A">
            <w:r w:rsidRPr="00E352EF">
              <w:rPr>
                <w:rFonts w:ascii="Calibri" w:eastAsia="Calibri" w:hAnsi="Calibri" w:cs="Calibri"/>
              </w:rPr>
              <w:t>-11</w:t>
            </w:r>
          </w:p>
        </w:tc>
        <w:tc>
          <w:tcPr>
            <w:tcW w:w="1138" w:type="dxa"/>
            <w:tcMar>
              <w:top w:w="43" w:type="dxa"/>
              <w:left w:w="43" w:type="dxa"/>
              <w:bottom w:w="43" w:type="dxa"/>
              <w:right w:w="43" w:type="dxa"/>
            </w:tcMar>
          </w:tcPr>
          <w:p w14:paraId="585D81B0" w14:textId="77777777" w:rsidR="005A2227" w:rsidRPr="00E352EF" w:rsidRDefault="0097053A">
            <w:r w:rsidRPr="00E352EF">
              <w:rPr>
                <w:rFonts w:ascii="Calibri" w:eastAsia="Calibri" w:hAnsi="Calibri" w:cs="Calibri"/>
              </w:rPr>
              <w:t>-12</w:t>
            </w:r>
          </w:p>
        </w:tc>
        <w:tc>
          <w:tcPr>
            <w:tcW w:w="1138" w:type="dxa"/>
            <w:tcMar>
              <w:top w:w="43" w:type="dxa"/>
              <w:left w:w="43" w:type="dxa"/>
              <w:bottom w:w="43" w:type="dxa"/>
              <w:right w:w="43" w:type="dxa"/>
            </w:tcMar>
          </w:tcPr>
          <w:p w14:paraId="164514AE" w14:textId="77777777" w:rsidR="005A2227" w:rsidRPr="00E352EF" w:rsidRDefault="0097053A">
            <w:r w:rsidRPr="00E352EF">
              <w:rPr>
                <w:rFonts w:ascii="Calibri" w:eastAsia="Calibri" w:hAnsi="Calibri" w:cs="Calibri"/>
              </w:rPr>
              <w:t>“A”</w:t>
            </w:r>
          </w:p>
        </w:tc>
      </w:tr>
      <w:tr w:rsidR="005A2227" w:rsidRPr="00E352EF" w14:paraId="130C6241" w14:textId="77777777" w:rsidTr="00F17962">
        <w:tc>
          <w:tcPr>
            <w:tcW w:w="949" w:type="dxa"/>
            <w:tcMar>
              <w:top w:w="43" w:type="dxa"/>
              <w:left w:w="43" w:type="dxa"/>
              <w:bottom w:w="43" w:type="dxa"/>
              <w:right w:w="43" w:type="dxa"/>
            </w:tcMar>
          </w:tcPr>
          <w:p w14:paraId="25A9C52F" w14:textId="77777777" w:rsidR="005A2227" w:rsidRPr="00E352EF" w:rsidRDefault="0097053A">
            <w:r w:rsidRPr="00E352EF">
              <w:rPr>
                <w:rFonts w:ascii="Calibri" w:eastAsia="Calibri" w:hAnsi="Calibri" w:cs="Calibri"/>
              </w:rPr>
              <w:t>2</w:t>
            </w:r>
          </w:p>
        </w:tc>
        <w:tc>
          <w:tcPr>
            <w:tcW w:w="850" w:type="dxa"/>
            <w:tcMar>
              <w:top w:w="43" w:type="dxa"/>
              <w:left w:w="43" w:type="dxa"/>
              <w:bottom w:w="43" w:type="dxa"/>
              <w:right w:w="43" w:type="dxa"/>
            </w:tcMar>
          </w:tcPr>
          <w:p w14:paraId="7CFE5FE2" w14:textId="77777777" w:rsidR="005A2227" w:rsidRPr="00E352EF" w:rsidRDefault="0097053A">
            <w:r w:rsidRPr="00E352EF">
              <w:rPr>
                <w:rFonts w:ascii="Calibri" w:eastAsia="Calibri" w:hAnsi="Calibri" w:cs="Calibri"/>
              </w:rPr>
              <w:t>B</w:t>
            </w:r>
          </w:p>
        </w:tc>
        <w:tc>
          <w:tcPr>
            <w:tcW w:w="1138" w:type="dxa"/>
            <w:tcMar>
              <w:top w:w="43" w:type="dxa"/>
              <w:left w:w="43" w:type="dxa"/>
              <w:bottom w:w="43" w:type="dxa"/>
              <w:right w:w="43" w:type="dxa"/>
            </w:tcMar>
          </w:tcPr>
          <w:p w14:paraId="45B149B4" w14:textId="77777777" w:rsidR="005A2227" w:rsidRPr="00E352EF" w:rsidRDefault="0097053A">
            <w:r w:rsidRPr="00E352EF">
              <w:rPr>
                <w:rFonts w:ascii="Calibri" w:eastAsia="Calibri" w:hAnsi="Calibri" w:cs="Calibri"/>
              </w:rPr>
              <w:t>14</w:t>
            </w:r>
          </w:p>
        </w:tc>
        <w:tc>
          <w:tcPr>
            <w:tcW w:w="1138" w:type="dxa"/>
            <w:tcMar>
              <w:top w:w="43" w:type="dxa"/>
              <w:left w:w="43" w:type="dxa"/>
              <w:bottom w:w="43" w:type="dxa"/>
              <w:right w:w="43" w:type="dxa"/>
            </w:tcMar>
          </w:tcPr>
          <w:p w14:paraId="3D6547BF" w14:textId="77777777" w:rsidR="005A2227" w:rsidRPr="00E352EF" w:rsidRDefault="0097053A">
            <w:r w:rsidRPr="00E352EF">
              <w:rPr>
                <w:rFonts w:ascii="Calibri" w:eastAsia="Calibri" w:hAnsi="Calibri" w:cs="Calibri"/>
              </w:rPr>
              <w:t>-13</w:t>
            </w:r>
          </w:p>
        </w:tc>
        <w:tc>
          <w:tcPr>
            <w:tcW w:w="1138" w:type="dxa"/>
            <w:tcMar>
              <w:top w:w="43" w:type="dxa"/>
              <w:left w:w="43" w:type="dxa"/>
              <w:bottom w:w="43" w:type="dxa"/>
              <w:right w:w="43" w:type="dxa"/>
            </w:tcMar>
          </w:tcPr>
          <w:p w14:paraId="717E3D8E" w14:textId="77777777" w:rsidR="005A2227" w:rsidRPr="00E352EF" w:rsidRDefault="0097053A">
            <w:r w:rsidRPr="00E352EF">
              <w:rPr>
                <w:rFonts w:ascii="Calibri" w:eastAsia="Calibri" w:hAnsi="Calibri" w:cs="Calibri"/>
              </w:rPr>
              <w:t>“B”</w:t>
            </w:r>
          </w:p>
        </w:tc>
      </w:tr>
      <w:tr w:rsidR="005A2227" w:rsidRPr="00E352EF" w14:paraId="39049D21" w14:textId="77777777" w:rsidTr="00F17962">
        <w:tc>
          <w:tcPr>
            <w:tcW w:w="949" w:type="dxa"/>
            <w:tcMar>
              <w:top w:w="43" w:type="dxa"/>
              <w:left w:w="43" w:type="dxa"/>
              <w:bottom w:w="43" w:type="dxa"/>
              <w:right w:w="43" w:type="dxa"/>
            </w:tcMar>
          </w:tcPr>
          <w:p w14:paraId="5D222038" w14:textId="77777777" w:rsidR="005A2227" w:rsidRPr="00E352EF" w:rsidRDefault="0097053A">
            <w:r w:rsidRPr="00E352EF">
              <w:rPr>
                <w:rFonts w:ascii="Calibri" w:eastAsia="Calibri" w:hAnsi="Calibri" w:cs="Calibri"/>
              </w:rPr>
              <w:t>3</w:t>
            </w:r>
          </w:p>
        </w:tc>
        <w:tc>
          <w:tcPr>
            <w:tcW w:w="850" w:type="dxa"/>
            <w:tcMar>
              <w:top w:w="43" w:type="dxa"/>
              <w:left w:w="43" w:type="dxa"/>
              <w:bottom w:w="43" w:type="dxa"/>
              <w:right w:w="43" w:type="dxa"/>
            </w:tcMar>
          </w:tcPr>
          <w:p w14:paraId="013ADE90" w14:textId="77777777" w:rsidR="005A2227" w:rsidRPr="00E352EF" w:rsidRDefault="0097053A">
            <w:r w:rsidRPr="00E352EF">
              <w:rPr>
                <w:rFonts w:ascii="Calibri" w:eastAsia="Calibri" w:hAnsi="Calibri" w:cs="Calibri"/>
              </w:rPr>
              <w:t>C</w:t>
            </w:r>
          </w:p>
        </w:tc>
        <w:tc>
          <w:tcPr>
            <w:tcW w:w="1138" w:type="dxa"/>
            <w:tcMar>
              <w:top w:w="43" w:type="dxa"/>
              <w:left w:w="43" w:type="dxa"/>
              <w:bottom w:w="43" w:type="dxa"/>
              <w:right w:w="43" w:type="dxa"/>
            </w:tcMar>
          </w:tcPr>
          <w:p w14:paraId="4A78E219" w14:textId="77777777" w:rsidR="005A2227" w:rsidRPr="00E352EF" w:rsidRDefault="0097053A">
            <w:r w:rsidRPr="00E352EF">
              <w:rPr>
                <w:rFonts w:ascii="Calibri" w:eastAsia="Calibri" w:hAnsi="Calibri" w:cs="Calibri"/>
              </w:rPr>
              <w:t>-9</w:t>
            </w:r>
          </w:p>
        </w:tc>
        <w:tc>
          <w:tcPr>
            <w:tcW w:w="1138" w:type="dxa"/>
            <w:tcMar>
              <w:top w:w="43" w:type="dxa"/>
              <w:left w:w="43" w:type="dxa"/>
              <w:bottom w:w="43" w:type="dxa"/>
              <w:right w:w="43" w:type="dxa"/>
            </w:tcMar>
          </w:tcPr>
          <w:p w14:paraId="1A86C43C" w14:textId="77777777" w:rsidR="005A2227" w:rsidRPr="00E352EF" w:rsidRDefault="0097053A">
            <w:r w:rsidRPr="00E352EF">
              <w:rPr>
                <w:rFonts w:ascii="Calibri" w:eastAsia="Calibri" w:hAnsi="Calibri" w:cs="Calibri"/>
              </w:rPr>
              <w:t>-14</w:t>
            </w:r>
          </w:p>
        </w:tc>
        <w:tc>
          <w:tcPr>
            <w:tcW w:w="1138" w:type="dxa"/>
            <w:tcMar>
              <w:top w:w="43" w:type="dxa"/>
              <w:left w:w="43" w:type="dxa"/>
              <w:bottom w:w="43" w:type="dxa"/>
              <w:right w:w="43" w:type="dxa"/>
            </w:tcMar>
          </w:tcPr>
          <w:p w14:paraId="3F22E6FF" w14:textId="77777777" w:rsidR="005A2227" w:rsidRPr="00E352EF" w:rsidRDefault="0097053A">
            <w:r w:rsidRPr="00E352EF">
              <w:rPr>
                <w:rFonts w:ascii="Calibri" w:eastAsia="Calibri" w:hAnsi="Calibri" w:cs="Calibri"/>
              </w:rPr>
              <w:t>“C”</w:t>
            </w:r>
          </w:p>
        </w:tc>
      </w:tr>
    </w:tbl>
    <w:p w14:paraId="010CC253" w14:textId="77777777" w:rsidR="005A2227" w:rsidRPr="00E352EF" w:rsidRDefault="005A2227">
      <w:pPr>
        <w:ind w:left="720"/>
      </w:pPr>
    </w:p>
    <w:p w14:paraId="2A440056" w14:textId="77777777" w:rsidR="00F17962" w:rsidRPr="00E352EF" w:rsidRDefault="00F17962">
      <w:pPr>
        <w:ind w:left="720"/>
      </w:pPr>
    </w:p>
    <w:p w14:paraId="0DCDAD20" w14:textId="77777777" w:rsidR="005A2227" w:rsidRPr="00E352EF" w:rsidRDefault="0097053A" w:rsidP="00F17962">
      <w:pPr>
        <w:pStyle w:val="Stile3"/>
        <w:rPr>
          <w:lang w:val="en-GB"/>
        </w:rPr>
      </w:pPr>
      <w:bookmarkStart w:id="358" w:name="_Toc462659651"/>
      <w:bookmarkStart w:id="359" w:name="_Toc463805743"/>
      <w:bookmarkStart w:id="360" w:name="_Toc464487920"/>
      <w:r w:rsidRPr="00E352EF">
        <w:rPr>
          <w:lang w:val="en-GB"/>
        </w:rPr>
        <w:t>add</w:t>
      </w:r>
      <w:r w:rsidR="00F17962" w:rsidRPr="00E352EF">
        <w:rPr>
          <w:lang w:val="en-GB"/>
        </w:rPr>
        <w:t>i</w:t>
      </w:r>
      <w:r w:rsidRPr="00E352EF">
        <w:rPr>
          <w:lang w:val="en-GB"/>
        </w:rPr>
        <w:t>tion and subtraction + -</w:t>
      </w:r>
      <w:bookmarkEnd w:id="358"/>
      <w:bookmarkEnd w:id="359"/>
      <w:bookmarkEnd w:id="360"/>
    </w:p>
    <w:p w14:paraId="26775BD9" w14:textId="77777777" w:rsidR="005A2227" w:rsidRPr="00E352EF" w:rsidRDefault="0097053A" w:rsidP="00F17962">
      <w:pPr>
        <w:rPr>
          <w:rFonts w:ascii="Cambria" w:hAnsi="Cambria"/>
        </w:rPr>
      </w:pPr>
      <w:r w:rsidRPr="00E352EF">
        <w:rPr>
          <w:rFonts w:ascii="Cambria" w:eastAsia="Calibri" w:hAnsi="Cambria" w:cs="Calibri"/>
          <w:i/>
          <w:color w:val="5B9BD5"/>
        </w:rPr>
        <w:t>Semantics</w:t>
      </w:r>
    </w:p>
    <w:p w14:paraId="4C0B68A7" w14:textId="77777777" w:rsidR="005A2227" w:rsidRPr="00E352EF" w:rsidRDefault="0097053A" w:rsidP="00F17962">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w:t>
      </w:r>
      <w:r w:rsidRPr="00E352EF">
        <w:rPr>
          <w:rFonts w:ascii="Cambria" w:eastAsia="Calibri" w:hAnsi="Cambria" w:cs="Calibri"/>
        </w:rPr>
        <w:t xml:space="preserve"> or </w:t>
      </w:r>
      <w:r w:rsidRPr="00E352EF">
        <w:rPr>
          <w:rFonts w:ascii="Cambria" w:eastAsia="Calibri" w:hAnsi="Cambria" w:cs="Calibri"/>
          <w:b/>
        </w:rPr>
        <w:t>–</w:t>
      </w:r>
      <w:r w:rsidRPr="00E352EF">
        <w:rPr>
          <w:rFonts w:ascii="Cambria" w:eastAsia="Calibri" w:hAnsi="Cambria" w:cs="Calibri"/>
        </w:rPr>
        <w:t xml:space="preserve"> compute the sum or subtraction</w:t>
      </w:r>
    </w:p>
    <w:p w14:paraId="6CBA99D2" w14:textId="77777777" w:rsidR="00F17962" w:rsidRPr="00E352EF" w:rsidRDefault="00F17962" w:rsidP="00F17962">
      <w:pPr>
        <w:rPr>
          <w:rFonts w:ascii="Cambria" w:eastAsia="Calibri" w:hAnsi="Cambria" w:cs="Calibri"/>
          <w:i/>
          <w:color w:val="5B9BD5"/>
        </w:rPr>
      </w:pPr>
    </w:p>
    <w:p w14:paraId="4DABEE3F"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Syntax</w:t>
      </w:r>
    </w:p>
    <w:p w14:paraId="57DFC286" w14:textId="77777777" w:rsidR="005A2227" w:rsidRPr="00E352EF" w:rsidRDefault="0097053A" w:rsidP="00F17962">
      <w:pPr>
        <w:rPr>
          <w:rFonts w:ascii="Cambria" w:hAnsi="Cambria"/>
        </w:rPr>
      </w:pPr>
      <w:r w:rsidRPr="00E352EF">
        <w:rPr>
          <w:rFonts w:ascii="Cambria" w:eastAsia="Calibri" w:hAnsi="Cambria" w:cs="Calibri"/>
          <w:i/>
        </w:rPr>
        <w:t>ds_1</w:t>
      </w:r>
      <w:r w:rsidRPr="00E352EF">
        <w:rPr>
          <w:rFonts w:ascii="Cambria" w:eastAsia="Calibri" w:hAnsi="Cambria" w:cs="Calibri"/>
        </w:rPr>
        <w:t xml:space="preserve"> [ + | - ] </w:t>
      </w:r>
      <w:r w:rsidRPr="00E352EF">
        <w:rPr>
          <w:rFonts w:ascii="Cambria" w:eastAsia="Calibri" w:hAnsi="Cambria" w:cs="Calibri"/>
          <w:i/>
        </w:rPr>
        <w:t>ds_2</w:t>
      </w:r>
    </w:p>
    <w:p w14:paraId="3E366E24" w14:textId="77777777" w:rsidR="005A2227" w:rsidRPr="00E352EF" w:rsidRDefault="005A2227" w:rsidP="00F17962">
      <w:pPr>
        <w:rPr>
          <w:rFonts w:ascii="Cambria" w:hAnsi="Cambria"/>
        </w:rPr>
      </w:pPr>
    </w:p>
    <w:p w14:paraId="492C1E4A"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 xml:space="preserve">Parameters </w:t>
      </w:r>
    </w:p>
    <w:p w14:paraId="3C92D41A" w14:textId="77777777" w:rsidR="005A2227" w:rsidRPr="00E352EF" w:rsidRDefault="0097053A" w:rsidP="00F17962">
      <w:pPr>
        <w:rPr>
          <w:rFonts w:ascii="Cambria" w:hAnsi="Cambria"/>
        </w:rPr>
      </w:pPr>
      <w:r w:rsidRPr="00E352EF">
        <w:rPr>
          <w:rFonts w:ascii="Cambria" w:eastAsia="Calibri" w:hAnsi="Cambria" w:cs="Calibri"/>
          <w:i/>
        </w:rPr>
        <w:lastRenderedPageBreak/>
        <w:t>ds_1, ds_2</w:t>
      </w:r>
      <w:r w:rsidR="00F17962" w:rsidRPr="00E352EF">
        <w:rPr>
          <w:rFonts w:ascii="Cambria" w:eastAsia="Calibri" w:hAnsi="Cambria" w:cs="Calibri"/>
          <w:i/>
        </w:rPr>
        <w:t xml:space="preserve"> </w:t>
      </w:r>
      <w:r w:rsidR="00F17962" w:rsidRPr="00E352EF">
        <w:rPr>
          <w:rFonts w:ascii="Cambria" w:hAnsi="Cambria"/>
        </w:rPr>
        <w:t>:</w:t>
      </w:r>
      <w:r w:rsidRPr="00E352EF">
        <w:rPr>
          <w:rFonts w:ascii="Cambria" w:eastAsia="Calibri" w:hAnsi="Cambria" w:cs="Calibri"/>
        </w:rPr>
        <w:t xml:space="preserve"> [dataset {identifier &lt;IDENT&gt; as scalar-type}+ {measure &lt;IDENT&gt; as number}+</w:t>
      </w:r>
    </w:p>
    <w:p w14:paraId="67DFAD67" w14:textId="77777777" w:rsidR="005A2227" w:rsidRPr="00E352EF" w:rsidRDefault="0097053A" w:rsidP="00F17962">
      <w:pPr>
        <w:rPr>
          <w:rFonts w:ascii="Cambria" w:hAnsi="Cambria"/>
        </w:rPr>
      </w:pPr>
      <w:r w:rsidRPr="00E352EF">
        <w:rPr>
          <w:rFonts w:ascii="Cambria" w:eastAsia="Calibri" w:hAnsi="Cambria" w:cs="Calibri"/>
        </w:rPr>
        <w:t xml:space="preserve">      </w:t>
      </w:r>
      <w:r w:rsidRPr="00E352EF">
        <w:rPr>
          <w:rFonts w:ascii="Cambria" w:hAnsi="Cambria"/>
        </w:rPr>
        <w:tab/>
      </w:r>
      <w:r w:rsidRPr="00E352EF">
        <w:rPr>
          <w:rFonts w:ascii="Cambria" w:eastAsia="Calibri" w:hAnsi="Cambria" w:cs="Calibri"/>
        </w:rPr>
        <w:t xml:space="preserve">      {measure &lt;IDENT&gt; as scalar-type}* {attribute &lt;IDENT&gt; as scalar-type}*|number]</w:t>
      </w:r>
    </w:p>
    <w:p w14:paraId="0B0C3EF5" w14:textId="77777777" w:rsidR="005A2227" w:rsidRPr="00E352EF" w:rsidRDefault="0097053A" w:rsidP="008A7573">
      <w:pPr>
        <w:numPr>
          <w:ilvl w:val="0"/>
          <w:numId w:val="17"/>
        </w:numPr>
        <w:tabs>
          <w:tab w:val="left" w:pos="-1080"/>
          <w:tab w:val="left" w:pos="288"/>
        </w:tabs>
        <w:ind w:left="0" w:firstLine="0"/>
        <w:rPr>
          <w:rFonts w:ascii="Cambria" w:hAnsi="Cambria"/>
        </w:rPr>
      </w:pPr>
      <w:r w:rsidRPr="00E352EF">
        <w:rPr>
          <w:rFonts w:ascii="Cambria" w:eastAsia="Calibri" w:hAnsi="Cambria" w:cs="Calibri"/>
          <w:i/>
        </w:rPr>
        <w:t>ds_1</w:t>
      </w:r>
      <w:r w:rsidRPr="00E352EF">
        <w:rPr>
          <w:rFonts w:ascii="Cambria" w:eastAsia="Calibri" w:hAnsi="Cambria" w:cs="Calibri"/>
        </w:rPr>
        <w:t xml:space="preserve">– is the first input scalar number or the first input </w:t>
      </w:r>
      <w:r w:rsidR="00472C2F" w:rsidRPr="00E352EF">
        <w:t>Dataset</w:t>
      </w:r>
      <w:r w:rsidRPr="00E352EF">
        <w:rPr>
          <w:rFonts w:ascii="Cambria" w:eastAsia="Calibri" w:hAnsi="Cambria" w:cs="Calibri"/>
        </w:rPr>
        <w:t>.</w:t>
      </w:r>
    </w:p>
    <w:p w14:paraId="6FD7FE1D" w14:textId="77777777" w:rsidR="005A2227" w:rsidRPr="00E352EF" w:rsidRDefault="0097053A" w:rsidP="008A7573">
      <w:pPr>
        <w:numPr>
          <w:ilvl w:val="0"/>
          <w:numId w:val="17"/>
        </w:numPr>
        <w:tabs>
          <w:tab w:val="left" w:pos="-1080"/>
          <w:tab w:val="left" w:pos="288"/>
        </w:tabs>
        <w:ind w:left="0" w:firstLine="0"/>
        <w:rPr>
          <w:rFonts w:ascii="Cambria" w:hAnsi="Cambria"/>
        </w:rPr>
      </w:pPr>
      <w:r w:rsidRPr="00E352EF">
        <w:rPr>
          <w:rFonts w:ascii="Cambria" w:eastAsia="Calibri" w:hAnsi="Cambria" w:cs="Calibri"/>
          <w:i/>
        </w:rPr>
        <w:t>ds_2</w:t>
      </w:r>
      <w:r w:rsidRPr="00E352EF">
        <w:rPr>
          <w:rFonts w:ascii="Cambria" w:eastAsia="Calibri" w:hAnsi="Cambria" w:cs="Calibri"/>
        </w:rPr>
        <w:t xml:space="preserve"> – is the second input scalar number or the second input </w:t>
      </w:r>
      <w:r w:rsidR="00472C2F" w:rsidRPr="00E352EF">
        <w:t>Dataset</w:t>
      </w:r>
      <w:r w:rsidRPr="00E352EF">
        <w:rPr>
          <w:rFonts w:ascii="Cambria" w:eastAsia="Calibri" w:hAnsi="Cambria" w:cs="Calibri"/>
        </w:rPr>
        <w:t>.</w:t>
      </w:r>
    </w:p>
    <w:p w14:paraId="4C3C98D1" w14:textId="77777777" w:rsidR="00F17962" w:rsidRPr="00E352EF" w:rsidRDefault="00F17962" w:rsidP="00F17962">
      <w:pPr>
        <w:rPr>
          <w:rFonts w:ascii="Cambria" w:eastAsia="Calibri" w:hAnsi="Cambria" w:cs="Calibri"/>
          <w:i/>
          <w:color w:val="5B9BD5"/>
        </w:rPr>
      </w:pPr>
    </w:p>
    <w:p w14:paraId="4BBF748C"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Constraints</w:t>
      </w:r>
    </w:p>
    <w:p w14:paraId="0AE70AE9"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If </w:t>
      </w:r>
      <w:r w:rsidRPr="00E352EF">
        <w:rPr>
          <w:rFonts w:ascii="Cambria" w:eastAsia="Calibri" w:hAnsi="Cambria" w:cs="Calibri"/>
          <w:i/>
        </w:rPr>
        <w:t>ds_1</w:t>
      </w:r>
      <w:r w:rsidRPr="00E352EF">
        <w:rPr>
          <w:rFonts w:ascii="Cambria" w:eastAsia="Calibri" w:hAnsi="Cambria" w:cs="Calibri"/>
        </w:rPr>
        <w:t xml:space="preserve"> (</w:t>
      </w:r>
      <w:r w:rsidRPr="00E352EF">
        <w:rPr>
          <w:rFonts w:ascii="Cambria" w:eastAsia="Calibri" w:hAnsi="Cambria" w:cs="Calibri"/>
          <w:i/>
        </w:rPr>
        <w:t>ds_2</w:t>
      </w:r>
      <w:r w:rsidRPr="00E352EF">
        <w:rPr>
          <w:rFonts w:ascii="Cambria" w:eastAsia="Calibri" w:hAnsi="Cambria" w:cs="Calibri"/>
        </w:rPr>
        <w:t xml:space="preserve">) is a scalar then it must be a </w:t>
      </w:r>
      <w:r w:rsidRPr="00E352EF">
        <w:rPr>
          <w:rFonts w:ascii="Cambria" w:eastAsia="Calibri" w:hAnsi="Cambria" w:cs="Calibri"/>
          <w:b/>
        </w:rPr>
        <w:t>numeric</w:t>
      </w:r>
      <w:r w:rsidRPr="00E352EF">
        <w:rPr>
          <w:rFonts w:ascii="Cambria" w:eastAsia="Calibri" w:hAnsi="Cambria" w:cs="Calibri"/>
        </w:rPr>
        <w:t xml:space="preserve"> data type.</w:t>
      </w:r>
    </w:p>
    <w:p w14:paraId="5C9A3D46"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If </w:t>
      </w:r>
      <w:r w:rsidRPr="00E352EF">
        <w:rPr>
          <w:rFonts w:ascii="Cambria" w:eastAsia="Calibri" w:hAnsi="Cambria" w:cs="Calibri"/>
          <w:i/>
        </w:rPr>
        <w:t>ds_1</w:t>
      </w:r>
      <w:r w:rsidRPr="00E352EF">
        <w:rPr>
          <w:rFonts w:ascii="Cambria" w:eastAsia="Calibri" w:hAnsi="Cambria" w:cs="Calibri"/>
        </w:rPr>
        <w:t xml:space="preserve"> (</w:t>
      </w:r>
      <w:r w:rsidRPr="00E352EF">
        <w:rPr>
          <w:rFonts w:ascii="Cambria" w:eastAsia="Calibri" w:hAnsi="Cambria" w:cs="Calibri"/>
          <w:i/>
        </w:rPr>
        <w:t>ds_2</w:t>
      </w:r>
      <w:r w:rsidRPr="00E352EF">
        <w:rPr>
          <w:rFonts w:ascii="Cambria" w:eastAsia="Calibri" w:hAnsi="Cambria" w:cs="Calibri"/>
        </w:rPr>
        <w:t xml:space="preserve">) is a </w:t>
      </w:r>
      <w:r w:rsidR="00472C2F" w:rsidRPr="00E352EF">
        <w:t>Dataset</w:t>
      </w:r>
      <w:r w:rsidRPr="00E352EF">
        <w:rPr>
          <w:rFonts w:ascii="Cambria" w:eastAsia="Calibri" w:hAnsi="Cambria" w:cs="Calibri"/>
        </w:rPr>
        <w:t xml:space="preserve"> then it has at least a measure of </w:t>
      </w:r>
      <w:r w:rsidRPr="00E352EF">
        <w:rPr>
          <w:rFonts w:ascii="Cambria" w:eastAsia="Calibri" w:hAnsi="Cambria" w:cs="Calibri"/>
          <w:b/>
        </w:rPr>
        <w:t>numeric</w:t>
      </w:r>
      <w:r w:rsidRPr="00E352EF">
        <w:rPr>
          <w:rFonts w:ascii="Cambria" w:eastAsia="Calibri" w:hAnsi="Cambria" w:cs="Calibri"/>
        </w:rPr>
        <w:t xml:space="preserve"> type.</w:t>
      </w:r>
    </w:p>
    <w:p w14:paraId="242D7BDA"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If both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are </w:t>
      </w:r>
      <w:r w:rsidR="00472C2F" w:rsidRPr="00E352EF">
        <w:t>Dataset</w:t>
      </w:r>
      <w:r w:rsidRPr="00E352EF">
        <w:rPr>
          <w:rFonts w:ascii="Cambria" w:eastAsia="Calibri" w:hAnsi="Cambria" w:cs="Calibri"/>
        </w:rPr>
        <w:t xml:space="preserve">s then they must have at least </w:t>
      </w:r>
      <w:r w:rsidR="00CC6A4A" w:rsidRPr="00E352EF">
        <w:rPr>
          <w:rFonts w:ascii="Cambria" w:eastAsia="Calibri" w:hAnsi="Cambria" w:cs="Calibri"/>
        </w:rPr>
        <w:t>one Identifier Component</w:t>
      </w:r>
      <w:r w:rsidR="00DE4578" w:rsidRPr="00E352EF">
        <w:rPr>
          <w:rFonts w:ascii="Cambria" w:eastAsia="Calibri" w:hAnsi="Cambria" w:cs="Calibri"/>
        </w:rPr>
        <w:t xml:space="preserve"> </w:t>
      </w:r>
      <w:r w:rsidRPr="00E352EF">
        <w:rPr>
          <w:rFonts w:ascii="Cambria" w:eastAsia="Calibri" w:hAnsi="Cambria" w:cs="Calibri"/>
        </w:rPr>
        <w:t>in common (with the same name</w:t>
      </w:r>
      <w:r w:rsidR="00D522BE" w:rsidRPr="00E352EF">
        <w:rPr>
          <w:rFonts w:ascii="Cambria" w:eastAsia="Calibri" w:hAnsi="Cambria" w:cs="Calibri"/>
        </w:rPr>
        <w:t xml:space="preserve"> and data type</w:t>
      </w:r>
      <w:r w:rsidRPr="00E352EF">
        <w:rPr>
          <w:rFonts w:ascii="Cambria" w:eastAsia="Calibri" w:hAnsi="Cambria" w:cs="Calibri"/>
        </w:rPr>
        <w:t>).</w:t>
      </w:r>
    </w:p>
    <w:p w14:paraId="7FF5105D"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If both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are </w:t>
      </w:r>
      <w:r w:rsidR="00472C2F" w:rsidRPr="00E352EF">
        <w:t>Dataset</w:t>
      </w:r>
      <w:r w:rsidRPr="00E352EF">
        <w:rPr>
          <w:rFonts w:ascii="Cambria" w:eastAsia="Calibri" w:hAnsi="Cambria" w:cs="Calibri"/>
        </w:rPr>
        <w:t xml:space="preserve">s then either they have one or more measures in common, or at least one of them has only a measure. </w:t>
      </w:r>
    </w:p>
    <w:p w14:paraId="7781CC7F" w14:textId="77777777" w:rsidR="00F17962" w:rsidRPr="00E352EF" w:rsidRDefault="00F17962" w:rsidP="00F17962">
      <w:pPr>
        <w:rPr>
          <w:rFonts w:ascii="Cambria" w:eastAsia="Calibri" w:hAnsi="Cambria" w:cs="Calibri"/>
          <w:i/>
          <w:color w:val="5B9BD5"/>
        </w:rPr>
      </w:pPr>
    </w:p>
    <w:p w14:paraId="498F2922"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Returns</w:t>
      </w:r>
    </w:p>
    <w:p w14:paraId="1429E714" w14:textId="77777777" w:rsidR="005A2227" w:rsidRPr="00E352EF" w:rsidRDefault="0097053A" w:rsidP="00F17962">
      <w:pPr>
        <w:rPr>
          <w:rFonts w:ascii="Cambria" w:hAnsi="Cambria"/>
        </w:rPr>
      </w:pPr>
      <w:r w:rsidRPr="00E352EF">
        <w:rPr>
          <w:rFonts w:ascii="Cambria" w:hAnsi="Cambria"/>
        </w:rPr>
        <w:t xml:space="preserve">If both </w:t>
      </w:r>
      <w:r w:rsidRPr="00E352EF">
        <w:rPr>
          <w:rFonts w:ascii="Cambria" w:hAnsi="Cambria"/>
          <w:i/>
        </w:rPr>
        <w:t>ds_1</w:t>
      </w:r>
      <w:r w:rsidRPr="00E352EF">
        <w:rPr>
          <w:rFonts w:ascii="Cambria" w:hAnsi="Cambria"/>
        </w:rPr>
        <w:t xml:space="preserve"> and </w:t>
      </w:r>
      <w:r w:rsidRPr="00E352EF">
        <w:rPr>
          <w:rFonts w:ascii="Cambria" w:hAnsi="Cambria"/>
          <w:i/>
        </w:rPr>
        <w:t>ds_2</w:t>
      </w:r>
      <w:r w:rsidRPr="00E352EF">
        <w:rPr>
          <w:rFonts w:ascii="Cambria" w:hAnsi="Cambria"/>
        </w:rPr>
        <w:t xml:space="preserve"> are scalar values then the operators return </w:t>
      </w:r>
      <w:r w:rsidRPr="00E352EF">
        <w:rPr>
          <w:rFonts w:ascii="Cambria" w:eastAsia="Calibri" w:hAnsi="Cambria" w:cs="Calibri"/>
        </w:rPr>
        <w:t xml:space="preserve">the algebraic sum or subtraction of </w:t>
      </w:r>
      <w:r w:rsidRPr="00E352EF">
        <w:rPr>
          <w:rFonts w:ascii="Cambria" w:hAnsi="Cambria"/>
          <w:i/>
        </w:rPr>
        <w:t>ds_1</w:t>
      </w:r>
      <w:r w:rsidRPr="00E352EF">
        <w:rPr>
          <w:rFonts w:ascii="Cambria" w:hAnsi="Cambria"/>
        </w:rPr>
        <w:t xml:space="preserve"> and </w:t>
      </w:r>
      <w:r w:rsidRPr="00E352EF">
        <w:rPr>
          <w:rFonts w:ascii="Cambria" w:hAnsi="Cambria"/>
          <w:i/>
        </w:rPr>
        <w:t>ds_2</w:t>
      </w:r>
      <w:r w:rsidRPr="00E352EF">
        <w:rPr>
          <w:rFonts w:ascii="Cambria" w:hAnsi="Cambria"/>
        </w:rPr>
        <w:t>.</w:t>
      </w:r>
    </w:p>
    <w:p w14:paraId="2692A90F" w14:textId="77777777" w:rsidR="005A2227" w:rsidRPr="00E352EF" w:rsidRDefault="0097053A" w:rsidP="00F17962">
      <w:pPr>
        <w:rPr>
          <w:rFonts w:ascii="Cambria" w:hAnsi="Cambria"/>
        </w:rPr>
      </w:pPr>
      <w:r w:rsidRPr="00E352EF">
        <w:rPr>
          <w:rFonts w:ascii="Cambria" w:hAnsi="Cambria"/>
        </w:rPr>
        <w:t xml:space="preserve">If either </w:t>
      </w:r>
      <w:r w:rsidRPr="00E352EF">
        <w:rPr>
          <w:rFonts w:ascii="Cambria" w:hAnsi="Cambria"/>
          <w:i/>
        </w:rPr>
        <w:t>ds_1</w:t>
      </w:r>
      <w:r w:rsidRPr="00E352EF">
        <w:rPr>
          <w:rFonts w:ascii="Cambria" w:hAnsi="Cambria"/>
        </w:rPr>
        <w:t xml:space="preserve"> or </w:t>
      </w:r>
      <w:r w:rsidRPr="00E352EF">
        <w:rPr>
          <w:rFonts w:ascii="Cambria" w:hAnsi="Cambria"/>
          <w:i/>
        </w:rPr>
        <w:t>ds_2</w:t>
      </w:r>
      <w:r w:rsidRPr="00E352EF">
        <w:rPr>
          <w:rFonts w:ascii="Cambria" w:hAnsi="Cambria"/>
        </w:rPr>
        <w:t xml:space="preserve"> is a </w:t>
      </w:r>
      <w:r w:rsidR="00472C2F" w:rsidRPr="00E352EF">
        <w:t>Dataset</w:t>
      </w:r>
      <w:r w:rsidRPr="00E352EF">
        <w:rPr>
          <w:rFonts w:ascii="Cambria" w:hAnsi="Cambria"/>
        </w:rPr>
        <w:t xml:space="preserve"> then the operators return a </w:t>
      </w:r>
      <w:r w:rsidR="00472C2F" w:rsidRPr="00E352EF">
        <w:t>Dataset</w:t>
      </w:r>
      <w:r w:rsidRPr="00E352EF">
        <w:rPr>
          <w:rFonts w:ascii="Cambria" w:hAnsi="Cambria"/>
        </w:rPr>
        <w:t xml:space="preserve"> having the following components: </w:t>
      </w:r>
    </w:p>
    <w:p w14:paraId="636C602A"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The </w:t>
      </w:r>
      <w:r w:rsidR="001E4C0B" w:rsidRPr="00E352EF">
        <w:rPr>
          <w:rFonts w:ascii="Cambria" w:eastAsia="Calibri" w:hAnsi="Cambria" w:cs="Calibri"/>
        </w:rPr>
        <w:t xml:space="preserve">superset of the </w:t>
      </w:r>
      <w:r w:rsidR="00CC6A4A" w:rsidRPr="00E352EF">
        <w:rPr>
          <w:rFonts w:ascii="Cambria" w:eastAsia="Calibri" w:hAnsi="Cambria" w:cs="Calibri"/>
        </w:rPr>
        <w:t>I</w:t>
      </w:r>
      <w:r w:rsidR="001E4C0B" w:rsidRPr="00E352EF">
        <w:rPr>
          <w:rFonts w:ascii="Cambria" w:eastAsia="Calibri" w:hAnsi="Cambria" w:cs="Calibri"/>
        </w:rPr>
        <w:t xml:space="preserve">dentifier </w:t>
      </w:r>
      <w:r w:rsidR="00CC6A4A" w:rsidRPr="00E352EF">
        <w:rPr>
          <w:rFonts w:ascii="Cambria" w:eastAsia="Calibri" w:hAnsi="Cambria" w:cs="Calibri"/>
        </w:rPr>
        <w:t>C</w:t>
      </w:r>
      <w:r w:rsidR="001E4C0B" w:rsidRPr="00E352EF">
        <w:rPr>
          <w:rFonts w:ascii="Cambria" w:eastAsia="Calibri" w:hAnsi="Cambria" w:cs="Calibri"/>
        </w:rPr>
        <w:t xml:space="preserve">omponents of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p>
    <w:p w14:paraId="4FB2228B"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If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have one or more numeric measures in common (i.e., with the same name) then the resulting </w:t>
      </w:r>
      <w:r w:rsidR="00472C2F" w:rsidRPr="00E352EF">
        <w:t>Dataset</w:t>
      </w:r>
      <w:r w:rsidRPr="00E352EF">
        <w:rPr>
          <w:rFonts w:ascii="Cambria" w:eastAsia="Calibri" w:hAnsi="Cambria" w:cs="Calibri"/>
        </w:rPr>
        <w:t xml:space="preserve"> has these common string measures, with the same name, containing the algebraic sum or subtraction</w:t>
      </w:r>
      <w:r w:rsidRPr="00E352EF">
        <w:rPr>
          <w:rFonts w:ascii="Cambria" w:eastAsia="Calibri" w:hAnsi="Cambria" w:cs="Calibri"/>
          <w:i/>
          <w:color w:val="5B9BD5"/>
        </w:rPr>
        <w:t xml:space="preserve"> </w:t>
      </w:r>
      <w:r w:rsidRPr="00E352EF">
        <w:rPr>
          <w:rFonts w:ascii="Cambria" w:eastAsia="Calibri" w:hAnsi="Cambria" w:cs="Calibri"/>
        </w:rPr>
        <w:t xml:space="preserve">of the respective measures of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Otherwise, if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do not have any measures in common and have only one measure then the resulting </w:t>
      </w:r>
      <w:r w:rsidR="00472C2F" w:rsidRPr="00E352EF">
        <w:t>Dataset</w:t>
      </w:r>
      <w:r w:rsidRPr="00E352EF">
        <w:rPr>
          <w:rFonts w:ascii="Cambria" w:eastAsia="Calibri" w:hAnsi="Cambria" w:cs="Calibri"/>
        </w:rPr>
        <w:t xml:space="preserve"> contains</w:t>
      </w:r>
      <w:r w:rsidR="00DE4578" w:rsidRPr="00E352EF">
        <w:rPr>
          <w:rFonts w:ascii="Cambria" w:eastAsia="Calibri" w:hAnsi="Cambria" w:cs="Calibri"/>
        </w:rPr>
        <w:t xml:space="preserve"> only</w:t>
      </w:r>
      <w:r w:rsidRPr="00E352EF">
        <w:rPr>
          <w:rFonts w:ascii="Cambria" w:eastAsia="Calibri" w:hAnsi="Cambria" w:cs="Calibri"/>
        </w:rPr>
        <w:t xml:space="preserve"> a measure named </w:t>
      </w:r>
      <w:r w:rsidR="00C847B8" w:rsidRPr="00E352EF">
        <w:rPr>
          <w:rFonts w:ascii="Cambria" w:eastAsia="Calibri" w:hAnsi="Cambria" w:cs="Calibri"/>
          <w:b/>
        </w:rPr>
        <w:t>CONDITION</w:t>
      </w:r>
      <w:r w:rsidRPr="00E352EF">
        <w:rPr>
          <w:rFonts w:ascii="Cambria" w:eastAsia="Calibri" w:hAnsi="Cambria" w:cs="Calibri"/>
        </w:rPr>
        <w:t xml:space="preserve"> that contains the algebraic sum or subtraction of the single measures of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w:t>
      </w:r>
    </w:p>
    <w:p w14:paraId="7FE40EED" w14:textId="77777777" w:rsidR="005A2227" w:rsidRPr="00E352EF" w:rsidRDefault="0097053A" w:rsidP="00F17962">
      <w:pPr>
        <w:rPr>
          <w:rFonts w:ascii="Cambria" w:hAnsi="Cambria"/>
        </w:rPr>
      </w:pPr>
      <w:r w:rsidRPr="00E352EF">
        <w:rPr>
          <w:rFonts w:ascii="Cambria" w:hAnsi="Cambria"/>
        </w:rPr>
        <w:t xml:space="preserve">The resulting </w:t>
      </w:r>
      <w:r w:rsidR="00472C2F" w:rsidRPr="00E352EF">
        <w:t>Dataset</w:t>
      </w:r>
      <w:r w:rsidRPr="00E352EF">
        <w:rPr>
          <w:rFonts w:ascii="Cambria" w:hAnsi="Cambria"/>
        </w:rPr>
        <w:t xml:space="preserve"> contains a data point for each pair of data points of </w:t>
      </w:r>
      <w:r w:rsidRPr="00E352EF">
        <w:rPr>
          <w:rFonts w:ascii="Cambria" w:hAnsi="Cambria"/>
          <w:i/>
        </w:rPr>
        <w:t>ds_1</w:t>
      </w:r>
      <w:r w:rsidRPr="00E352EF">
        <w:rPr>
          <w:rFonts w:ascii="Cambria" w:hAnsi="Cambria"/>
        </w:rPr>
        <w:t xml:space="preserve"> and </w:t>
      </w:r>
      <w:r w:rsidRPr="00E352EF">
        <w:rPr>
          <w:rFonts w:ascii="Cambria" w:hAnsi="Cambria"/>
          <w:i/>
        </w:rPr>
        <w:t>ds_2</w:t>
      </w:r>
      <w:r w:rsidRPr="00E352EF">
        <w:rPr>
          <w:rFonts w:ascii="Cambria" w:hAnsi="Cambria"/>
        </w:rPr>
        <w:t xml:space="preserve"> that have the same</w:t>
      </w:r>
      <w:r w:rsidR="00EE6555" w:rsidRPr="00E352EF">
        <w:rPr>
          <w:rFonts w:ascii="Cambria" w:hAnsi="Cambria"/>
        </w:rPr>
        <w:t xml:space="preserve"> values on the common</w:t>
      </w:r>
      <w:r w:rsidRPr="00E352EF">
        <w:rPr>
          <w:rFonts w:ascii="Cambria" w:hAnsi="Cambria"/>
        </w:rPr>
        <w:t xml:space="preserve"> </w:t>
      </w:r>
      <w:r w:rsidR="00CC6A4A" w:rsidRPr="00E352EF">
        <w:rPr>
          <w:rFonts w:ascii="Cambria" w:eastAsia="Calibri" w:hAnsi="Cambria" w:cs="Calibri"/>
        </w:rPr>
        <w:t>Identifier Component</w:t>
      </w:r>
      <w:r w:rsidRPr="00E352EF">
        <w:rPr>
          <w:rFonts w:ascii="Cambria" w:hAnsi="Cambria"/>
        </w:rPr>
        <w:t xml:space="preserve">s). </w:t>
      </w:r>
    </w:p>
    <w:p w14:paraId="6B1D9188" w14:textId="77777777" w:rsidR="00F17962" w:rsidRPr="00E352EF" w:rsidRDefault="00F17962" w:rsidP="00F17962">
      <w:pPr>
        <w:rPr>
          <w:rFonts w:ascii="Cambria" w:eastAsia="Calibri" w:hAnsi="Cambria" w:cs="Calibri"/>
          <w:i/>
          <w:color w:val="5B9BD5"/>
        </w:rPr>
      </w:pPr>
    </w:p>
    <w:p w14:paraId="6864FCEC"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Semantic specification</w:t>
      </w:r>
    </w:p>
    <w:p w14:paraId="0547E6F2" w14:textId="395B7EC3" w:rsidR="005A2227" w:rsidRPr="00E352EF" w:rsidRDefault="0097053A" w:rsidP="00F17962">
      <w:pPr>
        <w:jc w:val="both"/>
        <w:rPr>
          <w:rFonts w:ascii="Cambria" w:hAnsi="Cambria"/>
        </w:rPr>
      </w:pPr>
      <w:r w:rsidRPr="00E352EF">
        <w:rPr>
          <w:rFonts w:ascii="Cambria" w:eastAsia="Calibri" w:hAnsi="Cambria" w:cs="Calibri"/>
        </w:rPr>
        <w:t xml:space="preserve">See also the operator </w:t>
      </w:r>
      <w:r w:rsidRPr="00E352EF">
        <w:rPr>
          <w:rFonts w:ascii="Cambria" w:eastAsia="Calibri" w:hAnsi="Cambria" w:cs="Calibri"/>
          <w:b/>
        </w:rPr>
        <w:t>listsum</w:t>
      </w:r>
      <w:r w:rsidRPr="00E352EF">
        <w:rPr>
          <w:rFonts w:ascii="Cambria" w:eastAsia="Calibri" w:hAnsi="Cambria" w:cs="Calibri"/>
        </w:rPr>
        <w:t xml:space="preserve"> </w:t>
      </w:r>
      <w:del w:id="361" w:author="Laura Viignola" w:date="2017-05-10T18:03:00Z">
        <w:r w:rsidRPr="00E352EF" w:rsidDel="00B93728">
          <w:rPr>
            <w:rFonts w:ascii="Cambria" w:eastAsia="Calibri" w:hAnsi="Cambria" w:cs="Calibri"/>
          </w:rPr>
          <w:delText xml:space="preserve">than </w:delText>
        </w:r>
      </w:del>
      <w:ins w:id="362" w:author="Laura Viignola" w:date="2017-05-10T18:03:00Z">
        <w:r w:rsidR="00B93728">
          <w:rPr>
            <w:rFonts w:ascii="Cambria" w:eastAsia="Calibri" w:hAnsi="Cambria" w:cs="Calibri"/>
          </w:rPr>
          <w:t>that</w:t>
        </w:r>
        <w:r w:rsidR="00B93728" w:rsidRPr="00E352EF">
          <w:rPr>
            <w:rFonts w:ascii="Cambria" w:eastAsia="Calibri" w:hAnsi="Cambria" w:cs="Calibri"/>
          </w:rPr>
          <w:t xml:space="preserve"> </w:t>
        </w:r>
      </w:ins>
      <w:r w:rsidRPr="00E352EF">
        <w:rPr>
          <w:rFonts w:ascii="Cambria" w:eastAsia="Calibri" w:hAnsi="Cambria" w:cs="Calibri"/>
        </w:rPr>
        <w:t>returns a data point for those data points that would be ignored.</w:t>
      </w:r>
    </w:p>
    <w:p w14:paraId="32737309" w14:textId="77777777" w:rsidR="00F17962" w:rsidRPr="00E352EF" w:rsidRDefault="00F17962" w:rsidP="00F17962">
      <w:pPr>
        <w:rPr>
          <w:rFonts w:ascii="Cambria" w:eastAsia="Calibri" w:hAnsi="Cambria" w:cs="Calibri"/>
          <w:i/>
          <w:color w:val="5B9BD5"/>
        </w:rPr>
      </w:pPr>
    </w:p>
    <w:p w14:paraId="1210DEB0" w14:textId="77777777" w:rsidR="005A2227" w:rsidRPr="00E352EF" w:rsidRDefault="00EA6708" w:rsidP="006E1BB1">
      <w:pPr>
        <w:rPr>
          <w:rFonts w:ascii="Cambria" w:eastAsia="Calibri" w:hAnsi="Cambria" w:cs="Calibri"/>
          <w:i/>
          <w:color w:val="5B9BD5"/>
        </w:rPr>
      </w:pPr>
      <w:r w:rsidRPr="00E352EF">
        <w:rPr>
          <w:rFonts w:ascii="Cambria" w:eastAsia="Calibri" w:hAnsi="Cambria" w:cs="Calibri"/>
          <w:i/>
          <w:color w:val="5B9BD5"/>
        </w:rPr>
        <w:t>Examples</w:t>
      </w:r>
    </w:p>
    <w:p w14:paraId="2C3BC52E" w14:textId="77777777" w:rsidR="005A2227" w:rsidRPr="00E352EF" w:rsidRDefault="0097053A" w:rsidP="00F17962">
      <w:pPr>
        <w:rPr>
          <w:rFonts w:ascii="Cambria" w:hAnsi="Cambria"/>
        </w:rPr>
      </w:pPr>
      <w:r w:rsidRPr="00E352EF">
        <w:rPr>
          <w:rFonts w:ascii="Cambria" w:eastAsia="Calibri" w:hAnsi="Cambria" w:cs="Calibri"/>
        </w:rPr>
        <w:t xml:space="preserve"> example on </w:t>
      </w:r>
      <w:r w:rsidR="00472C2F" w:rsidRPr="00E352EF">
        <w:t>Dataset</w:t>
      </w:r>
    </w:p>
    <w:p w14:paraId="0C0834E1" w14:textId="77777777" w:rsidR="00F17962" w:rsidRPr="00E352EF" w:rsidRDefault="0097053A" w:rsidP="00F17962">
      <w:pPr>
        <w:rPr>
          <w:rFonts w:ascii="Cambria" w:eastAsia="Calibri" w:hAnsi="Cambria" w:cs="Calibri"/>
        </w:rPr>
      </w:pPr>
      <w:r w:rsidRPr="00E352EF">
        <w:rPr>
          <w:rFonts w:ascii="Cambria" w:eastAsia="Calibri" w:hAnsi="Cambria" w:cs="Calibri"/>
        </w:rPr>
        <w:t xml:space="preserve">1) </w:t>
      </w:r>
    </w:p>
    <w:p w14:paraId="31E153F0" w14:textId="77777777" w:rsidR="005A2227" w:rsidRPr="00E352EF" w:rsidRDefault="0097053A" w:rsidP="00F17962">
      <w:pPr>
        <w:rPr>
          <w:rFonts w:ascii="Cambria" w:eastAsia="Calibri" w:hAnsi="Cambria" w:cs="Calibri"/>
        </w:rPr>
      </w:pPr>
      <w:r w:rsidRPr="00E352EF">
        <w:rPr>
          <w:rFonts w:ascii="Cambria" w:eastAsia="Calibri" w:hAnsi="Cambria" w:cs="Calibri"/>
        </w:rPr>
        <w:t xml:space="preserve">In this example, we calculate the total population of a set of countries given two </w:t>
      </w:r>
      <w:r w:rsidR="00472C2F" w:rsidRPr="00E352EF">
        <w:t>Dataset</w:t>
      </w:r>
      <w:r w:rsidRPr="00E352EF">
        <w:rPr>
          <w:rFonts w:ascii="Cambria" w:eastAsia="Calibri" w:hAnsi="Cambria" w:cs="Calibri"/>
        </w:rPr>
        <w:t>s: one of the male population, and another, of the female population. They contain one measure each. Thus, the result will contain a single measure with the results of the addition.</w:t>
      </w:r>
    </w:p>
    <w:p w14:paraId="2C5DDA82" w14:textId="77777777" w:rsidR="00EE6555" w:rsidRPr="00E352EF" w:rsidRDefault="00EE6555" w:rsidP="00EE6555">
      <w:pPr>
        <w:rPr>
          <w:rFonts w:ascii="Cambria" w:eastAsia="Calibri" w:hAnsi="Cambria" w:cs="Calibri"/>
        </w:rPr>
      </w:pPr>
    </w:p>
    <w:p w14:paraId="2794692C" w14:textId="77777777" w:rsidR="00EE6555" w:rsidRPr="00E352EF" w:rsidRDefault="00EE6555" w:rsidP="00EE6555">
      <w:pPr>
        <w:rPr>
          <w:rFonts w:ascii="Cambria" w:hAnsi="Cambria"/>
        </w:rPr>
      </w:pPr>
      <w:r w:rsidRPr="00E352EF">
        <w:rPr>
          <w:rFonts w:ascii="Cambria" w:eastAsia="Calibri" w:hAnsi="Cambria" w:cs="Calibri"/>
        </w:rPr>
        <w:t xml:space="preserve">ds_3 := ds_1 </w:t>
      </w:r>
      <w:r w:rsidRPr="00E352EF">
        <w:rPr>
          <w:rFonts w:ascii="Cambria" w:eastAsia="Calibri" w:hAnsi="Cambria" w:cs="Calibri"/>
          <w:b/>
        </w:rPr>
        <w:t>+</w:t>
      </w:r>
      <w:r w:rsidRPr="00E352EF">
        <w:rPr>
          <w:rFonts w:ascii="Cambria" w:eastAsia="Calibri" w:hAnsi="Cambria" w:cs="Calibri"/>
        </w:rPr>
        <w:t xml:space="preserve"> ds_2 </w:t>
      </w:r>
    </w:p>
    <w:p w14:paraId="03937C74" w14:textId="77777777" w:rsidR="005A2227" w:rsidRPr="00E352EF" w:rsidRDefault="005A2227"/>
    <w:tbl>
      <w:tblPr>
        <w:tblW w:w="3773" w:type="dxa"/>
        <w:tblBorders>
          <w:top w:val="single" w:sz="6" w:space="0" w:color="000000"/>
          <w:left w:val="single" w:sz="0" w:space="0" w:color="FFFFFF"/>
          <w:bottom w:val="single" w:sz="6" w:space="0" w:color="000000"/>
          <w:right w:val="single" w:sz="6" w:space="0" w:color="000000"/>
          <w:insideH w:val="nil"/>
          <w:insideV w:val="nil"/>
        </w:tblBorders>
        <w:tblCellMar>
          <w:top w:w="20" w:type="dxa"/>
          <w:left w:w="80" w:type="dxa"/>
          <w:bottom w:w="20" w:type="dxa"/>
          <w:right w:w="80" w:type="dxa"/>
        </w:tblCellMar>
        <w:tblLook w:val="04A0" w:firstRow="1" w:lastRow="0" w:firstColumn="1" w:lastColumn="0" w:noHBand="0" w:noVBand="1"/>
      </w:tblPr>
      <w:tblGrid>
        <w:gridCol w:w="1080"/>
        <w:gridCol w:w="1138"/>
        <w:gridCol w:w="1555"/>
      </w:tblGrid>
      <w:tr w:rsidR="005A2227" w:rsidRPr="00E352EF" w14:paraId="20AB2608" w14:textId="77777777">
        <w:trPr>
          <w:trHeight w:val="259"/>
        </w:trPr>
        <w:tc>
          <w:tcPr>
            <w:tcW w:w="108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29" w:type="dxa"/>
              <w:right w:w="43" w:type="dxa"/>
            </w:tcMar>
          </w:tcPr>
          <w:p w14:paraId="4C1A1BD9" w14:textId="77777777" w:rsidR="005A2227" w:rsidRPr="00E352EF" w:rsidRDefault="0097053A">
            <w:r w:rsidRPr="00E352EF">
              <w:rPr>
                <w:rFonts w:ascii="Calibri" w:eastAsia="Calibri" w:hAnsi="Calibri" w:cs="Calibri"/>
              </w:rPr>
              <w:t>ds_1</w:t>
            </w:r>
          </w:p>
        </w:tc>
      </w:tr>
      <w:tr w:rsidR="005A2227" w:rsidRPr="00E352EF" w14:paraId="32DEFC7C" w14:textId="77777777">
        <w:trPr>
          <w:trHeight w:val="259"/>
        </w:trPr>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29" w:type="dxa"/>
              <w:right w:w="43" w:type="dxa"/>
            </w:tcMar>
          </w:tcPr>
          <w:p w14:paraId="60DEBE59" w14:textId="77777777" w:rsidR="005A2227" w:rsidRPr="00E352EF" w:rsidRDefault="0097053A">
            <w:r w:rsidRPr="00E352EF">
              <w:rPr>
                <w:rFonts w:ascii="Calibri" w:eastAsia="Calibri" w:hAnsi="Calibri" w:cs="Calibri"/>
                <w:b/>
              </w:rPr>
              <w:t>TIME</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29" w:type="dxa"/>
              <w:right w:w="43" w:type="dxa"/>
            </w:tcMar>
          </w:tcPr>
          <w:p w14:paraId="5C393412" w14:textId="77777777" w:rsidR="005A2227" w:rsidRPr="00E352EF" w:rsidRDefault="0097053A">
            <w:r w:rsidRPr="00E352EF">
              <w:rPr>
                <w:rFonts w:ascii="Calibri" w:eastAsia="Calibri" w:hAnsi="Calibri" w:cs="Calibri"/>
                <w:b/>
              </w:rPr>
              <w:t>GEO</w:t>
            </w:r>
          </w:p>
        </w:tc>
        <w:tc>
          <w:tcPr>
            <w:tcW w:w="1555"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29" w:type="dxa"/>
              <w:right w:w="43" w:type="dxa"/>
            </w:tcMar>
          </w:tcPr>
          <w:p w14:paraId="198F8B48" w14:textId="77777777" w:rsidR="005A2227" w:rsidRPr="00E352EF" w:rsidRDefault="0097053A">
            <w:r w:rsidRPr="00E352EF">
              <w:rPr>
                <w:rFonts w:ascii="Calibri" w:eastAsia="Calibri" w:hAnsi="Calibri" w:cs="Calibri"/>
                <w:b/>
              </w:rPr>
              <w:t>POPULATION</w:t>
            </w:r>
          </w:p>
        </w:tc>
      </w:tr>
      <w:tr w:rsidR="005A2227" w:rsidRPr="00E352EF" w14:paraId="68040E37" w14:textId="77777777">
        <w:trPr>
          <w:trHeight w:val="259"/>
        </w:trPr>
        <w:tc>
          <w:tcPr>
            <w:tcW w:w="1080" w:type="dxa"/>
            <w:tcBorders>
              <w:top w:val="single" w:sz="6" w:space="0" w:color="000000"/>
              <w:left w:val="single" w:sz="6" w:space="0" w:color="000000"/>
              <w:bottom w:val="single" w:sz="6" w:space="0" w:color="000000"/>
              <w:right w:val="single" w:sz="6" w:space="0" w:color="000000"/>
            </w:tcBorders>
            <w:tcMar>
              <w:top w:w="43" w:type="dxa"/>
              <w:left w:w="86" w:type="dxa"/>
              <w:bottom w:w="29" w:type="dxa"/>
              <w:right w:w="43" w:type="dxa"/>
            </w:tcMar>
          </w:tcPr>
          <w:p w14:paraId="2F88E4C9" w14:textId="77777777" w:rsidR="005A2227" w:rsidRPr="00E352EF" w:rsidRDefault="0097053A">
            <w:r w:rsidRPr="00E352EF">
              <w:rPr>
                <w:rFonts w:ascii="Calibri" w:eastAsia="Calibri" w:hAnsi="Calibri" w:cs="Calibri"/>
              </w:rPr>
              <w:t>2013</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29" w:type="dxa"/>
              <w:right w:w="43" w:type="dxa"/>
            </w:tcMar>
          </w:tcPr>
          <w:p w14:paraId="31BDAE4A" w14:textId="77777777" w:rsidR="005A2227" w:rsidRPr="00E352EF" w:rsidRDefault="0097053A">
            <w:r w:rsidRPr="00E352EF">
              <w:rPr>
                <w:rFonts w:ascii="Calibri" w:eastAsia="Calibri" w:hAnsi="Calibri" w:cs="Calibri"/>
              </w:rPr>
              <w:t>Belgium</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29" w:type="dxa"/>
              <w:right w:w="43" w:type="dxa"/>
            </w:tcMar>
          </w:tcPr>
          <w:p w14:paraId="54D41A5C" w14:textId="77777777" w:rsidR="005A2227" w:rsidRPr="00E352EF" w:rsidRDefault="0097053A">
            <w:r w:rsidRPr="00E352EF">
              <w:rPr>
                <w:rFonts w:ascii="Calibri" w:eastAsia="Calibri" w:hAnsi="Calibri" w:cs="Calibri"/>
              </w:rPr>
              <w:t>5</w:t>
            </w:r>
          </w:p>
        </w:tc>
      </w:tr>
      <w:tr w:rsidR="005A2227" w:rsidRPr="00E352EF" w14:paraId="530B6A95" w14:textId="77777777">
        <w:trPr>
          <w:trHeight w:val="259"/>
        </w:trPr>
        <w:tc>
          <w:tcPr>
            <w:tcW w:w="1080" w:type="dxa"/>
            <w:tcBorders>
              <w:top w:val="single" w:sz="6" w:space="0" w:color="000000"/>
              <w:left w:val="single" w:sz="6" w:space="0" w:color="000000"/>
              <w:bottom w:val="single" w:sz="6" w:space="0" w:color="000000"/>
              <w:right w:val="single" w:sz="6" w:space="0" w:color="000000"/>
            </w:tcBorders>
            <w:tcMar>
              <w:top w:w="43" w:type="dxa"/>
              <w:left w:w="86" w:type="dxa"/>
              <w:bottom w:w="29" w:type="dxa"/>
              <w:right w:w="43" w:type="dxa"/>
            </w:tcMar>
          </w:tcPr>
          <w:p w14:paraId="7EA2492A" w14:textId="77777777" w:rsidR="005A2227" w:rsidRPr="00E352EF" w:rsidRDefault="0097053A">
            <w:r w:rsidRPr="00E352EF">
              <w:rPr>
                <w:rFonts w:ascii="Calibri" w:eastAsia="Calibri" w:hAnsi="Calibri" w:cs="Calibri"/>
              </w:rPr>
              <w:t>2013</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29" w:type="dxa"/>
              <w:right w:w="43" w:type="dxa"/>
            </w:tcMar>
          </w:tcPr>
          <w:p w14:paraId="32DDD3C2" w14:textId="77777777" w:rsidR="005A2227" w:rsidRPr="00E352EF" w:rsidRDefault="0097053A">
            <w:r w:rsidRPr="00E352EF">
              <w:rPr>
                <w:rFonts w:ascii="Calibri" w:eastAsia="Calibri" w:hAnsi="Calibri" w:cs="Calibri"/>
              </w:rPr>
              <w:t>Denmark</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29" w:type="dxa"/>
              <w:right w:w="43" w:type="dxa"/>
            </w:tcMar>
          </w:tcPr>
          <w:p w14:paraId="03118AED" w14:textId="77777777" w:rsidR="005A2227" w:rsidRPr="00E352EF" w:rsidRDefault="0097053A">
            <w:r w:rsidRPr="00E352EF">
              <w:rPr>
                <w:rFonts w:ascii="Calibri" w:eastAsia="Calibri" w:hAnsi="Calibri" w:cs="Calibri"/>
              </w:rPr>
              <w:t>2</w:t>
            </w:r>
          </w:p>
        </w:tc>
      </w:tr>
      <w:tr w:rsidR="005A2227" w:rsidRPr="00E352EF" w14:paraId="609569C6" w14:textId="77777777">
        <w:trPr>
          <w:trHeight w:val="259"/>
        </w:trPr>
        <w:tc>
          <w:tcPr>
            <w:tcW w:w="1080" w:type="dxa"/>
            <w:tcBorders>
              <w:top w:val="single" w:sz="6" w:space="0" w:color="000000"/>
              <w:left w:val="single" w:sz="6" w:space="0" w:color="000000"/>
              <w:bottom w:val="single" w:sz="6" w:space="0" w:color="000000"/>
              <w:right w:val="single" w:sz="6" w:space="0" w:color="000000"/>
            </w:tcBorders>
            <w:tcMar>
              <w:top w:w="43" w:type="dxa"/>
              <w:left w:w="86" w:type="dxa"/>
              <w:bottom w:w="29" w:type="dxa"/>
              <w:right w:w="43" w:type="dxa"/>
            </w:tcMar>
          </w:tcPr>
          <w:p w14:paraId="7804B0B7" w14:textId="77777777" w:rsidR="005A2227" w:rsidRPr="00E352EF" w:rsidRDefault="0097053A">
            <w:r w:rsidRPr="00E352EF">
              <w:rPr>
                <w:rFonts w:ascii="Calibri" w:eastAsia="Calibri" w:hAnsi="Calibri" w:cs="Calibri"/>
              </w:rPr>
              <w:t>2013</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29" w:type="dxa"/>
              <w:right w:w="43" w:type="dxa"/>
            </w:tcMar>
          </w:tcPr>
          <w:p w14:paraId="66FC6479" w14:textId="77777777" w:rsidR="005A2227" w:rsidRPr="00E352EF" w:rsidRDefault="0097053A">
            <w:r w:rsidRPr="00E352EF">
              <w:rPr>
                <w:rFonts w:ascii="Calibri" w:eastAsia="Calibri" w:hAnsi="Calibri" w:cs="Calibri"/>
              </w:rPr>
              <w:t>France</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29" w:type="dxa"/>
              <w:right w:w="43" w:type="dxa"/>
            </w:tcMar>
          </w:tcPr>
          <w:p w14:paraId="7BA769DE" w14:textId="77777777" w:rsidR="005A2227" w:rsidRPr="00E352EF" w:rsidRDefault="0097053A">
            <w:r w:rsidRPr="00E352EF">
              <w:rPr>
                <w:rFonts w:ascii="Calibri" w:eastAsia="Calibri" w:hAnsi="Calibri" w:cs="Calibri"/>
              </w:rPr>
              <w:t>3</w:t>
            </w:r>
          </w:p>
        </w:tc>
      </w:tr>
      <w:tr w:rsidR="005A2227" w:rsidRPr="00E352EF" w14:paraId="301E38B6" w14:textId="77777777">
        <w:trPr>
          <w:trHeight w:val="259"/>
        </w:trPr>
        <w:tc>
          <w:tcPr>
            <w:tcW w:w="1080" w:type="dxa"/>
            <w:tcBorders>
              <w:top w:val="single" w:sz="6" w:space="0" w:color="000000"/>
              <w:left w:val="single" w:sz="6" w:space="0" w:color="000000"/>
              <w:bottom w:val="single" w:sz="6" w:space="0" w:color="000000"/>
              <w:right w:val="single" w:sz="6" w:space="0" w:color="000000"/>
            </w:tcBorders>
            <w:tcMar>
              <w:top w:w="43" w:type="dxa"/>
              <w:left w:w="86" w:type="dxa"/>
              <w:bottom w:w="29" w:type="dxa"/>
              <w:right w:w="43" w:type="dxa"/>
            </w:tcMar>
          </w:tcPr>
          <w:p w14:paraId="5F07C225" w14:textId="77777777" w:rsidR="005A2227" w:rsidRPr="00E352EF" w:rsidRDefault="0097053A">
            <w:r w:rsidRPr="00E352EF">
              <w:rPr>
                <w:rFonts w:ascii="Calibri" w:eastAsia="Calibri" w:hAnsi="Calibri" w:cs="Calibri"/>
              </w:rPr>
              <w:t>2013</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29" w:type="dxa"/>
              <w:right w:w="43" w:type="dxa"/>
            </w:tcMar>
          </w:tcPr>
          <w:p w14:paraId="47AFF0E3" w14:textId="77777777" w:rsidR="005A2227" w:rsidRPr="00E352EF" w:rsidRDefault="0097053A">
            <w:r w:rsidRPr="00E352EF">
              <w:rPr>
                <w:rFonts w:ascii="Calibri" w:eastAsia="Calibri" w:hAnsi="Calibri" w:cs="Calibri"/>
              </w:rPr>
              <w:t>Spain</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29" w:type="dxa"/>
              <w:right w:w="43" w:type="dxa"/>
            </w:tcMar>
          </w:tcPr>
          <w:p w14:paraId="43B92070" w14:textId="77777777" w:rsidR="005A2227" w:rsidRPr="00E352EF" w:rsidRDefault="0097053A">
            <w:r w:rsidRPr="00E352EF">
              <w:rPr>
                <w:rFonts w:ascii="Calibri" w:eastAsia="Calibri" w:hAnsi="Calibri" w:cs="Calibri"/>
              </w:rPr>
              <w:t>4</w:t>
            </w:r>
          </w:p>
        </w:tc>
      </w:tr>
    </w:tbl>
    <w:p w14:paraId="127277A9" w14:textId="77777777" w:rsidR="005A2227" w:rsidRPr="00E352EF" w:rsidRDefault="005A2227"/>
    <w:p w14:paraId="4C654431" w14:textId="77777777" w:rsidR="005A2227" w:rsidRPr="00E352EF" w:rsidRDefault="005A2227"/>
    <w:tbl>
      <w:tblPr>
        <w:tblW w:w="489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65"/>
        <w:gridCol w:w="1138"/>
        <w:gridCol w:w="1138"/>
        <w:gridCol w:w="1555"/>
      </w:tblGrid>
      <w:tr w:rsidR="005A2227" w:rsidRPr="00E352EF" w14:paraId="6DDEBA92" w14:textId="77777777">
        <w:trPr>
          <w:trHeight w:val="259"/>
        </w:trPr>
        <w:tc>
          <w:tcPr>
            <w:tcW w:w="106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3F5F5AC" w14:textId="77777777" w:rsidR="005A2227" w:rsidRPr="00E352EF" w:rsidRDefault="0097053A">
            <w:r w:rsidRPr="00E352EF">
              <w:rPr>
                <w:rFonts w:ascii="Calibri" w:eastAsia="Calibri" w:hAnsi="Calibri" w:cs="Calibri"/>
              </w:rPr>
              <w:t>ds_2</w:t>
            </w:r>
          </w:p>
        </w:tc>
      </w:tr>
      <w:tr w:rsidR="005A2227" w:rsidRPr="00E352EF" w14:paraId="1E44A685" w14:textId="77777777">
        <w:trPr>
          <w:trHeight w:val="259"/>
        </w:trPr>
        <w:tc>
          <w:tcPr>
            <w:tcW w:w="1066"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14A8733F" w14:textId="77777777" w:rsidR="005A2227" w:rsidRPr="00E352EF" w:rsidRDefault="0097053A">
            <w:r w:rsidRPr="00E352EF">
              <w:rPr>
                <w:rFonts w:ascii="Calibri" w:eastAsia="Calibri" w:hAnsi="Calibri" w:cs="Calibri"/>
                <w:b/>
              </w:rPr>
              <w:t>TIME</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1D59E346" w14:textId="77777777" w:rsidR="005A2227" w:rsidRPr="00E352EF" w:rsidRDefault="0097053A">
            <w:r w:rsidRPr="00E352EF">
              <w:rPr>
                <w:rFonts w:ascii="Calibri" w:eastAsia="Calibri" w:hAnsi="Calibri" w:cs="Calibri"/>
                <w:b/>
              </w:rPr>
              <w:t>GEO</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1C70AE6D" w14:textId="77777777" w:rsidR="005A2227" w:rsidRPr="00E352EF" w:rsidRDefault="0097053A">
            <w:r w:rsidRPr="00E352EF">
              <w:rPr>
                <w:rFonts w:ascii="Calibri" w:eastAsia="Calibri" w:hAnsi="Calibri" w:cs="Calibri"/>
                <w:b/>
              </w:rPr>
              <w:t>AGE</w:t>
            </w:r>
          </w:p>
        </w:tc>
        <w:tc>
          <w:tcPr>
            <w:tcW w:w="1555"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29E055B4" w14:textId="77777777" w:rsidR="005A2227" w:rsidRPr="00E352EF" w:rsidRDefault="0097053A">
            <w:r w:rsidRPr="00E352EF">
              <w:rPr>
                <w:rFonts w:ascii="Calibri" w:eastAsia="Calibri" w:hAnsi="Calibri" w:cs="Calibri"/>
                <w:b/>
              </w:rPr>
              <w:t>POPULATION</w:t>
            </w:r>
          </w:p>
        </w:tc>
      </w:tr>
      <w:tr w:rsidR="005A2227" w:rsidRPr="00E352EF" w14:paraId="11524FC0" w14:textId="77777777">
        <w:trPr>
          <w:trHeight w:val="259"/>
        </w:trPr>
        <w:tc>
          <w:tcPr>
            <w:tcW w:w="106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AB504C6" w14:textId="77777777" w:rsidR="005A2227" w:rsidRPr="00E352EF" w:rsidRDefault="0097053A">
            <w:r w:rsidRPr="00E352EF">
              <w:rPr>
                <w:rFonts w:ascii="Calibri" w:eastAsia="Calibri" w:hAnsi="Calibri" w:cs="Calibri"/>
              </w:rPr>
              <w:t>2013</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D84EC36" w14:textId="77777777" w:rsidR="005A2227" w:rsidRPr="00E352EF" w:rsidRDefault="0097053A">
            <w:r w:rsidRPr="00E352EF">
              <w:rPr>
                <w:rFonts w:ascii="Calibri" w:eastAsia="Calibri" w:hAnsi="Calibri" w:cs="Calibri"/>
              </w:rPr>
              <w:t>Belgium</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F6683A6" w14:textId="77777777" w:rsidR="005A2227" w:rsidRPr="00E352EF" w:rsidRDefault="0097053A">
            <w:r w:rsidRPr="00E352EF">
              <w:rPr>
                <w:rFonts w:ascii="Calibri" w:eastAsia="Calibri" w:hAnsi="Calibri" w:cs="Calibri"/>
              </w:rPr>
              <w:t>Total</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AD53B56" w14:textId="77777777" w:rsidR="005A2227" w:rsidRPr="00E352EF" w:rsidRDefault="0097053A">
            <w:r w:rsidRPr="00E352EF">
              <w:rPr>
                <w:rFonts w:ascii="Calibri" w:eastAsia="Calibri" w:hAnsi="Calibri" w:cs="Calibri"/>
              </w:rPr>
              <w:t>10</w:t>
            </w:r>
          </w:p>
        </w:tc>
      </w:tr>
      <w:tr w:rsidR="005A2227" w:rsidRPr="00E352EF" w14:paraId="2EDC4F27" w14:textId="77777777">
        <w:trPr>
          <w:trHeight w:val="202"/>
        </w:trPr>
        <w:tc>
          <w:tcPr>
            <w:tcW w:w="106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DCA35D2" w14:textId="77777777" w:rsidR="005A2227" w:rsidRPr="00E352EF" w:rsidRDefault="0097053A">
            <w:r w:rsidRPr="00E352EF">
              <w:rPr>
                <w:rFonts w:ascii="Calibri" w:eastAsia="Calibri" w:hAnsi="Calibri" w:cs="Calibri"/>
              </w:rPr>
              <w:t>2013</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17F6E30" w14:textId="77777777" w:rsidR="005A2227" w:rsidRPr="00E352EF" w:rsidRDefault="0097053A">
            <w:r w:rsidRPr="00E352EF">
              <w:rPr>
                <w:rFonts w:ascii="Calibri" w:eastAsia="Calibri" w:hAnsi="Calibri" w:cs="Calibri"/>
              </w:rPr>
              <w:t>Greece</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0B30A6B" w14:textId="77777777" w:rsidR="005A2227" w:rsidRPr="00E352EF" w:rsidRDefault="0097053A">
            <w:r w:rsidRPr="00E352EF">
              <w:rPr>
                <w:rFonts w:ascii="Calibri" w:eastAsia="Calibri" w:hAnsi="Calibri" w:cs="Calibri"/>
              </w:rPr>
              <w:t>Total</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FA382C3" w14:textId="77777777" w:rsidR="005A2227" w:rsidRPr="00E352EF" w:rsidRDefault="0097053A">
            <w:r w:rsidRPr="00E352EF">
              <w:rPr>
                <w:rFonts w:ascii="Calibri" w:eastAsia="Calibri" w:hAnsi="Calibri" w:cs="Calibri"/>
              </w:rPr>
              <w:t>11</w:t>
            </w:r>
          </w:p>
        </w:tc>
      </w:tr>
      <w:tr w:rsidR="005A2227" w:rsidRPr="00E352EF" w14:paraId="29115A01" w14:textId="77777777">
        <w:trPr>
          <w:trHeight w:val="259"/>
        </w:trPr>
        <w:tc>
          <w:tcPr>
            <w:tcW w:w="106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4D55C9D" w14:textId="77777777" w:rsidR="005A2227" w:rsidRPr="00E352EF" w:rsidRDefault="0097053A">
            <w:r w:rsidRPr="00E352EF">
              <w:rPr>
                <w:rFonts w:ascii="Calibri" w:eastAsia="Calibri" w:hAnsi="Calibri" w:cs="Calibri"/>
              </w:rPr>
              <w:t>2013</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84EDDE3" w14:textId="77777777" w:rsidR="005A2227" w:rsidRPr="00E352EF" w:rsidRDefault="0097053A">
            <w:r w:rsidRPr="00E352EF">
              <w:rPr>
                <w:rFonts w:ascii="Calibri" w:eastAsia="Calibri" w:hAnsi="Calibri" w:cs="Calibri"/>
              </w:rPr>
              <w:t>Belgium</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4A301B1" w14:textId="77777777" w:rsidR="005A2227" w:rsidRPr="00E352EF" w:rsidRDefault="0097053A">
            <w:r w:rsidRPr="00E352EF">
              <w:rPr>
                <w:rFonts w:ascii="Calibri" w:eastAsia="Calibri" w:hAnsi="Calibri" w:cs="Calibri"/>
              </w:rPr>
              <w:t>Y15-24</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C84ADEF" w14:textId="77777777" w:rsidR="005A2227" w:rsidRPr="00E352EF" w:rsidRDefault="0097053A">
            <w:r w:rsidRPr="00E352EF">
              <w:rPr>
                <w:rFonts w:ascii="Calibri" w:eastAsia="Calibri" w:hAnsi="Calibri" w:cs="Calibri"/>
              </w:rPr>
              <w:t>NULL</w:t>
            </w:r>
          </w:p>
        </w:tc>
      </w:tr>
      <w:tr w:rsidR="005A2227" w:rsidRPr="00E352EF" w14:paraId="28B66168" w14:textId="77777777">
        <w:trPr>
          <w:trHeight w:val="259"/>
        </w:trPr>
        <w:tc>
          <w:tcPr>
            <w:tcW w:w="106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9B6AA56" w14:textId="77777777" w:rsidR="005A2227" w:rsidRPr="00E352EF" w:rsidRDefault="0097053A">
            <w:r w:rsidRPr="00E352EF">
              <w:rPr>
                <w:rFonts w:ascii="Calibri" w:eastAsia="Calibri" w:hAnsi="Calibri" w:cs="Calibri"/>
              </w:rPr>
              <w:t>2013</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FB17425" w14:textId="77777777" w:rsidR="005A2227" w:rsidRPr="00E352EF" w:rsidRDefault="0097053A">
            <w:r w:rsidRPr="00E352EF">
              <w:rPr>
                <w:rFonts w:ascii="Calibri" w:eastAsia="Calibri" w:hAnsi="Calibri" w:cs="Calibri"/>
              </w:rPr>
              <w:t>Greece</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5C16D2F" w14:textId="77777777" w:rsidR="005A2227" w:rsidRPr="00E352EF" w:rsidRDefault="0097053A">
            <w:r w:rsidRPr="00E352EF">
              <w:rPr>
                <w:rFonts w:ascii="Calibri" w:eastAsia="Calibri" w:hAnsi="Calibri" w:cs="Calibri"/>
              </w:rPr>
              <w:t>Y15-24</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8867154" w14:textId="77777777" w:rsidR="005A2227" w:rsidRPr="00E352EF" w:rsidRDefault="0097053A">
            <w:r w:rsidRPr="00E352EF">
              <w:rPr>
                <w:rFonts w:ascii="Calibri" w:eastAsia="Calibri" w:hAnsi="Calibri" w:cs="Calibri"/>
              </w:rPr>
              <w:t>2</w:t>
            </w:r>
          </w:p>
        </w:tc>
      </w:tr>
      <w:tr w:rsidR="005A2227" w:rsidRPr="00E352EF" w14:paraId="64375A4C" w14:textId="77777777">
        <w:trPr>
          <w:trHeight w:val="259"/>
        </w:trPr>
        <w:tc>
          <w:tcPr>
            <w:tcW w:w="106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7C3ADF7" w14:textId="77777777" w:rsidR="005A2227" w:rsidRPr="00E352EF" w:rsidRDefault="0097053A">
            <w:r w:rsidRPr="00E352EF">
              <w:rPr>
                <w:rFonts w:ascii="Calibri" w:eastAsia="Calibri" w:hAnsi="Calibri" w:cs="Calibri"/>
              </w:rPr>
              <w:t>2013</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8F5DF1C" w14:textId="77777777" w:rsidR="005A2227" w:rsidRPr="00E352EF" w:rsidRDefault="0097053A">
            <w:r w:rsidRPr="00E352EF">
              <w:rPr>
                <w:rFonts w:ascii="Calibri" w:eastAsia="Calibri" w:hAnsi="Calibri" w:cs="Calibri"/>
              </w:rPr>
              <w:t>Spain</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B7CEABE" w14:textId="77777777" w:rsidR="005A2227" w:rsidRPr="00E352EF" w:rsidRDefault="0097053A">
            <w:r w:rsidRPr="00E352EF">
              <w:rPr>
                <w:rFonts w:ascii="Calibri" w:eastAsia="Calibri" w:hAnsi="Calibri" w:cs="Calibri"/>
              </w:rPr>
              <w:t>Y15-24</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246765C" w14:textId="77777777" w:rsidR="005A2227" w:rsidRPr="00E352EF" w:rsidRDefault="0097053A">
            <w:r w:rsidRPr="00E352EF">
              <w:rPr>
                <w:rFonts w:ascii="Calibri" w:eastAsia="Calibri" w:hAnsi="Calibri" w:cs="Calibri"/>
              </w:rPr>
              <w:t>6</w:t>
            </w:r>
          </w:p>
        </w:tc>
      </w:tr>
    </w:tbl>
    <w:p w14:paraId="3A8FFC44" w14:textId="77777777" w:rsidR="005A2227" w:rsidRPr="00E352EF" w:rsidRDefault="005A2227"/>
    <w:p w14:paraId="40CD8156" w14:textId="77777777" w:rsidR="005A2227" w:rsidRPr="00E352EF" w:rsidRDefault="005A2227"/>
    <w:tbl>
      <w:tblPr>
        <w:tblW w:w="491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1138"/>
        <w:gridCol w:w="1138"/>
        <w:gridCol w:w="1555"/>
      </w:tblGrid>
      <w:tr w:rsidR="005A2227" w:rsidRPr="00E352EF" w14:paraId="20424FF5" w14:textId="77777777">
        <w:trPr>
          <w:trHeight w:val="259"/>
        </w:trPr>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6E7A8C5" w14:textId="77777777" w:rsidR="005A2227" w:rsidRPr="00E352EF" w:rsidRDefault="0097053A">
            <w:r w:rsidRPr="00E352EF">
              <w:rPr>
                <w:rFonts w:ascii="Calibri" w:eastAsia="Calibri" w:hAnsi="Calibri" w:cs="Calibri"/>
              </w:rPr>
              <w:t>ds_3</w:t>
            </w:r>
          </w:p>
        </w:tc>
      </w:tr>
      <w:tr w:rsidR="005A2227" w:rsidRPr="00E352EF" w14:paraId="2A6E4292" w14:textId="77777777">
        <w:trPr>
          <w:trHeight w:val="259"/>
        </w:trPr>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2B021AEF" w14:textId="77777777" w:rsidR="005A2227" w:rsidRPr="00E352EF" w:rsidRDefault="0097053A">
            <w:r w:rsidRPr="00E352EF">
              <w:rPr>
                <w:rFonts w:ascii="Calibri" w:eastAsia="Calibri" w:hAnsi="Calibri" w:cs="Calibri"/>
                <w:b/>
              </w:rPr>
              <w:t>TIME</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0AD00DC2" w14:textId="77777777" w:rsidR="005A2227" w:rsidRPr="00E352EF" w:rsidRDefault="0097053A">
            <w:r w:rsidRPr="00E352EF">
              <w:rPr>
                <w:rFonts w:ascii="Calibri" w:eastAsia="Calibri" w:hAnsi="Calibri" w:cs="Calibri"/>
                <w:b/>
              </w:rPr>
              <w:t>GEO</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6AAC712A" w14:textId="77777777" w:rsidR="005A2227" w:rsidRPr="00E352EF" w:rsidRDefault="0097053A">
            <w:r w:rsidRPr="00E352EF">
              <w:rPr>
                <w:rFonts w:ascii="Calibri" w:eastAsia="Calibri" w:hAnsi="Calibri" w:cs="Calibri"/>
                <w:b/>
              </w:rPr>
              <w:t>AGE</w:t>
            </w:r>
          </w:p>
        </w:tc>
        <w:tc>
          <w:tcPr>
            <w:tcW w:w="1555"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747E401B" w14:textId="77777777" w:rsidR="005A2227" w:rsidRPr="00E352EF" w:rsidRDefault="0097053A">
            <w:r w:rsidRPr="00E352EF">
              <w:rPr>
                <w:rFonts w:ascii="Calibri" w:eastAsia="Calibri" w:hAnsi="Calibri" w:cs="Calibri"/>
                <w:b/>
              </w:rPr>
              <w:t>POPULATION</w:t>
            </w:r>
          </w:p>
        </w:tc>
      </w:tr>
      <w:tr w:rsidR="005A2227" w:rsidRPr="00E352EF" w14:paraId="76A07116" w14:textId="77777777">
        <w:trPr>
          <w:trHeight w:val="259"/>
        </w:trPr>
        <w:tc>
          <w:tcPr>
            <w:tcW w:w="108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2FCB121" w14:textId="77777777" w:rsidR="005A2227" w:rsidRPr="00E352EF" w:rsidRDefault="0097053A">
            <w:r w:rsidRPr="00E352EF">
              <w:rPr>
                <w:rFonts w:ascii="Calibri" w:eastAsia="Calibri" w:hAnsi="Calibri" w:cs="Calibri"/>
              </w:rPr>
              <w:t>2013</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32433E1" w14:textId="77777777" w:rsidR="005A2227" w:rsidRPr="00E352EF" w:rsidRDefault="0097053A">
            <w:r w:rsidRPr="00E352EF">
              <w:rPr>
                <w:rFonts w:ascii="Calibri" w:eastAsia="Calibri" w:hAnsi="Calibri" w:cs="Calibri"/>
              </w:rPr>
              <w:t>Belgium</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EE70000" w14:textId="77777777" w:rsidR="005A2227" w:rsidRPr="00E352EF" w:rsidRDefault="0097053A">
            <w:r w:rsidRPr="00E352EF">
              <w:rPr>
                <w:rFonts w:ascii="Calibri" w:eastAsia="Calibri" w:hAnsi="Calibri" w:cs="Calibri"/>
              </w:rPr>
              <w:t>Total</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EF7E1DC" w14:textId="77777777" w:rsidR="005A2227" w:rsidRPr="00E352EF" w:rsidRDefault="0097053A">
            <w:r w:rsidRPr="00E352EF">
              <w:rPr>
                <w:rFonts w:ascii="Calibri" w:eastAsia="Calibri" w:hAnsi="Calibri" w:cs="Calibri"/>
              </w:rPr>
              <w:t>15</w:t>
            </w:r>
          </w:p>
        </w:tc>
      </w:tr>
      <w:tr w:rsidR="005A2227" w:rsidRPr="00E352EF" w14:paraId="2CCA74FD" w14:textId="77777777">
        <w:trPr>
          <w:trHeight w:val="259"/>
        </w:trPr>
        <w:tc>
          <w:tcPr>
            <w:tcW w:w="108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41F53BB" w14:textId="77777777" w:rsidR="005A2227" w:rsidRPr="00E352EF" w:rsidRDefault="0097053A">
            <w:r w:rsidRPr="00E352EF">
              <w:rPr>
                <w:rFonts w:ascii="Calibri" w:eastAsia="Calibri" w:hAnsi="Calibri" w:cs="Calibri"/>
              </w:rPr>
              <w:t>2013</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0DBCE6D" w14:textId="77777777" w:rsidR="005A2227" w:rsidRPr="00E352EF" w:rsidRDefault="0097053A">
            <w:r w:rsidRPr="00E352EF">
              <w:rPr>
                <w:rFonts w:ascii="Calibri" w:eastAsia="Calibri" w:hAnsi="Calibri" w:cs="Calibri"/>
              </w:rPr>
              <w:t>Belgium</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B8B0CDB" w14:textId="77777777" w:rsidR="005A2227" w:rsidRPr="00E352EF" w:rsidRDefault="0097053A">
            <w:r w:rsidRPr="00E352EF">
              <w:rPr>
                <w:rFonts w:ascii="Calibri" w:eastAsia="Calibri" w:hAnsi="Calibri" w:cs="Calibri"/>
              </w:rPr>
              <w:t>Y15-24</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078FE8F" w14:textId="77777777" w:rsidR="005A2227" w:rsidRPr="00E352EF" w:rsidRDefault="0097053A">
            <w:r w:rsidRPr="00E352EF">
              <w:rPr>
                <w:rFonts w:ascii="Calibri" w:eastAsia="Calibri" w:hAnsi="Calibri" w:cs="Calibri"/>
              </w:rPr>
              <w:t>NULL</w:t>
            </w:r>
          </w:p>
        </w:tc>
      </w:tr>
      <w:tr w:rsidR="005A2227" w:rsidRPr="00E352EF" w14:paraId="7EA1E2C2" w14:textId="77777777">
        <w:trPr>
          <w:trHeight w:val="259"/>
        </w:trPr>
        <w:tc>
          <w:tcPr>
            <w:tcW w:w="108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DF6DADC" w14:textId="77777777" w:rsidR="005A2227" w:rsidRPr="00E352EF" w:rsidRDefault="0097053A">
            <w:r w:rsidRPr="00E352EF">
              <w:rPr>
                <w:rFonts w:ascii="Calibri" w:eastAsia="Calibri" w:hAnsi="Calibri" w:cs="Calibri"/>
              </w:rPr>
              <w:t>2013</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23718AB" w14:textId="77777777" w:rsidR="005A2227" w:rsidRPr="00E352EF" w:rsidRDefault="0097053A">
            <w:r w:rsidRPr="00E352EF">
              <w:rPr>
                <w:rFonts w:ascii="Calibri" w:eastAsia="Calibri" w:hAnsi="Calibri" w:cs="Calibri"/>
              </w:rPr>
              <w:t>Spain</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6BA1D95" w14:textId="77777777" w:rsidR="005A2227" w:rsidRPr="00E352EF" w:rsidRDefault="0097053A">
            <w:r w:rsidRPr="00E352EF">
              <w:rPr>
                <w:rFonts w:ascii="Calibri" w:eastAsia="Calibri" w:hAnsi="Calibri" w:cs="Calibri"/>
              </w:rPr>
              <w:t>Y15-24</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D0D9F38" w14:textId="77777777" w:rsidR="005A2227" w:rsidRPr="00E352EF" w:rsidRDefault="0097053A">
            <w:r w:rsidRPr="00E352EF">
              <w:rPr>
                <w:rFonts w:ascii="Calibri" w:eastAsia="Calibri" w:hAnsi="Calibri" w:cs="Calibri"/>
              </w:rPr>
              <w:t>10</w:t>
            </w:r>
          </w:p>
        </w:tc>
      </w:tr>
    </w:tbl>
    <w:p w14:paraId="23852E41" w14:textId="77777777" w:rsidR="005A2227" w:rsidRPr="00E352EF" w:rsidRDefault="005A2227"/>
    <w:p w14:paraId="474C3E2B" w14:textId="77777777" w:rsidR="005A2227" w:rsidRPr="00E352EF" w:rsidRDefault="0097053A">
      <w:pPr>
        <w:rPr>
          <w:rFonts w:ascii="Cambria" w:hAnsi="Cambria"/>
        </w:rPr>
      </w:pPr>
      <w:r w:rsidRPr="00E352EF">
        <w:rPr>
          <w:rFonts w:ascii="Cambria" w:eastAsia="Calibri" w:hAnsi="Cambria" w:cs="Calibri"/>
        </w:rPr>
        <w:t xml:space="preserve">Note that the Data Points of ds_1 and ds_2 that has a missing in the other </w:t>
      </w:r>
      <w:r w:rsidR="00472C2F" w:rsidRPr="00E352EF">
        <w:t>Dataset</w:t>
      </w:r>
      <w:r w:rsidRPr="00E352EF">
        <w:rPr>
          <w:rFonts w:ascii="Cambria" w:eastAsia="Calibri" w:hAnsi="Cambria" w:cs="Calibri"/>
        </w:rPr>
        <w:t xml:space="preserve"> are not shown in the resulting one.</w:t>
      </w:r>
    </w:p>
    <w:p w14:paraId="52F9C732" w14:textId="77777777" w:rsidR="00EE6555" w:rsidRPr="00E352EF" w:rsidRDefault="00EE6555">
      <w:pPr>
        <w:rPr>
          <w:rFonts w:ascii="Cambria" w:eastAsia="Calibri" w:hAnsi="Cambria" w:cs="Calibri"/>
        </w:rPr>
      </w:pPr>
    </w:p>
    <w:p w14:paraId="535B9F41" w14:textId="77777777" w:rsidR="00EE6555" w:rsidRPr="00E352EF" w:rsidRDefault="0097053A" w:rsidP="00EE6555">
      <w:pPr>
        <w:tabs>
          <w:tab w:val="left" w:pos="0"/>
        </w:tabs>
        <w:spacing w:after="40"/>
        <w:rPr>
          <w:rFonts w:asciiTheme="majorHAnsi" w:hAnsiTheme="majorHAnsi"/>
        </w:rPr>
      </w:pPr>
      <w:r w:rsidRPr="00E352EF">
        <w:rPr>
          <w:rFonts w:ascii="Cambria" w:eastAsia="Calibri" w:hAnsi="Cambria" w:cs="Calibri"/>
        </w:rPr>
        <w:t>2)</w:t>
      </w:r>
      <w:r w:rsidR="00EE6555" w:rsidRPr="00E352EF">
        <w:rPr>
          <w:rFonts w:asciiTheme="majorHAnsi" w:eastAsia="Calibri" w:hAnsiTheme="majorHAnsi" w:cs="Calibri"/>
        </w:rPr>
        <w:t xml:space="preserve"> ds_bop1 := ds_bop1 + 1</w:t>
      </w:r>
    </w:p>
    <w:p w14:paraId="7CF9757F" w14:textId="77777777" w:rsidR="005A2227" w:rsidRPr="00E352EF" w:rsidRDefault="005A2227">
      <w:pPr>
        <w:rPr>
          <w:rFonts w:ascii="Cambria" w:eastAsia="Calibri" w:hAnsi="Cambria" w:cs="Calibri"/>
        </w:rPr>
      </w:pPr>
    </w:p>
    <w:tbl>
      <w:tblPr>
        <w:tblW w:w="563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52"/>
        <w:gridCol w:w="1080"/>
        <w:gridCol w:w="1310"/>
        <w:gridCol w:w="1411"/>
      </w:tblGrid>
      <w:tr w:rsidR="005A2227" w:rsidRPr="00E352EF" w14:paraId="4F3B888E" w14:textId="77777777" w:rsidTr="00EE6555">
        <w:trPr>
          <w:trHeight w:val="374"/>
        </w:trPr>
        <w:tc>
          <w:tcPr>
            <w:tcW w:w="563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091D9721" w14:textId="77777777" w:rsidR="005A2227" w:rsidRPr="00E352EF" w:rsidRDefault="0097053A">
            <w:r w:rsidRPr="00E352EF">
              <w:rPr>
                <w:rFonts w:ascii="Calibri" w:eastAsia="Calibri" w:hAnsi="Calibri" w:cs="Calibri"/>
              </w:rPr>
              <w:t>ds_bop1</w:t>
            </w:r>
          </w:p>
        </w:tc>
      </w:tr>
      <w:tr w:rsidR="005A2227" w:rsidRPr="00E352EF" w14:paraId="3F9754B3"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9F298F0" w14:textId="77777777" w:rsidR="005A2227" w:rsidRPr="00E352EF" w:rsidRDefault="0097053A">
            <w:r w:rsidRPr="00E352EF">
              <w:rPr>
                <w:rFonts w:ascii="Calibri" w:eastAsia="Calibri" w:hAnsi="Calibri" w:cs="Calibri"/>
                <w:b/>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AE1F180" w14:textId="77777777" w:rsidR="005A2227" w:rsidRPr="00E352EF" w:rsidRDefault="0097053A">
            <w:r w:rsidRPr="00E352EF">
              <w:rPr>
                <w:rFonts w:ascii="Calibri" w:eastAsia="Calibri" w:hAnsi="Calibri" w:cs="Calibri"/>
                <w:b/>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8FA8BD3" w14:textId="77777777" w:rsidR="005A2227" w:rsidRPr="00E352EF" w:rsidRDefault="0097053A">
            <w:r w:rsidRPr="00E352EF">
              <w:rPr>
                <w:rFonts w:ascii="Calibri" w:eastAsia="Calibri" w:hAnsi="Calibri" w:cs="Calibri"/>
                <w:b/>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ED2ECB3" w14:textId="77777777" w:rsidR="005A2227" w:rsidRPr="00E352EF" w:rsidRDefault="0097053A">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7CCF8111" w14:textId="77777777" w:rsidR="005A2227" w:rsidRPr="00E352EF" w:rsidRDefault="0097053A">
            <w:r w:rsidRPr="00E352EF">
              <w:rPr>
                <w:rFonts w:ascii="Calibri" w:eastAsia="Calibri" w:hAnsi="Calibri" w:cs="Calibri"/>
                <w:b/>
              </w:rPr>
              <w:t>OBS_STATUS</w:t>
            </w:r>
          </w:p>
        </w:tc>
      </w:tr>
      <w:tr w:rsidR="005A2227" w:rsidRPr="00E352EF" w14:paraId="08A73B00" w14:textId="77777777">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9923AE"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FA9D15" w14:textId="77777777" w:rsidR="005A2227" w:rsidRPr="00E352EF" w:rsidRDefault="0097053A">
            <w:r w:rsidRPr="00E352EF">
              <w:rPr>
                <w:rFonts w:ascii="Calibri" w:eastAsia="Calibri" w:hAnsi="Calibri" w:cs="Calibri"/>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69046C"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DB7C40" w14:textId="77777777" w:rsidR="005A2227" w:rsidRPr="00E352EF" w:rsidRDefault="0097053A">
            <w:r w:rsidRPr="00E352EF">
              <w:rPr>
                <w:rFonts w:ascii="Calibri" w:eastAsia="Calibri" w:hAnsi="Calibri" w:cs="Calibri"/>
              </w:rPr>
              <w:t xml:space="preserve">20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3A7500" w14:textId="77777777" w:rsidR="005A2227" w:rsidRPr="00E352EF" w:rsidRDefault="0097053A">
            <w:r w:rsidRPr="00E352EF">
              <w:rPr>
                <w:rFonts w:ascii="Calibri" w:eastAsia="Calibri" w:hAnsi="Calibri" w:cs="Calibri"/>
              </w:rPr>
              <w:t>D</w:t>
            </w:r>
          </w:p>
        </w:tc>
      </w:tr>
      <w:tr w:rsidR="005A2227" w:rsidRPr="00E352EF" w14:paraId="2E3995AC"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8F12BE"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CECF27" w14:textId="77777777" w:rsidR="005A2227" w:rsidRPr="00E352EF" w:rsidRDefault="0097053A">
            <w:r w:rsidRPr="00E352EF">
              <w:rPr>
                <w:rFonts w:ascii="Calibri" w:eastAsia="Calibri" w:hAnsi="Calibri" w:cs="Calibri"/>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EDD3A0"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DC6D66" w14:textId="77777777" w:rsidR="005A2227" w:rsidRPr="00E352EF" w:rsidRDefault="0097053A">
            <w:r w:rsidRPr="00E352EF">
              <w:rPr>
                <w:rFonts w:ascii="Calibri" w:eastAsia="Calibri" w:hAnsi="Calibri" w:cs="Calibri"/>
              </w:rPr>
              <w:t>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5DDECF" w14:textId="77777777" w:rsidR="005A2227" w:rsidRPr="00E352EF" w:rsidRDefault="0097053A">
            <w:r w:rsidRPr="00E352EF">
              <w:rPr>
                <w:rFonts w:ascii="Calibri" w:eastAsia="Calibri" w:hAnsi="Calibri" w:cs="Calibri"/>
              </w:rPr>
              <w:t>P</w:t>
            </w:r>
          </w:p>
        </w:tc>
      </w:tr>
      <w:tr w:rsidR="005A2227" w:rsidRPr="00E352EF" w14:paraId="410618B7"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2FC597"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BC3774" w14:textId="77777777" w:rsidR="005A2227" w:rsidRPr="00E352EF" w:rsidRDefault="0097053A">
            <w:r w:rsidRPr="00E352EF">
              <w:rPr>
                <w:rFonts w:ascii="Calibri" w:eastAsia="Calibri" w:hAnsi="Calibri" w:cs="Calibri"/>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A831E3"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8E95A6" w14:textId="77777777" w:rsidR="005A2227" w:rsidRPr="00E352EF" w:rsidRDefault="0097053A">
            <w:r w:rsidRPr="00E352EF">
              <w:rPr>
                <w:rFonts w:ascii="Calibri" w:eastAsia="Calibri" w:hAnsi="Calibri" w:cs="Calibri"/>
              </w:rPr>
              <w:t xml:space="preserve">2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0FE663" w14:textId="77777777" w:rsidR="005A2227" w:rsidRPr="00E352EF" w:rsidRDefault="0097053A">
            <w:r w:rsidRPr="00E352EF">
              <w:rPr>
                <w:rFonts w:ascii="Calibri" w:eastAsia="Calibri" w:hAnsi="Calibri" w:cs="Calibri"/>
              </w:rPr>
              <w:t>P</w:t>
            </w:r>
          </w:p>
        </w:tc>
      </w:tr>
    </w:tbl>
    <w:p w14:paraId="21EEF987" w14:textId="77777777" w:rsidR="005A2227" w:rsidRPr="00E352EF" w:rsidRDefault="005A2227"/>
    <w:p w14:paraId="67E769BC" w14:textId="77777777" w:rsidR="005A2227" w:rsidRPr="00E352EF" w:rsidRDefault="005A2227"/>
    <w:tbl>
      <w:tblPr>
        <w:tblW w:w="563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52"/>
        <w:gridCol w:w="1080"/>
        <w:gridCol w:w="1310"/>
        <w:gridCol w:w="1411"/>
      </w:tblGrid>
      <w:tr w:rsidR="005A2227" w:rsidRPr="00E352EF" w14:paraId="590A3639" w14:textId="77777777">
        <w:trPr>
          <w:trHeight w:val="374"/>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33D04C41" w14:textId="77777777" w:rsidR="005A2227" w:rsidRPr="00E352EF" w:rsidRDefault="0097053A">
            <w:r w:rsidRPr="00E352EF">
              <w:rPr>
                <w:rFonts w:ascii="Calibri" w:eastAsia="Calibri" w:hAnsi="Calibri" w:cs="Calibri"/>
              </w:rPr>
              <w:t>ds_bop1</w:t>
            </w:r>
          </w:p>
        </w:tc>
      </w:tr>
      <w:tr w:rsidR="005A2227" w:rsidRPr="00E352EF" w14:paraId="237CB4B2"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7CF1606" w14:textId="77777777" w:rsidR="005A2227" w:rsidRPr="00E352EF" w:rsidRDefault="0097053A">
            <w:r w:rsidRPr="00E352EF">
              <w:rPr>
                <w:rFonts w:ascii="Calibri" w:eastAsia="Calibri" w:hAnsi="Calibri" w:cs="Calibri"/>
                <w:b/>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E8CE4E8" w14:textId="77777777" w:rsidR="005A2227" w:rsidRPr="00E352EF" w:rsidRDefault="0097053A">
            <w:r w:rsidRPr="00E352EF">
              <w:rPr>
                <w:rFonts w:ascii="Calibri" w:eastAsia="Calibri" w:hAnsi="Calibri" w:cs="Calibri"/>
                <w:b/>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E367484" w14:textId="77777777" w:rsidR="005A2227" w:rsidRPr="00E352EF" w:rsidRDefault="0097053A">
            <w:r w:rsidRPr="00E352EF">
              <w:rPr>
                <w:rFonts w:ascii="Calibri" w:eastAsia="Calibri" w:hAnsi="Calibri" w:cs="Calibri"/>
                <w:b/>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A20DCCB" w14:textId="77777777" w:rsidR="005A2227" w:rsidRPr="00E352EF" w:rsidRDefault="0097053A">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09C346B8" w14:textId="77777777" w:rsidR="005A2227" w:rsidRPr="00E352EF" w:rsidRDefault="0097053A">
            <w:r w:rsidRPr="00E352EF">
              <w:rPr>
                <w:rFonts w:ascii="Calibri" w:eastAsia="Calibri" w:hAnsi="Calibri" w:cs="Calibri"/>
                <w:b/>
              </w:rPr>
              <w:t>OBS_STATUS</w:t>
            </w:r>
          </w:p>
        </w:tc>
      </w:tr>
      <w:tr w:rsidR="005A2227" w:rsidRPr="00E352EF" w14:paraId="21F8E155" w14:textId="77777777">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2CDED2"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6CBCB7" w14:textId="77777777" w:rsidR="005A2227" w:rsidRPr="00E352EF" w:rsidRDefault="0097053A">
            <w:r w:rsidRPr="00E352EF">
              <w:rPr>
                <w:rFonts w:ascii="Calibri" w:eastAsia="Calibri" w:hAnsi="Calibri" w:cs="Calibri"/>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906237"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14CF7E" w14:textId="77777777" w:rsidR="005A2227" w:rsidRPr="00E352EF" w:rsidRDefault="0097053A">
            <w:r w:rsidRPr="00E352EF">
              <w:rPr>
                <w:rFonts w:ascii="Calibri" w:eastAsia="Calibri" w:hAnsi="Calibri" w:cs="Calibri"/>
              </w:rPr>
              <w:t xml:space="preserve">21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68E3D3" w14:textId="77777777" w:rsidR="005A2227" w:rsidRPr="00E352EF" w:rsidRDefault="0097053A">
            <w:r w:rsidRPr="00E352EF">
              <w:rPr>
                <w:rFonts w:ascii="Calibri" w:eastAsia="Calibri" w:hAnsi="Calibri" w:cs="Calibri"/>
              </w:rPr>
              <w:t>D</w:t>
            </w:r>
          </w:p>
        </w:tc>
      </w:tr>
      <w:tr w:rsidR="005A2227" w:rsidRPr="00E352EF" w14:paraId="35DCEE5C"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E93EE3"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1E6F79" w14:textId="77777777" w:rsidR="005A2227" w:rsidRPr="00E352EF" w:rsidRDefault="0097053A">
            <w:r w:rsidRPr="00E352EF">
              <w:rPr>
                <w:rFonts w:ascii="Calibri" w:eastAsia="Calibri" w:hAnsi="Calibri" w:cs="Calibri"/>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A722BD"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EC85D4" w14:textId="77777777" w:rsidR="005A2227" w:rsidRPr="00E352EF" w:rsidRDefault="0097053A">
            <w:r w:rsidRPr="00E352EF">
              <w:rPr>
                <w:rFonts w:ascii="Calibri" w:eastAsia="Calibri" w:hAnsi="Calibri" w:cs="Calibri"/>
              </w:rPr>
              <w:t>3</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D6CF55" w14:textId="77777777" w:rsidR="005A2227" w:rsidRPr="00E352EF" w:rsidRDefault="0097053A">
            <w:r w:rsidRPr="00E352EF">
              <w:rPr>
                <w:rFonts w:ascii="Calibri" w:eastAsia="Calibri" w:hAnsi="Calibri" w:cs="Calibri"/>
              </w:rPr>
              <w:t>P</w:t>
            </w:r>
          </w:p>
        </w:tc>
      </w:tr>
      <w:tr w:rsidR="005A2227" w:rsidRPr="00E352EF" w14:paraId="601BE739"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B10A46"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E40AE0" w14:textId="77777777" w:rsidR="005A2227" w:rsidRPr="00E352EF" w:rsidRDefault="0097053A">
            <w:r w:rsidRPr="00E352EF">
              <w:rPr>
                <w:rFonts w:ascii="Calibri" w:eastAsia="Calibri" w:hAnsi="Calibri" w:cs="Calibri"/>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821F80"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FF2918" w14:textId="77777777" w:rsidR="005A2227" w:rsidRPr="00E352EF" w:rsidRDefault="0097053A">
            <w:r w:rsidRPr="00E352EF">
              <w:rPr>
                <w:rFonts w:ascii="Calibri" w:eastAsia="Calibri" w:hAnsi="Calibri" w:cs="Calibri"/>
              </w:rPr>
              <w:t xml:space="preserve">3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D87561" w14:textId="77777777" w:rsidR="005A2227" w:rsidRPr="00E352EF" w:rsidRDefault="0097053A">
            <w:r w:rsidRPr="00E352EF">
              <w:rPr>
                <w:rFonts w:ascii="Calibri" w:eastAsia="Calibri" w:hAnsi="Calibri" w:cs="Calibri"/>
              </w:rPr>
              <w:t>P</w:t>
            </w:r>
          </w:p>
        </w:tc>
      </w:tr>
    </w:tbl>
    <w:p w14:paraId="29825F82" w14:textId="77777777" w:rsidR="005A2227" w:rsidRPr="00E352EF" w:rsidRDefault="005A2227"/>
    <w:p w14:paraId="0996C3FD" w14:textId="77777777" w:rsidR="00EE6555" w:rsidRPr="00F70A81" w:rsidRDefault="0097053A" w:rsidP="00EE6555">
      <w:pPr>
        <w:tabs>
          <w:tab w:val="left" w:pos="0"/>
        </w:tabs>
        <w:spacing w:after="40"/>
        <w:rPr>
          <w:rFonts w:ascii="Cambria" w:hAnsi="Cambria"/>
          <w:lang w:val="fr-FR"/>
        </w:rPr>
      </w:pPr>
      <w:r w:rsidRPr="00F70A81">
        <w:rPr>
          <w:rFonts w:ascii="Cambria" w:eastAsia="Calibri" w:hAnsi="Cambria" w:cs="Calibri"/>
          <w:lang w:val="fr-FR"/>
        </w:rPr>
        <w:t>3)</w:t>
      </w:r>
      <w:r w:rsidR="00EE6555" w:rsidRPr="00F70A81">
        <w:rPr>
          <w:rFonts w:ascii="Cambria" w:eastAsia="Calibri" w:hAnsi="Cambria" w:cs="Calibri"/>
          <w:lang w:val="fr-FR"/>
        </w:rPr>
        <w:t xml:space="preserve"> ds_plus := ds_bop1 + ds_bop2</w:t>
      </w:r>
    </w:p>
    <w:p w14:paraId="77E97881" w14:textId="77777777" w:rsidR="005A2227" w:rsidRPr="00F70A81" w:rsidRDefault="005A2227">
      <w:pPr>
        <w:tabs>
          <w:tab w:val="left" w:pos="0"/>
        </w:tabs>
        <w:spacing w:after="40"/>
        <w:rPr>
          <w:rFonts w:ascii="Cambria" w:hAnsi="Cambria"/>
          <w:lang w:val="fr-FR"/>
        </w:rPr>
      </w:pPr>
    </w:p>
    <w:tbl>
      <w:tblPr>
        <w:tblW w:w="563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52"/>
        <w:gridCol w:w="1080"/>
        <w:gridCol w:w="1310"/>
        <w:gridCol w:w="1411"/>
      </w:tblGrid>
      <w:tr w:rsidR="005A2227" w:rsidRPr="00E352EF" w14:paraId="4D0BC5AA" w14:textId="77777777">
        <w:trPr>
          <w:trHeight w:val="374"/>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52C0E486" w14:textId="77777777" w:rsidR="005A2227" w:rsidRPr="00E352EF" w:rsidRDefault="0097053A">
            <w:r w:rsidRPr="00E352EF">
              <w:rPr>
                <w:rFonts w:ascii="Calibri" w:eastAsia="Calibri" w:hAnsi="Calibri" w:cs="Calibri"/>
              </w:rPr>
              <w:t>ds_bop1</w:t>
            </w:r>
          </w:p>
        </w:tc>
      </w:tr>
      <w:tr w:rsidR="005A2227" w:rsidRPr="00E352EF" w14:paraId="7C859DB8"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7AAF48E" w14:textId="77777777" w:rsidR="005A2227" w:rsidRPr="00E352EF" w:rsidRDefault="0097053A">
            <w:r w:rsidRPr="00E352EF">
              <w:rPr>
                <w:rFonts w:ascii="Calibri" w:eastAsia="Calibri" w:hAnsi="Calibri" w:cs="Calibri"/>
                <w:b/>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474D7B5" w14:textId="77777777" w:rsidR="005A2227" w:rsidRPr="00E352EF" w:rsidRDefault="0097053A">
            <w:r w:rsidRPr="00E352EF">
              <w:rPr>
                <w:rFonts w:ascii="Calibri" w:eastAsia="Calibri" w:hAnsi="Calibri" w:cs="Calibri"/>
                <w:b/>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18418B7" w14:textId="77777777" w:rsidR="005A2227" w:rsidRPr="00E352EF" w:rsidRDefault="0097053A">
            <w:r w:rsidRPr="00E352EF">
              <w:rPr>
                <w:rFonts w:ascii="Calibri" w:eastAsia="Calibri" w:hAnsi="Calibri" w:cs="Calibri"/>
                <w:b/>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3B4F5C7" w14:textId="77777777" w:rsidR="005A2227" w:rsidRPr="00E352EF" w:rsidRDefault="0097053A">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3045B035" w14:textId="77777777" w:rsidR="005A2227" w:rsidRPr="00E352EF" w:rsidRDefault="0097053A">
            <w:r w:rsidRPr="00E352EF">
              <w:rPr>
                <w:rFonts w:ascii="Calibri" w:eastAsia="Calibri" w:hAnsi="Calibri" w:cs="Calibri"/>
                <w:b/>
              </w:rPr>
              <w:t>OBS_STATUS</w:t>
            </w:r>
          </w:p>
        </w:tc>
      </w:tr>
      <w:tr w:rsidR="005A2227" w:rsidRPr="00E352EF" w14:paraId="65D93FC7" w14:textId="77777777">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008C16"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0B05BB" w14:textId="77777777" w:rsidR="005A2227" w:rsidRPr="00E352EF" w:rsidRDefault="0097053A">
            <w:r w:rsidRPr="00E352EF">
              <w:rPr>
                <w:rFonts w:ascii="Calibri" w:eastAsia="Calibri" w:hAnsi="Calibri" w:cs="Calibri"/>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E79354"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0BC06C" w14:textId="77777777" w:rsidR="005A2227" w:rsidRPr="00E352EF" w:rsidRDefault="0097053A">
            <w:r w:rsidRPr="00E352EF">
              <w:rPr>
                <w:rFonts w:ascii="Calibri" w:eastAsia="Calibri" w:hAnsi="Calibri" w:cs="Calibri"/>
              </w:rPr>
              <w:t xml:space="preserve">20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E1F74E" w14:textId="77777777" w:rsidR="005A2227" w:rsidRPr="00E352EF" w:rsidRDefault="0097053A">
            <w:r w:rsidRPr="00E352EF">
              <w:rPr>
                <w:rFonts w:ascii="Calibri" w:eastAsia="Calibri" w:hAnsi="Calibri" w:cs="Calibri"/>
              </w:rPr>
              <w:t>D</w:t>
            </w:r>
          </w:p>
        </w:tc>
      </w:tr>
      <w:tr w:rsidR="005A2227" w:rsidRPr="00E352EF" w14:paraId="54CA4E85"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70AA54"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434E14" w14:textId="77777777" w:rsidR="005A2227" w:rsidRPr="00E352EF" w:rsidRDefault="0097053A">
            <w:r w:rsidRPr="00E352EF">
              <w:rPr>
                <w:rFonts w:ascii="Calibri" w:eastAsia="Calibri" w:hAnsi="Calibri" w:cs="Calibri"/>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172EE1"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6E50DE" w14:textId="77777777" w:rsidR="005A2227" w:rsidRPr="00E352EF" w:rsidRDefault="0097053A">
            <w:r w:rsidRPr="00E352EF">
              <w:rPr>
                <w:rFonts w:ascii="Calibri" w:eastAsia="Calibri" w:hAnsi="Calibri" w:cs="Calibri"/>
              </w:rPr>
              <w:t>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213A67" w14:textId="77777777" w:rsidR="005A2227" w:rsidRPr="00E352EF" w:rsidRDefault="0097053A">
            <w:r w:rsidRPr="00E352EF">
              <w:rPr>
                <w:rFonts w:ascii="Calibri" w:eastAsia="Calibri" w:hAnsi="Calibri" w:cs="Calibri"/>
              </w:rPr>
              <w:t>P</w:t>
            </w:r>
          </w:p>
        </w:tc>
      </w:tr>
      <w:tr w:rsidR="005A2227" w:rsidRPr="00E352EF" w14:paraId="14D0B188"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331AA2"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919C47" w14:textId="77777777" w:rsidR="005A2227" w:rsidRPr="00E352EF" w:rsidRDefault="0097053A">
            <w:r w:rsidRPr="00E352EF">
              <w:rPr>
                <w:rFonts w:ascii="Calibri" w:eastAsia="Calibri" w:hAnsi="Calibri" w:cs="Calibri"/>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25517F"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B438CD" w14:textId="77777777" w:rsidR="005A2227" w:rsidRPr="00E352EF" w:rsidRDefault="0097053A">
            <w:r w:rsidRPr="00E352EF">
              <w:rPr>
                <w:rFonts w:ascii="Calibri" w:eastAsia="Calibri" w:hAnsi="Calibri" w:cs="Calibri"/>
              </w:rPr>
              <w:t xml:space="preserve">2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F3C4C6" w14:textId="77777777" w:rsidR="005A2227" w:rsidRPr="00E352EF" w:rsidRDefault="0097053A">
            <w:r w:rsidRPr="00E352EF">
              <w:rPr>
                <w:rFonts w:ascii="Calibri" w:eastAsia="Calibri" w:hAnsi="Calibri" w:cs="Calibri"/>
              </w:rPr>
              <w:t>P</w:t>
            </w:r>
          </w:p>
        </w:tc>
      </w:tr>
    </w:tbl>
    <w:p w14:paraId="25375A77" w14:textId="77777777" w:rsidR="005A2227" w:rsidRPr="00E352EF" w:rsidRDefault="005A2227">
      <w:pPr>
        <w:tabs>
          <w:tab w:val="left" w:pos="0"/>
        </w:tabs>
        <w:spacing w:after="40"/>
      </w:pPr>
    </w:p>
    <w:tbl>
      <w:tblPr>
        <w:tblW w:w="563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52"/>
        <w:gridCol w:w="1080"/>
        <w:gridCol w:w="1310"/>
        <w:gridCol w:w="1411"/>
      </w:tblGrid>
      <w:tr w:rsidR="005A2227" w:rsidRPr="00E352EF" w14:paraId="3DF74E25" w14:textId="77777777">
        <w:trPr>
          <w:trHeight w:val="374"/>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57965993" w14:textId="77777777" w:rsidR="005A2227" w:rsidRPr="00E352EF" w:rsidRDefault="0097053A">
            <w:r w:rsidRPr="00E352EF">
              <w:rPr>
                <w:rFonts w:ascii="Calibri" w:eastAsia="Calibri" w:hAnsi="Calibri" w:cs="Calibri"/>
              </w:rPr>
              <w:t>ds_bop2</w:t>
            </w:r>
          </w:p>
        </w:tc>
      </w:tr>
      <w:tr w:rsidR="005A2227" w:rsidRPr="00E352EF" w14:paraId="0A1B2593"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37DB0F1" w14:textId="77777777" w:rsidR="005A2227" w:rsidRPr="00E352EF" w:rsidRDefault="0097053A">
            <w:r w:rsidRPr="00E352EF">
              <w:rPr>
                <w:rFonts w:ascii="Calibri" w:eastAsia="Calibri" w:hAnsi="Calibri" w:cs="Calibri"/>
                <w:b/>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7F9DCAE" w14:textId="77777777" w:rsidR="005A2227" w:rsidRPr="00E352EF" w:rsidRDefault="0097053A">
            <w:r w:rsidRPr="00E352EF">
              <w:rPr>
                <w:rFonts w:ascii="Calibri" w:eastAsia="Calibri" w:hAnsi="Calibri" w:cs="Calibri"/>
                <w:b/>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793AB7E" w14:textId="77777777" w:rsidR="005A2227" w:rsidRPr="00E352EF" w:rsidRDefault="0097053A">
            <w:r w:rsidRPr="00E352EF">
              <w:rPr>
                <w:rFonts w:ascii="Calibri" w:eastAsia="Calibri" w:hAnsi="Calibri" w:cs="Calibri"/>
                <w:b/>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726E807" w14:textId="77777777" w:rsidR="005A2227" w:rsidRPr="00E352EF" w:rsidRDefault="0097053A">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1AA0138F" w14:textId="77777777" w:rsidR="005A2227" w:rsidRPr="00E352EF" w:rsidRDefault="0097053A">
            <w:r w:rsidRPr="00E352EF">
              <w:rPr>
                <w:rFonts w:ascii="Calibri" w:eastAsia="Calibri" w:hAnsi="Calibri" w:cs="Calibri"/>
                <w:b/>
              </w:rPr>
              <w:t>OBS_STATUS</w:t>
            </w:r>
          </w:p>
        </w:tc>
      </w:tr>
      <w:tr w:rsidR="005A2227" w:rsidRPr="00E352EF" w14:paraId="627866F9" w14:textId="77777777">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7D3CF6"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988AED" w14:textId="77777777" w:rsidR="005A2227" w:rsidRPr="00E352EF" w:rsidRDefault="0097053A">
            <w:r w:rsidRPr="00E352EF">
              <w:rPr>
                <w:rFonts w:ascii="Calibri" w:eastAsia="Calibri" w:hAnsi="Calibri" w:cs="Calibri"/>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166C9B"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514D3A" w14:textId="77777777" w:rsidR="005A2227" w:rsidRPr="00E352EF" w:rsidRDefault="0097053A">
            <w:r w:rsidRPr="00E352EF">
              <w:rPr>
                <w:rFonts w:ascii="Calibri" w:eastAsia="Calibri" w:hAnsi="Calibri" w:cs="Calibri"/>
              </w:rPr>
              <w:t xml:space="preserve">10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0C7884" w14:textId="77777777" w:rsidR="005A2227" w:rsidRPr="00E352EF" w:rsidRDefault="0097053A">
            <w:r w:rsidRPr="00E352EF">
              <w:rPr>
                <w:rFonts w:ascii="Calibri" w:eastAsia="Calibri" w:hAnsi="Calibri" w:cs="Calibri"/>
              </w:rPr>
              <w:t>D</w:t>
            </w:r>
          </w:p>
        </w:tc>
      </w:tr>
    </w:tbl>
    <w:p w14:paraId="40134496" w14:textId="77777777" w:rsidR="005A2227" w:rsidRPr="00E352EF" w:rsidRDefault="005A2227">
      <w:pPr>
        <w:tabs>
          <w:tab w:val="left" w:pos="0"/>
        </w:tabs>
        <w:spacing w:after="40"/>
      </w:pPr>
    </w:p>
    <w:p w14:paraId="3E3AF812" w14:textId="77777777" w:rsidR="005A2227" w:rsidRPr="00E352EF" w:rsidRDefault="005A2227">
      <w:pPr>
        <w:tabs>
          <w:tab w:val="left" w:pos="0"/>
        </w:tabs>
        <w:spacing w:after="40"/>
      </w:pPr>
    </w:p>
    <w:tbl>
      <w:tblPr>
        <w:tblW w:w="4219"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52"/>
        <w:gridCol w:w="1080"/>
        <w:gridCol w:w="1310"/>
      </w:tblGrid>
      <w:tr w:rsidR="005A2227" w:rsidRPr="00E352EF" w14:paraId="2E101657" w14:textId="77777777">
        <w:trPr>
          <w:trHeight w:val="374"/>
        </w:trPr>
        <w:tc>
          <w:tcPr>
            <w:tcW w:w="677"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774BB29D" w14:textId="77777777" w:rsidR="005A2227" w:rsidRPr="00E352EF" w:rsidRDefault="0097053A">
            <w:r w:rsidRPr="00E352EF">
              <w:rPr>
                <w:rFonts w:ascii="Calibri" w:eastAsia="Calibri" w:hAnsi="Calibri" w:cs="Calibri"/>
              </w:rPr>
              <w:t>ds_plus</w:t>
            </w:r>
          </w:p>
        </w:tc>
      </w:tr>
      <w:tr w:rsidR="005A2227" w:rsidRPr="00E352EF" w14:paraId="53908310"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A35D143" w14:textId="77777777" w:rsidR="005A2227" w:rsidRPr="00E352EF" w:rsidRDefault="0097053A">
            <w:r w:rsidRPr="00E352EF">
              <w:rPr>
                <w:rFonts w:ascii="Calibri" w:eastAsia="Calibri" w:hAnsi="Calibri" w:cs="Calibri"/>
                <w:b/>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DA9C005" w14:textId="77777777" w:rsidR="005A2227" w:rsidRPr="00E352EF" w:rsidRDefault="0097053A">
            <w:r w:rsidRPr="00E352EF">
              <w:rPr>
                <w:rFonts w:ascii="Calibri" w:eastAsia="Calibri" w:hAnsi="Calibri" w:cs="Calibri"/>
                <w:b/>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4386100" w14:textId="77777777" w:rsidR="005A2227" w:rsidRPr="00E352EF" w:rsidRDefault="0097053A">
            <w:r w:rsidRPr="00E352EF">
              <w:rPr>
                <w:rFonts w:ascii="Calibri" w:eastAsia="Calibri" w:hAnsi="Calibri" w:cs="Calibri"/>
                <w:b/>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1EE0707" w14:textId="77777777" w:rsidR="005A2227" w:rsidRPr="00E352EF" w:rsidRDefault="0097053A">
            <w:r w:rsidRPr="00E352EF">
              <w:rPr>
                <w:rFonts w:ascii="Calibri" w:eastAsia="Calibri" w:hAnsi="Calibri" w:cs="Calibri"/>
                <w:b/>
              </w:rPr>
              <w:t xml:space="preserve">OBS_VALUE </w:t>
            </w:r>
          </w:p>
        </w:tc>
      </w:tr>
      <w:tr w:rsidR="005A2227" w:rsidRPr="00E352EF" w14:paraId="04DB6A06" w14:textId="77777777">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00EFD3"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FD6AE3" w14:textId="77777777" w:rsidR="005A2227" w:rsidRPr="00E352EF" w:rsidRDefault="0097053A">
            <w:r w:rsidRPr="00E352EF">
              <w:rPr>
                <w:rFonts w:ascii="Calibri" w:eastAsia="Calibri" w:hAnsi="Calibri" w:cs="Calibri"/>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FA5C42"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B228FE" w14:textId="77777777" w:rsidR="005A2227" w:rsidRPr="00E352EF" w:rsidRDefault="0097053A">
            <w:r w:rsidRPr="00E352EF">
              <w:rPr>
                <w:rFonts w:ascii="Calibri" w:eastAsia="Calibri" w:hAnsi="Calibri" w:cs="Calibri"/>
              </w:rPr>
              <w:t>30</w:t>
            </w:r>
          </w:p>
        </w:tc>
      </w:tr>
    </w:tbl>
    <w:p w14:paraId="707F222C" w14:textId="77777777" w:rsidR="005A2227" w:rsidRPr="00E352EF" w:rsidRDefault="005A2227">
      <w:pPr>
        <w:tabs>
          <w:tab w:val="left" w:pos="0"/>
        </w:tabs>
        <w:spacing w:after="40"/>
      </w:pPr>
    </w:p>
    <w:p w14:paraId="584EE273" w14:textId="77777777" w:rsidR="005A2227" w:rsidRPr="00E352EF" w:rsidRDefault="0097053A" w:rsidP="00F17962">
      <w:pPr>
        <w:pStyle w:val="Stile3"/>
        <w:rPr>
          <w:lang w:val="en-GB"/>
        </w:rPr>
      </w:pPr>
      <w:bookmarkStart w:id="363" w:name="_Toc462659654"/>
      <w:bookmarkStart w:id="364" w:name="_Toc463805744"/>
      <w:bookmarkStart w:id="365" w:name="_Toc464487921"/>
      <w:r w:rsidRPr="00E352EF">
        <w:rPr>
          <w:lang w:val="en-GB"/>
        </w:rPr>
        <w:t>multiplication and division     *   /</w:t>
      </w:r>
      <w:bookmarkEnd w:id="363"/>
      <w:bookmarkEnd w:id="364"/>
      <w:bookmarkEnd w:id="365"/>
      <w:r w:rsidRPr="00E352EF">
        <w:rPr>
          <w:lang w:val="en-GB"/>
        </w:rPr>
        <w:t xml:space="preserve"> </w:t>
      </w:r>
    </w:p>
    <w:p w14:paraId="65524857" w14:textId="77777777" w:rsidR="005A2227" w:rsidRPr="00E352EF" w:rsidRDefault="0097053A">
      <w:pPr>
        <w:rPr>
          <w:rFonts w:ascii="Cambria" w:hAnsi="Cambria"/>
        </w:rPr>
      </w:pPr>
      <w:r w:rsidRPr="00E352EF">
        <w:rPr>
          <w:rFonts w:ascii="Cambria" w:eastAsia="Calibri" w:hAnsi="Cambria" w:cs="Calibri"/>
          <w:i/>
          <w:color w:val="5B9BD5"/>
        </w:rPr>
        <w:t>Semantics</w:t>
      </w:r>
    </w:p>
    <w:p w14:paraId="20AE2765" w14:textId="77777777" w:rsidR="005A2227" w:rsidRPr="00E352EF" w:rsidRDefault="0097053A">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w:t>
      </w:r>
      <w:r w:rsidRPr="00E352EF">
        <w:rPr>
          <w:rFonts w:ascii="Cambria" w:eastAsia="Calibri" w:hAnsi="Cambria" w:cs="Calibri"/>
        </w:rPr>
        <w:t xml:space="preserve"> or </w:t>
      </w:r>
      <w:r w:rsidRPr="00E352EF">
        <w:rPr>
          <w:rFonts w:ascii="Cambria" w:eastAsia="Calibri" w:hAnsi="Cambria" w:cs="Calibri"/>
          <w:b/>
        </w:rPr>
        <w:t xml:space="preserve">/ </w:t>
      </w:r>
      <w:r w:rsidRPr="00E352EF">
        <w:rPr>
          <w:rFonts w:ascii="Cambria" w:eastAsia="Calibri" w:hAnsi="Cambria" w:cs="Calibri"/>
        </w:rPr>
        <w:t>multiply or divide two numbers.</w:t>
      </w:r>
    </w:p>
    <w:p w14:paraId="542A15D9" w14:textId="77777777" w:rsidR="00F17962" w:rsidRPr="00E352EF" w:rsidRDefault="00F17962">
      <w:pPr>
        <w:rPr>
          <w:rFonts w:ascii="Cambria" w:eastAsia="Calibri" w:hAnsi="Cambria" w:cs="Calibri"/>
          <w:i/>
          <w:color w:val="5B9BD5"/>
        </w:rPr>
      </w:pPr>
    </w:p>
    <w:p w14:paraId="6D94FC99"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07AB6076" w14:textId="77777777" w:rsidR="005A2227" w:rsidRPr="00E352EF" w:rsidRDefault="0097053A">
      <w:pPr>
        <w:rPr>
          <w:rFonts w:ascii="Cambria" w:hAnsi="Cambria"/>
        </w:rPr>
      </w:pPr>
      <w:r w:rsidRPr="00E352EF">
        <w:rPr>
          <w:rFonts w:ascii="Cambria" w:eastAsia="Calibri" w:hAnsi="Cambria" w:cs="Calibri"/>
          <w:i/>
        </w:rPr>
        <w:t>ds_1</w:t>
      </w:r>
      <w:r w:rsidRPr="00E352EF">
        <w:rPr>
          <w:rFonts w:ascii="Cambria" w:eastAsia="Calibri" w:hAnsi="Cambria" w:cs="Calibri"/>
        </w:rPr>
        <w:t xml:space="preserve"> [ * | / ] </w:t>
      </w:r>
      <w:r w:rsidRPr="00E352EF">
        <w:rPr>
          <w:rFonts w:ascii="Cambria" w:eastAsia="Calibri" w:hAnsi="Cambria" w:cs="Calibri"/>
          <w:i/>
        </w:rPr>
        <w:t>ds_2</w:t>
      </w:r>
    </w:p>
    <w:p w14:paraId="54A0517A" w14:textId="77777777" w:rsidR="00F17962" w:rsidRPr="00E352EF" w:rsidRDefault="00F17962">
      <w:pPr>
        <w:rPr>
          <w:rFonts w:ascii="Cambria" w:eastAsia="Calibri" w:hAnsi="Cambria" w:cs="Calibri"/>
          <w:i/>
          <w:color w:val="5B9BD5"/>
        </w:rPr>
      </w:pPr>
    </w:p>
    <w:p w14:paraId="2562A185"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Parameters</w:t>
      </w:r>
    </w:p>
    <w:p w14:paraId="53DB29E1" w14:textId="77777777" w:rsidR="005A2227" w:rsidRPr="00E352EF" w:rsidRDefault="0097053A" w:rsidP="00F17962">
      <w:pPr>
        <w:rPr>
          <w:rFonts w:ascii="Cambria" w:hAnsi="Cambria"/>
        </w:rPr>
      </w:pPr>
      <w:r w:rsidRPr="00E352EF">
        <w:rPr>
          <w:rFonts w:ascii="Cambria" w:eastAsia="Calibri" w:hAnsi="Cambria" w:cs="Calibri"/>
          <w:i/>
        </w:rPr>
        <w:t>ds_1</w:t>
      </w:r>
      <w:r w:rsidRPr="00E352EF">
        <w:rPr>
          <w:rFonts w:ascii="Cambria" w:eastAsia="Calibri" w:hAnsi="Cambria" w:cs="Calibri"/>
        </w:rPr>
        <w:t xml:space="preserve">, </w:t>
      </w:r>
      <w:r w:rsidRPr="00E352EF">
        <w:rPr>
          <w:rFonts w:ascii="Cambria" w:eastAsia="Calibri" w:hAnsi="Cambria" w:cs="Calibri"/>
          <w:i/>
        </w:rPr>
        <w:t>ds_2</w:t>
      </w:r>
      <w:r w:rsidR="00F17962" w:rsidRPr="00E352EF">
        <w:rPr>
          <w:rFonts w:ascii="Cambria" w:eastAsia="Calibri" w:hAnsi="Cambria" w:cs="Calibri"/>
          <w:i/>
        </w:rPr>
        <w:t xml:space="preserve"> </w:t>
      </w:r>
      <w:r w:rsidR="00F17962" w:rsidRPr="00E352EF">
        <w:rPr>
          <w:rFonts w:ascii="Cambria" w:eastAsia="Calibri" w:hAnsi="Cambria" w:cs="Calibri"/>
        </w:rPr>
        <w:t>:</w:t>
      </w:r>
      <w:r w:rsidRPr="00E352EF">
        <w:rPr>
          <w:rFonts w:ascii="Cambria" w:eastAsia="Calibri" w:hAnsi="Cambria" w:cs="Calibri"/>
        </w:rPr>
        <w:t xml:space="preserve"> [dataset {identifier &lt;IDENT&gt; as scalar-type}+ {measure &lt;IDENT&gt; as number}+</w:t>
      </w:r>
    </w:p>
    <w:p w14:paraId="19E29048" w14:textId="77777777" w:rsidR="005A2227" w:rsidRPr="00E352EF" w:rsidRDefault="0097053A">
      <w:pPr>
        <w:rPr>
          <w:rFonts w:ascii="Cambria" w:hAnsi="Cambria"/>
        </w:rPr>
      </w:pPr>
      <w:r w:rsidRPr="00E352EF">
        <w:rPr>
          <w:rFonts w:ascii="Cambria" w:eastAsia="Calibri" w:hAnsi="Cambria" w:cs="Calibri"/>
        </w:rPr>
        <w:t xml:space="preserve">      </w:t>
      </w:r>
      <w:r w:rsidRPr="00E352EF">
        <w:rPr>
          <w:rFonts w:ascii="Cambria" w:hAnsi="Cambria"/>
        </w:rPr>
        <w:tab/>
      </w:r>
      <w:r w:rsidRPr="00E352EF">
        <w:rPr>
          <w:rFonts w:ascii="Cambria" w:eastAsia="Calibri" w:hAnsi="Cambria" w:cs="Calibri"/>
        </w:rPr>
        <w:t xml:space="preserve">      {measure &lt;IDENT&gt; as scalar-type}* {attribute &lt;IDENT&gt; as scalar-type}*|number]</w:t>
      </w:r>
    </w:p>
    <w:p w14:paraId="23C5D115" w14:textId="77777777" w:rsidR="005A2227" w:rsidRPr="00E352EF" w:rsidRDefault="0097053A" w:rsidP="008A7573">
      <w:pPr>
        <w:numPr>
          <w:ilvl w:val="0"/>
          <w:numId w:val="17"/>
        </w:numPr>
        <w:tabs>
          <w:tab w:val="left" w:pos="-1080"/>
          <w:tab w:val="left" w:pos="288"/>
        </w:tabs>
        <w:ind w:left="0" w:firstLine="0"/>
        <w:rPr>
          <w:rFonts w:ascii="Cambria" w:hAnsi="Cambria"/>
        </w:rPr>
      </w:pPr>
      <w:r w:rsidRPr="00E352EF">
        <w:rPr>
          <w:rFonts w:ascii="Cambria" w:eastAsia="Calibri" w:hAnsi="Cambria" w:cs="Calibri"/>
          <w:i/>
        </w:rPr>
        <w:t>ds_1</w:t>
      </w:r>
      <w:r w:rsidRPr="00E352EF">
        <w:rPr>
          <w:rFonts w:ascii="Cambria" w:eastAsia="Calibri" w:hAnsi="Cambria" w:cs="Calibri"/>
        </w:rPr>
        <w:t xml:space="preserve">– is the first input scalar number or the first input </w:t>
      </w:r>
      <w:r w:rsidR="00472C2F" w:rsidRPr="00E352EF">
        <w:t>Dataset</w:t>
      </w:r>
      <w:r w:rsidRPr="00E352EF">
        <w:rPr>
          <w:rFonts w:ascii="Cambria" w:eastAsia="Calibri" w:hAnsi="Cambria" w:cs="Calibri"/>
        </w:rPr>
        <w:t>.</w:t>
      </w:r>
    </w:p>
    <w:p w14:paraId="76F2CB92" w14:textId="77777777" w:rsidR="005A2227" w:rsidRPr="00E352EF" w:rsidRDefault="0097053A" w:rsidP="008A7573">
      <w:pPr>
        <w:numPr>
          <w:ilvl w:val="0"/>
          <w:numId w:val="17"/>
        </w:numPr>
        <w:tabs>
          <w:tab w:val="left" w:pos="-1080"/>
          <w:tab w:val="left" w:pos="288"/>
        </w:tabs>
        <w:ind w:left="0" w:firstLine="0"/>
        <w:rPr>
          <w:rFonts w:ascii="Cambria" w:hAnsi="Cambria"/>
        </w:rPr>
      </w:pPr>
      <w:r w:rsidRPr="00E352EF">
        <w:rPr>
          <w:rFonts w:ascii="Cambria" w:eastAsia="Calibri" w:hAnsi="Cambria" w:cs="Calibri"/>
          <w:i/>
        </w:rPr>
        <w:t>ds_2</w:t>
      </w:r>
      <w:r w:rsidRPr="00E352EF">
        <w:rPr>
          <w:rFonts w:ascii="Cambria" w:eastAsia="Calibri" w:hAnsi="Cambria" w:cs="Calibri"/>
        </w:rPr>
        <w:t xml:space="preserve"> – is the second input scalar number or the second input </w:t>
      </w:r>
      <w:r w:rsidR="00472C2F" w:rsidRPr="00E352EF">
        <w:t>Dataset</w:t>
      </w:r>
      <w:r w:rsidRPr="00E352EF">
        <w:rPr>
          <w:rFonts w:ascii="Cambria" w:eastAsia="Calibri" w:hAnsi="Cambria" w:cs="Calibri"/>
        </w:rPr>
        <w:t>.</w:t>
      </w:r>
    </w:p>
    <w:p w14:paraId="5B78A20A" w14:textId="77777777" w:rsidR="00F17962" w:rsidRPr="00E352EF" w:rsidRDefault="00F17962">
      <w:pPr>
        <w:rPr>
          <w:rFonts w:ascii="Cambria" w:eastAsia="Calibri" w:hAnsi="Cambria" w:cs="Calibri"/>
          <w:i/>
          <w:color w:val="5B9BD5"/>
        </w:rPr>
      </w:pPr>
    </w:p>
    <w:p w14:paraId="3DED392B"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Constraints</w:t>
      </w:r>
    </w:p>
    <w:p w14:paraId="50B6F0CD" w14:textId="77777777" w:rsidR="005A2227" w:rsidRPr="00E352EF" w:rsidRDefault="0097053A" w:rsidP="008A7573">
      <w:pPr>
        <w:numPr>
          <w:ilvl w:val="0"/>
          <w:numId w:val="4"/>
        </w:numPr>
        <w:ind w:left="357" w:hanging="357"/>
        <w:rPr>
          <w:rFonts w:ascii="Cambria" w:hAnsi="Cambria"/>
        </w:rPr>
      </w:pPr>
      <w:r w:rsidRPr="00E352EF">
        <w:rPr>
          <w:rFonts w:ascii="Cambria" w:eastAsia="Calibri" w:hAnsi="Cambria" w:cs="Calibri"/>
        </w:rPr>
        <w:t xml:space="preserve">If </w:t>
      </w:r>
      <w:r w:rsidRPr="00E352EF">
        <w:rPr>
          <w:rFonts w:ascii="Cambria" w:eastAsia="Calibri" w:hAnsi="Cambria" w:cs="Calibri"/>
          <w:i/>
        </w:rPr>
        <w:t>ds_1</w:t>
      </w:r>
      <w:r w:rsidRPr="00E352EF">
        <w:rPr>
          <w:rFonts w:ascii="Cambria" w:eastAsia="Calibri" w:hAnsi="Cambria" w:cs="Calibri"/>
        </w:rPr>
        <w:t xml:space="preserve"> (</w:t>
      </w:r>
      <w:r w:rsidRPr="00E352EF">
        <w:rPr>
          <w:rFonts w:ascii="Cambria" w:eastAsia="Calibri" w:hAnsi="Cambria" w:cs="Calibri"/>
          <w:i/>
        </w:rPr>
        <w:t>ds_2</w:t>
      </w:r>
      <w:r w:rsidRPr="00E352EF">
        <w:rPr>
          <w:rFonts w:ascii="Cambria" w:eastAsia="Calibri" w:hAnsi="Cambria" w:cs="Calibri"/>
        </w:rPr>
        <w:t xml:space="preserve">) is a scalar then it must be a </w:t>
      </w:r>
      <w:r w:rsidRPr="00E352EF">
        <w:rPr>
          <w:rFonts w:ascii="Cambria" w:eastAsia="Calibri" w:hAnsi="Cambria" w:cs="Calibri"/>
          <w:b/>
        </w:rPr>
        <w:t>numeric</w:t>
      </w:r>
      <w:r w:rsidRPr="00E352EF">
        <w:rPr>
          <w:rFonts w:ascii="Cambria" w:eastAsia="Calibri" w:hAnsi="Cambria" w:cs="Calibri"/>
        </w:rPr>
        <w:t xml:space="preserve"> data type.</w:t>
      </w:r>
    </w:p>
    <w:p w14:paraId="1540BB92" w14:textId="77777777" w:rsidR="005A2227" w:rsidRPr="00E352EF" w:rsidRDefault="0097053A" w:rsidP="008A7573">
      <w:pPr>
        <w:numPr>
          <w:ilvl w:val="0"/>
          <w:numId w:val="4"/>
        </w:numPr>
        <w:ind w:left="357" w:hanging="357"/>
        <w:rPr>
          <w:rFonts w:ascii="Cambria" w:hAnsi="Cambria"/>
        </w:rPr>
      </w:pPr>
      <w:r w:rsidRPr="00E352EF">
        <w:rPr>
          <w:rFonts w:ascii="Cambria" w:eastAsia="Calibri" w:hAnsi="Cambria" w:cs="Calibri"/>
        </w:rPr>
        <w:t xml:space="preserve">If </w:t>
      </w:r>
      <w:r w:rsidRPr="00E352EF">
        <w:rPr>
          <w:rFonts w:ascii="Cambria" w:eastAsia="Calibri" w:hAnsi="Cambria" w:cs="Calibri"/>
          <w:i/>
        </w:rPr>
        <w:t>ds_1</w:t>
      </w:r>
      <w:r w:rsidRPr="00E352EF">
        <w:rPr>
          <w:rFonts w:ascii="Cambria" w:eastAsia="Calibri" w:hAnsi="Cambria" w:cs="Calibri"/>
        </w:rPr>
        <w:t xml:space="preserve"> (</w:t>
      </w:r>
      <w:r w:rsidRPr="00E352EF">
        <w:rPr>
          <w:rFonts w:ascii="Cambria" w:eastAsia="Calibri" w:hAnsi="Cambria" w:cs="Calibri"/>
          <w:i/>
        </w:rPr>
        <w:t>ds_2</w:t>
      </w:r>
      <w:r w:rsidRPr="00E352EF">
        <w:rPr>
          <w:rFonts w:ascii="Cambria" w:eastAsia="Calibri" w:hAnsi="Cambria" w:cs="Calibri"/>
        </w:rPr>
        <w:t xml:space="preserve">) is a </w:t>
      </w:r>
      <w:r w:rsidR="00472C2F" w:rsidRPr="00E352EF">
        <w:t>Dataset</w:t>
      </w:r>
      <w:r w:rsidRPr="00E352EF">
        <w:rPr>
          <w:rFonts w:ascii="Cambria" w:eastAsia="Calibri" w:hAnsi="Cambria" w:cs="Calibri"/>
        </w:rPr>
        <w:t xml:space="preserve"> then it has at least a measure of </w:t>
      </w:r>
      <w:r w:rsidRPr="00E352EF">
        <w:rPr>
          <w:rFonts w:ascii="Cambria" w:eastAsia="Calibri" w:hAnsi="Cambria" w:cs="Calibri"/>
          <w:b/>
        </w:rPr>
        <w:t>numeric</w:t>
      </w:r>
      <w:r w:rsidRPr="00E352EF">
        <w:rPr>
          <w:rFonts w:ascii="Cambria" w:eastAsia="Calibri" w:hAnsi="Cambria" w:cs="Calibri"/>
        </w:rPr>
        <w:t xml:space="preserve"> type.</w:t>
      </w:r>
    </w:p>
    <w:p w14:paraId="6F68945F" w14:textId="77777777" w:rsidR="005A2227" w:rsidRPr="00E352EF" w:rsidRDefault="0097053A" w:rsidP="008A7573">
      <w:pPr>
        <w:numPr>
          <w:ilvl w:val="0"/>
          <w:numId w:val="4"/>
        </w:numPr>
        <w:ind w:left="357" w:hanging="357"/>
        <w:rPr>
          <w:rFonts w:ascii="Cambria" w:hAnsi="Cambria"/>
        </w:rPr>
      </w:pPr>
      <w:r w:rsidRPr="00E352EF">
        <w:rPr>
          <w:rFonts w:ascii="Cambria" w:eastAsia="Calibri" w:hAnsi="Cambria" w:cs="Calibri"/>
        </w:rPr>
        <w:t xml:space="preserve">If both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are </w:t>
      </w:r>
      <w:r w:rsidR="00472C2F" w:rsidRPr="00E352EF">
        <w:t>Dataset</w:t>
      </w:r>
      <w:r w:rsidRPr="00E352EF">
        <w:rPr>
          <w:rFonts w:ascii="Cambria" w:eastAsia="Calibri" w:hAnsi="Cambria" w:cs="Calibri"/>
        </w:rPr>
        <w:t xml:space="preserve">s then they must have at least </w:t>
      </w:r>
      <w:r w:rsidR="00EE6555" w:rsidRPr="00E352EF">
        <w:rPr>
          <w:rFonts w:ascii="Cambria" w:eastAsia="Calibri" w:hAnsi="Cambria" w:cs="Calibri"/>
        </w:rPr>
        <w:t>a</w:t>
      </w:r>
      <w:r w:rsidRPr="00E352EF">
        <w:rPr>
          <w:rFonts w:ascii="Cambria" w:eastAsia="Calibri" w:hAnsi="Cambria" w:cs="Calibri"/>
        </w:rPr>
        <w:t xml:space="preserve"> dimension in common (with the same name</w:t>
      </w:r>
      <w:r w:rsidR="00D522BE" w:rsidRPr="00E352EF">
        <w:rPr>
          <w:rFonts w:ascii="Cambria" w:eastAsia="Calibri" w:hAnsi="Cambria" w:cs="Calibri"/>
        </w:rPr>
        <w:t xml:space="preserve"> and data type</w:t>
      </w:r>
      <w:r w:rsidRPr="00E352EF">
        <w:rPr>
          <w:rFonts w:ascii="Cambria" w:eastAsia="Calibri" w:hAnsi="Cambria" w:cs="Calibri"/>
        </w:rPr>
        <w:t>).</w:t>
      </w:r>
    </w:p>
    <w:p w14:paraId="1A10F387" w14:textId="77777777" w:rsidR="005A2227" w:rsidRPr="00E352EF" w:rsidRDefault="0097053A" w:rsidP="008A7573">
      <w:pPr>
        <w:numPr>
          <w:ilvl w:val="0"/>
          <w:numId w:val="4"/>
        </w:numPr>
        <w:ind w:left="357" w:hanging="357"/>
        <w:rPr>
          <w:rFonts w:ascii="Cambria" w:hAnsi="Cambria"/>
        </w:rPr>
      </w:pPr>
      <w:r w:rsidRPr="00E352EF">
        <w:rPr>
          <w:rFonts w:ascii="Cambria" w:eastAsia="Calibri" w:hAnsi="Cambria" w:cs="Calibri"/>
        </w:rPr>
        <w:t xml:space="preserve">If both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are </w:t>
      </w:r>
      <w:r w:rsidR="00472C2F" w:rsidRPr="00E352EF">
        <w:t>Dataset</w:t>
      </w:r>
      <w:r w:rsidRPr="00E352EF">
        <w:rPr>
          <w:rFonts w:ascii="Cambria" w:eastAsia="Calibri" w:hAnsi="Cambria" w:cs="Calibri"/>
        </w:rPr>
        <w:t xml:space="preserve">s then either they have one or more measures in common, or at least one of them has only a measure. </w:t>
      </w:r>
    </w:p>
    <w:p w14:paraId="175B54FE"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Returns</w:t>
      </w:r>
    </w:p>
    <w:p w14:paraId="25D84AAC" w14:textId="77777777" w:rsidR="005A2227" w:rsidRPr="00E352EF" w:rsidRDefault="0097053A" w:rsidP="00F17962">
      <w:pPr>
        <w:rPr>
          <w:rFonts w:ascii="Cambria" w:hAnsi="Cambria"/>
        </w:rPr>
      </w:pPr>
      <w:r w:rsidRPr="00E352EF">
        <w:rPr>
          <w:rFonts w:ascii="Cambria" w:hAnsi="Cambria"/>
        </w:rPr>
        <w:t>The operators return:</w:t>
      </w:r>
    </w:p>
    <w:p w14:paraId="75B57D60" w14:textId="77777777" w:rsidR="005A2227" w:rsidRPr="00E352EF" w:rsidRDefault="0097053A" w:rsidP="00F17962">
      <w:pPr>
        <w:rPr>
          <w:rFonts w:ascii="Cambria" w:hAnsi="Cambria"/>
        </w:rPr>
      </w:pPr>
      <w:r w:rsidRPr="00E352EF">
        <w:rPr>
          <w:rFonts w:ascii="Cambria" w:hAnsi="Cambria"/>
        </w:rPr>
        <w:t xml:space="preserve">If both </w:t>
      </w:r>
      <w:r w:rsidRPr="00E352EF">
        <w:rPr>
          <w:rFonts w:ascii="Cambria" w:hAnsi="Cambria"/>
          <w:i/>
        </w:rPr>
        <w:t>ds_1</w:t>
      </w:r>
      <w:r w:rsidRPr="00E352EF">
        <w:rPr>
          <w:rFonts w:ascii="Cambria" w:hAnsi="Cambria"/>
        </w:rPr>
        <w:t xml:space="preserve"> and </w:t>
      </w:r>
      <w:r w:rsidRPr="00E352EF">
        <w:rPr>
          <w:rFonts w:ascii="Cambria" w:hAnsi="Cambria"/>
          <w:i/>
        </w:rPr>
        <w:t>ds_2</w:t>
      </w:r>
      <w:r w:rsidRPr="00E352EF">
        <w:rPr>
          <w:rFonts w:ascii="Cambria" w:hAnsi="Cambria"/>
        </w:rPr>
        <w:t xml:space="preserve"> are scalar values then the operators return </w:t>
      </w:r>
      <w:r w:rsidRPr="00E352EF">
        <w:rPr>
          <w:rFonts w:ascii="Cambria" w:eastAsia="Calibri" w:hAnsi="Cambria" w:cs="Calibri"/>
        </w:rPr>
        <w:t xml:space="preserve">the algebraic product or ratio of </w:t>
      </w:r>
      <w:r w:rsidRPr="00E352EF">
        <w:rPr>
          <w:rFonts w:ascii="Cambria" w:hAnsi="Cambria"/>
          <w:i/>
        </w:rPr>
        <w:t>ds_1</w:t>
      </w:r>
      <w:r w:rsidRPr="00E352EF">
        <w:rPr>
          <w:rFonts w:ascii="Cambria" w:hAnsi="Cambria"/>
        </w:rPr>
        <w:t xml:space="preserve"> and </w:t>
      </w:r>
      <w:r w:rsidRPr="00E352EF">
        <w:rPr>
          <w:rFonts w:ascii="Cambria" w:hAnsi="Cambria"/>
          <w:i/>
        </w:rPr>
        <w:t>ds_2</w:t>
      </w:r>
      <w:r w:rsidRPr="00E352EF">
        <w:rPr>
          <w:rFonts w:ascii="Cambria" w:hAnsi="Cambria"/>
        </w:rPr>
        <w:t>.</w:t>
      </w:r>
    </w:p>
    <w:p w14:paraId="4E97C45C" w14:textId="77777777" w:rsidR="005A2227" w:rsidRPr="00E352EF" w:rsidRDefault="0097053A" w:rsidP="00F17962">
      <w:pPr>
        <w:rPr>
          <w:rFonts w:ascii="Cambria" w:hAnsi="Cambria"/>
        </w:rPr>
      </w:pPr>
      <w:r w:rsidRPr="00E352EF">
        <w:rPr>
          <w:rFonts w:ascii="Cambria" w:hAnsi="Cambria"/>
        </w:rPr>
        <w:t xml:space="preserve">If either </w:t>
      </w:r>
      <w:r w:rsidRPr="00E352EF">
        <w:rPr>
          <w:rFonts w:ascii="Cambria" w:hAnsi="Cambria"/>
          <w:i/>
        </w:rPr>
        <w:t>ds_1</w:t>
      </w:r>
      <w:r w:rsidRPr="00E352EF">
        <w:rPr>
          <w:rFonts w:ascii="Cambria" w:hAnsi="Cambria"/>
        </w:rPr>
        <w:t xml:space="preserve"> or </w:t>
      </w:r>
      <w:r w:rsidRPr="00E352EF">
        <w:rPr>
          <w:rFonts w:ascii="Cambria" w:hAnsi="Cambria"/>
          <w:i/>
        </w:rPr>
        <w:t>ds_2</w:t>
      </w:r>
      <w:r w:rsidRPr="00E352EF">
        <w:rPr>
          <w:rFonts w:ascii="Cambria" w:hAnsi="Cambria"/>
        </w:rPr>
        <w:t xml:space="preserve"> is a </w:t>
      </w:r>
      <w:r w:rsidR="00472C2F" w:rsidRPr="00E352EF">
        <w:t>Dataset</w:t>
      </w:r>
      <w:r w:rsidRPr="00E352EF">
        <w:rPr>
          <w:rFonts w:ascii="Cambria" w:hAnsi="Cambria"/>
        </w:rPr>
        <w:t xml:space="preserve"> then the operators return a </w:t>
      </w:r>
      <w:r w:rsidR="00472C2F" w:rsidRPr="00E352EF">
        <w:t>Dataset</w:t>
      </w:r>
      <w:r w:rsidRPr="00E352EF">
        <w:rPr>
          <w:rFonts w:ascii="Cambria" w:hAnsi="Cambria"/>
        </w:rPr>
        <w:t xml:space="preserve"> having the following components: </w:t>
      </w:r>
    </w:p>
    <w:p w14:paraId="2F54DA42"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The </w:t>
      </w:r>
      <w:r w:rsidR="001E4C0B" w:rsidRPr="00E352EF">
        <w:rPr>
          <w:rFonts w:ascii="Cambria" w:eastAsia="Calibri" w:hAnsi="Cambria" w:cs="Calibri"/>
        </w:rPr>
        <w:t xml:space="preserve">superset of the </w:t>
      </w:r>
      <w:r w:rsidR="00CC6A4A" w:rsidRPr="00E352EF">
        <w:rPr>
          <w:rFonts w:ascii="Cambria" w:eastAsia="Calibri" w:hAnsi="Cambria" w:cs="Calibri"/>
        </w:rPr>
        <w:t>I</w:t>
      </w:r>
      <w:r w:rsidR="001E4C0B" w:rsidRPr="00E352EF">
        <w:rPr>
          <w:rFonts w:ascii="Cambria" w:eastAsia="Calibri" w:hAnsi="Cambria" w:cs="Calibri"/>
        </w:rPr>
        <w:t xml:space="preserve">dentifier </w:t>
      </w:r>
      <w:r w:rsidR="00CC6A4A" w:rsidRPr="00E352EF">
        <w:rPr>
          <w:rFonts w:ascii="Cambria" w:eastAsia="Calibri" w:hAnsi="Cambria" w:cs="Calibri"/>
        </w:rPr>
        <w:t>C</w:t>
      </w:r>
      <w:r w:rsidR="001E4C0B" w:rsidRPr="00E352EF">
        <w:rPr>
          <w:rFonts w:ascii="Cambria" w:eastAsia="Calibri" w:hAnsi="Cambria" w:cs="Calibri"/>
        </w:rPr>
        <w:t xml:space="preserve">omponents of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p>
    <w:p w14:paraId="6545F1D6" w14:textId="3FBCF6A1"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If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have one or more numeric measures in common (i.e., with the same name) then the resulting </w:t>
      </w:r>
      <w:r w:rsidR="00472C2F" w:rsidRPr="00E352EF">
        <w:t>Dataset</w:t>
      </w:r>
      <w:r w:rsidRPr="00E352EF">
        <w:rPr>
          <w:rFonts w:ascii="Cambria" w:eastAsia="Calibri" w:hAnsi="Cambria" w:cs="Calibri"/>
        </w:rPr>
        <w:t xml:space="preserve"> has these common numeric measures, with the same name, containing the algebraic </w:t>
      </w:r>
      <w:del w:id="366" w:author="Laura Viignola" w:date="2017-05-10T17:58:00Z">
        <w:r w:rsidRPr="00E352EF" w:rsidDel="00A57B31">
          <w:rPr>
            <w:rFonts w:ascii="Cambria" w:eastAsia="Calibri" w:hAnsi="Cambria" w:cs="Calibri"/>
          </w:rPr>
          <w:delText>sum or subtraction</w:delText>
        </w:r>
      </w:del>
      <w:ins w:id="367" w:author="Laura Viignola" w:date="2017-05-10T17:58:00Z">
        <w:r w:rsidR="00A57B31">
          <w:rPr>
            <w:rFonts w:ascii="Cambria" w:eastAsia="Calibri" w:hAnsi="Cambria" w:cs="Calibri"/>
          </w:rPr>
          <w:t>product or ratio</w:t>
        </w:r>
      </w:ins>
      <w:r w:rsidRPr="00E352EF">
        <w:rPr>
          <w:rFonts w:ascii="Cambria" w:eastAsia="Calibri" w:hAnsi="Cambria" w:cs="Calibri"/>
          <w:i/>
          <w:color w:val="5B9BD5"/>
        </w:rPr>
        <w:t xml:space="preserve"> </w:t>
      </w:r>
      <w:r w:rsidRPr="00E352EF">
        <w:rPr>
          <w:rFonts w:ascii="Cambria" w:eastAsia="Calibri" w:hAnsi="Cambria" w:cs="Calibri"/>
        </w:rPr>
        <w:t xml:space="preserve">of the respective measures of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Otherwise, if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do not have any measures in common and have only one measure then the resulting </w:t>
      </w:r>
      <w:r w:rsidR="00472C2F" w:rsidRPr="00E352EF">
        <w:t>Dataset</w:t>
      </w:r>
      <w:r w:rsidRPr="00E352EF">
        <w:rPr>
          <w:rFonts w:ascii="Cambria" w:eastAsia="Calibri" w:hAnsi="Cambria" w:cs="Calibri"/>
        </w:rPr>
        <w:t xml:space="preserve"> contains a measure named </w:t>
      </w:r>
      <w:r w:rsidR="00C847B8" w:rsidRPr="00E352EF">
        <w:rPr>
          <w:rFonts w:ascii="Cambria" w:eastAsia="Calibri" w:hAnsi="Cambria" w:cs="Calibri"/>
          <w:b/>
        </w:rPr>
        <w:t>CONDITION</w:t>
      </w:r>
      <w:r w:rsidRPr="00E352EF">
        <w:rPr>
          <w:rFonts w:ascii="Cambria" w:eastAsia="Calibri" w:hAnsi="Cambria" w:cs="Calibri"/>
        </w:rPr>
        <w:t xml:space="preserve"> that contains the algebraic product or ratio of the single measures of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w:t>
      </w:r>
    </w:p>
    <w:p w14:paraId="475B931B" w14:textId="77777777" w:rsidR="005A2227" w:rsidRPr="00E352EF" w:rsidRDefault="0097053A" w:rsidP="00F17962">
      <w:pPr>
        <w:rPr>
          <w:rFonts w:ascii="Cambria" w:hAnsi="Cambria"/>
        </w:rPr>
      </w:pPr>
      <w:r w:rsidRPr="00E352EF">
        <w:rPr>
          <w:rFonts w:ascii="Cambria" w:hAnsi="Cambria"/>
        </w:rPr>
        <w:t xml:space="preserve">The resulting </w:t>
      </w:r>
      <w:r w:rsidR="00472C2F" w:rsidRPr="00E352EF">
        <w:t>Dataset</w:t>
      </w:r>
      <w:r w:rsidRPr="00E352EF">
        <w:rPr>
          <w:rFonts w:ascii="Cambria" w:hAnsi="Cambria"/>
        </w:rPr>
        <w:t xml:space="preserve"> contains a data point for each pair of data points of </w:t>
      </w:r>
      <w:r w:rsidRPr="00E352EF">
        <w:rPr>
          <w:rFonts w:ascii="Cambria" w:hAnsi="Cambria"/>
          <w:i/>
        </w:rPr>
        <w:t>ds_1</w:t>
      </w:r>
      <w:r w:rsidRPr="00E352EF">
        <w:rPr>
          <w:rFonts w:ascii="Cambria" w:hAnsi="Cambria"/>
        </w:rPr>
        <w:t xml:space="preserve"> and </w:t>
      </w:r>
      <w:r w:rsidRPr="00E352EF">
        <w:rPr>
          <w:rFonts w:ascii="Cambria" w:hAnsi="Cambria"/>
          <w:i/>
        </w:rPr>
        <w:t>ds_2</w:t>
      </w:r>
      <w:r w:rsidRPr="00E352EF">
        <w:rPr>
          <w:rFonts w:ascii="Cambria" w:hAnsi="Cambria"/>
        </w:rPr>
        <w:t xml:space="preserve"> that have the same key (the same values of the </w:t>
      </w:r>
      <w:r w:rsidR="00CC6A4A" w:rsidRPr="00E352EF">
        <w:rPr>
          <w:rFonts w:ascii="Cambria" w:eastAsia="Calibri" w:hAnsi="Cambria" w:cs="Calibri"/>
        </w:rPr>
        <w:t>Identifier Component</w:t>
      </w:r>
      <w:r w:rsidRPr="00E352EF">
        <w:rPr>
          <w:rFonts w:ascii="Cambria" w:hAnsi="Cambria"/>
        </w:rPr>
        <w:t xml:space="preserve">s). </w:t>
      </w:r>
    </w:p>
    <w:p w14:paraId="1F275006" w14:textId="77777777" w:rsidR="005A2227" w:rsidRPr="00E352EF" w:rsidRDefault="0097053A" w:rsidP="00F17962">
      <w:pPr>
        <w:rPr>
          <w:rFonts w:ascii="Cambria" w:hAnsi="Cambria"/>
        </w:rPr>
      </w:pPr>
      <w:r w:rsidRPr="00E352EF">
        <w:rPr>
          <w:rFonts w:ascii="Cambria" w:eastAsia="Calibri" w:hAnsi="Cambria" w:cs="Calibri"/>
        </w:rPr>
        <w:t>The algebraic product of the input numbers or the ratio between them.</w:t>
      </w:r>
    </w:p>
    <w:p w14:paraId="4235A828" w14:textId="77777777" w:rsidR="00F17962" w:rsidRPr="00E352EF" w:rsidRDefault="00F17962">
      <w:pPr>
        <w:rPr>
          <w:rFonts w:ascii="Cambria" w:eastAsia="Calibri" w:hAnsi="Cambria" w:cs="Calibri"/>
          <w:i/>
          <w:color w:val="5B9BD5"/>
        </w:rPr>
      </w:pPr>
    </w:p>
    <w:p w14:paraId="1F80E64B"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Semantic specification</w:t>
      </w:r>
    </w:p>
    <w:p w14:paraId="2F0F83F8" w14:textId="77777777" w:rsidR="005A2227" w:rsidRPr="00E352EF" w:rsidRDefault="00352BE4">
      <w:pPr>
        <w:rPr>
          <w:rFonts w:ascii="Cambria" w:hAnsi="Cambria"/>
        </w:rPr>
      </w:pPr>
      <w:r w:rsidRPr="00E352EF">
        <w:rPr>
          <w:rFonts w:ascii="Cambria" w:eastAsia="Calibri" w:hAnsi="Cambria" w:cs="Calibri"/>
        </w:rPr>
        <w:t xml:space="preserve">Division by zero results </w:t>
      </w:r>
      <w:r w:rsidR="0097053A" w:rsidRPr="00E352EF">
        <w:rPr>
          <w:rFonts w:ascii="Cambria" w:eastAsia="Calibri" w:hAnsi="Cambria" w:cs="Calibri"/>
        </w:rPr>
        <w:t>in a runtime exception.</w:t>
      </w:r>
    </w:p>
    <w:p w14:paraId="014687D5" w14:textId="77777777" w:rsidR="005A2227" w:rsidRPr="00E352EF" w:rsidRDefault="005A2227">
      <w:pPr>
        <w:rPr>
          <w:rFonts w:ascii="Cambria" w:hAnsi="Cambria"/>
        </w:rPr>
      </w:pPr>
    </w:p>
    <w:p w14:paraId="09D5957A" w14:textId="77777777" w:rsidR="005A2227" w:rsidRPr="00E352EF" w:rsidRDefault="00EA6708" w:rsidP="00AC4A81">
      <w:pPr>
        <w:rPr>
          <w:rFonts w:ascii="Cambria" w:eastAsia="Calibri" w:hAnsi="Cambria" w:cs="Calibri"/>
          <w:i/>
          <w:color w:val="5B9BD5"/>
        </w:rPr>
      </w:pPr>
      <w:r w:rsidRPr="00E352EF">
        <w:rPr>
          <w:rFonts w:ascii="Cambria" w:eastAsia="Calibri" w:hAnsi="Cambria" w:cs="Calibri"/>
          <w:i/>
          <w:color w:val="5B9BD5"/>
        </w:rPr>
        <w:t>Examples</w:t>
      </w:r>
    </w:p>
    <w:p w14:paraId="61D42B68" w14:textId="77777777" w:rsidR="0091250B" w:rsidRPr="00E352EF" w:rsidRDefault="0091250B">
      <w:pPr>
        <w:rPr>
          <w:rFonts w:ascii="Cambria" w:eastAsia="Calibri" w:hAnsi="Cambria" w:cs="Calibri"/>
        </w:rPr>
      </w:pPr>
    </w:p>
    <w:p w14:paraId="23922211" w14:textId="77777777" w:rsidR="005A2227" w:rsidRPr="00E352EF" w:rsidRDefault="0091250B">
      <w:r w:rsidRPr="00E352EF">
        <w:rPr>
          <w:rFonts w:ascii="Cambria" w:eastAsia="Calibri" w:hAnsi="Cambria" w:cs="Calibri"/>
        </w:rPr>
        <w:t>O</w:t>
      </w:r>
      <w:r w:rsidR="0097053A" w:rsidRPr="00E352EF">
        <w:rPr>
          <w:rFonts w:ascii="Cambria" w:eastAsia="Calibri" w:hAnsi="Cambria" w:cs="Calibri"/>
        </w:rPr>
        <w:t xml:space="preserve">n </w:t>
      </w:r>
      <w:r w:rsidR="00472C2F" w:rsidRPr="00E352EF">
        <w:t>Dataset</w:t>
      </w:r>
    </w:p>
    <w:p w14:paraId="64503146" w14:textId="46D9992F" w:rsidR="0091250B" w:rsidRPr="00E352EF" w:rsidRDefault="0091250B" w:rsidP="0091250B">
      <w:pPr>
        <w:rPr>
          <w:rFonts w:ascii="Cambria" w:hAnsi="Cambria"/>
        </w:rPr>
      </w:pPr>
      <w:r w:rsidRPr="00E352EF">
        <w:rPr>
          <w:rFonts w:ascii="Cambria" w:eastAsia="Calibri" w:hAnsi="Cambria" w:cs="Calibri"/>
        </w:rPr>
        <w:t>DSr:=total_population[</w:t>
      </w:r>
      <w:r w:rsidRPr="00E352EF">
        <w:rPr>
          <w:rFonts w:ascii="Cambria" w:eastAsia="Calibri" w:hAnsi="Cambria" w:cs="Calibri"/>
          <w:b/>
        </w:rPr>
        <w:t>rename</w:t>
      </w:r>
      <w:r w:rsidRPr="00E352EF">
        <w:rPr>
          <w:rFonts w:ascii="Cambria" w:eastAsia="Calibri" w:hAnsi="Cambria" w:cs="Calibri"/>
        </w:rPr>
        <w:t xml:space="preserve"> POPULATION </w:t>
      </w:r>
      <w:r w:rsidRPr="00E352EF">
        <w:rPr>
          <w:rFonts w:ascii="Cambria" w:eastAsia="Calibri" w:hAnsi="Cambria" w:cs="Calibri"/>
          <w:b/>
        </w:rPr>
        <w:t>as</w:t>
      </w:r>
      <w:r w:rsidRPr="00E352EF">
        <w:rPr>
          <w:rFonts w:ascii="Cambria" w:eastAsia="Calibri" w:hAnsi="Cambria" w:cs="Calibri"/>
        </w:rPr>
        <w:t xml:space="preserve"> PERCENTAGE]</w:t>
      </w:r>
      <w:del w:id="368" w:author="Laura Viignola" w:date="2017-05-11T09:32:00Z">
        <w:r w:rsidRPr="00E352EF" w:rsidDel="004266D2">
          <w:rPr>
            <w:rFonts w:ascii="Cambria" w:eastAsia="Calibri" w:hAnsi="Cambria" w:cs="Calibri"/>
          </w:rPr>
          <w:delText>.</w:delText>
        </w:r>
      </w:del>
      <w:ins w:id="369" w:author="Laura Viignola" w:date="2017-05-11T09:32:00Z">
        <w:r w:rsidR="004266D2">
          <w:rPr>
            <w:rFonts w:ascii="Cambria" w:eastAsia="Calibri" w:hAnsi="Cambria" w:cs="Calibri"/>
          </w:rPr>
          <w:t>#</w:t>
        </w:r>
      </w:ins>
      <w:r w:rsidRPr="00E352EF">
        <w:rPr>
          <w:rFonts w:ascii="Cambria" w:eastAsia="Calibri" w:hAnsi="Cambria" w:cs="Calibri"/>
        </w:rPr>
        <w:t>PERCENTAGE * Overcrowding_rate_urbanization</w:t>
      </w:r>
      <w:del w:id="370" w:author="Laura Viignola" w:date="2017-05-11T09:32:00Z">
        <w:r w:rsidRPr="00E352EF" w:rsidDel="004266D2">
          <w:rPr>
            <w:rFonts w:ascii="Cambria" w:eastAsia="Calibri" w:hAnsi="Cambria" w:cs="Calibri"/>
          </w:rPr>
          <w:delText>.</w:delText>
        </w:r>
      </w:del>
      <w:ins w:id="371" w:author="Laura Viignola" w:date="2017-05-11T09:32:00Z">
        <w:r w:rsidR="004266D2">
          <w:rPr>
            <w:rFonts w:ascii="Cambria" w:eastAsia="Calibri" w:hAnsi="Cambria" w:cs="Calibri"/>
          </w:rPr>
          <w:t>#</w:t>
        </w:r>
      </w:ins>
      <w:r w:rsidRPr="00E352EF">
        <w:rPr>
          <w:rFonts w:ascii="Cambria" w:eastAsia="Calibri" w:hAnsi="Cambria" w:cs="Calibri"/>
        </w:rPr>
        <w:t>PERCENTAGE</w:t>
      </w:r>
    </w:p>
    <w:p w14:paraId="737F3E44" w14:textId="77777777" w:rsidR="0091250B" w:rsidRPr="00E352EF" w:rsidRDefault="0091250B">
      <w:pPr>
        <w:rPr>
          <w:rFonts w:ascii="Cambria" w:hAnsi="Cambria"/>
        </w:rPr>
      </w:pPr>
    </w:p>
    <w:tbl>
      <w:tblPr>
        <w:tblW w:w="7805"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181"/>
        <w:gridCol w:w="1526"/>
        <w:gridCol w:w="1224"/>
        <w:gridCol w:w="1541"/>
        <w:gridCol w:w="2333"/>
      </w:tblGrid>
      <w:tr w:rsidR="005A2227" w:rsidRPr="00E352EF" w14:paraId="445B802F" w14:textId="77777777">
        <w:trPr>
          <w:trHeight w:val="259"/>
        </w:trPr>
        <w:tc>
          <w:tcPr>
            <w:tcW w:w="118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384AFDC" w14:textId="77777777" w:rsidR="005A2227" w:rsidRPr="00E352EF" w:rsidRDefault="0097053A">
            <w:r w:rsidRPr="00E352EF">
              <w:rPr>
                <w:rFonts w:ascii="Calibri" w:eastAsia="Calibri" w:hAnsi="Calibri" w:cs="Calibri"/>
              </w:rPr>
              <w:t>total_population</w:t>
            </w:r>
          </w:p>
        </w:tc>
      </w:tr>
      <w:tr w:rsidR="005A2227" w:rsidRPr="00E352EF" w14:paraId="17FE4ACE" w14:textId="77777777">
        <w:trPr>
          <w:trHeight w:val="259"/>
        </w:trPr>
        <w:tc>
          <w:tcPr>
            <w:tcW w:w="118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5516F42" w14:textId="77777777" w:rsidR="005A2227" w:rsidRPr="00E352EF" w:rsidRDefault="0097053A">
            <w:r w:rsidRPr="00E352EF">
              <w:rPr>
                <w:rFonts w:ascii="Calibri" w:eastAsia="Calibri" w:hAnsi="Calibri" w:cs="Calibri"/>
                <w:b/>
              </w:rPr>
              <w:t>TIME</w:t>
            </w:r>
          </w:p>
        </w:tc>
        <w:tc>
          <w:tcPr>
            <w:tcW w:w="1526"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2025E4D6" w14:textId="77777777" w:rsidR="005A2227" w:rsidRPr="00E352EF" w:rsidRDefault="0097053A">
            <w:r w:rsidRPr="00E352EF">
              <w:rPr>
                <w:rFonts w:ascii="Calibri" w:eastAsia="Calibri" w:hAnsi="Calibri" w:cs="Calibri"/>
                <w:b/>
              </w:rPr>
              <w:t>GEO</w:t>
            </w:r>
          </w:p>
        </w:tc>
        <w:tc>
          <w:tcPr>
            <w:tcW w:w="12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68C89F82" w14:textId="77777777" w:rsidR="005A2227" w:rsidRPr="00E352EF" w:rsidRDefault="0097053A">
            <w:r w:rsidRPr="00E352EF">
              <w:rPr>
                <w:rFonts w:ascii="Calibri" w:eastAsia="Calibri" w:hAnsi="Calibri" w:cs="Calibri"/>
                <w:b/>
              </w:rPr>
              <w:t>AGE</w:t>
            </w:r>
          </w:p>
        </w:tc>
        <w:tc>
          <w:tcPr>
            <w:tcW w:w="1541"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739C4026" w14:textId="77777777" w:rsidR="005A2227" w:rsidRPr="00E352EF" w:rsidRDefault="0097053A">
            <w:r w:rsidRPr="00E352EF">
              <w:rPr>
                <w:rFonts w:ascii="Calibri" w:eastAsia="Calibri" w:hAnsi="Calibri" w:cs="Calibri"/>
                <w:b/>
              </w:rPr>
              <w:t>POPULATION</w:t>
            </w:r>
          </w:p>
        </w:tc>
        <w:tc>
          <w:tcPr>
            <w:tcW w:w="2333"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4C55F0A8" w14:textId="77777777" w:rsidR="005A2227" w:rsidRPr="00E352EF" w:rsidRDefault="0097053A">
            <w:r w:rsidRPr="00E352EF">
              <w:rPr>
                <w:rFonts w:ascii="Calibri" w:eastAsia="Calibri" w:hAnsi="Calibri" w:cs="Calibri"/>
                <w:b/>
              </w:rPr>
              <w:t>UNEMPLOYMENT_RATE</w:t>
            </w:r>
          </w:p>
        </w:tc>
      </w:tr>
      <w:tr w:rsidR="005A2227" w:rsidRPr="00E352EF" w14:paraId="29A63D1C" w14:textId="77777777">
        <w:trPr>
          <w:trHeight w:val="259"/>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1887849" w14:textId="77777777" w:rsidR="005A2227" w:rsidRPr="00E352EF" w:rsidRDefault="0097053A">
            <w:r w:rsidRPr="00E352EF">
              <w:rPr>
                <w:rFonts w:ascii="Calibri" w:eastAsia="Calibri" w:hAnsi="Calibri" w:cs="Calibri"/>
              </w:rPr>
              <w:t>2012</w:t>
            </w:r>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B7B4BE1" w14:textId="77777777" w:rsidR="005A2227" w:rsidRPr="00E352EF" w:rsidRDefault="0097053A">
            <w:r w:rsidRPr="00E352EF">
              <w:rPr>
                <w:rFonts w:ascii="Calibri" w:eastAsia="Calibri" w:hAnsi="Calibri" w:cs="Calibri"/>
              </w:rPr>
              <w:t>Belgium</w:t>
            </w:r>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41ADBE5" w14:textId="77777777" w:rsidR="005A2227" w:rsidRPr="00E352EF" w:rsidRDefault="0097053A">
            <w:r w:rsidRPr="00E352EF">
              <w:rPr>
                <w:rFonts w:ascii="Calibri" w:eastAsia="Calibri" w:hAnsi="Calibri" w:cs="Calibri"/>
              </w:rPr>
              <w:t>Total</w:t>
            </w:r>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5729BEA" w14:textId="77777777" w:rsidR="005A2227" w:rsidRPr="00E352EF" w:rsidRDefault="0097053A">
            <w:r w:rsidRPr="00E352EF">
              <w:rPr>
                <w:rFonts w:ascii="Calibri" w:eastAsia="Calibri" w:hAnsi="Calibri" w:cs="Calibri"/>
              </w:rPr>
              <w:t>100</w:t>
            </w:r>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8D40A91" w14:textId="77777777" w:rsidR="005A2227" w:rsidRPr="00E352EF" w:rsidRDefault="0097053A">
            <w:r w:rsidRPr="00E352EF">
              <w:rPr>
                <w:rFonts w:ascii="Calibri" w:eastAsia="Calibri" w:hAnsi="Calibri" w:cs="Calibri"/>
              </w:rPr>
              <w:t>7.6</w:t>
            </w:r>
          </w:p>
        </w:tc>
      </w:tr>
      <w:tr w:rsidR="005A2227" w:rsidRPr="00E352EF" w14:paraId="1B0FA8BB" w14:textId="77777777">
        <w:trPr>
          <w:trHeight w:val="202"/>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9832C3E" w14:textId="77777777" w:rsidR="005A2227" w:rsidRPr="00E352EF" w:rsidRDefault="0097053A">
            <w:r w:rsidRPr="00E352EF">
              <w:rPr>
                <w:rFonts w:ascii="Calibri" w:eastAsia="Calibri" w:hAnsi="Calibri" w:cs="Calibri"/>
              </w:rPr>
              <w:t>2012</w:t>
            </w:r>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84534E4" w14:textId="77777777" w:rsidR="005A2227" w:rsidRPr="00E352EF" w:rsidRDefault="0097053A">
            <w:r w:rsidRPr="00E352EF">
              <w:rPr>
                <w:rFonts w:ascii="Calibri" w:eastAsia="Calibri" w:hAnsi="Calibri" w:cs="Calibri"/>
              </w:rPr>
              <w:t>Greece</w:t>
            </w:r>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20AFE06" w14:textId="77777777" w:rsidR="005A2227" w:rsidRPr="00E352EF" w:rsidRDefault="0097053A">
            <w:r w:rsidRPr="00E352EF">
              <w:rPr>
                <w:rFonts w:ascii="Calibri" w:eastAsia="Calibri" w:hAnsi="Calibri" w:cs="Calibri"/>
              </w:rPr>
              <w:t>Total</w:t>
            </w:r>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ABFF4F0" w14:textId="77777777" w:rsidR="005A2227" w:rsidRPr="00E352EF" w:rsidRDefault="0097053A">
            <w:r w:rsidRPr="00E352EF">
              <w:rPr>
                <w:rFonts w:ascii="Calibri" w:eastAsia="Calibri" w:hAnsi="Calibri" w:cs="Calibri"/>
              </w:rPr>
              <w:t>10</w:t>
            </w:r>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1245CF9" w14:textId="77777777" w:rsidR="005A2227" w:rsidRPr="00E352EF" w:rsidRDefault="0097053A">
            <w:r w:rsidRPr="00E352EF">
              <w:rPr>
                <w:rFonts w:ascii="Calibri" w:eastAsia="Calibri" w:hAnsi="Calibri" w:cs="Calibri"/>
              </w:rPr>
              <w:t>24.3</w:t>
            </w:r>
          </w:p>
        </w:tc>
      </w:tr>
      <w:tr w:rsidR="005A2227" w:rsidRPr="00E352EF" w14:paraId="2E495EA6" w14:textId="77777777">
        <w:trPr>
          <w:trHeight w:val="259"/>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2C8D38B" w14:textId="77777777" w:rsidR="005A2227" w:rsidRPr="00E352EF" w:rsidRDefault="0097053A">
            <w:r w:rsidRPr="00E352EF">
              <w:rPr>
                <w:rFonts w:ascii="Calibri" w:eastAsia="Calibri" w:hAnsi="Calibri" w:cs="Calibri"/>
              </w:rPr>
              <w:t>2012</w:t>
            </w:r>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D684B85" w14:textId="77777777" w:rsidR="005A2227" w:rsidRPr="00E352EF" w:rsidRDefault="0097053A">
            <w:r w:rsidRPr="00E352EF">
              <w:rPr>
                <w:rFonts w:ascii="Calibri" w:eastAsia="Calibri" w:hAnsi="Calibri" w:cs="Calibri"/>
              </w:rPr>
              <w:t>Spain</w:t>
            </w:r>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52606DC" w14:textId="77777777" w:rsidR="005A2227" w:rsidRPr="00E352EF" w:rsidRDefault="0097053A">
            <w:r w:rsidRPr="00E352EF">
              <w:rPr>
                <w:rFonts w:ascii="Calibri" w:eastAsia="Calibri" w:hAnsi="Calibri" w:cs="Calibri"/>
              </w:rPr>
              <w:t>Total</w:t>
            </w:r>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EE1DBB8" w14:textId="77777777" w:rsidR="005A2227" w:rsidRPr="00E352EF" w:rsidRDefault="0097053A">
            <w:r w:rsidRPr="00E352EF">
              <w:rPr>
                <w:rFonts w:ascii="Calibri" w:eastAsia="Calibri" w:hAnsi="Calibri" w:cs="Calibri"/>
              </w:rPr>
              <w:t>20</w:t>
            </w:r>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9B70BB7" w14:textId="77777777" w:rsidR="005A2227" w:rsidRPr="00E352EF" w:rsidRDefault="0097053A">
            <w:r w:rsidRPr="00E352EF">
              <w:rPr>
                <w:rFonts w:ascii="Calibri" w:eastAsia="Calibri" w:hAnsi="Calibri" w:cs="Calibri"/>
              </w:rPr>
              <w:t>25</w:t>
            </w:r>
          </w:p>
        </w:tc>
      </w:tr>
      <w:tr w:rsidR="005A2227" w:rsidRPr="00E352EF" w14:paraId="164D2176" w14:textId="77777777">
        <w:trPr>
          <w:trHeight w:val="259"/>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FC0C0C0" w14:textId="77777777" w:rsidR="005A2227" w:rsidRPr="00E352EF" w:rsidRDefault="0097053A">
            <w:r w:rsidRPr="00E352EF">
              <w:rPr>
                <w:rFonts w:ascii="Calibri" w:eastAsia="Calibri" w:hAnsi="Calibri" w:cs="Calibri"/>
              </w:rPr>
              <w:t>2012</w:t>
            </w:r>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0AF534D" w14:textId="77777777" w:rsidR="005A2227" w:rsidRPr="00E352EF" w:rsidRDefault="0097053A">
            <w:r w:rsidRPr="00E352EF">
              <w:rPr>
                <w:rFonts w:ascii="Calibri" w:eastAsia="Calibri" w:hAnsi="Calibri" w:cs="Calibri"/>
              </w:rPr>
              <w:t>Belgium</w:t>
            </w:r>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11B8ABC" w14:textId="77777777" w:rsidR="005A2227" w:rsidRPr="00E352EF" w:rsidRDefault="0097053A">
            <w:r w:rsidRPr="00E352EF">
              <w:rPr>
                <w:rFonts w:ascii="Calibri" w:eastAsia="Calibri" w:hAnsi="Calibri" w:cs="Calibri"/>
              </w:rPr>
              <w:t>Y15-24</w:t>
            </w:r>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8A63F5E" w14:textId="77777777" w:rsidR="005A2227" w:rsidRPr="00E352EF" w:rsidRDefault="0097053A">
            <w:r w:rsidRPr="00E352EF">
              <w:rPr>
                <w:rFonts w:ascii="Calibri" w:eastAsia="Calibri" w:hAnsi="Calibri" w:cs="Calibri"/>
              </w:rPr>
              <w:t>30</w:t>
            </w:r>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CD9B04D" w14:textId="77777777" w:rsidR="005A2227" w:rsidRPr="00E352EF" w:rsidRDefault="0097053A">
            <w:r w:rsidRPr="00E352EF">
              <w:rPr>
                <w:rFonts w:ascii="Calibri" w:eastAsia="Calibri" w:hAnsi="Calibri" w:cs="Calibri"/>
              </w:rPr>
              <w:t>3.6</w:t>
            </w:r>
          </w:p>
        </w:tc>
      </w:tr>
      <w:tr w:rsidR="005A2227" w:rsidRPr="00E352EF" w14:paraId="6210CFE9" w14:textId="77777777">
        <w:trPr>
          <w:trHeight w:val="259"/>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8097B25" w14:textId="77777777" w:rsidR="005A2227" w:rsidRPr="00E352EF" w:rsidRDefault="0097053A">
            <w:r w:rsidRPr="00E352EF">
              <w:rPr>
                <w:rFonts w:ascii="Calibri" w:eastAsia="Calibri" w:hAnsi="Calibri" w:cs="Calibri"/>
              </w:rPr>
              <w:t>2012</w:t>
            </w:r>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EC5F4AA" w14:textId="77777777" w:rsidR="005A2227" w:rsidRPr="00E352EF" w:rsidRDefault="0097053A">
            <w:r w:rsidRPr="00E352EF">
              <w:rPr>
                <w:rFonts w:ascii="Calibri" w:eastAsia="Calibri" w:hAnsi="Calibri" w:cs="Calibri"/>
              </w:rPr>
              <w:t>Greece</w:t>
            </w:r>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B47D667" w14:textId="77777777" w:rsidR="005A2227" w:rsidRPr="00E352EF" w:rsidRDefault="0097053A">
            <w:r w:rsidRPr="00E352EF">
              <w:rPr>
                <w:rFonts w:ascii="Calibri" w:eastAsia="Calibri" w:hAnsi="Calibri" w:cs="Calibri"/>
              </w:rPr>
              <w:t>Y15-24</w:t>
            </w:r>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DF9138B" w14:textId="77777777" w:rsidR="005A2227" w:rsidRPr="00E352EF" w:rsidRDefault="0097053A">
            <w:r w:rsidRPr="00E352EF">
              <w:rPr>
                <w:rFonts w:ascii="Calibri" w:eastAsia="Calibri" w:hAnsi="Calibri" w:cs="Calibri"/>
              </w:rPr>
              <w:t>5</w:t>
            </w:r>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76FAB71" w14:textId="77777777" w:rsidR="005A2227" w:rsidRPr="00E352EF" w:rsidRDefault="0097053A">
            <w:r w:rsidRPr="00E352EF">
              <w:rPr>
                <w:rFonts w:ascii="Calibri" w:eastAsia="Calibri" w:hAnsi="Calibri" w:cs="Calibri"/>
              </w:rPr>
              <w:t>18.3</w:t>
            </w:r>
          </w:p>
        </w:tc>
      </w:tr>
      <w:tr w:rsidR="005A2227" w:rsidRPr="00E352EF" w14:paraId="4B66BC16" w14:textId="77777777">
        <w:trPr>
          <w:trHeight w:val="259"/>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A0510E3" w14:textId="77777777" w:rsidR="005A2227" w:rsidRPr="00E352EF" w:rsidRDefault="0097053A">
            <w:r w:rsidRPr="00E352EF">
              <w:rPr>
                <w:rFonts w:ascii="Calibri" w:eastAsia="Calibri" w:hAnsi="Calibri" w:cs="Calibri"/>
              </w:rPr>
              <w:t>2012</w:t>
            </w:r>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F6595E0" w14:textId="77777777" w:rsidR="005A2227" w:rsidRPr="00E352EF" w:rsidRDefault="0097053A">
            <w:r w:rsidRPr="00E352EF">
              <w:rPr>
                <w:rFonts w:ascii="Calibri" w:eastAsia="Calibri" w:hAnsi="Calibri" w:cs="Calibri"/>
              </w:rPr>
              <w:t>Switzerland</w:t>
            </w:r>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733A22B" w14:textId="77777777" w:rsidR="005A2227" w:rsidRPr="00E352EF" w:rsidRDefault="0097053A">
            <w:r w:rsidRPr="00E352EF">
              <w:rPr>
                <w:rFonts w:ascii="Calibri" w:eastAsia="Calibri" w:hAnsi="Calibri" w:cs="Calibri"/>
              </w:rPr>
              <w:t>Y15-24</w:t>
            </w:r>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2E125C4" w14:textId="77777777" w:rsidR="005A2227" w:rsidRPr="00E352EF" w:rsidRDefault="0097053A">
            <w:r w:rsidRPr="00E352EF">
              <w:rPr>
                <w:rFonts w:ascii="Calibri" w:eastAsia="Calibri" w:hAnsi="Calibri" w:cs="Calibri"/>
              </w:rPr>
              <w:t>2</w:t>
            </w:r>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2727106" w14:textId="77777777" w:rsidR="005A2227" w:rsidRPr="00E352EF" w:rsidRDefault="0097053A">
            <w:r w:rsidRPr="00E352EF">
              <w:rPr>
                <w:rFonts w:ascii="Calibri" w:eastAsia="Calibri" w:hAnsi="Calibri" w:cs="Calibri"/>
              </w:rPr>
              <w:t>20</w:t>
            </w:r>
          </w:p>
        </w:tc>
      </w:tr>
    </w:tbl>
    <w:p w14:paraId="3F4A7EB8" w14:textId="77777777" w:rsidR="005A2227" w:rsidRPr="00E352EF" w:rsidRDefault="005A2227">
      <w:pPr>
        <w:ind w:left="720"/>
      </w:pPr>
    </w:p>
    <w:tbl>
      <w:tblPr>
        <w:tblW w:w="661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3471"/>
        <w:gridCol w:w="1181"/>
        <w:gridCol w:w="1958"/>
      </w:tblGrid>
      <w:tr w:rsidR="005A2227" w:rsidRPr="00E352EF" w14:paraId="2B8C534F" w14:textId="77777777">
        <w:trPr>
          <w:trHeight w:val="259"/>
        </w:trPr>
        <w:tc>
          <w:tcPr>
            <w:tcW w:w="347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7EC33CF" w14:textId="77777777" w:rsidR="005A2227" w:rsidRPr="00E352EF" w:rsidRDefault="0097053A">
            <w:r w:rsidRPr="00E352EF">
              <w:rPr>
                <w:rFonts w:ascii="Calibri" w:eastAsia="Calibri" w:hAnsi="Calibri" w:cs="Calibri"/>
              </w:rPr>
              <w:t>Overcrowding_rate_urbanization</w:t>
            </w:r>
          </w:p>
        </w:tc>
      </w:tr>
      <w:tr w:rsidR="005A2227" w:rsidRPr="00E352EF" w14:paraId="682F509C" w14:textId="77777777">
        <w:trPr>
          <w:trHeight w:val="259"/>
        </w:trPr>
        <w:tc>
          <w:tcPr>
            <w:tcW w:w="3470"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4164BFA3" w14:textId="77777777" w:rsidR="005A2227" w:rsidRPr="00E352EF" w:rsidRDefault="0097053A">
            <w:r w:rsidRPr="00E352EF">
              <w:rPr>
                <w:rFonts w:ascii="Calibri" w:eastAsia="Calibri" w:hAnsi="Calibri" w:cs="Calibri"/>
                <w:b/>
              </w:rPr>
              <w:t>TIME</w:t>
            </w:r>
          </w:p>
        </w:tc>
        <w:tc>
          <w:tcPr>
            <w:tcW w:w="118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5118A40F" w14:textId="77777777" w:rsidR="005A2227" w:rsidRPr="00E352EF" w:rsidRDefault="0097053A">
            <w:r w:rsidRPr="00E352EF">
              <w:rPr>
                <w:rFonts w:ascii="Calibri" w:eastAsia="Calibri" w:hAnsi="Calibri" w:cs="Calibri"/>
                <w:b/>
              </w:rPr>
              <w:t>GEO</w:t>
            </w:r>
          </w:p>
        </w:tc>
        <w:tc>
          <w:tcPr>
            <w:tcW w:w="1958"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395AB71B" w14:textId="77777777" w:rsidR="005A2227" w:rsidRPr="00E352EF" w:rsidRDefault="0097053A">
            <w:r w:rsidRPr="00E352EF">
              <w:rPr>
                <w:rFonts w:ascii="Calibri" w:eastAsia="Calibri" w:hAnsi="Calibri" w:cs="Calibri"/>
                <w:b/>
              </w:rPr>
              <w:t>PERCENTAGE</w:t>
            </w:r>
          </w:p>
        </w:tc>
      </w:tr>
      <w:tr w:rsidR="005A2227" w:rsidRPr="00E352EF" w14:paraId="2C33D721" w14:textId="77777777">
        <w:trPr>
          <w:trHeight w:val="259"/>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A346DA6" w14:textId="77777777" w:rsidR="005A2227" w:rsidRPr="00E352EF" w:rsidRDefault="0097053A">
            <w:r w:rsidRPr="00E352EF">
              <w:rPr>
                <w:rFonts w:ascii="Calibri" w:eastAsia="Calibri" w:hAnsi="Calibri" w:cs="Calibri"/>
              </w:rPr>
              <w:t>2012</w:t>
            </w:r>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85F789C" w14:textId="77777777" w:rsidR="005A2227" w:rsidRPr="00E352EF" w:rsidRDefault="0097053A">
            <w:r w:rsidRPr="00E352EF">
              <w:rPr>
                <w:rFonts w:ascii="Calibri" w:eastAsia="Calibri" w:hAnsi="Calibri" w:cs="Calibri"/>
              </w:rPr>
              <w:t>Belgium</w:t>
            </w:r>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1A2C387" w14:textId="77777777" w:rsidR="005A2227" w:rsidRPr="00E352EF" w:rsidRDefault="0097053A">
            <w:r w:rsidRPr="00E352EF">
              <w:rPr>
                <w:rFonts w:ascii="Calibri" w:eastAsia="Calibri" w:hAnsi="Calibri" w:cs="Calibri"/>
              </w:rPr>
              <w:t>0.01</w:t>
            </w:r>
          </w:p>
        </w:tc>
      </w:tr>
      <w:tr w:rsidR="005A2227" w:rsidRPr="00E352EF" w14:paraId="0BD6C713" w14:textId="77777777">
        <w:trPr>
          <w:trHeight w:val="259"/>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BD0D298" w14:textId="77777777" w:rsidR="005A2227" w:rsidRPr="00E352EF" w:rsidRDefault="0097053A">
            <w:r w:rsidRPr="00E352EF">
              <w:rPr>
                <w:rFonts w:ascii="Calibri" w:eastAsia="Calibri" w:hAnsi="Calibri" w:cs="Calibri"/>
              </w:rPr>
              <w:t>2012</w:t>
            </w:r>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52C079A" w14:textId="77777777" w:rsidR="005A2227" w:rsidRPr="00E352EF" w:rsidRDefault="0097053A">
            <w:r w:rsidRPr="00E352EF">
              <w:rPr>
                <w:rFonts w:ascii="Calibri" w:eastAsia="Calibri" w:hAnsi="Calibri" w:cs="Calibri"/>
              </w:rPr>
              <w:t>Greece</w:t>
            </w:r>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52C9ED9" w14:textId="77777777" w:rsidR="005A2227" w:rsidRPr="00E352EF" w:rsidRDefault="0097053A">
            <w:r w:rsidRPr="00E352EF">
              <w:rPr>
                <w:rFonts w:ascii="Calibri" w:eastAsia="Calibri" w:hAnsi="Calibri" w:cs="Calibri"/>
              </w:rPr>
              <w:t>0.1</w:t>
            </w:r>
          </w:p>
        </w:tc>
      </w:tr>
      <w:tr w:rsidR="005A2227" w:rsidRPr="00E352EF" w14:paraId="1366FEEE" w14:textId="77777777">
        <w:trPr>
          <w:trHeight w:val="259"/>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99FC804" w14:textId="77777777" w:rsidR="005A2227" w:rsidRPr="00E352EF" w:rsidRDefault="0097053A">
            <w:r w:rsidRPr="00E352EF">
              <w:rPr>
                <w:rFonts w:ascii="Calibri" w:eastAsia="Calibri" w:hAnsi="Calibri" w:cs="Calibri"/>
              </w:rPr>
              <w:t>2012</w:t>
            </w:r>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1C9306D" w14:textId="77777777" w:rsidR="005A2227" w:rsidRPr="00E352EF" w:rsidRDefault="0097053A">
            <w:r w:rsidRPr="00E352EF">
              <w:rPr>
                <w:rFonts w:ascii="Calibri" w:eastAsia="Calibri" w:hAnsi="Calibri" w:cs="Calibri"/>
              </w:rPr>
              <w:t>Spain</w:t>
            </w:r>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E537972" w14:textId="77777777" w:rsidR="005A2227" w:rsidRPr="00E352EF" w:rsidRDefault="0097053A">
            <w:r w:rsidRPr="00E352EF">
              <w:rPr>
                <w:rFonts w:ascii="Calibri" w:eastAsia="Calibri" w:hAnsi="Calibri" w:cs="Calibri"/>
              </w:rPr>
              <w:t>0.2</w:t>
            </w:r>
          </w:p>
        </w:tc>
      </w:tr>
      <w:tr w:rsidR="005A2227" w:rsidRPr="00E352EF" w14:paraId="58C85E25" w14:textId="77777777">
        <w:trPr>
          <w:trHeight w:val="259"/>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14EB551" w14:textId="77777777" w:rsidR="005A2227" w:rsidRPr="00E352EF" w:rsidRDefault="0097053A">
            <w:r w:rsidRPr="00E352EF">
              <w:rPr>
                <w:rFonts w:ascii="Calibri" w:eastAsia="Calibri" w:hAnsi="Calibri" w:cs="Calibri"/>
              </w:rPr>
              <w:t>2012</w:t>
            </w:r>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38EE1DA" w14:textId="77777777" w:rsidR="005A2227" w:rsidRPr="00E352EF" w:rsidRDefault="0097053A">
            <w:r w:rsidRPr="00E352EF">
              <w:rPr>
                <w:rFonts w:ascii="Calibri" w:eastAsia="Calibri" w:hAnsi="Calibri" w:cs="Calibri"/>
              </w:rPr>
              <w:t>Malta</w:t>
            </w:r>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B7B6B18" w14:textId="77777777" w:rsidR="005A2227" w:rsidRPr="00E352EF" w:rsidRDefault="0097053A">
            <w:r w:rsidRPr="00E352EF">
              <w:rPr>
                <w:rFonts w:ascii="Calibri" w:eastAsia="Calibri" w:hAnsi="Calibri" w:cs="Calibri"/>
              </w:rPr>
              <w:t>0.3</w:t>
            </w:r>
          </w:p>
        </w:tc>
      </w:tr>
      <w:tr w:rsidR="005A2227" w:rsidRPr="00E352EF" w14:paraId="6F9CC36F" w14:textId="77777777">
        <w:trPr>
          <w:trHeight w:val="259"/>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9D096E6" w14:textId="77777777" w:rsidR="005A2227" w:rsidRPr="00E352EF" w:rsidRDefault="0097053A">
            <w:r w:rsidRPr="00E352EF">
              <w:rPr>
                <w:rFonts w:ascii="Calibri" w:eastAsia="Calibri" w:hAnsi="Calibri" w:cs="Calibri"/>
              </w:rPr>
              <w:t>2012</w:t>
            </w:r>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239A6C8" w14:textId="77777777" w:rsidR="005A2227" w:rsidRPr="00E352EF" w:rsidRDefault="0097053A">
            <w:r w:rsidRPr="00E352EF">
              <w:rPr>
                <w:rFonts w:ascii="Calibri" w:eastAsia="Calibri" w:hAnsi="Calibri" w:cs="Calibri"/>
              </w:rPr>
              <w:t>Finland</w:t>
            </w:r>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8C02D76" w14:textId="77777777" w:rsidR="005A2227" w:rsidRPr="00E352EF" w:rsidRDefault="0097053A">
            <w:r w:rsidRPr="00E352EF">
              <w:rPr>
                <w:rFonts w:ascii="Calibri" w:eastAsia="Calibri" w:hAnsi="Calibri" w:cs="Calibri"/>
              </w:rPr>
              <w:t>0.4</w:t>
            </w:r>
          </w:p>
        </w:tc>
      </w:tr>
      <w:tr w:rsidR="005A2227" w:rsidRPr="00E352EF" w14:paraId="4E14390B" w14:textId="77777777">
        <w:trPr>
          <w:trHeight w:val="259"/>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C0262AC" w14:textId="77777777" w:rsidR="005A2227" w:rsidRPr="00E352EF" w:rsidRDefault="0097053A">
            <w:r w:rsidRPr="00E352EF">
              <w:rPr>
                <w:rFonts w:ascii="Calibri" w:eastAsia="Calibri" w:hAnsi="Calibri" w:cs="Calibri"/>
              </w:rPr>
              <w:t>2012</w:t>
            </w:r>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290494F" w14:textId="77777777" w:rsidR="005A2227" w:rsidRPr="00E352EF" w:rsidRDefault="0097053A">
            <w:r w:rsidRPr="00E352EF">
              <w:rPr>
                <w:rFonts w:ascii="Calibri" w:eastAsia="Calibri" w:hAnsi="Calibri" w:cs="Calibri"/>
              </w:rPr>
              <w:t>France</w:t>
            </w:r>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4593A08" w14:textId="77777777" w:rsidR="005A2227" w:rsidRPr="00E352EF" w:rsidRDefault="0097053A">
            <w:r w:rsidRPr="00E352EF">
              <w:rPr>
                <w:rFonts w:ascii="Calibri" w:eastAsia="Calibri" w:hAnsi="Calibri" w:cs="Calibri"/>
              </w:rPr>
              <w:t>0.5</w:t>
            </w:r>
          </w:p>
        </w:tc>
      </w:tr>
    </w:tbl>
    <w:p w14:paraId="78DD49A9" w14:textId="77777777" w:rsidR="005A2227" w:rsidRPr="00E352EF" w:rsidRDefault="005A2227"/>
    <w:tbl>
      <w:tblPr>
        <w:tblW w:w="6607"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541"/>
        <w:gridCol w:w="1541"/>
        <w:gridCol w:w="1541"/>
        <w:gridCol w:w="1984"/>
      </w:tblGrid>
      <w:tr w:rsidR="005A2227" w:rsidRPr="00E352EF" w14:paraId="65A60480" w14:textId="77777777" w:rsidTr="00C37921">
        <w:trPr>
          <w:trHeight w:val="259"/>
        </w:trPr>
        <w:tc>
          <w:tcPr>
            <w:tcW w:w="6607"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C5FE376" w14:textId="77777777" w:rsidR="005A2227" w:rsidRPr="00E352EF" w:rsidRDefault="0097053A">
            <w:r w:rsidRPr="00E352EF">
              <w:rPr>
                <w:rFonts w:ascii="Calibri" w:eastAsia="Calibri" w:hAnsi="Calibri" w:cs="Calibri"/>
              </w:rPr>
              <w:t>DSr</w:t>
            </w:r>
          </w:p>
        </w:tc>
      </w:tr>
      <w:tr w:rsidR="005A2227" w:rsidRPr="00E352EF" w14:paraId="3B695595" w14:textId="77777777" w:rsidTr="00C37921">
        <w:trPr>
          <w:trHeight w:val="259"/>
        </w:trPr>
        <w:tc>
          <w:tcPr>
            <w:tcW w:w="154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2D078C26" w14:textId="77777777" w:rsidR="005A2227" w:rsidRPr="00E352EF" w:rsidRDefault="0097053A">
            <w:r w:rsidRPr="00E352EF">
              <w:rPr>
                <w:rFonts w:ascii="Calibri" w:eastAsia="Calibri" w:hAnsi="Calibri" w:cs="Calibri"/>
                <w:b/>
              </w:rPr>
              <w:t>TIME</w:t>
            </w:r>
          </w:p>
        </w:tc>
        <w:tc>
          <w:tcPr>
            <w:tcW w:w="154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5986BFE" w14:textId="77777777" w:rsidR="005A2227" w:rsidRPr="00E352EF" w:rsidRDefault="0097053A">
            <w:r w:rsidRPr="00E352EF">
              <w:rPr>
                <w:rFonts w:ascii="Calibri" w:eastAsia="Calibri" w:hAnsi="Calibri" w:cs="Calibri"/>
                <w:b/>
              </w:rPr>
              <w:t>GEO</w:t>
            </w:r>
          </w:p>
        </w:tc>
        <w:tc>
          <w:tcPr>
            <w:tcW w:w="154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373AF1E" w14:textId="77777777" w:rsidR="005A2227" w:rsidRPr="00E352EF" w:rsidRDefault="0097053A">
            <w:r w:rsidRPr="00E352EF">
              <w:rPr>
                <w:rFonts w:ascii="Calibri" w:eastAsia="Calibri" w:hAnsi="Calibri" w:cs="Calibri"/>
                <w:b/>
              </w:rPr>
              <w:t>AGE</w:t>
            </w:r>
          </w:p>
        </w:tc>
        <w:tc>
          <w:tcPr>
            <w:tcW w:w="1984"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5811BC15" w14:textId="77777777" w:rsidR="005A2227" w:rsidRPr="00E352EF" w:rsidRDefault="0097053A">
            <w:r w:rsidRPr="00E352EF">
              <w:rPr>
                <w:rFonts w:ascii="Calibri" w:eastAsia="Calibri" w:hAnsi="Calibri" w:cs="Calibri"/>
                <w:b/>
              </w:rPr>
              <w:t>PERCENTAGE</w:t>
            </w:r>
          </w:p>
        </w:tc>
      </w:tr>
      <w:tr w:rsidR="005A2227" w:rsidRPr="00E352EF" w14:paraId="22C03B78" w14:textId="77777777" w:rsidTr="00C37921">
        <w:trPr>
          <w:trHeight w:val="259"/>
        </w:trPr>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3051ACE" w14:textId="77777777" w:rsidR="005A2227" w:rsidRPr="00E352EF" w:rsidRDefault="0097053A">
            <w:r w:rsidRPr="00E352EF">
              <w:rPr>
                <w:rFonts w:ascii="Calibri" w:eastAsia="Calibri" w:hAnsi="Calibri" w:cs="Calibri"/>
              </w:rPr>
              <w:t>2012</w:t>
            </w:r>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5E23D56" w14:textId="77777777" w:rsidR="005A2227" w:rsidRPr="00E352EF" w:rsidRDefault="0097053A">
            <w:r w:rsidRPr="00E352EF">
              <w:rPr>
                <w:rFonts w:ascii="Calibri" w:eastAsia="Calibri" w:hAnsi="Calibri" w:cs="Calibri"/>
              </w:rPr>
              <w:t>Belgium</w:t>
            </w:r>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357C051" w14:textId="77777777" w:rsidR="005A2227" w:rsidRPr="00E352EF" w:rsidRDefault="0097053A">
            <w:r w:rsidRPr="00E352EF">
              <w:rPr>
                <w:rFonts w:ascii="Calibri" w:eastAsia="Calibri" w:hAnsi="Calibri" w:cs="Calibri"/>
              </w:rPr>
              <w:t>Total</w:t>
            </w:r>
          </w:p>
        </w:tc>
        <w:tc>
          <w:tcPr>
            <w:tcW w:w="198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879C67B" w14:textId="77777777" w:rsidR="005A2227" w:rsidRPr="00E352EF" w:rsidRDefault="0097053A">
            <w:r w:rsidRPr="00E352EF">
              <w:rPr>
                <w:rFonts w:ascii="Calibri" w:eastAsia="Calibri" w:hAnsi="Calibri" w:cs="Calibri"/>
              </w:rPr>
              <w:t>1</w:t>
            </w:r>
          </w:p>
        </w:tc>
      </w:tr>
      <w:tr w:rsidR="005A2227" w:rsidRPr="00E352EF" w14:paraId="70CA16E2" w14:textId="77777777" w:rsidTr="00C37921">
        <w:trPr>
          <w:trHeight w:val="144"/>
        </w:trPr>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3B63BD1" w14:textId="77777777" w:rsidR="005A2227" w:rsidRPr="00E352EF" w:rsidRDefault="0097053A">
            <w:r w:rsidRPr="00E352EF">
              <w:rPr>
                <w:rFonts w:ascii="Calibri" w:eastAsia="Calibri" w:hAnsi="Calibri" w:cs="Calibri"/>
              </w:rPr>
              <w:t>2012</w:t>
            </w:r>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12196DE" w14:textId="77777777" w:rsidR="005A2227" w:rsidRPr="00E352EF" w:rsidRDefault="0097053A">
            <w:r w:rsidRPr="00E352EF">
              <w:rPr>
                <w:rFonts w:ascii="Calibri" w:eastAsia="Calibri" w:hAnsi="Calibri" w:cs="Calibri"/>
              </w:rPr>
              <w:t>Greece</w:t>
            </w:r>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0A5A99A" w14:textId="77777777" w:rsidR="005A2227" w:rsidRPr="00E352EF" w:rsidRDefault="0097053A">
            <w:r w:rsidRPr="00E352EF">
              <w:rPr>
                <w:rFonts w:ascii="Calibri" w:eastAsia="Calibri" w:hAnsi="Calibri" w:cs="Calibri"/>
              </w:rPr>
              <w:t>Total</w:t>
            </w:r>
          </w:p>
        </w:tc>
        <w:tc>
          <w:tcPr>
            <w:tcW w:w="198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E684274" w14:textId="77777777" w:rsidR="005A2227" w:rsidRPr="00E352EF" w:rsidRDefault="0097053A">
            <w:r w:rsidRPr="00E352EF">
              <w:rPr>
                <w:rFonts w:ascii="Calibri" w:eastAsia="Calibri" w:hAnsi="Calibri" w:cs="Calibri"/>
              </w:rPr>
              <w:t>1</w:t>
            </w:r>
          </w:p>
        </w:tc>
      </w:tr>
      <w:tr w:rsidR="005A2227" w:rsidRPr="00E352EF" w14:paraId="59541C7B" w14:textId="77777777" w:rsidTr="00C37921">
        <w:trPr>
          <w:trHeight w:val="259"/>
        </w:trPr>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3DCC587" w14:textId="77777777" w:rsidR="005A2227" w:rsidRPr="00E352EF" w:rsidRDefault="0097053A">
            <w:r w:rsidRPr="00E352EF">
              <w:rPr>
                <w:rFonts w:ascii="Calibri" w:eastAsia="Calibri" w:hAnsi="Calibri" w:cs="Calibri"/>
              </w:rPr>
              <w:t>2012</w:t>
            </w:r>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7929567" w14:textId="77777777" w:rsidR="005A2227" w:rsidRPr="00E352EF" w:rsidRDefault="0097053A">
            <w:r w:rsidRPr="00E352EF">
              <w:rPr>
                <w:rFonts w:ascii="Calibri" w:eastAsia="Calibri" w:hAnsi="Calibri" w:cs="Calibri"/>
              </w:rPr>
              <w:t>Spain</w:t>
            </w:r>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D7A3D39" w14:textId="77777777" w:rsidR="005A2227" w:rsidRPr="00E352EF" w:rsidRDefault="0097053A">
            <w:r w:rsidRPr="00E352EF">
              <w:rPr>
                <w:rFonts w:ascii="Calibri" w:eastAsia="Calibri" w:hAnsi="Calibri" w:cs="Calibri"/>
              </w:rPr>
              <w:t>Total</w:t>
            </w:r>
          </w:p>
        </w:tc>
        <w:tc>
          <w:tcPr>
            <w:tcW w:w="198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58BA561" w14:textId="77777777" w:rsidR="005A2227" w:rsidRPr="00E352EF" w:rsidRDefault="0097053A">
            <w:r w:rsidRPr="00E352EF">
              <w:rPr>
                <w:rFonts w:ascii="Calibri" w:eastAsia="Calibri" w:hAnsi="Calibri" w:cs="Calibri"/>
              </w:rPr>
              <w:t>4</w:t>
            </w:r>
          </w:p>
        </w:tc>
      </w:tr>
      <w:tr w:rsidR="005A2227" w:rsidRPr="00E352EF" w14:paraId="5F5E8EF1" w14:textId="77777777" w:rsidTr="00C37921">
        <w:trPr>
          <w:trHeight w:val="259"/>
        </w:trPr>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AD574E7" w14:textId="77777777" w:rsidR="005A2227" w:rsidRPr="00E352EF" w:rsidRDefault="0097053A">
            <w:r w:rsidRPr="00E352EF">
              <w:rPr>
                <w:rFonts w:ascii="Calibri" w:eastAsia="Calibri" w:hAnsi="Calibri" w:cs="Calibri"/>
              </w:rPr>
              <w:t>2012</w:t>
            </w:r>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9F269B5" w14:textId="77777777" w:rsidR="005A2227" w:rsidRPr="00E352EF" w:rsidRDefault="0097053A">
            <w:r w:rsidRPr="00E352EF">
              <w:rPr>
                <w:rFonts w:ascii="Calibri" w:eastAsia="Calibri" w:hAnsi="Calibri" w:cs="Calibri"/>
              </w:rPr>
              <w:t>Greece</w:t>
            </w:r>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3CE098A" w14:textId="77777777" w:rsidR="005A2227" w:rsidRPr="00E352EF" w:rsidRDefault="0097053A">
            <w:r w:rsidRPr="00E352EF">
              <w:rPr>
                <w:rFonts w:ascii="Calibri" w:eastAsia="Calibri" w:hAnsi="Calibri" w:cs="Calibri"/>
              </w:rPr>
              <w:t>Y15-24</w:t>
            </w:r>
          </w:p>
        </w:tc>
        <w:tc>
          <w:tcPr>
            <w:tcW w:w="198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250C33B" w14:textId="77777777" w:rsidR="005A2227" w:rsidRPr="00E352EF" w:rsidRDefault="0097053A">
            <w:r w:rsidRPr="00E352EF">
              <w:rPr>
                <w:rFonts w:ascii="Calibri" w:eastAsia="Calibri" w:hAnsi="Calibri" w:cs="Calibri"/>
              </w:rPr>
              <w:t>0.5</w:t>
            </w:r>
          </w:p>
        </w:tc>
      </w:tr>
    </w:tbl>
    <w:p w14:paraId="499E8B97" w14:textId="77777777" w:rsidR="005A2227" w:rsidRPr="00E352EF" w:rsidRDefault="005A2227"/>
    <w:p w14:paraId="625E0A1A" w14:textId="77777777" w:rsidR="005A2227" w:rsidRPr="00E352EF" w:rsidRDefault="005A2227"/>
    <w:p w14:paraId="4CB67703" w14:textId="77777777" w:rsidR="005A2227" w:rsidRPr="00E352EF" w:rsidRDefault="0097053A" w:rsidP="00F17962">
      <w:pPr>
        <w:pStyle w:val="Stile3"/>
        <w:rPr>
          <w:lang w:val="en-GB"/>
        </w:rPr>
      </w:pPr>
      <w:bookmarkStart w:id="372" w:name="_Toc462659657"/>
      <w:bookmarkStart w:id="373" w:name="_Toc463805745"/>
      <w:bookmarkStart w:id="374" w:name="_Toc464487922"/>
      <w:r w:rsidRPr="00E352EF">
        <w:rPr>
          <w:lang w:val="en-GB"/>
        </w:rPr>
        <w:t>round/ceil/floor</w:t>
      </w:r>
      <w:bookmarkEnd w:id="372"/>
      <w:bookmarkEnd w:id="373"/>
      <w:bookmarkEnd w:id="374"/>
    </w:p>
    <w:p w14:paraId="0F0099B1" w14:textId="77777777" w:rsidR="005A2227" w:rsidRPr="00E352EF" w:rsidRDefault="0097053A" w:rsidP="00F17962">
      <w:pPr>
        <w:rPr>
          <w:rFonts w:ascii="Cambria" w:hAnsi="Cambria"/>
        </w:rPr>
      </w:pPr>
      <w:r w:rsidRPr="00E352EF">
        <w:rPr>
          <w:rFonts w:ascii="Cambria" w:eastAsia="Calibri" w:hAnsi="Cambria" w:cs="Calibri"/>
          <w:i/>
          <w:color w:val="5B9BD5"/>
        </w:rPr>
        <w:t>Semantics</w:t>
      </w:r>
    </w:p>
    <w:p w14:paraId="2514C87C" w14:textId="77777777" w:rsidR="005A2227" w:rsidRPr="00E352EF" w:rsidRDefault="0097053A" w:rsidP="00F17962">
      <w:pPr>
        <w:rPr>
          <w:rFonts w:ascii="Cambria" w:hAnsi="Cambria"/>
        </w:rPr>
      </w:pPr>
      <w:r w:rsidRPr="00E352EF">
        <w:rPr>
          <w:rFonts w:ascii="Cambria" w:eastAsia="Calibri" w:hAnsi="Cambria" w:cs="Calibri"/>
        </w:rPr>
        <w:t xml:space="preserve">The operators </w:t>
      </w:r>
      <w:r w:rsidRPr="00E352EF">
        <w:rPr>
          <w:rFonts w:ascii="Cambria" w:eastAsia="Calibri" w:hAnsi="Cambria" w:cs="Calibri"/>
          <w:b/>
        </w:rPr>
        <w:t>round</w:t>
      </w:r>
      <w:r w:rsidRPr="00E352EF">
        <w:rPr>
          <w:rFonts w:ascii="Cambria" w:eastAsia="Calibri" w:hAnsi="Cambria" w:cs="Calibri"/>
        </w:rPr>
        <w:t>/</w:t>
      </w:r>
      <w:r w:rsidRPr="00E352EF">
        <w:rPr>
          <w:rFonts w:ascii="Cambria" w:eastAsia="Calibri" w:hAnsi="Cambria" w:cs="Calibri"/>
          <w:b/>
        </w:rPr>
        <w:t>ceil</w:t>
      </w:r>
      <w:r w:rsidRPr="00E352EF">
        <w:rPr>
          <w:rFonts w:ascii="Cambria" w:eastAsia="Calibri" w:hAnsi="Cambria" w:cs="Calibri"/>
        </w:rPr>
        <w:t>/</w:t>
      </w:r>
      <w:r w:rsidRPr="00E352EF">
        <w:rPr>
          <w:rFonts w:ascii="Cambria" w:eastAsia="Calibri" w:hAnsi="Cambria" w:cs="Calibri"/>
          <w:b/>
        </w:rPr>
        <w:t>floor</w:t>
      </w:r>
      <w:r w:rsidRPr="00E352EF">
        <w:rPr>
          <w:rFonts w:ascii="Cambria" w:eastAsia="Calibri" w:hAnsi="Cambria" w:cs="Calibri"/>
        </w:rPr>
        <w:t xml:space="preserve"> round a number.</w:t>
      </w:r>
    </w:p>
    <w:p w14:paraId="295C04D4" w14:textId="77777777" w:rsidR="00F17962" w:rsidRPr="00E352EF" w:rsidRDefault="00F17962" w:rsidP="00F17962">
      <w:pPr>
        <w:rPr>
          <w:rFonts w:ascii="Cambria" w:eastAsia="Calibri" w:hAnsi="Cambria" w:cs="Calibri"/>
          <w:i/>
          <w:color w:val="5B9BD5"/>
        </w:rPr>
      </w:pPr>
    </w:p>
    <w:p w14:paraId="4A32134E"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7E1B6C73" w14:textId="77777777" w:rsidR="005A2227" w:rsidRPr="00E352EF" w:rsidRDefault="0097053A" w:rsidP="00F17962">
      <w:pPr>
        <w:rPr>
          <w:rFonts w:ascii="Cambria" w:hAnsi="Cambria"/>
        </w:rPr>
      </w:pPr>
      <w:r w:rsidRPr="00E352EF">
        <w:rPr>
          <w:rFonts w:ascii="Cambria" w:eastAsia="Calibri" w:hAnsi="Cambria" w:cs="Calibri"/>
        </w:rPr>
        <w:t>[</w:t>
      </w:r>
      <w:r w:rsidRPr="00E352EF">
        <w:rPr>
          <w:rFonts w:ascii="Cambria" w:eastAsia="Calibri" w:hAnsi="Cambria" w:cs="Calibri"/>
          <w:b/>
        </w:rPr>
        <w:t>round(</w:t>
      </w:r>
      <w:r w:rsidRPr="00E352EF">
        <w:rPr>
          <w:rFonts w:ascii="Cambria" w:eastAsia="Calibri" w:hAnsi="Cambria" w:cs="Calibri"/>
          <w:i/>
        </w:rPr>
        <w:t>ds</w:t>
      </w:r>
      <w:r w:rsidRPr="00E352EF">
        <w:rPr>
          <w:rFonts w:ascii="Cambria" w:eastAsia="Calibri" w:hAnsi="Cambria" w:cs="Calibri"/>
        </w:rPr>
        <w:t xml:space="preserve">, </w:t>
      </w:r>
      <w:r w:rsidRPr="00E352EF">
        <w:rPr>
          <w:rFonts w:ascii="Cambria" w:eastAsia="Calibri" w:hAnsi="Cambria" w:cs="Calibri"/>
          <w:i/>
        </w:rPr>
        <w:t>decimals</w:t>
      </w:r>
      <w:r w:rsidRPr="00E352EF">
        <w:rPr>
          <w:rFonts w:ascii="Cambria" w:eastAsia="Calibri" w:hAnsi="Cambria" w:cs="Calibri"/>
          <w:b/>
        </w:rPr>
        <w:t xml:space="preserve">) </w:t>
      </w:r>
      <w:r w:rsidRPr="00E352EF">
        <w:rPr>
          <w:rFonts w:ascii="Cambria" w:eastAsia="Calibri" w:hAnsi="Cambria" w:cs="Calibri"/>
        </w:rPr>
        <w:t xml:space="preserve">| </w:t>
      </w:r>
      <w:r w:rsidRPr="00E352EF">
        <w:rPr>
          <w:rFonts w:ascii="Cambria" w:eastAsia="Calibri" w:hAnsi="Cambria" w:cs="Calibri"/>
          <w:b/>
        </w:rPr>
        <w:t>ceil(</w:t>
      </w:r>
      <w:r w:rsidRPr="00E352EF">
        <w:rPr>
          <w:rFonts w:ascii="Cambria" w:eastAsia="Calibri" w:hAnsi="Cambria" w:cs="Calibri"/>
          <w:i/>
        </w:rPr>
        <w:t>ds</w:t>
      </w:r>
      <w:r w:rsidRPr="00E352EF">
        <w:rPr>
          <w:rFonts w:ascii="Cambria" w:eastAsia="Calibri" w:hAnsi="Cambria" w:cs="Calibri"/>
          <w:b/>
        </w:rPr>
        <w:t xml:space="preserve">) </w:t>
      </w:r>
      <w:r w:rsidRPr="00E352EF">
        <w:rPr>
          <w:rFonts w:ascii="Cambria" w:eastAsia="Calibri" w:hAnsi="Cambria" w:cs="Calibri"/>
        </w:rPr>
        <w:t xml:space="preserve">| </w:t>
      </w:r>
      <w:r w:rsidRPr="00E352EF">
        <w:rPr>
          <w:rFonts w:ascii="Cambria" w:eastAsia="Calibri" w:hAnsi="Cambria" w:cs="Calibri"/>
          <w:b/>
        </w:rPr>
        <w:t>floor(</w:t>
      </w:r>
      <w:r w:rsidRPr="00E352EF">
        <w:rPr>
          <w:rFonts w:ascii="Cambria" w:eastAsia="Calibri" w:hAnsi="Cambria" w:cs="Calibri"/>
          <w:i/>
        </w:rPr>
        <w:t>ds</w:t>
      </w:r>
      <w:r w:rsidRPr="00E352EF">
        <w:rPr>
          <w:rFonts w:ascii="Cambria" w:eastAsia="Calibri" w:hAnsi="Cambria" w:cs="Calibri"/>
          <w:b/>
        </w:rPr>
        <w:t>)</w:t>
      </w:r>
      <w:r w:rsidRPr="00E352EF">
        <w:rPr>
          <w:rFonts w:ascii="Cambria" w:eastAsia="Calibri" w:hAnsi="Cambria" w:cs="Calibri"/>
        </w:rPr>
        <w:t>]</w:t>
      </w:r>
    </w:p>
    <w:p w14:paraId="7D1C852A" w14:textId="77777777" w:rsidR="00F17962" w:rsidRPr="00E352EF" w:rsidRDefault="00F17962" w:rsidP="00F17962">
      <w:pPr>
        <w:rPr>
          <w:rFonts w:ascii="Cambria" w:eastAsia="Calibri" w:hAnsi="Cambria" w:cs="Calibri"/>
          <w:i/>
          <w:color w:val="5B9BD5"/>
        </w:rPr>
      </w:pPr>
    </w:p>
    <w:p w14:paraId="4A2D932B"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Parameters</w:t>
      </w:r>
      <w:r w:rsidRPr="00E352EF">
        <w:rPr>
          <w:rFonts w:ascii="Cambria" w:eastAsia="Calibri" w:hAnsi="Cambria" w:cs="Calibri"/>
          <w:i/>
          <w:color w:val="5B9BD5"/>
        </w:rPr>
        <w:tab/>
      </w:r>
    </w:p>
    <w:p w14:paraId="5173BCA6" w14:textId="77777777" w:rsidR="005A2227" w:rsidRPr="00E352EF" w:rsidRDefault="00F17962" w:rsidP="00F17962">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i/>
        </w:rPr>
        <w:t xml:space="preserve"> </w:t>
      </w:r>
      <w:r w:rsidR="0097053A" w:rsidRPr="00E352EF">
        <w:rPr>
          <w:rFonts w:ascii="Cambria" w:eastAsia="Calibri" w:hAnsi="Cambria" w:cs="Calibri"/>
        </w:rPr>
        <w:t>: [dataset {identifier &lt;IDENT&gt; as scalar-type}+ {measure &lt;IDENT&gt; as number}+</w:t>
      </w:r>
    </w:p>
    <w:p w14:paraId="601918F3" w14:textId="77777777" w:rsidR="005A2227" w:rsidRPr="00E352EF" w:rsidRDefault="0097053A" w:rsidP="00F17962">
      <w:pPr>
        <w:ind w:firstLine="706"/>
        <w:rPr>
          <w:rFonts w:ascii="Cambria" w:hAnsi="Cambria"/>
        </w:rPr>
      </w:pPr>
      <w:r w:rsidRPr="00E352EF">
        <w:rPr>
          <w:rFonts w:ascii="Cambria" w:eastAsia="Calibri" w:hAnsi="Cambria" w:cs="Calibri"/>
        </w:rPr>
        <w:t xml:space="preserve">    {attribute &lt;IDENT&gt; as scalar-type}*|number]</w:t>
      </w:r>
    </w:p>
    <w:p w14:paraId="3DDF0AA7" w14:textId="77777777" w:rsidR="005A2227" w:rsidRPr="00E352EF" w:rsidRDefault="00DC675D" w:rsidP="00F17962">
      <w:pPr>
        <w:rPr>
          <w:rFonts w:ascii="Cambria" w:hAnsi="Cambria"/>
        </w:rPr>
      </w:pPr>
      <w:r w:rsidRPr="00E352EF">
        <w:rPr>
          <w:rFonts w:ascii="Cambria" w:eastAsia="Calibri" w:hAnsi="Cambria" w:cs="Calibri"/>
          <w:i/>
        </w:rPr>
        <w:t>d</w:t>
      </w:r>
      <w:r w:rsidR="0097053A" w:rsidRPr="00E352EF">
        <w:rPr>
          <w:rFonts w:ascii="Cambria" w:eastAsia="Calibri" w:hAnsi="Cambria" w:cs="Calibri"/>
          <w:i/>
        </w:rPr>
        <w:t>ecimals</w:t>
      </w:r>
      <w:r w:rsidR="00F17962" w:rsidRPr="00E352EF">
        <w:rPr>
          <w:rFonts w:ascii="Cambria" w:eastAsia="Calibri" w:hAnsi="Cambria" w:cs="Calibri"/>
        </w:rPr>
        <w:t xml:space="preserve"> </w:t>
      </w:r>
      <w:r w:rsidR="00F17962" w:rsidRPr="00E352EF">
        <w:rPr>
          <w:rFonts w:ascii="Cambria" w:hAnsi="Cambria"/>
        </w:rPr>
        <w:t xml:space="preserve">: </w:t>
      </w:r>
      <w:r w:rsidR="0097053A" w:rsidRPr="00E352EF">
        <w:rPr>
          <w:rFonts w:ascii="Cambria" w:eastAsia="Calibri" w:hAnsi="Cambria" w:cs="Calibri"/>
        </w:rPr>
        <w:t xml:space="preserve"> int</w:t>
      </w:r>
      <w:r w:rsidR="00F17962" w:rsidRPr="00E352EF">
        <w:rPr>
          <w:rFonts w:ascii="Cambria" w:eastAsia="Calibri" w:hAnsi="Cambria" w:cs="Calibri"/>
        </w:rPr>
        <w:t>eger</w:t>
      </w:r>
    </w:p>
    <w:p w14:paraId="30A8837B" w14:textId="77777777" w:rsidR="005A2227" w:rsidRPr="00E352EF" w:rsidRDefault="0097053A" w:rsidP="008A7573">
      <w:pPr>
        <w:numPr>
          <w:ilvl w:val="0"/>
          <w:numId w:val="20"/>
        </w:numPr>
        <w:ind w:left="360"/>
        <w:rPr>
          <w:rFonts w:ascii="Cambria" w:hAnsi="Cambria"/>
        </w:rPr>
      </w:pPr>
      <w:r w:rsidRPr="00E352EF">
        <w:rPr>
          <w:rFonts w:ascii="Cambria" w:eastAsia="Calibri" w:hAnsi="Cambria" w:cs="Calibri"/>
          <w:i/>
        </w:rPr>
        <w:t xml:space="preserve">ds – </w:t>
      </w:r>
      <w:r w:rsidRPr="00E352EF">
        <w:rPr>
          <w:rFonts w:ascii="Cambria" w:eastAsia="Calibri" w:hAnsi="Cambria" w:cs="Calibri"/>
        </w:rPr>
        <w:t xml:space="preserve">is the input scalar number or the input </w:t>
      </w:r>
      <w:r w:rsidR="00F4601C" w:rsidRPr="00E352EF">
        <w:t>Dataset</w:t>
      </w:r>
      <w:r w:rsidRPr="00E352EF">
        <w:rPr>
          <w:rFonts w:ascii="Cambria" w:eastAsia="Calibri" w:hAnsi="Cambria" w:cs="Calibri"/>
        </w:rPr>
        <w:t>.</w:t>
      </w:r>
    </w:p>
    <w:p w14:paraId="4BC8E537" w14:textId="77777777" w:rsidR="005A2227" w:rsidRPr="00E352EF" w:rsidRDefault="0097053A" w:rsidP="008A7573">
      <w:pPr>
        <w:numPr>
          <w:ilvl w:val="0"/>
          <w:numId w:val="20"/>
        </w:numPr>
        <w:ind w:left="360"/>
        <w:rPr>
          <w:rFonts w:ascii="Cambria" w:hAnsi="Cambria"/>
        </w:rPr>
      </w:pPr>
      <w:r w:rsidRPr="00E352EF">
        <w:rPr>
          <w:rFonts w:ascii="Cambria" w:eastAsia="Calibri" w:hAnsi="Cambria" w:cs="Calibri"/>
          <w:i/>
        </w:rPr>
        <w:t xml:space="preserve">decimals – </w:t>
      </w:r>
      <w:r w:rsidRPr="00E352EF">
        <w:rPr>
          <w:rFonts w:ascii="Cambria" w:eastAsia="Calibri" w:hAnsi="Cambria" w:cs="Calibri"/>
        </w:rPr>
        <w:t>the decimal position to round to.</w:t>
      </w:r>
    </w:p>
    <w:p w14:paraId="750E5F85" w14:textId="77777777" w:rsidR="00F17962" w:rsidRPr="00E352EF" w:rsidRDefault="00F17962" w:rsidP="00F17962">
      <w:pPr>
        <w:rPr>
          <w:rFonts w:ascii="Cambria" w:eastAsia="Calibri" w:hAnsi="Cambria" w:cs="Calibri"/>
          <w:i/>
          <w:color w:val="5B9BD5"/>
        </w:rPr>
      </w:pPr>
    </w:p>
    <w:p w14:paraId="43736AC6"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Constraints</w:t>
      </w:r>
    </w:p>
    <w:p w14:paraId="3DD418B4" w14:textId="77777777" w:rsidR="005A2227" w:rsidRPr="00E352EF" w:rsidRDefault="0097053A" w:rsidP="00F17962">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it must be a </w:t>
      </w:r>
      <w:r w:rsidRPr="00E352EF">
        <w:rPr>
          <w:rFonts w:ascii="Cambria" w:hAnsi="Cambria"/>
          <w:b/>
        </w:rPr>
        <w:t xml:space="preserve">numeric </w:t>
      </w:r>
      <w:r w:rsidRPr="00E352EF">
        <w:rPr>
          <w:rFonts w:ascii="Cambria" w:hAnsi="Cambria"/>
        </w:rPr>
        <w:t>data type.</w:t>
      </w:r>
    </w:p>
    <w:p w14:paraId="0CC48504" w14:textId="77777777" w:rsidR="005A2227" w:rsidRPr="00E352EF" w:rsidRDefault="0097053A" w:rsidP="00F17962">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F4601C" w:rsidRPr="00E352EF">
        <w:t>Dataset</w:t>
      </w:r>
      <w:r w:rsidRPr="00E352EF">
        <w:rPr>
          <w:rFonts w:ascii="Cambria" w:hAnsi="Cambria"/>
        </w:rPr>
        <w:t xml:space="preserve"> then it must have at least a measure of </w:t>
      </w:r>
      <w:r w:rsidRPr="00E352EF">
        <w:rPr>
          <w:rFonts w:ascii="Cambria" w:hAnsi="Cambria"/>
          <w:b/>
        </w:rPr>
        <w:t>numeric</w:t>
      </w:r>
      <w:r w:rsidRPr="00E352EF">
        <w:rPr>
          <w:rFonts w:ascii="Cambria" w:hAnsi="Cambria"/>
        </w:rPr>
        <w:t xml:space="preserve"> data type. </w:t>
      </w:r>
    </w:p>
    <w:p w14:paraId="6A2F92D6" w14:textId="77777777" w:rsidR="005A2227" w:rsidRPr="00E352EF" w:rsidRDefault="0097053A" w:rsidP="00F17962">
      <w:pPr>
        <w:rPr>
          <w:rFonts w:ascii="Cambria" w:hAnsi="Cambria"/>
        </w:rPr>
      </w:pPr>
      <w:r w:rsidRPr="00E352EF">
        <w:rPr>
          <w:rFonts w:ascii="Cambria" w:eastAsia="Calibri" w:hAnsi="Cambria" w:cs="Calibri"/>
          <w:i/>
        </w:rPr>
        <w:t xml:space="preserve">decimals </w:t>
      </w:r>
      <w:r w:rsidRPr="00E352EF">
        <w:rPr>
          <w:rFonts w:ascii="Cambria" w:eastAsia="Calibri" w:hAnsi="Cambria" w:cs="Calibri"/>
        </w:rPr>
        <w:t xml:space="preserve">– must be an </w:t>
      </w:r>
      <w:r w:rsidRPr="00E352EF">
        <w:rPr>
          <w:rFonts w:ascii="Cambria" w:eastAsia="Calibri" w:hAnsi="Cambria" w:cs="Calibri"/>
          <w:b/>
        </w:rPr>
        <w:t>integer</w:t>
      </w:r>
      <w:r w:rsidRPr="00E352EF">
        <w:rPr>
          <w:rFonts w:ascii="Cambria" w:eastAsia="Calibri" w:hAnsi="Cambria" w:cs="Calibri"/>
        </w:rPr>
        <w:t xml:space="preserve"> greater or equal than zero.</w:t>
      </w:r>
    </w:p>
    <w:p w14:paraId="3E211846" w14:textId="77777777" w:rsidR="00F17962" w:rsidRPr="00E352EF" w:rsidRDefault="00F17962" w:rsidP="00F17962">
      <w:pPr>
        <w:rPr>
          <w:rFonts w:ascii="Cambria" w:eastAsia="Calibri" w:hAnsi="Cambria" w:cs="Calibri"/>
          <w:i/>
          <w:color w:val="5B9BD5"/>
        </w:rPr>
      </w:pPr>
    </w:p>
    <w:p w14:paraId="16AD0AED"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Returns</w:t>
      </w:r>
    </w:p>
    <w:p w14:paraId="0788E33E" w14:textId="77777777" w:rsidR="005A2227" w:rsidRPr="00E352EF" w:rsidRDefault="0097053A" w:rsidP="00F17962">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w:t>
      </w:r>
      <w:r w:rsidR="00EA7AAE" w:rsidRPr="00E352EF">
        <w:rPr>
          <w:rFonts w:ascii="Cambria" w:hAnsi="Cambria"/>
        </w:rPr>
        <w:t xml:space="preserve">the </w:t>
      </w:r>
      <w:r w:rsidRPr="00E352EF">
        <w:rPr>
          <w:rFonts w:ascii="Cambria" w:hAnsi="Cambria"/>
        </w:rPr>
        <w:t>operators</w:t>
      </w:r>
      <w:r w:rsidRPr="00E352EF">
        <w:rPr>
          <w:rFonts w:ascii="Cambria" w:hAnsi="Cambria"/>
          <w:b/>
        </w:rPr>
        <w:t xml:space="preserve"> </w:t>
      </w:r>
      <w:r w:rsidRPr="00E352EF">
        <w:rPr>
          <w:rFonts w:ascii="Cambria" w:hAnsi="Cambria"/>
        </w:rPr>
        <w:t xml:space="preserve">return the </w:t>
      </w:r>
      <w:r w:rsidRPr="00E352EF">
        <w:rPr>
          <w:rFonts w:ascii="Cambria" w:eastAsia="Calibri" w:hAnsi="Cambria" w:cs="Calibri"/>
        </w:rPr>
        <w:t>input number rounded using round, ceil or floor operator.</w:t>
      </w:r>
    </w:p>
    <w:p w14:paraId="29827D65" w14:textId="77777777" w:rsidR="005A2227" w:rsidRPr="00E352EF" w:rsidRDefault="0097053A" w:rsidP="00F17962">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F4601C" w:rsidRPr="00E352EF">
        <w:t>Dataset</w:t>
      </w:r>
      <w:r w:rsidRPr="00E352EF">
        <w:rPr>
          <w:rFonts w:ascii="Cambria" w:hAnsi="Cambria"/>
        </w:rPr>
        <w:t xml:space="preserve"> and has N numeric measures then </w:t>
      </w:r>
      <w:r w:rsidR="00EA7AAE" w:rsidRPr="00E352EF">
        <w:rPr>
          <w:rFonts w:ascii="Cambria" w:hAnsi="Cambria"/>
        </w:rPr>
        <w:t xml:space="preserve">the </w:t>
      </w:r>
      <w:r w:rsidRPr="00E352EF">
        <w:rPr>
          <w:rFonts w:ascii="Cambria" w:hAnsi="Cambria"/>
        </w:rPr>
        <w:t xml:space="preserve">operators return a </w:t>
      </w:r>
      <w:r w:rsidR="00F4601C" w:rsidRPr="00E352EF">
        <w:t>Dataset</w:t>
      </w:r>
      <w:r w:rsidRPr="00E352EF">
        <w:rPr>
          <w:rFonts w:ascii="Cambria" w:hAnsi="Cambria"/>
        </w:rPr>
        <w:t xml:space="preserve"> having the </w:t>
      </w:r>
      <w:r w:rsidR="00CC6A4A" w:rsidRPr="00E352EF">
        <w:rPr>
          <w:rFonts w:ascii="Cambria" w:hAnsi="Cambria"/>
        </w:rPr>
        <w:t>Identifier C</w:t>
      </w:r>
      <w:r w:rsidR="00EA7AAE" w:rsidRPr="00E352EF">
        <w:rPr>
          <w:rFonts w:ascii="Cambria" w:hAnsi="Cambria"/>
        </w:rPr>
        <w:t xml:space="preserve">omponents </w:t>
      </w:r>
      <w:r w:rsidRPr="00E352EF">
        <w:rPr>
          <w:rFonts w:ascii="Cambria" w:hAnsi="Cambria"/>
        </w:rPr>
        <w:t xml:space="preserve">of </w:t>
      </w:r>
      <w:r w:rsidRPr="00E352EF">
        <w:rPr>
          <w:rFonts w:ascii="Cambria" w:hAnsi="Cambria"/>
          <w:i/>
        </w:rPr>
        <w:t>ds</w:t>
      </w:r>
      <w:r w:rsidRPr="00E352EF">
        <w:rPr>
          <w:rFonts w:ascii="Cambria" w:hAnsi="Cambria"/>
        </w:rPr>
        <w:t xml:space="preserve"> and N numeric measures </w:t>
      </w:r>
      <w:r w:rsidRPr="00E352EF">
        <w:rPr>
          <w:rFonts w:ascii="Cambria" w:eastAsia="Calibri" w:hAnsi="Cambria" w:cs="Calibri"/>
        </w:rPr>
        <w:t>rounded using round, ceil or floor operator.</w:t>
      </w:r>
    </w:p>
    <w:p w14:paraId="0E114431" w14:textId="77777777" w:rsidR="00F17962" w:rsidRPr="00E352EF" w:rsidRDefault="00F17962" w:rsidP="00F17962">
      <w:pPr>
        <w:rPr>
          <w:rFonts w:ascii="Cambria" w:eastAsia="Calibri" w:hAnsi="Cambria" w:cs="Calibri"/>
          <w:i/>
          <w:color w:val="5B9BD5"/>
        </w:rPr>
      </w:pPr>
    </w:p>
    <w:p w14:paraId="4771BDA1"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Semantic specification</w:t>
      </w:r>
    </w:p>
    <w:p w14:paraId="71849B4F" w14:textId="77777777" w:rsidR="005A2227" w:rsidRPr="00E352EF" w:rsidRDefault="0097053A" w:rsidP="00F17962">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round</w:t>
      </w:r>
      <w:r w:rsidR="00352BE4" w:rsidRPr="00E352EF">
        <w:rPr>
          <w:rFonts w:ascii="Cambria" w:eastAsia="Calibri" w:hAnsi="Cambria" w:cs="Calibri"/>
        </w:rPr>
        <w:t xml:space="preserve"> </w:t>
      </w:r>
      <w:r w:rsidRPr="00E352EF">
        <w:rPr>
          <w:rFonts w:ascii="Cambria" w:eastAsia="Calibri" w:hAnsi="Cambria" w:cs="Calibri"/>
        </w:rPr>
        <w:t>takes as input a number and a number of decimal digits and round</w:t>
      </w:r>
      <w:r w:rsidR="00352BE4" w:rsidRPr="00E352EF">
        <w:rPr>
          <w:rFonts w:ascii="Cambria" w:eastAsia="Calibri" w:hAnsi="Cambria" w:cs="Calibri"/>
        </w:rPr>
        <w:t>s</w:t>
      </w:r>
      <w:r w:rsidRPr="00E352EF">
        <w:rPr>
          <w:rFonts w:ascii="Cambria" w:eastAsia="Calibri" w:hAnsi="Cambria" w:cs="Calibri"/>
        </w:rPr>
        <w:t xml:space="preserve"> the </w:t>
      </w:r>
      <w:r w:rsidR="00352BE4" w:rsidRPr="00E352EF">
        <w:rPr>
          <w:rFonts w:ascii="Cambria" w:eastAsia="Calibri" w:hAnsi="Cambria" w:cs="Calibri"/>
        </w:rPr>
        <w:t xml:space="preserve">former </w:t>
      </w:r>
      <w:r w:rsidRPr="00E352EF">
        <w:rPr>
          <w:rFonts w:ascii="Cambria" w:eastAsia="Calibri" w:hAnsi="Cambria" w:cs="Calibri"/>
        </w:rPr>
        <w:t xml:space="preserve">number to the number of decimal digits specified by </w:t>
      </w:r>
      <w:r w:rsidR="00352BE4" w:rsidRPr="00E352EF">
        <w:rPr>
          <w:rFonts w:ascii="Cambria" w:eastAsia="Calibri" w:hAnsi="Cambria" w:cs="Calibri"/>
        </w:rPr>
        <w:t>the latter</w:t>
      </w:r>
      <w:r w:rsidRPr="00E352EF">
        <w:rPr>
          <w:rFonts w:ascii="Cambria" w:eastAsia="Calibri" w:hAnsi="Cambria" w:cs="Calibri"/>
          <w:i/>
        </w:rPr>
        <w:t xml:space="preserve">. </w:t>
      </w:r>
    </w:p>
    <w:p w14:paraId="07470D07" w14:textId="77777777" w:rsidR="005A2227" w:rsidRPr="00E352EF" w:rsidRDefault="00352BE4" w:rsidP="00F17962">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f</w:t>
      </w:r>
      <w:r w:rsidR="0097053A" w:rsidRPr="00E352EF">
        <w:rPr>
          <w:rFonts w:ascii="Cambria" w:eastAsia="Calibri" w:hAnsi="Cambria" w:cs="Calibri"/>
          <w:b/>
        </w:rPr>
        <w:t>loor</w:t>
      </w:r>
      <w:r w:rsidR="0097053A" w:rsidRPr="00E352EF">
        <w:rPr>
          <w:rFonts w:ascii="Cambria" w:eastAsia="Calibri" w:hAnsi="Cambria" w:cs="Calibri"/>
        </w:rPr>
        <w:t xml:space="preserve"> rounds to the largest previous integer, while </w:t>
      </w:r>
      <w:r w:rsidR="0097053A" w:rsidRPr="00A57B31">
        <w:rPr>
          <w:rFonts w:ascii="Cambria" w:eastAsia="Calibri" w:hAnsi="Cambria" w:cs="Calibri"/>
          <w:b/>
        </w:rPr>
        <w:t>ceil</w:t>
      </w:r>
      <w:r w:rsidR="0097053A" w:rsidRPr="00E352EF">
        <w:rPr>
          <w:rFonts w:ascii="Cambria" w:eastAsia="Calibri" w:hAnsi="Cambria" w:cs="Calibri"/>
        </w:rPr>
        <w:t xml:space="preserve"> rounds to the smallest greater integer.</w:t>
      </w:r>
    </w:p>
    <w:p w14:paraId="4BCB8B9A" w14:textId="77777777" w:rsidR="00F17962" w:rsidRPr="00E352EF" w:rsidRDefault="00F17962" w:rsidP="00F17962">
      <w:pPr>
        <w:rPr>
          <w:rFonts w:ascii="Cambria" w:eastAsia="Calibri" w:hAnsi="Cambria" w:cs="Calibri"/>
          <w:i/>
          <w:color w:val="5B9BD5"/>
        </w:rPr>
      </w:pPr>
    </w:p>
    <w:p w14:paraId="5AB7666A" w14:textId="77777777" w:rsidR="00EA6708" w:rsidRPr="00E352EF" w:rsidRDefault="00EA6708" w:rsidP="00F17962">
      <w:pPr>
        <w:rPr>
          <w:rFonts w:ascii="Cambria" w:eastAsia="Calibri" w:hAnsi="Cambria" w:cs="Calibri"/>
          <w:i/>
          <w:color w:val="5B9BD5"/>
        </w:rPr>
      </w:pPr>
      <w:r w:rsidRPr="00E352EF">
        <w:rPr>
          <w:rFonts w:ascii="Cambria" w:eastAsia="Calibri" w:hAnsi="Cambria" w:cs="Calibri"/>
          <w:i/>
          <w:color w:val="5B9BD5"/>
        </w:rPr>
        <w:t>Examples</w:t>
      </w:r>
    </w:p>
    <w:p w14:paraId="48E0D7AF" w14:textId="77777777" w:rsidR="005A2227" w:rsidRPr="00E352EF" w:rsidRDefault="0091250B" w:rsidP="00F17962">
      <w:pPr>
        <w:rPr>
          <w:rFonts w:ascii="Cambria" w:eastAsia="Calibri" w:hAnsi="Cambria" w:cs="Calibri"/>
        </w:rPr>
      </w:pPr>
      <w:r w:rsidRPr="00E352EF">
        <w:rPr>
          <w:rFonts w:ascii="Cambria" w:eastAsia="Calibri" w:hAnsi="Cambria" w:cs="Calibri"/>
        </w:rPr>
        <w:t>O</w:t>
      </w:r>
      <w:r w:rsidR="0097053A" w:rsidRPr="00E352EF">
        <w:rPr>
          <w:rFonts w:ascii="Cambria" w:eastAsia="Calibri" w:hAnsi="Cambria" w:cs="Calibri"/>
        </w:rPr>
        <w:t>n scalar</w:t>
      </w:r>
    </w:p>
    <w:p w14:paraId="74BF32FB" w14:textId="77777777" w:rsidR="005A2227" w:rsidRPr="00E352EF" w:rsidRDefault="00EA6708" w:rsidP="00EA6708">
      <w:r w:rsidRPr="00E352EF">
        <w:rPr>
          <w:rFonts w:ascii="Cambria" w:eastAsia="Calibri" w:hAnsi="Cambria" w:cs="Calibri"/>
        </w:rPr>
        <w:lastRenderedPageBreak/>
        <w:t>1)</w:t>
      </w:r>
      <w:r w:rsidRPr="00E352EF">
        <w:rPr>
          <w:rFonts w:eastAsia="Calibri" w:cs="Calibri"/>
        </w:rPr>
        <w:t xml:space="preserve"> </w:t>
      </w:r>
      <w:r w:rsidR="0091250B" w:rsidRPr="00E352EF">
        <w:rPr>
          <w:rFonts w:eastAsia="Calibri" w:cs="Calibri"/>
        </w:rPr>
        <w:t xml:space="preserve">If </w:t>
      </w:r>
      <w:r w:rsidR="0097053A" w:rsidRPr="00E352EF">
        <w:rPr>
          <w:rFonts w:eastAsia="Calibri" w:cs="Calibri"/>
        </w:rPr>
        <w:t xml:space="preserve"> P = 3.14159</w:t>
      </w:r>
    </w:p>
    <w:p w14:paraId="6613C24A" w14:textId="77777777" w:rsidR="005A2227" w:rsidRPr="00E352EF" w:rsidRDefault="0097053A" w:rsidP="00F17962">
      <w:pPr>
        <w:ind w:left="720"/>
        <w:rPr>
          <w:rFonts w:ascii="Cambria" w:hAnsi="Cambria"/>
        </w:rPr>
      </w:pPr>
      <w:r w:rsidRPr="00E352EF">
        <w:rPr>
          <w:rFonts w:ascii="Cambria" w:eastAsia="Calibri" w:hAnsi="Cambria" w:cs="Calibri"/>
        </w:rPr>
        <w:t xml:space="preserve">A := </w:t>
      </w:r>
      <w:r w:rsidRPr="00E352EF">
        <w:rPr>
          <w:rFonts w:ascii="Cambria" w:eastAsia="Calibri" w:hAnsi="Cambria" w:cs="Calibri"/>
          <w:b/>
        </w:rPr>
        <w:t>round(</w:t>
      </w:r>
      <w:r w:rsidRPr="00E352EF">
        <w:rPr>
          <w:rFonts w:ascii="Cambria" w:eastAsia="Calibri" w:hAnsi="Cambria" w:cs="Calibri"/>
        </w:rPr>
        <w:t>P, 2</w:t>
      </w:r>
      <w:r w:rsidRPr="00E352EF">
        <w:rPr>
          <w:rFonts w:ascii="Cambria" w:eastAsia="Calibri" w:hAnsi="Cambria" w:cs="Calibri"/>
          <w:b/>
        </w:rPr>
        <w:t>)</w:t>
      </w:r>
      <w:r w:rsidRPr="00E352EF">
        <w:rPr>
          <w:rFonts w:ascii="Cambria" w:eastAsia="Calibri" w:hAnsi="Cambria" w:cs="Calibri"/>
        </w:rPr>
        <w:t xml:space="preserve">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A = 3.14</w:t>
      </w:r>
    </w:p>
    <w:p w14:paraId="1F117B82" w14:textId="77777777" w:rsidR="005A2227" w:rsidRPr="00E352EF" w:rsidRDefault="0097053A" w:rsidP="00F17962">
      <w:pPr>
        <w:ind w:left="720"/>
        <w:rPr>
          <w:rFonts w:ascii="Cambria" w:hAnsi="Cambria"/>
        </w:rPr>
      </w:pPr>
      <w:r w:rsidRPr="00E352EF">
        <w:rPr>
          <w:rFonts w:ascii="Cambria" w:eastAsia="Calibri" w:hAnsi="Cambria" w:cs="Calibri"/>
        </w:rPr>
        <w:t xml:space="preserve">B := </w:t>
      </w:r>
      <w:r w:rsidRPr="00E352EF">
        <w:rPr>
          <w:rFonts w:ascii="Cambria" w:eastAsia="Calibri" w:hAnsi="Cambria" w:cs="Calibri"/>
          <w:b/>
        </w:rPr>
        <w:t>round(</w:t>
      </w:r>
      <w:r w:rsidRPr="00E352EF">
        <w:rPr>
          <w:rFonts w:ascii="Cambria" w:eastAsia="Calibri" w:hAnsi="Cambria" w:cs="Calibri"/>
        </w:rPr>
        <w:t>P, 4</w:t>
      </w:r>
      <w:r w:rsidRPr="00E352EF">
        <w:rPr>
          <w:rFonts w:ascii="Cambria" w:eastAsia="Calibri" w:hAnsi="Cambria" w:cs="Calibri"/>
          <w:b/>
        </w:rPr>
        <w:t>)</w:t>
      </w:r>
      <w:r w:rsidRPr="00E352EF">
        <w:rPr>
          <w:rFonts w:ascii="Cambria" w:eastAsia="Calibri" w:hAnsi="Cambria" w:cs="Calibri"/>
        </w:rPr>
        <w:t xml:space="preserve">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B = 3.1416</w:t>
      </w:r>
    </w:p>
    <w:p w14:paraId="7CBBEFE8" w14:textId="77777777" w:rsidR="005A2227" w:rsidRPr="00E352EF" w:rsidRDefault="0097053A" w:rsidP="00F17962">
      <w:pPr>
        <w:ind w:left="720"/>
        <w:rPr>
          <w:rFonts w:ascii="Cambria" w:hAnsi="Cambria"/>
        </w:rPr>
      </w:pPr>
      <w:r w:rsidRPr="00E352EF">
        <w:rPr>
          <w:rFonts w:ascii="Cambria" w:eastAsia="Calibri" w:hAnsi="Cambria" w:cs="Calibri"/>
        </w:rPr>
        <w:t xml:space="preserve">C := </w:t>
      </w:r>
      <w:r w:rsidRPr="00E352EF">
        <w:rPr>
          <w:rFonts w:ascii="Cambria" w:eastAsia="Calibri" w:hAnsi="Cambria" w:cs="Calibri"/>
          <w:b/>
        </w:rPr>
        <w:t>floor</w:t>
      </w:r>
      <w:r w:rsidRPr="00E352EF">
        <w:rPr>
          <w:rFonts w:ascii="Cambria" w:eastAsia="Calibri" w:hAnsi="Cambria" w:cs="Calibri"/>
        </w:rPr>
        <w:t xml:space="preserve">(P)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C = 3</w:t>
      </w:r>
    </w:p>
    <w:p w14:paraId="50EF94A3" w14:textId="28D207A8" w:rsidR="005A2227" w:rsidRPr="00E352EF" w:rsidRDefault="0097053A" w:rsidP="00F17962">
      <w:pPr>
        <w:ind w:left="720"/>
        <w:rPr>
          <w:rFonts w:ascii="Cambria" w:hAnsi="Cambria"/>
        </w:rPr>
      </w:pPr>
      <w:r w:rsidRPr="00E352EF">
        <w:rPr>
          <w:rFonts w:ascii="Cambria" w:eastAsia="Calibri" w:hAnsi="Cambria" w:cs="Calibri"/>
        </w:rPr>
        <w:t xml:space="preserve">D := </w:t>
      </w:r>
      <w:del w:id="375" w:author="Laura Viignola" w:date="2017-05-10T17:51:00Z">
        <w:r w:rsidRPr="00E352EF" w:rsidDel="00A57B31">
          <w:rPr>
            <w:rFonts w:ascii="Cambria" w:eastAsia="Calibri" w:hAnsi="Cambria" w:cs="Calibri"/>
            <w:b/>
          </w:rPr>
          <w:delText>floor</w:delText>
        </w:r>
      </w:del>
      <w:ins w:id="376" w:author="Laura Viignola" w:date="2017-05-10T17:51:00Z">
        <w:r w:rsidR="00A57B31">
          <w:rPr>
            <w:rFonts w:ascii="Cambria" w:eastAsia="Calibri" w:hAnsi="Cambria" w:cs="Calibri"/>
            <w:b/>
          </w:rPr>
          <w:t>ceil</w:t>
        </w:r>
      </w:ins>
      <w:r w:rsidRPr="00E352EF">
        <w:rPr>
          <w:rFonts w:ascii="Cambria" w:eastAsia="Calibri" w:hAnsi="Cambria" w:cs="Calibri"/>
        </w:rPr>
        <w:t>(P)</w:t>
      </w:r>
      <w:r w:rsidRPr="00E352EF">
        <w:rPr>
          <w:rFonts w:ascii="Cambria" w:eastAsia="Calibri" w:hAnsi="Cambria" w:cs="Calibri"/>
          <w:b/>
        </w:rPr>
        <w:t xml:space="preserve"> </w:t>
      </w:r>
      <w:r w:rsidRPr="00E352EF">
        <w:rPr>
          <w:rFonts w:ascii="Cambria" w:eastAsia="Calibri" w:hAnsi="Cambria" w:cs="Calibri"/>
        </w:rPr>
        <w:t xml:space="preserve">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D = 4</w:t>
      </w:r>
    </w:p>
    <w:p w14:paraId="122606B6" w14:textId="77777777" w:rsidR="005A2227" w:rsidRPr="00E352EF" w:rsidRDefault="005A2227" w:rsidP="00F17962">
      <w:pPr>
        <w:rPr>
          <w:rFonts w:ascii="Cambria" w:hAnsi="Cambria"/>
        </w:rPr>
      </w:pPr>
    </w:p>
    <w:p w14:paraId="57DC3142" w14:textId="77777777" w:rsidR="005A2227" w:rsidRPr="00E352EF" w:rsidRDefault="0091250B" w:rsidP="00F17962">
      <w:r w:rsidRPr="00E352EF">
        <w:rPr>
          <w:rFonts w:ascii="Cambria" w:eastAsia="Calibri" w:hAnsi="Cambria" w:cs="Calibri"/>
        </w:rPr>
        <w:t>O</w:t>
      </w:r>
      <w:r w:rsidR="0097053A" w:rsidRPr="00E352EF">
        <w:rPr>
          <w:rFonts w:ascii="Cambria" w:eastAsia="Calibri" w:hAnsi="Cambria" w:cs="Calibri"/>
        </w:rPr>
        <w:t xml:space="preserve">n </w:t>
      </w:r>
      <w:r w:rsidR="00F4601C" w:rsidRPr="00E352EF">
        <w:t>Dataset</w:t>
      </w:r>
    </w:p>
    <w:p w14:paraId="355A9335" w14:textId="77777777" w:rsidR="005A2227" w:rsidRPr="00E352EF" w:rsidRDefault="005A2227" w:rsidP="00F17962">
      <w:pPr>
        <w:rPr>
          <w:rFonts w:ascii="Cambria" w:hAnsi="Cambria"/>
        </w:rPr>
      </w:pPr>
    </w:p>
    <w:tbl>
      <w:tblPr>
        <w:tblW w:w="915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232"/>
        <w:gridCol w:w="821"/>
        <w:gridCol w:w="1195"/>
        <w:gridCol w:w="749"/>
        <w:gridCol w:w="2462"/>
        <w:gridCol w:w="1699"/>
      </w:tblGrid>
      <w:tr w:rsidR="005A2227" w:rsidRPr="00E352EF" w14:paraId="78252BB9" w14:textId="77777777">
        <w:tc>
          <w:tcPr>
            <w:tcW w:w="2232"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ECE371C" w14:textId="77777777" w:rsidR="005A2227" w:rsidRPr="00E352EF" w:rsidRDefault="0097053A">
            <w:r w:rsidRPr="00E352EF">
              <w:rPr>
                <w:rFonts w:ascii="Calibri" w:eastAsia="Calibri" w:hAnsi="Calibri" w:cs="Calibri"/>
              </w:rPr>
              <w:t>unemployment</w:t>
            </w:r>
          </w:p>
        </w:tc>
      </w:tr>
      <w:tr w:rsidR="005A2227" w:rsidRPr="00E352EF" w14:paraId="0E1FAD1D" w14:textId="77777777">
        <w:tc>
          <w:tcPr>
            <w:tcW w:w="223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50B5078" w14:textId="77777777" w:rsidR="005A2227" w:rsidRPr="00E352EF" w:rsidRDefault="0097053A">
            <w:r w:rsidRPr="00E352EF">
              <w:rPr>
                <w:rFonts w:ascii="Calibri" w:eastAsia="Calibri" w:hAnsi="Calibri" w:cs="Calibri"/>
                <w:b/>
              </w:rPr>
              <w:t>AGE</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E1AD399" w14:textId="77777777" w:rsidR="005A2227" w:rsidRPr="00E352EF" w:rsidRDefault="0097053A">
            <w:r w:rsidRPr="00E352EF">
              <w:rPr>
                <w:rFonts w:ascii="Calibri" w:eastAsia="Calibri" w:hAnsi="Calibri" w:cs="Calibri"/>
                <w:b/>
              </w:rPr>
              <w:t>TIME</w:t>
            </w:r>
          </w:p>
        </w:tc>
        <w:tc>
          <w:tcPr>
            <w:tcW w:w="119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63483C7" w14:textId="77777777" w:rsidR="005A2227" w:rsidRPr="00E352EF" w:rsidRDefault="0097053A">
            <w:r w:rsidRPr="00E352EF">
              <w:rPr>
                <w:rFonts w:ascii="Calibri" w:eastAsia="Calibri" w:hAnsi="Calibri" w:cs="Calibri"/>
                <w:b/>
              </w:rPr>
              <w:t>GEO</w:t>
            </w:r>
          </w:p>
        </w:tc>
        <w:tc>
          <w:tcPr>
            <w:tcW w:w="74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7B0320C" w14:textId="77777777" w:rsidR="005A2227" w:rsidRPr="00E352EF" w:rsidRDefault="0097053A">
            <w:r w:rsidRPr="00E352EF">
              <w:rPr>
                <w:rFonts w:ascii="Calibri" w:eastAsia="Calibri" w:hAnsi="Calibri" w:cs="Calibri"/>
                <w:b/>
              </w:rPr>
              <w:t>SEX</w:t>
            </w:r>
          </w:p>
        </w:tc>
        <w:tc>
          <w:tcPr>
            <w:tcW w:w="246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D7CDE82" w14:textId="77777777" w:rsidR="005A2227" w:rsidRPr="00E352EF" w:rsidRDefault="0097053A">
            <w:r w:rsidRPr="00E352EF">
              <w:rPr>
                <w:rFonts w:ascii="Calibri" w:eastAsia="Calibri" w:hAnsi="Calibri" w:cs="Calibri"/>
                <w:b/>
              </w:rPr>
              <w:t>YOUTH_UNEMPLOYMENT</w:t>
            </w:r>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A710D7F" w14:textId="77777777" w:rsidR="005A2227" w:rsidRPr="00E352EF" w:rsidRDefault="0097053A">
            <w:r w:rsidRPr="00E352EF">
              <w:rPr>
                <w:rFonts w:ascii="Calibri" w:eastAsia="Calibri" w:hAnsi="Calibri" w:cs="Calibri"/>
                <w:b/>
              </w:rPr>
              <w:t>UNEMPLOYMENT</w:t>
            </w:r>
          </w:p>
        </w:tc>
      </w:tr>
      <w:tr w:rsidR="005A2227" w:rsidRPr="00E352EF" w14:paraId="043E551C" w14:textId="77777777">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40DB31" w14:textId="77777777" w:rsidR="005A2227" w:rsidRPr="00E352EF" w:rsidRDefault="0097053A">
            <w:r w:rsidRPr="00E352EF">
              <w:rPr>
                <w:rFonts w:ascii="Calibri" w:eastAsia="Calibri" w:hAnsi="Calibri" w:cs="Calibri"/>
              </w:rPr>
              <w:t>From 20 to 29 years</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25E6B5" w14:textId="77777777" w:rsidR="005A2227" w:rsidRPr="00E352EF" w:rsidRDefault="0097053A">
            <w:r w:rsidRPr="00E352EF">
              <w:rPr>
                <w:rFonts w:ascii="Calibri" w:eastAsia="Calibri" w:hAnsi="Calibri" w:cs="Calibri"/>
              </w:rPr>
              <w:t>2011</w:t>
            </w:r>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1063A0" w14:textId="77777777" w:rsidR="005A2227" w:rsidRPr="00E352EF" w:rsidRDefault="0097053A">
            <w:r w:rsidRPr="00E352EF">
              <w:rPr>
                <w:rFonts w:ascii="Calibri" w:eastAsia="Calibri" w:hAnsi="Calibri" w:cs="Calibri"/>
              </w:rPr>
              <w:t>Germany</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CAE1F7" w14:textId="77777777" w:rsidR="005A2227" w:rsidRPr="00E352EF" w:rsidRDefault="0097053A">
            <w:r w:rsidRPr="00E352EF">
              <w:rPr>
                <w:rFonts w:ascii="Calibri" w:eastAsia="Calibri" w:hAnsi="Calibri" w:cs="Calibri"/>
              </w:rPr>
              <w:t>Total</w:t>
            </w:r>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4BC6B4" w14:textId="77777777" w:rsidR="005A2227" w:rsidRPr="00E352EF" w:rsidRDefault="0097053A">
            <w:r w:rsidRPr="00E352EF">
              <w:rPr>
                <w:rFonts w:ascii="Calibri" w:eastAsia="Calibri" w:hAnsi="Calibri" w:cs="Calibri"/>
              </w:rPr>
              <w:t>7.5</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12B889" w14:textId="77777777" w:rsidR="005A2227" w:rsidRPr="00E352EF" w:rsidRDefault="0097053A">
            <w:r w:rsidRPr="00E352EF">
              <w:rPr>
                <w:rFonts w:ascii="Calibri" w:eastAsia="Calibri" w:hAnsi="Calibri" w:cs="Calibri"/>
              </w:rPr>
              <w:t>5.9</w:t>
            </w:r>
          </w:p>
        </w:tc>
      </w:tr>
      <w:tr w:rsidR="005A2227" w:rsidRPr="00E352EF" w14:paraId="4C4AF1FB" w14:textId="77777777">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53D7E1" w14:textId="77777777" w:rsidR="005A2227" w:rsidRPr="00E352EF" w:rsidRDefault="0097053A">
            <w:r w:rsidRPr="00E352EF">
              <w:rPr>
                <w:rFonts w:ascii="Calibri" w:eastAsia="Calibri" w:hAnsi="Calibri" w:cs="Calibri"/>
              </w:rPr>
              <w:t>From 20 to 29 years</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8DC23B" w14:textId="77777777" w:rsidR="005A2227" w:rsidRPr="00E352EF" w:rsidRDefault="0097053A">
            <w:r w:rsidRPr="00E352EF">
              <w:rPr>
                <w:rFonts w:ascii="Calibri" w:eastAsia="Calibri" w:hAnsi="Calibri" w:cs="Calibri"/>
              </w:rPr>
              <w:t>2012</w:t>
            </w:r>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613611" w14:textId="77777777" w:rsidR="005A2227" w:rsidRPr="00E352EF" w:rsidRDefault="0097053A">
            <w:r w:rsidRPr="00E352EF">
              <w:rPr>
                <w:rFonts w:ascii="Calibri" w:eastAsia="Calibri" w:hAnsi="Calibri" w:cs="Calibri"/>
              </w:rPr>
              <w:t>Germany</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63DB7B" w14:textId="77777777" w:rsidR="005A2227" w:rsidRPr="00E352EF" w:rsidRDefault="0097053A">
            <w:r w:rsidRPr="00E352EF">
              <w:rPr>
                <w:rFonts w:ascii="Calibri" w:eastAsia="Calibri" w:hAnsi="Calibri" w:cs="Calibri"/>
              </w:rPr>
              <w:t>Total</w:t>
            </w:r>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E7C518" w14:textId="77777777" w:rsidR="005A2227" w:rsidRPr="00E352EF" w:rsidRDefault="0097053A">
            <w:r w:rsidRPr="00E352EF">
              <w:rPr>
                <w:rFonts w:ascii="Calibri" w:eastAsia="Calibri" w:hAnsi="Calibri" w:cs="Calibri"/>
              </w:rPr>
              <w:t>7.1</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80E12A" w14:textId="77777777" w:rsidR="005A2227" w:rsidRPr="00E352EF" w:rsidRDefault="0097053A">
            <w:r w:rsidRPr="00E352EF">
              <w:rPr>
                <w:rFonts w:ascii="Calibri" w:eastAsia="Calibri" w:hAnsi="Calibri" w:cs="Calibri"/>
              </w:rPr>
              <w:t>5.5</w:t>
            </w:r>
          </w:p>
        </w:tc>
      </w:tr>
      <w:tr w:rsidR="005A2227" w:rsidRPr="00E352EF" w14:paraId="74F67B85" w14:textId="77777777">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320F56" w14:textId="77777777" w:rsidR="005A2227" w:rsidRPr="00E352EF" w:rsidRDefault="0097053A">
            <w:r w:rsidRPr="00E352EF">
              <w:rPr>
                <w:rFonts w:ascii="Calibri" w:eastAsia="Calibri" w:hAnsi="Calibri" w:cs="Calibri"/>
              </w:rPr>
              <w:t>From 20 to 29 years</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833854" w14:textId="77777777" w:rsidR="005A2227" w:rsidRPr="00E352EF" w:rsidRDefault="0097053A">
            <w:r w:rsidRPr="00E352EF">
              <w:rPr>
                <w:rFonts w:ascii="Calibri" w:eastAsia="Calibri" w:hAnsi="Calibri" w:cs="Calibri"/>
              </w:rPr>
              <w:t>2011</w:t>
            </w:r>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149927" w14:textId="77777777" w:rsidR="005A2227" w:rsidRPr="00E352EF" w:rsidRDefault="0097053A">
            <w:r w:rsidRPr="00E352EF">
              <w:rPr>
                <w:rFonts w:ascii="Calibri" w:eastAsia="Calibri" w:hAnsi="Calibri" w:cs="Calibri"/>
              </w:rPr>
              <w:t>Greece</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442E35" w14:textId="77777777" w:rsidR="005A2227" w:rsidRPr="00E352EF" w:rsidRDefault="0097053A">
            <w:r w:rsidRPr="00E352EF">
              <w:rPr>
                <w:rFonts w:ascii="Calibri" w:eastAsia="Calibri" w:hAnsi="Calibri" w:cs="Calibri"/>
              </w:rPr>
              <w:t>Total</w:t>
            </w:r>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AD7434" w14:textId="77777777" w:rsidR="005A2227" w:rsidRPr="00E352EF" w:rsidRDefault="0097053A">
            <w:r w:rsidRPr="00E352EF">
              <w:rPr>
                <w:rFonts w:ascii="Calibri" w:eastAsia="Calibri" w:hAnsi="Calibri" w:cs="Calibri"/>
              </w:rPr>
              <w:t>33.7</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4FDDA2" w14:textId="77777777" w:rsidR="005A2227" w:rsidRPr="00E352EF" w:rsidRDefault="0097053A">
            <w:r w:rsidRPr="00E352EF">
              <w:rPr>
                <w:rFonts w:ascii="Calibri" w:eastAsia="Calibri" w:hAnsi="Calibri" w:cs="Calibri"/>
              </w:rPr>
              <w:t>17.7</w:t>
            </w:r>
          </w:p>
        </w:tc>
      </w:tr>
      <w:tr w:rsidR="005A2227" w:rsidRPr="00E352EF" w14:paraId="7D6FDC07" w14:textId="77777777">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ED9E32" w14:textId="77777777" w:rsidR="005A2227" w:rsidRPr="00E352EF" w:rsidRDefault="0097053A">
            <w:r w:rsidRPr="00E352EF">
              <w:rPr>
                <w:rFonts w:ascii="Calibri" w:eastAsia="Calibri" w:hAnsi="Calibri" w:cs="Calibri"/>
              </w:rPr>
              <w:t>From 20 to 29 years</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DAA7D2" w14:textId="77777777" w:rsidR="005A2227" w:rsidRPr="00E352EF" w:rsidRDefault="0097053A">
            <w:r w:rsidRPr="00E352EF">
              <w:rPr>
                <w:rFonts w:ascii="Calibri" w:eastAsia="Calibri" w:hAnsi="Calibri" w:cs="Calibri"/>
              </w:rPr>
              <w:t>2012</w:t>
            </w:r>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652451" w14:textId="77777777" w:rsidR="005A2227" w:rsidRPr="00E352EF" w:rsidRDefault="0097053A">
            <w:r w:rsidRPr="00E352EF">
              <w:rPr>
                <w:rFonts w:ascii="Calibri" w:eastAsia="Calibri" w:hAnsi="Calibri" w:cs="Calibri"/>
              </w:rPr>
              <w:t>Greece</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2F092D" w14:textId="77777777" w:rsidR="005A2227" w:rsidRPr="00E352EF" w:rsidRDefault="0097053A">
            <w:r w:rsidRPr="00E352EF">
              <w:rPr>
                <w:rFonts w:ascii="Calibri" w:eastAsia="Calibri" w:hAnsi="Calibri" w:cs="Calibri"/>
              </w:rPr>
              <w:t>Total</w:t>
            </w:r>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7FBD58" w14:textId="77777777" w:rsidR="005A2227" w:rsidRPr="00E352EF" w:rsidRDefault="0097053A">
            <w:r w:rsidRPr="00E352EF">
              <w:rPr>
                <w:rFonts w:ascii="Calibri" w:eastAsia="Calibri" w:hAnsi="Calibri" w:cs="Calibri"/>
              </w:rPr>
              <w:t>42.5</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8FA314" w14:textId="77777777" w:rsidR="005A2227" w:rsidRPr="00E352EF" w:rsidRDefault="0097053A">
            <w:r w:rsidRPr="00E352EF">
              <w:rPr>
                <w:rFonts w:ascii="Calibri" w:eastAsia="Calibri" w:hAnsi="Calibri" w:cs="Calibri"/>
              </w:rPr>
              <w:t>24.3</w:t>
            </w:r>
          </w:p>
        </w:tc>
      </w:tr>
    </w:tbl>
    <w:p w14:paraId="4758E75D" w14:textId="77777777" w:rsidR="005A2227" w:rsidRPr="00E352EF" w:rsidRDefault="005A2227"/>
    <w:p w14:paraId="38B0A723" w14:textId="77777777" w:rsidR="008F5B19" w:rsidRPr="00E352EF" w:rsidRDefault="008F5B19" w:rsidP="008F5B19">
      <w:pPr>
        <w:rPr>
          <w:rFonts w:ascii="Cambria" w:eastAsia="Calibri" w:hAnsi="Cambria" w:cs="Calibri"/>
          <w:i/>
          <w:color w:val="5B9BD5"/>
        </w:rPr>
      </w:pPr>
    </w:p>
    <w:p w14:paraId="6C08C713" w14:textId="77777777" w:rsidR="005A2227" w:rsidRPr="00E352EF" w:rsidRDefault="00EA6708" w:rsidP="008F5B19">
      <w:r w:rsidRPr="00E352EF">
        <w:rPr>
          <w:rFonts w:ascii="Cambria" w:eastAsia="Calibri" w:hAnsi="Cambria" w:cs="Calibri"/>
        </w:rPr>
        <w:t>2</w:t>
      </w:r>
      <w:r w:rsidR="008F5B19" w:rsidRPr="00E352EF">
        <w:rPr>
          <w:rFonts w:ascii="Cambria" w:eastAsia="Calibri" w:hAnsi="Cambria" w:cs="Calibri"/>
        </w:rPr>
        <w:t>)</w:t>
      </w:r>
      <w:r w:rsidR="008F5B19" w:rsidRPr="00E352EF">
        <w:rPr>
          <w:rFonts w:eastAsia="Calibri" w:cs="Calibri"/>
        </w:rPr>
        <w:t xml:space="preserve"> </w:t>
      </w:r>
      <w:r w:rsidR="0097053A" w:rsidRPr="00E352EF">
        <w:rPr>
          <w:rFonts w:eastAsia="Calibri" w:cs="Calibri"/>
        </w:rPr>
        <w:t xml:space="preserve">ds_1 := </w:t>
      </w:r>
      <w:r w:rsidR="0097053A" w:rsidRPr="00E352EF">
        <w:rPr>
          <w:rFonts w:eastAsia="Calibri" w:cs="Calibri"/>
          <w:b/>
        </w:rPr>
        <w:t>round(</w:t>
      </w:r>
      <w:r w:rsidR="0097053A" w:rsidRPr="00E352EF">
        <w:rPr>
          <w:rFonts w:eastAsia="Calibri" w:cs="Calibri"/>
        </w:rPr>
        <w:t>unemployment,0</w:t>
      </w:r>
      <w:r w:rsidR="0097053A" w:rsidRPr="00E352EF">
        <w:rPr>
          <w:rFonts w:eastAsia="Calibri" w:cs="Calibri"/>
          <w:b/>
        </w:rPr>
        <w:t xml:space="preserve">) </w:t>
      </w:r>
    </w:p>
    <w:p w14:paraId="27CA0A2E" w14:textId="77777777" w:rsidR="005A2227" w:rsidRPr="00E352EF" w:rsidRDefault="005A2227" w:rsidP="008F5B19"/>
    <w:tbl>
      <w:tblPr>
        <w:tblW w:w="913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247"/>
        <w:gridCol w:w="806"/>
        <w:gridCol w:w="979"/>
        <w:gridCol w:w="936"/>
        <w:gridCol w:w="2463"/>
        <w:gridCol w:w="1699"/>
      </w:tblGrid>
      <w:tr w:rsidR="005A2227" w:rsidRPr="00E352EF" w14:paraId="3C2F96C6" w14:textId="77777777">
        <w:tc>
          <w:tcPr>
            <w:tcW w:w="2246"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CF55E4E" w14:textId="77777777" w:rsidR="005A2227" w:rsidRPr="00E352EF" w:rsidRDefault="0097053A">
            <w:r w:rsidRPr="00E352EF">
              <w:rPr>
                <w:rFonts w:ascii="Calibri" w:eastAsia="Calibri" w:hAnsi="Calibri" w:cs="Calibri"/>
              </w:rPr>
              <w:t>ds_1</w:t>
            </w:r>
          </w:p>
        </w:tc>
      </w:tr>
      <w:tr w:rsidR="005A2227" w:rsidRPr="00E352EF" w14:paraId="66F5958D" w14:textId="77777777">
        <w:tc>
          <w:tcPr>
            <w:tcW w:w="22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8B80BDD" w14:textId="77777777" w:rsidR="005A2227" w:rsidRPr="00E352EF" w:rsidRDefault="0097053A">
            <w:r w:rsidRPr="00E352EF">
              <w:rPr>
                <w:rFonts w:ascii="Calibri" w:eastAsia="Calibri" w:hAnsi="Calibri" w:cs="Calibri"/>
                <w:b/>
              </w:rPr>
              <w:t>AGE</w:t>
            </w:r>
          </w:p>
        </w:tc>
        <w:tc>
          <w:tcPr>
            <w:tcW w:w="8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7ABE046" w14:textId="77777777" w:rsidR="005A2227" w:rsidRPr="00E352EF" w:rsidRDefault="0097053A">
            <w:r w:rsidRPr="00E352EF">
              <w:rPr>
                <w:rFonts w:ascii="Calibri" w:eastAsia="Calibri" w:hAnsi="Calibri" w:cs="Calibri"/>
                <w:b/>
              </w:rPr>
              <w:t>TIME</w:t>
            </w:r>
          </w:p>
        </w:tc>
        <w:tc>
          <w:tcPr>
            <w:tcW w:w="9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7C79FBE" w14:textId="77777777" w:rsidR="005A2227" w:rsidRPr="00E352EF" w:rsidRDefault="0097053A">
            <w:r w:rsidRPr="00E352EF">
              <w:rPr>
                <w:rFonts w:ascii="Calibri" w:eastAsia="Calibri" w:hAnsi="Calibri" w:cs="Calibri"/>
                <w:b/>
              </w:rPr>
              <w:t>GEO</w:t>
            </w:r>
          </w:p>
        </w:tc>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0480C5A" w14:textId="77777777" w:rsidR="005A2227" w:rsidRPr="00E352EF" w:rsidRDefault="0097053A">
            <w:r w:rsidRPr="00E352EF">
              <w:rPr>
                <w:rFonts w:ascii="Calibri" w:eastAsia="Calibri" w:hAnsi="Calibri" w:cs="Calibri"/>
                <w:b/>
              </w:rPr>
              <w:t>SEX</w:t>
            </w:r>
          </w:p>
        </w:tc>
        <w:tc>
          <w:tcPr>
            <w:tcW w:w="246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70E8161" w14:textId="77777777" w:rsidR="005A2227" w:rsidRPr="00E352EF" w:rsidRDefault="0097053A">
            <w:r w:rsidRPr="00E352EF">
              <w:rPr>
                <w:rFonts w:ascii="Calibri" w:eastAsia="Calibri" w:hAnsi="Calibri" w:cs="Calibri"/>
                <w:b/>
              </w:rPr>
              <w:t>YOUTH_UNEMPLOYMENT</w:t>
            </w:r>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2865848" w14:textId="77777777" w:rsidR="005A2227" w:rsidRPr="00E352EF" w:rsidRDefault="0097053A">
            <w:r w:rsidRPr="00E352EF">
              <w:rPr>
                <w:rFonts w:ascii="Calibri" w:eastAsia="Calibri" w:hAnsi="Calibri" w:cs="Calibri"/>
                <w:b/>
              </w:rPr>
              <w:t>UNEMPLOYMENT</w:t>
            </w:r>
          </w:p>
        </w:tc>
      </w:tr>
      <w:tr w:rsidR="005A2227" w:rsidRPr="00E352EF" w14:paraId="3D166A4E" w14:textId="77777777">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77226D" w14:textId="77777777" w:rsidR="005A2227" w:rsidRPr="00E352EF" w:rsidRDefault="0097053A">
            <w:r w:rsidRPr="00E352EF">
              <w:rPr>
                <w:rFonts w:ascii="Calibri" w:eastAsia="Calibri" w:hAnsi="Calibri" w:cs="Calibri"/>
              </w:rPr>
              <w:t>From 20 to 29 years</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70B87E" w14:textId="77777777" w:rsidR="005A2227" w:rsidRPr="00E352EF" w:rsidRDefault="0097053A">
            <w:r w:rsidRPr="00E352EF">
              <w:rPr>
                <w:rFonts w:ascii="Calibri" w:eastAsia="Calibri" w:hAnsi="Calibri" w:cs="Calibri"/>
              </w:rPr>
              <w:t>2011</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628E38" w14:textId="77777777" w:rsidR="005A2227" w:rsidRPr="00E352EF" w:rsidRDefault="0097053A">
            <w:r w:rsidRPr="00E352EF">
              <w:rPr>
                <w:rFonts w:ascii="Calibri" w:eastAsia="Calibri" w:hAnsi="Calibri" w:cs="Calibri"/>
              </w:rPr>
              <w:t>Germany</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F6C905" w14:textId="77777777" w:rsidR="005A2227" w:rsidRPr="00E352EF" w:rsidRDefault="0097053A">
            <w:r w:rsidRPr="00E352EF">
              <w:rPr>
                <w:rFonts w:ascii="Calibri" w:eastAsia="Calibri" w:hAnsi="Calibri" w:cs="Calibri"/>
              </w:rPr>
              <w:t>Total</w:t>
            </w:r>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8A9403" w14:textId="77777777" w:rsidR="005A2227" w:rsidRPr="00E352EF" w:rsidRDefault="0097053A">
            <w:r w:rsidRPr="00E352EF">
              <w:rPr>
                <w:rFonts w:ascii="Calibri" w:eastAsia="Calibri" w:hAnsi="Calibri" w:cs="Calibri"/>
              </w:rPr>
              <w:t>8</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5D3712" w14:textId="77777777" w:rsidR="005A2227" w:rsidRPr="00E352EF" w:rsidRDefault="0097053A">
            <w:r w:rsidRPr="00E352EF">
              <w:rPr>
                <w:rFonts w:ascii="Calibri" w:eastAsia="Calibri" w:hAnsi="Calibri" w:cs="Calibri"/>
              </w:rPr>
              <w:t>6</w:t>
            </w:r>
          </w:p>
        </w:tc>
      </w:tr>
      <w:tr w:rsidR="005A2227" w:rsidRPr="00E352EF" w14:paraId="464E2133" w14:textId="77777777">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F91817" w14:textId="77777777" w:rsidR="005A2227" w:rsidRPr="00E352EF" w:rsidRDefault="0097053A">
            <w:r w:rsidRPr="00E352EF">
              <w:rPr>
                <w:rFonts w:ascii="Calibri" w:eastAsia="Calibri" w:hAnsi="Calibri" w:cs="Calibri"/>
              </w:rPr>
              <w:t>From 20 to 29 years</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1DF775" w14:textId="77777777" w:rsidR="005A2227" w:rsidRPr="00E352EF" w:rsidRDefault="0097053A">
            <w:r w:rsidRPr="00E352EF">
              <w:rPr>
                <w:rFonts w:ascii="Calibri" w:eastAsia="Calibri" w:hAnsi="Calibri" w:cs="Calibri"/>
              </w:rPr>
              <w:t>2012</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AB19D2" w14:textId="77777777" w:rsidR="005A2227" w:rsidRPr="00E352EF" w:rsidRDefault="0097053A">
            <w:r w:rsidRPr="00E352EF">
              <w:rPr>
                <w:rFonts w:ascii="Calibri" w:eastAsia="Calibri" w:hAnsi="Calibri" w:cs="Calibri"/>
              </w:rPr>
              <w:t>Germany</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0A70B8" w14:textId="77777777" w:rsidR="005A2227" w:rsidRPr="00E352EF" w:rsidRDefault="0097053A">
            <w:r w:rsidRPr="00E352EF">
              <w:rPr>
                <w:rFonts w:ascii="Calibri" w:eastAsia="Calibri" w:hAnsi="Calibri" w:cs="Calibri"/>
              </w:rPr>
              <w:t>Total</w:t>
            </w:r>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931E1B" w14:textId="77777777" w:rsidR="005A2227" w:rsidRPr="00E352EF" w:rsidRDefault="0097053A">
            <w:r w:rsidRPr="00E352EF">
              <w:rPr>
                <w:rFonts w:ascii="Calibri" w:eastAsia="Calibri" w:hAnsi="Calibri" w:cs="Calibri"/>
              </w:rPr>
              <w:t>7</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F6D4CB" w14:textId="77777777" w:rsidR="005A2227" w:rsidRPr="00E352EF" w:rsidRDefault="0097053A">
            <w:r w:rsidRPr="00E352EF">
              <w:rPr>
                <w:rFonts w:ascii="Calibri" w:eastAsia="Calibri" w:hAnsi="Calibri" w:cs="Calibri"/>
              </w:rPr>
              <w:t>6</w:t>
            </w:r>
          </w:p>
        </w:tc>
      </w:tr>
      <w:tr w:rsidR="005A2227" w:rsidRPr="00E352EF" w14:paraId="115CBB5D" w14:textId="77777777">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5C76DF" w14:textId="77777777" w:rsidR="005A2227" w:rsidRPr="00E352EF" w:rsidRDefault="0097053A">
            <w:r w:rsidRPr="00E352EF">
              <w:rPr>
                <w:rFonts w:ascii="Calibri" w:eastAsia="Calibri" w:hAnsi="Calibri" w:cs="Calibri"/>
              </w:rPr>
              <w:t>From 20 to 29 years</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491E94" w14:textId="77777777" w:rsidR="005A2227" w:rsidRPr="00E352EF" w:rsidRDefault="0097053A">
            <w:r w:rsidRPr="00E352EF">
              <w:rPr>
                <w:rFonts w:ascii="Calibri" w:eastAsia="Calibri" w:hAnsi="Calibri" w:cs="Calibri"/>
              </w:rPr>
              <w:t>2011</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26FE3E" w14:textId="77777777" w:rsidR="005A2227" w:rsidRPr="00E352EF" w:rsidRDefault="0097053A">
            <w:r w:rsidRPr="00E352EF">
              <w:rPr>
                <w:rFonts w:ascii="Calibri" w:eastAsia="Calibri" w:hAnsi="Calibri" w:cs="Calibri"/>
              </w:rPr>
              <w:t>Greece</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F44859" w14:textId="77777777" w:rsidR="005A2227" w:rsidRPr="00E352EF" w:rsidRDefault="0097053A">
            <w:r w:rsidRPr="00E352EF">
              <w:rPr>
                <w:rFonts w:ascii="Calibri" w:eastAsia="Calibri" w:hAnsi="Calibri" w:cs="Calibri"/>
              </w:rPr>
              <w:t>Total</w:t>
            </w:r>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883E2C" w14:textId="77777777" w:rsidR="005A2227" w:rsidRPr="00E352EF" w:rsidRDefault="0097053A">
            <w:r w:rsidRPr="00E352EF">
              <w:rPr>
                <w:rFonts w:ascii="Calibri" w:eastAsia="Calibri" w:hAnsi="Calibri" w:cs="Calibri"/>
              </w:rPr>
              <w:t>34</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C5EE89" w14:textId="77777777" w:rsidR="005A2227" w:rsidRPr="00E352EF" w:rsidRDefault="0097053A">
            <w:r w:rsidRPr="00E352EF">
              <w:rPr>
                <w:rFonts w:ascii="Calibri" w:eastAsia="Calibri" w:hAnsi="Calibri" w:cs="Calibri"/>
              </w:rPr>
              <w:t>18</w:t>
            </w:r>
          </w:p>
        </w:tc>
      </w:tr>
      <w:tr w:rsidR="005A2227" w:rsidRPr="00E352EF" w14:paraId="2D015932" w14:textId="77777777">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8C9E1A" w14:textId="77777777" w:rsidR="005A2227" w:rsidRPr="00E352EF" w:rsidRDefault="0097053A">
            <w:r w:rsidRPr="00E352EF">
              <w:rPr>
                <w:rFonts w:ascii="Calibri" w:eastAsia="Calibri" w:hAnsi="Calibri" w:cs="Calibri"/>
              </w:rPr>
              <w:t>From 20 to 29 years</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9A1195" w14:textId="77777777" w:rsidR="005A2227" w:rsidRPr="00E352EF" w:rsidRDefault="0097053A">
            <w:r w:rsidRPr="00E352EF">
              <w:rPr>
                <w:rFonts w:ascii="Calibri" w:eastAsia="Calibri" w:hAnsi="Calibri" w:cs="Calibri"/>
              </w:rPr>
              <w:t>2012</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A13534" w14:textId="77777777" w:rsidR="005A2227" w:rsidRPr="00E352EF" w:rsidRDefault="0097053A">
            <w:r w:rsidRPr="00E352EF">
              <w:rPr>
                <w:rFonts w:ascii="Calibri" w:eastAsia="Calibri" w:hAnsi="Calibri" w:cs="Calibri"/>
              </w:rPr>
              <w:t>Greece</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82EEF2" w14:textId="77777777" w:rsidR="005A2227" w:rsidRPr="00E352EF" w:rsidRDefault="0097053A">
            <w:r w:rsidRPr="00E352EF">
              <w:rPr>
                <w:rFonts w:ascii="Calibri" w:eastAsia="Calibri" w:hAnsi="Calibri" w:cs="Calibri"/>
              </w:rPr>
              <w:t>Total</w:t>
            </w:r>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1598B3" w14:textId="77777777" w:rsidR="005A2227" w:rsidRPr="00E352EF" w:rsidRDefault="0097053A">
            <w:r w:rsidRPr="00E352EF">
              <w:rPr>
                <w:rFonts w:ascii="Calibri" w:eastAsia="Calibri" w:hAnsi="Calibri" w:cs="Calibri"/>
              </w:rPr>
              <w:t>43</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8FDC3F" w14:textId="77777777" w:rsidR="005A2227" w:rsidRPr="00E352EF" w:rsidRDefault="0097053A">
            <w:r w:rsidRPr="00E352EF">
              <w:rPr>
                <w:rFonts w:ascii="Calibri" w:eastAsia="Calibri" w:hAnsi="Calibri" w:cs="Calibri"/>
              </w:rPr>
              <w:t>24</w:t>
            </w:r>
          </w:p>
        </w:tc>
      </w:tr>
    </w:tbl>
    <w:p w14:paraId="27C793C1" w14:textId="77777777" w:rsidR="00EA6708" w:rsidRPr="00E352EF" w:rsidRDefault="00EA6708">
      <w:pPr>
        <w:rPr>
          <w:rFonts w:ascii="Cambria" w:eastAsia="Calibri" w:hAnsi="Cambria" w:cs="Calibri"/>
        </w:rPr>
      </w:pPr>
    </w:p>
    <w:p w14:paraId="2E7C1C9F" w14:textId="77777777" w:rsidR="005A2227" w:rsidRPr="00E352EF" w:rsidRDefault="00EA6708">
      <w:pPr>
        <w:rPr>
          <w:rFonts w:ascii="Cambria" w:hAnsi="Cambria"/>
        </w:rPr>
      </w:pPr>
      <w:r w:rsidRPr="00E352EF">
        <w:rPr>
          <w:rFonts w:ascii="Cambria" w:eastAsia="Calibri" w:hAnsi="Cambria" w:cs="Calibri"/>
        </w:rPr>
        <w:t>3)</w:t>
      </w:r>
      <w:r w:rsidR="0091250B" w:rsidRPr="00E352EF">
        <w:rPr>
          <w:rFonts w:ascii="Cambria" w:eastAsia="Calibri" w:hAnsi="Cambria" w:cs="Calibri"/>
        </w:rPr>
        <w:t xml:space="preserve"> </w:t>
      </w:r>
      <w:r w:rsidR="0097053A" w:rsidRPr="00E352EF">
        <w:rPr>
          <w:rFonts w:ascii="Cambria" w:eastAsia="Calibri" w:hAnsi="Cambria" w:cs="Calibri"/>
        </w:rPr>
        <w:t xml:space="preserve">ds_1 := </w:t>
      </w:r>
      <w:r w:rsidR="0097053A" w:rsidRPr="00E352EF">
        <w:rPr>
          <w:rFonts w:ascii="Cambria" w:eastAsia="Calibri" w:hAnsi="Cambria" w:cs="Calibri"/>
          <w:b/>
        </w:rPr>
        <w:t>round(</w:t>
      </w:r>
      <w:r w:rsidR="0097053A" w:rsidRPr="00E352EF">
        <w:rPr>
          <w:rFonts w:ascii="Cambria" w:eastAsia="Calibri" w:hAnsi="Cambria" w:cs="Calibri"/>
        </w:rPr>
        <w:t>unemployment.YOUTH_UNEMPLOYMENT, 0</w:t>
      </w:r>
      <w:r w:rsidR="0097053A" w:rsidRPr="00E352EF">
        <w:rPr>
          <w:rFonts w:ascii="Cambria" w:eastAsia="Calibri" w:hAnsi="Cambria" w:cs="Calibri"/>
          <w:b/>
        </w:rPr>
        <w:t>)</w:t>
      </w:r>
    </w:p>
    <w:p w14:paraId="6A62BA81" w14:textId="77777777" w:rsidR="005A2227" w:rsidRPr="00E352EF" w:rsidRDefault="005A2227"/>
    <w:tbl>
      <w:tblPr>
        <w:tblW w:w="913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247"/>
        <w:gridCol w:w="806"/>
        <w:gridCol w:w="979"/>
        <w:gridCol w:w="936"/>
        <w:gridCol w:w="2463"/>
        <w:gridCol w:w="1699"/>
      </w:tblGrid>
      <w:tr w:rsidR="005A2227" w:rsidRPr="00E352EF" w14:paraId="6FD87029" w14:textId="77777777">
        <w:tc>
          <w:tcPr>
            <w:tcW w:w="2246"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6899D049" w14:textId="77777777" w:rsidR="005A2227" w:rsidRPr="00E352EF" w:rsidRDefault="0097053A">
            <w:r w:rsidRPr="00E352EF">
              <w:rPr>
                <w:rFonts w:ascii="Calibri" w:eastAsia="Calibri" w:hAnsi="Calibri" w:cs="Calibri"/>
              </w:rPr>
              <w:t>ds_1</w:t>
            </w:r>
          </w:p>
        </w:tc>
      </w:tr>
      <w:tr w:rsidR="005A2227" w:rsidRPr="00E352EF" w14:paraId="4FC9CE7B" w14:textId="77777777">
        <w:tc>
          <w:tcPr>
            <w:tcW w:w="22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D53C775" w14:textId="77777777" w:rsidR="005A2227" w:rsidRPr="00E352EF" w:rsidRDefault="0097053A">
            <w:r w:rsidRPr="00E352EF">
              <w:rPr>
                <w:rFonts w:ascii="Calibri" w:eastAsia="Calibri" w:hAnsi="Calibri" w:cs="Calibri"/>
                <w:b/>
              </w:rPr>
              <w:t>AGE</w:t>
            </w:r>
          </w:p>
        </w:tc>
        <w:tc>
          <w:tcPr>
            <w:tcW w:w="8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217C95D" w14:textId="77777777" w:rsidR="005A2227" w:rsidRPr="00E352EF" w:rsidRDefault="0097053A">
            <w:r w:rsidRPr="00E352EF">
              <w:rPr>
                <w:rFonts w:ascii="Calibri" w:eastAsia="Calibri" w:hAnsi="Calibri" w:cs="Calibri"/>
                <w:b/>
              </w:rPr>
              <w:t>TIME</w:t>
            </w:r>
          </w:p>
        </w:tc>
        <w:tc>
          <w:tcPr>
            <w:tcW w:w="9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594EA47" w14:textId="77777777" w:rsidR="005A2227" w:rsidRPr="00E352EF" w:rsidRDefault="0097053A">
            <w:r w:rsidRPr="00E352EF">
              <w:rPr>
                <w:rFonts w:ascii="Calibri" w:eastAsia="Calibri" w:hAnsi="Calibri" w:cs="Calibri"/>
                <w:b/>
              </w:rPr>
              <w:t>GEO</w:t>
            </w:r>
          </w:p>
        </w:tc>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CEC5214" w14:textId="77777777" w:rsidR="005A2227" w:rsidRPr="00E352EF" w:rsidRDefault="0097053A">
            <w:r w:rsidRPr="00E352EF">
              <w:rPr>
                <w:rFonts w:ascii="Calibri" w:eastAsia="Calibri" w:hAnsi="Calibri" w:cs="Calibri"/>
                <w:b/>
              </w:rPr>
              <w:t>SEX</w:t>
            </w:r>
          </w:p>
        </w:tc>
        <w:tc>
          <w:tcPr>
            <w:tcW w:w="246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1158A27" w14:textId="77777777" w:rsidR="005A2227" w:rsidRPr="00E352EF" w:rsidRDefault="0097053A">
            <w:r w:rsidRPr="00E352EF">
              <w:rPr>
                <w:rFonts w:ascii="Calibri" w:eastAsia="Calibri" w:hAnsi="Calibri" w:cs="Calibri"/>
                <w:b/>
              </w:rPr>
              <w:t>YOUTH_UNEMPLOYMENT</w:t>
            </w:r>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261DF8D" w14:textId="77777777" w:rsidR="005A2227" w:rsidRPr="00E352EF" w:rsidRDefault="0097053A">
            <w:r w:rsidRPr="00E352EF">
              <w:rPr>
                <w:rFonts w:ascii="Calibri" w:eastAsia="Calibri" w:hAnsi="Calibri" w:cs="Calibri"/>
                <w:b/>
              </w:rPr>
              <w:t>UNEMPLOYMENT</w:t>
            </w:r>
          </w:p>
        </w:tc>
      </w:tr>
      <w:tr w:rsidR="005A2227" w:rsidRPr="00E352EF" w14:paraId="265356C1" w14:textId="77777777">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032F9C" w14:textId="77777777" w:rsidR="005A2227" w:rsidRPr="00E352EF" w:rsidRDefault="0097053A">
            <w:r w:rsidRPr="00E352EF">
              <w:rPr>
                <w:rFonts w:ascii="Calibri" w:eastAsia="Calibri" w:hAnsi="Calibri" w:cs="Calibri"/>
              </w:rPr>
              <w:t>From 20 to 29 years</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462EDD" w14:textId="77777777" w:rsidR="005A2227" w:rsidRPr="00E352EF" w:rsidRDefault="0097053A">
            <w:r w:rsidRPr="00E352EF">
              <w:rPr>
                <w:rFonts w:ascii="Calibri" w:eastAsia="Calibri" w:hAnsi="Calibri" w:cs="Calibri"/>
              </w:rPr>
              <w:t>2011</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80C128" w14:textId="77777777" w:rsidR="005A2227" w:rsidRPr="00E352EF" w:rsidRDefault="0097053A">
            <w:r w:rsidRPr="00E352EF">
              <w:rPr>
                <w:rFonts w:ascii="Calibri" w:eastAsia="Calibri" w:hAnsi="Calibri" w:cs="Calibri"/>
              </w:rPr>
              <w:t>Germany</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7EF285" w14:textId="77777777" w:rsidR="005A2227" w:rsidRPr="00E352EF" w:rsidRDefault="0097053A">
            <w:r w:rsidRPr="00E352EF">
              <w:rPr>
                <w:rFonts w:ascii="Calibri" w:eastAsia="Calibri" w:hAnsi="Calibri" w:cs="Calibri"/>
              </w:rPr>
              <w:t>Total</w:t>
            </w:r>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2AD419" w14:textId="77777777" w:rsidR="005A2227" w:rsidRPr="00E352EF" w:rsidRDefault="0097053A">
            <w:r w:rsidRPr="00E352EF">
              <w:rPr>
                <w:rFonts w:ascii="Calibri" w:eastAsia="Calibri" w:hAnsi="Calibri" w:cs="Calibri"/>
              </w:rPr>
              <w:t>8</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179F9E" w14:textId="77777777" w:rsidR="005A2227" w:rsidRPr="00E352EF" w:rsidRDefault="0097053A">
            <w:r w:rsidRPr="00E352EF">
              <w:rPr>
                <w:rFonts w:ascii="Calibri" w:eastAsia="Calibri" w:hAnsi="Calibri" w:cs="Calibri"/>
              </w:rPr>
              <w:t>5.9</w:t>
            </w:r>
          </w:p>
        </w:tc>
      </w:tr>
      <w:tr w:rsidR="005A2227" w:rsidRPr="00E352EF" w14:paraId="06DDB615" w14:textId="77777777">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33E262" w14:textId="77777777" w:rsidR="005A2227" w:rsidRPr="00E352EF" w:rsidRDefault="0097053A">
            <w:r w:rsidRPr="00E352EF">
              <w:rPr>
                <w:rFonts w:ascii="Calibri" w:eastAsia="Calibri" w:hAnsi="Calibri" w:cs="Calibri"/>
              </w:rPr>
              <w:t>From 20 to 29 years</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80B33F" w14:textId="77777777" w:rsidR="005A2227" w:rsidRPr="00E352EF" w:rsidRDefault="0097053A">
            <w:r w:rsidRPr="00E352EF">
              <w:rPr>
                <w:rFonts w:ascii="Calibri" w:eastAsia="Calibri" w:hAnsi="Calibri" w:cs="Calibri"/>
              </w:rPr>
              <w:t>2012</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697C70" w14:textId="77777777" w:rsidR="005A2227" w:rsidRPr="00E352EF" w:rsidRDefault="0097053A">
            <w:r w:rsidRPr="00E352EF">
              <w:rPr>
                <w:rFonts w:ascii="Calibri" w:eastAsia="Calibri" w:hAnsi="Calibri" w:cs="Calibri"/>
              </w:rPr>
              <w:t>Germany</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D79499" w14:textId="77777777" w:rsidR="005A2227" w:rsidRPr="00E352EF" w:rsidRDefault="0097053A">
            <w:r w:rsidRPr="00E352EF">
              <w:rPr>
                <w:rFonts w:ascii="Calibri" w:eastAsia="Calibri" w:hAnsi="Calibri" w:cs="Calibri"/>
              </w:rPr>
              <w:t>Total</w:t>
            </w:r>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6CAF76" w14:textId="77777777" w:rsidR="005A2227" w:rsidRPr="00E352EF" w:rsidRDefault="0097053A">
            <w:r w:rsidRPr="00E352EF">
              <w:rPr>
                <w:rFonts w:ascii="Calibri" w:eastAsia="Calibri" w:hAnsi="Calibri" w:cs="Calibri"/>
              </w:rPr>
              <w:t>7</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9421B4" w14:textId="77777777" w:rsidR="005A2227" w:rsidRPr="00E352EF" w:rsidRDefault="0097053A">
            <w:r w:rsidRPr="00E352EF">
              <w:rPr>
                <w:rFonts w:ascii="Calibri" w:eastAsia="Calibri" w:hAnsi="Calibri" w:cs="Calibri"/>
              </w:rPr>
              <w:t>5.5</w:t>
            </w:r>
          </w:p>
        </w:tc>
      </w:tr>
      <w:tr w:rsidR="005A2227" w:rsidRPr="00E352EF" w14:paraId="0E09E769" w14:textId="77777777">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9F063F" w14:textId="77777777" w:rsidR="005A2227" w:rsidRPr="00E352EF" w:rsidRDefault="0097053A">
            <w:r w:rsidRPr="00E352EF">
              <w:rPr>
                <w:rFonts w:ascii="Calibri" w:eastAsia="Calibri" w:hAnsi="Calibri" w:cs="Calibri"/>
              </w:rPr>
              <w:t>From 20 to 29 years</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BF3E5C" w14:textId="77777777" w:rsidR="005A2227" w:rsidRPr="00E352EF" w:rsidRDefault="0097053A">
            <w:r w:rsidRPr="00E352EF">
              <w:rPr>
                <w:rFonts w:ascii="Calibri" w:eastAsia="Calibri" w:hAnsi="Calibri" w:cs="Calibri"/>
              </w:rPr>
              <w:t>2011</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C80DFE" w14:textId="77777777" w:rsidR="005A2227" w:rsidRPr="00E352EF" w:rsidRDefault="0097053A">
            <w:r w:rsidRPr="00E352EF">
              <w:rPr>
                <w:rFonts w:ascii="Calibri" w:eastAsia="Calibri" w:hAnsi="Calibri" w:cs="Calibri"/>
              </w:rPr>
              <w:t>Greece</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CD8717" w14:textId="77777777" w:rsidR="005A2227" w:rsidRPr="00E352EF" w:rsidRDefault="0097053A">
            <w:r w:rsidRPr="00E352EF">
              <w:rPr>
                <w:rFonts w:ascii="Calibri" w:eastAsia="Calibri" w:hAnsi="Calibri" w:cs="Calibri"/>
              </w:rPr>
              <w:t>Total</w:t>
            </w:r>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C45192" w14:textId="77777777" w:rsidR="005A2227" w:rsidRPr="00E352EF" w:rsidRDefault="0097053A">
            <w:r w:rsidRPr="00E352EF">
              <w:rPr>
                <w:rFonts w:ascii="Calibri" w:eastAsia="Calibri" w:hAnsi="Calibri" w:cs="Calibri"/>
              </w:rPr>
              <w:t>34</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7A5489" w14:textId="77777777" w:rsidR="005A2227" w:rsidRPr="00E352EF" w:rsidRDefault="0097053A">
            <w:r w:rsidRPr="00E352EF">
              <w:rPr>
                <w:rFonts w:ascii="Calibri" w:eastAsia="Calibri" w:hAnsi="Calibri" w:cs="Calibri"/>
              </w:rPr>
              <w:t>17.7</w:t>
            </w:r>
          </w:p>
        </w:tc>
      </w:tr>
      <w:tr w:rsidR="005A2227" w:rsidRPr="00E352EF" w14:paraId="62135D5B" w14:textId="77777777">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FF603E" w14:textId="77777777" w:rsidR="005A2227" w:rsidRPr="00E352EF" w:rsidRDefault="0097053A">
            <w:r w:rsidRPr="00E352EF">
              <w:rPr>
                <w:rFonts w:ascii="Calibri" w:eastAsia="Calibri" w:hAnsi="Calibri" w:cs="Calibri"/>
              </w:rPr>
              <w:t>From 20 to 29 years</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1BEDBC" w14:textId="77777777" w:rsidR="005A2227" w:rsidRPr="00E352EF" w:rsidRDefault="0097053A">
            <w:r w:rsidRPr="00E352EF">
              <w:rPr>
                <w:rFonts w:ascii="Calibri" w:eastAsia="Calibri" w:hAnsi="Calibri" w:cs="Calibri"/>
              </w:rPr>
              <w:t>2012</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7C1C84" w14:textId="77777777" w:rsidR="005A2227" w:rsidRPr="00E352EF" w:rsidRDefault="0097053A">
            <w:r w:rsidRPr="00E352EF">
              <w:rPr>
                <w:rFonts w:ascii="Calibri" w:eastAsia="Calibri" w:hAnsi="Calibri" w:cs="Calibri"/>
              </w:rPr>
              <w:t>Greece</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5EB7EA" w14:textId="77777777" w:rsidR="005A2227" w:rsidRPr="00E352EF" w:rsidRDefault="0097053A">
            <w:r w:rsidRPr="00E352EF">
              <w:rPr>
                <w:rFonts w:ascii="Calibri" w:eastAsia="Calibri" w:hAnsi="Calibri" w:cs="Calibri"/>
              </w:rPr>
              <w:t>Total</w:t>
            </w:r>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C25C2F" w14:textId="77777777" w:rsidR="005A2227" w:rsidRPr="00E352EF" w:rsidRDefault="0097053A">
            <w:r w:rsidRPr="00E352EF">
              <w:rPr>
                <w:rFonts w:ascii="Calibri" w:eastAsia="Calibri" w:hAnsi="Calibri" w:cs="Calibri"/>
              </w:rPr>
              <w:t>43</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573830" w14:textId="77777777" w:rsidR="005A2227" w:rsidRPr="00E352EF" w:rsidRDefault="0097053A">
            <w:r w:rsidRPr="00E352EF">
              <w:rPr>
                <w:rFonts w:ascii="Calibri" w:eastAsia="Calibri" w:hAnsi="Calibri" w:cs="Calibri"/>
              </w:rPr>
              <w:t>24.3</w:t>
            </w:r>
          </w:p>
        </w:tc>
      </w:tr>
    </w:tbl>
    <w:p w14:paraId="1BF156AF" w14:textId="77777777" w:rsidR="005A2227" w:rsidRPr="00E352EF" w:rsidRDefault="005A2227"/>
    <w:p w14:paraId="14973D43" w14:textId="37E5B93B" w:rsidR="005A2227" w:rsidRPr="00E352EF" w:rsidRDefault="00EA6708">
      <w:pPr>
        <w:rPr>
          <w:rFonts w:asciiTheme="majorHAnsi" w:hAnsiTheme="majorHAnsi"/>
        </w:rPr>
      </w:pPr>
      <w:r w:rsidRPr="00E352EF">
        <w:rPr>
          <w:rFonts w:asciiTheme="majorHAnsi" w:eastAsia="Calibri" w:hAnsiTheme="majorHAnsi" w:cs="Calibri"/>
        </w:rPr>
        <w:t>4</w:t>
      </w:r>
      <w:r w:rsidR="008F033A" w:rsidRPr="00E352EF">
        <w:rPr>
          <w:rFonts w:asciiTheme="majorHAnsi" w:eastAsia="Calibri" w:hAnsiTheme="majorHAnsi" w:cs="Calibri"/>
        </w:rPr>
        <w:t>)</w:t>
      </w:r>
      <w:r w:rsidRPr="00E352EF">
        <w:rPr>
          <w:rFonts w:asciiTheme="majorHAnsi" w:eastAsia="Calibri" w:hAnsiTheme="majorHAnsi" w:cs="Calibri"/>
        </w:rPr>
        <w:t xml:space="preserve"> </w:t>
      </w:r>
      <w:r w:rsidR="0097053A" w:rsidRPr="00E352EF">
        <w:rPr>
          <w:rFonts w:asciiTheme="majorHAnsi" w:eastAsia="Calibri" w:hAnsiTheme="majorHAnsi" w:cs="Calibri"/>
        </w:rPr>
        <w:t xml:space="preserve">ds_1 := </w:t>
      </w:r>
      <w:r w:rsidR="0097053A" w:rsidRPr="00E352EF">
        <w:rPr>
          <w:rFonts w:asciiTheme="majorHAnsi" w:eastAsia="Calibri" w:hAnsiTheme="majorHAnsi" w:cs="Calibri"/>
          <w:b/>
        </w:rPr>
        <w:t>ceil(</w:t>
      </w:r>
      <w:r w:rsidR="0097053A" w:rsidRPr="00E352EF">
        <w:rPr>
          <w:rFonts w:asciiTheme="majorHAnsi" w:eastAsia="Calibri" w:hAnsiTheme="majorHAnsi" w:cs="Calibri"/>
        </w:rPr>
        <w:t>unemployment</w:t>
      </w:r>
      <w:del w:id="377" w:author="Laura Viignola" w:date="2017-05-11T09:33:00Z">
        <w:r w:rsidR="0097053A" w:rsidRPr="00E352EF" w:rsidDel="004266D2">
          <w:rPr>
            <w:rFonts w:asciiTheme="majorHAnsi" w:eastAsia="Calibri" w:hAnsiTheme="majorHAnsi" w:cs="Calibri"/>
          </w:rPr>
          <w:delText>.</w:delText>
        </w:r>
      </w:del>
      <w:ins w:id="378" w:author="Laura Viignola" w:date="2017-05-11T09:33:00Z">
        <w:r w:rsidR="004266D2">
          <w:rPr>
            <w:rFonts w:asciiTheme="majorHAnsi" w:eastAsia="Calibri" w:hAnsiTheme="majorHAnsi" w:cs="Calibri"/>
          </w:rPr>
          <w:t>#</w:t>
        </w:r>
      </w:ins>
      <w:r w:rsidR="0097053A" w:rsidRPr="00E352EF">
        <w:rPr>
          <w:rFonts w:asciiTheme="majorHAnsi" w:eastAsia="Calibri" w:hAnsiTheme="majorHAnsi" w:cs="Calibri"/>
        </w:rPr>
        <w:t>YOUTH_UNEMPLOYMENT</w:t>
      </w:r>
      <w:r w:rsidR="0097053A" w:rsidRPr="00E352EF">
        <w:rPr>
          <w:rFonts w:asciiTheme="majorHAnsi" w:eastAsia="Calibri" w:hAnsiTheme="majorHAnsi" w:cs="Calibri"/>
          <w:b/>
        </w:rPr>
        <w:t>)</w:t>
      </w:r>
    </w:p>
    <w:p w14:paraId="0915E3F9" w14:textId="77777777" w:rsidR="005A2227" w:rsidRPr="00E352EF" w:rsidRDefault="005A2227">
      <w:pPr>
        <w:rPr>
          <w:rFonts w:asciiTheme="majorHAnsi" w:hAnsiTheme="majorHAnsi"/>
        </w:rPr>
      </w:pPr>
    </w:p>
    <w:tbl>
      <w:tblPr>
        <w:tblW w:w="913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247"/>
        <w:gridCol w:w="806"/>
        <w:gridCol w:w="979"/>
        <w:gridCol w:w="936"/>
        <w:gridCol w:w="2463"/>
        <w:gridCol w:w="1699"/>
      </w:tblGrid>
      <w:tr w:rsidR="005A2227" w:rsidRPr="00E352EF" w14:paraId="0FEA5C21" w14:textId="77777777" w:rsidTr="0091250B">
        <w:tc>
          <w:tcPr>
            <w:tcW w:w="9130"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7D77684" w14:textId="77777777" w:rsidR="005A2227" w:rsidRPr="00E352EF" w:rsidRDefault="0097053A">
            <w:r w:rsidRPr="00E352EF">
              <w:rPr>
                <w:rFonts w:ascii="Calibri" w:eastAsia="Calibri" w:hAnsi="Calibri" w:cs="Calibri"/>
              </w:rPr>
              <w:t>ds_1</w:t>
            </w:r>
          </w:p>
        </w:tc>
      </w:tr>
      <w:tr w:rsidR="005A2227" w:rsidRPr="00E352EF" w14:paraId="5CF6C6A9" w14:textId="77777777" w:rsidTr="0091250B">
        <w:tc>
          <w:tcPr>
            <w:tcW w:w="2247"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CDD1DFB" w14:textId="77777777" w:rsidR="005A2227" w:rsidRPr="00E352EF" w:rsidRDefault="0097053A">
            <w:r w:rsidRPr="00E352EF">
              <w:rPr>
                <w:rFonts w:ascii="Calibri" w:eastAsia="Calibri" w:hAnsi="Calibri" w:cs="Calibri"/>
                <w:b/>
              </w:rPr>
              <w:t>AGE</w:t>
            </w:r>
          </w:p>
        </w:tc>
        <w:tc>
          <w:tcPr>
            <w:tcW w:w="8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9D3DE4E" w14:textId="77777777" w:rsidR="005A2227" w:rsidRPr="00E352EF" w:rsidRDefault="0097053A">
            <w:r w:rsidRPr="00E352EF">
              <w:rPr>
                <w:rFonts w:ascii="Calibri" w:eastAsia="Calibri" w:hAnsi="Calibri" w:cs="Calibri"/>
                <w:b/>
              </w:rPr>
              <w:t>TIME</w:t>
            </w:r>
          </w:p>
        </w:tc>
        <w:tc>
          <w:tcPr>
            <w:tcW w:w="9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004320D" w14:textId="77777777" w:rsidR="005A2227" w:rsidRPr="00E352EF" w:rsidRDefault="0097053A">
            <w:r w:rsidRPr="00E352EF">
              <w:rPr>
                <w:rFonts w:ascii="Calibri" w:eastAsia="Calibri" w:hAnsi="Calibri" w:cs="Calibri"/>
                <w:b/>
              </w:rPr>
              <w:t>GEO</w:t>
            </w:r>
          </w:p>
        </w:tc>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C00DCCA" w14:textId="77777777" w:rsidR="005A2227" w:rsidRPr="00E352EF" w:rsidRDefault="0097053A">
            <w:r w:rsidRPr="00E352EF">
              <w:rPr>
                <w:rFonts w:ascii="Calibri" w:eastAsia="Calibri" w:hAnsi="Calibri" w:cs="Calibri"/>
                <w:b/>
              </w:rPr>
              <w:t>SEX</w:t>
            </w:r>
          </w:p>
        </w:tc>
        <w:tc>
          <w:tcPr>
            <w:tcW w:w="2463"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822F07A" w14:textId="77777777" w:rsidR="005A2227" w:rsidRPr="00E352EF" w:rsidRDefault="0097053A">
            <w:r w:rsidRPr="00E352EF">
              <w:rPr>
                <w:rFonts w:ascii="Calibri" w:eastAsia="Calibri" w:hAnsi="Calibri" w:cs="Calibri"/>
                <w:b/>
              </w:rPr>
              <w:t>YOUTH_UNEMPLOYMENT</w:t>
            </w:r>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F70298D" w14:textId="77777777" w:rsidR="005A2227" w:rsidRPr="00E352EF" w:rsidRDefault="0097053A">
            <w:r w:rsidRPr="00E352EF">
              <w:rPr>
                <w:rFonts w:ascii="Calibri" w:eastAsia="Calibri" w:hAnsi="Calibri" w:cs="Calibri"/>
                <w:b/>
              </w:rPr>
              <w:t>UNEMPLOYMENT</w:t>
            </w:r>
          </w:p>
        </w:tc>
      </w:tr>
      <w:tr w:rsidR="005A2227" w:rsidRPr="00E352EF" w14:paraId="0D76F336" w14:textId="77777777" w:rsidTr="0091250B">
        <w:tc>
          <w:tcPr>
            <w:tcW w:w="22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302354" w14:textId="77777777" w:rsidR="005A2227" w:rsidRPr="00E352EF" w:rsidRDefault="0097053A">
            <w:r w:rsidRPr="00E352EF">
              <w:rPr>
                <w:rFonts w:ascii="Calibri" w:eastAsia="Calibri" w:hAnsi="Calibri" w:cs="Calibri"/>
              </w:rPr>
              <w:t>From 20 to 29 years</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C81081" w14:textId="77777777" w:rsidR="005A2227" w:rsidRPr="00E352EF" w:rsidRDefault="0097053A">
            <w:r w:rsidRPr="00E352EF">
              <w:rPr>
                <w:rFonts w:ascii="Calibri" w:eastAsia="Calibri" w:hAnsi="Calibri" w:cs="Calibri"/>
              </w:rPr>
              <w:t>2011</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2DE72E" w14:textId="77777777" w:rsidR="005A2227" w:rsidRPr="00E352EF" w:rsidRDefault="0097053A">
            <w:r w:rsidRPr="00E352EF">
              <w:rPr>
                <w:rFonts w:ascii="Calibri" w:eastAsia="Calibri" w:hAnsi="Calibri" w:cs="Calibri"/>
              </w:rPr>
              <w:t>Germany</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0A90AB" w14:textId="77777777" w:rsidR="005A2227" w:rsidRPr="00E352EF" w:rsidRDefault="0097053A">
            <w:r w:rsidRPr="00E352EF">
              <w:rPr>
                <w:rFonts w:ascii="Calibri" w:eastAsia="Calibri" w:hAnsi="Calibri" w:cs="Calibri"/>
              </w:rPr>
              <w:t>Total</w:t>
            </w:r>
          </w:p>
        </w:tc>
        <w:tc>
          <w:tcPr>
            <w:tcW w:w="246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5CA6DB" w14:textId="77777777" w:rsidR="005A2227" w:rsidRPr="00E352EF" w:rsidRDefault="0097053A">
            <w:r w:rsidRPr="00E352EF">
              <w:rPr>
                <w:rFonts w:ascii="Calibri" w:eastAsia="Calibri" w:hAnsi="Calibri" w:cs="Calibri"/>
              </w:rPr>
              <w:t>8</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7A00A1" w14:textId="77777777" w:rsidR="005A2227" w:rsidRPr="00E352EF" w:rsidRDefault="0097053A">
            <w:r w:rsidRPr="00E352EF">
              <w:rPr>
                <w:rFonts w:ascii="Calibri" w:eastAsia="Calibri" w:hAnsi="Calibri" w:cs="Calibri"/>
              </w:rPr>
              <w:t>6</w:t>
            </w:r>
          </w:p>
        </w:tc>
      </w:tr>
      <w:tr w:rsidR="005A2227" w:rsidRPr="00E352EF" w14:paraId="6F217699" w14:textId="77777777" w:rsidTr="0091250B">
        <w:tc>
          <w:tcPr>
            <w:tcW w:w="22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5D267A" w14:textId="77777777" w:rsidR="005A2227" w:rsidRPr="00E352EF" w:rsidRDefault="0097053A">
            <w:r w:rsidRPr="00E352EF">
              <w:rPr>
                <w:rFonts w:ascii="Calibri" w:eastAsia="Calibri" w:hAnsi="Calibri" w:cs="Calibri"/>
              </w:rPr>
              <w:t>From 20 to 29 years</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99D137" w14:textId="77777777" w:rsidR="005A2227" w:rsidRPr="00E352EF" w:rsidRDefault="0097053A">
            <w:r w:rsidRPr="00E352EF">
              <w:rPr>
                <w:rFonts w:ascii="Calibri" w:eastAsia="Calibri" w:hAnsi="Calibri" w:cs="Calibri"/>
              </w:rPr>
              <w:t>2012</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FBFBFB" w14:textId="77777777" w:rsidR="005A2227" w:rsidRPr="00E352EF" w:rsidRDefault="0097053A">
            <w:r w:rsidRPr="00E352EF">
              <w:rPr>
                <w:rFonts w:ascii="Calibri" w:eastAsia="Calibri" w:hAnsi="Calibri" w:cs="Calibri"/>
              </w:rPr>
              <w:t>Germany</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FE8D38" w14:textId="77777777" w:rsidR="005A2227" w:rsidRPr="00E352EF" w:rsidRDefault="0097053A">
            <w:r w:rsidRPr="00E352EF">
              <w:rPr>
                <w:rFonts w:ascii="Calibri" w:eastAsia="Calibri" w:hAnsi="Calibri" w:cs="Calibri"/>
              </w:rPr>
              <w:t>Total</w:t>
            </w:r>
          </w:p>
        </w:tc>
        <w:tc>
          <w:tcPr>
            <w:tcW w:w="246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7C90A8" w14:textId="181E8560" w:rsidR="005A2227" w:rsidRPr="00E352EF" w:rsidRDefault="00463E31">
            <w:ins w:id="379" w:author="Utente" w:date="2017-05-08T18:52:00Z">
              <w:r>
                <w:rPr>
                  <w:rFonts w:ascii="Calibri" w:eastAsia="Calibri" w:hAnsi="Calibri" w:cs="Calibri"/>
                </w:rPr>
                <w:t>8</w:t>
              </w:r>
            </w:ins>
            <w:del w:id="380" w:author="Utente" w:date="2017-05-08T18:52:00Z">
              <w:r w:rsidR="0097053A" w:rsidRPr="00E352EF" w:rsidDel="00463E31">
                <w:rPr>
                  <w:rFonts w:ascii="Calibri" w:eastAsia="Calibri" w:hAnsi="Calibri" w:cs="Calibri"/>
                </w:rPr>
                <w:delText>7</w:delText>
              </w:r>
            </w:del>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C66BC6" w14:textId="77777777" w:rsidR="005A2227" w:rsidRPr="00E352EF" w:rsidRDefault="0097053A">
            <w:r w:rsidRPr="00E352EF">
              <w:rPr>
                <w:rFonts w:ascii="Calibri" w:eastAsia="Calibri" w:hAnsi="Calibri" w:cs="Calibri"/>
              </w:rPr>
              <w:t>6</w:t>
            </w:r>
          </w:p>
        </w:tc>
      </w:tr>
      <w:tr w:rsidR="005A2227" w:rsidRPr="00E352EF" w14:paraId="47F4DAB2" w14:textId="77777777" w:rsidTr="0091250B">
        <w:tc>
          <w:tcPr>
            <w:tcW w:w="22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CFCC88" w14:textId="77777777" w:rsidR="005A2227" w:rsidRPr="00E352EF" w:rsidRDefault="0097053A">
            <w:r w:rsidRPr="00E352EF">
              <w:rPr>
                <w:rFonts w:ascii="Calibri" w:eastAsia="Calibri" w:hAnsi="Calibri" w:cs="Calibri"/>
              </w:rPr>
              <w:t>From 20 to 29 years</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E66E79" w14:textId="77777777" w:rsidR="005A2227" w:rsidRPr="00E352EF" w:rsidRDefault="0097053A">
            <w:r w:rsidRPr="00E352EF">
              <w:rPr>
                <w:rFonts w:ascii="Calibri" w:eastAsia="Calibri" w:hAnsi="Calibri" w:cs="Calibri"/>
              </w:rPr>
              <w:t>2011</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28F58A" w14:textId="77777777" w:rsidR="005A2227" w:rsidRPr="00E352EF" w:rsidRDefault="0097053A">
            <w:r w:rsidRPr="00E352EF">
              <w:rPr>
                <w:rFonts w:ascii="Calibri" w:eastAsia="Calibri" w:hAnsi="Calibri" w:cs="Calibri"/>
              </w:rPr>
              <w:t>Greece</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60AA50" w14:textId="77777777" w:rsidR="005A2227" w:rsidRPr="00E352EF" w:rsidRDefault="0097053A">
            <w:r w:rsidRPr="00E352EF">
              <w:rPr>
                <w:rFonts w:ascii="Calibri" w:eastAsia="Calibri" w:hAnsi="Calibri" w:cs="Calibri"/>
              </w:rPr>
              <w:t>Total</w:t>
            </w:r>
          </w:p>
        </w:tc>
        <w:tc>
          <w:tcPr>
            <w:tcW w:w="246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72B095" w14:textId="77777777" w:rsidR="005A2227" w:rsidRPr="00E352EF" w:rsidRDefault="0097053A">
            <w:r w:rsidRPr="00E352EF">
              <w:rPr>
                <w:rFonts w:ascii="Calibri" w:eastAsia="Calibri" w:hAnsi="Calibri" w:cs="Calibri"/>
              </w:rPr>
              <w:t>34</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ECFEB9" w14:textId="77777777" w:rsidR="005A2227" w:rsidRPr="00E352EF" w:rsidRDefault="0097053A">
            <w:r w:rsidRPr="00E352EF">
              <w:rPr>
                <w:rFonts w:ascii="Calibri" w:eastAsia="Calibri" w:hAnsi="Calibri" w:cs="Calibri"/>
              </w:rPr>
              <w:t>18</w:t>
            </w:r>
          </w:p>
        </w:tc>
      </w:tr>
      <w:tr w:rsidR="005A2227" w:rsidRPr="00E352EF" w14:paraId="35598BB3" w14:textId="77777777" w:rsidTr="0091250B">
        <w:tc>
          <w:tcPr>
            <w:tcW w:w="22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76B030" w14:textId="77777777" w:rsidR="005A2227" w:rsidRPr="00E352EF" w:rsidRDefault="0097053A">
            <w:r w:rsidRPr="00E352EF">
              <w:rPr>
                <w:rFonts w:ascii="Calibri" w:eastAsia="Calibri" w:hAnsi="Calibri" w:cs="Calibri"/>
              </w:rPr>
              <w:t>From 20 to 29 years</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51ECE4" w14:textId="77777777" w:rsidR="005A2227" w:rsidRPr="00E352EF" w:rsidRDefault="0097053A">
            <w:r w:rsidRPr="00E352EF">
              <w:rPr>
                <w:rFonts w:ascii="Calibri" w:eastAsia="Calibri" w:hAnsi="Calibri" w:cs="Calibri"/>
              </w:rPr>
              <w:t>2012</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F9BD4C" w14:textId="77777777" w:rsidR="005A2227" w:rsidRPr="00E352EF" w:rsidRDefault="0097053A">
            <w:r w:rsidRPr="00E352EF">
              <w:rPr>
                <w:rFonts w:ascii="Calibri" w:eastAsia="Calibri" w:hAnsi="Calibri" w:cs="Calibri"/>
              </w:rPr>
              <w:t>Greece</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DFD79D" w14:textId="77777777" w:rsidR="005A2227" w:rsidRPr="00E352EF" w:rsidRDefault="0097053A">
            <w:r w:rsidRPr="00E352EF">
              <w:rPr>
                <w:rFonts w:ascii="Calibri" w:eastAsia="Calibri" w:hAnsi="Calibri" w:cs="Calibri"/>
              </w:rPr>
              <w:t>Total</w:t>
            </w:r>
          </w:p>
        </w:tc>
        <w:tc>
          <w:tcPr>
            <w:tcW w:w="246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5F750F" w14:textId="77777777" w:rsidR="005A2227" w:rsidRPr="00E352EF" w:rsidRDefault="0097053A">
            <w:r w:rsidRPr="00E352EF">
              <w:rPr>
                <w:rFonts w:ascii="Calibri" w:eastAsia="Calibri" w:hAnsi="Calibri" w:cs="Calibri"/>
              </w:rPr>
              <w:t>43</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1A7DD2" w14:textId="77777777" w:rsidR="005A2227" w:rsidRPr="00E352EF" w:rsidRDefault="0097053A">
            <w:r w:rsidRPr="00E352EF">
              <w:rPr>
                <w:rFonts w:ascii="Calibri" w:eastAsia="Calibri" w:hAnsi="Calibri" w:cs="Calibri"/>
              </w:rPr>
              <w:t>25</w:t>
            </w:r>
          </w:p>
        </w:tc>
      </w:tr>
    </w:tbl>
    <w:p w14:paraId="47512486" w14:textId="77777777" w:rsidR="005A2227" w:rsidRPr="00E352EF" w:rsidRDefault="005A2227"/>
    <w:p w14:paraId="0EF301FF" w14:textId="77777777" w:rsidR="005A2227" w:rsidRPr="00E352EF" w:rsidRDefault="0097053A" w:rsidP="008F033A">
      <w:pPr>
        <w:pStyle w:val="Stile3"/>
        <w:rPr>
          <w:lang w:val="en-GB"/>
        </w:rPr>
      </w:pPr>
      <w:bookmarkStart w:id="381" w:name="_Toc462659660"/>
      <w:bookmarkStart w:id="382" w:name="_Toc463805746"/>
      <w:bookmarkStart w:id="383" w:name="_Toc464487923"/>
      <w:r w:rsidRPr="00E352EF">
        <w:rPr>
          <w:lang w:val="en-GB"/>
        </w:rPr>
        <w:t>abs</w:t>
      </w:r>
      <w:bookmarkEnd w:id="381"/>
      <w:bookmarkEnd w:id="382"/>
      <w:bookmarkEnd w:id="383"/>
    </w:p>
    <w:p w14:paraId="1BA05AE5" w14:textId="77777777" w:rsidR="005A2227" w:rsidRPr="00E352EF" w:rsidRDefault="0097053A" w:rsidP="008F033A">
      <w:pPr>
        <w:rPr>
          <w:rFonts w:ascii="Cambria" w:hAnsi="Cambria"/>
        </w:rPr>
      </w:pPr>
      <w:r w:rsidRPr="00E352EF">
        <w:rPr>
          <w:rFonts w:ascii="Cambria" w:eastAsia="Calibri" w:hAnsi="Cambria" w:cs="Calibri"/>
          <w:i/>
          <w:color w:val="5B9BD5"/>
        </w:rPr>
        <w:t>Semantics</w:t>
      </w:r>
    </w:p>
    <w:p w14:paraId="71CBD310" w14:textId="77777777" w:rsidR="005A2227" w:rsidRPr="00E352EF" w:rsidRDefault="0097053A" w:rsidP="008F033A">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 xml:space="preserve">abs </w:t>
      </w:r>
      <w:r w:rsidRPr="00E352EF">
        <w:rPr>
          <w:rFonts w:ascii="Cambria" w:eastAsia="Calibri" w:hAnsi="Cambria" w:cs="Calibri"/>
        </w:rPr>
        <w:t>calculates the absolute value of a number</w:t>
      </w:r>
    </w:p>
    <w:p w14:paraId="336CFEC8" w14:textId="77777777" w:rsidR="008F033A" w:rsidRPr="00E352EF" w:rsidRDefault="008F033A" w:rsidP="008F033A">
      <w:pPr>
        <w:rPr>
          <w:rFonts w:ascii="Cambria" w:eastAsia="Calibri" w:hAnsi="Cambria" w:cs="Calibri"/>
          <w:i/>
          <w:color w:val="5B9BD5"/>
        </w:rPr>
      </w:pPr>
    </w:p>
    <w:p w14:paraId="7776FCC5"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2ACC01A9" w14:textId="77777777" w:rsidR="005A2227" w:rsidRPr="00E352EF" w:rsidRDefault="0097053A" w:rsidP="008F033A">
      <w:pPr>
        <w:rPr>
          <w:rFonts w:ascii="Cambria" w:hAnsi="Cambria"/>
        </w:rPr>
      </w:pPr>
      <w:r w:rsidRPr="00E352EF">
        <w:rPr>
          <w:rFonts w:ascii="Cambria" w:eastAsia="Calibri" w:hAnsi="Cambria" w:cs="Calibri"/>
          <w:b/>
        </w:rPr>
        <w:t>abs(</w:t>
      </w:r>
      <w:r w:rsidRPr="00E352EF">
        <w:rPr>
          <w:rFonts w:ascii="Cambria" w:eastAsia="Calibri" w:hAnsi="Cambria" w:cs="Calibri"/>
          <w:i/>
        </w:rPr>
        <w:t>ds</w:t>
      </w:r>
      <w:r w:rsidRPr="00E352EF">
        <w:rPr>
          <w:rFonts w:ascii="Cambria" w:eastAsia="Calibri" w:hAnsi="Cambria" w:cs="Calibri"/>
          <w:b/>
        </w:rPr>
        <w:t>)</w:t>
      </w:r>
    </w:p>
    <w:p w14:paraId="6F68800A" w14:textId="77777777" w:rsidR="008F033A" w:rsidRPr="00E352EF" w:rsidRDefault="008F033A" w:rsidP="008F033A">
      <w:pPr>
        <w:rPr>
          <w:rFonts w:ascii="Cambria" w:eastAsia="Calibri" w:hAnsi="Cambria" w:cs="Calibri"/>
          <w:i/>
          <w:color w:val="5B9BD5"/>
        </w:rPr>
      </w:pPr>
    </w:p>
    <w:p w14:paraId="1705030F"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 xml:space="preserve">Parameters </w:t>
      </w:r>
    </w:p>
    <w:p w14:paraId="36532101" w14:textId="77777777" w:rsidR="005A2227" w:rsidRPr="00E352EF" w:rsidRDefault="008F033A" w:rsidP="008F033A">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i/>
        </w:rPr>
        <w:t xml:space="preserve"> </w:t>
      </w:r>
      <w:r w:rsidRPr="00E352EF">
        <w:rPr>
          <w:rFonts w:ascii="Cambria" w:hAnsi="Cambria"/>
        </w:rPr>
        <w:t>:</w:t>
      </w:r>
      <w:r w:rsidR="0097053A" w:rsidRPr="00E352EF">
        <w:rPr>
          <w:rFonts w:ascii="Cambria" w:eastAsia="Calibri" w:hAnsi="Cambria" w:cs="Calibri"/>
        </w:rPr>
        <w:t xml:space="preserve"> [dataset {identifier &lt;IDENT&gt; as scalar-type}+ {measure &lt;IDENT&gt; as number}+</w:t>
      </w:r>
    </w:p>
    <w:p w14:paraId="2E25F2F0" w14:textId="77777777" w:rsidR="005A2227" w:rsidRPr="00E352EF" w:rsidRDefault="0097053A" w:rsidP="008F033A">
      <w:pPr>
        <w:rPr>
          <w:rFonts w:ascii="Cambria" w:hAnsi="Cambria"/>
        </w:rPr>
      </w:pPr>
      <w:r w:rsidRPr="00E352EF">
        <w:rPr>
          <w:rFonts w:ascii="Cambria" w:hAnsi="Cambria"/>
        </w:rPr>
        <w:tab/>
      </w:r>
      <w:r w:rsidRPr="00E352EF">
        <w:rPr>
          <w:rFonts w:ascii="Cambria" w:eastAsia="Calibri" w:hAnsi="Cambria" w:cs="Calibri"/>
        </w:rPr>
        <w:t xml:space="preserve">      {attribute &lt;IDENT&gt; as scalar-type}* |number]</w:t>
      </w:r>
    </w:p>
    <w:p w14:paraId="00E5B749" w14:textId="77777777" w:rsidR="005A2227" w:rsidRPr="00E352EF" w:rsidRDefault="0097053A" w:rsidP="008F033A">
      <w:pPr>
        <w:rPr>
          <w:rFonts w:ascii="Cambria" w:hAnsi="Cambria"/>
        </w:rPr>
      </w:pPr>
      <w:r w:rsidRPr="00E352EF">
        <w:rPr>
          <w:rFonts w:ascii="Cambria" w:eastAsia="Calibri" w:hAnsi="Cambria" w:cs="Calibri"/>
          <w:i/>
        </w:rPr>
        <w:t>ds</w:t>
      </w:r>
      <w:r w:rsidRPr="00E352EF">
        <w:rPr>
          <w:rFonts w:ascii="Cambria" w:eastAsia="Calibri" w:hAnsi="Cambria" w:cs="Calibri"/>
        </w:rPr>
        <w:t xml:space="preserve"> – is the input scalar number or the input </w:t>
      </w:r>
      <w:r w:rsidR="00F4601C" w:rsidRPr="00E352EF">
        <w:t>Dataset</w:t>
      </w:r>
      <w:r w:rsidRPr="00E352EF">
        <w:rPr>
          <w:rFonts w:ascii="Cambria" w:eastAsia="Calibri" w:hAnsi="Cambria" w:cs="Calibri"/>
        </w:rPr>
        <w:t>.</w:t>
      </w:r>
    </w:p>
    <w:p w14:paraId="07B513AF" w14:textId="77777777" w:rsidR="008F033A" w:rsidRPr="00E352EF" w:rsidRDefault="008F033A" w:rsidP="008F033A">
      <w:pPr>
        <w:rPr>
          <w:rFonts w:ascii="Cambria" w:eastAsia="Calibri" w:hAnsi="Cambria" w:cs="Calibri"/>
          <w:i/>
          <w:color w:val="5B9BD5"/>
        </w:rPr>
      </w:pPr>
    </w:p>
    <w:p w14:paraId="48C0E1D6"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Constraints</w:t>
      </w:r>
    </w:p>
    <w:p w14:paraId="2AA4BC1A" w14:textId="77777777" w:rsidR="005A2227" w:rsidRPr="00E352EF" w:rsidRDefault="0097053A" w:rsidP="008F03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it must be a </w:t>
      </w:r>
      <w:r w:rsidRPr="00E352EF">
        <w:rPr>
          <w:rFonts w:ascii="Cambria" w:hAnsi="Cambria"/>
          <w:b/>
        </w:rPr>
        <w:t xml:space="preserve">numeric </w:t>
      </w:r>
      <w:r w:rsidRPr="00E352EF">
        <w:rPr>
          <w:rFonts w:ascii="Cambria" w:hAnsi="Cambria"/>
        </w:rPr>
        <w:t>data type.</w:t>
      </w:r>
    </w:p>
    <w:p w14:paraId="0CD0FC14" w14:textId="77777777" w:rsidR="005A2227" w:rsidRPr="00E352EF" w:rsidRDefault="0097053A" w:rsidP="008F03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F4601C" w:rsidRPr="00E352EF">
        <w:t>Dataset</w:t>
      </w:r>
      <w:r w:rsidRPr="00E352EF">
        <w:rPr>
          <w:rFonts w:ascii="Cambria" w:hAnsi="Cambria"/>
        </w:rPr>
        <w:t xml:space="preserve"> then it must have at least a measure of </w:t>
      </w:r>
      <w:r w:rsidRPr="00E352EF">
        <w:rPr>
          <w:rFonts w:ascii="Cambria" w:hAnsi="Cambria"/>
          <w:b/>
        </w:rPr>
        <w:t>numeric</w:t>
      </w:r>
      <w:r w:rsidRPr="00E352EF">
        <w:rPr>
          <w:rFonts w:ascii="Cambria" w:hAnsi="Cambria"/>
        </w:rPr>
        <w:t xml:space="preserve"> data type. </w:t>
      </w:r>
    </w:p>
    <w:p w14:paraId="48633B72" w14:textId="77777777" w:rsidR="008F033A" w:rsidRPr="00E352EF" w:rsidRDefault="008F033A" w:rsidP="008F033A">
      <w:pPr>
        <w:rPr>
          <w:rFonts w:ascii="Cambria" w:eastAsia="Calibri" w:hAnsi="Cambria" w:cs="Calibri"/>
          <w:i/>
          <w:color w:val="5B9BD5"/>
        </w:rPr>
      </w:pPr>
    </w:p>
    <w:p w14:paraId="21EC5663"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Returns</w:t>
      </w:r>
    </w:p>
    <w:p w14:paraId="02BAE2DE" w14:textId="77777777" w:rsidR="005A2227" w:rsidRPr="00E352EF" w:rsidRDefault="0097053A" w:rsidP="008F03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w:t>
      </w:r>
      <w:r w:rsidR="00EA7AAE" w:rsidRPr="00E352EF">
        <w:rPr>
          <w:rFonts w:ascii="Cambria" w:hAnsi="Cambria"/>
        </w:rPr>
        <w:t xml:space="preserve"> the</w:t>
      </w:r>
      <w:r w:rsidRPr="00E352EF">
        <w:rPr>
          <w:rFonts w:ascii="Cambria" w:hAnsi="Cambria"/>
        </w:rPr>
        <w:t xml:space="preserve"> operator</w:t>
      </w:r>
      <w:r w:rsidRPr="00E352EF">
        <w:rPr>
          <w:rFonts w:ascii="Cambria" w:hAnsi="Cambria"/>
          <w:b/>
        </w:rPr>
        <w:t xml:space="preserve"> </w:t>
      </w:r>
      <w:r w:rsidRPr="00E352EF">
        <w:rPr>
          <w:rFonts w:ascii="Cambria" w:hAnsi="Cambria"/>
        </w:rPr>
        <w:t xml:space="preserve">returns the </w:t>
      </w:r>
      <w:r w:rsidRPr="00E352EF">
        <w:rPr>
          <w:rFonts w:ascii="Cambria" w:eastAsia="Calibri" w:hAnsi="Cambria" w:cs="Calibri"/>
        </w:rPr>
        <w:t>absolute value of the</w:t>
      </w:r>
      <w:r w:rsidRPr="00E352EF">
        <w:rPr>
          <w:rFonts w:ascii="Cambria" w:hAnsi="Cambria"/>
        </w:rPr>
        <w:t xml:space="preserve"> </w:t>
      </w:r>
      <w:r w:rsidRPr="00E352EF">
        <w:rPr>
          <w:rFonts w:ascii="Cambria" w:eastAsia="Calibri" w:hAnsi="Cambria" w:cs="Calibri"/>
        </w:rPr>
        <w:t>input number.</w:t>
      </w:r>
    </w:p>
    <w:p w14:paraId="569E1C63" w14:textId="77777777" w:rsidR="005A2227" w:rsidRPr="00E352EF" w:rsidRDefault="0097053A" w:rsidP="008F03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F4601C" w:rsidRPr="00E352EF">
        <w:t>Dataset</w:t>
      </w:r>
      <w:r w:rsidRPr="00E352EF">
        <w:rPr>
          <w:rFonts w:ascii="Cambria" w:hAnsi="Cambria"/>
        </w:rPr>
        <w:t xml:space="preserve"> and has N numeric measures then </w:t>
      </w:r>
      <w:r w:rsidR="00EA7AAE" w:rsidRPr="00E352EF">
        <w:rPr>
          <w:rFonts w:ascii="Cambria" w:hAnsi="Cambria"/>
        </w:rPr>
        <w:t xml:space="preserve">the </w:t>
      </w:r>
      <w:r w:rsidRPr="00E352EF">
        <w:rPr>
          <w:rFonts w:ascii="Cambria" w:hAnsi="Cambria"/>
        </w:rPr>
        <w:t xml:space="preserve">operator returns a </w:t>
      </w:r>
      <w:r w:rsidR="00F4601C" w:rsidRPr="00E352EF">
        <w:t>Dataset</w:t>
      </w:r>
      <w:r w:rsidRPr="00E352EF">
        <w:rPr>
          <w:rFonts w:ascii="Cambria" w:hAnsi="Cambria"/>
        </w:rPr>
        <w:t xml:space="preserve"> having the </w:t>
      </w:r>
      <w:r w:rsidR="00CC6A4A" w:rsidRPr="00E352EF">
        <w:rPr>
          <w:rFonts w:ascii="Cambria" w:hAnsi="Cambria"/>
        </w:rPr>
        <w:t>Identifier C</w:t>
      </w:r>
      <w:r w:rsidR="00927AE8" w:rsidRPr="00E352EF">
        <w:rPr>
          <w:rFonts w:ascii="Cambria" w:hAnsi="Cambria"/>
        </w:rPr>
        <w:t xml:space="preserve">omponents </w:t>
      </w:r>
      <w:r w:rsidRPr="00E352EF">
        <w:rPr>
          <w:rFonts w:ascii="Cambria" w:hAnsi="Cambria"/>
        </w:rPr>
        <w:t xml:space="preserve">of </w:t>
      </w:r>
      <w:r w:rsidRPr="00E352EF">
        <w:rPr>
          <w:rFonts w:ascii="Cambria" w:hAnsi="Cambria"/>
          <w:i/>
        </w:rPr>
        <w:t>ds</w:t>
      </w:r>
      <w:r w:rsidRPr="00E352EF">
        <w:rPr>
          <w:rFonts w:ascii="Cambria" w:hAnsi="Cambria"/>
        </w:rPr>
        <w:t xml:space="preserve"> and the N numeric measures </w:t>
      </w:r>
      <w:r w:rsidRPr="00E352EF">
        <w:rPr>
          <w:rFonts w:ascii="Cambria" w:eastAsia="Calibri" w:hAnsi="Cambria" w:cs="Calibri"/>
        </w:rPr>
        <w:t xml:space="preserve">containing the absolute values of the corresponding ones in </w:t>
      </w:r>
      <w:r w:rsidRPr="00E352EF">
        <w:rPr>
          <w:rFonts w:ascii="Cambria" w:eastAsia="Calibri" w:hAnsi="Cambria" w:cs="Calibri"/>
          <w:i/>
        </w:rPr>
        <w:t>ds</w:t>
      </w:r>
      <w:r w:rsidRPr="00E352EF">
        <w:rPr>
          <w:rFonts w:ascii="Cambria" w:hAnsi="Cambria"/>
        </w:rPr>
        <w:t>.</w:t>
      </w:r>
    </w:p>
    <w:p w14:paraId="0AB3F596" w14:textId="77777777" w:rsidR="008F033A" w:rsidRPr="00E352EF" w:rsidRDefault="008F033A" w:rsidP="008F033A">
      <w:pPr>
        <w:rPr>
          <w:rFonts w:ascii="Cambria" w:eastAsia="Calibri" w:hAnsi="Cambria" w:cs="Calibri"/>
          <w:i/>
          <w:color w:val="5B9BD5"/>
        </w:rPr>
      </w:pPr>
    </w:p>
    <w:p w14:paraId="34E12A06"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Example</w:t>
      </w:r>
      <w:r w:rsidR="008F033A" w:rsidRPr="00E352EF">
        <w:rPr>
          <w:rFonts w:ascii="Cambria" w:eastAsia="Calibri" w:hAnsi="Cambria" w:cs="Calibri"/>
          <w:i/>
          <w:color w:val="5B9BD5"/>
        </w:rPr>
        <w:t>s</w:t>
      </w:r>
      <w:r w:rsidRPr="00E352EF">
        <w:rPr>
          <w:rFonts w:ascii="Cambria" w:eastAsia="Calibri" w:hAnsi="Cambria" w:cs="Calibri"/>
          <w:i/>
          <w:color w:val="5B9BD5"/>
        </w:rPr>
        <w:tab/>
      </w:r>
    </w:p>
    <w:p w14:paraId="3D15FA4D" w14:textId="77777777" w:rsidR="005A2227" w:rsidRPr="00E352EF" w:rsidRDefault="0091250B">
      <w:pPr>
        <w:rPr>
          <w:rFonts w:ascii="Cambria" w:hAnsi="Cambria"/>
        </w:rPr>
      </w:pPr>
      <w:r w:rsidRPr="00E352EF">
        <w:rPr>
          <w:rFonts w:ascii="Cambria" w:eastAsia="Calibri" w:hAnsi="Cambria" w:cs="Calibri"/>
        </w:rPr>
        <w:t>O</w:t>
      </w:r>
      <w:r w:rsidR="0097053A" w:rsidRPr="00E352EF">
        <w:rPr>
          <w:rFonts w:ascii="Cambria" w:eastAsia="Calibri" w:hAnsi="Cambria" w:cs="Calibri"/>
        </w:rPr>
        <w:t>n scalar</w:t>
      </w:r>
    </w:p>
    <w:p w14:paraId="0F3038D0" w14:textId="77777777" w:rsidR="005A2227" w:rsidRPr="00E352EF" w:rsidRDefault="0091250B">
      <w:pPr>
        <w:rPr>
          <w:rFonts w:ascii="Cambria" w:hAnsi="Cambria"/>
        </w:rPr>
      </w:pPr>
      <w:r w:rsidRPr="00E352EF">
        <w:rPr>
          <w:rFonts w:ascii="Cambria" w:eastAsia="Calibri" w:hAnsi="Cambria" w:cs="Calibri"/>
        </w:rPr>
        <w:t xml:space="preserve">1) </w:t>
      </w:r>
      <w:r w:rsidR="0097053A" w:rsidRPr="00E352EF">
        <w:rPr>
          <w:rFonts w:ascii="Cambria" w:eastAsia="Calibri" w:hAnsi="Cambria" w:cs="Calibri"/>
        </w:rPr>
        <w:t>Let us assume A = -5:</w:t>
      </w:r>
    </w:p>
    <w:p w14:paraId="48003910" w14:textId="77777777" w:rsidR="005A2227" w:rsidRPr="00E352EF" w:rsidRDefault="0097053A">
      <w:pPr>
        <w:ind w:left="720"/>
        <w:rPr>
          <w:rFonts w:ascii="Cambria" w:hAnsi="Cambria"/>
        </w:rPr>
      </w:pPr>
      <w:r w:rsidRPr="00E352EF">
        <w:rPr>
          <w:rFonts w:ascii="Cambria" w:eastAsia="Calibri" w:hAnsi="Cambria" w:cs="Calibri"/>
        </w:rPr>
        <w:t xml:space="preserve">B := </w:t>
      </w:r>
      <w:r w:rsidRPr="00E352EF">
        <w:rPr>
          <w:rFonts w:ascii="Cambria" w:eastAsia="Calibri" w:hAnsi="Cambria" w:cs="Calibri"/>
          <w:b/>
        </w:rPr>
        <w:t>abs(</w:t>
      </w:r>
      <w:r w:rsidRPr="00E352EF">
        <w:rPr>
          <w:rFonts w:ascii="Cambria" w:eastAsia="Calibri" w:hAnsi="Cambria" w:cs="Calibri"/>
        </w:rPr>
        <w:t>A</w:t>
      </w:r>
      <w:r w:rsidRPr="00E352EF">
        <w:rPr>
          <w:rFonts w:ascii="Cambria" w:eastAsia="Calibri" w:hAnsi="Cambria" w:cs="Calibri"/>
          <w:b/>
        </w:rPr>
        <w:t>)</w:t>
      </w:r>
      <w:r w:rsidRPr="00E352EF">
        <w:rPr>
          <w:rFonts w:ascii="Cambria" w:eastAsia="Calibri" w:hAnsi="Cambria" w:cs="Calibri"/>
        </w:rPr>
        <w:t xml:space="preserve">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B = 5</w:t>
      </w:r>
    </w:p>
    <w:p w14:paraId="4B99E8D0" w14:textId="77777777" w:rsidR="005A2227" w:rsidRPr="00E352EF" w:rsidRDefault="0097053A">
      <w:pPr>
        <w:ind w:left="720"/>
        <w:rPr>
          <w:rFonts w:ascii="Cambria" w:hAnsi="Cambria"/>
        </w:rPr>
      </w:pPr>
      <w:r w:rsidRPr="00E352EF">
        <w:rPr>
          <w:rFonts w:ascii="Cambria" w:eastAsia="Calibri" w:hAnsi="Cambria" w:cs="Calibri"/>
        </w:rPr>
        <w:t xml:space="preserve">C := </w:t>
      </w:r>
      <w:r w:rsidRPr="00E352EF">
        <w:rPr>
          <w:rFonts w:ascii="Cambria" w:eastAsia="Calibri" w:hAnsi="Cambria" w:cs="Calibri"/>
          <w:b/>
        </w:rPr>
        <w:t>abs(</w:t>
      </w:r>
      <w:r w:rsidRPr="00E352EF">
        <w:rPr>
          <w:rFonts w:ascii="Cambria" w:eastAsia="Calibri" w:hAnsi="Cambria" w:cs="Calibri"/>
        </w:rPr>
        <w:t>B</w:t>
      </w:r>
      <w:r w:rsidRPr="00E352EF">
        <w:rPr>
          <w:rFonts w:ascii="Cambria" w:eastAsia="Calibri" w:hAnsi="Cambria" w:cs="Calibri"/>
          <w:b/>
        </w:rPr>
        <w:t>)</w:t>
      </w:r>
      <w:r w:rsidRPr="00E352EF">
        <w:rPr>
          <w:rFonts w:ascii="Cambria" w:eastAsia="Calibri" w:hAnsi="Cambria" w:cs="Calibri"/>
        </w:rPr>
        <w:t xml:space="preserve">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C = 5</w:t>
      </w:r>
    </w:p>
    <w:p w14:paraId="6A8550C5" w14:textId="77777777" w:rsidR="008F033A" w:rsidRPr="00E352EF" w:rsidRDefault="008F033A">
      <w:pPr>
        <w:rPr>
          <w:rFonts w:ascii="Cambria" w:eastAsia="Calibri" w:hAnsi="Cambria" w:cs="Calibri"/>
        </w:rPr>
      </w:pPr>
    </w:p>
    <w:p w14:paraId="17789446" w14:textId="77777777" w:rsidR="005A2227" w:rsidRPr="00463E31" w:rsidRDefault="0091250B">
      <w:pPr>
        <w:rPr>
          <w:rFonts w:ascii="Cambria" w:hAnsi="Cambria"/>
          <w:lang w:val="it-IT"/>
        </w:rPr>
      </w:pPr>
      <w:r w:rsidRPr="00463E31">
        <w:rPr>
          <w:rFonts w:ascii="Cambria" w:eastAsia="Calibri" w:hAnsi="Cambria" w:cs="Calibri"/>
          <w:lang w:val="it-IT"/>
        </w:rPr>
        <w:t>O</w:t>
      </w:r>
      <w:r w:rsidR="0097053A" w:rsidRPr="00463E31">
        <w:rPr>
          <w:rFonts w:ascii="Cambria" w:eastAsia="Calibri" w:hAnsi="Cambria" w:cs="Calibri"/>
          <w:lang w:val="it-IT"/>
        </w:rPr>
        <w:t xml:space="preserve">n </w:t>
      </w:r>
      <w:r w:rsidR="00F4601C" w:rsidRPr="00463E31">
        <w:rPr>
          <w:lang w:val="it-IT"/>
        </w:rPr>
        <w:t>Dataset</w:t>
      </w:r>
    </w:p>
    <w:p w14:paraId="07DCFAD4" w14:textId="77777777" w:rsidR="005A2227" w:rsidRPr="00463E31" w:rsidRDefault="0091250B" w:rsidP="008F033A">
      <w:pPr>
        <w:rPr>
          <w:rFonts w:ascii="Cambria" w:eastAsia="Calibri" w:hAnsi="Cambria" w:cs="Calibri"/>
          <w:b/>
          <w:lang w:val="it-IT"/>
        </w:rPr>
      </w:pPr>
      <w:r w:rsidRPr="00463E31">
        <w:rPr>
          <w:rFonts w:ascii="Cambria" w:eastAsia="Calibri" w:hAnsi="Cambria"/>
          <w:lang w:val="it-IT"/>
        </w:rPr>
        <w:t>2</w:t>
      </w:r>
      <w:r w:rsidR="0097053A" w:rsidRPr="00463E31">
        <w:rPr>
          <w:rFonts w:ascii="Cambria" w:eastAsia="Calibri" w:hAnsi="Cambria"/>
          <w:lang w:val="it-IT"/>
        </w:rPr>
        <w:t>)</w:t>
      </w:r>
      <w:r w:rsidR="008F033A" w:rsidRPr="00463E31">
        <w:rPr>
          <w:rFonts w:ascii="Cambria" w:eastAsia="Calibri" w:hAnsi="Cambria"/>
          <w:lang w:val="it-IT"/>
        </w:rPr>
        <w:t xml:space="preserve"> </w:t>
      </w:r>
      <w:r w:rsidR="008F033A" w:rsidRPr="00463E31">
        <w:rPr>
          <w:rFonts w:ascii="Cambria" w:eastAsia="Calibri" w:hAnsi="Cambria" w:cs="Calibri"/>
          <w:lang w:val="it-IT"/>
        </w:rPr>
        <w:t xml:space="preserve">DatasetB := </w:t>
      </w:r>
      <w:r w:rsidR="008F033A" w:rsidRPr="00463E31">
        <w:rPr>
          <w:rFonts w:ascii="Cambria" w:eastAsia="Calibri" w:hAnsi="Cambria" w:cs="Calibri"/>
          <w:b/>
          <w:lang w:val="it-IT"/>
        </w:rPr>
        <w:t>abs(</w:t>
      </w:r>
      <w:r w:rsidR="008F033A" w:rsidRPr="00463E31">
        <w:rPr>
          <w:rFonts w:ascii="Cambria" w:eastAsia="Calibri" w:hAnsi="Cambria" w:cs="Calibri"/>
          <w:lang w:val="it-IT"/>
        </w:rPr>
        <w:t>DatasetA</w:t>
      </w:r>
      <w:r w:rsidR="008F033A" w:rsidRPr="00463E31">
        <w:rPr>
          <w:rFonts w:ascii="Cambria" w:eastAsia="Calibri" w:hAnsi="Cambria" w:cs="Calibri"/>
          <w:b/>
          <w:lang w:val="it-IT"/>
        </w:rPr>
        <w:t>)</w:t>
      </w:r>
    </w:p>
    <w:p w14:paraId="438F4FBD" w14:textId="77777777" w:rsidR="0091250B" w:rsidRPr="00463E31" w:rsidRDefault="0091250B" w:rsidP="008F033A">
      <w:pPr>
        <w:rPr>
          <w:rFonts w:ascii="Cambria" w:hAnsi="Cambria"/>
          <w:lang w:val="it-IT"/>
        </w:rPr>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5C980426" w14:textId="77777777">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BF2CC64" w14:textId="77777777" w:rsidR="005A2227" w:rsidRPr="00E352EF" w:rsidRDefault="0097053A" w:rsidP="008F033A">
            <w:r w:rsidRPr="00E352EF">
              <w:rPr>
                <w:rFonts w:ascii="Calibri" w:eastAsia="Calibri" w:hAnsi="Calibri" w:cs="Calibri"/>
              </w:rPr>
              <w:t>Dataset A</w:t>
            </w:r>
          </w:p>
        </w:tc>
      </w:tr>
      <w:tr w:rsidR="005A2227" w:rsidRPr="00E352EF" w14:paraId="16984BBB"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EE40E54" w14:textId="77777777" w:rsidR="005A2227" w:rsidRPr="00E352EF" w:rsidRDefault="0097053A" w:rsidP="008F03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E069545" w14:textId="77777777" w:rsidR="005A2227" w:rsidRPr="00E352EF" w:rsidRDefault="0097053A" w:rsidP="008F03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D9928FE" w14:textId="77777777" w:rsidR="005A2227" w:rsidRPr="00E352EF" w:rsidRDefault="0097053A" w:rsidP="008F03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7C68990" w14:textId="77777777" w:rsidR="005A2227" w:rsidRPr="00E352EF" w:rsidRDefault="0097053A" w:rsidP="008F033A">
            <w:r w:rsidRPr="00E352EF">
              <w:rPr>
                <w:rFonts w:ascii="Calibri" w:eastAsia="Calibri" w:hAnsi="Calibri" w:cs="Calibri"/>
                <w:b/>
              </w:rPr>
              <w:t>VALUE</w:t>
            </w:r>
          </w:p>
        </w:tc>
      </w:tr>
      <w:tr w:rsidR="005A2227" w:rsidRPr="00E352EF" w14:paraId="5F895892"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9E067E" w14:textId="77777777" w:rsidR="005A2227" w:rsidRPr="00E352EF" w:rsidRDefault="0097053A" w:rsidP="008F03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6C0D81" w14:textId="77777777" w:rsidR="005A2227" w:rsidRPr="00E352EF" w:rsidRDefault="0097053A" w:rsidP="008F03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4EDFE9" w14:textId="77777777" w:rsidR="005A2227" w:rsidRPr="00E352EF" w:rsidRDefault="0097053A" w:rsidP="008F03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F0C382" w14:textId="77777777" w:rsidR="005A2227" w:rsidRPr="00E352EF" w:rsidRDefault="0097053A" w:rsidP="008F033A">
            <w:r w:rsidRPr="00E352EF">
              <w:rPr>
                <w:rFonts w:ascii="Calibri" w:eastAsia="Calibri" w:hAnsi="Calibri" w:cs="Calibri"/>
              </w:rPr>
              <w:t>0.484183</w:t>
            </w:r>
          </w:p>
        </w:tc>
      </w:tr>
      <w:tr w:rsidR="005A2227" w:rsidRPr="00E352EF" w14:paraId="542C5289"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17CD1B"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244626"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A3E245"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2C28F6" w14:textId="77777777" w:rsidR="005A2227" w:rsidRPr="00E352EF" w:rsidRDefault="0097053A">
            <w:r w:rsidRPr="00E352EF">
              <w:rPr>
                <w:rFonts w:ascii="Calibri" w:eastAsia="Calibri" w:hAnsi="Calibri" w:cs="Calibri"/>
              </w:rPr>
              <w:t>-0.515817</w:t>
            </w:r>
          </w:p>
        </w:tc>
      </w:tr>
      <w:tr w:rsidR="005A2227" w:rsidRPr="00E352EF" w14:paraId="2AD892C0"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67448F"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BE0647"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03B3F2"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1B4951" w14:textId="77777777" w:rsidR="005A2227" w:rsidRPr="00E352EF" w:rsidRDefault="0097053A">
            <w:r w:rsidRPr="00E352EF">
              <w:rPr>
                <w:rFonts w:ascii="Calibri" w:eastAsia="Calibri" w:hAnsi="Calibri" w:cs="Calibri"/>
              </w:rPr>
              <w:t>-1.000000</w:t>
            </w:r>
          </w:p>
        </w:tc>
      </w:tr>
    </w:tbl>
    <w:p w14:paraId="51829FEC" w14:textId="77777777" w:rsidR="005A2227" w:rsidRPr="00E352EF" w:rsidRDefault="005A2227"/>
    <w:p w14:paraId="1B3E0837" w14:textId="77777777" w:rsidR="005A2227" w:rsidRPr="00E352EF" w:rsidRDefault="005A2227"/>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34391965" w14:textId="77777777">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5CDD38A" w14:textId="77777777" w:rsidR="005A2227" w:rsidRPr="00E352EF" w:rsidRDefault="0097053A">
            <w:r w:rsidRPr="00E352EF">
              <w:rPr>
                <w:rFonts w:ascii="Calibri" w:eastAsia="Calibri" w:hAnsi="Calibri" w:cs="Calibri"/>
              </w:rPr>
              <w:t>Dataset B</w:t>
            </w:r>
          </w:p>
        </w:tc>
      </w:tr>
      <w:tr w:rsidR="005A2227" w:rsidRPr="00E352EF" w14:paraId="67FE0878"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D8FFD61" w14:textId="77777777" w:rsidR="005A2227" w:rsidRPr="00E352EF" w:rsidRDefault="009705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7F822DD" w14:textId="77777777" w:rsidR="005A2227" w:rsidRPr="00E352EF" w:rsidRDefault="009705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55E7411" w14:textId="77777777" w:rsidR="005A2227" w:rsidRPr="00E352EF" w:rsidRDefault="009705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3978CB7" w14:textId="77777777" w:rsidR="005A2227" w:rsidRPr="00E352EF" w:rsidRDefault="0097053A">
            <w:r w:rsidRPr="00E352EF">
              <w:rPr>
                <w:rFonts w:ascii="Calibri" w:eastAsia="Calibri" w:hAnsi="Calibri" w:cs="Calibri"/>
                <w:b/>
              </w:rPr>
              <w:t>VALUE</w:t>
            </w:r>
          </w:p>
        </w:tc>
      </w:tr>
      <w:tr w:rsidR="005A2227" w:rsidRPr="00E352EF" w14:paraId="58C1C832"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97C215"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FD54FB" w14:textId="77777777" w:rsidR="005A2227" w:rsidRPr="00E352EF" w:rsidRDefault="009705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B1E140"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1B1356" w14:textId="77777777" w:rsidR="005A2227" w:rsidRPr="00E352EF" w:rsidRDefault="0097053A">
            <w:r w:rsidRPr="00E352EF">
              <w:rPr>
                <w:rFonts w:ascii="Calibri" w:eastAsia="Calibri" w:hAnsi="Calibri" w:cs="Calibri"/>
              </w:rPr>
              <w:t>0.484183</w:t>
            </w:r>
          </w:p>
        </w:tc>
      </w:tr>
      <w:tr w:rsidR="005A2227" w:rsidRPr="00E352EF" w14:paraId="6F93F896"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2A0D0B"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432188"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6A43A3"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B186FB" w14:textId="77777777" w:rsidR="005A2227" w:rsidRPr="00E352EF" w:rsidRDefault="0097053A">
            <w:r w:rsidRPr="00E352EF">
              <w:rPr>
                <w:rFonts w:ascii="Calibri" w:eastAsia="Calibri" w:hAnsi="Calibri" w:cs="Calibri"/>
              </w:rPr>
              <w:t>0.515817</w:t>
            </w:r>
          </w:p>
        </w:tc>
      </w:tr>
      <w:tr w:rsidR="005A2227" w:rsidRPr="00E352EF" w14:paraId="6469D65D"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B4958C"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D9DA6D"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9D54C5"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CA0D37" w14:textId="77777777" w:rsidR="005A2227" w:rsidRPr="00E352EF" w:rsidRDefault="0097053A">
            <w:r w:rsidRPr="00E352EF">
              <w:rPr>
                <w:rFonts w:ascii="Calibri" w:eastAsia="Calibri" w:hAnsi="Calibri" w:cs="Calibri"/>
              </w:rPr>
              <w:t>1.000000</w:t>
            </w:r>
          </w:p>
        </w:tc>
      </w:tr>
    </w:tbl>
    <w:p w14:paraId="4B519077" w14:textId="77777777" w:rsidR="005A2227" w:rsidRPr="00E352EF" w:rsidRDefault="005A2227"/>
    <w:p w14:paraId="1320078A" w14:textId="77777777" w:rsidR="008F033A" w:rsidRPr="00E352EF" w:rsidRDefault="005C5FF8" w:rsidP="00EA6708">
      <w:pPr>
        <w:rPr>
          <w:rFonts w:ascii="Cambria" w:hAnsi="Cambria"/>
        </w:rPr>
      </w:pPr>
      <w:r w:rsidRPr="00E352EF">
        <w:rPr>
          <w:rFonts w:ascii="Cambria" w:eastAsia="Calibri" w:hAnsi="Cambria"/>
        </w:rPr>
        <w:t>3</w:t>
      </w:r>
      <w:r w:rsidR="0097053A" w:rsidRPr="00E352EF">
        <w:rPr>
          <w:rFonts w:ascii="Cambria" w:eastAsia="Calibri" w:hAnsi="Cambria"/>
        </w:rPr>
        <w:t>)</w:t>
      </w:r>
      <w:r w:rsidR="008F033A" w:rsidRPr="00E352EF">
        <w:rPr>
          <w:rFonts w:ascii="Cambria" w:eastAsia="Calibri" w:hAnsi="Cambria"/>
        </w:rPr>
        <w:t xml:space="preserve"> </w:t>
      </w:r>
      <w:r w:rsidR="008F033A" w:rsidRPr="00E352EF">
        <w:rPr>
          <w:rFonts w:ascii="Cambria" w:eastAsia="Calibri" w:hAnsi="Cambria" w:cs="Calibri"/>
        </w:rPr>
        <w:t xml:space="preserve">ds_bop1 := </w:t>
      </w:r>
      <w:r w:rsidR="008F033A" w:rsidRPr="00E352EF">
        <w:rPr>
          <w:rFonts w:ascii="Cambria" w:eastAsia="Calibri" w:hAnsi="Cambria" w:cs="Calibri"/>
          <w:b/>
        </w:rPr>
        <w:t>abs</w:t>
      </w:r>
      <w:r w:rsidR="008F033A" w:rsidRPr="00E352EF">
        <w:rPr>
          <w:rFonts w:ascii="Cambria" w:eastAsia="Calibri" w:hAnsi="Cambria" w:cs="Calibri"/>
        </w:rPr>
        <w:t xml:space="preserve"> ( ds_bop1 )</w:t>
      </w:r>
    </w:p>
    <w:p w14:paraId="4ECDF899" w14:textId="77777777" w:rsidR="005A2227" w:rsidRPr="00E352EF" w:rsidRDefault="005A2227"/>
    <w:tbl>
      <w:tblPr>
        <w:tblW w:w="563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52"/>
        <w:gridCol w:w="1080"/>
        <w:gridCol w:w="1310"/>
        <w:gridCol w:w="1411"/>
      </w:tblGrid>
      <w:tr w:rsidR="005A2227" w:rsidRPr="00E352EF" w14:paraId="3D98ADDD" w14:textId="77777777">
        <w:trPr>
          <w:trHeight w:val="374"/>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4EC6D9A7" w14:textId="77777777" w:rsidR="005A2227" w:rsidRPr="00E352EF" w:rsidRDefault="0097053A">
            <w:r w:rsidRPr="00E352EF">
              <w:rPr>
                <w:rFonts w:ascii="Calibri" w:eastAsia="Calibri" w:hAnsi="Calibri" w:cs="Calibri"/>
              </w:rPr>
              <w:t>ds_bop1</w:t>
            </w:r>
          </w:p>
        </w:tc>
      </w:tr>
      <w:tr w:rsidR="005A2227" w:rsidRPr="00E352EF" w14:paraId="7A08A5F7"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552DB17" w14:textId="77777777" w:rsidR="005A2227" w:rsidRPr="00E352EF" w:rsidRDefault="0097053A">
            <w:r w:rsidRPr="00E352EF">
              <w:rPr>
                <w:rFonts w:ascii="Calibri" w:eastAsia="Calibri" w:hAnsi="Calibri" w:cs="Calibri"/>
                <w:b/>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6ABD918" w14:textId="77777777" w:rsidR="005A2227" w:rsidRPr="00E352EF" w:rsidRDefault="0097053A">
            <w:r w:rsidRPr="00E352EF">
              <w:rPr>
                <w:rFonts w:ascii="Calibri" w:eastAsia="Calibri" w:hAnsi="Calibri" w:cs="Calibri"/>
                <w:b/>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9B46275" w14:textId="77777777" w:rsidR="005A2227" w:rsidRPr="00E352EF" w:rsidRDefault="0097053A">
            <w:r w:rsidRPr="00E352EF">
              <w:rPr>
                <w:rFonts w:ascii="Calibri" w:eastAsia="Calibri" w:hAnsi="Calibri" w:cs="Calibri"/>
                <w:b/>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831FC57" w14:textId="77777777" w:rsidR="005A2227" w:rsidRPr="00E352EF" w:rsidRDefault="0097053A">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10AA8DA5" w14:textId="77777777" w:rsidR="005A2227" w:rsidRPr="00E352EF" w:rsidRDefault="0097053A">
            <w:r w:rsidRPr="00E352EF">
              <w:rPr>
                <w:rFonts w:ascii="Calibri" w:eastAsia="Calibri" w:hAnsi="Calibri" w:cs="Calibri"/>
                <w:b/>
              </w:rPr>
              <w:t>OBS_STATUS</w:t>
            </w:r>
          </w:p>
        </w:tc>
      </w:tr>
      <w:tr w:rsidR="005A2227" w:rsidRPr="00E352EF" w14:paraId="74FCB7C4" w14:textId="77777777">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D3E952"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AABA8B" w14:textId="77777777" w:rsidR="005A2227" w:rsidRPr="00E352EF" w:rsidRDefault="0097053A">
            <w:r w:rsidRPr="00E352EF">
              <w:rPr>
                <w:rFonts w:ascii="Calibri" w:eastAsia="Calibri" w:hAnsi="Calibri" w:cs="Calibri"/>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C3327A"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742CD7" w14:textId="77777777" w:rsidR="005A2227" w:rsidRPr="00E352EF" w:rsidRDefault="0097053A">
            <w:r w:rsidRPr="00E352EF">
              <w:rPr>
                <w:rFonts w:ascii="Calibri" w:eastAsia="Calibri" w:hAnsi="Calibri" w:cs="Calibri"/>
              </w:rPr>
              <w:t xml:space="preserve">20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E908A0" w14:textId="77777777" w:rsidR="005A2227" w:rsidRPr="00E352EF" w:rsidRDefault="0097053A">
            <w:r w:rsidRPr="00E352EF">
              <w:rPr>
                <w:rFonts w:ascii="Calibri" w:eastAsia="Calibri" w:hAnsi="Calibri" w:cs="Calibri"/>
              </w:rPr>
              <w:t>D</w:t>
            </w:r>
          </w:p>
        </w:tc>
      </w:tr>
      <w:tr w:rsidR="005A2227" w:rsidRPr="00E352EF" w14:paraId="0D44B975"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22CBA6"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EB5315" w14:textId="77777777" w:rsidR="005A2227" w:rsidRPr="00E352EF" w:rsidRDefault="0097053A">
            <w:r w:rsidRPr="00E352EF">
              <w:rPr>
                <w:rFonts w:ascii="Calibri" w:eastAsia="Calibri" w:hAnsi="Calibri" w:cs="Calibri"/>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DF13CF"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07DB77" w14:textId="77777777" w:rsidR="005A2227" w:rsidRPr="00E352EF" w:rsidRDefault="0097053A">
            <w:r w:rsidRPr="00E352EF">
              <w:rPr>
                <w:rFonts w:ascii="Calibri" w:eastAsia="Calibri" w:hAnsi="Calibri" w:cs="Calibri"/>
              </w:rPr>
              <w:t>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7B5A51" w14:textId="77777777" w:rsidR="005A2227" w:rsidRPr="00E352EF" w:rsidRDefault="0097053A">
            <w:r w:rsidRPr="00E352EF">
              <w:rPr>
                <w:rFonts w:ascii="Calibri" w:eastAsia="Calibri" w:hAnsi="Calibri" w:cs="Calibri"/>
              </w:rPr>
              <w:t>P</w:t>
            </w:r>
          </w:p>
        </w:tc>
      </w:tr>
      <w:tr w:rsidR="005A2227" w:rsidRPr="00E352EF" w14:paraId="2FAFBDCD"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8B83DD"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4E7E44" w14:textId="77777777" w:rsidR="005A2227" w:rsidRPr="00E352EF" w:rsidRDefault="0097053A">
            <w:r w:rsidRPr="00E352EF">
              <w:rPr>
                <w:rFonts w:ascii="Calibri" w:eastAsia="Calibri" w:hAnsi="Calibri" w:cs="Calibri"/>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4ECD66"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2A7B9A" w14:textId="77777777" w:rsidR="005A2227" w:rsidRPr="00E352EF" w:rsidRDefault="0097053A">
            <w:r w:rsidRPr="00E352EF">
              <w:rPr>
                <w:rFonts w:ascii="Calibri" w:eastAsia="Calibri" w:hAnsi="Calibri" w:cs="Calibri"/>
              </w:rPr>
              <w:t xml:space="preserve">-2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D4899A" w14:textId="77777777" w:rsidR="005A2227" w:rsidRPr="00E352EF" w:rsidRDefault="0097053A">
            <w:r w:rsidRPr="00E352EF">
              <w:rPr>
                <w:rFonts w:ascii="Calibri" w:eastAsia="Calibri" w:hAnsi="Calibri" w:cs="Calibri"/>
              </w:rPr>
              <w:t>P</w:t>
            </w:r>
          </w:p>
        </w:tc>
      </w:tr>
    </w:tbl>
    <w:p w14:paraId="041127D6" w14:textId="77777777" w:rsidR="005A2227" w:rsidRPr="00E352EF" w:rsidRDefault="005A2227"/>
    <w:p w14:paraId="2131DF5C" w14:textId="77777777" w:rsidR="005A2227" w:rsidRPr="00E352EF" w:rsidRDefault="005A2227"/>
    <w:tbl>
      <w:tblPr>
        <w:tblW w:w="563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52"/>
        <w:gridCol w:w="1080"/>
        <w:gridCol w:w="1310"/>
        <w:gridCol w:w="1411"/>
      </w:tblGrid>
      <w:tr w:rsidR="005A2227" w:rsidRPr="00E352EF" w14:paraId="2A486F72" w14:textId="77777777">
        <w:trPr>
          <w:trHeight w:val="374"/>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1152A31E" w14:textId="77777777" w:rsidR="005A2227" w:rsidRPr="00E352EF" w:rsidRDefault="0097053A">
            <w:r w:rsidRPr="00E352EF">
              <w:rPr>
                <w:rFonts w:ascii="Calibri" w:eastAsia="Calibri" w:hAnsi="Calibri" w:cs="Calibri"/>
              </w:rPr>
              <w:t>ds_bop1</w:t>
            </w:r>
          </w:p>
        </w:tc>
      </w:tr>
      <w:tr w:rsidR="005A2227" w:rsidRPr="00E352EF" w14:paraId="52F41F21"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7E82F12" w14:textId="77777777" w:rsidR="005A2227" w:rsidRPr="00E352EF" w:rsidRDefault="0097053A">
            <w:r w:rsidRPr="00E352EF">
              <w:rPr>
                <w:rFonts w:ascii="Calibri" w:eastAsia="Calibri" w:hAnsi="Calibri" w:cs="Calibri"/>
                <w:b/>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162AA64" w14:textId="77777777" w:rsidR="005A2227" w:rsidRPr="00E352EF" w:rsidRDefault="0097053A">
            <w:r w:rsidRPr="00E352EF">
              <w:rPr>
                <w:rFonts w:ascii="Calibri" w:eastAsia="Calibri" w:hAnsi="Calibri" w:cs="Calibri"/>
                <w:b/>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12FAAE7" w14:textId="77777777" w:rsidR="005A2227" w:rsidRPr="00E352EF" w:rsidRDefault="0097053A">
            <w:r w:rsidRPr="00E352EF">
              <w:rPr>
                <w:rFonts w:ascii="Calibri" w:eastAsia="Calibri" w:hAnsi="Calibri" w:cs="Calibri"/>
                <w:b/>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CBC1AF6" w14:textId="77777777" w:rsidR="005A2227" w:rsidRPr="00E352EF" w:rsidRDefault="0097053A">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17632E4E" w14:textId="77777777" w:rsidR="005A2227" w:rsidRPr="00E352EF" w:rsidRDefault="0097053A">
            <w:r w:rsidRPr="00E352EF">
              <w:rPr>
                <w:rFonts w:ascii="Calibri" w:eastAsia="Calibri" w:hAnsi="Calibri" w:cs="Calibri"/>
                <w:b/>
              </w:rPr>
              <w:t>OBS_STATUS</w:t>
            </w:r>
          </w:p>
        </w:tc>
      </w:tr>
      <w:tr w:rsidR="005A2227" w:rsidRPr="00E352EF" w14:paraId="6673D886" w14:textId="77777777">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5B290D" w14:textId="77777777" w:rsidR="005A2227" w:rsidRPr="00E352EF" w:rsidRDefault="0097053A">
            <w:r w:rsidRPr="00E352EF">
              <w:rPr>
                <w:rFonts w:ascii="Calibri" w:eastAsia="Calibri" w:hAnsi="Calibri" w:cs="Calibri"/>
              </w:rPr>
              <w:lastRenderedPageBreak/>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42BF6D" w14:textId="77777777" w:rsidR="005A2227" w:rsidRPr="00E352EF" w:rsidRDefault="0097053A">
            <w:r w:rsidRPr="00E352EF">
              <w:rPr>
                <w:rFonts w:ascii="Calibri" w:eastAsia="Calibri" w:hAnsi="Calibri" w:cs="Calibri"/>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B67B10"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9BCCB6" w14:textId="77777777" w:rsidR="005A2227" w:rsidRPr="00E352EF" w:rsidRDefault="0097053A">
            <w:r w:rsidRPr="00E352EF">
              <w:rPr>
                <w:rFonts w:ascii="Calibri" w:eastAsia="Calibri" w:hAnsi="Calibri" w:cs="Calibri"/>
              </w:rPr>
              <w:t xml:space="preserve">20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0928EC" w14:textId="77777777" w:rsidR="005A2227" w:rsidRPr="00E352EF" w:rsidRDefault="0097053A">
            <w:r w:rsidRPr="00E352EF">
              <w:rPr>
                <w:rFonts w:ascii="Calibri" w:eastAsia="Calibri" w:hAnsi="Calibri" w:cs="Calibri"/>
              </w:rPr>
              <w:t>D</w:t>
            </w:r>
          </w:p>
        </w:tc>
      </w:tr>
      <w:tr w:rsidR="005A2227" w:rsidRPr="00E352EF" w14:paraId="6C6B8AEC"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467103"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6A3BE1" w14:textId="77777777" w:rsidR="005A2227" w:rsidRPr="00E352EF" w:rsidRDefault="0097053A">
            <w:r w:rsidRPr="00E352EF">
              <w:rPr>
                <w:rFonts w:ascii="Calibri" w:eastAsia="Calibri" w:hAnsi="Calibri" w:cs="Calibri"/>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8824FE"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0000A8" w14:textId="77777777" w:rsidR="005A2227" w:rsidRPr="00E352EF" w:rsidRDefault="0097053A">
            <w:r w:rsidRPr="00E352EF">
              <w:rPr>
                <w:rFonts w:ascii="Calibri" w:eastAsia="Calibri" w:hAnsi="Calibri" w:cs="Calibri"/>
              </w:rPr>
              <w:t>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262BCF" w14:textId="77777777" w:rsidR="005A2227" w:rsidRPr="00E352EF" w:rsidRDefault="0097053A">
            <w:r w:rsidRPr="00E352EF">
              <w:rPr>
                <w:rFonts w:ascii="Calibri" w:eastAsia="Calibri" w:hAnsi="Calibri" w:cs="Calibri"/>
              </w:rPr>
              <w:t>P</w:t>
            </w:r>
          </w:p>
        </w:tc>
      </w:tr>
      <w:tr w:rsidR="005A2227" w:rsidRPr="00E352EF" w14:paraId="1036BC16"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BD8122"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0FE9DE" w14:textId="77777777" w:rsidR="005A2227" w:rsidRPr="00E352EF" w:rsidRDefault="0097053A">
            <w:r w:rsidRPr="00E352EF">
              <w:rPr>
                <w:rFonts w:ascii="Calibri" w:eastAsia="Calibri" w:hAnsi="Calibri" w:cs="Calibri"/>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8BAE81"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B2884A" w14:textId="77777777" w:rsidR="005A2227" w:rsidRPr="00E352EF" w:rsidRDefault="0097053A">
            <w:r w:rsidRPr="00E352EF">
              <w:rPr>
                <w:rFonts w:ascii="Calibri" w:eastAsia="Calibri" w:hAnsi="Calibri" w:cs="Calibri"/>
              </w:rPr>
              <w:t xml:space="preserve">2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2381C7" w14:textId="77777777" w:rsidR="005A2227" w:rsidRPr="00E352EF" w:rsidRDefault="0097053A">
            <w:r w:rsidRPr="00E352EF">
              <w:rPr>
                <w:rFonts w:ascii="Calibri" w:eastAsia="Calibri" w:hAnsi="Calibri" w:cs="Calibri"/>
              </w:rPr>
              <w:t>P</w:t>
            </w:r>
          </w:p>
        </w:tc>
      </w:tr>
    </w:tbl>
    <w:p w14:paraId="1EDA5729" w14:textId="77777777" w:rsidR="005A2227" w:rsidRPr="00E352EF" w:rsidRDefault="005A2227">
      <w:pPr>
        <w:tabs>
          <w:tab w:val="left" w:pos="0"/>
        </w:tabs>
        <w:spacing w:after="40"/>
      </w:pPr>
    </w:p>
    <w:p w14:paraId="394E7817" w14:textId="77777777" w:rsidR="005A2227" w:rsidRPr="00E352EF" w:rsidRDefault="0097053A" w:rsidP="008F033A">
      <w:pPr>
        <w:pStyle w:val="Stile3"/>
        <w:rPr>
          <w:lang w:val="en-GB"/>
        </w:rPr>
      </w:pPr>
      <w:bookmarkStart w:id="384" w:name="_Toc462659663"/>
      <w:bookmarkStart w:id="385" w:name="_Toc463805747"/>
      <w:bookmarkStart w:id="386" w:name="_Toc464487924"/>
      <w:r w:rsidRPr="00E352EF">
        <w:rPr>
          <w:lang w:val="en-GB"/>
        </w:rPr>
        <w:t>trunc</w:t>
      </w:r>
      <w:bookmarkEnd w:id="384"/>
      <w:bookmarkEnd w:id="385"/>
      <w:bookmarkEnd w:id="386"/>
    </w:p>
    <w:p w14:paraId="1261ED0A" w14:textId="77777777" w:rsidR="005A2227" w:rsidRPr="00E352EF" w:rsidRDefault="0097053A" w:rsidP="008F033A">
      <w:pPr>
        <w:rPr>
          <w:rFonts w:ascii="Cambria" w:hAnsi="Cambria"/>
        </w:rPr>
      </w:pPr>
      <w:r w:rsidRPr="00E352EF">
        <w:rPr>
          <w:rFonts w:ascii="Cambria" w:eastAsia="Calibri" w:hAnsi="Cambria" w:cs="Calibri"/>
          <w:i/>
          <w:color w:val="5B9BD5"/>
        </w:rPr>
        <w:t>Semantics</w:t>
      </w:r>
    </w:p>
    <w:p w14:paraId="51CF5493" w14:textId="77777777" w:rsidR="005A2227" w:rsidRPr="00E352EF" w:rsidRDefault="0097053A" w:rsidP="008F033A">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 xml:space="preserve">trunc </w:t>
      </w:r>
      <w:r w:rsidRPr="00E352EF">
        <w:rPr>
          <w:rFonts w:ascii="Cambria" w:eastAsia="Calibri" w:hAnsi="Cambria" w:cs="Calibri"/>
        </w:rPr>
        <w:t>truncates the decimal digits of a number.</w:t>
      </w:r>
    </w:p>
    <w:p w14:paraId="19EC713C" w14:textId="77777777" w:rsidR="00193EF8" w:rsidRPr="00E352EF" w:rsidRDefault="00193EF8" w:rsidP="008F033A">
      <w:pPr>
        <w:rPr>
          <w:rFonts w:ascii="Cambria" w:eastAsia="Calibri" w:hAnsi="Cambria" w:cs="Calibri"/>
          <w:i/>
          <w:color w:val="5B9BD5"/>
        </w:rPr>
      </w:pPr>
    </w:p>
    <w:p w14:paraId="1EC0B881"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6272FF0F" w14:textId="77777777" w:rsidR="005A2227" w:rsidRPr="00E352EF" w:rsidRDefault="0097053A" w:rsidP="008F033A">
      <w:pPr>
        <w:rPr>
          <w:rFonts w:ascii="Cambria" w:hAnsi="Cambria"/>
        </w:rPr>
      </w:pPr>
      <w:r w:rsidRPr="00E352EF">
        <w:rPr>
          <w:rFonts w:ascii="Cambria" w:eastAsia="Calibri" w:hAnsi="Cambria" w:cs="Calibri"/>
          <w:b/>
        </w:rPr>
        <w:t>trunc(</w:t>
      </w:r>
      <w:r w:rsidRPr="00E352EF">
        <w:rPr>
          <w:rFonts w:ascii="Cambria" w:eastAsia="Calibri" w:hAnsi="Cambria" w:cs="Calibri"/>
          <w:i/>
        </w:rPr>
        <w:t>ds</w:t>
      </w:r>
      <w:r w:rsidRPr="00E352EF">
        <w:rPr>
          <w:rFonts w:ascii="Cambria" w:eastAsia="Calibri" w:hAnsi="Cambria" w:cs="Calibri"/>
        </w:rPr>
        <w:t xml:space="preserve">, </w:t>
      </w:r>
      <w:r w:rsidRPr="00E352EF">
        <w:rPr>
          <w:rFonts w:ascii="Cambria" w:eastAsia="Calibri" w:hAnsi="Cambria" w:cs="Calibri"/>
          <w:i/>
        </w:rPr>
        <w:t>decimals</w:t>
      </w:r>
      <w:r w:rsidRPr="00E352EF">
        <w:rPr>
          <w:rFonts w:ascii="Cambria" w:eastAsia="Calibri" w:hAnsi="Cambria" w:cs="Calibri"/>
          <w:b/>
        </w:rPr>
        <w:t>)</w:t>
      </w:r>
    </w:p>
    <w:p w14:paraId="70AFC640"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 xml:space="preserve">Parameters </w:t>
      </w:r>
    </w:p>
    <w:p w14:paraId="2255835B" w14:textId="77777777" w:rsidR="005A2227" w:rsidRPr="00E352EF" w:rsidRDefault="008F033A" w:rsidP="008F033A">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hAnsi="Cambria"/>
        </w:rPr>
        <w:t xml:space="preserve"> :</w:t>
      </w:r>
      <w:r w:rsidR="0097053A" w:rsidRPr="00E352EF">
        <w:rPr>
          <w:rFonts w:ascii="Cambria" w:eastAsia="Calibri" w:hAnsi="Cambria" w:cs="Calibri"/>
        </w:rPr>
        <w:t xml:space="preserve"> [dataset {identifier &lt;IDENT&gt; as scalar-type}+ {measure &lt;IDENT&gt; as number}+</w:t>
      </w:r>
    </w:p>
    <w:p w14:paraId="459D0882" w14:textId="77777777" w:rsidR="005A2227" w:rsidRPr="00E352EF" w:rsidRDefault="0097053A" w:rsidP="008F033A">
      <w:pPr>
        <w:ind w:firstLine="706"/>
        <w:rPr>
          <w:rFonts w:ascii="Cambria" w:hAnsi="Cambria"/>
        </w:rPr>
      </w:pPr>
      <w:r w:rsidRPr="00E352EF">
        <w:rPr>
          <w:rFonts w:ascii="Cambria" w:eastAsia="Calibri" w:hAnsi="Cambria" w:cs="Calibri"/>
        </w:rPr>
        <w:t>{attribute &lt;IDENT&gt; as scalar-type}* |number]</w:t>
      </w:r>
    </w:p>
    <w:p w14:paraId="345C43E3" w14:textId="77777777" w:rsidR="005A2227" w:rsidRPr="00E352EF" w:rsidRDefault="00DC675D" w:rsidP="008F033A">
      <w:pPr>
        <w:rPr>
          <w:rFonts w:ascii="Cambria" w:hAnsi="Cambria"/>
        </w:rPr>
      </w:pPr>
      <w:r w:rsidRPr="00E352EF">
        <w:rPr>
          <w:rFonts w:ascii="Cambria" w:eastAsia="Calibri" w:hAnsi="Cambria" w:cs="Calibri"/>
          <w:i/>
        </w:rPr>
        <w:t>d</w:t>
      </w:r>
      <w:r w:rsidR="0097053A" w:rsidRPr="00E352EF">
        <w:rPr>
          <w:rFonts w:ascii="Cambria" w:eastAsia="Calibri" w:hAnsi="Cambria" w:cs="Calibri"/>
          <w:i/>
        </w:rPr>
        <w:t>ecimals</w:t>
      </w:r>
      <w:r w:rsidR="008F033A" w:rsidRPr="00E352EF">
        <w:rPr>
          <w:rFonts w:ascii="Cambria" w:hAnsi="Cambria"/>
        </w:rPr>
        <w:t xml:space="preserve"> :</w:t>
      </w:r>
      <w:r w:rsidR="0097053A" w:rsidRPr="00E352EF">
        <w:rPr>
          <w:rFonts w:ascii="Cambria" w:eastAsia="Calibri" w:hAnsi="Cambria" w:cs="Calibri"/>
        </w:rPr>
        <w:t xml:space="preserve"> int</w:t>
      </w:r>
      <w:r w:rsidR="008F033A" w:rsidRPr="00E352EF">
        <w:rPr>
          <w:rFonts w:ascii="Cambria" w:eastAsia="Calibri" w:hAnsi="Cambria" w:cs="Calibri"/>
        </w:rPr>
        <w:t>eger</w:t>
      </w:r>
    </w:p>
    <w:p w14:paraId="52A51B14" w14:textId="77777777" w:rsidR="005A2227" w:rsidRPr="00E352EF" w:rsidRDefault="005A2227" w:rsidP="008F033A">
      <w:pPr>
        <w:rPr>
          <w:rFonts w:ascii="Cambria" w:hAnsi="Cambria"/>
        </w:rPr>
      </w:pPr>
    </w:p>
    <w:p w14:paraId="230CB046" w14:textId="77777777" w:rsidR="005A2227" w:rsidRPr="00E352EF" w:rsidRDefault="0097053A" w:rsidP="0091250B">
      <w:pPr>
        <w:numPr>
          <w:ilvl w:val="0"/>
          <w:numId w:val="20"/>
        </w:numPr>
        <w:ind w:left="360"/>
        <w:rPr>
          <w:rFonts w:ascii="Cambria" w:eastAsia="Calibri" w:hAnsi="Cambria" w:cs="Calibri"/>
        </w:rPr>
      </w:pPr>
      <w:r w:rsidRPr="00E352EF">
        <w:rPr>
          <w:rFonts w:ascii="Cambria" w:eastAsia="Calibri" w:hAnsi="Cambria" w:cs="Calibri"/>
          <w:i/>
        </w:rPr>
        <w:t xml:space="preserve">ds – </w:t>
      </w:r>
      <w:r w:rsidRPr="00E352EF">
        <w:rPr>
          <w:rFonts w:ascii="Cambria" w:eastAsia="Calibri" w:hAnsi="Cambria" w:cs="Calibri"/>
        </w:rPr>
        <w:t xml:space="preserve">is the input scalar number or the input </w:t>
      </w:r>
      <w:r w:rsidR="00F4601C" w:rsidRPr="00E352EF">
        <w:rPr>
          <w:rFonts w:ascii="Cambria" w:eastAsia="Calibri" w:hAnsi="Cambria" w:cs="Calibri"/>
        </w:rPr>
        <w:t>Dataset</w:t>
      </w:r>
      <w:r w:rsidRPr="00E352EF">
        <w:rPr>
          <w:rFonts w:ascii="Cambria" w:eastAsia="Calibri" w:hAnsi="Cambria" w:cs="Calibri"/>
        </w:rPr>
        <w:t>.</w:t>
      </w:r>
    </w:p>
    <w:p w14:paraId="38D33762" w14:textId="77777777" w:rsidR="005A2227" w:rsidRPr="00E352EF" w:rsidRDefault="0097053A" w:rsidP="0091250B">
      <w:pPr>
        <w:numPr>
          <w:ilvl w:val="0"/>
          <w:numId w:val="20"/>
        </w:numPr>
        <w:ind w:left="360"/>
        <w:rPr>
          <w:rFonts w:ascii="Cambria" w:eastAsia="Calibri" w:hAnsi="Cambria" w:cs="Calibri"/>
          <w:i/>
        </w:rPr>
      </w:pPr>
      <w:r w:rsidRPr="00E352EF">
        <w:rPr>
          <w:rFonts w:ascii="Cambria" w:eastAsia="Calibri" w:hAnsi="Cambria" w:cs="Calibri"/>
          <w:i/>
        </w:rPr>
        <w:t xml:space="preserve">decimals </w:t>
      </w:r>
      <w:r w:rsidRPr="00E352EF">
        <w:rPr>
          <w:rFonts w:ascii="Cambria" w:eastAsia="Calibri" w:hAnsi="Cambria" w:cs="Calibri"/>
        </w:rPr>
        <w:t>– the decimal position beyond which the decimal digits are discarded</w:t>
      </w:r>
      <w:r w:rsidRPr="00E352EF">
        <w:rPr>
          <w:rFonts w:ascii="Cambria" w:eastAsia="Calibri" w:hAnsi="Cambria" w:cs="Calibri"/>
          <w:i/>
        </w:rPr>
        <w:t>.</w:t>
      </w:r>
    </w:p>
    <w:p w14:paraId="1A008F28" w14:textId="77777777" w:rsidR="008F033A" w:rsidRPr="00E352EF" w:rsidRDefault="008F033A" w:rsidP="008F033A">
      <w:pPr>
        <w:rPr>
          <w:rFonts w:ascii="Cambria" w:eastAsia="Calibri" w:hAnsi="Cambria" w:cs="Calibri"/>
          <w:i/>
          <w:color w:val="5B9BD5"/>
        </w:rPr>
      </w:pPr>
    </w:p>
    <w:p w14:paraId="2280C23B"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Constraints</w:t>
      </w:r>
    </w:p>
    <w:p w14:paraId="40A81CF6" w14:textId="77777777" w:rsidR="005A2227" w:rsidRPr="00E352EF" w:rsidRDefault="0097053A" w:rsidP="008F03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it must be a </w:t>
      </w:r>
      <w:r w:rsidRPr="00E352EF">
        <w:rPr>
          <w:rFonts w:ascii="Cambria" w:hAnsi="Cambria"/>
          <w:b/>
        </w:rPr>
        <w:t xml:space="preserve">numeric </w:t>
      </w:r>
      <w:r w:rsidRPr="00E352EF">
        <w:rPr>
          <w:rFonts w:ascii="Cambria" w:hAnsi="Cambria"/>
        </w:rPr>
        <w:t>data type.</w:t>
      </w:r>
    </w:p>
    <w:p w14:paraId="0C6BE6CE" w14:textId="77777777" w:rsidR="005A2227" w:rsidRPr="00E352EF" w:rsidRDefault="0097053A" w:rsidP="008F03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F4601C" w:rsidRPr="00E352EF">
        <w:t>Dataset</w:t>
      </w:r>
      <w:r w:rsidRPr="00E352EF">
        <w:rPr>
          <w:rFonts w:ascii="Cambria" w:hAnsi="Cambria"/>
        </w:rPr>
        <w:t xml:space="preserve"> then it must have at least a measure of </w:t>
      </w:r>
      <w:r w:rsidRPr="00E352EF">
        <w:rPr>
          <w:rFonts w:ascii="Cambria" w:hAnsi="Cambria"/>
          <w:b/>
        </w:rPr>
        <w:t>numeric</w:t>
      </w:r>
      <w:r w:rsidRPr="00E352EF">
        <w:rPr>
          <w:rFonts w:ascii="Cambria" w:hAnsi="Cambria"/>
        </w:rPr>
        <w:t xml:space="preserve"> data type. </w:t>
      </w:r>
    </w:p>
    <w:p w14:paraId="228233B8" w14:textId="77777777" w:rsidR="005A2227" w:rsidRPr="00E352EF" w:rsidRDefault="0097053A" w:rsidP="008F033A">
      <w:pPr>
        <w:rPr>
          <w:rFonts w:ascii="Cambria" w:hAnsi="Cambria"/>
        </w:rPr>
      </w:pPr>
      <w:r w:rsidRPr="00E352EF">
        <w:rPr>
          <w:rFonts w:ascii="Cambria" w:eastAsia="Calibri" w:hAnsi="Cambria" w:cs="Calibri"/>
          <w:i/>
        </w:rPr>
        <w:t>decimals</w:t>
      </w:r>
      <w:r w:rsidRPr="00E352EF">
        <w:rPr>
          <w:rFonts w:ascii="Cambria" w:eastAsia="Calibri" w:hAnsi="Cambria" w:cs="Calibri"/>
        </w:rPr>
        <w:t xml:space="preserve"> must be greater or equal than zero.</w:t>
      </w:r>
    </w:p>
    <w:p w14:paraId="7806ED3C" w14:textId="77777777" w:rsidR="008F033A" w:rsidRPr="00E352EF" w:rsidRDefault="008F033A" w:rsidP="008F033A">
      <w:pPr>
        <w:rPr>
          <w:rFonts w:ascii="Cambria" w:eastAsia="Calibri" w:hAnsi="Cambria" w:cs="Calibri"/>
          <w:i/>
          <w:color w:val="5B9BD5"/>
        </w:rPr>
      </w:pPr>
    </w:p>
    <w:p w14:paraId="3CC81D5E"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Returns</w:t>
      </w:r>
    </w:p>
    <w:p w14:paraId="641B81AD" w14:textId="77777777" w:rsidR="005A2227" w:rsidRPr="00E352EF" w:rsidRDefault="0097053A" w:rsidP="008F03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w:t>
      </w:r>
      <w:r w:rsidR="00EA7AAE" w:rsidRPr="00E352EF">
        <w:rPr>
          <w:rFonts w:ascii="Cambria" w:hAnsi="Cambria"/>
        </w:rPr>
        <w:t xml:space="preserve">the </w:t>
      </w:r>
      <w:r w:rsidRPr="00E352EF">
        <w:rPr>
          <w:rFonts w:ascii="Cambria" w:hAnsi="Cambria"/>
        </w:rPr>
        <w:t>operator</w:t>
      </w:r>
      <w:r w:rsidRPr="00E352EF">
        <w:rPr>
          <w:rFonts w:ascii="Cambria" w:hAnsi="Cambria"/>
          <w:b/>
        </w:rPr>
        <w:t xml:space="preserve"> </w:t>
      </w:r>
      <w:r w:rsidRPr="00E352EF">
        <w:rPr>
          <w:rFonts w:ascii="Cambria" w:hAnsi="Cambria"/>
        </w:rPr>
        <w:t xml:space="preserve">returns </w:t>
      </w:r>
      <w:r w:rsidRPr="00E352EF">
        <w:rPr>
          <w:rFonts w:ascii="Cambria" w:eastAsia="Calibri" w:hAnsi="Cambria" w:cs="Calibri"/>
        </w:rPr>
        <w:t xml:space="preserve">the input number with the decimal digits discarded beyond the number of digits specified by </w:t>
      </w:r>
      <w:r w:rsidRPr="00E352EF">
        <w:rPr>
          <w:rFonts w:ascii="Cambria" w:eastAsia="Calibri" w:hAnsi="Cambria" w:cs="Calibri"/>
          <w:i/>
        </w:rPr>
        <w:t>decimals</w:t>
      </w:r>
      <w:r w:rsidRPr="00E352EF">
        <w:rPr>
          <w:rFonts w:ascii="Cambria" w:eastAsia="Calibri" w:hAnsi="Cambria" w:cs="Calibri"/>
        </w:rPr>
        <w:t>.</w:t>
      </w:r>
    </w:p>
    <w:p w14:paraId="0E4AC495" w14:textId="77777777" w:rsidR="005A2227" w:rsidRPr="00E352EF" w:rsidRDefault="0097053A" w:rsidP="008F03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F4601C" w:rsidRPr="00E352EF">
        <w:t>Dataset</w:t>
      </w:r>
      <w:r w:rsidRPr="00E352EF">
        <w:rPr>
          <w:rFonts w:ascii="Cambria" w:hAnsi="Cambria"/>
        </w:rPr>
        <w:t xml:space="preserve"> and has N numeric measures then </w:t>
      </w:r>
      <w:r w:rsidR="00EA7AAE" w:rsidRPr="00E352EF">
        <w:rPr>
          <w:rFonts w:ascii="Cambria" w:hAnsi="Cambria"/>
        </w:rPr>
        <w:t xml:space="preserve">the </w:t>
      </w:r>
      <w:r w:rsidRPr="00E352EF">
        <w:rPr>
          <w:rFonts w:ascii="Cambria" w:hAnsi="Cambria"/>
        </w:rPr>
        <w:t xml:space="preserve">operator returns a </w:t>
      </w:r>
      <w:r w:rsidR="00F4601C" w:rsidRPr="00E352EF">
        <w:t>Dataset</w:t>
      </w:r>
      <w:r w:rsidRPr="00E352EF">
        <w:rPr>
          <w:rFonts w:ascii="Cambria" w:hAnsi="Cambria"/>
        </w:rPr>
        <w:t xml:space="preserve"> having the </w:t>
      </w:r>
      <w:r w:rsidR="00CC6A4A" w:rsidRPr="00E352EF">
        <w:rPr>
          <w:rFonts w:ascii="Cambria" w:eastAsia="Calibri" w:hAnsi="Cambria" w:cs="Calibri"/>
        </w:rPr>
        <w:t>Identifier Components</w:t>
      </w:r>
      <w:r w:rsidRPr="00E352EF">
        <w:rPr>
          <w:rFonts w:ascii="Cambria" w:hAnsi="Cambria"/>
        </w:rPr>
        <w:t xml:space="preserve"> of </w:t>
      </w:r>
      <w:r w:rsidRPr="00E352EF">
        <w:rPr>
          <w:rFonts w:ascii="Cambria" w:hAnsi="Cambria"/>
          <w:i/>
        </w:rPr>
        <w:t>ds</w:t>
      </w:r>
      <w:r w:rsidRPr="00E352EF">
        <w:rPr>
          <w:rFonts w:ascii="Cambria" w:hAnsi="Cambria"/>
        </w:rPr>
        <w:t xml:space="preserve"> and the N numeric measures </w:t>
      </w:r>
      <w:r w:rsidRPr="00E352EF">
        <w:rPr>
          <w:rFonts w:ascii="Cambria" w:eastAsia="Calibri" w:hAnsi="Cambria" w:cs="Calibri"/>
        </w:rPr>
        <w:t xml:space="preserve">obtained by discarding the decimal digits after the </w:t>
      </w:r>
      <w:r w:rsidRPr="00E352EF">
        <w:rPr>
          <w:rFonts w:ascii="Cambria" w:eastAsia="Calibri" w:hAnsi="Cambria" w:cs="Calibri"/>
          <w:i/>
        </w:rPr>
        <w:t>decimals</w:t>
      </w:r>
      <w:r w:rsidRPr="00E352EF">
        <w:rPr>
          <w:rFonts w:ascii="Cambria" w:eastAsia="Calibri" w:hAnsi="Cambria" w:cs="Calibri"/>
        </w:rPr>
        <w:t xml:space="preserve"> position.</w:t>
      </w:r>
    </w:p>
    <w:p w14:paraId="65644FD5" w14:textId="77777777" w:rsidR="008F033A" w:rsidRPr="00E352EF" w:rsidRDefault="008F033A" w:rsidP="008F033A">
      <w:pPr>
        <w:rPr>
          <w:rFonts w:ascii="Cambria" w:eastAsia="Calibri" w:hAnsi="Cambria" w:cs="Calibri"/>
          <w:i/>
          <w:color w:val="5B9BD5"/>
        </w:rPr>
      </w:pPr>
    </w:p>
    <w:p w14:paraId="54579810" w14:textId="77777777" w:rsidR="005A2227" w:rsidRPr="00E352EF" w:rsidRDefault="00EA6708" w:rsidP="00AC4A81">
      <w:pPr>
        <w:rPr>
          <w:rFonts w:ascii="Cambria" w:eastAsia="Calibri" w:hAnsi="Cambria" w:cs="Calibri"/>
          <w:i/>
          <w:color w:val="5B9BD5"/>
        </w:rPr>
      </w:pPr>
      <w:r w:rsidRPr="00E352EF">
        <w:rPr>
          <w:rFonts w:ascii="Cambria" w:eastAsia="Calibri" w:hAnsi="Cambria" w:cs="Calibri"/>
          <w:i/>
          <w:color w:val="5B9BD5"/>
        </w:rPr>
        <w:t>Examples</w:t>
      </w:r>
    </w:p>
    <w:p w14:paraId="3F71770D" w14:textId="77777777" w:rsidR="005A2227" w:rsidRPr="00E352EF" w:rsidRDefault="00EA6708" w:rsidP="008F033A">
      <w:pPr>
        <w:rPr>
          <w:rFonts w:ascii="Cambria" w:hAnsi="Cambria"/>
        </w:rPr>
      </w:pPr>
      <w:r w:rsidRPr="00E352EF">
        <w:rPr>
          <w:rFonts w:ascii="Cambria" w:eastAsia="Calibri" w:hAnsi="Cambria" w:cs="Calibri"/>
        </w:rPr>
        <w:t>O</w:t>
      </w:r>
      <w:r w:rsidR="0097053A" w:rsidRPr="00E352EF">
        <w:rPr>
          <w:rFonts w:ascii="Cambria" w:eastAsia="Calibri" w:hAnsi="Cambria" w:cs="Calibri"/>
        </w:rPr>
        <w:t>n scalar</w:t>
      </w:r>
    </w:p>
    <w:p w14:paraId="7EF1145F" w14:textId="77777777" w:rsidR="005A2227" w:rsidRPr="00E352EF" w:rsidRDefault="0091250B" w:rsidP="008F033A">
      <w:pPr>
        <w:rPr>
          <w:rFonts w:ascii="Cambria" w:hAnsi="Cambria"/>
        </w:rPr>
      </w:pPr>
      <w:r w:rsidRPr="00E352EF">
        <w:rPr>
          <w:rFonts w:ascii="Cambria" w:eastAsia="Calibri" w:hAnsi="Cambria" w:cs="Calibri"/>
        </w:rPr>
        <w:t>1) If</w:t>
      </w:r>
      <w:r w:rsidR="0097053A" w:rsidRPr="00E352EF">
        <w:rPr>
          <w:rFonts w:ascii="Cambria" w:eastAsia="Calibri" w:hAnsi="Cambria" w:cs="Calibri"/>
        </w:rPr>
        <w:t xml:space="preserve"> P = 3.14159</w:t>
      </w:r>
    </w:p>
    <w:p w14:paraId="01A77AE0" w14:textId="77777777" w:rsidR="005A2227" w:rsidRPr="00E352EF" w:rsidRDefault="0097053A" w:rsidP="0091250B">
      <w:pPr>
        <w:ind w:left="706"/>
      </w:pPr>
      <w:r w:rsidRPr="00E352EF">
        <w:rPr>
          <w:rFonts w:eastAsia="Calibri" w:cs="Calibri"/>
        </w:rPr>
        <w:t xml:space="preserve">A := </w:t>
      </w:r>
      <w:r w:rsidRPr="00E352EF">
        <w:rPr>
          <w:rFonts w:eastAsia="Calibri" w:cs="Calibri"/>
          <w:b/>
        </w:rPr>
        <w:t>trunc(</w:t>
      </w:r>
      <w:r w:rsidRPr="00E352EF">
        <w:rPr>
          <w:rFonts w:eastAsia="Calibri" w:cs="Calibri"/>
        </w:rPr>
        <w:t>P, 2</w:t>
      </w:r>
      <w:r w:rsidRPr="00E352EF">
        <w:rPr>
          <w:rFonts w:eastAsia="Calibri" w:cs="Calibri"/>
          <w:b/>
        </w:rPr>
        <w:t>)</w:t>
      </w:r>
      <w:r w:rsidRPr="00E352EF">
        <w:rPr>
          <w:rFonts w:eastAsia="Calibri" w:cs="Calibri"/>
        </w:rPr>
        <w:t xml:space="preserve">  </w:t>
      </w:r>
      <w:r w:rsidR="00C37921" w:rsidRPr="00E352EF">
        <w:rPr>
          <w:rFonts w:eastAsia="Calibri" w:cs="Calibri"/>
        </w:rPr>
        <w:tab/>
      </w:r>
      <w:r w:rsidR="00C37921" w:rsidRPr="00E352EF">
        <w:rPr>
          <w:rFonts w:eastAsia="Calibri" w:cs="Calibri"/>
        </w:rPr>
        <w:tab/>
      </w:r>
      <w:r w:rsidR="00C37921" w:rsidRPr="00E352EF">
        <w:rPr>
          <w:rFonts w:eastAsia="Calibri" w:cs="Calibri"/>
        </w:rPr>
        <w:tab/>
      </w:r>
      <w:r w:rsidRPr="00E352EF">
        <w:rPr>
          <w:rFonts w:eastAsia="Calibri" w:cs="Calibri"/>
        </w:rPr>
        <w:t>A = 3.14</w:t>
      </w:r>
    </w:p>
    <w:p w14:paraId="11218851" w14:textId="77777777" w:rsidR="005A2227" w:rsidRPr="00E352EF" w:rsidRDefault="0097053A" w:rsidP="0091250B">
      <w:pPr>
        <w:ind w:left="706"/>
        <w:rPr>
          <w:rFonts w:ascii="Cambria" w:hAnsi="Cambria"/>
        </w:rPr>
      </w:pPr>
      <w:r w:rsidRPr="00E352EF">
        <w:rPr>
          <w:rFonts w:ascii="Cambria" w:eastAsia="Calibri" w:hAnsi="Cambria" w:cs="Calibri"/>
        </w:rPr>
        <w:t xml:space="preserve">B := </w:t>
      </w:r>
      <w:r w:rsidRPr="00E352EF">
        <w:rPr>
          <w:rFonts w:ascii="Cambria" w:eastAsia="Calibri" w:hAnsi="Cambria" w:cs="Calibri"/>
          <w:b/>
        </w:rPr>
        <w:t>trunc(</w:t>
      </w:r>
      <w:r w:rsidRPr="00E352EF">
        <w:rPr>
          <w:rFonts w:ascii="Cambria" w:eastAsia="Calibri" w:hAnsi="Cambria" w:cs="Calibri"/>
        </w:rPr>
        <w:t>P, 4</w:t>
      </w:r>
      <w:r w:rsidRPr="00E352EF">
        <w:rPr>
          <w:rFonts w:ascii="Cambria" w:eastAsia="Calibri" w:hAnsi="Cambria" w:cs="Calibri"/>
          <w:b/>
        </w:rPr>
        <w:t>)</w:t>
      </w:r>
      <w:r w:rsidRPr="00E352EF">
        <w:rPr>
          <w:rFonts w:ascii="Cambria" w:eastAsia="Calibri" w:hAnsi="Cambria" w:cs="Calibri"/>
        </w:rPr>
        <w:t xml:space="preserve">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B = 3.141</w:t>
      </w:r>
      <w:r w:rsidRPr="00E352EF">
        <w:rPr>
          <w:rFonts w:ascii="Cambria" w:eastAsia="Calibri" w:hAnsi="Cambria" w:cs="Calibri"/>
          <w:b/>
        </w:rPr>
        <w:t>5</w:t>
      </w:r>
    </w:p>
    <w:p w14:paraId="4E7753F5" w14:textId="77777777" w:rsidR="00EA6708" w:rsidRPr="00E352EF" w:rsidRDefault="00EA6708" w:rsidP="00EA6708">
      <w:pPr>
        <w:rPr>
          <w:rFonts w:ascii="Cambria" w:eastAsia="Calibri" w:hAnsi="Cambria" w:cs="Calibri"/>
        </w:rPr>
      </w:pPr>
    </w:p>
    <w:p w14:paraId="52DCBCC0" w14:textId="77777777" w:rsidR="005A2227" w:rsidRPr="00E352EF" w:rsidRDefault="0097053A" w:rsidP="00EA6708">
      <w:pPr>
        <w:rPr>
          <w:rFonts w:ascii="Cambria" w:hAnsi="Cambria"/>
        </w:rPr>
      </w:pPr>
      <w:r w:rsidRPr="00E352EF">
        <w:rPr>
          <w:rFonts w:ascii="Cambria" w:eastAsia="Calibri" w:hAnsi="Cambria" w:cs="Calibri"/>
        </w:rPr>
        <w:t>Differ from round:</w:t>
      </w:r>
    </w:p>
    <w:p w14:paraId="7941F2B4" w14:textId="77777777" w:rsidR="005A2227" w:rsidRPr="00E352EF" w:rsidRDefault="0097053A" w:rsidP="008F033A">
      <w:pPr>
        <w:rPr>
          <w:rFonts w:ascii="Cambria" w:hAnsi="Cambria"/>
        </w:rPr>
      </w:pPr>
      <w:r w:rsidRPr="00E352EF">
        <w:rPr>
          <w:rFonts w:ascii="Cambria" w:hAnsi="Cambria"/>
        </w:rPr>
        <w:tab/>
      </w:r>
      <w:r w:rsidRPr="00E352EF">
        <w:rPr>
          <w:rFonts w:ascii="Cambria" w:eastAsia="Calibri" w:hAnsi="Cambria" w:cs="Calibri"/>
        </w:rPr>
        <w:t xml:space="preserve">B := </w:t>
      </w:r>
      <w:r w:rsidRPr="00E352EF">
        <w:rPr>
          <w:rFonts w:ascii="Cambria" w:eastAsia="Calibri" w:hAnsi="Cambria" w:cs="Calibri"/>
          <w:b/>
        </w:rPr>
        <w:t>round(</w:t>
      </w:r>
      <w:r w:rsidRPr="00E352EF">
        <w:rPr>
          <w:rFonts w:ascii="Cambria" w:eastAsia="Calibri" w:hAnsi="Cambria" w:cs="Calibri"/>
        </w:rPr>
        <w:t>P, 4</w:t>
      </w:r>
      <w:r w:rsidRPr="00E352EF">
        <w:rPr>
          <w:rFonts w:ascii="Cambria" w:eastAsia="Calibri" w:hAnsi="Cambria" w:cs="Calibri"/>
          <w:b/>
        </w:rPr>
        <w:t>)</w:t>
      </w:r>
      <w:r w:rsidRPr="00E352EF">
        <w:rPr>
          <w:rFonts w:ascii="Cambria" w:eastAsia="Calibri" w:hAnsi="Cambria" w:cs="Calibri"/>
        </w:rPr>
        <w:t xml:space="preserve">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B = 3.141</w:t>
      </w:r>
      <w:r w:rsidRPr="00E352EF">
        <w:rPr>
          <w:rFonts w:ascii="Cambria" w:eastAsia="Calibri" w:hAnsi="Cambria" w:cs="Calibri"/>
          <w:b/>
        </w:rPr>
        <w:t>6</w:t>
      </w:r>
    </w:p>
    <w:p w14:paraId="7208E53D" w14:textId="77777777" w:rsidR="005A2227" w:rsidRPr="00E352EF" w:rsidRDefault="005A2227" w:rsidP="008F033A">
      <w:pPr>
        <w:rPr>
          <w:rFonts w:ascii="Cambria" w:hAnsi="Cambria"/>
        </w:rPr>
      </w:pPr>
    </w:p>
    <w:p w14:paraId="5A4F4D1E" w14:textId="77777777" w:rsidR="005A2227" w:rsidRPr="00E352EF" w:rsidRDefault="0097053A" w:rsidP="008F033A">
      <w:pPr>
        <w:rPr>
          <w:rFonts w:ascii="Cambria" w:eastAsia="Calibri" w:hAnsi="Cambria" w:cs="Calibri"/>
        </w:rPr>
      </w:pPr>
      <w:r w:rsidRPr="00E352EF">
        <w:rPr>
          <w:rFonts w:ascii="Cambria" w:eastAsia="Calibri" w:hAnsi="Cambria" w:cs="Calibri"/>
        </w:rPr>
        <w:t xml:space="preserve"> </w:t>
      </w:r>
      <w:r w:rsidR="00EA6708" w:rsidRPr="00E352EF">
        <w:rPr>
          <w:rFonts w:ascii="Cambria" w:eastAsia="Calibri" w:hAnsi="Cambria" w:cs="Calibri"/>
        </w:rPr>
        <w:t>O</w:t>
      </w:r>
      <w:r w:rsidRPr="00E352EF">
        <w:rPr>
          <w:rFonts w:ascii="Cambria" w:eastAsia="Calibri" w:hAnsi="Cambria" w:cs="Calibri"/>
        </w:rPr>
        <w:t xml:space="preserve">n </w:t>
      </w:r>
      <w:r w:rsidR="00F4601C" w:rsidRPr="00E352EF">
        <w:t>Dataset</w:t>
      </w:r>
    </w:p>
    <w:p w14:paraId="2F4E70C2" w14:textId="77777777" w:rsidR="005A2227" w:rsidRPr="00E352EF" w:rsidRDefault="0091250B" w:rsidP="008F033A">
      <w:pPr>
        <w:rPr>
          <w:rFonts w:ascii="Calibri" w:eastAsia="Calibri" w:hAnsi="Calibri" w:cs="Calibri"/>
          <w:b/>
        </w:rPr>
      </w:pPr>
      <w:r w:rsidRPr="00E352EF">
        <w:rPr>
          <w:rFonts w:ascii="Calibri" w:eastAsia="Calibri" w:hAnsi="Calibri" w:cs="Calibri"/>
        </w:rPr>
        <w:t>2</w:t>
      </w:r>
      <w:r w:rsidR="00EA6708" w:rsidRPr="00E352EF">
        <w:rPr>
          <w:rFonts w:ascii="Calibri" w:eastAsia="Calibri" w:hAnsi="Calibri" w:cs="Calibri"/>
        </w:rPr>
        <w:t xml:space="preserve">) ds_1 := </w:t>
      </w:r>
      <w:r w:rsidR="00EA6708" w:rsidRPr="00E352EF">
        <w:rPr>
          <w:rFonts w:ascii="Calibri" w:eastAsia="Calibri" w:hAnsi="Calibri" w:cs="Calibri"/>
          <w:b/>
        </w:rPr>
        <w:t>trunc(</w:t>
      </w:r>
      <w:r w:rsidR="00EA6708" w:rsidRPr="00E352EF">
        <w:rPr>
          <w:rFonts w:ascii="Calibri" w:eastAsia="Calibri" w:hAnsi="Calibri" w:cs="Calibri"/>
        </w:rPr>
        <w:t>DatasetA, 2</w:t>
      </w:r>
      <w:r w:rsidR="00EA6708" w:rsidRPr="00E352EF">
        <w:rPr>
          <w:rFonts w:ascii="Calibri" w:eastAsia="Calibri" w:hAnsi="Calibri" w:cs="Calibri"/>
          <w:b/>
        </w:rPr>
        <w:t>)</w:t>
      </w:r>
    </w:p>
    <w:p w14:paraId="6F489BCA" w14:textId="77777777" w:rsidR="0091250B" w:rsidRPr="00E352EF" w:rsidRDefault="0091250B" w:rsidP="008F033A">
      <w:pPr>
        <w:rPr>
          <w:rFonts w:ascii="Cambria" w:hAnsi="Cambria"/>
        </w:rPr>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02C13051" w14:textId="77777777">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F8D8201" w14:textId="77777777" w:rsidR="005A2227" w:rsidRPr="00E352EF" w:rsidRDefault="0097053A">
            <w:r w:rsidRPr="00E352EF">
              <w:rPr>
                <w:rFonts w:ascii="Calibri" w:eastAsia="Calibri" w:hAnsi="Calibri" w:cs="Calibri"/>
              </w:rPr>
              <w:t>DatasetA</w:t>
            </w:r>
          </w:p>
        </w:tc>
      </w:tr>
      <w:tr w:rsidR="005A2227" w:rsidRPr="00E352EF" w14:paraId="7E0B83ED" w14:textId="77777777">
        <w:trPr>
          <w:trHeight w:val="274"/>
        </w:trPr>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8673FA2" w14:textId="77777777" w:rsidR="005A2227" w:rsidRPr="00E352EF" w:rsidRDefault="009705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C010A23" w14:textId="77777777" w:rsidR="005A2227" w:rsidRPr="00E352EF" w:rsidRDefault="009705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EEEBADB" w14:textId="77777777" w:rsidR="005A2227" w:rsidRPr="00E352EF" w:rsidRDefault="009705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7832ABD" w14:textId="77777777" w:rsidR="005A2227" w:rsidRPr="00E352EF" w:rsidRDefault="0097053A">
            <w:r w:rsidRPr="00E352EF">
              <w:rPr>
                <w:rFonts w:ascii="Calibri" w:eastAsia="Calibri" w:hAnsi="Calibri" w:cs="Calibri"/>
                <w:b/>
              </w:rPr>
              <w:t>VALUE</w:t>
            </w:r>
          </w:p>
        </w:tc>
      </w:tr>
      <w:tr w:rsidR="005A2227" w:rsidRPr="00E352EF" w14:paraId="7A432864"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D11143"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8FFC0C" w14:textId="77777777" w:rsidR="005A2227" w:rsidRPr="00E352EF" w:rsidRDefault="009705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C547DA"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625AD4" w14:textId="77777777" w:rsidR="005A2227" w:rsidRPr="00E352EF" w:rsidRDefault="0097053A">
            <w:r w:rsidRPr="00E352EF">
              <w:rPr>
                <w:rFonts w:ascii="Calibri" w:eastAsia="Calibri" w:hAnsi="Calibri" w:cs="Calibri"/>
              </w:rPr>
              <w:t>0.484183</w:t>
            </w:r>
          </w:p>
        </w:tc>
      </w:tr>
      <w:tr w:rsidR="005A2227" w:rsidRPr="00E352EF" w14:paraId="4A128C92"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717910"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3E5B05"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367A33"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FAD6E2" w14:textId="77777777" w:rsidR="005A2227" w:rsidRPr="00E352EF" w:rsidRDefault="0097053A">
            <w:r w:rsidRPr="00E352EF">
              <w:rPr>
                <w:rFonts w:ascii="Calibri" w:eastAsia="Calibri" w:hAnsi="Calibri" w:cs="Calibri"/>
              </w:rPr>
              <w:t>0.515817</w:t>
            </w:r>
          </w:p>
        </w:tc>
      </w:tr>
      <w:tr w:rsidR="005A2227" w:rsidRPr="00E352EF" w14:paraId="4921E63B"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A7893E"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48DEF2"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9DD870"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84F118" w14:textId="77777777" w:rsidR="005A2227" w:rsidRPr="00E352EF" w:rsidRDefault="0097053A">
            <w:r w:rsidRPr="00E352EF">
              <w:rPr>
                <w:rFonts w:ascii="Calibri" w:eastAsia="Calibri" w:hAnsi="Calibri" w:cs="Calibri"/>
              </w:rPr>
              <w:t>1.000000</w:t>
            </w:r>
          </w:p>
        </w:tc>
      </w:tr>
    </w:tbl>
    <w:p w14:paraId="38EBF81C" w14:textId="77777777" w:rsidR="005A2227" w:rsidRPr="00E352EF" w:rsidRDefault="005A2227"/>
    <w:tbl>
      <w:tblPr>
        <w:tblW w:w="4205"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63EC20B9" w14:textId="77777777">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4F9A0CDC" w14:textId="77777777" w:rsidR="005A2227" w:rsidRPr="00E352EF" w:rsidRDefault="0097053A">
            <w:r w:rsidRPr="00E352EF">
              <w:rPr>
                <w:rFonts w:ascii="Calibri" w:eastAsia="Calibri" w:hAnsi="Calibri" w:cs="Calibri"/>
              </w:rPr>
              <w:t>ds_1</w:t>
            </w:r>
          </w:p>
        </w:tc>
      </w:tr>
      <w:tr w:rsidR="005A2227" w:rsidRPr="00E352EF" w14:paraId="26EC76DB"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4B03A03" w14:textId="77777777" w:rsidR="005A2227" w:rsidRPr="00E352EF" w:rsidRDefault="009705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7AE7901" w14:textId="77777777" w:rsidR="005A2227" w:rsidRPr="00E352EF" w:rsidRDefault="009705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B64F533" w14:textId="77777777" w:rsidR="005A2227" w:rsidRPr="00E352EF" w:rsidRDefault="009705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B1F9D91" w14:textId="77777777" w:rsidR="005A2227" w:rsidRPr="00E352EF" w:rsidRDefault="0097053A">
            <w:r w:rsidRPr="00E352EF">
              <w:rPr>
                <w:rFonts w:ascii="Calibri" w:eastAsia="Calibri" w:hAnsi="Calibri" w:cs="Calibri"/>
                <w:b/>
              </w:rPr>
              <w:t>VALUE</w:t>
            </w:r>
          </w:p>
        </w:tc>
      </w:tr>
      <w:tr w:rsidR="005A2227" w:rsidRPr="00E352EF" w14:paraId="4FAFDC7C"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98655B"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753DEE" w14:textId="77777777" w:rsidR="005A2227" w:rsidRPr="00E352EF" w:rsidRDefault="009705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D5C68D"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2EE911" w14:textId="77777777" w:rsidR="005A2227" w:rsidRPr="00E352EF" w:rsidRDefault="0097053A">
            <w:r w:rsidRPr="00E352EF">
              <w:rPr>
                <w:rFonts w:ascii="Calibri" w:eastAsia="Calibri" w:hAnsi="Calibri" w:cs="Calibri"/>
              </w:rPr>
              <w:t>0.48</w:t>
            </w:r>
          </w:p>
        </w:tc>
      </w:tr>
      <w:tr w:rsidR="005A2227" w:rsidRPr="00E352EF" w14:paraId="4C14CACF"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AA5A70" w14:textId="77777777" w:rsidR="005A2227" w:rsidRPr="00E352EF" w:rsidRDefault="0097053A">
            <w:r w:rsidRPr="00E352EF">
              <w:rPr>
                <w:rFonts w:ascii="Calibri" w:eastAsia="Calibri" w:hAnsi="Calibri" w:cs="Calibri"/>
              </w:rPr>
              <w:lastRenderedPageBreak/>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5C48EA"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6604C3"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D178D1" w14:textId="77777777" w:rsidR="005A2227" w:rsidRPr="00E352EF" w:rsidRDefault="0097053A">
            <w:r w:rsidRPr="00E352EF">
              <w:rPr>
                <w:rFonts w:ascii="Calibri" w:eastAsia="Calibri" w:hAnsi="Calibri" w:cs="Calibri"/>
              </w:rPr>
              <w:t>0.51</w:t>
            </w:r>
          </w:p>
        </w:tc>
      </w:tr>
      <w:tr w:rsidR="005A2227" w:rsidRPr="00E352EF" w14:paraId="751DB2A9"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B53BB8"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C0D77D"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17A17D"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9B1266" w14:textId="77777777" w:rsidR="005A2227" w:rsidRPr="00E352EF" w:rsidRDefault="0097053A">
            <w:r w:rsidRPr="00E352EF">
              <w:rPr>
                <w:rFonts w:ascii="Calibri" w:eastAsia="Calibri" w:hAnsi="Calibri" w:cs="Calibri"/>
              </w:rPr>
              <w:t>1.00</w:t>
            </w:r>
          </w:p>
        </w:tc>
      </w:tr>
    </w:tbl>
    <w:p w14:paraId="0F5BF4E9" w14:textId="77777777" w:rsidR="005A2227" w:rsidRPr="00E352EF" w:rsidRDefault="005A2227"/>
    <w:p w14:paraId="55CF3754" w14:textId="77777777" w:rsidR="005A2227" w:rsidRPr="00E352EF" w:rsidRDefault="0097053A" w:rsidP="008F033A">
      <w:pPr>
        <w:pStyle w:val="Stile3"/>
        <w:rPr>
          <w:lang w:val="en-GB"/>
        </w:rPr>
      </w:pPr>
      <w:bookmarkStart w:id="387" w:name="_Toc462659666"/>
      <w:bookmarkStart w:id="388" w:name="_Toc463805748"/>
      <w:bookmarkStart w:id="389" w:name="_Toc464487925"/>
      <w:r w:rsidRPr="00E352EF">
        <w:rPr>
          <w:lang w:val="en-GB"/>
        </w:rPr>
        <w:t>exp</w:t>
      </w:r>
      <w:bookmarkEnd w:id="387"/>
      <w:bookmarkEnd w:id="388"/>
      <w:bookmarkEnd w:id="389"/>
    </w:p>
    <w:p w14:paraId="098A838F" w14:textId="77777777" w:rsidR="005A2227" w:rsidRPr="00E352EF" w:rsidRDefault="0097053A">
      <w:pPr>
        <w:rPr>
          <w:rFonts w:ascii="Cambria" w:hAnsi="Cambria"/>
        </w:rPr>
      </w:pPr>
      <w:r w:rsidRPr="00E352EF">
        <w:rPr>
          <w:rFonts w:ascii="Cambria" w:eastAsia="Calibri" w:hAnsi="Cambria" w:cs="Calibri"/>
          <w:i/>
          <w:color w:val="5B9BD5"/>
        </w:rPr>
        <w:t>Semantics</w:t>
      </w:r>
    </w:p>
    <w:p w14:paraId="21E5C9F6" w14:textId="77777777" w:rsidR="005A2227" w:rsidRPr="00E352EF" w:rsidRDefault="0097053A" w:rsidP="008F033A">
      <w:pPr>
        <w:rPr>
          <w:rFonts w:ascii="Cambria" w:hAnsi="Cambria"/>
        </w:rPr>
      </w:pPr>
      <w:r w:rsidRPr="00E352EF">
        <w:rPr>
          <w:rFonts w:ascii="Cambria" w:eastAsia="Calibri" w:hAnsi="Cambria" w:cs="Calibri"/>
        </w:rPr>
        <w:t xml:space="preserve">The </w:t>
      </w:r>
      <w:r w:rsidRPr="00E352EF">
        <w:rPr>
          <w:rFonts w:ascii="Cambria" w:eastAsia="Calibri" w:hAnsi="Cambria" w:cs="Calibri"/>
          <w:b/>
        </w:rPr>
        <w:t>exp</w:t>
      </w:r>
      <w:r w:rsidRPr="00E352EF">
        <w:rPr>
          <w:rFonts w:ascii="Cambria" w:eastAsia="Calibri" w:hAnsi="Cambria" w:cs="Calibri"/>
        </w:rPr>
        <w:t xml:space="preserve"> operator calculates the exponential of a number</w:t>
      </w:r>
    </w:p>
    <w:p w14:paraId="0781A103" w14:textId="77777777" w:rsidR="008F033A" w:rsidRPr="00E352EF" w:rsidRDefault="008F033A" w:rsidP="008F033A">
      <w:pPr>
        <w:rPr>
          <w:rFonts w:ascii="Cambria" w:eastAsia="Calibri" w:hAnsi="Cambria" w:cs="Calibri"/>
          <w:i/>
          <w:color w:val="5B9BD5"/>
        </w:rPr>
      </w:pPr>
    </w:p>
    <w:p w14:paraId="130A9DE0"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19574D2E" w14:textId="77777777" w:rsidR="005A2227" w:rsidRPr="00E352EF" w:rsidRDefault="0097053A" w:rsidP="008F033A">
      <w:pPr>
        <w:rPr>
          <w:rFonts w:ascii="Cambria" w:hAnsi="Cambria"/>
        </w:rPr>
      </w:pPr>
      <w:r w:rsidRPr="00E352EF">
        <w:rPr>
          <w:rFonts w:ascii="Cambria" w:eastAsia="Calibri" w:hAnsi="Cambria" w:cs="Calibri"/>
          <w:b/>
        </w:rPr>
        <w:t>exp(</w:t>
      </w:r>
      <w:r w:rsidRPr="00E352EF">
        <w:rPr>
          <w:rFonts w:ascii="Cambria" w:eastAsia="Calibri" w:hAnsi="Cambria" w:cs="Calibri"/>
          <w:i/>
        </w:rPr>
        <w:t>ds</w:t>
      </w:r>
      <w:r w:rsidRPr="00E352EF">
        <w:rPr>
          <w:rFonts w:ascii="Cambria" w:eastAsia="Calibri" w:hAnsi="Cambria" w:cs="Calibri"/>
          <w:b/>
        </w:rPr>
        <w:t>)</w:t>
      </w:r>
    </w:p>
    <w:p w14:paraId="45389708" w14:textId="77777777" w:rsidR="008F033A" w:rsidRPr="00E352EF" w:rsidRDefault="008F033A" w:rsidP="008F033A">
      <w:pPr>
        <w:rPr>
          <w:rFonts w:ascii="Cambria" w:eastAsia="Calibri" w:hAnsi="Cambria" w:cs="Calibri"/>
          <w:i/>
          <w:color w:val="5B9BD5"/>
        </w:rPr>
      </w:pPr>
    </w:p>
    <w:p w14:paraId="2706E606"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Parameters</w:t>
      </w:r>
    </w:p>
    <w:p w14:paraId="4EB33F08" w14:textId="77777777" w:rsidR="005A2227" w:rsidRPr="00E352EF" w:rsidRDefault="008F033A" w:rsidP="008F033A">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i/>
        </w:rPr>
        <w:t xml:space="preserve"> </w:t>
      </w:r>
      <w:r w:rsidRPr="00E352EF">
        <w:rPr>
          <w:rFonts w:ascii="Cambria" w:hAnsi="Cambria"/>
        </w:rPr>
        <w:t xml:space="preserve">: </w:t>
      </w:r>
      <w:r w:rsidR="0097053A" w:rsidRPr="00E352EF">
        <w:rPr>
          <w:rFonts w:ascii="Cambria" w:eastAsia="Calibri" w:hAnsi="Cambria" w:cs="Calibri"/>
        </w:rPr>
        <w:t xml:space="preserve"> [dataset {identifier &lt;IDENT&gt; as scalar-type}+ {measure &lt;IDENT&gt; as number}</w:t>
      </w:r>
    </w:p>
    <w:p w14:paraId="4D86015A" w14:textId="77777777" w:rsidR="005A2227" w:rsidRPr="00E352EF" w:rsidRDefault="0097053A" w:rsidP="008F033A">
      <w:pPr>
        <w:ind w:firstLine="706"/>
        <w:rPr>
          <w:rFonts w:ascii="Cambria" w:eastAsia="Calibri" w:hAnsi="Cambria" w:cs="Calibri"/>
        </w:rPr>
      </w:pPr>
      <w:r w:rsidRPr="00E352EF">
        <w:rPr>
          <w:rFonts w:ascii="Cambria" w:eastAsia="Calibri" w:hAnsi="Cambria" w:cs="Calibri"/>
        </w:rPr>
        <w:t>{ measure &lt;IDENT&gt; as scalar-type}* {attribute &lt;IDENT&gt; as scalar-type}* |number]</w:t>
      </w:r>
    </w:p>
    <w:p w14:paraId="28EEC5AB" w14:textId="77777777" w:rsidR="00DC675D" w:rsidRPr="00E352EF" w:rsidRDefault="00DC675D" w:rsidP="008F033A">
      <w:pPr>
        <w:ind w:firstLine="706"/>
        <w:rPr>
          <w:rFonts w:ascii="Cambria" w:hAnsi="Cambria"/>
        </w:rPr>
      </w:pPr>
    </w:p>
    <w:p w14:paraId="6B220124" w14:textId="77777777" w:rsidR="005A2227" w:rsidRPr="00E352EF" w:rsidRDefault="0097053A" w:rsidP="008F033A">
      <w:pPr>
        <w:rPr>
          <w:rFonts w:ascii="Cambria" w:hAnsi="Cambria"/>
        </w:rPr>
      </w:pPr>
      <w:r w:rsidRPr="00E352EF">
        <w:rPr>
          <w:rFonts w:ascii="Cambria" w:eastAsia="Calibri" w:hAnsi="Cambria" w:cs="Calibri"/>
          <w:i/>
        </w:rPr>
        <w:t>ds</w:t>
      </w:r>
      <w:r w:rsidRPr="00E352EF">
        <w:rPr>
          <w:rFonts w:ascii="Cambria" w:eastAsia="Calibri" w:hAnsi="Cambria" w:cs="Calibri"/>
        </w:rPr>
        <w:t xml:space="preserve"> – is the input scalar number or the input </w:t>
      </w:r>
      <w:r w:rsidR="00F4601C" w:rsidRPr="00E352EF">
        <w:t>Dataset</w:t>
      </w:r>
      <w:r w:rsidRPr="00E352EF">
        <w:rPr>
          <w:rFonts w:ascii="Cambria" w:eastAsia="Calibri" w:hAnsi="Cambria" w:cs="Calibri"/>
        </w:rPr>
        <w:t>.</w:t>
      </w:r>
    </w:p>
    <w:p w14:paraId="1292C1FC" w14:textId="77777777" w:rsidR="008F033A" w:rsidRPr="00E352EF" w:rsidRDefault="008F033A" w:rsidP="008F033A">
      <w:pPr>
        <w:rPr>
          <w:rFonts w:ascii="Cambria" w:eastAsia="Calibri" w:hAnsi="Cambria" w:cs="Calibri"/>
          <w:i/>
          <w:color w:val="5B9BD5"/>
        </w:rPr>
      </w:pPr>
    </w:p>
    <w:p w14:paraId="2328966C"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Constraints</w:t>
      </w:r>
    </w:p>
    <w:p w14:paraId="671F77B6" w14:textId="77777777" w:rsidR="005A2227" w:rsidRPr="00E352EF" w:rsidRDefault="0097053A" w:rsidP="008F03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it must be a </w:t>
      </w:r>
      <w:r w:rsidRPr="00E352EF">
        <w:rPr>
          <w:rFonts w:ascii="Cambria" w:hAnsi="Cambria"/>
          <w:b/>
        </w:rPr>
        <w:t xml:space="preserve">numeric </w:t>
      </w:r>
      <w:r w:rsidRPr="00E352EF">
        <w:rPr>
          <w:rFonts w:ascii="Cambria" w:hAnsi="Cambria"/>
        </w:rPr>
        <w:t>data type.</w:t>
      </w:r>
    </w:p>
    <w:p w14:paraId="3D407016" w14:textId="77777777" w:rsidR="005A2227" w:rsidRPr="00E352EF" w:rsidRDefault="0097053A" w:rsidP="008F03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F4601C" w:rsidRPr="00E352EF">
        <w:t>Dataset</w:t>
      </w:r>
      <w:r w:rsidRPr="00E352EF">
        <w:rPr>
          <w:rFonts w:ascii="Cambria" w:hAnsi="Cambria"/>
        </w:rPr>
        <w:t xml:space="preserve"> then it must have at least a measure of </w:t>
      </w:r>
      <w:r w:rsidRPr="00E352EF">
        <w:rPr>
          <w:rFonts w:ascii="Cambria" w:hAnsi="Cambria"/>
          <w:b/>
        </w:rPr>
        <w:t>numeric</w:t>
      </w:r>
      <w:r w:rsidRPr="00E352EF">
        <w:rPr>
          <w:rFonts w:ascii="Cambria" w:hAnsi="Cambria"/>
        </w:rPr>
        <w:t xml:space="preserve"> data type. </w:t>
      </w:r>
    </w:p>
    <w:p w14:paraId="6C18D634" w14:textId="77777777" w:rsidR="008F033A" w:rsidRPr="00E352EF" w:rsidRDefault="008F033A" w:rsidP="008F033A">
      <w:pPr>
        <w:rPr>
          <w:rFonts w:ascii="Cambria" w:eastAsia="Calibri" w:hAnsi="Cambria" w:cs="Calibri"/>
          <w:i/>
          <w:color w:val="5B9BD5"/>
        </w:rPr>
      </w:pPr>
    </w:p>
    <w:p w14:paraId="0FDE7D68"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Returns</w:t>
      </w:r>
    </w:p>
    <w:p w14:paraId="657DC3A3" w14:textId="77777777" w:rsidR="005A2227" w:rsidRPr="00E352EF" w:rsidRDefault="0097053A" w:rsidP="008F03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w:t>
      </w:r>
      <w:r w:rsidR="00EA7AAE" w:rsidRPr="00E352EF">
        <w:rPr>
          <w:rFonts w:ascii="Cambria" w:hAnsi="Cambria"/>
        </w:rPr>
        <w:t xml:space="preserve">the </w:t>
      </w:r>
      <w:r w:rsidRPr="00E352EF">
        <w:rPr>
          <w:rFonts w:ascii="Cambria" w:hAnsi="Cambria"/>
        </w:rPr>
        <w:t>operator</w:t>
      </w:r>
      <w:r w:rsidRPr="00E352EF">
        <w:rPr>
          <w:rFonts w:ascii="Cambria" w:hAnsi="Cambria"/>
          <w:b/>
        </w:rPr>
        <w:t xml:space="preserve"> </w:t>
      </w:r>
      <w:r w:rsidRPr="00E352EF">
        <w:rPr>
          <w:rFonts w:ascii="Cambria" w:hAnsi="Cambria"/>
        </w:rPr>
        <w:t xml:space="preserve">returns </w:t>
      </w:r>
      <w:r w:rsidRPr="00E352EF">
        <w:rPr>
          <w:rFonts w:ascii="Cambria" w:eastAsia="Calibri" w:hAnsi="Cambria" w:cs="Calibri"/>
          <w:i/>
        </w:rPr>
        <w:t>e</w:t>
      </w:r>
      <w:r w:rsidRPr="00E352EF">
        <w:rPr>
          <w:rFonts w:ascii="Cambria" w:eastAsia="Calibri" w:hAnsi="Cambria" w:cs="Calibri"/>
        </w:rPr>
        <w:t xml:space="preserve"> (Napier’s – or Euler’s – constant) raised to </w:t>
      </w:r>
      <w:r w:rsidRPr="00E352EF">
        <w:rPr>
          <w:rFonts w:ascii="Cambria" w:eastAsia="Calibri" w:hAnsi="Cambria" w:cs="Calibri"/>
          <w:i/>
        </w:rPr>
        <w:t>ds</w:t>
      </w:r>
      <w:r w:rsidRPr="00E352EF">
        <w:rPr>
          <w:rFonts w:ascii="Cambria" w:eastAsia="Calibri" w:hAnsi="Cambria" w:cs="Calibri"/>
        </w:rPr>
        <w:t>.</w:t>
      </w:r>
    </w:p>
    <w:p w14:paraId="24C741A6" w14:textId="77777777" w:rsidR="005A2227" w:rsidRPr="00E352EF" w:rsidRDefault="0097053A" w:rsidP="008F03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F4601C" w:rsidRPr="00E352EF">
        <w:t>Dataset</w:t>
      </w:r>
      <w:r w:rsidRPr="00E352EF">
        <w:rPr>
          <w:rFonts w:ascii="Cambria" w:hAnsi="Cambria"/>
        </w:rPr>
        <w:t xml:space="preserve"> and has N numeric measures then </w:t>
      </w:r>
      <w:r w:rsidR="00EA7AAE" w:rsidRPr="00E352EF">
        <w:rPr>
          <w:rFonts w:ascii="Cambria" w:hAnsi="Cambria"/>
        </w:rPr>
        <w:t xml:space="preserve">the </w:t>
      </w:r>
      <w:r w:rsidRPr="00E352EF">
        <w:rPr>
          <w:rFonts w:ascii="Cambria" w:hAnsi="Cambria"/>
        </w:rPr>
        <w:t xml:space="preserve">operator returns a </w:t>
      </w:r>
      <w:r w:rsidR="00F4601C" w:rsidRPr="00E352EF">
        <w:t>Dataset</w:t>
      </w:r>
      <w:r w:rsidRPr="00E352EF">
        <w:rPr>
          <w:rFonts w:ascii="Cambria" w:hAnsi="Cambria"/>
        </w:rPr>
        <w:t xml:space="preserve"> having the </w:t>
      </w:r>
      <w:r w:rsidR="00E9063A" w:rsidRPr="00E352EF">
        <w:rPr>
          <w:rFonts w:ascii="Cambria" w:hAnsi="Cambria"/>
        </w:rPr>
        <w:t>I</w:t>
      </w:r>
      <w:r w:rsidR="00EA7AAE" w:rsidRPr="00E352EF">
        <w:rPr>
          <w:rFonts w:ascii="Cambria" w:hAnsi="Cambria"/>
        </w:rPr>
        <w:t xml:space="preserve">dentifier components </w:t>
      </w:r>
      <w:r w:rsidRPr="00E352EF">
        <w:rPr>
          <w:rFonts w:ascii="Cambria" w:hAnsi="Cambria"/>
        </w:rPr>
        <w:t xml:space="preserve">of </w:t>
      </w:r>
      <w:r w:rsidRPr="00E352EF">
        <w:rPr>
          <w:rFonts w:ascii="Cambria" w:hAnsi="Cambria"/>
          <w:i/>
        </w:rPr>
        <w:t>ds</w:t>
      </w:r>
      <w:r w:rsidRPr="00E352EF">
        <w:rPr>
          <w:rFonts w:ascii="Cambria" w:hAnsi="Cambria"/>
        </w:rPr>
        <w:t xml:space="preserve"> and the N numeric measures </w:t>
      </w:r>
      <w:r w:rsidRPr="00E352EF">
        <w:rPr>
          <w:rFonts w:ascii="Cambria" w:eastAsia="Calibri" w:hAnsi="Cambria" w:cs="Calibri"/>
        </w:rPr>
        <w:t xml:space="preserve">obtained by elevating </w:t>
      </w:r>
      <w:r w:rsidRPr="00E352EF">
        <w:rPr>
          <w:rFonts w:ascii="Cambria" w:eastAsia="Calibri" w:hAnsi="Cambria" w:cs="Calibri"/>
          <w:i/>
        </w:rPr>
        <w:t xml:space="preserve">e </w:t>
      </w:r>
      <w:r w:rsidRPr="00E352EF">
        <w:rPr>
          <w:rFonts w:ascii="Cambria" w:eastAsia="Calibri" w:hAnsi="Cambria" w:cs="Calibri"/>
        </w:rPr>
        <w:t>(Nepero’s number) to  the value in the original Measure Component.</w:t>
      </w:r>
    </w:p>
    <w:p w14:paraId="0B2E3355" w14:textId="77777777" w:rsidR="008F033A" w:rsidRPr="00E352EF" w:rsidRDefault="008F033A" w:rsidP="008F033A">
      <w:pPr>
        <w:rPr>
          <w:rFonts w:ascii="Cambria" w:eastAsia="Calibri" w:hAnsi="Cambria" w:cs="Calibri"/>
          <w:i/>
          <w:color w:val="5B9BD5"/>
        </w:rPr>
      </w:pPr>
    </w:p>
    <w:p w14:paraId="0673F5EF" w14:textId="77777777" w:rsidR="00EA6708" w:rsidRPr="00E352EF" w:rsidRDefault="0097053A" w:rsidP="008F033A">
      <w:pPr>
        <w:rPr>
          <w:rFonts w:ascii="Cambria" w:eastAsia="Calibri" w:hAnsi="Cambria" w:cs="Calibri"/>
          <w:i/>
          <w:color w:val="5B9BD5"/>
        </w:rPr>
      </w:pPr>
      <w:r w:rsidRPr="00E352EF">
        <w:rPr>
          <w:rFonts w:ascii="Cambria" w:eastAsia="Calibri" w:hAnsi="Cambria" w:cs="Calibri"/>
          <w:i/>
          <w:color w:val="5B9BD5"/>
        </w:rPr>
        <w:t>Example</w:t>
      </w:r>
      <w:r w:rsidR="008F033A" w:rsidRPr="00E352EF">
        <w:rPr>
          <w:rFonts w:ascii="Cambria" w:eastAsia="Calibri" w:hAnsi="Cambria" w:cs="Calibri"/>
          <w:i/>
          <w:color w:val="5B9BD5"/>
        </w:rPr>
        <w:t>s</w:t>
      </w:r>
      <w:r w:rsidRPr="00E352EF">
        <w:rPr>
          <w:rFonts w:ascii="Cambria" w:eastAsia="Calibri" w:hAnsi="Cambria" w:cs="Calibri"/>
          <w:i/>
          <w:color w:val="5B9BD5"/>
        </w:rPr>
        <w:tab/>
      </w:r>
    </w:p>
    <w:p w14:paraId="29AE9230" w14:textId="77777777" w:rsidR="005A2227" w:rsidRPr="00E352EF" w:rsidRDefault="00EA6708" w:rsidP="008F033A">
      <w:pPr>
        <w:rPr>
          <w:rFonts w:ascii="Cambria" w:eastAsia="Calibri" w:hAnsi="Cambria" w:cs="Calibri"/>
          <w:i/>
          <w:color w:val="5B9BD5"/>
        </w:rPr>
      </w:pPr>
      <w:r w:rsidRPr="00E352EF">
        <w:rPr>
          <w:rFonts w:ascii="Cambria" w:eastAsia="Calibri" w:hAnsi="Cambria" w:cs="Calibri"/>
        </w:rPr>
        <w:t>O</w:t>
      </w:r>
      <w:r w:rsidR="0097053A" w:rsidRPr="00E352EF">
        <w:rPr>
          <w:rFonts w:ascii="Cambria" w:eastAsia="Calibri" w:hAnsi="Cambria" w:cs="Calibri"/>
        </w:rPr>
        <w:t>n scalar</w:t>
      </w:r>
    </w:p>
    <w:p w14:paraId="292B1667" w14:textId="77777777" w:rsidR="005A2227" w:rsidRPr="00E352EF" w:rsidRDefault="00EA6708" w:rsidP="00EA6708">
      <w:r w:rsidRPr="00E352EF">
        <w:rPr>
          <w:rFonts w:ascii="Cambria" w:eastAsia="Calibri" w:hAnsi="Cambria" w:cs="Calibri"/>
        </w:rPr>
        <w:t>1)</w:t>
      </w:r>
      <w:r w:rsidRPr="00E352EF">
        <w:rPr>
          <w:rFonts w:eastAsia="Calibri" w:cs="Calibri"/>
        </w:rPr>
        <w:t xml:space="preserve"> </w:t>
      </w:r>
      <w:r w:rsidR="0097053A" w:rsidRPr="00E352EF">
        <w:rPr>
          <w:rFonts w:eastAsia="Calibri" w:cs="Calibri"/>
        </w:rPr>
        <w:t>If B = 5:</w:t>
      </w:r>
    </w:p>
    <w:p w14:paraId="75073486" w14:textId="77777777" w:rsidR="005A2227" w:rsidRPr="00E352EF" w:rsidRDefault="0097053A" w:rsidP="00AC4A81">
      <w:pPr>
        <w:ind w:firstLine="706"/>
        <w:rPr>
          <w:rFonts w:ascii="Cambria" w:hAnsi="Cambria"/>
        </w:rPr>
      </w:pPr>
      <w:r w:rsidRPr="00E352EF">
        <w:rPr>
          <w:rFonts w:ascii="Cambria" w:eastAsia="Calibri" w:hAnsi="Cambria"/>
        </w:rPr>
        <w:t xml:space="preserve">A := </w:t>
      </w:r>
      <w:r w:rsidRPr="00E352EF">
        <w:rPr>
          <w:rFonts w:ascii="Cambria" w:eastAsia="Calibri" w:hAnsi="Cambria"/>
          <w:b/>
        </w:rPr>
        <w:t>exp(</w:t>
      </w:r>
      <w:r w:rsidRPr="00E352EF">
        <w:rPr>
          <w:rFonts w:ascii="Cambria" w:eastAsia="Calibri" w:hAnsi="Cambria"/>
        </w:rPr>
        <w:t>B</w:t>
      </w:r>
      <w:r w:rsidRPr="00E352EF">
        <w:rPr>
          <w:rFonts w:ascii="Cambria" w:eastAsia="Calibri" w:hAnsi="Cambria"/>
          <w:b/>
        </w:rPr>
        <w:t>)</w:t>
      </w:r>
      <w:r w:rsidRPr="00E352EF">
        <w:rPr>
          <w:rFonts w:ascii="Cambria" w:eastAsia="Calibri" w:hAnsi="Cambria"/>
        </w:rPr>
        <w:t xml:space="preserve">  </w:t>
      </w:r>
      <w:r w:rsidR="00DA6D9C" w:rsidRPr="00E352EF">
        <w:rPr>
          <w:rFonts w:ascii="Cambria" w:eastAsia="Calibri" w:hAnsi="Cambria"/>
        </w:rPr>
        <w:t xml:space="preserve"> </w:t>
      </w:r>
      <w:r w:rsidR="00994652" w:rsidRPr="00E352EF">
        <w:rPr>
          <w:rFonts w:ascii="Cambria" w:eastAsia="Calibri" w:hAnsi="Cambria"/>
        </w:rPr>
        <w:tab/>
      </w:r>
      <w:r w:rsidR="00994652" w:rsidRPr="00E352EF">
        <w:rPr>
          <w:rFonts w:ascii="Cambria" w:eastAsia="Calibri" w:hAnsi="Cambria"/>
        </w:rPr>
        <w:tab/>
      </w:r>
      <w:r w:rsidR="00994652" w:rsidRPr="00E352EF">
        <w:rPr>
          <w:rFonts w:ascii="Cambria" w:eastAsia="Calibri" w:hAnsi="Cambria"/>
        </w:rPr>
        <w:tab/>
      </w:r>
      <w:r w:rsidRPr="00E352EF">
        <w:rPr>
          <w:rFonts w:ascii="Cambria" w:eastAsia="Calibri" w:hAnsi="Cambria"/>
        </w:rPr>
        <w:t>A = 148.413</w:t>
      </w:r>
    </w:p>
    <w:p w14:paraId="3076E0FB" w14:textId="77777777" w:rsidR="005A2227" w:rsidRPr="00E352EF" w:rsidRDefault="00EA6708" w:rsidP="008F033A">
      <w:pPr>
        <w:rPr>
          <w:rFonts w:ascii="Cambria" w:hAnsi="Cambria"/>
        </w:rPr>
      </w:pPr>
      <w:r w:rsidRPr="00E352EF">
        <w:rPr>
          <w:rFonts w:ascii="Cambria" w:eastAsia="Calibri" w:hAnsi="Cambria" w:cs="Calibri"/>
        </w:rPr>
        <w:t xml:space="preserve">2) </w:t>
      </w:r>
      <w:r w:rsidR="0097053A" w:rsidRPr="00E352EF">
        <w:rPr>
          <w:rFonts w:ascii="Cambria" w:eastAsia="Calibri" w:hAnsi="Cambria" w:cs="Calibri"/>
        </w:rPr>
        <w:t>If B = -1:</w:t>
      </w:r>
    </w:p>
    <w:p w14:paraId="5BA1D107" w14:textId="77777777" w:rsidR="005A2227" w:rsidRPr="00E352EF" w:rsidRDefault="0097053A" w:rsidP="00AC4A81">
      <w:pPr>
        <w:ind w:firstLine="706"/>
        <w:rPr>
          <w:rFonts w:ascii="Cambria" w:hAnsi="Cambria"/>
        </w:rPr>
      </w:pPr>
      <w:r w:rsidRPr="00E352EF">
        <w:rPr>
          <w:rFonts w:ascii="Cambria" w:eastAsia="Calibri" w:hAnsi="Cambria"/>
        </w:rPr>
        <w:t xml:space="preserve">A := </w:t>
      </w:r>
      <w:r w:rsidRPr="00E352EF">
        <w:rPr>
          <w:rFonts w:ascii="Cambria" w:eastAsia="Calibri" w:hAnsi="Cambria"/>
          <w:b/>
        </w:rPr>
        <w:t>exp(</w:t>
      </w:r>
      <w:r w:rsidRPr="00E352EF">
        <w:rPr>
          <w:rFonts w:ascii="Cambria" w:eastAsia="Calibri" w:hAnsi="Cambria"/>
        </w:rPr>
        <w:t>B</w:t>
      </w:r>
      <w:r w:rsidRPr="00E352EF">
        <w:rPr>
          <w:rFonts w:ascii="Cambria" w:eastAsia="Calibri" w:hAnsi="Cambria"/>
          <w:b/>
        </w:rPr>
        <w:t>)</w:t>
      </w:r>
      <w:r w:rsidRPr="00E352EF">
        <w:rPr>
          <w:rFonts w:ascii="Cambria" w:eastAsia="Calibri" w:hAnsi="Cambria"/>
        </w:rPr>
        <w:t xml:space="preserve">  </w:t>
      </w:r>
      <w:r w:rsidR="00DA6D9C" w:rsidRPr="00E352EF">
        <w:rPr>
          <w:rFonts w:ascii="Cambria" w:eastAsia="Calibri" w:hAnsi="Cambria"/>
        </w:rPr>
        <w:t xml:space="preserve"> </w:t>
      </w:r>
      <w:r w:rsidR="00994652" w:rsidRPr="00E352EF">
        <w:rPr>
          <w:rFonts w:ascii="Cambria" w:eastAsia="Calibri" w:hAnsi="Cambria"/>
        </w:rPr>
        <w:tab/>
      </w:r>
      <w:r w:rsidR="00994652" w:rsidRPr="00E352EF">
        <w:rPr>
          <w:rFonts w:ascii="Cambria" w:eastAsia="Calibri" w:hAnsi="Cambria"/>
        </w:rPr>
        <w:tab/>
      </w:r>
      <w:r w:rsidR="00994652" w:rsidRPr="00E352EF">
        <w:rPr>
          <w:rFonts w:ascii="Cambria" w:eastAsia="Calibri" w:hAnsi="Cambria"/>
        </w:rPr>
        <w:tab/>
      </w:r>
      <w:r w:rsidRPr="00E352EF">
        <w:rPr>
          <w:rFonts w:ascii="Cambria" w:eastAsia="Calibri" w:hAnsi="Cambria"/>
        </w:rPr>
        <w:t>A = 0.368</w:t>
      </w:r>
    </w:p>
    <w:p w14:paraId="69DCDD32" w14:textId="77777777" w:rsidR="005A2227" w:rsidRPr="00E352EF" w:rsidRDefault="00EA6708" w:rsidP="008F033A">
      <w:pPr>
        <w:rPr>
          <w:rFonts w:ascii="Cambria" w:hAnsi="Cambria"/>
        </w:rPr>
      </w:pPr>
      <w:r w:rsidRPr="00E352EF">
        <w:rPr>
          <w:rFonts w:ascii="Cambria" w:eastAsia="Calibri" w:hAnsi="Cambria" w:cs="Calibri"/>
        </w:rPr>
        <w:t xml:space="preserve">3) </w:t>
      </w:r>
      <w:r w:rsidR="0097053A" w:rsidRPr="00E352EF">
        <w:rPr>
          <w:rFonts w:ascii="Cambria" w:eastAsia="Calibri" w:hAnsi="Cambria" w:cs="Calibri"/>
        </w:rPr>
        <w:t>If B = 0:</w:t>
      </w:r>
    </w:p>
    <w:p w14:paraId="591EB755" w14:textId="77777777" w:rsidR="005A2227" w:rsidRPr="00E352EF" w:rsidRDefault="0097053A" w:rsidP="008F033A">
      <w:pPr>
        <w:rPr>
          <w:rFonts w:ascii="Cambria" w:hAnsi="Cambria"/>
        </w:rPr>
      </w:pPr>
      <w:r w:rsidRPr="00E352EF">
        <w:rPr>
          <w:rFonts w:ascii="Cambria" w:hAnsi="Cambria"/>
        </w:rPr>
        <w:tab/>
      </w:r>
      <w:r w:rsidRPr="00E352EF">
        <w:rPr>
          <w:rFonts w:ascii="Cambria" w:eastAsia="Calibri" w:hAnsi="Cambria" w:cs="Calibri"/>
        </w:rPr>
        <w:t xml:space="preserve">A := </w:t>
      </w:r>
      <w:r w:rsidRPr="00E352EF">
        <w:rPr>
          <w:rFonts w:ascii="Cambria" w:eastAsia="Calibri" w:hAnsi="Cambria" w:cs="Calibri"/>
          <w:b/>
        </w:rPr>
        <w:t>exp(</w:t>
      </w:r>
      <w:r w:rsidRPr="00E352EF">
        <w:rPr>
          <w:rFonts w:ascii="Cambria" w:eastAsia="Calibri" w:hAnsi="Cambria" w:cs="Calibri"/>
        </w:rPr>
        <w:t>B</w:t>
      </w:r>
      <w:r w:rsidRPr="00E352EF">
        <w:rPr>
          <w:rFonts w:ascii="Cambria" w:eastAsia="Calibri" w:hAnsi="Cambria" w:cs="Calibri"/>
          <w:b/>
        </w:rPr>
        <w:t>)</w:t>
      </w:r>
      <w:r w:rsidRPr="00E352EF">
        <w:rPr>
          <w:rFonts w:ascii="Cambria" w:eastAsia="Calibri" w:hAnsi="Cambria" w:cs="Calibri"/>
        </w:rPr>
        <w:t xml:space="preserve">  </w:t>
      </w:r>
      <w:r w:rsidR="00DA6D9C" w:rsidRPr="00E352EF">
        <w:rPr>
          <w:rFonts w:ascii="Cambria" w:eastAsia="Calibri" w:hAnsi="Cambria" w:cs="Calibri"/>
        </w:rPr>
        <w:t xml:space="preserve"> </w:t>
      </w:r>
      <w:r w:rsidR="00994652" w:rsidRPr="00E352EF">
        <w:rPr>
          <w:rFonts w:ascii="Cambria" w:eastAsia="Calibri" w:hAnsi="Cambria" w:cs="Calibri"/>
        </w:rPr>
        <w:tab/>
      </w:r>
      <w:r w:rsidR="00994652" w:rsidRPr="00E352EF">
        <w:rPr>
          <w:rFonts w:ascii="Cambria" w:eastAsia="Calibri" w:hAnsi="Cambria" w:cs="Calibri"/>
        </w:rPr>
        <w:tab/>
      </w:r>
      <w:r w:rsidR="00994652" w:rsidRPr="00E352EF">
        <w:rPr>
          <w:rFonts w:ascii="Cambria" w:eastAsia="Calibri" w:hAnsi="Cambria" w:cs="Calibri"/>
        </w:rPr>
        <w:tab/>
      </w:r>
      <w:r w:rsidRPr="00E352EF">
        <w:rPr>
          <w:rFonts w:ascii="Cambria" w:eastAsia="Calibri" w:hAnsi="Cambria" w:cs="Calibri"/>
        </w:rPr>
        <w:t>A = 1.0</w:t>
      </w:r>
    </w:p>
    <w:p w14:paraId="0A6C0E80" w14:textId="77777777" w:rsidR="005A2227" w:rsidRPr="00E352EF" w:rsidRDefault="005A2227" w:rsidP="008F033A">
      <w:pPr>
        <w:rPr>
          <w:rFonts w:ascii="Cambria" w:hAnsi="Cambria"/>
        </w:rPr>
      </w:pPr>
    </w:p>
    <w:p w14:paraId="6E74F713" w14:textId="77777777" w:rsidR="005A2227" w:rsidRPr="00E352EF" w:rsidRDefault="00EA6708">
      <w:r w:rsidRPr="00E352EF">
        <w:rPr>
          <w:rFonts w:ascii="Cambria" w:eastAsia="Calibri" w:hAnsi="Cambria" w:cs="Calibri"/>
        </w:rPr>
        <w:t>O</w:t>
      </w:r>
      <w:r w:rsidR="0097053A" w:rsidRPr="00E352EF">
        <w:rPr>
          <w:rFonts w:ascii="Cambria" w:eastAsia="Calibri" w:hAnsi="Cambria" w:cs="Calibri"/>
        </w:rPr>
        <w:t xml:space="preserve">n </w:t>
      </w:r>
      <w:r w:rsidR="00F4601C" w:rsidRPr="00E352EF">
        <w:t>Dataset</w:t>
      </w:r>
    </w:p>
    <w:p w14:paraId="1837850C" w14:textId="77777777" w:rsidR="00DA6D9C" w:rsidRPr="00E352EF" w:rsidRDefault="00DA6D9C"/>
    <w:p w14:paraId="24F7DBA0" w14:textId="77777777" w:rsidR="00DA6D9C" w:rsidRPr="00E352EF" w:rsidRDefault="00DA6D9C" w:rsidP="00DA6D9C">
      <w:pPr>
        <w:rPr>
          <w:rFonts w:ascii="Cambria" w:hAnsi="Cambria"/>
        </w:rPr>
      </w:pPr>
      <w:r w:rsidRPr="00E352EF">
        <w:rPr>
          <w:rFonts w:ascii="Cambria" w:eastAsia="Calibri" w:hAnsi="Cambria"/>
        </w:rPr>
        <w:t xml:space="preserve">4) DatasetB := </w:t>
      </w:r>
      <w:r w:rsidRPr="00E352EF">
        <w:rPr>
          <w:rFonts w:ascii="Cambria" w:eastAsia="Calibri" w:hAnsi="Cambria"/>
          <w:b/>
        </w:rPr>
        <w:t>exp(</w:t>
      </w:r>
      <w:r w:rsidRPr="00E352EF">
        <w:rPr>
          <w:rFonts w:ascii="Cambria" w:eastAsia="Calibri" w:hAnsi="Cambria"/>
        </w:rPr>
        <w:t>DatasetA</w:t>
      </w:r>
      <w:r w:rsidRPr="00E352EF">
        <w:rPr>
          <w:rFonts w:ascii="Cambria" w:eastAsia="Calibri" w:hAnsi="Cambria"/>
          <w:b/>
        </w:rPr>
        <w:t>)</w:t>
      </w: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56DB1327" w14:textId="77777777" w:rsidTr="00DA6D9C">
        <w:tc>
          <w:tcPr>
            <w:tcW w:w="420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3B160CA" w14:textId="77777777" w:rsidR="005A2227" w:rsidRPr="00E352EF" w:rsidRDefault="0097053A">
            <w:r w:rsidRPr="00E352EF">
              <w:rPr>
                <w:rFonts w:ascii="Calibri" w:eastAsia="Calibri" w:hAnsi="Calibri" w:cs="Calibri"/>
              </w:rPr>
              <w:t>Dataset A</w:t>
            </w:r>
          </w:p>
        </w:tc>
      </w:tr>
      <w:tr w:rsidR="005A2227" w:rsidRPr="00E352EF" w14:paraId="45879DE3" w14:textId="77777777" w:rsidTr="00DA6D9C">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D7A9CFB" w14:textId="77777777" w:rsidR="005A2227" w:rsidRPr="00E352EF" w:rsidRDefault="009705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3E50C8B" w14:textId="77777777" w:rsidR="005A2227" w:rsidRPr="00E352EF" w:rsidRDefault="009705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51F15A7" w14:textId="77777777" w:rsidR="005A2227" w:rsidRPr="00E352EF" w:rsidRDefault="009705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48E6362" w14:textId="77777777" w:rsidR="005A2227" w:rsidRPr="00E352EF" w:rsidRDefault="0097053A">
            <w:r w:rsidRPr="00E352EF">
              <w:rPr>
                <w:rFonts w:ascii="Calibri" w:eastAsia="Calibri" w:hAnsi="Calibri" w:cs="Calibri"/>
                <w:b/>
              </w:rPr>
              <w:t>VALUE</w:t>
            </w:r>
          </w:p>
        </w:tc>
      </w:tr>
      <w:tr w:rsidR="005A2227" w:rsidRPr="00E352EF" w14:paraId="3D7863A2" w14:textId="77777777" w:rsidTr="00DA6D9C">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C0EDE5"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7361A0" w14:textId="77777777" w:rsidR="005A2227" w:rsidRPr="00E352EF" w:rsidRDefault="009705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7525A5"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3201B5" w14:textId="77777777" w:rsidR="005A2227" w:rsidRPr="00E352EF" w:rsidRDefault="0097053A">
            <w:r w:rsidRPr="00E352EF">
              <w:rPr>
                <w:rFonts w:ascii="Calibri" w:eastAsia="Calibri" w:hAnsi="Calibri" w:cs="Calibri"/>
              </w:rPr>
              <w:t>5</w:t>
            </w:r>
          </w:p>
        </w:tc>
      </w:tr>
      <w:tr w:rsidR="005A2227" w:rsidRPr="00E352EF" w14:paraId="54D0F0AF" w14:textId="77777777" w:rsidTr="00DA6D9C">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930076"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859B0F"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9A99BE"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08DB47" w14:textId="77777777" w:rsidR="005A2227" w:rsidRPr="00E352EF" w:rsidRDefault="0097053A">
            <w:r w:rsidRPr="00E352EF">
              <w:rPr>
                <w:rFonts w:ascii="Calibri" w:eastAsia="Calibri" w:hAnsi="Calibri" w:cs="Calibri"/>
              </w:rPr>
              <w:t>8</w:t>
            </w:r>
          </w:p>
        </w:tc>
      </w:tr>
      <w:tr w:rsidR="005A2227" w:rsidRPr="00E352EF" w14:paraId="234822E2" w14:textId="77777777" w:rsidTr="00DA6D9C">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AE44C2"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90C8DA"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762F23"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FB0051" w14:textId="77777777" w:rsidR="005A2227" w:rsidRPr="00E352EF" w:rsidRDefault="0097053A">
            <w:r w:rsidRPr="00E352EF">
              <w:rPr>
                <w:rFonts w:ascii="Calibri" w:eastAsia="Calibri" w:hAnsi="Calibri" w:cs="Calibri"/>
              </w:rPr>
              <w:t>2</w:t>
            </w:r>
          </w:p>
        </w:tc>
      </w:tr>
    </w:tbl>
    <w:p w14:paraId="216EEA75" w14:textId="77777777" w:rsidR="005A2227" w:rsidRPr="00E352EF" w:rsidRDefault="005A2227">
      <w:pPr>
        <w:ind w:left="720"/>
      </w:pPr>
    </w:p>
    <w:p w14:paraId="37254061" w14:textId="77777777" w:rsidR="005A2227" w:rsidRPr="00E352EF" w:rsidRDefault="005A2227"/>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0EE6C274" w14:textId="77777777">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B2393B8" w14:textId="77777777" w:rsidR="005A2227" w:rsidRPr="00E352EF" w:rsidRDefault="0097053A">
            <w:r w:rsidRPr="00E352EF">
              <w:rPr>
                <w:rFonts w:ascii="Calibri" w:eastAsia="Calibri" w:hAnsi="Calibri" w:cs="Calibri"/>
              </w:rPr>
              <w:t>Dataset B</w:t>
            </w:r>
          </w:p>
        </w:tc>
      </w:tr>
      <w:tr w:rsidR="005A2227" w:rsidRPr="00E352EF" w14:paraId="70945588"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5BE8FFE" w14:textId="77777777" w:rsidR="005A2227" w:rsidRPr="00E352EF" w:rsidRDefault="009705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AA6D16D" w14:textId="77777777" w:rsidR="005A2227" w:rsidRPr="00E352EF" w:rsidRDefault="009705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CBD0762" w14:textId="77777777" w:rsidR="005A2227" w:rsidRPr="00E352EF" w:rsidRDefault="009705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AD10AB3" w14:textId="77777777" w:rsidR="005A2227" w:rsidRPr="00E352EF" w:rsidRDefault="0097053A">
            <w:r w:rsidRPr="00E352EF">
              <w:rPr>
                <w:rFonts w:ascii="Calibri" w:eastAsia="Calibri" w:hAnsi="Calibri" w:cs="Calibri"/>
                <w:b/>
              </w:rPr>
              <w:t>VALUE</w:t>
            </w:r>
          </w:p>
        </w:tc>
      </w:tr>
      <w:tr w:rsidR="005A2227" w:rsidRPr="00E352EF" w14:paraId="2851937B"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A240D0"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9D2F86" w14:textId="77777777" w:rsidR="005A2227" w:rsidRPr="00E352EF" w:rsidRDefault="009705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34F7DA"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154DAD" w14:textId="77777777" w:rsidR="005A2227" w:rsidRPr="00E352EF" w:rsidRDefault="0097053A">
            <w:r w:rsidRPr="00E352EF">
              <w:rPr>
                <w:rFonts w:ascii="Calibri" w:eastAsia="Calibri" w:hAnsi="Calibri" w:cs="Calibri"/>
              </w:rPr>
              <w:t>148.41</w:t>
            </w:r>
          </w:p>
        </w:tc>
      </w:tr>
      <w:tr w:rsidR="005A2227" w:rsidRPr="00E352EF" w14:paraId="57C17824"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93A0E9"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90F292"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B6A268"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8141AD" w14:textId="77777777" w:rsidR="005A2227" w:rsidRPr="00E352EF" w:rsidRDefault="0097053A">
            <w:r w:rsidRPr="00E352EF">
              <w:rPr>
                <w:rFonts w:ascii="Calibri" w:eastAsia="Calibri" w:hAnsi="Calibri" w:cs="Calibri"/>
              </w:rPr>
              <w:t>2980.95</w:t>
            </w:r>
          </w:p>
        </w:tc>
      </w:tr>
      <w:tr w:rsidR="005A2227" w:rsidRPr="00E352EF" w14:paraId="474AB845"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2AE54E"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ABAE36"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473565"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D82D31" w14:textId="77777777" w:rsidR="005A2227" w:rsidRPr="00E352EF" w:rsidRDefault="0097053A">
            <w:r w:rsidRPr="00E352EF">
              <w:rPr>
                <w:rFonts w:ascii="Calibri" w:eastAsia="Calibri" w:hAnsi="Calibri" w:cs="Calibri"/>
              </w:rPr>
              <w:t>7.389</w:t>
            </w:r>
          </w:p>
        </w:tc>
      </w:tr>
    </w:tbl>
    <w:p w14:paraId="188C187E" w14:textId="77777777" w:rsidR="005A2227" w:rsidRPr="00E352EF" w:rsidRDefault="005A2227"/>
    <w:p w14:paraId="5194630D" w14:textId="77777777" w:rsidR="005A2227" w:rsidRPr="00E352EF" w:rsidRDefault="005A2227"/>
    <w:p w14:paraId="44A8DC4A" w14:textId="77777777" w:rsidR="005A2227" w:rsidRPr="00E352EF" w:rsidRDefault="0097053A" w:rsidP="008F033A">
      <w:pPr>
        <w:pStyle w:val="Stile3"/>
        <w:rPr>
          <w:lang w:val="en-GB"/>
        </w:rPr>
      </w:pPr>
      <w:bookmarkStart w:id="390" w:name="_Toc462659669"/>
      <w:bookmarkStart w:id="391" w:name="_Toc463805749"/>
      <w:bookmarkStart w:id="392" w:name="_Toc464487926"/>
      <w:r w:rsidRPr="00E352EF">
        <w:rPr>
          <w:lang w:val="en-GB"/>
        </w:rPr>
        <w:t>ln</w:t>
      </w:r>
      <w:bookmarkEnd w:id="390"/>
      <w:bookmarkEnd w:id="391"/>
      <w:bookmarkEnd w:id="392"/>
    </w:p>
    <w:p w14:paraId="1D17D24F"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Semantics</w:t>
      </w:r>
    </w:p>
    <w:p w14:paraId="35EBE8DB" w14:textId="77777777" w:rsidR="005A2227" w:rsidRPr="00E352EF" w:rsidRDefault="0097053A" w:rsidP="008F033A">
      <w:pPr>
        <w:rPr>
          <w:rFonts w:ascii="Cambria" w:hAnsi="Cambria"/>
        </w:rPr>
      </w:pPr>
      <w:r w:rsidRPr="00E352EF">
        <w:rPr>
          <w:rFonts w:ascii="Cambria" w:eastAsia="Calibri" w:hAnsi="Cambria" w:cs="Calibri"/>
          <w:sz w:val="22"/>
        </w:rPr>
        <w:t xml:space="preserve">The operator </w:t>
      </w:r>
      <w:r w:rsidRPr="00E352EF">
        <w:rPr>
          <w:rFonts w:ascii="Cambria" w:eastAsia="Calibri" w:hAnsi="Cambria" w:cs="Calibri"/>
          <w:b/>
          <w:sz w:val="22"/>
        </w:rPr>
        <w:t>ln</w:t>
      </w:r>
      <w:r w:rsidRPr="00E352EF">
        <w:rPr>
          <w:rFonts w:ascii="Cambria" w:eastAsia="Calibri" w:hAnsi="Cambria" w:cs="Calibri"/>
          <w:sz w:val="22"/>
        </w:rPr>
        <w:t xml:space="preserve"> calculates the natural logarithm of a number</w:t>
      </w:r>
    </w:p>
    <w:p w14:paraId="3650F054" w14:textId="77777777" w:rsidR="008F033A" w:rsidRPr="00E352EF" w:rsidRDefault="008F033A" w:rsidP="008F033A">
      <w:pPr>
        <w:rPr>
          <w:rFonts w:ascii="Cambria" w:eastAsia="Calibri" w:hAnsi="Cambria" w:cs="Calibri"/>
          <w:i/>
          <w:color w:val="5B9BD5"/>
          <w:sz w:val="22"/>
        </w:rPr>
      </w:pPr>
    </w:p>
    <w:p w14:paraId="5A208707"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2CE90072" w14:textId="77777777" w:rsidR="005A2227" w:rsidRPr="00E352EF" w:rsidRDefault="0097053A" w:rsidP="008F033A">
      <w:pPr>
        <w:rPr>
          <w:rFonts w:ascii="Cambria" w:hAnsi="Cambria"/>
        </w:rPr>
      </w:pPr>
      <w:r w:rsidRPr="00E352EF">
        <w:rPr>
          <w:rFonts w:ascii="Cambria" w:eastAsia="Calibri" w:hAnsi="Cambria" w:cs="Calibri"/>
          <w:b/>
        </w:rPr>
        <w:t>ln(</w:t>
      </w:r>
      <w:r w:rsidRPr="00E352EF">
        <w:rPr>
          <w:rFonts w:ascii="Cambria" w:eastAsia="Calibri" w:hAnsi="Cambria" w:cs="Calibri"/>
          <w:i/>
        </w:rPr>
        <w:t>ds</w:t>
      </w:r>
      <w:r w:rsidRPr="00E352EF">
        <w:rPr>
          <w:rFonts w:ascii="Cambria" w:eastAsia="Calibri" w:hAnsi="Cambria" w:cs="Calibri"/>
          <w:b/>
        </w:rPr>
        <w:t>)</w:t>
      </w:r>
    </w:p>
    <w:p w14:paraId="01C2D448" w14:textId="77777777" w:rsidR="008F033A" w:rsidRPr="00E352EF" w:rsidRDefault="008F033A" w:rsidP="008F033A">
      <w:pPr>
        <w:rPr>
          <w:rFonts w:ascii="Cambria" w:eastAsia="Calibri" w:hAnsi="Cambria" w:cs="Calibri"/>
          <w:i/>
          <w:color w:val="5B9BD5"/>
          <w:sz w:val="22"/>
        </w:rPr>
      </w:pPr>
    </w:p>
    <w:p w14:paraId="2A5690D8"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Parameters</w:t>
      </w:r>
    </w:p>
    <w:p w14:paraId="55FF7B46" w14:textId="77777777" w:rsidR="005A2227" w:rsidRPr="00E352EF" w:rsidRDefault="008F033A" w:rsidP="008F033A">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hAnsi="Cambria"/>
        </w:rPr>
        <w:t xml:space="preserve"> :</w:t>
      </w:r>
      <w:r w:rsidR="0097053A" w:rsidRPr="00E352EF">
        <w:rPr>
          <w:rFonts w:ascii="Cambria" w:eastAsia="Calibri" w:hAnsi="Cambria" w:cs="Calibri"/>
        </w:rPr>
        <w:t xml:space="preserve"> [dataset {identifier &lt;IDENT&gt; as scalar-type}+ {measure &lt;IDENT&gt; as number}+</w:t>
      </w:r>
    </w:p>
    <w:p w14:paraId="4528FDE0" w14:textId="77777777" w:rsidR="005A2227" w:rsidRPr="00E352EF" w:rsidRDefault="0097053A" w:rsidP="008F033A">
      <w:pPr>
        <w:ind w:left="706"/>
        <w:rPr>
          <w:rFonts w:ascii="Cambria" w:eastAsia="Calibri" w:hAnsi="Cambria" w:cs="Calibri"/>
        </w:rPr>
      </w:pPr>
      <w:r w:rsidRPr="00E352EF">
        <w:rPr>
          <w:rFonts w:ascii="Cambria" w:eastAsia="Calibri" w:hAnsi="Cambria" w:cs="Calibri"/>
        </w:rPr>
        <w:t xml:space="preserve">     {attribute &lt;IDENT&gt; as scalar-type}* | number]</w:t>
      </w:r>
    </w:p>
    <w:p w14:paraId="50A06539" w14:textId="77777777" w:rsidR="00DC675D" w:rsidRPr="00E352EF" w:rsidRDefault="00DC675D" w:rsidP="008F033A">
      <w:pPr>
        <w:ind w:left="706"/>
        <w:rPr>
          <w:rFonts w:ascii="Cambria" w:hAnsi="Cambria"/>
        </w:rPr>
      </w:pPr>
    </w:p>
    <w:p w14:paraId="3458164C" w14:textId="77777777" w:rsidR="005A2227" w:rsidRPr="00E352EF" w:rsidRDefault="0097053A" w:rsidP="008F033A">
      <w:pPr>
        <w:rPr>
          <w:rFonts w:ascii="Cambria" w:hAnsi="Cambria"/>
        </w:rPr>
      </w:pPr>
      <w:r w:rsidRPr="00E352EF">
        <w:rPr>
          <w:rFonts w:ascii="Cambria" w:eastAsia="Calibri" w:hAnsi="Cambria" w:cs="Calibri"/>
          <w:i/>
        </w:rPr>
        <w:t>ds</w:t>
      </w:r>
      <w:r w:rsidRPr="00E352EF">
        <w:rPr>
          <w:rFonts w:ascii="Cambria" w:eastAsia="Calibri" w:hAnsi="Cambria" w:cs="Calibri"/>
        </w:rPr>
        <w:t xml:space="preserve"> – is the input number.</w:t>
      </w:r>
    </w:p>
    <w:p w14:paraId="325C2C3D" w14:textId="77777777" w:rsidR="008F033A" w:rsidRPr="00E352EF" w:rsidRDefault="008F033A" w:rsidP="008F033A">
      <w:pPr>
        <w:rPr>
          <w:rFonts w:ascii="Cambria" w:eastAsia="Calibri" w:hAnsi="Cambria" w:cs="Calibri"/>
          <w:i/>
          <w:color w:val="5B9BD5"/>
          <w:sz w:val="22"/>
        </w:rPr>
      </w:pPr>
    </w:p>
    <w:p w14:paraId="1519F6B5"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Constraints</w:t>
      </w:r>
    </w:p>
    <w:p w14:paraId="201A295D" w14:textId="77777777" w:rsidR="005A2227" w:rsidRPr="00E352EF" w:rsidRDefault="0097053A" w:rsidP="008F03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it must be a </w:t>
      </w:r>
      <w:r w:rsidRPr="00E352EF">
        <w:rPr>
          <w:rFonts w:ascii="Cambria" w:hAnsi="Cambria"/>
          <w:b/>
        </w:rPr>
        <w:t xml:space="preserve">numeric </w:t>
      </w:r>
      <w:r w:rsidRPr="00E352EF">
        <w:rPr>
          <w:rFonts w:ascii="Cambria" w:hAnsi="Cambria"/>
        </w:rPr>
        <w:t>data type</w:t>
      </w:r>
      <w:r w:rsidR="002B273C" w:rsidRPr="00E352EF">
        <w:rPr>
          <w:rFonts w:ascii="Cambria" w:hAnsi="Cambria"/>
        </w:rPr>
        <w:t xml:space="preserve"> greater than zero.</w:t>
      </w:r>
    </w:p>
    <w:p w14:paraId="26B1A3B0" w14:textId="77777777" w:rsidR="005A2227" w:rsidRPr="00E352EF" w:rsidRDefault="0097053A" w:rsidP="008F03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F4601C" w:rsidRPr="00E352EF">
        <w:t>Dataset</w:t>
      </w:r>
      <w:r w:rsidRPr="00E352EF">
        <w:rPr>
          <w:rFonts w:ascii="Cambria" w:hAnsi="Cambria"/>
        </w:rPr>
        <w:t xml:space="preserve"> then it must have at least a measure of </w:t>
      </w:r>
      <w:r w:rsidRPr="00E352EF">
        <w:rPr>
          <w:rFonts w:ascii="Cambria" w:hAnsi="Cambria"/>
          <w:b/>
        </w:rPr>
        <w:t>numeric</w:t>
      </w:r>
      <w:r w:rsidRPr="00E352EF">
        <w:rPr>
          <w:rFonts w:ascii="Cambria" w:hAnsi="Cambria"/>
        </w:rPr>
        <w:t xml:space="preserve"> data type. </w:t>
      </w:r>
    </w:p>
    <w:p w14:paraId="07E154AF" w14:textId="77777777" w:rsidR="008F033A" w:rsidRPr="00E352EF" w:rsidRDefault="008F033A" w:rsidP="008F033A">
      <w:pPr>
        <w:rPr>
          <w:rFonts w:ascii="Cambria" w:eastAsia="Calibri" w:hAnsi="Cambria" w:cs="Calibri"/>
          <w:i/>
          <w:color w:val="5B9BD5"/>
          <w:sz w:val="22"/>
        </w:rPr>
      </w:pPr>
    </w:p>
    <w:p w14:paraId="6A7A6476"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Returns</w:t>
      </w:r>
    </w:p>
    <w:p w14:paraId="746CE71E" w14:textId="77777777" w:rsidR="005A2227" w:rsidRPr="00E352EF" w:rsidRDefault="0097053A" w:rsidP="008F03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w:t>
      </w:r>
      <w:r w:rsidR="00EA7AAE" w:rsidRPr="00E352EF">
        <w:rPr>
          <w:rFonts w:ascii="Cambria" w:hAnsi="Cambria"/>
        </w:rPr>
        <w:t xml:space="preserve">the </w:t>
      </w:r>
      <w:r w:rsidRPr="00E352EF">
        <w:rPr>
          <w:rFonts w:ascii="Cambria" w:hAnsi="Cambria"/>
        </w:rPr>
        <w:t>operator</w:t>
      </w:r>
      <w:r w:rsidRPr="00E352EF">
        <w:rPr>
          <w:rFonts w:ascii="Cambria" w:hAnsi="Cambria"/>
          <w:b/>
        </w:rPr>
        <w:t xml:space="preserve"> </w:t>
      </w:r>
      <w:r w:rsidRPr="00E352EF">
        <w:rPr>
          <w:rFonts w:ascii="Cambria" w:hAnsi="Cambria"/>
        </w:rPr>
        <w:t xml:space="preserve">returns </w:t>
      </w:r>
      <w:r w:rsidRPr="00E352EF">
        <w:rPr>
          <w:rFonts w:ascii="Cambria" w:eastAsia="Calibri" w:hAnsi="Cambria" w:cs="Calibri"/>
        </w:rPr>
        <w:t xml:space="preserve">the natural logarithm (base </w:t>
      </w:r>
      <w:r w:rsidRPr="00E352EF">
        <w:rPr>
          <w:rFonts w:ascii="Cambria" w:eastAsia="Calibri" w:hAnsi="Cambria" w:cs="Calibri"/>
          <w:i/>
        </w:rPr>
        <w:t>e</w:t>
      </w:r>
      <w:r w:rsidRPr="00E352EF">
        <w:rPr>
          <w:rFonts w:ascii="Cambria" w:eastAsia="Calibri" w:hAnsi="Cambria" w:cs="Calibri"/>
        </w:rPr>
        <w:t xml:space="preserve">) of </w:t>
      </w:r>
      <w:r w:rsidRPr="00E352EF">
        <w:rPr>
          <w:rFonts w:ascii="Cambria" w:eastAsia="Calibri" w:hAnsi="Cambria" w:cs="Calibri"/>
          <w:i/>
        </w:rPr>
        <w:t>ds</w:t>
      </w:r>
      <w:r w:rsidRPr="00E352EF">
        <w:rPr>
          <w:rFonts w:ascii="Cambria" w:eastAsia="Calibri" w:hAnsi="Cambria" w:cs="Calibri"/>
        </w:rPr>
        <w:t>.</w:t>
      </w:r>
    </w:p>
    <w:p w14:paraId="10EB6B74" w14:textId="77777777" w:rsidR="002B273C" w:rsidRPr="00E352EF" w:rsidRDefault="0097053A" w:rsidP="008F033A">
      <w:pPr>
        <w:rPr>
          <w:rFonts w:ascii="Cambria" w:eastAsia="Calibri" w:hAnsi="Cambria" w:cs="Calibri"/>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F4601C" w:rsidRPr="00E352EF">
        <w:t>Dataset</w:t>
      </w:r>
      <w:r w:rsidRPr="00E352EF">
        <w:rPr>
          <w:rFonts w:ascii="Cambria" w:hAnsi="Cambria"/>
        </w:rPr>
        <w:t xml:space="preserve"> and has N numeric measures then </w:t>
      </w:r>
      <w:r w:rsidR="00EA7AAE" w:rsidRPr="00E352EF">
        <w:rPr>
          <w:rFonts w:ascii="Cambria" w:hAnsi="Cambria"/>
        </w:rPr>
        <w:t xml:space="preserve">the </w:t>
      </w:r>
      <w:r w:rsidRPr="00E352EF">
        <w:rPr>
          <w:rFonts w:ascii="Cambria" w:hAnsi="Cambria"/>
        </w:rPr>
        <w:t xml:space="preserve">operator returns a </w:t>
      </w:r>
      <w:r w:rsidR="00F4601C" w:rsidRPr="00E352EF">
        <w:t>Dataset</w:t>
      </w:r>
      <w:r w:rsidRPr="00E352EF">
        <w:rPr>
          <w:rFonts w:ascii="Cambria" w:hAnsi="Cambria"/>
        </w:rPr>
        <w:t xml:space="preserve"> having the </w:t>
      </w:r>
      <w:r w:rsidR="00E9063A" w:rsidRPr="00E352EF">
        <w:rPr>
          <w:rFonts w:ascii="Cambria" w:hAnsi="Cambria"/>
        </w:rPr>
        <w:t>Identifier</w:t>
      </w:r>
      <w:r w:rsidR="00EA7AAE" w:rsidRPr="00E352EF">
        <w:rPr>
          <w:rFonts w:ascii="Cambria" w:hAnsi="Cambria"/>
        </w:rPr>
        <w:t xml:space="preserve"> </w:t>
      </w:r>
      <w:r w:rsidR="00E9063A" w:rsidRPr="00E352EF">
        <w:rPr>
          <w:rFonts w:ascii="Cambria" w:hAnsi="Cambria"/>
        </w:rPr>
        <w:t>C</w:t>
      </w:r>
      <w:r w:rsidR="00EA7AAE" w:rsidRPr="00E352EF">
        <w:rPr>
          <w:rFonts w:ascii="Cambria" w:hAnsi="Cambria"/>
        </w:rPr>
        <w:t xml:space="preserve">omponents </w:t>
      </w:r>
      <w:r w:rsidRPr="00E352EF">
        <w:rPr>
          <w:rFonts w:ascii="Cambria" w:hAnsi="Cambria"/>
        </w:rPr>
        <w:t xml:space="preserve">of </w:t>
      </w:r>
      <w:r w:rsidRPr="00E352EF">
        <w:rPr>
          <w:rFonts w:ascii="Cambria" w:hAnsi="Cambria"/>
          <w:i/>
        </w:rPr>
        <w:t>ds</w:t>
      </w:r>
      <w:r w:rsidRPr="00E352EF">
        <w:rPr>
          <w:rFonts w:ascii="Cambria" w:hAnsi="Cambria"/>
        </w:rPr>
        <w:t xml:space="preserve"> and the N numeric measures </w:t>
      </w:r>
      <w:r w:rsidRPr="00E352EF">
        <w:rPr>
          <w:rFonts w:ascii="Cambria" w:eastAsia="Calibri" w:hAnsi="Cambria" w:cs="Calibri"/>
        </w:rPr>
        <w:t xml:space="preserve">obtained by calculating the natural logarithm (in base </w:t>
      </w:r>
      <w:r w:rsidRPr="00E352EF">
        <w:rPr>
          <w:rFonts w:ascii="Cambria" w:eastAsia="Calibri" w:hAnsi="Cambria" w:cs="Calibri"/>
          <w:i/>
        </w:rPr>
        <w:t xml:space="preserve">e, </w:t>
      </w:r>
      <w:r w:rsidRPr="00E352EF">
        <w:rPr>
          <w:rFonts w:ascii="Cambria" w:eastAsia="Calibri" w:hAnsi="Cambria" w:cs="Calibri"/>
        </w:rPr>
        <w:t>Nepero’s number) of the value in the original Measure Component</w:t>
      </w:r>
      <w:r w:rsidR="002B273C" w:rsidRPr="00E352EF">
        <w:rPr>
          <w:rFonts w:ascii="Cambria" w:eastAsia="Calibri" w:hAnsi="Cambria" w:cs="Calibri"/>
        </w:rPr>
        <w:t>.</w:t>
      </w:r>
    </w:p>
    <w:p w14:paraId="3285F6DE" w14:textId="77777777" w:rsidR="002B273C" w:rsidRPr="00E352EF" w:rsidRDefault="002B273C" w:rsidP="008F033A">
      <w:pPr>
        <w:rPr>
          <w:rFonts w:ascii="Cambria" w:hAnsi="Cambria"/>
          <w:szCs w:val="22"/>
        </w:rPr>
      </w:pPr>
    </w:p>
    <w:p w14:paraId="585C5F30" w14:textId="77777777" w:rsidR="002B273C" w:rsidRPr="00E352EF" w:rsidRDefault="002B273C" w:rsidP="00AC4A81">
      <w:pPr>
        <w:rPr>
          <w:rFonts w:ascii="Cambria" w:hAnsi="Cambria"/>
        </w:rPr>
      </w:pPr>
      <w:r w:rsidRPr="00E352EF">
        <w:rPr>
          <w:rFonts w:ascii="Cambria" w:hAnsi="Cambria"/>
        </w:rPr>
        <w:t>The logarithm of a zero or negative number results in a runtime exception.</w:t>
      </w:r>
    </w:p>
    <w:p w14:paraId="6ABCABA5" w14:textId="77777777" w:rsidR="005A2227" w:rsidRPr="00E352EF" w:rsidRDefault="0097053A" w:rsidP="008F033A">
      <w:pPr>
        <w:rPr>
          <w:rFonts w:ascii="Cambria" w:hAnsi="Cambria"/>
        </w:rPr>
      </w:pPr>
      <w:r w:rsidRPr="00E352EF">
        <w:rPr>
          <w:rFonts w:ascii="Cambria" w:eastAsia="Calibri" w:hAnsi="Cambria" w:cs="Calibri"/>
        </w:rPr>
        <w:t xml:space="preserve"> </w:t>
      </w:r>
    </w:p>
    <w:p w14:paraId="6311D8C4"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Example</w:t>
      </w:r>
      <w:r w:rsidR="008F033A" w:rsidRPr="00E352EF">
        <w:rPr>
          <w:rFonts w:ascii="Cambria" w:eastAsia="Calibri" w:hAnsi="Cambria" w:cs="Calibri"/>
          <w:i/>
          <w:color w:val="5B9BD5"/>
        </w:rPr>
        <w:t>s</w:t>
      </w:r>
      <w:r w:rsidRPr="00E352EF">
        <w:rPr>
          <w:rFonts w:ascii="Cambria" w:eastAsia="Calibri" w:hAnsi="Cambria" w:cs="Calibri"/>
          <w:i/>
          <w:color w:val="5B9BD5"/>
        </w:rPr>
        <w:tab/>
      </w:r>
    </w:p>
    <w:p w14:paraId="3EB5D2C3" w14:textId="77777777" w:rsidR="005A2227" w:rsidRPr="00E352EF" w:rsidRDefault="00EA6708" w:rsidP="008F033A">
      <w:pPr>
        <w:rPr>
          <w:rFonts w:ascii="Cambria" w:hAnsi="Cambria"/>
        </w:rPr>
      </w:pPr>
      <w:r w:rsidRPr="00E352EF">
        <w:rPr>
          <w:rFonts w:ascii="Cambria" w:eastAsia="Calibri" w:hAnsi="Cambria" w:cs="Calibri"/>
        </w:rPr>
        <w:t>O</w:t>
      </w:r>
      <w:r w:rsidR="0097053A" w:rsidRPr="00E352EF">
        <w:rPr>
          <w:rFonts w:ascii="Cambria" w:eastAsia="Calibri" w:hAnsi="Cambria" w:cs="Calibri"/>
        </w:rPr>
        <w:t>n scalar</w:t>
      </w:r>
    </w:p>
    <w:p w14:paraId="60634A78" w14:textId="77777777" w:rsidR="005A2227" w:rsidRPr="00E352EF" w:rsidRDefault="00EA6708" w:rsidP="00EA6708">
      <w:r w:rsidRPr="00E352EF">
        <w:rPr>
          <w:rFonts w:ascii="Cambria" w:eastAsia="Calibri" w:hAnsi="Cambria" w:cs="Calibri"/>
        </w:rPr>
        <w:t>1)</w:t>
      </w:r>
      <w:r w:rsidRPr="00E352EF">
        <w:rPr>
          <w:rFonts w:eastAsia="Calibri" w:cs="Calibri"/>
        </w:rPr>
        <w:t xml:space="preserve"> </w:t>
      </w:r>
      <w:r w:rsidR="0097053A" w:rsidRPr="00E352EF">
        <w:rPr>
          <w:rFonts w:eastAsia="Calibri" w:cs="Calibri"/>
        </w:rPr>
        <w:t>If B = 1:</w:t>
      </w:r>
    </w:p>
    <w:p w14:paraId="5C2CD04F" w14:textId="77777777" w:rsidR="005A2227" w:rsidRPr="00E352EF" w:rsidRDefault="0097053A" w:rsidP="00AC4A81">
      <w:pPr>
        <w:ind w:firstLine="706"/>
        <w:rPr>
          <w:rFonts w:ascii="Cambria" w:hAnsi="Cambria"/>
        </w:rPr>
      </w:pPr>
      <w:r w:rsidRPr="00E352EF">
        <w:rPr>
          <w:rFonts w:ascii="Cambria" w:eastAsia="Calibri" w:hAnsi="Cambria"/>
        </w:rPr>
        <w:t xml:space="preserve">A := </w:t>
      </w:r>
      <w:r w:rsidRPr="00E352EF">
        <w:rPr>
          <w:rFonts w:ascii="Cambria" w:eastAsia="Calibri" w:hAnsi="Cambria"/>
          <w:b/>
        </w:rPr>
        <w:t>ln(</w:t>
      </w:r>
      <w:r w:rsidRPr="00E352EF">
        <w:rPr>
          <w:rFonts w:ascii="Cambria" w:eastAsia="Calibri" w:hAnsi="Cambria"/>
        </w:rPr>
        <w:t>B</w:t>
      </w:r>
      <w:r w:rsidRPr="00E352EF">
        <w:rPr>
          <w:rFonts w:ascii="Cambria" w:eastAsia="Calibri" w:hAnsi="Cambria"/>
          <w:b/>
        </w:rPr>
        <w:t>)</w:t>
      </w:r>
      <w:r w:rsidRPr="00E352EF">
        <w:rPr>
          <w:rFonts w:ascii="Cambria" w:eastAsia="Calibri" w:hAnsi="Cambria"/>
        </w:rPr>
        <w:t xml:space="preserve">  </w:t>
      </w:r>
      <w:r w:rsidR="00994652" w:rsidRPr="00E352EF">
        <w:rPr>
          <w:rFonts w:ascii="Cambria" w:eastAsia="Calibri" w:hAnsi="Cambria"/>
        </w:rPr>
        <w:tab/>
      </w:r>
      <w:r w:rsidR="00994652" w:rsidRPr="00E352EF">
        <w:rPr>
          <w:rFonts w:ascii="Cambria" w:eastAsia="Calibri" w:hAnsi="Cambria"/>
        </w:rPr>
        <w:tab/>
      </w:r>
      <w:r w:rsidR="00994652" w:rsidRPr="00E352EF">
        <w:rPr>
          <w:rFonts w:ascii="Cambria" w:eastAsia="Calibri" w:hAnsi="Cambria"/>
        </w:rPr>
        <w:tab/>
      </w:r>
      <w:r w:rsidRPr="00E352EF">
        <w:rPr>
          <w:rFonts w:ascii="Cambria" w:eastAsia="Calibri" w:hAnsi="Cambria"/>
        </w:rPr>
        <w:t>A = 0</w:t>
      </w:r>
    </w:p>
    <w:p w14:paraId="3E40440F" w14:textId="77777777" w:rsidR="005A2227" w:rsidRPr="00E352EF" w:rsidRDefault="00EA6708" w:rsidP="008F033A">
      <w:pPr>
        <w:rPr>
          <w:rFonts w:ascii="Cambria" w:hAnsi="Cambria"/>
        </w:rPr>
      </w:pPr>
      <w:r w:rsidRPr="00E352EF">
        <w:rPr>
          <w:rFonts w:ascii="Cambria" w:eastAsia="Calibri" w:hAnsi="Cambria" w:cs="Calibri"/>
        </w:rPr>
        <w:t xml:space="preserve">2) </w:t>
      </w:r>
      <w:r w:rsidR="0097053A" w:rsidRPr="00E352EF">
        <w:rPr>
          <w:rFonts w:ascii="Cambria" w:eastAsia="Calibri" w:hAnsi="Cambria" w:cs="Calibri"/>
        </w:rPr>
        <w:t>If B = 148:</w:t>
      </w:r>
    </w:p>
    <w:p w14:paraId="427FD9BA" w14:textId="77777777" w:rsidR="005A2227" w:rsidRPr="00E352EF" w:rsidRDefault="0097053A" w:rsidP="008F033A">
      <w:pPr>
        <w:ind w:left="720"/>
        <w:rPr>
          <w:rFonts w:ascii="Cambria" w:hAnsi="Cambria"/>
        </w:rPr>
      </w:pPr>
      <w:r w:rsidRPr="00E352EF">
        <w:rPr>
          <w:rFonts w:ascii="Cambria" w:eastAsia="Calibri" w:hAnsi="Cambria" w:cs="Calibri"/>
        </w:rPr>
        <w:t xml:space="preserve">A := </w:t>
      </w:r>
      <w:r w:rsidRPr="00E352EF">
        <w:rPr>
          <w:rFonts w:ascii="Cambria" w:eastAsia="Calibri" w:hAnsi="Cambria" w:cs="Calibri"/>
          <w:b/>
        </w:rPr>
        <w:t>ln(</w:t>
      </w:r>
      <w:r w:rsidRPr="00E352EF">
        <w:rPr>
          <w:rFonts w:ascii="Cambria" w:eastAsia="Calibri" w:hAnsi="Cambria" w:cs="Calibri"/>
        </w:rPr>
        <w:t>B</w:t>
      </w:r>
      <w:r w:rsidRPr="00E352EF">
        <w:rPr>
          <w:rFonts w:ascii="Cambria" w:eastAsia="Calibri" w:hAnsi="Cambria" w:cs="Calibri"/>
          <w:b/>
        </w:rPr>
        <w:t>)</w:t>
      </w:r>
      <w:r w:rsidRPr="00E352EF">
        <w:rPr>
          <w:rFonts w:ascii="Cambria" w:eastAsia="Calibri" w:hAnsi="Cambria" w:cs="Calibri"/>
        </w:rPr>
        <w:t xml:space="preserve">  </w:t>
      </w:r>
      <w:r w:rsidR="00994652" w:rsidRPr="00E352EF">
        <w:rPr>
          <w:rFonts w:ascii="Cambria" w:eastAsia="Calibri" w:hAnsi="Cambria" w:cs="Calibri"/>
        </w:rPr>
        <w:tab/>
      </w:r>
      <w:r w:rsidR="00994652" w:rsidRPr="00E352EF">
        <w:rPr>
          <w:rFonts w:ascii="Cambria" w:eastAsia="Calibri" w:hAnsi="Cambria" w:cs="Calibri"/>
        </w:rPr>
        <w:tab/>
      </w:r>
      <w:r w:rsidR="00994652" w:rsidRPr="00E352EF">
        <w:rPr>
          <w:rFonts w:ascii="Cambria" w:eastAsia="Calibri" w:hAnsi="Cambria" w:cs="Calibri"/>
        </w:rPr>
        <w:tab/>
      </w:r>
      <w:r w:rsidRPr="00E352EF">
        <w:rPr>
          <w:rFonts w:ascii="Cambria" w:eastAsia="Calibri" w:hAnsi="Cambria" w:cs="Calibri"/>
        </w:rPr>
        <w:t>A = 4.997</w:t>
      </w:r>
    </w:p>
    <w:p w14:paraId="3DD08C16" w14:textId="77777777" w:rsidR="005A2227" w:rsidRPr="00E352EF" w:rsidRDefault="005A2227" w:rsidP="008F033A">
      <w:pPr>
        <w:rPr>
          <w:rFonts w:ascii="Cambria" w:hAnsi="Cambria"/>
        </w:rPr>
      </w:pPr>
    </w:p>
    <w:p w14:paraId="049B07D4" w14:textId="77777777" w:rsidR="005A2227" w:rsidRPr="00F70A81" w:rsidRDefault="00EA6708" w:rsidP="008F033A">
      <w:pPr>
        <w:rPr>
          <w:rFonts w:ascii="Cambria" w:eastAsia="Calibri" w:hAnsi="Cambria" w:cs="Calibri"/>
          <w:lang w:val="fi-FI"/>
        </w:rPr>
      </w:pPr>
      <w:r w:rsidRPr="00F70A81">
        <w:rPr>
          <w:rFonts w:ascii="Cambria" w:eastAsia="Calibri" w:hAnsi="Cambria" w:cs="Calibri"/>
          <w:lang w:val="fi-FI"/>
        </w:rPr>
        <w:t>O</w:t>
      </w:r>
      <w:r w:rsidR="0097053A" w:rsidRPr="00F70A81">
        <w:rPr>
          <w:rFonts w:ascii="Cambria" w:eastAsia="Calibri" w:hAnsi="Cambria" w:cs="Calibri"/>
          <w:lang w:val="fi-FI"/>
        </w:rPr>
        <w:t xml:space="preserve">n </w:t>
      </w:r>
      <w:r w:rsidR="00F4601C" w:rsidRPr="00F70A81">
        <w:rPr>
          <w:lang w:val="fi-FI"/>
        </w:rPr>
        <w:t>Dataset</w:t>
      </w:r>
    </w:p>
    <w:p w14:paraId="4A880FB4" w14:textId="77777777" w:rsidR="00EA6708" w:rsidRPr="00F70A81" w:rsidRDefault="00EA6708" w:rsidP="008F033A">
      <w:pPr>
        <w:rPr>
          <w:rFonts w:ascii="Cambria" w:hAnsi="Cambria"/>
          <w:lang w:val="fi-FI"/>
        </w:rPr>
      </w:pPr>
    </w:p>
    <w:p w14:paraId="60CF555D" w14:textId="77777777" w:rsidR="00EA6708" w:rsidRPr="00F70A81" w:rsidRDefault="00EA6708" w:rsidP="00EA6708">
      <w:pPr>
        <w:rPr>
          <w:rFonts w:ascii="Cambria" w:hAnsi="Cambria"/>
          <w:lang w:val="fi-FI"/>
        </w:rPr>
      </w:pPr>
      <w:r w:rsidRPr="00F70A81">
        <w:rPr>
          <w:rFonts w:ascii="Cambria" w:eastAsia="Calibri" w:hAnsi="Cambria" w:cs="Calibri"/>
          <w:lang w:val="fi-FI"/>
        </w:rPr>
        <w:t xml:space="preserve">3) DatasetB := </w:t>
      </w:r>
      <w:r w:rsidRPr="00F70A81">
        <w:rPr>
          <w:rFonts w:ascii="Cambria" w:eastAsia="Calibri" w:hAnsi="Cambria" w:cs="Calibri"/>
          <w:b/>
          <w:lang w:val="fi-FI"/>
        </w:rPr>
        <w:t>ln(</w:t>
      </w:r>
      <w:r w:rsidRPr="00F70A81">
        <w:rPr>
          <w:rFonts w:ascii="Cambria" w:eastAsia="Calibri" w:hAnsi="Cambria" w:cs="Calibri"/>
          <w:lang w:val="fi-FI"/>
        </w:rPr>
        <w:t>DatasetA</w:t>
      </w:r>
      <w:r w:rsidRPr="00F70A81">
        <w:rPr>
          <w:rFonts w:ascii="Cambria" w:eastAsia="Calibri" w:hAnsi="Cambria" w:cs="Calibri"/>
          <w:b/>
          <w:lang w:val="fi-FI"/>
        </w:rPr>
        <w:t>)</w:t>
      </w:r>
    </w:p>
    <w:p w14:paraId="0D0ABCFC" w14:textId="77777777" w:rsidR="005A2227" w:rsidRPr="00F70A81" w:rsidRDefault="005A2227" w:rsidP="008F033A">
      <w:pPr>
        <w:rPr>
          <w:rFonts w:ascii="Cambria" w:hAnsi="Cambria"/>
          <w:lang w:val="fi-FI"/>
        </w:rPr>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69EFFBB6" w14:textId="77777777">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000CE1C" w14:textId="77777777" w:rsidR="005A2227" w:rsidRPr="00E352EF" w:rsidRDefault="0097053A">
            <w:r w:rsidRPr="00E352EF">
              <w:rPr>
                <w:rFonts w:ascii="Calibri" w:eastAsia="Calibri" w:hAnsi="Calibri" w:cs="Calibri"/>
              </w:rPr>
              <w:t>Dataset A</w:t>
            </w:r>
          </w:p>
        </w:tc>
      </w:tr>
      <w:tr w:rsidR="005A2227" w:rsidRPr="00E352EF" w14:paraId="09B9B96F"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698528E" w14:textId="77777777" w:rsidR="005A2227" w:rsidRPr="00E352EF" w:rsidRDefault="009705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CA3D879" w14:textId="77777777" w:rsidR="005A2227" w:rsidRPr="00E352EF" w:rsidRDefault="009705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4B446FE" w14:textId="77777777" w:rsidR="005A2227" w:rsidRPr="00E352EF" w:rsidRDefault="009705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314381F" w14:textId="77777777" w:rsidR="005A2227" w:rsidRPr="00E352EF" w:rsidRDefault="0097053A">
            <w:r w:rsidRPr="00E352EF">
              <w:rPr>
                <w:rFonts w:ascii="Calibri" w:eastAsia="Calibri" w:hAnsi="Calibri" w:cs="Calibri"/>
                <w:b/>
              </w:rPr>
              <w:t>VALUE</w:t>
            </w:r>
          </w:p>
        </w:tc>
      </w:tr>
      <w:tr w:rsidR="005A2227" w:rsidRPr="00E352EF" w14:paraId="27DBB120"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0B8555"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06D597" w14:textId="77777777" w:rsidR="005A2227" w:rsidRPr="00E352EF" w:rsidRDefault="009705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3CAED1"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0B3ACD" w14:textId="77777777" w:rsidR="005A2227" w:rsidRPr="00E352EF" w:rsidRDefault="0097053A">
            <w:r w:rsidRPr="00E352EF">
              <w:rPr>
                <w:rFonts w:ascii="Calibri" w:eastAsia="Calibri" w:hAnsi="Calibri" w:cs="Calibri"/>
              </w:rPr>
              <w:t>148.41</w:t>
            </w:r>
          </w:p>
        </w:tc>
      </w:tr>
      <w:tr w:rsidR="005A2227" w:rsidRPr="00E352EF" w14:paraId="784E32CE"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26ECC5"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561ABC"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4C579D"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CA2084" w14:textId="77777777" w:rsidR="005A2227" w:rsidRPr="00E352EF" w:rsidRDefault="0097053A">
            <w:r w:rsidRPr="00E352EF">
              <w:rPr>
                <w:rFonts w:ascii="Calibri" w:eastAsia="Calibri" w:hAnsi="Calibri" w:cs="Calibri"/>
              </w:rPr>
              <w:t>2980.95</w:t>
            </w:r>
          </w:p>
        </w:tc>
      </w:tr>
      <w:tr w:rsidR="005A2227" w:rsidRPr="00E352EF" w14:paraId="5E1796E4"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FFF448"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4B5A46"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D333D3"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78245C" w14:textId="77777777" w:rsidR="005A2227" w:rsidRPr="00E352EF" w:rsidRDefault="0097053A">
            <w:r w:rsidRPr="00E352EF">
              <w:rPr>
                <w:rFonts w:ascii="Calibri" w:eastAsia="Calibri" w:hAnsi="Calibri" w:cs="Calibri"/>
              </w:rPr>
              <w:t>7.389</w:t>
            </w:r>
          </w:p>
        </w:tc>
      </w:tr>
    </w:tbl>
    <w:p w14:paraId="4A048EE1" w14:textId="77777777" w:rsidR="005A2227" w:rsidRPr="00E352EF" w:rsidRDefault="005A2227">
      <w:pPr>
        <w:ind w:left="720"/>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5341D050" w14:textId="77777777" w:rsidTr="00EA6708">
        <w:tc>
          <w:tcPr>
            <w:tcW w:w="420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BEA36B7" w14:textId="77777777" w:rsidR="005A2227" w:rsidRPr="00E352EF" w:rsidRDefault="0097053A">
            <w:r w:rsidRPr="00E352EF">
              <w:rPr>
                <w:rFonts w:ascii="Calibri" w:eastAsia="Calibri" w:hAnsi="Calibri" w:cs="Calibri"/>
              </w:rPr>
              <w:t>Dataset B</w:t>
            </w:r>
          </w:p>
        </w:tc>
      </w:tr>
      <w:tr w:rsidR="005A2227" w:rsidRPr="00E352EF" w14:paraId="541CC4E6" w14:textId="77777777" w:rsidTr="00EA6708">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EE171FE" w14:textId="77777777" w:rsidR="005A2227" w:rsidRPr="00E352EF" w:rsidRDefault="009705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9DEEA73" w14:textId="77777777" w:rsidR="005A2227" w:rsidRPr="00E352EF" w:rsidRDefault="009705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7D51B11" w14:textId="77777777" w:rsidR="005A2227" w:rsidRPr="00E352EF" w:rsidRDefault="009705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57C1420" w14:textId="77777777" w:rsidR="005A2227" w:rsidRPr="00E352EF" w:rsidRDefault="0097053A">
            <w:r w:rsidRPr="00E352EF">
              <w:rPr>
                <w:rFonts w:ascii="Calibri" w:eastAsia="Calibri" w:hAnsi="Calibri" w:cs="Calibri"/>
                <w:b/>
              </w:rPr>
              <w:t>VALUE</w:t>
            </w:r>
          </w:p>
        </w:tc>
      </w:tr>
      <w:tr w:rsidR="005A2227" w:rsidRPr="00E352EF" w14:paraId="48CC5BB8"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BA8B03"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73DBAB" w14:textId="77777777" w:rsidR="005A2227" w:rsidRPr="00E352EF" w:rsidRDefault="009705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BEE00D"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A61DA6" w14:textId="77777777" w:rsidR="005A2227" w:rsidRPr="00E352EF" w:rsidRDefault="0097053A">
            <w:r w:rsidRPr="00E352EF">
              <w:rPr>
                <w:rFonts w:ascii="Calibri" w:eastAsia="Calibri" w:hAnsi="Calibri" w:cs="Calibri"/>
              </w:rPr>
              <w:t>5</w:t>
            </w:r>
          </w:p>
        </w:tc>
      </w:tr>
      <w:tr w:rsidR="005A2227" w:rsidRPr="00E352EF" w14:paraId="0EF10393"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E789B1"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9A420F"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E535D5"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4EF3F0" w14:textId="77777777" w:rsidR="005A2227" w:rsidRPr="00E352EF" w:rsidRDefault="0097053A">
            <w:r w:rsidRPr="00E352EF">
              <w:rPr>
                <w:rFonts w:ascii="Calibri" w:eastAsia="Calibri" w:hAnsi="Calibri" w:cs="Calibri"/>
              </w:rPr>
              <w:t>8</w:t>
            </w:r>
          </w:p>
        </w:tc>
      </w:tr>
      <w:tr w:rsidR="005A2227" w:rsidRPr="00E352EF" w14:paraId="26E8FE07"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22D985"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FFA939"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0BA462"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AE11AD" w14:textId="77777777" w:rsidR="005A2227" w:rsidRPr="00E352EF" w:rsidRDefault="0097053A">
            <w:r w:rsidRPr="00E352EF">
              <w:rPr>
                <w:rFonts w:ascii="Calibri" w:eastAsia="Calibri" w:hAnsi="Calibri" w:cs="Calibri"/>
              </w:rPr>
              <w:t>2</w:t>
            </w:r>
          </w:p>
        </w:tc>
      </w:tr>
    </w:tbl>
    <w:p w14:paraId="536626D6" w14:textId="77777777" w:rsidR="005A2227" w:rsidRPr="00E352EF" w:rsidRDefault="005A2227"/>
    <w:p w14:paraId="10ECC6D9" w14:textId="77777777" w:rsidR="005A2227" w:rsidRPr="00E352EF" w:rsidRDefault="005A2227"/>
    <w:p w14:paraId="669523E8" w14:textId="77777777" w:rsidR="005A2227" w:rsidRPr="00E352EF" w:rsidRDefault="0097053A" w:rsidP="008F033A">
      <w:pPr>
        <w:pStyle w:val="Stile3"/>
        <w:rPr>
          <w:lang w:val="en-GB"/>
        </w:rPr>
      </w:pPr>
      <w:bookmarkStart w:id="393" w:name="_Toc462659672"/>
      <w:bookmarkStart w:id="394" w:name="_Toc463805750"/>
      <w:bookmarkStart w:id="395" w:name="_Toc464487927"/>
      <w:r w:rsidRPr="00E352EF">
        <w:rPr>
          <w:lang w:val="en-GB"/>
        </w:rPr>
        <w:lastRenderedPageBreak/>
        <w:t>log</w:t>
      </w:r>
      <w:bookmarkEnd w:id="393"/>
      <w:bookmarkEnd w:id="394"/>
      <w:bookmarkEnd w:id="395"/>
    </w:p>
    <w:p w14:paraId="028F7A83" w14:textId="77777777" w:rsidR="005A2227" w:rsidRPr="00E352EF" w:rsidRDefault="0097053A" w:rsidP="008F033A">
      <w:pPr>
        <w:rPr>
          <w:rFonts w:ascii="Cambria" w:hAnsi="Cambria"/>
        </w:rPr>
      </w:pPr>
      <w:r w:rsidRPr="00E352EF">
        <w:rPr>
          <w:rFonts w:ascii="Cambria" w:eastAsia="Calibri" w:hAnsi="Cambria" w:cs="Calibri"/>
          <w:i/>
          <w:color w:val="5B9BD5"/>
        </w:rPr>
        <w:t>Semantics</w:t>
      </w:r>
    </w:p>
    <w:p w14:paraId="555BB766" w14:textId="77777777" w:rsidR="005A2227" w:rsidRPr="00E352EF" w:rsidRDefault="0097053A" w:rsidP="008F033A">
      <w:pPr>
        <w:rPr>
          <w:rFonts w:ascii="Cambria" w:hAnsi="Cambria"/>
        </w:rPr>
      </w:pPr>
      <w:r w:rsidRPr="00E352EF">
        <w:rPr>
          <w:rFonts w:ascii="Cambria" w:eastAsia="Calibri" w:hAnsi="Cambria" w:cs="Calibri"/>
        </w:rPr>
        <w:t xml:space="preserve">The </w:t>
      </w:r>
      <w:r w:rsidRPr="00E352EF">
        <w:rPr>
          <w:rFonts w:ascii="Cambria" w:eastAsia="Calibri" w:hAnsi="Cambria" w:cs="Calibri"/>
          <w:b/>
        </w:rPr>
        <w:t>log</w:t>
      </w:r>
      <w:r w:rsidRPr="00E352EF">
        <w:rPr>
          <w:rFonts w:ascii="Cambria" w:eastAsia="Calibri" w:hAnsi="Cambria" w:cs="Calibri"/>
        </w:rPr>
        <w:t xml:space="preserve"> operator calculates the logarithm of a number to a base b</w:t>
      </w:r>
    </w:p>
    <w:p w14:paraId="3A97ACA8" w14:textId="77777777" w:rsidR="008F033A" w:rsidRPr="00E352EF" w:rsidRDefault="008F033A" w:rsidP="008F033A">
      <w:pPr>
        <w:rPr>
          <w:rFonts w:ascii="Cambria" w:eastAsia="Calibri" w:hAnsi="Cambria" w:cs="Calibri"/>
          <w:i/>
          <w:color w:val="5B9BD5"/>
        </w:rPr>
      </w:pPr>
    </w:p>
    <w:p w14:paraId="67C78963"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6CEE8B6E" w14:textId="77777777" w:rsidR="005A2227" w:rsidRPr="00E352EF" w:rsidRDefault="0097053A" w:rsidP="008F033A">
      <w:pPr>
        <w:rPr>
          <w:rFonts w:ascii="Cambria" w:hAnsi="Cambria"/>
        </w:rPr>
      </w:pPr>
      <w:r w:rsidRPr="00E352EF">
        <w:rPr>
          <w:rFonts w:ascii="Cambria" w:eastAsia="Calibri" w:hAnsi="Cambria" w:cs="Calibri"/>
          <w:b/>
        </w:rPr>
        <w:t>log(</w:t>
      </w:r>
      <w:r w:rsidRPr="00E352EF">
        <w:rPr>
          <w:rFonts w:ascii="Cambria" w:eastAsia="Calibri" w:hAnsi="Cambria" w:cs="Calibri"/>
          <w:i/>
        </w:rPr>
        <w:t>ds</w:t>
      </w:r>
      <w:r w:rsidRPr="00E352EF">
        <w:rPr>
          <w:rFonts w:ascii="Cambria" w:eastAsia="Calibri" w:hAnsi="Cambria" w:cs="Calibri"/>
        </w:rPr>
        <w:t xml:space="preserve">, </w:t>
      </w:r>
      <w:r w:rsidRPr="00E352EF">
        <w:rPr>
          <w:rFonts w:ascii="Cambria" w:eastAsia="Calibri" w:hAnsi="Cambria" w:cs="Calibri"/>
          <w:i/>
        </w:rPr>
        <w:t>base</w:t>
      </w:r>
      <w:r w:rsidRPr="00E352EF">
        <w:rPr>
          <w:rFonts w:ascii="Cambria" w:eastAsia="Calibri" w:hAnsi="Cambria" w:cs="Calibri"/>
          <w:b/>
        </w:rPr>
        <w:t>)</w:t>
      </w:r>
    </w:p>
    <w:p w14:paraId="1667ED74" w14:textId="77777777" w:rsidR="008F033A" w:rsidRPr="00E352EF" w:rsidRDefault="008F033A" w:rsidP="008F033A">
      <w:pPr>
        <w:rPr>
          <w:rFonts w:ascii="Cambria" w:eastAsia="Calibri" w:hAnsi="Cambria" w:cs="Calibri"/>
          <w:i/>
          <w:color w:val="5B9BD5"/>
        </w:rPr>
      </w:pPr>
    </w:p>
    <w:p w14:paraId="2C0D4399"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 xml:space="preserve">Parameters </w:t>
      </w:r>
    </w:p>
    <w:p w14:paraId="13E710DD" w14:textId="77777777" w:rsidR="005A2227" w:rsidRPr="00E352EF" w:rsidRDefault="008F033A" w:rsidP="008F033A">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hAnsi="Cambria"/>
        </w:rPr>
        <w:t xml:space="preserve"> :</w:t>
      </w:r>
      <w:r w:rsidR="0097053A" w:rsidRPr="00E352EF">
        <w:rPr>
          <w:rFonts w:ascii="Cambria" w:eastAsia="Calibri" w:hAnsi="Cambria" w:cs="Calibri"/>
        </w:rPr>
        <w:t xml:space="preserve"> [dataset {identifier &lt;IDENT&gt; as scalar-type}+ {measure &lt;IDENT&gt; as number}+</w:t>
      </w:r>
    </w:p>
    <w:p w14:paraId="227E9E51" w14:textId="77777777" w:rsidR="005A2227" w:rsidRPr="00E352EF" w:rsidRDefault="0097053A" w:rsidP="008F033A">
      <w:pPr>
        <w:rPr>
          <w:rFonts w:ascii="Cambria" w:hAnsi="Cambria"/>
        </w:rPr>
      </w:pPr>
      <w:r w:rsidRPr="00E352EF">
        <w:rPr>
          <w:rFonts w:ascii="Cambria" w:hAnsi="Cambria"/>
        </w:rPr>
        <w:tab/>
      </w:r>
      <w:r w:rsidRPr="00E352EF">
        <w:rPr>
          <w:rFonts w:ascii="Cambria" w:hAnsi="Cambria"/>
        </w:rPr>
        <w:tab/>
      </w:r>
      <w:r w:rsidRPr="00E352EF">
        <w:rPr>
          <w:rFonts w:ascii="Cambria" w:eastAsia="Calibri" w:hAnsi="Cambria" w:cs="Calibri"/>
        </w:rPr>
        <w:t xml:space="preserve">      {attribute &lt;IDENT&gt; as scalar-type}* |number]</w:t>
      </w:r>
    </w:p>
    <w:p w14:paraId="6E8C4D75" w14:textId="77777777" w:rsidR="005A2227" w:rsidRPr="00E352EF" w:rsidRDefault="008F033A" w:rsidP="008F033A">
      <w:pPr>
        <w:rPr>
          <w:rFonts w:ascii="Cambria" w:eastAsia="Calibri" w:hAnsi="Cambria" w:cs="Calibri"/>
        </w:rPr>
      </w:pPr>
      <w:r w:rsidRPr="00E352EF">
        <w:rPr>
          <w:rFonts w:ascii="Cambria" w:eastAsia="Calibri" w:hAnsi="Cambria" w:cs="Calibri"/>
          <w:i/>
        </w:rPr>
        <w:t>b</w:t>
      </w:r>
      <w:r w:rsidR="0097053A" w:rsidRPr="00E352EF">
        <w:rPr>
          <w:rFonts w:ascii="Cambria" w:eastAsia="Calibri" w:hAnsi="Cambria" w:cs="Calibri"/>
          <w:i/>
        </w:rPr>
        <w:t>ase</w:t>
      </w:r>
      <w:r w:rsidRPr="00E352EF">
        <w:rPr>
          <w:rFonts w:ascii="Cambria" w:eastAsia="Calibri" w:hAnsi="Cambria" w:cs="Calibri"/>
        </w:rPr>
        <w:t xml:space="preserve"> </w:t>
      </w:r>
      <w:r w:rsidRPr="00E352EF">
        <w:rPr>
          <w:rFonts w:ascii="Cambria" w:hAnsi="Cambria"/>
        </w:rPr>
        <w:t xml:space="preserve">: </w:t>
      </w:r>
      <w:r w:rsidR="0097053A" w:rsidRPr="00E352EF">
        <w:rPr>
          <w:rFonts w:ascii="Cambria" w:eastAsia="Calibri" w:hAnsi="Cambria" w:cs="Calibri"/>
        </w:rPr>
        <w:t xml:space="preserve"> int</w:t>
      </w:r>
      <w:r w:rsidRPr="00E352EF">
        <w:rPr>
          <w:rFonts w:ascii="Cambria" w:eastAsia="Calibri" w:hAnsi="Cambria" w:cs="Calibri"/>
        </w:rPr>
        <w:t>eger</w:t>
      </w:r>
    </w:p>
    <w:p w14:paraId="17847F03" w14:textId="77777777" w:rsidR="00DC675D" w:rsidRPr="00E352EF" w:rsidRDefault="00DC675D" w:rsidP="008F033A">
      <w:pPr>
        <w:rPr>
          <w:rFonts w:ascii="Cambria" w:hAnsi="Cambria"/>
        </w:rPr>
      </w:pPr>
    </w:p>
    <w:p w14:paraId="51095328" w14:textId="77777777" w:rsidR="005A2227" w:rsidRPr="00E352EF" w:rsidRDefault="0097053A" w:rsidP="008A7573">
      <w:pPr>
        <w:numPr>
          <w:ilvl w:val="0"/>
          <w:numId w:val="20"/>
        </w:numPr>
        <w:ind w:left="360"/>
        <w:rPr>
          <w:rFonts w:ascii="Cambria" w:hAnsi="Cambria"/>
        </w:rPr>
      </w:pPr>
      <w:r w:rsidRPr="00E352EF">
        <w:rPr>
          <w:rFonts w:ascii="Cambria" w:eastAsia="Calibri" w:hAnsi="Cambria" w:cs="Calibri"/>
          <w:i/>
        </w:rPr>
        <w:t xml:space="preserve">ds – </w:t>
      </w:r>
      <w:r w:rsidRPr="00E352EF">
        <w:rPr>
          <w:rFonts w:ascii="Cambria" w:eastAsia="Calibri" w:hAnsi="Cambria" w:cs="Calibri"/>
        </w:rPr>
        <w:t xml:space="preserve">is the input scalar number </w:t>
      </w:r>
      <w:r w:rsidR="002B273C" w:rsidRPr="00E352EF">
        <w:rPr>
          <w:rFonts w:ascii="Cambria" w:eastAsia="Calibri" w:hAnsi="Cambria" w:cs="Calibri"/>
        </w:rPr>
        <w:t xml:space="preserve">(greater than zero) </w:t>
      </w:r>
      <w:r w:rsidRPr="00E352EF">
        <w:rPr>
          <w:rFonts w:ascii="Cambria" w:eastAsia="Calibri" w:hAnsi="Cambria" w:cs="Calibri"/>
        </w:rPr>
        <w:t xml:space="preserve">or the input </w:t>
      </w:r>
      <w:r w:rsidR="00F4601C" w:rsidRPr="00E352EF">
        <w:t>Dataset</w:t>
      </w:r>
      <w:r w:rsidRPr="00E352EF">
        <w:rPr>
          <w:rFonts w:ascii="Cambria" w:eastAsia="Calibri" w:hAnsi="Cambria" w:cs="Calibri"/>
        </w:rPr>
        <w:t>.</w:t>
      </w:r>
    </w:p>
    <w:p w14:paraId="6DC800CB" w14:textId="77777777" w:rsidR="005A2227" w:rsidRPr="00E352EF" w:rsidRDefault="0097053A" w:rsidP="008A7573">
      <w:pPr>
        <w:numPr>
          <w:ilvl w:val="0"/>
          <w:numId w:val="20"/>
        </w:numPr>
        <w:ind w:left="360"/>
        <w:rPr>
          <w:rFonts w:ascii="Cambria" w:hAnsi="Cambria"/>
        </w:rPr>
      </w:pPr>
      <w:r w:rsidRPr="00E352EF">
        <w:rPr>
          <w:rFonts w:ascii="Cambria" w:eastAsia="Calibri" w:hAnsi="Cambria" w:cs="Calibri"/>
          <w:i/>
        </w:rPr>
        <w:t xml:space="preserve">base – </w:t>
      </w:r>
      <w:r w:rsidRPr="00E352EF">
        <w:rPr>
          <w:rFonts w:ascii="Cambria" w:eastAsia="Calibri" w:hAnsi="Cambria" w:cs="Calibri"/>
        </w:rPr>
        <w:t>the base of the logarithm.</w:t>
      </w:r>
    </w:p>
    <w:p w14:paraId="2CD34EBA" w14:textId="77777777" w:rsidR="008F033A" w:rsidRPr="00E352EF" w:rsidRDefault="008F033A" w:rsidP="008F033A">
      <w:pPr>
        <w:rPr>
          <w:rFonts w:ascii="Cambria" w:eastAsia="Calibri" w:hAnsi="Cambria" w:cs="Calibri"/>
          <w:i/>
          <w:color w:val="5B9BD5"/>
        </w:rPr>
      </w:pPr>
    </w:p>
    <w:p w14:paraId="41800D76"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Constraints</w:t>
      </w:r>
    </w:p>
    <w:p w14:paraId="6891442D" w14:textId="77777777" w:rsidR="005A2227" w:rsidRPr="00E352EF" w:rsidRDefault="0097053A" w:rsidP="008A7573">
      <w:pPr>
        <w:numPr>
          <w:ilvl w:val="0"/>
          <w:numId w:val="22"/>
        </w:numPr>
        <w:ind w:left="360"/>
        <w:rPr>
          <w:rFonts w:ascii="Cambria" w:hAnsi="Cambria"/>
        </w:rPr>
      </w:pPr>
      <w:r w:rsidRPr="00E352EF">
        <w:rPr>
          <w:rFonts w:ascii="Cambria" w:eastAsia="Calibri Light" w:hAnsi="Cambria" w:cs="Calibri Light"/>
        </w:rPr>
        <w:t xml:space="preserve">If </w:t>
      </w:r>
      <w:r w:rsidRPr="00E352EF">
        <w:rPr>
          <w:rFonts w:ascii="Cambria" w:eastAsia="Calibri Light" w:hAnsi="Cambria" w:cs="Calibri Light"/>
          <w:i/>
        </w:rPr>
        <w:t xml:space="preserve">ds </w:t>
      </w:r>
      <w:r w:rsidRPr="00E352EF">
        <w:rPr>
          <w:rFonts w:ascii="Cambria" w:eastAsia="Calibri Light" w:hAnsi="Cambria" w:cs="Calibri Light"/>
        </w:rPr>
        <w:t xml:space="preserve">is a scalar then it must be a </w:t>
      </w:r>
      <w:r w:rsidRPr="00E352EF">
        <w:rPr>
          <w:rFonts w:ascii="Cambria" w:eastAsia="Calibri Light" w:hAnsi="Cambria" w:cs="Calibri Light"/>
          <w:b/>
        </w:rPr>
        <w:t xml:space="preserve">numeric </w:t>
      </w:r>
      <w:r w:rsidRPr="00E352EF">
        <w:rPr>
          <w:rFonts w:ascii="Cambria" w:eastAsia="Calibri Light" w:hAnsi="Cambria" w:cs="Calibri Light"/>
        </w:rPr>
        <w:t>data type greater than zero.</w:t>
      </w:r>
    </w:p>
    <w:p w14:paraId="27F16A29" w14:textId="77777777" w:rsidR="005A2227" w:rsidRPr="00E352EF" w:rsidRDefault="0097053A" w:rsidP="008A7573">
      <w:pPr>
        <w:numPr>
          <w:ilvl w:val="0"/>
          <w:numId w:val="22"/>
        </w:numPr>
        <w:ind w:left="360"/>
        <w:rPr>
          <w:rFonts w:ascii="Cambria" w:hAnsi="Cambria"/>
        </w:rPr>
      </w:pPr>
      <w:r w:rsidRPr="00E352EF">
        <w:rPr>
          <w:rFonts w:ascii="Cambria" w:eastAsia="Calibri Light" w:hAnsi="Cambria" w:cs="Calibri Light"/>
        </w:rPr>
        <w:t xml:space="preserve">If </w:t>
      </w:r>
      <w:r w:rsidRPr="00E352EF">
        <w:rPr>
          <w:rFonts w:ascii="Cambria" w:eastAsia="Calibri Light" w:hAnsi="Cambria" w:cs="Calibri Light"/>
          <w:i/>
        </w:rPr>
        <w:t xml:space="preserve">ds </w:t>
      </w:r>
      <w:r w:rsidRPr="00E352EF">
        <w:rPr>
          <w:rFonts w:ascii="Cambria" w:eastAsia="Calibri Light" w:hAnsi="Cambria" w:cs="Calibri Light"/>
        </w:rPr>
        <w:t xml:space="preserve">is a </w:t>
      </w:r>
      <w:r w:rsidR="00F4601C" w:rsidRPr="00E352EF">
        <w:t>Dataset</w:t>
      </w:r>
      <w:r w:rsidRPr="00E352EF">
        <w:rPr>
          <w:rFonts w:ascii="Cambria" w:eastAsia="Calibri Light" w:hAnsi="Cambria" w:cs="Calibri Light"/>
        </w:rPr>
        <w:t xml:space="preserve"> then it must have at least a measure of </w:t>
      </w:r>
      <w:r w:rsidRPr="00E352EF">
        <w:rPr>
          <w:rFonts w:ascii="Cambria" w:eastAsia="Calibri Light" w:hAnsi="Cambria" w:cs="Calibri Light"/>
          <w:b/>
        </w:rPr>
        <w:t>numeric</w:t>
      </w:r>
      <w:r w:rsidRPr="00E352EF">
        <w:rPr>
          <w:rFonts w:ascii="Cambria" w:eastAsia="Calibri Light" w:hAnsi="Cambria" w:cs="Calibri Light"/>
        </w:rPr>
        <w:t xml:space="preserve"> data type having values greater than zero. </w:t>
      </w:r>
    </w:p>
    <w:p w14:paraId="73826B60" w14:textId="77777777" w:rsidR="005A2227" w:rsidRPr="00E352EF" w:rsidRDefault="0097053A" w:rsidP="008A7573">
      <w:pPr>
        <w:numPr>
          <w:ilvl w:val="0"/>
          <w:numId w:val="22"/>
        </w:numPr>
        <w:tabs>
          <w:tab w:val="left" w:pos="0"/>
        </w:tabs>
        <w:ind w:left="360"/>
        <w:rPr>
          <w:rFonts w:ascii="Cambria" w:hAnsi="Cambria"/>
        </w:rPr>
      </w:pPr>
      <w:r w:rsidRPr="00E352EF">
        <w:rPr>
          <w:rFonts w:ascii="Cambria" w:eastAsia="Calibri" w:hAnsi="Cambria" w:cs="Calibri"/>
          <w:i/>
        </w:rPr>
        <w:t xml:space="preserve">base  </w:t>
      </w:r>
      <w:r w:rsidRPr="00E352EF">
        <w:rPr>
          <w:rFonts w:ascii="Cambria" w:eastAsia="Calibri" w:hAnsi="Cambria" w:cs="Calibri"/>
        </w:rPr>
        <w:t>must be greater than zero.</w:t>
      </w:r>
    </w:p>
    <w:p w14:paraId="6D5E42D3" w14:textId="77777777" w:rsidR="008F033A" w:rsidRPr="00E352EF" w:rsidRDefault="008F033A" w:rsidP="008F033A">
      <w:pPr>
        <w:rPr>
          <w:rFonts w:ascii="Cambria" w:eastAsia="Calibri" w:hAnsi="Cambria" w:cs="Calibri"/>
          <w:i/>
          <w:color w:val="5B9BD5"/>
        </w:rPr>
      </w:pPr>
    </w:p>
    <w:p w14:paraId="543689B8"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Returns</w:t>
      </w:r>
    </w:p>
    <w:p w14:paraId="4B4E356E" w14:textId="77777777" w:rsidR="005A2227" w:rsidRPr="00E352EF" w:rsidRDefault="0097053A" w:rsidP="008F033A">
      <w:pPr>
        <w:tabs>
          <w:tab w:val="left" w:pos="2030"/>
        </w:tabs>
        <w:rPr>
          <w:rFonts w:ascii="Cambria" w:hAnsi="Cambria"/>
        </w:rPr>
      </w:pPr>
      <w:r w:rsidRPr="00E352EF">
        <w:rPr>
          <w:rFonts w:ascii="Cambria" w:eastAsia="Calibri" w:hAnsi="Cambria" w:cs="Calibri"/>
        </w:rPr>
        <w:t xml:space="preserve">If ds is a scalar then </w:t>
      </w:r>
      <w:r w:rsidR="00EA7AAE" w:rsidRPr="00E352EF">
        <w:rPr>
          <w:rFonts w:ascii="Cambria" w:eastAsia="Calibri" w:hAnsi="Cambria" w:cs="Calibri"/>
        </w:rPr>
        <w:t xml:space="preserve">the </w:t>
      </w:r>
      <w:r w:rsidRPr="00E352EF">
        <w:rPr>
          <w:rFonts w:ascii="Cambria" w:eastAsia="Calibri" w:hAnsi="Cambria" w:cs="Calibri"/>
        </w:rPr>
        <w:t xml:space="preserve">operator returns the </w:t>
      </w:r>
      <w:r w:rsidRPr="00E352EF">
        <w:rPr>
          <w:rFonts w:ascii="Cambria" w:eastAsia="Calibri" w:hAnsi="Cambria" w:cs="Calibri"/>
          <w:i/>
        </w:rPr>
        <w:t>base</w:t>
      </w:r>
      <w:r w:rsidRPr="00E352EF">
        <w:rPr>
          <w:rFonts w:ascii="Cambria" w:eastAsia="Calibri" w:hAnsi="Cambria" w:cs="Calibri"/>
        </w:rPr>
        <w:t xml:space="preserve"> logarithm of ds.</w:t>
      </w:r>
    </w:p>
    <w:p w14:paraId="126491C8" w14:textId="77777777" w:rsidR="005A2227" w:rsidRPr="00E352EF" w:rsidRDefault="0097053A" w:rsidP="008F033A">
      <w:pPr>
        <w:rPr>
          <w:rFonts w:ascii="Cambria" w:hAnsi="Cambria"/>
        </w:rPr>
      </w:pPr>
      <w:r w:rsidRPr="00E352EF">
        <w:rPr>
          <w:rFonts w:ascii="Cambria" w:eastAsia="Calibri" w:hAnsi="Cambria" w:cs="Calibri"/>
        </w:rPr>
        <w:t xml:space="preserve">If ds is a </w:t>
      </w:r>
      <w:r w:rsidR="00F4601C" w:rsidRPr="00E352EF">
        <w:t>Dataset</w:t>
      </w:r>
      <w:r w:rsidRPr="00E352EF">
        <w:rPr>
          <w:rFonts w:ascii="Cambria" w:eastAsia="Calibri" w:hAnsi="Cambria" w:cs="Calibri"/>
        </w:rPr>
        <w:t xml:space="preserve"> and has N numeric measures then </w:t>
      </w:r>
      <w:r w:rsidR="00EA7AAE" w:rsidRPr="00E352EF">
        <w:rPr>
          <w:rFonts w:ascii="Cambria" w:eastAsia="Calibri" w:hAnsi="Cambria" w:cs="Calibri"/>
        </w:rPr>
        <w:t xml:space="preserve">the </w:t>
      </w:r>
      <w:r w:rsidRPr="00E352EF">
        <w:rPr>
          <w:rFonts w:ascii="Cambria" w:eastAsia="Calibri" w:hAnsi="Cambria" w:cs="Calibri"/>
        </w:rPr>
        <w:t xml:space="preserve">operator returns a </w:t>
      </w:r>
      <w:r w:rsidR="00F4601C" w:rsidRPr="00E352EF">
        <w:t>Dataset</w:t>
      </w:r>
      <w:r w:rsidRPr="00E352EF">
        <w:rPr>
          <w:rFonts w:ascii="Cambria" w:eastAsia="Calibri" w:hAnsi="Cambria" w:cs="Calibri"/>
        </w:rPr>
        <w:t xml:space="preserve"> having the </w:t>
      </w:r>
      <w:r w:rsidR="00E9063A" w:rsidRPr="00E352EF">
        <w:rPr>
          <w:rFonts w:ascii="Cambria" w:eastAsia="Calibri" w:hAnsi="Cambria" w:cs="Calibri"/>
        </w:rPr>
        <w:t>I</w:t>
      </w:r>
      <w:r w:rsidR="00EA7AAE" w:rsidRPr="00E352EF">
        <w:rPr>
          <w:rFonts w:ascii="Cambria" w:eastAsia="Calibri" w:hAnsi="Cambria" w:cs="Calibri"/>
        </w:rPr>
        <w:t xml:space="preserve">dentifier </w:t>
      </w:r>
      <w:r w:rsidR="00E9063A" w:rsidRPr="00E352EF">
        <w:rPr>
          <w:rFonts w:ascii="Cambria" w:eastAsia="Calibri" w:hAnsi="Cambria" w:cs="Calibri"/>
        </w:rPr>
        <w:t>C</w:t>
      </w:r>
      <w:r w:rsidR="00EA7AAE" w:rsidRPr="00E352EF">
        <w:rPr>
          <w:rFonts w:ascii="Cambria" w:eastAsia="Calibri" w:hAnsi="Cambria" w:cs="Calibri"/>
        </w:rPr>
        <w:t xml:space="preserve">omponents </w:t>
      </w:r>
      <w:r w:rsidRPr="00E352EF">
        <w:rPr>
          <w:rFonts w:ascii="Cambria" w:eastAsia="Calibri" w:hAnsi="Cambria" w:cs="Calibri"/>
        </w:rPr>
        <w:t xml:space="preserve">of ds and the N numeric </w:t>
      </w:r>
      <w:r w:rsidR="00E9063A" w:rsidRPr="00E352EF">
        <w:rPr>
          <w:rFonts w:ascii="Cambria" w:eastAsia="Calibri" w:hAnsi="Cambria" w:cs="Calibri"/>
        </w:rPr>
        <w:t xml:space="preserve">Measures </w:t>
      </w:r>
      <w:r w:rsidRPr="00E352EF">
        <w:rPr>
          <w:rFonts w:ascii="Cambria" w:eastAsia="Calibri" w:hAnsi="Cambria" w:cs="Calibri"/>
        </w:rPr>
        <w:t xml:space="preserve">are obtained by calculating the logarithm in </w:t>
      </w:r>
      <w:r w:rsidRPr="00E352EF">
        <w:rPr>
          <w:rFonts w:ascii="Cambria" w:eastAsia="Calibri" w:hAnsi="Cambria" w:cs="Calibri"/>
          <w:i/>
        </w:rPr>
        <w:t xml:space="preserve">base </w:t>
      </w:r>
      <w:r w:rsidRPr="00E352EF">
        <w:rPr>
          <w:rFonts w:ascii="Cambria" w:eastAsia="Calibri" w:hAnsi="Cambria" w:cs="Calibri"/>
        </w:rPr>
        <w:t>of the value in the original Measure Component.</w:t>
      </w:r>
    </w:p>
    <w:p w14:paraId="373970CF" w14:textId="77777777" w:rsidR="002B273C" w:rsidRPr="00E352EF" w:rsidRDefault="002B273C" w:rsidP="008F033A">
      <w:pPr>
        <w:rPr>
          <w:rFonts w:ascii="Cambria" w:eastAsia="Calibri" w:hAnsi="Cambria" w:cs="Calibri"/>
          <w:i/>
          <w:color w:val="5B9BD5"/>
        </w:rPr>
      </w:pPr>
    </w:p>
    <w:p w14:paraId="31A99628" w14:textId="77777777" w:rsidR="002B273C" w:rsidRPr="00E352EF" w:rsidRDefault="002B273C" w:rsidP="00AB605E">
      <w:pPr>
        <w:rPr>
          <w:rFonts w:ascii="Cambria" w:hAnsi="Cambria"/>
        </w:rPr>
      </w:pPr>
      <w:r w:rsidRPr="00E352EF">
        <w:rPr>
          <w:rFonts w:ascii="Cambria" w:hAnsi="Cambria"/>
        </w:rPr>
        <w:t>The logarithm of a zero or negative number results in a runtime exception.</w:t>
      </w:r>
    </w:p>
    <w:p w14:paraId="51F25805" w14:textId="77777777" w:rsidR="005A2227" w:rsidRPr="00E352EF" w:rsidRDefault="005A2227" w:rsidP="008F033A">
      <w:pPr>
        <w:rPr>
          <w:rFonts w:ascii="Cambria" w:eastAsia="Calibri" w:hAnsi="Cambria" w:cs="Calibri"/>
          <w:i/>
          <w:color w:val="5B9BD5"/>
        </w:rPr>
      </w:pPr>
    </w:p>
    <w:p w14:paraId="59278956" w14:textId="77777777" w:rsidR="005A2227" w:rsidRPr="00E352EF" w:rsidRDefault="00EA6708" w:rsidP="00AC4A81">
      <w:pPr>
        <w:rPr>
          <w:rFonts w:ascii="Cambria" w:eastAsia="Calibri" w:hAnsi="Cambria" w:cs="Calibri"/>
          <w:i/>
          <w:color w:val="5B9BD5"/>
        </w:rPr>
      </w:pPr>
      <w:r w:rsidRPr="00E352EF">
        <w:rPr>
          <w:rFonts w:ascii="Cambria" w:eastAsia="Calibri" w:hAnsi="Cambria" w:cs="Calibri"/>
          <w:i/>
          <w:color w:val="5B9BD5"/>
        </w:rPr>
        <w:t>Examples</w:t>
      </w:r>
    </w:p>
    <w:p w14:paraId="5CCC9A0F" w14:textId="77777777" w:rsidR="005A2227" w:rsidRPr="00E352EF" w:rsidRDefault="00EA6708" w:rsidP="008F033A">
      <w:pPr>
        <w:rPr>
          <w:rFonts w:ascii="Cambria" w:hAnsi="Cambria"/>
        </w:rPr>
      </w:pPr>
      <w:r w:rsidRPr="00E352EF">
        <w:rPr>
          <w:rFonts w:ascii="Cambria" w:eastAsia="Calibri" w:hAnsi="Cambria" w:cs="Calibri"/>
        </w:rPr>
        <w:t>O</w:t>
      </w:r>
      <w:r w:rsidR="0097053A" w:rsidRPr="00E352EF">
        <w:rPr>
          <w:rFonts w:ascii="Cambria" w:eastAsia="Calibri" w:hAnsi="Cambria" w:cs="Calibri"/>
        </w:rPr>
        <w:t>n scalar</w:t>
      </w:r>
    </w:p>
    <w:p w14:paraId="303F07EB" w14:textId="77777777" w:rsidR="005A2227" w:rsidRPr="00E352EF" w:rsidRDefault="00DA6D9C" w:rsidP="008F033A">
      <w:pPr>
        <w:rPr>
          <w:rFonts w:ascii="Cambria" w:hAnsi="Cambria"/>
        </w:rPr>
      </w:pPr>
      <w:r w:rsidRPr="00E352EF">
        <w:rPr>
          <w:rFonts w:ascii="Cambria" w:eastAsia="Calibri" w:hAnsi="Cambria" w:cs="Calibri"/>
        </w:rPr>
        <w:t>1)</w:t>
      </w:r>
      <w:r w:rsidR="0097053A" w:rsidRPr="00E352EF">
        <w:rPr>
          <w:rFonts w:ascii="Cambria" w:eastAsia="Calibri" w:hAnsi="Cambria" w:cs="Calibri"/>
        </w:rPr>
        <w:t>If   B = 1024:</w:t>
      </w:r>
    </w:p>
    <w:p w14:paraId="7D1F8D5F" w14:textId="77777777" w:rsidR="005A2227" w:rsidRPr="00F70A81" w:rsidRDefault="0097053A" w:rsidP="00DA6D9C">
      <w:pPr>
        <w:ind w:left="706"/>
        <w:rPr>
          <w:rFonts w:ascii="Cambria" w:eastAsia="Calibri" w:hAnsi="Cambria" w:cs="Calibri"/>
          <w:lang w:val="pt-PT"/>
        </w:rPr>
      </w:pPr>
      <w:r w:rsidRPr="00F70A81">
        <w:rPr>
          <w:rFonts w:ascii="Cambria" w:eastAsia="Calibri" w:hAnsi="Cambria" w:cs="Calibri"/>
          <w:lang w:val="pt-PT"/>
        </w:rPr>
        <w:t xml:space="preserve">A := </w:t>
      </w:r>
      <w:r w:rsidRPr="00F70A81">
        <w:rPr>
          <w:rFonts w:ascii="Cambria" w:eastAsia="Calibri" w:hAnsi="Cambria" w:cs="Calibri"/>
          <w:b/>
          <w:lang w:val="pt-PT"/>
        </w:rPr>
        <w:t>log</w:t>
      </w:r>
      <w:r w:rsidRPr="00F70A81">
        <w:rPr>
          <w:rFonts w:ascii="Cambria" w:eastAsia="Calibri" w:hAnsi="Cambria" w:cs="Calibri"/>
          <w:lang w:val="pt-PT"/>
        </w:rPr>
        <w:t xml:space="preserve">(B, 2)  </w:t>
      </w:r>
      <w:r w:rsidR="00994652" w:rsidRPr="00F70A81">
        <w:rPr>
          <w:rFonts w:ascii="Cambria" w:eastAsia="Calibri" w:hAnsi="Cambria" w:cs="Calibri"/>
          <w:lang w:val="pt-PT"/>
        </w:rPr>
        <w:tab/>
      </w:r>
      <w:r w:rsidR="00994652" w:rsidRPr="00F70A81">
        <w:rPr>
          <w:rFonts w:ascii="Cambria" w:eastAsia="Calibri" w:hAnsi="Cambria" w:cs="Calibri"/>
          <w:lang w:val="pt-PT"/>
        </w:rPr>
        <w:tab/>
      </w:r>
      <w:r w:rsidR="00994652" w:rsidRPr="00F70A81">
        <w:rPr>
          <w:rFonts w:ascii="Cambria" w:eastAsia="Calibri" w:hAnsi="Cambria" w:cs="Calibri"/>
          <w:lang w:val="pt-PT"/>
        </w:rPr>
        <w:tab/>
      </w:r>
      <w:r w:rsidRPr="00F70A81">
        <w:rPr>
          <w:rFonts w:ascii="Cambria" w:eastAsia="Calibri" w:hAnsi="Cambria" w:cs="Calibri"/>
          <w:lang w:val="pt-PT"/>
        </w:rPr>
        <w:t>A = 10</w:t>
      </w:r>
    </w:p>
    <w:p w14:paraId="3E7F6EE5" w14:textId="77777777" w:rsidR="005A2227" w:rsidRPr="00F70A81" w:rsidRDefault="0097053A" w:rsidP="00DA6D9C">
      <w:pPr>
        <w:ind w:left="706"/>
        <w:rPr>
          <w:rFonts w:ascii="Cambria" w:eastAsia="Calibri" w:hAnsi="Cambria" w:cs="Calibri"/>
          <w:lang w:val="pt-PT"/>
        </w:rPr>
      </w:pPr>
      <w:r w:rsidRPr="00F70A81">
        <w:rPr>
          <w:rFonts w:ascii="Cambria" w:eastAsia="Calibri" w:hAnsi="Cambria" w:cs="Calibri"/>
          <w:lang w:val="pt-PT"/>
        </w:rPr>
        <w:t xml:space="preserve">A := </w:t>
      </w:r>
      <w:r w:rsidRPr="00F70A81">
        <w:rPr>
          <w:rFonts w:ascii="Cambria" w:eastAsia="Calibri" w:hAnsi="Cambria" w:cs="Calibri"/>
          <w:b/>
          <w:lang w:val="pt-PT"/>
        </w:rPr>
        <w:t>log</w:t>
      </w:r>
      <w:r w:rsidRPr="00F70A81">
        <w:rPr>
          <w:rFonts w:ascii="Cambria" w:eastAsia="Calibri" w:hAnsi="Cambria" w:cs="Calibri"/>
          <w:lang w:val="pt-PT"/>
        </w:rPr>
        <w:t xml:space="preserve">(B, 10)  </w:t>
      </w:r>
      <w:r w:rsidR="00994652" w:rsidRPr="00F70A81">
        <w:rPr>
          <w:rFonts w:ascii="Cambria" w:eastAsia="Calibri" w:hAnsi="Cambria" w:cs="Calibri"/>
          <w:lang w:val="pt-PT"/>
        </w:rPr>
        <w:tab/>
      </w:r>
      <w:r w:rsidR="00994652" w:rsidRPr="00F70A81">
        <w:rPr>
          <w:rFonts w:ascii="Cambria" w:eastAsia="Calibri" w:hAnsi="Cambria" w:cs="Calibri"/>
          <w:lang w:val="pt-PT"/>
        </w:rPr>
        <w:tab/>
      </w:r>
      <w:r w:rsidR="00994652" w:rsidRPr="00F70A81">
        <w:rPr>
          <w:rFonts w:ascii="Cambria" w:eastAsia="Calibri" w:hAnsi="Cambria" w:cs="Calibri"/>
          <w:lang w:val="pt-PT"/>
        </w:rPr>
        <w:tab/>
      </w:r>
      <w:r w:rsidRPr="00F70A81">
        <w:rPr>
          <w:rFonts w:ascii="Cambria" w:eastAsia="Calibri" w:hAnsi="Cambria" w:cs="Calibri"/>
          <w:lang w:val="pt-PT"/>
        </w:rPr>
        <w:t>A = 3.01</w:t>
      </w:r>
    </w:p>
    <w:p w14:paraId="39CE2AEC" w14:textId="77777777" w:rsidR="005A2227" w:rsidRPr="00F70A81" w:rsidRDefault="005A2227" w:rsidP="008F033A">
      <w:pPr>
        <w:ind w:left="720"/>
        <w:rPr>
          <w:rFonts w:ascii="Cambria" w:hAnsi="Cambria"/>
          <w:lang w:val="pt-PT"/>
        </w:rPr>
      </w:pPr>
    </w:p>
    <w:p w14:paraId="35517082" w14:textId="77777777" w:rsidR="005A2227" w:rsidRPr="00463E31" w:rsidRDefault="00EA6708" w:rsidP="008F033A">
      <w:pPr>
        <w:rPr>
          <w:rFonts w:ascii="Cambria" w:eastAsia="Calibri" w:hAnsi="Cambria" w:cs="Calibri"/>
          <w:lang w:val="it-IT"/>
        </w:rPr>
      </w:pPr>
      <w:r w:rsidRPr="00463E31">
        <w:rPr>
          <w:rFonts w:ascii="Cambria" w:eastAsia="Calibri" w:hAnsi="Cambria" w:cs="Calibri"/>
          <w:lang w:val="it-IT"/>
        </w:rPr>
        <w:t>O</w:t>
      </w:r>
      <w:r w:rsidR="0097053A" w:rsidRPr="00463E31">
        <w:rPr>
          <w:rFonts w:ascii="Cambria" w:eastAsia="Calibri" w:hAnsi="Cambria" w:cs="Calibri"/>
          <w:lang w:val="it-IT"/>
        </w:rPr>
        <w:t xml:space="preserve">n </w:t>
      </w:r>
      <w:r w:rsidR="00F4601C" w:rsidRPr="00463E31">
        <w:rPr>
          <w:lang w:val="it-IT"/>
        </w:rPr>
        <w:t>Dataset</w:t>
      </w:r>
    </w:p>
    <w:p w14:paraId="1055FDBA" w14:textId="77777777" w:rsidR="00EA6708" w:rsidRPr="00463E31" w:rsidRDefault="00DA6D9C" w:rsidP="008F033A">
      <w:pPr>
        <w:rPr>
          <w:rFonts w:ascii="Cambria" w:eastAsia="Calibri" w:hAnsi="Cambria" w:cs="Calibri"/>
          <w:lang w:val="it-IT"/>
        </w:rPr>
      </w:pPr>
      <w:r w:rsidRPr="00463E31">
        <w:rPr>
          <w:rFonts w:ascii="Cambria" w:eastAsia="Calibri" w:hAnsi="Cambria" w:cs="Calibri"/>
          <w:lang w:val="it-IT"/>
        </w:rPr>
        <w:t>2</w:t>
      </w:r>
      <w:r w:rsidR="00EA6708" w:rsidRPr="00463E31">
        <w:rPr>
          <w:rFonts w:ascii="Cambria" w:eastAsia="Calibri" w:hAnsi="Cambria" w:cs="Calibri"/>
          <w:lang w:val="it-IT"/>
        </w:rPr>
        <w:t xml:space="preserve">) DatasetB := </w:t>
      </w:r>
      <w:r w:rsidR="00EA6708" w:rsidRPr="00463E31">
        <w:rPr>
          <w:rFonts w:ascii="Cambria" w:eastAsia="Calibri" w:hAnsi="Cambria" w:cs="Calibri"/>
          <w:b/>
          <w:lang w:val="it-IT"/>
        </w:rPr>
        <w:t>log(</w:t>
      </w:r>
      <w:r w:rsidR="00EA6708" w:rsidRPr="00463E31">
        <w:rPr>
          <w:rFonts w:ascii="Cambria" w:eastAsia="Calibri" w:hAnsi="Cambria" w:cs="Calibri"/>
          <w:lang w:val="it-IT"/>
        </w:rPr>
        <w:t>2,DatasetA</w:t>
      </w:r>
      <w:r w:rsidR="00EA6708" w:rsidRPr="00463E31">
        <w:rPr>
          <w:rFonts w:ascii="Cambria" w:eastAsia="Calibri" w:hAnsi="Cambria" w:cs="Calibri"/>
          <w:b/>
          <w:lang w:val="it-IT"/>
        </w:rPr>
        <w:t>)</w:t>
      </w: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10D68AF1" w14:textId="77777777" w:rsidTr="00EA6708">
        <w:tc>
          <w:tcPr>
            <w:tcW w:w="420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DF37B85" w14:textId="77777777" w:rsidR="005A2227" w:rsidRPr="00E352EF" w:rsidRDefault="0097053A">
            <w:r w:rsidRPr="00E352EF">
              <w:rPr>
                <w:rFonts w:ascii="Calibri" w:eastAsia="Calibri" w:hAnsi="Calibri" w:cs="Calibri"/>
              </w:rPr>
              <w:t>Dataset A</w:t>
            </w:r>
          </w:p>
        </w:tc>
      </w:tr>
      <w:tr w:rsidR="005A2227" w:rsidRPr="00E352EF" w14:paraId="420EA456" w14:textId="77777777" w:rsidTr="00EA6708">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19CE910" w14:textId="77777777" w:rsidR="005A2227" w:rsidRPr="00E352EF" w:rsidRDefault="009705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BA5D66A" w14:textId="77777777" w:rsidR="005A2227" w:rsidRPr="00E352EF" w:rsidRDefault="009705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41F84EA" w14:textId="77777777" w:rsidR="005A2227" w:rsidRPr="00E352EF" w:rsidRDefault="009705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83AC7C5" w14:textId="77777777" w:rsidR="005A2227" w:rsidRPr="00E352EF" w:rsidRDefault="0097053A">
            <w:r w:rsidRPr="00E352EF">
              <w:rPr>
                <w:rFonts w:ascii="Calibri" w:eastAsia="Calibri" w:hAnsi="Calibri" w:cs="Calibri"/>
                <w:b/>
              </w:rPr>
              <w:t>VALUE</w:t>
            </w:r>
          </w:p>
        </w:tc>
      </w:tr>
      <w:tr w:rsidR="005A2227" w:rsidRPr="00E352EF" w14:paraId="1C68EBDE"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C353EE"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779F63" w14:textId="77777777" w:rsidR="005A2227" w:rsidRPr="00E352EF" w:rsidRDefault="009705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2A6F35"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F920B8" w14:textId="77777777" w:rsidR="005A2227" w:rsidRPr="00E352EF" w:rsidRDefault="0097053A">
            <w:r w:rsidRPr="00E352EF">
              <w:rPr>
                <w:rFonts w:ascii="Calibri" w:eastAsia="Calibri" w:hAnsi="Calibri" w:cs="Calibri"/>
              </w:rPr>
              <w:t>1024</w:t>
            </w:r>
          </w:p>
        </w:tc>
      </w:tr>
      <w:tr w:rsidR="005A2227" w:rsidRPr="00E352EF" w14:paraId="0110A53E"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2D5FE5"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C4892A"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CEFA34"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61A557" w14:textId="77777777" w:rsidR="005A2227" w:rsidRPr="00E352EF" w:rsidRDefault="0097053A">
            <w:r w:rsidRPr="00E352EF">
              <w:rPr>
                <w:rFonts w:ascii="Calibri" w:eastAsia="Calibri" w:hAnsi="Calibri" w:cs="Calibri"/>
              </w:rPr>
              <w:t>64</w:t>
            </w:r>
          </w:p>
        </w:tc>
      </w:tr>
      <w:tr w:rsidR="005A2227" w:rsidRPr="00E352EF" w14:paraId="266CB069"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9FFC8F"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A8ED43"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A31DB2"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B72754" w14:textId="77777777" w:rsidR="005A2227" w:rsidRPr="00E352EF" w:rsidRDefault="0097053A">
            <w:r w:rsidRPr="00E352EF">
              <w:rPr>
                <w:rFonts w:ascii="Calibri" w:eastAsia="Calibri" w:hAnsi="Calibri" w:cs="Calibri"/>
              </w:rPr>
              <w:t>32</w:t>
            </w:r>
          </w:p>
        </w:tc>
      </w:tr>
    </w:tbl>
    <w:p w14:paraId="32B87F64" w14:textId="77777777" w:rsidR="005A2227" w:rsidRPr="00E352EF" w:rsidRDefault="005A2227">
      <w:pPr>
        <w:ind w:left="720"/>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5E70655A" w14:textId="77777777" w:rsidTr="00EA6708">
        <w:tc>
          <w:tcPr>
            <w:tcW w:w="420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AFBF199" w14:textId="77777777" w:rsidR="005A2227" w:rsidRPr="00E352EF" w:rsidRDefault="0097053A">
            <w:r w:rsidRPr="00E352EF">
              <w:rPr>
                <w:rFonts w:ascii="Calibri" w:eastAsia="Calibri" w:hAnsi="Calibri" w:cs="Calibri"/>
              </w:rPr>
              <w:t>Dataset B</w:t>
            </w:r>
          </w:p>
        </w:tc>
      </w:tr>
      <w:tr w:rsidR="005A2227" w:rsidRPr="00E352EF" w14:paraId="07A9555E" w14:textId="77777777" w:rsidTr="00EA6708">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8ED27C2" w14:textId="77777777" w:rsidR="005A2227" w:rsidRPr="00E352EF" w:rsidRDefault="009705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D1AECD4" w14:textId="77777777" w:rsidR="005A2227" w:rsidRPr="00E352EF" w:rsidRDefault="009705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CFC796C" w14:textId="77777777" w:rsidR="005A2227" w:rsidRPr="00E352EF" w:rsidRDefault="009705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CCB2078" w14:textId="77777777" w:rsidR="005A2227" w:rsidRPr="00E352EF" w:rsidRDefault="0097053A">
            <w:r w:rsidRPr="00E352EF">
              <w:rPr>
                <w:rFonts w:ascii="Calibri" w:eastAsia="Calibri" w:hAnsi="Calibri" w:cs="Calibri"/>
                <w:b/>
              </w:rPr>
              <w:t>VALUE</w:t>
            </w:r>
          </w:p>
        </w:tc>
      </w:tr>
      <w:tr w:rsidR="005A2227" w:rsidRPr="00E352EF" w14:paraId="5CF554CF"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3CAC5A"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ACAAD2" w14:textId="77777777" w:rsidR="005A2227" w:rsidRPr="00E352EF" w:rsidRDefault="009705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2227FC"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64C563" w14:textId="77777777" w:rsidR="005A2227" w:rsidRPr="00E352EF" w:rsidRDefault="0097053A">
            <w:r w:rsidRPr="00E352EF">
              <w:rPr>
                <w:rFonts w:ascii="Calibri" w:eastAsia="Calibri" w:hAnsi="Calibri" w:cs="Calibri"/>
              </w:rPr>
              <w:t>10</w:t>
            </w:r>
          </w:p>
        </w:tc>
      </w:tr>
      <w:tr w:rsidR="005A2227" w:rsidRPr="00E352EF" w14:paraId="64AC03BC"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C36DFA"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5EF56C"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FA15C3"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21B866" w14:textId="77777777" w:rsidR="005A2227" w:rsidRPr="00E352EF" w:rsidRDefault="0097053A">
            <w:r w:rsidRPr="00E352EF">
              <w:rPr>
                <w:rFonts w:ascii="Calibri" w:eastAsia="Calibri" w:hAnsi="Calibri" w:cs="Calibri"/>
              </w:rPr>
              <w:t>6</w:t>
            </w:r>
          </w:p>
        </w:tc>
      </w:tr>
      <w:tr w:rsidR="005A2227" w:rsidRPr="00E352EF" w14:paraId="6F3D1556"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1825AE"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6A4AA4"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BE6BE4"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3DDC66" w14:textId="77777777" w:rsidR="005A2227" w:rsidRPr="00E352EF" w:rsidRDefault="0097053A">
            <w:r w:rsidRPr="00E352EF">
              <w:rPr>
                <w:rFonts w:ascii="Calibri" w:eastAsia="Calibri" w:hAnsi="Calibri" w:cs="Calibri"/>
              </w:rPr>
              <w:t>5</w:t>
            </w:r>
          </w:p>
        </w:tc>
      </w:tr>
    </w:tbl>
    <w:p w14:paraId="15686DBF" w14:textId="77777777" w:rsidR="005A2227" w:rsidRPr="00E352EF" w:rsidRDefault="005A2227"/>
    <w:p w14:paraId="6246E245" w14:textId="77777777" w:rsidR="005A2227" w:rsidRPr="00E352EF" w:rsidRDefault="0097053A" w:rsidP="008F033A">
      <w:pPr>
        <w:pStyle w:val="Stile3"/>
        <w:rPr>
          <w:lang w:val="en-GB"/>
        </w:rPr>
      </w:pPr>
      <w:bookmarkStart w:id="396" w:name="_Toc462659675"/>
      <w:bookmarkStart w:id="397" w:name="_Toc463805751"/>
      <w:bookmarkStart w:id="398" w:name="_Toc464487928"/>
      <w:r w:rsidRPr="00E352EF">
        <w:rPr>
          <w:lang w:val="en-GB"/>
        </w:rPr>
        <w:t>power</w:t>
      </w:r>
      <w:bookmarkEnd w:id="396"/>
      <w:bookmarkEnd w:id="397"/>
      <w:bookmarkEnd w:id="398"/>
    </w:p>
    <w:p w14:paraId="54635F83"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Semantics</w:t>
      </w:r>
    </w:p>
    <w:p w14:paraId="0353F464" w14:textId="77777777" w:rsidR="005A2227" w:rsidRPr="00E352EF" w:rsidRDefault="0097053A" w:rsidP="008F033A">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power</w:t>
      </w:r>
      <w:r w:rsidRPr="00E352EF">
        <w:rPr>
          <w:rFonts w:ascii="Cambria" w:eastAsia="Calibri" w:hAnsi="Cambria" w:cs="Calibri"/>
        </w:rPr>
        <w:t xml:space="preserve"> calculates the power of a number raised to an exponent</w:t>
      </w:r>
    </w:p>
    <w:p w14:paraId="46D364F6" w14:textId="77777777" w:rsidR="008F033A" w:rsidRPr="00E352EF" w:rsidRDefault="008F033A" w:rsidP="008F033A">
      <w:pPr>
        <w:rPr>
          <w:rFonts w:ascii="Cambria" w:eastAsia="Calibri" w:hAnsi="Cambria" w:cs="Calibri"/>
          <w:i/>
          <w:color w:val="5B9BD5"/>
        </w:rPr>
      </w:pPr>
    </w:p>
    <w:p w14:paraId="36D519E5"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284F3F95" w14:textId="77777777" w:rsidR="005A2227" w:rsidRPr="00E352EF" w:rsidRDefault="0097053A" w:rsidP="008F033A">
      <w:pPr>
        <w:rPr>
          <w:rFonts w:ascii="Cambria" w:hAnsi="Cambria"/>
        </w:rPr>
      </w:pPr>
      <w:r w:rsidRPr="00E352EF">
        <w:rPr>
          <w:rFonts w:ascii="Cambria" w:eastAsia="Calibri" w:hAnsi="Cambria" w:cs="Calibri"/>
          <w:b/>
        </w:rPr>
        <w:t>power(</w:t>
      </w:r>
      <w:r w:rsidRPr="00E352EF">
        <w:rPr>
          <w:rFonts w:ascii="Cambria" w:eastAsia="Calibri" w:hAnsi="Cambria" w:cs="Calibri"/>
          <w:i/>
        </w:rPr>
        <w:t>ds</w:t>
      </w:r>
      <w:r w:rsidRPr="00E352EF">
        <w:rPr>
          <w:rFonts w:ascii="Cambria" w:eastAsia="Calibri" w:hAnsi="Cambria" w:cs="Calibri"/>
        </w:rPr>
        <w:t xml:space="preserve">, </w:t>
      </w:r>
      <w:r w:rsidRPr="00E352EF">
        <w:rPr>
          <w:rFonts w:ascii="Cambria" w:eastAsia="Calibri" w:hAnsi="Cambria" w:cs="Calibri"/>
          <w:i/>
        </w:rPr>
        <w:t>exponent</w:t>
      </w:r>
      <w:r w:rsidRPr="00E352EF">
        <w:rPr>
          <w:rFonts w:ascii="Cambria" w:eastAsia="Calibri" w:hAnsi="Cambria" w:cs="Calibri"/>
          <w:b/>
        </w:rPr>
        <w:t>)</w:t>
      </w:r>
    </w:p>
    <w:p w14:paraId="0347055C" w14:textId="77777777" w:rsidR="008F033A" w:rsidRPr="00E352EF" w:rsidRDefault="008F033A" w:rsidP="008F033A">
      <w:pPr>
        <w:rPr>
          <w:rFonts w:ascii="Cambria" w:eastAsia="Calibri" w:hAnsi="Cambria" w:cs="Calibri"/>
          <w:i/>
          <w:color w:val="5B9BD5"/>
        </w:rPr>
      </w:pPr>
    </w:p>
    <w:p w14:paraId="56A53FCF"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Parameters</w:t>
      </w:r>
    </w:p>
    <w:p w14:paraId="1C8DDA8B" w14:textId="77777777" w:rsidR="005A2227" w:rsidRPr="00E352EF" w:rsidRDefault="008F033A" w:rsidP="008F033A">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i/>
        </w:rPr>
        <w:t xml:space="preserve"> </w:t>
      </w:r>
      <w:r w:rsidRPr="00E352EF">
        <w:rPr>
          <w:rFonts w:ascii="Cambria" w:eastAsia="Calibri" w:hAnsi="Cambria" w:cs="Calibri"/>
        </w:rPr>
        <w:t xml:space="preserve">: </w:t>
      </w:r>
      <w:r w:rsidR="0097053A" w:rsidRPr="00E352EF">
        <w:rPr>
          <w:rFonts w:ascii="Cambria" w:eastAsia="Calibri" w:hAnsi="Cambria" w:cs="Calibri"/>
        </w:rPr>
        <w:t>[ dataset {identifier &lt;IDENT&gt; as scalar-type}+ {measure &lt;IDENT&gt; as number}+</w:t>
      </w:r>
    </w:p>
    <w:p w14:paraId="0905D806" w14:textId="77777777" w:rsidR="005A2227" w:rsidRPr="00E352EF" w:rsidRDefault="0097053A" w:rsidP="008F033A">
      <w:pPr>
        <w:ind w:firstLine="706"/>
        <w:rPr>
          <w:rFonts w:ascii="Cambria" w:eastAsia="Calibri" w:hAnsi="Cambria" w:cs="Calibri"/>
        </w:rPr>
      </w:pPr>
      <w:r w:rsidRPr="00E352EF">
        <w:rPr>
          <w:rFonts w:ascii="Cambria" w:eastAsia="Calibri" w:hAnsi="Cambria" w:cs="Calibri"/>
        </w:rPr>
        <w:t xml:space="preserve">     {attribute &lt;IDENT&gt; as scalar-type}* | number]</w:t>
      </w:r>
    </w:p>
    <w:p w14:paraId="403D0345" w14:textId="77777777" w:rsidR="005A2227" w:rsidRPr="00E352EF" w:rsidRDefault="008F033A" w:rsidP="008F033A">
      <w:pPr>
        <w:rPr>
          <w:rFonts w:ascii="Cambria" w:eastAsia="Calibri" w:hAnsi="Cambria" w:cs="Calibri"/>
        </w:rPr>
      </w:pPr>
      <w:r w:rsidRPr="00E352EF">
        <w:rPr>
          <w:rFonts w:ascii="Cambria" w:eastAsia="Calibri" w:hAnsi="Cambria" w:cs="Calibri"/>
          <w:i/>
        </w:rPr>
        <w:t>e</w:t>
      </w:r>
      <w:r w:rsidR="0097053A" w:rsidRPr="00E352EF">
        <w:rPr>
          <w:rFonts w:ascii="Cambria" w:eastAsia="Calibri" w:hAnsi="Cambria" w:cs="Calibri"/>
          <w:i/>
        </w:rPr>
        <w:t>xponent</w:t>
      </w:r>
      <w:r w:rsidRPr="00E352EF">
        <w:rPr>
          <w:rFonts w:ascii="Cambria" w:eastAsia="Calibri" w:hAnsi="Cambria" w:cs="Calibri"/>
          <w:i/>
        </w:rPr>
        <w:t xml:space="preserve"> </w:t>
      </w:r>
      <w:r w:rsidRPr="00E352EF">
        <w:rPr>
          <w:rFonts w:ascii="Cambria" w:eastAsia="Calibri" w:hAnsi="Cambria" w:cs="Calibri"/>
        </w:rPr>
        <w:t>:</w:t>
      </w:r>
      <w:r w:rsidR="0097053A" w:rsidRPr="00E352EF">
        <w:rPr>
          <w:rFonts w:ascii="Cambria" w:eastAsia="Calibri" w:hAnsi="Cambria" w:cs="Calibri"/>
        </w:rPr>
        <w:t xml:space="preserve"> int</w:t>
      </w:r>
      <w:r w:rsidR="00D12DF5" w:rsidRPr="00E352EF">
        <w:rPr>
          <w:rFonts w:ascii="Cambria" w:eastAsia="Calibri" w:hAnsi="Cambria" w:cs="Calibri"/>
        </w:rPr>
        <w:t>eger</w:t>
      </w:r>
    </w:p>
    <w:p w14:paraId="7FB34488" w14:textId="77777777" w:rsidR="00DC675D" w:rsidRPr="00E352EF" w:rsidRDefault="00DC675D" w:rsidP="008F033A">
      <w:pPr>
        <w:rPr>
          <w:rFonts w:ascii="Cambria" w:hAnsi="Cambria"/>
        </w:rPr>
      </w:pPr>
    </w:p>
    <w:p w14:paraId="1B5906C6" w14:textId="77777777" w:rsidR="005A2227" w:rsidRPr="00E352EF" w:rsidRDefault="0097053A" w:rsidP="008A7573">
      <w:pPr>
        <w:numPr>
          <w:ilvl w:val="0"/>
          <w:numId w:val="20"/>
        </w:numPr>
        <w:ind w:left="360"/>
        <w:rPr>
          <w:rFonts w:ascii="Cambria" w:hAnsi="Cambria"/>
        </w:rPr>
      </w:pPr>
      <w:r w:rsidRPr="00E352EF">
        <w:rPr>
          <w:rFonts w:ascii="Cambria" w:eastAsia="Calibri" w:hAnsi="Cambria" w:cs="Calibri"/>
          <w:i/>
        </w:rPr>
        <w:t xml:space="preserve">ds – </w:t>
      </w:r>
      <w:r w:rsidRPr="00E352EF">
        <w:rPr>
          <w:rFonts w:ascii="Cambria" w:eastAsia="Calibri" w:hAnsi="Cambria" w:cs="Calibri"/>
        </w:rPr>
        <w:t xml:space="preserve">is the input scalar number or the input </w:t>
      </w:r>
      <w:r w:rsidR="00F4601C" w:rsidRPr="00E352EF">
        <w:t>Dataset</w:t>
      </w:r>
      <w:r w:rsidRPr="00E352EF">
        <w:rPr>
          <w:rFonts w:ascii="Cambria" w:eastAsia="Calibri" w:hAnsi="Cambria" w:cs="Calibri"/>
        </w:rPr>
        <w:t>.</w:t>
      </w:r>
    </w:p>
    <w:p w14:paraId="4165AD07" w14:textId="77777777" w:rsidR="005A2227" w:rsidRPr="00E352EF" w:rsidRDefault="0097053A" w:rsidP="008A7573">
      <w:pPr>
        <w:numPr>
          <w:ilvl w:val="0"/>
          <w:numId w:val="20"/>
        </w:numPr>
        <w:ind w:left="360"/>
        <w:rPr>
          <w:rFonts w:ascii="Cambria" w:hAnsi="Cambria"/>
        </w:rPr>
      </w:pPr>
      <w:r w:rsidRPr="00E352EF">
        <w:rPr>
          <w:rFonts w:ascii="Cambria" w:eastAsia="Calibri" w:hAnsi="Cambria" w:cs="Calibri"/>
          <w:i/>
        </w:rPr>
        <w:t xml:space="preserve">exponent </w:t>
      </w:r>
      <w:r w:rsidRPr="00E352EF">
        <w:rPr>
          <w:rFonts w:ascii="Cambria" w:eastAsia="Calibri" w:hAnsi="Cambria" w:cs="Calibri"/>
        </w:rPr>
        <w:t>– is the exponent of the power</w:t>
      </w:r>
      <w:r w:rsidRPr="00E352EF">
        <w:rPr>
          <w:rFonts w:ascii="Cambria" w:eastAsia="Calibri" w:hAnsi="Cambria" w:cs="Calibri"/>
          <w:i/>
        </w:rPr>
        <w:t>.</w:t>
      </w:r>
    </w:p>
    <w:p w14:paraId="74ABA9E0" w14:textId="77777777" w:rsidR="008F033A" w:rsidRPr="00E352EF" w:rsidRDefault="008F033A" w:rsidP="008F033A">
      <w:pPr>
        <w:rPr>
          <w:rFonts w:ascii="Cambria" w:eastAsia="Calibri" w:hAnsi="Cambria" w:cs="Calibri"/>
          <w:i/>
          <w:color w:val="5B9BD5"/>
        </w:rPr>
      </w:pPr>
    </w:p>
    <w:p w14:paraId="78A0E963"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Constraints</w:t>
      </w:r>
    </w:p>
    <w:p w14:paraId="50267446" w14:textId="77777777" w:rsidR="005A2227" w:rsidRPr="00E352EF" w:rsidRDefault="0097053A" w:rsidP="008A7573">
      <w:pPr>
        <w:numPr>
          <w:ilvl w:val="0"/>
          <w:numId w:val="22"/>
        </w:numPr>
        <w:ind w:left="360"/>
        <w:rPr>
          <w:rFonts w:ascii="Cambria" w:hAnsi="Cambria"/>
        </w:rPr>
      </w:pPr>
      <w:r w:rsidRPr="00E352EF">
        <w:rPr>
          <w:rFonts w:ascii="Cambria" w:eastAsia="Calibri Light" w:hAnsi="Cambria" w:cs="Calibri Light"/>
        </w:rPr>
        <w:t xml:space="preserve">If </w:t>
      </w:r>
      <w:r w:rsidRPr="00E352EF">
        <w:rPr>
          <w:rFonts w:ascii="Cambria" w:eastAsia="Calibri Light" w:hAnsi="Cambria" w:cs="Calibri Light"/>
          <w:i/>
        </w:rPr>
        <w:t xml:space="preserve">ds </w:t>
      </w:r>
      <w:r w:rsidRPr="00E352EF">
        <w:rPr>
          <w:rFonts w:ascii="Cambria" w:eastAsia="Calibri Light" w:hAnsi="Cambria" w:cs="Calibri Light"/>
        </w:rPr>
        <w:t xml:space="preserve">is a scalar then it must be a </w:t>
      </w:r>
      <w:r w:rsidRPr="00E352EF">
        <w:rPr>
          <w:rFonts w:ascii="Cambria" w:eastAsia="Calibri Light" w:hAnsi="Cambria" w:cs="Calibri Light"/>
          <w:b/>
        </w:rPr>
        <w:t xml:space="preserve">numeric </w:t>
      </w:r>
      <w:r w:rsidRPr="00E352EF">
        <w:rPr>
          <w:rFonts w:ascii="Cambria" w:eastAsia="Calibri Light" w:hAnsi="Cambria" w:cs="Calibri Light"/>
        </w:rPr>
        <w:t>data type.</w:t>
      </w:r>
    </w:p>
    <w:p w14:paraId="6E477E43" w14:textId="77777777" w:rsidR="005A2227" w:rsidRPr="00E352EF" w:rsidRDefault="0097053A" w:rsidP="008A7573">
      <w:pPr>
        <w:numPr>
          <w:ilvl w:val="0"/>
          <w:numId w:val="22"/>
        </w:numPr>
        <w:ind w:left="360"/>
        <w:rPr>
          <w:rFonts w:ascii="Cambria" w:hAnsi="Cambria"/>
        </w:rPr>
      </w:pPr>
      <w:r w:rsidRPr="00E352EF">
        <w:rPr>
          <w:rFonts w:ascii="Cambria" w:eastAsia="Calibri Light" w:hAnsi="Cambria" w:cs="Calibri Light"/>
        </w:rPr>
        <w:t xml:space="preserve">If </w:t>
      </w:r>
      <w:r w:rsidRPr="00E352EF">
        <w:rPr>
          <w:rFonts w:ascii="Cambria" w:eastAsia="Calibri Light" w:hAnsi="Cambria" w:cs="Calibri Light"/>
          <w:i/>
        </w:rPr>
        <w:t xml:space="preserve">ds </w:t>
      </w:r>
      <w:r w:rsidRPr="00E352EF">
        <w:rPr>
          <w:rFonts w:ascii="Cambria" w:eastAsia="Calibri Light" w:hAnsi="Cambria" w:cs="Calibri Light"/>
        </w:rPr>
        <w:t xml:space="preserve">is a </w:t>
      </w:r>
      <w:r w:rsidR="00F4601C" w:rsidRPr="00E352EF">
        <w:t>Dataset</w:t>
      </w:r>
      <w:r w:rsidRPr="00E352EF">
        <w:rPr>
          <w:rFonts w:ascii="Cambria" w:eastAsia="Calibri Light" w:hAnsi="Cambria" w:cs="Calibri Light"/>
        </w:rPr>
        <w:t xml:space="preserve"> then it must have at least a measure of </w:t>
      </w:r>
      <w:r w:rsidRPr="00E352EF">
        <w:rPr>
          <w:rFonts w:ascii="Cambria" w:eastAsia="Calibri Light" w:hAnsi="Cambria" w:cs="Calibri Light"/>
          <w:b/>
        </w:rPr>
        <w:t>numeric</w:t>
      </w:r>
      <w:r w:rsidRPr="00E352EF">
        <w:rPr>
          <w:rFonts w:ascii="Cambria" w:eastAsia="Calibri Light" w:hAnsi="Cambria" w:cs="Calibri Light"/>
        </w:rPr>
        <w:t xml:space="preserve"> data type. </w:t>
      </w:r>
    </w:p>
    <w:p w14:paraId="47C3D291" w14:textId="77777777" w:rsidR="008F033A" w:rsidRPr="00E352EF" w:rsidRDefault="008F033A" w:rsidP="008F033A">
      <w:pPr>
        <w:rPr>
          <w:rFonts w:ascii="Cambria" w:eastAsia="Calibri" w:hAnsi="Cambria" w:cs="Calibri"/>
          <w:i/>
          <w:color w:val="5B9BD5"/>
        </w:rPr>
      </w:pPr>
    </w:p>
    <w:p w14:paraId="3E71D2D4"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Returns</w:t>
      </w:r>
    </w:p>
    <w:p w14:paraId="2FB1D3CD" w14:textId="77777777" w:rsidR="005A2227" w:rsidRPr="00E352EF" w:rsidRDefault="0097053A" w:rsidP="008F033A">
      <w:pPr>
        <w:tabs>
          <w:tab w:val="left" w:pos="2030"/>
        </w:tabs>
        <w:rPr>
          <w:rFonts w:ascii="Cambria" w:hAnsi="Cambria"/>
        </w:rPr>
      </w:pPr>
      <w:r w:rsidRPr="00E352EF">
        <w:rPr>
          <w:rFonts w:ascii="Cambria" w:eastAsia="Calibri" w:hAnsi="Cambria" w:cs="Calibri"/>
        </w:rPr>
        <w:t xml:space="preserve">If ds is a scalar then </w:t>
      </w:r>
      <w:r w:rsidR="00EA7AAE" w:rsidRPr="00E352EF">
        <w:rPr>
          <w:rFonts w:ascii="Cambria" w:eastAsia="Calibri" w:hAnsi="Cambria" w:cs="Calibri"/>
        </w:rPr>
        <w:t xml:space="preserve">the </w:t>
      </w:r>
      <w:r w:rsidRPr="00E352EF">
        <w:rPr>
          <w:rFonts w:ascii="Cambria" w:eastAsia="Calibri" w:hAnsi="Cambria" w:cs="Calibri"/>
        </w:rPr>
        <w:t xml:space="preserve">operator returns ds raised to the </w:t>
      </w:r>
      <w:r w:rsidRPr="00E352EF">
        <w:rPr>
          <w:rFonts w:ascii="Cambria" w:eastAsia="Calibri" w:hAnsi="Cambria" w:cs="Calibri"/>
          <w:i/>
        </w:rPr>
        <w:t>exponent</w:t>
      </w:r>
      <w:r w:rsidRPr="00E352EF">
        <w:rPr>
          <w:rFonts w:ascii="Cambria" w:eastAsia="Calibri" w:hAnsi="Cambria" w:cs="Calibri"/>
        </w:rPr>
        <w:t xml:space="preserve"> power.</w:t>
      </w:r>
    </w:p>
    <w:p w14:paraId="54172F92" w14:textId="77777777" w:rsidR="005A2227" w:rsidRPr="00E352EF" w:rsidRDefault="0097053A" w:rsidP="008F033A">
      <w:pPr>
        <w:rPr>
          <w:rFonts w:ascii="Cambria" w:hAnsi="Cambria"/>
        </w:rPr>
      </w:pPr>
      <w:r w:rsidRPr="00E352EF">
        <w:rPr>
          <w:rFonts w:ascii="Cambria" w:eastAsia="Calibri" w:hAnsi="Cambria" w:cs="Calibri"/>
        </w:rPr>
        <w:t xml:space="preserve">If ds is a </w:t>
      </w:r>
      <w:r w:rsidR="00F4601C" w:rsidRPr="00E352EF">
        <w:t>Dataset</w:t>
      </w:r>
      <w:r w:rsidRPr="00E352EF">
        <w:rPr>
          <w:rFonts w:ascii="Cambria" w:eastAsia="Calibri" w:hAnsi="Cambria" w:cs="Calibri"/>
        </w:rPr>
        <w:t xml:space="preserve"> and has N numeric measures then </w:t>
      </w:r>
      <w:r w:rsidR="00EA7AAE" w:rsidRPr="00E352EF">
        <w:rPr>
          <w:rFonts w:ascii="Cambria" w:eastAsia="Calibri" w:hAnsi="Cambria" w:cs="Calibri"/>
        </w:rPr>
        <w:t xml:space="preserve">the </w:t>
      </w:r>
      <w:r w:rsidRPr="00E352EF">
        <w:rPr>
          <w:rFonts w:ascii="Cambria" w:eastAsia="Calibri" w:hAnsi="Cambria" w:cs="Calibri"/>
        </w:rPr>
        <w:t xml:space="preserve">operator returns a </w:t>
      </w:r>
      <w:r w:rsidR="00F4601C" w:rsidRPr="00E352EF">
        <w:t>Dataset</w:t>
      </w:r>
      <w:r w:rsidRPr="00E352EF">
        <w:rPr>
          <w:rFonts w:ascii="Cambria" w:eastAsia="Calibri" w:hAnsi="Cambria" w:cs="Calibri"/>
        </w:rPr>
        <w:t xml:space="preserve"> having the </w:t>
      </w:r>
      <w:r w:rsidR="00E9063A" w:rsidRPr="00E352EF">
        <w:rPr>
          <w:rFonts w:ascii="Cambria" w:eastAsia="Calibri" w:hAnsi="Cambria" w:cs="Calibri"/>
        </w:rPr>
        <w:t>I</w:t>
      </w:r>
      <w:r w:rsidR="00EA7AAE" w:rsidRPr="00E352EF">
        <w:rPr>
          <w:rFonts w:ascii="Cambria" w:eastAsia="Calibri" w:hAnsi="Cambria" w:cs="Calibri"/>
        </w:rPr>
        <w:t>dentifier</w:t>
      </w:r>
      <w:r w:rsidR="00DA6D9C" w:rsidRPr="00E352EF">
        <w:rPr>
          <w:rFonts w:ascii="Cambria" w:eastAsia="Calibri" w:hAnsi="Cambria" w:cs="Calibri"/>
        </w:rPr>
        <w:t>.</w:t>
      </w:r>
      <w:r w:rsidR="00EA7AAE" w:rsidRPr="00E352EF">
        <w:rPr>
          <w:rFonts w:ascii="Cambria" w:eastAsia="Calibri" w:hAnsi="Cambria" w:cs="Calibri"/>
        </w:rPr>
        <w:t xml:space="preserve"> </w:t>
      </w:r>
      <w:r w:rsidR="00E9063A" w:rsidRPr="00E352EF">
        <w:rPr>
          <w:rFonts w:ascii="Cambria" w:eastAsia="Calibri" w:hAnsi="Cambria" w:cs="Calibri"/>
        </w:rPr>
        <w:t>C</w:t>
      </w:r>
      <w:r w:rsidR="00EA7AAE" w:rsidRPr="00E352EF">
        <w:rPr>
          <w:rFonts w:ascii="Cambria" w:eastAsia="Calibri" w:hAnsi="Cambria" w:cs="Calibri"/>
        </w:rPr>
        <w:t xml:space="preserve">omponents </w:t>
      </w:r>
      <w:r w:rsidRPr="00E352EF">
        <w:rPr>
          <w:rFonts w:ascii="Cambria" w:eastAsia="Calibri" w:hAnsi="Cambria" w:cs="Calibri"/>
        </w:rPr>
        <w:t>of ds and the N numeric measures are obtained by elevating the original Measure Component to the exponent-th power.</w:t>
      </w:r>
    </w:p>
    <w:p w14:paraId="1888D48D" w14:textId="77777777" w:rsidR="005A2227" w:rsidRPr="00E352EF" w:rsidRDefault="005A2227" w:rsidP="008F033A">
      <w:pPr>
        <w:rPr>
          <w:rFonts w:ascii="Cambria" w:eastAsia="Calibri" w:hAnsi="Cambria" w:cs="Calibri"/>
          <w:i/>
          <w:color w:val="5B9BD5"/>
        </w:rPr>
      </w:pPr>
    </w:p>
    <w:p w14:paraId="544ED6E6" w14:textId="77777777" w:rsidR="008F033A" w:rsidRPr="00E352EF" w:rsidRDefault="008F033A" w:rsidP="008F033A">
      <w:pPr>
        <w:rPr>
          <w:rFonts w:ascii="Cambria" w:hAnsi="Cambria"/>
        </w:rPr>
      </w:pPr>
    </w:p>
    <w:p w14:paraId="6F971FCD" w14:textId="77777777" w:rsidR="005A2227" w:rsidRPr="00E352EF" w:rsidRDefault="00EA6708" w:rsidP="00AC4A81">
      <w:pPr>
        <w:rPr>
          <w:rFonts w:ascii="Cambria" w:eastAsia="Calibri" w:hAnsi="Cambria" w:cs="Calibri"/>
          <w:i/>
          <w:color w:val="5B9BD5"/>
        </w:rPr>
      </w:pPr>
      <w:r w:rsidRPr="00E352EF">
        <w:rPr>
          <w:rFonts w:ascii="Cambria" w:eastAsia="Calibri" w:hAnsi="Cambria" w:cs="Calibri"/>
          <w:i/>
          <w:color w:val="5B9BD5"/>
        </w:rPr>
        <w:t>Examples</w:t>
      </w:r>
    </w:p>
    <w:p w14:paraId="13ABEB0B" w14:textId="77777777" w:rsidR="005A2227" w:rsidRPr="00E352EF" w:rsidRDefault="00EA6708" w:rsidP="008F033A">
      <w:pPr>
        <w:rPr>
          <w:rFonts w:ascii="Cambria" w:hAnsi="Cambria"/>
        </w:rPr>
      </w:pPr>
      <w:r w:rsidRPr="00E352EF">
        <w:rPr>
          <w:rFonts w:ascii="Cambria" w:eastAsia="Calibri" w:hAnsi="Cambria" w:cs="Calibri"/>
        </w:rPr>
        <w:t>O</w:t>
      </w:r>
      <w:r w:rsidR="0097053A" w:rsidRPr="00E352EF">
        <w:rPr>
          <w:rFonts w:ascii="Cambria" w:eastAsia="Calibri" w:hAnsi="Cambria" w:cs="Calibri"/>
        </w:rPr>
        <w:t>n scalar</w:t>
      </w:r>
    </w:p>
    <w:p w14:paraId="4564CA4E" w14:textId="77777777" w:rsidR="005A2227" w:rsidRPr="00E352EF" w:rsidRDefault="00EA6708" w:rsidP="008F033A">
      <w:pPr>
        <w:rPr>
          <w:rFonts w:ascii="Cambria" w:hAnsi="Cambria"/>
        </w:rPr>
      </w:pPr>
      <w:r w:rsidRPr="00E352EF">
        <w:rPr>
          <w:rFonts w:ascii="Cambria" w:eastAsia="Calibri" w:hAnsi="Cambria" w:cs="Calibri"/>
        </w:rPr>
        <w:t xml:space="preserve">1) </w:t>
      </w:r>
      <w:r w:rsidR="0097053A" w:rsidRPr="00E352EF">
        <w:rPr>
          <w:rFonts w:ascii="Cambria" w:eastAsia="Calibri" w:hAnsi="Cambria" w:cs="Calibri"/>
        </w:rPr>
        <w:t>If A = 2, B = 5:</w:t>
      </w:r>
    </w:p>
    <w:p w14:paraId="46B1ECD9" w14:textId="77777777" w:rsidR="005A2227" w:rsidRPr="00E352EF" w:rsidRDefault="0097053A" w:rsidP="00DA6D9C">
      <w:pPr>
        <w:ind w:firstLine="706"/>
        <w:rPr>
          <w:rFonts w:ascii="Cambria" w:hAnsi="Cambria"/>
        </w:rPr>
      </w:pPr>
      <w:r w:rsidRPr="00E352EF">
        <w:rPr>
          <w:rFonts w:ascii="Cambria" w:eastAsia="Calibri" w:hAnsi="Cambria" w:cs="Calibri"/>
        </w:rPr>
        <w:t xml:space="preserve">C := </w:t>
      </w:r>
      <w:r w:rsidRPr="00E352EF">
        <w:rPr>
          <w:rFonts w:ascii="Cambria" w:eastAsia="Calibri" w:hAnsi="Cambria" w:cs="Calibri"/>
          <w:b/>
        </w:rPr>
        <w:t>power(</w:t>
      </w:r>
      <w:r w:rsidRPr="00E352EF">
        <w:rPr>
          <w:rFonts w:ascii="Cambria" w:eastAsia="Calibri" w:hAnsi="Cambria" w:cs="Calibri"/>
        </w:rPr>
        <w:t>B, A</w:t>
      </w:r>
      <w:r w:rsidRPr="00E352EF">
        <w:rPr>
          <w:rFonts w:ascii="Cambria" w:eastAsia="Calibri" w:hAnsi="Cambria" w:cs="Calibri"/>
          <w:b/>
        </w:rPr>
        <w:t xml:space="preserve">) </w:t>
      </w:r>
      <w:r w:rsidRPr="00E352EF">
        <w:rPr>
          <w:rFonts w:ascii="Cambria" w:eastAsia="Calibri" w:hAnsi="Cambria" w:cs="Calibri"/>
        </w:rPr>
        <w:t xml:space="preserve"> </w:t>
      </w:r>
      <w:r w:rsidR="00994652" w:rsidRPr="00E352EF">
        <w:rPr>
          <w:rFonts w:ascii="Cambria" w:eastAsia="Calibri" w:hAnsi="Cambria" w:cs="Calibri"/>
        </w:rPr>
        <w:tab/>
      </w:r>
      <w:r w:rsidR="00994652" w:rsidRPr="00E352EF">
        <w:rPr>
          <w:rFonts w:ascii="Cambria" w:eastAsia="Calibri" w:hAnsi="Cambria" w:cs="Calibri"/>
        </w:rPr>
        <w:tab/>
      </w:r>
      <w:r w:rsidR="00994652" w:rsidRPr="00E352EF">
        <w:rPr>
          <w:rFonts w:ascii="Cambria" w:eastAsia="Calibri" w:hAnsi="Cambria" w:cs="Calibri"/>
        </w:rPr>
        <w:tab/>
      </w:r>
      <w:r w:rsidRPr="00E352EF">
        <w:rPr>
          <w:rFonts w:ascii="Cambria" w:eastAsia="Calibri" w:hAnsi="Cambria" w:cs="Calibri"/>
        </w:rPr>
        <w:t>C = 25</w:t>
      </w:r>
    </w:p>
    <w:p w14:paraId="32D82ADB" w14:textId="77777777" w:rsidR="005A2227" w:rsidRPr="00E352EF" w:rsidRDefault="005A2227" w:rsidP="008F033A">
      <w:pPr>
        <w:rPr>
          <w:rFonts w:ascii="Cambria" w:hAnsi="Cambria"/>
        </w:rPr>
      </w:pPr>
    </w:p>
    <w:p w14:paraId="29F0EE39" w14:textId="77777777" w:rsidR="005A2227" w:rsidRPr="00E352EF" w:rsidRDefault="00EA6708" w:rsidP="008F033A">
      <w:pPr>
        <w:rPr>
          <w:rFonts w:ascii="Cambria" w:eastAsia="Calibri" w:hAnsi="Cambria" w:cs="Calibri"/>
        </w:rPr>
      </w:pPr>
      <w:r w:rsidRPr="00E352EF">
        <w:rPr>
          <w:rFonts w:ascii="Cambria" w:eastAsia="Calibri" w:hAnsi="Cambria" w:cs="Calibri"/>
        </w:rPr>
        <w:t>O</w:t>
      </w:r>
      <w:r w:rsidR="0097053A" w:rsidRPr="00E352EF">
        <w:rPr>
          <w:rFonts w:ascii="Cambria" w:eastAsia="Calibri" w:hAnsi="Cambria" w:cs="Calibri"/>
        </w:rPr>
        <w:t xml:space="preserve">n </w:t>
      </w:r>
      <w:r w:rsidR="00F4601C" w:rsidRPr="00E352EF">
        <w:t>Dataset</w:t>
      </w:r>
    </w:p>
    <w:p w14:paraId="1AEFD24E" w14:textId="77777777" w:rsidR="00EA6708" w:rsidRPr="00E352EF" w:rsidRDefault="00EA6708" w:rsidP="00EA6708">
      <w:pPr>
        <w:rPr>
          <w:rFonts w:ascii="Cambria" w:eastAsia="Calibri" w:hAnsi="Cambria"/>
          <w:b/>
        </w:rPr>
      </w:pPr>
      <w:r w:rsidRPr="00E352EF">
        <w:rPr>
          <w:rFonts w:ascii="Cambria" w:eastAsia="Calibri" w:hAnsi="Cambria"/>
        </w:rPr>
        <w:t xml:space="preserve">2) DatasetB := </w:t>
      </w:r>
      <w:r w:rsidRPr="00E352EF">
        <w:rPr>
          <w:rFonts w:ascii="Cambria" w:eastAsia="Calibri" w:hAnsi="Cambria"/>
          <w:b/>
        </w:rPr>
        <w:t>power(</w:t>
      </w:r>
      <w:r w:rsidRPr="00E352EF">
        <w:rPr>
          <w:rFonts w:ascii="Cambria" w:eastAsia="Calibri" w:hAnsi="Cambria"/>
        </w:rPr>
        <w:t>DatasetA,2</w:t>
      </w:r>
      <w:r w:rsidRPr="00E352EF">
        <w:rPr>
          <w:rFonts w:ascii="Cambria" w:eastAsia="Calibri" w:hAnsi="Cambria"/>
          <w:b/>
        </w:rPr>
        <w:t>)</w:t>
      </w:r>
    </w:p>
    <w:p w14:paraId="7D63CCC1" w14:textId="77777777" w:rsidR="00DA6D9C" w:rsidRPr="00E352EF" w:rsidRDefault="00DA6D9C" w:rsidP="00EA6708">
      <w:pPr>
        <w:rPr>
          <w:rFonts w:ascii="Cambria" w:hAnsi="Cambria"/>
        </w:rPr>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06336A1C" w14:textId="77777777" w:rsidTr="00EA6708">
        <w:tc>
          <w:tcPr>
            <w:tcW w:w="420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8B300D2" w14:textId="77777777" w:rsidR="005A2227" w:rsidRPr="00E352EF" w:rsidRDefault="0097053A">
            <w:r w:rsidRPr="00E352EF">
              <w:rPr>
                <w:rFonts w:ascii="Calibri" w:eastAsia="Calibri" w:hAnsi="Calibri" w:cs="Calibri"/>
              </w:rPr>
              <w:t>Dataset A</w:t>
            </w:r>
          </w:p>
        </w:tc>
      </w:tr>
      <w:tr w:rsidR="005A2227" w:rsidRPr="00E352EF" w14:paraId="619E86C4" w14:textId="77777777" w:rsidTr="00EA6708">
        <w:tc>
          <w:tcPr>
            <w:tcW w:w="10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D7A6459" w14:textId="77777777" w:rsidR="005A2227" w:rsidRPr="00E352EF" w:rsidRDefault="009705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B68A2AA" w14:textId="77777777" w:rsidR="005A2227" w:rsidRPr="00E352EF" w:rsidRDefault="009705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835492B" w14:textId="77777777" w:rsidR="005A2227" w:rsidRPr="00E352EF" w:rsidRDefault="009705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F44E8AA" w14:textId="77777777" w:rsidR="005A2227" w:rsidRPr="00E352EF" w:rsidRDefault="0097053A">
            <w:r w:rsidRPr="00E352EF">
              <w:rPr>
                <w:rFonts w:ascii="Calibri" w:eastAsia="Calibri" w:hAnsi="Calibri" w:cs="Calibri"/>
                <w:b/>
              </w:rPr>
              <w:t>VALUE</w:t>
            </w:r>
          </w:p>
        </w:tc>
      </w:tr>
      <w:tr w:rsidR="005A2227" w:rsidRPr="00E352EF" w14:paraId="3367B5BC"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A4F236"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ECAF65" w14:textId="77777777" w:rsidR="005A2227" w:rsidRPr="00E352EF" w:rsidRDefault="009705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11B537"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620508" w14:textId="77777777" w:rsidR="005A2227" w:rsidRPr="00E352EF" w:rsidRDefault="0097053A">
            <w:r w:rsidRPr="00E352EF">
              <w:rPr>
                <w:rFonts w:ascii="Calibri" w:eastAsia="Calibri" w:hAnsi="Calibri" w:cs="Calibri"/>
              </w:rPr>
              <w:t>3</w:t>
            </w:r>
          </w:p>
        </w:tc>
      </w:tr>
      <w:tr w:rsidR="005A2227" w:rsidRPr="00E352EF" w14:paraId="6CDEF2C9"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B3BF1F"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B7C93A"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AF7C0D"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36F197" w14:textId="77777777" w:rsidR="005A2227" w:rsidRPr="00E352EF" w:rsidRDefault="0097053A">
            <w:r w:rsidRPr="00E352EF">
              <w:rPr>
                <w:rFonts w:ascii="Calibri" w:eastAsia="Calibri" w:hAnsi="Calibri" w:cs="Calibri"/>
              </w:rPr>
              <w:t>4</w:t>
            </w:r>
          </w:p>
        </w:tc>
      </w:tr>
      <w:tr w:rsidR="005A2227" w:rsidRPr="00E352EF" w14:paraId="7A524919"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150D6B"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B09A37"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18E960"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BDE6F5" w14:textId="77777777" w:rsidR="005A2227" w:rsidRPr="00E352EF" w:rsidRDefault="0097053A">
            <w:r w:rsidRPr="00E352EF">
              <w:rPr>
                <w:rFonts w:ascii="Calibri" w:eastAsia="Calibri" w:hAnsi="Calibri" w:cs="Calibri"/>
              </w:rPr>
              <w:t>5</w:t>
            </w:r>
          </w:p>
        </w:tc>
      </w:tr>
    </w:tbl>
    <w:p w14:paraId="41CB4D47" w14:textId="77777777" w:rsidR="005A2227" w:rsidRPr="00E352EF" w:rsidRDefault="005A2227">
      <w:pPr>
        <w:rPr>
          <w:rFonts w:ascii="Cambria" w:hAnsi="Cambria"/>
        </w:rPr>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205291F1" w14:textId="77777777">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F6066C0" w14:textId="77777777" w:rsidR="005A2227" w:rsidRPr="00E352EF" w:rsidRDefault="0097053A">
            <w:r w:rsidRPr="00E352EF">
              <w:rPr>
                <w:rFonts w:ascii="Calibri" w:eastAsia="Calibri" w:hAnsi="Calibri" w:cs="Calibri"/>
              </w:rPr>
              <w:t>Dataset B</w:t>
            </w:r>
          </w:p>
        </w:tc>
      </w:tr>
      <w:tr w:rsidR="005A2227" w:rsidRPr="00E352EF" w14:paraId="799D1D78" w14:textId="77777777">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AB59B40" w14:textId="77777777" w:rsidR="005A2227" w:rsidRPr="00E352EF" w:rsidRDefault="009705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411B1C7" w14:textId="77777777" w:rsidR="005A2227" w:rsidRPr="00E352EF" w:rsidRDefault="009705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5DDFCBA" w14:textId="77777777" w:rsidR="005A2227" w:rsidRPr="00E352EF" w:rsidRDefault="009705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03558D0" w14:textId="77777777" w:rsidR="005A2227" w:rsidRPr="00E352EF" w:rsidRDefault="0097053A">
            <w:r w:rsidRPr="00E352EF">
              <w:rPr>
                <w:rFonts w:ascii="Calibri" w:eastAsia="Calibri" w:hAnsi="Calibri" w:cs="Calibri"/>
                <w:b/>
              </w:rPr>
              <w:t>VALUE</w:t>
            </w:r>
          </w:p>
        </w:tc>
      </w:tr>
      <w:tr w:rsidR="005A2227" w:rsidRPr="00E352EF" w14:paraId="325CADB9"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8072BE"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BE971A" w14:textId="77777777" w:rsidR="005A2227" w:rsidRPr="00E352EF" w:rsidRDefault="009705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B77D24"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488681" w14:textId="77777777" w:rsidR="005A2227" w:rsidRPr="00E352EF" w:rsidRDefault="0097053A">
            <w:r w:rsidRPr="00E352EF">
              <w:rPr>
                <w:rFonts w:ascii="Calibri" w:eastAsia="Calibri" w:hAnsi="Calibri" w:cs="Calibri"/>
              </w:rPr>
              <w:t>9</w:t>
            </w:r>
          </w:p>
        </w:tc>
      </w:tr>
      <w:tr w:rsidR="005A2227" w:rsidRPr="00E352EF" w14:paraId="134A994F"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816827"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8560C3"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DDBBFC"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816D4B" w14:textId="77777777" w:rsidR="005A2227" w:rsidRPr="00E352EF" w:rsidRDefault="0097053A">
            <w:r w:rsidRPr="00E352EF">
              <w:rPr>
                <w:rFonts w:ascii="Calibri" w:eastAsia="Calibri" w:hAnsi="Calibri" w:cs="Calibri"/>
              </w:rPr>
              <w:t>16</w:t>
            </w:r>
          </w:p>
        </w:tc>
      </w:tr>
      <w:tr w:rsidR="005A2227" w:rsidRPr="00E352EF" w14:paraId="5E55ADD0"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E834FB"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454D62"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B69E63"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E72A7C" w14:textId="77777777" w:rsidR="005A2227" w:rsidRPr="00E352EF" w:rsidRDefault="0097053A">
            <w:r w:rsidRPr="00E352EF">
              <w:rPr>
                <w:rFonts w:ascii="Calibri" w:eastAsia="Calibri" w:hAnsi="Calibri" w:cs="Calibri"/>
              </w:rPr>
              <w:t>25</w:t>
            </w:r>
          </w:p>
        </w:tc>
      </w:tr>
    </w:tbl>
    <w:p w14:paraId="17F9EB71" w14:textId="77777777" w:rsidR="005A2227" w:rsidRPr="00E352EF" w:rsidRDefault="005A2227"/>
    <w:p w14:paraId="69CA1096" w14:textId="77777777" w:rsidR="005A2227" w:rsidRPr="00E352EF" w:rsidRDefault="0097053A" w:rsidP="008F033A">
      <w:pPr>
        <w:pStyle w:val="Stile3"/>
        <w:rPr>
          <w:lang w:val="en-GB"/>
        </w:rPr>
      </w:pPr>
      <w:bookmarkStart w:id="399" w:name="_Toc462659678"/>
      <w:bookmarkStart w:id="400" w:name="_Toc463805752"/>
      <w:bookmarkStart w:id="401" w:name="_Toc464487929"/>
      <w:r w:rsidRPr="00E352EF">
        <w:rPr>
          <w:lang w:val="en-GB"/>
        </w:rPr>
        <w:t>sqrt</w:t>
      </w:r>
      <w:bookmarkEnd w:id="399"/>
      <w:bookmarkEnd w:id="400"/>
      <w:bookmarkEnd w:id="401"/>
    </w:p>
    <w:p w14:paraId="07EB2FB9" w14:textId="77777777" w:rsidR="005A2227" w:rsidRPr="00E352EF" w:rsidRDefault="0097053A" w:rsidP="008F033A">
      <w:pPr>
        <w:rPr>
          <w:rFonts w:ascii="Cambria" w:hAnsi="Cambria"/>
        </w:rPr>
      </w:pPr>
      <w:r w:rsidRPr="00E352EF">
        <w:rPr>
          <w:rFonts w:ascii="Cambria" w:eastAsia="Calibri" w:hAnsi="Cambria" w:cs="Calibri"/>
          <w:i/>
          <w:color w:val="5B9BD5"/>
        </w:rPr>
        <w:t>Semantics</w:t>
      </w:r>
    </w:p>
    <w:p w14:paraId="64928EE4" w14:textId="77777777" w:rsidR="005A2227" w:rsidRPr="00E352EF" w:rsidRDefault="0097053A" w:rsidP="008F033A">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sqrt</w:t>
      </w:r>
      <w:r w:rsidRPr="00E352EF">
        <w:rPr>
          <w:rFonts w:ascii="Cambria" w:eastAsia="Calibri" w:hAnsi="Cambria" w:cs="Calibri"/>
        </w:rPr>
        <w:t xml:space="preserve"> calculates the square root of a number</w:t>
      </w:r>
      <w:r w:rsidRPr="00E352EF">
        <w:rPr>
          <w:rFonts w:ascii="Cambria" w:eastAsia="Calibri" w:hAnsi="Cambria" w:cs="Calibri"/>
          <w:color w:val="5B9BD5"/>
        </w:rPr>
        <w:t xml:space="preserve"> </w:t>
      </w:r>
    </w:p>
    <w:p w14:paraId="6580B3FE" w14:textId="77777777" w:rsidR="008F033A" w:rsidRPr="00E352EF" w:rsidRDefault="008F033A" w:rsidP="008F033A">
      <w:pPr>
        <w:rPr>
          <w:rFonts w:ascii="Cambria" w:eastAsia="Calibri" w:hAnsi="Cambria" w:cs="Calibri"/>
          <w:i/>
          <w:color w:val="5B9BD5"/>
        </w:rPr>
      </w:pPr>
    </w:p>
    <w:p w14:paraId="1585F815"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4F8B0B2E" w14:textId="77777777" w:rsidR="005A2227" w:rsidRPr="00E352EF" w:rsidRDefault="0097053A" w:rsidP="008F033A">
      <w:pPr>
        <w:rPr>
          <w:rFonts w:ascii="Cambria" w:hAnsi="Cambria"/>
        </w:rPr>
      </w:pPr>
      <w:r w:rsidRPr="00E352EF">
        <w:rPr>
          <w:rFonts w:ascii="Cambria" w:eastAsia="Calibri" w:hAnsi="Cambria" w:cs="Calibri"/>
          <w:b/>
        </w:rPr>
        <w:t>sqrt(</w:t>
      </w:r>
      <w:r w:rsidRPr="00E352EF">
        <w:rPr>
          <w:rFonts w:ascii="Cambria" w:eastAsia="Calibri" w:hAnsi="Cambria" w:cs="Calibri"/>
          <w:i/>
        </w:rPr>
        <w:t>ds</w:t>
      </w:r>
      <w:r w:rsidRPr="00E352EF">
        <w:rPr>
          <w:rFonts w:ascii="Cambria" w:eastAsia="Calibri" w:hAnsi="Cambria" w:cs="Calibri"/>
          <w:b/>
        </w:rPr>
        <w:t>)</w:t>
      </w:r>
    </w:p>
    <w:p w14:paraId="2438BD7A" w14:textId="77777777" w:rsidR="008F033A" w:rsidRPr="00E352EF" w:rsidRDefault="008F033A" w:rsidP="008F033A">
      <w:pPr>
        <w:rPr>
          <w:rFonts w:ascii="Cambria" w:eastAsia="Calibri" w:hAnsi="Cambria" w:cs="Calibri"/>
          <w:i/>
          <w:color w:val="5B9BD5"/>
        </w:rPr>
      </w:pPr>
    </w:p>
    <w:p w14:paraId="2FC9BC06"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Parameters</w:t>
      </w:r>
    </w:p>
    <w:p w14:paraId="693F0FB0" w14:textId="77777777" w:rsidR="005A2227" w:rsidRPr="00E352EF" w:rsidRDefault="008F033A" w:rsidP="008F033A">
      <w:pPr>
        <w:tabs>
          <w:tab w:val="left" w:pos="1098"/>
        </w:tabs>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i/>
        </w:rPr>
        <w:t xml:space="preserve"> :</w:t>
      </w:r>
      <w:r w:rsidR="0097053A" w:rsidRPr="00E352EF">
        <w:rPr>
          <w:rFonts w:ascii="Cambria" w:eastAsia="Calibri" w:hAnsi="Cambria" w:cs="Calibri"/>
        </w:rPr>
        <w:t xml:space="preserve"> [dataset {identifier &lt;IDENT&gt; as scalar-type}+ {measure &lt;IDENT&gt; as number}+</w:t>
      </w:r>
    </w:p>
    <w:p w14:paraId="3349C727" w14:textId="77777777" w:rsidR="005A2227" w:rsidRPr="00E352EF" w:rsidRDefault="0097053A" w:rsidP="008F033A">
      <w:pPr>
        <w:rPr>
          <w:rFonts w:ascii="Cambria" w:eastAsia="Calibri" w:hAnsi="Cambria" w:cs="Calibri"/>
        </w:rPr>
      </w:pPr>
      <w:r w:rsidRPr="00E352EF">
        <w:rPr>
          <w:rFonts w:ascii="Cambria" w:hAnsi="Cambria"/>
        </w:rPr>
        <w:lastRenderedPageBreak/>
        <w:tab/>
      </w:r>
      <w:r w:rsidRPr="00E352EF">
        <w:rPr>
          <w:rFonts w:ascii="Cambria" w:eastAsia="Calibri" w:hAnsi="Cambria" w:cs="Calibri"/>
        </w:rPr>
        <w:t xml:space="preserve">      {attribute &lt;IDENT&gt; as scalar-type}* |number]</w:t>
      </w:r>
    </w:p>
    <w:p w14:paraId="3069F272" w14:textId="77777777" w:rsidR="00DC675D" w:rsidRPr="00E352EF" w:rsidRDefault="00DC675D" w:rsidP="008F033A">
      <w:pPr>
        <w:rPr>
          <w:rFonts w:ascii="Cambria" w:hAnsi="Cambria"/>
        </w:rPr>
      </w:pPr>
    </w:p>
    <w:p w14:paraId="6B86B9A2" w14:textId="77777777" w:rsidR="005A2227" w:rsidRPr="00E352EF" w:rsidRDefault="0097053A" w:rsidP="008F033A">
      <w:pPr>
        <w:rPr>
          <w:rFonts w:ascii="Cambria" w:hAnsi="Cambria"/>
        </w:rPr>
      </w:pPr>
      <w:r w:rsidRPr="00E352EF">
        <w:rPr>
          <w:rFonts w:ascii="Cambria" w:eastAsia="Calibri" w:hAnsi="Cambria" w:cs="Calibri"/>
          <w:i/>
        </w:rPr>
        <w:t>ds</w:t>
      </w:r>
      <w:r w:rsidRPr="00E352EF">
        <w:rPr>
          <w:rFonts w:ascii="Cambria" w:eastAsia="Calibri" w:hAnsi="Cambria" w:cs="Calibri"/>
        </w:rPr>
        <w:t xml:space="preserve"> – is the input scalar number or the input </w:t>
      </w:r>
      <w:r w:rsidR="00F4601C" w:rsidRPr="00E352EF">
        <w:t>Dataset</w:t>
      </w:r>
      <w:r w:rsidRPr="00E352EF">
        <w:rPr>
          <w:rFonts w:ascii="Cambria" w:eastAsia="Calibri" w:hAnsi="Cambria" w:cs="Calibri"/>
        </w:rPr>
        <w:t>.</w:t>
      </w:r>
    </w:p>
    <w:p w14:paraId="2A8C5ADD" w14:textId="77777777" w:rsidR="008F033A" w:rsidRPr="00E352EF" w:rsidRDefault="008F033A" w:rsidP="008F033A">
      <w:pPr>
        <w:rPr>
          <w:rFonts w:ascii="Cambria" w:eastAsia="Calibri" w:hAnsi="Cambria" w:cs="Calibri"/>
          <w:i/>
          <w:color w:val="5B9BD5"/>
        </w:rPr>
      </w:pPr>
    </w:p>
    <w:p w14:paraId="6586900C"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Constraints</w:t>
      </w:r>
    </w:p>
    <w:p w14:paraId="76510C4D" w14:textId="77777777" w:rsidR="005A2227" w:rsidRPr="00E352EF" w:rsidRDefault="0097053A" w:rsidP="008A7573">
      <w:pPr>
        <w:numPr>
          <w:ilvl w:val="0"/>
          <w:numId w:val="22"/>
        </w:numPr>
        <w:ind w:left="360"/>
        <w:rPr>
          <w:rFonts w:ascii="Cambria" w:hAnsi="Cambria"/>
        </w:rPr>
      </w:pPr>
      <w:r w:rsidRPr="00E352EF">
        <w:rPr>
          <w:rFonts w:ascii="Cambria" w:eastAsia="Calibri Light" w:hAnsi="Cambria" w:cs="Calibri Light"/>
        </w:rPr>
        <w:t xml:space="preserve">If </w:t>
      </w:r>
      <w:r w:rsidRPr="00E352EF">
        <w:rPr>
          <w:rFonts w:ascii="Cambria" w:eastAsia="Calibri Light" w:hAnsi="Cambria" w:cs="Calibri Light"/>
          <w:i/>
        </w:rPr>
        <w:t xml:space="preserve">ds </w:t>
      </w:r>
      <w:r w:rsidRPr="00E352EF">
        <w:rPr>
          <w:rFonts w:ascii="Cambria" w:eastAsia="Calibri Light" w:hAnsi="Cambria" w:cs="Calibri Light"/>
        </w:rPr>
        <w:t xml:space="preserve">is a scalar then it must be a </w:t>
      </w:r>
      <w:r w:rsidRPr="00E352EF">
        <w:rPr>
          <w:rFonts w:ascii="Cambria" w:eastAsia="Calibri Light" w:hAnsi="Cambria" w:cs="Calibri Light"/>
          <w:b/>
        </w:rPr>
        <w:t xml:space="preserve">numeric </w:t>
      </w:r>
      <w:r w:rsidRPr="00E352EF">
        <w:rPr>
          <w:rFonts w:ascii="Cambria" w:eastAsia="Calibri Light" w:hAnsi="Cambria" w:cs="Calibri Light"/>
        </w:rPr>
        <w:t>data type greater than zero.</w:t>
      </w:r>
    </w:p>
    <w:p w14:paraId="1E51CE0D" w14:textId="77777777" w:rsidR="005A2227" w:rsidRPr="00E352EF" w:rsidRDefault="0097053A" w:rsidP="008A7573">
      <w:pPr>
        <w:numPr>
          <w:ilvl w:val="0"/>
          <w:numId w:val="22"/>
        </w:numPr>
        <w:ind w:left="360"/>
        <w:rPr>
          <w:rFonts w:ascii="Cambria" w:hAnsi="Cambria"/>
        </w:rPr>
      </w:pPr>
      <w:r w:rsidRPr="00E352EF">
        <w:rPr>
          <w:rFonts w:ascii="Cambria" w:eastAsia="Calibri Light" w:hAnsi="Cambria" w:cs="Calibri Light"/>
        </w:rPr>
        <w:t xml:space="preserve">If </w:t>
      </w:r>
      <w:r w:rsidRPr="00E352EF">
        <w:rPr>
          <w:rFonts w:ascii="Cambria" w:eastAsia="Calibri Light" w:hAnsi="Cambria" w:cs="Calibri Light"/>
          <w:i/>
        </w:rPr>
        <w:t xml:space="preserve">ds </w:t>
      </w:r>
      <w:r w:rsidRPr="00E352EF">
        <w:rPr>
          <w:rFonts w:ascii="Cambria" w:eastAsia="Calibri Light" w:hAnsi="Cambria" w:cs="Calibri Light"/>
        </w:rPr>
        <w:t xml:space="preserve">is a </w:t>
      </w:r>
      <w:r w:rsidR="00F4601C" w:rsidRPr="00E352EF">
        <w:t>Dataset</w:t>
      </w:r>
      <w:r w:rsidRPr="00E352EF">
        <w:rPr>
          <w:rFonts w:ascii="Cambria" w:eastAsia="Calibri Light" w:hAnsi="Cambria" w:cs="Calibri Light"/>
        </w:rPr>
        <w:t xml:space="preserve"> then it must have at least a measure of </w:t>
      </w:r>
      <w:r w:rsidRPr="00E352EF">
        <w:rPr>
          <w:rFonts w:ascii="Cambria" w:eastAsia="Calibri Light" w:hAnsi="Cambria" w:cs="Calibri Light"/>
          <w:b/>
        </w:rPr>
        <w:t>numeric</w:t>
      </w:r>
      <w:r w:rsidRPr="00E352EF">
        <w:rPr>
          <w:rFonts w:ascii="Cambria" w:eastAsia="Calibri Light" w:hAnsi="Cambria" w:cs="Calibri Light"/>
        </w:rPr>
        <w:t xml:space="preserve"> data type having values greater than zero. </w:t>
      </w:r>
    </w:p>
    <w:p w14:paraId="435A87BD" w14:textId="77777777" w:rsidR="008F033A" w:rsidRPr="00E352EF" w:rsidRDefault="008F033A" w:rsidP="008F033A">
      <w:pPr>
        <w:rPr>
          <w:rFonts w:ascii="Cambria" w:eastAsia="Calibri" w:hAnsi="Cambria" w:cs="Calibri"/>
          <w:i/>
          <w:color w:val="5B9BD5"/>
        </w:rPr>
      </w:pPr>
    </w:p>
    <w:p w14:paraId="03162E49"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Returns</w:t>
      </w:r>
    </w:p>
    <w:p w14:paraId="04FA6B15" w14:textId="77777777" w:rsidR="005A2227" w:rsidRPr="00E352EF" w:rsidRDefault="0097053A" w:rsidP="008F033A">
      <w:pPr>
        <w:tabs>
          <w:tab w:val="left" w:pos="2030"/>
        </w:tabs>
        <w:rPr>
          <w:rFonts w:ascii="Cambria" w:hAnsi="Cambria"/>
        </w:rPr>
      </w:pPr>
      <w:r w:rsidRPr="00E352EF">
        <w:rPr>
          <w:rFonts w:ascii="Cambria" w:eastAsia="Calibri" w:hAnsi="Cambria" w:cs="Calibri"/>
        </w:rPr>
        <w:t xml:space="preserve">If ds is a scalar then </w:t>
      </w:r>
      <w:r w:rsidR="00EA7AAE" w:rsidRPr="00E352EF">
        <w:rPr>
          <w:rFonts w:ascii="Cambria" w:eastAsia="Calibri" w:hAnsi="Cambria" w:cs="Calibri"/>
        </w:rPr>
        <w:t xml:space="preserve">the </w:t>
      </w:r>
      <w:r w:rsidRPr="00E352EF">
        <w:rPr>
          <w:rFonts w:ascii="Cambria" w:eastAsia="Calibri" w:hAnsi="Cambria" w:cs="Calibri"/>
        </w:rPr>
        <w:t xml:space="preserve">operator returns the square root of </w:t>
      </w:r>
      <w:r w:rsidRPr="00E352EF">
        <w:rPr>
          <w:rFonts w:ascii="Cambria" w:eastAsia="Calibri" w:hAnsi="Cambria" w:cs="Calibri"/>
          <w:i/>
        </w:rPr>
        <w:t>ds</w:t>
      </w:r>
      <w:r w:rsidRPr="00E352EF">
        <w:rPr>
          <w:rFonts w:ascii="Cambria" w:eastAsia="Calibri" w:hAnsi="Cambria" w:cs="Calibri"/>
        </w:rPr>
        <w:t>.</w:t>
      </w:r>
    </w:p>
    <w:p w14:paraId="15EABFD4" w14:textId="77777777" w:rsidR="005A2227" w:rsidRPr="00E352EF" w:rsidRDefault="0097053A" w:rsidP="008F033A">
      <w:pPr>
        <w:rPr>
          <w:rFonts w:ascii="Cambria" w:hAnsi="Cambria"/>
        </w:rPr>
      </w:pPr>
      <w:r w:rsidRPr="00E352EF">
        <w:rPr>
          <w:rFonts w:ascii="Cambria" w:eastAsia="Calibri" w:hAnsi="Cambria" w:cs="Calibri"/>
        </w:rPr>
        <w:t xml:space="preserve">If ds is a </w:t>
      </w:r>
      <w:r w:rsidR="00F4601C" w:rsidRPr="00E352EF">
        <w:t>Dataset</w:t>
      </w:r>
      <w:r w:rsidRPr="00E352EF">
        <w:rPr>
          <w:rFonts w:ascii="Cambria" w:eastAsia="Calibri" w:hAnsi="Cambria" w:cs="Calibri"/>
        </w:rPr>
        <w:t xml:space="preserve"> and has N numeric measures then</w:t>
      </w:r>
      <w:r w:rsidR="00EA7AAE" w:rsidRPr="00E352EF">
        <w:rPr>
          <w:rFonts w:ascii="Cambria" w:eastAsia="Calibri" w:hAnsi="Cambria" w:cs="Calibri"/>
        </w:rPr>
        <w:t xml:space="preserve"> the </w:t>
      </w:r>
      <w:r w:rsidRPr="00E352EF">
        <w:rPr>
          <w:rFonts w:ascii="Cambria" w:eastAsia="Calibri" w:hAnsi="Cambria" w:cs="Calibri"/>
        </w:rPr>
        <w:t xml:space="preserve"> operator returns a </w:t>
      </w:r>
      <w:r w:rsidR="00F4601C" w:rsidRPr="00E352EF">
        <w:t>Dataset</w:t>
      </w:r>
      <w:r w:rsidRPr="00E352EF">
        <w:rPr>
          <w:rFonts w:ascii="Cambria" w:eastAsia="Calibri" w:hAnsi="Cambria" w:cs="Calibri"/>
        </w:rPr>
        <w:t xml:space="preserve"> having the </w:t>
      </w:r>
      <w:r w:rsidR="00CC6A4A" w:rsidRPr="00E352EF">
        <w:rPr>
          <w:rFonts w:ascii="Cambria" w:eastAsia="Calibri" w:hAnsi="Cambria" w:cs="Calibri"/>
        </w:rPr>
        <w:t>I</w:t>
      </w:r>
      <w:r w:rsidR="00EA7AAE" w:rsidRPr="00E352EF">
        <w:rPr>
          <w:rFonts w:ascii="Cambria" w:eastAsia="Calibri" w:hAnsi="Cambria" w:cs="Calibri"/>
        </w:rPr>
        <w:t>dentifier</w:t>
      </w:r>
      <w:r w:rsidR="00DA6D9C" w:rsidRPr="00E352EF">
        <w:rPr>
          <w:rFonts w:ascii="Cambria" w:eastAsia="Calibri" w:hAnsi="Cambria" w:cs="Calibri"/>
        </w:rPr>
        <w:t>.</w:t>
      </w:r>
      <w:r w:rsidR="00EA7AAE" w:rsidRPr="00E352EF">
        <w:rPr>
          <w:rFonts w:ascii="Cambria" w:eastAsia="Calibri" w:hAnsi="Cambria" w:cs="Calibri"/>
        </w:rPr>
        <w:t xml:space="preserve"> </w:t>
      </w:r>
      <w:r w:rsidR="00E9063A" w:rsidRPr="00E352EF">
        <w:rPr>
          <w:rFonts w:ascii="Cambria" w:eastAsia="Calibri" w:hAnsi="Cambria" w:cs="Calibri"/>
        </w:rPr>
        <w:t>C</w:t>
      </w:r>
      <w:r w:rsidR="00EA7AAE" w:rsidRPr="00E352EF">
        <w:rPr>
          <w:rFonts w:ascii="Cambria" w:eastAsia="Calibri" w:hAnsi="Cambria" w:cs="Calibri"/>
        </w:rPr>
        <w:t xml:space="preserve">omponents </w:t>
      </w:r>
      <w:r w:rsidRPr="00E352EF">
        <w:rPr>
          <w:rFonts w:ascii="Cambria" w:eastAsia="Calibri" w:hAnsi="Cambria" w:cs="Calibri"/>
        </w:rPr>
        <w:t xml:space="preserve">of ds and the N numeric measures are obtained by calculating the square root of the original Measure Component. </w:t>
      </w:r>
    </w:p>
    <w:p w14:paraId="69CDDF27" w14:textId="77777777" w:rsidR="002B273C" w:rsidRPr="00E352EF" w:rsidRDefault="002B273C" w:rsidP="008F033A">
      <w:pPr>
        <w:rPr>
          <w:rFonts w:ascii="Cambria" w:hAnsi="Cambria"/>
        </w:rPr>
      </w:pPr>
    </w:p>
    <w:p w14:paraId="19F6C023" w14:textId="77777777" w:rsidR="002B273C" w:rsidRPr="00E352EF" w:rsidRDefault="002B273C" w:rsidP="00AB605E">
      <w:pPr>
        <w:rPr>
          <w:rFonts w:ascii="Cambria" w:hAnsi="Cambria"/>
        </w:rPr>
      </w:pPr>
      <w:r w:rsidRPr="00E352EF">
        <w:rPr>
          <w:rFonts w:ascii="Cambria" w:hAnsi="Cambria"/>
        </w:rPr>
        <w:t>The square root of a negative number results in a runtime exception.</w:t>
      </w:r>
    </w:p>
    <w:p w14:paraId="2A35BC28" w14:textId="77777777" w:rsidR="005A2227" w:rsidRPr="00E352EF" w:rsidRDefault="00EA6708" w:rsidP="00AC4A81">
      <w:pPr>
        <w:rPr>
          <w:rFonts w:ascii="Cambria" w:eastAsia="Calibri" w:hAnsi="Cambria" w:cs="Calibri"/>
          <w:i/>
          <w:color w:val="5B9BD5"/>
        </w:rPr>
      </w:pPr>
      <w:r w:rsidRPr="00E352EF">
        <w:rPr>
          <w:rFonts w:ascii="Cambria" w:eastAsia="Calibri" w:hAnsi="Cambria" w:cs="Calibri"/>
          <w:i/>
          <w:color w:val="5B9BD5"/>
        </w:rPr>
        <w:t>Examples</w:t>
      </w:r>
    </w:p>
    <w:p w14:paraId="6A802245" w14:textId="77777777" w:rsidR="005A2227" w:rsidRPr="00E352EF" w:rsidRDefault="00EA6708" w:rsidP="008F033A">
      <w:pPr>
        <w:rPr>
          <w:rFonts w:ascii="Cambria" w:hAnsi="Cambria"/>
        </w:rPr>
      </w:pPr>
      <w:r w:rsidRPr="00E352EF">
        <w:rPr>
          <w:rFonts w:ascii="Cambria" w:eastAsia="Calibri" w:hAnsi="Cambria" w:cs="Calibri"/>
        </w:rPr>
        <w:t>O</w:t>
      </w:r>
      <w:r w:rsidR="0097053A" w:rsidRPr="00E352EF">
        <w:rPr>
          <w:rFonts w:ascii="Cambria" w:eastAsia="Calibri" w:hAnsi="Cambria" w:cs="Calibri"/>
        </w:rPr>
        <w:t>n scalar</w:t>
      </w:r>
    </w:p>
    <w:p w14:paraId="50AFA5CE" w14:textId="77777777" w:rsidR="005A2227" w:rsidRPr="00E352EF" w:rsidRDefault="00EA6708" w:rsidP="008F033A">
      <w:pPr>
        <w:rPr>
          <w:rFonts w:ascii="Cambria" w:hAnsi="Cambria"/>
        </w:rPr>
      </w:pPr>
      <w:r w:rsidRPr="00E352EF">
        <w:rPr>
          <w:rFonts w:ascii="Cambria" w:eastAsia="Calibri" w:hAnsi="Cambria" w:cs="Calibri"/>
        </w:rPr>
        <w:t xml:space="preserve">1) </w:t>
      </w:r>
      <w:r w:rsidR="0097053A" w:rsidRPr="00E352EF">
        <w:rPr>
          <w:rFonts w:ascii="Cambria" w:eastAsia="Calibri" w:hAnsi="Cambria" w:cs="Calibri"/>
        </w:rPr>
        <w:t>If A = 25:</w:t>
      </w:r>
    </w:p>
    <w:p w14:paraId="7D78A986" w14:textId="77777777" w:rsidR="005A2227" w:rsidRPr="00E352EF" w:rsidRDefault="0097053A" w:rsidP="00EA6708">
      <w:pPr>
        <w:ind w:firstLine="706"/>
        <w:rPr>
          <w:rFonts w:ascii="Cambria" w:hAnsi="Cambria"/>
        </w:rPr>
      </w:pPr>
      <w:r w:rsidRPr="00E352EF">
        <w:rPr>
          <w:rFonts w:ascii="Cambria" w:eastAsia="Calibri" w:hAnsi="Cambria" w:cs="Calibri"/>
        </w:rPr>
        <w:t xml:space="preserve">B := </w:t>
      </w:r>
      <w:r w:rsidRPr="00E352EF">
        <w:rPr>
          <w:rFonts w:ascii="Cambria" w:eastAsia="Calibri" w:hAnsi="Cambria" w:cs="Calibri"/>
          <w:b/>
        </w:rPr>
        <w:t>sqrt(</w:t>
      </w:r>
      <w:r w:rsidRPr="00E352EF">
        <w:rPr>
          <w:rFonts w:ascii="Cambria" w:eastAsia="Calibri" w:hAnsi="Cambria" w:cs="Calibri"/>
        </w:rPr>
        <w:t>A</w:t>
      </w:r>
      <w:r w:rsidRPr="00E352EF">
        <w:rPr>
          <w:rFonts w:ascii="Cambria" w:eastAsia="Calibri" w:hAnsi="Cambria" w:cs="Calibri"/>
          <w:b/>
        </w:rPr>
        <w:t>)</w:t>
      </w:r>
      <w:r w:rsidRPr="00E352EF">
        <w:rPr>
          <w:rFonts w:ascii="Cambria" w:eastAsia="Calibri" w:hAnsi="Cambria" w:cs="Calibri"/>
        </w:rPr>
        <w:t xml:space="preserve"> </w:t>
      </w:r>
      <w:r w:rsidR="00994652" w:rsidRPr="00E352EF">
        <w:rPr>
          <w:rFonts w:ascii="Cambria" w:hAnsi="Cambria"/>
        </w:rPr>
        <w:tab/>
      </w:r>
      <w:r w:rsidR="00994652" w:rsidRPr="00E352EF">
        <w:rPr>
          <w:rFonts w:ascii="Cambria" w:hAnsi="Cambria"/>
        </w:rPr>
        <w:tab/>
      </w:r>
      <w:r w:rsidR="00994652" w:rsidRPr="00E352EF">
        <w:rPr>
          <w:rFonts w:ascii="Cambria" w:hAnsi="Cambria"/>
        </w:rPr>
        <w:tab/>
      </w:r>
      <w:r w:rsidRPr="00E352EF">
        <w:rPr>
          <w:rFonts w:ascii="Cambria" w:eastAsia="Calibri" w:hAnsi="Cambria" w:cs="Calibri"/>
        </w:rPr>
        <w:t>B = 5</w:t>
      </w:r>
    </w:p>
    <w:p w14:paraId="190C63C8" w14:textId="77777777" w:rsidR="005A2227" w:rsidRPr="00E352EF" w:rsidRDefault="005A2227" w:rsidP="008F033A">
      <w:pPr>
        <w:ind w:left="720"/>
        <w:rPr>
          <w:rFonts w:ascii="Cambria" w:hAnsi="Cambria"/>
        </w:rPr>
      </w:pPr>
    </w:p>
    <w:p w14:paraId="0B5CAAEE" w14:textId="77777777" w:rsidR="005A2227" w:rsidRPr="00E352EF" w:rsidRDefault="00EA6708" w:rsidP="008F033A">
      <w:pPr>
        <w:rPr>
          <w:rFonts w:ascii="Cambria" w:eastAsia="Calibri" w:hAnsi="Cambria" w:cs="Calibri"/>
        </w:rPr>
      </w:pPr>
      <w:r w:rsidRPr="00E352EF">
        <w:rPr>
          <w:rFonts w:ascii="Cambria" w:eastAsia="Calibri" w:hAnsi="Cambria" w:cs="Calibri"/>
        </w:rPr>
        <w:t>O</w:t>
      </w:r>
      <w:r w:rsidR="0097053A" w:rsidRPr="00E352EF">
        <w:rPr>
          <w:rFonts w:ascii="Cambria" w:eastAsia="Calibri" w:hAnsi="Cambria" w:cs="Calibri"/>
        </w:rPr>
        <w:t xml:space="preserve">n </w:t>
      </w:r>
      <w:r w:rsidR="00F4601C" w:rsidRPr="00E352EF">
        <w:t>Dataset</w:t>
      </w:r>
    </w:p>
    <w:p w14:paraId="7D161392" w14:textId="77777777" w:rsidR="00EA6708" w:rsidRPr="00E352EF" w:rsidRDefault="00EA6708" w:rsidP="00EA6708">
      <w:pPr>
        <w:rPr>
          <w:rFonts w:ascii="Cambria" w:eastAsia="Calibri" w:hAnsi="Cambria"/>
          <w:b/>
        </w:rPr>
      </w:pPr>
      <w:r w:rsidRPr="00E352EF">
        <w:rPr>
          <w:rFonts w:ascii="Cambria" w:eastAsia="Calibri" w:hAnsi="Cambria"/>
        </w:rPr>
        <w:t xml:space="preserve">2) DatasetB := </w:t>
      </w:r>
      <w:r w:rsidRPr="00E352EF">
        <w:rPr>
          <w:rFonts w:ascii="Cambria" w:eastAsia="Calibri" w:hAnsi="Cambria"/>
          <w:b/>
        </w:rPr>
        <w:t>sqrt(</w:t>
      </w:r>
      <w:r w:rsidRPr="00E352EF">
        <w:rPr>
          <w:rFonts w:ascii="Cambria" w:eastAsia="Calibri" w:hAnsi="Cambria"/>
        </w:rPr>
        <w:t>DatasetA</w:t>
      </w:r>
      <w:r w:rsidRPr="00E352EF">
        <w:rPr>
          <w:rFonts w:ascii="Cambria" w:eastAsia="Calibri" w:hAnsi="Cambria"/>
          <w:b/>
        </w:rPr>
        <w:t>)</w:t>
      </w:r>
    </w:p>
    <w:p w14:paraId="52F9C133" w14:textId="77777777" w:rsidR="00DA6D9C" w:rsidRPr="00E352EF" w:rsidRDefault="00DA6D9C" w:rsidP="00EA6708">
      <w:pPr>
        <w:rPr>
          <w:rFonts w:ascii="Cambria" w:hAnsi="Cambria"/>
        </w:rPr>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033289B5" w14:textId="77777777" w:rsidTr="00EA6708">
        <w:tc>
          <w:tcPr>
            <w:tcW w:w="420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275906D" w14:textId="77777777" w:rsidR="005A2227" w:rsidRPr="00E352EF" w:rsidRDefault="0097053A">
            <w:r w:rsidRPr="00E352EF">
              <w:rPr>
                <w:rFonts w:ascii="Calibri" w:eastAsia="Calibri" w:hAnsi="Calibri" w:cs="Calibri"/>
              </w:rPr>
              <w:t>Dataset A</w:t>
            </w:r>
          </w:p>
        </w:tc>
      </w:tr>
      <w:tr w:rsidR="005A2227" w:rsidRPr="00E352EF" w14:paraId="73FCFA4E" w14:textId="77777777" w:rsidTr="00EA6708">
        <w:tc>
          <w:tcPr>
            <w:tcW w:w="10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4D98BA4" w14:textId="77777777" w:rsidR="005A2227" w:rsidRPr="00E352EF" w:rsidRDefault="009705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8CEF6D5" w14:textId="77777777" w:rsidR="005A2227" w:rsidRPr="00E352EF" w:rsidRDefault="009705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6E03B91" w14:textId="77777777" w:rsidR="005A2227" w:rsidRPr="00E352EF" w:rsidRDefault="009705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35A22FC" w14:textId="77777777" w:rsidR="005A2227" w:rsidRPr="00E352EF" w:rsidRDefault="0097053A">
            <w:r w:rsidRPr="00E352EF">
              <w:rPr>
                <w:rFonts w:ascii="Calibri" w:eastAsia="Calibri" w:hAnsi="Calibri" w:cs="Calibri"/>
                <w:b/>
              </w:rPr>
              <w:t>VALUE</w:t>
            </w:r>
          </w:p>
        </w:tc>
      </w:tr>
      <w:tr w:rsidR="005A2227" w:rsidRPr="00E352EF" w14:paraId="57643136"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1B7D98"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AE0269" w14:textId="77777777" w:rsidR="005A2227" w:rsidRPr="00E352EF" w:rsidRDefault="009705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9F8050"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0A54CD" w14:textId="77777777" w:rsidR="005A2227" w:rsidRPr="00E352EF" w:rsidRDefault="0097053A">
            <w:r w:rsidRPr="00E352EF">
              <w:rPr>
                <w:rFonts w:ascii="Calibri" w:eastAsia="Calibri" w:hAnsi="Calibri" w:cs="Calibri"/>
              </w:rPr>
              <w:t>16</w:t>
            </w:r>
          </w:p>
        </w:tc>
      </w:tr>
      <w:tr w:rsidR="005A2227" w:rsidRPr="00E352EF" w14:paraId="5470DF37"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C0BE75"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57602D"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1177BC"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2B5BE4" w14:textId="77777777" w:rsidR="005A2227" w:rsidRPr="00E352EF" w:rsidRDefault="0097053A">
            <w:r w:rsidRPr="00E352EF">
              <w:rPr>
                <w:rFonts w:ascii="Calibri" w:eastAsia="Calibri" w:hAnsi="Calibri" w:cs="Calibri"/>
              </w:rPr>
              <w:t>81</w:t>
            </w:r>
          </w:p>
        </w:tc>
      </w:tr>
      <w:tr w:rsidR="005A2227" w:rsidRPr="00E352EF" w14:paraId="5A9BFA0D"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303354"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2DC8AD"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78604E"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134072" w14:textId="77777777" w:rsidR="005A2227" w:rsidRPr="00E352EF" w:rsidRDefault="0097053A">
            <w:r w:rsidRPr="00E352EF">
              <w:rPr>
                <w:rFonts w:ascii="Calibri" w:eastAsia="Calibri" w:hAnsi="Calibri" w:cs="Calibri"/>
              </w:rPr>
              <w:t>64</w:t>
            </w:r>
          </w:p>
        </w:tc>
      </w:tr>
    </w:tbl>
    <w:p w14:paraId="2CD4BE1C" w14:textId="77777777" w:rsidR="005A2227" w:rsidRPr="00E352EF" w:rsidRDefault="005A2227">
      <w:pPr>
        <w:ind w:left="720"/>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7AC94C1E" w14:textId="77777777">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88E0100" w14:textId="77777777" w:rsidR="005A2227" w:rsidRPr="00E352EF" w:rsidRDefault="0097053A">
            <w:r w:rsidRPr="00E352EF">
              <w:rPr>
                <w:rFonts w:ascii="Calibri" w:eastAsia="Calibri" w:hAnsi="Calibri" w:cs="Calibri"/>
              </w:rPr>
              <w:t>Dataset B</w:t>
            </w:r>
          </w:p>
        </w:tc>
      </w:tr>
      <w:tr w:rsidR="005A2227" w:rsidRPr="00E352EF" w14:paraId="066AFF0D" w14:textId="77777777">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77A0320" w14:textId="77777777" w:rsidR="005A2227" w:rsidRPr="00E352EF" w:rsidRDefault="009705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ED6AF94" w14:textId="77777777" w:rsidR="005A2227" w:rsidRPr="00E352EF" w:rsidRDefault="009705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D1A8925" w14:textId="77777777" w:rsidR="005A2227" w:rsidRPr="00E352EF" w:rsidRDefault="009705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E0C3C1E" w14:textId="77777777" w:rsidR="005A2227" w:rsidRPr="00E352EF" w:rsidRDefault="0097053A">
            <w:r w:rsidRPr="00E352EF">
              <w:rPr>
                <w:rFonts w:ascii="Calibri" w:eastAsia="Calibri" w:hAnsi="Calibri" w:cs="Calibri"/>
                <w:b/>
              </w:rPr>
              <w:t>VALUE</w:t>
            </w:r>
          </w:p>
        </w:tc>
      </w:tr>
      <w:tr w:rsidR="005A2227" w:rsidRPr="00E352EF" w14:paraId="32104E0A"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C75962"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BCDF43" w14:textId="77777777" w:rsidR="005A2227" w:rsidRPr="00E352EF" w:rsidRDefault="009705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CE054D"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AE2D65" w14:textId="77777777" w:rsidR="005A2227" w:rsidRPr="00E352EF" w:rsidRDefault="0097053A">
            <w:r w:rsidRPr="00E352EF">
              <w:rPr>
                <w:rFonts w:ascii="Calibri" w:eastAsia="Calibri" w:hAnsi="Calibri" w:cs="Calibri"/>
              </w:rPr>
              <w:t>4</w:t>
            </w:r>
          </w:p>
        </w:tc>
      </w:tr>
      <w:tr w:rsidR="005A2227" w:rsidRPr="00E352EF" w14:paraId="17C8E145"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8EA103"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C3BF97"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99D2FB"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3FB9D5" w14:textId="77777777" w:rsidR="005A2227" w:rsidRPr="00E352EF" w:rsidRDefault="0097053A">
            <w:r w:rsidRPr="00E352EF">
              <w:rPr>
                <w:rFonts w:ascii="Calibri" w:eastAsia="Calibri" w:hAnsi="Calibri" w:cs="Calibri"/>
              </w:rPr>
              <w:t>9</w:t>
            </w:r>
          </w:p>
        </w:tc>
      </w:tr>
      <w:tr w:rsidR="005A2227" w:rsidRPr="00E352EF" w14:paraId="1737B302"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76D316"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8C9D41"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798B2C"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DCF88A" w14:textId="77777777" w:rsidR="005A2227" w:rsidRPr="00E352EF" w:rsidRDefault="0097053A">
            <w:r w:rsidRPr="00E352EF">
              <w:rPr>
                <w:rFonts w:ascii="Calibri" w:eastAsia="Calibri" w:hAnsi="Calibri" w:cs="Calibri"/>
              </w:rPr>
              <w:t>8</w:t>
            </w:r>
          </w:p>
        </w:tc>
      </w:tr>
    </w:tbl>
    <w:p w14:paraId="4EDB045B" w14:textId="77777777" w:rsidR="005A2227" w:rsidRPr="00E352EF" w:rsidRDefault="005A2227"/>
    <w:p w14:paraId="4342EC7A" w14:textId="77777777" w:rsidR="005A2227" w:rsidRPr="00E352EF" w:rsidRDefault="0097053A" w:rsidP="008F033A">
      <w:pPr>
        <w:pStyle w:val="Stile3"/>
        <w:rPr>
          <w:lang w:val="en-GB"/>
        </w:rPr>
      </w:pPr>
      <w:bookmarkStart w:id="402" w:name="_Toc265511161"/>
      <w:bookmarkStart w:id="403" w:name="_Toc271936005"/>
      <w:bookmarkStart w:id="404" w:name="_Toc398999049"/>
      <w:bookmarkStart w:id="405" w:name="_Toc283049547"/>
      <w:bookmarkStart w:id="406" w:name="_Toc463805753"/>
      <w:bookmarkStart w:id="407" w:name="_Toc464487930"/>
      <w:r w:rsidRPr="00E352EF">
        <w:rPr>
          <w:lang w:val="en-GB"/>
        </w:rPr>
        <w:t>nroot</w:t>
      </w:r>
      <w:bookmarkEnd w:id="402"/>
      <w:bookmarkEnd w:id="403"/>
      <w:bookmarkEnd w:id="404"/>
      <w:bookmarkEnd w:id="405"/>
      <w:bookmarkEnd w:id="406"/>
      <w:bookmarkEnd w:id="407"/>
    </w:p>
    <w:p w14:paraId="7976E0DB" w14:textId="77777777" w:rsidR="005A2227" w:rsidRPr="00E352EF" w:rsidRDefault="0097053A" w:rsidP="008F033A">
      <w:pPr>
        <w:rPr>
          <w:rFonts w:ascii="Cambria" w:hAnsi="Cambria"/>
        </w:rPr>
      </w:pPr>
      <w:r w:rsidRPr="00E352EF">
        <w:rPr>
          <w:rFonts w:ascii="Cambria" w:eastAsia="Calibri" w:hAnsi="Cambria" w:cs="Calibri"/>
          <w:i/>
          <w:color w:val="5B9BD5"/>
        </w:rPr>
        <w:t>Semantics</w:t>
      </w:r>
    </w:p>
    <w:p w14:paraId="609D17E9" w14:textId="77777777" w:rsidR="005A2227" w:rsidRPr="00E352EF" w:rsidRDefault="0097053A" w:rsidP="008F033A">
      <w:pPr>
        <w:rPr>
          <w:rFonts w:ascii="Cambria" w:hAnsi="Cambria"/>
        </w:rPr>
      </w:pPr>
      <w:r w:rsidRPr="00E352EF">
        <w:rPr>
          <w:rFonts w:ascii="Cambria" w:eastAsia="Calibri" w:hAnsi="Cambria" w:cs="Calibri"/>
        </w:rPr>
        <w:t xml:space="preserve">The </w:t>
      </w:r>
      <w:r w:rsidRPr="00E352EF">
        <w:rPr>
          <w:rFonts w:ascii="Cambria" w:eastAsia="Calibri" w:hAnsi="Cambria" w:cs="Calibri"/>
          <w:b/>
        </w:rPr>
        <w:t>nroot</w:t>
      </w:r>
      <w:r w:rsidRPr="00E352EF">
        <w:rPr>
          <w:rFonts w:ascii="Cambria" w:eastAsia="Calibri" w:hAnsi="Cambria" w:cs="Calibri"/>
        </w:rPr>
        <w:t xml:space="preserve"> operator calculates the n-th root of a number</w:t>
      </w:r>
    </w:p>
    <w:p w14:paraId="05AB2448" w14:textId="77777777" w:rsidR="008F033A" w:rsidRPr="00E352EF" w:rsidRDefault="008F033A" w:rsidP="008F033A">
      <w:pPr>
        <w:rPr>
          <w:rFonts w:ascii="Cambria" w:eastAsia="Calibri" w:hAnsi="Cambria" w:cs="Calibri"/>
          <w:i/>
          <w:color w:val="5B9BD5"/>
        </w:rPr>
      </w:pPr>
    </w:p>
    <w:p w14:paraId="119BA172"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1A8D4A3D" w14:textId="77777777" w:rsidR="005A2227" w:rsidRPr="00E352EF" w:rsidRDefault="0097053A" w:rsidP="008F033A">
      <w:pPr>
        <w:rPr>
          <w:rFonts w:ascii="Cambria" w:hAnsi="Cambria"/>
        </w:rPr>
      </w:pPr>
      <w:r w:rsidRPr="00E352EF">
        <w:rPr>
          <w:rFonts w:ascii="Cambria" w:eastAsia="Calibri" w:hAnsi="Cambria" w:cs="Calibri"/>
          <w:b/>
        </w:rPr>
        <w:t>nroot(</w:t>
      </w:r>
      <w:r w:rsidRPr="00E352EF">
        <w:rPr>
          <w:rFonts w:ascii="Cambria" w:eastAsia="Calibri" w:hAnsi="Cambria" w:cs="Calibri"/>
          <w:i/>
        </w:rPr>
        <w:t>ds, index</w:t>
      </w:r>
      <w:r w:rsidRPr="00E352EF">
        <w:rPr>
          <w:rFonts w:ascii="Cambria" w:eastAsia="Calibri" w:hAnsi="Cambria" w:cs="Calibri"/>
          <w:b/>
        </w:rPr>
        <w:t>)</w:t>
      </w:r>
    </w:p>
    <w:p w14:paraId="3965C600" w14:textId="77777777" w:rsidR="008F033A" w:rsidRPr="00E352EF" w:rsidRDefault="008F033A" w:rsidP="008F033A">
      <w:pPr>
        <w:rPr>
          <w:rFonts w:ascii="Cambria" w:eastAsia="Calibri" w:hAnsi="Cambria" w:cs="Calibri"/>
          <w:i/>
          <w:color w:val="5B9BD5"/>
        </w:rPr>
      </w:pPr>
    </w:p>
    <w:p w14:paraId="1069BE8D"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Parameters</w:t>
      </w:r>
    </w:p>
    <w:p w14:paraId="43BFE4D0" w14:textId="77777777" w:rsidR="005A2227" w:rsidRPr="00E352EF" w:rsidRDefault="008F033A" w:rsidP="008F033A">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hAnsi="Cambria"/>
        </w:rPr>
        <w:t xml:space="preserve"> : </w:t>
      </w:r>
      <w:r w:rsidR="0097053A" w:rsidRPr="00E352EF">
        <w:rPr>
          <w:rFonts w:ascii="Cambria" w:eastAsia="Calibri" w:hAnsi="Cambria" w:cs="Calibri"/>
        </w:rPr>
        <w:t xml:space="preserve"> [dataset {identifier &lt;IDENT&gt; as scalar-type}+ {measure &lt;IDENT&gt; as number}+</w:t>
      </w:r>
    </w:p>
    <w:p w14:paraId="33B9E53E" w14:textId="77777777" w:rsidR="005A2227" w:rsidRPr="00E352EF" w:rsidRDefault="0097053A" w:rsidP="008F033A">
      <w:pPr>
        <w:rPr>
          <w:rFonts w:ascii="Cambria" w:hAnsi="Cambria"/>
        </w:rPr>
      </w:pPr>
      <w:r w:rsidRPr="00E352EF">
        <w:rPr>
          <w:rFonts w:ascii="Cambria" w:hAnsi="Cambria"/>
        </w:rPr>
        <w:tab/>
      </w:r>
      <w:r w:rsidRPr="00E352EF">
        <w:rPr>
          <w:rFonts w:ascii="Cambria" w:eastAsia="Calibri" w:hAnsi="Cambria" w:cs="Calibri"/>
        </w:rPr>
        <w:t xml:space="preserve">      {attribute &lt;IDENT&gt; as scalar-type}* |number]</w:t>
      </w:r>
    </w:p>
    <w:p w14:paraId="7D9C41A7" w14:textId="77777777" w:rsidR="005A2227" w:rsidRPr="00E352EF" w:rsidRDefault="008F033A" w:rsidP="008F033A">
      <w:pPr>
        <w:rPr>
          <w:rFonts w:ascii="Cambria" w:eastAsia="Calibri" w:hAnsi="Cambria" w:cs="Calibri"/>
        </w:rPr>
      </w:pPr>
      <w:r w:rsidRPr="00E352EF">
        <w:rPr>
          <w:rFonts w:ascii="Cambria" w:eastAsia="Calibri" w:hAnsi="Cambria" w:cs="Calibri"/>
        </w:rPr>
        <w:t>i</w:t>
      </w:r>
      <w:r w:rsidR="0097053A" w:rsidRPr="00E352EF">
        <w:rPr>
          <w:rFonts w:ascii="Cambria" w:eastAsia="Calibri" w:hAnsi="Cambria" w:cs="Calibri"/>
        </w:rPr>
        <w:t>ndex</w:t>
      </w:r>
      <w:r w:rsidRPr="00E352EF">
        <w:rPr>
          <w:rFonts w:ascii="Cambria" w:hAnsi="Cambria"/>
        </w:rPr>
        <w:t xml:space="preserve"> :</w:t>
      </w:r>
      <w:r w:rsidR="0097053A" w:rsidRPr="00E352EF">
        <w:rPr>
          <w:rFonts w:ascii="Cambria" w:eastAsia="Calibri" w:hAnsi="Cambria" w:cs="Calibri"/>
        </w:rPr>
        <w:t xml:space="preserve"> int</w:t>
      </w:r>
      <w:r w:rsidRPr="00E352EF">
        <w:rPr>
          <w:rFonts w:ascii="Cambria" w:eastAsia="Calibri" w:hAnsi="Cambria" w:cs="Calibri"/>
        </w:rPr>
        <w:t>eger</w:t>
      </w:r>
    </w:p>
    <w:p w14:paraId="6E8FA478" w14:textId="77777777" w:rsidR="00DC675D" w:rsidRPr="00E352EF" w:rsidRDefault="00DC675D" w:rsidP="008F033A">
      <w:pPr>
        <w:rPr>
          <w:rFonts w:ascii="Cambria" w:hAnsi="Cambria"/>
        </w:rPr>
      </w:pPr>
    </w:p>
    <w:p w14:paraId="17A572BA" w14:textId="77777777" w:rsidR="005A2227" w:rsidRPr="00E352EF" w:rsidRDefault="0097053A" w:rsidP="008A7573">
      <w:pPr>
        <w:numPr>
          <w:ilvl w:val="0"/>
          <w:numId w:val="22"/>
        </w:numPr>
        <w:ind w:left="360"/>
        <w:rPr>
          <w:rFonts w:ascii="Cambria" w:hAnsi="Cambria"/>
        </w:rPr>
      </w:pPr>
      <w:r w:rsidRPr="00E352EF">
        <w:rPr>
          <w:rFonts w:ascii="Cambria" w:eastAsia="Calibri Light" w:hAnsi="Cambria" w:cs="Calibri Light"/>
          <w:i/>
        </w:rPr>
        <w:t>ds</w:t>
      </w:r>
      <w:r w:rsidRPr="00E352EF">
        <w:rPr>
          <w:rFonts w:ascii="Cambria" w:eastAsia="Calibri Light" w:hAnsi="Cambria" w:cs="Calibri Light"/>
        </w:rPr>
        <w:t xml:space="preserve"> – is the input scalar number or the input </w:t>
      </w:r>
      <w:r w:rsidR="00F4601C" w:rsidRPr="00E352EF">
        <w:t>Dataset</w:t>
      </w:r>
      <w:r w:rsidRPr="00E352EF">
        <w:rPr>
          <w:rFonts w:ascii="Cambria" w:eastAsia="Calibri Light" w:hAnsi="Cambria" w:cs="Calibri Light"/>
        </w:rPr>
        <w:t>.</w:t>
      </w:r>
    </w:p>
    <w:p w14:paraId="412F0909" w14:textId="77777777" w:rsidR="005A2227" w:rsidRPr="00E352EF" w:rsidRDefault="0097053A" w:rsidP="008A7573">
      <w:pPr>
        <w:numPr>
          <w:ilvl w:val="0"/>
          <w:numId w:val="22"/>
        </w:numPr>
        <w:ind w:left="360"/>
        <w:rPr>
          <w:rFonts w:ascii="Cambria" w:hAnsi="Cambria"/>
        </w:rPr>
      </w:pPr>
      <w:r w:rsidRPr="00E352EF">
        <w:rPr>
          <w:rFonts w:ascii="Cambria" w:eastAsia="Calibri Light" w:hAnsi="Cambria" w:cs="Calibri Light"/>
          <w:i/>
        </w:rPr>
        <w:t>index</w:t>
      </w:r>
      <w:r w:rsidRPr="00E352EF">
        <w:rPr>
          <w:rFonts w:ascii="Cambria" w:eastAsia="Calibri Light" w:hAnsi="Cambria" w:cs="Calibri Light"/>
        </w:rPr>
        <w:t xml:space="preserve"> – the index of the root.</w:t>
      </w:r>
    </w:p>
    <w:p w14:paraId="447A7257" w14:textId="77777777" w:rsidR="008F033A" w:rsidRPr="00E352EF" w:rsidRDefault="008F033A" w:rsidP="008F033A">
      <w:pPr>
        <w:rPr>
          <w:rFonts w:ascii="Cambria" w:eastAsia="Calibri" w:hAnsi="Cambria" w:cs="Calibri"/>
          <w:i/>
          <w:color w:val="5B9BD5"/>
        </w:rPr>
      </w:pPr>
    </w:p>
    <w:p w14:paraId="288145CE"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Constraints</w:t>
      </w:r>
    </w:p>
    <w:p w14:paraId="025FAD48" w14:textId="77777777" w:rsidR="005A2227" w:rsidRPr="00E352EF" w:rsidRDefault="0097053A" w:rsidP="008A7573">
      <w:pPr>
        <w:numPr>
          <w:ilvl w:val="0"/>
          <w:numId w:val="22"/>
        </w:numPr>
        <w:ind w:left="360"/>
        <w:rPr>
          <w:rFonts w:ascii="Cambria" w:hAnsi="Cambria"/>
        </w:rPr>
      </w:pPr>
      <w:r w:rsidRPr="00E352EF">
        <w:rPr>
          <w:rFonts w:ascii="Cambria" w:eastAsia="Calibri Light" w:hAnsi="Cambria" w:cs="Calibri Light"/>
        </w:rPr>
        <w:t xml:space="preserve">If </w:t>
      </w:r>
      <w:r w:rsidRPr="00E352EF">
        <w:rPr>
          <w:rFonts w:ascii="Cambria" w:eastAsia="Calibri Light" w:hAnsi="Cambria" w:cs="Calibri Light"/>
          <w:i/>
        </w:rPr>
        <w:t>ds</w:t>
      </w:r>
      <w:r w:rsidRPr="00E352EF">
        <w:rPr>
          <w:rFonts w:ascii="Cambria" w:eastAsia="Calibri Light" w:hAnsi="Cambria" w:cs="Calibri Light"/>
        </w:rPr>
        <w:t xml:space="preserve"> is a scalar then it must be a </w:t>
      </w:r>
      <w:r w:rsidRPr="00E352EF">
        <w:rPr>
          <w:rFonts w:ascii="Cambria" w:eastAsia="Calibri Light" w:hAnsi="Cambria" w:cs="Calibri Light"/>
          <w:b/>
        </w:rPr>
        <w:t xml:space="preserve">numeric </w:t>
      </w:r>
      <w:r w:rsidRPr="00E352EF">
        <w:rPr>
          <w:rFonts w:ascii="Cambria" w:eastAsia="Calibri Light" w:hAnsi="Cambria" w:cs="Calibri Light"/>
        </w:rPr>
        <w:t>data type greater than zero when index even (dynamic).</w:t>
      </w:r>
    </w:p>
    <w:p w14:paraId="2B875489" w14:textId="77777777" w:rsidR="005A2227" w:rsidRPr="00E352EF" w:rsidRDefault="0097053A" w:rsidP="008A7573">
      <w:pPr>
        <w:numPr>
          <w:ilvl w:val="0"/>
          <w:numId w:val="22"/>
        </w:numPr>
        <w:ind w:left="360"/>
        <w:rPr>
          <w:rFonts w:ascii="Cambria" w:hAnsi="Cambria"/>
        </w:rPr>
      </w:pPr>
      <w:r w:rsidRPr="00E352EF">
        <w:rPr>
          <w:rFonts w:ascii="Cambria" w:eastAsia="Calibri Light" w:hAnsi="Cambria" w:cs="Calibri Light"/>
        </w:rPr>
        <w:lastRenderedPageBreak/>
        <w:t xml:space="preserve">If ds is a </w:t>
      </w:r>
      <w:r w:rsidR="00F4601C" w:rsidRPr="00E352EF">
        <w:t>Dataset</w:t>
      </w:r>
      <w:r w:rsidRPr="00E352EF">
        <w:rPr>
          <w:rFonts w:ascii="Cambria" w:eastAsia="Calibri Light" w:hAnsi="Cambria" w:cs="Calibri Light"/>
        </w:rPr>
        <w:t xml:space="preserve"> then it must have at least a measure of </w:t>
      </w:r>
      <w:r w:rsidRPr="00E352EF">
        <w:rPr>
          <w:rFonts w:ascii="Cambria" w:eastAsia="Calibri Light" w:hAnsi="Cambria" w:cs="Calibri Light"/>
          <w:b/>
        </w:rPr>
        <w:t>numeric</w:t>
      </w:r>
      <w:r w:rsidRPr="00E352EF">
        <w:rPr>
          <w:rFonts w:ascii="Cambria" w:eastAsia="Calibri Light" w:hAnsi="Cambria" w:cs="Calibri Light"/>
        </w:rPr>
        <w:t xml:space="preserve"> data type having values greater than</w:t>
      </w:r>
      <w:r w:rsidR="002B273C" w:rsidRPr="00E352EF">
        <w:rPr>
          <w:rFonts w:ascii="Cambria" w:eastAsia="Calibri Light" w:hAnsi="Cambria" w:cs="Calibri Light"/>
        </w:rPr>
        <w:t xml:space="preserve"> or equa to</w:t>
      </w:r>
      <w:r w:rsidRPr="00E352EF">
        <w:rPr>
          <w:rFonts w:ascii="Cambria" w:eastAsia="Calibri Light" w:hAnsi="Cambria" w:cs="Calibri Light"/>
        </w:rPr>
        <w:t xml:space="preserve"> zero when index even (dynamic).</w:t>
      </w:r>
    </w:p>
    <w:p w14:paraId="01C2DA27" w14:textId="77777777" w:rsidR="008F033A" w:rsidRPr="00E352EF" w:rsidRDefault="008F033A" w:rsidP="008F033A">
      <w:pPr>
        <w:rPr>
          <w:rFonts w:ascii="Cambria" w:eastAsia="Calibri" w:hAnsi="Cambria" w:cs="Calibri"/>
          <w:i/>
          <w:color w:val="5B9BD5"/>
        </w:rPr>
      </w:pPr>
    </w:p>
    <w:p w14:paraId="2B37AE23"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Returns</w:t>
      </w:r>
    </w:p>
    <w:p w14:paraId="12202F64" w14:textId="77777777" w:rsidR="005A2227" w:rsidRPr="00E352EF" w:rsidRDefault="0097053A" w:rsidP="008A7573">
      <w:pPr>
        <w:numPr>
          <w:ilvl w:val="0"/>
          <w:numId w:val="22"/>
        </w:numPr>
        <w:ind w:left="360"/>
        <w:rPr>
          <w:rFonts w:ascii="Cambria" w:hAnsi="Cambria"/>
        </w:rPr>
      </w:pPr>
      <w:r w:rsidRPr="00E352EF">
        <w:rPr>
          <w:rFonts w:ascii="Cambria" w:eastAsia="Calibri Light" w:hAnsi="Cambria" w:cs="Calibri Light"/>
        </w:rPr>
        <w:t xml:space="preserve">If ds is a scalar then </w:t>
      </w:r>
      <w:r w:rsidR="00EA7AAE" w:rsidRPr="00E352EF">
        <w:rPr>
          <w:rFonts w:ascii="Cambria" w:eastAsia="Calibri Light" w:hAnsi="Cambria" w:cs="Calibri Light"/>
        </w:rPr>
        <w:t xml:space="preserve">the </w:t>
      </w:r>
      <w:r w:rsidRPr="00E352EF">
        <w:rPr>
          <w:rFonts w:ascii="Cambria" w:eastAsia="Calibri Light" w:hAnsi="Cambria" w:cs="Calibri Light"/>
        </w:rPr>
        <w:t>operator returns the index-th root of ds.</w:t>
      </w:r>
    </w:p>
    <w:p w14:paraId="77C6BC0F" w14:textId="77777777" w:rsidR="005A2227" w:rsidRPr="00E352EF" w:rsidRDefault="0097053A" w:rsidP="008A7573">
      <w:pPr>
        <w:numPr>
          <w:ilvl w:val="0"/>
          <w:numId w:val="22"/>
        </w:numPr>
        <w:ind w:left="360"/>
        <w:rPr>
          <w:rFonts w:ascii="Cambria" w:hAnsi="Cambria"/>
        </w:rPr>
      </w:pPr>
      <w:r w:rsidRPr="00E352EF">
        <w:rPr>
          <w:rFonts w:ascii="Cambria" w:eastAsia="Calibri Light" w:hAnsi="Cambria" w:cs="Calibri Light"/>
        </w:rPr>
        <w:t xml:space="preserve">If ds is a </w:t>
      </w:r>
      <w:r w:rsidR="00F4601C" w:rsidRPr="00E352EF">
        <w:t>Dataset</w:t>
      </w:r>
      <w:r w:rsidRPr="00E352EF">
        <w:rPr>
          <w:rFonts w:ascii="Cambria" w:eastAsia="Calibri Light" w:hAnsi="Cambria" w:cs="Calibri Light"/>
        </w:rPr>
        <w:t xml:space="preserve"> and has N numeric measures then </w:t>
      </w:r>
      <w:r w:rsidR="00EA7AAE" w:rsidRPr="00E352EF">
        <w:rPr>
          <w:rFonts w:ascii="Cambria" w:eastAsia="Calibri Light" w:hAnsi="Cambria" w:cs="Calibri Light"/>
        </w:rPr>
        <w:t xml:space="preserve">the </w:t>
      </w:r>
      <w:r w:rsidRPr="00E352EF">
        <w:rPr>
          <w:rFonts w:ascii="Cambria" w:eastAsia="Calibri Light" w:hAnsi="Cambria" w:cs="Calibri Light"/>
        </w:rPr>
        <w:t xml:space="preserve">operator returns a </w:t>
      </w:r>
      <w:r w:rsidR="00F4601C" w:rsidRPr="00E352EF">
        <w:t>Dataset</w:t>
      </w:r>
      <w:r w:rsidRPr="00E352EF">
        <w:rPr>
          <w:rFonts w:ascii="Cambria" w:eastAsia="Calibri Light" w:hAnsi="Cambria" w:cs="Calibri Light"/>
        </w:rPr>
        <w:t xml:space="preserve"> having the </w:t>
      </w:r>
      <w:r w:rsidR="00E9063A" w:rsidRPr="00E352EF">
        <w:rPr>
          <w:rFonts w:ascii="Cambria" w:eastAsia="Calibri Light" w:hAnsi="Cambria" w:cs="Calibri Light"/>
        </w:rPr>
        <w:t>I</w:t>
      </w:r>
      <w:r w:rsidR="00EA7AAE" w:rsidRPr="00E352EF">
        <w:rPr>
          <w:rFonts w:ascii="Cambria" w:eastAsia="Calibri Light" w:hAnsi="Cambria" w:cs="Calibri Light"/>
        </w:rPr>
        <w:t>dentifier</w:t>
      </w:r>
      <w:r w:rsidR="00DA6D9C" w:rsidRPr="00E352EF">
        <w:rPr>
          <w:rFonts w:ascii="Cambria" w:eastAsia="Calibri Light" w:hAnsi="Cambria" w:cs="Calibri Light"/>
        </w:rPr>
        <w:t>.</w:t>
      </w:r>
      <w:r w:rsidR="00EA7AAE" w:rsidRPr="00E352EF">
        <w:rPr>
          <w:rFonts w:ascii="Cambria" w:eastAsia="Calibri Light" w:hAnsi="Cambria" w:cs="Calibri Light"/>
        </w:rPr>
        <w:t xml:space="preserve"> </w:t>
      </w:r>
      <w:r w:rsidR="00E9063A" w:rsidRPr="00E352EF">
        <w:rPr>
          <w:rFonts w:ascii="Cambria" w:eastAsia="Calibri Light" w:hAnsi="Cambria" w:cs="Calibri Light"/>
        </w:rPr>
        <w:t>C</w:t>
      </w:r>
      <w:r w:rsidR="00EA7AAE" w:rsidRPr="00E352EF">
        <w:rPr>
          <w:rFonts w:ascii="Cambria" w:eastAsia="Calibri Light" w:hAnsi="Cambria" w:cs="Calibri Light"/>
        </w:rPr>
        <w:t xml:space="preserve">omponents </w:t>
      </w:r>
      <w:r w:rsidRPr="00E352EF">
        <w:rPr>
          <w:rFonts w:ascii="Cambria" w:eastAsia="Calibri Light" w:hAnsi="Cambria" w:cs="Calibri Light"/>
        </w:rPr>
        <w:t xml:space="preserve">of ds and the N numeric measures are obtained by calculating the index-th root of the original Measure Component. </w:t>
      </w:r>
    </w:p>
    <w:p w14:paraId="1E297626" w14:textId="77777777" w:rsidR="008F033A" w:rsidRPr="00E352EF" w:rsidRDefault="008F033A" w:rsidP="008F033A">
      <w:pPr>
        <w:rPr>
          <w:rFonts w:ascii="Cambria" w:eastAsia="Calibri" w:hAnsi="Cambria" w:cs="Calibri"/>
          <w:i/>
          <w:color w:val="5B9BD5"/>
        </w:rPr>
      </w:pPr>
    </w:p>
    <w:p w14:paraId="37A65C75"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Semantic specification</w:t>
      </w:r>
    </w:p>
    <w:p w14:paraId="0435C761" w14:textId="77777777" w:rsidR="002B273C" w:rsidRPr="00E352EF" w:rsidRDefault="002B273C" w:rsidP="00AB605E">
      <w:pPr>
        <w:rPr>
          <w:rFonts w:ascii="Cambria" w:eastAsia="Calibri Light" w:hAnsi="Cambria"/>
        </w:rPr>
      </w:pPr>
      <w:r w:rsidRPr="00E352EF">
        <w:rPr>
          <w:rFonts w:ascii="Cambria" w:eastAsia="Calibri Light" w:hAnsi="Cambria"/>
        </w:rPr>
        <w:t>In case of even index and negative argument, it results in a runtime exception.</w:t>
      </w:r>
    </w:p>
    <w:p w14:paraId="1E2E83AC" w14:textId="77777777" w:rsidR="008F033A" w:rsidRPr="00E352EF" w:rsidRDefault="008F033A" w:rsidP="008F033A">
      <w:pPr>
        <w:rPr>
          <w:rFonts w:ascii="Cambria" w:eastAsia="Calibri" w:hAnsi="Cambria" w:cs="Calibri"/>
          <w:i/>
          <w:color w:val="5B9BD5"/>
        </w:rPr>
      </w:pPr>
    </w:p>
    <w:p w14:paraId="797E1022" w14:textId="77777777" w:rsidR="005A2227" w:rsidRPr="00E352EF" w:rsidRDefault="00EA6708" w:rsidP="00AC4A81">
      <w:pPr>
        <w:rPr>
          <w:rFonts w:ascii="Cambria" w:eastAsia="Calibri" w:hAnsi="Cambria" w:cs="Calibri"/>
          <w:i/>
          <w:color w:val="5B9BD5"/>
        </w:rPr>
      </w:pPr>
      <w:r w:rsidRPr="00E352EF">
        <w:rPr>
          <w:rFonts w:ascii="Cambria" w:eastAsia="Calibri" w:hAnsi="Cambria" w:cs="Calibri"/>
          <w:i/>
          <w:color w:val="5B9BD5"/>
        </w:rPr>
        <w:t>Examples</w:t>
      </w:r>
    </w:p>
    <w:p w14:paraId="743DE075" w14:textId="77777777" w:rsidR="005A2227" w:rsidRPr="00E352EF" w:rsidRDefault="00EA6708" w:rsidP="008F033A">
      <w:pPr>
        <w:rPr>
          <w:rFonts w:ascii="Cambria" w:hAnsi="Cambria"/>
        </w:rPr>
      </w:pPr>
      <w:r w:rsidRPr="00E352EF">
        <w:rPr>
          <w:rFonts w:ascii="Cambria" w:hAnsi="Cambria"/>
        </w:rPr>
        <w:t>O</w:t>
      </w:r>
      <w:r w:rsidR="0097053A" w:rsidRPr="00E352EF">
        <w:rPr>
          <w:rFonts w:ascii="Cambria" w:hAnsi="Cambria"/>
        </w:rPr>
        <w:t>n scalar</w:t>
      </w:r>
    </w:p>
    <w:p w14:paraId="04D8EF4E" w14:textId="77777777" w:rsidR="005A2227" w:rsidRPr="00E352EF" w:rsidRDefault="00EA6708" w:rsidP="008F033A">
      <w:pPr>
        <w:rPr>
          <w:rFonts w:ascii="Cambria" w:hAnsi="Cambria"/>
        </w:rPr>
      </w:pPr>
      <w:r w:rsidRPr="00E352EF">
        <w:rPr>
          <w:rFonts w:ascii="Cambria" w:hAnsi="Cambria"/>
        </w:rPr>
        <w:t xml:space="preserve">1) </w:t>
      </w:r>
      <w:r w:rsidR="0097053A" w:rsidRPr="00E352EF">
        <w:rPr>
          <w:rFonts w:ascii="Cambria" w:hAnsi="Cambria"/>
        </w:rPr>
        <w:t>If A = 2, B = 25:</w:t>
      </w:r>
    </w:p>
    <w:p w14:paraId="11612E20" w14:textId="77777777" w:rsidR="005A2227" w:rsidRPr="00F70A81" w:rsidRDefault="00994652" w:rsidP="00DA6D9C">
      <w:pPr>
        <w:ind w:firstLine="706"/>
        <w:rPr>
          <w:rFonts w:ascii="Cambria" w:hAnsi="Cambria"/>
          <w:lang w:val="fi-FI"/>
        </w:rPr>
      </w:pPr>
      <w:r w:rsidRPr="00F70A81">
        <w:rPr>
          <w:rFonts w:ascii="Cambria" w:hAnsi="Cambria"/>
          <w:lang w:val="fi-FI"/>
        </w:rPr>
        <w:t>C</w:t>
      </w:r>
      <w:r w:rsidR="0097053A" w:rsidRPr="00F70A81">
        <w:rPr>
          <w:rFonts w:ascii="Cambria" w:hAnsi="Cambria"/>
          <w:lang w:val="fi-FI"/>
        </w:rPr>
        <w:t xml:space="preserve"> := </w:t>
      </w:r>
      <w:r w:rsidR="0097053A" w:rsidRPr="00F70A81">
        <w:rPr>
          <w:rFonts w:ascii="Cambria" w:hAnsi="Cambria"/>
          <w:b/>
          <w:lang w:val="fi-FI"/>
        </w:rPr>
        <w:t>nroot</w:t>
      </w:r>
      <w:r w:rsidR="0097053A" w:rsidRPr="00F70A81">
        <w:rPr>
          <w:rFonts w:ascii="Cambria" w:hAnsi="Cambria"/>
          <w:lang w:val="fi-FI"/>
        </w:rPr>
        <w:t xml:space="preserve">(B, A)  </w:t>
      </w:r>
      <w:r w:rsidRPr="00F70A81">
        <w:rPr>
          <w:rFonts w:ascii="Cambria" w:hAnsi="Cambria"/>
          <w:lang w:val="fi-FI"/>
        </w:rPr>
        <w:tab/>
      </w:r>
      <w:r w:rsidRPr="00F70A81">
        <w:rPr>
          <w:rFonts w:ascii="Cambria" w:hAnsi="Cambria"/>
          <w:lang w:val="fi-FI"/>
        </w:rPr>
        <w:tab/>
      </w:r>
      <w:r w:rsidRPr="00F70A81">
        <w:rPr>
          <w:rFonts w:ascii="Cambria" w:hAnsi="Cambria"/>
          <w:lang w:val="fi-FI"/>
        </w:rPr>
        <w:tab/>
      </w:r>
      <w:r w:rsidR="0097053A" w:rsidRPr="00F70A81">
        <w:rPr>
          <w:rFonts w:ascii="Cambria" w:hAnsi="Cambria"/>
          <w:lang w:val="fi-FI"/>
        </w:rPr>
        <w:t>C = 5</w:t>
      </w:r>
    </w:p>
    <w:p w14:paraId="58332A3C" w14:textId="77777777" w:rsidR="005A2227" w:rsidRPr="00F70A81" w:rsidRDefault="005A2227" w:rsidP="008F033A">
      <w:pPr>
        <w:rPr>
          <w:rFonts w:ascii="Cambria" w:hAnsi="Cambria"/>
          <w:lang w:val="fi-FI"/>
        </w:rPr>
      </w:pPr>
    </w:p>
    <w:p w14:paraId="3DE82ADF" w14:textId="77777777" w:rsidR="005A2227" w:rsidRPr="00F70A81" w:rsidRDefault="0097053A" w:rsidP="008F033A">
      <w:pPr>
        <w:rPr>
          <w:rFonts w:ascii="Cambria" w:hAnsi="Cambria"/>
          <w:lang w:val="fi-FI"/>
        </w:rPr>
      </w:pPr>
      <w:r w:rsidRPr="00F70A81">
        <w:rPr>
          <w:rFonts w:ascii="Cambria" w:hAnsi="Cambria"/>
          <w:lang w:val="fi-FI"/>
        </w:rPr>
        <w:t xml:space="preserve"> </w:t>
      </w:r>
      <w:r w:rsidR="00EA6708" w:rsidRPr="00F70A81">
        <w:rPr>
          <w:rFonts w:ascii="Cambria" w:hAnsi="Cambria"/>
          <w:lang w:val="fi-FI"/>
        </w:rPr>
        <w:t>O</w:t>
      </w:r>
      <w:r w:rsidRPr="00F70A81">
        <w:rPr>
          <w:rFonts w:ascii="Cambria" w:hAnsi="Cambria"/>
          <w:lang w:val="fi-FI"/>
        </w:rPr>
        <w:t xml:space="preserve">n </w:t>
      </w:r>
      <w:r w:rsidR="00F4601C" w:rsidRPr="00F70A81">
        <w:rPr>
          <w:lang w:val="fi-FI"/>
        </w:rPr>
        <w:t>Dataset</w:t>
      </w:r>
    </w:p>
    <w:p w14:paraId="0EC17625" w14:textId="77777777" w:rsidR="005A2227" w:rsidRPr="00E352EF" w:rsidRDefault="00EA6708">
      <w:r w:rsidRPr="00E352EF">
        <w:t xml:space="preserve">2) DatasetB := </w:t>
      </w:r>
      <w:r w:rsidRPr="00E352EF">
        <w:rPr>
          <w:b/>
        </w:rPr>
        <w:t>nroot</w:t>
      </w:r>
      <w:r w:rsidRPr="00E352EF">
        <w:t>(DatasetA,3)</w:t>
      </w:r>
    </w:p>
    <w:p w14:paraId="2EDE27B5" w14:textId="77777777" w:rsidR="00DA6D9C" w:rsidRPr="00E352EF" w:rsidRDefault="00DA6D9C"/>
    <w:tbl>
      <w:tblPr>
        <w:tblW w:w="4205"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4F8350A4" w14:textId="77777777">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BA6226C" w14:textId="77777777" w:rsidR="005A2227" w:rsidRPr="00E352EF" w:rsidRDefault="0097053A">
            <w:r w:rsidRPr="00E352EF">
              <w:rPr>
                <w:rFonts w:ascii="Calibri" w:eastAsia="Calibri" w:hAnsi="Calibri" w:cs="Calibri"/>
              </w:rPr>
              <w:t>Dataset A</w:t>
            </w:r>
          </w:p>
        </w:tc>
      </w:tr>
      <w:tr w:rsidR="005A2227" w:rsidRPr="00E352EF" w14:paraId="7CACC07F" w14:textId="77777777">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7BB98163" w14:textId="77777777" w:rsidR="005A2227" w:rsidRPr="00E352EF" w:rsidRDefault="009705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16A59CB1" w14:textId="77777777" w:rsidR="005A2227" w:rsidRPr="00E352EF" w:rsidRDefault="009705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6A78F12A" w14:textId="77777777" w:rsidR="005A2227" w:rsidRPr="00E352EF" w:rsidRDefault="009705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3CC8C14F" w14:textId="77777777" w:rsidR="005A2227" w:rsidRPr="00E352EF" w:rsidRDefault="0097053A">
            <w:r w:rsidRPr="00E352EF">
              <w:rPr>
                <w:rFonts w:ascii="Calibri" w:eastAsia="Calibri" w:hAnsi="Calibri" w:cs="Calibri"/>
                <w:b/>
              </w:rPr>
              <w:t>VALUE</w:t>
            </w:r>
          </w:p>
        </w:tc>
      </w:tr>
      <w:tr w:rsidR="005A2227" w:rsidRPr="00E352EF" w14:paraId="38921C0B"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61CF50"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5AD740" w14:textId="77777777" w:rsidR="005A2227" w:rsidRPr="00E352EF" w:rsidRDefault="009705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008C03"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084028" w14:textId="77777777" w:rsidR="005A2227" w:rsidRPr="00E352EF" w:rsidRDefault="0097053A">
            <w:r w:rsidRPr="00E352EF">
              <w:rPr>
                <w:rFonts w:ascii="Calibri" w:eastAsia="Calibri" w:hAnsi="Calibri" w:cs="Calibri"/>
              </w:rPr>
              <w:t>8</w:t>
            </w:r>
          </w:p>
        </w:tc>
      </w:tr>
      <w:tr w:rsidR="005A2227" w:rsidRPr="00E352EF" w14:paraId="11A7175F"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4A9FD8"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E3171B"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FA4764"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91A655" w14:textId="77777777" w:rsidR="005A2227" w:rsidRPr="00E352EF" w:rsidRDefault="0097053A">
            <w:r w:rsidRPr="00E352EF">
              <w:rPr>
                <w:rFonts w:ascii="Calibri" w:eastAsia="Calibri" w:hAnsi="Calibri" w:cs="Calibri"/>
              </w:rPr>
              <w:t>27</w:t>
            </w:r>
          </w:p>
        </w:tc>
      </w:tr>
      <w:tr w:rsidR="005A2227" w:rsidRPr="00E352EF" w14:paraId="268E5779"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38612A"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F4774D"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91A627"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A0168F" w14:textId="77777777" w:rsidR="005A2227" w:rsidRPr="00E352EF" w:rsidRDefault="0097053A">
            <w:r w:rsidRPr="00E352EF">
              <w:rPr>
                <w:rFonts w:ascii="Calibri" w:eastAsia="Calibri" w:hAnsi="Calibri" w:cs="Calibri"/>
              </w:rPr>
              <w:t>64</w:t>
            </w:r>
          </w:p>
        </w:tc>
      </w:tr>
    </w:tbl>
    <w:p w14:paraId="3DBE8989" w14:textId="77777777" w:rsidR="005A2227" w:rsidRPr="00E352EF" w:rsidRDefault="005A2227">
      <w:pPr>
        <w:ind w:left="720"/>
      </w:pPr>
    </w:p>
    <w:p w14:paraId="51AF18AC" w14:textId="77777777" w:rsidR="005A2227" w:rsidRPr="00E352EF" w:rsidRDefault="005A2227"/>
    <w:tbl>
      <w:tblPr>
        <w:tblW w:w="4205"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031619B3" w14:textId="77777777">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5525866" w14:textId="77777777" w:rsidR="005A2227" w:rsidRPr="00E352EF" w:rsidRDefault="0097053A">
            <w:r w:rsidRPr="00E352EF">
              <w:rPr>
                <w:rFonts w:ascii="Calibri" w:eastAsia="Calibri" w:hAnsi="Calibri" w:cs="Calibri"/>
              </w:rPr>
              <w:t>Dataset B</w:t>
            </w:r>
          </w:p>
        </w:tc>
      </w:tr>
      <w:tr w:rsidR="005A2227" w:rsidRPr="00E352EF" w14:paraId="1260E459" w14:textId="77777777">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01E496F0" w14:textId="77777777" w:rsidR="005A2227" w:rsidRPr="00E352EF" w:rsidRDefault="009705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397F1D6D" w14:textId="77777777" w:rsidR="005A2227" w:rsidRPr="00E352EF" w:rsidRDefault="009705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5C98BDD3" w14:textId="77777777" w:rsidR="005A2227" w:rsidRPr="00E352EF" w:rsidRDefault="009705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6AB73B0A" w14:textId="77777777" w:rsidR="005A2227" w:rsidRPr="00E352EF" w:rsidRDefault="0097053A">
            <w:r w:rsidRPr="00E352EF">
              <w:rPr>
                <w:rFonts w:ascii="Calibri" w:eastAsia="Calibri" w:hAnsi="Calibri" w:cs="Calibri"/>
                <w:b/>
              </w:rPr>
              <w:t>VALUE</w:t>
            </w:r>
          </w:p>
        </w:tc>
      </w:tr>
      <w:tr w:rsidR="005A2227" w:rsidRPr="00E352EF" w14:paraId="2405A239"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24EB85"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6C2834" w14:textId="77777777" w:rsidR="005A2227" w:rsidRPr="00E352EF" w:rsidRDefault="009705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4F3966"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599DC0" w14:textId="77777777" w:rsidR="005A2227" w:rsidRPr="00E352EF" w:rsidRDefault="0097053A">
            <w:r w:rsidRPr="00E352EF">
              <w:rPr>
                <w:rFonts w:ascii="Calibri" w:eastAsia="Calibri" w:hAnsi="Calibri" w:cs="Calibri"/>
              </w:rPr>
              <w:t>2</w:t>
            </w:r>
          </w:p>
        </w:tc>
      </w:tr>
      <w:tr w:rsidR="005A2227" w:rsidRPr="00E352EF" w14:paraId="38366D35"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2D30FD"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BD09F0"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332696"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5C1FA3" w14:textId="77777777" w:rsidR="005A2227" w:rsidRPr="00E352EF" w:rsidRDefault="0097053A">
            <w:r w:rsidRPr="00E352EF">
              <w:rPr>
                <w:rFonts w:ascii="Calibri" w:eastAsia="Calibri" w:hAnsi="Calibri" w:cs="Calibri"/>
              </w:rPr>
              <w:t>3</w:t>
            </w:r>
          </w:p>
        </w:tc>
      </w:tr>
      <w:tr w:rsidR="005A2227" w:rsidRPr="00E352EF" w14:paraId="76F56CFC"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085E8D"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2007F6"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DE3FD0"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42C111" w14:textId="77777777" w:rsidR="005A2227" w:rsidRPr="00E352EF" w:rsidRDefault="0097053A">
            <w:r w:rsidRPr="00E352EF">
              <w:rPr>
                <w:rFonts w:ascii="Calibri" w:eastAsia="Calibri" w:hAnsi="Calibri" w:cs="Calibri"/>
              </w:rPr>
              <w:t>4</w:t>
            </w:r>
          </w:p>
        </w:tc>
      </w:tr>
    </w:tbl>
    <w:p w14:paraId="4062E826" w14:textId="77777777" w:rsidR="005A2227" w:rsidRPr="00E352EF" w:rsidRDefault="005A2227"/>
    <w:p w14:paraId="2D70C329" w14:textId="1EF8A949" w:rsidR="005A2227" w:rsidRPr="00E352EF" w:rsidDel="00817EE7" w:rsidRDefault="0097053A" w:rsidP="00DB3603">
      <w:pPr>
        <w:pStyle w:val="Stile3"/>
        <w:rPr>
          <w:del w:id="408" w:author="Utente" w:date="2017-07-30T16:46:00Z"/>
          <w:lang w:val="en-GB"/>
        </w:rPr>
      </w:pPr>
      <w:bookmarkStart w:id="409" w:name="_Toc462659681"/>
      <w:bookmarkStart w:id="410" w:name="_Toc463805754"/>
      <w:bookmarkStart w:id="411" w:name="_Toc464487931"/>
      <w:del w:id="412" w:author="Utente" w:date="2017-07-30T16:46:00Z">
        <w:r w:rsidRPr="00E352EF" w:rsidDel="00817EE7">
          <w:rPr>
            <w:lang w:val="en-GB"/>
          </w:rPr>
          <w:delText>mod</w:delText>
        </w:r>
        <w:bookmarkEnd w:id="409"/>
        <w:bookmarkEnd w:id="410"/>
        <w:bookmarkEnd w:id="411"/>
      </w:del>
    </w:p>
    <w:p w14:paraId="59FBCF10" w14:textId="75416AAC" w:rsidR="005A2227" w:rsidRPr="00E352EF" w:rsidDel="00817EE7" w:rsidRDefault="0097053A" w:rsidP="00AC4A81">
      <w:pPr>
        <w:rPr>
          <w:del w:id="413" w:author="Utente" w:date="2017-07-30T16:46:00Z"/>
          <w:rFonts w:ascii="Cambria" w:eastAsia="Calibri" w:hAnsi="Cambria" w:cs="Calibri"/>
          <w:i/>
          <w:color w:val="5B9BD5"/>
        </w:rPr>
      </w:pPr>
      <w:del w:id="414" w:author="Utente" w:date="2017-07-30T16:46:00Z">
        <w:r w:rsidRPr="00E352EF" w:rsidDel="00817EE7">
          <w:rPr>
            <w:rFonts w:ascii="Cambria" w:eastAsia="Calibri" w:hAnsi="Cambria" w:cs="Calibri"/>
            <w:i/>
            <w:color w:val="5B9BD5"/>
          </w:rPr>
          <w:delText>Semantics</w:delText>
        </w:r>
      </w:del>
    </w:p>
    <w:p w14:paraId="2C438A7B" w14:textId="2DD69ADB" w:rsidR="005A2227" w:rsidRPr="00E352EF" w:rsidDel="00817EE7" w:rsidRDefault="0097053A" w:rsidP="00DB3603">
      <w:pPr>
        <w:rPr>
          <w:del w:id="415" w:author="Utente" w:date="2017-07-30T16:46:00Z"/>
          <w:rFonts w:ascii="Cambria" w:hAnsi="Cambria"/>
        </w:rPr>
      </w:pPr>
      <w:del w:id="416" w:author="Utente" w:date="2017-07-30T16:46:00Z">
        <w:r w:rsidRPr="00E352EF" w:rsidDel="00817EE7">
          <w:rPr>
            <w:rFonts w:ascii="Cambria" w:eastAsia="Calibri" w:hAnsi="Cambria" w:cs="Calibri"/>
          </w:rPr>
          <w:delText xml:space="preserve">The operator </w:delText>
        </w:r>
        <w:r w:rsidRPr="00E352EF" w:rsidDel="00817EE7">
          <w:rPr>
            <w:rFonts w:ascii="Cambria" w:eastAsia="Calibri" w:hAnsi="Cambria" w:cs="Calibri"/>
            <w:b/>
          </w:rPr>
          <w:delText>mod</w:delText>
        </w:r>
        <w:r w:rsidRPr="00E352EF" w:rsidDel="00817EE7">
          <w:rPr>
            <w:rFonts w:ascii="Cambria" w:eastAsia="Calibri" w:hAnsi="Cambria" w:cs="Calibri"/>
          </w:rPr>
          <w:delText xml:space="preserve"> calculates the remainder of the division of a number by a denominator</w:delText>
        </w:r>
      </w:del>
    </w:p>
    <w:p w14:paraId="36245937" w14:textId="1CFF8619" w:rsidR="00801376" w:rsidRPr="00E352EF" w:rsidDel="00817EE7" w:rsidRDefault="00801376" w:rsidP="00DB3603">
      <w:pPr>
        <w:rPr>
          <w:del w:id="417" w:author="Utente" w:date="2017-07-30T16:46:00Z"/>
          <w:rFonts w:ascii="Cambria" w:eastAsia="Calibri" w:hAnsi="Cambria" w:cs="Calibri"/>
          <w:i/>
          <w:color w:val="5B9BD5"/>
        </w:rPr>
      </w:pPr>
    </w:p>
    <w:p w14:paraId="2B7F663A" w14:textId="474ACBF7" w:rsidR="005A2227" w:rsidRPr="00E352EF" w:rsidDel="00817EE7" w:rsidRDefault="0097053A" w:rsidP="00AC4A81">
      <w:pPr>
        <w:rPr>
          <w:del w:id="418" w:author="Utente" w:date="2017-07-30T16:46:00Z"/>
          <w:rFonts w:ascii="Cambria" w:eastAsia="Calibri" w:hAnsi="Cambria" w:cs="Calibri"/>
          <w:i/>
          <w:color w:val="5B9BD5"/>
        </w:rPr>
      </w:pPr>
      <w:del w:id="419" w:author="Utente" w:date="2017-07-30T16:46:00Z">
        <w:r w:rsidRPr="00E352EF" w:rsidDel="00817EE7">
          <w:rPr>
            <w:rFonts w:ascii="Cambria" w:eastAsia="Calibri" w:hAnsi="Cambria" w:cs="Calibri"/>
            <w:i/>
            <w:color w:val="5B9BD5"/>
          </w:rPr>
          <w:delText>Syntax</w:delText>
        </w:r>
      </w:del>
    </w:p>
    <w:p w14:paraId="51819157" w14:textId="5135A673" w:rsidR="005A2227" w:rsidRPr="00E352EF" w:rsidDel="00817EE7" w:rsidRDefault="0097053A" w:rsidP="00DB3603">
      <w:pPr>
        <w:rPr>
          <w:del w:id="420" w:author="Utente" w:date="2017-07-30T16:46:00Z"/>
          <w:rFonts w:ascii="Cambria" w:hAnsi="Cambria"/>
        </w:rPr>
      </w:pPr>
      <w:del w:id="421" w:author="Utente" w:date="2017-07-30T16:46:00Z">
        <w:r w:rsidRPr="00E352EF" w:rsidDel="00817EE7">
          <w:rPr>
            <w:rFonts w:ascii="Cambria" w:eastAsia="Calibri" w:hAnsi="Cambria" w:cs="Calibri"/>
            <w:b/>
          </w:rPr>
          <w:delText>mod(</w:delText>
        </w:r>
        <w:r w:rsidRPr="00E352EF" w:rsidDel="00817EE7">
          <w:rPr>
            <w:rFonts w:ascii="Cambria" w:eastAsia="Calibri" w:hAnsi="Cambria" w:cs="Calibri"/>
            <w:i/>
          </w:rPr>
          <w:delText>ds</w:delText>
        </w:r>
        <w:r w:rsidRPr="00E352EF" w:rsidDel="00817EE7">
          <w:rPr>
            <w:rFonts w:ascii="Cambria" w:eastAsia="Calibri" w:hAnsi="Cambria" w:cs="Calibri"/>
          </w:rPr>
          <w:delText xml:space="preserve">, </w:delText>
        </w:r>
        <w:r w:rsidRPr="00E352EF" w:rsidDel="00817EE7">
          <w:rPr>
            <w:rFonts w:ascii="Cambria" w:eastAsia="Calibri" w:hAnsi="Cambria" w:cs="Calibri"/>
            <w:i/>
          </w:rPr>
          <w:delText>den</w:delText>
        </w:r>
        <w:r w:rsidRPr="00E352EF" w:rsidDel="00817EE7">
          <w:rPr>
            <w:rFonts w:ascii="Cambria" w:eastAsia="Calibri" w:hAnsi="Cambria" w:cs="Calibri"/>
            <w:b/>
          </w:rPr>
          <w:delText>)</w:delText>
        </w:r>
      </w:del>
    </w:p>
    <w:p w14:paraId="72B1A160" w14:textId="123F57A2" w:rsidR="00193EF8" w:rsidRPr="00E352EF" w:rsidDel="00817EE7" w:rsidRDefault="00193EF8" w:rsidP="00DB3603">
      <w:pPr>
        <w:rPr>
          <w:del w:id="422" w:author="Utente" w:date="2017-07-30T16:46:00Z"/>
          <w:rFonts w:ascii="Cambria" w:eastAsia="Calibri" w:hAnsi="Cambria" w:cs="Calibri"/>
          <w:i/>
          <w:color w:val="5B9BD5"/>
        </w:rPr>
      </w:pPr>
    </w:p>
    <w:p w14:paraId="2388D9DC" w14:textId="73053B6B" w:rsidR="005A2227" w:rsidRPr="00E352EF" w:rsidDel="00817EE7" w:rsidRDefault="0097053A" w:rsidP="00AC4A81">
      <w:pPr>
        <w:rPr>
          <w:del w:id="423" w:author="Utente" w:date="2017-07-30T16:46:00Z"/>
          <w:rFonts w:ascii="Cambria" w:eastAsia="Calibri" w:hAnsi="Cambria" w:cs="Calibri"/>
          <w:i/>
          <w:color w:val="5B9BD5"/>
        </w:rPr>
      </w:pPr>
      <w:del w:id="424" w:author="Utente" w:date="2017-07-30T16:46:00Z">
        <w:r w:rsidRPr="00E352EF" w:rsidDel="00817EE7">
          <w:rPr>
            <w:rFonts w:ascii="Cambria" w:eastAsia="Calibri" w:hAnsi="Cambria" w:cs="Calibri"/>
            <w:i/>
            <w:color w:val="5B9BD5"/>
          </w:rPr>
          <w:delText>Parameters</w:delText>
        </w:r>
      </w:del>
    </w:p>
    <w:p w14:paraId="541A9BAC" w14:textId="6DD41B23" w:rsidR="005A2227" w:rsidRPr="00E352EF" w:rsidDel="00817EE7" w:rsidRDefault="00801376" w:rsidP="00801376">
      <w:pPr>
        <w:rPr>
          <w:del w:id="425" w:author="Utente" w:date="2017-07-30T16:46:00Z"/>
          <w:rFonts w:ascii="Cambria" w:hAnsi="Cambria"/>
        </w:rPr>
      </w:pPr>
      <w:del w:id="426" w:author="Utente" w:date="2017-07-30T16:46:00Z">
        <w:r w:rsidRPr="00E352EF" w:rsidDel="00817EE7">
          <w:rPr>
            <w:rFonts w:ascii="Cambria" w:eastAsia="Calibri" w:hAnsi="Cambria" w:cs="Calibri"/>
            <w:i/>
          </w:rPr>
          <w:delText>d</w:delText>
        </w:r>
        <w:r w:rsidR="0097053A" w:rsidRPr="00E352EF" w:rsidDel="00817EE7">
          <w:rPr>
            <w:rFonts w:ascii="Cambria" w:eastAsia="Calibri" w:hAnsi="Cambria" w:cs="Calibri"/>
            <w:i/>
          </w:rPr>
          <w:delText>s</w:delText>
        </w:r>
        <w:r w:rsidRPr="00E352EF" w:rsidDel="00817EE7">
          <w:rPr>
            <w:rFonts w:ascii="Cambria" w:eastAsia="Calibri" w:hAnsi="Cambria" w:cs="Calibri"/>
            <w:i/>
          </w:rPr>
          <w:delText xml:space="preserve"> </w:delText>
        </w:r>
        <w:r w:rsidRPr="00E352EF" w:rsidDel="00817EE7">
          <w:rPr>
            <w:rFonts w:ascii="Cambria" w:hAnsi="Cambria"/>
          </w:rPr>
          <w:delText>:</w:delText>
        </w:r>
        <w:r w:rsidR="0097053A" w:rsidRPr="00E352EF" w:rsidDel="00817EE7">
          <w:rPr>
            <w:rFonts w:ascii="Cambria" w:eastAsia="Calibri" w:hAnsi="Cambria" w:cs="Calibri"/>
          </w:rPr>
          <w:delText xml:space="preserve"> [dataset {identifier &lt;IDENT&gt; as scalar-type}+ {measure &lt;IDENT&gt; as number}+</w:delText>
        </w:r>
      </w:del>
    </w:p>
    <w:p w14:paraId="1BD2EBA8" w14:textId="0E304081" w:rsidR="005A2227" w:rsidRPr="00E352EF" w:rsidDel="00817EE7" w:rsidRDefault="0097053A" w:rsidP="00DB3603">
      <w:pPr>
        <w:rPr>
          <w:del w:id="427" w:author="Utente" w:date="2017-07-30T16:46:00Z"/>
          <w:rFonts w:ascii="Cambria" w:hAnsi="Cambria"/>
        </w:rPr>
      </w:pPr>
      <w:del w:id="428" w:author="Utente" w:date="2017-07-30T16:46:00Z">
        <w:r w:rsidRPr="00E352EF" w:rsidDel="00817EE7">
          <w:rPr>
            <w:rFonts w:ascii="Cambria" w:hAnsi="Cambria"/>
          </w:rPr>
          <w:tab/>
        </w:r>
        <w:r w:rsidRPr="00E352EF" w:rsidDel="00817EE7">
          <w:rPr>
            <w:rFonts w:ascii="Cambria" w:eastAsia="Calibri" w:hAnsi="Cambria" w:cs="Calibri"/>
          </w:rPr>
          <w:delText xml:space="preserve">      {attribute &lt;IDENT&gt; as scalar-type}* |number]</w:delText>
        </w:r>
      </w:del>
    </w:p>
    <w:p w14:paraId="05A73B2A" w14:textId="5B2E4DF2" w:rsidR="005A2227" w:rsidRPr="00E352EF" w:rsidDel="00817EE7" w:rsidRDefault="00801376" w:rsidP="00801376">
      <w:pPr>
        <w:rPr>
          <w:del w:id="429" w:author="Utente" w:date="2017-07-30T16:46:00Z"/>
          <w:rFonts w:ascii="Cambria" w:eastAsia="Calibri" w:hAnsi="Cambria" w:cs="Calibri"/>
        </w:rPr>
      </w:pPr>
      <w:del w:id="430" w:author="Utente" w:date="2017-07-30T16:46:00Z">
        <w:r w:rsidRPr="00E352EF" w:rsidDel="00817EE7">
          <w:rPr>
            <w:rFonts w:ascii="Cambria" w:eastAsia="Calibri" w:hAnsi="Cambria" w:cs="Calibri"/>
            <w:i/>
          </w:rPr>
          <w:delText>d</w:delText>
        </w:r>
        <w:r w:rsidR="0097053A" w:rsidRPr="00E352EF" w:rsidDel="00817EE7">
          <w:rPr>
            <w:rFonts w:ascii="Cambria" w:eastAsia="Calibri" w:hAnsi="Cambria" w:cs="Calibri"/>
            <w:i/>
          </w:rPr>
          <w:delText>en</w:delText>
        </w:r>
        <w:r w:rsidRPr="00E352EF" w:rsidDel="00817EE7">
          <w:rPr>
            <w:rFonts w:ascii="Cambria" w:hAnsi="Cambria"/>
          </w:rPr>
          <w:delText>:</w:delText>
        </w:r>
        <w:r w:rsidR="0097053A" w:rsidRPr="00E352EF" w:rsidDel="00817EE7">
          <w:rPr>
            <w:rFonts w:ascii="Cambria" w:eastAsia="Calibri" w:hAnsi="Cambria" w:cs="Calibri"/>
          </w:rPr>
          <w:delText xml:space="preserve"> int</w:delText>
        </w:r>
        <w:r w:rsidRPr="00E352EF" w:rsidDel="00817EE7">
          <w:rPr>
            <w:rFonts w:ascii="Cambria" w:eastAsia="Calibri" w:hAnsi="Cambria" w:cs="Calibri"/>
          </w:rPr>
          <w:delText>eger</w:delText>
        </w:r>
      </w:del>
    </w:p>
    <w:p w14:paraId="7B957765" w14:textId="1A7123B8" w:rsidR="00DC675D" w:rsidRPr="00E352EF" w:rsidDel="00817EE7" w:rsidRDefault="00DC675D" w:rsidP="00801376">
      <w:pPr>
        <w:rPr>
          <w:del w:id="431" w:author="Utente" w:date="2017-07-30T16:46:00Z"/>
          <w:rFonts w:ascii="Cambria" w:hAnsi="Cambria"/>
        </w:rPr>
      </w:pPr>
    </w:p>
    <w:p w14:paraId="30126649" w14:textId="4BC4C4B5" w:rsidR="005A2227" w:rsidRPr="00E352EF" w:rsidDel="00817EE7" w:rsidRDefault="0097053A" w:rsidP="008A7573">
      <w:pPr>
        <w:numPr>
          <w:ilvl w:val="0"/>
          <w:numId w:val="22"/>
        </w:numPr>
        <w:ind w:left="360"/>
        <w:rPr>
          <w:del w:id="432" w:author="Utente" w:date="2017-07-30T16:46:00Z"/>
          <w:rFonts w:ascii="Cambria" w:hAnsi="Cambria"/>
        </w:rPr>
      </w:pPr>
      <w:del w:id="433" w:author="Utente" w:date="2017-07-30T16:46:00Z">
        <w:r w:rsidRPr="00E352EF" w:rsidDel="00817EE7">
          <w:rPr>
            <w:rFonts w:ascii="Cambria" w:eastAsia="Calibri Light" w:hAnsi="Cambria" w:cs="Calibri Light"/>
            <w:i/>
          </w:rPr>
          <w:delText>ds</w:delText>
        </w:r>
        <w:r w:rsidRPr="00E352EF" w:rsidDel="00817EE7">
          <w:rPr>
            <w:rFonts w:ascii="Cambria" w:eastAsia="Calibri Light" w:hAnsi="Cambria" w:cs="Calibri Light"/>
          </w:rPr>
          <w:delText xml:space="preserve"> – is the input scalar number or the input </w:delText>
        </w:r>
        <w:r w:rsidR="00F4601C" w:rsidRPr="00E352EF" w:rsidDel="00817EE7">
          <w:delText>Dataset</w:delText>
        </w:r>
        <w:r w:rsidRPr="00E352EF" w:rsidDel="00817EE7">
          <w:rPr>
            <w:rFonts w:ascii="Cambria" w:eastAsia="Calibri Light" w:hAnsi="Cambria" w:cs="Calibri Light"/>
          </w:rPr>
          <w:delText>.</w:delText>
        </w:r>
      </w:del>
    </w:p>
    <w:p w14:paraId="4CEADD74" w14:textId="32D06695" w:rsidR="005A2227" w:rsidRPr="00E352EF" w:rsidDel="00817EE7" w:rsidRDefault="0097053A" w:rsidP="008A7573">
      <w:pPr>
        <w:numPr>
          <w:ilvl w:val="0"/>
          <w:numId w:val="22"/>
        </w:numPr>
        <w:ind w:left="360"/>
        <w:rPr>
          <w:del w:id="434" w:author="Utente" w:date="2017-07-30T16:46:00Z"/>
          <w:rFonts w:ascii="Cambria" w:hAnsi="Cambria"/>
        </w:rPr>
      </w:pPr>
      <w:del w:id="435" w:author="Utente" w:date="2017-07-30T16:46:00Z">
        <w:r w:rsidRPr="00E352EF" w:rsidDel="00817EE7">
          <w:rPr>
            <w:rFonts w:ascii="Cambria" w:eastAsia="Calibri Light" w:hAnsi="Cambria" w:cs="Calibri Light"/>
            <w:i/>
          </w:rPr>
          <w:delText>den</w:delText>
        </w:r>
        <w:r w:rsidRPr="00E352EF" w:rsidDel="00817EE7">
          <w:rPr>
            <w:rFonts w:ascii="Cambria" w:eastAsia="Calibri Light" w:hAnsi="Cambria" w:cs="Calibri Light"/>
          </w:rPr>
          <w:delText xml:space="preserve"> – is the input denominator.</w:delText>
        </w:r>
      </w:del>
    </w:p>
    <w:p w14:paraId="693E8A4C" w14:textId="7FFC3047" w:rsidR="00193EF8" w:rsidRPr="00E352EF" w:rsidDel="00817EE7" w:rsidRDefault="00193EF8" w:rsidP="00DB3603">
      <w:pPr>
        <w:rPr>
          <w:del w:id="436" w:author="Utente" w:date="2017-07-30T16:46:00Z"/>
          <w:rFonts w:ascii="Cambria" w:eastAsia="Calibri" w:hAnsi="Cambria" w:cs="Calibri"/>
          <w:i/>
          <w:color w:val="5B9BD5"/>
        </w:rPr>
      </w:pPr>
    </w:p>
    <w:p w14:paraId="1F4C79AD" w14:textId="6E4533A6" w:rsidR="005A2227" w:rsidRPr="00E352EF" w:rsidDel="00817EE7" w:rsidRDefault="0097053A" w:rsidP="00AC4A81">
      <w:pPr>
        <w:rPr>
          <w:del w:id="437" w:author="Utente" w:date="2017-07-30T16:46:00Z"/>
          <w:rFonts w:ascii="Cambria" w:eastAsia="Calibri" w:hAnsi="Cambria" w:cs="Calibri"/>
          <w:i/>
          <w:color w:val="5B9BD5"/>
        </w:rPr>
      </w:pPr>
      <w:del w:id="438" w:author="Utente" w:date="2017-07-30T16:46:00Z">
        <w:r w:rsidRPr="00E352EF" w:rsidDel="00817EE7">
          <w:rPr>
            <w:rFonts w:ascii="Cambria" w:eastAsia="Calibri" w:hAnsi="Cambria" w:cs="Calibri"/>
            <w:i/>
            <w:color w:val="5B9BD5"/>
          </w:rPr>
          <w:delText>Constraints</w:delText>
        </w:r>
      </w:del>
    </w:p>
    <w:p w14:paraId="53E4A32F" w14:textId="4A2E0322" w:rsidR="005A2227" w:rsidRPr="00E352EF" w:rsidDel="00817EE7" w:rsidRDefault="0097053A" w:rsidP="008A7573">
      <w:pPr>
        <w:numPr>
          <w:ilvl w:val="0"/>
          <w:numId w:val="22"/>
        </w:numPr>
        <w:ind w:left="360"/>
        <w:rPr>
          <w:del w:id="439" w:author="Utente" w:date="2017-07-30T16:46:00Z"/>
          <w:rFonts w:ascii="Cambria" w:hAnsi="Cambria"/>
        </w:rPr>
      </w:pPr>
      <w:del w:id="440" w:author="Utente" w:date="2017-07-30T16:46:00Z">
        <w:r w:rsidRPr="00E352EF" w:rsidDel="00817EE7">
          <w:rPr>
            <w:rFonts w:ascii="Cambria" w:eastAsia="Calibri Light" w:hAnsi="Cambria" w:cs="Calibri Light"/>
          </w:rPr>
          <w:delText xml:space="preserve">If </w:delText>
        </w:r>
        <w:r w:rsidRPr="00E352EF" w:rsidDel="00817EE7">
          <w:rPr>
            <w:rFonts w:ascii="Cambria" w:eastAsia="Calibri Light" w:hAnsi="Cambria" w:cs="Calibri Light"/>
            <w:i/>
          </w:rPr>
          <w:delText>ds</w:delText>
        </w:r>
        <w:r w:rsidRPr="00E352EF" w:rsidDel="00817EE7">
          <w:rPr>
            <w:rFonts w:ascii="Cambria" w:eastAsia="Calibri Light" w:hAnsi="Cambria" w:cs="Calibri Light"/>
          </w:rPr>
          <w:delText xml:space="preserve"> is a scalar then it must be a </w:delText>
        </w:r>
        <w:r w:rsidRPr="00E352EF" w:rsidDel="00817EE7">
          <w:rPr>
            <w:rFonts w:ascii="Cambria" w:eastAsia="Calibri Light" w:hAnsi="Cambria" w:cs="Calibri Light"/>
            <w:b/>
          </w:rPr>
          <w:delText xml:space="preserve">numeric </w:delText>
        </w:r>
        <w:r w:rsidRPr="00E352EF" w:rsidDel="00817EE7">
          <w:rPr>
            <w:rFonts w:ascii="Cambria" w:eastAsia="Calibri Light" w:hAnsi="Cambria" w:cs="Calibri Light"/>
          </w:rPr>
          <w:delText>data type.</w:delText>
        </w:r>
      </w:del>
    </w:p>
    <w:p w14:paraId="05552AE7" w14:textId="328BFE69" w:rsidR="005A2227" w:rsidRPr="00E352EF" w:rsidDel="00817EE7" w:rsidRDefault="0097053A" w:rsidP="008A7573">
      <w:pPr>
        <w:numPr>
          <w:ilvl w:val="0"/>
          <w:numId w:val="22"/>
        </w:numPr>
        <w:ind w:left="360"/>
        <w:rPr>
          <w:del w:id="441" w:author="Utente" w:date="2017-07-30T16:46:00Z"/>
          <w:rFonts w:ascii="Cambria" w:hAnsi="Cambria"/>
        </w:rPr>
      </w:pPr>
      <w:del w:id="442" w:author="Utente" w:date="2017-07-30T16:46:00Z">
        <w:r w:rsidRPr="00E352EF" w:rsidDel="00817EE7">
          <w:rPr>
            <w:rFonts w:ascii="Cambria" w:eastAsia="Calibri Light" w:hAnsi="Cambria" w:cs="Calibri Light"/>
          </w:rPr>
          <w:delText xml:space="preserve">If ds is a </w:delText>
        </w:r>
        <w:r w:rsidR="00F4601C" w:rsidRPr="00E352EF" w:rsidDel="00817EE7">
          <w:delText>Dataset</w:delText>
        </w:r>
        <w:r w:rsidRPr="00E352EF" w:rsidDel="00817EE7">
          <w:rPr>
            <w:rFonts w:ascii="Cambria" w:eastAsia="Calibri Light" w:hAnsi="Cambria" w:cs="Calibri Light"/>
          </w:rPr>
          <w:delText xml:space="preserve"> then it must have at least a measure of </w:delText>
        </w:r>
        <w:r w:rsidRPr="00E352EF" w:rsidDel="00817EE7">
          <w:rPr>
            <w:rFonts w:ascii="Cambria" w:eastAsia="Calibri Light" w:hAnsi="Cambria" w:cs="Calibri Light"/>
            <w:b/>
          </w:rPr>
          <w:delText>numeric</w:delText>
        </w:r>
        <w:r w:rsidRPr="00E352EF" w:rsidDel="00817EE7">
          <w:rPr>
            <w:rFonts w:ascii="Cambria" w:eastAsia="Calibri Light" w:hAnsi="Cambria" w:cs="Calibri Light"/>
          </w:rPr>
          <w:delText xml:space="preserve"> data type.</w:delText>
        </w:r>
      </w:del>
    </w:p>
    <w:p w14:paraId="2F5B97D1" w14:textId="773EF6F4" w:rsidR="005A2227" w:rsidRPr="00E352EF" w:rsidDel="00817EE7" w:rsidRDefault="0097053A" w:rsidP="008A7573">
      <w:pPr>
        <w:numPr>
          <w:ilvl w:val="0"/>
          <w:numId w:val="22"/>
        </w:numPr>
        <w:tabs>
          <w:tab w:val="left" w:pos="2030"/>
        </w:tabs>
        <w:ind w:left="360"/>
        <w:rPr>
          <w:del w:id="443" w:author="Utente" w:date="2017-07-30T16:46:00Z"/>
          <w:rFonts w:ascii="Cambria" w:hAnsi="Cambria"/>
        </w:rPr>
      </w:pPr>
      <w:del w:id="444" w:author="Utente" w:date="2017-07-30T16:46:00Z">
        <w:r w:rsidRPr="00E352EF" w:rsidDel="00817EE7">
          <w:rPr>
            <w:rFonts w:ascii="Cambria" w:eastAsia="Calibri Light" w:hAnsi="Cambria" w:cs="Calibri Light"/>
            <w:i/>
          </w:rPr>
          <w:delText>den</w:delText>
        </w:r>
        <w:r w:rsidRPr="00E352EF" w:rsidDel="00817EE7">
          <w:rPr>
            <w:rFonts w:ascii="Cambria" w:eastAsia="Calibri Light" w:hAnsi="Cambria" w:cs="Calibri Light"/>
          </w:rPr>
          <w:delText xml:space="preserve"> must be greater than zero.</w:delText>
        </w:r>
      </w:del>
    </w:p>
    <w:p w14:paraId="67DBF3BB" w14:textId="4594D418" w:rsidR="00193EF8" w:rsidRPr="00E352EF" w:rsidDel="00817EE7" w:rsidRDefault="00193EF8" w:rsidP="00DB3603">
      <w:pPr>
        <w:rPr>
          <w:del w:id="445" w:author="Utente" w:date="2017-07-30T16:46:00Z"/>
          <w:rFonts w:ascii="Cambria" w:eastAsia="Calibri" w:hAnsi="Cambria" w:cs="Calibri"/>
          <w:i/>
          <w:color w:val="5B9BD5"/>
        </w:rPr>
      </w:pPr>
    </w:p>
    <w:p w14:paraId="7C223FB8" w14:textId="0F0FE181" w:rsidR="005A2227" w:rsidRPr="00E352EF" w:rsidDel="00817EE7" w:rsidRDefault="0097053A" w:rsidP="00AC4A81">
      <w:pPr>
        <w:rPr>
          <w:del w:id="446" w:author="Utente" w:date="2017-07-30T16:46:00Z"/>
          <w:rFonts w:ascii="Cambria" w:eastAsia="Calibri" w:hAnsi="Cambria" w:cs="Calibri"/>
          <w:i/>
          <w:color w:val="5B9BD5"/>
        </w:rPr>
      </w:pPr>
      <w:del w:id="447" w:author="Utente" w:date="2017-07-30T16:46:00Z">
        <w:r w:rsidRPr="00E352EF" w:rsidDel="00817EE7">
          <w:rPr>
            <w:rFonts w:ascii="Cambria" w:eastAsia="Calibri" w:hAnsi="Cambria" w:cs="Calibri"/>
            <w:i/>
            <w:color w:val="5B9BD5"/>
          </w:rPr>
          <w:delText>Returns</w:delText>
        </w:r>
      </w:del>
    </w:p>
    <w:p w14:paraId="48F38089" w14:textId="66839B80" w:rsidR="005A2227" w:rsidRPr="00E352EF" w:rsidDel="00817EE7" w:rsidRDefault="0097053A" w:rsidP="008A7573">
      <w:pPr>
        <w:numPr>
          <w:ilvl w:val="0"/>
          <w:numId w:val="22"/>
        </w:numPr>
        <w:ind w:left="360"/>
        <w:rPr>
          <w:del w:id="448" w:author="Utente" w:date="2017-07-30T16:46:00Z"/>
          <w:rFonts w:ascii="Cambria" w:hAnsi="Cambria"/>
        </w:rPr>
      </w:pPr>
      <w:del w:id="449" w:author="Utente" w:date="2017-07-30T16:46:00Z">
        <w:r w:rsidRPr="00E352EF" w:rsidDel="00817EE7">
          <w:rPr>
            <w:rFonts w:ascii="Cambria" w:eastAsia="Calibri Light" w:hAnsi="Cambria" w:cs="Calibri Light"/>
          </w:rPr>
          <w:delText xml:space="preserve">If </w:delText>
        </w:r>
        <w:r w:rsidRPr="00E352EF" w:rsidDel="00817EE7">
          <w:rPr>
            <w:rFonts w:ascii="Cambria" w:eastAsia="Calibri Light" w:hAnsi="Cambria" w:cs="Calibri Light"/>
            <w:i/>
          </w:rPr>
          <w:delText>ds</w:delText>
        </w:r>
        <w:r w:rsidRPr="00E352EF" w:rsidDel="00817EE7">
          <w:rPr>
            <w:rFonts w:ascii="Cambria" w:eastAsia="Calibri Light" w:hAnsi="Cambria" w:cs="Calibri Light"/>
          </w:rPr>
          <w:delText xml:space="preserve"> is a scalar then </w:delText>
        </w:r>
        <w:r w:rsidR="00EA7AAE" w:rsidRPr="00E352EF" w:rsidDel="00817EE7">
          <w:rPr>
            <w:rFonts w:ascii="Cambria" w:eastAsia="Calibri Light" w:hAnsi="Cambria" w:cs="Calibri Light"/>
          </w:rPr>
          <w:delText xml:space="preserve">the </w:delText>
        </w:r>
        <w:r w:rsidRPr="00E352EF" w:rsidDel="00817EE7">
          <w:rPr>
            <w:rFonts w:ascii="Cambria" w:eastAsia="Calibri Light" w:hAnsi="Cambria" w:cs="Calibri Light"/>
          </w:rPr>
          <w:delText xml:space="preserve">operator returns the remainder of the division of </w:delText>
        </w:r>
        <w:r w:rsidRPr="00E352EF" w:rsidDel="00817EE7">
          <w:rPr>
            <w:rFonts w:ascii="Cambria" w:eastAsia="Calibri Light" w:hAnsi="Cambria" w:cs="Calibri Light"/>
            <w:i/>
          </w:rPr>
          <w:delText>ds</w:delText>
        </w:r>
        <w:r w:rsidRPr="00E352EF" w:rsidDel="00817EE7">
          <w:rPr>
            <w:rFonts w:ascii="Cambria" w:eastAsia="Calibri Light" w:hAnsi="Cambria" w:cs="Calibri Light"/>
          </w:rPr>
          <w:delText xml:space="preserve"> by </w:delText>
        </w:r>
        <w:r w:rsidRPr="00E352EF" w:rsidDel="00817EE7">
          <w:rPr>
            <w:rFonts w:ascii="Cambria" w:eastAsia="Calibri Light" w:hAnsi="Cambria" w:cs="Calibri Light"/>
            <w:i/>
          </w:rPr>
          <w:delText>den</w:delText>
        </w:r>
        <w:r w:rsidRPr="00E352EF" w:rsidDel="00817EE7">
          <w:rPr>
            <w:rFonts w:ascii="Cambria" w:eastAsia="Calibri Light" w:hAnsi="Cambria" w:cs="Calibri Light"/>
          </w:rPr>
          <w:delText>.</w:delText>
        </w:r>
      </w:del>
    </w:p>
    <w:p w14:paraId="4096EA00" w14:textId="5FC418EA" w:rsidR="005A2227" w:rsidRPr="00E352EF" w:rsidDel="00817EE7" w:rsidRDefault="0097053A" w:rsidP="008A7573">
      <w:pPr>
        <w:numPr>
          <w:ilvl w:val="0"/>
          <w:numId w:val="22"/>
        </w:numPr>
        <w:ind w:left="360"/>
        <w:rPr>
          <w:del w:id="450" w:author="Utente" w:date="2017-07-30T16:46:00Z"/>
          <w:rFonts w:ascii="Cambria" w:hAnsi="Cambria"/>
        </w:rPr>
      </w:pPr>
      <w:del w:id="451" w:author="Utente" w:date="2017-07-30T16:46:00Z">
        <w:r w:rsidRPr="00E352EF" w:rsidDel="00817EE7">
          <w:rPr>
            <w:rFonts w:ascii="Cambria" w:eastAsia="Calibri Light" w:hAnsi="Cambria" w:cs="Calibri Light"/>
          </w:rPr>
          <w:delText xml:space="preserve">If </w:delText>
        </w:r>
        <w:r w:rsidRPr="00E352EF" w:rsidDel="00817EE7">
          <w:rPr>
            <w:rFonts w:ascii="Cambria" w:eastAsia="Calibri Light" w:hAnsi="Cambria" w:cs="Calibri Light"/>
            <w:i/>
          </w:rPr>
          <w:delText>ds</w:delText>
        </w:r>
        <w:r w:rsidRPr="00E352EF" w:rsidDel="00817EE7">
          <w:rPr>
            <w:rFonts w:ascii="Cambria" w:eastAsia="Calibri Light" w:hAnsi="Cambria" w:cs="Calibri Light"/>
          </w:rPr>
          <w:delText xml:space="preserve"> is a </w:delText>
        </w:r>
        <w:r w:rsidR="00F4601C" w:rsidRPr="00E352EF" w:rsidDel="00817EE7">
          <w:delText>Dataset</w:delText>
        </w:r>
        <w:r w:rsidRPr="00E352EF" w:rsidDel="00817EE7">
          <w:rPr>
            <w:rFonts w:ascii="Cambria" w:eastAsia="Calibri Light" w:hAnsi="Cambria" w:cs="Calibri Light"/>
          </w:rPr>
          <w:delText xml:space="preserve"> and has N numeric measures then </w:delText>
        </w:r>
        <w:r w:rsidR="00EA7AAE" w:rsidRPr="00E352EF" w:rsidDel="00817EE7">
          <w:rPr>
            <w:rFonts w:ascii="Cambria" w:eastAsia="Calibri Light" w:hAnsi="Cambria" w:cs="Calibri Light"/>
          </w:rPr>
          <w:delText xml:space="preserve">the </w:delText>
        </w:r>
        <w:r w:rsidRPr="00E352EF" w:rsidDel="00817EE7">
          <w:rPr>
            <w:rFonts w:ascii="Cambria" w:eastAsia="Calibri Light" w:hAnsi="Cambria" w:cs="Calibri Light"/>
          </w:rPr>
          <w:delText xml:space="preserve">operator returns a </w:delText>
        </w:r>
        <w:r w:rsidR="00F4601C" w:rsidRPr="00E352EF" w:rsidDel="00817EE7">
          <w:delText>Dataset</w:delText>
        </w:r>
        <w:r w:rsidRPr="00E352EF" w:rsidDel="00817EE7">
          <w:rPr>
            <w:rFonts w:ascii="Cambria" w:eastAsia="Calibri Light" w:hAnsi="Cambria" w:cs="Calibri Light"/>
          </w:rPr>
          <w:delText xml:space="preserve"> having the </w:delText>
        </w:r>
        <w:r w:rsidR="00E9063A" w:rsidRPr="00E352EF" w:rsidDel="00817EE7">
          <w:rPr>
            <w:rFonts w:ascii="Cambria" w:eastAsia="Calibri Light" w:hAnsi="Cambria" w:cs="Calibri Light"/>
          </w:rPr>
          <w:delText>I</w:delText>
        </w:r>
        <w:r w:rsidR="00EA7AAE" w:rsidRPr="00E352EF" w:rsidDel="00817EE7">
          <w:rPr>
            <w:rFonts w:ascii="Cambria" w:eastAsia="Calibri Light" w:hAnsi="Cambria" w:cs="Calibri Light"/>
          </w:rPr>
          <w:delText xml:space="preserve">dentifier </w:delText>
        </w:r>
        <w:r w:rsidR="00E9063A" w:rsidRPr="00E352EF" w:rsidDel="00817EE7">
          <w:rPr>
            <w:rFonts w:ascii="Cambria" w:eastAsia="Calibri Light" w:hAnsi="Cambria" w:cs="Calibri Light"/>
          </w:rPr>
          <w:delText>C</w:delText>
        </w:r>
        <w:r w:rsidR="00EA7AAE" w:rsidRPr="00E352EF" w:rsidDel="00817EE7">
          <w:rPr>
            <w:rFonts w:ascii="Cambria" w:eastAsia="Calibri Light" w:hAnsi="Cambria" w:cs="Calibri Light"/>
          </w:rPr>
          <w:delText xml:space="preserve">omponents </w:delText>
        </w:r>
        <w:r w:rsidRPr="00E352EF" w:rsidDel="00817EE7">
          <w:rPr>
            <w:rFonts w:ascii="Cambria" w:eastAsia="Calibri Light" w:hAnsi="Cambria" w:cs="Calibri Light"/>
          </w:rPr>
          <w:delText xml:space="preserve">of </w:delText>
        </w:r>
        <w:r w:rsidRPr="00E352EF" w:rsidDel="00817EE7">
          <w:rPr>
            <w:rFonts w:ascii="Cambria" w:eastAsia="Calibri Light" w:hAnsi="Cambria" w:cs="Calibri Light"/>
            <w:i/>
          </w:rPr>
          <w:delText>ds</w:delText>
        </w:r>
        <w:r w:rsidRPr="00E352EF" w:rsidDel="00817EE7">
          <w:rPr>
            <w:rFonts w:ascii="Cambria" w:eastAsia="Calibri Light" w:hAnsi="Cambria" w:cs="Calibri Light"/>
          </w:rPr>
          <w:delText xml:space="preserve"> and the N numeric measures are obtained by calculating the remainder of the division of the original Measure Component by </w:delText>
        </w:r>
        <w:r w:rsidRPr="00E352EF" w:rsidDel="00817EE7">
          <w:rPr>
            <w:rFonts w:ascii="Cambria" w:eastAsia="Calibri Light" w:hAnsi="Cambria" w:cs="Calibri Light"/>
            <w:i/>
          </w:rPr>
          <w:delText>den</w:delText>
        </w:r>
        <w:r w:rsidRPr="00E352EF" w:rsidDel="00817EE7">
          <w:rPr>
            <w:rFonts w:ascii="Cambria" w:eastAsia="Calibri Light" w:hAnsi="Cambria" w:cs="Calibri Light"/>
          </w:rPr>
          <w:delText>.</w:delText>
        </w:r>
      </w:del>
    </w:p>
    <w:p w14:paraId="789BE0DB" w14:textId="00FCB0A3" w:rsidR="00193EF8" w:rsidRPr="00E352EF" w:rsidDel="00817EE7" w:rsidRDefault="00193EF8" w:rsidP="00DB3603">
      <w:pPr>
        <w:rPr>
          <w:del w:id="452" w:author="Utente" w:date="2017-07-30T16:46:00Z"/>
          <w:rFonts w:ascii="Cambria" w:eastAsia="Calibri" w:hAnsi="Cambria" w:cs="Calibri"/>
          <w:i/>
          <w:color w:val="5B9BD5"/>
        </w:rPr>
      </w:pPr>
    </w:p>
    <w:p w14:paraId="0F0E301E" w14:textId="1FEDBA23" w:rsidR="005A2227" w:rsidRPr="00E352EF" w:rsidDel="00817EE7" w:rsidRDefault="0097053A" w:rsidP="00AC4A81">
      <w:pPr>
        <w:rPr>
          <w:del w:id="453" w:author="Utente" w:date="2017-07-30T16:46:00Z"/>
          <w:rFonts w:ascii="Cambria" w:eastAsia="Calibri" w:hAnsi="Cambria" w:cs="Calibri"/>
          <w:i/>
          <w:color w:val="5B9BD5"/>
        </w:rPr>
      </w:pPr>
      <w:del w:id="454" w:author="Utente" w:date="2017-07-30T16:46:00Z">
        <w:r w:rsidRPr="00E352EF" w:rsidDel="00817EE7">
          <w:rPr>
            <w:rFonts w:ascii="Cambria" w:eastAsia="Calibri" w:hAnsi="Cambria" w:cs="Calibri"/>
            <w:i/>
            <w:color w:val="5B9BD5"/>
          </w:rPr>
          <w:delText>Semantics</w:delText>
        </w:r>
      </w:del>
    </w:p>
    <w:p w14:paraId="2E589A6F" w14:textId="08E973F6" w:rsidR="005A2227" w:rsidRPr="00E352EF" w:rsidDel="00817EE7" w:rsidRDefault="0097053A" w:rsidP="00DB3603">
      <w:pPr>
        <w:rPr>
          <w:del w:id="455" w:author="Utente" w:date="2017-07-30T16:46:00Z"/>
          <w:rFonts w:ascii="Cambria" w:hAnsi="Cambria"/>
        </w:rPr>
      </w:pPr>
      <w:del w:id="456" w:author="Utente" w:date="2017-07-30T16:46:00Z">
        <w:r w:rsidRPr="00E352EF" w:rsidDel="00817EE7">
          <w:rPr>
            <w:rFonts w:ascii="Cambria" w:eastAsia="Calibri" w:hAnsi="Cambria" w:cs="Calibri"/>
          </w:rPr>
          <w:delText>The operator takes as input a numerator and a denominator and returns the remainder of the division of the numerator by the denominator.</w:delText>
        </w:r>
      </w:del>
    </w:p>
    <w:p w14:paraId="18295C42" w14:textId="7F124AF4" w:rsidR="005A2227" w:rsidRPr="00E352EF" w:rsidDel="00817EE7" w:rsidRDefault="005A2227" w:rsidP="00DB3603">
      <w:pPr>
        <w:rPr>
          <w:del w:id="457" w:author="Utente" w:date="2017-07-30T16:46:00Z"/>
          <w:rFonts w:ascii="Cambria" w:hAnsi="Cambria"/>
        </w:rPr>
      </w:pPr>
    </w:p>
    <w:p w14:paraId="05C511D8" w14:textId="50EED846" w:rsidR="005A2227" w:rsidRPr="00E352EF" w:rsidDel="00817EE7" w:rsidRDefault="00EA6708" w:rsidP="00AC4A81">
      <w:pPr>
        <w:rPr>
          <w:del w:id="458" w:author="Utente" w:date="2017-07-30T16:46:00Z"/>
          <w:rFonts w:ascii="Cambria" w:eastAsia="Calibri" w:hAnsi="Cambria" w:cs="Calibri"/>
          <w:i/>
          <w:color w:val="5B9BD5"/>
        </w:rPr>
      </w:pPr>
      <w:del w:id="459" w:author="Utente" w:date="2017-07-30T16:46:00Z">
        <w:r w:rsidRPr="00E352EF" w:rsidDel="00817EE7">
          <w:rPr>
            <w:rFonts w:ascii="Cambria" w:eastAsia="Calibri" w:hAnsi="Cambria" w:cs="Calibri"/>
            <w:i/>
            <w:color w:val="5B9BD5"/>
          </w:rPr>
          <w:delText>Examples</w:delText>
        </w:r>
      </w:del>
    </w:p>
    <w:p w14:paraId="744A31FB" w14:textId="503B5DF5" w:rsidR="005A2227" w:rsidRPr="00E352EF" w:rsidDel="00817EE7" w:rsidRDefault="00EA6708" w:rsidP="00DB3603">
      <w:pPr>
        <w:rPr>
          <w:del w:id="460" w:author="Utente" w:date="2017-07-30T16:46:00Z"/>
          <w:rFonts w:ascii="Cambria" w:hAnsi="Cambria"/>
        </w:rPr>
      </w:pPr>
      <w:del w:id="461" w:author="Utente" w:date="2017-07-30T16:46:00Z">
        <w:r w:rsidRPr="00E352EF" w:rsidDel="00817EE7">
          <w:rPr>
            <w:rFonts w:ascii="Cambria" w:hAnsi="Cambria"/>
          </w:rPr>
          <w:delText>O</w:delText>
        </w:r>
        <w:r w:rsidR="0097053A" w:rsidRPr="00E352EF" w:rsidDel="00817EE7">
          <w:rPr>
            <w:rFonts w:ascii="Cambria" w:hAnsi="Cambria"/>
          </w:rPr>
          <w:delText>n scalar</w:delText>
        </w:r>
      </w:del>
    </w:p>
    <w:p w14:paraId="5D6C51F5" w14:textId="5D0C8AD6" w:rsidR="005A2227" w:rsidRPr="00E352EF" w:rsidDel="00817EE7" w:rsidRDefault="00EA6708" w:rsidP="00DB3603">
      <w:pPr>
        <w:rPr>
          <w:del w:id="462" w:author="Utente" w:date="2017-07-30T16:46:00Z"/>
          <w:rFonts w:ascii="Cambria" w:hAnsi="Cambria"/>
        </w:rPr>
      </w:pPr>
      <w:del w:id="463" w:author="Utente" w:date="2017-07-30T16:46:00Z">
        <w:r w:rsidRPr="00E352EF" w:rsidDel="00817EE7">
          <w:rPr>
            <w:rFonts w:ascii="Cambria" w:eastAsia="Calibri" w:hAnsi="Cambria" w:cs="Calibri"/>
          </w:rPr>
          <w:delText xml:space="preserve">1) </w:delText>
        </w:r>
        <w:r w:rsidR="0097053A" w:rsidRPr="00E352EF" w:rsidDel="00817EE7">
          <w:rPr>
            <w:rFonts w:ascii="Cambria" w:eastAsia="Calibri" w:hAnsi="Cambria" w:cs="Calibri"/>
          </w:rPr>
          <w:delText>If A = 5, B = 2:</w:delText>
        </w:r>
      </w:del>
    </w:p>
    <w:p w14:paraId="1F9113E0" w14:textId="008403CC" w:rsidR="005A2227" w:rsidRPr="00F70A81" w:rsidDel="00817EE7" w:rsidRDefault="0097053A" w:rsidP="00DB3603">
      <w:pPr>
        <w:ind w:left="720"/>
        <w:rPr>
          <w:del w:id="464" w:author="Utente" w:date="2017-07-30T16:46:00Z"/>
          <w:rFonts w:ascii="Cambria" w:hAnsi="Cambria"/>
          <w:lang w:val="da-DK"/>
        </w:rPr>
      </w:pPr>
      <w:del w:id="465" w:author="Utente" w:date="2017-07-30T16:46:00Z">
        <w:r w:rsidRPr="00F70A81" w:rsidDel="00817EE7">
          <w:rPr>
            <w:rFonts w:ascii="Cambria" w:eastAsia="Calibri" w:hAnsi="Cambria" w:cs="Calibri"/>
            <w:lang w:val="da-DK"/>
          </w:rPr>
          <w:delText xml:space="preserve">C := </w:delText>
        </w:r>
        <w:r w:rsidRPr="00F70A81" w:rsidDel="00817EE7">
          <w:rPr>
            <w:rFonts w:ascii="Cambria" w:eastAsia="Calibri" w:hAnsi="Cambria" w:cs="Calibri"/>
            <w:b/>
            <w:lang w:val="da-DK"/>
          </w:rPr>
          <w:delText>mod(</w:delText>
        </w:r>
        <w:r w:rsidRPr="00F70A81" w:rsidDel="00817EE7">
          <w:rPr>
            <w:rFonts w:ascii="Cambria" w:eastAsia="Calibri" w:hAnsi="Cambria" w:cs="Calibri"/>
            <w:lang w:val="da-DK"/>
          </w:rPr>
          <w:delText>A, B</w:delText>
        </w:r>
        <w:r w:rsidRPr="00F70A81" w:rsidDel="00817EE7">
          <w:rPr>
            <w:rFonts w:ascii="Cambria" w:eastAsia="Calibri" w:hAnsi="Cambria" w:cs="Calibri"/>
            <w:b/>
            <w:lang w:val="da-DK"/>
          </w:rPr>
          <w:delText>)</w:delText>
        </w:r>
        <w:r w:rsidRPr="00F70A81" w:rsidDel="00817EE7">
          <w:rPr>
            <w:rFonts w:ascii="Cambria" w:eastAsia="Calibri" w:hAnsi="Cambria" w:cs="Calibri"/>
            <w:lang w:val="da-DK"/>
          </w:rPr>
          <w:delText xml:space="preserve">  </w:delText>
        </w:r>
        <w:r w:rsidR="00994652" w:rsidRPr="00F70A81" w:rsidDel="00817EE7">
          <w:rPr>
            <w:rFonts w:ascii="Cambria" w:eastAsia="Calibri" w:hAnsi="Cambria" w:cs="Calibri"/>
            <w:lang w:val="da-DK"/>
          </w:rPr>
          <w:tab/>
        </w:r>
        <w:r w:rsidR="00994652" w:rsidRPr="00F70A81" w:rsidDel="00817EE7">
          <w:rPr>
            <w:rFonts w:ascii="Cambria" w:eastAsia="Calibri" w:hAnsi="Cambria" w:cs="Calibri"/>
            <w:lang w:val="da-DK"/>
          </w:rPr>
          <w:tab/>
        </w:r>
        <w:r w:rsidR="00994652" w:rsidRPr="00F70A81" w:rsidDel="00817EE7">
          <w:rPr>
            <w:rFonts w:ascii="Cambria" w:eastAsia="Calibri" w:hAnsi="Cambria" w:cs="Calibri"/>
            <w:lang w:val="da-DK"/>
          </w:rPr>
          <w:tab/>
        </w:r>
        <w:r w:rsidR="00994652" w:rsidRPr="00F70A81" w:rsidDel="00817EE7">
          <w:rPr>
            <w:rFonts w:ascii="Cambria" w:eastAsia="Calibri" w:hAnsi="Cambria" w:cs="Calibri"/>
            <w:lang w:val="da-DK"/>
          </w:rPr>
          <w:tab/>
        </w:r>
        <w:r w:rsidRPr="00F70A81" w:rsidDel="00817EE7">
          <w:rPr>
            <w:rFonts w:ascii="Cambria" w:eastAsia="Calibri" w:hAnsi="Cambria" w:cs="Calibri"/>
            <w:lang w:val="da-DK"/>
          </w:rPr>
          <w:delText>C = 1</w:delText>
        </w:r>
      </w:del>
    </w:p>
    <w:p w14:paraId="1BB4331F" w14:textId="63924E92" w:rsidR="005A2227" w:rsidRPr="00F70A81" w:rsidDel="00817EE7" w:rsidRDefault="005A2227" w:rsidP="00DB3603">
      <w:pPr>
        <w:ind w:left="720"/>
        <w:rPr>
          <w:del w:id="466" w:author="Utente" w:date="2017-07-30T16:46:00Z"/>
          <w:rFonts w:ascii="Cambria" w:hAnsi="Cambria"/>
          <w:lang w:val="da-DK"/>
        </w:rPr>
      </w:pPr>
    </w:p>
    <w:p w14:paraId="6B19EF52" w14:textId="4C6D164C" w:rsidR="005A2227" w:rsidRPr="00F70A81" w:rsidDel="00817EE7" w:rsidRDefault="00EA6708" w:rsidP="00DB3603">
      <w:pPr>
        <w:rPr>
          <w:del w:id="467" w:author="Utente" w:date="2017-07-30T16:46:00Z"/>
          <w:rFonts w:ascii="Cambria" w:hAnsi="Cambria"/>
          <w:lang w:val="da-DK"/>
        </w:rPr>
      </w:pPr>
      <w:del w:id="468" w:author="Utente" w:date="2017-07-30T16:46:00Z">
        <w:r w:rsidRPr="00F70A81" w:rsidDel="00817EE7">
          <w:rPr>
            <w:rFonts w:ascii="Cambria" w:hAnsi="Cambria"/>
            <w:lang w:val="da-DK"/>
          </w:rPr>
          <w:delText>O</w:delText>
        </w:r>
        <w:r w:rsidR="0097053A" w:rsidRPr="00F70A81" w:rsidDel="00817EE7">
          <w:rPr>
            <w:rFonts w:ascii="Cambria" w:hAnsi="Cambria"/>
            <w:lang w:val="da-DK"/>
          </w:rPr>
          <w:delText xml:space="preserve">n </w:delText>
        </w:r>
        <w:r w:rsidR="00F4601C" w:rsidRPr="00F70A81" w:rsidDel="00817EE7">
          <w:rPr>
            <w:lang w:val="da-DK"/>
          </w:rPr>
          <w:delText>Dataset</w:delText>
        </w:r>
      </w:del>
    </w:p>
    <w:p w14:paraId="5CFF0C6E" w14:textId="2A655668" w:rsidR="00EA6708" w:rsidRPr="00F70A81" w:rsidDel="00817EE7" w:rsidRDefault="00EA6708" w:rsidP="00DB3603">
      <w:pPr>
        <w:rPr>
          <w:del w:id="469" w:author="Utente" w:date="2017-07-30T16:46:00Z"/>
          <w:rFonts w:ascii="Calibri" w:eastAsia="Calibri" w:hAnsi="Calibri" w:cs="Calibri"/>
          <w:b/>
          <w:lang w:val="da-DK"/>
        </w:rPr>
      </w:pPr>
      <w:del w:id="470" w:author="Utente" w:date="2017-07-30T16:46:00Z">
        <w:r w:rsidRPr="00F70A81" w:rsidDel="00817EE7">
          <w:rPr>
            <w:rFonts w:ascii="Calibri" w:eastAsia="Calibri" w:hAnsi="Calibri" w:cs="Calibri"/>
            <w:lang w:val="da-DK"/>
          </w:rPr>
          <w:delText xml:space="preserve">2) DatasetB := </w:delText>
        </w:r>
        <w:r w:rsidRPr="00F70A81" w:rsidDel="00817EE7">
          <w:rPr>
            <w:rFonts w:ascii="Calibri" w:eastAsia="Calibri" w:hAnsi="Calibri" w:cs="Calibri"/>
            <w:b/>
            <w:lang w:val="da-DK"/>
          </w:rPr>
          <w:delText>mod(</w:delText>
        </w:r>
        <w:r w:rsidRPr="00F70A81" w:rsidDel="00817EE7">
          <w:rPr>
            <w:rFonts w:ascii="Calibri" w:eastAsia="Calibri" w:hAnsi="Calibri" w:cs="Calibri"/>
            <w:lang w:val="da-DK"/>
          </w:rPr>
          <w:delText>DatasetA,3</w:delText>
        </w:r>
        <w:r w:rsidRPr="00F70A81" w:rsidDel="00817EE7">
          <w:rPr>
            <w:rFonts w:ascii="Calibri" w:eastAsia="Calibri" w:hAnsi="Calibri" w:cs="Calibri"/>
            <w:b/>
            <w:lang w:val="da-DK"/>
          </w:rPr>
          <w:delText>)</w:delText>
        </w:r>
      </w:del>
    </w:p>
    <w:p w14:paraId="3F8CCAAD" w14:textId="0CB0A648" w:rsidR="003014C6" w:rsidRPr="00F70A81" w:rsidDel="00817EE7" w:rsidRDefault="003014C6" w:rsidP="00DB3603">
      <w:pPr>
        <w:rPr>
          <w:del w:id="471" w:author="Utente" w:date="2017-07-30T16:46:00Z"/>
          <w:rFonts w:ascii="Cambria" w:hAnsi="Cambria"/>
          <w:lang w:val="da-DK"/>
        </w:rPr>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rsidDel="00817EE7" w14:paraId="46D4D388" w14:textId="681B23E8">
        <w:trPr>
          <w:del w:id="472" w:author="Utente" w:date="2017-07-30T16:46:00Z"/>
        </w:trPr>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7482C36" w14:textId="2A67B86E" w:rsidR="005A2227" w:rsidRPr="00E352EF" w:rsidDel="00817EE7" w:rsidRDefault="0097053A">
            <w:pPr>
              <w:rPr>
                <w:del w:id="473" w:author="Utente" w:date="2017-07-30T16:46:00Z"/>
              </w:rPr>
            </w:pPr>
            <w:del w:id="474" w:author="Utente" w:date="2017-07-30T16:46:00Z">
              <w:r w:rsidRPr="00E352EF" w:rsidDel="00817EE7">
                <w:rPr>
                  <w:rFonts w:ascii="Calibri" w:eastAsia="Calibri" w:hAnsi="Calibri" w:cs="Calibri"/>
                </w:rPr>
                <w:delText>Dataset A</w:delText>
              </w:r>
            </w:del>
          </w:p>
        </w:tc>
      </w:tr>
      <w:tr w:rsidR="005A2227" w:rsidRPr="00E352EF" w:rsidDel="00817EE7" w14:paraId="7D73B294" w14:textId="519067F8">
        <w:trPr>
          <w:del w:id="475" w:author="Utente" w:date="2017-07-30T16:46:00Z"/>
        </w:trPr>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DC3DFEC" w14:textId="74A04243" w:rsidR="005A2227" w:rsidRPr="00E352EF" w:rsidDel="00817EE7" w:rsidRDefault="0097053A">
            <w:pPr>
              <w:rPr>
                <w:del w:id="476" w:author="Utente" w:date="2017-07-30T16:46:00Z"/>
              </w:rPr>
            </w:pPr>
            <w:del w:id="477" w:author="Utente" w:date="2017-07-30T16:46:00Z">
              <w:r w:rsidRPr="00E352EF" w:rsidDel="00817EE7">
                <w:rPr>
                  <w:rFonts w:ascii="Calibri" w:eastAsia="Calibri" w:hAnsi="Calibri" w:cs="Calibri"/>
                  <w:b/>
                </w:rPr>
                <w:delText>COUNTRY</w:delText>
              </w:r>
            </w:del>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E724092" w14:textId="7B26014C" w:rsidR="005A2227" w:rsidRPr="00E352EF" w:rsidDel="00817EE7" w:rsidRDefault="0097053A">
            <w:pPr>
              <w:rPr>
                <w:del w:id="478" w:author="Utente" w:date="2017-07-30T16:46:00Z"/>
              </w:rPr>
            </w:pPr>
            <w:del w:id="479" w:author="Utente" w:date="2017-07-30T16:46:00Z">
              <w:r w:rsidRPr="00E352EF" w:rsidDel="00817EE7">
                <w:rPr>
                  <w:rFonts w:ascii="Calibri" w:eastAsia="Calibri" w:hAnsi="Calibri" w:cs="Calibri"/>
                  <w:b/>
                </w:rPr>
                <w:delText>SEX</w:delText>
              </w:r>
            </w:del>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023E0CD" w14:textId="0E11B6F9" w:rsidR="005A2227" w:rsidRPr="00E352EF" w:rsidDel="00817EE7" w:rsidRDefault="0097053A">
            <w:pPr>
              <w:rPr>
                <w:del w:id="480" w:author="Utente" w:date="2017-07-30T16:46:00Z"/>
              </w:rPr>
            </w:pPr>
            <w:del w:id="481" w:author="Utente" w:date="2017-07-30T16:46:00Z">
              <w:r w:rsidRPr="00E352EF" w:rsidDel="00817EE7">
                <w:rPr>
                  <w:rFonts w:ascii="Calibri" w:eastAsia="Calibri" w:hAnsi="Calibri" w:cs="Calibri"/>
                  <w:b/>
                </w:rPr>
                <w:delText>YEAR</w:delText>
              </w:r>
            </w:del>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B74086B" w14:textId="5430072F" w:rsidR="005A2227" w:rsidRPr="00E352EF" w:rsidDel="00817EE7" w:rsidRDefault="0097053A">
            <w:pPr>
              <w:rPr>
                <w:del w:id="482" w:author="Utente" w:date="2017-07-30T16:46:00Z"/>
              </w:rPr>
            </w:pPr>
            <w:del w:id="483" w:author="Utente" w:date="2017-07-30T16:46:00Z">
              <w:r w:rsidRPr="00E352EF" w:rsidDel="00817EE7">
                <w:rPr>
                  <w:rFonts w:ascii="Calibri" w:eastAsia="Calibri" w:hAnsi="Calibri" w:cs="Calibri"/>
                  <w:b/>
                </w:rPr>
                <w:delText>VALUE</w:delText>
              </w:r>
            </w:del>
          </w:p>
        </w:tc>
      </w:tr>
      <w:tr w:rsidR="005A2227" w:rsidRPr="00E352EF" w:rsidDel="00817EE7" w14:paraId="77801F9F" w14:textId="31E9A96F">
        <w:trPr>
          <w:del w:id="484" w:author="Utente" w:date="2017-07-30T16:46: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96E36E" w14:textId="6B4A5530" w:rsidR="005A2227" w:rsidRPr="00E352EF" w:rsidDel="00817EE7" w:rsidRDefault="0097053A">
            <w:pPr>
              <w:rPr>
                <w:del w:id="485" w:author="Utente" w:date="2017-07-30T16:46:00Z"/>
              </w:rPr>
            </w:pPr>
            <w:del w:id="486" w:author="Utente" w:date="2017-07-30T16:46:00Z">
              <w:r w:rsidRPr="00E352EF" w:rsidDel="00817EE7">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9FE2FA" w14:textId="77EDA59F" w:rsidR="005A2227" w:rsidRPr="00E352EF" w:rsidDel="00817EE7" w:rsidRDefault="0097053A">
            <w:pPr>
              <w:rPr>
                <w:del w:id="487" w:author="Utente" w:date="2017-07-30T16:46:00Z"/>
              </w:rPr>
            </w:pPr>
            <w:del w:id="488" w:author="Utente" w:date="2017-07-30T16:46:00Z">
              <w:r w:rsidRPr="00E352EF" w:rsidDel="00817EE7">
                <w:rPr>
                  <w:rFonts w:ascii="Calibri" w:eastAsia="Calibri" w:hAnsi="Calibri" w:cs="Calibri"/>
                </w:rPr>
                <w:delText>Males</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D37FDD" w14:textId="23D685BA" w:rsidR="005A2227" w:rsidRPr="00E352EF" w:rsidDel="00817EE7" w:rsidRDefault="0097053A">
            <w:pPr>
              <w:rPr>
                <w:del w:id="489" w:author="Utente" w:date="2017-07-30T16:46:00Z"/>
              </w:rPr>
            </w:pPr>
            <w:del w:id="490" w:author="Utente" w:date="2017-07-30T16:46:00Z">
              <w:r w:rsidRPr="00E352EF" w:rsidDel="00817EE7">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DD2278" w14:textId="40344FE4" w:rsidR="005A2227" w:rsidRPr="00E352EF" w:rsidDel="00817EE7" w:rsidRDefault="0097053A">
            <w:pPr>
              <w:rPr>
                <w:del w:id="491" w:author="Utente" w:date="2017-07-30T16:46:00Z"/>
              </w:rPr>
            </w:pPr>
            <w:del w:id="492" w:author="Utente" w:date="2017-07-30T16:46:00Z">
              <w:r w:rsidRPr="00E352EF" w:rsidDel="00817EE7">
                <w:rPr>
                  <w:rFonts w:ascii="Calibri" w:eastAsia="Calibri" w:hAnsi="Calibri" w:cs="Calibri"/>
                </w:rPr>
                <w:delText>7</w:delText>
              </w:r>
            </w:del>
          </w:p>
        </w:tc>
      </w:tr>
      <w:tr w:rsidR="005A2227" w:rsidRPr="00E352EF" w:rsidDel="00817EE7" w14:paraId="65584D73" w14:textId="67D688FF">
        <w:trPr>
          <w:del w:id="493" w:author="Utente" w:date="2017-07-30T16:46: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4A024A" w14:textId="1A4169EA" w:rsidR="005A2227" w:rsidRPr="00E352EF" w:rsidDel="00817EE7" w:rsidRDefault="0097053A">
            <w:pPr>
              <w:rPr>
                <w:del w:id="494" w:author="Utente" w:date="2017-07-30T16:46:00Z"/>
              </w:rPr>
            </w:pPr>
            <w:del w:id="495" w:author="Utente" w:date="2017-07-30T16:46:00Z">
              <w:r w:rsidRPr="00E352EF" w:rsidDel="00817EE7">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46772B" w14:textId="508C1610" w:rsidR="005A2227" w:rsidRPr="00E352EF" w:rsidDel="00817EE7" w:rsidRDefault="0097053A">
            <w:pPr>
              <w:rPr>
                <w:del w:id="496" w:author="Utente" w:date="2017-07-30T16:46:00Z"/>
              </w:rPr>
            </w:pPr>
            <w:del w:id="497" w:author="Utente" w:date="2017-07-30T16:46:00Z">
              <w:r w:rsidRPr="00E352EF" w:rsidDel="00817EE7">
                <w:rPr>
                  <w:rFonts w:ascii="Calibri" w:eastAsia="Calibri" w:hAnsi="Calibri" w:cs="Calibri"/>
                </w:rPr>
                <w:delText>Females</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56A5DA" w14:textId="4A9D9ACD" w:rsidR="005A2227" w:rsidRPr="00E352EF" w:rsidDel="00817EE7" w:rsidRDefault="0097053A">
            <w:pPr>
              <w:rPr>
                <w:del w:id="498" w:author="Utente" w:date="2017-07-30T16:46:00Z"/>
              </w:rPr>
            </w:pPr>
            <w:del w:id="499" w:author="Utente" w:date="2017-07-30T16:46:00Z">
              <w:r w:rsidRPr="00E352EF" w:rsidDel="00817EE7">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259880" w14:textId="47E64449" w:rsidR="005A2227" w:rsidRPr="00E352EF" w:rsidDel="00817EE7" w:rsidRDefault="0097053A">
            <w:pPr>
              <w:rPr>
                <w:del w:id="500" w:author="Utente" w:date="2017-07-30T16:46:00Z"/>
              </w:rPr>
            </w:pPr>
            <w:del w:id="501" w:author="Utente" w:date="2017-07-30T16:46:00Z">
              <w:r w:rsidRPr="00E352EF" w:rsidDel="00817EE7">
                <w:rPr>
                  <w:rFonts w:ascii="Calibri" w:eastAsia="Calibri" w:hAnsi="Calibri" w:cs="Calibri"/>
                </w:rPr>
                <w:delText>10</w:delText>
              </w:r>
            </w:del>
          </w:p>
        </w:tc>
      </w:tr>
      <w:tr w:rsidR="005A2227" w:rsidRPr="00E352EF" w:rsidDel="00817EE7" w14:paraId="4F59262D" w14:textId="3E067CFF">
        <w:trPr>
          <w:del w:id="502" w:author="Utente" w:date="2017-07-30T16:46: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A024A6" w14:textId="763A6B94" w:rsidR="005A2227" w:rsidRPr="00E352EF" w:rsidDel="00817EE7" w:rsidRDefault="0097053A">
            <w:pPr>
              <w:rPr>
                <w:del w:id="503" w:author="Utente" w:date="2017-07-30T16:46:00Z"/>
              </w:rPr>
            </w:pPr>
            <w:del w:id="504" w:author="Utente" w:date="2017-07-30T16:46:00Z">
              <w:r w:rsidRPr="00E352EF" w:rsidDel="00817EE7">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AAAF0D" w14:textId="79FFF234" w:rsidR="005A2227" w:rsidRPr="00E352EF" w:rsidDel="00817EE7" w:rsidRDefault="0097053A">
            <w:pPr>
              <w:rPr>
                <w:del w:id="505" w:author="Utente" w:date="2017-07-30T16:46:00Z"/>
              </w:rPr>
            </w:pPr>
            <w:del w:id="506" w:author="Utente" w:date="2017-07-30T16:46:00Z">
              <w:r w:rsidRPr="00E352EF" w:rsidDel="00817EE7">
                <w:rPr>
                  <w:rFonts w:ascii="Calibri" w:eastAsia="Calibri" w:hAnsi="Calibri" w:cs="Calibri"/>
                </w:rPr>
                <w:delText>Total</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0A48C9" w14:textId="51BEB529" w:rsidR="005A2227" w:rsidRPr="00E352EF" w:rsidDel="00817EE7" w:rsidRDefault="0097053A">
            <w:pPr>
              <w:rPr>
                <w:del w:id="507" w:author="Utente" w:date="2017-07-30T16:46:00Z"/>
              </w:rPr>
            </w:pPr>
            <w:del w:id="508" w:author="Utente" w:date="2017-07-30T16:46:00Z">
              <w:r w:rsidRPr="00E352EF" w:rsidDel="00817EE7">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97104D" w14:textId="4C143372" w:rsidR="005A2227" w:rsidRPr="00E352EF" w:rsidDel="00817EE7" w:rsidRDefault="0097053A">
            <w:pPr>
              <w:rPr>
                <w:del w:id="509" w:author="Utente" w:date="2017-07-30T16:46:00Z"/>
              </w:rPr>
            </w:pPr>
            <w:del w:id="510" w:author="Utente" w:date="2017-07-30T16:46:00Z">
              <w:r w:rsidRPr="00E352EF" w:rsidDel="00817EE7">
                <w:rPr>
                  <w:rFonts w:ascii="Calibri" w:eastAsia="Calibri" w:hAnsi="Calibri" w:cs="Calibri"/>
                </w:rPr>
                <w:delText>12</w:delText>
              </w:r>
            </w:del>
          </w:p>
        </w:tc>
      </w:tr>
    </w:tbl>
    <w:p w14:paraId="2A1A5BC6" w14:textId="19F621A6" w:rsidR="005A2227" w:rsidRPr="00E352EF" w:rsidDel="00817EE7" w:rsidRDefault="005A2227">
      <w:pPr>
        <w:ind w:left="720"/>
        <w:rPr>
          <w:del w:id="511" w:author="Utente" w:date="2017-07-30T16:46:00Z"/>
        </w:rPr>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rsidDel="00817EE7" w14:paraId="2F94B9C3" w14:textId="325AB7FA" w:rsidTr="00EA6708">
        <w:trPr>
          <w:del w:id="512" w:author="Utente" w:date="2017-07-30T16:46:00Z"/>
        </w:trPr>
        <w:tc>
          <w:tcPr>
            <w:tcW w:w="420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03F8316" w14:textId="4517851E" w:rsidR="005A2227" w:rsidRPr="00E352EF" w:rsidDel="00817EE7" w:rsidRDefault="0097053A">
            <w:pPr>
              <w:rPr>
                <w:del w:id="513" w:author="Utente" w:date="2017-07-30T16:46:00Z"/>
              </w:rPr>
            </w:pPr>
            <w:del w:id="514" w:author="Utente" w:date="2017-07-30T16:46:00Z">
              <w:r w:rsidRPr="00E352EF" w:rsidDel="00817EE7">
                <w:rPr>
                  <w:rFonts w:ascii="Calibri" w:eastAsia="Calibri" w:hAnsi="Calibri" w:cs="Calibri"/>
                </w:rPr>
                <w:delText>Dataset B</w:delText>
              </w:r>
            </w:del>
          </w:p>
        </w:tc>
      </w:tr>
      <w:tr w:rsidR="005A2227" w:rsidRPr="00E352EF" w:rsidDel="00817EE7" w14:paraId="7A207B07" w14:textId="642C3049" w:rsidTr="00EA6708">
        <w:trPr>
          <w:del w:id="515" w:author="Utente" w:date="2017-07-30T16:46: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7A72E5A" w14:textId="7B99F27E" w:rsidR="005A2227" w:rsidRPr="00E352EF" w:rsidDel="00817EE7" w:rsidRDefault="0097053A">
            <w:pPr>
              <w:rPr>
                <w:del w:id="516" w:author="Utente" w:date="2017-07-30T16:46:00Z"/>
              </w:rPr>
            </w:pPr>
            <w:del w:id="517" w:author="Utente" w:date="2017-07-30T16:46:00Z">
              <w:r w:rsidRPr="00E352EF" w:rsidDel="00817EE7">
                <w:rPr>
                  <w:rFonts w:ascii="Calibri" w:eastAsia="Calibri" w:hAnsi="Calibri" w:cs="Calibri"/>
                  <w:b/>
                </w:rPr>
                <w:delText>COUNTRY</w:delText>
              </w:r>
            </w:del>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3AA1B98" w14:textId="7023C51B" w:rsidR="005A2227" w:rsidRPr="00E352EF" w:rsidDel="00817EE7" w:rsidRDefault="0097053A">
            <w:pPr>
              <w:rPr>
                <w:del w:id="518" w:author="Utente" w:date="2017-07-30T16:46:00Z"/>
              </w:rPr>
            </w:pPr>
            <w:del w:id="519" w:author="Utente" w:date="2017-07-30T16:46:00Z">
              <w:r w:rsidRPr="00E352EF" w:rsidDel="00817EE7">
                <w:rPr>
                  <w:rFonts w:ascii="Calibri" w:eastAsia="Calibri" w:hAnsi="Calibri" w:cs="Calibri"/>
                  <w:b/>
                </w:rPr>
                <w:delText>SEX</w:delText>
              </w:r>
            </w:del>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FF17B73" w14:textId="652EC90C" w:rsidR="005A2227" w:rsidRPr="00E352EF" w:rsidDel="00817EE7" w:rsidRDefault="0097053A">
            <w:pPr>
              <w:rPr>
                <w:del w:id="520" w:author="Utente" w:date="2017-07-30T16:46:00Z"/>
              </w:rPr>
            </w:pPr>
            <w:del w:id="521" w:author="Utente" w:date="2017-07-30T16:46:00Z">
              <w:r w:rsidRPr="00E352EF" w:rsidDel="00817EE7">
                <w:rPr>
                  <w:rFonts w:ascii="Calibri" w:eastAsia="Calibri" w:hAnsi="Calibri" w:cs="Calibri"/>
                  <w:b/>
                </w:rPr>
                <w:delText>YEAR</w:delText>
              </w:r>
            </w:del>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E19AD77" w14:textId="12EE89E1" w:rsidR="005A2227" w:rsidRPr="00E352EF" w:rsidDel="00817EE7" w:rsidRDefault="0097053A">
            <w:pPr>
              <w:rPr>
                <w:del w:id="522" w:author="Utente" w:date="2017-07-30T16:46:00Z"/>
              </w:rPr>
            </w:pPr>
            <w:del w:id="523" w:author="Utente" w:date="2017-07-30T16:46:00Z">
              <w:r w:rsidRPr="00E352EF" w:rsidDel="00817EE7">
                <w:rPr>
                  <w:rFonts w:ascii="Calibri" w:eastAsia="Calibri" w:hAnsi="Calibri" w:cs="Calibri"/>
                  <w:b/>
                </w:rPr>
                <w:delText>VALUE</w:delText>
              </w:r>
            </w:del>
          </w:p>
        </w:tc>
      </w:tr>
      <w:tr w:rsidR="005A2227" w:rsidRPr="00E352EF" w:rsidDel="00817EE7" w14:paraId="2A21ABF3" w14:textId="12054229" w:rsidTr="00EA6708">
        <w:trPr>
          <w:del w:id="524" w:author="Utente" w:date="2017-07-30T16:46: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1CC2B7" w14:textId="166E6CF3" w:rsidR="005A2227" w:rsidRPr="00E352EF" w:rsidDel="00817EE7" w:rsidRDefault="0097053A">
            <w:pPr>
              <w:rPr>
                <w:del w:id="525" w:author="Utente" w:date="2017-07-30T16:46:00Z"/>
              </w:rPr>
            </w:pPr>
            <w:del w:id="526" w:author="Utente" w:date="2017-07-30T16:46:00Z">
              <w:r w:rsidRPr="00E352EF" w:rsidDel="00817EE7">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66B408" w14:textId="00CEA3F9" w:rsidR="005A2227" w:rsidRPr="00E352EF" w:rsidDel="00817EE7" w:rsidRDefault="0097053A">
            <w:pPr>
              <w:rPr>
                <w:del w:id="527" w:author="Utente" w:date="2017-07-30T16:46:00Z"/>
              </w:rPr>
            </w:pPr>
            <w:del w:id="528" w:author="Utente" w:date="2017-07-30T16:46:00Z">
              <w:r w:rsidRPr="00E352EF" w:rsidDel="00817EE7">
                <w:rPr>
                  <w:rFonts w:ascii="Calibri" w:eastAsia="Calibri" w:hAnsi="Calibri" w:cs="Calibri"/>
                </w:rPr>
                <w:delText>Males</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1570AB" w14:textId="36F82DC6" w:rsidR="005A2227" w:rsidRPr="00E352EF" w:rsidDel="00817EE7" w:rsidRDefault="0097053A">
            <w:pPr>
              <w:rPr>
                <w:del w:id="529" w:author="Utente" w:date="2017-07-30T16:46:00Z"/>
              </w:rPr>
            </w:pPr>
            <w:del w:id="530" w:author="Utente" w:date="2017-07-30T16:46:00Z">
              <w:r w:rsidRPr="00E352EF" w:rsidDel="00817EE7">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904131" w14:textId="3CB8A100" w:rsidR="005A2227" w:rsidRPr="00E352EF" w:rsidDel="00817EE7" w:rsidRDefault="0097053A">
            <w:pPr>
              <w:rPr>
                <w:del w:id="531" w:author="Utente" w:date="2017-07-30T16:46:00Z"/>
              </w:rPr>
            </w:pPr>
            <w:del w:id="532" w:author="Utente" w:date="2017-07-30T16:46:00Z">
              <w:r w:rsidRPr="00E352EF" w:rsidDel="00817EE7">
                <w:rPr>
                  <w:rFonts w:ascii="Calibri" w:eastAsia="Calibri" w:hAnsi="Calibri" w:cs="Calibri"/>
                </w:rPr>
                <w:delText>1</w:delText>
              </w:r>
            </w:del>
          </w:p>
        </w:tc>
      </w:tr>
      <w:tr w:rsidR="005A2227" w:rsidRPr="00E352EF" w:rsidDel="00817EE7" w14:paraId="58EDB126" w14:textId="33E2B099" w:rsidTr="00EA6708">
        <w:trPr>
          <w:del w:id="533" w:author="Utente" w:date="2017-07-30T16:46: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CE5720" w14:textId="06A14CDD" w:rsidR="005A2227" w:rsidRPr="00E352EF" w:rsidDel="00817EE7" w:rsidRDefault="0097053A">
            <w:pPr>
              <w:rPr>
                <w:del w:id="534" w:author="Utente" w:date="2017-07-30T16:46:00Z"/>
              </w:rPr>
            </w:pPr>
            <w:del w:id="535" w:author="Utente" w:date="2017-07-30T16:46:00Z">
              <w:r w:rsidRPr="00E352EF" w:rsidDel="00817EE7">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F15C43" w14:textId="459B6341" w:rsidR="005A2227" w:rsidRPr="00E352EF" w:rsidDel="00817EE7" w:rsidRDefault="0097053A">
            <w:pPr>
              <w:rPr>
                <w:del w:id="536" w:author="Utente" w:date="2017-07-30T16:46:00Z"/>
              </w:rPr>
            </w:pPr>
            <w:del w:id="537" w:author="Utente" w:date="2017-07-30T16:46:00Z">
              <w:r w:rsidRPr="00E352EF" w:rsidDel="00817EE7">
                <w:rPr>
                  <w:rFonts w:ascii="Calibri" w:eastAsia="Calibri" w:hAnsi="Calibri" w:cs="Calibri"/>
                </w:rPr>
                <w:delText>Females</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6D56ED" w14:textId="078758D1" w:rsidR="005A2227" w:rsidRPr="00E352EF" w:rsidDel="00817EE7" w:rsidRDefault="0097053A">
            <w:pPr>
              <w:rPr>
                <w:del w:id="538" w:author="Utente" w:date="2017-07-30T16:46:00Z"/>
              </w:rPr>
            </w:pPr>
            <w:del w:id="539" w:author="Utente" w:date="2017-07-30T16:46:00Z">
              <w:r w:rsidRPr="00E352EF" w:rsidDel="00817EE7">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AC7ABF" w14:textId="02A94C59" w:rsidR="005A2227" w:rsidRPr="00E352EF" w:rsidDel="00817EE7" w:rsidRDefault="0097053A">
            <w:pPr>
              <w:rPr>
                <w:del w:id="540" w:author="Utente" w:date="2017-07-30T16:46:00Z"/>
              </w:rPr>
            </w:pPr>
            <w:del w:id="541" w:author="Utente" w:date="2017-07-30T16:46:00Z">
              <w:r w:rsidRPr="00E352EF" w:rsidDel="00817EE7">
                <w:rPr>
                  <w:rFonts w:ascii="Calibri" w:eastAsia="Calibri" w:hAnsi="Calibri" w:cs="Calibri"/>
                </w:rPr>
                <w:delText>1</w:delText>
              </w:r>
            </w:del>
          </w:p>
        </w:tc>
      </w:tr>
      <w:tr w:rsidR="005A2227" w:rsidRPr="00E352EF" w:rsidDel="00817EE7" w14:paraId="4328BE42" w14:textId="57D0969A" w:rsidTr="00EA6708">
        <w:trPr>
          <w:del w:id="542" w:author="Utente" w:date="2017-07-30T16:46: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B1EEC0" w14:textId="2F3F36A9" w:rsidR="005A2227" w:rsidRPr="00E352EF" w:rsidDel="00817EE7" w:rsidRDefault="0097053A">
            <w:pPr>
              <w:rPr>
                <w:del w:id="543" w:author="Utente" w:date="2017-07-30T16:46:00Z"/>
              </w:rPr>
            </w:pPr>
            <w:del w:id="544" w:author="Utente" w:date="2017-07-30T16:46:00Z">
              <w:r w:rsidRPr="00E352EF" w:rsidDel="00817EE7">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20FD77" w14:textId="2F5E1744" w:rsidR="005A2227" w:rsidRPr="00E352EF" w:rsidDel="00817EE7" w:rsidRDefault="0097053A">
            <w:pPr>
              <w:rPr>
                <w:del w:id="545" w:author="Utente" w:date="2017-07-30T16:46:00Z"/>
              </w:rPr>
            </w:pPr>
            <w:del w:id="546" w:author="Utente" w:date="2017-07-30T16:46:00Z">
              <w:r w:rsidRPr="00E352EF" w:rsidDel="00817EE7">
                <w:rPr>
                  <w:rFonts w:ascii="Calibri" w:eastAsia="Calibri" w:hAnsi="Calibri" w:cs="Calibri"/>
                </w:rPr>
                <w:delText>Total</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A87D2C" w14:textId="2AC6C5FC" w:rsidR="005A2227" w:rsidRPr="00E352EF" w:rsidDel="00817EE7" w:rsidRDefault="0097053A">
            <w:pPr>
              <w:rPr>
                <w:del w:id="547" w:author="Utente" w:date="2017-07-30T16:46:00Z"/>
              </w:rPr>
            </w:pPr>
            <w:del w:id="548" w:author="Utente" w:date="2017-07-30T16:46:00Z">
              <w:r w:rsidRPr="00E352EF" w:rsidDel="00817EE7">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D6CAA3" w14:textId="4F9665EA" w:rsidR="005A2227" w:rsidRPr="00E352EF" w:rsidDel="00817EE7" w:rsidRDefault="0097053A">
            <w:pPr>
              <w:rPr>
                <w:del w:id="549" w:author="Utente" w:date="2017-07-30T16:46:00Z"/>
              </w:rPr>
            </w:pPr>
            <w:del w:id="550" w:author="Utente" w:date="2017-07-30T16:46:00Z">
              <w:r w:rsidRPr="00E352EF" w:rsidDel="00817EE7">
                <w:rPr>
                  <w:rFonts w:ascii="Calibri" w:eastAsia="Calibri" w:hAnsi="Calibri" w:cs="Calibri"/>
                </w:rPr>
                <w:delText>0</w:delText>
              </w:r>
            </w:del>
          </w:p>
        </w:tc>
      </w:tr>
    </w:tbl>
    <w:p w14:paraId="0D17CB29" w14:textId="782E6E8E" w:rsidR="005A2227" w:rsidRPr="00E352EF" w:rsidDel="00817EE7" w:rsidRDefault="005A2227">
      <w:pPr>
        <w:rPr>
          <w:del w:id="551" w:author="Utente" w:date="2017-07-30T16:46:00Z"/>
        </w:rPr>
      </w:pPr>
    </w:p>
    <w:p w14:paraId="334692F8" w14:textId="77777777" w:rsidR="00BF17B0" w:rsidRPr="00E352EF" w:rsidRDefault="00BF17B0" w:rsidP="00BF17B0">
      <w:pPr>
        <w:pStyle w:val="Stile1"/>
        <w:rPr>
          <w:ins w:id="552" w:author="Laura Viignola" w:date="2017-07-10T16:58:00Z"/>
          <w:lang w:val="en-GB"/>
        </w:rPr>
      </w:pPr>
      <w:bookmarkStart w:id="553" w:name="_Toc462659684"/>
      <w:bookmarkStart w:id="554" w:name="_Toc463805755"/>
      <w:bookmarkStart w:id="555" w:name="_Toc464487932"/>
      <w:bookmarkStart w:id="556" w:name="_GoBack"/>
      <w:bookmarkEnd w:id="556"/>
      <w:ins w:id="557" w:author="Laura Viignola" w:date="2017-07-10T16:58:00Z">
        <w:r w:rsidRPr="00E352EF">
          <w:rPr>
            <w:lang w:val="en-GB"/>
          </w:rPr>
          <w:lastRenderedPageBreak/>
          <w:t xml:space="preserve">VTL-ML  -  </w:t>
        </w:r>
        <w:r>
          <w:rPr>
            <w:lang w:val="en-GB"/>
          </w:rPr>
          <w:t>Numeric</w:t>
        </w:r>
        <w:r w:rsidRPr="00E352EF">
          <w:rPr>
            <w:lang w:val="en-GB"/>
          </w:rPr>
          <w:t xml:space="preserve"> operators and functions</w:t>
        </w:r>
      </w:ins>
    </w:p>
    <w:p w14:paraId="358108B0" w14:textId="77777777" w:rsidR="00BF17B0" w:rsidRPr="00BF17B0" w:rsidRDefault="00BF17B0" w:rsidP="00BF17B0">
      <w:pPr>
        <w:pStyle w:val="Stile3"/>
        <w:rPr>
          <w:ins w:id="558" w:author="Laura Viignola" w:date="2017-07-10T16:58:00Z"/>
        </w:rPr>
      </w:pPr>
      <w:ins w:id="559" w:author="Laura Viignola" w:date="2017-07-10T16:58:00Z">
        <w:r>
          <w:t>Unary plus +</w:t>
        </w:r>
      </w:ins>
    </w:p>
    <w:p w14:paraId="3237248D" w14:textId="77777777" w:rsidR="00BF17B0" w:rsidRDefault="00BF17B0" w:rsidP="00BF17B0">
      <w:pPr>
        <w:rPr>
          <w:ins w:id="560" w:author="Laura Viignola" w:date="2017-07-10T16:58:00Z"/>
          <w:rFonts w:ascii="Cambria" w:eastAsia="Calibri" w:hAnsi="Cambria" w:cs="Calibri"/>
          <w:i/>
          <w:color w:val="5B9BD5"/>
        </w:rPr>
      </w:pPr>
      <w:ins w:id="561"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ins>
    </w:p>
    <w:p w14:paraId="0881FC2F" w14:textId="77777777" w:rsidR="00BF17B0" w:rsidRPr="0075768B" w:rsidRDefault="00BF17B0" w:rsidP="00BF17B0">
      <w:pPr>
        <w:ind w:left="1416"/>
        <w:rPr>
          <w:ins w:id="562" w:author="Laura Viignola" w:date="2017-07-10T16:58:00Z"/>
          <w:rFonts w:ascii="Arial" w:eastAsia="Calibri" w:hAnsi="Arial" w:cs="Arial"/>
          <w:b/>
        </w:rPr>
      </w:pPr>
      <w:ins w:id="563" w:author="Laura Viignola" w:date="2017-07-10T16:58:00Z">
        <w:r>
          <w:rPr>
            <w:rFonts w:ascii="Arial" w:eastAsia="Calibri" w:hAnsi="Arial" w:cs="Arial"/>
            <w:color w:val="auto"/>
          </w:rPr>
          <w:t xml:space="preserve">+ </w:t>
        </w:r>
        <w:r w:rsidRPr="004F0645">
          <w:rPr>
            <w:rFonts w:ascii="Arial" w:eastAsia="Calibri" w:hAnsi="Arial" w:cs="Arial"/>
            <w:color w:val="auto"/>
          </w:rPr>
          <w:t>op</w:t>
        </w:r>
      </w:ins>
    </w:p>
    <w:p w14:paraId="7DB44B12" w14:textId="77777777" w:rsidR="00BF17B0" w:rsidRDefault="00BF17B0" w:rsidP="00BF17B0">
      <w:pPr>
        <w:ind w:left="360"/>
        <w:rPr>
          <w:ins w:id="564" w:author="Laura Viignola" w:date="2017-07-10T16:58:00Z"/>
          <w:rFonts w:ascii="Cambria" w:eastAsia="Calibri" w:hAnsi="Cambria" w:cs="Calibri"/>
          <w:color w:val="5B9BD5"/>
        </w:rPr>
      </w:pPr>
    </w:p>
    <w:p w14:paraId="08B0F3FE" w14:textId="77777777" w:rsidR="00BF17B0" w:rsidRPr="005961DD" w:rsidRDefault="00BF17B0" w:rsidP="00BF17B0">
      <w:pPr>
        <w:rPr>
          <w:ins w:id="565" w:author="Laura Viignola" w:date="2017-07-10T16:58:00Z"/>
          <w:rFonts w:ascii="Cambria" w:eastAsia="Calibri" w:hAnsi="Cambria" w:cs="Calibri"/>
          <w:i/>
          <w:color w:val="5B9BD5"/>
        </w:rPr>
      </w:pPr>
      <w:ins w:id="566"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078D13E5" w14:textId="77777777" w:rsidR="00BF17B0" w:rsidRDefault="00BF17B0" w:rsidP="00BF17B0">
      <w:pPr>
        <w:rPr>
          <w:ins w:id="567" w:author="Laura Viignola" w:date="2017-07-10T16:58:00Z"/>
          <w:rFonts w:ascii="Cambria" w:eastAsia="Calibri" w:hAnsi="Cambria" w:cs="Calibri"/>
          <w:color w:val="5B9BD5"/>
        </w:rPr>
      </w:pPr>
      <w:ins w:id="568" w:author="Laura Viignola" w:date="2017-07-10T16:58:00Z">
        <w:r>
          <w:rPr>
            <w:rFonts w:ascii="Arial" w:eastAsia="Calibri" w:hAnsi="Arial" w:cs="Arial"/>
            <w:color w:val="auto"/>
          </w:rPr>
          <w:t>op</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operand</w:t>
        </w:r>
      </w:ins>
    </w:p>
    <w:p w14:paraId="4A40E9A5" w14:textId="77777777" w:rsidR="00BF17B0" w:rsidRDefault="00BF17B0" w:rsidP="00BF17B0">
      <w:pPr>
        <w:rPr>
          <w:ins w:id="569" w:author="Laura Viignola" w:date="2017-07-10T16:58:00Z"/>
          <w:rFonts w:ascii="Cambria" w:eastAsia="Calibri" w:hAnsi="Cambria" w:cs="Calibri"/>
          <w:color w:val="5B9BD5"/>
        </w:rPr>
      </w:pPr>
    </w:p>
    <w:p w14:paraId="37503449" w14:textId="77777777" w:rsidR="00BF17B0" w:rsidRDefault="00BF17B0" w:rsidP="00BF17B0">
      <w:pPr>
        <w:rPr>
          <w:ins w:id="570" w:author="Laura Viignola" w:date="2017-07-10T16:58:00Z"/>
          <w:rFonts w:ascii="Cambria" w:eastAsia="Calibri" w:hAnsi="Cambria" w:cs="Calibri"/>
          <w:i/>
          <w:color w:val="5B9BD5"/>
        </w:rPr>
      </w:pPr>
      <w:ins w:id="571"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1AF2AA17" w14:textId="77777777" w:rsidR="00BF17B0" w:rsidRDefault="00BF17B0" w:rsidP="00BF17B0">
      <w:pPr>
        <w:rPr>
          <w:ins w:id="572" w:author="Laura Viignola" w:date="2017-07-10T16:58:00Z"/>
          <w:rFonts w:ascii="Arial" w:eastAsia="Calibri" w:hAnsi="Arial" w:cs="Arial"/>
        </w:rPr>
      </w:pPr>
      <w:ins w:id="573" w:author="Laura Viignola" w:date="2017-07-10T16:58:00Z">
        <w:r>
          <w:rPr>
            <w:rFonts w:ascii="Arial" w:eastAsia="Calibri" w:hAnsi="Arial" w:cs="Arial"/>
          </w:rPr>
          <w:t>+ DS</w:t>
        </w:r>
      </w:ins>
    </w:p>
    <w:p w14:paraId="6A73F877" w14:textId="77777777" w:rsidR="00BF17B0" w:rsidRPr="0075768B" w:rsidRDefault="00BF17B0" w:rsidP="00BF17B0">
      <w:pPr>
        <w:rPr>
          <w:ins w:id="574" w:author="Laura Viignola" w:date="2017-07-10T16:58:00Z"/>
          <w:rFonts w:ascii="Arial" w:eastAsia="Calibri" w:hAnsi="Arial" w:cs="Arial"/>
        </w:rPr>
      </w:pPr>
      <w:ins w:id="575" w:author="Laura Viignola" w:date="2017-07-10T16:58:00Z">
        <w:r>
          <w:rPr>
            <w:rFonts w:ascii="Arial" w:eastAsia="Calibri" w:hAnsi="Arial" w:cs="Arial"/>
          </w:rPr>
          <w:t>+ 3</w:t>
        </w:r>
      </w:ins>
    </w:p>
    <w:p w14:paraId="7E0FCB56" w14:textId="77777777" w:rsidR="00BF17B0" w:rsidRPr="00930AA3" w:rsidRDefault="00BF17B0" w:rsidP="00BF17B0">
      <w:pPr>
        <w:rPr>
          <w:ins w:id="576" w:author="Laura Viignola" w:date="2017-07-10T16:58:00Z"/>
          <w:rFonts w:ascii="Cambria" w:eastAsia="Calibri" w:hAnsi="Cambria" w:cs="Calibri"/>
          <w:color w:val="5B9BD5"/>
        </w:rPr>
      </w:pPr>
    </w:p>
    <w:p w14:paraId="3EF8A7D7" w14:textId="77777777" w:rsidR="00BF17B0" w:rsidRDefault="00BF17B0" w:rsidP="00BF17B0">
      <w:pPr>
        <w:rPr>
          <w:ins w:id="577" w:author="Laura Viignola" w:date="2017-07-10T16:58:00Z"/>
          <w:rFonts w:ascii="Cambria" w:eastAsia="Calibri" w:hAnsi="Cambria" w:cs="Calibri"/>
          <w:i/>
          <w:color w:val="5B9BD5"/>
        </w:rPr>
      </w:pPr>
      <w:ins w:id="578" w:author="Laura Viignola" w:date="2017-07-10T16:58:00Z">
        <w:r>
          <w:rPr>
            <w:rFonts w:ascii="Cambria" w:eastAsia="Calibri" w:hAnsi="Cambria" w:cs="Calibri"/>
            <w:i/>
            <w:color w:val="5B9BD5"/>
          </w:rPr>
          <w:t>Semantic for scalar operations</w:t>
        </w:r>
      </w:ins>
    </w:p>
    <w:p w14:paraId="644BB7D9" w14:textId="77777777" w:rsidR="00BF17B0" w:rsidRDefault="00BF17B0" w:rsidP="00BF17B0">
      <w:pPr>
        <w:jc w:val="both"/>
        <w:rPr>
          <w:ins w:id="579" w:author="Laura Viignola" w:date="2017-07-10T16:58:00Z"/>
        </w:rPr>
      </w:pPr>
      <w:ins w:id="580" w:author="Laura Viignola" w:date="2017-07-10T16:58:00Z">
        <w:r>
          <w:t xml:space="preserve">The </w:t>
        </w:r>
        <w:r w:rsidRPr="00CF4A4F">
          <w:rPr>
            <w:b/>
            <w:bCs/>
          </w:rPr>
          <w:t xml:space="preserve">+ </w:t>
        </w:r>
        <w:r>
          <w:t>operator leaves the sign unaltered.</w:t>
        </w:r>
      </w:ins>
    </w:p>
    <w:p w14:paraId="47D8EA61" w14:textId="77777777" w:rsidR="00BF17B0" w:rsidRPr="00CF4A4F" w:rsidRDefault="00BF17B0" w:rsidP="00BF17B0">
      <w:pPr>
        <w:jc w:val="both"/>
        <w:rPr>
          <w:ins w:id="581" w:author="Laura Viignola" w:date="2017-07-10T16:58:00Z"/>
          <w:rFonts w:ascii="Cambria" w:eastAsia="Calibri" w:hAnsi="Cambria" w:cs="Calibri"/>
        </w:rPr>
      </w:pPr>
    </w:p>
    <w:p w14:paraId="67A47050" w14:textId="77777777" w:rsidR="00BF17B0" w:rsidRDefault="00BF17B0" w:rsidP="00BF17B0">
      <w:pPr>
        <w:jc w:val="both"/>
        <w:rPr>
          <w:ins w:id="582" w:author="Laura Viignola" w:date="2017-07-10T16:58:00Z"/>
          <w:rFonts w:ascii="Cambria" w:eastAsia="Calibri" w:hAnsi="Cambria" w:cs="Calibri"/>
        </w:rPr>
      </w:pPr>
      <w:ins w:id="583" w:author="Laura Viignola" w:date="2017-07-10T16:58:00Z">
        <w:r>
          <w:rPr>
            <w:rFonts w:ascii="Cambria" w:eastAsia="Calibri" w:hAnsi="Cambria" w:cs="Calibri"/>
          </w:rPr>
          <w:t xml:space="preserve">Examples: </w:t>
        </w:r>
      </w:ins>
    </w:p>
    <w:p w14:paraId="2A75AE8A" w14:textId="77777777" w:rsidR="00BF17B0" w:rsidRDefault="00BF17B0" w:rsidP="00BF17B0">
      <w:pPr>
        <w:ind w:left="360"/>
        <w:jc w:val="both"/>
        <w:rPr>
          <w:ins w:id="584" w:author="Laura Viignola" w:date="2017-07-10T16:58:00Z"/>
          <w:rFonts w:ascii="Cambria" w:hAnsi="Cambria"/>
        </w:rPr>
      </w:pPr>
      <w:ins w:id="585" w:author="Laura Viignola" w:date="2017-07-10T16:58:00Z">
        <w:r w:rsidRPr="00CF4A4F">
          <w:rPr>
            <w:rFonts w:ascii="Arial" w:hAnsi="Arial" w:cs="Arial"/>
          </w:rPr>
          <w:t>+ 3</w:t>
        </w:r>
        <w:r w:rsidRPr="008E7718">
          <w:rPr>
            <w:rFonts w:ascii="Cambria" w:hAnsi="Cambria"/>
            <w:b/>
          </w:rPr>
          <w:t xml:space="preserve"> </w:t>
        </w:r>
        <w:r>
          <w:rPr>
            <w:rFonts w:ascii="Cambria" w:hAnsi="Cambria"/>
          </w:rPr>
          <w:t xml:space="preserve"> </w:t>
        </w:r>
        <w:r w:rsidRPr="008E7718">
          <w:rPr>
            <w:rFonts w:ascii="Cambria" w:hAnsi="Cambria"/>
          </w:rPr>
          <w:t xml:space="preserve">gives </w:t>
        </w:r>
        <w:r>
          <w:rPr>
            <w:rFonts w:ascii="Cambria" w:hAnsi="Cambria"/>
          </w:rPr>
          <w:t xml:space="preserve"> </w:t>
        </w:r>
        <w:r w:rsidRPr="00C11372">
          <w:rPr>
            <w:rFonts w:ascii="Arial" w:hAnsi="Arial" w:cs="Arial"/>
          </w:rPr>
          <w:t>3</w:t>
        </w:r>
      </w:ins>
    </w:p>
    <w:p w14:paraId="7FB5B92C" w14:textId="77777777" w:rsidR="00BF17B0" w:rsidRPr="008E7718" w:rsidRDefault="00BF17B0" w:rsidP="00BF17B0">
      <w:pPr>
        <w:ind w:left="360"/>
        <w:jc w:val="both"/>
        <w:rPr>
          <w:ins w:id="586" w:author="Laura Viignola" w:date="2017-07-10T16:58:00Z"/>
          <w:rFonts w:ascii="Cambria" w:hAnsi="Cambria"/>
        </w:rPr>
      </w:pPr>
      <w:ins w:id="587" w:author="Laura Viignola" w:date="2017-07-10T16:58:00Z">
        <w:r w:rsidRPr="00C11372">
          <w:rPr>
            <w:rFonts w:ascii="Arial" w:hAnsi="Arial" w:cs="Arial"/>
          </w:rPr>
          <w:t>+(-5)</w:t>
        </w:r>
        <w:r>
          <w:rPr>
            <w:rFonts w:ascii="Cambria" w:hAnsi="Cambria"/>
          </w:rPr>
          <w:t xml:space="preserve"> gives </w:t>
        </w:r>
        <w:r w:rsidRPr="00C11372">
          <w:rPr>
            <w:rFonts w:ascii="Arial" w:hAnsi="Arial" w:cs="Arial"/>
          </w:rPr>
          <w:t>-5</w:t>
        </w:r>
      </w:ins>
    </w:p>
    <w:p w14:paraId="798DD367" w14:textId="77777777" w:rsidR="00BF17B0" w:rsidRDefault="00BF17B0" w:rsidP="00BF17B0">
      <w:pPr>
        <w:rPr>
          <w:ins w:id="588" w:author="Laura Viignola" w:date="2017-07-10T16:58:00Z"/>
          <w:rFonts w:ascii="Cambria" w:eastAsia="Calibri" w:hAnsi="Cambria" w:cs="Calibri"/>
          <w:i/>
          <w:color w:val="5B9BD5"/>
        </w:rPr>
      </w:pPr>
    </w:p>
    <w:p w14:paraId="50F41186" w14:textId="77777777" w:rsidR="00BF17B0" w:rsidRDefault="00BF17B0" w:rsidP="00BF17B0">
      <w:pPr>
        <w:rPr>
          <w:ins w:id="589" w:author="Laura Viignola" w:date="2017-07-10T16:58:00Z"/>
          <w:rFonts w:ascii="Cambria" w:eastAsia="Calibri" w:hAnsi="Cambria" w:cs="Calibri"/>
          <w:i/>
          <w:color w:val="5B9BD5"/>
        </w:rPr>
      </w:pPr>
      <w:ins w:id="590" w:author="Laura Viignola" w:date="2017-07-10T16:58:00Z">
        <w:r>
          <w:rPr>
            <w:rFonts w:ascii="Cambria" w:eastAsia="Calibri" w:hAnsi="Cambria" w:cs="Calibri"/>
            <w:i/>
            <w:color w:val="5B9BD5"/>
          </w:rPr>
          <w:t>Input Parameters type</w:t>
        </w:r>
        <w:r>
          <w:rPr>
            <w:rFonts w:ascii="Cambria" w:eastAsia="Calibri" w:hAnsi="Cambria" w:cs="Calibri"/>
            <w:i/>
            <w:color w:val="5B9BD5"/>
          </w:rPr>
          <w:tab/>
        </w:r>
      </w:ins>
    </w:p>
    <w:p w14:paraId="3E512C4E" w14:textId="77777777" w:rsidR="00BF17B0" w:rsidRDefault="00BF17B0" w:rsidP="00BF17B0">
      <w:pPr>
        <w:rPr>
          <w:ins w:id="591" w:author="Laura Viignola" w:date="2017-07-10T16:58:00Z"/>
          <w:rFonts w:ascii="Cambria" w:eastAsia="Calibri" w:hAnsi="Cambria" w:cs="Calibri"/>
          <w:i/>
          <w:noProof/>
          <w:color w:val="5B9BD5"/>
          <w:lang w:val="en-US"/>
        </w:rPr>
      </w:pPr>
      <w:ins w:id="592" w:author="Laura Viignola" w:date="2017-07-10T16:58:00Z">
        <w:r w:rsidRPr="00DA2507">
          <w:rPr>
            <w:rFonts w:ascii="Cambria" w:eastAsia="Calibri" w:hAnsi="Cambria" w:cs="Calibri"/>
            <w:i/>
            <w:noProof/>
            <w:color w:val="5B9BD5"/>
            <w:lang w:val="en-US"/>
          </w:rPr>
          <w:t xml:space="preserve"> </w:t>
        </w:r>
      </w:ins>
    </w:p>
    <w:p w14:paraId="4B1D7205" w14:textId="77777777" w:rsidR="00BF17B0" w:rsidRDefault="00BF17B0" w:rsidP="00BF17B0">
      <w:pPr>
        <w:rPr>
          <w:ins w:id="593" w:author="Laura Viignola" w:date="2017-07-10T16:58:00Z"/>
          <w:rFonts w:ascii="Cambria" w:eastAsia="Calibri" w:hAnsi="Cambria" w:cs="Calibri"/>
        </w:rPr>
      </w:pPr>
      <w:ins w:id="594" w:author="Laura Viignola" w:date="2017-07-10T16:58:00Z">
        <w:r w:rsidRPr="00E64258">
          <w:rPr>
            <w:rFonts w:ascii="Cambria" w:eastAsia="Calibri" w:hAnsi="Cambria" w:cs="Calibri"/>
            <w:i/>
          </w:rPr>
          <w:t>Op</w:t>
        </w:r>
        <w:r w:rsidRPr="00E64258">
          <w:rPr>
            <w:rFonts w:ascii="Cambria" w:eastAsia="Calibri" w:hAnsi="Cambria" w:cs="Calibri"/>
          </w:rPr>
          <w:t xml:space="preserve"> ::</w:t>
        </w:r>
        <w:r w:rsidRPr="00E64258">
          <w:rPr>
            <w:rFonts w:ascii="Cambria" w:eastAsia="Calibri" w:hAnsi="Cambria" w:cs="Calibri"/>
          </w:rPr>
          <w:tab/>
        </w:r>
        <w:r w:rsidRPr="006F2FA3">
          <w:rPr>
            <w:rFonts w:ascii="Cambria" w:eastAsia="Calibri" w:hAnsi="Cambria" w:cs="Calibri"/>
          </w:rPr>
          <w:t xml:space="preserve">    </w:t>
        </w:r>
        <w:r>
          <w:rPr>
            <w:rFonts w:ascii="Cambria" w:eastAsia="Calibri" w:hAnsi="Cambria" w:cs="Calibri"/>
          </w:rPr>
          <w:tab/>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43AC00CF" w14:textId="77777777" w:rsidR="00BF17B0" w:rsidRPr="006F2FA3" w:rsidRDefault="00BF17B0" w:rsidP="00BF17B0">
      <w:pPr>
        <w:ind w:left="708" w:firstLine="708"/>
        <w:rPr>
          <w:ins w:id="595" w:author="Laura Viignola" w:date="2017-07-10T16:58:00Z"/>
          <w:rFonts w:ascii="Cambria" w:eastAsia="Calibri" w:hAnsi="Cambria" w:cs="Calibri"/>
        </w:rPr>
      </w:pPr>
      <w:ins w:id="596"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38A7DA9E" w14:textId="77777777" w:rsidR="00BF17B0" w:rsidRPr="006F2FA3" w:rsidRDefault="00BF17B0" w:rsidP="00BF17B0">
      <w:pPr>
        <w:ind w:left="708" w:firstLine="708"/>
        <w:rPr>
          <w:ins w:id="597" w:author="Laura Viignola" w:date="2017-07-10T16:58:00Z"/>
          <w:rFonts w:ascii="Cambria" w:eastAsia="Calibri" w:hAnsi="Cambria" w:cs="Calibri"/>
        </w:rPr>
      </w:pPr>
      <w:ins w:id="598"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1A7ABBF0" w14:textId="77777777" w:rsidR="00BF17B0" w:rsidRPr="006F2FA3" w:rsidRDefault="00BF17B0" w:rsidP="00BF17B0">
      <w:pPr>
        <w:rPr>
          <w:ins w:id="599" w:author="Laura Viignola" w:date="2017-07-10T16:58:00Z"/>
          <w:rFonts w:ascii="Cambria" w:eastAsia="Calibri" w:hAnsi="Cambria" w:cs="Calibri"/>
          <w:i/>
          <w:color w:val="5B9BD5"/>
        </w:rPr>
      </w:pPr>
    </w:p>
    <w:p w14:paraId="7188A62C" w14:textId="77777777" w:rsidR="00BF17B0" w:rsidRPr="00E64258" w:rsidRDefault="00BF17B0" w:rsidP="00BF17B0">
      <w:pPr>
        <w:rPr>
          <w:ins w:id="600" w:author="Laura Viignola" w:date="2017-07-10T16:58:00Z"/>
          <w:rFonts w:ascii="Cambria" w:hAnsi="Cambria"/>
        </w:rPr>
      </w:pPr>
    </w:p>
    <w:p w14:paraId="225BEAD6" w14:textId="77777777" w:rsidR="00BF17B0" w:rsidRPr="00E64258" w:rsidRDefault="00BF17B0" w:rsidP="00BF17B0">
      <w:pPr>
        <w:rPr>
          <w:ins w:id="601" w:author="Laura Viignola" w:date="2017-07-10T16:58:00Z"/>
          <w:rFonts w:ascii="Cambria" w:eastAsia="Calibri" w:hAnsi="Cambria" w:cs="Calibri"/>
          <w:i/>
          <w:color w:val="5B9BD5"/>
        </w:rPr>
      </w:pPr>
      <w:ins w:id="602" w:author="Laura Viignola" w:date="2017-07-10T16:58:00Z">
        <w:r w:rsidRPr="00E64258">
          <w:rPr>
            <w:rFonts w:ascii="Cambria" w:eastAsia="Calibri" w:hAnsi="Cambria" w:cs="Calibri"/>
            <w:i/>
            <w:color w:val="5B9BD5"/>
          </w:rPr>
          <w:t>Result type</w:t>
        </w:r>
      </w:ins>
    </w:p>
    <w:p w14:paraId="3B4CC92B" w14:textId="77777777" w:rsidR="00BF17B0" w:rsidRPr="00E64258" w:rsidRDefault="00BF17B0" w:rsidP="00BF17B0">
      <w:pPr>
        <w:rPr>
          <w:ins w:id="603" w:author="Laura Viignola" w:date="2017-07-10T16:58:00Z"/>
          <w:rFonts w:ascii="Cambria" w:eastAsia="Calibri" w:hAnsi="Cambria" w:cs="Calibri"/>
          <w:i/>
          <w:color w:val="auto"/>
        </w:rPr>
      </w:pPr>
    </w:p>
    <w:p w14:paraId="0BCE3DA8" w14:textId="77777777" w:rsidR="00BF17B0" w:rsidRDefault="00BF17B0" w:rsidP="00BF17B0">
      <w:pPr>
        <w:rPr>
          <w:ins w:id="604" w:author="Laura Viignola" w:date="2017-07-10T16:58:00Z"/>
          <w:rFonts w:ascii="Cambria" w:eastAsia="Calibri" w:hAnsi="Cambria" w:cs="Calibri"/>
        </w:rPr>
      </w:pPr>
      <w:ins w:id="605"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02201101" w14:textId="77777777" w:rsidR="00BF17B0" w:rsidRPr="006F2FA3" w:rsidRDefault="00BF17B0" w:rsidP="00BF17B0">
      <w:pPr>
        <w:ind w:left="708" w:firstLine="708"/>
        <w:rPr>
          <w:ins w:id="606" w:author="Laura Viignola" w:date="2017-07-10T16:58:00Z"/>
          <w:rFonts w:ascii="Cambria" w:eastAsia="Calibri" w:hAnsi="Cambria" w:cs="Calibri"/>
        </w:rPr>
      </w:pPr>
      <w:ins w:id="607"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233904F8" w14:textId="77777777" w:rsidR="00BF17B0" w:rsidRPr="006F2FA3" w:rsidRDefault="00BF17B0" w:rsidP="00BF17B0">
      <w:pPr>
        <w:ind w:left="708" w:firstLine="708"/>
        <w:rPr>
          <w:ins w:id="608" w:author="Laura Viignola" w:date="2017-07-10T16:58:00Z"/>
          <w:rFonts w:ascii="Cambria" w:eastAsia="Calibri" w:hAnsi="Cambria" w:cs="Calibri"/>
        </w:rPr>
      </w:pPr>
      <w:ins w:id="609"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5D805B03" w14:textId="77777777" w:rsidR="00BF17B0" w:rsidRDefault="00BF17B0" w:rsidP="00BF17B0">
      <w:pPr>
        <w:rPr>
          <w:ins w:id="610" w:author="Laura Viignola" w:date="2017-07-10T16:58:00Z"/>
          <w:rFonts w:ascii="Cambria" w:eastAsia="Calibri" w:hAnsi="Cambria" w:cs="Calibri"/>
          <w:i/>
          <w:color w:val="5B9BD5"/>
        </w:rPr>
      </w:pPr>
    </w:p>
    <w:p w14:paraId="2030666C" w14:textId="77777777" w:rsidR="00BF17B0" w:rsidRPr="00E5275E" w:rsidRDefault="00BF17B0" w:rsidP="00BF17B0">
      <w:pPr>
        <w:jc w:val="both"/>
        <w:rPr>
          <w:ins w:id="611" w:author="Laura Viignola" w:date="2017-07-10T16:58:00Z"/>
          <w:rFonts w:ascii="Cambria" w:hAnsi="Cambria"/>
        </w:rPr>
      </w:pPr>
    </w:p>
    <w:p w14:paraId="7BD5F906" w14:textId="77777777" w:rsidR="00BF17B0" w:rsidRDefault="00BF17B0" w:rsidP="00BF17B0">
      <w:pPr>
        <w:rPr>
          <w:ins w:id="612" w:author="Laura Viignola" w:date="2017-07-10T16:58:00Z"/>
          <w:rFonts w:ascii="Cambria" w:eastAsia="Calibri" w:hAnsi="Cambria" w:cs="Calibri"/>
          <w:i/>
          <w:color w:val="5B9BD5"/>
        </w:rPr>
      </w:pPr>
      <w:ins w:id="613" w:author="Laura Viignola" w:date="2017-07-10T16:58:00Z">
        <w:r>
          <w:rPr>
            <w:rFonts w:ascii="Cambria" w:eastAsia="Calibri" w:hAnsi="Cambria" w:cs="Calibri"/>
            <w:i/>
            <w:color w:val="5B9BD5"/>
          </w:rPr>
          <w:t xml:space="preserve">Behaviour </w:t>
        </w:r>
      </w:ins>
    </w:p>
    <w:p w14:paraId="5ABF596F" w14:textId="77777777" w:rsidR="00BF17B0" w:rsidRDefault="00BF17B0" w:rsidP="00BF17B0">
      <w:pPr>
        <w:jc w:val="both"/>
        <w:rPr>
          <w:ins w:id="614" w:author="Laura Viignola" w:date="2017-07-10T16:58:00Z"/>
          <w:rFonts w:ascii="Cambria" w:eastAsia="Calibri" w:hAnsi="Cambria" w:cs="Calibri"/>
          <w:color w:val="auto"/>
        </w:rPr>
      </w:pPr>
      <w:ins w:id="615" w:author="Laura Viignola" w:date="2017-07-10T16:58:00Z">
        <w:r>
          <w:rPr>
            <w:rFonts w:ascii="Cambria" w:eastAsia="Calibri" w:hAnsi="Cambria" w:cs="Calibri"/>
            <w:color w:val="auto"/>
          </w:rPr>
          <w:t xml:space="preserve">The operator has the typical behaviour of the “Operators applicable on one Data Set or Data Set Component” (see the section “VTL-ML - Behaviour of the Operators”).  </w:t>
        </w:r>
      </w:ins>
    </w:p>
    <w:p w14:paraId="79D6D3B5" w14:textId="77777777" w:rsidR="00BF17B0" w:rsidRDefault="00BF17B0" w:rsidP="00BF17B0">
      <w:pPr>
        <w:rPr>
          <w:ins w:id="616" w:author="Laura Viignola" w:date="2017-07-10T16:58:00Z"/>
          <w:rFonts w:ascii="Cambria" w:eastAsia="Calibri" w:hAnsi="Cambria" w:cs="Calibri"/>
          <w:i/>
          <w:color w:val="5B9BD5"/>
        </w:rPr>
      </w:pPr>
    </w:p>
    <w:p w14:paraId="4184C588" w14:textId="77777777" w:rsidR="00BF17B0" w:rsidRDefault="00BF17B0" w:rsidP="00BF17B0">
      <w:pPr>
        <w:rPr>
          <w:ins w:id="617" w:author="Laura Viignola" w:date="2017-07-10T16:58:00Z"/>
          <w:rFonts w:ascii="Cambria" w:eastAsia="Calibri" w:hAnsi="Cambria" w:cs="Calibri"/>
          <w:i/>
          <w:color w:val="5B9BD5"/>
        </w:rPr>
      </w:pPr>
    </w:p>
    <w:p w14:paraId="1D9AD923" w14:textId="77777777" w:rsidR="00BF17B0" w:rsidRDefault="00BF17B0" w:rsidP="00BF17B0">
      <w:pPr>
        <w:rPr>
          <w:ins w:id="618" w:author="Laura Viignola" w:date="2017-07-10T16:58:00Z"/>
          <w:rFonts w:ascii="Cambria" w:eastAsia="Calibri" w:hAnsi="Cambria" w:cs="Calibri"/>
          <w:i/>
          <w:color w:val="5B9BD5"/>
        </w:rPr>
      </w:pPr>
      <w:ins w:id="619" w:author="Laura Viignola" w:date="2017-07-10T16:58:00Z">
        <w:r>
          <w:rPr>
            <w:rFonts w:ascii="Cambria" w:eastAsia="Calibri" w:hAnsi="Cambria" w:cs="Calibri"/>
            <w:i/>
            <w:color w:val="5B9BD5"/>
          </w:rPr>
          <w:t xml:space="preserve">Examples </w:t>
        </w:r>
      </w:ins>
    </w:p>
    <w:p w14:paraId="5888C850" w14:textId="77777777" w:rsidR="00BF17B0" w:rsidRDefault="00BF17B0" w:rsidP="00BF17B0">
      <w:pPr>
        <w:rPr>
          <w:ins w:id="620" w:author="Laura Viignola" w:date="2017-07-10T16:58:00Z"/>
          <w:rFonts w:ascii="Cambria" w:hAnsi="Cambria"/>
        </w:rPr>
      </w:pPr>
      <w:ins w:id="621" w:author="Laura Viignola" w:date="2017-07-10T16:58:00Z">
        <w:r>
          <w:rPr>
            <w:rFonts w:ascii="Cambria" w:hAnsi="Cambria"/>
          </w:rPr>
          <w:t>Given the operand Data Set:</w:t>
        </w:r>
      </w:ins>
    </w:p>
    <w:p w14:paraId="12799289" w14:textId="77777777" w:rsidR="00BF17B0" w:rsidRPr="001A403F" w:rsidRDefault="00BF17B0" w:rsidP="00BF17B0">
      <w:pPr>
        <w:rPr>
          <w:ins w:id="622" w:author="Laura Viignola" w:date="2017-07-10T16:58:00Z"/>
          <w:rFonts w:ascii="Cambria" w:hAnsi="Cambria"/>
        </w:rPr>
      </w:pPr>
    </w:p>
    <w:tbl>
      <w:tblPr>
        <w:tblW w:w="4736" w:type="dxa"/>
        <w:tblInd w:w="70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46"/>
        <w:gridCol w:w="876"/>
        <w:gridCol w:w="1488"/>
        <w:gridCol w:w="1526"/>
      </w:tblGrid>
      <w:tr w:rsidR="00BF17B0" w:rsidRPr="006056BE" w14:paraId="17531A9A" w14:textId="77777777" w:rsidTr="00BF17B0">
        <w:trPr>
          <w:ins w:id="623" w:author="Laura Viignola" w:date="2017-07-10T16:58:00Z"/>
        </w:trPr>
        <w:tc>
          <w:tcPr>
            <w:tcW w:w="473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CF753B4" w14:textId="77777777" w:rsidR="00BF17B0" w:rsidRPr="00860832" w:rsidRDefault="00BF17B0" w:rsidP="00BF17B0">
            <w:pPr>
              <w:rPr>
                <w:ins w:id="624" w:author="Laura Viignola" w:date="2017-07-10T16:58:00Z"/>
                <w:rFonts w:ascii="Arial" w:eastAsia="Calibri" w:hAnsi="Arial" w:cs="Arial"/>
                <w:color w:val="1F497D" w:themeColor="text2"/>
              </w:rPr>
            </w:pPr>
            <w:ins w:id="625" w:author="Laura Viignola" w:date="2017-07-10T16:58:00Z">
              <w:r w:rsidRPr="00860832">
                <w:rPr>
                  <w:rFonts w:ascii="Arial" w:eastAsia="Calibri" w:hAnsi="Arial" w:cs="Arial"/>
                  <w:color w:val="1F497D" w:themeColor="text2"/>
                </w:rPr>
                <w:t>DS_1</w:t>
              </w:r>
            </w:ins>
          </w:p>
        </w:tc>
      </w:tr>
      <w:tr w:rsidR="00BF17B0" w:rsidRPr="006056BE" w14:paraId="209BD936" w14:textId="77777777" w:rsidTr="00BF17B0">
        <w:trPr>
          <w:ins w:id="626" w:author="Laura Viignola" w:date="2017-07-10T16:58:00Z"/>
        </w:trPr>
        <w:tc>
          <w:tcPr>
            <w:tcW w:w="8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A30433C" w14:textId="77777777" w:rsidR="00BF17B0" w:rsidRPr="00860832" w:rsidRDefault="00BF17B0" w:rsidP="00BF17B0">
            <w:pPr>
              <w:rPr>
                <w:ins w:id="627" w:author="Laura Viignola" w:date="2017-07-10T16:58:00Z"/>
                <w:rFonts w:ascii="Arial" w:hAnsi="Arial" w:cs="Arial"/>
              </w:rPr>
            </w:pPr>
            <w:ins w:id="628" w:author="Laura Viignola" w:date="2017-07-10T16:58:00Z">
              <w:r w:rsidRPr="00860832">
                <w:rPr>
                  <w:rFonts w:ascii="Arial" w:eastAsia="Calibri" w:hAnsi="Arial" w:cs="Arial"/>
                </w:rPr>
                <w:t>Id_1</w:t>
              </w:r>
            </w:ins>
          </w:p>
        </w:tc>
        <w:tc>
          <w:tcPr>
            <w:tcW w:w="87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89044F7" w14:textId="77777777" w:rsidR="00BF17B0" w:rsidRPr="00860832" w:rsidRDefault="00BF17B0" w:rsidP="00BF17B0">
            <w:pPr>
              <w:rPr>
                <w:ins w:id="629" w:author="Laura Viignola" w:date="2017-07-10T16:58:00Z"/>
                <w:rFonts w:ascii="Arial" w:hAnsi="Arial" w:cs="Arial"/>
              </w:rPr>
            </w:pPr>
            <w:ins w:id="630" w:author="Laura Viignola" w:date="2017-07-10T16:58:00Z">
              <w:r w:rsidRPr="00860832">
                <w:rPr>
                  <w:rFonts w:ascii="Arial" w:eastAsia="Calibri" w:hAnsi="Arial" w:cs="Arial"/>
                </w:rPr>
                <w:t>Id_2</w:t>
              </w:r>
            </w:ins>
          </w:p>
        </w:tc>
        <w:tc>
          <w:tcPr>
            <w:tcW w:w="148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1B28E59" w14:textId="77777777" w:rsidR="00BF17B0" w:rsidRPr="00860832" w:rsidRDefault="00BF17B0" w:rsidP="00BF17B0">
            <w:pPr>
              <w:rPr>
                <w:ins w:id="631" w:author="Laura Viignola" w:date="2017-07-10T16:58:00Z"/>
                <w:rFonts w:ascii="Arial" w:hAnsi="Arial" w:cs="Arial"/>
              </w:rPr>
            </w:pPr>
            <w:ins w:id="632" w:author="Laura Viignola" w:date="2017-07-10T16:58:00Z">
              <w:r w:rsidRPr="00860832">
                <w:rPr>
                  <w:rFonts w:ascii="Arial" w:eastAsia="Calibri" w:hAnsi="Arial" w:cs="Arial"/>
                </w:rPr>
                <w:t>Me_1</w:t>
              </w:r>
            </w:ins>
          </w:p>
        </w:tc>
        <w:tc>
          <w:tcPr>
            <w:tcW w:w="1526" w:type="dxa"/>
            <w:tcBorders>
              <w:top w:val="single" w:sz="6" w:space="0" w:color="000000"/>
              <w:left w:val="single" w:sz="6" w:space="0" w:color="000000"/>
              <w:bottom w:val="single" w:sz="6" w:space="0" w:color="000000"/>
              <w:right w:val="single" w:sz="6" w:space="0" w:color="000000"/>
            </w:tcBorders>
            <w:shd w:val="clear" w:color="auto" w:fill="C6D9F1"/>
          </w:tcPr>
          <w:p w14:paraId="2A0BC546" w14:textId="77777777" w:rsidR="00BF17B0" w:rsidRPr="00860832" w:rsidRDefault="00BF17B0" w:rsidP="00BF17B0">
            <w:pPr>
              <w:rPr>
                <w:ins w:id="633" w:author="Laura Viignola" w:date="2017-07-10T16:58:00Z"/>
                <w:rFonts w:ascii="Arial" w:eastAsia="Calibri" w:hAnsi="Arial" w:cs="Arial"/>
              </w:rPr>
            </w:pPr>
            <w:ins w:id="634" w:author="Laura Viignola" w:date="2017-07-10T16:58:00Z">
              <w:r w:rsidRPr="00860832">
                <w:rPr>
                  <w:rFonts w:ascii="Arial" w:eastAsia="Calibri" w:hAnsi="Arial" w:cs="Arial"/>
                </w:rPr>
                <w:t>Me_2</w:t>
              </w:r>
            </w:ins>
          </w:p>
        </w:tc>
      </w:tr>
      <w:tr w:rsidR="00BF17B0" w:rsidRPr="006056BE" w14:paraId="17E020B1" w14:textId="77777777" w:rsidTr="00BF17B0">
        <w:trPr>
          <w:ins w:id="635"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E8AABC" w14:textId="77777777" w:rsidR="00BF17B0" w:rsidRPr="006056BE" w:rsidRDefault="00BF17B0" w:rsidP="00BF17B0">
            <w:pPr>
              <w:rPr>
                <w:ins w:id="636" w:author="Laura Viignola" w:date="2017-07-10T16:58:00Z"/>
              </w:rPr>
            </w:pPr>
            <w:ins w:id="637" w:author="Laura Viignola" w:date="2017-07-10T16:58:00Z">
              <w:r w:rsidRPr="006056BE">
                <w:rPr>
                  <w:rFonts w:ascii="Calibri" w:eastAsia="Calibri" w:hAnsi="Calibri" w:cs="Calibri"/>
                </w:rPr>
                <w:t>1</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EAB807" w14:textId="77777777" w:rsidR="00BF17B0" w:rsidRPr="006056BE" w:rsidRDefault="00BF17B0" w:rsidP="00BF17B0">
            <w:pPr>
              <w:rPr>
                <w:ins w:id="638" w:author="Laura Viignola" w:date="2017-07-10T16:58:00Z"/>
              </w:rPr>
            </w:pPr>
            <w:ins w:id="639" w:author="Laura Viignola" w:date="2017-07-10T16:58:00Z">
              <w:r w:rsidRPr="006056BE">
                <w:rPr>
                  <w:rFonts w:ascii="Calibri" w:eastAsia="Calibri" w:hAnsi="Calibri" w:cs="Calibri"/>
                </w:rPr>
                <w:t>A</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A2B431" w14:textId="77777777" w:rsidR="00BF17B0" w:rsidRPr="006056BE" w:rsidRDefault="00BF17B0" w:rsidP="00BF17B0">
            <w:pPr>
              <w:jc w:val="right"/>
              <w:rPr>
                <w:ins w:id="640" w:author="Laura Viignola" w:date="2017-07-10T16:58:00Z"/>
              </w:rPr>
            </w:pPr>
            <w:ins w:id="641" w:author="Laura Viignola" w:date="2017-07-10T16:58:00Z">
              <w:r>
                <w:rPr>
                  <w:rFonts w:ascii="Calibri" w:eastAsia="Calibri" w:hAnsi="Calibri" w:cs="Calibri"/>
                </w:rPr>
                <w:t>1</w:t>
              </w:r>
            </w:ins>
          </w:p>
        </w:tc>
        <w:tc>
          <w:tcPr>
            <w:tcW w:w="1526" w:type="dxa"/>
            <w:tcBorders>
              <w:top w:val="single" w:sz="6" w:space="0" w:color="000000"/>
              <w:left w:val="single" w:sz="6" w:space="0" w:color="000000"/>
              <w:bottom w:val="single" w:sz="6" w:space="0" w:color="000000"/>
              <w:right w:val="single" w:sz="6" w:space="0" w:color="000000"/>
            </w:tcBorders>
          </w:tcPr>
          <w:p w14:paraId="68E798DC" w14:textId="77777777" w:rsidR="00BF17B0" w:rsidRPr="006056BE" w:rsidRDefault="00BF17B0" w:rsidP="00BF17B0">
            <w:pPr>
              <w:jc w:val="right"/>
              <w:rPr>
                <w:ins w:id="642" w:author="Laura Viignola" w:date="2017-07-10T16:58:00Z"/>
                <w:rFonts w:ascii="Calibri" w:eastAsia="Calibri" w:hAnsi="Calibri" w:cs="Calibri"/>
              </w:rPr>
            </w:pPr>
            <w:ins w:id="643" w:author="Laura Viignola" w:date="2017-07-10T16:58:00Z">
              <w:r>
                <w:rPr>
                  <w:rFonts w:ascii="Calibri" w:eastAsia="Calibri" w:hAnsi="Calibri" w:cs="Calibri"/>
                </w:rPr>
                <w:t>5</w:t>
              </w:r>
            </w:ins>
          </w:p>
        </w:tc>
      </w:tr>
      <w:tr w:rsidR="00BF17B0" w:rsidRPr="006056BE" w14:paraId="2EB62BFB" w14:textId="77777777" w:rsidTr="00BF17B0">
        <w:trPr>
          <w:ins w:id="644"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52E7F1" w14:textId="77777777" w:rsidR="00BF17B0" w:rsidRPr="006056BE" w:rsidRDefault="00BF17B0" w:rsidP="00BF17B0">
            <w:pPr>
              <w:rPr>
                <w:ins w:id="645" w:author="Laura Viignola" w:date="2017-07-10T16:58:00Z"/>
                <w:rFonts w:ascii="Calibri" w:eastAsia="Calibri" w:hAnsi="Calibri" w:cs="Calibri"/>
              </w:rPr>
            </w:pPr>
            <w:ins w:id="646" w:author="Laura Viignola" w:date="2017-07-10T16:58:00Z">
              <w:r>
                <w:rPr>
                  <w:rFonts w:ascii="Calibri" w:eastAsia="Calibri" w:hAnsi="Calibri" w:cs="Calibri"/>
                </w:rPr>
                <w:t>1</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98C085" w14:textId="77777777" w:rsidR="00BF17B0" w:rsidRPr="006056BE" w:rsidRDefault="00BF17B0" w:rsidP="00BF17B0">
            <w:pPr>
              <w:rPr>
                <w:ins w:id="647" w:author="Laura Viignola" w:date="2017-07-10T16:58:00Z"/>
                <w:rFonts w:ascii="Calibri" w:eastAsia="Calibri" w:hAnsi="Calibri" w:cs="Calibri"/>
              </w:rPr>
            </w:pPr>
            <w:ins w:id="648" w:author="Laura Viignola" w:date="2017-07-10T16:58:00Z">
              <w:r>
                <w:rPr>
                  <w:rFonts w:ascii="Calibri" w:eastAsia="Calibri" w:hAnsi="Calibri" w:cs="Calibri"/>
                </w:rPr>
                <w:t>B</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1EA274" w14:textId="77777777" w:rsidR="00BF17B0" w:rsidRPr="006056BE" w:rsidRDefault="00BF17B0" w:rsidP="00BF17B0">
            <w:pPr>
              <w:jc w:val="right"/>
              <w:rPr>
                <w:ins w:id="649" w:author="Laura Viignola" w:date="2017-07-10T16:58:00Z"/>
                <w:rFonts w:ascii="Calibri" w:eastAsia="Calibri" w:hAnsi="Calibri" w:cs="Calibri"/>
              </w:rPr>
            </w:pPr>
            <w:ins w:id="650" w:author="Laura Viignola" w:date="2017-07-10T16:58:00Z">
              <w:r>
                <w:rPr>
                  <w:rFonts w:ascii="Calibri" w:eastAsia="Calibri" w:hAnsi="Calibri" w:cs="Calibri"/>
                </w:rPr>
                <w:t>2</w:t>
              </w:r>
            </w:ins>
          </w:p>
        </w:tc>
        <w:tc>
          <w:tcPr>
            <w:tcW w:w="1526" w:type="dxa"/>
            <w:tcBorders>
              <w:top w:val="single" w:sz="6" w:space="0" w:color="000000"/>
              <w:left w:val="single" w:sz="6" w:space="0" w:color="000000"/>
              <w:bottom w:val="single" w:sz="6" w:space="0" w:color="000000"/>
              <w:right w:val="single" w:sz="6" w:space="0" w:color="000000"/>
            </w:tcBorders>
          </w:tcPr>
          <w:p w14:paraId="104B2AD0" w14:textId="77777777" w:rsidR="00BF17B0" w:rsidRDefault="00BF17B0" w:rsidP="00BF17B0">
            <w:pPr>
              <w:jc w:val="right"/>
              <w:rPr>
                <w:ins w:id="651" w:author="Laura Viignola" w:date="2017-07-10T16:58:00Z"/>
                <w:rFonts w:ascii="Calibri" w:eastAsia="Calibri" w:hAnsi="Calibri" w:cs="Calibri"/>
              </w:rPr>
            </w:pPr>
            <w:ins w:id="652" w:author="Laura Viignola" w:date="2017-07-10T16:58:00Z">
              <w:r>
                <w:rPr>
                  <w:rFonts w:ascii="Calibri" w:eastAsia="Calibri" w:hAnsi="Calibri" w:cs="Calibri"/>
                </w:rPr>
                <w:t>10</w:t>
              </w:r>
            </w:ins>
          </w:p>
        </w:tc>
      </w:tr>
      <w:tr w:rsidR="00BF17B0" w:rsidRPr="006056BE" w14:paraId="255A0B9B" w14:textId="77777777" w:rsidTr="00BF17B0">
        <w:trPr>
          <w:ins w:id="653"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C1FB6D" w14:textId="77777777" w:rsidR="00BF17B0" w:rsidRPr="006056BE" w:rsidRDefault="00BF17B0" w:rsidP="00BF17B0">
            <w:pPr>
              <w:rPr>
                <w:ins w:id="654" w:author="Laura Viignola" w:date="2017-07-10T16:58:00Z"/>
                <w:rFonts w:ascii="Calibri" w:eastAsia="Calibri" w:hAnsi="Calibri" w:cs="Calibri"/>
              </w:rPr>
            </w:pPr>
            <w:ins w:id="655" w:author="Laura Viignola" w:date="2017-07-10T16:58:00Z">
              <w:r>
                <w:rPr>
                  <w:rFonts w:ascii="Calibri" w:eastAsia="Calibri" w:hAnsi="Calibri" w:cs="Calibri"/>
                </w:rPr>
                <w:t>2</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D743C3" w14:textId="77777777" w:rsidR="00BF17B0" w:rsidRPr="006056BE" w:rsidRDefault="00BF17B0" w:rsidP="00BF17B0">
            <w:pPr>
              <w:rPr>
                <w:ins w:id="656" w:author="Laura Viignola" w:date="2017-07-10T16:58:00Z"/>
                <w:rFonts w:ascii="Calibri" w:eastAsia="Calibri" w:hAnsi="Calibri" w:cs="Calibri"/>
              </w:rPr>
            </w:pPr>
            <w:ins w:id="657" w:author="Laura Viignola" w:date="2017-07-10T16:58:00Z">
              <w:r>
                <w:rPr>
                  <w:rFonts w:ascii="Calibri" w:eastAsia="Calibri" w:hAnsi="Calibri" w:cs="Calibri"/>
                </w:rPr>
                <w:t>A</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4F6E67" w14:textId="77777777" w:rsidR="00BF17B0" w:rsidRPr="006056BE" w:rsidRDefault="00BF17B0" w:rsidP="00BF17B0">
            <w:pPr>
              <w:jc w:val="right"/>
              <w:rPr>
                <w:ins w:id="658" w:author="Laura Viignola" w:date="2017-07-10T16:58:00Z"/>
                <w:rFonts w:ascii="Calibri" w:eastAsia="Calibri" w:hAnsi="Calibri" w:cs="Calibri"/>
              </w:rPr>
            </w:pPr>
            <w:ins w:id="659" w:author="Laura Viignola" w:date="2017-07-10T16:58:00Z">
              <w:r>
                <w:rPr>
                  <w:rFonts w:ascii="Calibri" w:eastAsia="Calibri" w:hAnsi="Calibri" w:cs="Calibri"/>
                </w:rPr>
                <w:t>3</w:t>
              </w:r>
            </w:ins>
          </w:p>
        </w:tc>
        <w:tc>
          <w:tcPr>
            <w:tcW w:w="1526" w:type="dxa"/>
            <w:tcBorders>
              <w:top w:val="single" w:sz="6" w:space="0" w:color="000000"/>
              <w:left w:val="single" w:sz="6" w:space="0" w:color="000000"/>
              <w:bottom w:val="single" w:sz="6" w:space="0" w:color="000000"/>
              <w:right w:val="single" w:sz="6" w:space="0" w:color="000000"/>
            </w:tcBorders>
          </w:tcPr>
          <w:p w14:paraId="684B21BC" w14:textId="77777777" w:rsidR="00BF17B0" w:rsidRDefault="00BF17B0" w:rsidP="00BF17B0">
            <w:pPr>
              <w:jc w:val="right"/>
              <w:rPr>
                <w:ins w:id="660" w:author="Laura Viignola" w:date="2017-07-10T16:58:00Z"/>
                <w:rFonts w:ascii="Calibri" w:eastAsia="Calibri" w:hAnsi="Calibri" w:cs="Calibri"/>
              </w:rPr>
            </w:pPr>
            <w:ins w:id="661" w:author="Laura Viignola" w:date="2017-07-10T16:58:00Z">
              <w:r>
                <w:rPr>
                  <w:rFonts w:ascii="Calibri" w:eastAsia="Calibri" w:hAnsi="Calibri" w:cs="Calibri"/>
                </w:rPr>
                <w:t>12</w:t>
              </w:r>
            </w:ins>
          </w:p>
        </w:tc>
      </w:tr>
    </w:tbl>
    <w:p w14:paraId="0A7BF8C7" w14:textId="77777777" w:rsidR="00BF17B0" w:rsidRDefault="00BF17B0" w:rsidP="00BF17B0">
      <w:pPr>
        <w:rPr>
          <w:ins w:id="662" w:author="Laura Viignola" w:date="2017-07-10T16:58:00Z"/>
          <w:rFonts w:ascii="Cambria" w:hAnsi="Cambria"/>
        </w:rPr>
      </w:pPr>
    </w:p>
    <w:p w14:paraId="51039800" w14:textId="77777777" w:rsidR="00BF17B0" w:rsidRDefault="00BF17B0" w:rsidP="00BF17B0">
      <w:pPr>
        <w:rPr>
          <w:ins w:id="663" w:author="Laura Viignola" w:date="2017-07-10T16:58:00Z"/>
          <w:rFonts w:ascii="Cambria" w:eastAsia="Calibri" w:hAnsi="Cambria" w:cs="Calibri"/>
          <w:lang w:val="pt-PT"/>
        </w:rPr>
      </w:pPr>
      <w:ins w:id="664" w:author="Laura Viignola" w:date="2017-07-10T16:58:00Z">
        <w:r w:rsidRPr="00CA0059">
          <w:rPr>
            <w:rFonts w:ascii="Cambria" w:hAnsi="Cambria"/>
            <w:i/>
          </w:rPr>
          <w:t>Example 1:</w:t>
        </w:r>
        <w:r>
          <w:rPr>
            <w:rFonts w:ascii="Cambria" w:hAnsi="Cambria"/>
          </w:rPr>
          <w:tab/>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 xml:space="preserve">_r  </w:t>
        </w:r>
        <w:r w:rsidRPr="00842F89">
          <w:rPr>
            <w:rFonts w:ascii="Arial" w:eastAsia="Calibri" w:hAnsi="Arial" w:cs="Arial"/>
            <w:b/>
            <w:color w:val="auto"/>
            <w:lang w:val="pt-PT"/>
          </w:rPr>
          <w:t>:=</w:t>
        </w:r>
        <w:r w:rsidRPr="00842F89">
          <w:rPr>
            <w:rFonts w:ascii="Arial" w:eastAsia="Calibri" w:hAnsi="Arial" w:cs="Arial"/>
            <w:lang w:val="pt-PT"/>
          </w:rPr>
          <w:t xml:space="preserve"> </w:t>
        </w:r>
        <w:r w:rsidRPr="00C11372">
          <w:rPr>
            <w:rFonts w:ascii="Arial" w:eastAsia="Calibri" w:hAnsi="Arial" w:cs="Arial"/>
            <w:lang w:val="pt-PT"/>
          </w:rPr>
          <w:t>+</w:t>
        </w:r>
        <w:r w:rsidRPr="00842F89">
          <w:rPr>
            <w:rFonts w:ascii="Arial" w:eastAsia="Calibri" w:hAnsi="Arial" w:cs="Arial"/>
            <w:b/>
            <w:lang w:val="pt-PT"/>
          </w:rPr>
          <w:t xml:space="preserve"> </w:t>
        </w:r>
        <w:r w:rsidRPr="00842F89">
          <w:rPr>
            <w:rFonts w:ascii="Arial" w:eastAsia="Calibri" w:hAnsi="Arial" w:cs="Arial"/>
            <w:color w:val="1F497D" w:themeColor="text2"/>
            <w:lang w:val="pt-PT"/>
          </w:rPr>
          <w:t>DS_1</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11EB0A33" w14:textId="77777777" w:rsidR="00BF17B0" w:rsidRPr="009F55B5" w:rsidRDefault="00BF17B0" w:rsidP="00BF17B0">
      <w:pPr>
        <w:rPr>
          <w:ins w:id="665" w:author="Laura Viignola" w:date="2017-07-10T16:58:00Z"/>
          <w:rFonts w:ascii="Cambria" w:eastAsia="Calibri" w:hAnsi="Cambria" w:cs="Calibri"/>
          <w:lang w:val="pt-PT"/>
        </w:rPr>
      </w:pPr>
    </w:p>
    <w:tbl>
      <w:tblPr>
        <w:tblW w:w="4736" w:type="dxa"/>
        <w:tblInd w:w="70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47"/>
        <w:gridCol w:w="876"/>
        <w:gridCol w:w="1488"/>
        <w:gridCol w:w="1525"/>
      </w:tblGrid>
      <w:tr w:rsidR="00BF17B0" w:rsidRPr="006056BE" w14:paraId="05EC18D7" w14:textId="77777777" w:rsidTr="00BF17B0">
        <w:trPr>
          <w:ins w:id="666" w:author="Laura Viignola" w:date="2017-07-10T16:58:00Z"/>
        </w:trPr>
        <w:tc>
          <w:tcPr>
            <w:tcW w:w="473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0F303F9" w14:textId="77777777" w:rsidR="00BF17B0" w:rsidRPr="00860832" w:rsidRDefault="00BF17B0" w:rsidP="00BF17B0">
            <w:pPr>
              <w:rPr>
                <w:ins w:id="667" w:author="Laura Viignola" w:date="2017-07-10T16:58:00Z"/>
                <w:rFonts w:ascii="Arial" w:eastAsia="Calibri" w:hAnsi="Arial" w:cs="Arial"/>
                <w:color w:val="1F497D" w:themeColor="text2"/>
              </w:rPr>
            </w:pPr>
            <w:ins w:id="668" w:author="Laura Viignola" w:date="2017-07-10T16:58:00Z">
              <w:r w:rsidRPr="00860832">
                <w:rPr>
                  <w:rFonts w:ascii="Arial" w:eastAsia="Calibri" w:hAnsi="Arial" w:cs="Arial"/>
                  <w:color w:val="1F497D" w:themeColor="text2"/>
                </w:rPr>
                <w:t>DS_r</w:t>
              </w:r>
            </w:ins>
          </w:p>
        </w:tc>
      </w:tr>
      <w:tr w:rsidR="00BF17B0" w:rsidRPr="006056BE" w14:paraId="438429E8" w14:textId="77777777" w:rsidTr="00BF17B0">
        <w:trPr>
          <w:ins w:id="669" w:author="Laura Viignola" w:date="2017-07-10T16:58:00Z"/>
        </w:trPr>
        <w:tc>
          <w:tcPr>
            <w:tcW w:w="847"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D81981E" w14:textId="77777777" w:rsidR="00BF17B0" w:rsidRPr="00860832" w:rsidRDefault="00BF17B0" w:rsidP="00BF17B0">
            <w:pPr>
              <w:rPr>
                <w:ins w:id="670" w:author="Laura Viignola" w:date="2017-07-10T16:58:00Z"/>
                <w:rFonts w:ascii="Arial" w:hAnsi="Arial" w:cs="Arial"/>
              </w:rPr>
            </w:pPr>
            <w:ins w:id="671" w:author="Laura Viignola" w:date="2017-07-10T16:58:00Z">
              <w:r w:rsidRPr="00860832">
                <w:rPr>
                  <w:rFonts w:ascii="Arial" w:eastAsia="Calibri" w:hAnsi="Arial" w:cs="Arial"/>
                </w:rPr>
                <w:t>Id_1</w:t>
              </w:r>
            </w:ins>
          </w:p>
        </w:tc>
        <w:tc>
          <w:tcPr>
            <w:tcW w:w="87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FB59C15" w14:textId="77777777" w:rsidR="00BF17B0" w:rsidRPr="00860832" w:rsidRDefault="00BF17B0" w:rsidP="00BF17B0">
            <w:pPr>
              <w:rPr>
                <w:ins w:id="672" w:author="Laura Viignola" w:date="2017-07-10T16:58:00Z"/>
                <w:rFonts w:ascii="Arial" w:hAnsi="Arial" w:cs="Arial"/>
              </w:rPr>
            </w:pPr>
            <w:ins w:id="673" w:author="Laura Viignola" w:date="2017-07-10T16:58:00Z">
              <w:r w:rsidRPr="00860832">
                <w:rPr>
                  <w:rFonts w:ascii="Arial" w:eastAsia="Calibri" w:hAnsi="Arial" w:cs="Arial"/>
                </w:rPr>
                <w:t>Id_2</w:t>
              </w:r>
            </w:ins>
          </w:p>
        </w:tc>
        <w:tc>
          <w:tcPr>
            <w:tcW w:w="148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531C2C5" w14:textId="77777777" w:rsidR="00BF17B0" w:rsidRPr="00860832" w:rsidRDefault="00BF17B0" w:rsidP="00BF17B0">
            <w:pPr>
              <w:rPr>
                <w:ins w:id="674" w:author="Laura Viignola" w:date="2017-07-10T16:58:00Z"/>
                <w:rFonts w:ascii="Arial" w:hAnsi="Arial" w:cs="Arial"/>
              </w:rPr>
            </w:pPr>
            <w:ins w:id="675" w:author="Laura Viignola" w:date="2017-07-10T16:58:00Z">
              <w:r w:rsidRPr="00860832">
                <w:rPr>
                  <w:rFonts w:ascii="Arial" w:eastAsia="Calibri" w:hAnsi="Arial" w:cs="Arial"/>
                </w:rPr>
                <w:t>Me_1</w:t>
              </w:r>
            </w:ins>
          </w:p>
        </w:tc>
        <w:tc>
          <w:tcPr>
            <w:tcW w:w="1525" w:type="dxa"/>
            <w:tcBorders>
              <w:top w:val="single" w:sz="6" w:space="0" w:color="000000"/>
              <w:left w:val="single" w:sz="6" w:space="0" w:color="000000"/>
              <w:bottom w:val="single" w:sz="6" w:space="0" w:color="000000"/>
              <w:right w:val="single" w:sz="6" w:space="0" w:color="000000"/>
            </w:tcBorders>
            <w:shd w:val="clear" w:color="auto" w:fill="C6D9F1"/>
          </w:tcPr>
          <w:p w14:paraId="1109E433" w14:textId="77777777" w:rsidR="00BF17B0" w:rsidRPr="00860832" w:rsidRDefault="00BF17B0" w:rsidP="00BF17B0">
            <w:pPr>
              <w:rPr>
                <w:ins w:id="676" w:author="Laura Viignola" w:date="2017-07-10T16:58:00Z"/>
                <w:rFonts w:ascii="Arial" w:eastAsia="Calibri" w:hAnsi="Arial" w:cs="Arial"/>
              </w:rPr>
            </w:pPr>
            <w:ins w:id="677" w:author="Laura Viignola" w:date="2017-07-10T16:58:00Z">
              <w:r w:rsidRPr="00860832">
                <w:rPr>
                  <w:rFonts w:ascii="Arial" w:eastAsia="Calibri" w:hAnsi="Arial" w:cs="Arial"/>
                </w:rPr>
                <w:t>Me_2</w:t>
              </w:r>
            </w:ins>
          </w:p>
        </w:tc>
      </w:tr>
      <w:tr w:rsidR="00BF17B0" w:rsidRPr="006056BE" w14:paraId="2D881C8D" w14:textId="77777777" w:rsidTr="00BF17B0">
        <w:trPr>
          <w:ins w:id="678" w:author="Laura Viignola" w:date="2017-07-10T16:58:00Z"/>
        </w:trPr>
        <w:tc>
          <w:tcPr>
            <w:tcW w:w="8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4877A8" w14:textId="77777777" w:rsidR="00BF17B0" w:rsidRPr="006056BE" w:rsidRDefault="00BF17B0" w:rsidP="00BF17B0">
            <w:pPr>
              <w:rPr>
                <w:ins w:id="679" w:author="Laura Viignola" w:date="2017-07-10T16:58:00Z"/>
              </w:rPr>
            </w:pPr>
            <w:ins w:id="680" w:author="Laura Viignola" w:date="2017-07-10T16:58:00Z">
              <w:r w:rsidRPr="006056BE">
                <w:rPr>
                  <w:rFonts w:ascii="Calibri" w:eastAsia="Calibri" w:hAnsi="Calibri" w:cs="Calibri"/>
                </w:rPr>
                <w:lastRenderedPageBreak/>
                <w:t>1</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2341B9" w14:textId="77777777" w:rsidR="00BF17B0" w:rsidRPr="006056BE" w:rsidRDefault="00BF17B0" w:rsidP="00BF17B0">
            <w:pPr>
              <w:rPr>
                <w:ins w:id="681" w:author="Laura Viignola" w:date="2017-07-10T16:58:00Z"/>
              </w:rPr>
            </w:pPr>
            <w:ins w:id="682" w:author="Laura Viignola" w:date="2017-07-10T16:58:00Z">
              <w:r w:rsidRPr="006056BE">
                <w:rPr>
                  <w:rFonts w:ascii="Calibri" w:eastAsia="Calibri" w:hAnsi="Calibri" w:cs="Calibri"/>
                </w:rPr>
                <w:t>A</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9D19F1" w14:textId="77777777" w:rsidR="00BF17B0" w:rsidRPr="006056BE" w:rsidRDefault="00BF17B0" w:rsidP="00BF17B0">
            <w:pPr>
              <w:jc w:val="right"/>
              <w:rPr>
                <w:ins w:id="683" w:author="Laura Viignola" w:date="2017-07-10T16:58:00Z"/>
              </w:rPr>
            </w:pPr>
            <w:ins w:id="684" w:author="Laura Viignola" w:date="2017-07-10T16:58:00Z">
              <w:r>
                <w:rPr>
                  <w:rFonts w:ascii="Calibri" w:eastAsia="Calibri" w:hAnsi="Calibri" w:cs="Calibri"/>
                </w:rPr>
                <w:t>1</w:t>
              </w:r>
            </w:ins>
          </w:p>
        </w:tc>
        <w:tc>
          <w:tcPr>
            <w:tcW w:w="1525" w:type="dxa"/>
            <w:tcBorders>
              <w:top w:val="single" w:sz="6" w:space="0" w:color="000000"/>
              <w:left w:val="single" w:sz="6" w:space="0" w:color="000000"/>
              <w:bottom w:val="single" w:sz="6" w:space="0" w:color="000000"/>
              <w:right w:val="single" w:sz="6" w:space="0" w:color="000000"/>
            </w:tcBorders>
          </w:tcPr>
          <w:p w14:paraId="4BF9142F" w14:textId="77777777" w:rsidR="00BF17B0" w:rsidRPr="006056BE" w:rsidRDefault="00BF17B0" w:rsidP="00BF17B0">
            <w:pPr>
              <w:jc w:val="right"/>
              <w:rPr>
                <w:ins w:id="685" w:author="Laura Viignola" w:date="2017-07-10T16:58:00Z"/>
                <w:rFonts w:ascii="Calibri" w:eastAsia="Calibri" w:hAnsi="Calibri" w:cs="Calibri"/>
              </w:rPr>
            </w:pPr>
            <w:ins w:id="686" w:author="Laura Viignola" w:date="2017-07-10T16:58:00Z">
              <w:r>
                <w:rPr>
                  <w:rFonts w:ascii="Calibri" w:eastAsia="Calibri" w:hAnsi="Calibri" w:cs="Calibri"/>
                </w:rPr>
                <w:t>5</w:t>
              </w:r>
            </w:ins>
          </w:p>
        </w:tc>
      </w:tr>
      <w:tr w:rsidR="00BF17B0" w:rsidRPr="006056BE" w14:paraId="11988E14" w14:textId="77777777" w:rsidTr="00BF17B0">
        <w:trPr>
          <w:ins w:id="687" w:author="Laura Viignola" w:date="2017-07-10T16:58:00Z"/>
        </w:trPr>
        <w:tc>
          <w:tcPr>
            <w:tcW w:w="8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BC2004" w14:textId="77777777" w:rsidR="00BF17B0" w:rsidRDefault="00BF17B0" w:rsidP="00BF17B0">
            <w:pPr>
              <w:rPr>
                <w:ins w:id="688" w:author="Laura Viignola" w:date="2017-07-10T16:58:00Z"/>
                <w:rFonts w:ascii="Calibri" w:eastAsia="Calibri" w:hAnsi="Calibri" w:cs="Calibri"/>
              </w:rPr>
            </w:pPr>
            <w:ins w:id="689" w:author="Laura Viignola" w:date="2017-07-10T16:58:00Z">
              <w:r>
                <w:rPr>
                  <w:rFonts w:ascii="Calibri" w:eastAsia="Calibri" w:hAnsi="Calibri" w:cs="Calibri"/>
                </w:rPr>
                <w:t>1</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252EA5" w14:textId="77777777" w:rsidR="00BF17B0" w:rsidRDefault="00BF17B0" w:rsidP="00BF17B0">
            <w:pPr>
              <w:rPr>
                <w:ins w:id="690" w:author="Laura Viignola" w:date="2017-07-10T16:58:00Z"/>
                <w:rFonts w:ascii="Calibri" w:eastAsia="Calibri" w:hAnsi="Calibri" w:cs="Calibri"/>
              </w:rPr>
            </w:pPr>
            <w:ins w:id="691" w:author="Laura Viignola" w:date="2017-07-10T16:58:00Z">
              <w:r>
                <w:rPr>
                  <w:rFonts w:ascii="Calibri" w:eastAsia="Calibri" w:hAnsi="Calibri" w:cs="Calibri"/>
                </w:rPr>
                <w:t>B</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7B26B7" w14:textId="77777777" w:rsidR="00BF17B0" w:rsidRPr="006056BE" w:rsidRDefault="00BF17B0" w:rsidP="00BF17B0">
            <w:pPr>
              <w:jc w:val="right"/>
              <w:rPr>
                <w:ins w:id="692" w:author="Laura Viignola" w:date="2017-07-10T16:58:00Z"/>
                <w:rFonts w:ascii="Calibri" w:eastAsia="Calibri" w:hAnsi="Calibri" w:cs="Calibri"/>
              </w:rPr>
            </w:pPr>
            <w:ins w:id="693" w:author="Laura Viignola" w:date="2017-07-10T16:58:00Z">
              <w:r>
                <w:rPr>
                  <w:rFonts w:ascii="Calibri" w:eastAsia="Calibri" w:hAnsi="Calibri" w:cs="Calibri"/>
                </w:rPr>
                <w:t>2</w:t>
              </w:r>
            </w:ins>
          </w:p>
        </w:tc>
        <w:tc>
          <w:tcPr>
            <w:tcW w:w="1525" w:type="dxa"/>
            <w:tcBorders>
              <w:top w:val="single" w:sz="6" w:space="0" w:color="000000"/>
              <w:left w:val="single" w:sz="6" w:space="0" w:color="000000"/>
              <w:bottom w:val="single" w:sz="6" w:space="0" w:color="000000"/>
              <w:right w:val="single" w:sz="6" w:space="0" w:color="000000"/>
            </w:tcBorders>
          </w:tcPr>
          <w:p w14:paraId="51890BDA" w14:textId="77777777" w:rsidR="00BF17B0" w:rsidRDefault="00BF17B0" w:rsidP="00BF17B0">
            <w:pPr>
              <w:jc w:val="right"/>
              <w:rPr>
                <w:ins w:id="694" w:author="Laura Viignola" w:date="2017-07-10T16:58:00Z"/>
                <w:rFonts w:ascii="Calibri" w:eastAsia="Calibri" w:hAnsi="Calibri" w:cs="Calibri"/>
              </w:rPr>
            </w:pPr>
            <w:ins w:id="695" w:author="Laura Viignola" w:date="2017-07-10T16:58:00Z">
              <w:r>
                <w:rPr>
                  <w:rFonts w:ascii="Calibri" w:eastAsia="Calibri" w:hAnsi="Calibri" w:cs="Calibri"/>
                </w:rPr>
                <w:t>10</w:t>
              </w:r>
            </w:ins>
          </w:p>
        </w:tc>
      </w:tr>
      <w:tr w:rsidR="00BF17B0" w:rsidRPr="006056BE" w14:paraId="1529D2CD" w14:textId="77777777" w:rsidTr="00BF17B0">
        <w:trPr>
          <w:ins w:id="696" w:author="Laura Viignola" w:date="2017-07-10T16:58:00Z"/>
        </w:trPr>
        <w:tc>
          <w:tcPr>
            <w:tcW w:w="8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8F4D9D" w14:textId="77777777" w:rsidR="00BF17B0" w:rsidRPr="006056BE" w:rsidRDefault="00BF17B0" w:rsidP="00BF17B0">
            <w:pPr>
              <w:rPr>
                <w:ins w:id="697" w:author="Laura Viignola" w:date="2017-07-10T16:58:00Z"/>
                <w:rFonts w:ascii="Calibri" w:eastAsia="Calibri" w:hAnsi="Calibri" w:cs="Calibri"/>
              </w:rPr>
            </w:pPr>
            <w:ins w:id="698" w:author="Laura Viignola" w:date="2017-07-10T16:58:00Z">
              <w:r>
                <w:rPr>
                  <w:rFonts w:ascii="Calibri" w:eastAsia="Calibri" w:hAnsi="Calibri" w:cs="Calibri"/>
                </w:rPr>
                <w:t>2</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A14A4A" w14:textId="77777777" w:rsidR="00BF17B0" w:rsidRPr="006056BE" w:rsidRDefault="00BF17B0" w:rsidP="00BF17B0">
            <w:pPr>
              <w:rPr>
                <w:ins w:id="699" w:author="Laura Viignola" w:date="2017-07-10T16:58:00Z"/>
                <w:rFonts w:ascii="Calibri" w:eastAsia="Calibri" w:hAnsi="Calibri" w:cs="Calibri"/>
              </w:rPr>
            </w:pPr>
            <w:ins w:id="700" w:author="Laura Viignola" w:date="2017-07-10T16:58:00Z">
              <w:r>
                <w:rPr>
                  <w:rFonts w:ascii="Calibri" w:eastAsia="Calibri" w:hAnsi="Calibri" w:cs="Calibri"/>
                </w:rPr>
                <w:t>A</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ABD2F2" w14:textId="77777777" w:rsidR="00BF17B0" w:rsidRPr="006056BE" w:rsidRDefault="00BF17B0" w:rsidP="00BF17B0">
            <w:pPr>
              <w:jc w:val="right"/>
              <w:rPr>
                <w:ins w:id="701" w:author="Laura Viignola" w:date="2017-07-10T16:58:00Z"/>
                <w:rFonts w:ascii="Calibri" w:eastAsia="Calibri" w:hAnsi="Calibri" w:cs="Calibri"/>
              </w:rPr>
            </w:pPr>
            <w:ins w:id="702" w:author="Laura Viignola" w:date="2017-07-10T16:58:00Z">
              <w:r>
                <w:rPr>
                  <w:rFonts w:ascii="Calibri" w:eastAsia="Calibri" w:hAnsi="Calibri" w:cs="Calibri"/>
                </w:rPr>
                <w:t>3</w:t>
              </w:r>
            </w:ins>
          </w:p>
        </w:tc>
        <w:tc>
          <w:tcPr>
            <w:tcW w:w="1525" w:type="dxa"/>
            <w:tcBorders>
              <w:top w:val="single" w:sz="6" w:space="0" w:color="000000"/>
              <w:left w:val="single" w:sz="6" w:space="0" w:color="000000"/>
              <w:bottom w:val="single" w:sz="6" w:space="0" w:color="000000"/>
              <w:right w:val="single" w:sz="6" w:space="0" w:color="000000"/>
            </w:tcBorders>
          </w:tcPr>
          <w:p w14:paraId="30C8747E" w14:textId="77777777" w:rsidR="00BF17B0" w:rsidRDefault="00BF17B0" w:rsidP="00BF17B0">
            <w:pPr>
              <w:jc w:val="right"/>
              <w:rPr>
                <w:ins w:id="703" w:author="Laura Viignola" w:date="2017-07-10T16:58:00Z"/>
                <w:rFonts w:ascii="Calibri" w:eastAsia="Calibri" w:hAnsi="Calibri" w:cs="Calibri"/>
              </w:rPr>
            </w:pPr>
            <w:ins w:id="704" w:author="Laura Viignola" w:date="2017-07-10T16:58:00Z">
              <w:r>
                <w:rPr>
                  <w:rFonts w:ascii="Calibri" w:eastAsia="Calibri" w:hAnsi="Calibri" w:cs="Calibri"/>
                </w:rPr>
                <w:t>12</w:t>
              </w:r>
            </w:ins>
          </w:p>
        </w:tc>
      </w:tr>
    </w:tbl>
    <w:p w14:paraId="0088D1D3" w14:textId="77777777" w:rsidR="00BF17B0" w:rsidRDefault="00BF17B0" w:rsidP="00BF17B0">
      <w:pPr>
        <w:rPr>
          <w:ins w:id="705" w:author="Laura Viignola" w:date="2017-07-10T16:58:00Z"/>
          <w:rFonts w:ascii="Cambria" w:eastAsia="Calibri" w:hAnsi="Cambria" w:cs="Calibri"/>
        </w:rPr>
      </w:pPr>
    </w:p>
    <w:p w14:paraId="1BE64CD8" w14:textId="77777777" w:rsidR="00BF17B0" w:rsidRDefault="00BF17B0" w:rsidP="00BF17B0">
      <w:pPr>
        <w:rPr>
          <w:ins w:id="706" w:author="Laura Viignola" w:date="2017-07-10T16:58:00Z"/>
          <w:rFonts w:ascii="Cambria" w:eastAsia="Calibri" w:hAnsi="Cambria" w:cs="Calibri"/>
        </w:rPr>
      </w:pPr>
      <w:ins w:id="707" w:author="Laura Viignola" w:date="2017-07-10T16:58:00Z">
        <w:r w:rsidRPr="00CA0059">
          <w:rPr>
            <w:rFonts w:ascii="Cambria" w:eastAsia="Calibri" w:hAnsi="Cambria" w:cs="Calibri"/>
            <w:i/>
          </w:rPr>
          <w:t>Example 2:</w:t>
        </w:r>
        <w:r w:rsidRPr="006056BE">
          <w:rPr>
            <w:rFonts w:ascii="Cambria" w:eastAsia="Calibri" w:hAnsi="Cambria" w:cs="Calibri"/>
          </w:rPr>
          <w:t xml:space="preserve"> </w:t>
        </w:r>
        <w:r>
          <w:rPr>
            <w:rFonts w:ascii="Cambria" w:eastAsia="Calibri" w:hAnsi="Cambria" w:cs="Calibri"/>
          </w:rPr>
          <w:tab/>
        </w:r>
        <w:r>
          <w:rPr>
            <w:rFonts w:ascii="Cambria" w:eastAsia="Calibri" w:hAnsi="Cambria" w:cs="Calibri"/>
          </w:rPr>
          <w:tab/>
        </w:r>
        <w:r w:rsidRPr="00842F89">
          <w:rPr>
            <w:rFonts w:ascii="Arial" w:eastAsia="Calibri" w:hAnsi="Arial" w:cs="Arial"/>
            <w:color w:val="1F497D" w:themeColor="text2"/>
          </w:rPr>
          <w:t>DS_r</w:t>
        </w:r>
        <w:r>
          <w:rPr>
            <w:rFonts w:ascii="Arial" w:eastAsia="Calibri" w:hAnsi="Arial" w:cs="Arial"/>
            <w:color w:val="1F497D" w:themeColor="text2"/>
          </w:rPr>
          <w:t xml:space="preserve"> </w:t>
        </w:r>
        <w:r w:rsidRPr="00842F89">
          <w:rPr>
            <w:rFonts w:ascii="Arial" w:eastAsia="Calibri" w:hAnsi="Arial" w:cs="Arial"/>
            <w:color w:val="1F497D" w:themeColor="text2"/>
          </w:rPr>
          <w:t xml:space="preserve"> </w:t>
        </w:r>
        <w:r w:rsidRPr="00842F89">
          <w:rPr>
            <w:rFonts w:ascii="Arial" w:eastAsia="Calibri" w:hAnsi="Arial" w:cs="Arial"/>
            <w:b/>
            <w:color w:val="auto"/>
          </w:rPr>
          <w:t>:=</w:t>
        </w:r>
        <w:r>
          <w:rPr>
            <w:rFonts w:ascii="Arial" w:eastAsia="Calibri" w:hAnsi="Arial" w:cs="Arial"/>
            <w:b/>
            <w:color w:val="auto"/>
          </w:rPr>
          <w:t xml:space="preserve"> </w:t>
        </w:r>
        <w:r w:rsidRPr="00842F89">
          <w:rPr>
            <w:rFonts w:ascii="Arial" w:eastAsia="Calibri" w:hAnsi="Arial" w:cs="Arial"/>
            <w:color w:val="1F497D" w:themeColor="text2"/>
          </w:rPr>
          <w:t xml:space="preserve">DS_1 </w:t>
        </w:r>
        <w:r>
          <w:rPr>
            <w:rFonts w:ascii="Arial" w:eastAsia="Calibri" w:hAnsi="Arial" w:cs="Arial"/>
            <w:color w:val="1F497D" w:themeColor="text2"/>
          </w:rPr>
          <w:t>[Me_1:=+Me_1]</w:t>
        </w:r>
        <w:r w:rsidRPr="001F4090">
          <w:rPr>
            <w:rFonts w:ascii="Cambria" w:eastAsia="Calibri" w:hAnsi="Cambria" w:cs="Calibri"/>
          </w:rPr>
          <w:tab/>
        </w:r>
        <w:r>
          <w:rPr>
            <w:rFonts w:ascii="Cambria" w:eastAsia="Calibri" w:hAnsi="Cambria" w:cs="Calibri"/>
          </w:rPr>
          <w:tab/>
          <w:t>results in</w:t>
        </w:r>
        <w:r w:rsidRPr="001F4090">
          <w:rPr>
            <w:rFonts w:ascii="Cambria" w:eastAsia="Calibri" w:hAnsi="Cambria" w:cs="Calibri"/>
          </w:rPr>
          <w:t>:</w:t>
        </w:r>
      </w:ins>
    </w:p>
    <w:p w14:paraId="6D1EAEFE" w14:textId="77777777" w:rsidR="00BF17B0" w:rsidRPr="00860832" w:rsidRDefault="00BF17B0" w:rsidP="00BF17B0">
      <w:pPr>
        <w:rPr>
          <w:ins w:id="708" w:author="Laura Viignola" w:date="2017-07-10T16:58:00Z"/>
          <w:rFonts w:ascii="Cambria" w:eastAsia="Calibri" w:hAnsi="Cambria" w:cs="Calibri"/>
        </w:rPr>
      </w:pPr>
    </w:p>
    <w:tbl>
      <w:tblPr>
        <w:tblW w:w="4736" w:type="dxa"/>
        <w:tblInd w:w="70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47"/>
        <w:gridCol w:w="876"/>
        <w:gridCol w:w="1488"/>
        <w:gridCol w:w="1525"/>
      </w:tblGrid>
      <w:tr w:rsidR="00BF17B0" w:rsidRPr="006056BE" w14:paraId="3477D08A" w14:textId="77777777" w:rsidTr="00BF17B0">
        <w:trPr>
          <w:ins w:id="709" w:author="Laura Viignola" w:date="2017-07-10T16:58:00Z"/>
        </w:trPr>
        <w:tc>
          <w:tcPr>
            <w:tcW w:w="473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D2C3847" w14:textId="77777777" w:rsidR="00BF17B0" w:rsidRPr="00860832" w:rsidRDefault="00BF17B0" w:rsidP="00BF17B0">
            <w:pPr>
              <w:rPr>
                <w:ins w:id="710" w:author="Laura Viignola" w:date="2017-07-10T16:58:00Z"/>
                <w:rFonts w:ascii="Arial" w:eastAsia="Calibri" w:hAnsi="Arial" w:cs="Arial"/>
                <w:color w:val="1F497D" w:themeColor="text2"/>
              </w:rPr>
            </w:pPr>
            <w:ins w:id="711" w:author="Laura Viignola" w:date="2017-07-10T16:58:00Z">
              <w:r w:rsidRPr="00860832">
                <w:rPr>
                  <w:rFonts w:ascii="Arial" w:eastAsia="Calibri" w:hAnsi="Arial" w:cs="Arial"/>
                  <w:color w:val="1F497D" w:themeColor="text2"/>
                </w:rPr>
                <w:t>DS_r</w:t>
              </w:r>
            </w:ins>
          </w:p>
        </w:tc>
      </w:tr>
      <w:tr w:rsidR="00BF17B0" w:rsidRPr="006056BE" w14:paraId="7A68583B" w14:textId="77777777" w:rsidTr="00BF17B0">
        <w:trPr>
          <w:ins w:id="712" w:author="Laura Viignola" w:date="2017-07-10T16:58:00Z"/>
        </w:trPr>
        <w:tc>
          <w:tcPr>
            <w:tcW w:w="847"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3880251" w14:textId="77777777" w:rsidR="00BF17B0" w:rsidRPr="00860832" w:rsidRDefault="00BF17B0" w:rsidP="00BF17B0">
            <w:pPr>
              <w:rPr>
                <w:ins w:id="713" w:author="Laura Viignola" w:date="2017-07-10T16:58:00Z"/>
                <w:rFonts w:ascii="Arial" w:hAnsi="Arial" w:cs="Arial"/>
              </w:rPr>
            </w:pPr>
            <w:ins w:id="714" w:author="Laura Viignola" w:date="2017-07-10T16:58:00Z">
              <w:r w:rsidRPr="00860832">
                <w:rPr>
                  <w:rFonts w:ascii="Arial" w:eastAsia="Calibri" w:hAnsi="Arial" w:cs="Arial"/>
                </w:rPr>
                <w:t>Id_1</w:t>
              </w:r>
            </w:ins>
          </w:p>
        </w:tc>
        <w:tc>
          <w:tcPr>
            <w:tcW w:w="87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3CDC281" w14:textId="77777777" w:rsidR="00BF17B0" w:rsidRPr="00860832" w:rsidRDefault="00BF17B0" w:rsidP="00BF17B0">
            <w:pPr>
              <w:rPr>
                <w:ins w:id="715" w:author="Laura Viignola" w:date="2017-07-10T16:58:00Z"/>
                <w:rFonts w:ascii="Arial" w:hAnsi="Arial" w:cs="Arial"/>
              </w:rPr>
            </w:pPr>
            <w:ins w:id="716" w:author="Laura Viignola" w:date="2017-07-10T16:58:00Z">
              <w:r w:rsidRPr="00860832">
                <w:rPr>
                  <w:rFonts w:ascii="Arial" w:eastAsia="Calibri" w:hAnsi="Arial" w:cs="Arial"/>
                </w:rPr>
                <w:t>Id_2</w:t>
              </w:r>
            </w:ins>
          </w:p>
        </w:tc>
        <w:tc>
          <w:tcPr>
            <w:tcW w:w="148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7ABAA0D" w14:textId="77777777" w:rsidR="00BF17B0" w:rsidRPr="00860832" w:rsidRDefault="00BF17B0" w:rsidP="00BF17B0">
            <w:pPr>
              <w:rPr>
                <w:ins w:id="717" w:author="Laura Viignola" w:date="2017-07-10T16:58:00Z"/>
                <w:rFonts w:ascii="Arial" w:hAnsi="Arial" w:cs="Arial"/>
              </w:rPr>
            </w:pPr>
            <w:ins w:id="718" w:author="Laura Viignola" w:date="2017-07-10T16:58:00Z">
              <w:r w:rsidRPr="00860832">
                <w:rPr>
                  <w:rFonts w:ascii="Arial" w:eastAsia="Calibri" w:hAnsi="Arial" w:cs="Arial"/>
                </w:rPr>
                <w:t>Me_1</w:t>
              </w:r>
            </w:ins>
          </w:p>
        </w:tc>
        <w:tc>
          <w:tcPr>
            <w:tcW w:w="1525" w:type="dxa"/>
            <w:tcBorders>
              <w:top w:val="single" w:sz="6" w:space="0" w:color="000000"/>
              <w:left w:val="single" w:sz="6" w:space="0" w:color="000000"/>
              <w:bottom w:val="single" w:sz="6" w:space="0" w:color="000000"/>
              <w:right w:val="single" w:sz="6" w:space="0" w:color="000000"/>
            </w:tcBorders>
            <w:shd w:val="clear" w:color="auto" w:fill="C6D9F1"/>
          </w:tcPr>
          <w:p w14:paraId="1FA790BD" w14:textId="77777777" w:rsidR="00BF17B0" w:rsidRPr="00860832" w:rsidRDefault="00BF17B0" w:rsidP="00BF17B0">
            <w:pPr>
              <w:rPr>
                <w:ins w:id="719" w:author="Laura Viignola" w:date="2017-07-10T16:58:00Z"/>
                <w:rFonts w:ascii="Arial" w:eastAsia="Calibri" w:hAnsi="Arial" w:cs="Arial"/>
              </w:rPr>
            </w:pPr>
            <w:ins w:id="720" w:author="Laura Viignola" w:date="2017-07-10T16:58:00Z">
              <w:r w:rsidRPr="00860832">
                <w:rPr>
                  <w:rFonts w:ascii="Arial" w:eastAsia="Calibri" w:hAnsi="Arial" w:cs="Arial"/>
                </w:rPr>
                <w:t>Me_2</w:t>
              </w:r>
            </w:ins>
          </w:p>
        </w:tc>
      </w:tr>
      <w:tr w:rsidR="00BF17B0" w:rsidRPr="006056BE" w14:paraId="2FCD18EF" w14:textId="77777777" w:rsidTr="00BF17B0">
        <w:trPr>
          <w:ins w:id="721" w:author="Laura Viignola" w:date="2017-07-10T16:58:00Z"/>
        </w:trPr>
        <w:tc>
          <w:tcPr>
            <w:tcW w:w="8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0DCAC5" w14:textId="77777777" w:rsidR="00BF17B0" w:rsidRPr="006056BE" w:rsidRDefault="00BF17B0" w:rsidP="00BF17B0">
            <w:pPr>
              <w:rPr>
                <w:ins w:id="722" w:author="Laura Viignola" w:date="2017-07-10T16:58:00Z"/>
              </w:rPr>
            </w:pPr>
            <w:ins w:id="723" w:author="Laura Viignola" w:date="2017-07-10T16:58:00Z">
              <w:r w:rsidRPr="006056BE">
                <w:rPr>
                  <w:rFonts w:ascii="Calibri" w:eastAsia="Calibri" w:hAnsi="Calibri" w:cs="Calibri"/>
                </w:rPr>
                <w:t>1</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289A70" w14:textId="77777777" w:rsidR="00BF17B0" w:rsidRPr="006056BE" w:rsidRDefault="00BF17B0" w:rsidP="00BF17B0">
            <w:pPr>
              <w:rPr>
                <w:ins w:id="724" w:author="Laura Viignola" w:date="2017-07-10T16:58:00Z"/>
              </w:rPr>
            </w:pPr>
            <w:ins w:id="725" w:author="Laura Viignola" w:date="2017-07-10T16:58:00Z">
              <w:r w:rsidRPr="006056BE">
                <w:rPr>
                  <w:rFonts w:ascii="Calibri" w:eastAsia="Calibri" w:hAnsi="Calibri" w:cs="Calibri"/>
                </w:rPr>
                <w:t>A</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B9C7B4" w14:textId="77777777" w:rsidR="00BF17B0" w:rsidRPr="006056BE" w:rsidRDefault="00BF17B0" w:rsidP="00BF17B0">
            <w:pPr>
              <w:jc w:val="right"/>
              <w:rPr>
                <w:ins w:id="726" w:author="Laura Viignola" w:date="2017-07-10T16:58:00Z"/>
              </w:rPr>
            </w:pPr>
            <w:ins w:id="727" w:author="Laura Viignola" w:date="2017-07-10T16:58:00Z">
              <w:r>
                <w:rPr>
                  <w:rFonts w:ascii="Calibri" w:eastAsia="Calibri" w:hAnsi="Calibri" w:cs="Calibri"/>
                </w:rPr>
                <w:t>1</w:t>
              </w:r>
            </w:ins>
          </w:p>
        </w:tc>
        <w:tc>
          <w:tcPr>
            <w:tcW w:w="1525" w:type="dxa"/>
            <w:tcBorders>
              <w:top w:val="single" w:sz="6" w:space="0" w:color="000000"/>
              <w:left w:val="single" w:sz="6" w:space="0" w:color="000000"/>
              <w:bottom w:val="single" w:sz="6" w:space="0" w:color="000000"/>
              <w:right w:val="single" w:sz="6" w:space="0" w:color="000000"/>
            </w:tcBorders>
          </w:tcPr>
          <w:p w14:paraId="3E2F1889" w14:textId="77777777" w:rsidR="00BF17B0" w:rsidRPr="006056BE" w:rsidRDefault="00BF17B0" w:rsidP="00BF17B0">
            <w:pPr>
              <w:jc w:val="right"/>
              <w:rPr>
                <w:ins w:id="728" w:author="Laura Viignola" w:date="2017-07-10T16:58:00Z"/>
                <w:rFonts w:ascii="Calibri" w:eastAsia="Calibri" w:hAnsi="Calibri" w:cs="Calibri"/>
              </w:rPr>
            </w:pPr>
            <w:ins w:id="729" w:author="Laura Viignola" w:date="2017-07-10T16:58:00Z">
              <w:r>
                <w:rPr>
                  <w:rFonts w:ascii="Calibri" w:eastAsia="Calibri" w:hAnsi="Calibri" w:cs="Calibri"/>
                </w:rPr>
                <w:t>5</w:t>
              </w:r>
            </w:ins>
          </w:p>
        </w:tc>
      </w:tr>
      <w:tr w:rsidR="00BF17B0" w:rsidRPr="006056BE" w14:paraId="357AE045" w14:textId="77777777" w:rsidTr="00BF17B0">
        <w:trPr>
          <w:ins w:id="730" w:author="Laura Viignola" w:date="2017-07-10T16:58:00Z"/>
        </w:trPr>
        <w:tc>
          <w:tcPr>
            <w:tcW w:w="8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426881" w14:textId="77777777" w:rsidR="00BF17B0" w:rsidRDefault="00BF17B0" w:rsidP="00BF17B0">
            <w:pPr>
              <w:rPr>
                <w:ins w:id="731" w:author="Laura Viignola" w:date="2017-07-10T16:58:00Z"/>
                <w:rFonts w:ascii="Calibri" w:eastAsia="Calibri" w:hAnsi="Calibri" w:cs="Calibri"/>
              </w:rPr>
            </w:pPr>
            <w:ins w:id="732" w:author="Laura Viignola" w:date="2017-07-10T16:58:00Z">
              <w:r>
                <w:rPr>
                  <w:rFonts w:ascii="Calibri" w:eastAsia="Calibri" w:hAnsi="Calibri" w:cs="Calibri"/>
                </w:rPr>
                <w:t>1</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B01B58" w14:textId="77777777" w:rsidR="00BF17B0" w:rsidRDefault="00BF17B0" w:rsidP="00BF17B0">
            <w:pPr>
              <w:rPr>
                <w:ins w:id="733" w:author="Laura Viignola" w:date="2017-07-10T16:58:00Z"/>
                <w:rFonts w:ascii="Calibri" w:eastAsia="Calibri" w:hAnsi="Calibri" w:cs="Calibri"/>
              </w:rPr>
            </w:pPr>
            <w:ins w:id="734" w:author="Laura Viignola" w:date="2017-07-10T16:58:00Z">
              <w:r>
                <w:rPr>
                  <w:rFonts w:ascii="Calibri" w:eastAsia="Calibri" w:hAnsi="Calibri" w:cs="Calibri"/>
                </w:rPr>
                <w:t>B</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15C9D2" w14:textId="77777777" w:rsidR="00BF17B0" w:rsidRPr="006056BE" w:rsidRDefault="00BF17B0" w:rsidP="00BF17B0">
            <w:pPr>
              <w:jc w:val="right"/>
              <w:rPr>
                <w:ins w:id="735" w:author="Laura Viignola" w:date="2017-07-10T16:58:00Z"/>
                <w:rFonts w:ascii="Calibri" w:eastAsia="Calibri" w:hAnsi="Calibri" w:cs="Calibri"/>
              </w:rPr>
            </w:pPr>
            <w:ins w:id="736" w:author="Laura Viignola" w:date="2017-07-10T16:58:00Z">
              <w:r>
                <w:rPr>
                  <w:rFonts w:ascii="Calibri" w:eastAsia="Calibri" w:hAnsi="Calibri" w:cs="Calibri"/>
                </w:rPr>
                <w:t>2</w:t>
              </w:r>
            </w:ins>
          </w:p>
        </w:tc>
        <w:tc>
          <w:tcPr>
            <w:tcW w:w="1525" w:type="dxa"/>
            <w:tcBorders>
              <w:top w:val="single" w:sz="6" w:space="0" w:color="000000"/>
              <w:left w:val="single" w:sz="6" w:space="0" w:color="000000"/>
              <w:bottom w:val="single" w:sz="6" w:space="0" w:color="000000"/>
              <w:right w:val="single" w:sz="6" w:space="0" w:color="000000"/>
            </w:tcBorders>
          </w:tcPr>
          <w:p w14:paraId="11EC68BD" w14:textId="77777777" w:rsidR="00BF17B0" w:rsidRDefault="00BF17B0" w:rsidP="00BF17B0">
            <w:pPr>
              <w:jc w:val="right"/>
              <w:rPr>
                <w:ins w:id="737" w:author="Laura Viignola" w:date="2017-07-10T16:58:00Z"/>
                <w:rFonts w:ascii="Calibri" w:eastAsia="Calibri" w:hAnsi="Calibri" w:cs="Calibri"/>
              </w:rPr>
            </w:pPr>
            <w:ins w:id="738" w:author="Laura Viignola" w:date="2017-07-10T16:58:00Z">
              <w:r>
                <w:rPr>
                  <w:rFonts w:ascii="Calibri" w:eastAsia="Calibri" w:hAnsi="Calibri" w:cs="Calibri"/>
                </w:rPr>
                <w:t>10</w:t>
              </w:r>
            </w:ins>
          </w:p>
        </w:tc>
      </w:tr>
      <w:tr w:rsidR="00BF17B0" w:rsidRPr="006056BE" w14:paraId="7EE3BED6" w14:textId="77777777" w:rsidTr="00BF17B0">
        <w:trPr>
          <w:ins w:id="739" w:author="Laura Viignola" w:date="2017-07-10T16:58:00Z"/>
        </w:trPr>
        <w:tc>
          <w:tcPr>
            <w:tcW w:w="8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FA8717" w14:textId="77777777" w:rsidR="00BF17B0" w:rsidRPr="006056BE" w:rsidRDefault="00BF17B0" w:rsidP="00BF17B0">
            <w:pPr>
              <w:rPr>
                <w:ins w:id="740" w:author="Laura Viignola" w:date="2017-07-10T16:58:00Z"/>
                <w:rFonts w:ascii="Calibri" w:eastAsia="Calibri" w:hAnsi="Calibri" w:cs="Calibri"/>
              </w:rPr>
            </w:pPr>
            <w:ins w:id="741" w:author="Laura Viignola" w:date="2017-07-10T16:58:00Z">
              <w:r>
                <w:rPr>
                  <w:rFonts w:ascii="Calibri" w:eastAsia="Calibri" w:hAnsi="Calibri" w:cs="Calibri"/>
                </w:rPr>
                <w:t>2</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1D56E5" w14:textId="77777777" w:rsidR="00BF17B0" w:rsidRPr="006056BE" w:rsidRDefault="00BF17B0" w:rsidP="00BF17B0">
            <w:pPr>
              <w:rPr>
                <w:ins w:id="742" w:author="Laura Viignola" w:date="2017-07-10T16:58:00Z"/>
                <w:rFonts w:ascii="Calibri" w:eastAsia="Calibri" w:hAnsi="Calibri" w:cs="Calibri"/>
              </w:rPr>
            </w:pPr>
            <w:ins w:id="743" w:author="Laura Viignola" w:date="2017-07-10T16:58:00Z">
              <w:r>
                <w:rPr>
                  <w:rFonts w:ascii="Calibri" w:eastAsia="Calibri" w:hAnsi="Calibri" w:cs="Calibri"/>
                </w:rPr>
                <w:t>A</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9B6B5A" w14:textId="77777777" w:rsidR="00BF17B0" w:rsidRPr="006056BE" w:rsidRDefault="00BF17B0" w:rsidP="00BF17B0">
            <w:pPr>
              <w:jc w:val="right"/>
              <w:rPr>
                <w:ins w:id="744" w:author="Laura Viignola" w:date="2017-07-10T16:58:00Z"/>
                <w:rFonts w:ascii="Calibri" w:eastAsia="Calibri" w:hAnsi="Calibri" w:cs="Calibri"/>
              </w:rPr>
            </w:pPr>
            <w:ins w:id="745" w:author="Laura Viignola" w:date="2017-07-10T16:58:00Z">
              <w:r>
                <w:rPr>
                  <w:rFonts w:ascii="Calibri" w:eastAsia="Calibri" w:hAnsi="Calibri" w:cs="Calibri"/>
                </w:rPr>
                <w:t>3</w:t>
              </w:r>
            </w:ins>
          </w:p>
        </w:tc>
        <w:tc>
          <w:tcPr>
            <w:tcW w:w="1525" w:type="dxa"/>
            <w:tcBorders>
              <w:top w:val="single" w:sz="6" w:space="0" w:color="000000"/>
              <w:left w:val="single" w:sz="6" w:space="0" w:color="000000"/>
              <w:bottom w:val="single" w:sz="6" w:space="0" w:color="000000"/>
              <w:right w:val="single" w:sz="6" w:space="0" w:color="000000"/>
            </w:tcBorders>
          </w:tcPr>
          <w:p w14:paraId="14724592" w14:textId="77777777" w:rsidR="00BF17B0" w:rsidRDefault="00BF17B0" w:rsidP="00BF17B0">
            <w:pPr>
              <w:jc w:val="right"/>
              <w:rPr>
                <w:ins w:id="746" w:author="Laura Viignola" w:date="2017-07-10T16:58:00Z"/>
                <w:rFonts w:ascii="Calibri" w:eastAsia="Calibri" w:hAnsi="Calibri" w:cs="Calibri"/>
              </w:rPr>
            </w:pPr>
            <w:ins w:id="747" w:author="Laura Viignola" w:date="2017-07-10T16:58:00Z">
              <w:r>
                <w:rPr>
                  <w:rFonts w:ascii="Calibri" w:eastAsia="Calibri" w:hAnsi="Calibri" w:cs="Calibri"/>
                </w:rPr>
                <w:t>12</w:t>
              </w:r>
            </w:ins>
          </w:p>
        </w:tc>
      </w:tr>
    </w:tbl>
    <w:p w14:paraId="021D1EEB" w14:textId="77777777" w:rsidR="00BF17B0" w:rsidRDefault="00BF17B0" w:rsidP="00BF17B0">
      <w:pPr>
        <w:rPr>
          <w:ins w:id="748" w:author="Laura Viignola" w:date="2017-07-10T16:58:00Z"/>
          <w:rFonts w:eastAsia="Trebuchet MS"/>
        </w:rPr>
      </w:pPr>
    </w:p>
    <w:p w14:paraId="3237C48F" w14:textId="77777777" w:rsidR="00BF17B0" w:rsidRDefault="00BF17B0" w:rsidP="00BF17B0">
      <w:pPr>
        <w:rPr>
          <w:ins w:id="749" w:author="Laura Viignola" w:date="2017-07-10T16:58:00Z"/>
          <w:rFonts w:eastAsia="Trebuchet MS"/>
        </w:rPr>
      </w:pPr>
    </w:p>
    <w:p w14:paraId="207C7BB8" w14:textId="77777777" w:rsidR="00BF17B0" w:rsidRPr="000E3547" w:rsidRDefault="00BF17B0" w:rsidP="00BF17B0">
      <w:pPr>
        <w:pStyle w:val="Stile3"/>
        <w:rPr>
          <w:ins w:id="750" w:author="Laura Viignola" w:date="2017-07-10T16:58:00Z"/>
          <w:lang w:val="it-IT"/>
        </w:rPr>
      </w:pPr>
      <w:ins w:id="751" w:author="Laura Viignola" w:date="2017-07-10T16:58:00Z">
        <w:r>
          <w:t>Unary minus -</w:t>
        </w:r>
      </w:ins>
    </w:p>
    <w:p w14:paraId="62A2FD2F" w14:textId="77777777" w:rsidR="00BF17B0" w:rsidRDefault="00BF17B0" w:rsidP="00BF17B0">
      <w:pPr>
        <w:rPr>
          <w:ins w:id="752" w:author="Laura Viignola" w:date="2017-07-10T16:58:00Z"/>
          <w:rFonts w:ascii="Cambria" w:eastAsia="Calibri" w:hAnsi="Cambria" w:cs="Calibri"/>
          <w:i/>
          <w:color w:val="5B9BD5"/>
        </w:rPr>
      </w:pPr>
      <w:ins w:id="753"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ins>
    </w:p>
    <w:p w14:paraId="21D7EEE2" w14:textId="77777777" w:rsidR="00BF17B0" w:rsidRPr="0075768B" w:rsidRDefault="00BF17B0" w:rsidP="00BF17B0">
      <w:pPr>
        <w:ind w:left="1416"/>
        <w:rPr>
          <w:ins w:id="754" w:author="Laura Viignola" w:date="2017-07-10T16:58:00Z"/>
          <w:rFonts w:ascii="Arial" w:eastAsia="Calibri" w:hAnsi="Arial" w:cs="Arial"/>
          <w:b/>
        </w:rPr>
      </w:pPr>
      <w:ins w:id="755" w:author="Laura Viignola" w:date="2017-07-10T16:58:00Z">
        <w:r>
          <w:rPr>
            <w:rFonts w:ascii="Arial" w:eastAsia="Calibri" w:hAnsi="Arial" w:cs="Arial"/>
            <w:color w:val="auto"/>
          </w:rPr>
          <w:t xml:space="preserve">- </w:t>
        </w:r>
        <w:r w:rsidRPr="004F0645">
          <w:rPr>
            <w:rFonts w:ascii="Arial" w:eastAsia="Calibri" w:hAnsi="Arial" w:cs="Arial"/>
            <w:color w:val="auto"/>
          </w:rPr>
          <w:t>op</w:t>
        </w:r>
      </w:ins>
    </w:p>
    <w:p w14:paraId="73F422C6" w14:textId="77777777" w:rsidR="00BF17B0" w:rsidRDefault="00BF17B0" w:rsidP="00BF17B0">
      <w:pPr>
        <w:ind w:left="360"/>
        <w:rPr>
          <w:ins w:id="756" w:author="Laura Viignola" w:date="2017-07-10T16:58:00Z"/>
          <w:rFonts w:ascii="Cambria" w:eastAsia="Calibri" w:hAnsi="Cambria" w:cs="Calibri"/>
          <w:color w:val="5B9BD5"/>
        </w:rPr>
      </w:pPr>
    </w:p>
    <w:p w14:paraId="77E6FB7D" w14:textId="77777777" w:rsidR="00BF17B0" w:rsidRPr="005961DD" w:rsidRDefault="00BF17B0" w:rsidP="00BF17B0">
      <w:pPr>
        <w:rPr>
          <w:ins w:id="757" w:author="Laura Viignola" w:date="2017-07-10T16:58:00Z"/>
          <w:rFonts w:ascii="Cambria" w:eastAsia="Calibri" w:hAnsi="Cambria" w:cs="Calibri"/>
          <w:i/>
          <w:color w:val="5B9BD5"/>
        </w:rPr>
      </w:pPr>
      <w:ins w:id="758"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734AEA76" w14:textId="77777777" w:rsidR="00BF17B0" w:rsidRDefault="00BF17B0" w:rsidP="00BF17B0">
      <w:pPr>
        <w:rPr>
          <w:ins w:id="759" w:author="Laura Viignola" w:date="2017-07-10T16:58:00Z"/>
          <w:rFonts w:ascii="Cambria" w:eastAsia="Calibri" w:hAnsi="Cambria" w:cs="Calibri"/>
          <w:color w:val="5B9BD5"/>
        </w:rPr>
      </w:pPr>
      <w:ins w:id="760" w:author="Laura Viignola" w:date="2017-07-10T16:58:00Z">
        <w:r>
          <w:rPr>
            <w:rFonts w:ascii="Arial" w:eastAsia="Calibri" w:hAnsi="Arial" w:cs="Arial"/>
            <w:color w:val="auto"/>
          </w:rPr>
          <w:t>op</w:t>
        </w:r>
        <w:r>
          <w:rPr>
            <w:rFonts w:ascii="Arial" w:eastAsia="Calibri" w:hAnsi="Arial" w:cs="Arial"/>
            <w:color w:val="auto"/>
          </w:rPr>
          <w:tab/>
        </w:r>
        <w:r>
          <w:rPr>
            <w:rFonts w:ascii="Arial" w:eastAsia="Calibri" w:hAnsi="Arial" w:cs="Arial"/>
            <w:color w:val="auto"/>
          </w:rPr>
          <w:tab/>
        </w:r>
        <w:r>
          <w:rPr>
            <w:rFonts w:ascii="Cambria" w:eastAsia="Calibri" w:hAnsi="Cambria" w:cs="Calibri"/>
          </w:rPr>
          <w:t>mandatory</w:t>
        </w:r>
        <w:r>
          <w:rPr>
            <w:rFonts w:ascii="Cambria" w:eastAsia="Calibri" w:hAnsi="Cambria" w:cs="Calibri"/>
          </w:rPr>
          <w:tab/>
          <w:t>the operand</w:t>
        </w:r>
      </w:ins>
    </w:p>
    <w:p w14:paraId="1C119B0B" w14:textId="77777777" w:rsidR="00BF17B0" w:rsidRDefault="00BF17B0" w:rsidP="00BF17B0">
      <w:pPr>
        <w:rPr>
          <w:ins w:id="761" w:author="Laura Viignola" w:date="2017-07-10T16:58:00Z"/>
          <w:rFonts w:ascii="Cambria" w:eastAsia="Calibri" w:hAnsi="Cambria" w:cs="Calibri"/>
          <w:color w:val="5B9BD5"/>
        </w:rPr>
      </w:pPr>
    </w:p>
    <w:p w14:paraId="6A75B74E" w14:textId="77777777" w:rsidR="00BF17B0" w:rsidRDefault="00BF17B0" w:rsidP="00BF17B0">
      <w:pPr>
        <w:rPr>
          <w:ins w:id="762" w:author="Laura Viignola" w:date="2017-07-10T16:58:00Z"/>
          <w:rFonts w:ascii="Cambria" w:eastAsia="Calibri" w:hAnsi="Cambria" w:cs="Calibri"/>
          <w:i/>
          <w:color w:val="5B9BD5"/>
        </w:rPr>
      </w:pPr>
      <w:ins w:id="763"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41062206" w14:textId="77777777" w:rsidR="00BF17B0" w:rsidRDefault="00BF17B0" w:rsidP="00BF17B0">
      <w:pPr>
        <w:rPr>
          <w:ins w:id="764" w:author="Laura Viignola" w:date="2017-07-10T16:58:00Z"/>
          <w:rFonts w:ascii="Arial" w:eastAsia="Calibri" w:hAnsi="Arial" w:cs="Arial"/>
        </w:rPr>
      </w:pPr>
      <w:ins w:id="765" w:author="Laura Viignola" w:date="2017-07-10T16:58:00Z">
        <w:r>
          <w:rPr>
            <w:rFonts w:ascii="Arial" w:eastAsia="Calibri" w:hAnsi="Arial" w:cs="Arial"/>
          </w:rPr>
          <w:t>- DS</w:t>
        </w:r>
      </w:ins>
    </w:p>
    <w:p w14:paraId="23540F3B" w14:textId="77777777" w:rsidR="00BF17B0" w:rsidRPr="0075768B" w:rsidRDefault="00BF17B0" w:rsidP="00BF17B0">
      <w:pPr>
        <w:rPr>
          <w:ins w:id="766" w:author="Laura Viignola" w:date="2017-07-10T16:58:00Z"/>
          <w:rFonts w:ascii="Arial" w:eastAsia="Calibri" w:hAnsi="Arial" w:cs="Arial"/>
        </w:rPr>
      </w:pPr>
      <w:ins w:id="767" w:author="Laura Viignola" w:date="2017-07-10T16:58:00Z">
        <w:r>
          <w:rPr>
            <w:rFonts w:ascii="Arial" w:eastAsia="Calibri" w:hAnsi="Arial" w:cs="Arial"/>
          </w:rPr>
          <w:t>- 3</w:t>
        </w:r>
      </w:ins>
    </w:p>
    <w:p w14:paraId="6AD9161C" w14:textId="77777777" w:rsidR="00BF17B0" w:rsidRPr="00930AA3" w:rsidRDefault="00BF17B0" w:rsidP="00BF17B0">
      <w:pPr>
        <w:rPr>
          <w:ins w:id="768" w:author="Laura Viignola" w:date="2017-07-10T16:58:00Z"/>
          <w:rFonts w:ascii="Cambria" w:eastAsia="Calibri" w:hAnsi="Cambria" w:cs="Calibri"/>
          <w:color w:val="5B9BD5"/>
        </w:rPr>
      </w:pPr>
    </w:p>
    <w:p w14:paraId="25321B8C" w14:textId="77777777" w:rsidR="00BF17B0" w:rsidRDefault="00BF17B0" w:rsidP="00BF17B0">
      <w:pPr>
        <w:rPr>
          <w:ins w:id="769" w:author="Laura Viignola" w:date="2017-07-10T16:58:00Z"/>
          <w:rFonts w:ascii="Cambria" w:eastAsia="Calibri" w:hAnsi="Cambria" w:cs="Calibri"/>
          <w:i/>
          <w:color w:val="5B9BD5"/>
        </w:rPr>
      </w:pPr>
      <w:ins w:id="770" w:author="Laura Viignola" w:date="2017-07-10T16:58:00Z">
        <w:r>
          <w:rPr>
            <w:rFonts w:ascii="Cambria" w:eastAsia="Calibri" w:hAnsi="Cambria" w:cs="Calibri"/>
            <w:i/>
            <w:color w:val="5B9BD5"/>
          </w:rPr>
          <w:t>Semantic for scalar operations</w:t>
        </w:r>
      </w:ins>
    </w:p>
    <w:p w14:paraId="0E578894" w14:textId="77777777" w:rsidR="00BF17B0" w:rsidRDefault="00BF17B0" w:rsidP="00BF17B0">
      <w:pPr>
        <w:jc w:val="both"/>
        <w:rPr>
          <w:ins w:id="771" w:author="Laura Viignola" w:date="2017-07-10T16:58:00Z"/>
        </w:rPr>
      </w:pPr>
      <w:ins w:id="772" w:author="Laura Viignola" w:date="2017-07-10T16:58:00Z">
        <w:r>
          <w:t>The -</w:t>
        </w:r>
        <w:r w:rsidRPr="00CF4A4F">
          <w:rPr>
            <w:b/>
            <w:bCs/>
          </w:rPr>
          <w:t xml:space="preserve"> </w:t>
        </w:r>
        <w:r>
          <w:t>operator inverts the sign.</w:t>
        </w:r>
      </w:ins>
    </w:p>
    <w:p w14:paraId="4F1F4A84" w14:textId="77777777" w:rsidR="00BF17B0" w:rsidRPr="00CF4A4F" w:rsidRDefault="00BF17B0" w:rsidP="00BF17B0">
      <w:pPr>
        <w:jc w:val="both"/>
        <w:rPr>
          <w:ins w:id="773" w:author="Laura Viignola" w:date="2017-07-10T16:58:00Z"/>
          <w:rFonts w:ascii="Cambria" w:eastAsia="Calibri" w:hAnsi="Cambria" w:cs="Calibri"/>
        </w:rPr>
      </w:pPr>
    </w:p>
    <w:p w14:paraId="7E7A7EFE" w14:textId="77777777" w:rsidR="00BF17B0" w:rsidRDefault="00BF17B0" w:rsidP="00BF17B0">
      <w:pPr>
        <w:jc w:val="both"/>
        <w:rPr>
          <w:ins w:id="774" w:author="Laura Viignola" w:date="2017-07-10T16:58:00Z"/>
          <w:rFonts w:ascii="Cambria" w:eastAsia="Calibri" w:hAnsi="Cambria" w:cs="Calibri"/>
        </w:rPr>
      </w:pPr>
      <w:ins w:id="775" w:author="Laura Viignola" w:date="2017-07-10T16:58:00Z">
        <w:r>
          <w:rPr>
            <w:rFonts w:ascii="Cambria" w:eastAsia="Calibri" w:hAnsi="Cambria" w:cs="Calibri"/>
          </w:rPr>
          <w:t xml:space="preserve">Examples: </w:t>
        </w:r>
      </w:ins>
    </w:p>
    <w:p w14:paraId="3C66DCB2" w14:textId="77777777" w:rsidR="00BF17B0" w:rsidRDefault="00BF17B0" w:rsidP="00BF17B0">
      <w:pPr>
        <w:ind w:left="360"/>
        <w:jc w:val="both"/>
        <w:rPr>
          <w:ins w:id="776" w:author="Laura Viignola" w:date="2017-07-10T16:58:00Z"/>
          <w:rFonts w:ascii="Cambria" w:hAnsi="Cambria"/>
        </w:rPr>
      </w:pPr>
      <w:ins w:id="777" w:author="Laura Viignola" w:date="2017-07-10T16:58:00Z">
        <w:r>
          <w:rPr>
            <w:rFonts w:ascii="Arial" w:hAnsi="Arial" w:cs="Arial"/>
          </w:rPr>
          <w:t>-</w:t>
        </w:r>
        <w:r w:rsidRPr="00CF4A4F">
          <w:rPr>
            <w:rFonts w:ascii="Arial" w:hAnsi="Arial" w:cs="Arial"/>
          </w:rPr>
          <w:t xml:space="preserve"> 3</w:t>
        </w:r>
        <w:r w:rsidRPr="008E7718">
          <w:rPr>
            <w:rFonts w:ascii="Cambria" w:hAnsi="Cambria"/>
            <w:b/>
          </w:rPr>
          <w:t xml:space="preserve"> </w:t>
        </w:r>
        <w:r>
          <w:rPr>
            <w:rFonts w:ascii="Cambria" w:hAnsi="Cambria"/>
          </w:rPr>
          <w:t xml:space="preserve"> </w:t>
        </w:r>
        <w:r w:rsidRPr="008E7718">
          <w:rPr>
            <w:rFonts w:ascii="Cambria" w:hAnsi="Cambria"/>
          </w:rPr>
          <w:t xml:space="preserve">gives </w:t>
        </w:r>
        <w:r>
          <w:rPr>
            <w:rFonts w:ascii="Cambria" w:hAnsi="Cambria"/>
          </w:rPr>
          <w:t xml:space="preserve">- </w:t>
        </w:r>
        <w:r w:rsidRPr="00C11372">
          <w:rPr>
            <w:rFonts w:ascii="Arial" w:hAnsi="Arial" w:cs="Arial"/>
          </w:rPr>
          <w:t>3</w:t>
        </w:r>
      </w:ins>
    </w:p>
    <w:p w14:paraId="512D6D68" w14:textId="77777777" w:rsidR="00BF17B0" w:rsidRPr="008E7718" w:rsidRDefault="00BF17B0" w:rsidP="00BF17B0">
      <w:pPr>
        <w:ind w:left="360"/>
        <w:jc w:val="both"/>
        <w:rPr>
          <w:ins w:id="778" w:author="Laura Viignola" w:date="2017-07-10T16:58:00Z"/>
          <w:rFonts w:ascii="Cambria" w:hAnsi="Cambria"/>
        </w:rPr>
      </w:pPr>
      <w:ins w:id="779" w:author="Laura Viignola" w:date="2017-07-10T16:58:00Z">
        <w:r>
          <w:rPr>
            <w:rFonts w:ascii="Arial" w:hAnsi="Arial" w:cs="Arial"/>
          </w:rPr>
          <w:t>-</w:t>
        </w:r>
        <w:r w:rsidRPr="00C11372">
          <w:rPr>
            <w:rFonts w:ascii="Arial" w:hAnsi="Arial" w:cs="Arial"/>
          </w:rPr>
          <w:t>(-5)</w:t>
        </w:r>
        <w:r>
          <w:rPr>
            <w:rFonts w:ascii="Cambria" w:hAnsi="Cambria"/>
          </w:rPr>
          <w:t xml:space="preserve"> gives </w:t>
        </w:r>
        <w:r w:rsidRPr="00C11372">
          <w:rPr>
            <w:rFonts w:ascii="Arial" w:hAnsi="Arial" w:cs="Arial"/>
          </w:rPr>
          <w:t>5</w:t>
        </w:r>
      </w:ins>
    </w:p>
    <w:p w14:paraId="56CB1954" w14:textId="77777777" w:rsidR="00BF17B0" w:rsidRDefault="00BF17B0" w:rsidP="00BF17B0">
      <w:pPr>
        <w:rPr>
          <w:ins w:id="780" w:author="Laura Viignola" w:date="2017-07-10T16:58:00Z"/>
          <w:rFonts w:ascii="Cambria" w:eastAsia="Calibri" w:hAnsi="Cambria" w:cs="Calibri"/>
          <w:i/>
          <w:color w:val="5B9BD5"/>
        </w:rPr>
      </w:pPr>
    </w:p>
    <w:p w14:paraId="48979098" w14:textId="77777777" w:rsidR="00BF17B0" w:rsidRDefault="00BF17B0" w:rsidP="00BF17B0">
      <w:pPr>
        <w:rPr>
          <w:ins w:id="781" w:author="Laura Viignola" w:date="2017-07-10T16:58:00Z"/>
          <w:rFonts w:ascii="Cambria" w:eastAsia="Calibri" w:hAnsi="Cambria" w:cs="Calibri"/>
          <w:i/>
          <w:color w:val="5B9BD5"/>
        </w:rPr>
      </w:pPr>
      <w:ins w:id="782" w:author="Laura Viignola" w:date="2017-07-10T16:58:00Z">
        <w:r>
          <w:rPr>
            <w:rFonts w:ascii="Cambria" w:eastAsia="Calibri" w:hAnsi="Cambria" w:cs="Calibri"/>
            <w:i/>
            <w:color w:val="5B9BD5"/>
          </w:rPr>
          <w:t>Input Parameters type</w:t>
        </w:r>
        <w:r>
          <w:rPr>
            <w:rFonts w:ascii="Cambria" w:eastAsia="Calibri" w:hAnsi="Cambria" w:cs="Calibri"/>
            <w:i/>
            <w:color w:val="5B9BD5"/>
          </w:rPr>
          <w:tab/>
        </w:r>
      </w:ins>
    </w:p>
    <w:p w14:paraId="7992F254" w14:textId="77777777" w:rsidR="00BF17B0" w:rsidRDefault="00BF17B0" w:rsidP="00BF17B0">
      <w:pPr>
        <w:rPr>
          <w:ins w:id="783" w:author="Laura Viignola" w:date="2017-07-10T16:58:00Z"/>
          <w:rFonts w:ascii="Cambria" w:eastAsia="Calibri" w:hAnsi="Cambria" w:cs="Calibri"/>
          <w:i/>
          <w:noProof/>
          <w:color w:val="5B9BD5"/>
          <w:lang w:val="en-US"/>
        </w:rPr>
      </w:pPr>
      <w:ins w:id="784" w:author="Laura Viignola" w:date="2017-07-10T16:58:00Z">
        <w:r w:rsidRPr="00DA2507">
          <w:rPr>
            <w:rFonts w:ascii="Cambria" w:eastAsia="Calibri" w:hAnsi="Cambria" w:cs="Calibri"/>
            <w:i/>
            <w:noProof/>
            <w:color w:val="5B9BD5"/>
            <w:lang w:val="en-US"/>
          </w:rPr>
          <w:t xml:space="preserve"> </w:t>
        </w:r>
      </w:ins>
    </w:p>
    <w:p w14:paraId="15677BED" w14:textId="77777777" w:rsidR="00BF17B0" w:rsidRDefault="00BF17B0" w:rsidP="00BF17B0">
      <w:pPr>
        <w:rPr>
          <w:ins w:id="785" w:author="Laura Viignola" w:date="2017-07-10T16:58:00Z"/>
          <w:rFonts w:ascii="Cambria" w:eastAsia="Calibri" w:hAnsi="Cambria" w:cs="Calibri"/>
        </w:rPr>
      </w:pPr>
      <w:ins w:id="786" w:author="Laura Viignola" w:date="2017-07-10T16:58:00Z">
        <w:r w:rsidRPr="00E64258">
          <w:rPr>
            <w:rFonts w:ascii="Cambria" w:eastAsia="Calibri" w:hAnsi="Cambria" w:cs="Calibri"/>
            <w:i/>
          </w:rPr>
          <w:t>Op</w:t>
        </w:r>
        <w:r w:rsidRPr="00E64258">
          <w:rPr>
            <w:rFonts w:ascii="Cambria" w:eastAsia="Calibri" w:hAnsi="Cambria" w:cs="Calibri"/>
          </w:rPr>
          <w:t xml:space="preserve"> ::</w:t>
        </w:r>
        <w:r>
          <w:rPr>
            <w:rFonts w:ascii="Cambria" w:eastAsia="Calibri" w:hAnsi="Cambria" w:cs="Calibri"/>
          </w:rPr>
          <w:tab/>
        </w:r>
        <w:r w:rsidRPr="00E64258">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3E09ECDE" w14:textId="77777777" w:rsidR="00BF17B0" w:rsidRPr="006F2FA3" w:rsidRDefault="00BF17B0" w:rsidP="00BF17B0">
      <w:pPr>
        <w:ind w:left="708" w:firstLine="708"/>
        <w:rPr>
          <w:ins w:id="787" w:author="Laura Viignola" w:date="2017-07-10T16:58:00Z"/>
          <w:rFonts w:ascii="Cambria" w:eastAsia="Calibri" w:hAnsi="Cambria" w:cs="Calibri"/>
        </w:rPr>
      </w:pPr>
      <w:ins w:id="788"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1DD0DC37" w14:textId="77777777" w:rsidR="00BF17B0" w:rsidRPr="006F2FA3" w:rsidRDefault="00BF17B0" w:rsidP="00BF17B0">
      <w:pPr>
        <w:ind w:left="708" w:firstLine="708"/>
        <w:rPr>
          <w:ins w:id="789" w:author="Laura Viignola" w:date="2017-07-10T16:58:00Z"/>
          <w:rFonts w:ascii="Cambria" w:eastAsia="Calibri" w:hAnsi="Cambria" w:cs="Calibri"/>
        </w:rPr>
      </w:pPr>
      <w:ins w:id="790"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709CDC1B" w14:textId="77777777" w:rsidR="00BF17B0" w:rsidRPr="006F2FA3" w:rsidRDefault="00BF17B0" w:rsidP="00BF17B0">
      <w:pPr>
        <w:rPr>
          <w:ins w:id="791" w:author="Laura Viignola" w:date="2017-07-10T16:58:00Z"/>
          <w:rFonts w:ascii="Cambria" w:eastAsia="Calibri" w:hAnsi="Cambria" w:cs="Calibri"/>
          <w:i/>
          <w:color w:val="5B9BD5"/>
        </w:rPr>
      </w:pPr>
    </w:p>
    <w:p w14:paraId="4CB4E581" w14:textId="77777777" w:rsidR="00BF17B0" w:rsidRPr="00E64258" w:rsidRDefault="00BF17B0" w:rsidP="00BF17B0">
      <w:pPr>
        <w:rPr>
          <w:ins w:id="792" w:author="Laura Viignola" w:date="2017-07-10T16:58:00Z"/>
          <w:rFonts w:ascii="Cambria" w:hAnsi="Cambria"/>
        </w:rPr>
      </w:pPr>
    </w:p>
    <w:p w14:paraId="52D55CB4" w14:textId="77777777" w:rsidR="00BF17B0" w:rsidRPr="00E64258" w:rsidRDefault="00BF17B0" w:rsidP="00BF17B0">
      <w:pPr>
        <w:rPr>
          <w:ins w:id="793" w:author="Laura Viignola" w:date="2017-07-10T16:58:00Z"/>
          <w:rFonts w:ascii="Cambria" w:eastAsia="Calibri" w:hAnsi="Cambria" w:cs="Calibri"/>
          <w:i/>
          <w:color w:val="5B9BD5"/>
        </w:rPr>
      </w:pPr>
      <w:ins w:id="794" w:author="Laura Viignola" w:date="2017-07-10T16:58:00Z">
        <w:r w:rsidRPr="00E64258">
          <w:rPr>
            <w:rFonts w:ascii="Cambria" w:eastAsia="Calibri" w:hAnsi="Cambria" w:cs="Calibri"/>
            <w:i/>
            <w:color w:val="5B9BD5"/>
          </w:rPr>
          <w:t>Result type</w:t>
        </w:r>
      </w:ins>
    </w:p>
    <w:p w14:paraId="5E52533C" w14:textId="77777777" w:rsidR="00BF17B0" w:rsidRPr="00E64258" w:rsidRDefault="00BF17B0" w:rsidP="00BF17B0">
      <w:pPr>
        <w:rPr>
          <w:ins w:id="795" w:author="Laura Viignola" w:date="2017-07-10T16:58:00Z"/>
          <w:rFonts w:ascii="Cambria" w:eastAsia="Calibri" w:hAnsi="Cambria" w:cs="Calibri"/>
          <w:i/>
          <w:color w:val="auto"/>
        </w:rPr>
      </w:pPr>
    </w:p>
    <w:p w14:paraId="17500994" w14:textId="77777777" w:rsidR="00BF17B0" w:rsidRDefault="00BF17B0" w:rsidP="00BF17B0">
      <w:pPr>
        <w:rPr>
          <w:ins w:id="796" w:author="Laura Viignola" w:date="2017-07-10T16:58:00Z"/>
          <w:rFonts w:ascii="Cambria" w:eastAsia="Calibri" w:hAnsi="Cambria" w:cs="Calibri"/>
        </w:rPr>
      </w:pPr>
      <w:ins w:id="797"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748C3201" w14:textId="77777777" w:rsidR="00BF17B0" w:rsidRPr="006F2FA3" w:rsidRDefault="00BF17B0" w:rsidP="00BF17B0">
      <w:pPr>
        <w:ind w:left="708" w:firstLine="708"/>
        <w:rPr>
          <w:ins w:id="798" w:author="Laura Viignola" w:date="2017-07-10T16:58:00Z"/>
          <w:rFonts w:ascii="Cambria" w:eastAsia="Calibri" w:hAnsi="Cambria" w:cs="Calibri"/>
        </w:rPr>
      </w:pPr>
      <w:ins w:id="799"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416735E4" w14:textId="77777777" w:rsidR="00BF17B0" w:rsidRPr="006F2FA3" w:rsidRDefault="00BF17B0" w:rsidP="00BF17B0">
      <w:pPr>
        <w:ind w:left="708" w:firstLine="708"/>
        <w:rPr>
          <w:ins w:id="800" w:author="Laura Viignola" w:date="2017-07-10T16:58:00Z"/>
          <w:rFonts w:ascii="Cambria" w:eastAsia="Calibri" w:hAnsi="Cambria" w:cs="Calibri"/>
        </w:rPr>
      </w:pPr>
      <w:ins w:id="801"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2F8B4A77" w14:textId="77777777" w:rsidR="00BF17B0" w:rsidRDefault="00BF17B0" w:rsidP="00BF17B0">
      <w:pPr>
        <w:rPr>
          <w:ins w:id="802" w:author="Laura Viignola" w:date="2017-07-10T16:58:00Z"/>
          <w:rFonts w:ascii="Cambria" w:eastAsia="Calibri" w:hAnsi="Cambria" w:cs="Calibri"/>
          <w:i/>
          <w:color w:val="5B9BD5"/>
        </w:rPr>
      </w:pPr>
    </w:p>
    <w:p w14:paraId="0DB47A85" w14:textId="77777777" w:rsidR="00BF17B0" w:rsidRPr="00E5275E" w:rsidRDefault="00BF17B0" w:rsidP="00BF17B0">
      <w:pPr>
        <w:jc w:val="both"/>
        <w:rPr>
          <w:ins w:id="803" w:author="Laura Viignola" w:date="2017-07-10T16:58:00Z"/>
          <w:rFonts w:ascii="Cambria" w:hAnsi="Cambria"/>
        </w:rPr>
      </w:pPr>
    </w:p>
    <w:p w14:paraId="5FCCF823" w14:textId="77777777" w:rsidR="00BF17B0" w:rsidRDefault="00BF17B0" w:rsidP="00BF17B0">
      <w:pPr>
        <w:rPr>
          <w:ins w:id="804" w:author="Laura Viignola" w:date="2017-07-10T16:58:00Z"/>
          <w:rFonts w:ascii="Cambria" w:eastAsia="Calibri" w:hAnsi="Cambria" w:cs="Calibri"/>
          <w:i/>
          <w:color w:val="5B9BD5"/>
        </w:rPr>
      </w:pPr>
      <w:ins w:id="805" w:author="Laura Viignola" w:date="2017-07-10T16:58:00Z">
        <w:r>
          <w:rPr>
            <w:rFonts w:ascii="Cambria" w:eastAsia="Calibri" w:hAnsi="Cambria" w:cs="Calibri"/>
            <w:i/>
            <w:color w:val="5B9BD5"/>
          </w:rPr>
          <w:t xml:space="preserve">Behaviour </w:t>
        </w:r>
      </w:ins>
    </w:p>
    <w:p w14:paraId="55583CEB" w14:textId="77777777" w:rsidR="00BF17B0" w:rsidRDefault="00BF17B0" w:rsidP="00BF17B0">
      <w:pPr>
        <w:jc w:val="both"/>
        <w:rPr>
          <w:ins w:id="806" w:author="Laura Viignola" w:date="2017-07-10T16:58:00Z"/>
          <w:rFonts w:ascii="Cambria" w:eastAsia="Calibri" w:hAnsi="Cambria" w:cs="Calibri"/>
          <w:color w:val="auto"/>
        </w:rPr>
      </w:pPr>
      <w:ins w:id="807" w:author="Laura Viignola" w:date="2017-07-10T16:58:00Z">
        <w:r>
          <w:rPr>
            <w:rFonts w:ascii="Cambria" w:eastAsia="Calibri" w:hAnsi="Cambria" w:cs="Calibri"/>
            <w:color w:val="auto"/>
          </w:rPr>
          <w:t xml:space="preserve">The operator has the typical behaviour of the “Operators applicable on one Data Set or Data Set Component” (see the section “VTL-ML - Behaviour of the Operators”).  </w:t>
        </w:r>
      </w:ins>
    </w:p>
    <w:p w14:paraId="3525D3EC" w14:textId="77777777" w:rsidR="00BF17B0" w:rsidRDefault="00BF17B0" w:rsidP="00BF17B0">
      <w:pPr>
        <w:rPr>
          <w:ins w:id="808" w:author="Laura Viignola" w:date="2017-07-10T16:58:00Z"/>
          <w:rFonts w:ascii="Cambria" w:eastAsia="Calibri" w:hAnsi="Cambria" w:cs="Calibri"/>
          <w:i/>
          <w:color w:val="5B9BD5"/>
        </w:rPr>
      </w:pPr>
    </w:p>
    <w:p w14:paraId="073FC254" w14:textId="77777777" w:rsidR="00BF17B0" w:rsidRDefault="00BF17B0" w:rsidP="00BF17B0">
      <w:pPr>
        <w:rPr>
          <w:ins w:id="809" w:author="Laura Viignola" w:date="2017-07-10T16:58:00Z"/>
          <w:rFonts w:ascii="Cambria" w:eastAsia="Calibri" w:hAnsi="Cambria" w:cs="Calibri"/>
          <w:i/>
          <w:color w:val="5B9BD5"/>
        </w:rPr>
      </w:pPr>
    </w:p>
    <w:p w14:paraId="340ECFD5" w14:textId="77777777" w:rsidR="00BF17B0" w:rsidRDefault="00BF17B0" w:rsidP="00BF17B0">
      <w:pPr>
        <w:rPr>
          <w:ins w:id="810" w:author="Laura Viignola" w:date="2017-07-10T16:58:00Z"/>
          <w:rFonts w:ascii="Cambria" w:eastAsia="Calibri" w:hAnsi="Cambria" w:cs="Calibri"/>
          <w:i/>
          <w:color w:val="5B9BD5"/>
        </w:rPr>
      </w:pPr>
      <w:ins w:id="811" w:author="Laura Viignola" w:date="2017-07-10T16:58:00Z">
        <w:r>
          <w:rPr>
            <w:rFonts w:ascii="Cambria" w:eastAsia="Calibri" w:hAnsi="Cambria" w:cs="Calibri"/>
            <w:i/>
            <w:color w:val="5B9BD5"/>
          </w:rPr>
          <w:t xml:space="preserve">Examples </w:t>
        </w:r>
      </w:ins>
    </w:p>
    <w:p w14:paraId="3747E483" w14:textId="77777777" w:rsidR="00BF17B0" w:rsidRDefault="00BF17B0" w:rsidP="00BF17B0">
      <w:pPr>
        <w:rPr>
          <w:ins w:id="812" w:author="Laura Viignola" w:date="2017-07-10T16:58:00Z"/>
          <w:rFonts w:ascii="Cambria" w:hAnsi="Cambria"/>
        </w:rPr>
      </w:pPr>
      <w:ins w:id="813" w:author="Laura Viignola" w:date="2017-07-10T16:58:00Z">
        <w:r>
          <w:rPr>
            <w:rFonts w:ascii="Cambria" w:hAnsi="Cambria"/>
          </w:rPr>
          <w:t>Given the operand Data Set:</w:t>
        </w:r>
      </w:ins>
    </w:p>
    <w:p w14:paraId="5C165007" w14:textId="77777777" w:rsidR="00BF17B0" w:rsidRPr="001A403F" w:rsidRDefault="00BF17B0" w:rsidP="00BF17B0">
      <w:pPr>
        <w:rPr>
          <w:ins w:id="814" w:author="Laura Viignola" w:date="2017-07-10T16:58:00Z"/>
          <w:rFonts w:ascii="Cambria" w:hAnsi="Cambria"/>
        </w:rPr>
      </w:pPr>
    </w:p>
    <w:tbl>
      <w:tblPr>
        <w:tblW w:w="4736" w:type="dxa"/>
        <w:tblInd w:w="70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46"/>
        <w:gridCol w:w="876"/>
        <w:gridCol w:w="1488"/>
        <w:gridCol w:w="1526"/>
      </w:tblGrid>
      <w:tr w:rsidR="00BF17B0" w:rsidRPr="006056BE" w14:paraId="77426F5D" w14:textId="77777777" w:rsidTr="00BF17B0">
        <w:trPr>
          <w:ins w:id="815" w:author="Laura Viignola" w:date="2017-07-10T16:58:00Z"/>
        </w:trPr>
        <w:tc>
          <w:tcPr>
            <w:tcW w:w="473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F08FF99" w14:textId="77777777" w:rsidR="00BF17B0" w:rsidRPr="00860832" w:rsidRDefault="00BF17B0" w:rsidP="00BF17B0">
            <w:pPr>
              <w:rPr>
                <w:ins w:id="816" w:author="Laura Viignola" w:date="2017-07-10T16:58:00Z"/>
                <w:rFonts w:ascii="Arial" w:eastAsia="Calibri" w:hAnsi="Arial" w:cs="Arial"/>
                <w:color w:val="1F497D" w:themeColor="text2"/>
              </w:rPr>
            </w:pPr>
            <w:ins w:id="817" w:author="Laura Viignola" w:date="2017-07-10T16:58:00Z">
              <w:r w:rsidRPr="00860832">
                <w:rPr>
                  <w:rFonts w:ascii="Arial" w:eastAsia="Calibri" w:hAnsi="Arial" w:cs="Arial"/>
                  <w:color w:val="1F497D" w:themeColor="text2"/>
                </w:rPr>
                <w:lastRenderedPageBreak/>
                <w:t>DS_1</w:t>
              </w:r>
            </w:ins>
          </w:p>
        </w:tc>
      </w:tr>
      <w:tr w:rsidR="00BF17B0" w:rsidRPr="006056BE" w14:paraId="77CACA8D" w14:textId="77777777" w:rsidTr="00BF17B0">
        <w:trPr>
          <w:ins w:id="818" w:author="Laura Viignola" w:date="2017-07-10T16:58:00Z"/>
        </w:trPr>
        <w:tc>
          <w:tcPr>
            <w:tcW w:w="8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AB73A5F" w14:textId="77777777" w:rsidR="00BF17B0" w:rsidRPr="00860832" w:rsidRDefault="00BF17B0" w:rsidP="00BF17B0">
            <w:pPr>
              <w:rPr>
                <w:ins w:id="819" w:author="Laura Viignola" w:date="2017-07-10T16:58:00Z"/>
                <w:rFonts w:ascii="Arial" w:hAnsi="Arial" w:cs="Arial"/>
              </w:rPr>
            </w:pPr>
            <w:ins w:id="820" w:author="Laura Viignola" w:date="2017-07-10T16:58:00Z">
              <w:r w:rsidRPr="00860832">
                <w:rPr>
                  <w:rFonts w:ascii="Arial" w:eastAsia="Calibri" w:hAnsi="Arial" w:cs="Arial"/>
                </w:rPr>
                <w:t>Id_1</w:t>
              </w:r>
            </w:ins>
          </w:p>
        </w:tc>
        <w:tc>
          <w:tcPr>
            <w:tcW w:w="87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2472474" w14:textId="77777777" w:rsidR="00BF17B0" w:rsidRPr="00860832" w:rsidRDefault="00BF17B0" w:rsidP="00BF17B0">
            <w:pPr>
              <w:rPr>
                <w:ins w:id="821" w:author="Laura Viignola" w:date="2017-07-10T16:58:00Z"/>
                <w:rFonts w:ascii="Arial" w:hAnsi="Arial" w:cs="Arial"/>
              </w:rPr>
            </w:pPr>
            <w:ins w:id="822" w:author="Laura Viignola" w:date="2017-07-10T16:58:00Z">
              <w:r w:rsidRPr="00860832">
                <w:rPr>
                  <w:rFonts w:ascii="Arial" w:eastAsia="Calibri" w:hAnsi="Arial" w:cs="Arial"/>
                </w:rPr>
                <w:t>Id_2</w:t>
              </w:r>
            </w:ins>
          </w:p>
        </w:tc>
        <w:tc>
          <w:tcPr>
            <w:tcW w:w="148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E4E5D18" w14:textId="77777777" w:rsidR="00BF17B0" w:rsidRPr="00860832" w:rsidRDefault="00BF17B0" w:rsidP="00BF17B0">
            <w:pPr>
              <w:rPr>
                <w:ins w:id="823" w:author="Laura Viignola" w:date="2017-07-10T16:58:00Z"/>
                <w:rFonts w:ascii="Arial" w:hAnsi="Arial" w:cs="Arial"/>
              </w:rPr>
            </w:pPr>
            <w:ins w:id="824" w:author="Laura Viignola" w:date="2017-07-10T16:58:00Z">
              <w:r w:rsidRPr="00860832">
                <w:rPr>
                  <w:rFonts w:ascii="Arial" w:eastAsia="Calibri" w:hAnsi="Arial" w:cs="Arial"/>
                </w:rPr>
                <w:t>Me_1</w:t>
              </w:r>
            </w:ins>
          </w:p>
        </w:tc>
        <w:tc>
          <w:tcPr>
            <w:tcW w:w="1526" w:type="dxa"/>
            <w:tcBorders>
              <w:top w:val="single" w:sz="6" w:space="0" w:color="000000"/>
              <w:left w:val="single" w:sz="6" w:space="0" w:color="000000"/>
              <w:bottom w:val="single" w:sz="6" w:space="0" w:color="000000"/>
              <w:right w:val="single" w:sz="6" w:space="0" w:color="000000"/>
            </w:tcBorders>
            <w:shd w:val="clear" w:color="auto" w:fill="C6D9F1"/>
          </w:tcPr>
          <w:p w14:paraId="0F562B60" w14:textId="77777777" w:rsidR="00BF17B0" w:rsidRPr="00860832" w:rsidRDefault="00BF17B0" w:rsidP="00BF17B0">
            <w:pPr>
              <w:rPr>
                <w:ins w:id="825" w:author="Laura Viignola" w:date="2017-07-10T16:58:00Z"/>
                <w:rFonts w:ascii="Arial" w:eastAsia="Calibri" w:hAnsi="Arial" w:cs="Arial"/>
              </w:rPr>
            </w:pPr>
            <w:ins w:id="826" w:author="Laura Viignola" w:date="2017-07-10T16:58:00Z">
              <w:r w:rsidRPr="00860832">
                <w:rPr>
                  <w:rFonts w:ascii="Arial" w:eastAsia="Calibri" w:hAnsi="Arial" w:cs="Arial"/>
                </w:rPr>
                <w:t>Me_2</w:t>
              </w:r>
            </w:ins>
          </w:p>
        </w:tc>
      </w:tr>
      <w:tr w:rsidR="00BF17B0" w:rsidRPr="006056BE" w14:paraId="4AB8380D" w14:textId="77777777" w:rsidTr="00BF17B0">
        <w:trPr>
          <w:ins w:id="827"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C98AC5" w14:textId="77777777" w:rsidR="00BF17B0" w:rsidRPr="006056BE" w:rsidRDefault="00BF17B0" w:rsidP="00BF17B0">
            <w:pPr>
              <w:rPr>
                <w:ins w:id="828" w:author="Laura Viignola" w:date="2017-07-10T16:58:00Z"/>
              </w:rPr>
            </w:pPr>
            <w:ins w:id="829" w:author="Laura Viignola" w:date="2017-07-10T16:58:00Z">
              <w:r w:rsidRPr="006056BE">
                <w:rPr>
                  <w:rFonts w:ascii="Calibri" w:eastAsia="Calibri" w:hAnsi="Calibri" w:cs="Calibri"/>
                </w:rPr>
                <w:t>1</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DD71AD" w14:textId="77777777" w:rsidR="00BF17B0" w:rsidRPr="006056BE" w:rsidRDefault="00BF17B0" w:rsidP="00BF17B0">
            <w:pPr>
              <w:rPr>
                <w:ins w:id="830" w:author="Laura Viignola" w:date="2017-07-10T16:58:00Z"/>
              </w:rPr>
            </w:pPr>
            <w:ins w:id="831" w:author="Laura Viignola" w:date="2017-07-10T16:58:00Z">
              <w:r w:rsidRPr="006056BE">
                <w:rPr>
                  <w:rFonts w:ascii="Calibri" w:eastAsia="Calibri" w:hAnsi="Calibri" w:cs="Calibri"/>
                </w:rPr>
                <w:t>A</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5E9F9C" w14:textId="77777777" w:rsidR="00BF17B0" w:rsidRPr="006056BE" w:rsidRDefault="00BF17B0" w:rsidP="00BF17B0">
            <w:pPr>
              <w:jc w:val="right"/>
              <w:rPr>
                <w:ins w:id="832" w:author="Laura Viignola" w:date="2017-07-10T16:58:00Z"/>
              </w:rPr>
            </w:pPr>
            <w:ins w:id="833" w:author="Laura Viignola" w:date="2017-07-10T16:58:00Z">
              <w:r>
                <w:rPr>
                  <w:rFonts w:ascii="Calibri" w:eastAsia="Calibri" w:hAnsi="Calibri" w:cs="Calibri"/>
                </w:rPr>
                <w:t>1</w:t>
              </w:r>
            </w:ins>
          </w:p>
        </w:tc>
        <w:tc>
          <w:tcPr>
            <w:tcW w:w="1526" w:type="dxa"/>
            <w:tcBorders>
              <w:top w:val="single" w:sz="6" w:space="0" w:color="000000"/>
              <w:left w:val="single" w:sz="6" w:space="0" w:color="000000"/>
              <w:bottom w:val="single" w:sz="6" w:space="0" w:color="000000"/>
              <w:right w:val="single" w:sz="6" w:space="0" w:color="000000"/>
            </w:tcBorders>
          </w:tcPr>
          <w:p w14:paraId="061E127F" w14:textId="77777777" w:rsidR="00BF17B0" w:rsidRPr="006056BE" w:rsidRDefault="00BF17B0" w:rsidP="00BF17B0">
            <w:pPr>
              <w:jc w:val="right"/>
              <w:rPr>
                <w:ins w:id="834" w:author="Laura Viignola" w:date="2017-07-10T16:58:00Z"/>
                <w:rFonts w:ascii="Calibri" w:eastAsia="Calibri" w:hAnsi="Calibri" w:cs="Calibri"/>
              </w:rPr>
            </w:pPr>
            <w:ins w:id="835" w:author="Laura Viignola" w:date="2017-07-10T16:58:00Z">
              <w:r>
                <w:rPr>
                  <w:rFonts w:ascii="Calibri" w:eastAsia="Calibri" w:hAnsi="Calibri" w:cs="Calibri"/>
                </w:rPr>
                <w:t>5</w:t>
              </w:r>
            </w:ins>
          </w:p>
        </w:tc>
      </w:tr>
      <w:tr w:rsidR="00BF17B0" w:rsidRPr="006056BE" w14:paraId="5A7C6549" w14:textId="77777777" w:rsidTr="00BF17B0">
        <w:trPr>
          <w:ins w:id="836"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4B211E" w14:textId="77777777" w:rsidR="00BF17B0" w:rsidRPr="006056BE" w:rsidRDefault="00BF17B0" w:rsidP="00BF17B0">
            <w:pPr>
              <w:rPr>
                <w:ins w:id="837" w:author="Laura Viignola" w:date="2017-07-10T16:58:00Z"/>
                <w:rFonts w:ascii="Calibri" w:eastAsia="Calibri" w:hAnsi="Calibri" w:cs="Calibri"/>
              </w:rPr>
            </w:pPr>
            <w:ins w:id="838" w:author="Laura Viignola" w:date="2017-07-10T16:58:00Z">
              <w:r>
                <w:rPr>
                  <w:rFonts w:ascii="Calibri" w:eastAsia="Calibri" w:hAnsi="Calibri" w:cs="Calibri"/>
                </w:rPr>
                <w:t>1</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423FF0" w14:textId="77777777" w:rsidR="00BF17B0" w:rsidRPr="006056BE" w:rsidRDefault="00BF17B0" w:rsidP="00BF17B0">
            <w:pPr>
              <w:rPr>
                <w:ins w:id="839" w:author="Laura Viignola" w:date="2017-07-10T16:58:00Z"/>
                <w:rFonts w:ascii="Calibri" w:eastAsia="Calibri" w:hAnsi="Calibri" w:cs="Calibri"/>
              </w:rPr>
            </w:pPr>
            <w:ins w:id="840" w:author="Laura Viignola" w:date="2017-07-10T16:58:00Z">
              <w:r>
                <w:rPr>
                  <w:rFonts w:ascii="Calibri" w:eastAsia="Calibri" w:hAnsi="Calibri" w:cs="Calibri"/>
                </w:rPr>
                <w:t>B</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9B8AF8" w14:textId="77777777" w:rsidR="00BF17B0" w:rsidRPr="006056BE" w:rsidRDefault="00BF17B0" w:rsidP="00BF17B0">
            <w:pPr>
              <w:jc w:val="right"/>
              <w:rPr>
                <w:ins w:id="841" w:author="Laura Viignola" w:date="2017-07-10T16:58:00Z"/>
                <w:rFonts w:ascii="Calibri" w:eastAsia="Calibri" w:hAnsi="Calibri" w:cs="Calibri"/>
              </w:rPr>
            </w:pPr>
            <w:ins w:id="842" w:author="Laura Viignola" w:date="2017-07-10T16:58:00Z">
              <w:r>
                <w:rPr>
                  <w:rFonts w:ascii="Calibri" w:eastAsia="Calibri" w:hAnsi="Calibri" w:cs="Calibri"/>
                </w:rPr>
                <w:t>2</w:t>
              </w:r>
            </w:ins>
          </w:p>
        </w:tc>
        <w:tc>
          <w:tcPr>
            <w:tcW w:w="1526" w:type="dxa"/>
            <w:tcBorders>
              <w:top w:val="single" w:sz="6" w:space="0" w:color="000000"/>
              <w:left w:val="single" w:sz="6" w:space="0" w:color="000000"/>
              <w:bottom w:val="single" w:sz="6" w:space="0" w:color="000000"/>
              <w:right w:val="single" w:sz="6" w:space="0" w:color="000000"/>
            </w:tcBorders>
          </w:tcPr>
          <w:p w14:paraId="4F2F0916" w14:textId="77777777" w:rsidR="00BF17B0" w:rsidRDefault="00BF17B0" w:rsidP="00BF17B0">
            <w:pPr>
              <w:jc w:val="right"/>
              <w:rPr>
                <w:ins w:id="843" w:author="Laura Viignola" w:date="2017-07-10T16:58:00Z"/>
                <w:rFonts w:ascii="Calibri" w:eastAsia="Calibri" w:hAnsi="Calibri" w:cs="Calibri"/>
              </w:rPr>
            </w:pPr>
            <w:ins w:id="844" w:author="Laura Viignola" w:date="2017-07-10T16:58:00Z">
              <w:r>
                <w:rPr>
                  <w:rFonts w:ascii="Calibri" w:eastAsia="Calibri" w:hAnsi="Calibri" w:cs="Calibri"/>
                </w:rPr>
                <w:t>10</w:t>
              </w:r>
            </w:ins>
          </w:p>
        </w:tc>
      </w:tr>
      <w:tr w:rsidR="00BF17B0" w:rsidRPr="006056BE" w14:paraId="337C5B03" w14:textId="77777777" w:rsidTr="00BF17B0">
        <w:trPr>
          <w:ins w:id="845"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46889E" w14:textId="77777777" w:rsidR="00BF17B0" w:rsidRPr="006056BE" w:rsidRDefault="00BF17B0" w:rsidP="00BF17B0">
            <w:pPr>
              <w:rPr>
                <w:ins w:id="846" w:author="Laura Viignola" w:date="2017-07-10T16:58:00Z"/>
                <w:rFonts w:ascii="Calibri" w:eastAsia="Calibri" w:hAnsi="Calibri" w:cs="Calibri"/>
              </w:rPr>
            </w:pPr>
            <w:ins w:id="847" w:author="Laura Viignola" w:date="2017-07-10T16:58:00Z">
              <w:r>
                <w:rPr>
                  <w:rFonts w:ascii="Calibri" w:eastAsia="Calibri" w:hAnsi="Calibri" w:cs="Calibri"/>
                </w:rPr>
                <w:t>2</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F41334" w14:textId="77777777" w:rsidR="00BF17B0" w:rsidRPr="006056BE" w:rsidRDefault="00BF17B0" w:rsidP="00BF17B0">
            <w:pPr>
              <w:rPr>
                <w:ins w:id="848" w:author="Laura Viignola" w:date="2017-07-10T16:58:00Z"/>
                <w:rFonts w:ascii="Calibri" w:eastAsia="Calibri" w:hAnsi="Calibri" w:cs="Calibri"/>
              </w:rPr>
            </w:pPr>
            <w:ins w:id="849" w:author="Laura Viignola" w:date="2017-07-10T16:58:00Z">
              <w:r>
                <w:rPr>
                  <w:rFonts w:ascii="Calibri" w:eastAsia="Calibri" w:hAnsi="Calibri" w:cs="Calibri"/>
                </w:rPr>
                <w:t>A</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918AD4" w14:textId="77777777" w:rsidR="00BF17B0" w:rsidRPr="006056BE" w:rsidRDefault="00BF17B0" w:rsidP="00BF17B0">
            <w:pPr>
              <w:jc w:val="right"/>
              <w:rPr>
                <w:ins w:id="850" w:author="Laura Viignola" w:date="2017-07-10T16:58:00Z"/>
                <w:rFonts w:ascii="Calibri" w:eastAsia="Calibri" w:hAnsi="Calibri" w:cs="Calibri"/>
              </w:rPr>
            </w:pPr>
            <w:ins w:id="851" w:author="Laura Viignola" w:date="2017-07-10T16:58:00Z">
              <w:r>
                <w:rPr>
                  <w:rFonts w:ascii="Calibri" w:eastAsia="Calibri" w:hAnsi="Calibri" w:cs="Calibri"/>
                </w:rPr>
                <w:t>3</w:t>
              </w:r>
            </w:ins>
          </w:p>
        </w:tc>
        <w:tc>
          <w:tcPr>
            <w:tcW w:w="1526" w:type="dxa"/>
            <w:tcBorders>
              <w:top w:val="single" w:sz="6" w:space="0" w:color="000000"/>
              <w:left w:val="single" w:sz="6" w:space="0" w:color="000000"/>
              <w:bottom w:val="single" w:sz="6" w:space="0" w:color="000000"/>
              <w:right w:val="single" w:sz="6" w:space="0" w:color="000000"/>
            </w:tcBorders>
          </w:tcPr>
          <w:p w14:paraId="6187D828" w14:textId="77777777" w:rsidR="00BF17B0" w:rsidRDefault="00BF17B0" w:rsidP="00BF17B0">
            <w:pPr>
              <w:jc w:val="right"/>
              <w:rPr>
                <w:ins w:id="852" w:author="Laura Viignola" w:date="2017-07-10T16:58:00Z"/>
                <w:rFonts w:ascii="Calibri" w:eastAsia="Calibri" w:hAnsi="Calibri" w:cs="Calibri"/>
              </w:rPr>
            </w:pPr>
            <w:ins w:id="853" w:author="Laura Viignola" w:date="2017-07-10T16:58:00Z">
              <w:r>
                <w:rPr>
                  <w:rFonts w:ascii="Calibri" w:eastAsia="Calibri" w:hAnsi="Calibri" w:cs="Calibri"/>
                </w:rPr>
                <w:t>12</w:t>
              </w:r>
            </w:ins>
          </w:p>
        </w:tc>
      </w:tr>
    </w:tbl>
    <w:p w14:paraId="44BC4BD2" w14:textId="77777777" w:rsidR="00BF17B0" w:rsidRDefault="00BF17B0" w:rsidP="00BF17B0">
      <w:pPr>
        <w:rPr>
          <w:ins w:id="854" w:author="Laura Viignola" w:date="2017-07-10T16:58:00Z"/>
          <w:rFonts w:ascii="Cambria" w:hAnsi="Cambria"/>
        </w:rPr>
      </w:pPr>
    </w:p>
    <w:p w14:paraId="06B586F1" w14:textId="77777777" w:rsidR="00BF17B0" w:rsidRDefault="00BF17B0" w:rsidP="00BF17B0">
      <w:pPr>
        <w:rPr>
          <w:ins w:id="855" w:author="Laura Viignola" w:date="2017-07-10T16:58:00Z"/>
          <w:rFonts w:ascii="Cambria" w:eastAsia="Calibri" w:hAnsi="Cambria" w:cs="Calibri"/>
          <w:lang w:val="pt-PT"/>
        </w:rPr>
      </w:pPr>
      <w:ins w:id="856" w:author="Laura Viignola" w:date="2017-07-10T16:58:00Z">
        <w:r w:rsidRPr="00CA0059">
          <w:rPr>
            <w:rFonts w:ascii="Cambria" w:hAnsi="Cambria"/>
            <w:i/>
          </w:rPr>
          <w:t>Example 1:</w:t>
        </w:r>
        <w:r>
          <w:rPr>
            <w:rFonts w:ascii="Cambria" w:hAnsi="Cambria"/>
          </w:rPr>
          <w:tab/>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 xml:space="preserve">_r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lang w:val="pt-PT"/>
          </w:rPr>
          <w:t>-</w:t>
        </w:r>
        <w:r w:rsidRPr="00842F89">
          <w:rPr>
            <w:rFonts w:ascii="Arial" w:eastAsia="Calibri" w:hAnsi="Arial" w:cs="Arial"/>
            <w:b/>
            <w:lang w:val="pt-PT"/>
          </w:rPr>
          <w:t xml:space="preserve"> </w:t>
        </w:r>
        <w:r w:rsidRPr="00842F89">
          <w:rPr>
            <w:rFonts w:ascii="Arial" w:eastAsia="Calibri" w:hAnsi="Arial" w:cs="Arial"/>
            <w:color w:val="1F497D" w:themeColor="text2"/>
            <w:lang w:val="pt-PT"/>
          </w:rPr>
          <w:t>DS_1</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7D06823F" w14:textId="77777777" w:rsidR="00BF17B0" w:rsidRPr="009F55B5" w:rsidRDefault="00BF17B0" w:rsidP="00BF17B0">
      <w:pPr>
        <w:rPr>
          <w:ins w:id="857" w:author="Laura Viignola" w:date="2017-07-10T16:58:00Z"/>
          <w:rFonts w:ascii="Cambria" w:eastAsia="Calibri" w:hAnsi="Cambria" w:cs="Calibri"/>
          <w:lang w:val="pt-PT"/>
        </w:rPr>
      </w:pPr>
    </w:p>
    <w:tbl>
      <w:tblPr>
        <w:tblW w:w="4736" w:type="dxa"/>
        <w:tblInd w:w="70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46"/>
        <w:gridCol w:w="876"/>
        <w:gridCol w:w="1488"/>
        <w:gridCol w:w="1526"/>
      </w:tblGrid>
      <w:tr w:rsidR="00BF17B0" w:rsidRPr="006056BE" w14:paraId="3AC33DBE" w14:textId="77777777" w:rsidTr="00BF17B0">
        <w:trPr>
          <w:ins w:id="858" w:author="Laura Viignola" w:date="2017-07-10T16:58:00Z"/>
        </w:trPr>
        <w:tc>
          <w:tcPr>
            <w:tcW w:w="473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DBF9BA6" w14:textId="77777777" w:rsidR="00BF17B0" w:rsidRPr="00860832" w:rsidRDefault="00BF17B0" w:rsidP="00BF17B0">
            <w:pPr>
              <w:rPr>
                <w:ins w:id="859" w:author="Laura Viignola" w:date="2017-07-10T16:58:00Z"/>
                <w:rFonts w:ascii="Arial" w:eastAsia="Calibri" w:hAnsi="Arial" w:cs="Arial"/>
                <w:color w:val="1F497D" w:themeColor="text2"/>
              </w:rPr>
            </w:pPr>
            <w:ins w:id="860" w:author="Laura Viignola" w:date="2017-07-10T16:58:00Z">
              <w:r w:rsidRPr="00860832">
                <w:rPr>
                  <w:rFonts w:ascii="Arial" w:eastAsia="Calibri" w:hAnsi="Arial" w:cs="Arial"/>
                  <w:color w:val="1F497D" w:themeColor="text2"/>
                </w:rPr>
                <w:t>DS_1</w:t>
              </w:r>
            </w:ins>
          </w:p>
        </w:tc>
      </w:tr>
      <w:tr w:rsidR="00BF17B0" w:rsidRPr="006056BE" w14:paraId="29D4E7F3" w14:textId="77777777" w:rsidTr="00BF17B0">
        <w:trPr>
          <w:ins w:id="861" w:author="Laura Viignola" w:date="2017-07-10T16:58:00Z"/>
        </w:trPr>
        <w:tc>
          <w:tcPr>
            <w:tcW w:w="8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F248766" w14:textId="77777777" w:rsidR="00BF17B0" w:rsidRPr="00860832" w:rsidRDefault="00BF17B0" w:rsidP="00BF17B0">
            <w:pPr>
              <w:rPr>
                <w:ins w:id="862" w:author="Laura Viignola" w:date="2017-07-10T16:58:00Z"/>
                <w:rFonts w:ascii="Arial" w:hAnsi="Arial" w:cs="Arial"/>
              </w:rPr>
            </w:pPr>
            <w:ins w:id="863" w:author="Laura Viignola" w:date="2017-07-10T16:58:00Z">
              <w:r w:rsidRPr="00860832">
                <w:rPr>
                  <w:rFonts w:ascii="Arial" w:eastAsia="Calibri" w:hAnsi="Arial" w:cs="Arial"/>
                </w:rPr>
                <w:t>Id_1</w:t>
              </w:r>
            </w:ins>
          </w:p>
        </w:tc>
        <w:tc>
          <w:tcPr>
            <w:tcW w:w="87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76B4B0A" w14:textId="77777777" w:rsidR="00BF17B0" w:rsidRPr="00860832" w:rsidRDefault="00BF17B0" w:rsidP="00BF17B0">
            <w:pPr>
              <w:rPr>
                <w:ins w:id="864" w:author="Laura Viignola" w:date="2017-07-10T16:58:00Z"/>
                <w:rFonts w:ascii="Arial" w:hAnsi="Arial" w:cs="Arial"/>
              </w:rPr>
            </w:pPr>
            <w:ins w:id="865" w:author="Laura Viignola" w:date="2017-07-10T16:58:00Z">
              <w:r w:rsidRPr="00860832">
                <w:rPr>
                  <w:rFonts w:ascii="Arial" w:eastAsia="Calibri" w:hAnsi="Arial" w:cs="Arial"/>
                </w:rPr>
                <w:t>Id_2</w:t>
              </w:r>
            </w:ins>
          </w:p>
        </w:tc>
        <w:tc>
          <w:tcPr>
            <w:tcW w:w="148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A2AA98F" w14:textId="77777777" w:rsidR="00BF17B0" w:rsidRPr="00860832" w:rsidRDefault="00BF17B0" w:rsidP="00BF17B0">
            <w:pPr>
              <w:rPr>
                <w:ins w:id="866" w:author="Laura Viignola" w:date="2017-07-10T16:58:00Z"/>
                <w:rFonts w:ascii="Arial" w:hAnsi="Arial" w:cs="Arial"/>
              </w:rPr>
            </w:pPr>
            <w:ins w:id="867" w:author="Laura Viignola" w:date="2017-07-10T16:58:00Z">
              <w:r w:rsidRPr="00860832">
                <w:rPr>
                  <w:rFonts w:ascii="Arial" w:eastAsia="Calibri" w:hAnsi="Arial" w:cs="Arial"/>
                </w:rPr>
                <w:t>Me_1</w:t>
              </w:r>
            </w:ins>
          </w:p>
        </w:tc>
        <w:tc>
          <w:tcPr>
            <w:tcW w:w="1526" w:type="dxa"/>
            <w:tcBorders>
              <w:top w:val="single" w:sz="6" w:space="0" w:color="000000"/>
              <w:left w:val="single" w:sz="6" w:space="0" w:color="000000"/>
              <w:bottom w:val="single" w:sz="6" w:space="0" w:color="000000"/>
              <w:right w:val="single" w:sz="6" w:space="0" w:color="000000"/>
            </w:tcBorders>
            <w:shd w:val="clear" w:color="auto" w:fill="C6D9F1"/>
          </w:tcPr>
          <w:p w14:paraId="71B78E24" w14:textId="77777777" w:rsidR="00BF17B0" w:rsidRPr="00860832" w:rsidRDefault="00BF17B0" w:rsidP="00BF17B0">
            <w:pPr>
              <w:rPr>
                <w:ins w:id="868" w:author="Laura Viignola" w:date="2017-07-10T16:58:00Z"/>
                <w:rFonts w:ascii="Arial" w:eastAsia="Calibri" w:hAnsi="Arial" w:cs="Arial"/>
              </w:rPr>
            </w:pPr>
            <w:ins w:id="869" w:author="Laura Viignola" w:date="2017-07-10T16:58:00Z">
              <w:r w:rsidRPr="00860832">
                <w:rPr>
                  <w:rFonts w:ascii="Arial" w:eastAsia="Calibri" w:hAnsi="Arial" w:cs="Arial"/>
                </w:rPr>
                <w:t>Me_2</w:t>
              </w:r>
            </w:ins>
          </w:p>
        </w:tc>
      </w:tr>
      <w:tr w:rsidR="00BF17B0" w:rsidRPr="006056BE" w14:paraId="2292E02C" w14:textId="77777777" w:rsidTr="00BF17B0">
        <w:trPr>
          <w:ins w:id="870"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D32C44" w14:textId="77777777" w:rsidR="00BF17B0" w:rsidRPr="006056BE" w:rsidRDefault="00BF17B0" w:rsidP="00BF17B0">
            <w:pPr>
              <w:rPr>
                <w:ins w:id="871" w:author="Laura Viignola" w:date="2017-07-10T16:58:00Z"/>
              </w:rPr>
            </w:pPr>
            <w:ins w:id="872" w:author="Laura Viignola" w:date="2017-07-10T16:58:00Z">
              <w:r w:rsidRPr="006056BE">
                <w:rPr>
                  <w:rFonts w:ascii="Calibri" w:eastAsia="Calibri" w:hAnsi="Calibri" w:cs="Calibri"/>
                </w:rPr>
                <w:t>1</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56287C" w14:textId="77777777" w:rsidR="00BF17B0" w:rsidRPr="006056BE" w:rsidRDefault="00BF17B0" w:rsidP="00BF17B0">
            <w:pPr>
              <w:rPr>
                <w:ins w:id="873" w:author="Laura Viignola" w:date="2017-07-10T16:58:00Z"/>
              </w:rPr>
            </w:pPr>
            <w:ins w:id="874" w:author="Laura Viignola" w:date="2017-07-10T16:58:00Z">
              <w:r w:rsidRPr="006056BE">
                <w:rPr>
                  <w:rFonts w:ascii="Calibri" w:eastAsia="Calibri" w:hAnsi="Calibri" w:cs="Calibri"/>
                </w:rPr>
                <w:t>A</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5BF996" w14:textId="77777777" w:rsidR="00BF17B0" w:rsidRPr="006056BE" w:rsidRDefault="00BF17B0" w:rsidP="00BF17B0">
            <w:pPr>
              <w:jc w:val="right"/>
              <w:rPr>
                <w:ins w:id="875" w:author="Laura Viignola" w:date="2017-07-10T16:58:00Z"/>
              </w:rPr>
            </w:pPr>
            <w:ins w:id="876" w:author="Laura Viignola" w:date="2017-07-10T16:58:00Z">
              <w:r>
                <w:rPr>
                  <w:rFonts w:ascii="Calibri" w:eastAsia="Calibri" w:hAnsi="Calibri" w:cs="Calibri"/>
                </w:rPr>
                <w:t>-1</w:t>
              </w:r>
            </w:ins>
          </w:p>
        </w:tc>
        <w:tc>
          <w:tcPr>
            <w:tcW w:w="1526" w:type="dxa"/>
            <w:tcBorders>
              <w:top w:val="single" w:sz="6" w:space="0" w:color="000000"/>
              <w:left w:val="single" w:sz="6" w:space="0" w:color="000000"/>
              <w:bottom w:val="single" w:sz="6" w:space="0" w:color="000000"/>
              <w:right w:val="single" w:sz="6" w:space="0" w:color="000000"/>
            </w:tcBorders>
          </w:tcPr>
          <w:p w14:paraId="1A82AF7C" w14:textId="77777777" w:rsidR="00BF17B0" w:rsidRPr="006056BE" w:rsidRDefault="00BF17B0" w:rsidP="00BF17B0">
            <w:pPr>
              <w:jc w:val="right"/>
              <w:rPr>
                <w:ins w:id="877" w:author="Laura Viignola" w:date="2017-07-10T16:58:00Z"/>
                <w:rFonts w:ascii="Calibri" w:eastAsia="Calibri" w:hAnsi="Calibri" w:cs="Calibri"/>
              </w:rPr>
            </w:pPr>
            <w:ins w:id="878" w:author="Laura Viignola" w:date="2017-07-10T16:58:00Z">
              <w:r>
                <w:rPr>
                  <w:rFonts w:ascii="Calibri" w:eastAsia="Calibri" w:hAnsi="Calibri" w:cs="Calibri"/>
                </w:rPr>
                <w:t>-5</w:t>
              </w:r>
            </w:ins>
          </w:p>
        </w:tc>
      </w:tr>
      <w:tr w:rsidR="00BF17B0" w:rsidRPr="006056BE" w14:paraId="6AA64D26" w14:textId="77777777" w:rsidTr="00BF17B0">
        <w:trPr>
          <w:ins w:id="879"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AEAD55" w14:textId="77777777" w:rsidR="00BF17B0" w:rsidRPr="006056BE" w:rsidRDefault="00BF17B0" w:rsidP="00BF17B0">
            <w:pPr>
              <w:rPr>
                <w:ins w:id="880" w:author="Laura Viignola" w:date="2017-07-10T16:58:00Z"/>
                <w:rFonts w:ascii="Calibri" w:eastAsia="Calibri" w:hAnsi="Calibri" w:cs="Calibri"/>
              </w:rPr>
            </w:pPr>
            <w:ins w:id="881" w:author="Laura Viignola" w:date="2017-07-10T16:58:00Z">
              <w:r>
                <w:rPr>
                  <w:rFonts w:ascii="Calibri" w:eastAsia="Calibri" w:hAnsi="Calibri" w:cs="Calibri"/>
                </w:rPr>
                <w:t>1</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3C7C4F" w14:textId="77777777" w:rsidR="00BF17B0" w:rsidRPr="006056BE" w:rsidRDefault="00BF17B0" w:rsidP="00BF17B0">
            <w:pPr>
              <w:rPr>
                <w:ins w:id="882" w:author="Laura Viignola" w:date="2017-07-10T16:58:00Z"/>
                <w:rFonts w:ascii="Calibri" w:eastAsia="Calibri" w:hAnsi="Calibri" w:cs="Calibri"/>
              </w:rPr>
            </w:pPr>
            <w:ins w:id="883" w:author="Laura Viignola" w:date="2017-07-10T16:58:00Z">
              <w:r>
                <w:rPr>
                  <w:rFonts w:ascii="Calibri" w:eastAsia="Calibri" w:hAnsi="Calibri" w:cs="Calibri"/>
                </w:rPr>
                <w:t>B</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79A1DD" w14:textId="77777777" w:rsidR="00BF17B0" w:rsidRPr="006056BE" w:rsidRDefault="00BF17B0" w:rsidP="00BF17B0">
            <w:pPr>
              <w:jc w:val="right"/>
              <w:rPr>
                <w:ins w:id="884" w:author="Laura Viignola" w:date="2017-07-10T16:58:00Z"/>
                <w:rFonts w:ascii="Calibri" w:eastAsia="Calibri" w:hAnsi="Calibri" w:cs="Calibri"/>
              </w:rPr>
            </w:pPr>
            <w:ins w:id="885" w:author="Laura Viignola" w:date="2017-07-10T16:58:00Z">
              <w:r>
                <w:rPr>
                  <w:rFonts w:ascii="Calibri" w:eastAsia="Calibri" w:hAnsi="Calibri" w:cs="Calibri"/>
                </w:rPr>
                <w:t>-2</w:t>
              </w:r>
            </w:ins>
          </w:p>
        </w:tc>
        <w:tc>
          <w:tcPr>
            <w:tcW w:w="1526" w:type="dxa"/>
            <w:tcBorders>
              <w:top w:val="single" w:sz="6" w:space="0" w:color="000000"/>
              <w:left w:val="single" w:sz="6" w:space="0" w:color="000000"/>
              <w:bottom w:val="single" w:sz="6" w:space="0" w:color="000000"/>
              <w:right w:val="single" w:sz="6" w:space="0" w:color="000000"/>
            </w:tcBorders>
          </w:tcPr>
          <w:p w14:paraId="4F4379D9" w14:textId="77777777" w:rsidR="00BF17B0" w:rsidRDefault="00BF17B0" w:rsidP="00BF17B0">
            <w:pPr>
              <w:jc w:val="right"/>
              <w:rPr>
                <w:ins w:id="886" w:author="Laura Viignola" w:date="2017-07-10T16:58:00Z"/>
                <w:rFonts w:ascii="Calibri" w:eastAsia="Calibri" w:hAnsi="Calibri" w:cs="Calibri"/>
              </w:rPr>
            </w:pPr>
            <w:ins w:id="887" w:author="Laura Viignola" w:date="2017-07-10T16:58:00Z">
              <w:r>
                <w:rPr>
                  <w:rFonts w:ascii="Calibri" w:eastAsia="Calibri" w:hAnsi="Calibri" w:cs="Calibri"/>
                </w:rPr>
                <w:t>-10</w:t>
              </w:r>
            </w:ins>
          </w:p>
        </w:tc>
      </w:tr>
      <w:tr w:rsidR="00BF17B0" w:rsidRPr="006056BE" w14:paraId="2EF0FE61" w14:textId="77777777" w:rsidTr="00BF17B0">
        <w:trPr>
          <w:ins w:id="888"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EAAA69" w14:textId="77777777" w:rsidR="00BF17B0" w:rsidRPr="006056BE" w:rsidRDefault="00BF17B0" w:rsidP="00BF17B0">
            <w:pPr>
              <w:rPr>
                <w:ins w:id="889" w:author="Laura Viignola" w:date="2017-07-10T16:58:00Z"/>
                <w:rFonts w:ascii="Calibri" w:eastAsia="Calibri" w:hAnsi="Calibri" w:cs="Calibri"/>
              </w:rPr>
            </w:pPr>
            <w:ins w:id="890" w:author="Laura Viignola" w:date="2017-07-10T16:58:00Z">
              <w:r>
                <w:rPr>
                  <w:rFonts w:ascii="Calibri" w:eastAsia="Calibri" w:hAnsi="Calibri" w:cs="Calibri"/>
                </w:rPr>
                <w:t>2</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983E6F" w14:textId="77777777" w:rsidR="00BF17B0" w:rsidRPr="006056BE" w:rsidRDefault="00BF17B0" w:rsidP="00BF17B0">
            <w:pPr>
              <w:rPr>
                <w:ins w:id="891" w:author="Laura Viignola" w:date="2017-07-10T16:58:00Z"/>
                <w:rFonts w:ascii="Calibri" w:eastAsia="Calibri" w:hAnsi="Calibri" w:cs="Calibri"/>
              </w:rPr>
            </w:pPr>
            <w:ins w:id="892" w:author="Laura Viignola" w:date="2017-07-10T16:58:00Z">
              <w:r>
                <w:rPr>
                  <w:rFonts w:ascii="Calibri" w:eastAsia="Calibri" w:hAnsi="Calibri" w:cs="Calibri"/>
                </w:rPr>
                <w:t>A</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9FFC52" w14:textId="77777777" w:rsidR="00BF17B0" w:rsidRPr="006056BE" w:rsidRDefault="00BF17B0" w:rsidP="00BF17B0">
            <w:pPr>
              <w:jc w:val="right"/>
              <w:rPr>
                <w:ins w:id="893" w:author="Laura Viignola" w:date="2017-07-10T16:58:00Z"/>
                <w:rFonts w:ascii="Calibri" w:eastAsia="Calibri" w:hAnsi="Calibri" w:cs="Calibri"/>
              </w:rPr>
            </w:pPr>
            <w:ins w:id="894" w:author="Laura Viignola" w:date="2017-07-10T16:58:00Z">
              <w:r>
                <w:rPr>
                  <w:rFonts w:ascii="Calibri" w:eastAsia="Calibri" w:hAnsi="Calibri" w:cs="Calibri"/>
                </w:rPr>
                <w:t>-3</w:t>
              </w:r>
            </w:ins>
          </w:p>
        </w:tc>
        <w:tc>
          <w:tcPr>
            <w:tcW w:w="1526" w:type="dxa"/>
            <w:tcBorders>
              <w:top w:val="single" w:sz="6" w:space="0" w:color="000000"/>
              <w:left w:val="single" w:sz="6" w:space="0" w:color="000000"/>
              <w:bottom w:val="single" w:sz="6" w:space="0" w:color="000000"/>
              <w:right w:val="single" w:sz="6" w:space="0" w:color="000000"/>
            </w:tcBorders>
          </w:tcPr>
          <w:p w14:paraId="489FA104" w14:textId="77777777" w:rsidR="00BF17B0" w:rsidRDefault="00BF17B0" w:rsidP="00BF17B0">
            <w:pPr>
              <w:jc w:val="right"/>
              <w:rPr>
                <w:ins w:id="895" w:author="Laura Viignola" w:date="2017-07-10T16:58:00Z"/>
                <w:rFonts w:ascii="Calibri" w:eastAsia="Calibri" w:hAnsi="Calibri" w:cs="Calibri"/>
              </w:rPr>
            </w:pPr>
            <w:ins w:id="896" w:author="Laura Viignola" w:date="2017-07-10T16:58:00Z">
              <w:r>
                <w:rPr>
                  <w:rFonts w:ascii="Calibri" w:eastAsia="Calibri" w:hAnsi="Calibri" w:cs="Calibri"/>
                </w:rPr>
                <w:t>-12</w:t>
              </w:r>
            </w:ins>
          </w:p>
        </w:tc>
      </w:tr>
    </w:tbl>
    <w:p w14:paraId="6E5BA69A" w14:textId="77777777" w:rsidR="00BF17B0" w:rsidRDefault="00BF17B0" w:rsidP="00BF17B0">
      <w:pPr>
        <w:rPr>
          <w:ins w:id="897" w:author="Laura Viignola" w:date="2017-07-10T16:58:00Z"/>
          <w:rFonts w:ascii="Cambria" w:eastAsia="Calibri" w:hAnsi="Cambria" w:cs="Calibri"/>
        </w:rPr>
      </w:pPr>
    </w:p>
    <w:p w14:paraId="4D135A34" w14:textId="77777777" w:rsidR="00BF17B0" w:rsidRDefault="00BF17B0" w:rsidP="00BF17B0">
      <w:pPr>
        <w:rPr>
          <w:ins w:id="898" w:author="Laura Viignola" w:date="2017-07-10T16:58:00Z"/>
          <w:rFonts w:ascii="Cambria" w:eastAsia="Calibri" w:hAnsi="Cambria" w:cs="Calibri"/>
        </w:rPr>
      </w:pPr>
      <w:ins w:id="899" w:author="Laura Viignola" w:date="2017-07-10T16:58:00Z">
        <w:r w:rsidRPr="00CA0059">
          <w:rPr>
            <w:rFonts w:ascii="Cambria" w:eastAsia="Calibri" w:hAnsi="Cambria" w:cs="Calibri"/>
            <w:i/>
          </w:rPr>
          <w:t>Example 2:</w:t>
        </w:r>
        <w:r w:rsidRPr="006056BE">
          <w:rPr>
            <w:rFonts w:ascii="Cambria" w:eastAsia="Calibri" w:hAnsi="Cambria" w:cs="Calibri"/>
          </w:rPr>
          <w:t xml:space="preserve"> </w:t>
        </w:r>
        <w:r>
          <w:rPr>
            <w:rFonts w:ascii="Cambria" w:eastAsia="Calibri" w:hAnsi="Cambria" w:cs="Calibri"/>
          </w:rPr>
          <w:tab/>
        </w:r>
        <w:r>
          <w:rPr>
            <w:rFonts w:ascii="Cambria" w:eastAsia="Calibri" w:hAnsi="Cambria" w:cs="Calibri"/>
          </w:rPr>
          <w:tab/>
        </w:r>
        <w:r w:rsidRPr="00842F89">
          <w:rPr>
            <w:rFonts w:ascii="Arial" w:eastAsia="Calibri" w:hAnsi="Arial" w:cs="Arial"/>
            <w:color w:val="1F497D" w:themeColor="text2"/>
          </w:rPr>
          <w:t>DS_r</w:t>
        </w:r>
        <w:r>
          <w:rPr>
            <w:rFonts w:ascii="Arial" w:eastAsia="Calibri" w:hAnsi="Arial" w:cs="Arial"/>
            <w:color w:val="1F497D" w:themeColor="text2"/>
          </w:rPr>
          <w:t xml:space="preserve"> </w:t>
        </w:r>
        <w:r w:rsidRPr="00842F89">
          <w:rPr>
            <w:rFonts w:ascii="Arial" w:eastAsia="Calibri" w:hAnsi="Arial" w:cs="Arial"/>
            <w:color w:val="1F497D" w:themeColor="text2"/>
          </w:rPr>
          <w:t xml:space="preserve"> </w:t>
        </w:r>
        <w:r w:rsidRPr="00842F89">
          <w:rPr>
            <w:rFonts w:ascii="Arial" w:eastAsia="Calibri" w:hAnsi="Arial" w:cs="Arial"/>
            <w:b/>
            <w:color w:val="auto"/>
          </w:rPr>
          <w:t>:=</w:t>
        </w:r>
        <w:r>
          <w:rPr>
            <w:rFonts w:ascii="Arial" w:eastAsia="Calibri" w:hAnsi="Arial" w:cs="Arial"/>
            <w:b/>
            <w:color w:val="auto"/>
          </w:rPr>
          <w:t xml:space="preserve"> </w:t>
        </w:r>
        <w:r w:rsidRPr="00842F89">
          <w:rPr>
            <w:rFonts w:ascii="Arial" w:eastAsia="Calibri" w:hAnsi="Arial" w:cs="Arial"/>
            <w:color w:val="1F497D" w:themeColor="text2"/>
          </w:rPr>
          <w:t xml:space="preserve">DS_1 </w:t>
        </w:r>
        <w:r>
          <w:rPr>
            <w:rFonts w:ascii="Arial" w:eastAsia="Calibri" w:hAnsi="Arial" w:cs="Arial"/>
            <w:color w:val="1F497D" w:themeColor="text2"/>
          </w:rPr>
          <w:t>[Me_1:=- Me_1]</w:t>
        </w:r>
        <w:r w:rsidRPr="001F4090">
          <w:rPr>
            <w:rFonts w:ascii="Cambria" w:eastAsia="Calibri" w:hAnsi="Cambria" w:cs="Calibri"/>
          </w:rPr>
          <w:tab/>
        </w:r>
        <w:r>
          <w:rPr>
            <w:rFonts w:ascii="Cambria" w:eastAsia="Calibri" w:hAnsi="Cambria" w:cs="Calibri"/>
          </w:rPr>
          <w:tab/>
          <w:t>results in</w:t>
        </w:r>
        <w:r w:rsidRPr="001F4090">
          <w:rPr>
            <w:rFonts w:ascii="Cambria" w:eastAsia="Calibri" w:hAnsi="Cambria" w:cs="Calibri"/>
          </w:rPr>
          <w:t>:</w:t>
        </w:r>
      </w:ins>
    </w:p>
    <w:p w14:paraId="7A786B42" w14:textId="77777777" w:rsidR="00BF17B0" w:rsidRPr="00860832" w:rsidRDefault="00BF17B0" w:rsidP="00BF17B0">
      <w:pPr>
        <w:rPr>
          <w:ins w:id="900" w:author="Laura Viignola" w:date="2017-07-10T16:58:00Z"/>
          <w:rFonts w:ascii="Cambria" w:eastAsia="Calibri" w:hAnsi="Cambria" w:cs="Calibri"/>
        </w:rPr>
      </w:pPr>
    </w:p>
    <w:tbl>
      <w:tblPr>
        <w:tblW w:w="4736" w:type="dxa"/>
        <w:tblInd w:w="70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46"/>
        <w:gridCol w:w="876"/>
        <w:gridCol w:w="1488"/>
        <w:gridCol w:w="1526"/>
      </w:tblGrid>
      <w:tr w:rsidR="00BF17B0" w:rsidRPr="006056BE" w14:paraId="3A3B0ABE" w14:textId="77777777" w:rsidTr="00BF17B0">
        <w:trPr>
          <w:ins w:id="901" w:author="Laura Viignola" w:date="2017-07-10T16:58:00Z"/>
        </w:trPr>
        <w:tc>
          <w:tcPr>
            <w:tcW w:w="473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8B7B22B" w14:textId="77777777" w:rsidR="00BF17B0" w:rsidRPr="00860832" w:rsidRDefault="00BF17B0" w:rsidP="00BF17B0">
            <w:pPr>
              <w:rPr>
                <w:ins w:id="902" w:author="Laura Viignola" w:date="2017-07-10T16:58:00Z"/>
                <w:rFonts w:ascii="Arial" w:eastAsia="Calibri" w:hAnsi="Arial" w:cs="Arial"/>
                <w:color w:val="1F497D" w:themeColor="text2"/>
              </w:rPr>
            </w:pPr>
            <w:ins w:id="903" w:author="Laura Viignola" w:date="2017-07-10T16:58:00Z">
              <w:r w:rsidRPr="00860832">
                <w:rPr>
                  <w:rFonts w:ascii="Arial" w:eastAsia="Calibri" w:hAnsi="Arial" w:cs="Arial"/>
                  <w:color w:val="1F497D" w:themeColor="text2"/>
                </w:rPr>
                <w:t>DS_1</w:t>
              </w:r>
            </w:ins>
          </w:p>
        </w:tc>
      </w:tr>
      <w:tr w:rsidR="00BF17B0" w:rsidRPr="006056BE" w14:paraId="367AEC0C" w14:textId="77777777" w:rsidTr="00BF17B0">
        <w:trPr>
          <w:ins w:id="904" w:author="Laura Viignola" w:date="2017-07-10T16:58:00Z"/>
        </w:trPr>
        <w:tc>
          <w:tcPr>
            <w:tcW w:w="8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617DCE4" w14:textId="77777777" w:rsidR="00BF17B0" w:rsidRPr="00860832" w:rsidRDefault="00BF17B0" w:rsidP="00BF17B0">
            <w:pPr>
              <w:rPr>
                <w:ins w:id="905" w:author="Laura Viignola" w:date="2017-07-10T16:58:00Z"/>
                <w:rFonts w:ascii="Arial" w:hAnsi="Arial" w:cs="Arial"/>
              </w:rPr>
            </w:pPr>
            <w:ins w:id="906" w:author="Laura Viignola" w:date="2017-07-10T16:58:00Z">
              <w:r w:rsidRPr="00860832">
                <w:rPr>
                  <w:rFonts w:ascii="Arial" w:eastAsia="Calibri" w:hAnsi="Arial" w:cs="Arial"/>
                </w:rPr>
                <w:t>Id_1</w:t>
              </w:r>
            </w:ins>
          </w:p>
        </w:tc>
        <w:tc>
          <w:tcPr>
            <w:tcW w:w="87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C81BD57" w14:textId="77777777" w:rsidR="00BF17B0" w:rsidRPr="00860832" w:rsidRDefault="00BF17B0" w:rsidP="00BF17B0">
            <w:pPr>
              <w:rPr>
                <w:ins w:id="907" w:author="Laura Viignola" w:date="2017-07-10T16:58:00Z"/>
                <w:rFonts w:ascii="Arial" w:hAnsi="Arial" w:cs="Arial"/>
              </w:rPr>
            </w:pPr>
            <w:ins w:id="908" w:author="Laura Viignola" w:date="2017-07-10T16:58:00Z">
              <w:r w:rsidRPr="00860832">
                <w:rPr>
                  <w:rFonts w:ascii="Arial" w:eastAsia="Calibri" w:hAnsi="Arial" w:cs="Arial"/>
                </w:rPr>
                <w:t>Id_2</w:t>
              </w:r>
            </w:ins>
          </w:p>
        </w:tc>
        <w:tc>
          <w:tcPr>
            <w:tcW w:w="148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8499A61" w14:textId="77777777" w:rsidR="00BF17B0" w:rsidRPr="00860832" w:rsidRDefault="00BF17B0" w:rsidP="00BF17B0">
            <w:pPr>
              <w:rPr>
                <w:ins w:id="909" w:author="Laura Viignola" w:date="2017-07-10T16:58:00Z"/>
                <w:rFonts w:ascii="Arial" w:hAnsi="Arial" w:cs="Arial"/>
              </w:rPr>
            </w:pPr>
            <w:ins w:id="910" w:author="Laura Viignola" w:date="2017-07-10T16:58:00Z">
              <w:r w:rsidRPr="00860832">
                <w:rPr>
                  <w:rFonts w:ascii="Arial" w:eastAsia="Calibri" w:hAnsi="Arial" w:cs="Arial"/>
                </w:rPr>
                <w:t>Me_1</w:t>
              </w:r>
            </w:ins>
          </w:p>
        </w:tc>
        <w:tc>
          <w:tcPr>
            <w:tcW w:w="1526" w:type="dxa"/>
            <w:tcBorders>
              <w:top w:val="single" w:sz="6" w:space="0" w:color="000000"/>
              <w:left w:val="single" w:sz="6" w:space="0" w:color="000000"/>
              <w:bottom w:val="single" w:sz="6" w:space="0" w:color="000000"/>
              <w:right w:val="single" w:sz="6" w:space="0" w:color="000000"/>
            </w:tcBorders>
            <w:shd w:val="clear" w:color="auto" w:fill="C6D9F1"/>
          </w:tcPr>
          <w:p w14:paraId="3AB46B08" w14:textId="77777777" w:rsidR="00BF17B0" w:rsidRPr="00860832" w:rsidRDefault="00BF17B0" w:rsidP="00BF17B0">
            <w:pPr>
              <w:rPr>
                <w:ins w:id="911" w:author="Laura Viignola" w:date="2017-07-10T16:58:00Z"/>
                <w:rFonts w:ascii="Arial" w:eastAsia="Calibri" w:hAnsi="Arial" w:cs="Arial"/>
              </w:rPr>
            </w:pPr>
            <w:ins w:id="912" w:author="Laura Viignola" w:date="2017-07-10T16:58:00Z">
              <w:r w:rsidRPr="00860832">
                <w:rPr>
                  <w:rFonts w:ascii="Arial" w:eastAsia="Calibri" w:hAnsi="Arial" w:cs="Arial"/>
                </w:rPr>
                <w:t>Me_2</w:t>
              </w:r>
            </w:ins>
          </w:p>
        </w:tc>
      </w:tr>
      <w:tr w:rsidR="00BF17B0" w:rsidRPr="006056BE" w14:paraId="6EB38474" w14:textId="77777777" w:rsidTr="00BF17B0">
        <w:trPr>
          <w:ins w:id="913"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BE4F8B" w14:textId="77777777" w:rsidR="00BF17B0" w:rsidRPr="006056BE" w:rsidRDefault="00BF17B0" w:rsidP="00BF17B0">
            <w:pPr>
              <w:rPr>
                <w:ins w:id="914" w:author="Laura Viignola" w:date="2017-07-10T16:58:00Z"/>
              </w:rPr>
            </w:pPr>
            <w:ins w:id="915" w:author="Laura Viignola" w:date="2017-07-10T16:58:00Z">
              <w:r w:rsidRPr="006056BE">
                <w:rPr>
                  <w:rFonts w:ascii="Calibri" w:eastAsia="Calibri" w:hAnsi="Calibri" w:cs="Calibri"/>
                </w:rPr>
                <w:t>1</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FE5067" w14:textId="77777777" w:rsidR="00BF17B0" w:rsidRPr="006056BE" w:rsidRDefault="00BF17B0" w:rsidP="00BF17B0">
            <w:pPr>
              <w:rPr>
                <w:ins w:id="916" w:author="Laura Viignola" w:date="2017-07-10T16:58:00Z"/>
              </w:rPr>
            </w:pPr>
            <w:ins w:id="917" w:author="Laura Viignola" w:date="2017-07-10T16:58:00Z">
              <w:r w:rsidRPr="006056BE">
                <w:rPr>
                  <w:rFonts w:ascii="Calibri" w:eastAsia="Calibri" w:hAnsi="Calibri" w:cs="Calibri"/>
                </w:rPr>
                <w:t>A</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5F4F24" w14:textId="77777777" w:rsidR="00BF17B0" w:rsidRPr="006056BE" w:rsidRDefault="00BF17B0" w:rsidP="00BF17B0">
            <w:pPr>
              <w:jc w:val="right"/>
              <w:rPr>
                <w:ins w:id="918" w:author="Laura Viignola" w:date="2017-07-10T16:58:00Z"/>
              </w:rPr>
            </w:pPr>
            <w:ins w:id="919" w:author="Laura Viignola" w:date="2017-07-10T16:58:00Z">
              <w:r>
                <w:rPr>
                  <w:rFonts w:ascii="Calibri" w:eastAsia="Calibri" w:hAnsi="Calibri" w:cs="Calibri"/>
                </w:rPr>
                <w:t>-1</w:t>
              </w:r>
            </w:ins>
          </w:p>
        </w:tc>
        <w:tc>
          <w:tcPr>
            <w:tcW w:w="1526" w:type="dxa"/>
            <w:tcBorders>
              <w:top w:val="single" w:sz="6" w:space="0" w:color="000000"/>
              <w:left w:val="single" w:sz="6" w:space="0" w:color="000000"/>
              <w:bottom w:val="single" w:sz="6" w:space="0" w:color="000000"/>
              <w:right w:val="single" w:sz="6" w:space="0" w:color="000000"/>
            </w:tcBorders>
          </w:tcPr>
          <w:p w14:paraId="696BFC1B" w14:textId="77777777" w:rsidR="00BF17B0" w:rsidRPr="006056BE" w:rsidRDefault="00BF17B0" w:rsidP="00BF17B0">
            <w:pPr>
              <w:jc w:val="right"/>
              <w:rPr>
                <w:ins w:id="920" w:author="Laura Viignola" w:date="2017-07-10T16:58:00Z"/>
                <w:rFonts w:ascii="Calibri" w:eastAsia="Calibri" w:hAnsi="Calibri" w:cs="Calibri"/>
              </w:rPr>
            </w:pPr>
            <w:ins w:id="921" w:author="Laura Viignola" w:date="2017-07-10T16:58:00Z">
              <w:r>
                <w:rPr>
                  <w:rFonts w:ascii="Calibri" w:eastAsia="Calibri" w:hAnsi="Calibri" w:cs="Calibri"/>
                </w:rPr>
                <w:t>5</w:t>
              </w:r>
            </w:ins>
          </w:p>
        </w:tc>
      </w:tr>
      <w:tr w:rsidR="00BF17B0" w:rsidRPr="006056BE" w14:paraId="739C674B" w14:textId="77777777" w:rsidTr="00BF17B0">
        <w:trPr>
          <w:ins w:id="922"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ED3E83" w14:textId="77777777" w:rsidR="00BF17B0" w:rsidRPr="006056BE" w:rsidRDefault="00BF17B0" w:rsidP="00BF17B0">
            <w:pPr>
              <w:rPr>
                <w:ins w:id="923" w:author="Laura Viignola" w:date="2017-07-10T16:58:00Z"/>
                <w:rFonts w:ascii="Calibri" w:eastAsia="Calibri" w:hAnsi="Calibri" w:cs="Calibri"/>
              </w:rPr>
            </w:pPr>
            <w:ins w:id="924" w:author="Laura Viignola" w:date="2017-07-10T16:58:00Z">
              <w:r>
                <w:rPr>
                  <w:rFonts w:ascii="Calibri" w:eastAsia="Calibri" w:hAnsi="Calibri" w:cs="Calibri"/>
                </w:rPr>
                <w:t>1</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8428D7" w14:textId="77777777" w:rsidR="00BF17B0" w:rsidRPr="006056BE" w:rsidRDefault="00BF17B0" w:rsidP="00BF17B0">
            <w:pPr>
              <w:rPr>
                <w:ins w:id="925" w:author="Laura Viignola" w:date="2017-07-10T16:58:00Z"/>
                <w:rFonts w:ascii="Calibri" w:eastAsia="Calibri" w:hAnsi="Calibri" w:cs="Calibri"/>
              </w:rPr>
            </w:pPr>
            <w:ins w:id="926" w:author="Laura Viignola" w:date="2017-07-10T16:58:00Z">
              <w:r>
                <w:rPr>
                  <w:rFonts w:ascii="Calibri" w:eastAsia="Calibri" w:hAnsi="Calibri" w:cs="Calibri"/>
                </w:rPr>
                <w:t>B</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1FA6AE" w14:textId="77777777" w:rsidR="00BF17B0" w:rsidRPr="006056BE" w:rsidRDefault="00BF17B0" w:rsidP="00BF17B0">
            <w:pPr>
              <w:jc w:val="right"/>
              <w:rPr>
                <w:ins w:id="927" w:author="Laura Viignola" w:date="2017-07-10T16:58:00Z"/>
                <w:rFonts w:ascii="Calibri" w:eastAsia="Calibri" w:hAnsi="Calibri" w:cs="Calibri"/>
              </w:rPr>
            </w:pPr>
            <w:ins w:id="928" w:author="Laura Viignola" w:date="2017-07-10T16:58:00Z">
              <w:r>
                <w:rPr>
                  <w:rFonts w:ascii="Calibri" w:eastAsia="Calibri" w:hAnsi="Calibri" w:cs="Calibri"/>
                </w:rPr>
                <w:t>-2</w:t>
              </w:r>
            </w:ins>
          </w:p>
        </w:tc>
        <w:tc>
          <w:tcPr>
            <w:tcW w:w="1526" w:type="dxa"/>
            <w:tcBorders>
              <w:top w:val="single" w:sz="6" w:space="0" w:color="000000"/>
              <w:left w:val="single" w:sz="6" w:space="0" w:color="000000"/>
              <w:bottom w:val="single" w:sz="6" w:space="0" w:color="000000"/>
              <w:right w:val="single" w:sz="6" w:space="0" w:color="000000"/>
            </w:tcBorders>
          </w:tcPr>
          <w:p w14:paraId="394A549A" w14:textId="77777777" w:rsidR="00BF17B0" w:rsidRDefault="00BF17B0" w:rsidP="00BF17B0">
            <w:pPr>
              <w:jc w:val="right"/>
              <w:rPr>
                <w:ins w:id="929" w:author="Laura Viignola" w:date="2017-07-10T16:58:00Z"/>
                <w:rFonts w:ascii="Calibri" w:eastAsia="Calibri" w:hAnsi="Calibri" w:cs="Calibri"/>
              </w:rPr>
            </w:pPr>
            <w:ins w:id="930" w:author="Laura Viignola" w:date="2017-07-10T16:58:00Z">
              <w:r>
                <w:rPr>
                  <w:rFonts w:ascii="Calibri" w:eastAsia="Calibri" w:hAnsi="Calibri" w:cs="Calibri"/>
                </w:rPr>
                <w:t>10</w:t>
              </w:r>
            </w:ins>
          </w:p>
        </w:tc>
      </w:tr>
      <w:tr w:rsidR="00BF17B0" w:rsidRPr="006056BE" w14:paraId="170AF198" w14:textId="77777777" w:rsidTr="00BF17B0">
        <w:trPr>
          <w:ins w:id="931"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338FCC" w14:textId="77777777" w:rsidR="00BF17B0" w:rsidRPr="006056BE" w:rsidRDefault="00BF17B0" w:rsidP="00BF17B0">
            <w:pPr>
              <w:rPr>
                <w:ins w:id="932" w:author="Laura Viignola" w:date="2017-07-10T16:58:00Z"/>
                <w:rFonts w:ascii="Calibri" w:eastAsia="Calibri" w:hAnsi="Calibri" w:cs="Calibri"/>
              </w:rPr>
            </w:pPr>
            <w:ins w:id="933" w:author="Laura Viignola" w:date="2017-07-10T16:58:00Z">
              <w:r>
                <w:rPr>
                  <w:rFonts w:ascii="Calibri" w:eastAsia="Calibri" w:hAnsi="Calibri" w:cs="Calibri"/>
                </w:rPr>
                <w:t>2</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206026" w14:textId="77777777" w:rsidR="00BF17B0" w:rsidRPr="006056BE" w:rsidRDefault="00BF17B0" w:rsidP="00BF17B0">
            <w:pPr>
              <w:rPr>
                <w:ins w:id="934" w:author="Laura Viignola" w:date="2017-07-10T16:58:00Z"/>
                <w:rFonts w:ascii="Calibri" w:eastAsia="Calibri" w:hAnsi="Calibri" w:cs="Calibri"/>
              </w:rPr>
            </w:pPr>
            <w:ins w:id="935" w:author="Laura Viignola" w:date="2017-07-10T16:58:00Z">
              <w:r>
                <w:rPr>
                  <w:rFonts w:ascii="Calibri" w:eastAsia="Calibri" w:hAnsi="Calibri" w:cs="Calibri"/>
                </w:rPr>
                <w:t>A</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155FE1" w14:textId="77777777" w:rsidR="00BF17B0" w:rsidRPr="006056BE" w:rsidRDefault="00BF17B0" w:rsidP="00BF17B0">
            <w:pPr>
              <w:jc w:val="right"/>
              <w:rPr>
                <w:ins w:id="936" w:author="Laura Viignola" w:date="2017-07-10T16:58:00Z"/>
                <w:rFonts w:ascii="Calibri" w:eastAsia="Calibri" w:hAnsi="Calibri" w:cs="Calibri"/>
              </w:rPr>
            </w:pPr>
            <w:ins w:id="937" w:author="Laura Viignola" w:date="2017-07-10T16:58:00Z">
              <w:r>
                <w:rPr>
                  <w:rFonts w:ascii="Calibri" w:eastAsia="Calibri" w:hAnsi="Calibri" w:cs="Calibri"/>
                </w:rPr>
                <w:t>-3</w:t>
              </w:r>
            </w:ins>
          </w:p>
        </w:tc>
        <w:tc>
          <w:tcPr>
            <w:tcW w:w="1526" w:type="dxa"/>
            <w:tcBorders>
              <w:top w:val="single" w:sz="6" w:space="0" w:color="000000"/>
              <w:left w:val="single" w:sz="6" w:space="0" w:color="000000"/>
              <w:bottom w:val="single" w:sz="6" w:space="0" w:color="000000"/>
              <w:right w:val="single" w:sz="6" w:space="0" w:color="000000"/>
            </w:tcBorders>
          </w:tcPr>
          <w:p w14:paraId="270C1EEB" w14:textId="77777777" w:rsidR="00BF17B0" w:rsidRDefault="00BF17B0" w:rsidP="00BF17B0">
            <w:pPr>
              <w:jc w:val="right"/>
              <w:rPr>
                <w:ins w:id="938" w:author="Laura Viignola" w:date="2017-07-10T16:58:00Z"/>
                <w:rFonts w:ascii="Calibri" w:eastAsia="Calibri" w:hAnsi="Calibri" w:cs="Calibri"/>
              </w:rPr>
            </w:pPr>
            <w:ins w:id="939" w:author="Laura Viignola" w:date="2017-07-10T16:58:00Z">
              <w:r>
                <w:rPr>
                  <w:rFonts w:ascii="Calibri" w:eastAsia="Calibri" w:hAnsi="Calibri" w:cs="Calibri"/>
                </w:rPr>
                <w:t>12</w:t>
              </w:r>
            </w:ins>
          </w:p>
        </w:tc>
      </w:tr>
    </w:tbl>
    <w:p w14:paraId="19E30DFE" w14:textId="77777777" w:rsidR="00BF17B0" w:rsidRPr="006056BE" w:rsidRDefault="00BF17B0" w:rsidP="00BF17B0">
      <w:pPr>
        <w:ind w:left="708"/>
        <w:rPr>
          <w:ins w:id="940" w:author="Laura Viignola" w:date="2017-07-10T16:58:00Z"/>
        </w:rPr>
      </w:pPr>
    </w:p>
    <w:p w14:paraId="369C7E79" w14:textId="77777777" w:rsidR="00BF17B0" w:rsidRPr="006056BE" w:rsidRDefault="00BF17B0" w:rsidP="00BF17B0">
      <w:pPr>
        <w:ind w:left="708"/>
        <w:rPr>
          <w:ins w:id="941" w:author="Laura Viignola" w:date="2017-07-10T16:58:00Z"/>
        </w:rPr>
      </w:pPr>
    </w:p>
    <w:p w14:paraId="2CACC073" w14:textId="77777777" w:rsidR="00BF17B0" w:rsidRPr="000E3547" w:rsidRDefault="00BF17B0" w:rsidP="00BF17B0">
      <w:pPr>
        <w:pStyle w:val="Stile3"/>
        <w:rPr>
          <w:ins w:id="942" w:author="Laura Viignola" w:date="2017-07-10T16:58:00Z"/>
          <w:lang w:val="it-IT"/>
        </w:rPr>
      </w:pPr>
      <w:ins w:id="943" w:author="Laura Viignola" w:date="2017-07-10T16:58:00Z">
        <w:r>
          <w:t>Addition +</w:t>
        </w:r>
      </w:ins>
    </w:p>
    <w:p w14:paraId="7A5FC31B" w14:textId="77777777" w:rsidR="00BF17B0" w:rsidRDefault="00BF17B0" w:rsidP="00BF17B0">
      <w:pPr>
        <w:rPr>
          <w:ins w:id="944" w:author="Laura Viignola" w:date="2017-07-10T16:58:00Z"/>
          <w:rFonts w:ascii="Cambria" w:eastAsia="Calibri" w:hAnsi="Cambria" w:cs="Calibri"/>
          <w:i/>
          <w:color w:val="5B9BD5"/>
        </w:rPr>
      </w:pPr>
      <w:ins w:id="945"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ins>
    </w:p>
    <w:p w14:paraId="46CCE004" w14:textId="77777777" w:rsidR="00BF17B0" w:rsidRPr="0075768B" w:rsidRDefault="00BF17B0" w:rsidP="00BF17B0">
      <w:pPr>
        <w:ind w:left="1416"/>
        <w:rPr>
          <w:ins w:id="946" w:author="Laura Viignola" w:date="2017-07-10T16:58:00Z"/>
          <w:rFonts w:ascii="Arial" w:eastAsia="Calibri" w:hAnsi="Arial" w:cs="Arial"/>
          <w:b/>
        </w:rPr>
      </w:pPr>
      <w:ins w:id="947" w:author="Laura Viignola" w:date="2017-07-10T16:58:00Z">
        <w:r>
          <w:rPr>
            <w:rFonts w:ascii="Arial" w:eastAsia="Calibri" w:hAnsi="Arial" w:cs="Arial"/>
            <w:color w:val="auto"/>
          </w:rPr>
          <w:t xml:space="preserve">op1 + </w:t>
        </w:r>
        <w:r w:rsidRPr="004F0645">
          <w:rPr>
            <w:rFonts w:ascii="Arial" w:eastAsia="Calibri" w:hAnsi="Arial" w:cs="Arial"/>
            <w:color w:val="auto"/>
          </w:rPr>
          <w:t>op</w:t>
        </w:r>
        <w:r>
          <w:rPr>
            <w:rFonts w:ascii="Arial" w:eastAsia="Calibri" w:hAnsi="Arial" w:cs="Arial"/>
            <w:color w:val="auto"/>
          </w:rPr>
          <w:t>2</w:t>
        </w:r>
      </w:ins>
    </w:p>
    <w:p w14:paraId="3CBAC103" w14:textId="77777777" w:rsidR="00BF17B0" w:rsidRDefault="00BF17B0" w:rsidP="00BF17B0">
      <w:pPr>
        <w:ind w:left="360"/>
        <w:rPr>
          <w:ins w:id="948" w:author="Laura Viignola" w:date="2017-07-10T16:58:00Z"/>
          <w:rFonts w:ascii="Cambria" w:eastAsia="Calibri" w:hAnsi="Cambria" w:cs="Calibri"/>
          <w:color w:val="5B9BD5"/>
        </w:rPr>
      </w:pPr>
    </w:p>
    <w:p w14:paraId="638B5579" w14:textId="77777777" w:rsidR="00BF17B0" w:rsidRPr="005961DD" w:rsidRDefault="00BF17B0" w:rsidP="00BF17B0">
      <w:pPr>
        <w:rPr>
          <w:ins w:id="949" w:author="Laura Viignola" w:date="2017-07-10T16:58:00Z"/>
          <w:rFonts w:ascii="Cambria" w:eastAsia="Calibri" w:hAnsi="Cambria" w:cs="Calibri"/>
          <w:i/>
          <w:color w:val="5B9BD5"/>
        </w:rPr>
      </w:pPr>
      <w:ins w:id="950"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735AE470" w14:textId="77777777" w:rsidR="00BF17B0" w:rsidRDefault="00BF17B0" w:rsidP="00BF17B0">
      <w:pPr>
        <w:rPr>
          <w:ins w:id="951" w:author="Laura Viignola" w:date="2017-07-10T16:58:00Z"/>
          <w:rFonts w:ascii="Cambria" w:eastAsia="Calibri" w:hAnsi="Cambria" w:cs="Calibri"/>
          <w:color w:val="5B9BD5"/>
        </w:rPr>
      </w:pPr>
      <w:ins w:id="952" w:author="Laura Viignola" w:date="2017-07-10T16:58:00Z">
        <w:r>
          <w:rPr>
            <w:rFonts w:ascii="Arial" w:eastAsia="Calibri" w:hAnsi="Arial" w:cs="Arial"/>
            <w:color w:val="auto"/>
          </w:rPr>
          <w:t>o</w:t>
        </w:r>
        <w:r w:rsidRPr="0075768B">
          <w:rPr>
            <w:rFonts w:ascii="Arial" w:eastAsia="Calibri" w:hAnsi="Arial" w:cs="Arial"/>
            <w:color w:val="auto"/>
          </w:rPr>
          <w:t>p</w:t>
        </w:r>
        <w:r>
          <w:rPr>
            <w:rFonts w:ascii="Arial" w:eastAsia="Calibri" w:hAnsi="Arial" w:cs="Arial"/>
            <w:color w:val="auto"/>
          </w:rPr>
          <w:t>1</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first addend</w:t>
        </w:r>
      </w:ins>
    </w:p>
    <w:p w14:paraId="00FA8298" w14:textId="77777777" w:rsidR="00BF17B0" w:rsidRDefault="00BF17B0" w:rsidP="00BF17B0">
      <w:pPr>
        <w:rPr>
          <w:ins w:id="953" w:author="Laura Viignola" w:date="2017-07-10T16:58:00Z"/>
          <w:rFonts w:ascii="Cambria" w:eastAsia="Calibri" w:hAnsi="Cambria" w:cs="Calibri"/>
          <w:color w:val="5B9BD5"/>
        </w:rPr>
      </w:pPr>
      <w:ins w:id="954" w:author="Laura Viignola" w:date="2017-07-10T16:58:00Z">
        <w:r>
          <w:rPr>
            <w:rFonts w:ascii="Arial" w:eastAsia="Calibri" w:hAnsi="Arial" w:cs="Arial"/>
            <w:color w:val="auto"/>
          </w:rPr>
          <w:t>op2</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second addend</w:t>
        </w:r>
      </w:ins>
    </w:p>
    <w:p w14:paraId="2570B5E5" w14:textId="77777777" w:rsidR="00BF17B0" w:rsidRDefault="00BF17B0" w:rsidP="00BF17B0">
      <w:pPr>
        <w:rPr>
          <w:ins w:id="955" w:author="Laura Viignola" w:date="2017-07-10T16:58:00Z"/>
          <w:rFonts w:ascii="Cambria" w:eastAsia="Calibri" w:hAnsi="Cambria" w:cs="Calibri"/>
          <w:color w:val="5B9BD5"/>
        </w:rPr>
      </w:pPr>
    </w:p>
    <w:p w14:paraId="6FFEE044" w14:textId="77777777" w:rsidR="00BF17B0" w:rsidRDefault="00BF17B0" w:rsidP="00BF17B0">
      <w:pPr>
        <w:rPr>
          <w:ins w:id="956" w:author="Laura Viignola" w:date="2017-07-10T16:58:00Z"/>
          <w:rFonts w:ascii="Cambria" w:eastAsia="Calibri" w:hAnsi="Cambria" w:cs="Calibri"/>
          <w:i/>
          <w:color w:val="5B9BD5"/>
        </w:rPr>
      </w:pPr>
      <w:ins w:id="957"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1FEE8063" w14:textId="77777777" w:rsidR="00BF17B0" w:rsidRDefault="00BF17B0" w:rsidP="00BF17B0">
      <w:pPr>
        <w:rPr>
          <w:ins w:id="958" w:author="Laura Viignola" w:date="2017-07-10T16:58:00Z"/>
          <w:rFonts w:ascii="Arial" w:eastAsia="Calibri" w:hAnsi="Arial" w:cs="Arial"/>
        </w:rPr>
      </w:pPr>
      <w:ins w:id="959" w:author="Laura Viignola" w:date="2017-07-10T16:58:00Z">
        <w:r>
          <w:rPr>
            <w:rFonts w:ascii="Arial" w:eastAsia="Calibri" w:hAnsi="Arial" w:cs="Arial"/>
          </w:rPr>
          <w:t>DS_1 + DS_2</w:t>
        </w:r>
      </w:ins>
    </w:p>
    <w:p w14:paraId="1BC01296" w14:textId="77777777" w:rsidR="00BF17B0" w:rsidRPr="0075768B" w:rsidRDefault="00BF17B0" w:rsidP="00BF17B0">
      <w:pPr>
        <w:rPr>
          <w:ins w:id="960" w:author="Laura Viignola" w:date="2017-07-10T16:58:00Z"/>
          <w:rFonts w:ascii="Arial" w:eastAsia="Calibri" w:hAnsi="Arial" w:cs="Arial"/>
        </w:rPr>
      </w:pPr>
      <w:ins w:id="961" w:author="Laura Viignola" w:date="2017-07-10T16:58:00Z">
        <w:r>
          <w:rPr>
            <w:rFonts w:ascii="Arial" w:eastAsia="Calibri" w:hAnsi="Arial" w:cs="Arial"/>
          </w:rPr>
          <w:t>3 + 5</w:t>
        </w:r>
      </w:ins>
    </w:p>
    <w:p w14:paraId="3295B5F2" w14:textId="77777777" w:rsidR="00BF17B0" w:rsidRPr="00930AA3" w:rsidRDefault="00BF17B0" w:rsidP="00BF17B0">
      <w:pPr>
        <w:rPr>
          <w:ins w:id="962" w:author="Laura Viignola" w:date="2017-07-10T16:58:00Z"/>
          <w:rFonts w:ascii="Cambria" w:eastAsia="Calibri" w:hAnsi="Cambria" w:cs="Calibri"/>
          <w:color w:val="5B9BD5"/>
        </w:rPr>
      </w:pPr>
    </w:p>
    <w:p w14:paraId="3471DA42" w14:textId="77777777" w:rsidR="00BF17B0" w:rsidRDefault="00BF17B0" w:rsidP="00BF17B0">
      <w:pPr>
        <w:rPr>
          <w:ins w:id="963" w:author="Laura Viignola" w:date="2017-07-10T16:58:00Z"/>
          <w:rFonts w:ascii="Cambria" w:eastAsia="Calibri" w:hAnsi="Cambria" w:cs="Calibri"/>
          <w:i/>
          <w:color w:val="5B9BD5"/>
        </w:rPr>
      </w:pPr>
      <w:ins w:id="964" w:author="Laura Viignola" w:date="2017-07-10T16:58:00Z">
        <w:r>
          <w:rPr>
            <w:rFonts w:ascii="Cambria" w:eastAsia="Calibri" w:hAnsi="Cambria" w:cs="Calibri"/>
            <w:i/>
            <w:color w:val="5B9BD5"/>
          </w:rPr>
          <w:t>Semantic for scalar operations</w:t>
        </w:r>
      </w:ins>
    </w:p>
    <w:p w14:paraId="0ECEEB8C" w14:textId="77777777" w:rsidR="00BF17B0" w:rsidRDefault="00BF17B0" w:rsidP="00BF17B0">
      <w:pPr>
        <w:jc w:val="both"/>
        <w:rPr>
          <w:ins w:id="965" w:author="Laura Viignola" w:date="2017-07-10T16:58:00Z"/>
        </w:rPr>
      </w:pPr>
      <w:ins w:id="966" w:author="Laura Viignola" w:date="2017-07-10T16:58:00Z">
        <w:r>
          <w:t>The operator + computes de sum of two numbers.</w:t>
        </w:r>
      </w:ins>
    </w:p>
    <w:p w14:paraId="332F1DF8" w14:textId="77777777" w:rsidR="00BF17B0" w:rsidRPr="00CF4A4F" w:rsidRDefault="00BF17B0" w:rsidP="00BF17B0">
      <w:pPr>
        <w:jc w:val="both"/>
        <w:rPr>
          <w:ins w:id="967" w:author="Laura Viignola" w:date="2017-07-10T16:58:00Z"/>
          <w:rFonts w:ascii="Cambria" w:eastAsia="Calibri" w:hAnsi="Cambria" w:cs="Calibri"/>
        </w:rPr>
      </w:pPr>
    </w:p>
    <w:p w14:paraId="319D9134" w14:textId="77777777" w:rsidR="00BF17B0" w:rsidRDefault="00BF17B0" w:rsidP="00BF17B0">
      <w:pPr>
        <w:jc w:val="both"/>
        <w:rPr>
          <w:ins w:id="968" w:author="Laura Viignola" w:date="2017-07-10T16:58:00Z"/>
          <w:rFonts w:ascii="Cambria" w:eastAsia="Calibri" w:hAnsi="Cambria" w:cs="Calibri"/>
        </w:rPr>
      </w:pPr>
      <w:ins w:id="969" w:author="Laura Viignola" w:date="2017-07-10T16:58:00Z">
        <w:r>
          <w:rPr>
            <w:rFonts w:ascii="Cambria" w:eastAsia="Calibri" w:hAnsi="Cambria" w:cs="Calibri"/>
          </w:rPr>
          <w:t xml:space="preserve">Examples: </w:t>
        </w:r>
      </w:ins>
    </w:p>
    <w:p w14:paraId="04D85721" w14:textId="77777777" w:rsidR="00BF17B0" w:rsidRDefault="00BF17B0" w:rsidP="00BF17B0">
      <w:pPr>
        <w:ind w:left="360"/>
        <w:jc w:val="both"/>
        <w:rPr>
          <w:ins w:id="970" w:author="Laura Viignola" w:date="2017-07-10T16:58:00Z"/>
          <w:rFonts w:ascii="Cambria" w:hAnsi="Cambria"/>
        </w:rPr>
      </w:pPr>
      <w:ins w:id="971" w:author="Laura Viignola" w:date="2017-07-10T16:58:00Z">
        <w:r w:rsidRPr="00CF4A4F">
          <w:rPr>
            <w:rFonts w:ascii="Arial" w:hAnsi="Arial" w:cs="Arial"/>
          </w:rPr>
          <w:t>3</w:t>
        </w:r>
        <w:r>
          <w:rPr>
            <w:rFonts w:ascii="Arial" w:hAnsi="Arial" w:cs="Arial"/>
          </w:rPr>
          <w:t xml:space="preserve"> + 5</w:t>
        </w:r>
        <w:r w:rsidRPr="008E7718">
          <w:rPr>
            <w:rFonts w:ascii="Cambria" w:hAnsi="Cambria"/>
            <w:b/>
          </w:rPr>
          <w:t xml:space="preserve"> </w:t>
        </w:r>
        <w:r>
          <w:rPr>
            <w:rFonts w:ascii="Cambria" w:hAnsi="Cambria"/>
          </w:rPr>
          <w:t xml:space="preserve"> </w:t>
        </w:r>
        <w:r w:rsidRPr="008E7718">
          <w:rPr>
            <w:rFonts w:ascii="Cambria" w:hAnsi="Cambria"/>
          </w:rPr>
          <w:t xml:space="preserve">gives </w:t>
        </w:r>
        <w:r>
          <w:rPr>
            <w:rFonts w:ascii="Cambria" w:hAnsi="Cambria"/>
          </w:rPr>
          <w:t>8</w:t>
        </w:r>
      </w:ins>
    </w:p>
    <w:p w14:paraId="7A933B4A" w14:textId="77777777" w:rsidR="00BF17B0" w:rsidRDefault="00BF17B0" w:rsidP="00BF17B0">
      <w:pPr>
        <w:rPr>
          <w:ins w:id="972" w:author="Laura Viignola" w:date="2017-07-10T16:58:00Z"/>
          <w:rFonts w:ascii="Cambria" w:eastAsia="Calibri" w:hAnsi="Cambria" w:cs="Calibri"/>
          <w:i/>
          <w:color w:val="5B9BD5"/>
        </w:rPr>
      </w:pPr>
    </w:p>
    <w:p w14:paraId="7D568FD3" w14:textId="77777777" w:rsidR="00BF17B0" w:rsidRDefault="00BF17B0" w:rsidP="00BF17B0">
      <w:pPr>
        <w:rPr>
          <w:ins w:id="973" w:author="Laura Viignola" w:date="2017-07-10T16:58:00Z"/>
          <w:rFonts w:ascii="Cambria" w:eastAsia="Calibri" w:hAnsi="Cambria" w:cs="Calibri"/>
          <w:i/>
          <w:color w:val="5B9BD5"/>
        </w:rPr>
      </w:pPr>
      <w:ins w:id="974" w:author="Laura Viignola" w:date="2017-07-10T16:58:00Z">
        <w:r>
          <w:rPr>
            <w:rFonts w:ascii="Cambria" w:eastAsia="Calibri" w:hAnsi="Cambria" w:cs="Calibri"/>
            <w:i/>
            <w:color w:val="5B9BD5"/>
          </w:rPr>
          <w:t>Input Parameters type</w:t>
        </w:r>
        <w:r>
          <w:rPr>
            <w:rFonts w:ascii="Cambria" w:eastAsia="Calibri" w:hAnsi="Cambria" w:cs="Calibri"/>
            <w:i/>
            <w:color w:val="5B9BD5"/>
          </w:rPr>
          <w:tab/>
        </w:r>
      </w:ins>
    </w:p>
    <w:p w14:paraId="7CD87AEC" w14:textId="77777777" w:rsidR="00BF17B0" w:rsidRDefault="00BF17B0" w:rsidP="00BF17B0">
      <w:pPr>
        <w:rPr>
          <w:ins w:id="975" w:author="Laura Viignola" w:date="2017-07-10T16:58:00Z"/>
          <w:rFonts w:ascii="Cambria" w:eastAsia="Calibri" w:hAnsi="Cambria" w:cs="Calibri"/>
          <w:i/>
          <w:noProof/>
          <w:color w:val="5B9BD5"/>
          <w:lang w:val="en-US"/>
        </w:rPr>
      </w:pPr>
      <w:ins w:id="976" w:author="Laura Viignola" w:date="2017-07-10T16:58:00Z">
        <w:r w:rsidRPr="00DA2507">
          <w:rPr>
            <w:rFonts w:ascii="Cambria" w:eastAsia="Calibri" w:hAnsi="Cambria" w:cs="Calibri"/>
            <w:i/>
            <w:noProof/>
            <w:color w:val="5B9BD5"/>
            <w:lang w:val="en-US"/>
          </w:rPr>
          <w:t xml:space="preserve"> </w:t>
        </w:r>
      </w:ins>
    </w:p>
    <w:p w14:paraId="17F0B7E2" w14:textId="77777777" w:rsidR="00BF17B0" w:rsidRDefault="00BF17B0" w:rsidP="00BF17B0">
      <w:pPr>
        <w:rPr>
          <w:ins w:id="977" w:author="Laura Viignola" w:date="2017-07-10T16:58:00Z"/>
          <w:rFonts w:ascii="Cambria" w:eastAsia="Calibri" w:hAnsi="Cambria" w:cs="Calibri"/>
        </w:rPr>
      </w:pPr>
      <w:ins w:id="978" w:author="Laura Viignola" w:date="2017-07-10T16:58:00Z">
        <w:r w:rsidRPr="00E64258">
          <w:rPr>
            <w:rFonts w:ascii="Cambria" w:eastAsia="Calibri" w:hAnsi="Cambria" w:cs="Calibri"/>
            <w:i/>
          </w:rPr>
          <w:t>Op</w:t>
        </w:r>
        <w:r>
          <w:rPr>
            <w:rFonts w:ascii="Cambria" w:eastAsia="Calibri" w:hAnsi="Cambria" w:cs="Calibri"/>
            <w:i/>
          </w:rPr>
          <w:t>1</w:t>
        </w:r>
        <w:r w:rsidRPr="00E64258">
          <w:rPr>
            <w:rFonts w:ascii="Cambria" w:eastAsia="Calibri" w:hAnsi="Cambria" w:cs="Calibri"/>
          </w:rPr>
          <w:t xml:space="preserve"> ::</w:t>
        </w:r>
        <w:r>
          <w:rPr>
            <w:rFonts w:ascii="Cambria" w:eastAsia="Calibri" w:hAnsi="Cambria" w:cs="Calibri"/>
          </w:rPr>
          <w:tab/>
        </w:r>
        <w:r w:rsidRPr="00E64258">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08CB0E3B" w14:textId="77777777" w:rsidR="00BF17B0" w:rsidRPr="006F2FA3" w:rsidRDefault="00BF17B0" w:rsidP="00BF17B0">
      <w:pPr>
        <w:ind w:left="708" w:firstLine="708"/>
        <w:rPr>
          <w:ins w:id="979" w:author="Laura Viignola" w:date="2017-07-10T16:58:00Z"/>
          <w:rFonts w:ascii="Cambria" w:eastAsia="Calibri" w:hAnsi="Cambria" w:cs="Calibri"/>
        </w:rPr>
      </w:pPr>
      <w:ins w:id="980"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70ED9897" w14:textId="77777777" w:rsidR="00BF17B0" w:rsidRPr="006F2FA3" w:rsidRDefault="00BF17B0" w:rsidP="00BF17B0">
      <w:pPr>
        <w:ind w:left="708" w:firstLine="708"/>
        <w:rPr>
          <w:ins w:id="981" w:author="Laura Viignola" w:date="2017-07-10T16:58:00Z"/>
          <w:rFonts w:ascii="Cambria" w:eastAsia="Calibri" w:hAnsi="Cambria" w:cs="Calibri"/>
        </w:rPr>
      </w:pPr>
      <w:ins w:id="982"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6603CAAB" w14:textId="77777777" w:rsidR="00BF17B0" w:rsidRPr="006F2FA3" w:rsidRDefault="00BF17B0" w:rsidP="00BF17B0">
      <w:pPr>
        <w:rPr>
          <w:ins w:id="983" w:author="Laura Viignola" w:date="2017-07-10T16:58:00Z"/>
          <w:rFonts w:ascii="Cambria" w:eastAsia="Calibri" w:hAnsi="Cambria" w:cs="Calibri"/>
          <w:i/>
          <w:color w:val="5B9BD5"/>
        </w:rPr>
      </w:pPr>
    </w:p>
    <w:p w14:paraId="3A82FF07" w14:textId="77777777" w:rsidR="00BF17B0" w:rsidRDefault="00BF17B0" w:rsidP="00BF17B0">
      <w:pPr>
        <w:rPr>
          <w:ins w:id="984" w:author="Laura Viignola" w:date="2017-07-10T16:58:00Z"/>
          <w:rFonts w:ascii="Cambria" w:eastAsia="Calibri" w:hAnsi="Cambria" w:cs="Calibri"/>
        </w:rPr>
      </w:pPr>
      <w:ins w:id="985" w:author="Laura Viignola" w:date="2017-07-10T16:58:00Z">
        <w:r>
          <w:rPr>
            <w:rFonts w:ascii="Cambria" w:eastAsia="Calibri" w:hAnsi="Cambria" w:cs="Calibri"/>
            <w:i/>
          </w:rPr>
          <w:t>Op2</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4E7E8184" w14:textId="77777777" w:rsidR="00BF17B0" w:rsidRPr="006F2FA3" w:rsidRDefault="00BF17B0" w:rsidP="00BF17B0">
      <w:pPr>
        <w:ind w:left="708" w:firstLine="708"/>
        <w:rPr>
          <w:ins w:id="986" w:author="Laura Viignola" w:date="2017-07-10T16:58:00Z"/>
          <w:rFonts w:ascii="Cambria" w:eastAsia="Calibri" w:hAnsi="Cambria" w:cs="Calibri"/>
        </w:rPr>
      </w:pPr>
      <w:ins w:id="987"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663B73DA" w14:textId="77777777" w:rsidR="00BF17B0" w:rsidRPr="006F2FA3" w:rsidRDefault="00BF17B0" w:rsidP="00BF17B0">
      <w:pPr>
        <w:ind w:left="708" w:firstLine="708"/>
        <w:rPr>
          <w:ins w:id="988" w:author="Laura Viignola" w:date="2017-07-10T16:58:00Z"/>
          <w:rFonts w:ascii="Cambria" w:eastAsia="Calibri" w:hAnsi="Cambria" w:cs="Calibri"/>
        </w:rPr>
      </w:pPr>
      <w:ins w:id="989"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11D8564D" w14:textId="77777777" w:rsidR="00BF17B0" w:rsidRPr="00E64258" w:rsidRDefault="00BF17B0" w:rsidP="00BF17B0">
      <w:pPr>
        <w:rPr>
          <w:ins w:id="990" w:author="Laura Viignola" w:date="2017-07-10T16:58:00Z"/>
          <w:rFonts w:ascii="Cambria" w:hAnsi="Cambria"/>
        </w:rPr>
      </w:pPr>
    </w:p>
    <w:p w14:paraId="3373953A" w14:textId="77777777" w:rsidR="00BF17B0" w:rsidRPr="00E64258" w:rsidRDefault="00BF17B0" w:rsidP="00BF17B0">
      <w:pPr>
        <w:rPr>
          <w:ins w:id="991" w:author="Laura Viignola" w:date="2017-07-10T16:58:00Z"/>
          <w:rFonts w:ascii="Cambria" w:eastAsia="Calibri" w:hAnsi="Cambria" w:cs="Calibri"/>
          <w:i/>
          <w:color w:val="5B9BD5"/>
        </w:rPr>
      </w:pPr>
      <w:ins w:id="992" w:author="Laura Viignola" w:date="2017-07-10T16:58:00Z">
        <w:r w:rsidRPr="00E64258">
          <w:rPr>
            <w:rFonts w:ascii="Cambria" w:eastAsia="Calibri" w:hAnsi="Cambria" w:cs="Calibri"/>
            <w:i/>
            <w:color w:val="5B9BD5"/>
          </w:rPr>
          <w:t>Result type</w:t>
        </w:r>
      </w:ins>
    </w:p>
    <w:p w14:paraId="74308FF5" w14:textId="77777777" w:rsidR="00BF17B0" w:rsidRPr="00E64258" w:rsidRDefault="00BF17B0" w:rsidP="00BF17B0">
      <w:pPr>
        <w:rPr>
          <w:ins w:id="993" w:author="Laura Viignola" w:date="2017-07-10T16:58:00Z"/>
          <w:rFonts w:ascii="Cambria" w:eastAsia="Calibri" w:hAnsi="Cambria" w:cs="Calibri"/>
          <w:i/>
          <w:color w:val="auto"/>
        </w:rPr>
      </w:pPr>
    </w:p>
    <w:p w14:paraId="060FAB8F" w14:textId="77777777" w:rsidR="00BF17B0" w:rsidRDefault="00BF17B0" w:rsidP="00BF17B0">
      <w:pPr>
        <w:rPr>
          <w:ins w:id="994" w:author="Laura Viignola" w:date="2017-07-10T16:58:00Z"/>
          <w:rFonts w:ascii="Cambria" w:eastAsia="Calibri" w:hAnsi="Cambria" w:cs="Calibri"/>
        </w:rPr>
      </w:pPr>
      <w:ins w:id="995"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223542AD" w14:textId="77777777" w:rsidR="00BF17B0" w:rsidRPr="006F2FA3" w:rsidRDefault="00BF17B0" w:rsidP="00BF17B0">
      <w:pPr>
        <w:ind w:left="708" w:firstLine="708"/>
        <w:rPr>
          <w:ins w:id="996" w:author="Laura Viignola" w:date="2017-07-10T16:58:00Z"/>
          <w:rFonts w:ascii="Cambria" w:eastAsia="Calibri" w:hAnsi="Cambria" w:cs="Calibri"/>
        </w:rPr>
      </w:pPr>
      <w:ins w:id="997"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704BA363" w14:textId="77777777" w:rsidR="00BF17B0" w:rsidRPr="006F2FA3" w:rsidRDefault="00BF17B0" w:rsidP="00BF17B0">
      <w:pPr>
        <w:ind w:left="708" w:firstLine="708"/>
        <w:rPr>
          <w:ins w:id="998" w:author="Laura Viignola" w:date="2017-07-10T16:58:00Z"/>
          <w:rFonts w:ascii="Cambria" w:eastAsia="Calibri" w:hAnsi="Cambria" w:cs="Calibri"/>
        </w:rPr>
      </w:pPr>
      <w:ins w:id="999"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20C8042E" w14:textId="77777777" w:rsidR="00BF17B0" w:rsidRDefault="00BF17B0" w:rsidP="00BF17B0">
      <w:pPr>
        <w:rPr>
          <w:ins w:id="1000" w:author="Laura Viignola" w:date="2017-07-10T16:58:00Z"/>
          <w:rFonts w:ascii="Cambria" w:eastAsia="Calibri" w:hAnsi="Cambria" w:cs="Calibri"/>
          <w:i/>
          <w:color w:val="5B9BD5"/>
        </w:rPr>
      </w:pPr>
    </w:p>
    <w:p w14:paraId="34550BE3" w14:textId="77777777" w:rsidR="00BF17B0" w:rsidRDefault="00BF17B0" w:rsidP="00BF17B0">
      <w:pPr>
        <w:rPr>
          <w:ins w:id="1001" w:author="Laura Viignola" w:date="2017-07-10T16:58:00Z"/>
          <w:rFonts w:ascii="Cambria" w:eastAsia="Calibri" w:hAnsi="Cambria" w:cs="Calibri"/>
          <w:i/>
          <w:color w:val="5B9BD5"/>
        </w:rPr>
      </w:pPr>
      <w:ins w:id="1002" w:author="Laura Viignola" w:date="2017-07-10T16:58:00Z">
        <w:r>
          <w:rPr>
            <w:rFonts w:ascii="Cambria" w:eastAsia="Calibri" w:hAnsi="Cambria" w:cs="Calibri"/>
            <w:i/>
            <w:color w:val="5B9BD5"/>
          </w:rPr>
          <w:t>Additional constraints</w:t>
        </w:r>
      </w:ins>
    </w:p>
    <w:p w14:paraId="3DB5DFA1" w14:textId="77777777" w:rsidR="00BF17B0" w:rsidRDefault="00BF17B0" w:rsidP="00BF17B0">
      <w:pPr>
        <w:jc w:val="both"/>
        <w:rPr>
          <w:ins w:id="1003" w:author="Laura Viignola" w:date="2017-07-10T16:58:00Z"/>
          <w:rFonts w:ascii="Cambria" w:hAnsi="Cambria"/>
        </w:rPr>
      </w:pPr>
      <w:ins w:id="1004" w:author="Laura Viignola" w:date="2017-07-10T16:58:00Z">
        <w:r>
          <w:rPr>
            <w:rFonts w:ascii="Cambria" w:hAnsi="Cambria"/>
          </w:rPr>
          <w:t>If both operands are of type integer, then the result is also an integer number. If one of the operands is of type</w:t>
        </w:r>
        <w:r w:rsidRPr="00DA2577">
          <w:rPr>
            <w:rFonts w:ascii="Cambria" w:hAnsi="Cambria"/>
          </w:rPr>
          <w:t xml:space="preserve"> </w:t>
        </w:r>
        <w:r>
          <w:rPr>
            <w:rFonts w:ascii="Cambria" w:hAnsi="Cambria"/>
          </w:rPr>
          <w:t>float, then the result is a float number.</w:t>
        </w:r>
      </w:ins>
    </w:p>
    <w:p w14:paraId="0550E701" w14:textId="77777777" w:rsidR="00BF17B0" w:rsidRPr="00E5275E" w:rsidRDefault="00BF17B0" w:rsidP="00BF17B0">
      <w:pPr>
        <w:jc w:val="both"/>
        <w:rPr>
          <w:ins w:id="1005" w:author="Laura Viignola" w:date="2017-07-10T16:58:00Z"/>
          <w:rFonts w:ascii="Cambria" w:hAnsi="Cambria"/>
        </w:rPr>
      </w:pPr>
    </w:p>
    <w:p w14:paraId="0BBAB7BB" w14:textId="77777777" w:rsidR="00BF17B0" w:rsidRDefault="00BF17B0" w:rsidP="00BF17B0">
      <w:pPr>
        <w:rPr>
          <w:ins w:id="1006" w:author="Laura Viignola" w:date="2017-07-10T16:58:00Z"/>
          <w:rFonts w:ascii="Cambria" w:eastAsia="Calibri" w:hAnsi="Cambria" w:cs="Calibri"/>
          <w:i/>
          <w:color w:val="5B9BD5"/>
        </w:rPr>
      </w:pPr>
      <w:ins w:id="1007" w:author="Laura Viignola" w:date="2017-07-10T16:58:00Z">
        <w:r>
          <w:rPr>
            <w:rFonts w:ascii="Cambria" w:eastAsia="Calibri" w:hAnsi="Cambria" w:cs="Calibri"/>
            <w:i/>
            <w:color w:val="5B9BD5"/>
          </w:rPr>
          <w:t xml:space="preserve">Behaviour </w:t>
        </w:r>
      </w:ins>
    </w:p>
    <w:p w14:paraId="1527346A" w14:textId="77777777" w:rsidR="00BF17B0" w:rsidRDefault="00BF17B0" w:rsidP="00BF17B0">
      <w:pPr>
        <w:jc w:val="both"/>
        <w:rPr>
          <w:ins w:id="1008" w:author="Laura Viignola" w:date="2017-07-10T16:58:00Z"/>
          <w:rFonts w:ascii="Cambria" w:eastAsia="Calibri" w:hAnsi="Cambria" w:cs="Calibri"/>
          <w:color w:val="auto"/>
        </w:rPr>
      </w:pPr>
      <w:ins w:id="1009" w:author="Laura Viignola" w:date="2017-07-10T16:58:00Z">
        <w:r>
          <w:rPr>
            <w:rFonts w:ascii="Cambria" w:eastAsia="Calibri" w:hAnsi="Cambria" w:cs="Calibri"/>
            <w:color w:val="auto"/>
          </w:rPr>
          <w:t xml:space="preserve">The operator has the typical behaviour of the “Operators applicable on two Data Sets or Data Set Components” (see the section “VTL-ML - Behaviour of the Operators”).  </w:t>
        </w:r>
      </w:ins>
    </w:p>
    <w:p w14:paraId="1C1271D2" w14:textId="77777777" w:rsidR="00BF17B0" w:rsidRDefault="00BF17B0" w:rsidP="00BF17B0">
      <w:pPr>
        <w:rPr>
          <w:ins w:id="1010" w:author="Laura Viignola" w:date="2017-07-10T16:58:00Z"/>
          <w:rFonts w:ascii="Cambria" w:eastAsia="Calibri" w:hAnsi="Cambria" w:cs="Calibri"/>
          <w:i/>
          <w:color w:val="5B9BD5"/>
        </w:rPr>
      </w:pPr>
    </w:p>
    <w:p w14:paraId="0AA53852" w14:textId="77777777" w:rsidR="00BF17B0" w:rsidRDefault="00BF17B0" w:rsidP="00BF17B0">
      <w:pPr>
        <w:rPr>
          <w:ins w:id="1011" w:author="Laura Viignola" w:date="2017-07-10T16:58:00Z"/>
          <w:rFonts w:ascii="Cambria" w:eastAsia="Calibri" w:hAnsi="Cambria" w:cs="Calibri"/>
          <w:i/>
          <w:color w:val="5B9BD5"/>
        </w:rPr>
      </w:pPr>
      <w:ins w:id="1012" w:author="Laura Viignola" w:date="2017-07-10T16:58:00Z">
        <w:r>
          <w:rPr>
            <w:rFonts w:ascii="Cambria" w:eastAsia="Calibri" w:hAnsi="Cambria" w:cs="Calibri"/>
            <w:i/>
            <w:color w:val="5B9BD5"/>
          </w:rPr>
          <w:t xml:space="preserve">Examples </w:t>
        </w:r>
      </w:ins>
    </w:p>
    <w:p w14:paraId="7F6E49A6" w14:textId="77777777" w:rsidR="00BF17B0" w:rsidRDefault="00BF17B0" w:rsidP="00BF17B0">
      <w:pPr>
        <w:rPr>
          <w:ins w:id="1013" w:author="Laura Viignola" w:date="2017-07-10T16:58:00Z"/>
          <w:rFonts w:ascii="Cambria" w:hAnsi="Cambria"/>
        </w:rPr>
      </w:pPr>
      <w:ins w:id="1014" w:author="Laura Viignola" w:date="2017-07-10T16:58:00Z">
        <w:r>
          <w:rPr>
            <w:rFonts w:ascii="Cambria" w:hAnsi="Cambria"/>
          </w:rPr>
          <w:t>Given the operand Data Sets:</w:t>
        </w:r>
      </w:ins>
    </w:p>
    <w:p w14:paraId="450C576C" w14:textId="77777777" w:rsidR="00BF17B0" w:rsidRPr="001A403F" w:rsidRDefault="00BF17B0" w:rsidP="00BF17B0">
      <w:pPr>
        <w:rPr>
          <w:ins w:id="1015" w:author="Laura Viignola" w:date="2017-07-10T16:58:00Z"/>
          <w:rFonts w:ascii="Cambria" w:hAnsi="Cambria"/>
        </w:rPr>
      </w:pPr>
    </w:p>
    <w:tbl>
      <w:tblPr>
        <w:tblW w:w="4736" w:type="dxa"/>
        <w:tblInd w:w="70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46"/>
        <w:gridCol w:w="876"/>
        <w:gridCol w:w="1488"/>
        <w:gridCol w:w="1526"/>
      </w:tblGrid>
      <w:tr w:rsidR="00BF17B0" w:rsidRPr="006056BE" w14:paraId="7DCC565E" w14:textId="77777777" w:rsidTr="00BF17B0">
        <w:trPr>
          <w:ins w:id="1016" w:author="Laura Viignola" w:date="2017-07-10T16:58:00Z"/>
        </w:trPr>
        <w:tc>
          <w:tcPr>
            <w:tcW w:w="473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582964A" w14:textId="77777777" w:rsidR="00BF17B0" w:rsidRPr="00860832" w:rsidRDefault="00BF17B0" w:rsidP="00BF17B0">
            <w:pPr>
              <w:rPr>
                <w:ins w:id="1017" w:author="Laura Viignola" w:date="2017-07-10T16:58:00Z"/>
                <w:rFonts w:ascii="Arial" w:eastAsia="Calibri" w:hAnsi="Arial" w:cs="Arial"/>
                <w:color w:val="1F497D" w:themeColor="text2"/>
              </w:rPr>
            </w:pPr>
            <w:ins w:id="1018" w:author="Laura Viignola" w:date="2017-07-10T16:58:00Z">
              <w:r w:rsidRPr="00860832">
                <w:rPr>
                  <w:rFonts w:ascii="Arial" w:eastAsia="Calibri" w:hAnsi="Arial" w:cs="Arial"/>
                  <w:color w:val="1F497D" w:themeColor="text2"/>
                </w:rPr>
                <w:t>DS_1</w:t>
              </w:r>
            </w:ins>
          </w:p>
        </w:tc>
      </w:tr>
      <w:tr w:rsidR="00BF17B0" w:rsidRPr="006056BE" w14:paraId="4925B1E2" w14:textId="77777777" w:rsidTr="00BF17B0">
        <w:trPr>
          <w:ins w:id="1019" w:author="Laura Viignola" w:date="2017-07-10T16:58:00Z"/>
        </w:trPr>
        <w:tc>
          <w:tcPr>
            <w:tcW w:w="8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31A4AE9" w14:textId="77777777" w:rsidR="00BF17B0" w:rsidRPr="00860832" w:rsidRDefault="00BF17B0" w:rsidP="00BF17B0">
            <w:pPr>
              <w:rPr>
                <w:ins w:id="1020" w:author="Laura Viignola" w:date="2017-07-10T16:58:00Z"/>
                <w:rFonts w:ascii="Arial" w:hAnsi="Arial" w:cs="Arial"/>
              </w:rPr>
            </w:pPr>
            <w:ins w:id="1021" w:author="Laura Viignola" w:date="2017-07-10T16:58:00Z">
              <w:r w:rsidRPr="00860832">
                <w:rPr>
                  <w:rFonts w:ascii="Arial" w:eastAsia="Calibri" w:hAnsi="Arial" w:cs="Arial"/>
                </w:rPr>
                <w:t>Id_1</w:t>
              </w:r>
            </w:ins>
          </w:p>
        </w:tc>
        <w:tc>
          <w:tcPr>
            <w:tcW w:w="87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2B8A2BD" w14:textId="77777777" w:rsidR="00BF17B0" w:rsidRPr="00860832" w:rsidRDefault="00BF17B0" w:rsidP="00BF17B0">
            <w:pPr>
              <w:rPr>
                <w:ins w:id="1022" w:author="Laura Viignola" w:date="2017-07-10T16:58:00Z"/>
                <w:rFonts w:ascii="Arial" w:hAnsi="Arial" w:cs="Arial"/>
              </w:rPr>
            </w:pPr>
            <w:ins w:id="1023" w:author="Laura Viignola" w:date="2017-07-10T16:58:00Z">
              <w:r w:rsidRPr="00860832">
                <w:rPr>
                  <w:rFonts w:ascii="Arial" w:eastAsia="Calibri" w:hAnsi="Arial" w:cs="Arial"/>
                </w:rPr>
                <w:t>Id_2</w:t>
              </w:r>
            </w:ins>
          </w:p>
        </w:tc>
        <w:tc>
          <w:tcPr>
            <w:tcW w:w="148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047FB2F" w14:textId="77777777" w:rsidR="00BF17B0" w:rsidRPr="00860832" w:rsidRDefault="00BF17B0" w:rsidP="00BF17B0">
            <w:pPr>
              <w:rPr>
                <w:ins w:id="1024" w:author="Laura Viignola" w:date="2017-07-10T16:58:00Z"/>
                <w:rFonts w:ascii="Arial" w:hAnsi="Arial" w:cs="Arial"/>
              </w:rPr>
            </w:pPr>
            <w:ins w:id="1025" w:author="Laura Viignola" w:date="2017-07-10T16:58:00Z">
              <w:r w:rsidRPr="00860832">
                <w:rPr>
                  <w:rFonts w:ascii="Arial" w:eastAsia="Calibri" w:hAnsi="Arial" w:cs="Arial"/>
                </w:rPr>
                <w:t>Me_1</w:t>
              </w:r>
            </w:ins>
          </w:p>
        </w:tc>
        <w:tc>
          <w:tcPr>
            <w:tcW w:w="1526" w:type="dxa"/>
            <w:tcBorders>
              <w:top w:val="single" w:sz="6" w:space="0" w:color="000000"/>
              <w:left w:val="single" w:sz="6" w:space="0" w:color="000000"/>
              <w:bottom w:val="single" w:sz="6" w:space="0" w:color="000000"/>
              <w:right w:val="single" w:sz="6" w:space="0" w:color="000000"/>
            </w:tcBorders>
            <w:shd w:val="clear" w:color="auto" w:fill="C6D9F1"/>
          </w:tcPr>
          <w:p w14:paraId="247C21B4" w14:textId="77777777" w:rsidR="00BF17B0" w:rsidRPr="00860832" w:rsidRDefault="00BF17B0" w:rsidP="00BF17B0">
            <w:pPr>
              <w:rPr>
                <w:ins w:id="1026" w:author="Laura Viignola" w:date="2017-07-10T16:58:00Z"/>
                <w:rFonts w:ascii="Arial" w:eastAsia="Calibri" w:hAnsi="Arial" w:cs="Arial"/>
              </w:rPr>
            </w:pPr>
            <w:ins w:id="1027" w:author="Laura Viignola" w:date="2017-07-10T16:58:00Z">
              <w:r w:rsidRPr="00860832">
                <w:rPr>
                  <w:rFonts w:ascii="Arial" w:eastAsia="Calibri" w:hAnsi="Arial" w:cs="Arial"/>
                </w:rPr>
                <w:t>Me_2</w:t>
              </w:r>
            </w:ins>
          </w:p>
        </w:tc>
      </w:tr>
      <w:tr w:rsidR="00BF17B0" w:rsidRPr="006056BE" w14:paraId="539B36AB" w14:textId="77777777" w:rsidTr="00BF17B0">
        <w:trPr>
          <w:ins w:id="1028"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260D7B" w14:textId="77777777" w:rsidR="00BF17B0" w:rsidRPr="006056BE" w:rsidRDefault="00BF17B0" w:rsidP="00BF17B0">
            <w:pPr>
              <w:rPr>
                <w:ins w:id="1029" w:author="Laura Viignola" w:date="2017-07-10T16:58:00Z"/>
              </w:rPr>
            </w:pPr>
            <w:ins w:id="1030"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E0147B" w14:textId="77777777" w:rsidR="00BF17B0" w:rsidRPr="00D061D3" w:rsidRDefault="00BF17B0" w:rsidP="00BF17B0">
            <w:pPr>
              <w:rPr>
                <w:ins w:id="1031" w:author="Laura Viignola" w:date="2017-07-10T16:58:00Z"/>
                <w:rFonts w:asciiTheme="minorHAnsi" w:hAnsiTheme="minorHAnsi"/>
              </w:rPr>
            </w:pPr>
            <w:ins w:id="1032" w:author="Laura Viignola" w:date="2017-07-10T16:58:00Z">
              <w:r w:rsidRPr="00D061D3">
                <w:rPr>
                  <w:rFonts w:asciiTheme="minorHAnsi" w:hAnsiTheme="minorHAnsi"/>
                </w:rPr>
                <w:t>Belgium</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7E82A1" w14:textId="77777777" w:rsidR="00BF17B0" w:rsidRPr="006056BE" w:rsidRDefault="00BF17B0" w:rsidP="00BF17B0">
            <w:pPr>
              <w:jc w:val="right"/>
              <w:rPr>
                <w:ins w:id="1033" w:author="Laura Viignola" w:date="2017-07-10T16:58:00Z"/>
              </w:rPr>
            </w:pPr>
            <w:ins w:id="1034" w:author="Laura Viignola" w:date="2017-07-10T16:58:00Z">
              <w:r>
                <w:rPr>
                  <w:rFonts w:ascii="Calibri" w:eastAsia="Calibri" w:hAnsi="Calibri" w:cs="Calibri"/>
                </w:rPr>
                <w:t>5</w:t>
              </w:r>
            </w:ins>
          </w:p>
        </w:tc>
        <w:tc>
          <w:tcPr>
            <w:tcW w:w="1526" w:type="dxa"/>
            <w:tcBorders>
              <w:top w:val="single" w:sz="6" w:space="0" w:color="000000"/>
              <w:left w:val="single" w:sz="6" w:space="0" w:color="000000"/>
              <w:bottom w:val="single" w:sz="6" w:space="0" w:color="000000"/>
              <w:right w:val="single" w:sz="6" w:space="0" w:color="000000"/>
            </w:tcBorders>
          </w:tcPr>
          <w:p w14:paraId="3F66536C" w14:textId="77777777" w:rsidR="00BF17B0" w:rsidRPr="006056BE" w:rsidRDefault="00BF17B0" w:rsidP="00BF17B0">
            <w:pPr>
              <w:jc w:val="right"/>
              <w:rPr>
                <w:ins w:id="1035" w:author="Laura Viignola" w:date="2017-07-10T16:58:00Z"/>
                <w:rFonts w:ascii="Calibri" w:eastAsia="Calibri" w:hAnsi="Calibri" w:cs="Calibri"/>
              </w:rPr>
            </w:pPr>
            <w:ins w:id="1036" w:author="Laura Viignola" w:date="2017-07-10T16:58:00Z">
              <w:r>
                <w:rPr>
                  <w:rFonts w:ascii="Calibri" w:eastAsia="Calibri" w:hAnsi="Calibri" w:cs="Calibri"/>
                </w:rPr>
                <w:t>5</w:t>
              </w:r>
            </w:ins>
          </w:p>
        </w:tc>
      </w:tr>
      <w:tr w:rsidR="00BF17B0" w:rsidRPr="006056BE" w14:paraId="1E666A5D" w14:textId="77777777" w:rsidTr="00BF17B0">
        <w:trPr>
          <w:ins w:id="1037"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8D0F33" w14:textId="77777777" w:rsidR="00BF17B0" w:rsidRPr="006056BE" w:rsidRDefault="00BF17B0" w:rsidP="00BF17B0">
            <w:pPr>
              <w:rPr>
                <w:ins w:id="1038" w:author="Laura Viignola" w:date="2017-07-10T16:58:00Z"/>
                <w:rFonts w:ascii="Calibri" w:eastAsia="Calibri" w:hAnsi="Calibri" w:cs="Calibri"/>
              </w:rPr>
            </w:pPr>
            <w:ins w:id="1039"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8CB92C" w14:textId="77777777" w:rsidR="00BF17B0" w:rsidRPr="006056BE" w:rsidRDefault="00BF17B0" w:rsidP="00BF17B0">
            <w:pPr>
              <w:rPr>
                <w:ins w:id="1040" w:author="Laura Viignola" w:date="2017-07-10T16:58:00Z"/>
                <w:rFonts w:ascii="Calibri" w:eastAsia="Calibri" w:hAnsi="Calibri" w:cs="Calibri"/>
              </w:rPr>
            </w:pPr>
            <w:ins w:id="1041" w:author="Laura Viignola" w:date="2017-07-10T16:58:00Z">
              <w:r>
                <w:rPr>
                  <w:rFonts w:ascii="Calibri" w:eastAsia="Calibri" w:hAnsi="Calibri" w:cs="Calibri"/>
                </w:rPr>
                <w:t>Denmark</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A895D0" w14:textId="77777777" w:rsidR="00BF17B0" w:rsidRPr="006056BE" w:rsidRDefault="00BF17B0" w:rsidP="00BF17B0">
            <w:pPr>
              <w:jc w:val="right"/>
              <w:rPr>
                <w:ins w:id="1042" w:author="Laura Viignola" w:date="2017-07-10T16:58:00Z"/>
                <w:rFonts w:ascii="Calibri" w:eastAsia="Calibri" w:hAnsi="Calibri" w:cs="Calibri"/>
              </w:rPr>
            </w:pPr>
            <w:ins w:id="1043" w:author="Laura Viignola" w:date="2017-07-10T16:58:00Z">
              <w:r>
                <w:rPr>
                  <w:rFonts w:ascii="Calibri" w:eastAsia="Calibri" w:hAnsi="Calibri" w:cs="Calibri"/>
                </w:rPr>
                <w:t>2</w:t>
              </w:r>
            </w:ins>
          </w:p>
        </w:tc>
        <w:tc>
          <w:tcPr>
            <w:tcW w:w="1526" w:type="dxa"/>
            <w:tcBorders>
              <w:top w:val="single" w:sz="6" w:space="0" w:color="000000"/>
              <w:left w:val="single" w:sz="6" w:space="0" w:color="000000"/>
              <w:bottom w:val="single" w:sz="6" w:space="0" w:color="000000"/>
              <w:right w:val="single" w:sz="6" w:space="0" w:color="000000"/>
            </w:tcBorders>
          </w:tcPr>
          <w:p w14:paraId="6D883BAE" w14:textId="77777777" w:rsidR="00BF17B0" w:rsidRDefault="00BF17B0" w:rsidP="00BF17B0">
            <w:pPr>
              <w:jc w:val="right"/>
              <w:rPr>
                <w:ins w:id="1044" w:author="Laura Viignola" w:date="2017-07-10T16:58:00Z"/>
                <w:rFonts w:ascii="Calibri" w:eastAsia="Calibri" w:hAnsi="Calibri" w:cs="Calibri"/>
              </w:rPr>
            </w:pPr>
            <w:ins w:id="1045" w:author="Laura Viignola" w:date="2017-07-10T16:58:00Z">
              <w:r>
                <w:rPr>
                  <w:rFonts w:ascii="Calibri" w:eastAsia="Calibri" w:hAnsi="Calibri" w:cs="Calibri"/>
                </w:rPr>
                <w:t>10</w:t>
              </w:r>
            </w:ins>
          </w:p>
        </w:tc>
      </w:tr>
      <w:tr w:rsidR="00BF17B0" w:rsidRPr="006056BE" w14:paraId="1D1F32C8" w14:textId="77777777" w:rsidTr="00BF17B0">
        <w:trPr>
          <w:ins w:id="1046"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0B37D8" w14:textId="77777777" w:rsidR="00BF17B0" w:rsidRPr="006056BE" w:rsidRDefault="00BF17B0" w:rsidP="00BF17B0">
            <w:pPr>
              <w:rPr>
                <w:ins w:id="1047" w:author="Laura Viignola" w:date="2017-07-10T16:58:00Z"/>
                <w:rFonts w:ascii="Calibri" w:eastAsia="Calibri" w:hAnsi="Calibri" w:cs="Calibri"/>
              </w:rPr>
            </w:pPr>
            <w:ins w:id="1048"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6A2CF0" w14:textId="77777777" w:rsidR="00BF17B0" w:rsidRPr="006056BE" w:rsidRDefault="00BF17B0" w:rsidP="00BF17B0">
            <w:pPr>
              <w:rPr>
                <w:ins w:id="1049" w:author="Laura Viignola" w:date="2017-07-10T16:58:00Z"/>
                <w:rFonts w:ascii="Calibri" w:eastAsia="Calibri" w:hAnsi="Calibri" w:cs="Calibri"/>
              </w:rPr>
            </w:pPr>
            <w:ins w:id="1050" w:author="Laura Viignola" w:date="2017-07-10T16:58:00Z">
              <w:r>
                <w:rPr>
                  <w:rFonts w:ascii="Calibri" w:eastAsia="Calibri" w:hAnsi="Calibri" w:cs="Calibri"/>
                </w:rPr>
                <w:t>France</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4ADA5D" w14:textId="77777777" w:rsidR="00BF17B0" w:rsidRPr="006056BE" w:rsidRDefault="00BF17B0" w:rsidP="00BF17B0">
            <w:pPr>
              <w:jc w:val="right"/>
              <w:rPr>
                <w:ins w:id="1051" w:author="Laura Viignola" w:date="2017-07-10T16:58:00Z"/>
                <w:rFonts w:ascii="Calibri" w:eastAsia="Calibri" w:hAnsi="Calibri" w:cs="Calibri"/>
              </w:rPr>
            </w:pPr>
            <w:ins w:id="1052" w:author="Laura Viignola" w:date="2017-07-10T16:58:00Z">
              <w:r>
                <w:rPr>
                  <w:rFonts w:ascii="Calibri" w:eastAsia="Calibri" w:hAnsi="Calibri" w:cs="Calibri"/>
                </w:rPr>
                <w:t>3</w:t>
              </w:r>
            </w:ins>
          </w:p>
        </w:tc>
        <w:tc>
          <w:tcPr>
            <w:tcW w:w="1526" w:type="dxa"/>
            <w:tcBorders>
              <w:top w:val="single" w:sz="6" w:space="0" w:color="000000"/>
              <w:left w:val="single" w:sz="6" w:space="0" w:color="000000"/>
              <w:bottom w:val="single" w:sz="6" w:space="0" w:color="000000"/>
              <w:right w:val="single" w:sz="6" w:space="0" w:color="000000"/>
            </w:tcBorders>
          </w:tcPr>
          <w:p w14:paraId="59A80045" w14:textId="77777777" w:rsidR="00BF17B0" w:rsidRDefault="00BF17B0" w:rsidP="00BF17B0">
            <w:pPr>
              <w:jc w:val="right"/>
              <w:rPr>
                <w:ins w:id="1053" w:author="Laura Viignola" w:date="2017-07-10T16:58:00Z"/>
                <w:rFonts w:ascii="Calibri" w:eastAsia="Calibri" w:hAnsi="Calibri" w:cs="Calibri"/>
              </w:rPr>
            </w:pPr>
            <w:ins w:id="1054" w:author="Laura Viignola" w:date="2017-07-10T16:58:00Z">
              <w:r>
                <w:rPr>
                  <w:rFonts w:ascii="Calibri" w:eastAsia="Calibri" w:hAnsi="Calibri" w:cs="Calibri"/>
                </w:rPr>
                <w:t>12</w:t>
              </w:r>
            </w:ins>
          </w:p>
        </w:tc>
      </w:tr>
      <w:tr w:rsidR="00BF17B0" w:rsidRPr="006056BE" w14:paraId="72D32472" w14:textId="77777777" w:rsidTr="00BF17B0">
        <w:trPr>
          <w:ins w:id="1055"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EBE2B8" w14:textId="77777777" w:rsidR="00BF17B0" w:rsidRDefault="00BF17B0" w:rsidP="00BF17B0">
            <w:pPr>
              <w:rPr>
                <w:ins w:id="1056" w:author="Laura Viignola" w:date="2017-07-10T16:58:00Z"/>
                <w:rFonts w:ascii="Calibri" w:eastAsia="Calibri" w:hAnsi="Calibri" w:cs="Calibri"/>
              </w:rPr>
            </w:pPr>
            <w:ins w:id="1057"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65924D" w14:textId="77777777" w:rsidR="00BF17B0" w:rsidRDefault="00BF17B0" w:rsidP="00BF17B0">
            <w:pPr>
              <w:rPr>
                <w:ins w:id="1058" w:author="Laura Viignola" w:date="2017-07-10T16:58:00Z"/>
                <w:rFonts w:ascii="Calibri" w:eastAsia="Calibri" w:hAnsi="Calibri" w:cs="Calibri"/>
              </w:rPr>
            </w:pPr>
            <w:ins w:id="1059" w:author="Laura Viignola" w:date="2017-07-10T16:58:00Z">
              <w:r>
                <w:rPr>
                  <w:rFonts w:ascii="Calibri" w:eastAsia="Calibri" w:hAnsi="Calibri" w:cs="Calibri"/>
                </w:rPr>
                <w:t>Spain</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AA4533" w14:textId="77777777" w:rsidR="00BF17B0" w:rsidRDefault="00BF17B0" w:rsidP="00BF17B0">
            <w:pPr>
              <w:jc w:val="right"/>
              <w:rPr>
                <w:ins w:id="1060" w:author="Laura Viignola" w:date="2017-07-10T16:58:00Z"/>
                <w:rFonts w:ascii="Calibri" w:eastAsia="Calibri" w:hAnsi="Calibri" w:cs="Calibri"/>
              </w:rPr>
            </w:pPr>
            <w:ins w:id="1061" w:author="Laura Viignola" w:date="2017-07-10T16:58:00Z">
              <w:r>
                <w:rPr>
                  <w:rFonts w:ascii="Calibri" w:eastAsia="Calibri" w:hAnsi="Calibri" w:cs="Calibri"/>
                </w:rPr>
                <w:t>4</w:t>
              </w:r>
            </w:ins>
          </w:p>
        </w:tc>
        <w:tc>
          <w:tcPr>
            <w:tcW w:w="1526" w:type="dxa"/>
            <w:tcBorders>
              <w:top w:val="single" w:sz="6" w:space="0" w:color="000000"/>
              <w:left w:val="single" w:sz="6" w:space="0" w:color="000000"/>
              <w:bottom w:val="single" w:sz="6" w:space="0" w:color="000000"/>
              <w:right w:val="single" w:sz="6" w:space="0" w:color="000000"/>
            </w:tcBorders>
          </w:tcPr>
          <w:p w14:paraId="6A2D9C54" w14:textId="77777777" w:rsidR="00BF17B0" w:rsidRDefault="00BF17B0" w:rsidP="00BF17B0">
            <w:pPr>
              <w:jc w:val="right"/>
              <w:rPr>
                <w:ins w:id="1062" w:author="Laura Viignola" w:date="2017-07-10T16:58:00Z"/>
                <w:rFonts w:ascii="Calibri" w:eastAsia="Calibri" w:hAnsi="Calibri" w:cs="Calibri"/>
              </w:rPr>
            </w:pPr>
            <w:ins w:id="1063" w:author="Laura Viignola" w:date="2017-07-10T16:58:00Z">
              <w:r>
                <w:rPr>
                  <w:rFonts w:ascii="Calibri" w:eastAsia="Calibri" w:hAnsi="Calibri" w:cs="Calibri"/>
                </w:rPr>
                <w:t>20</w:t>
              </w:r>
            </w:ins>
          </w:p>
        </w:tc>
      </w:tr>
    </w:tbl>
    <w:p w14:paraId="292A12C4" w14:textId="77777777" w:rsidR="00BF17B0" w:rsidRDefault="00BF17B0" w:rsidP="00BF17B0">
      <w:pPr>
        <w:rPr>
          <w:ins w:id="1064" w:author="Laura Viignola" w:date="2017-07-10T16:58:00Z"/>
          <w:rFonts w:ascii="Cambria" w:hAnsi="Cambria"/>
        </w:rPr>
      </w:pPr>
    </w:p>
    <w:tbl>
      <w:tblPr>
        <w:tblW w:w="4736" w:type="dxa"/>
        <w:tblInd w:w="70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46"/>
        <w:gridCol w:w="876"/>
        <w:gridCol w:w="1488"/>
        <w:gridCol w:w="1526"/>
      </w:tblGrid>
      <w:tr w:rsidR="00BF17B0" w:rsidRPr="006056BE" w14:paraId="09AC7705" w14:textId="77777777" w:rsidTr="00BF17B0">
        <w:trPr>
          <w:ins w:id="1065" w:author="Laura Viignola" w:date="2017-07-10T16:58:00Z"/>
        </w:trPr>
        <w:tc>
          <w:tcPr>
            <w:tcW w:w="473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E1EABAA" w14:textId="77777777" w:rsidR="00BF17B0" w:rsidRPr="00860832" w:rsidRDefault="00BF17B0" w:rsidP="00BF17B0">
            <w:pPr>
              <w:rPr>
                <w:ins w:id="1066" w:author="Laura Viignola" w:date="2017-07-10T16:58:00Z"/>
                <w:rFonts w:ascii="Arial" w:eastAsia="Calibri" w:hAnsi="Arial" w:cs="Arial"/>
                <w:color w:val="1F497D" w:themeColor="text2"/>
              </w:rPr>
            </w:pPr>
            <w:ins w:id="1067" w:author="Laura Viignola" w:date="2017-07-10T16:58:00Z">
              <w:r>
                <w:rPr>
                  <w:rFonts w:ascii="Arial" w:eastAsia="Calibri" w:hAnsi="Arial" w:cs="Arial"/>
                  <w:color w:val="1F497D" w:themeColor="text2"/>
                </w:rPr>
                <w:t>DS_2</w:t>
              </w:r>
            </w:ins>
          </w:p>
        </w:tc>
      </w:tr>
      <w:tr w:rsidR="00BF17B0" w:rsidRPr="006056BE" w14:paraId="62B9D421" w14:textId="77777777" w:rsidTr="00BF17B0">
        <w:trPr>
          <w:ins w:id="1068" w:author="Laura Viignola" w:date="2017-07-10T16:58:00Z"/>
        </w:trPr>
        <w:tc>
          <w:tcPr>
            <w:tcW w:w="8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85EC1A0" w14:textId="77777777" w:rsidR="00BF17B0" w:rsidRPr="00860832" w:rsidRDefault="00BF17B0" w:rsidP="00BF17B0">
            <w:pPr>
              <w:rPr>
                <w:ins w:id="1069" w:author="Laura Viignola" w:date="2017-07-10T16:58:00Z"/>
                <w:rFonts w:ascii="Arial" w:hAnsi="Arial" w:cs="Arial"/>
              </w:rPr>
            </w:pPr>
            <w:ins w:id="1070" w:author="Laura Viignola" w:date="2017-07-10T16:58:00Z">
              <w:r w:rsidRPr="00860832">
                <w:rPr>
                  <w:rFonts w:ascii="Arial" w:eastAsia="Calibri" w:hAnsi="Arial" w:cs="Arial"/>
                </w:rPr>
                <w:t>Id_1</w:t>
              </w:r>
            </w:ins>
          </w:p>
        </w:tc>
        <w:tc>
          <w:tcPr>
            <w:tcW w:w="876"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3" w:type="dxa"/>
              <w:left w:w="43" w:type="dxa"/>
              <w:bottom w:w="43" w:type="dxa"/>
              <w:right w:w="43" w:type="dxa"/>
            </w:tcMar>
          </w:tcPr>
          <w:p w14:paraId="2636E38E" w14:textId="77777777" w:rsidR="00BF17B0" w:rsidRPr="00860832" w:rsidRDefault="00BF17B0" w:rsidP="00BF17B0">
            <w:pPr>
              <w:rPr>
                <w:ins w:id="1071" w:author="Laura Viignola" w:date="2017-07-10T16:58:00Z"/>
                <w:rFonts w:ascii="Arial" w:hAnsi="Arial" w:cs="Arial"/>
              </w:rPr>
            </w:pPr>
            <w:ins w:id="1072" w:author="Laura Viignola" w:date="2017-07-10T16:58:00Z">
              <w:r w:rsidRPr="00860832">
                <w:rPr>
                  <w:rFonts w:ascii="Arial" w:eastAsia="Calibri" w:hAnsi="Arial" w:cs="Arial"/>
                </w:rPr>
                <w:t>Id_2</w:t>
              </w:r>
            </w:ins>
          </w:p>
        </w:tc>
        <w:tc>
          <w:tcPr>
            <w:tcW w:w="1488"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3" w:type="dxa"/>
              <w:left w:w="43" w:type="dxa"/>
              <w:bottom w:w="43" w:type="dxa"/>
              <w:right w:w="43" w:type="dxa"/>
            </w:tcMar>
          </w:tcPr>
          <w:p w14:paraId="22C47C8E" w14:textId="77777777" w:rsidR="00BF17B0" w:rsidRPr="00860832" w:rsidRDefault="00BF17B0" w:rsidP="00BF17B0">
            <w:pPr>
              <w:rPr>
                <w:ins w:id="1073" w:author="Laura Viignola" w:date="2017-07-10T16:58:00Z"/>
                <w:rFonts w:ascii="Arial" w:hAnsi="Arial" w:cs="Arial"/>
              </w:rPr>
            </w:pPr>
            <w:ins w:id="1074" w:author="Laura Viignola" w:date="2017-07-10T16:58:00Z">
              <w:r>
                <w:rPr>
                  <w:rFonts w:ascii="Arial" w:eastAsia="Calibri" w:hAnsi="Arial" w:cs="Arial"/>
                </w:rPr>
                <w:t>Id_3</w:t>
              </w:r>
            </w:ins>
          </w:p>
        </w:tc>
        <w:tc>
          <w:tcPr>
            <w:tcW w:w="1526" w:type="dxa"/>
            <w:tcBorders>
              <w:top w:val="single" w:sz="6" w:space="0" w:color="000000"/>
              <w:left w:val="single" w:sz="6" w:space="0" w:color="000000"/>
              <w:bottom w:val="single" w:sz="6" w:space="0" w:color="000000"/>
              <w:right w:val="single" w:sz="6" w:space="0" w:color="000000"/>
            </w:tcBorders>
            <w:shd w:val="clear" w:color="auto" w:fill="C6D9F1"/>
          </w:tcPr>
          <w:p w14:paraId="66EB0F60" w14:textId="77777777" w:rsidR="00BF17B0" w:rsidRPr="00860832" w:rsidRDefault="00BF17B0" w:rsidP="00BF17B0">
            <w:pPr>
              <w:rPr>
                <w:ins w:id="1075" w:author="Laura Viignola" w:date="2017-07-10T16:58:00Z"/>
                <w:rFonts w:ascii="Arial" w:eastAsia="Calibri" w:hAnsi="Arial" w:cs="Arial"/>
              </w:rPr>
            </w:pPr>
            <w:ins w:id="1076" w:author="Laura Viignola" w:date="2017-07-10T16:58:00Z">
              <w:r>
                <w:rPr>
                  <w:rFonts w:ascii="Arial" w:eastAsia="Calibri" w:hAnsi="Arial" w:cs="Arial"/>
                </w:rPr>
                <w:t>Me_1</w:t>
              </w:r>
            </w:ins>
          </w:p>
        </w:tc>
      </w:tr>
      <w:tr w:rsidR="00BF17B0" w:rsidRPr="006056BE" w14:paraId="77D8C9C4" w14:textId="77777777" w:rsidTr="00BF17B0">
        <w:trPr>
          <w:ins w:id="1077"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0BD24E" w14:textId="77777777" w:rsidR="00BF17B0" w:rsidRPr="006056BE" w:rsidRDefault="00BF17B0" w:rsidP="00BF17B0">
            <w:pPr>
              <w:rPr>
                <w:ins w:id="1078" w:author="Laura Viignola" w:date="2017-07-10T16:58:00Z"/>
              </w:rPr>
            </w:pPr>
            <w:ins w:id="1079"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8FA56B" w14:textId="77777777" w:rsidR="00BF17B0" w:rsidRPr="00D061D3" w:rsidRDefault="00BF17B0" w:rsidP="00BF17B0">
            <w:pPr>
              <w:rPr>
                <w:ins w:id="1080" w:author="Laura Viignola" w:date="2017-07-10T16:58:00Z"/>
                <w:rFonts w:asciiTheme="minorHAnsi" w:hAnsiTheme="minorHAnsi"/>
              </w:rPr>
            </w:pPr>
            <w:ins w:id="1081" w:author="Laura Viignola" w:date="2017-07-10T16:58:00Z">
              <w:r w:rsidRPr="00D061D3">
                <w:rPr>
                  <w:rFonts w:asciiTheme="minorHAnsi" w:hAnsiTheme="minorHAnsi"/>
                </w:rPr>
                <w:t>Belgium</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C9E4B7" w14:textId="77777777" w:rsidR="00BF17B0" w:rsidRPr="00D061D3" w:rsidRDefault="00BF17B0" w:rsidP="00BF17B0">
            <w:pPr>
              <w:jc w:val="right"/>
              <w:rPr>
                <w:ins w:id="1082" w:author="Laura Viignola" w:date="2017-07-10T16:58:00Z"/>
                <w:rFonts w:asciiTheme="minorHAnsi" w:hAnsiTheme="minorHAnsi"/>
              </w:rPr>
            </w:pPr>
            <w:ins w:id="1083" w:author="Laura Viignola" w:date="2017-07-10T16:58:00Z">
              <w:r w:rsidRPr="00D061D3">
                <w:rPr>
                  <w:rFonts w:asciiTheme="minorHAnsi" w:hAnsiTheme="minorHAnsi"/>
                </w:rPr>
                <w:t>Total</w:t>
              </w:r>
            </w:ins>
          </w:p>
        </w:tc>
        <w:tc>
          <w:tcPr>
            <w:tcW w:w="1526" w:type="dxa"/>
            <w:tcBorders>
              <w:top w:val="single" w:sz="6" w:space="0" w:color="000000"/>
              <w:left w:val="single" w:sz="6" w:space="0" w:color="000000"/>
              <w:bottom w:val="single" w:sz="6" w:space="0" w:color="000000"/>
              <w:right w:val="single" w:sz="6" w:space="0" w:color="000000"/>
            </w:tcBorders>
          </w:tcPr>
          <w:p w14:paraId="7F584194" w14:textId="77777777" w:rsidR="00BF17B0" w:rsidRPr="006056BE" w:rsidRDefault="00BF17B0" w:rsidP="00BF17B0">
            <w:pPr>
              <w:jc w:val="right"/>
              <w:rPr>
                <w:ins w:id="1084" w:author="Laura Viignola" w:date="2017-07-10T16:58:00Z"/>
                <w:rFonts w:ascii="Calibri" w:eastAsia="Calibri" w:hAnsi="Calibri" w:cs="Calibri"/>
              </w:rPr>
            </w:pPr>
            <w:ins w:id="1085" w:author="Laura Viignola" w:date="2017-07-10T16:58:00Z">
              <w:r>
                <w:rPr>
                  <w:rFonts w:ascii="Calibri" w:eastAsia="Calibri" w:hAnsi="Calibri" w:cs="Calibri"/>
                </w:rPr>
                <w:t>10</w:t>
              </w:r>
            </w:ins>
          </w:p>
        </w:tc>
      </w:tr>
      <w:tr w:rsidR="00BF17B0" w:rsidRPr="006056BE" w14:paraId="7636F5AA" w14:textId="77777777" w:rsidTr="00BF17B0">
        <w:trPr>
          <w:ins w:id="1086"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C15FE9" w14:textId="77777777" w:rsidR="00BF17B0" w:rsidRPr="006056BE" w:rsidRDefault="00BF17B0" w:rsidP="00BF17B0">
            <w:pPr>
              <w:rPr>
                <w:ins w:id="1087" w:author="Laura Viignola" w:date="2017-07-10T16:58:00Z"/>
                <w:rFonts w:ascii="Calibri" w:eastAsia="Calibri" w:hAnsi="Calibri" w:cs="Calibri"/>
              </w:rPr>
            </w:pPr>
            <w:ins w:id="1088"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894349" w14:textId="77777777" w:rsidR="00BF17B0" w:rsidRPr="006056BE" w:rsidRDefault="00BF17B0" w:rsidP="00BF17B0">
            <w:pPr>
              <w:rPr>
                <w:ins w:id="1089" w:author="Laura Viignola" w:date="2017-07-10T16:58:00Z"/>
                <w:rFonts w:ascii="Calibri" w:eastAsia="Calibri" w:hAnsi="Calibri" w:cs="Calibri"/>
              </w:rPr>
            </w:pPr>
            <w:ins w:id="1090" w:author="Laura Viignola" w:date="2017-07-10T16:58:00Z">
              <w:r>
                <w:rPr>
                  <w:rFonts w:ascii="Calibri" w:eastAsia="Calibri" w:hAnsi="Calibri" w:cs="Calibri"/>
                </w:rPr>
                <w:t>Greece</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E738F6" w14:textId="77777777" w:rsidR="00BF17B0" w:rsidRPr="006056BE" w:rsidRDefault="00BF17B0" w:rsidP="00BF17B0">
            <w:pPr>
              <w:jc w:val="right"/>
              <w:rPr>
                <w:ins w:id="1091" w:author="Laura Viignola" w:date="2017-07-10T16:58:00Z"/>
                <w:rFonts w:ascii="Calibri" w:eastAsia="Calibri" w:hAnsi="Calibri" w:cs="Calibri"/>
              </w:rPr>
            </w:pPr>
            <w:ins w:id="1092" w:author="Laura Viignola" w:date="2017-07-10T16:58:00Z">
              <w:r>
                <w:rPr>
                  <w:rFonts w:ascii="Calibri" w:eastAsia="Calibri" w:hAnsi="Calibri" w:cs="Calibri"/>
                </w:rPr>
                <w:t>Total</w:t>
              </w:r>
            </w:ins>
          </w:p>
        </w:tc>
        <w:tc>
          <w:tcPr>
            <w:tcW w:w="1526" w:type="dxa"/>
            <w:tcBorders>
              <w:top w:val="single" w:sz="6" w:space="0" w:color="000000"/>
              <w:left w:val="single" w:sz="6" w:space="0" w:color="000000"/>
              <w:bottom w:val="single" w:sz="6" w:space="0" w:color="000000"/>
              <w:right w:val="single" w:sz="6" w:space="0" w:color="000000"/>
            </w:tcBorders>
          </w:tcPr>
          <w:p w14:paraId="54810F5B" w14:textId="77777777" w:rsidR="00BF17B0" w:rsidRDefault="00BF17B0" w:rsidP="00BF17B0">
            <w:pPr>
              <w:jc w:val="right"/>
              <w:rPr>
                <w:ins w:id="1093" w:author="Laura Viignola" w:date="2017-07-10T16:58:00Z"/>
                <w:rFonts w:ascii="Calibri" w:eastAsia="Calibri" w:hAnsi="Calibri" w:cs="Calibri"/>
              </w:rPr>
            </w:pPr>
            <w:ins w:id="1094" w:author="Laura Viignola" w:date="2017-07-10T16:58:00Z">
              <w:r>
                <w:rPr>
                  <w:rFonts w:ascii="Calibri" w:eastAsia="Calibri" w:hAnsi="Calibri" w:cs="Calibri"/>
                </w:rPr>
                <w:t>11</w:t>
              </w:r>
            </w:ins>
          </w:p>
        </w:tc>
      </w:tr>
      <w:tr w:rsidR="00BF17B0" w:rsidRPr="006056BE" w14:paraId="64C764EE" w14:textId="77777777" w:rsidTr="00BF17B0">
        <w:trPr>
          <w:ins w:id="1095"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7B7245" w14:textId="77777777" w:rsidR="00BF17B0" w:rsidRPr="006056BE" w:rsidRDefault="00BF17B0" w:rsidP="00BF17B0">
            <w:pPr>
              <w:rPr>
                <w:ins w:id="1096" w:author="Laura Viignola" w:date="2017-07-10T16:58:00Z"/>
                <w:rFonts w:ascii="Calibri" w:eastAsia="Calibri" w:hAnsi="Calibri" w:cs="Calibri"/>
              </w:rPr>
            </w:pPr>
            <w:ins w:id="1097"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DB901D" w14:textId="77777777" w:rsidR="00BF17B0" w:rsidRPr="006056BE" w:rsidRDefault="00BF17B0" w:rsidP="00BF17B0">
            <w:pPr>
              <w:rPr>
                <w:ins w:id="1098" w:author="Laura Viignola" w:date="2017-07-10T16:58:00Z"/>
                <w:rFonts w:ascii="Calibri" w:eastAsia="Calibri" w:hAnsi="Calibri" w:cs="Calibri"/>
              </w:rPr>
            </w:pPr>
            <w:ins w:id="1099" w:author="Laura Viignola" w:date="2017-07-10T16:58:00Z">
              <w:r w:rsidRPr="00D061D3">
                <w:rPr>
                  <w:rFonts w:asciiTheme="minorHAnsi" w:hAnsiTheme="minorHAnsi"/>
                </w:rPr>
                <w:t>Belgium</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349A94" w14:textId="77777777" w:rsidR="00BF17B0" w:rsidRDefault="00BF17B0" w:rsidP="00BF17B0">
            <w:pPr>
              <w:jc w:val="right"/>
              <w:rPr>
                <w:ins w:id="1100" w:author="Laura Viignola" w:date="2017-07-10T16:58:00Z"/>
                <w:rFonts w:ascii="Calibri" w:eastAsia="Calibri" w:hAnsi="Calibri" w:cs="Calibri"/>
              </w:rPr>
            </w:pPr>
            <w:ins w:id="1101" w:author="Laura Viignola" w:date="2017-07-10T16:58:00Z">
              <w:r>
                <w:rPr>
                  <w:rFonts w:ascii="Calibri" w:eastAsia="Calibri" w:hAnsi="Calibri" w:cs="Calibri"/>
                </w:rPr>
                <w:t>Y15-24</w:t>
              </w:r>
            </w:ins>
          </w:p>
        </w:tc>
        <w:tc>
          <w:tcPr>
            <w:tcW w:w="1526" w:type="dxa"/>
            <w:tcBorders>
              <w:top w:val="single" w:sz="6" w:space="0" w:color="000000"/>
              <w:left w:val="single" w:sz="6" w:space="0" w:color="000000"/>
              <w:bottom w:val="single" w:sz="6" w:space="0" w:color="000000"/>
              <w:right w:val="single" w:sz="6" w:space="0" w:color="000000"/>
            </w:tcBorders>
          </w:tcPr>
          <w:p w14:paraId="2A1AE4C7" w14:textId="77777777" w:rsidR="00BF17B0" w:rsidRDefault="00BF17B0" w:rsidP="00BF17B0">
            <w:pPr>
              <w:jc w:val="right"/>
              <w:rPr>
                <w:ins w:id="1102" w:author="Laura Viignola" w:date="2017-07-10T16:58:00Z"/>
                <w:rFonts w:ascii="Calibri" w:eastAsia="Calibri" w:hAnsi="Calibri" w:cs="Calibri"/>
              </w:rPr>
            </w:pPr>
            <w:ins w:id="1103" w:author="Laura Viignola" w:date="2017-07-10T16:58:00Z">
              <w:r>
                <w:rPr>
                  <w:rFonts w:ascii="Calibri" w:eastAsia="Calibri" w:hAnsi="Calibri" w:cs="Calibri"/>
                </w:rPr>
                <w:t>NULL</w:t>
              </w:r>
            </w:ins>
          </w:p>
        </w:tc>
      </w:tr>
      <w:tr w:rsidR="00BF17B0" w:rsidRPr="006056BE" w14:paraId="3C41AD72" w14:textId="77777777" w:rsidTr="00BF17B0">
        <w:trPr>
          <w:ins w:id="1104"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77F8F8" w14:textId="77777777" w:rsidR="00BF17B0" w:rsidRDefault="00BF17B0" w:rsidP="00BF17B0">
            <w:pPr>
              <w:rPr>
                <w:ins w:id="1105" w:author="Laura Viignola" w:date="2017-07-10T16:58:00Z"/>
                <w:rFonts w:ascii="Calibri" w:eastAsia="Calibri" w:hAnsi="Calibri" w:cs="Calibri"/>
              </w:rPr>
            </w:pPr>
            <w:ins w:id="1106"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971B43" w14:textId="77777777" w:rsidR="00BF17B0" w:rsidRDefault="00BF17B0" w:rsidP="00BF17B0">
            <w:pPr>
              <w:rPr>
                <w:ins w:id="1107" w:author="Laura Viignola" w:date="2017-07-10T16:58:00Z"/>
                <w:rFonts w:ascii="Calibri" w:eastAsia="Calibri" w:hAnsi="Calibri" w:cs="Calibri"/>
              </w:rPr>
            </w:pPr>
            <w:ins w:id="1108" w:author="Laura Viignola" w:date="2017-07-10T16:58:00Z">
              <w:r>
                <w:rPr>
                  <w:rFonts w:ascii="Calibri" w:eastAsia="Calibri" w:hAnsi="Calibri" w:cs="Calibri"/>
                </w:rPr>
                <w:t>Greece</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FD92A9" w14:textId="77777777" w:rsidR="00BF17B0" w:rsidRPr="006056BE" w:rsidRDefault="00BF17B0" w:rsidP="00BF17B0">
            <w:pPr>
              <w:jc w:val="right"/>
              <w:rPr>
                <w:ins w:id="1109" w:author="Laura Viignola" w:date="2017-07-10T16:58:00Z"/>
                <w:rFonts w:ascii="Calibri" w:eastAsia="Calibri" w:hAnsi="Calibri" w:cs="Calibri"/>
              </w:rPr>
            </w:pPr>
            <w:ins w:id="1110" w:author="Laura Viignola" w:date="2017-07-10T16:58:00Z">
              <w:r>
                <w:rPr>
                  <w:rFonts w:ascii="Calibri" w:eastAsia="Calibri" w:hAnsi="Calibri" w:cs="Calibri"/>
                </w:rPr>
                <w:t>Y15-24</w:t>
              </w:r>
            </w:ins>
          </w:p>
        </w:tc>
        <w:tc>
          <w:tcPr>
            <w:tcW w:w="1526" w:type="dxa"/>
            <w:tcBorders>
              <w:top w:val="single" w:sz="6" w:space="0" w:color="000000"/>
              <w:left w:val="single" w:sz="6" w:space="0" w:color="000000"/>
              <w:bottom w:val="single" w:sz="6" w:space="0" w:color="000000"/>
              <w:right w:val="single" w:sz="6" w:space="0" w:color="000000"/>
            </w:tcBorders>
          </w:tcPr>
          <w:p w14:paraId="0AF03584" w14:textId="77777777" w:rsidR="00BF17B0" w:rsidRDefault="00BF17B0" w:rsidP="00BF17B0">
            <w:pPr>
              <w:jc w:val="right"/>
              <w:rPr>
                <w:ins w:id="1111" w:author="Laura Viignola" w:date="2017-07-10T16:58:00Z"/>
                <w:rFonts w:ascii="Calibri" w:eastAsia="Calibri" w:hAnsi="Calibri" w:cs="Calibri"/>
              </w:rPr>
            </w:pPr>
            <w:ins w:id="1112" w:author="Laura Viignola" w:date="2017-07-10T16:58:00Z">
              <w:r>
                <w:rPr>
                  <w:rFonts w:ascii="Calibri" w:eastAsia="Calibri" w:hAnsi="Calibri" w:cs="Calibri"/>
                </w:rPr>
                <w:t>2</w:t>
              </w:r>
            </w:ins>
          </w:p>
        </w:tc>
      </w:tr>
      <w:tr w:rsidR="00BF17B0" w:rsidRPr="006056BE" w14:paraId="5D77E98D" w14:textId="77777777" w:rsidTr="00BF17B0">
        <w:trPr>
          <w:ins w:id="1113"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A7B380" w14:textId="77777777" w:rsidR="00BF17B0" w:rsidRDefault="00BF17B0" w:rsidP="00BF17B0">
            <w:pPr>
              <w:rPr>
                <w:ins w:id="1114" w:author="Laura Viignola" w:date="2017-07-10T16:58:00Z"/>
                <w:rFonts w:ascii="Calibri" w:eastAsia="Calibri" w:hAnsi="Calibri" w:cs="Calibri"/>
              </w:rPr>
            </w:pPr>
            <w:ins w:id="1115"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9DFB1C" w14:textId="77777777" w:rsidR="00BF17B0" w:rsidRDefault="00BF17B0" w:rsidP="00BF17B0">
            <w:pPr>
              <w:rPr>
                <w:ins w:id="1116" w:author="Laura Viignola" w:date="2017-07-10T16:58:00Z"/>
                <w:rFonts w:ascii="Calibri" w:eastAsia="Calibri" w:hAnsi="Calibri" w:cs="Calibri"/>
              </w:rPr>
            </w:pPr>
            <w:ins w:id="1117" w:author="Laura Viignola" w:date="2017-07-10T16:58:00Z">
              <w:r>
                <w:rPr>
                  <w:rFonts w:ascii="Calibri" w:eastAsia="Calibri" w:hAnsi="Calibri" w:cs="Calibri"/>
                </w:rPr>
                <w:t>Spain</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B73132" w14:textId="77777777" w:rsidR="00BF17B0" w:rsidRDefault="00BF17B0" w:rsidP="00BF17B0">
            <w:pPr>
              <w:jc w:val="right"/>
              <w:rPr>
                <w:ins w:id="1118" w:author="Laura Viignola" w:date="2017-07-10T16:58:00Z"/>
                <w:rFonts w:ascii="Calibri" w:eastAsia="Calibri" w:hAnsi="Calibri" w:cs="Calibri"/>
              </w:rPr>
            </w:pPr>
            <w:ins w:id="1119" w:author="Laura Viignola" w:date="2017-07-10T16:58:00Z">
              <w:r>
                <w:rPr>
                  <w:rFonts w:ascii="Calibri" w:eastAsia="Calibri" w:hAnsi="Calibri" w:cs="Calibri"/>
                </w:rPr>
                <w:t>Y15-24</w:t>
              </w:r>
            </w:ins>
          </w:p>
        </w:tc>
        <w:tc>
          <w:tcPr>
            <w:tcW w:w="1526" w:type="dxa"/>
            <w:tcBorders>
              <w:top w:val="single" w:sz="6" w:space="0" w:color="000000"/>
              <w:left w:val="single" w:sz="6" w:space="0" w:color="000000"/>
              <w:bottom w:val="single" w:sz="6" w:space="0" w:color="000000"/>
              <w:right w:val="single" w:sz="6" w:space="0" w:color="000000"/>
            </w:tcBorders>
          </w:tcPr>
          <w:p w14:paraId="2BE724B4" w14:textId="77777777" w:rsidR="00BF17B0" w:rsidRDefault="00BF17B0" w:rsidP="00BF17B0">
            <w:pPr>
              <w:jc w:val="right"/>
              <w:rPr>
                <w:ins w:id="1120" w:author="Laura Viignola" w:date="2017-07-10T16:58:00Z"/>
                <w:rFonts w:ascii="Calibri" w:eastAsia="Calibri" w:hAnsi="Calibri" w:cs="Calibri"/>
              </w:rPr>
            </w:pPr>
            <w:ins w:id="1121" w:author="Laura Viignola" w:date="2017-07-10T16:58:00Z">
              <w:r>
                <w:rPr>
                  <w:rFonts w:ascii="Calibri" w:eastAsia="Calibri" w:hAnsi="Calibri" w:cs="Calibri"/>
                </w:rPr>
                <w:t>6</w:t>
              </w:r>
            </w:ins>
          </w:p>
        </w:tc>
      </w:tr>
    </w:tbl>
    <w:p w14:paraId="5C47B018" w14:textId="77777777" w:rsidR="00BF17B0" w:rsidRDefault="00BF17B0" w:rsidP="00BF17B0">
      <w:pPr>
        <w:rPr>
          <w:ins w:id="1122" w:author="Laura Viignola" w:date="2017-07-10T16:58:00Z"/>
          <w:rFonts w:ascii="Cambria" w:hAnsi="Cambria"/>
        </w:rPr>
      </w:pPr>
    </w:p>
    <w:p w14:paraId="453B7BCF" w14:textId="77777777" w:rsidR="00BF17B0" w:rsidRDefault="00BF17B0" w:rsidP="00BF17B0">
      <w:pPr>
        <w:rPr>
          <w:ins w:id="1123" w:author="Laura Viignola" w:date="2017-07-10T16:58:00Z"/>
          <w:rFonts w:ascii="Cambria" w:eastAsia="Calibri" w:hAnsi="Cambria" w:cs="Calibri"/>
          <w:lang w:val="pt-PT"/>
        </w:rPr>
      </w:pPr>
      <w:ins w:id="1124" w:author="Laura Viignola" w:date="2017-07-10T16:58:00Z">
        <w:r w:rsidRPr="00CA0059">
          <w:rPr>
            <w:rFonts w:ascii="Cambria" w:hAnsi="Cambria"/>
            <w:i/>
          </w:rPr>
          <w:t>Example 1:</w:t>
        </w:r>
        <w:r>
          <w:rPr>
            <w:rFonts w:ascii="Cambria" w:hAnsi="Cambria"/>
          </w:rPr>
          <w:tab/>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 xml:space="preserve">_r  </w:t>
        </w:r>
        <w:r w:rsidRPr="00842F89">
          <w:rPr>
            <w:rFonts w:ascii="Arial" w:eastAsia="Calibri" w:hAnsi="Arial" w:cs="Arial"/>
            <w:b/>
            <w:color w:val="auto"/>
            <w:lang w:val="pt-PT"/>
          </w:rPr>
          <w:t>:=</w:t>
        </w:r>
        <w:r w:rsidRPr="00842F89">
          <w:rPr>
            <w:rFonts w:ascii="Arial" w:eastAsia="Calibri" w:hAnsi="Arial" w:cs="Arial"/>
            <w:lang w:val="pt-PT"/>
          </w:rPr>
          <w:t xml:space="preserve"> </w:t>
        </w:r>
        <w:r w:rsidRPr="00842F89">
          <w:rPr>
            <w:rFonts w:ascii="Arial" w:eastAsia="Calibri" w:hAnsi="Arial" w:cs="Arial"/>
            <w:color w:val="1F497D" w:themeColor="text2"/>
            <w:lang w:val="pt-PT"/>
          </w:rPr>
          <w:t>DS_1</w:t>
        </w:r>
        <w:r>
          <w:rPr>
            <w:rFonts w:ascii="Arial" w:eastAsia="Calibri" w:hAnsi="Arial" w:cs="Arial"/>
            <w:color w:val="1F497D" w:themeColor="text2"/>
            <w:lang w:val="pt-PT"/>
          </w:rPr>
          <w:t xml:space="preserve"> + DS_2</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16098E0B" w14:textId="77777777" w:rsidR="00BF17B0" w:rsidRPr="009F55B5" w:rsidRDefault="00BF17B0" w:rsidP="00BF17B0">
      <w:pPr>
        <w:rPr>
          <w:ins w:id="1125" w:author="Laura Viignola" w:date="2017-07-10T16:58:00Z"/>
          <w:rFonts w:ascii="Cambria" w:eastAsia="Calibri" w:hAnsi="Cambria" w:cs="Calibri"/>
          <w:lang w:val="pt-PT"/>
        </w:rPr>
      </w:pPr>
    </w:p>
    <w:tbl>
      <w:tblPr>
        <w:tblW w:w="6041" w:type="dxa"/>
        <w:tblInd w:w="702"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46"/>
        <w:gridCol w:w="459"/>
        <w:gridCol w:w="417"/>
        <w:gridCol w:w="1488"/>
        <w:gridCol w:w="1526"/>
        <w:gridCol w:w="1305"/>
      </w:tblGrid>
      <w:tr w:rsidR="00BF17B0" w:rsidRPr="006056BE" w14:paraId="4592D1CC" w14:textId="77777777" w:rsidTr="00BF17B0">
        <w:trPr>
          <w:ins w:id="1126" w:author="Laura Viignola" w:date="2017-07-10T16:58:00Z"/>
        </w:trPr>
        <w:tc>
          <w:tcPr>
            <w:tcW w:w="1305" w:type="dxa"/>
            <w:gridSpan w:val="2"/>
            <w:tcBorders>
              <w:top w:val="single" w:sz="6" w:space="0" w:color="000000"/>
              <w:left w:val="single" w:sz="6" w:space="0" w:color="000000"/>
              <w:bottom w:val="single" w:sz="6" w:space="0" w:color="000000"/>
              <w:right w:val="single" w:sz="6" w:space="0" w:color="000000"/>
            </w:tcBorders>
            <w:shd w:val="clear" w:color="auto" w:fill="F2DBDB"/>
          </w:tcPr>
          <w:p w14:paraId="079AE74F" w14:textId="77777777" w:rsidR="00BF17B0" w:rsidRDefault="00BF17B0" w:rsidP="00BF17B0">
            <w:pPr>
              <w:rPr>
                <w:ins w:id="1127" w:author="Laura Viignola" w:date="2017-07-10T16:58:00Z"/>
                <w:rFonts w:ascii="Arial" w:eastAsia="Calibri" w:hAnsi="Arial" w:cs="Arial"/>
                <w:color w:val="1F497D" w:themeColor="text2"/>
              </w:rPr>
            </w:pPr>
          </w:p>
        </w:tc>
        <w:tc>
          <w:tcPr>
            <w:tcW w:w="473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CA874B9" w14:textId="77777777" w:rsidR="00BF17B0" w:rsidRPr="00860832" w:rsidRDefault="00BF17B0" w:rsidP="00BF17B0">
            <w:pPr>
              <w:rPr>
                <w:ins w:id="1128" w:author="Laura Viignola" w:date="2017-07-10T16:58:00Z"/>
                <w:rFonts w:ascii="Arial" w:eastAsia="Calibri" w:hAnsi="Arial" w:cs="Arial"/>
                <w:color w:val="1F497D" w:themeColor="text2"/>
              </w:rPr>
            </w:pPr>
            <w:ins w:id="1129" w:author="Laura Viignola" w:date="2017-07-10T16:58:00Z">
              <w:r>
                <w:rPr>
                  <w:rFonts w:ascii="Arial" w:eastAsia="Calibri" w:hAnsi="Arial" w:cs="Arial"/>
                  <w:color w:val="1F497D" w:themeColor="text2"/>
                </w:rPr>
                <w:t>DS_r</w:t>
              </w:r>
            </w:ins>
          </w:p>
        </w:tc>
      </w:tr>
      <w:tr w:rsidR="00BF17B0" w:rsidRPr="006056BE" w14:paraId="790C9F8E" w14:textId="77777777" w:rsidTr="00BF17B0">
        <w:trPr>
          <w:ins w:id="1130" w:author="Laura Viignola" w:date="2017-07-10T16:58:00Z"/>
        </w:trPr>
        <w:tc>
          <w:tcPr>
            <w:tcW w:w="8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C874ADD" w14:textId="77777777" w:rsidR="00BF17B0" w:rsidRPr="00860832" w:rsidRDefault="00BF17B0" w:rsidP="00BF17B0">
            <w:pPr>
              <w:rPr>
                <w:ins w:id="1131" w:author="Laura Viignola" w:date="2017-07-10T16:58:00Z"/>
                <w:rFonts w:ascii="Arial" w:hAnsi="Arial" w:cs="Arial"/>
              </w:rPr>
            </w:pPr>
            <w:ins w:id="1132" w:author="Laura Viignola" w:date="2017-07-10T16:58:00Z">
              <w:r w:rsidRPr="00860832">
                <w:rPr>
                  <w:rFonts w:ascii="Arial" w:eastAsia="Calibri" w:hAnsi="Arial" w:cs="Arial"/>
                </w:rPr>
                <w:t>Id_1</w:t>
              </w:r>
            </w:ins>
          </w:p>
        </w:tc>
        <w:tc>
          <w:tcPr>
            <w:tcW w:w="876" w:type="dxa"/>
            <w:gridSpan w:val="2"/>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3" w:type="dxa"/>
              <w:left w:w="43" w:type="dxa"/>
              <w:bottom w:w="43" w:type="dxa"/>
              <w:right w:w="43" w:type="dxa"/>
            </w:tcMar>
          </w:tcPr>
          <w:p w14:paraId="5D4FCC43" w14:textId="77777777" w:rsidR="00BF17B0" w:rsidRPr="00860832" w:rsidRDefault="00BF17B0" w:rsidP="00BF17B0">
            <w:pPr>
              <w:rPr>
                <w:ins w:id="1133" w:author="Laura Viignola" w:date="2017-07-10T16:58:00Z"/>
                <w:rFonts w:ascii="Arial" w:hAnsi="Arial" w:cs="Arial"/>
              </w:rPr>
            </w:pPr>
            <w:ins w:id="1134" w:author="Laura Viignola" w:date="2017-07-10T16:58:00Z">
              <w:r w:rsidRPr="00860832">
                <w:rPr>
                  <w:rFonts w:ascii="Arial" w:eastAsia="Calibri" w:hAnsi="Arial" w:cs="Arial"/>
                </w:rPr>
                <w:t>Id_2</w:t>
              </w:r>
            </w:ins>
          </w:p>
        </w:tc>
        <w:tc>
          <w:tcPr>
            <w:tcW w:w="1488"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3" w:type="dxa"/>
              <w:left w:w="43" w:type="dxa"/>
              <w:bottom w:w="43" w:type="dxa"/>
              <w:right w:w="43" w:type="dxa"/>
            </w:tcMar>
          </w:tcPr>
          <w:p w14:paraId="595C0739" w14:textId="77777777" w:rsidR="00BF17B0" w:rsidRPr="00860832" w:rsidRDefault="00BF17B0" w:rsidP="00BF17B0">
            <w:pPr>
              <w:rPr>
                <w:ins w:id="1135" w:author="Laura Viignola" w:date="2017-07-10T16:58:00Z"/>
                <w:rFonts w:ascii="Arial" w:hAnsi="Arial" w:cs="Arial"/>
              </w:rPr>
            </w:pPr>
            <w:ins w:id="1136" w:author="Laura Viignola" w:date="2017-07-10T16:58:00Z">
              <w:r>
                <w:rPr>
                  <w:rFonts w:ascii="Arial" w:eastAsia="Calibri" w:hAnsi="Arial" w:cs="Arial"/>
                </w:rPr>
                <w:t>Id_3</w:t>
              </w:r>
            </w:ins>
          </w:p>
        </w:tc>
        <w:tc>
          <w:tcPr>
            <w:tcW w:w="1526" w:type="dxa"/>
            <w:tcBorders>
              <w:top w:val="single" w:sz="6" w:space="0" w:color="000000"/>
              <w:left w:val="single" w:sz="6" w:space="0" w:color="000000"/>
              <w:bottom w:val="single" w:sz="6" w:space="0" w:color="000000"/>
              <w:right w:val="single" w:sz="6" w:space="0" w:color="000000"/>
            </w:tcBorders>
            <w:shd w:val="clear" w:color="auto" w:fill="C6D9F1"/>
          </w:tcPr>
          <w:p w14:paraId="3A8DEA3A" w14:textId="77777777" w:rsidR="00BF17B0" w:rsidRPr="00860832" w:rsidRDefault="00BF17B0" w:rsidP="00BF17B0">
            <w:pPr>
              <w:rPr>
                <w:ins w:id="1137" w:author="Laura Viignola" w:date="2017-07-10T16:58:00Z"/>
                <w:rFonts w:ascii="Arial" w:eastAsia="Calibri" w:hAnsi="Arial" w:cs="Arial"/>
              </w:rPr>
            </w:pPr>
            <w:ins w:id="1138" w:author="Laura Viignola" w:date="2017-07-10T16:58:00Z">
              <w:r>
                <w:rPr>
                  <w:rFonts w:ascii="Arial" w:eastAsia="Calibri" w:hAnsi="Arial" w:cs="Arial"/>
                </w:rPr>
                <w:t>Me_1</w:t>
              </w:r>
            </w:ins>
          </w:p>
        </w:tc>
        <w:tc>
          <w:tcPr>
            <w:tcW w:w="1305" w:type="dxa"/>
            <w:tcBorders>
              <w:top w:val="single" w:sz="6" w:space="0" w:color="000000"/>
              <w:left w:val="single" w:sz="6" w:space="0" w:color="000000"/>
              <w:bottom w:val="single" w:sz="6" w:space="0" w:color="000000"/>
              <w:right w:val="single" w:sz="6" w:space="0" w:color="000000"/>
            </w:tcBorders>
            <w:shd w:val="clear" w:color="auto" w:fill="C6D9F1"/>
          </w:tcPr>
          <w:p w14:paraId="715F88B6" w14:textId="77777777" w:rsidR="00BF17B0" w:rsidRDefault="00BF17B0" w:rsidP="00BF17B0">
            <w:pPr>
              <w:rPr>
                <w:ins w:id="1139" w:author="Laura Viignola" w:date="2017-07-10T16:58:00Z"/>
                <w:rFonts w:ascii="Arial" w:eastAsia="Calibri" w:hAnsi="Arial" w:cs="Arial"/>
              </w:rPr>
            </w:pPr>
            <w:ins w:id="1140" w:author="Laura Viignola" w:date="2017-07-10T16:58:00Z">
              <w:r>
                <w:rPr>
                  <w:rFonts w:ascii="Arial" w:eastAsia="Calibri" w:hAnsi="Arial" w:cs="Arial"/>
                </w:rPr>
                <w:t>Me_2</w:t>
              </w:r>
            </w:ins>
          </w:p>
        </w:tc>
      </w:tr>
      <w:tr w:rsidR="00BF17B0" w:rsidRPr="006056BE" w14:paraId="18143CF4" w14:textId="77777777" w:rsidTr="00BF17B0">
        <w:trPr>
          <w:ins w:id="1141"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520B16" w14:textId="77777777" w:rsidR="00BF17B0" w:rsidRPr="006056BE" w:rsidRDefault="00BF17B0" w:rsidP="00BF17B0">
            <w:pPr>
              <w:rPr>
                <w:ins w:id="1142" w:author="Laura Viignola" w:date="2017-07-10T16:58:00Z"/>
              </w:rPr>
            </w:pPr>
            <w:ins w:id="1143" w:author="Laura Viignola" w:date="2017-07-10T16:58:00Z">
              <w:r>
                <w:rPr>
                  <w:rFonts w:ascii="Calibri" w:eastAsia="Calibri" w:hAnsi="Calibri" w:cs="Calibri"/>
                </w:rPr>
                <w:t>2013</w:t>
              </w:r>
            </w:ins>
          </w:p>
        </w:tc>
        <w:tc>
          <w:tcPr>
            <w:tcW w:w="876" w:type="dxa"/>
            <w:gridSpan w:val="2"/>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80389E" w14:textId="77777777" w:rsidR="00BF17B0" w:rsidRPr="00D061D3" w:rsidRDefault="00BF17B0" w:rsidP="00BF17B0">
            <w:pPr>
              <w:rPr>
                <w:ins w:id="1144" w:author="Laura Viignola" w:date="2017-07-10T16:58:00Z"/>
                <w:rFonts w:asciiTheme="minorHAnsi" w:hAnsiTheme="minorHAnsi"/>
              </w:rPr>
            </w:pPr>
            <w:ins w:id="1145" w:author="Laura Viignola" w:date="2017-07-10T16:58:00Z">
              <w:r w:rsidRPr="00D061D3">
                <w:rPr>
                  <w:rFonts w:asciiTheme="minorHAnsi" w:hAnsiTheme="minorHAnsi"/>
                </w:rPr>
                <w:t>Belgium</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08AEFB" w14:textId="77777777" w:rsidR="00BF17B0" w:rsidRPr="00D061D3" w:rsidRDefault="00BF17B0" w:rsidP="00BF17B0">
            <w:pPr>
              <w:jc w:val="right"/>
              <w:rPr>
                <w:ins w:id="1146" w:author="Laura Viignola" w:date="2017-07-10T16:58:00Z"/>
                <w:rFonts w:asciiTheme="minorHAnsi" w:hAnsiTheme="minorHAnsi"/>
              </w:rPr>
            </w:pPr>
            <w:ins w:id="1147" w:author="Laura Viignola" w:date="2017-07-10T16:58:00Z">
              <w:r w:rsidRPr="00D061D3">
                <w:rPr>
                  <w:rFonts w:asciiTheme="minorHAnsi" w:hAnsiTheme="minorHAnsi"/>
                </w:rPr>
                <w:t>Total</w:t>
              </w:r>
            </w:ins>
          </w:p>
        </w:tc>
        <w:tc>
          <w:tcPr>
            <w:tcW w:w="1526" w:type="dxa"/>
            <w:tcBorders>
              <w:top w:val="single" w:sz="6" w:space="0" w:color="000000"/>
              <w:left w:val="single" w:sz="6" w:space="0" w:color="000000"/>
              <w:bottom w:val="single" w:sz="6" w:space="0" w:color="000000"/>
              <w:right w:val="single" w:sz="6" w:space="0" w:color="000000"/>
            </w:tcBorders>
          </w:tcPr>
          <w:p w14:paraId="0C2DCC1F" w14:textId="77777777" w:rsidR="00BF17B0" w:rsidRPr="006056BE" w:rsidRDefault="00BF17B0" w:rsidP="00BF17B0">
            <w:pPr>
              <w:jc w:val="right"/>
              <w:rPr>
                <w:ins w:id="1148" w:author="Laura Viignola" w:date="2017-07-10T16:58:00Z"/>
                <w:rFonts w:ascii="Calibri" w:eastAsia="Calibri" w:hAnsi="Calibri" w:cs="Calibri"/>
              </w:rPr>
            </w:pPr>
            <w:ins w:id="1149" w:author="Laura Viignola" w:date="2017-07-10T16:58:00Z">
              <w:r>
                <w:rPr>
                  <w:rFonts w:ascii="Calibri" w:eastAsia="Calibri" w:hAnsi="Calibri" w:cs="Calibri"/>
                </w:rPr>
                <w:t>15</w:t>
              </w:r>
            </w:ins>
          </w:p>
        </w:tc>
        <w:tc>
          <w:tcPr>
            <w:tcW w:w="1305" w:type="dxa"/>
            <w:tcBorders>
              <w:top w:val="single" w:sz="6" w:space="0" w:color="000000"/>
              <w:left w:val="single" w:sz="6" w:space="0" w:color="000000"/>
              <w:bottom w:val="single" w:sz="6" w:space="0" w:color="000000"/>
              <w:right w:val="single" w:sz="6" w:space="0" w:color="000000"/>
            </w:tcBorders>
          </w:tcPr>
          <w:p w14:paraId="53FC7B55" w14:textId="77777777" w:rsidR="00BF17B0" w:rsidRDefault="00BF17B0" w:rsidP="00BF17B0">
            <w:pPr>
              <w:jc w:val="right"/>
              <w:rPr>
                <w:ins w:id="1150" w:author="Laura Viignola" w:date="2017-07-10T16:58:00Z"/>
                <w:rFonts w:ascii="Calibri" w:eastAsia="Calibri" w:hAnsi="Calibri" w:cs="Calibri"/>
              </w:rPr>
            </w:pPr>
            <w:ins w:id="1151" w:author="Laura Viignola" w:date="2017-07-10T16:58:00Z">
              <w:r>
                <w:rPr>
                  <w:rFonts w:ascii="Calibri" w:eastAsia="Calibri" w:hAnsi="Calibri" w:cs="Calibri"/>
                </w:rPr>
                <w:t>5</w:t>
              </w:r>
            </w:ins>
          </w:p>
        </w:tc>
      </w:tr>
      <w:tr w:rsidR="00BF17B0" w:rsidRPr="006056BE" w14:paraId="04D5EF0A" w14:textId="77777777" w:rsidTr="00BF17B0">
        <w:trPr>
          <w:ins w:id="1152"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7324A5" w14:textId="77777777" w:rsidR="00BF17B0" w:rsidRPr="006056BE" w:rsidRDefault="00BF17B0" w:rsidP="00BF17B0">
            <w:pPr>
              <w:rPr>
                <w:ins w:id="1153" w:author="Laura Viignola" w:date="2017-07-10T16:58:00Z"/>
                <w:rFonts w:ascii="Calibri" w:eastAsia="Calibri" w:hAnsi="Calibri" w:cs="Calibri"/>
              </w:rPr>
            </w:pPr>
            <w:ins w:id="1154" w:author="Laura Viignola" w:date="2017-07-10T16:58:00Z">
              <w:r>
                <w:rPr>
                  <w:rFonts w:ascii="Calibri" w:eastAsia="Calibri" w:hAnsi="Calibri" w:cs="Calibri"/>
                </w:rPr>
                <w:t>2013</w:t>
              </w:r>
            </w:ins>
          </w:p>
        </w:tc>
        <w:tc>
          <w:tcPr>
            <w:tcW w:w="876" w:type="dxa"/>
            <w:gridSpan w:val="2"/>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51BD22" w14:textId="77777777" w:rsidR="00BF17B0" w:rsidRPr="006056BE" w:rsidRDefault="00BF17B0" w:rsidP="00BF17B0">
            <w:pPr>
              <w:rPr>
                <w:ins w:id="1155" w:author="Laura Viignola" w:date="2017-07-10T16:58:00Z"/>
                <w:rFonts w:ascii="Calibri" w:eastAsia="Calibri" w:hAnsi="Calibri" w:cs="Calibri"/>
              </w:rPr>
            </w:pPr>
            <w:ins w:id="1156" w:author="Laura Viignola" w:date="2017-07-10T16:58:00Z">
              <w:r w:rsidRPr="00D061D3">
                <w:rPr>
                  <w:rFonts w:asciiTheme="minorHAnsi" w:hAnsiTheme="minorHAnsi"/>
                </w:rPr>
                <w:t>Belgium</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D1B079" w14:textId="77777777" w:rsidR="00BF17B0" w:rsidRDefault="00BF17B0" w:rsidP="00BF17B0">
            <w:pPr>
              <w:jc w:val="right"/>
              <w:rPr>
                <w:ins w:id="1157" w:author="Laura Viignola" w:date="2017-07-10T16:58:00Z"/>
                <w:rFonts w:ascii="Calibri" w:eastAsia="Calibri" w:hAnsi="Calibri" w:cs="Calibri"/>
              </w:rPr>
            </w:pPr>
            <w:ins w:id="1158" w:author="Laura Viignola" w:date="2017-07-10T16:58:00Z">
              <w:r>
                <w:rPr>
                  <w:rFonts w:ascii="Calibri" w:eastAsia="Calibri" w:hAnsi="Calibri" w:cs="Calibri"/>
                </w:rPr>
                <w:t>Y15-24</w:t>
              </w:r>
            </w:ins>
          </w:p>
        </w:tc>
        <w:tc>
          <w:tcPr>
            <w:tcW w:w="1526" w:type="dxa"/>
            <w:tcBorders>
              <w:top w:val="single" w:sz="6" w:space="0" w:color="000000"/>
              <w:left w:val="single" w:sz="6" w:space="0" w:color="000000"/>
              <w:bottom w:val="single" w:sz="6" w:space="0" w:color="000000"/>
              <w:right w:val="single" w:sz="6" w:space="0" w:color="000000"/>
            </w:tcBorders>
          </w:tcPr>
          <w:p w14:paraId="3C6BD3D2" w14:textId="77777777" w:rsidR="00BF17B0" w:rsidRDefault="00BF17B0" w:rsidP="00BF17B0">
            <w:pPr>
              <w:jc w:val="right"/>
              <w:rPr>
                <w:ins w:id="1159" w:author="Laura Viignola" w:date="2017-07-10T16:58:00Z"/>
                <w:rFonts w:ascii="Calibri" w:eastAsia="Calibri" w:hAnsi="Calibri" w:cs="Calibri"/>
              </w:rPr>
            </w:pPr>
            <w:ins w:id="1160" w:author="Laura Viignola" w:date="2017-07-10T16:58:00Z">
              <w:r>
                <w:rPr>
                  <w:rFonts w:ascii="Calibri" w:eastAsia="Calibri" w:hAnsi="Calibri" w:cs="Calibri"/>
                </w:rPr>
                <w:t>NULL</w:t>
              </w:r>
            </w:ins>
          </w:p>
        </w:tc>
        <w:tc>
          <w:tcPr>
            <w:tcW w:w="1305" w:type="dxa"/>
            <w:tcBorders>
              <w:top w:val="single" w:sz="6" w:space="0" w:color="000000"/>
              <w:left w:val="single" w:sz="6" w:space="0" w:color="000000"/>
              <w:bottom w:val="single" w:sz="6" w:space="0" w:color="000000"/>
              <w:right w:val="single" w:sz="6" w:space="0" w:color="000000"/>
            </w:tcBorders>
          </w:tcPr>
          <w:p w14:paraId="0FA9EC2B" w14:textId="77777777" w:rsidR="00BF17B0" w:rsidRDefault="00BF17B0" w:rsidP="00BF17B0">
            <w:pPr>
              <w:jc w:val="right"/>
              <w:rPr>
                <w:ins w:id="1161" w:author="Laura Viignola" w:date="2017-07-10T16:58:00Z"/>
                <w:rFonts w:ascii="Calibri" w:eastAsia="Calibri" w:hAnsi="Calibri" w:cs="Calibri"/>
              </w:rPr>
            </w:pPr>
            <w:ins w:id="1162" w:author="Laura Viignola" w:date="2017-07-10T16:58:00Z">
              <w:r>
                <w:rPr>
                  <w:rFonts w:ascii="Calibri" w:eastAsia="Calibri" w:hAnsi="Calibri" w:cs="Calibri"/>
                </w:rPr>
                <w:t>5</w:t>
              </w:r>
            </w:ins>
          </w:p>
        </w:tc>
      </w:tr>
      <w:tr w:rsidR="00BF17B0" w:rsidRPr="006056BE" w14:paraId="36AAF06B" w14:textId="77777777" w:rsidTr="00BF17B0">
        <w:trPr>
          <w:ins w:id="1163"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3FF5B4" w14:textId="77777777" w:rsidR="00BF17B0" w:rsidRDefault="00BF17B0" w:rsidP="00BF17B0">
            <w:pPr>
              <w:rPr>
                <w:ins w:id="1164" w:author="Laura Viignola" w:date="2017-07-10T16:58:00Z"/>
                <w:rFonts w:ascii="Calibri" w:eastAsia="Calibri" w:hAnsi="Calibri" w:cs="Calibri"/>
              </w:rPr>
            </w:pPr>
            <w:ins w:id="1165" w:author="Laura Viignola" w:date="2017-07-10T16:58:00Z">
              <w:r>
                <w:rPr>
                  <w:rFonts w:ascii="Calibri" w:eastAsia="Calibri" w:hAnsi="Calibri" w:cs="Calibri"/>
                </w:rPr>
                <w:t>2013</w:t>
              </w:r>
            </w:ins>
          </w:p>
        </w:tc>
        <w:tc>
          <w:tcPr>
            <w:tcW w:w="876" w:type="dxa"/>
            <w:gridSpan w:val="2"/>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C1AE2B" w14:textId="77777777" w:rsidR="00BF17B0" w:rsidRDefault="00BF17B0" w:rsidP="00BF17B0">
            <w:pPr>
              <w:rPr>
                <w:ins w:id="1166" w:author="Laura Viignola" w:date="2017-07-10T16:58:00Z"/>
                <w:rFonts w:ascii="Calibri" w:eastAsia="Calibri" w:hAnsi="Calibri" w:cs="Calibri"/>
              </w:rPr>
            </w:pPr>
            <w:ins w:id="1167" w:author="Laura Viignola" w:date="2017-07-10T16:58:00Z">
              <w:r>
                <w:rPr>
                  <w:rFonts w:ascii="Calibri" w:eastAsia="Calibri" w:hAnsi="Calibri" w:cs="Calibri"/>
                </w:rPr>
                <w:t>Spain</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436ECE" w14:textId="77777777" w:rsidR="00BF17B0" w:rsidRDefault="00BF17B0" w:rsidP="00BF17B0">
            <w:pPr>
              <w:jc w:val="right"/>
              <w:rPr>
                <w:ins w:id="1168" w:author="Laura Viignola" w:date="2017-07-10T16:58:00Z"/>
                <w:rFonts w:ascii="Calibri" w:eastAsia="Calibri" w:hAnsi="Calibri" w:cs="Calibri"/>
              </w:rPr>
            </w:pPr>
            <w:ins w:id="1169" w:author="Laura Viignola" w:date="2017-07-10T16:58:00Z">
              <w:r>
                <w:rPr>
                  <w:rFonts w:ascii="Calibri" w:eastAsia="Calibri" w:hAnsi="Calibri" w:cs="Calibri"/>
                </w:rPr>
                <w:t>Y15-24</w:t>
              </w:r>
            </w:ins>
          </w:p>
        </w:tc>
        <w:tc>
          <w:tcPr>
            <w:tcW w:w="1526" w:type="dxa"/>
            <w:tcBorders>
              <w:top w:val="single" w:sz="6" w:space="0" w:color="000000"/>
              <w:left w:val="single" w:sz="6" w:space="0" w:color="000000"/>
              <w:bottom w:val="single" w:sz="6" w:space="0" w:color="000000"/>
              <w:right w:val="single" w:sz="6" w:space="0" w:color="000000"/>
            </w:tcBorders>
          </w:tcPr>
          <w:p w14:paraId="78FE9DBD" w14:textId="77777777" w:rsidR="00BF17B0" w:rsidRDefault="00BF17B0" w:rsidP="00BF17B0">
            <w:pPr>
              <w:jc w:val="right"/>
              <w:rPr>
                <w:ins w:id="1170" w:author="Laura Viignola" w:date="2017-07-10T16:58:00Z"/>
                <w:rFonts w:ascii="Calibri" w:eastAsia="Calibri" w:hAnsi="Calibri" w:cs="Calibri"/>
              </w:rPr>
            </w:pPr>
            <w:ins w:id="1171" w:author="Laura Viignola" w:date="2017-07-10T16:58:00Z">
              <w:r>
                <w:rPr>
                  <w:rFonts w:ascii="Calibri" w:eastAsia="Calibri" w:hAnsi="Calibri" w:cs="Calibri"/>
                </w:rPr>
                <w:t>6</w:t>
              </w:r>
            </w:ins>
          </w:p>
        </w:tc>
        <w:tc>
          <w:tcPr>
            <w:tcW w:w="1305" w:type="dxa"/>
            <w:tcBorders>
              <w:top w:val="single" w:sz="6" w:space="0" w:color="000000"/>
              <w:left w:val="single" w:sz="6" w:space="0" w:color="000000"/>
              <w:bottom w:val="single" w:sz="6" w:space="0" w:color="000000"/>
              <w:right w:val="single" w:sz="6" w:space="0" w:color="000000"/>
            </w:tcBorders>
          </w:tcPr>
          <w:p w14:paraId="5AF651BF" w14:textId="77777777" w:rsidR="00BF17B0" w:rsidRDefault="00BF17B0" w:rsidP="00BF17B0">
            <w:pPr>
              <w:jc w:val="right"/>
              <w:rPr>
                <w:ins w:id="1172" w:author="Laura Viignola" w:date="2017-07-10T16:58:00Z"/>
                <w:rFonts w:ascii="Calibri" w:eastAsia="Calibri" w:hAnsi="Calibri" w:cs="Calibri"/>
              </w:rPr>
            </w:pPr>
            <w:ins w:id="1173" w:author="Laura Viignola" w:date="2017-07-10T16:58:00Z">
              <w:r>
                <w:rPr>
                  <w:rFonts w:ascii="Calibri" w:eastAsia="Calibri" w:hAnsi="Calibri" w:cs="Calibri"/>
                </w:rPr>
                <w:t>20</w:t>
              </w:r>
            </w:ins>
          </w:p>
        </w:tc>
      </w:tr>
    </w:tbl>
    <w:p w14:paraId="56D5FF27" w14:textId="77777777" w:rsidR="00BF17B0" w:rsidRDefault="00BF17B0" w:rsidP="00BF17B0">
      <w:pPr>
        <w:rPr>
          <w:ins w:id="1174" w:author="Laura Viignola" w:date="2017-07-10T16:58:00Z"/>
          <w:rFonts w:ascii="Cambria" w:eastAsia="Calibri" w:hAnsi="Cambria" w:cs="Calibri"/>
        </w:rPr>
      </w:pPr>
    </w:p>
    <w:p w14:paraId="6AAA638A" w14:textId="77777777" w:rsidR="00BF17B0" w:rsidRDefault="00BF17B0" w:rsidP="00BF17B0">
      <w:pPr>
        <w:rPr>
          <w:ins w:id="1175" w:author="Laura Viignola" w:date="2017-07-10T16:58:00Z"/>
          <w:rFonts w:ascii="Cambria" w:eastAsia="Calibri" w:hAnsi="Cambria" w:cs="Calibri"/>
        </w:rPr>
      </w:pPr>
      <w:ins w:id="1176" w:author="Laura Viignola" w:date="2017-07-10T16:58:00Z">
        <w:r w:rsidRPr="00CA0059">
          <w:rPr>
            <w:rFonts w:ascii="Cambria" w:eastAsia="Calibri" w:hAnsi="Cambria" w:cs="Calibri"/>
            <w:i/>
          </w:rPr>
          <w:t>Example 2:</w:t>
        </w:r>
        <w:r w:rsidRPr="006056BE">
          <w:rPr>
            <w:rFonts w:ascii="Cambria" w:eastAsia="Calibri" w:hAnsi="Cambria" w:cs="Calibri"/>
          </w:rPr>
          <w:t xml:space="preserve"> </w:t>
        </w:r>
        <w:r>
          <w:rPr>
            <w:rFonts w:ascii="Cambria" w:eastAsia="Calibri" w:hAnsi="Cambria" w:cs="Calibri"/>
          </w:rPr>
          <w:tab/>
        </w:r>
        <w:r>
          <w:rPr>
            <w:rFonts w:ascii="Cambria" w:eastAsia="Calibri" w:hAnsi="Cambria" w:cs="Calibri"/>
          </w:rPr>
          <w:tab/>
        </w:r>
        <w:r w:rsidRPr="00842F89">
          <w:rPr>
            <w:rFonts w:ascii="Arial" w:eastAsia="Calibri" w:hAnsi="Arial" w:cs="Arial"/>
            <w:color w:val="1F497D" w:themeColor="text2"/>
          </w:rPr>
          <w:t>DS_r</w:t>
        </w:r>
        <w:r>
          <w:rPr>
            <w:rFonts w:ascii="Arial" w:eastAsia="Calibri" w:hAnsi="Arial" w:cs="Arial"/>
            <w:color w:val="1F497D" w:themeColor="text2"/>
          </w:rPr>
          <w:t xml:space="preserve"> </w:t>
        </w:r>
        <w:r w:rsidRPr="00842F89">
          <w:rPr>
            <w:rFonts w:ascii="Arial" w:eastAsia="Calibri" w:hAnsi="Arial" w:cs="Arial"/>
            <w:color w:val="1F497D" w:themeColor="text2"/>
          </w:rPr>
          <w:t xml:space="preserve"> </w:t>
        </w:r>
        <w:r w:rsidRPr="00842F89">
          <w:rPr>
            <w:rFonts w:ascii="Arial" w:eastAsia="Calibri" w:hAnsi="Arial" w:cs="Arial"/>
            <w:b/>
            <w:color w:val="auto"/>
          </w:rPr>
          <w:t>:=</w:t>
        </w:r>
        <w:r>
          <w:rPr>
            <w:rFonts w:ascii="Arial" w:eastAsia="Calibri" w:hAnsi="Arial" w:cs="Arial"/>
            <w:b/>
            <w:color w:val="auto"/>
          </w:rPr>
          <w:t xml:space="preserve"> </w:t>
        </w:r>
        <w:r w:rsidRPr="00842F89">
          <w:rPr>
            <w:rFonts w:ascii="Arial" w:eastAsia="Calibri" w:hAnsi="Arial" w:cs="Arial"/>
            <w:color w:val="1F497D" w:themeColor="text2"/>
          </w:rPr>
          <w:t xml:space="preserve">DS_1 </w:t>
        </w:r>
        <w:r>
          <w:rPr>
            <w:rFonts w:ascii="Arial" w:eastAsia="Calibri" w:hAnsi="Arial" w:cs="Arial"/>
            <w:color w:val="1F497D" w:themeColor="text2"/>
          </w:rPr>
          <w:t>+ 3</w:t>
        </w:r>
        <w:r w:rsidRPr="001F4090">
          <w:rPr>
            <w:rFonts w:ascii="Cambria" w:eastAsia="Calibri" w:hAnsi="Cambria" w:cs="Calibri"/>
          </w:rPr>
          <w:tab/>
        </w:r>
        <w:r>
          <w:rPr>
            <w:rFonts w:ascii="Cambria" w:eastAsia="Calibri" w:hAnsi="Cambria" w:cs="Calibri"/>
          </w:rPr>
          <w:tab/>
          <w:t>results in</w:t>
        </w:r>
        <w:r w:rsidRPr="001F4090">
          <w:rPr>
            <w:rFonts w:ascii="Cambria" w:eastAsia="Calibri" w:hAnsi="Cambria" w:cs="Calibri"/>
          </w:rPr>
          <w:t>:</w:t>
        </w:r>
      </w:ins>
    </w:p>
    <w:p w14:paraId="25B9A650" w14:textId="77777777" w:rsidR="00BF17B0" w:rsidRPr="00860832" w:rsidRDefault="00BF17B0" w:rsidP="00BF17B0">
      <w:pPr>
        <w:rPr>
          <w:ins w:id="1177" w:author="Laura Viignola" w:date="2017-07-10T16:58:00Z"/>
          <w:rFonts w:ascii="Cambria" w:eastAsia="Calibri" w:hAnsi="Cambria" w:cs="Calibri"/>
        </w:rPr>
      </w:pPr>
    </w:p>
    <w:tbl>
      <w:tblPr>
        <w:tblW w:w="4465" w:type="dxa"/>
        <w:tblInd w:w="70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02"/>
        <w:gridCol w:w="870"/>
        <w:gridCol w:w="1375"/>
        <w:gridCol w:w="1418"/>
      </w:tblGrid>
      <w:tr w:rsidR="00BF17B0" w:rsidRPr="006056BE" w14:paraId="26653BFA" w14:textId="77777777" w:rsidTr="00BF17B0">
        <w:trPr>
          <w:ins w:id="1178" w:author="Laura Viignola" w:date="2017-07-10T16:58:00Z"/>
        </w:trPr>
        <w:tc>
          <w:tcPr>
            <w:tcW w:w="446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E2E043B" w14:textId="77777777" w:rsidR="00BF17B0" w:rsidRPr="00860832" w:rsidRDefault="00BF17B0" w:rsidP="00BF17B0">
            <w:pPr>
              <w:rPr>
                <w:ins w:id="1179" w:author="Laura Viignola" w:date="2017-07-10T16:58:00Z"/>
                <w:rFonts w:ascii="Arial" w:eastAsia="Calibri" w:hAnsi="Arial" w:cs="Arial"/>
                <w:color w:val="1F497D" w:themeColor="text2"/>
              </w:rPr>
            </w:pPr>
            <w:ins w:id="1180" w:author="Laura Viignola" w:date="2017-07-10T16:58:00Z">
              <w:r w:rsidRPr="00860832">
                <w:rPr>
                  <w:rFonts w:ascii="Arial" w:eastAsia="Calibri" w:hAnsi="Arial" w:cs="Arial"/>
                  <w:color w:val="1F497D" w:themeColor="text2"/>
                </w:rPr>
                <w:t>DS_1</w:t>
              </w:r>
            </w:ins>
          </w:p>
        </w:tc>
      </w:tr>
      <w:tr w:rsidR="00BF17B0" w:rsidRPr="006056BE" w14:paraId="7CFC0F76" w14:textId="77777777" w:rsidTr="00BF17B0">
        <w:trPr>
          <w:ins w:id="1181" w:author="Laura Viignola" w:date="2017-07-10T16:58:00Z"/>
        </w:trPr>
        <w:tc>
          <w:tcPr>
            <w:tcW w:w="80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4BAB8EB" w14:textId="77777777" w:rsidR="00BF17B0" w:rsidRPr="00860832" w:rsidRDefault="00BF17B0" w:rsidP="00BF17B0">
            <w:pPr>
              <w:rPr>
                <w:ins w:id="1182" w:author="Laura Viignola" w:date="2017-07-10T16:58:00Z"/>
                <w:rFonts w:ascii="Arial" w:hAnsi="Arial" w:cs="Arial"/>
              </w:rPr>
            </w:pPr>
            <w:ins w:id="1183" w:author="Laura Viignola" w:date="2017-07-10T16:58:00Z">
              <w:r w:rsidRPr="00860832">
                <w:rPr>
                  <w:rFonts w:ascii="Arial" w:eastAsia="Calibri" w:hAnsi="Arial" w:cs="Arial"/>
                </w:rPr>
                <w:t>Id_1</w:t>
              </w:r>
            </w:ins>
          </w:p>
        </w:tc>
        <w:tc>
          <w:tcPr>
            <w:tcW w:w="87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A54D3B4" w14:textId="77777777" w:rsidR="00BF17B0" w:rsidRPr="00860832" w:rsidRDefault="00BF17B0" w:rsidP="00BF17B0">
            <w:pPr>
              <w:rPr>
                <w:ins w:id="1184" w:author="Laura Viignola" w:date="2017-07-10T16:58:00Z"/>
                <w:rFonts w:ascii="Arial" w:hAnsi="Arial" w:cs="Arial"/>
              </w:rPr>
            </w:pPr>
            <w:ins w:id="1185" w:author="Laura Viignola" w:date="2017-07-10T16:58:00Z">
              <w:r w:rsidRPr="00860832">
                <w:rPr>
                  <w:rFonts w:ascii="Arial" w:eastAsia="Calibri" w:hAnsi="Arial" w:cs="Arial"/>
                </w:rPr>
                <w:t>Id_2</w:t>
              </w:r>
            </w:ins>
          </w:p>
        </w:tc>
        <w:tc>
          <w:tcPr>
            <w:tcW w:w="137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34A9369" w14:textId="77777777" w:rsidR="00BF17B0" w:rsidRPr="00860832" w:rsidRDefault="00BF17B0" w:rsidP="00BF17B0">
            <w:pPr>
              <w:rPr>
                <w:ins w:id="1186" w:author="Laura Viignola" w:date="2017-07-10T16:58:00Z"/>
                <w:rFonts w:ascii="Arial" w:hAnsi="Arial" w:cs="Arial"/>
              </w:rPr>
            </w:pPr>
            <w:ins w:id="1187" w:author="Laura Viignola" w:date="2017-07-10T16:58:00Z">
              <w:r w:rsidRPr="00860832">
                <w:rPr>
                  <w:rFonts w:ascii="Arial" w:eastAsia="Calibri" w:hAnsi="Arial" w:cs="Arial"/>
                </w:rPr>
                <w:t>Me_1</w:t>
              </w:r>
            </w:ins>
          </w:p>
        </w:tc>
        <w:tc>
          <w:tcPr>
            <w:tcW w:w="1418" w:type="dxa"/>
            <w:tcBorders>
              <w:top w:val="single" w:sz="6" w:space="0" w:color="000000"/>
              <w:left w:val="single" w:sz="6" w:space="0" w:color="000000"/>
              <w:bottom w:val="single" w:sz="6" w:space="0" w:color="000000"/>
              <w:right w:val="single" w:sz="6" w:space="0" w:color="000000"/>
            </w:tcBorders>
            <w:shd w:val="clear" w:color="auto" w:fill="C6D9F1"/>
          </w:tcPr>
          <w:p w14:paraId="5F05CFA6" w14:textId="77777777" w:rsidR="00BF17B0" w:rsidRPr="00860832" w:rsidRDefault="00BF17B0" w:rsidP="00BF17B0">
            <w:pPr>
              <w:rPr>
                <w:ins w:id="1188" w:author="Laura Viignola" w:date="2017-07-10T16:58:00Z"/>
                <w:rFonts w:ascii="Arial" w:eastAsia="Calibri" w:hAnsi="Arial" w:cs="Arial"/>
              </w:rPr>
            </w:pPr>
            <w:ins w:id="1189" w:author="Laura Viignola" w:date="2017-07-10T16:58:00Z">
              <w:r w:rsidRPr="00860832">
                <w:rPr>
                  <w:rFonts w:ascii="Arial" w:eastAsia="Calibri" w:hAnsi="Arial" w:cs="Arial"/>
                </w:rPr>
                <w:t>Me_2</w:t>
              </w:r>
            </w:ins>
          </w:p>
        </w:tc>
      </w:tr>
      <w:tr w:rsidR="00BF17B0" w:rsidRPr="006056BE" w14:paraId="144C5FF0" w14:textId="77777777" w:rsidTr="00BF17B0">
        <w:trPr>
          <w:ins w:id="1190" w:author="Laura Viignola" w:date="2017-07-10T16:58:00Z"/>
        </w:trPr>
        <w:tc>
          <w:tcPr>
            <w:tcW w:w="8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EA11E2" w14:textId="77777777" w:rsidR="00BF17B0" w:rsidRPr="006056BE" w:rsidRDefault="00BF17B0" w:rsidP="00BF17B0">
            <w:pPr>
              <w:rPr>
                <w:ins w:id="1191" w:author="Laura Viignola" w:date="2017-07-10T16:58:00Z"/>
              </w:rPr>
            </w:pPr>
            <w:ins w:id="1192" w:author="Laura Viignola" w:date="2017-07-10T16:58:00Z">
              <w:r>
                <w:rPr>
                  <w:rFonts w:ascii="Calibri" w:eastAsia="Calibri" w:hAnsi="Calibri" w:cs="Calibri"/>
                </w:rPr>
                <w:t>2013</w:t>
              </w:r>
            </w:ins>
          </w:p>
        </w:tc>
        <w:tc>
          <w:tcPr>
            <w:tcW w:w="8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BCFA38" w14:textId="77777777" w:rsidR="00BF17B0" w:rsidRPr="00D061D3" w:rsidRDefault="00BF17B0" w:rsidP="00BF17B0">
            <w:pPr>
              <w:rPr>
                <w:ins w:id="1193" w:author="Laura Viignola" w:date="2017-07-10T16:58:00Z"/>
                <w:rFonts w:asciiTheme="minorHAnsi" w:hAnsiTheme="minorHAnsi"/>
              </w:rPr>
            </w:pPr>
            <w:ins w:id="1194" w:author="Laura Viignola" w:date="2017-07-10T16:58:00Z">
              <w:r w:rsidRPr="00D061D3">
                <w:rPr>
                  <w:rFonts w:asciiTheme="minorHAnsi" w:hAnsiTheme="minorHAnsi"/>
                </w:rPr>
                <w:t>Belgium</w:t>
              </w:r>
            </w:ins>
          </w:p>
        </w:tc>
        <w:tc>
          <w:tcPr>
            <w:tcW w:w="137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D81E91" w14:textId="77777777" w:rsidR="00BF17B0" w:rsidRPr="00F24CCE" w:rsidRDefault="00BF17B0" w:rsidP="00BF17B0">
            <w:pPr>
              <w:jc w:val="right"/>
              <w:rPr>
                <w:ins w:id="1195" w:author="Laura Viignola" w:date="2017-07-10T16:58:00Z"/>
                <w:rFonts w:asciiTheme="minorHAnsi" w:hAnsiTheme="minorHAnsi"/>
              </w:rPr>
            </w:pPr>
            <w:ins w:id="1196" w:author="Laura Viignola" w:date="2017-07-10T16:58:00Z">
              <w:r w:rsidRPr="00F24CCE">
                <w:rPr>
                  <w:rFonts w:asciiTheme="minorHAnsi" w:hAnsiTheme="minorHAnsi"/>
                </w:rPr>
                <w:t>8</w:t>
              </w:r>
            </w:ins>
          </w:p>
        </w:tc>
        <w:tc>
          <w:tcPr>
            <w:tcW w:w="1418" w:type="dxa"/>
            <w:tcBorders>
              <w:top w:val="single" w:sz="6" w:space="0" w:color="000000"/>
              <w:left w:val="single" w:sz="6" w:space="0" w:color="000000"/>
              <w:bottom w:val="single" w:sz="6" w:space="0" w:color="000000"/>
              <w:right w:val="single" w:sz="6" w:space="0" w:color="000000"/>
            </w:tcBorders>
          </w:tcPr>
          <w:p w14:paraId="741993EA" w14:textId="77777777" w:rsidR="00BF17B0" w:rsidRPr="006056BE" w:rsidRDefault="00BF17B0" w:rsidP="00BF17B0">
            <w:pPr>
              <w:jc w:val="right"/>
              <w:rPr>
                <w:ins w:id="1197" w:author="Laura Viignola" w:date="2017-07-10T16:58:00Z"/>
                <w:rFonts w:ascii="Calibri" w:eastAsia="Calibri" w:hAnsi="Calibri" w:cs="Calibri"/>
              </w:rPr>
            </w:pPr>
            <w:ins w:id="1198" w:author="Laura Viignola" w:date="2017-07-10T16:58:00Z">
              <w:r>
                <w:rPr>
                  <w:rFonts w:ascii="Calibri" w:eastAsia="Calibri" w:hAnsi="Calibri" w:cs="Calibri"/>
                </w:rPr>
                <w:t>8</w:t>
              </w:r>
            </w:ins>
          </w:p>
        </w:tc>
      </w:tr>
      <w:tr w:rsidR="00BF17B0" w:rsidRPr="006056BE" w14:paraId="205710AE" w14:textId="77777777" w:rsidTr="00BF17B0">
        <w:trPr>
          <w:ins w:id="1199" w:author="Laura Viignola" w:date="2017-07-10T16:58:00Z"/>
        </w:trPr>
        <w:tc>
          <w:tcPr>
            <w:tcW w:w="8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092B44" w14:textId="77777777" w:rsidR="00BF17B0" w:rsidRPr="006056BE" w:rsidRDefault="00BF17B0" w:rsidP="00BF17B0">
            <w:pPr>
              <w:rPr>
                <w:ins w:id="1200" w:author="Laura Viignola" w:date="2017-07-10T16:58:00Z"/>
                <w:rFonts w:ascii="Calibri" w:eastAsia="Calibri" w:hAnsi="Calibri" w:cs="Calibri"/>
              </w:rPr>
            </w:pPr>
            <w:ins w:id="1201" w:author="Laura Viignola" w:date="2017-07-10T16:58:00Z">
              <w:r>
                <w:rPr>
                  <w:rFonts w:ascii="Calibri" w:eastAsia="Calibri" w:hAnsi="Calibri" w:cs="Calibri"/>
                </w:rPr>
                <w:t>2013</w:t>
              </w:r>
            </w:ins>
          </w:p>
        </w:tc>
        <w:tc>
          <w:tcPr>
            <w:tcW w:w="8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CDA891" w14:textId="77777777" w:rsidR="00BF17B0" w:rsidRPr="006056BE" w:rsidRDefault="00BF17B0" w:rsidP="00BF17B0">
            <w:pPr>
              <w:rPr>
                <w:ins w:id="1202" w:author="Laura Viignola" w:date="2017-07-10T16:58:00Z"/>
                <w:rFonts w:ascii="Calibri" w:eastAsia="Calibri" w:hAnsi="Calibri" w:cs="Calibri"/>
              </w:rPr>
            </w:pPr>
            <w:ins w:id="1203" w:author="Laura Viignola" w:date="2017-07-10T16:58:00Z">
              <w:r>
                <w:rPr>
                  <w:rFonts w:ascii="Calibri" w:eastAsia="Calibri" w:hAnsi="Calibri" w:cs="Calibri"/>
                </w:rPr>
                <w:t>Denmark</w:t>
              </w:r>
            </w:ins>
          </w:p>
        </w:tc>
        <w:tc>
          <w:tcPr>
            <w:tcW w:w="137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C8ACD9" w14:textId="77777777" w:rsidR="00BF17B0" w:rsidRPr="006056BE" w:rsidRDefault="00BF17B0" w:rsidP="00BF17B0">
            <w:pPr>
              <w:jc w:val="right"/>
              <w:rPr>
                <w:ins w:id="1204" w:author="Laura Viignola" w:date="2017-07-10T16:58:00Z"/>
                <w:rFonts w:ascii="Calibri" w:eastAsia="Calibri" w:hAnsi="Calibri" w:cs="Calibri"/>
              </w:rPr>
            </w:pPr>
            <w:ins w:id="1205" w:author="Laura Viignola" w:date="2017-07-10T16:58:00Z">
              <w:r>
                <w:rPr>
                  <w:rFonts w:ascii="Calibri" w:eastAsia="Calibri" w:hAnsi="Calibri" w:cs="Calibri"/>
                </w:rPr>
                <w:t>5</w:t>
              </w:r>
            </w:ins>
          </w:p>
        </w:tc>
        <w:tc>
          <w:tcPr>
            <w:tcW w:w="1418" w:type="dxa"/>
            <w:tcBorders>
              <w:top w:val="single" w:sz="6" w:space="0" w:color="000000"/>
              <w:left w:val="single" w:sz="6" w:space="0" w:color="000000"/>
              <w:bottom w:val="single" w:sz="6" w:space="0" w:color="000000"/>
              <w:right w:val="single" w:sz="6" w:space="0" w:color="000000"/>
            </w:tcBorders>
          </w:tcPr>
          <w:p w14:paraId="489BE96F" w14:textId="77777777" w:rsidR="00BF17B0" w:rsidRDefault="00BF17B0" w:rsidP="00BF17B0">
            <w:pPr>
              <w:jc w:val="right"/>
              <w:rPr>
                <w:ins w:id="1206" w:author="Laura Viignola" w:date="2017-07-10T16:58:00Z"/>
                <w:rFonts w:ascii="Calibri" w:eastAsia="Calibri" w:hAnsi="Calibri" w:cs="Calibri"/>
              </w:rPr>
            </w:pPr>
            <w:ins w:id="1207" w:author="Laura Viignola" w:date="2017-07-10T16:58:00Z">
              <w:r>
                <w:rPr>
                  <w:rFonts w:ascii="Calibri" w:eastAsia="Calibri" w:hAnsi="Calibri" w:cs="Calibri"/>
                </w:rPr>
                <w:t>13</w:t>
              </w:r>
            </w:ins>
          </w:p>
        </w:tc>
      </w:tr>
      <w:tr w:rsidR="00BF17B0" w:rsidRPr="006056BE" w14:paraId="470B0179" w14:textId="77777777" w:rsidTr="00BF17B0">
        <w:trPr>
          <w:ins w:id="1208" w:author="Laura Viignola" w:date="2017-07-10T16:58:00Z"/>
        </w:trPr>
        <w:tc>
          <w:tcPr>
            <w:tcW w:w="8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27B662" w14:textId="77777777" w:rsidR="00BF17B0" w:rsidRPr="006056BE" w:rsidRDefault="00BF17B0" w:rsidP="00BF17B0">
            <w:pPr>
              <w:rPr>
                <w:ins w:id="1209" w:author="Laura Viignola" w:date="2017-07-10T16:58:00Z"/>
                <w:rFonts w:ascii="Calibri" w:eastAsia="Calibri" w:hAnsi="Calibri" w:cs="Calibri"/>
              </w:rPr>
            </w:pPr>
            <w:ins w:id="1210" w:author="Laura Viignola" w:date="2017-07-10T16:58:00Z">
              <w:r>
                <w:rPr>
                  <w:rFonts w:ascii="Calibri" w:eastAsia="Calibri" w:hAnsi="Calibri" w:cs="Calibri"/>
                </w:rPr>
                <w:t>2013</w:t>
              </w:r>
            </w:ins>
          </w:p>
        </w:tc>
        <w:tc>
          <w:tcPr>
            <w:tcW w:w="8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8C98E7" w14:textId="77777777" w:rsidR="00BF17B0" w:rsidRPr="006056BE" w:rsidRDefault="00BF17B0" w:rsidP="00BF17B0">
            <w:pPr>
              <w:rPr>
                <w:ins w:id="1211" w:author="Laura Viignola" w:date="2017-07-10T16:58:00Z"/>
                <w:rFonts w:ascii="Calibri" w:eastAsia="Calibri" w:hAnsi="Calibri" w:cs="Calibri"/>
              </w:rPr>
            </w:pPr>
            <w:ins w:id="1212" w:author="Laura Viignola" w:date="2017-07-10T16:58:00Z">
              <w:r>
                <w:rPr>
                  <w:rFonts w:ascii="Calibri" w:eastAsia="Calibri" w:hAnsi="Calibri" w:cs="Calibri"/>
                </w:rPr>
                <w:t>France</w:t>
              </w:r>
            </w:ins>
          </w:p>
        </w:tc>
        <w:tc>
          <w:tcPr>
            <w:tcW w:w="137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D2C4D1" w14:textId="77777777" w:rsidR="00BF17B0" w:rsidRPr="006056BE" w:rsidRDefault="00BF17B0" w:rsidP="00BF17B0">
            <w:pPr>
              <w:jc w:val="right"/>
              <w:rPr>
                <w:ins w:id="1213" w:author="Laura Viignola" w:date="2017-07-10T16:58:00Z"/>
                <w:rFonts w:ascii="Calibri" w:eastAsia="Calibri" w:hAnsi="Calibri" w:cs="Calibri"/>
              </w:rPr>
            </w:pPr>
            <w:ins w:id="1214" w:author="Laura Viignola" w:date="2017-07-10T16:58:00Z">
              <w:r>
                <w:rPr>
                  <w:rFonts w:ascii="Calibri" w:eastAsia="Calibri" w:hAnsi="Calibri" w:cs="Calibri"/>
                </w:rPr>
                <w:t>6</w:t>
              </w:r>
            </w:ins>
          </w:p>
        </w:tc>
        <w:tc>
          <w:tcPr>
            <w:tcW w:w="1418" w:type="dxa"/>
            <w:tcBorders>
              <w:top w:val="single" w:sz="6" w:space="0" w:color="000000"/>
              <w:left w:val="single" w:sz="6" w:space="0" w:color="000000"/>
              <w:bottom w:val="single" w:sz="6" w:space="0" w:color="000000"/>
              <w:right w:val="single" w:sz="6" w:space="0" w:color="000000"/>
            </w:tcBorders>
          </w:tcPr>
          <w:p w14:paraId="0DD532D0" w14:textId="77777777" w:rsidR="00BF17B0" w:rsidRDefault="00BF17B0" w:rsidP="00BF17B0">
            <w:pPr>
              <w:jc w:val="right"/>
              <w:rPr>
                <w:ins w:id="1215" w:author="Laura Viignola" w:date="2017-07-10T16:58:00Z"/>
                <w:rFonts w:ascii="Calibri" w:eastAsia="Calibri" w:hAnsi="Calibri" w:cs="Calibri"/>
              </w:rPr>
            </w:pPr>
            <w:ins w:id="1216" w:author="Laura Viignola" w:date="2017-07-10T16:58:00Z">
              <w:r>
                <w:rPr>
                  <w:rFonts w:ascii="Calibri" w:eastAsia="Calibri" w:hAnsi="Calibri" w:cs="Calibri"/>
                </w:rPr>
                <w:t>15</w:t>
              </w:r>
            </w:ins>
          </w:p>
        </w:tc>
      </w:tr>
      <w:tr w:rsidR="00BF17B0" w:rsidRPr="006056BE" w14:paraId="4E8C8BFE" w14:textId="77777777" w:rsidTr="00BF17B0">
        <w:trPr>
          <w:ins w:id="1217" w:author="Laura Viignola" w:date="2017-07-10T16:58:00Z"/>
        </w:trPr>
        <w:tc>
          <w:tcPr>
            <w:tcW w:w="8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445A5F" w14:textId="77777777" w:rsidR="00BF17B0" w:rsidRDefault="00BF17B0" w:rsidP="00BF17B0">
            <w:pPr>
              <w:rPr>
                <w:ins w:id="1218" w:author="Laura Viignola" w:date="2017-07-10T16:58:00Z"/>
                <w:rFonts w:ascii="Calibri" w:eastAsia="Calibri" w:hAnsi="Calibri" w:cs="Calibri"/>
              </w:rPr>
            </w:pPr>
            <w:ins w:id="1219" w:author="Laura Viignola" w:date="2017-07-10T16:58:00Z">
              <w:r>
                <w:rPr>
                  <w:rFonts w:ascii="Calibri" w:eastAsia="Calibri" w:hAnsi="Calibri" w:cs="Calibri"/>
                </w:rPr>
                <w:t>2013</w:t>
              </w:r>
            </w:ins>
          </w:p>
        </w:tc>
        <w:tc>
          <w:tcPr>
            <w:tcW w:w="8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4BB911" w14:textId="77777777" w:rsidR="00BF17B0" w:rsidRDefault="00BF17B0" w:rsidP="00BF17B0">
            <w:pPr>
              <w:rPr>
                <w:ins w:id="1220" w:author="Laura Viignola" w:date="2017-07-10T16:58:00Z"/>
                <w:rFonts w:ascii="Calibri" w:eastAsia="Calibri" w:hAnsi="Calibri" w:cs="Calibri"/>
              </w:rPr>
            </w:pPr>
            <w:ins w:id="1221" w:author="Laura Viignola" w:date="2017-07-10T16:58:00Z">
              <w:r>
                <w:rPr>
                  <w:rFonts w:ascii="Calibri" w:eastAsia="Calibri" w:hAnsi="Calibri" w:cs="Calibri"/>
                </w:rPr>
                <w:t>Spain</w:t>
              </w:r>
            </w:ins>
          </w:p>
        </w:tc>
        <w:tc>
          <w:tcPr>
            <w:tcW w:w="137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0790C0" w14:textId="77777777" w:rsidR="00BF17B0" w:rsidRDefault="00BF17B0" w:rsidP="00BF17B0">
            <w:pPr>
              <w:jc w:val="right"/>
              <w:rPr>
                <w:ins w:id="1222" w:author="Laura Viignola" w:date="2017-07-10T16:58:00Z"/>
                <w:rFonts w:ascii="Calibri" w:eastAsia="Calibri" w:hAnsi="Calibri" w:cs="Calibri"/>
              </w:rPr>
            </w:pPr>
            <w:ins w:id="1223" w:author="Laura Viignola" w:date="2017-07-10T16:58:00Z">
              <w:r>
                <w:rPr>
                  <w:rFonts w:ascii="Calibri" w:eastAsia="Calibri" w:hAnsi="Calibri" w:cs="Calibri"/>
                </w:rPr>
                <w:t>7</w:t>
              </w:r>
            </w:ins>
          </w:p>
        </w:tc>
        <w:tc>
          <w:tcPr>
            <w:tcW w:w="1418" w:type="dxa"/>
            <w:tcBorders>
              <w:top w:val="single" w:sz="6" w:space="0" w:color="000000"/>
              <w:left w:val="single" w:sz="6" w:space="0" w:color="000000"/>
              <w:bottom w:val="single" w:sz="6" w:space="0" w:color="000000"/>
              <w:right w:val="single" w:sz="6" w:space="0" w:color="000000"/>
            </w:tcBorders>
          </w:tcPr>
          <w:p w14:paraId="7E48EBD7" w14:textId="77777777" w:rsidR="00BF17B0" w:rsidRDefault="00BF17B0" w:rsidP="00BF17B0">
            <w:pPr>
              <w:jc w:val="right"/>
              <w:rPr>
                <w:ins w:id="1224" w:author="Laura Viignola" w:date="2017-07-10T16:58:00Z"/>
                <w:rFonts w:ascii="Calibri" w:eastAsia="Calibri" w:hAnsi="Calibri" w:cs="Calibri"/>
              </w:rPr>
            </w:pPr>
            <w:ins w:id="1225" w:author="Laura Viignola" w:date="2017-07-10T16:58:00Z">
              <w:r>
                <w:rPr>
                  <w:rFonts w:ascii="Calibri" w:eastAsia="Calibri" w:hAnsi="Calibri" w:cs="Calibri"/>
                </w:rPr>
                <w:t>23</w:t>
              </w:r>
            </w:ins>
          </w:p>
        </w:tc>
      </w:tr>
    </w:tbl>
    <w:p w14:paraId="00E376E7" w14:textId="77777777" w:rsidR="00BF17B0" w:rsidRPr="006056BE" w:rsidRDefault="00BF17B0" w:rsidP="00BF17B0">
      <w:pPr>
        <w:ind w:left="708"/>
        <w:rPr>
          <w:ins w:id="1226" w:author="Laura Viignola" w:date="2017-07-10T16:58:00Z"/>
        </w:rPr>
      </w:pPr>
    </w:p>
    <w:p w14:paraId="3155376A" w14:textId="77777777" w:rsidR="00BF17B0" w:rsidRDefault="00BF17B0" w:rsidP="00BF17B0">
      <w:pPr>
        <w:rPr>
          <w:ins w:id="1227" w:author="Laura Viignola" w:date="2017-07-10T16:58:00Z"/>
          <w:rFonts w:ascii="Cambria" w:eastAsia="Calibri" w:hAnsi="Cambria" w:cs="Calibri"/>
        </w:rPr>
      </w:pPr>
      <w:ins w:id="1228" w:author="Laura Viignola" w:date="2017-07-10T16:58:00Z">
        <w:r w:rsidRPr="00CA0059">
          <w:rPr>
            <w:rFonts w:ascii="Cambria" w:eastAsia="Calibri" w:hAnsi="Cambria" w:cs="Calibri"/>
            <w:i/>
          </w:rPr>
          <w:t>Example 2:</w:t>
        </w:r>
        <w:r w:rsidRPr="006056BE">
          <w:rPr>
            <w:rFonts w:ascii="Cambria" w:eastAsia="Calibri" w:hAnsi="Cambria" w:cs="Calibri"/>
          </w:rPr>
          <w:t xml:space="preserve"> </w:t>
        </w:r>
        <w:r>
          <w:rPr>
            <w:rFonts w:ascii="Cambria" w:eastAsia="Calibri" w:hAnsi="Cambria" w:cs="Calibri"/>
          </w:rPr>
          <w:tab/>
        </w:r>
        <w:r>
          <w:rPr>
            <w:rFonts w:ascii="Cambria" w:eastAsia="Calibri" w:hAnsi="Cambria" w:cs="Calibri"/>
          </w:rPr>
          <w:tab/>
        </w:r>
        <w:r w:rsidRPr="00842F89">
          <w:rPr>
            <w:rFonts w:ascii="Arial" w:eastAsia="Calibri" w:hAnsi="Arial" w:cs="Arial"/>
            <w:color w:val="1F497D" w:themeColor="text2"/>
          </w:rPr>
          <w:t>DS_r</w:t>
        </w:r>
        <w:r>
          <w:rPr>
            <w:rFonts w:ascii="Arial" w:eastAsia="Calibri" w:hAnsi="Arial" w:cs="Arial"/>
            <w:color w:val="1F497D" w:themeColor="text2"/>
          </w:rPr>
          <w:t xml:space="preserve"> </w:t>
        </w:r>
        <w:r w:rsidRPr="00842F89">
          <w:rPr>
            <w:rFonts w:ascii="Arial" w:eastAsia="Calibri" w:hAnsi="Arial" w:cs="Arial"/>
            <w:color w:val="1F497D" w:themeColor="text2"/>
          </w:rPr>
          <w:t xml:space="preserve"> </w:t>
        </w:r>
        <w:r w:rsidRPr="00842F89">
          <w:rPr>
            <w:rFonts w:ascii="Arial" w:eastAsia="Calibri" w:hAnsi="Arial" w:cs="Arial"/>
            <w:b/>
            <w:color w:val="auto"/>
          </w:rPr>
          <w:t>:=</w:t>
        </w:r>
        <w:r>
          <w:rPr>
            <w:rFonts w:ascii="Arial" w:eastAsia="Calibri" w:hAnsi="Arial" w:cs="Arial"/>
            <w:b/>
            <w:color w:val="auto"/>
          </w:rPr>
          <w:t xml:space="preserve"> </w:t>
        </w:r>
        <w:r w:rsidRPr="00842F89">
          <w:rPr>
            <w:rFonts w:ascii="Arial" w:eastAsia="Calibri" w:hAnsi="Arial" w:cs="Arial"/>
            <w:color w:val="1F497D" w:themeColor="text2"/>
          </w:rPr>
          <w:t xml:space="preserve">DS_1 </w:t>
        </w:r>
        <w:r>
          <w:rPr>
            <w:rFonts w:ascii="Arial" w:eastAsia="Calibri" w:hAnsi="Arial" w:cs="Arial"/>
            <w:color w:val="1F497D" w:themeColor="text2"/>
          </w:rPr>
          <w:t>[Me_1:= Me_1 + 3]</w:t>
        </w:r>
        <w:r w:rsidRPr="001F4090">
          <w:rPr>
            <w:rFonts w:ascii="Cambria" w:eastAsia="Calibri" w:hAnsi="Cambria" w:cs="Calibri"/>
          </w:rPr>
          <w:tab/>
        </w:r>
        <w:r>
          <w:rPr>
            <w:rFonts w:ascii="Cambria" w:eastAsia="Calibri" w:hAnsi="Cambria" w:cs="Calibri"/>
          </w:rPr>
          <w:tab/>
          <w:t>results in</w:t>
        </w:r>
        <w:r w:rsidRPr="001F4090">
          <w:rPr>
            <w:rFonts w:ascii="Cambria" w:eastAsia="Calibri" w:hAnsi="Cambria" w:cs="Calibri"/>
          </w:rPr>
          <w:t>:</w:t>
        </w:r>
      </w:ins>
    </w:p>
    <w:p w14:paraId="2D3B9987" w14:textId="77777777" w:rsidR="00BF17B0" w:rsidRPr="00860832" w:rsidRDefault="00BF17B0" w:rsidP="00BF17B0">
      <w:pPr>
        <w:rPr>
          <w:ins w:id="1229" w:author="Laura Viignola" w:date="2017-07-10T16:58:00Z"/>
          <w:rFonts w:ascii="Cambria" w:eastAsia="Calibri" w:hAnsi="Cambria" w:cs="Calibri"/>
        </w:rPr>
      </w:pPr>
    </w:p>
    <w:tbl>
      <w:tblPr>
        <w:tblW w:w="4736" w:type="dxa"/>
        <w:tblInd w:w="70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46"/>
        <w:gridCol w:w="876"/>
        <w:gridCol w:w="1488"/>
        <w:gridCol w:w="1526"/>
      </w:tblGrid>
      <w:tr w:rsidR="00BF17B0" w:rsidRPr="006056BE" w14:paraId="08BBD26C" w14:textId="77777777" w:rsidTr="00BF17B0">
        <w:trPr>
          <w:ins w:id="1230" w:author="Laura Viignola" w:date="2017-07-10T16:58:00Z"/>
        </w:trPr>
        <w:tc>
          <w:tcPr>
            <w:tcW w:w="473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27DA1FA" w14:textId="77777777" w:rsidR="00BF17B0" w:rsidRPr="00860832" w:rsidRDefault="00BF17B0" w:rsidP="00BF17B0">
            <w:pPr>
              <w:rPr>
                <w:ins w:id="1231" w:author="Laura Viignola" w:date="2017-07-10T16:58:00Z"/>
                <w:rFonts w:ascii="Arial" w:eastAsia="Calibri" w:hAnsi="Arial" w:cs="Arial"/>
                <w:color w:val="1F497D" w:themeColor="text2"/>
              </w:rPr>
            </w:pPr>
            <w:ins w:id="1232" w:author="Laura Viignola" w:date="2017-07-10T16:58:00Z">
              <w:r w:rsidRPr="00860832">
                <w:rPr>
                  <w:rFonts w:ascii="Arial" w:eastAsia="Calibri" w:hAnsi="Arial" w:cs="Arial"/>
                  <w:color w:val="1F497D" w:themeColor="text2"/>
                </w:rPr>
                <w:t>DS_1</w:t>
              </w:r>
            </w:ins>
          </w:p>
        </w:tc>
      </w:tr>
      <w:tr w:rsidR="00BF17B0" w:rsidRPr="006056BE" w14:paraId="08D33A86" w14:textId="77777777" w:rsidTr="00BF17B0">
        <w:trPr>
          <w:ins w:id="1233" w:author="Laura Viignola" w:date="2017-07-10T16:58:00Z"/>
        </w:trPr>
        <w:tc>
          <w:tcPr>
            <w:tcW w:w="8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88425E5" w14:textId="77777777" w:rsidR="00BF17B0" w:rsidRPr="00860832" w:rsidRDefault="00BF17B0" w:rsidP="00BF17B0">
            <w:pPr>
              <w:rPr>
                <w:ins w:id="1234" w:author="Laura Viignola" w:date="2017-07-10T16:58:00Z"/>
                <w:rFonts w:ascii="Arial" w:hAnsi="Arial" w:cs="Arial"/>
              </w:rPr>
            </w:pPr>
            <w:ins w:id="1235" w:author="Laura Viignola" w:date="2017-07-10T16:58:00Z">
              <w:r w:rsidRPr="00860832">
                <w:rPr>
                  <w:rFonts w:ascii="Arial" w:eastAsia="Calibri" w:hAnsi="Arial" w:cs="Arial"/>
                </w:rPr>
                <w:t>Id_1</w:t>
              </w:r>
            </w:ins>
          </w:p>
        </w:tc>
        <w:tc>
          <w:tcPr>
            <w:tcW w:w="87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0AE7F8E" w14:textId="77777777" w:rsidR="00BF17B0" w:rsidRPr="00860832" w:rsidRDefault="00BF17B0" w:rsidP="00BF17B0">
            <w:pPr>
              <w:rPr>
                <w:ins w:id="1236" w:author="Laura Viignola" w:date="2017-07-10T16:58:00Z"/>
                <w:rFonts w:ascii="Arial" w:hAnsi="Arial" w:cs="Arial"/>
              </w:rPr>
            </w:pPr>
            <w:ins w:id="1237" w:author="Laura Viignola" w:date="2017-07-10T16:58:00Z">
              <w:r w:rsidRPr="00860832">
                <w:rPr>
                  <w:rFonts w:ascii="Arial" w:eastAsia="Calibri" w:hAnsi="Arial" w:cs="Arial"/>
                </w:rPr>
                <w:t>Id_2</w:t>
              </w:r>
            </w:ins>
          </w:p>
        </w:tc>
        <w:tc>
          <w:tcPr>
            <w:tcW w:w="148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16061B8" w14:textId="77777777" w:rsidR="00BF17B0" w:rsidRPr="00860832" w:rsidRDefault="00BF17B0" w:rsidP="00BF17B0">
            <w:pPr>
              <w:rPr>
                <w:ins w:id="1238" w:author="Laura Viignola" w:date="2017-07-10T16:58:00Z"/>
                <w:rFonts w:ascii="Arial" w:hAnsi="Arial" w:cs="Arial"/>
              </w:rPr>
            </w:pPr>
            <w:ins w:id="1239" w:author="Laura Viignola" w:date="2017-07-10T16:58:00Z">
              <w:r w:rsidRPr="00860832">
                <w:rPr>
                  <w:rFonts w:ascii="Arial" w:eastAsia="Calibri" w:hAnsi="Arial" w:cs="Arial"/>
                </w:rPr>
                <w:t>Me_1</w:t>
              </w:r>
            </w:ins>
          </w:p>
        </w:tc>
        <w:tc>
          <w:tcPr>
            <w:tcW w:w="1526" w:type="dxa"/>
            <w:tcBorders>
              <w:top w:val="single" w:sz="6" w:space="0" w:color="000000"/>
              <w:left w:val="single" w:sz="6" w:space="0" w:color="000000"/>
              <w:bottom w:val="single" w:sz="6" w:space="0" w:color="000000"/>
              <w:right w:val="single" w:sz="6" w:space="0" w:color="000000"/>
            </w:tcBorders>
            <w:shd w:val="clear" w:color="auto" w:fill="C6D9F1"/>
          </w:tcPr>
          <w:p w14:paraId="1991C8DB" w14:textId="77777777" w:rsidR="00BF17B0" w:rsidRPr="00860832" w:rsidRDefault="00BF17B0" w:rsidP="00BF17B0">
            <w:pPr>
              <w:rPr>
                <w:ins w:id="1240" w:author="Laura Viignola" w:date="2017-07-10T16:58:00Z"/>
                <w:rFonts w:ascii="Arial" w:eastAsia="Calibri" w:hAnsi="Arial" w:cs="Arial"/>
              </w:rPr>
            </w:pPr>
            <w:ins w:id="1241" w:author="Laura Viignola" w:date="2017-07-10T16:58:00Z">
              <w:r w:rsidRPr="00860832">
                <w:rPr>
                  <w:rFonts w:ascii="Arial" w:eastAsia="Calibri" w:hAnsi="Arial" w:cs="Arial"/>
                </w:rPr>
                <w:t>Me_2</w:t>
              </w:r>
            </w:ins>
          </w:p>
        </w:tc>
      </w:tr>
      <w:tr w:rsidR="00BF17B0" w:rsidRPr="006056BE" w14:paraId="6AF44D7E" w14:textId="77777777" w:rsidTr="00BF17B0">
        <w:trPr>
          <w:ins w:id="1242"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78ECAA" w14:textId="77777777" w:rsidR="00BF17B0" w:rsidRPr="006056BE" w:rsidRDefault="00BF17B0" w:rsidP="00BF17B0">
            <w:pPr>
              <w:rPr>
                <w:ins w:id="1243" w:author="Laura Viignola" w:date="2017-07-10T16:58:00Z"/>
              </w:rPr>
            </w:pPr>
            <w:ins w:id="1244"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1C0242" w14:textId="77777777" w:rsidR="00BF17B0" w:rsidRPr="00D061D3" w:rsidRDefault="00BF17B0" w:rsidP="00BF17B0">
            <w:pPr>
              <w:rPr>
                <w:ins w:id="1245" w:author="Laura Viignola" w:date="2017-07-10T16:58:00Z"/>
                <w:rFonts w:asciiTheme="minorHAnsi" w:hAnsiTheme="minorHAnsi"/>
              </w:rPr>
            </w:pPr>
            <w:ins w:id="1246" w:author="Laura Viignola" w:date="2017-07-10T16:58:00Z">
              <w:r w:rsidRPr="00D061D3">
                <w:rPr>
                  <w:rFonts w:asciiTheme="minorHAnsi" w:hAnsiTheme="minorHAnsi"/>
                </w:rPr>
                <w:t>Belgium</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8F8946" w14:textId="77777777" w:rsidR="00BF17B0" w:rsidRPr="00F24CCE" w:rsidRDefault="00BF17B0" w:rsidP="00BF17B0">
            <w:pPr>
              <w:jc w:val="right"/>
              <w:rPr>
                <w:ins w:id="1247" w:author="Laura Viignola" w:date="2017-07-10T16:58:00Z"/>
                <w:rFonts w:asciiTheme="minorHAnsi" w:hAnsiTheme="minorHAnsi"/>
              </w:rPr>
            </w:pPr>
            <w:ins w:id="1248" w:author="Laura Viignola" w:date="2017-07-10T16:58:00Z">
              <w:r w:rsidRPr="00F24CCE">
                <w:rPr>
                  <w:rFonts w:asciiTheme="minorHAnsi" w:hAnsiTheme="minorHAnsi"/>
                </w:rPr>
                <w:t>8</w:t>
              </w:r>
            </w:ins>
          </w:p>
        </w:tc>
        <w:tc>
          <w:tcPr>
            <w:tcW w:w="1526" w:type="dxa"/>
            <w:tcBorders>
              <w:top w:val="single" w:sz="6" w:space="0" w:color="000000"/>
              <w:left w:val="single" w:sz="6" w:space="0" w:color="000000"/>
              <w:bottom w:val="single" w:sz="6" w:space="0" w:color="000000"/>
              <w:right w:val="single" w:sz="6" w:space="0" w:color="000000"/>
            </w:tcBorders>
          </w:tcPr>
          <w:p w14:paraId="72922076" w14:textId="77777777" w:rsidR="00BF17B0" w:rsidRPr="006056BE" w:rsidRDefault="00BF17B0" w:rsidP="00BF17B0">
            <w:pPr>
              <w:jc w:val="right"/>
              <w:rPr>
                <w:ins w:id="1249" w:author="Laura Viignola" w:date="2017-07-10T16:58:00Z"/>
                <w:rFonts w:ascii="Calibri" w:eastAsia="Calibri" w:hAnsi="Calibri" w:cs="Calibri"/>
              </w:rPr>
            </w:pPr>
            <w:ins w:id="1250" w:author="Laura Viignola" w:date="2017-07-10T16:58:00Z">
              <w:r>
                <w:rPr>
                  <w:rFonts w:ascii="Calibri" w:eastAsia="Calibri" w:hAnsi="Calibri" w:cs="Calibri"/>
                </w:rPr>
                <w:t>5</w:t>
              </w:r>
            </w:ins>
          </w:p>
        </w:tc>
      </w:tr>
      <w:tr w:rsidR="00BF17B0" w:rsidRPr="006056BE" w14:paraId="3C06A251" w14:textId="77777777" w:rsidTr="00BF17B0">
        <w:trPr>
          <w:ins w:id="1251"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4DDA14" w14:textId="77777777" w:rsidR="00BF17B0" w:rsidRPr="006056BE" w:rsidRDefault="00BF17B0" w:rsidP="00BF17B0">
            <w:pPr>
              <w:rPr>
                <w:ins w:id="1252" w:author="Laura Viignola" w:date="2017-07-10T16:58:00Z"/>
                <w:rFonts w:ascii="Calibri" w:eastAsia="Calibri" w:hAnsi="Calibri" w:cs="Calibri"/>
              </w:rPr>
            </w:pPr>
            <w:ins w:id="1253"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B3FC1E" w14:textId="77777777" w:rsidR="00BF17B0" w:rsidRPr="006056BE" w:rsidRDefault="00BF17B0" w:rsidP="00BF17B0">
            <w:pPr>
              <w:rPr>
                <w:ins w:id="1254" w:author="Laura Viignola" w:date="2017-07-10T16:58:00Z"/>
                <w:rFonts w:ascii="Calibri" w:eastAsia="Calibri" w:hAnsi="Calibri" w:cs="Calibri"/>
              </w:rPr>
            </w:pPr>
            <w:ins w:id="1255" w:author="Laura Viignola" w:date="2017-07-10T16:58:00Z">
              <w:r>
                <w:rPr>
                  <w:rFonts w:ascii="Calibri" w:eastAsia="Calibri" w:hAnsi="Calibri" w:cs="Calibri"/>
                </w:rPr>
                <w:t>Denmark</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DBF658" w14:textId="77777777" w:rsidR="00BF17B0" w:rsidRPr="006056BE" w:rsidRDefault="00BF17B0" w:rsidP="00BF17B0">
            <w:pPr>
              <w:jc w:val="right"/>
              <w:rPr>
                <w:ins w:id="1256" w:author="Laura Viignola" w:date="2017-07-10T16:58:00Z"/>
                <w:rFonts w:ascii="Calibri" w:eastAsia="Calibri" w:hAnsi="Calibri" w:cs="Calibri"/>
              </w:rPr>
            </w:pPr>
            <w:ins w:id="1257" w:author="Laura Viignola" w:date="2017-07-10T16:58:00Z">
              <w:r>
                <w:rPr>
                  <w:rFonts w:ascii="Calibri" w:eastAsia="Calibri" w:hAnsi="Calibri" w:cs="Calibri"/>
                </w:rPr>
                <w:t>5</w:t>
              </w:r>
            </w:ins>
          </w:p>
        </w:tc>
        <w:tc>
          <w:tcPr>
            <w:tcW w:w="1526" w:type="dxa"/>
            <w:tcBorders>
              <w:top w:val="single" w:sz="6" w:space="0" w:color="000000"/>
              <w:left w:val="single" w:sz="6" w:space="0" w:color="000000"/>
              <w:bottom w:val="single" w:sz="6" w:space="0" w:color="000000"/>
              <w:right w:val="single" w:sz="6" w:space="0" w:color="000000"/>
            </w:tcBorders>
          </w:tcPr>
          <w:p w14:paraId="42867A17" w14:textId="77777777" w:rsidR="00BF17B0" w:rsidRDefault="00BF17B0" w:rsidP="00BF17B0">
            <w:pPr>
              <w:jc w:val="right"/>
              <w:rPr>
                <w:ins w:id="1258" w:author="Laura Viignola" w:date="2017-07-10T16:58:00Z"/>
                <w:rFonts w:ascii="Calibri" w:eastAsia="Calibri" w:hAnsi="Calibri" w:cs="Calibri"/>
              </w:rPr>
            </w:pPr>
            <w:ins w:id="1259" w:author="Laura Viignola" w:date="2017-07-10T16:58:00Z">
              <w:r>
                <w:rPr>
                  <w:rFonts w:ascii="Calibri" w:eastAsia="Calibri" w:hAnsi="Calibri" w:cs="Calibri"/>
                </w:rPr>
                <w:t>10</w:t>
              </w:r>
            </w:ins>
          </w:p>
        </w:tc>
      </w:tr>
      <w:tr w:rsidR="00BF17B0" w:rsidRPr="006056BE" w14:paraId="119D8127" w14:textId="77777777" w:rsidTr="00BF17B0">
        <w:trPr>
          <w:ins w:id="1260"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8DCEB9" w14:textId="77777777" w:rsidR="00BF17B0" w:rsidRPr="006056BE" w:rsidRDefault="00BF17B0" w:rsidP="00BF17B0">
            <w:pPr>
              <w:rPr>
                <w:ins w:id="1261" w:author="Laura Viignola" w:date="2017-07-10T16:58:00Z"/>
                <w:rFonts w:ascii="Calibri" w:eastAsia="Calibri" w:hAnsi="Calibri" w:cs="Calibri"/>
              </w:rPr>
            </w:pPr>
            <w:ins w:id="1262"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406C1F" w14:textId="77777777" w:rsidR="00BF17B0" w:rsidRPr="006056BE" w:rsidRDefault="00BF17B0" w:rsidP="00BF17B0">
            <w:pPr>
              <w:rPr>
                <w:ins w:id="1263" w:author="Laura Viignola" w:date="2017-07-10T16:58:00Z"/>
                <w:rFonts w:ascii="Calibri" w:eastAsia="Calibri" w:hAnsi="Calibri" w:cs="Calibri"/>
              </w:rPr>
            </w:pPr>
            <w:ins w:id="1264" w:author="Laura Viignola" w:date="2017-07-10T16:58:00Z">
              <w:r>
                <w:rPr>
                  <w:rFonts w:ascii="Calibri" w:eastAsia="Calibri" w:hAnsi="Calibri" w:cs="Calibri"/>
                </w:rPr>
                <w:t>France</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809DBB" w14:textId="77777777" w:rsidR="00BF17B0" w:rsidRPr="006056BE" w:rsidRDefault="00BF17B0" w:rsidP="00BF17B0">
            <w:pPr>
              <w:jc w:val="right"/>
              <w:rPr>
                <w:ins w:id="1265" w:author="Laura Viignola" w:date="2017-07-10T16:58:00Z"/>
                <w:rFonts w:ascii="Calibri" w:eastAsia="Calibri" w:hAnsi="Calibri" w:cs="Calibri"/>
              </w:rPr>
            </w:pPr>
            <w:ins w:id="1266" w:author="Laura Viignola" w:date="2017-07-10T16:58:00Z">
              <w:r>
                <w:rPr>
                  <w:rFonts w:ascii="Calibri" w:eastAsia="Calibri" w:hAnsi="Calibri" w:cs="Calibri"/>
                </w:rPr>
                <w:t>6</w:t>
              </w:r>
            </w:ins>
          </w:p>
        </w:tc>
        <w:tc>
          <w:tcPr>
            <w:tcW w:w="1526" w:type="dxa"/>
            <w:tcBorders>
              <w:top w:val="single" w:sz="6" w:space="0" w:color="000000"/>
              <w:left w:val="single" w:sz="6" w:space="0" w:color="000000"/>
              <w:bottom w:val="single" w:sz="6" w:space="0" w:color="000000"/>
              <w:right w:val="single" w:sz="6" w:space="0" w:color="000000"/>
            </w:tcBorders>
          </w:tcPr>
          <w:p w14:paraId="472FD8D0" w14:textId="77777777" w:rsidR="00BF17B0" w:rsidRDefault="00BF17B0" w:rsidP="00BF17B0">
            <w:pPr>
              <w:jc w:val="right"/>
              <w:rPr>
                <w:ins w:id="1267" w:author="Laura Viignola" w:date="2017-07-10T16:58:00Z"/>
                <w:rFonts w:ascii="Calibri" w:eastAsia="Calibri" w:hAnsi="Calibri" w:cs="Calibri"/>
              </w:rPr>
            </w:pPr>
            <w:ins w:id="1268" w:author="Laura Viignola" w:date="2017-07-10T16:58:00Z">
              <w:r>
                <w:rPr>
                  <w:rFonts w:ascii="Calibri" w:eastAsia="Calibri" w:hAnsi="Calibri" w:cs="Calibri"/>
                </w:rPr>
                <w:t>12</w:t>
              </w:r>
            </w:ins>
          </w:p>
        </w:tc>
      </w:tr>
      <w:tr w:rsidR="00BF17B0" w:rsidRPr="006056BE" w14:paraId="5B3BC2AE" w14:textId="77777777" w:rsidTr="00BF17B0">
        <w:trPr>
          <w:ins w:id="1269"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70639F" w14:textId="77777777" w:rsidR="00BF17B0" w:rsidRDefault="00BF17B0" w:rsidP="00BF17B0">
            <w:pPr>
              <w:rPr>
                <w:ins w:id="1270" w:author="Laura Viignola" w:date="2017-07-10T16:58:00Z"/>
                <w:rFonts w:ascii="Calibri" w:eastAsia="Calibri" w:hAnsi="Calibri" w:cs="Calibri"/>
              </w:rPr>
            </w:pPr>
            <w:ins w:id="1271"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AABC48" w14:textId="77777777" w:rsidR="00BF17B0" w:rsidRDefault="00BF17B0" w:rsidP="00BF17B0">
            <w:pPr>
              <w:rPr>
                <w:ins w:id="1272" w:author="Laura Viignola" w:date="2017-07-10T16:58:00Z"/>
                <w:rFonts w:ascii="Calibri" w:eastAsia="Calibri" w:hAnsi="Calibri" w:cs="Calibri"/>
              </w:rPr>
            </w:pPr>
            <w:ins w:id="1273" w:author="Laura Viignola" w:date="2017-07-10T16:58:00Z">
              <w:r>
                <w:rPr>
                  <w:rFonts w:ascii="Calibri" w:eastAsia="Calibri" w:hAnsi="Calibri" w:cs="Calibri"/>
                </w:rPr>
                <w:t>Spain</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05D0C1" w14:textId="77777777" w:rsidR="00BF17B0" w:rsidRDefault="00BF17B0" w:rsidP="00BF17B0">
            <w:pPr>
              <w:jc w:val="right"/>
              <w:rPr>
                <w:ins w:id="1274" w:author="Laura Viignola" w:date="2017-07-10T16:58:00Z"/>
                <w:rFonts w:ascii="Calibri" w:eastAsia="Calibri" w:hAnsi="Calibri" w:cs="Calibri"/>
              </w:rPr>
            </w:pPr>
            <w:ins w:id="1275" w:author="Laura Viignola" w:date="2017-07-10T16:58:00Z">
              <w:r>
                <w:rPr>
                  <w:rFonts w:ascii="Calibri" w:eastAsia="Calibri" w:hAnsi="Calibri" w:cs="Calibri"/>
                </w:rPr>
                <w:t>7</w:t>
              </w:r>
            </w:ins>
          </w:p>
        </w:tc>
        <w:tc>
          <w:tcPr>
            <w:tcW w:w="1526" w:type="dxa"/>
            <w:tcBorders>
              <w:top w:val="single" w:sz="6" w:space="0" w:color="000000"/>
              <w:left w:val="single" w:sz="6" w:space="0" w:color="000000"/>
              <w:bottom w:val="single" w:sz="6" w:space="0" w:color="000000"/>
              <w:right w:val="single" w:sz="6" w:space="0" w:color="000000"/>
            </w:tcBorders>
          </w:tcPr>
          <w:p w14:paraId="3326313D" w14:textId="77777777" w:rsidR="00BF17B0" w:rsidRDefault="00BF17B0" w:rsidP="00BF17B0">
            <w:pPr>
              <w:jc w:val="right"/>
              <w:rPr>
                <w:ins w:id="1276" w:author="Laura Viignola" w:date="2017-07-10T16:58:00Z"/>
                <w:rFonts w:ascii="Calibri" w:eastAsia="Calibri" w:hAnsi="Calibri" w:cs="Calibri"/>
              </w:rPr>
            </w:pPr>
            <w:ins w:id="1277" w:author="Laura Viignola" w:date="2017-07-10T16:58:00Z">
              <w:r>
                <w:rPr>
                  <w:rFonts w:ascii="Calibri" w:eastAsia="Calibri" w:hAnsi="Calibri" w:cs="Calibri"/>
                </w:rPr>
                <w:t>20</w:t>
              </w:r>
            </w:ins>
          </w:p>
        </w:tc>
      </w:tr>
    </w:tbl>
    <w:p w14:paraId="1EA87F08" w14:textId="77777777" w:rsidR="00BF17B0" w:rsidRPr="006056BE" w:rsidRDefault="00BF17B0" w:rsidP="00BF17B0">
      <w:pPr>
        <w:ind w:left="708"/>
        <w:rPr>
          <w:ins w:id="1278" w:author="Laura Viignola" w:date="2017-07-10T16:58:00Z"/>
        </w:rPr>
      </w:pPr>
    </w:p>
    <w:p w14:paraId="411E0603" w14:textId="77777777" w:rsidR="00BF17B0" w:rsidRPr="006056BE" w:rsidRDefault="00BF17B0" w:rsidP="00BF17B0">
      <w:pPr>
        <w:ind w:left="708"/>
        <w:rPr>
          <w:ins w:id="1279" w:author="Laura Viignola" w:date="2017-07-10T16:58:00Z"/>
        </w:rPr>
      </w:pPr>
    </w:p>
    <w:p w14:paraId="37D96C18" w14:textId="77777777" w:rsidR="00BF17B0" w:rsidRPr="006056BE" w:rsidRDefault="00BF17B0" w:rsidP="00BF17B0">
      <w:pPr>
        <w:ind w:left="708"/>
        <w:rPr>
          <w:ins w:id="1280" w:author="Laura Viignola" w:date="2017-07-10T16:58:00Z"/>
        </w:rPr>
      </w:pPr>
    </w:p>
    <w:p w14:paraId="2B14A7BE" w14:textId="77777777" w:rsidR="00BF17B0" w:rsidRPr="000E3547" w:rsidRDefault="00BF17B0" w:rsidP="00BF17B0">
      <w:pPr>
        <w:pStyle w:val="Stile3"/>
        <w:rPr>
          <w:ins w:id="1281" w:author="Laura Viignola" w:date="2017-07-10T16:58:00Z"/>
          <w:lang w:val="it-IT"/>
        </w:rPr>
      </w:pPr>
      <w:ins w:id="1282" w:author="Laura Viignola" w:date="2017-07-10T16:58:00Z">
        <w:r>
          <w:t>Subtraction -</w:t>
        </w:r>
      </w:ins>
    </w:p>
    <w:p w14:paraId="5273E164" w14:textId="77777777" w:rsidR="00BF17B0" w:rsidRDefault="00BF17B0" w:rsidP="00BF17B0">
      <w:pPr>
        <w:rPr>
          <w:ins w:id="1283" w:author="Laura Viignola" w:date="2017-07-10T16:58:00Z"/>
          <w:rFonts w:ascii="Cambria" w:eastAsia="Calibri" w:hAnsi="Cambria" w:cs="Calibri"/>
          <w:i/>
          <w:color w:val="5B9BD5"/>
        </w:rPr>
      </w:pPr>
      <w:ins w:id="1284"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ins>
    </w:p>
    <w:p w14:paraId="429A8A1A" w14:textId="77777777" w:rsidR="00BF17B0" w:rsidRPr="0075768B" w:rsidRDefault="00BF17B0" w:rsidP="00BF17B0">
      <w:pPr>
        <w:ind w:left="1416"/>
        <w:rPr>
          <w:ins w:id="1285" w:author="Laura Viignola" w:date="2017-07-10T16:58:00Z"/>
          <w:rFonts w:ascii="Arial" w:eastAsia="Calibri" w:hAnsi="Arial" w:cs="Arial"/>
          <w:b/>
        </w:rPr>
      </w:pPr>
      <w:ins w:id="1286" w:author="Laura Viignola" w:date="2017-07-10T16:58:00Z">
        <w:r>
          <w:rPr>
            <w:rFonts w:ascii="Arial" w:eastAsia="Calibri" w:hAnsi="Arial" w:cs="Arial"/>
            <w:color w:val="auto"/>
          </w:rPr>
          <w:t xml:space="preserve">op1 - </w:t>
        </w:r>
        <w:r w:rsidRPr="004F0645">
          <w:rPr>
            <w:rFonts w:ascii="Arial" w:eastAsia="Calibri" w:hAnsi="Arial" w:cs="Arial"/>
            <w:color w:val="auto"/>
          </w:rPr>
          <w:t>op</w:t>
        </w:r>
        <w:r>
          <w:rPr>
            <w:rFonts w:ascii="Arial" w:eastAsia="Calibri" w:hAnsi="Arial" w:cs="Arial"/>
            <w:color w:val="auto"/>
          </w:rPr>
          <w:t>2</w:t>
        </w:r>
      </w:ins>
    </w:p>
    <w:p w14:paraId="3DB0D9F1" w14:textId="77777777" w:rsidR="00BF17B0" w:rsidRDefault="00BF17B0" w:rsidP="00BF17B0">
      <w:pPr>
        <w:ind w:left="360"/>
        <w:rPr>
          <w:ins w:id="1287" w:author="Laura Viignola" w:date="2017-07-10T16:58:00Z"/>
          <w:rFonts w:ascii="Cambria" w:eastAsia="Calibri" w:hAnsi="Cambria" w:cs="Calibri"/>
          <w:color w:val="5B9BD5"/>
        </w:rPr>
      </w:pPr>
    </w:p>
    <w:p w14:paraId="44A5CBDE" w14:textId="77777777" w:rsidR="00BF17B0" w:rsidRPr="005961DD" w:rsidRDefault="00BF17B0" w:rsidP="00BF17B0">
      <w:pPr>
        <w:rPr>
          <w:ins w:id="1288" w:author="Laura Viignola" w:date="2017-07-10T16:58:00Z"/>
          <w:rFonts w:ascii="Cambria" w:eastAsia="Calibri" w:hAnsi="Cambria" w:cs="Calibri"/>
          <w:i/>
          <w:color w:val="5B9BD5"/>
        </w:rPr>
      </w:pPr>
      <w:ins w:id="1289"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278ACAE8" w14:textId="77777777" w:rsidR="00BF17B0" w:rsidRDefault="00BF17B0" w:rsidP="00BF17B0">
      <w:pPr>
        <w:rPr>
          <w:ins w:id="1290" w:author="Laura Viignola" w:date="2017-07-10T16:58:00Z"/>
          <w:rFonts w:ascii="Cambria" w:eastAsia="Calibri" w:hAnsi="Cambria" w:cs="Calibri"/>
          <w:color w:val="5B9BD5"/>
        </w:rPr>
      </w:pPr>
      <w:ins w:id="1291" w:author="Laura Viignola" w:date="2017-07-10T16:58:00Z">
        <w:r>
          <w:rPr>
            <w:rFonts w:ascii="Arial" w:eastAsia="Calibri" w:hAnsi="Arial" w:cs="Arial"/>
            <w:color w:val="auto"/>
          </w:rPr>
          <w:t>o</w:t>
        </w:r>
        <w:r w:rsidRPr="0075768B">
          <w:rPr>
            <w:rFonts w:ascii="Arial" w:eastAsia="Calibri" w:hAnsi="Arial" w:cs="Arial"/>
            <w:color w:val="auto"/>
          </w:rPr>
          <w:t>p</w:t>
        </w:r>
        <w:r>
          <w:rPr>
            <w:rFonts w:ascii="Arial" w:eastAsia="Calibri" w:hAnsi="Arial" w:cs="Arial"/>
            <w:color w:val="auto"/>
          </w:rPr>
          <w:t>1</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minuend</w:t>
        </w:r>
      </w:ins>
    </w:p>
    <w:p w14:paraId="1296F628" w14:textId="77777777" w:rsidR="00BF17B0" w:rsidRDefault="00BF17B0" w:rsidP="00BF17B0">
      <w:pPr>
        <w:rPr>
          <w:ins w:id="1292" w:author="Laura Viignola" w:date="2017-07-10T16:58:00Z"/>
          <w:rFonts w:ascii="Cambria" w:eastAsia="Calibri" w:hAnsi="Cambria" w:cs="Calibri"/>
          <w:color w:val="5B9BD5"/>
        </w:rPr>
      </w:pPr>
      <w:ins w:id="1293" w:author="Laura Viignola" w:date="2017-07-10T16:58:00Z">
        <w:r>
          <w:rPr>
            <w:rFonts w:ascii="Arial" w:eastAsia="Calibri" w:hAnsi="Arial" w:cs="Arial"/>
            <w:color w:val="auto"/>
          </w:rPr>
          <w:t>op2</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 xml:space="preserve">the </w:t>
        </w:r>
        <w:r w:rsidRPr="00725E93">
          <w:rPr>
            <w:rFonts w:ascii="Cambria" w:eastAsia="Calibri" w:hAnsi="Cambria" w:cs="Calibri"/>
          </w:rPr>
          <w:t>subtrahend</w:t>
        </w:r>
      </w:ins>
    </w:p>
    <w:p w14:paraId="446E2822" w14:textId="77777777" w:rsidR="00BF17B0" w:rsidRDefault="00BF17B0" w:rsidP="00BF17B0">
      <w:pPr>
        <w:rPr>
          <w:ins w:id="1294" w:author="Laura Viignola" w:date="2017-07-10T16:58:00Z"/>
          <w:rFonts w:ascii="Cambria" w:eastAsia="Calibri" w:hAnsi="Cambria" w:cs="Calibri"/>
          <w:color w:val="5B9BD5"/>
        </w:rPr>
      </w:pPr>
    </w:p>
    <w:p w14:paraId="510684C1" w14:textId="77777777" w:rsidR="00BF17B0" w:rsidRDefault="00BF17B0" w:rsidP="00BF17B0">
      <w:pPr>
        <w:rPr>
          <w:ins w:id="1295" w:author="Laura Viignola" w:date="2017-07-10T16:58:00Z"/>
          <w:rFonts w:ascii="Cambria" w:eastAsia="Calibri" w:hAnsi="Cambria" w:cs="Calibri"/>
          <w:i/>
          <w:color w:val="5B9BD5"/>
        </w:rPr>
      </w:pPr>
      <w:ins w:id="1296"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021FC93E" w14:textId="77777777" w:rsidR="00BF17B0" w:rsidRDefault="00BF17B0" w:rsidP="00BF17B0">
      <w:pPr>
        <w:rPr>
          <w:ins w:id="1297" w:author="Laura Viignola" w:date="2017-07-10T16:58:00Z"/>
          <w:rFonts w:ascii="Arial" w:eastAsia="Calibri" w:hAnsi="Arial" w:cs="Arial"/>
        </w:rPr>
      </w:pPr>
      <w:ins w:id="1298" w:author="Laura Viignola" w:date="2017-07-10T16:58:00Z">
        <w:r>
          <w:rPr>
            <w:rFonts w:ascii="Arial" w:eastAsia="Calibri" w:hAnsi="Arial" w:cs="Arial"/>
          </w:rPr>
          <w:t>DS_1 - DS_2</w:t>
        </w:r>
      </w:ins>
    </w:p>
    <w:p w14:paraId="1877FCEF" w14:textId="77777777" w:rsidR="00BF17B0" w:rsidRPr="0075768B" w:rsidRDefault="00BF17B0" w:rsidP="00BF17B0">
      <w:pPr>
        <w:rPr>
          <w:ins w:id="1299" w:author="Laura Viignola" w:date="2017-07-10T16:58:00Z"/>
          <w:rFonts w:ascii="Arial" w:eastAsia="Calibri" w:hAnsi="Arial" w:cs="Arial"/>
        </w:rPr>
      </w:pPr>
      <w:ins w:id="1300" w:author="Laura Viignola" w:date="2017-07-10T16:58:00Z">
        <w:r>
          <w:rPr>
            <w:rFonts w:ascii="Arial" w:eastAsia="Calibri" w:hAnsi="Arial" w:cs="Arial"/>
          </w:rPr>
          <w:t>3 - 5</w:t>
        </w:r>
      </w:ins>
    </w:p>
    <w:p w14:paraId="4E2F1326" w14:textId="77777777" w:rsidR="00BF17B0" w:rsidRPr="00930AA3" w:rsidRDefault="00BF17B0" w:rsidP="00BF17B0">
      <w:pPr>
        <w:rPr>
          <w:ins w:id="1301" w:author="Laura Viignola" w:date="2017-07-10T16:58:00Z"/>
          <w:rFonts w:ascii="Cambria" w:eastAsia="Calibri" w:hAnsi="Cambria" w:cs="Calibri"/>
          <w:color w:val="5B9BD5"/>
        </w:rPr>
      </w:pPr>
    </w:p>
    <w:p w14:paraId="7EFE7DBB" w14:textId="77777777" w:rsidR="00BF17B0" w:rsidRDefault="00BF17B0" w:rsidP="00BF17B0">
      <w:pPr>
        <w:rPr>
          <w:ins w:id="1302" w:author="Laura Viignola" w:date="2017-07-10T16:58:00Z"/>
          <w:rFonts w:ascii="Cambria" w:eastAsia="Calibri" w:hAnsi="Cambria" w:cs="Calibri"/>
          <w:i/>
          <w:color w:val="5B9BD5"/>
        </w:rPr>
      </w:pPr>
      <w:ins w:id="1303" w:author="Laura Viignola" w:date="2017-07-10T16:58:00Z">
        <w:r>
          <w:rPr>
            <w:rFonts w:ascii="Cambria" w:eastAsia="Calibri" w:hAnsi="Cambria" w:cs="Calibri"/>
            <w:i/>
            <w:color w:val="5B9BD5"/>
          </w:rPr>
          <w:t>Semantic for scalar operations</w:t>
        </w:r>
      </w:ins>
    </w:p>
    <w:p w14:paraId="042A627A" w14:textId="77777777" w:rsidR="00BF17B0" w:rsidRDefault="00BF17B0" w:rsidP="00BF17B0">
      <w:pPr>
        <w:jc w:val="both"/>
        <w:rPr>
          <w:ins w:id="1304" w:author="Laura Viignola" w:date="2017-07-10T16:58:00Z"/>
        </w:rPr>
      </w:pPr>
      <w:ins w:id="1305" w:author="Laura Viignola" w:date="2017-07-10T16:58:00Z">
        <w:r>
          <w:t>The operator - computes de subtraction of two numbers.</w:t>
        </w:r>
      </w:ins>
    </w:p>
    <w:p w14:paraId="69109964" w14:textId="77777777" w:rsidR="00BF17B0" w:rsidRPr="00CF4A4F" w:rsidRDefault="00BF17B0" w:rsidP="00BF17B0">
      <w:pPr>
        <w:jc w:val="both"/>
        <w:rPr>
          <w:ins w:id="1306" w:author="Laura Viignola" w:date="2017-07-10T16:58:00Z"/>
          <w:rFonts w:ascii="Cambria" w:eastAsia="Calibri" w:hAnsi="Cambria" w:cs="Calibri"/>
        </w:rPr>
      </w:pPr>
    </w:p>
    <w:p w14:paraId="3CD97E93" w14:textId="77777777" w:rsidR="00BF17B0" w:rsidRDefault="00BF17B0" w:rsidP="00BF17B0">
      <w:pPr>
        <w:jc w:val="both"/>
        <w:rPr>
          <w:ins w:id="1307" w:author="Laura Viignola" w:date="2017-07-10T16:58:00Z"/>
          <w:rFonts w:ascii="Cambria" w:eastAsia="Calibri" w:hAnsi="Cambria" w:cs="Calibri"/>
        </w:rPr>
      </w:pPr>
      <w:ins w:id="1308" w:author="Laura Viignola" w:date="2017-07-10T16:58:00Z">
        <w:r>
          <w:rPr>
            <w:rFonts w:ascii="Cambria" w:eastAsia="Calibri" w:hAnsi="Cambria" w:cs="Calibri"/>
          </w:rPr>
          <w:t xml:space="preserve">Examples: </w:t>
        </w:r>
      </w:ins>
    </w:p>
    <w:p w14:paraId="7ED9A0CB" w14:textId="77777777" w:rsidR="00BF17B0" w:rsidRDefault="00BF17B0" w:rsidP="00BF17B0">
      <w:pPr>
        <w:ind w:left="360"/>
        <w:jc w:val="both"/>
        <w:rPr>
          <w:ins w:id="1309" w:author="Laura Viignola" w:date="2017-07-10T16:58:00Z"/>
          <w:rFonts w:ascii="Cambria" w:hAnsi="Cambria"/>
        </w:rPr>
      </w:pPr>
      <w:ins w:id="1310" w:author="Laura Viignola" w:date="2017-07-10T16:58:00Z">
        <w:r w:rsidRPr="00CF4A4F">
          <w:rPr>
            <w:rFonts w:ascii="Arial" w:hAnsi="Arial" w:cs="Arial"/>
          </w:rPr>
          <w:t>3</w:t>
        </w:r>
        <w:r>
          <w:rPr>
            <w:rFonts w:ascii="Arial" w:hAnsi="Arial" w:cs="Arial"/>
          </w:rPr>
          <w:t xml:space="preserve"> - 5</w:t>
        </w:r>
        <w:r w:rsidRPr="008E7718">
          <w:rPr>
            <w:rFonts w:ascii="Cambria" w:hAnsi="Cambria"/>
            <w:b/>
          </w:rPr>
          <w:t xml:space="preserve"> </w:t>
        </w:r>
        <w:r>
          <w:rPr>
            <w:rFonts w:ascii="Cambria" w:hAnsi="Cambria"/>
          </w:rPr>
          <w:t xml:space="preserve"> </w:t>
        </w:r>
        <w:r w:rsidRPr="008E7718">
          <w:rPr>
            <w:rFonts w:ascii="Cambria" w:hAnsi="Cambria"/>
          </w:rPr>
          <w:t xml:space="preserve">gives </w:t>
        </w:r>
        <w:r>
          <w:rPr>
            <w:rFonts w:ascii="Cambria" w:hAnsi="Cambria"/>
          </w:rPr>
          <w:t>-2</w:t>
        </w:r>
      </w:ins>
    </w:p>
    <w:p w14:paraId="7DFA9250" w14:textId="77777777" w:rsidR="00BF17B0" w:rsidRDefault="00BF17B0" w:rsidP="00BF17B0">
      <w:pPr>
        <w:rPr>
          <w:ins w:id="1311" w:author="Laura Viignola" w:date="2017-07-10T16:58:00Z"/>
          <w:rFonts w:ascii="Cambria" w:eastAsia="Calibri" w:hAnsi="Cambria" w:cs="Calibri"/>
          <w:i/>
          <w:color w:val="5B9BD5"/>
        </w:rPr>
      </w:pPr>
    </w:p>
    <w:p w14:paraId="10CC0FF6" w14:textId="77777777" w:rsidR="00BF17B0" w:rsidRDefault="00BF17B0" w:rsidP="00BF17B0">
      <w:pPr>
        <w:rPr>
          <w:ins w:id="1312" w:author="Laura Viignola" w:date="2017-07-10T16:58:00Z"/>
          <w:rFonts w:ascii="Cambria" w:eastAsia="Calibri" w:hAnsi="Cambria" w:cs="Calibri"/>
          <w:i/>
          <w:color w:val="5B9BD5"/>
        </w:rPr>
      </w:pPr>
      <w:ins w:id="1313" w:author="Laura Viignola" w:date="2017-07-10T16:58:00Z">
        <w:r>
          <w:rPr>
            <w:rFonts w:ascii="Cambria" w:eastAsia="Calibri" w:hAnsi="Cambria" w:cs="Calibri"/>
            <w:i/>
            <w:color w:val="5B9BD5"/>
          </w:rPr>
          <w:t>Input Parameters type</w:t>
        </w:r>
        <w:r>
          <w:rPr>
            <w:rFonts w:ascii="Cambria" w:eastAsia="Calibri" w:hAnsi="Cambria" w:cs="Calibri"/>
            <w:i/>
            <w:color w:val="5B9BD5"/>
          </w:rPr>
          <w:tab/>
        </w:r>
      </w:ins>
    </w:p>
    <w:p w14:paraId="7F8CFE72" w14:textId="77777777" w:rsidR="00BF17B0" w:rsidRDefault="00BF17B0" w:rsidP="00BF17B0">
      <w:pPr>
        <w:rPr>
          <w:ins w:id="1314" w:author="Laura Viignola" w:date="2017-07-10T16:58:00Z"/>
          <w:rFonts w:ascii="Cambria" w:eastAsia="Calibri" w:hAnsi="Cambria" w:cs="Calibri"/>
          <w:i/>
          <w:noProof/>
          <w:color w:val="5B9BD5"/>
          <w:lang w:val="en-US"/>
        </w:rPr>
      </w:pPr>
      <w:ins w:id="1315" w:author="Laura Viignola" w:date="2017-07-10T16:58:00Z">
        <w:r w:rsidRPr="00DA2507">
          <w:rPr>
            <w:rFonts w:ascii="Cambria" w:eastAsia="Calibri" w:hAnsi="Cambria" w:cs="Calibri"/>
            <w:i/>
            <w:noProof/>
            <w:color w:val="5B9BD5"/>
            <w:lang w:val="en-US"/>
          </w:rPr>
          <w:t xml:space="preserve"> </w:t>
        </w:r>
      </w:ins>
    </w:p>
    <w:p w14:paraId="5F0A5073" w14:textId="77777777" w:rsidR="00BF17B0" w:rsidRDefault="00BF17B0" w:rsidP="00BF17B0">
      <w:pPr>
        <w:rPr>
          <w:ins w:id="1316" w:author="Laura Viignola" w:date="2017-07-10T16:58:00Z"/>
          <w:rFonts w:ascii="Cambria" w:eastAsia="Calibri" w:hAnsi="Cambria" w:cs="Calibri"/>
        </w:rPr>
      </w:pPr>
      <w:ins w:id="1317" w:author="Laura Viignola" w:date="2017-07-10T16:58:00Z">
        <w:r w:rsidRPr="00E64258">
          <w:rPr>
            <w:rFonts w:ascii="Cambria" w:eastAsia="Calibri" w:hAnsi="Cambria" w:cs="Calibri"/>
            <w:i/>
          </w:rPr>
          <w:t>Op</w:t>
        </w:r>
        <w:r>
          <w:rPr>
            <w:rFonts w:ascii="Cambria" w:eastAsia="Calibri" w:hAnsi="Cambria" w:cs="Calibri"/>
            <w:i/>
          </w:rPr>
          <w:t>1</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29BD417E" w14:textId="77777777" w:rsidR="00BF17B0" w:rsidRPr="006F2FA3" w:rsidRDefault="00BF17B0" w:rsidP="00BF17B0">
      <w:pPr>
        <w:ind w:left="708" w:firstLine="708"/>
        <w:rPr>
          <w:ins w:id="1318" w:author="Laura Viignola" w:date="2017-07-10T16:58:00Z"/>
          <w:rFonts w:ascii="Cambria" w:eastAsia="Calibri" w:hAnsi="Cambria" w:cs="Calibri"/>
        </w:rPr>
      </w:pPr>
      <w:ins w:id="1319"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5C863FF6" w14:textId="77777777" w:rsidR="00BF17B0" w:rsidRPr="006F2FA3" w:rsidRDefault="00BF17B0" w:rsidP="00BF17B0">
      <w:pPr>
        <w:ind w:left="708" w:firstLine="708"/>
        <w:rPr>
          <w:ins w:id="1320" w:author="Laura Viignola" w:date="2017-07-10T16:58:00Z"/>
          <w:rFonts w:ascii="Cambria" w:eastAsia="Calibri" w:hAnsi="Cambria" w:cs="Calibri"/>
        </w:rPr>
      </w:pPr>
      <w:ins w:id="1321"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25509B42" w14:textId="77777777" w:rsidR="00BF17B0" w:rsidRPr="006F2FA3" w:rsidRDefault="00BF17B0" w:rsidP="00BF17B0">
      <w:pPr>
        <w:rPr>
          <w:ins w:id="1322" w:author="Laura Viignola" w:date="2017-07-10T16:58:00Z"/>
          <w:rFonts w:ascii="Cambria" w:eastAsia="Calibri" w:hAnsi="Cambria" w:cs="Calibri"/>
          <w:i/>
          <w:color w:val="5B9BD5"/>
        </w:rPr>
      </w:pPr>
    </w:p>
    <w:p w14:paraId="2060F31E" w14:textId="77777777" w:rsidR="00BF17B0" w:rsidRDefault="00BF17B0" w:rsidP="00BF17B0">
      <w:pPr>
        <w:rPr>
          <w:ins w:id="1323" w:author="Laura Viignola" w:date="2017-07-10T16:58:00Z"/>
          <w:rFonts w:ascii="Cambria" w:eastAsia="Calibri" w:hAnsi="Cambria" w:cs="Calibri"/>
        </w:rPr>
      </w:pPr>
      <w:ins w:id="1324" w:author="Laura Viignola" w:date="2017-07-10T16:58:00Z">
        <w:r>
          <w:rPr>
            <w:rFonts w:ascii="Cambria" w:eastAsia="Calibri" w:hAnsi="Cambria" w:cs="Calibri"/>
            <w:i/>
          </w:rPr>
          <w:t>Op2</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425B8BF5" w14:textId="77777777" w:rsidR="00BF17B0" w:rsidRPr="006F2FA3" w:rsidRDefault="00BF17B0" w:rsidP="00BF17B0">
      <w:pPr>
        <w:ind w:left="708" w:firstLine="708"/>
        <w:rPr>
          <w:ins w:id="1325" w:author="Laura Viignola" w:date="2017-07-10T16:58:00Z"/>
          <w:rFonts w:ascii="Cambria" w:eastAsia="Calibri" w:hAnsi="Cambria" w:cs="Calibri"/>
        </w:rPr>
      </w:pPr>
      <w:ins w:id="1326"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4D150979" w14:textId="77777777" w:rsidR="00BF17B0" w:rsidRPr="006F2FA3" w:rsidRDefault="00BF17B0" w:rsidP="00BF17B0">
      <w:pPr>
        <w:ind w:left="708" w:firstLine="708"/>
        <w:rPr>
          <w:ins w:id="1327" w:author="Laura Viignola" w:date="2017-07-10T16:58:00Z"/>
          <w:rFonts w:ascii="Cambria" w:eastAsia="Calibri" w:hAnsi="Cambria" w:cs="Calibri"/>
        </w:rPr>
      </w:pPr>
      <w:ins w:id="1328"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3B194E22" w14:textId="77777777" w:rsidR="00BF17B0" w:rsidRPr="00E64258" w:rsidRDefault="00BF17B0" w:rsidP="00BF17B0">
      <w:pPr>
        <w:rPr>
          <w:ins w:id="1329" w:author="Laura Viignola" w:date="2017-07-10T16:58:00Z"/>
          <w:rFonts w:ascii="Cambria" w:hAnsi="Cambria"/>
        </w:rPr>
      </w:pPr>
    </w:p>
    <w:p w14:paraId="54D74CC3" w14:textId="77777777" w:rsidR="00BF17B0" w:rsidRPr="00E64258" w:rsidRDefault="00BF17B0" w:rsidP="00BF17B0">
      <w:pPr>
        <w:rPr>
          <w:ins w:id="1330" w:author="Laura Viignola" w:date="2017-07-10T16:58:00Z"/>
          <w:rFonts w:ascii="Cambria" w:eastAsia="Calibri" w:hAnsi="Cambria" w:cs="Calibri"/>
          <w:i/>
          <w:color w:val="5B9BD5"/>
        </w:rPr>
      </w:pPr>
      <w:ins w:id="1331" w:author="Laura Viignola" w:date="2017-07-10T16:58:00Z">
        <w:r w:rsidRPr="00E64258">
          <w:rPr>
            <w:rFonts w:ascii="Cambria" w:eastAsia="Calibri" w:hAnsi="Cambria" w:cs="Calibri"/>
            <w:i/>
            <w:color w:val="5B9BD5"/>
          </w:rPr>
          <w:t>Result type</w:t>
        </w:r>
      </w:ins>
    </w:p>
    <w:p w14:paraId="62A8A995" w14:textId="77777777" w:rsidR="00BF17B0" w:rsidRPr="00E64258" w:rsidRDefault="00BF17B0" w:rsidP="00BF17B0">
      <w:pPr>
        <w:rPr>
          <w:ins w:id="1332" w:author="Laura Viignola" w:date="2017-07-10T16:58:00Z"/>
          <w:rFonts w:ascii="Cambria" w:eastAsia="Calibri" w:hAnsi="Cambria" w:cs="Calibri"/>
          <w:i/>
          <w:color w:val="auto"/>
        </w:rPr>
      </w:pPr>
    </w:p>
    <w:p w14:paraId="7B7EA3AC" w14:textId="77777777" w:rsidR="00BF17B0" w:rsidRDefault="00BF17B0" w:rsidP="00BF17B0">
      <w:pPr>
        <w:rPr>
          <w:ins w:id="1333" w:author="Laura Viignola" w:date="2017-07-10T16:58:00Z"/>
          <w:rFonts w:ascii="Cambria" w:eastAsia="Calibri" w:hAnsi="Cambria" w:cs="Calibri"/>
        </w:rPr>
      </w:pPr>
      <w:ins w:id="1334"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445A08ED" w14:textId="77777777" w:rsidR="00BF17B0" w:rsidRPr="006F2FA3" w:rsidRDefault="00BF17B0" w:rsidP="00BF17B0">
      <w:pPr>
        <w:ind w:left="708" w:firstLine="708"/>
        <w:rPr>
          <w:ins w:id="1335" w:author="Laura Viignola" w:date="2017-07-10T16:58:00Z"/>
          <w:rFonts w:ascii="Cambria" w:eastAsia="Calibri" w:hAnsi="Cambria" w:cs="Calibri"/>
        </w:rPr>
      </w:pPr>
      <w:ins w:id="1336"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4D154749" w14:textId="77777777" w:rsidR="00BF17B0" w:rsidRPr="006F2FA3" w:rsidRDefault="00BF17B0" w:rsidP="00BF17B0">
      <w:pPr>
        <w:ind w:left="708" w:firstLine="708"/>
        <w:rPr>
          <w:ins w:id="1337" w:author="Laura Viignola" w:date="2017-07-10T16:58:00Z"/>
          <w:rFonts w:ascii="Cambria" w:eastAsia="Calibri" w:hAnsi="Cambria" w:cs="Calibri"/>
        </w:rPr>
      </w:pPr>
      <w:ins w:id="1338"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445C9788" w14:textId="77777777" w:rsidR="00BF17B0" w:rsidRDefault="00BF17B0" w:rsidP="00BF17B0">
      <w:pPr>
        <w:rPr>
          <w:ins w:id="1339" w:author="Laura Viignola" w:date="2017-07-10T16:58:00Z"/>
          <w:rFonts w:ascii="Cambria" w:eastAsia="Calibri" w:hAnsi="Cambria" w:cs="Calibri"/>
          <w:i/>
          <w:color w:val="5B9BD5"/>
        </w:rPr>
      </w:pPr>
    </w:p>
    <w:p w14:paraId="2F2E1858" w14:textId="77777777" w:rsidR="00BF17B0" w:rsidRDefault="00BF17B0" w:rsidP="00BF17B0">
      <w:pPr>
        <w:rPr>
          <w:ins w:id="1340" w:author="Laura Viignola" w:date="2017-07-10T16:58:00Z"/>
          <w:rFonts w:ascii="Cambria" w:eastAsia="Calibri" w:hAnsi="Cambria" w:cs="Calibri"/>
          <w:i/>
          <w:color w:val="5B9BD5"/>
        </w:rPr>
      </w:pPr>
      <w:ins w:id="1341" w:author="Laura Viignola" w:date="2017-07-10T16:58:00Z">
        <w:r>
          <w:rPr>
            <w:rFonts w:ascii="Cambria" w:eastAsia="Calibri" w:hAnsi="Cambria" w:cs="Calibri"/>
            <w:i/>
            <w:color w:val="5B9BD5"/>
          </w:rPr>
          <w:t>Additional constraints</w:t>
        </w:r>
      </w:ins>
    </w:p>
    <w:p w14:paraId="1668BCF1" w14:textId="77777777" w:rsidR="00BF17B0" w:rsidRDefault="00BF17B0" w:rsidP="00BF17B0">
      <w:pPr>
        <w:jc w:val="both"/>
        <w:rPr>
          <w:ins w:id="1342" w:author="Laura Viignola" w:date="2017-07-10T16:58:00Z"/>
          <w:rFonts w:ascii="Cambria" w:hAnsi="Cambria"/>
        </w:rPr>
      </w:pPr>
      <w:ins w:id="1343" w:author="Laura Viignola" w:date="2017-07-10T16:58:00Z">
        <w:r>
          <w:rPr>
            <w:rFonts w:ascii="Cambria" w:hAnsi="Cambria"/>
          </w:rPr>
          <w:t>If both operands are of type integer, then the result is also an integer number. If one of the operands is of type</w:t>
        </w:r>
        <w:r w:rsidRPr="00DA2577">
          <w:rPr>
            <w:rFonts w:ascii="Cambria" w:hAnsi="Cambria"/>
          </w:rPr>
          <w:t xml:space="preserve"> </w:t>
        </w:r>
        <w:r>
          <w:rPr>
            <w:rFonts w:ascii="Cambria" w:hAnsi="Cambria"/>
          </w:rPr>
          <w:t>float, then the result is a float number.</w:t>
        </w:r>
      </w:ins>
    </w:p>
    <w:p w14:paraId="4B251C47" w14:textId="77777777" w:rsidR="00BF17B0" w:rsidRPr="00E5275E" w:rsidRDefault="00BF17B0" w:rsidP="00BF17B0">
      <w:pPr>
        <w:jc w:val="both"/>
        <w:rPr>
          <w:ins w:id="1344" w:author="Laura Viignola" w:date="2017-07-10T16:58:00Z"/>
          <w:rFonts w:ascii="Cambria" w:hAnsi="Cambria"/>
        </w:rPr>
      </w:pPr>
    </w:p>
    <w:p w14:paraId="69BAA881" w14:textId="77777777" w:rsidR="00BF17B0" w:rsidRDefault="00BF17B0" w:rsidP="00BF17B0">
      <w:pPr>
        <w:rPr>
          <w:ins w:id="1345" w:author="Laura Viignola" w:date="2017-07-10T16:58:00Z"/>
          <w:rFonts w:ascii="Cambria" w:eastAsia="Calibri" w:hAnsi="Cambria" w:cs="Calibri"/>
          <w:i/>
          <w:color w:val="5B9BD5"/>
        </w:rPr>
      </w:pPr>
      <w:ins w:id="1346" w:author="Laura Viignola" w:date="2017-07-10T16:58:00Z">
        <w:r>
          <w:rPr>
            <w:rFonts w:ascii="Cambria" w:eastAsia="Calibri" w:hAnsi="Cambria" w:cs="Calibri"/>
            <w:i/>
            <w:color w:val="5B9BD5"/>
          </w:rPr>
          <w:t xml:space="preserve">Behaviour </w:t>
        </w:r>
      </w:ins>
    </w:p>
    <w:p w14:paraId="38DF5F77" w14:textId="77777777" w:rsidR="00BF17B0" w:rsidRDefault="00BF17B0" w:rsidP="00BF17B0">
      <w:pPr>
        <w:jc w:val="both"/>
        <w:rPr>
          <w:ins w:id="1347" w:author="Laura Viignola" w:date="2017-07-10T16:58:00Z"/>
          <w:rFonts w:ascii="Cambria" w:eastAsia="Calibri" w:hAnsi="Cambria" w:cs="Calibri"/>
          <w:color w:val="auto"/>
        </w:rPr>
      </w:pPr>
      <w:ins w:id="1348" w:author="Laura Viignola" w:date="2017-07-10T16:58:00Z">
        <w:r>
          <w:rPr>
            <w:rFonts w:ascii="Cambria" w:eastAsia="Calibri" w:hAnsi="Cambria" w:cs="Calibri"/>
            <w:color w:val="auto"/>
          </w:rPr>
          <w:t xml:space="preserve">The operator has the typical behaviour of the “Operators applicable on two Data Sets or Data Set Components” (see the section “VTL-ML - Behaviour of the Operators”).  </w:t>
        </w:r>
      </w:ins>
    </w:p>
    <w:p w14:paraId="6C5E22B5" w14:textId="77777777" w:rsidR="00BF17B0" w:rsidRDefault="00BF17B0" w:rsidP="00BF17B0">
      <w:pPr>
        <w:rPr>
          <w:ins w:id="1349" w:author="Laura Viignola" w:date="2017-07-10T16:58:00Z"/>
          <w:rFonts w:ascii="Cambria" w:eastAsia="Calibri" w:hAnsi="Cambria" w:cs="Calibri"/>
          <w:i/>
          <w:color w:val="5B9BD5"/>
        </w:rPr>
      </w:pPr>
    </w:p>
    <w:p w14:paraId="726668B8" w14:textId="77777777" w:rsidR="00BF17B0" w:rsidRDefault="00BF17B0" w:rsidP="00BF17B0">
      <w:pPr>
        <w:rPr>
          <w:ins w:id="1350" w:author="Laura Viignola" w:date="2017-07-10T16:58:00Z"/>
          <w:rFonts w:ascii="Cambria" w:eastAsia="Calibri" w:hAnsi="Cambria" w:cs="Calibri"/>
          <w:i/>
          <w:color w:val="5B9BD5"/>
        </w:rPr>
      </w:pPr>
      <w:ins w:id="1351" w:author="Laura Viignola" w:date="2017-07-10T16:58:00Z">
        <w:r>
          <w:rPr>
            <w:rFonts w:ascii="Cambria" w:eastAsia="Calibri" w:hAnsi="Cambria" w:cs="Calibri"/>
            <w:i/>
            <w:color w:val="5B9BD5"/>
          </w:rPr>
          <w:lastRenderedPageBreak/>
          <w:t xml:space="preserve">Examples </w:t>
        </w:r>
      </w:ins>
    </w:p>
    <w:p w14:paraId="5DCC5B7E" w14:textId="77777777" w:rsidR="00BF17B0" w:rsidRDefault="00BF17B0" w:rsidP="00BF17B0">
      <w:pPr>
        <w:rPr>
          <w:ins w:id="1352" w:author="Laura Viignola" w:date="2017-07-10T16:58:00Z"/>
          <w:rFonts w:ascii="Cambria" w:hAnsi="Cambria"/>
        </w:rPr>
      </w:pPr>
      <w:ins w:id="1353" w:author="Laura Viignola" w:date="2017-07-10T16:58:00Z">
        <w:r>
          <w:rPr>
            <w:rFonts w:ascii="Cambria" w:hAnsi="Cambria"/>
          </w:rPr>
          <w:t>Given the operand Data Sets:</w:t>
        </w:r>
      </w:ins>
    </w:p>
    <w:p w14:paraId="03DEEC56" w14:textId="77777777" w:rsidR="00BF17B0" w:rsidRPr="001A403F" w:rsidRDefault="00BF17B0" w:rsidP="00BF17B0">
      <w:pPr>
        <w:rPr>
          <w:ins w:id="1354" w:author="Laura Viignola" w:date="2017-07-10T16:58:00Z"/>
          <w:rFonts w:ascii="Cambria" w:hAnsi="Cambria"/>
        </w:rPr>
      </w:pPr>
    </w:p>
    <w:tbl>
      <w:tblPr>
        <w:tblW w:w="4736" w:type="dxa"/>
        <w:tblInd w:w="70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46"/>
        <w:gridCol w:w="876"/>
        <w:gridCol w:w="1488"/>
        <w:gridCol w:w="1526"/>
      </w:tblGrid>
      <w:tr w:rsidR="00BF17B0" w:rsidRPr="006056BE" w14:paraId="6F40ADF0" w14:textId="77777777" w:rsidTr="00BF17B0">
        <w:trPr>
          <w:ins w:id="1355" w:author="Laura Viignola" w:date="2017-07-10T16:58:00Z"/>
        </w:trPr>
        <w:tc>
          <w:tcPr>
            <w:tcW w:w="473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A1D4083" w14:textId="77777777" w:rsidR="00BF17B0" w:rsidRPr="00860832" w:rsidRDefault="00BF17B0" w:rsidP="00BF17B0">
            <w:pPr>
              <w:rPr>
                <w:ins w:id="1356" w:author="Laura Viignola" w:date="2017-07-10T16:58:00Z"/>
                <w:rFonts w:ascii="Arial" w:eastAsia="Calibri" w:hAnsi="Arial" w:cs="Arial"/>
                <w:color w:val="1F497D" w:themeColor="text2"/>
              </w:rPr>
            </w:pPr>
            <w:ins w:id="1357" w:author="Laura Viignola" w:date="2017-07-10T16:58:00Z">
              <w:r w:rsidRPr="00860832">
                <w:rPr>
                  <w:rFonts w:ascii="Arial" w:eastAsia="Calibri" w:hAnsi="Arial" w:cs="Arial"/>
                  <w:color w:val="1F497D" w:themeColor="text2"/>
                </w:rPr>
                <w:t>DS_1</w:t>
              </w:r>
            </w:ins>
          </w:p>
        </w:tc>
      </w:tr>
      <w:tr w:rsidR="00BF17B0" w:rsidRPr="006056BE" w14:paraId="576996D4" w14:textId="77777777" w:rsidTr="00BF17B0">
        <w:trPr>
          <w:ins w:id="1358" w:author="Laura Viignola" w:date="2017-07-10T16:58:00Z"/>
        </w:trPr>
        <w:tc>
          <w:tcPr>
            <w:tcW w:w="8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F5DD3EA" w14:textId="77777777" w:rsidR="00BF17B0" w:rsidRPr="00860832" w:rsidRDefault="00BF17B0" w:rsidP="00BF17B0">
            <w:pPr>
              <w:rPr>
                <w:ins w:id="1359" w:author="Laura Viignola" w:date="2017-07-10T16:58:00Z"/>
                <w:rFonts w:ascii="Arial" w:hAnsi="Arial" w:cs="Arial"/>
              </w:rPr>
            </w:pPr>
            <w:ins w:id="1360" w:author="Laura Viignola" w:date="2017-07-10T16:58:00Z">
              <w:r w:rsidRPr="00860832">
                <w:rPr>
                  <w:rFonts w:ascii="Arial" w:eastAsia="Calibri" w:hAnsi="Arial" w:cs="Arial"/>
                </w:rPr>
                <w:t>Id_1</w:t>
              </w:r>
            </w:ins>
          </w:p>
        </w:tc>
        <w:tc>
          <w:tcPr>
            <w:tcW w:w="87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D977812" w14:textId="77777777" w:rsidR="00BF17B0" w:rsidRPr="00860832" w:rsidRDefault="00BF17B0" w:rsidP="00BF17B0">
            <w:pPr>
              <w:rPr>
                <w:ins w:id="1361" w:author="Laura Viignola" w:date="2017-07-10T16:58:00Z"/>
                <w:rFonts w:ascii="Arial" w:hAnsi="Arial" w:cs="Arial"/>
              </w:rPr>
            </w:pPr>
            <w:ins w:id="1362" w:author="Laura Viignola" w:date="2017-07-10T16:58:00Z">
              <w:r w:rsidRPr="00860832">
                <w:rPr>
                  <w:rFonts w:ascii="Arial" w:eastAsia="Calibri" w:hAnsi="Arial" w:cs="Arial"/>
                </w:rPr>
                <w:t>Id_2</w:t>
              </w:r>
            </w:ins>
          </w:p>
        </w:tc>
        <w:tc>
          <w:tcPr>
            <w:tcW w:w="148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6E62FFD" w14:textId="77777777" w:rsidR="00BF17B0" w:rsidRPr="00860832" w:rsidRDefault="00BF17B0" w:rsidP="00BF17B0">
            <w:pPr>
              <w:rPr>
                <w:ins w:id="1363" w:author="Laura Viignola" w:date="2017-07-10T16:58:00Z"/>
                <w:rFonts w:ascii="Arial" w:hAnsi="Arial" w:cs="Arial"/>
              </w:rPr>
            </w:pPr>
            <w:ins w:id="1364" w:author="Laura Viignola" w:date="2017-07-10T16:58:00Z">
              <w:r w:rsidRPr="00860832">
                <w:rPr>
                  <w:rFonts w:ascii="Arial" w:eastAsia="Calibri" w:hAnsi="Arial" w:cs="Arial"/>
                </w:rPr>
                <w:t>Me_1</w:t>
              </w:r>
            </w:ins>
          </w:p>
        </w:tc>
        <w:tc>
          <w:tcPr>
            <w:tcW w:w="1526" w:type="dxa"/>
            <w:tcBorders>
              <w:top w:val="single" w:sz="6" w:space="0" w:color="000000"/>
              <w:left w:val="single" w:sz="6" w:space="0" w:color="000000"/>
              <w:bottom w:val="single" w:sz="6" w:space="0" w:color="000000"/>
              <w:right w:val="single" w:sz="6" w:space="0" w:color="000000"/>
            </w:tcBorders>
            <w:shd w:val="clear" w:color="auto" w:fill="C6D9F1"/>
          </w:tcPr>
          <w:p w14:paraId="27CBFB04" w14:textId="77777777" w:rsidR="00BF17B0" w:rsidRPr="00860832" w:rsidRDefault="00BF17B0" w:rsidP="00BF17B0">
            <w:pPr>
              <w:rPr>
                <w:ins w:id="1365" w:author="Laura Viignola" w:date="2017-07-10T16:58:00Z"/>
                <w:rFonts w:ascii="Arial" w:eastAsia="Calibri" w:hAnsi="Arial" w:cs="Arial"/>
              </w:rPr>
            </w:pPr>
            <w:ins w:id="1366" w:author="Laura Viignola" w:date="2017-07-10T16:58:00Z">
              <w:r w:rsidRPr="00860832">
                <w:rPr>
                  <w:rFonts w:ascii="Arial" w:eastAsia="Calibri" w:hAnsi="Arial" w:cs="Arial"/>
                </w:rPr>
                <w:t>Me_2</w:t>
              </w:r>
            </w:ins>
          </w:p>
        </w:tc>
      </w:tr>
      <w:tr w:rsidR="00BF17B0" w:rsidRPr="006056BE" w14:paraId="72324BC0" w14:textId="77777777" w:rsidTr="00BF17B0">
        <w:trPr>
          <w:ins w:id="1367"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CC1CB5" w14:textId="77777777" w:rsidR="00BF17B0" w:rsidRPr="006056BE" w:rsidRDefault="00BF17B0" w:rsidP="00BF17B0">
            <w:pPr>
              <w:rPr>
                <w:ins w:id="1368" w:author="Laura Viignola" w:date="2017-07-10T16:58:00Z"/>
              </w:rPr>
            </w:pPr>
            <w:ins w:id="1369"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760F7E" w14:textId="77777777" w:rsidR="00BF17B0" w:rsidRPr="00D061D3" w:rsidRDefault="00BF17B0" w:rsidP="00BF17B0">
            <w:pPr>
              <w:rPr>
                <w:ins w:id="1370" w:author="Laura Viignola" w:date="2017-07-10T16:58:00Z"/>
                <w:rFonts w:asciiTheme="minorHAnsi" w:hAnsiTheme="minorHAnsi"/>
              </w:rPr>
            </w:pPr>
            <w:ins w:id="1371" w:author="Laura Viignola" w:date="2017-07-10T16:58:00Z">
              <w:r w:rsidRPr="00D061D3">
                <w:rPr>
                  <w:rFonts w:asciiTheme="minorHAnsi" w:hAnsiTheme="minorHAnsi"/>
                </w:rPr>
                <w:t>Belgium</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3D100A" w14:textId="77777777" w:rsidR="00BF17B0" w:rsidRPr="006056BE" w:rsidRDefault="00BF17B0" w:rsidP="00BF17B0">
            <w:pPr>
              <w:jc w:val="right"/>
              <w:rPr>
                <w:ins w:id="1372" w:author="Laura Viignola" w:date="2017-07-10T16:58:00Z"/>
              </w:rPr>
            </w:pPr>
            <w:ins w:id="1373" w:author="Laura Viignola" w:date="2017-07-10T16:58:00Z">
              <w:r>
                <w:rPr>
                  <w:rFonts w:ascii="Calibri" w:eastAsia="Calibri" w:hAnsi="Calibri" w:cs="Calibri"/>
                </w:rPr>
                <w:t>5</w:t>
              </w:r>
            </w:ins>
          </w:p>
        </w:tc>
        <w:tc>
          <w:tcPr>
            <w:tcW w:w="1526" w:type="dxa"/>
            <w:tcBorders>
              <w:top w:val="single" w:sz="6" w:space="0" w:color="000000"/>
              <w:left w:val="single" w:sz="6" w:space="0" w:color="000000"/>
              <w:bottom w:val="single" w:sz="6" w:space="0" w:color="000000"/>
              <w:right w:val="single" w:sz="6" w:space="0" w:color="000000"/>
            </w:tcBorders>
          </w:tcPr>
          <w:p w14:paraId="7E9D4378" w14:textId="77777777" w:rsidR="00BF17B0" w:rsidRPr="006056BE" w:rsidRDefault="00BF17B0" w:rsidP="00BF17B0">
            <w:pPr>
              <w:jc w:val="right"/>
              <w:rPr>
                <w:ins w:id="1374" w:author="Laura Viignola" w:date="2017-07-10T16:58:00Z"/>
                <w:rFonts w:ascii="Calibri" w:eastAsia="Calibri" w:hAnsi="Calibri" w:cs="Calibri"/>
              </w:rPr>
            </w:pPr>
            <w:ins w:id="1375" w:author="Laura Viignola" w:date="2017-07-10T16:58:00Z">
              <w:r>
                <w:rPr>
                  <w:rFonts w:ascii="Calibri" w:eastAsia="Calibri" w:hAnsi="Calibri" w:cs="Calibri"/>
                </w:rPr>
                <w:t>5</w:t>
              </w:r>
            </w:ins>
          </w:p>
        </w:tc>
      </w:tr>
      <w:tr w:rsidR="00BF17B0" w:rsidRPr="006056BE" w14:paraId="11C9023C" w14:textId="77777777" w:rsidTr="00BF17B0">
        <w:trPr>
          <w:ins w:id="1376"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90FA04" w14:textId="77777777" w:rsidR="00BF17B0" w:rsidRPr="006056BE" w:rsidRDefault="00BF17B0" w:rsidP="00BF17B0">
            <w:pPr>
              <w:rPr>
                <w:ins w:id="1377" w:author="Laura Viignola" w:date="2017-07-10T16:58:00Z"/>
                <w:rFonts w:ascii="Calibri" w:eastAsia="Calibri" w:hAnsi="Calibri" w:cs="Calibri"/>
              </w:rPr>
            </w:pPr>
            <w:ins w:id="1378"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D42944" w14:textId="77777777" w:rsidR="00BF17B0" w:rsidRPr="006056BE" w:rsidRDefault="00BF17B0" w:rsidP="00BF17B0">
            <w:pPr>
              <w:rPr>
                <w:ins w:id="1379" w:author="Laura Viignola" w:date="2017-07-10T16:58:00Z"/>
                <w:rFonts w:ascii="Calibri" w:eastAsia="Calibri" w:hAnsi="Calibri" w:cs="Calibri"/>
              </w:rPr>
            </w:pPr>
            <w:ins w:id="1380" w:author="Laura Viignola" w:date="2017-07-10T16:58:00Z">
              <w:r>
                <w:rPr>
                  <w:rFonts w:ascii="Calibri" w:eastAsia="Calibri" w:hAnsi="Calibri" w:cs="Calibri"/>
                </w:rPr>
                <w:t>Denmark</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401049" w14:textId="77777777" w:rsidR="00BF17B0" w:rsidRPr="006056BE" w:rsidRDefault="00BF17B0" w:rsidP="00BF17B0">
            <w:pPr>
              <w:jc w:val="right"/>
              <w:rPr>
                <w:ins w:id="1381" w:author="Laura Viignola" w:date="2017-07-10T16:58:00Z"/>
                <w:rFonts w:ascii="Calibri" w:eastAsia="Calibri" w:hAnsi="Calibri" w:cs="Calibri"/>
              </w:rPr>
            </w:pPr>
            <w:ins w:id="1382" w:author="Laura Viignola" w:date="2017-07-10T16:58:00Z">
              <w:r>
                <w:rPr>
                  <w:rFonts w:ascii="Calibri" w:eastAsia="Calibri" w:hAnsi="Calibri" w:cs="Calibri"/>
                </w:rPr>
                <w:t>2</w:t>
              </w:r>
            </w:ins>
          </w:p>
        </w:tc>
        <w:tc>
          <w:tcPr>
            <w:tcW w:w="1526" w:type="dxa"/>
            <w:tcBorders>
              <w:top w:val="single" w:sz="6" w:space="0" w:color="000000"/>
              <w:left w:val="single" w:sz="6" w:space="0" w:color="000000"/>
              <w:bottom w:val="single" w:sz="6" w:space="0" w:color="000000"/>
              <w:right w:val="single" w:sz="6" w:space="0" w:color="000000"/>
            </w:tcBorders>
          </w:tcPr>
          <w:p w14:paraId="7CBDA0A6" w14:textId="77777777" w:rsidR="00BF17B0" w:rsidRDefault="00BF17B0" w:rsidP="00BF17B0">
            <w:pPr>
              <w:jc w:val="right"/>
              <w:rPr>
                <w:ins w:id="1383" w:author="Laura Viignola" w:date="2017-07-10T16:58:00Z"/>
                <w:rFonts w:ascii="Calibri" w:eastAsia="Calibri" w:hAnsi="Calibri" w:cs="Calibri"/>
              </w:rPr>
            </w:pPr>
            <w:ins w:id="1384" w:author="Laura Viignola" w:date="2017-07-10T16:58:00Z">
              <w:r>
                <w:rPr>
                  <w:rFonts w:ascii="Calibri" w:eastAsia="Calibri" w:hAnsi="Calibri" w:cs="Calibri"/>
                </w:rPr>
                <w:t>10</w:t>
              </w:r>
            </w:ins>
          </w:p>
        </w:tc>
      </w:tr>
      <w:tr w:rsidR="00BF17B0" w:rsidRPr="006056BE" w14:paraId="599E96F1" w14:textId="77777777" w:rsidTr="00BF17B0">
        <w:trPr>
          <w:ins w:id="1385"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676A12" w14:textId="77777777" w:rsidR="00BF17B0" w:rsidRPr="006056BE" w:rsidRDefault="00BF17B0" w:rsidP="00BF17B0">
            <w:pPr>
              <w:rPr>
                <w:ins w:id="1386" w:author="Laura Viignola" w:date="2017-07-10T16:58:00Z"/>
                <w:rFonts w:ascii="Calibri" w:eastAsia="Calibri" w:hAnsi="Calibri" w:cs="Calibri"/>
              </w:rPr>
            </w:pPr>
            <w:ins w:id="1387"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5D302D" w14:textId="77777777" w:rsidR="00BF17B0" w:rsidRPr="006056BE" w:rsidRDefault="00BF17B0" w:rsidP="00BF17B0">
            <w:pPr>
              <w:rPr>
                <w:ins w:id="1388" w:author="Laura Viignola" w:date="2017-07-10T16:58:00Z"/>
                <w:rFonts w:ascii="Calibri" w:eastAsia="Calibri" w:hAnsi="Calibri" w:cs="Calibri"/>
              </w:rPr>
            </w:pPr>
            <w:ins w:id="1389" w:author="Laura Viignola" w:date="2017-07-10T16:58:00Z">
              <w:r>
                <w:rPr>
                  <w:rFonts w:ascii="Calibri" w:eastAsia="Calibri" w:hAnsi="Calibri" w:cs="Calibri"/>
                </w:rPr>
                <w:t>France</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0DD695" w14:textId="77777777" w:rsidR="00BF17B0" w:rsidRPr="006056BE" w:rsidRDefault="00BF17B0" w:rsidP="00BF17B0">
            <w:pPr>
              <w:jc w:val="right"/>
              <w:rPr>
                <w:ins w:id="1390" w:author="Laura Viignola" w:date="2017-07-10T16:58:00Z"/>
                <w:rFonts w:ascii="Calibri" w:eastAsia="Calibri" w:hAnsi="Calibri" w:cs="Calibri"/>
              </w:rPr>
            </w:pPr>
            <w:ins w:id="1391" w:author="Laura Viignola" w:date="2017-07-10T16:58:00Z">
              <w:r>
                <w:rPr>
                  <w:rFonts w:ascii="Calibri" w:eastAsia="Calibri" w:hAnsi="Calibri" w:cs="Calibri"/>
                </w:rPr>
                <w:t>3</w:t>
              </w:r>
            </w:ins>
          </w:p>
        </w:tc>
        <w:tc>
          <w:tcPr>
            <w:tcW w:w="1526" w:type="dxa"/>
            <w:tcBorders>
              <w:top w:val="single" w:sz="6" w:space="0" w:color="000000"/>
              <w:left w:val="single" w:sz="6" w:space="0" w:color="000000"/>
              <w:bottom w:val="single" w:sz="6" w:space="0" w:color="000000"/>
              <w:right w:val="single" w:sz="6" w:space="0" w:color="000000"/>
            </w:tcBorders>
          </w:tcPr>
          <w:p w14:paraId="24EE00BA" w14:textId="77777777" w:rsidR="00BF17B0" w:rsidRDefault="00BF17B0" w:rsidP="00BF17B0">
            <w:pPr>
              <w:jc w:val="right"/>
              <w:rPr>
                <w:ins w:id="1392" w:author="Laura Viignola" w:date="2017-07-10T16:58:00Z"/>
                <w:rFonts w:ascii="Calibri" w:eastAsia="Calibri" w:hAnsi="Calibri" w:cs="Calibri"/>
              </w:rPr>
            </w:pPr>
            <w:ins w:id="1393" w:author="Laura Viignola" w:date="2017-07-10T16:58:00Z">
              <w:r>
                <w:rPr>
                  <w:rFonts w:ascii="Calibri" w:eastAsia="Calibri" w:hAnsi="Calibri" w:cs="Calibri"/>
                </w:rPr>
                <w:t>12</w:t>
              </w:r>
            </w:ins>
          </w:p>
        </w:tc>
      </w:tr>
      <w:tr w:rsidR="00BF17B0" w:rsidRPr="006056BE" w14:paraId="7C147E3F" w14:textId="77777777" w:rsidTr="00BF17B0">
        <w:trPr>
          <w:ins w:id="1394"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117E4F" w14:textId="77777777" w:rsidR="00BF17B0" w:rsidRDefault="00BF17B0" w:rsidP="00BF17B0">
            <w:pPr>
              <w:rPr>
                <w:ins w:id="1395" w:author="Laura Viignola" w:date="2017-07-10T16:58:00Z"/>
                <w:rFonts w:ascii="Calibri" w:eastAsia="Calibri" w:hAnsi="Calibri" w:cs="Calibri"/>
              </w:rPr>
            </w:pPr>
            <w:ins w:id="1396"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275F9D" w14:textId="77777777" w:rsidR="00BF17B0" w:rsidRDefault="00BF17B0" w:rsidP="00BF17B0">
            <w:pPr>
              <w:rPr>
                <w:ins w:id="1397" w:author="Laura Viignola" w:date="2017-07-10T16:58:00Z"/>
                <w:rFonts w:ascii="Calibri" w:eastAsia="Calibri" w:hAnsi="Calibri" w:cs="Calibri"/>
              </w:rPr>
            </w:pPr>
            <w:ins w:id="1398" w:author="Laura Viignola" w:date="2017-07-10T16:58:00Z">
              <w:r>
                <w:rPr>
                  <w:rFonts w:ascii="Calibri" w:eastAsia="Calibri" w:hAnsi="Calibri" w:cs="Calibri"/>
                </w:rPr>
                <w:t>Spain</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8BC560" w14:textId="77777777" w:rsidR="00BF17B0" w:rsidRDefault="00BF17B0" w:rsidP="00BF17B0">
            <w:pPr>
              <w:jc w:val="right"/>
              <w:rPr>
                <w:ins w:id="1399" w:author="Laura Viignola" w:date="2017-07-10T16:58:00Z"/>
                <w:rFonts w:ascii="Calibri" w:eastAsia="Calibri" w:hAnsi="Calibri" w:cs="Calibri"/>
              </w:rPr>
            </w:pPr>
            <w:ins w:id="1400" w:author="Laura Viignola" w:date="2017-07-10T16:58:00Z">
              <w:r>
                <w:rPr>
                  <w:rFonts w:ascii="Calibri" w:eastAsia="Calibri" w:hAnsi="Calibri" w:cs="Calibri"/>
                </w:rPr>
                <w:t>4</w:t>
              </w:r>
            </w:ins>
          </w:p>
        </w:tc>
        <w:tc>
          <w:tcPr>
            <w:tcW w:w="1526" w:type="dxa"/>
            <w:tcBorders>
              <w:top w:val="single" w:sz="6" w:space="0" w:color="000000"/>
              <w:left w:val="single" w:sz="6" w:space="0" w:color="000000"/>
              <w:bottom w:val="single" w:sz="6" w:space="0" w:color="000000"/>
              <w:right w:val="single" w:sz="6" w:space="0" w:color="000000"/>
            </w:tcBorders>
          </w:tcPr>
          <w:p w14:paraId="781FEEAE" w14:textId="77777777" w:rsidR="00BF17B0" w:rsidRDefault="00BF17B0" w:rsidP="00BF17B0">
            <w:pPr>
              <w:jc w:val="right"/>
              <w:rPr>
                <w:ins w:id="1401" w:author="Laura Viignola" w:date="2017-07-10T16:58:00Z"/>
                <w:rFonts w:ascii="Calibri" w:eastAsia="Calibri" w:hAnsi="Calibri" w:cs="Calibri"/>
              </w:rPr>
            </w:pPr>
            <w:ins w:id="1402" w:author="Laura Viignola" w:date="2017-07-10T16:58:00Z">
              <w:r>
                <w:rPr>
                  <w:rFonts w:ascii="Calibri" w:eastAsia="Calibri" w:hAnsi="Calibri" w:cs="Calibri"/>
                </w:rPr>
                <w:t>20</w:t>
              </w:r>
            </w:ins>
          </w:p>
        </w:tc>
      </w:tr>
    </w:tbl>
    <w:p w14:paraId="393C2C9A" w14:textId="77777777" w:rsidR="00BF17B0" w:rsidRDefault="00BF17B0" w:rsidP="00BF17B0">
      <w:pPr>
        <w:rPr>
          <w:ins w:id="1403" w:author="Laura Viignola" w:date="2017-07-10T16:58:00Z"/>
          <w:rFonts w:ascii="Cambria" w:hAnsi="Cambria"/>
        </w:rPr>
      </w:pPr>
    </w:p>
    <w:tbl>
      <w:tblPr>
        <w:tblW w:w="4736" w:type="dxa"/>
        <w:tblInd w:w="70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46"/>
        <w:gridCol w:w="876"/>
        <w:gridCol w:w="1488"/>
        <w:gridCol w:w="1526"/>
      </w:tblGrid>
      <w:tr w:rsidR="00BF17B0" w:rsidRPr="006056BE" w14:paraId="7971C01B" w14:textId="77777777" w:rsidTr="00BF17B0">
        <w:trPr>
          <w:ins w:id="1404" w:author="Laura Viignola" w:date="2017-07-10T16:58:00Z"/>
        </w:trPr>
        <w:tc>
          <w:tcPr>
            <w:tcW w:w="473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487D135" w14:textId="77777777" w:rsidR="00BF17B0" w:rsidRPr="00860832" w:rsidRDefault="00BF17B0" w:rsidP="00BF17B0">
            <w:pPr>
              <w:rPr>
                <w:ins w:id="1405" w:author="Laura Viignola" w:date="2017-07-10T16:58:00Z"/>
                <w:rFonts w:ascii="Arial" w:eastAsia="Calibri" w:hAnsi="Arial" w:cs="Arial"/>
                <w:color w:val="1F497D" w:themeColor="text2"/>
              </w:rPr>
            </w:pPr>
            <w:ins w:id="1406" w:author="Laura Viignola" w:date="2017-07-10T16:58:00Z">
              <w:r>
                <w:rPr>
                  <w:rFonts w:ascii="Arial" w:eastAsia="Calibri" w:hAnsi="Arial" w:cs="Arial"/>
                  <w:color w:val="1F497D" w:themeColor="text2"/>
                </w:rPr>
                <w:t>DS_2</w:t>
              </w:r>
            </w:ins>
          </w:p>
        </w:tc>
      </w:tr>
      <w:tr w:rsidR="00BF17B0" w:rsidRPr="006056BE" w14:paraId="4D2F4A6A" w14:textId="77777777" w:rsidTr="00BF17B0">
        <w:trPr>
          <w:ins w:id="1407" w:author="Laura Viignola" w:date="2017-07-10T16:58:00Z"/>
        </w:trPr>
        <w:tc>
          <w:tcPr>
            <w:tcW w:w="8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BE3D48E" w14:textId="77777777" w:rsidR="00BF17B0" w:rsidRPr="00860832" w:rsidRDefault="00BF17B0" w:rsidP="00BF17B0">
            <w:pPr>
              <w:rPr>
                <w:ins w:id="1408" w:author="Laura Viignola" w:date="2017-07-10T16:58:00Z"/>
                <w:rFonts w:ascii="Arial" w:hAnsi="Arial" w:cs="Arial"/>
              </w:rPr>
            </w:pPr>
            <w:ins w:id="1409" w:author="Laura Viignola" w:date="2017-07-10T16:58:00Z">
              <w:r w:rsidRPr="00860832">
                <w:rPr>
                  <w:rFonts w:ascii="Arial" w:eastAsia="Calibri" w:hAnsi="Arial" w:cs="Arial"/>
                </w:rPr>
                <w:t>Id_1</w:t>
              </w:r>
            </w:ins>
          </w:p>
        </w:tc>
        <w:tc>
          <w:tcPr>
            <w:tcW w:w="876"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3" w:type="dxa"/>
              <w:left w:w="43" w:type="dxa"/>
              <w:bottom w:w="43" w:type="dxa"/>
              <w:right w:w="43" w:type="dxa"/>
            </w:tcMar>
          </w:tcPr>
          <w:p w14:paraId="0E5E1219" w14:textId="77777777" w:rsidR="00BF17B0" w:rsidRPr="00860832" w:rsidRDefault="00BF17B0" w:rsidP="00BF17B0">
            <w:pPr>
              <w:rPr>
                <w:ins w:id="1410" w:author="Laura Viignola" w:date="2017-07-10T16:58:00Z"/>
                <w:rFonts w:ascii="Arial" w:hAnsi="Arial" w:cs="Arial"/>
              </w:rPr>
            </w:pPr>
            <w:ins w:id="1411" w:author="Laura Viignola" w:date="2017-07-10T16:58:00Z">
              <w:r w:rsidRPr="00860832">
                <w:rPr>
                  <w:rFonts w:ascii="Arial" w:eastAsia="Calibri" w:hAnsi="Arial" w:cs="Arial"/>
                </w:rPr>
                <w:t>Id_2</w:t>
              </w:r>
            </w:ins>
          </w:p>
        </w:tc>
        <w:tc>
          <w:tcPr>
            <w:tcW w:w="1488"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3" w:type="dxa"/>
              <w:left w:w="43" w:type="dxa"/>
              <w:bottom w:w="43" w:type="dxa"/>
              <w:right w:w="43" w:type="dxa"/>
            </w:tcMar>
          </w:tcPr>
          <w:p w14:paraId="49E8F9A3" w14:textId="77777777" w:rsidR="00BF17B0" w:rsidRPr="00860832" w:rsidRDefault="00BF17B0" w:rsidP="00BF17B0">
            <w:pPr>
              <w:rPr>
                <w:ins w:id="1412" w:author="Laura Viignola" w:date="2017-07-10T16:58:00Z"/>
                <w:rFonts w:ascii="Arial" w:hAnsi="Arial" w:cs="Arial"/>
              </w:rPr>
            </w:pPr>
            <w:ins w:id="1413" w:author="Laura Viignola" w:date="2017-07-10T16:58:00Z">
              <w:r>
                <w:rPr>
                  <w:rFonts w:ascii="Arial" w:eastAsia="Calibri" w:hAnsi="Arial" w:cs="Arial"/>
                </w:rPr>
                <w:t>Id_3</w:t>
              </w:r>
            </w:ins>
          </w:p>
        </w:tc>
        <w:tc>
          <w:tcPr>
            <w:tcW w:w="1526" w:type="dxa"/>
            <w:tcBorders>
              <w:top w:val="single" w:sz="6" w:space="0" w:color="000000"/>
              <w:left w:val="single" w:sz="6" w:space="0" w:color="000000"/>
              <w:bottom w:val="single" w:sz="6" w:space="0" w:color="000000"/>
              <w:right w:val="single" w:sz="6" w:space="0" w:color="000000"/>
            </w:tcBorders>
            <w:shd w:val="clear" w:color="auto" w:fill="C6D9F1"/>
          </w:tcPr>
          <w:p w14:paraId="09BDB0AB" w14:textId="77777777" w:rsidR="00BF17B0" w:rsidRPr="00860832" w:rsidRDefault="00BF17B0" w:rsidP="00BF17B0">
            <w:pPr>
              <w:rPr>
                <w:ins w:id="1414" w:author="Laura Viignola" w:date="2017-07-10T16:58:00Z"/>
                <w:rFonts w:ascii="Arial" w:eastAsia="Calibri" w:hAnsi="Arial" w:cs="Arial"/>
              </w:rPr>
            </w:pPr>
            <w:ins w:id="1415" w:author="Laura Viignola" w:date="2017-07-10T16:58:00Z">
              <w:r>
                <w:rPr>
                  <w:rFonts w:ascii="Arial" w:eastAsia="Calibri" w:hAnsi="Arial" w:cs="Arial"/>
                </w:rPr>
                <w:t>Me_1</w:t>
              </w:r>
            </w:ins>
          </w:p>
        </w:tc>
      </w:tr>
      <w:tr w:rsidR="00BF17B0" w:rsidRPr="006056BE" w14:paraId="0F1C8E02" w14:textId="77777777" w:rsidTr="00BF17B0">
        <w:trPr>
          <w:ins w:id="1416"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46AA7D" w14:textId="77777777" w:rsidR="00BF17B0" w:rsidRPr="006056BE" w:rsidRDefault="00BF17B0" w:rsidP="00BF17B0">
            <w:pPr>
              <w:rPr>
                <w:ins w:id="1417" w:author="Laura Viignola" w:date="2017-07-10T16:58:00Z"/>
              </w:rPr>
            </w:pPr>
            <w:ins w:id="1418"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07390D" w14:textId="77777777" w:rsidR="00BF17B0" w:rsidRPr="00D061D3" w:rsidRDefault="00BF17B0" w:rsidP="00BF17B0">
            <w:pPr>
              <w:rPr>
                <w:ins w:id="1419" w:author="Laura Viignola" w:date="2017-07-10T16:58:00Z"/>
                <w:rFonts w:asciiTheme="minorHAnsi" w:hAnsiTheme="minorHAnsi"/>
              </w:rPr>
            </w:pPr>
            <w:ins w:id="1420" w:author="Laura Viignola" w:date="2017-07-10T16:58:00Z">
              <w:r w:rsidRPr="00D061D3">
                <w:rPr>
                  <w:rFonts w:asciiTheme="minorHAnsi" w:hAnsiTheme="minorHAnsi"/>
                </w:rPr>
                <w:t>Belgium</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24980A" w14:textId="77777777" w:rsidR="00BF17B0" w:rsidRPr="00D061D3" w:rsidRDefault="00BF17B0" w:rsidP="00BF17B0">
            <w:pPr>
              <w:jc w:val="right"/>
              <w:rPr>
                <w:ins w:id="1421" w:author="Laura Viignola" w:date="2017-07-10T16:58:00Z"/>
                <w:rFonts w:asciiTheme="minorHAnsi" w:hAnsiTheme="minorHAnsi"/>
              </w:rPr>
            </w:pPr>
            <w:ins w:id="1422" w:author="Laura Viignola" w:date="2017-07-10T16:58:00Z">
              <w:r w:rsidRPr="00D061D3">
                <w:rPr>
                  <w:rFonts w:asciiTheme="minorHAnsi" w:hAnsiTheme="minorHAnsi"/>
                </w:rPr>
                <w:t>Total</w:t>
              </w:r>
            </w:ins>
          </w:p>
        </w:tc>
        <w:tc>
          <w:tcPr>
            <w:tcW w:w="1526" w:type="dxa"/>
            <w:tcBorders>
              <w:top w:val="single" w:sz="6" w:space="0" w:color="000000"/>
              <w:left w:val="single" w:sz="6" w:space="0" w:color="000000"/>
              <w:bottom w:val="single" w:sz="6" w:space="0" w:color="000000"/>
              <w:right w:val="single" w:sz="6" w:space="0" w:color="000000"/>
            </w:tcBorders>
          </w:tcPr>
          <w:p w14:paraId="1AE99C44" w14:textId="77777777" w:rsidR="00BF17B0" w:rsidRPr="006056BE" w:rsidRDefault="00BF17B0" w:rsidP="00BF17B0">
            <w:pPr>
              <w:jc w:val="right"/>
              <w:rPr>
                <w:ins w:id="1423" w:author="Laura Viignola" w:date="2017-07-10T16:58:00Z"/>
                <w:rFonts w:ascii="Calibri" w:eastAsia="Calibri" w:hAnsi="Calibri" w:cs="Calibri"/>
              </w:rPr>
            </w:pPr>
            <w:ins w:id="1424" w:author="Laura Viignola" w:date="2017-07-10T16:58:00Z">
              <w:r>
                <w:rPr>
                  <w:rFonts w:ascii="Calibri" w:eastAsia="Calibri" w:hAnsi="Calibri" w:cs="Calibri"/>
                </w:rPr>
                <w:t>10</w:t>
              </w:r>
            </w:ins>
          </w:p>
        </w:tc>
      </w:tr>
      <w:tr w:rsidR="00BF17B0" w:rsidRPr="006056BE" w14:paraId="4E5DA34E" w14:textId="77777777" w:rsidTr="00BF17B0">
        <w:trPr>
          <w:ins w:id="1425"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80AA22" w14:textId="77777777" w:rsidR="00BF17B0" w:rsidRPr="006056BE" w:rsidRDefault="00BF17B0" w:rsidP="00BF17B0">
            <w:pPr>
              <w:rPr>
                <w:ins w:id="1426" w:author="Laura Viignola" w:date="2017-07-10T16:58:00Z"/>
                <w:rFonts w:ascii="Calibri" w:eastAsia="Calibri" w:hAnsi="Calibri" w:cs="Calibri"/>
              </w:rPr>
            </w:pPr>
            <w:ins w:id="1427"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0BB829" w14:textId="77777777" w:rsidR="00BF17B0" w:rsidRPr="006056BE" w:rsidRDefault="00BF17B0" w:rsidP="00BF17B0">
            <w:pPr>
              <w:rPr>
                <w:ins w:id="1428" w:author="Laura Viignola" w:date="2017-07-10T16:58:00Z"/>
                <w:rFonts w:ascii="Calibri" w:eastAsia="Calibri" w:hAnsi="Calibri" w:cs="Calibri"/>
              </w:rPr>
            </w:pPr>
            <w:ins w:id="1429" w:author="Laura Viignola" w:date="2017-07-10T16:58:00Z">
              <w:r>
                <w:rPr>
                  <w:rFonts w:ascii="Calibri" w:eastAsia="Calibri" w:hAnsi="Calibri" w:cs="Calibri"/>
                </w:rPr>
                <w:t>Greece</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A4E69F" w14:textId="77777777" w:rsidR="00BF17B0" w:rsidRPr="006056BE" w:rsidRDefault="00BF17B0" w:rsidP="00BF17B0">
            <w:pPr>
              <w:jc w:val="right"/>
              <w:rPr>
                <w:ins w:id="1430" w:author="Laura Viignola" w:date="2017-07-10T16:58:00Z"/>
                <w:rFonts w:ascii="Calibri" w:eastAsia="Calibri" w:hAnsi="Calibri" w:cs="Calibri"/>
              </w:rPr>
            </w:pPr>
            <w:ins w:id="1431" w:author="Laura Viignola" w:date="2017-07-10T16:58:00Z">
              <w:r>
                <w:rPr>
                  <w:rFonts w:ascii="Calibri" w:eastAsia="Calibri" w:hAnsi="Calibri" w:cs="Calibri"/>
                </w:rPr>
                <w:t>Total</w:t>
              </w:r>
            </w:ins>
          </w:p>
        </w:tc>
        <w:tc>
          <w:tcPr>
            <w:tcW w:w="1526" w:type="dxa"/>
            <w:tcBorders>
              <w:top w:val="single" w:sz="6" w:space="0" w:color="000000"/>
              <w:left w:val="single" w:sz="6" w:space="0" w:color="000000"/>
              <w:bottom w:val="single" w:sz="6" w:space="0" w:color="000000"/>
              <w:right w:val="single" w:sz="6" w:space="0" w:color="000000"/>
            </w:tcBorders>
          </w:tcPr>
          <w:p w14:paraId="2130208E" w14:textId="77777777" w:rsidR="00BF17B0" w:rsidRDefault="00BF17B0" w:rsidP="00BF17B0">
            <w:pPr>
              <w:jc w:val="right"/>
              <w:rPr>
                <w:ins w:id="1432" w:author="Laura Viignola" w:date="2017-07-10T16:58:00Z"/>
                <w:rFonts w:ascii="Calibri" w:eastAsia="Calibri" w:hAnsi="Calibri" w:cs="Calibri"/>
              </w:rPr>
            </w:pPr>
            <w:ins w:id="1433" w:author="Laura Viignola" w:date="2017-07-10T16:58:00Z">
              <w:r>
                <w:rPr>
                  <w:rFonts w:ascii="Calibri" w:eastAsia="Calibri" w:hAnsi="Calibri" w:cs="Calibri"/>
                </w:rPr>
                <w:t>11</w:t>
              </w:r>
            </w:ins>
          </w:p>
        </w:tc>
      </w:tr>
      <w:tr w:rsidR="00BF17B0" w:rsidRPr="006056BE" w14:paraId="26FB6C91" w14:textId="77777777" w:rsidTr="00BF17B0">
        <w:trPr>
          <w:ins w:id="1434"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4EB841" w14:textId="77777777" w:rsidR="00BF17B0" w:rsidRPr="006056BE" w:rsidRDefault="00BF17B0" w:rsidP="00BF17B0">
            <w:pPr>
              <w:rPr>
                <w:ins w:id="1435" w:author="Laura Viignola" w:date="2017-07-10T16:58:00Z"/>
                <w:rFonts w:ascii="Calibri" w:eastAsia="Calibri" w:hAnsi="Calibri" w:cs="Calibri"/>
              </w:rPr>
            </w:pPr>
            <w:ins w:id="1436"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FF9C68" w14:textId="77777777" w:rsidR="00BF17B0" w:rsidRPr="006056BE" w:rsidRDefault="00BF17B0" w:rsidP="00BF17B0">
            <w:pPr>
              <w:rPr>
                <w:ins w:id="1437" w:author="Laura Viignola" w:date="2017-07-10T16:58:00Z"/>
                <w:rFonts w:ascii="Calibri" w:eastAsia="Calibri" w:hAnsi="Calibri" w:cs="Calibri"/>
              </w:rPr>
            </w:pPr>
            <w:ins w:id="1438" w:author="Laura Viignola" w:date="2017-07-10T16:58:00Z">
              <w:r w:rsidRPr="00D061D3">
                <w:rPr>
                  <w:rFonts w:asciiTheme="minorHAnsi" w:hAnsiTheme="minorHAnsi"/>
                </w:rPr>
                <w:t>Belgium</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20394A" w14:textId="77777777" w:rsidR="00BF17B0" w:rsidRDefault="00BF17B0" w:rsidP="00BF17B0">
            <w:pPr>
              <w:jc w:val="right"/>
              <w:rPr>
                <w:ins w:id="1439" w:author="Laura Viignola" w:date="2017-07-10T16:58:00Z"/>
                <w:rFonts w:ascii="Calibri" w:eastAsia="Calibri" w:hAnsi="Calibri" w:cs="Calibri"/>
              </w:rPr>
            </w:pPr>
            <w:ins w:id="1440" w:author="Laura Viignola" w:date="2017-07-10T16:58:00Z">
              <w:r>
                <w:rPr>
                  <w:rFonts w:ascii="Calibri" w:eastAsia="Calibri" w:hAnsi="Calibri" w:cs="Calibri"/>
                </w:rPr>
                <w:t>Y15-24</w:t>
              </w:r>
            </w:ins>
          </w:p>
        </w:tc>
        <w:tc>
          <w:tcPr>
            <w:tcW w:w="1526" w:type="dxa"/>
            <w:tcBorders>
              <w:top w:val="single" w:sz="6" w:space="0" w:color="000000"/>
              <w:left w:val="single" w:sz="6" w:space="0" w:color="000000"/>
              <w:bottom w:val="single" w:sz="6" w:space="0" w:color="000000"/>
              <w:right w:val="single" w:sz="6" w:space="0" w:color="000000"/>
            </w:tcBorders>
          </w:tcPr>
          <w:p w14:paraId="0742C139" w14:textId="77777777" w:rsidR="00BF17B0" w:rsidRDefault="00BF17B0" w:rsidP="00BF17B0">
            <w:pPr>
              <w:jc w:val="right"/>
              <w:rPr>
                <w:ins w:id="1441" w:author="Laura Viignola" w:date="2017-07-10T16:58:00Z"/>
                <w:rFonts w:ascii="Calibri" w:eastAsia="Calibri" w:hAnsi="Calibri" w:cs="Calibri"/>
              </w:rPr>
            </w:pPr>
            <w:ins w:id="1442" w:author="Laura Viignola" w:date="2017-07-10T16:58:00Z">
              <w:r>
                <w:rPr>
                  <w:rFonts w:ascii="Calibri" w:eastAsia="Calibri" w:hAnsi="Calibri" w:cs="Calibri"/>
                </w:rPr>
                <w:t>NULL</w:t>
              </w:r>
            </w:ins>
          </w:p>
        </w:tc>
      </w:tr>
      <w:tr w:rsidR="00BF17B0" w:rsidRPr="006056BE" w14:paraId="10A485D0" w14:textId="77777777" w:rsidTr="00BF17B0">
        <w:trPr>
          <w:ins w:id="1443"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80CDBF" w14:textId="77777777" w:rsidR="00BF17B0" w:rsidRDefault="00BF17B0" w:rsidP="00BF17B0">
            <w:pPr>
              <w:rPr>
                <w:ins w:id="1444" w:author="Laura Viignola" w:date="2017-07-10T16:58:00Z"/>
                <w:rFonts w:ascii="Calibri" w:eastAsia="Calibri" w:hAnsi="Calibri" w:cs="Calibri"/>
              </w:rPr>
            </w:pPr>
            <w:ins w:id="1445"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61CE68" w14:textId="77777777" w:rsidR="00BF17B0" w:rsidRDefault="00BF17B0" w:rsidP="00BF17B0">
            <w:pPr>
              <w:rPr>
                <w:ins w:id="1446" w:author="Laura Viignola" w:date="2017-07-10T16:58:00Z"/>
                <w:rFonts w:ascii="Calibri" w:eastAsia="Calibri" w:hAnsi="Calibri" w:cs="Calibri"/>
              </w:rPr>
            </w:pPr>
            <w:ins w:id="1447" w:author="Laura Viignola" w:date="2017-07-10T16:58:00Z">
              <w:r>
                <w:rPr>
                  <w:rFonts w:ascii="Calibri" w:eastAsia="Calibri" w:hAnsi="Calibri" w:cs="Calibri"/>
                </w:rPr>
                <w:t>Greece</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386A8F" w14:textId="77777777" w:rsidR="00BF17B0" w:rsidRPr="006056BE" w:rsidRDefault="00BF17B0" w:rsidP="00BF17B0">
            <w:pPr>
              <w:jc w:val="right"/>
              <w:rPr>
                <w:ins w:id="1448" w:author="Laura Viignola" w:date="2017-07-10T16:58:00Z"/>
                <w:rFonts w:ascii="Calibri" w:eastAsia="Calibri" w:hAnsi="Calibri" w:cs="Calibri"/>
              </w:rPr>
            </w:pPr>
            <w:ins w:id="1449" w:author="Laura Viignola" w:date="2017-07-10T16:58:00Z">
              <w:r>
                <w:rPr>
                  <w:rFonts w:ascii="Calibri" w:eastAsia="Calibri" w:hAnsi="Calibri" w:cs="Calibri"/>
                </w:rPr>
                <w:t>Y15-24</w:t>
              </w:r>
            </w:ins>
          </w:p>
        </w:tc>
        <w:tc>
          <w:tcPr>
            <w:tcW w:w="1526" w:type="dxa"/>
            <w:tcBorders>
              <w:top w:val="single" w:sz="6" w:space="0" w:color="000000"/>
              <w:left w:val="single" w:sz="6" w:space="0" w:color="000000"/>
              <w:bottom w:val="single" w:sz="6" w:space="0" w:color="000000"/>
              <w:right w:val="single" w:sz="6" w:space="0" w:color="000000"/>
            </w:tcBorders>
          </w:tcPr>
          <w:p w14:paraId="7C5CD6AC" w14:textId="77777777" w:rsidR="00BF17B0" w:rsidRDefault="00BF17B0" w:rsidP="00BF17B0">
            <w:pPr>
              <w:jc w:val="right"/>
              <w:rPr>
                <w:ins w:id="1450" w:author="Laura Viignola" w:date="2017-07-10T16:58:00Z"/>
                <w:rFonts w:ascii="Calibri" w:eastAsia="Calibri" w:hAnsi="Calibri" w:cs="Calibri"/>
              </w:rPr>
            </w:pPr>
            <w:ins w:id="1451" w:author="Laura Viignola" w:date="2017-07-10T16:58:00Z">
              <w:r>
                <w:rPr>
                  <w:rFonts w:ascii="Calibri" w:eastAsia="Calibri" w:hAnsi="Calibri" w:cs="Calibri"/>
                </w:rPr>
                <w:t>2</w:t>
              </w:r>
            </w:ins>
          </w:p>
        </w:tc>
      </w:tr>
      <w:tr w:rsidR="00BF17B0" w:rsidRPr="006056BE" w14:paraId="41FBA647" w14:textId="77777777" w:rsidTr="00BF17B0">
        <w:trPr>
          <w:ins w:id="1452"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AE43D3" w14:textId="77777777" w:rsidR="00BF17B0" w:rsidRDefault="00BF17B0" w:rsidP="00BF17B0">
            <w:pPr>
              <w:rPr>
                <w:ins w:id="1453" w:author="Laura Viignola" w:date="2017-07-10T16:58:00Z"/>
                <w:rFonts w:ascii="Calibri" w:eastAsia="Calibri" w:hAnsi="Calibri" w:cs="Calibri"/>
              </w:rPr>
            </w:pPr>
            <w:ins w:id="1454"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6C9F2A" w14:textId="77777777" w:rsidR="00BF17B0" w:rsidRDefault="00BF17B0" w:rsidP="00BF17B0">
            <w:pPr>
              <w:rPr>
                <w:ins w:id="1455" w:author="Laura Viignola" w:date="2017-07-10T16:58:00Z"/>
                <w:rFonts w:ascii="Calibri" w:eastAsia="Calibri" w:hAnsi="Calibri" w:cs="Calibri"/>
              </w:rPr>
            </w:pPr>
            <w:ins w:id="1456" w:author="Laura Viignola" w:date="2017-07-10T16:58:00Z">
              <w:r>
                <w:rPr>
                  <w:rFonts w:ascii="Calibri" w:eastAsia="Calibri" w:hAnsi="Calibri" w:cs="Calibri"/>
                </w:rPr>
                <w:t>Spain</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22D9DC" w14:textId="77777777" w:rsidR="00BF17B0" w:rsidRDefault="00BF17B0" w:rsidP="00BF17B0">
            <w:pPr>
              <w:jc w:val="right"/>
              <w:rPr>
                <w:ins w:id="1457" w:author="Laura Viignola" w:date="2017-07-10T16:58:00Z"/>
                <w:rFonts w:ascii="Calibri" w:eastAsia="Calibri" w:hAnsi="Calibri" w:cs="Calibri"/>
              </w:rPr>
            </w:pPr>
            <w:ins w:id="1458" w:author="Laura Viignola" w:date="2017-07-10T16:58:00Z">
              <w:r>
                <w:rPr>
                  <w:rFonts w:ascii="Calibri" w:eastAsia="Calibri" w:hAnsi="Calibri" w:cs="Calibri"/>
                </w:rPr>
                <w:t>Y15-24</w:t>
              </w:r>
            </w:ins>
          </w:p>
        </w:tc>
        <w:tc>
          <w:tcPr>
            <w:tcW w:w="1526" w:type="dxa"/>
            <w:tcBorders>
              <w:top w:val="single" w:sz="6" w:space="0" w:color="000000"/>
              <w:left w:val="single" w:sz="6" w:space="0" w:color="000000"/>
              <w:bottom w:val="single" w:sz="6" w:space="0" w:color="000000"/>
              <w:right w:val="single" w:sz="6" w:space="0" w:color="000000"/>
            </w:tcBorders>
          </w:tcPr>
          <w:p w14:paraId="400CB153" w14:textId="77777777" w:rsidR="00BF17B0" w:rsidRDefault="00BF17B0" w:rsidP="00BF17B0">
            <w:pPr>
              <w:jc w:val="right"/>
              <w:rPr>
                <w:ins w:id="1459" w:author="Laura Viignola" w:date="2017-07-10T16:58:00Z"/>
                <w:rFonts w:ascii="Calibri" w:eastAsia="Calibri" w:hAnsi="Calibri" w:cs="Calibri"/>
              </w:rPr>
            </w:pPr>
            <w:ins w:id="1460" w:author="Laura Viignola" w:date="2017-07-10T16:58:00Z">
              <w:r>
                <w:rPr>
                  <w:rFonts w:ascii="Calibri" w:eastAsia="Calibri" w:hAnsi="Calibri" w:cs="Calibri"/>
                </w:rPr>
                <w:t>6</w:t>
              </w:r>
            </w:ins>
          </w:p>
        </w:tc>
      </w:tr>
    </w:tbl>
    <w:p w14:paraId="6E26C58F" w14:textId="77777777" w:rsidR="00BF17B0" w:rsidRDefault="00BF17B0" w:rsidP="00BF17B0">
      <w:pPr>
        <w:rPr>
          <w:ins w:id="1461" w:author="Laura Viignola" w:date="2017-07-10T16:58:00Z"/>
          <w:rFonts w:ascii="Cambria" w:hAnsi="Cambria"/>
        </w:rPr>
      </w:pPr>
    </w:p>
    <w:p w14:paraId="607601FF" w14:textId="77777777" w:rsidR="00BF17B0" w:rsidRDefault="00BF17B0" w:rsidP="00BF17B0">
      <w:pPr>
        <w:rPr>
          <w:ins w:id="1462" w:author="Laura Viignola" w:date="2017-07-10T16:58:00Z"/>
          <w:rFonts w:ascii="Cambria" w:eastAsia="Calibri" w:hAnsi="Cambria" w:cs="Calibri"/>
          <w:lang w:val="pt-PT"/>
        </w:rPr>
      </w:pPr>
      <w:ins w:id="1463" w:author="Laura Viignola" w:date="2017-07-10T16:58:00Z">
        <w:r w:rsidRPr="00CA0059">
          <w:rPr>
            <w:rFonts w:ascii="Cambria" w:hAnsi="Cambria"/>
            <w:i/>
          </w:rPr>
          <w:t>Example 1:</w:t>
        </w:r>
        <w:r>
          <w:rPr>
            <w:rFonts w:ascii="Cambria" w:hAnsi="Cambria"/>
          </w:rPr>
          <w:tab/>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 xml:space="preserve">_r  </w:t>
        </w:r>
        <w:r w:rsidRPr="00842F89">
          <w:rPr>
            <w:rFonts w:ascii="Arial" w:eastAsia="Calibri" w:hAnsi="Arial" w:cs="Arial"/>
            <w:b/>
            <w:color w:val="auto"/>
            <w:lang w:val="pt-PT"/>
          </w:rPr>
          <w:t>:=</w:t>
        </w:r>
        <w:r w:rsidRPr="00842F89">
          <w:rPr>
            <w:rFonts w:ascii="Arial" w:eastAsia="Calibri" w:hAnsi="Arial" w:cs="Arial"/>
            <w:lang w:val="pt-PT"/>
          </w:rPr>
          <w:t xml:space="preserve"> </w:t>
        </w:r>
        <w:r w:rsidRPr="00842F89">
          <w:rPr>
            <w:rFonts w:ascii="Arial" w:eastAsia="Calibri" w:hAnsi="Arial" w:cs="Arial"/>
            <w:color w:val="1F497D" w:themeColor="text2"/>
            <w:lang w:val="pt-PT"/>
          </w:rPr>
          <w:t>DS_1</w:t>
        </w:r>
        <w:r>
          <w:rPr>
            <w:rFonts w:ascii="Arial" w:eastAsia="Calibri" w:hAnsi="Arial" w:cs="Arial"/>
            <w:color w:val="1F497D" w:themeColor="text2"/>
            <w:lang w:val="pt-PT"/>
          </w:rPr>
          <w:t xml:space="preserve"> - DS_2</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2A378801" w14:textId="77777777" w:rsidR="00BF17B0" w:rsidRPr="009F55B5" w:rsidRDefault="00BF17B0" w:rsidP="00BF17B0">
      <w:pPr>
        <w:rPr>
          <w:ins w:id="1464" w:author="Laura Viignola" w:date="2017-07-10T16:58:00Z"/>
          <w:rFonts w:ascii="Cambria" w:eastAsia="Calibri" w:hAnsi="Cambria" w:cs="Calibri"/>
          <w:lang w:val="pt-PT"/>
        </w:rPr>
      </w:pPr>
    </w:p>
    <w:tbl>
      <w:tblPr>
        <w:tblW w:w="6041" w:type="dxa"/>
        <w:tblInd w:w="702"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46"/>
        <w:gridCol w:w="459"/>
        <w:gridCol w:w="417"/>
        <w:gridCol w:w="1488"/>
        <w:gridCol w:w="1526"/>
        <w:gridCol w:w="1305"/>
      </w:tblGrid>
      <w:tr w:rsidR="00BF17B0" w:rsidRPr="006056BE" w14:paraId="79DE96C2" w14:textId="77777777" w:rsidTr="00BF17B0">
        <w:trPr>
          <w:ins w:id="1465" w:author="Laura Viignola" w:date="2017-07-10T16:58:00Z"/>
        </w:trPr>
        <w:tc>
          <w:tcPr>
            <w:tcW w:w="1305" w:type="dxa"/>
            <w:gridSpan w:val="2"/>
            <w:tcBorders>
              <w:top w:val="single" w:sz="6" w:space="0" w:color="000000"/>
              <w:left w:val="single" w:sz="6" w:space="0" w:color="000000"/>
              <w:bottom w:val="single" w:sz="6" w:space="0" w:color="000000"/>
              <w:right w:val="single" w:sz="6" w:space="0" w:color="000000"/>
            </w:tcBorders>
            <w:shd w:val="clear" w:color="auto" w:fill="F2DBDB"/>
          </w:tcPr>
          <w:p w14:paraId="2F694536" w14:textId="77777777" w:rsidR="00BF17B0" w:rsidRDefault="00BF17B0" w:rsidP="00BF17B0">
            <w:pPr>
              <w:rPr>
                <w:ins w:id="1466" w:author="Laura Viignola" w:date="2017-07-10T16:58:00Z"/>
                <w:rFonts w:ascii="Arial" w:eastAsia="Calibri" w:hAnsi="Arial" w:cs="Arial"/>
                <w:color w:val="1F497D" w:themeColor="text2"/>
              </w:rPr>
            </w:pPr>
          </w:p>
        </w:tc>
        <w:tc>
          <w:tcPr>
            <w:tcW w:w="473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49100F4" w14:textId="77777777" w:rsidR="00BF17B0" w:rsidRPr="00860832" w:rsidRDefault="00BF17B0" w:rsidP="00BF17B0">
            <w:pPr>
              <w:rPr>
                <w:ins w:id="1467" w:author="Laura Viignola" w:date="2017-07-10T16:58:00Z"/>
                <w:rFonts w:ascii="Arial" w:eastAsia="Calibri" w:hAnsi="Arial" w:cs="Arial"/>
                <w:color w:val="1F497D" w:themeColor="text2"/>
              </w:rPr>
            </w:pPr>
            <w:ins w:id="1468" w:author="Laura Viignola" w:date="2017-07-10T16:58:00Z">
              <w:r>
                <w:rPr>
                  <w:rFonts w:ascii="Arial" w:eastAsia="Calibri" w:hAnsi="Arial" w:cs="Arial"/>
                  <w:color w:val="1F497D" w:themeColor="text2"/>
                </w:rPr>
                <w:t>DS_r</w:t>
              </w:r>
            </w:ins>
          </w:p>
        </w:tc>
      </w:tr>
      <w:tr w:rsidR="00BF17B0" w:rsidRPr="006056BE" w14:paraId="5E9D66BE" w14:textId="77777777" w:rsidTr="00BF17B0">
        <w:trPr>
          <w:ins w:id="1469" w:author="Laura Viignola" w:date="2017-07-10T16:58:00Z"/>
        </w:trPr>
        <w:tc>
          <w:tcPr>
            <w:tcW w:w="8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B4A9612" w14:textId="77777777" w:rsidR="00BF17B0" w:rsidRPr="00860832" w:rsidRDefault="00BF17B0" w:rsidP="00BF17B0">
            <w:pPr>
              <w:rPr>
                <w:ins w:id="1470" w:author="Laura Viignola" w:date="2017-07-10T16:58:00Z"/>
                <w:rFonts w:ascii="Arial" w:hAnsi="Arial" w:cs="Arial"/>
              </w:rPr>
            </w:pPr>
            <w:ins w:id="1471" w:author="Laura Viignola" w:date="2017-07-10T16:58:00Z">
              <w:r w:rsidRPr="00860832">
                <w:rPr>
                  <w:rFonts w:ascii="Arial" w:eastAsia="Calibri" w:hAnsi="Arial" w:cs="Arial"/>
                </w:rPr>
                <w:t>Id_1</w:t>
              </w:r>
            </w:ins>
          </w:p>
        </w:tc>
        <w:tc>
          <w:tcPr>
            <w:tcW w:w="876" w:type="dxa"/>
            <w:gridSpan w:val="2"/>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3" w:type="dxa"/>
              <w:left w:w="43" w:type="dxa"/>
              <w:bottom w:w="43" w:type="dxa"/>
              <w:right w:w="43" w:type="dxa"/>
            </w:tcMar>
          </w:tcPr>
          <w:p w14:paraId="276C2BA6" w14:textId="77777777" w:rsidR="00BF17B0" w:rsidRPr="00860832" w:rsidRDefault="00BF17B0" w:rsidP="00BF17B0">
            <w:pPr>
              <w:rPr>
                <w:ins w:id="1472" w:author="Laura Viignola" w:date="2017-07-10T16:58:00Z"/>
                <w:rFonts w:ascii="Arial" w:hAnsi="Arial" w:cs="Arial"/>
              </w:rPr>
            </w:pPr>
            <w:ins w:id="1473" w:author="Laura Viignola" w:date="2017-07-10T16:58:00Z">
              <w:r w:rsidRPr="00860832">
                <w:rPr>
                  <w:rFonts w:ascii="Arial" w:eastAsia="Calibri" w:hAnsi="Arial" w:cs="Arial"/>
                </w:rPr>
                <w:t>Id_2</w:t>
              </w:r>
            </w:ins>
          </w:p>
        </w:tc>
        <w:tc>
          <w:tcPr>
            <w:tcW w:w="1488"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3" w:type="dxa"/>
              <w:left w:w="43" w:type="dxa"/>
              <w:bottom w:w="43" w:type="dxa"/>
              <w:right w:w="43" w:type="dxa"/>
            </w:tcMar>
          </w:tcPr>
          <w:p w14:paraId="7BD34390" w14:textId="77777777" w:rsidR="00BF17B0" w:rsidRPr="00860832" w:rsidRDefault="00BF17B0" w:rsidP="00BF17B0">
            <w:pPr>
              <w:rPr>
                <w:ins w:id="1474" w:author="Laura Viignola" w:date="2017-07-10T16:58:00Z"/>
                <w:rFonts w:ascii="Arial" w:hAnsi="Arial" w:cs="Arial"/>
              </w:rPr>
            </w:pPr>
            <w:ins w:id="1475" w:author="Laura Viignola" w:date="2017-07-10T16:58:00Z">
              <w:r>
                <w:rPr>
                  <w:rFonts w:ascii="Arial" w:eastAsia="Calibri" w:hAnsi="Arial" w:cs="Arial"/>
                </w:rPr>
                <w:t>Id_3</w:t>
              </w:r>
            </w:ins>
          </w:p>
        </w:tc>
        <w:tc>
          <w:tcPr>
            <w:tcW w:w="1526" w:type="dxa"/>
            <w:tcBorders>
              <w:top w:val="single" w:sz="6" w:space="0" w:color="000000"/>
              <w:left w:val="single" w:sz="6" w:space="0" w:color="000000"/>
              <w:bottom w:val="single" w:sz="6" w:space="0" w:color="000000"/>
              <w:right w:val="single" w:sz="6" w:space="0" w:color="000000"/>
            </w:tcBorders>
            <w:shd w:val="clear" w:color="auto" w:fill="C6D9F1"/>
          </w:tcPr>
          <w:p w14:paraId="72D3D75B" w14:textId="77777777" w:rsidR="00BF17B0" w:rsidRPr="00860832" w:rsidRDefault="00BF17B0" w:rsidP="00BF17B0">
            <w:pPr>
              <w:rPr>
                <w:ins w:id="1476" w:author="Laura Viignola" w:date="2017-07-10T16:58:00Z"/>
                <w:rFonts w:ascii="Arial" w:eastAsia="Calibri" w:hAnsi="Arial" w:cs="Arial"/>
              </w:rPr>
            </w:pPr>
            <w:ins w:id="1477" w:author="Laura Viignola" w:date="2017-07-10T16:58:00Z">
              <w:r>
                <w:rPr>
                  <w:rFonts w:ascii="Arial" w:eastAsia="Calibri" w:hAnsi="Arial" w:cs="Arial"/>
                </w:rPr>
                <w:t>Me_1</w:t>
              </w:r>
            </w:ins>
          </w:p>
        </w:tc>
        <w:tc>
          <w:tcPr>
            <w:tcW w:w="1305" w:type="dxa"/>
            <w:tcBorders>
              <w:top w:val="single" w:sz="6" w:space="0" w:color="000000"/>
              <w:left w:val="single" w:sz="6" w:space="0" w:color="000000"/>
              <w:bottom w:val="single" w:sz="6" w:space="0" w:color="000000"/>
              <w:right w:val="single" w:sz="6" w:space="0" w:color="000000"/>
            </w:tcBorders>
            <w:shd w:val="clear" w:color="auto" w:fill="C6D9F1"/>
          </w:tcPr>
          <w:p w14:paraId="43F9BB90" w14:textId="77777777" w:rsidR="00BF17B0" w:rsidRDefault="00BF17B0" w:rsidP="00BF17B0">
            <w:pPr>
              <w:rPr>
                <w:ins w:id="1478" w:author="Laura Viignola" w:date="2017-07-10T16:58:00Z"/>
                <w:rFonts w:ascii="Arial" w:eastAsia="Calibri" w:hAnsi="Arial" w:cs="Arial"/>
              </w:rPr>
            </w:pPr>
            <w:ins w:id="1479" w:author="Laura Viignola" w:date="2017-07-10T16:58:00Z">
              <w:r>
                <w:rPr>
                  <w:rFonts w:ascii="Arial" w:eastAsia="Calibri" w:hAnsi="Arial" w:cs="Arial"/>
                </w:rPr>
                <w:t>Me_2</w:t>
              </w:r>
            </w:ins>
          </w:p>
        </w:tc>
      </w:tr>
      <w:tr w:rsidR="00BF17B0" w:rsidRPr="006056BE" w14:paraId="4883E4D3" w14:textId="77777777" w:rsidTr="00BF17B0">
        <w:trPr>
          <w:ins w:id="1480"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7B6249" w14:textId="77777777" w:rsidR="00BF17B0" w:rsidRPr="006056BE" w:rsidRDefault="00BF17B0" w:rsidP="00BF17B0">
            <w:pPr>
              <w:rPr>
                <w:ins w:id="1481" w:author="Laura Viignola" w:date="2017-07-10T16:58:00Z"/>
              </w:rPr>
            </w:pPr>
            <w:ins w:id="1482" w:author="Laura Viignola" w:date="2017-07-10T16:58:00Z">
              <w:r>
                <w:rPr>
                  <w:rFonts w:ascii="Calibri" w:eastAsia="Calibri" w:hAnsi="Calibri" w:cs="Calibri"/>
                </w:rPr>
                <w:t>2013</w:t>
              </w:r>
            </w:ins>
          </w:p>
        </w:tc>
        <w:tc>
          <w:tcPr>
            <w:tcW w:w="876" w:type="dxa"/>
            <w:gridSpan w:val="2"/>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766D80" w14:textId="77777777" w:rsidR="00BF17B0" w:rsidRPr="00D061D3" w:rsidRDefault="00BF17B0" w:rsidP="00BF17B0">
            <w:pPr>
              <w:rPr>
                <w:ins w:id="1483" w:author="Laura Viignola" w:date="2017-07-10T16:58:00Z"/>
                <w:rFonts w:asciiTheme="minorHAnsi" w:hAnsiTheme="minorHAnsi"/>
              </w:rPr>
            </w:pPr>
            <w:ins w:id="1484" w:author="Laura Viignola" w:date="2017-07-10T16:58:00Z">
              <w:r w:rsidRPr="00D061D3">
                <w:rPr>
                  <w:rFonts w:asciiTheme="minorHAnsi" w:hAnsiTheme="minorHAnsi"/>
                </w:rPr>
                <w:t>Belgium</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539F50" w14:textId="77777777" w:rsidR="00BF17B0" w:rsidRPr="00D061D3" w:rsidRDefault="00BF17B0" w:rsidP="00BF17B0">
            <w:pPr>
              <w:jc w:val="right"/>
              <w:rPr>
                <w:ins w:id="1485" w:author="Laura Viignola" w:date="2017-07-10T16:58:00Z"/>
                <w:rFonts w:asciiTheme="minorHAnsi" w:hAnsiTheme="minorHAnsi"/>
              </w:rPr>
            </w:pPr>
            <w:ins w:id="1486" w:author="Laura Viignola" w:date="2017-07-10T16:58:00Z">
              <w:r w:rsidRPr="00D061D3">
                <w:rPr>
                  <w:rFonts w:asciiTheme="minorHAnsi" w:hAnsiTheme="minorHAnsi"/>
                </w:rPr>
                <w:t>Total</w:t>
              </w:r>
            </w:ins>
          </w:p>
        </w:tc>
        <w:tc>
          <w:tcPr>
            <w:tcW w:w="1526" w:type="dxa"/>
            <w:tcBorders>
              <w:top w:val="single" w:sz="6" w:space="0" w:color="000000"/>
              <w:left w:val="single" w:sz="6" w:space="0" w:color="000000"/>
              <w:bottom w:val="single" w:sz="6" w:space="0" w:color="000000"/>
              <w:right w:val="single" w:sz="6" w:space="0" w:color="000000"/>
            </w:tcBorders>
          </w:tcPr>
          <w:p w14:paraId="6013BBC4" w14:textId="77777777" w:rsidR="00BF17B0" w:rsidRPr="006056BE" w:rsidRDefault="00BF17B0" w:rsidP="00BF17B0">
            <w:pPr>
              <w:jc w:val="right"/>
              <w:rPr>
                <w:ins w:id="1487" w:author="Laura Viignola" w:date="2017-07-10T16:58:00Z"/>
                <w:rFonts w:ascii="Calibri" w:eastAsia="Calibri" w:hAnsi="Calibri" w:cs="Calibri"/>
              </w:rPr>
            </w:pPr>
            <w:ins w:id="1488" w:author="Laura Viignola" w:date="2017-07-10T16:58:00Z">
              <w:r>
                <w:rPr>
                  <w:rFonts w:ascii="Calibri" w:eastAsia="Calibri" w:hAnsi="Calibri" w:cs="Calibri"/>
                </w:rPr>
                <w:t>-5</w:t>
              </w:r>
            </w:ins>
          </w:p>
        </w:tc>
        <w:tc>
          <w:tcPr>
            <w:tcW w:w="1305" w:type="dxa"/>
            <w:tcBorders>
              <w:top w:val="single" w:sz="6" w:space="0" w:color="000000"/>
              <w:left w:val="single" w:sz="6" w:space="0" w:color="000000"/>
              <w:bottom w:val="single" w:sz="6" w:space="0" w:color="000000"/>
              <w:right w:val="single" w:sz="6" w:space="0" w:color="000000"/>
            </w:tcBorders>
          </w:tcPr>
          <w:p w14:paraId="70174A22" w14:textId="77777777" w:rsidR="00BF17B0" w:rsidRDefault="00BF17B0" w:rsidP="00BF17B0">
            <w:pPr>
              <w:jc w:val="right"/>
              <w:rPr>
                <w:ins w:id="1489" w:author="Laura Viignola" w:date="2017-07-10T16:58:00Z"/>
                <w:rFonts w:ascii="Calibri" w:eastAsia="Calibri" w:hAnsi="Calibri" w:cs="Calibri"/>
              </w:rPr>
            </w:pPr>
            <w:ins w:id="1490" w:author="Laura Viignola" w:date="2017-07-10T16:58:00Z">
              <w:r>
                <w:rPr>
                  <w:rFonts w:ascii="Calibri" w:eastAsia="Calibri" w:hAnsi="Calibri" w:cs="Calibri"/>
                </w:rPr>
                <w:t>5</w:t>
              </w:r>
            </w:ins>
          </w:p>
        </w:tc>
      </w:tr>
      <w:tr w:rsidR="00BF17B0" w:rsidRPr="006056BE" w14:paraId="193AE01F" w14:textId="77777777" w:rsidTr="00BF17B0">
        <w:trPr>
          <w:ins w:id="1491"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EE50D7" w14:textId="77777777" w:rsidR="00BF17B0" w:rsidRPr="006056BE" w:rsidRDefault="00BF17B0" w:rsidP="00BF17B0">
            <w:pPr>
              <w:rPr>
                <w:ins w:id="1492" w:author="Laura Viignola" w:date="2017-07-10T16:58:00Z"/>
                <w:rFonts w:ascii="Calibri" w:eastAsia="Calibri" w:hAnsi="Calibri" w:cs="Calibri"/>
              </w:rPr>
            </w:pPr>
            <w:ins w:id="1493" w:author="Laura Viignola" w:date="2017-07-10T16:58:00Z">
              <w:r>
                <w:rPr>
                  <w:rFonts w:ascii="Calibri" w:eastAsia="Calibri" w:hAnsi="Calibri" w:cs="Calibri"/>
                </w:rPr>
                <w:t>2013</w:t>
              </w:r>
            </w:ins>
          </w:p>
        </w:tc>
        <w:tc>
          <w:tcPr>
            <w:tcW w:w="876" w:type="dxa"/>
            <w:gridSpan w:val="2"/>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A007F1" w14:textId="77777777" w:rsidR="00BF17B0" w:rsidRPr="006056BE" w:rsidRDefault="00BF17B0" w:rsidP="00BF17B0">
            <w:pPr>
              <w:rPr>
                <w:ins w:id="1494" w:author="Laura Viignola" w:date="2017-07-10T16:58:00Z"/>
                <w:rFonts w:ascii="Calibri" w:eastAsia="Calibri" w:hAnsi="Calibri" w:cs="Calibri"/>
              </w:rPr>
            </w:pPr>
            <w:ins w:id="1495" w:author="Laura Viignola" w:date="2017-07-10T16:58:00Z">
              <w:r w:rsidRPr="00D061D3">
                <w:rPr>
                  <w:rFonts w:asciiTheme="minorHAnsi" w:hAnsiTheme="minorHAnsi"/>
                </w:rPr>
                <w:t>Belgium</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5D9F76" w14:textId="77777777" w:rsidR="00BF17B0" w:rsidRDefault="00BF17B0" w:rsidP="00BF17B0">
            <w:pPr>
              <w:jc w:val="right"/>
              <w:rPr>
                <w:ins w:id="1496" w:author="Laura Viignola" w:date="2017-07-10T16:58:00Z"/>
                <w:rFonts w:ascii="Calibri" w:eastAsia="Calibri" w:hAnsi="Calibri" w:cs="Calibri"/>
              </w:rPr>
            </w:pPr>
            <w:ins w:id="1497" w:author="Laura Viignola" w:date="2017-07-10T16:58:00Z">
              <w:r>
                <w:rPr>
                  <w:rFonts w:ascii="Calibri" w:eastAsia="Calibri" w:hAnsi="Calibri" w:cs="Calibri"/>
                </w:rPr>
                <w:t>Y15-24</w:t>
              </w:r>
            </w:ins>
          </w:p>
        </w:tc>
        <w:tc>
          <w:tcPr>
            <w:tcW w:w="1526" w:type="dxa"/>
            <w:tcBorders>
              <w:top w:val="single" w:sz="6" w:space="0" w:color="000000"/>
              <w:left w:val="single" w:sz="6" w:space="0" w:color="000000"/>
              <w:bottom w:val="single" w:sz="6" w:space="0" w:color="000000"/>
              <w:right w:val="single" w:sz="6" w:space="0" w:color="000000"/>
            </w:tcBorders>
          </w:tcPr>
          <w:p w14:paraId="57BB55E5" w14:textId="77777777" w:rsidR="00BF17B0" w:rsidRDefault="00BF17B0" w:rsidP="00BF17B0">
            <w:pPr>
              <w:jc w:val="right"/>
              <w:rPr>
                <w:ins w:id="1498" w:author="Laura Viignola" w:date="2017-07-10T16:58:00Z"/>
                <w:rFonts w:ascii="Calibri" w:eastAsia="Calibri" w:hAnsi="Calibri" w:cs="Calibri"/>
              </w:rPr>
            </w:pPr>
            <w:ins w:id="1499" w:author="Laura Viignola" w:date="2017-07-10T16:58:00Z">
              <w:r>
                <w:rPr>
                  <w:rFonts w:ascii="Calibri" w:eastAsia="Calibri" w:hAnsi="Calibri" w:cs="Calibri"/>
                </w:rPr>
                <w:t>NULL</w:t>
              </w:r>
            </w:ins>
          </w:p>
        </w:tc>
        <w:tc>
          <w:tcPr>
            <w:tcW w:w="1305" w:type="dxa"/>
            <w:tcBorders>
              <w:top w:val="single" w:sz="6" w:space="0" w:color="000000"/>
              <w:left w:val="single" w:sz="6" w:space="0" w:color="000000"/>
              <w:bottom w:val="single" w:sz="6" w:space="0" w:color="000000"/>
              <w:right w:val="single" w:sz="6" w:space="0" w:color="000000"/>
            </w:tcBorders>
          </w:tcPr>
          <w:p w14:paraId="48DB1ED6" w14:textId="77777777" w:rsidR="00BF17B0" w:rsidRDefault="00BF17B0" w:rsidP="00BF17B0">
            <w:pPr>
              <w:jc w:val="right"/>
              <w:rPr>
                <w:ins w:id="1500" w:author="Laura Viignola" w:date="2017-07-10T16:58:00Z"/>
                <w:rFonts w:ascii="Calibri" w:eastAsia="Calibri" w:hAnsi="Calibri" w:cs="Calibri"/>
              </w:rPr>
            </w:pPr>
            <w:ins w:id="1501" w:author="Laura Viignola" w:date="2017-07-10T16:58:00Z">
              <w:r>
                <w:rPr>
                  <w:rFonts w:ascii="Calibri" w:eastAsia="Calibri" w:hAnsi="Calibri" w:cs="Calibri"/>
                </w:rPr>
                <w:t>5</w:t>
              </w:r>
            </w:ins>
          </w:p>
        </w:tc>
      </w:tr>
      <w:tr w:rsidR="00BF17B0" w:rsidRPr="006056BE" w14:paraId="0F6E4133" w14:textId="77777777" w:rsidTr="00BF17B0">
        <w:trPr>
          <w:ins w:id="1502"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B4B9B7" w14:textId="77777777" w:rsidR="00BF17B0" w:rsidRDefault="00BF17B0" w:rsidP="00BF17B0">
            <w:pPr>
              <w:rPr>
                <w:ins w:id="1503" w:author="Laura Viignola" w:date="2017-07-10T16:58:00Z"/>
                <w:rFonts w:ascii="Calibri" w:eastAsia="Calibri" w:hAnsi="Calibri" w:cs="Calibri"/>
              </w:rPr>
            </w:pPr>
            <w:ins w:id="1504" w:author="Laura Viignola" w:date="2017-07-10T16:58:00Z">
              <w:r>
                <w:rPr>
                  <w:rFonts w:ascii="Calibri" w:eastAsia="Calibri" w:hAnsi="Calibri" w:cs="Calibri"/>
                </w:rPr>
                <w:t>2013</w:t>
              </w:r>
            </w:ins>
          </w:p>
        </w:tc>
        <w:tc>
          <w:tcPr>
            <w:tcW w:w="876" w:type="dxa"/>
            <w:gridSpan w:val="2"/>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455AA6" w14:textId="77777777" w:rsidR="00BF17B0" w:rsidRDefault="00BF17B0" w:rsidP="00BF17B0">
            <w:pPr>
              <w:rPr>
                <w:ins w:id="1505" w:author="Laura Viignola" w:date="2017-07-10T16:58:00Z"/>
                <w:rFonts w:ascii="Calibri" w:eastAsia="Calibri" w:hAnsi="Calibri" w:cs="Calibri"/>
              </w:rPr>
            </w:pPr>
            <w:ins w:id="1506" w:author="Laura Viignola" w:date="2017-07-10T16:58:00Z">
              <w:r>
                <w:rPr>
                  <w:rFonts w:ascii="Calibri" w:eastAsia="Calibri" w:hAnsi="Calibri" w:cs="Calibri"/>
                </w:rPr>
                <w:t>Spain</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B382DA" w14:textId="77777777" w:rsidR="00BF17B0" w:rsidRDefault="00BF17B0" w:rsidP="00BF17B0">
            <w:pPr>
              <w:jc w:val="right"/>
              <w:rPr>
                <w:ins w:id="1507" w:author="Laura Viignola" w:date="2017-07-10T16:58:00Z"/>
                <w:rFonts w:ascii="Calibri" w:eastAsia="Calibri" w:hAnsi="Calibri" w:cs="Calibri"/>
              </w:rPr>
            </w:pPr>
            <w:ins w:id="1508" w:author="Laura Viignola" w:date="2017-07-10T16:58:00Z">
              <w:r>
                <w:rPr>
                  <w:rFonts w:ascii="Calibri" w:eastAsia="Calibri" w:hAnsi="Calibri" w:cs="Calibri"/>
                </w:rPr>
                <w:t>Y15-24</w:t>
              </w:r>
            </w:ins>
          </w:p>
        </w:tc>
        <w:tc>
          <w:tcPr>
            <w:tcW w:w="1526" w:type="dxa"/>
            <w:tcBorders>
              <w:top w:val="single" w:sz="6" w:space="0" w:color="000000"/>
              <w:left w:val="single" w:sz="6" w:space="0" w:color="000000"/>
              <w:bottom w:val="single" w:sz="6" w:space="0" w:color="000000"/>
              <w:right w:val="single" w:sz="6" w:space="0" w:color="000000"/>
            </w:tcBorders>
          </w:tcPr>
          <w:p w14:paraId="5EAFA8EE" w14:textId="77777777" w:rsidR="00BF17B0" w:rsidRDefault="00BF17B0" w:rsidP="00BF17B0">
            <w:pPr>
              <w:jc w:val="right"/>
              <w:rPr>
                <w:ins w:id="1509" w:author="Laura Viignola" w:date="2017-07-10T16:58:00Z"/>
                <w:rFonts w:ascii="Calibri" w:eastAsia="Calibri" w:hAnsi="Calibri" w:cs="Calibri"/>
              </w:rPr>
            </w:pPr>
            <w:ins w:id="1510" w:author="Laura Viignola" w:date="2017-07-10T16:58:00Z">
              <w:r>
                <w:rPr>
                  <w:rFonts w:ascii="Calibri" w:eastAsia="Calibri" w:hAnsi="Calibri" w:cs="Calibri"/>
                </w:rPr>
                <w:t>-2</w:t>
              </w:r>
            </w:ins>
          </w:p>
        </w:tc>
        <w:tc>
          <w:tcPr>
            <w:tcW w:w="1305" w:type="dxa"/>
            <w:tcBorders>
              <w:top w:val="single" w:sz="6" w:space="0" w:color="000000"/>
              <w:left w:val="single" w:sz="6" w:space="0" w:color="000000"/>
              <w:bottom w:val="single" w:sz="6" w:space="0" w:color="000000"/>
              <w:right w:val="single" w:sz="6" w:space="0" w:color="000000"/>
            </w:tcBorders>
          </w:tcPr>
          <w:p w14:paraId="13F09419" w14:textId="77777777" w:rsidR="00BF17B0" w:rsidRDefault="00BF17B0" w:rsidP="00BF17B0">
            <w:pPr>
              <w:jc w:val="right"/>
              <w:rPr>
                <w:ins w:id="1511" w:author="Laura Viignola" w:date="2017-07-10T16:58:00Z"/>
                <w:rFonts w:ascii="Calibri" w:eastAsia="Calibri" w:hAnsi="Calibri" w:cs="Calibri"/>
              </w:rPr>
            </w:pPr>
            <w:ins w:id="1512" w:author="Laura Viignola" w:date="2017-07-10T16:58:00Z">
              <w:r>
                <w:rPr>
                  <w:rFonts w:ascii="Calibri" w:eastAsia="Calibri" w:hAnsi="Calibri" w:cs="Calibri"/>
                </w:rPr>
                <w:t>20</w:t>
              </w:r>
            </w:ins>
          </w:p>
        </w:tc>
      </w:tr>
    </w:tbl>
    <w:p w14:paraId="13C80B43" w14:textId="77777777" w:rsidR="00BF17B0" w:rsidRDefault="00BF17B0" w:rsidP="00BF17B0">
      <w:pPr>
        <w:rPr>
          <w:ins w:id="1513" w:author="Laura Viignola" w:date="2017-07-10T16:58:00Z"/>
          <w:rFonts w:ascii="Cambria" w:eastAsia="Calibri" w:hAnsi="Cambria" w:cs="Calibri"/>
        </w:rPr>
      </w:pPr>
    </w:p>
    <w:p w14:paraId="7C64B29F" w14:textId="77777777" w:rsidR="00BF17B0" w:rsidRDefault="00BF17B0" w:rsidP="00BF17B0">
      <w:pPr>
        <w:rPr>
          <w:ins w:id="1514" w:author="Laura Viignola" w:date="2017-07-10T16:58:00Z"/>
          <w:rFonts w:ascii="Cambria" w:eastAsia="Calibri" w:hAnsi="Cambria" w:cs="Calibri"/>
        </w:rPr>
      </w:pPr>
      <w:ins w:id="1515" w:author="Laura Viignola" w:date="2017-07-10T16:58:00Z">
        <w:r w:rsidRPr="00CA0059">
          <w:rPr>
            <w:rFonts w:ascii="Cambria" w:eastAsia="Calibri" w:hAnsi="Cambria" w:cs="Calibri"/>
            <w:i/>
          </w:rPr>
          <w:t>Example 2:</w:t>
        </w:r>
        <w:r w:rsidRPr="006056BE">
          <w:rPr>
            <w:rFonts w:ascii="Cambria" w:eastAsia="Calibri" w:hAnsi="Cambria" w:cs="Calibri"/>
          </w:rPr>
          <w:t xml:space="preserve"> </w:t>
        </w:r>
        <w:r>
          <w:rPr>
            <w:rFonts w:ascii="Cambria" w:eastAsia="Calibri" w:hAnsi="Cambria" w:cs="Calibri"/>
          </w:rPr>
          <w:tab/>
        </w:r>
        <w:r>
          <w:rPr>
            <w:rFonts w:ascii="Cambria" w:eastAsia="Calibri" w:hAnsi="Cambria" w:cs="Calibri"/>
          </w:rPr>
          <w:tab/>
        </w:r>
        <w:r w:rsidRPr="00842F89">
          <w:rPr>
            <w:rFonts w:ascii="Arial" w:eastAsia="Calibri" w:hAnsi="Arial" w:cs="Arial"/>
            <w:color w:val="1F497D" w:themeColor="text2"/>
          </w:rPr>
          <w:t>DS_r</w:t>
        </w:r>
        <w:r>
          <w:rPr>
            <w:rFonts w:ascii="Arial" w:eastAsia="Calibri" w:hAnsi="Arial" w:cs="Arial"/>
            <w:color w:val="1F497D" w:themeColor="text2"/>
          </w:rPr>
          <w:t xml:space="preserve"> </w:t>
        </w:r>
        <w:r w:rsidRPr="00842F89">
          <w:rPr>
            <w:rFonts w:ascii="Arial" w:eastAsia="Calibri" w:hAnsi="Arial" w:cs="Arial"/>
            <w:color w:val="1F497D" w:themeColor="text2"/>
          </w:rPr>
          <w:t xml:space="preserve"> </w:t>
        </w:r>
        <w:r w:rsidRPr="00842F89">
          <w:rPr>
            <w:rFonts w:ascii="Arial" w:eastAsia="Calibri" w:hAnsi="Arial" w:cs="Arial"/>
            <w:b/>
            <w:color w:val="auto"/>
          </w:rPr>
          <w:t>:=</w:t>
        </w:r>
        <w:r>
          <w:rPr>
            <w:rFonts w:ascii="Arial" w:eastAsia="Calibri" w:hAnsi="Arial" w:cs="Arial"/>
            <w:b/>
            <w:color w:val="auto"/>
          </w:rPr>
          <w:t xml:space="preserve"> </w:t>
        </w:r>
        <w:r w:rsidRPr="00842F89">
          <w:rPr>
            <w:rFonts w:ascii="Arial" w:eastAsia="Calibri" w:hAnsi="Arial" w:cs="Arial"/>
            <w:color w:val="1F497D" w:themeColor="text2"/>
          </w:rPr>
          <w:t xml:space="preserve">DS_1 </w:t>
        </w:r>
        <w:r>
          <w:rPr>
            <w:rFonts w:ascii="Arial" w:eastAsia="Calibri" w:hAnsi="Arial" w:cs="Arial"/>
            <w:color w:val="1F497D" w:themeColor="text2"/>
          </w:rPr>
          <w:t>- 3</w:t>
        </w:r>
        <w:r w:rsidRPr="001F4090">
          <w:rPr>
            <w:rFonts w:ascii="Cambria" w:eastAsia="Calibri" w:hAnsi="Cambria" w:cs="Calibri"/>
          </w:rPr>
          <w:tab/>
        </w:r>
        <w:r>
          <w:rPr>
            <w:rFonts w:ascii="Cambria" w:eastAsia="Calibri" w:hAnsi="Cambria" w:cs="Calibri"/>
          </w:rPr>
          <w:tab/>
          <w:t>results in</w:t>
        </w:r>
        <w:r w:rsidRPr="001F4090">
          <w:rPr>
            <w:rFonts w:ascii="Cambria" w:eastAsia="Calibri" w:hAnsi="Cambria" w:cs="Calibri"/>
          </w:rPr>
          <w:t>:</w:t>
        </w:r>
      </w:ins>
    </w:p>
    <w:p w14:paraId="3E258130" w14:textId="77777777" w:rsidR="00BF17B0" w:rsidRPr="00860832" w:rsidRDefault="00BF17B0" w:rsidP="00BF17B0">
      <w:pPr>
        <w:rPr>
          <w:ins w:id="1516" w:author="Laura Viignola" w:date="2017-07-10T16:58:00Z"/>
          <w:rFonts w:ascii="Cambria" w:eastAsia="Calibri" w:hAnsi="Cambria" w:cs="Calibri"/>
        </w:rPr>
      </w:pPr>
    </w:p>
    <w:tbl>
      <w:tblPr>
        <w:tblW w:w="4736" w:type="dxa"/>
        <w:tblInd w:w="70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46"/>
        <w:gridCol w:w="876"/>
        <w:gridCol w:w="1488"/>
        <w:gridCol w:w="1526"/>
      </w:tblGrid>
      <w:tr w:rsidR="00BF17B0" w:rsidRPr="006056BE" w14:paraId="236657D9" w14:textId="77777777" w:rsidTr="00BF17B0">
        <w:trPr>
          <w:ins w:id="1517" w:author="Laura Viignola" w:date="2017-07-10T16:58:00Z"/>
        </w:trPr>
        <w:tc>
          <w:tcPr>
            <w:tcW w:w="473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FD9D8FE" w14:textId="77777777" w:rsidR="00BF17B0" w:rsidRPr="00860832" w:rsidRDefault="00BF17B0" w:rsidP="00BF17B0">
            <w:pPr>
              <w:rPr>
                <w:ins w:id="1518" w:author="Laura Viignola" w:date="2017-07-10T16:58:00Z"/>
                <w:rFonts w:ascii="Arial" w:eastAsia="Calibri" w:hAnsi="Arial" w:cs="Arial"/>
                <w:color w:val="1F497D" w:themeColor="text2"/>
              </w:rPr>
            </w:pPr>
            <w:ins w:id="1519" w:author="Laura Viignola" w:date="2017-07-10T16:58:00Z">
              <w:r w:rsidRPr="00860832">
                <w:rPr>
                  <w:rFonts w:ascii="Arial" w:eastAsia="Calibri" w:hAnsi="Arial" w:cs="Arial"/>
                  <w:color w:val="1F497D" w:themeColor="text2"/>
                </w:rPr>
                <w:t>DS_1</w:t>
              </w:r>
            </w:ins>
          </w:p>
        </w:tc>
      </w:tr>
      <w:tr w:rsidR="00BF17B0" w:rsidRPr="006056BE" w14:paraId="2131279E" w14:textId="77777777" w:rsidTr="00BF17B0">
        <w:trPr>
          <w:ins w:id="1520" w:author="Laura Viignola" w:date="2017-07-10T16:58:00Z"/>
        </w:trPr>
        <w:tc>
          <w:tcPr>
            <w:tcW w:w="8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844F5ED" w14:textId="77777777" w:rsidR="00BF17B0" w:rsidRPr="00860832" w:rsidRDefault="00BF17B0" w:rsidP="00BF17B0">
            <w:pPr>
              <w:rPr>
                <w:ins w:id="1521" w:author="Laura Viignola" w:date="2017-07-10T16:58:00Z"/>
                <w:rFonts w:ascii="Arial" w:hAnsi="Arial" w:cs="Arial"/>
              </w:rPr>
            </w:pPr>
            <w:ins w:id="1522" w:author="Laura Viignola" w:date="2017-07-10T16:58:00Z">
              <w:r w:rsidRPr="00860832">
                <w:rPr>
                  <w:rFonts w:ascii="Arial" w:eastAsia="Calibri" w:hAnsi="Arial" w:cs="Arial"/>
                </w:rPr>
                <w:t>Id_1</w:t>
              </w:r>
            </w:ins>
          </w:p>
        </w:tc>
        <w:tc>
          <w:tcPr>
            <w:tcW w:w="87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89B539F" w14:textId="77777777" w:rsidR="00BF17B0" w:rsidRPr="00860832" w:rsidRDefault="00BF17B0" w:rsidP="00BF17B0">
            <w:pPr>
              <w:rPr>
                <w:ins w:id="1523" w:author="Laura Viignola" w:date="2017-07-10T16:58:00Z"/>
                <w:rFonts w:ascii="Arial" w:hAnsi="Arial" w:cs="Arial"/>
              </w:rPr>
            </w:pPr>
            <w:ins w:id="1524" w:author="Laura Viignola" w:date="2017-07-10T16:58:00Z">
              <w:r w:rsidRPr="00860832">
                <w:rPr>
                  <w:rFonts w:ascii="Arial" w:eastAsia="Calibri" w:hAnsi="Arial" w:cs="Arial"/>
                </w:rPr>
                <w:t>Id_2</w:t>
              </w:r>
            </w:ins>
          </w:p>
        </w:tc>
        <w:tc>
          <w:tcPr>
            <w:tcW w:w="148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9E3E262" w14:textId="77777777" w:rsidR="00BF17B0" w:rsidRPr="00860832" w:rsidRDefault="00BF17B0" w:rsidP="00BF17B0">
            <w:pPr>
              <w:rPr>
                <w:ins w:id="1525" w:author="Laura Viignola" w:date="2017-07-10T16:58:00Z"/>
                <w:rFonts w:ascii="Arial" w:hAnsi="Arial" w:cs="Arial"/>
              </w:rPr>
            </w:pPr>
            <w:ins w:id="1526" w:author="Laura Viignola" w:date="2017-07-10T16:58:00Z">
              <w:r w:rsidRPr="00860832">
                <w:rPr>
                  <w:rFonts w:ascii="Arial" w:eastAsia="Calibri" w:hAnsi="Arial" w:cs="Arial"/>
                </w:rPr>
                <w:t>Me_1</w:t>
              </w:r>
            </w:ins>
          </w:p>
        </w:tc>
        <w:tc>
          <w:tcPr>
            <w:tcW w:w="1526" w:type="dxa"/>
            <w:tcBorders>
              <w:top w:val="single" w:sz="6" w:space="0" w:color="000000"/>
              <w:left w:val="single" w:sz="6" w:space="0" w:color="000000"/>
              <w:bottom w:val="single" w:sz="6" w:space="0" w:color="000000"/>
              <w:right w:val="single" w:sz="6" w:space="0" w:color="000000"/>
            </w:tcBorders>
            <w:shd w:val="clear" w:color="auto" w:fill="C6D9F1"/>
          </w:tcPr>
          <w:p w14:paraId="3670D1E6" w14:textId="77777777" w:rsidR="00BF17B0" w:rsidRPr="00860832" w:rsidRDefault="00BF17B0" w:rsidP="00BF17B0">
            <w:pPr>
              <w:rPr>
                <w:ins w:id="1527" w:author="Laura Viignola" w:date="2017-07-10T16:58:00Z"/>
                <w:rFonts w:ascii="Arial" w:eastAsia="Calibri" w:hAnsi="Arial" w:cs="Arial"/>
              </w:rPr>
            </w:pPr>
            <w:ins w:id="1528" w:author="Laura Viignola" w:date="2017-07-10T16:58:00Z">
              <w:r w:rsidRPr="00860832">
                <w:rPr>
                  <w:rFonts w:ascii="Arial" w:eastAsia="Calibri" w:hAnsi="Arial" w:cs="Arial"/>
                </w:rPr>
                <w:t>Me_2</w:t>
              </w:r>
            </w:ins>
          </w:p>
        </w:tc>
      </w:tr>
      <w:tr w:rsidR="00BF17B0" w:rsidRPr="006056BE" w14:paraId="4441DAD7" w14:textId="77777777" w:rsidTr="00BF17B0">
        <w:trPr>
          <w:ins w:id="1529"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C9A1AD" w14:textId="77777777" w:rsidR="00BF17B0" w:rsidRPr="006056BE" w:rsidRDefault="00BF17B0" w:rsidP="00BF17B0">
            <w:pPr>
              <w:rPr>
                <w:ins w:id="1530" w:author="Laura Viignola" w:date="2017-07-10T16:58:00Z"/>
              </w:rPr>
            </w:pPr>
            <w:ins w:id="1531"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4C5C6A" w14:textId="77777777" w:rsidR="00BF17B0" w:rsidRPr="00D061D3" w:rsidRDefault="00BF17B0" w:rsidP="00BF17B0">
            <w:pPr>
              <w:rPr>
                <w:ins w:id="1532" w:author="Laura Viignola" w:date="2017-07-10T16:58:00Z"/>
                <w:rFonts w:asciiTheme="minorHAnsi" w:hAnsiTheme="minorHAnsi"/>
              </w:rPr>
            </w:pPr>
            <w:ins w:id="1533" w:author="Laura Viignola" w:date="2017-07-10T16:58:00Z">
              <w:r w:rsidRPr="00D061D3">
                <w:rPr>
                  <w:rFonts w:asciiTheme="minorHAnsi" w:hAnsiTheme="minorHAnsi"/>
                </w:rPr>
                <w:t>Belgium</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821E02" w14:textId="77777777" w:rsidR="00BF17B0" w:rsidRPr="00F24CCE" w:rsidRDefault="00BF17B0" w:rsidP="00BF17B0">
            <w:pPr>
              <w:jc w:val="right"/>
              <w:rPr>
                <w:ins w:id="1534" w:author="Laura Viignola" w:date="2017-07-10T16:58:00Z"/>
                <w:rFonts w:asciiTheme="minorHAnsi" w:hAnsiTheme="minorHAnsi"/>
              </w:rPr>
            </w:pPr>
            <w:ins w:id="1535" w:author="Laura Viignola" w:date="2017-07-10T16:58:00Z">
              <w:r>
                <w:rPr>
                  <w:rFonts w:asciiTheme="minorHAnsi" w:hAnsiTheme="minorHAnsi"/>
                </w:rPr>
                <w:t>2</w:t>
              </w:r>
            </w:ins>
          </w:p>
        </w:tc>
        <w:tc>
          <w:tcPr>
            <w:tcW w:w="1526" w:type="dxa"/>
            <w:tcBorders>
              <w:top w:val="single" w:sz="6" w:space="0" w:color="000000"/>
              <w:left w:val="single" w:sz="6" w:space="0" w:color="000000"/>
              <w:bottom w:val="single" w:sz="6" w:space="0" w:color="000000"/>
              <w:right w:val="single" w:sz="6" w:space="0" w:color="000000"/>
            </w:tcBorders>
          </w:tcPr>
          <w:p w14:paraId="21C601DA" w14:textId="77777777" w:rsidR="00BF17B0" w:rsidRPr="006056BE" w:rsidRDefault="00BF17B0" w:rsidP="00BF17B0">
            <w:pPr>
              <w:jc w:val="right"/>
              <w:rPr>
                <w:ins w:id="1536" w:author="Laura Viignola" w:date="2017-07-10T16:58:00Z"/>
                <w:rFonts w:ascii="Calibri" w:eastAsia="Calibri" w:hAnsi="Calibri" w:cs="Calibri"/>
              </w:rPr>
            </w:pPr>
            <w:ins w:id="1537" w:author="Laura Viignola" w:date="2017-07-10T16:58:00Z">
              <w:r>
                <w:rPr>
                  <w:rFonts w:ascii="Calibri" w:eastAsia="Calibri" w:hAnsi="Calibri" w:cs="Calibri"/>
                </w:rPr>
                <w:t>2</w:t>
              </w:r>
            </w:ins>
          </w:p>
        </w:tc>
      </w:tr>
      <w:tr w:rsidR="00BF17B0" w:rsidRPr="006056BE" w14:paraId="351DBC52" w14:textId="77777777" w:rsidTr="00BF17B0">
        <w:trPr>
          <w:ins w:id="1538"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75515C" w14:textId="77777777" w:rsidR="00BF17B0" w:rsidRPr="006056BE" w:rsidRDefault="00BF17B0" w:rsidP="00BF17B0">
            <w:pPr>
              <w:rPr>
                <w:ins w:id="1539" w:author="Laura Viignola" w:date="2017-07-10T16:58:00Z"/>
                <w:rFonts w:ascii="Calibri" w:eastAsia="Calibri" w:hAnsi="Calibri" w:cs="Calibri"/>
              </w:rPr>
            </w:pPr>
            <w:ins w:id="1540"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BEF571" w14:textId="77777777" w:rsidR="00BF17B0" w:rsidRPr="006056BE" w:rsidRDefault="00BF17B0" w:rsidP="00BF17B0">
            <w:pPr>
              <w:rPr>
                <w:ins w:id="1541" w:author="Laura Viignola" w:date="2017-07-10T16:58:00Z"/>
                <w:rFonts w:ascii="Calibri" w:eastAsia="Calibri" w:hAnsi="Calibri" w:cs="Calibri"/>
              </w:rPr>
            </w:pPr>
            <w:ins w:id="1542" w:author="Laura Viignola" w:date="2017-07-10T16:58:00Z">
              <w:r>
                <w:rPr>
                  <w:rFonts w:ascii="Calibri" w:eastAsia="Calibri" w:hAnsi="Calibri" w:cs="Calibri"/>
                </w:rPr>
                <w:t>Denmark</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DA9A50" w14:textId="77777777" w:rsidR="00BF17B0" w:rsidRPr="006056BE" w:rsidRDefault="00BF17B0" w:rsidP="00BF17B0">
            <w:pPr>
              <w:jc w:val="right"/>
              <w:rPr>
                <w:ins w:id="1543" w:author="Laura Viignola" w:date="2017-07-10T16:58:00Z"/>
                <w:rFonts w:ascii="Calibri" w:eastAsia="Calibri" w:hAnsi="Calibri" w:cs="Calibri"/>
              </w:rPr>
            </w:pPr>
            <w:ins w:id="1544" w:author="Laura Viignola" w:date="2017-07-10T16:58:00Z">
              <w:r>
                <w:rPr>
                  <w:rFonts w:ascii="Calibri" w:eastAsia="Calibri" w:hAnsi="Calibri" w:cs="Calibri"/>
                </w:rPr>
                <w:t>-1</w:t>
              </w:r>
            </w:ins>
          </w:p>
        </w:tc>
        <w:tc>
          <w:tcPr>
            <w:tcW w:w="1526" w:type="dxa"/>
            <w:tcBorders>
              <w:top w:val="single" w:sz="6" w:space="0" w:color="000000"/>
              <w:left w:val="single" w:sz="6" w:space="0" w:color="000000"/>
              <w:bottom w:val="single" w:sz="6" w:space="0" w:color="000000"/>
              <w:right w:val="single" w:sz="6" w:space="0" w:color="000000"/>
            </w:tcBorders>
          </w:tcPr>
          <w:p w14:paraId="7D5EB39E" w14:textId="77777777" w:rsidR="00BF17B0" w:rsidRDefault="00BF17B0" w:rsidP="00BF17B0">
            <w:pPr>
              <w:jc w:val="right"/>
              <w:rPr>
                <w:ins w:id="1545" w:author="Laura Viignola" w:date="2017-07-10T16:58:00Z"/>
                <w:rFonts w:ascii="Calibri" w:eastAsia="Calibri" w:hAnsi="Calibri" w:cs="Calibri"/>
              </w:rPr>
            </w:pPr>
            <w:ins w:id="1546" w:author="Laura Viignola" w:date="2017-07-10T16:58:00Z">
              <w:r>
                <w:rPr>
                  <w:rFonts w:ascii="Calibri" w:eastAsia="Calibri" w:hAnsi="Calibri" w:cs="Calibri"/>
                </w:rPr>
                <w:t>7</w:t>
              </w:r>
            </w:ins>
          </w:p>
        </w:tc>
      </w:tr>
      <w:tr w:rsidR="00BF17B0" w:rsidRPr="006056BE" w14:paraId="638FD9AD" w14:textId="77777777" w:rsidTr="00BF17B0">
        <w:trPr>
          <w:ins w:id="1547"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CE5C72" w14:textId="77777777" w:rsidR="00BF17B0" w:rsidRPr="006056BE" w:rsidRDefault="00BF17B0" w:rsidP="00BF17B0">
            <w:pPr>
              <w:rPr>
                <w:ins w:id="1548" w:author="Laura Viignola" w:date="2017-07-10T16:58:00Z"/>
                <w:rFonts w:ascii="Calibri" w:eastAsia="Calibri" w:hAnsi="Calibri" w:cs="Calibri"/>
              </w:rPr>
            </w:pPr>
            <w:ins w:id="1549"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BD6645" w14:textId="77777777" w:rsidR="00BF17B0" w:rsidRPr="006056BE" w:rsidRDefault="00BF17B0" w:rsidP="00BF17B0">
            <w:pPr>
              <w:rPr>
                <w:ins w:id="1550" w:author="Laura Viignola" w:date="2017-07-10T16:58:00Z"/>
                <w:rFonts w:ascii="Calibri" w:eastAsia="Calibri" w:hAnsi="Calibri" w:cs="Calibri"/>
              </w:rPr>
            </w:pPr>
            <w:ins w:id="1551" w:author="Laura Viignola" w:date="2017-07-10T16:58:00Z">
              <w:r>
                <w:rPr>
                  <w:rFonts w:ascii="Calibri" w:eastAsia="Calibri" w:hAnsi="Calibri" w:cs="Calibri"/>
                </w:rPr>
                <w:t>France</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092B46" w14:textId="77777777" w:rsidR="00BF17B0" w:rsidRPr="006056BE" w:rsidRDefault="00BF17B0" w:rsidP="00BF17B0">
            <w:pPr>
              <w:jc w:val="right"/>
              <w:rPr>
                <w:ins w:id="1552" w:author="Laura Viignola" w:date="2017-07-10T16:58:00Z"/>
                <w:rFonts w:ascii="Calibri" w:eastAsia="Calibri" w:hAnsi="Calibri" w:cs="Calibri"/>
              </w:rPr>
            </w:pPr>
            <w:ins w:id="1553" w:author="Laura Viignola" w:date="2017-07-10T16:58:00Z">
              <w:r>
                <w:rPr>
                  <w:rFonts w:ascii="Calibri" w:eastAsia="Calibri" w:hAnsi="Calibri" w:cs="Calibri"/>
                </w:rPr>
                <w:t>0</w:t>
              </w:r>
            </w:ins>
          </w:p>
        </w:tc>
        <w:tc>
          <w:tcPr>
            <w:tcW w:w="1526" w:type="dxa"/>
            <w:tcBorders>
              <w:top w:val="single" w:sz="6" w:space="0" w:color="000000"/>
              <w:left w:val="single" w:sz="6" w:space="0" w:color="000000"/>
              <w:bottom w:val="single" w:sz="6" w:space="0" w:color="000000"/>
              <w:right w:val="single" w:sz="6" w:space="0" w:color="000000"/>
            </w:tcBorders>
          </w:tcPr>
          <w:p w14:paraId="72CDFDD5" w14:textId="77777777" w:rsidR="00BF17B0" w:rsidRDefault="00BF17B0" w:rsidP="00BF17B0">
            <w:pPr>
              <w:jc w:val="right"/>
              <w:rPr>
                <w:ins w:id="1554" w:author="Laura Viignola" w:date="2017-07-10T16:58:00Z"/>
                <w:rFonts w:ascii="Calibri" w:eastAsia="Calibri" w:hAnsi="Calibri" w:cs="Calibri"/>
              </w:rPr>
            </w:pPr>
            <w:ins w:id="1555" w:author="Laura Viignola" w:date="2017-07-10T16:58:00Z">
              <w:r>
                <w:rPr>
                  <w:rFonts w:ascii="Calibri" w:eastAsia="Calibri" w:hAnsi="Calibri" w:cs="Calibri"/>
                </w:rPr>
                <w:t>9</w:t>
              </w:r>
            </w:ins>
          </w:p>
        </w:tc>
      </w:tr>
      <w:tr w:rsidR="00BF17B0" w:rsidRPr="006056BE" w14:paraId="3DB1D774" w14:textId="77777777" w:rsidTr="00BF17B0">
        <w:trPr>
          <w:ins w:id="1556"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9EA115" w14:textId="77777777" w:rsidR="00BF17B0" w:rsidRDefault="00BF17B0" w:rsidP="00BF17B0">
            <w:pPr>
              <w:rPr>
                <w:ins w:id="1557" w:author="Laura Viignola" w:date="2017-07-10T16:58:00Z"/>
                <w:rFonts w:ascii="Calibri" w:eastAsia="Calibri" w:hAnsi="Calibri" w:cs="Calibri"/>
              </w:rPr>
            </w:pPr>
            <w:ins w:id="1558"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96774D" w14:textId="77777777" w:rsidR="00BF17B0" w:rsidRDefault="00BF17B0" w:rsidP="00BF17B0">
            <w:pPr>
              <w:rPr>
                <w:ins w:id="1559" w:author="Laura Viignola" w:date="2017-07-10T16:58:00Z"/>
                <w:rFonts w:ascii="Calibri" w:eastAsia="Calibri" w:hAnsi="Calibri" w:cs="Calibri"/>
              </w:rPr>
            </w:pPr>
            <w:ins w:id="1560" w:author="Laura Viignola" w:date="2017-07-10T16:58:00Z">
              <w:r>
                <w:rPr>
                  <w:rFonts w:ascii="Calibri" w:eastAsia="Calibri" w:hAnsi="Calibri" w:cs="Calibri"/>
                </w:rPr>
                <w:t>Spain</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6B8231" w14:textId="77777777" w:rsidR="00BF17B0" w:rsidRDefault="00BF17B0" w:rsidP="00BF17B0">
            <w:pPr>
              <w:jc w:val="right"/>
              <w:rPr>
                <w:ins w:id="1561" w:author="Laura Viignola" w:date="2017-07-10T16:58:00Z"/>
                <w:rFonts w:ascii="Calibri" w:eastAsia="Calibri" w:hAnsi="Calibri" w:cs="Calibri"/>
              </w:rPr>
            </w:pPr>
            <w:ins w:id="1562" w:author="Laura Viignola" w:date="2017-07-10T16:58:00Z">
              <w:r>
                <w:rPr>
                  <w:rFonts w:ascii="Calibri" w:eastAsia="Calibri" w:hAnsi="Calibri" w:cs="Calibri"/>
                </w:rPr>
                <w:t>1</w:t>
              </w:r>
            </w:ins>
          </w:p>
        </w:tc>
        <w:tc>
          <w:tcPr>
            <w:tcW w:w="1526" w:type="dxa"/>
            <w:tcBorders>
              <w:top w:val="single" w:sz="6" w:space="0" w:color="000000"/>
              <w:left w:val="single" w:sz="6" w:space="0" w:color="000000"/>
              <w:bottom w:val="single" w:sz="6" w:space="0" w:color="000000"/>
              <w:right w:val="single" w:sz="6" w:space="0" w:color="000000"/>
            </w:tcBorders>
          </w:tcPr>
          <w:p w14:paraId="626E54A3" w14:textId="77777777" w:rsidR="00BF17B0" w:rsidRDefault="00BF17B0" w:rsidP="00BF17B0">
            <w:pPr>
              <w:jc w:val="right"/>
              <w:rPr>
                <w:ins w:id="1563" w:author="Laura Viignola" w:date="2017-07-10T16:58:00Z"/>
                <w:rFonts w:ascii="Calibri" w:eastAsia="Calibri" w:hAnsi="Calibri" w:cs="Calibri"/>
              </w:rPr>
            </w:pPr>
            <w:ins w:id="1564" w:author="Laura Viignola" w:date="2017-07-10T16:58:00Z">
              <w:r>
                <w:rPr>
                  <w:rFonts w:ascii="Calibri" w:eastAsia="Calibri" w:hAnsi="Calibri" w:cs="Calibri"/>
                </w:rPr>
                <w:t>17</w:t>
              </w:r>
            </w:ins>
          </w:p>
        </w:tc>
      </w:tr>
    </w:tbl>
    <w:p w14:paraId="6AA36464" w14:textId="77777777" w:rsidR="00BF17B0" w:rsidRPr="006056BE" w:rsidRDefault="00BF17B0" w:rsidP="00BF17B0">
      <w:pPr>
        <w:ind w:left="708"/>
        <w:rPr>
          <w:ins w:id="1565" w:author="Laura Viignola" w:date="2017-07-10T16:58:00Z"/>
        </w:rPr>
      </w:pPr>
    </w:p>
    <w:p w14:paraId="194F35B5" w14:textId="77777777" w:rsidR="00BF17B0" w:rsidRDefault="00BF17B0" w:rsidP="00BF17B0">
      <w:pPr>
        <w:rPr>
          <w:ins w:id="1566" w:author="Laura Viignola" w:date="2017-07-10T16:58:00Z"/>
          <w:rFonts w:ascii="Cambria" w:eastAsia="Calibri" w:hAnsi="Cambria" w:cs="Calibri"/>
        </w:rPr>
      </w:pPr>
      <w:ins w:id="1567" w:author="Laura Viignola" w:date="2017-07-10T16:58:00Z">
        <w:r w:rsidRPr="00CA0059">
          <w:rPr>
            <w:rFonts w:ascii="Cambria" w:eastAsia="Calibri" w:hAnsi="Cambria" w:cs="Calibri"/>
            <w:i/>
          </w:rPr>
          <w:t>Example 2:</w:t>
        </w:r>
        <w:r w:rsidRPr="006056BE">
          <w:rPr>
            <w:rFonts w:ascii="Cambria" w:eastAsia="Calibri" w:hAnsi="Cambria" w:cs="Calibri"/>
          </w:rPr>
          <w:t xml:space="preserve"> </w:t>
        </w:r>
        <w:r>
          <w:rPr>
            <w:rFonts w:ascii="Cambria" w:eastAsia="Calibri" w:hAnsi="Cambria" w:cs="Calibri"/>
          </w:rPr>
          <w:tab/>
        </w:r>
        <w:r>
          <w:rPr>
            <w:rFonts w:ascii="Cambria" w:eastAsia="Calibri" w:hAnsi="Cambria" w:cs="Calibri"/>
          </w:rPr>
          <w:tab/>
        </w:r>
        <w:r w:rsidRPr="00842F89">
          <w:rPr>
            <w:rFonts w:ascii="Arial" w:eastAsia="Calibri" w:hAnsi="Arial" w:cs="Arial"/>
            <w:color w:val="1F497D" w:themeColor="text2"/>
          </w:rPr>
          <w:t>DS_r</w:t>
        </w:r>
        <w:r>
          <w:rPr>
            <w:rFonts w:ascii="Arial" w:eastAsia="Calibri" w:hAnsi="Arial" w:cs="Arial"/>
            <w:color w:val="1F497D" w:themeColor="text2"/>
          </w:rPr>
          <w:t xml:space="preserve"> </w:t>
        </w:r>
        <w:r w:rsidRPr="00842F89">
          <w:rPr>
            <w:rFonts w:ascii="Arial" w:eastAsia="Calibri" w:hAnsi="Arial" w:cs="Arial"/>
            <w:color w:val="1F497D" w:themeColor="text2"/>
          </w:rPr>
          <w:t xml:space="preserve"> </w:t>
        </w:r>
        <w:r w:rsidRPr="00842F89">
          <w:rPr>
            <w:rFonts w:ascii="Arial" w:eastAsia="Calibri" w:hAnsi="Arial" w:cs="Arial"/>
            <w:b/>
            <w:color w:val="auto"/>
          </w:rPr>
          <w:t>:=</w:t>
        </w:r>
        <w:r>
          <w:rPr>
            <w:rFonts w:ascii="Arial" w:eastAsia="Calibri" w:hAnsi="Arial" w:cs="Arial"/>
            <w:b/>
            <w:color w:val="auto"/>
          </w:rPr>
          <w:t xml:space="preserve"> </w:t>
        </w:r>
        <w:r w:rsidRPr="00842F89">
          <w:rPr>
            <w:rFonts w:ascii="Arial" w:eastAsia="Calibri" w:hAnsi="Arial" w:cs="Arial"/>
            <w:color w:val="1F497D" w:themeColor="text2"/>
          </w:rPr>
          <w:t xml:space="preserve">DS_1 </w:t>
        </w:r>
        <w:r>
          <w:rPr>
            <w:rFonts w:ascii="Arial" w:eastAsia="Calibri" w:hAnsi="Arial" w:cs="Arial"/>
            <w:color w:val="1F497D" w:themeColor="text2"/>
          </w:rPr>
          <w:t>[Me_1:= Me_1 - 3]</w:t>
        </w:r>
        <w:r w:rsidRPr="001F4090">
          <w:rPr>
            <w:rFonts w:ascii="Cambria" w:eastAsia="Calibri" w:hAnsi="Cambria" w:cs="Calibri"/>
          </w:rPr>
          <w:tab/>
        </w:r>
        <w:r>
          <w:rPr>
            <w:rFonts w:ascii="Cambria" w:eastAsia="Calibri" w:hAnsi="Cambria" w:cs="Calibri"/>
          </w:rPr>
          <w:tab/>
          <w:t>results in</w:t>
        </w:r>
        <w:r w:rsidRPr="001F4090">
          <w:rPr>
            <w:rFonts w:ascii="Cambria" w:eastAsia="Calibri" w:hAnsi="Cambria" w:cs="Calibri"/>
          </w:rPr>
          <w:t>:</w:t>
        </w:r>
      </w:ins>
    </w:p>
    <w:p w14:paraId="0ECC3161" w14:textId="77777777" w:rsidR="00BF17B0" w:rsidRPr="00860832" w:rsidRDefault="00BF17B0" w:rsidP="00BF17B0">
      <w:pPr>
        <w:rPr>
          <w:ins w:id="1568" w:author="Laura Viignola" w:date="2017-07-10T16:58:00Z"/>
          <w:rFonts w:ascii="Cambria" w:eastAsia="Calibri" w:hAnsi="Cambria" w:cs="Calibri"/>
        </w:rPr>
      </w:pPr>
    </w:p>
    <w:tbl>
      <w:tblPr>
        <w:tblW w:w="4736" w:type="dxa"/>
        <w:tblInd w:w="70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46"/>
        <w:gridCol w:w="876"/>
        <w:gridCol w:w="1488"/>
        <w:gridCol w:w="1526"/>
      </w:tblGrid>
      <w:tr w:rsidR="00BF17B0" w:rsidRPr="006056BE" w14:paraId="6F03E5AA" w14:textId="77777777" w:rsidTr="00BF17B0">
        <w:trPr>
          <w:ins w:id="1569" w:author="Laura Viignola" w:date="2017-07-10T16:58:00Z"/>
        </w:trPr>
        <w:tc>
          <w:tcPr>
            <w:tcW w:w="473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A8F1ACC" w14:textId="77777777" w:rsidR="00BF17B0" w:rsidRPr="00860832" w:rsidRDefault="00BF17B0" w:rsidP="00BF17B0">
            <w:pPr>
              <w:rPr>
                <w:ins w:id="1570" w:author="Laura Viignola" w:date="2017-07-10T16:58:00Z"/>
                <w:rFonts w:ascii="Arial" w:eastAsia="Calibri" w:hAnsi="Arial" w:cs="Arial"/>
                <w:color w:val="1F497D" w:themeColor="text2"/>
              </w:rPr>
            </w:pPr>
            <w:ins w:id="1571" w:author="Laura Viignola" w:date="2017-07-10T16:58:00Z">
              <w:r w:rsidRPr="00860832">
                <w:rPr>
                  <w:rFonts w:ascii="Arial" w:eastAsia="Calibri" w:hAnsi="Arial" w:cs="Arial"/>
                  <w:color w:val="1F497D" w:themeColor="text2"/>
                </w:rPr>
                <w:t>DS_1</w:t>
              </w:r>
            </w:ins>
          </w:p>
        </w:tc>
      </w:tr>
      <w:tr w:rsidR="00BF17B0" w:rsidRPr="006056BE" w14:paraId="2D8A1E89" w14:textId="77777777" w:rsidTr="00BF17B0">
        <w:trPr>
          <w:ins w:id="1572" w:author="Laura Viignola" w:date="2017-07-10T16:58:00Z"/>
        </w:trPr>
        <w:tc>
          <w:tcPr>
            <w:tcW w:w="8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38E97A2" w14:textId="77777777" w:rsidR="00BF17B0" w:rsidRPr="00860832" w:rsidRDefault="00BF17B0" w:rsidP="00BF17B0">
            <w:pPr>
              <w:rPr>
                <w:ins w:id="1573" w:author="Laura Viignola" w:date="2017-07-10T16:58:00Z"/>
                <w:rFonts w:ascii="Arial" w:hAnsi="Arial" w:cs="Arial"/>
              </w:rPr>
            </w:pPr>
            <w:ins w:id="1574" w:author="Laura Viignola" w:date="2017-07-10T16:58:00Z">
              <w:r w:rsidRPr="00860832">
                <w:rPr>
                  <w:rFonts w:ascii="Arial" w:eastAsia="Calibri" w:hAnsi="Arial" w:cs="Arial"/>
                </w:rPr>
                <w:t>Id_1</w:t>
              </w:r>
            </w:ins>
          </w:p>
        </w:tc>
        <w:tc>
          <w:tcPr>
            <w:tcW w:w="87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05BD27C" w14:textId="77777777" w:rsidR="00BF17B0" w:rsidRPr="00860832" w:rsidRDefault="00BF17B0" w:rsidP="00BF17B0">
            <w:pPr>
              <w:rPr>
                <w:ins w:id="1575" w:author="Laura Viignola" w:date="2017-07-10T16:58:00Z"/>
                <w:rFonts w:ascii="Arial" w:hAnsi="Arial" w:cs="Arial"/>
              </w:rPr>
            </w:pPr>
            <w:ins w:id="1576" w:author="Laura Viignola" w:date="2017-07-10T16:58:00Z">
              <w:r w:rsidRPr="00860832">
                <w:rPr>
                  <w:rFonts w:ascii="Arial" w:eastAsia="Calibri" w:hAnsi="Arial" w:cs="Arial"/>
                </w:rPr>
                <w:t>Id_2</w:t>
              </w:r>
            </w:ins>
          </w:p>
        </w:tc>
        <w:tc>
          <w:tcPr>
            <w:tcW w:w="148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DA68E1A" w14:textId="77777777" w:rsidR="00BF17B0" w:rsidRPr="00860832" w:rsidRDefault="00BF17B0" w:rsidP="00BF17B0">
            <w:pPr>
              <w:rPr>
                <w:ins w:id="1577" w:author="Laura Viignola" w:date="2017-07-10T16:58:00Z"/>
                <w:rFonts w:ascii="Arial" w:hAnsi="Arial" w:cs="Arial"/>
              </w:rPr>
            </w:pPr>
            <w:ins w:id="1578" w:author="Laura Viignola" w:date="2017-07-10T16:58:00Z">
              <w:r w:rsidRPr="00860832">
                <w:rPr>
                  <w:rFonts w:ascii="Arial" w:eastAsia="Calibri" w:hAnsi="Arial" w:cs="Arial"/>
                </w:rPr>
                <w:t>Me_1</w:t>
              </w:r>
            </w:ins>
          </w:p>
        </w:tc>
        <w:tc>
          <w:tcPr>
            <w:tcW w:w="1526" w:type="dxa"/>
            <w:tcBorders>
              <w:top w:val="single" w:sz="6" w:space="0" w:color="000000"/>
              <w:left w:val="single" w:sz="6" w:space="0" w:color="000000"/>
              <w:bottom w:val="single" w:sz="6" w:space="0" w:color="000000"/>
              <w:right w:val="single" w:sz="6" w:space="0" w:color="000000"/>
            </w:tcBorders>
            <w:shd w:val="clear" w:color="auto" w:fill="C6D9F1"/>
          </w:tcPr>
          <w:p w14:paraId="69A657FB" w14:textId="77777777" w:rsidR="00BF17B0" w:rsidRPr="00860832" w:rsidRDefault="00BF17B0" w:rsidP="00BF17B0">
            <w:pPr>
              <w:rPr>
                <w:ins w:id="1579" w:author="Laura Viignola" w:date="2017-07-10T16:58:00Z"/>
                <w:rFonts w:ascii="Arial" w:eastAsia="Calibri" w:hAnsi="Arial" w:cs="Arial"/>
              </w:rPr>
            </w:pPr>
            <w:ins w:id="1580" w:author="Laura Viignola" w:date="2017-07-10T16:58:00Z">
              <w:r w:rsidRPr="00860832">
                <w:rPr>
                  <w:rFonts w:ascii="Arial" w:eastAsia="Calibri" w:hAnsi="Arial" w:cs="Arial"/>
                </w:rPr>
                <w:t>Me_2</w:t>
              </w:r>
            </w:ins>
          </w:p>
        </w:tc>
      </w:tr>
      <w:tr w:rsidR="00BF17B0" w:rsidRPr="006056BE" w14:paraId="6C34B1EF" w14:textId="77777777" w:rsidTr="00BF17B0">
        <w:trPr>
          <w:ins w:id="1581"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C24C42" w14:textId="77777777" w:rsidR="00BF17B0" w:rsidRPr="006056BE" w:rsidRDefault="00BF17B0" w:rsidP="00BF17B0">
            <w:pPr>
              <w:rPr>
                <w:ins w:id="1582" w:author="Laura Viignola" w:date="2017-07-10T16:58:00Z"/>
              </w:rPr>
            </w:pPr>
            <w:ins w:id="1583"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F43554" w14:textId="77777777" w:rsidR="00BF17B0" w:rsidRPr="00D061D3" w:rsidRDefault="00BF17B0" w:rsidP="00BF17B0">
            <w:pPr>
              <w:rPr>
                <w:ins w:id="1584" w:author="Laura Viignola" w:date="2017-07-10T16:58:00Z"/>
                <w:rFonts w:asciiTheme="minorHAnsi" w:hAnsiTheme="minorHAnsi"/>
              </w:rPr>
            </w:pPr>
            <w:ins w:id="1585" w:author="Laura Viignola" w:date="2017-07-10T16:58:00Z">
              <w:r w:rsidRPr="00D061D3">
                <w:rPr>
                  <w:rFonts w:asciiTheme="minorHAnsi" w:hAnsiTheme="minorHAnsi"/>
                </w:rPr>
                <w:t>Belgium</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AE9794" w14:textId="77777777" w:rsidR="00BF17B0" w:rsidRPr="00F24CCE" w:rsidRDefault="00BF17B0" w:rsidP="00BF17B0">
            <w:pPr>
              <w:jc w:val="right"/>
              <w:rPr>
                <w:ins w:id="1586" w:author="Laura Viignola" w:date="2017-07-10T16:58:00Z"/>
                <w:rFonts w:asciiTheme="minorHAnsi" w:hAnsiTheme="minorHAnsi"/>
              </w:rPr>
            </w:pPr>
            <w:ins w:id="1587" w:author="Laura Viignola" w:date="2017-07-10T16:58:00Z">
              <w:r>
                <w:rPr>
                  <w:rFonts w:asciiTheme="minorHAnsi" w:hAnsiTheme="minorHAnsi"/>
                </w:rPr>
                <w:t>2</w:t>
              </w:r>
            </w:ins>
          </w:p>
        </w:tc>
        <w:tc>
          <w:tcPr>
            <w:tcW w:w="1526" w:type="dxa"/>
            <w:tcBorders>
              <w:top w:val="single" w:sz="6" w:space="0" w:color="000000"/>
              <w:left w:val="single" w:sz="6" w:space="0" w:color="000000"/>
              <w:bottom w:val="single" w:sz="6" w:space="0" w:color="000000"/>
              <w:right w:val="single" w:sz="6" w:space="0" w:color="000000"/>
            </w:tcBorders>
          </w:tcPr>
          <w:p w14:paraId="01F9EE39" w14:textId="77777777" w:rsidR="00BF17B0" w:rsidRPr="006056BE" w:rsidRDefault="00BF17B0" w:rsidP="00BF17B0">
            <w:pPr>
              <w:jc w:val="right"/>
              <w:rPr>
                <w:ins w:id="1588" w:author="Laura Viignola" w:date="2017-07-10T16:58:00Z"/>
                <w:rFonts w:ascii="Calibri" w:eastAsia="Calibri" w:hAnsi="Calibri" w:cs="Calibri"/>
              </w:rPr>
            </w:pPr>
            <w:ins w:id="1589" w:author="Laura Viignola" w:date="2017-07-10T16:58:00Z">
              <w:r>
                <w:rPr>
                  <w:rFonts w:ascii="Calibri" w:eastAsia="Calibri" w:hAnsi="Calibri" w:cs="Calibri"/>
                </w:rPr>
                <w:t>5</w:t>
              </w:r>
            </w:ins>
          </w:p>
        </w:tc>
      </w:tr>
      <w:tr w:rsidR="00BF17B0" w:rsidRPr="006056BE" w14:paraId="213FEFDA" w14:textId="77777777" w:rsidTr="00BF17B0">
        <w:trPr>
          <w:ins w:id="1590"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9B04A1" w14:textId="77777777" w:rsidR="00BF17B0" w:rsidRPr="006056BE" w:rsidRDefault="00BF17B0" w:rsidP="00BF17B0">
            <w:pPr>
              <w:rPr>
                <w:ins w:id="1591" w:author="Laura Viignola" w:date="2017-07-10T16:58:00Z"/>
                <w:rFonts w:ascii="Calibri" w:eastAsia="Calibri" w:hAnsi="Calibri" w:cs="Calibri"/>
              </w:rPr>
            </w:pPr>
            <w:ins w:id="1592"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0D6723" w14:textId="77777777" w:rsidR="00BF17B0" w:rsidRPr="006056BE" w:rsidRDefault="00BF17B0" w:rsidP="00BF17B0">
            <w:pPr>
              <w:rPr>
                <w:ins w:id="1593" w:author="Laura Viignola" w:date="2017-07-10T16:58:00Z"/>
                <w:rFonts w:ascii="Calibri" w:eastAsia="Calibri" w:hAnsi="Calibri" w:cs="Calibri"/>
              </w:rPr>
            </w:pPr>
            <w:ins w:id="1594" w:author="Laura Viignola" w:date="2017-07-10T16:58:00Z">
              <w:r>
                <w:rPr>
                  <w:rFonts w:ascii="Calibri" w:eastAsia="Calibri" w:hAnsi="Calibri" w:cs="Calibri"/>
                </w:rPr>
                <w:t>Denmark</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3A6A9A" w14:textId="77777777" w:rsidR="00BF17B0" w:rsidRPr="006056BE" w:rsidRDefault="00BF17B0" w:rsidP="00BF17B0">
            <w:pPr>
              <w:jc w:val="right"/>
              <w:rPr>
                <w:ins w:id="1595" w:author="Laura Viignola" w:date="2017-07-10T16:58:00Z"/>
                <w:rFonts w:ascii="Calibri" w:eastAsia="Calibri" w:hAnsi="Calibri" w:cs="Calibri"/>
              </w:rPr>
            </w:pPr>
            <w:ins w:id="1596" w:author="Laura Viignola" w:date="2017-07-10T16:58:00Z">
              <w:r>
                <w:rPr>
                  <w:rFonts w:ascii="Calibri" w:eastAsia="Calibri" w:hAnsi="Calibri" w:cs="Calibri"/>
                </w:rPr>
                <w:t>-1</w:t>
              </w:r>
            </w:ins>
          </w:p>
        </w:tc>
        <w:tc>
          <w:tcPr>
            <w:tcW w:w="1526" w:type="dxa"/>
            <w:tcBorders>
              <w:top w:val="single" w:sz="6" w:space="0" w:color="000000"/>
              <w:left w:val="single" w:sz="6" w:space="0" w:color="000000"/>
              <w:bottom w:val="single" w:sz="6" w:space="0" w:color="000000"/>
              <w:right w:val="single" w:sz="6" w:space="0" w:color="000000"/>
            </w:tcBorders>
          </w:tcPr>
          <w:p w14:paraId="17187B53" w14:textId="77777777" w:rsidR="00BF17B0" w:rsidRDefault="00BF17B0" w:rsidP="00BF17B0">
            <w:pPr>
              <w:jc w:val="right"/>
              <w:rPr>
                <w:ins w:id="1597" w:author="Laura Viignola" w:date="2017-07-10T16:58:00Z"/>
                <w:rFonts w:ascii="Calibri" w:eastAsia="Calibri" w:hAnsi="Calibri" w:cs="Calibri"/>
              </w:rPr>
            </w:pPr>
            <w:ins w:id="1598" w:author="Laura Viignola" w:date="2017-07-10T16:58:00Z">
              <w:r>
                <w:rPr>
                  <w:rFonts w:ascii="Calibri" w:eastAsia="Calibri" w:hAnsi="Calibri" w:cs="Calibri"/>
                </w:rPr>
                <w:t>10</w:t>
              </w:r>
            </w:ins>
          </w:p>
        </w:tc>
      </w:tr>
      <w:tr w:rsidR="00BF17B0" w:rsidRPr="006056BE" w14:paraId="5A581D91" w14:textId="77777777" w:rsidTr="00BF17B0">
        <w:trPr>
          <w:ins w:id="1599"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E149B9" w14:textId="77777777" w:rsidR="00BF17B0" w:rsidRPr="006056BE" w:rsidRDefault="00BF17B0" w:rsidP="00BF17B0">
            <w:pPr>
              <w:rPr>
                <w:ins w:id="1600" w:author="Laura Viignola" w:date="2017-07-10T16:58:00Z"/>
                <w:rFonts w:ascii="Calibri" w:eastAsia="Calibri" w:hAnsi="Calibri" w:cs="Calibri"/>
              </w:rPr>
            </w:pPr>
            <w:ins w:id="1601"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D61BA4" w14:textId="77777777" w:rsidR="00BF17B0" w:rsidRPr="006056BE" w:rsidRDefault="00BF17B0" w:rsidP="00BF17B0">
            <w:pPr>
              <w:rPr>
                <w:ins w:id="1602" w:author="Laura Viignola" w:date="2017-07-10T16:58:00Z"/>
                <w:rFonts w:ascii="Calibri" w:eastAsia="Calibri" w:hAnsi="Calibri" w:cs="Calibri"/>
              </w:rPr>
            </w:pPr>
            <w:ins w:id="1603" w:author="Laura Viignola" w:date="2017-07-10T16:58:00Z">
              <w:r>
                <w:rPr>
                  <w:rFonts w:ascii="Calibri" w:eastAsia="Calibri" w:hAnsi="Calibri" w:cs="Calibri"/>
                </w:rPr>
                <w:t>France</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EF4FD4" w14:textId="77777777" w:rsidR="00BF17B0" w:rsidRPr="006056BE" w:rsidRDefault="00BF17B0" w:rsidP="00BF17B0">
            <w:pPr>
              <w:jc w:val="right"/>
              <w:rPr>
                <w:ins w:id="1604" w:author="Laura Viignola" w:date="2017-07-10T16:58:00Z"/>
                <w:rFonts w:ascii="Calibri" w:eastAsia="Calibri" w:hAnsi="Calibri" w:cs="Calibri"/>
              </w:rPr>
            </w:pPr>
            <w:ins w:id="1605" w:author="Laura Viignola" w:date="2017-07-10T16:58:00Z">
              <w:r>
                <w:rPr>
                  <w:rFonts w:ascii="Calibri" w:eastAsia="Calibri" w:hAnsi="Calibri" w:cs="Calibri"/>
                </w:rPr>
                <w:t>0</w:t>
              </w:r>
            </w:ins>
          </w:p>
        </w:tc>
        <w:tc>
          <w:tcPr>
            <w:tcW w:w="1526" w:type="dxa"/>
            <w:tcBorders>
              <w:top w:val="single" w:sz="6" w:space="0" w:color="000000"/>
              <w:left w:val="single" w:sz="6" w:space="0" w:color="000000"/>
              <w:bottom w:val="single" w:sz="6" w:space="0" w:color="000000"/>
              <w:right w:val="single" w:sz="6" w:space="0" w:color="000000"/>
            </w:tcBorders>
          </w:tcPr>
          <w:p w14:paraId="48D6250C" w14:textId="77777777" w:rsidR="00BF17B0" w:rsidRDefault="00BF17B0" w:rsidP="00BF17B0">
            <w:pPr>
              <w:jc w:val="right"/>
              <w:rPr>
                <w:ins w:id="1606" w:author="Laura Viignola" w:date="2017-07-10T16:58:00Z"/>
                <w:rFonts w:ascii="Calibri" w:eastAsia="Calibri" w:hAnsi="Calibri" w:cs="Calibri"/>
              </w:rPr>
            </w:pPr>
            <w:ins w:id="1607" w:author="Laura Viignola" w:date="2017-07-10T16:58:00Z">
              <w:r>
                <w:rPr>
                  <w:rFonts w:ascii="Calibri" w:eastAsia="Calibri" w:hAnsi="Calibri" w:cs="Calibri"/>
                </w:rPr>
                <w:t>12</w:t>
              </w:r>
            </w:ins>
          </w:p>
        </w:tc>
      </w:tr>
      <w:tr w:rsidR="00BF17B0" w:rsidRPr="006056BE" w14:paraId="7548E67A" w14:textId="77777777" w:rsidTr="00BF17B0">
        <w:trPr>
          <w:ins w:id="1608"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732636" w14:textId="77777777" w:rsidR="00BF17B0" w:rsidRDefault="00BF17B0" w:rsidP="00BF17B0">
            <w:pPr>
              <w:rPr>
                <w:ins w:id="1609" w:author="Laura Viignola" w:date="2017-07-10T16:58:00Z"/>
                <w:rFonts w:ascii="Calibri" w:eastAsia="Calibri" w:hAnsi="Calibri" w:cs="Calibri"/>
              </w:rPr>
            </w:pPr>
            <w:ins w:id="1610"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8D93A0" w14:textId="77777777" w:rsidR="00BF17B0" w:rsidRDefault="00BF17B0" w:rsidP="00BF17B0">
            <w:pPr>
              <w:rPr>
                <w:ins w:id="1611" w:author="Laura Viignola" w:date="2017-07-10T16:58:00Z"/>
                <w:rFonts w:ascii="Calibri" w:eastAsia="Calibri" w:hAnsi="Calibri" w:cs="Calibri"/>
              </w:rPr>
            </w:pPr>
            <w:ins w:id="1612" w:author="Laura Viignola" w:date="2017-07-10T16:58:00Z">
              <w:r>
                <w:rPr>
                  <w:rFonts w:ascii="Calibri" w:eastAsia="Calibri" w:hAnsi="Calibri" w:cs="Calibri"/>
                </w:rPr>
                <w:t>Spain</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6528D6" w14:textId="77777777" w:rsidR="00BF17B0" w:rsidRDefault="00BF17B0" w:rsidP="00BF17B0">
            <w:pPr>
              <w:jc w:val="right"/>
              <w:rPr>
                <w:ins w:id="1613" w:author="Laura Viignola" w:date="2017-07-10T16:58:00Z"/>
                <w:rFonts w:ascii="Calibri" w:eastAsia="Calibri" w:hAnsi="Calibri" w:cs="Calibri"/>
              </w:rPr>
            </w:pPr>
            <w:ins w:id="1614" w:author="Laura Viignola" w:date="2017-07-10T16:58:00Z">
              <w:r>
                <w:rPr>
                  <w:rFonts w:ascii="Calibri" w:eastAsia="Calibri" w:hAnsi="Calibri" w:cs="Calibri"/>
                </w:rPr>
                <w:t>1</w:t>
              </w:r>
            </w:ins>
          </w:p>
        </w:tc>
        <w:tc>
          <w:tcPr>
            <w:tcW w:w="1526" w:type="dxa"/>
            <w:tcBorders>
              <w:top w:val="single" w:sz="6" w:space="0" w:color="000000"/>
              <w:left w:val="single" w:sz="6" w:space="0" w:color="000000"/>
              <w:bottom w:val="single" w:sz="6" w:space="0" w:color="000000"/>
              <w:right w:val="single" w:sz="6" w:space="0" w:color="000000"/>
            </w:tcBorders>
          </w:tcPr>
          <w:p w14:paraId="4EDC522A" w14:textId="77777777" w:rsidR="00BF17B0" w:rsidRDefault="00BF17B0" w:rsidP="00BF17B0">
            <w:pPr>
              <w:jc w:val="right"/>
              <w:rPr>
                <w:ins w:id="1615" w:author="Laura Viignola" w:date="2017-07-10T16:58:00Z"/>
                <w:rFonts w:ascii="Calibri" w:eastAsia="Calibri" w:hAnsi="Calibri" w:cs="Calibri"/>
              </w:rPr>
            </w:pPr>
            <w:ins w:id="1616" w:author="Laura Viignola" w:date="2017-07-10T16:58:00Z">
              <w:r>
                <w:rPr>
                  <w:rFonts w:ascii="Calibri" w:eastAsia="Calibri" w:hAnsi="Calibri" w:cs="Calibri"/>
                </w:rPr>
                <w:t>20</w:t>
              </w:r>
            </w:ins>
          </w:p>
        </w:tc>
      </w:tr>
    </w:tbl>
    <w:p w14:paraId="08BED2A1" w14:textId="77777777" w:rsidR="00BF17B0" w:rsidRPr="006056BE" w:rsidRDefault="00BF17B0" w:rsidP="00BF17B0">
      <w:pPr>
        <w:ind w:left="708"/>
        <w:rPr>
          <w:ins w:id="1617" w:author="Laura Viignola" w:date="2017-07-10T16:58:00Z"/>
        </w:rPr>
      </w:pPr>
    </w:p>
    <w:p w14:paraId="1BA32B27" w14:textId="77777777" w:rsidR="00BF17B0" w:rsidRPr="006056BE" w:rsidRDefault="00BF17B0" w:rsidP="00BF17B0">
      <w:pPr>
        <w:ind w:left="708"/>
        <w:rPr>
          <w:ins w:id="1618" w:author="Laura Viignola" w:date="2017-07-10T16:58:00Z"/>
        </w:rPr>
      </w:pPr>
    </w:p>
    <w:p w14:paraId="5DBB47A4" w14:textId="77777777" w:rsidR="00BF17B0" w:rsidRPr="00A70980" w:rsidRDefault="00BF17B0" w:rsidP="00BF17B0">
      <w:pPr>
        <w:ind w:left="708"/>
        <w:rPr>
          <w:ins w:id="1619" w:author="Laura Viignola" w:date="2017-07-10T16:58:00Z"/>
          <w:rFonts w:ascii="Cambria" w:eastAsia="Calibri" w:hAnsi="Cambria" w:cs="Calibri"/>
          <w:color w:val="5B9BD5"/>
        </w:rPr>
      </w:pPr>
    </w:p>
    <w:p w14:paraId="74B83B90" w14:textId="77777777" w:rsidR="00BF17B0" w:rsidRPr="000E3547" w:rsidRDefault="00BF17B0" w:rsidP="00BF17B0">
      <w:pPr>
        <w:pStyle w:val="Stile3"/>
        <w:rPr>
          <w:ins w:id="1620" w:author="Laura Viignola" w:date="2017-07-10T16:58:00Z"/>
          <w:lang w:val="it-IT"/>
        </w:rPr>
      </w:pPr>
      <w:ins w:id="1621" w:author="Laura Viignola" w:date="2017-07-10T16:58:00Z">
        <w:r>
          <w:lastRenderedPageBreak/>
          <w:t>Multiplication *</w:t>
        </w:r>
      </w:ins>
    </w:p>
    <w:p w14:paraId="5AD1ED1C" w14:textId="77777777" w:rsidR="00BF17B0" w:rsidRDefault="00BF17B0" w:rsidP="00BF17B0">
      <w:pPr>
        <w:rPr>
          <w:ins w:id="1622" w:author="Laura Viignola" w:date="2017-07-10T16:58:00Z"/>
          <w:rFonts w:ascii="Cambria" w:eastAsia="Calibri" w:hAnsi="Cambria" w:cs="Calibri"/>
          <w:i/>
          <w:color w:val="5B9BD5"/>
        </w:rPr>
      </w:pPr>
      <w:ins w:id="1623"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ins>
    </w:p>
    <w:p w14:paraId="4282374B" w14:textId="77777777" w:rsidR="00BF17B0" w:rsidRPr="0075768B" w:rsidRDefault="00BF17B0" w:rsidP="00BF17B0">
      <w:pPr>
        <w:ind w:left="1416"/>
        <w:rPr>
          <w:ins w:id="1624" w:author="Laura Viignola" w:date="2017-07-10T16:58:00Z"/>
          <w:rFonts w:ascii="Arial" w:eastAsia="Calibri" w:hAnsi="Arial" w:cs="Arial"/>
          <w:b/>
        </w:rPr>
      </w:pPr>
      <w:ins w:id="1625" w:author="Laura Viignola" w:date="2017-07-10T16:58:00Z">
        <w:r>
          <w:rPr>
            <w:rFonts w:ascii="Arial" w:eastAsia="Calibri" w:hAnsi="Arial" w:cs="Arial"/>
            <w:color w:val="auto"/>
          </w:rPr>
          <w:t xml:space="preserve">op1 * </w:t>
        </w:r>
        <w:r w:rsidRPr="004F0645">
          <w:rPr>
            <w:rFonts w:ascii="Arial" w:eastAsia="Calibri" w:hAnsi="Arial" w:cs="Arial"/>
            <w:color w:val="auto"/>
          </w:rPr>
          <w:t>op</w:t>
        </w:r>
        <w:r>
          <w:rPr>
            <w:rFonts w:ascii="Arial" w:eastAsia="Calibri" w:hAnsi="Arial" w:cs="Arial"/>
            <w:color w:val="auto"/>
          </w:rPr>
          <w:t>2</w:t>
        </w:r>
      </w:ins>
    </w:p>
    <w:p w14:paraId="18901635" w14:textId="77777777" w:rsidR="00BF17B0" w:rsidRDefault="00BF17B0" w:rsidP="00BF17B0">
      <w:pPr>
        <w:ind w:left="360"/>
        <w:rPr>
          <w:ins w:id="1626" w:author="Laura Viignola" w:date="2017-07-10T16:58:00Z"/>
          <w:rFonts w:ascii="Cambria" w:eastAsia="Calibri" w:hAnsi="Cambria" w:cs="Calibri"/>
          <w:color w:val="5B9BD5"/>
        </w:rPr>
      </w:pPr>
    </w:p>
    <w:p w14:paraId="6AB0C08C" w14:textId="77777777" w:rsidR="00BF17B0" w:rsidRPr="005961DD" w:rsidRDefault="00BF17B0" w:rsidP="00BF17B0">
      <w:pPr>
        <w:rPr>
          <w:ins w:id="1627" w:author="Laura Viignola" w:date="2017-07-10T16:58:00Z"/>
          <w:rFonts w:ascii="Cambria" w:eastAsia="Calibri" w:hAnsi="Cambria" w:cs="Calibri"/>
          <w:i/>
          <w:color w:val="5B9BD5"/>
        </w:rPr>
      </w:pPr>
      <w:ins w:id="1628"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19D7BE23" w14:textId="77777777" w:rsidR="00BF17B0" w:rsidRDefault="00BF17B0" w:rsidP="00BF17B0">
      <w:pPr>
        <w:rPr>
          <w:ins w:id="1629" w:author="Laura Viignola" w:date="2017-07-10T16:58:00Z"/>
          <w:rFonts w:ascii="Cambria" w:eastAsia="Calibri" w:hAnsi="Cambria" w:cs="Calibri"/>
          <w:color w:val="5B9BD5"/>
        </w:rPr>
      </w:pPr>
      <w:ins w:id="1630" w:author="Laura Viignola" w:date="2017-07-10T16:58:00Z">
        <w:r>
          <w:rPr>
            <w:rFonts w:ascii="Arial" w:eastAsia="Calibri" w:hAnsi="Arial" w:cs="Arial"/>
            <w:color w:val="auto"/>
          </w:rPr>
          <w:t>o</w:t>
        </w:r>
        <w:r w:rsidRPr="0075768B">
          <w:rPr>
            <w:rFonts w:ascii="Arial" w:eastAsia="Calibri" w:hAnsi="Arial" w:cs="Arial"/>
            <w:color w:val="auto"/>
          </w:rPr>
          <w:t>p</w:t>
        </w:r>
        <w:r>
          <w:rPr>
            <w:rFonts w:ascii="Arial" w:eastAsia="Calibri" w:hAnsi="Arial" w:cs="Arial"/>
            <w:color w:val="auto"/>
          </w:rPr>
          <w:t>1</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multiplicand</w:t>
        </w:r>
      </w:ins>
    </w:p>
    <w:p w14:paraId="04A60130" w14:textId="77777777" w:rsidR="00BF17B0" w:rsidRDefault="00BF17B0" w:rsidP="00BF17B0">
      <w:pPr>
        <w:rPr>
          <w:ins w:id="1631" w:author="Laura Viignola" w:date="2017-07-10T16:58:00Z"/>
          <w:rFonts w:ascii="Cambria" w:eastAsia="Calibri" w:hAnsi="Cambria" w:cs="Calibri"/>
          <w:color w:val="5B9BD5"/>
        </w:rPr>
      </w:pPr>
      <w:ins w:id="1632" w:author="Laura Viignola" w:date="2017-07-10T16:58:00Z">
        <w:r>
          <w:rPr>
            <w:rFonts w:ascii="Arial" w:eastAsia="Calibri" w:hAnsi="Arial" w:cs="Arial"/>
            <w:color w:val="auto"/>
          </w:rPr>
          <w:t>op2</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multiplier</w:t>
        </w:r>
      </w:ins>
    </w:p>
    <w:p w14:paraId="6F8831F3" w14:textId="77777777" w:rsidR="00BF17B0" w:rsidRDefault="00BF17B0" w:rsidP="00BF17B0">
      <w:pPr>
        <w:rPr>
          <w:ins w:id="1633" w:author="Laura Viignola" w:date="2017-07-10T16:58:00Z"/>
          <w:rFonts w:ascii="Cambria" w:eastAsia="Calibri" w:hAnsi="Cambria" w:cs="Calibri"/>
          <w:color w:val="5B9BD5"/>
        </w:rPr>
      </w:pPr>
    </w:p>
    <w:p w14:paraId="56F13B3A" w14:textId="77777777" w:rsidR="00BF17B0" w:rsidRDefault="00BF17B0" w:rsidP="00BF17B0">
      <w:pPr>
        <w:rPr>
          <w:ins w:id="1634" w:author="Laura Viignola" w:date="2017-07-10T16:58:00Z"/>
          <w:rFonts w:ascii="Cambria" w:eastAsia="Calibri" w:hAnsi="Cambria" w:cs="Calibri"/>
          <w:i/>
          <w:color w:val="5B9BD5"/>
        </w:rPr>
      </w:pPr>
      <w:ins w:id="1635"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7F79F4F6" w14:textId="77777777" w:rsidR="00BF17B0" w:rsidRDefault="00BF17B0" w:rsidP="00BF17B0">
      <w:pPr>
        <w:rPr>
          <w:ins w:id="1636" w:author="Laura Viignola" w:date="2017-07-10T16:58:00Z"/>
          <w:rFonts w:ascii="Arial" w:eastAsia="Calibri" w:hAnsi="Arial" w:cs="Arial"/>
        </w:rPr>
      </w:pPr>
      <w:ins w:id="1637" w:author="Laura Viignola" w:date="2017-07-10T16:58:00Z">
        <w:r>
          <w:rPr>
            <w:rFonts w:ascii="Arial" w:eastAsia="Calibri" w:hAnsi="Arial" w:cs="Arial"/>
          </w:rPr>
          <w:t>DS_1 * DS_2</w:t>
        </w:r>
      </w:ins>
    </w:p>
    <w:p w14:paraId="04B779DB" w14:textId="77777777" w:rsidR="00BF17B0" w:rsidRPr="0075768B" w:rsidRDefault="00BF17B0" w:rsidP="00BF17B0">
      <w:pPr>
        <w:rPr>
          <w:ins w:id="1638" w:author="Laura Viignola" w:date="2017-07-10T16:58:00Z"/>
          <w:rFonts w:ascii="Arial" w:eastAsia="Calibri" w:hAnsi="Arial" w:cs="Arial"/>
        </w:rPr>
      </w:pPr>
      <w:ins w:id="1639" w:author="Laura Viignola" w:date="2017-07-10T16:58:00Z">
        <w:r>
          <w:rPr>
            <w:rFonts w:ascii="Arial" w:eastAsia="Calibri" w:hAnsi="Arial" w:cs="Arial"/>
          </w:rPr>
          <w:t>3 * 5</w:t>
        </w:r>
      </w:ins>
    </w:p>
    <w:p w14:paraId="0DCA7D09" w14:textId="77777777" w:rsidR="00BF17B0" w:rsidRPr="00930AA3" w:rsidRDefault="00BF17B0" w:rsidP="00BF17B0">
      <w:pPr>
        <w:rPr>
          <w:ins w:id="1640" w:author="Laura Viignola" w:date="2017-07-10T16:58:00Z"/>
          <w:rFonts w:ascii="Cambria" w:eastAsia="Calibri" w:hAnsi="Cambria" w:cs="Calibri"/>
          <w:color w:val="5B9BD5"/>
        </w:rPr>
      </w:pPr>
    </w:p>
    <w:p w14:paraId="2C2B77C5" w14:textId="77777777" w:rsidR="00BF17B0" w:rsidRDefault="00BF17B0" w:rsidP="00BF17B0">
      <w:pPr>
        <w:rPr>
          <w:ins w:id="1641" w:author="Laura Viignola" w:date="2017-07-10T16:58:00Z"/>
          <w:rFonts w:ascii="Cambria" w:eastAsia="Calibri" w:hAnsi="Cambria" w:cs="Calibri"/>
          <w:i/>
          <w:color w:val="5B9BD5"/>
        </w:rPr>
      </w:pPr>
      <w:ins w:id="1642" w:author="Laura Viignola" w:date="2017-07-10T16:58:00Z">
        <w:r>
          <w:rPr>
            <w:rFonts w:ascii="Cambria" w:eastAsia="Calibri" w:hAnsi="Cambria" w:cs="Calibri"/>
            <w:i/>
            <w:color w:val="5B9BD5"/>
          </w:rPr>
          <w:t>Semantic for scalar operations</w:t>
        </w:r>
      </w:ins>
    </w:p>
    <w:p w14:paraId="1A9E8E92" w14:textId="77777777" w:rsidR="00BF17B0" w:rsidRDefault="00BF17B0" w:rsidP="00BF17B0">
      <w:pPr>
        <w:jc w:val="both"/>
        <w:rPr>
          <w:ins w:id="1643" w:author="Laura Viignola" w:date="2017-07-10T16:58:00Z"/>
        </w:rPr>
      </w:pPr>
      <w:ins w:id="1644" w:author="Laura Viignola" w:date="2017-07-10T16:58:00Z">
        <w:r>
          <w:t>The operator - multiplies two numbers.</w:t>
        </w:r>
      </w:ins>
    </w:p>
    <w:p w14:paraId="4FD02DE3" w14:textId="77777777" w:rsidR="00BF17B0" w:rsidRPr="00CF4A4F" w:rsidRDefault="00BF17B0" w:rsidP="00BF17B0">
      <w:pPr>
        <w:jc w:val="both"/>
        <w:rPr>
          <w:ins w:id="1645" w:author="Laura Viignola" w:date="2017-07-10T16:58:00Z"/>
          <w:rFonts w:ascii="Cambria" w:eastAsia="Calibri" w:hAnsi="Cambria" w:cs="Calibri"/>
        </w:rPr>
      </w:pPr>
    </w:p>
    <w:p w14:paraId="007D35CF" w14:textId="77777777" w:rsidR="00BF17B0" w:rsidRDefault="00BF17B0" w:rsidP="00BF17B0">
      <w:pPr>
        <w:jc w:val="both"/>
        <w:rPr>
          <w:ins w:id="1646" w:author="Laura Viignola" w:date="2017-07-10T16:58:00Z"/>
          <w:rFonts w:ascii="Cambria" w:eastAsia="Calibri" w:hAnsi="Cambria" w:cs="Calibri"/>
        </w:rPr>
      </w:pPr>
      <w:ins w:id="1647" w:author="Laura Viignola" w:date="2017-07-10T16:58:00Z">
        <w:r>
          <w:rPr>
            <w:rFonts w:ascii="Cambria" w:eastAsia="Calibri" w:hAnsi="Cambria" w:cs="Calibri"/>
          </w:rPr>
          <w:t xml:space="preserve">Examples: </w:t>
        </w:r>
      </w:ins>
    </w:p>
    <w:p w14:paraId="5E85FF98" w14:textId="77777777" w:rsidR="00BF17B0" w:rsidRDefault="00BF17B0" w:rsidP="00BF17B0">
      <w:pPr>
        <w:ind w:left="360"/>
        <w:jc w:val="both"/>
        <w:rPr>
          <w:ins w:id="1648" w:author="Laura Viignola" w:date="2017-07-10T16:58:00Z"/>
          <w:rFonts w:ascii="Cambria" w:hAnsi="Cambria"/>
        </w:rPr>
      </w:pPr>
      <w:ins w:id="1649" w:author="Laura Viignola" w:date="2017-07-10T16:58:00Z">
        <w:r w:rsidRPr="00CF4A4F">
          <w:rPr>
            <w:rFonts w:ascii="Arial" w:hAnsi="Arial" w:cs="Arial"/>
          </w:rPr>
          <w:t>3</w:t>
        </w:r>
        <w:r>
          <w:rPr>
            <w:rFonts w:ascii="Arial" w:hAnsi="Arial" w:cs="Arial"/>
          </w:rPr>
          <w:t xml:space="preserve"> * 5</w:t>
        </w:r>
        <w:r w:rsidRPr="008E7718">
          <w:rPr>
            <w:rFonts w:ascii="Cambria" w:hAnsi="Cambria"/>
            <w:b/>
          </w:rPr>
          <w:t xml:space="preserve"> </w:t>
        </w:r>
        <w:r>
          <w:rPr>
            <w:rFonts w:ascii="Cambria" w:hAnsi="Cambria"/>
          </w:rPr>
          <w:t xml:space="preserve"> </w:t>
        </w:r>
        <w:r w:rsidRPr="008E7718">
          <w:rPr>
            <w:rFonts w:ascii="Cambria" w:hAnsi="Cambria"/>
          </w:rPr>
          <w:t xml:space="preserve">gives </w:t>
        </w:r>
        <w:r>
          <w:rPr>
            <w:rFonts w:ascii="Cambria" w:hAnsi="Cambria"/>
          </w:rPr>
          <w:t>15</w:t>
        </w:r>
      </w:ins>
    </w:p>
    <w:p w14:paraId="55AB494E" w14:textId="77777777" w:rsidR="00BF17B0" w:rsidRDefault="00BF17B0" w:rsidP="00BF17B0">
      <w:pPr>
        <w:rPr>
          <w:ins w:id="1650" w:author="Laura Viignola" w:date="2017-07-10T16:58:00Z"/>
          <w:rFonts w:ascii="Cambria" w:eastAsia="Calibri" w:hAnsi="Cambria" w:cs="Calibri"/>
          <w:i/>
          <w:color w:val="5B9BD5"/>
        </w:rPr>
      </w:pPr>
    </w:p>
    <w:p w14:paraId="27280789" w14:textId="77777777" w:rsidR="00BF17B0" w:rsidRDefault="00BF17B0" w:rsidP="00BF17B0">
      <w:pPr>
        <w:rPr>
          <w:ins w:id="1651" w:author="Laura Viignola" w:date="2017-07-10T16:58:00Z"/>
          <w:rFonts w:ascii="Cambria" w:eastAsia="Calibri" w:hAnsi="Cambria" w:cs="Calibri"/>
          <w:i/>
          <w:color w:val="5B9BD5"/>
        </w:rPr>
      </w:pPr>
      <w:ins w:id="1652" w:author="Laura Viignola" w:date="2017-07-10T16:58:00Z">
        <w:r>
          <w:rPr>
            <w:rFonts w:ascii="Cambria" w:eastAsia="Calibri" w:hAnsi="Cambria" w:cs="Calibri"/>
            <w:i/>
            <w:color w:val="5B9BD5"/>
          </w:rPr>
          <w:t>Input Parameters type</w:t>
        </w:r>
        <w:r>
          <w:rPr>
            <w:rFonts w:ascii="Cambria" w:eastAsia="Calibri" w:hAnsi="Cambria" w:cs="Calibri"/>
            <w:i/>
            <w:color w:val="5B9BD5"/>
          </w:rPr>
          <w:tab/>
        </w:r>
      </w:ins>
    </w:p>
    <w:p w14:paraId="45B5D036" w14:textId="77777777" w:rsidR="00BF17B0" w:rsidRDefault="00BF17B0" w:rsidP="00BF17B0">
      <w:pPr>
        <w:rPr>
          <w:ins w:id="1653" w:author="Laura Viignola" w:date="2017-07-10T16:58:00Z"/>
          <w:rFonts w:ascii="Cambria" w:eastAsia="Calibri" w:hAnsi="Cambria" w:cs="Calibri"/>
          <w:i/>
          <w:noProof/>
          <w:color w:val="5B9BD5"/>
          <w:lang w:val="en-US"/>
        </w:rPr>
      </w:pPr>
      <w:ins w:id="1654" w:author="Laura Viignola" w:date="2017-07-10T16:58:00Z">
        <w:r w:rsidRPr="00DA2507">
          <w:rPr>
            <w:rFonts w:ascii="Cambria" w:eastAsia="Calibri" w:hAnsi="Cambria" w:cs="Calibri"/>
            <w:i/>
            <w:noProof/>
            <w:color w:val="5B9BD5"/>
            <w:lang w:val="en-US"/>
          </w:rPr>
          <w:t xml:space="preserve"> </w:t>
        </w:r>
      </w:ins>
    </w:p>
    <w:p w14:paraId="6B017F5B" w14:textId="77777777" w:rsidR="00BF17B0" w:rsidRDefault="00BF17B0" w:rsidP="00BF17B0">
      <w:pPr>
        <w:rPr>
          <w:ins w:id="1655" w:author="Laura Viignola" w:date="2017-07-10T16:58:00Z"/>
          <w:rFonts w:ascii="Cambria" w:eastAsia="Calibri" w:hAnsi="Cambria" w:cs="Calibri"/>
        </w:rPr>
      </w:pPr>
      <w:ins w:id="1656" w:author="Laura Viignola" w:date="2017-07-10T16:58:00Z">
        <w:r w:rsidRPr="00E64258">
          <w:rPr>
            <w:rFonts w:ascii="Cambria" w:eastAsia="Calibri" w:hAnsi="Cambria" w:cs="Calibri"/>
            <w:i/>
          </w:rPr>
          <w:t>Op</w:t>
        </w:r>
        <w:r>
          <w:rPr>
            <w:rFonts w:ascii="Cambria" w:eastAsia="Calibri" w:hAnsi="Cambria" w:cs="Calibri"/>
            <w:i/>
          </w:rPr>
          <w:t>1</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337FBACC" w14:textId="77777777" w:rsidR="00BF17B0" w:rsidRPr="006F2FA3" w:rsidRDefault="00BF17B0" w:rsidP="00BF17B0">
      <w:pPr>
        <w:ind w:left="708" w:firstLine="708"/>
        <w:rPr>
          <w:ins w:id="1657" w:author="Laura Viignola" w:date="2017-07-10T16:58:00Z"/>
          <w:rFonts w:ascii="Cambria" w:eastAsia="Calibri" w:hAnsi="Cambria" w:cs="Calibri"/>
        </w:rPr>
      </w:pPr>
      <w:ins w:id="1658"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462DFDF3" w14:textId="77777777" w:rsidR="00BF17B0" w:rsidRPr="006F2FA3" w:rsidRDefault="00BF17B0" w:rsidP="00BF17B0">
      <w:pPr>
        <w:ind w:left="708" w:firstLine="708"/>
        <w:rPr>
          <w:ins w:id="1659" w:author="Laura Viignola" w:date="2017-07-10T16:58:00Z"/>
          <w:rFonts w:ascii="Cambria" w:eastAsia="Calibri" w:hAnsi="Cambria" w:cs="Calibri"/>
        </w:rPr>
      </w:pPr>
      <w:ins w:id="1660"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6D7424F2" w14:textId="77777777" w:rsidR="00BF17B0" w:rsidRPr="006F2FA3" w:rsidRDefault="00BF17B0" w:rsidP="00BF17B0">
      <w:pPr>
        <w:rPr>
          <w:ins w:id="1661" w:author="Laura Viignola" w:date="2017-07-10T16:58:00Z"/>
          <w:rFonts w:ascii="Cambria" w:eastAsia="Calibri" w:hAnsi="Cambria" w:cs="Calibri"/>
          <w:i/>
          <w:color w:val="5B9BD5"/>
        </w:rPr>
      </w:pPr>
    </w:p>
    <w:p w14:paraId="1BBA57AB" w14:textId="77777777" w:rsidR="00BF17B0" w:rsidRDefault="00BF17B0" w:rsidP="00BF17B0">
      <w:pPr>
        <w:rPr>
          <w:ins w:id="1662" w:author="Laura Viignola" w:date="2017-07-10T16:58:00Z"/>
          <w:rFonts w:ascii="Cambria" w:eastAsia="Calibri" w:hAnsi="Cambria" w:cs="Calibri"/>
        </w:rPr>
      </w:pPr>
      <w:ins w:id="1663" w:author="Laura Viignola" w:date="2017-07-10T16:58:00Z">
        <w:r>
          <w:rPr>
            <w:rFonts w:ascii="Cambria" w:eastAsia="Calibri" w:hAnsi="Cambria" w:cs="Calibri"/>
            <w:i/>
          </w:rPr>
          <w:t>Op2</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56C2096C" w14:textId="77777777" w:rsidR="00BF17B0" w:rsidRPr="006F2FA3" w:rsidRDefault="00BF17B0" w:rsidP="00BF17B0">
      <w:pPr>
        <w:ind w:left="708" w:firstLine="708"/>
        <w:rPr>
          <w:ins w:id="1664" w:author="Laura Viignola" w:date="2017-07-10T16:58:00Z"/>
          <w:rFonts w:ascii="Cambria" w:eastAsia="Calibri" w:hAnsi="Cambria" w:cs="Calibri"/>
        </w:rPr>
      </w:pPr>
      <w:ins w:id="1665"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6CF046F4" w14:textId="77777777" w:rsidR="00BF17B0" w:rsidRPr="006F2FA3" w:rsidRDefault="00BF17B0" w:rsidP="00BF17B0">
      <w:pPr>
        <w:ind w:left="708" w:firstLine="708"/>
        <w:rPr>
          <w:ins w:id="1666" w:author="Laura Viignola" w:date="2017-07-10T16:58:00Z"/>
          <w:rFonts w:ascii="Cambria" w:eastAsia="Calibri" w:hAnsi="Cambria" w:cs="Calibri"/>
        </w:rPr>
      </w:pPr>
      <w:ins w:id="1667"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58DEECDC" w14:textId="77777777" w:rsidR="00BF17B0" w:rsidRPr="00E64258" w:rsidRDefault="00BF17B0" w:rsidP="00BF17B0">
      <w:pPr>
        <w:rPr>
          <w:ins w:id="1668" w:author="Laura Viignola" w:date="2017-07-10T16:58:00Z"/>
          <w:rFonts w:ascii="Cambria" w:hAnsi="Cambria"/>
        </w:rPr>
      </w:pPr>
    </w:p>
    <w:p w14:paraId="7B319540" w14:textId="77777777" w:rsidR="00BF17B0" w:rsidRPr="00E64258" w:rsidRDefault="00BF17B0" w:rsidP="00BF17B0">
      <w:pPr>
        <w:rPr>
          <w:ins w:id="1669" w:author="Laura Viignola" w:date="2017-07-10T16:58:00Z"/>
          <w:rFonts w:ascii="Cambria" w:eastAsia="Calibri" w:hAnsi="Cambria" w:cs="Calibri"/>
          <w:i/>
          <w:color w:val="5B9BD5"/>
        </w:rPr>
      </w:pPr>
      <w:ins w:id="1670" w:author="Laura Viignola" w:date="2017-07-10T16:58:00Z">
        <w:r w:rsidRPr="00E64258">
          <w:rPr>
            <w:rFonts w:ascii="Cambria" w:eastAsia="Calibri" w:hAnsi="Cambria" w:cs="Calibri"/>
            <w:i/>
            <w:color w:val="5B9BD5"/>
          </w:rPr>
          <w:t>Result type</w:t>
        </w:r>
      </w:ins>
    </w:p>
    <w:p w14:paraId="3837B694" w14:textId="77777777" w:rsidR="00BF17B0" w:rsidRPr="00E64258" w:rsidRDefault="00BF17B0" w:rsidP="00BF17B0">
      <w:pPr>
        <w:rPr>
          <w:ins w:id="1671" w:author="Laura Viignola" w:date="2017-07-10T16:58:00Z"/>
          <w:rFonts w:ascii="Cambria" w:eastAsia="Calibri" w:hAnsi="Cambria" w:cs="Calibri"/>
          <w:i/>
          <w:color w:val="auto"/>
        </w:rPr>
      </w:pPr>
    </w:p>
    <w:p w14:paraId="4C642F32" w14:textId="77777777" w:rsidR="00BF17B0" w:rsidRDefault="00BF17B0" w:rsidP="00BF17B0">
      <w:pPr>
        <w:rPr>
          <w:ins w:id="1672" w:author="Laura Viignola" w:date="2017-07-10T16:58:00Z"/>
          <w:rFonts w:ascii="Cambria" w:eastAsia="Calibri" w:hAnsi="Cambria" w:cs="Calibri"/>
        </w:rPr>
      </w:pPr>
      <w:ins w:id="1673"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3A736C6D" w14:textId="77777777" w:rsidR="00BF17B0" w:rsidRPr="006F2FA3" w:rsidRDefault="00BF17B0" w:rsidP="00BF17B0">
      <w:pPr>
        <w:ind w:left="708" w:firstLine="708"/>
        <w:rPr>
          <w:ins w:id="1674" w:author="Laura Viignola" w:date="2017-07-10T16:58:00Z"/>
          <w:rFonts w:ascii="Cambria" w:eastAsia="Calibri" w:hAnsi="Cambria" w:cs="Calibri"/>
        </w:rPr>
      </w:pPr>
      <w:ins w:id="1675"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79137493" w14:textId="77777777" w:rsidR="00BF17B0" w:rsidRPr="006F2FA3" w:rsidRDefault="00BF17B0" w:rsidP="00BF17B0">
      <w:pPr>
        <w:ind w:left="708" w:firstLine="708"/>
        <w:rPr>
          <w:ins w:id="1676" w:author="Laura Viignola" w:date="2017-07-10T16:58:00Z"/>
          <w:rFonts w:ascii="Cambria" w:eastAsia="Calibri" w:hAnsi="Cambria" w:cs="Calibri"/>
        </w:rPr>
      </w:pPr>
      <w:ins w:id="1677"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7A6C2994" w14:textId="77777777" w:rsidR="00BF17B0" w:rsidRDefault="00BF17B0" w:rsidP="00BF17B0">
      <w:pPr>
        <w:rPr>
          <w:ins w:id="1678" w:author="Laura Viignola" w:date="2017-07-10T16:58:00Z"/>
          <w:rFonts w:ascii="Cambria" w:eastAsia="Calibri" w:hAnsi="Cambria" w:cs="Calibri"/>
          <w:i/>
          <w:color w:val="5B9BD5"/>
        </w:rPr>
      </w:pPr>
    </w:p>
    <w:p w14:paraId="22840E79" w14:textId="77777777" w:rsidR="00BF17B0" w:rsidRDefault="00BF17B0" w:rsidP="00BF17B0">
      <w:pPr>
        <w:rPr>
          <w:ins w:id="1679" w:author="Laura Viignola" w:date="2017-07-10T16:58:00Z"/>
          <w:rFonts w:ascii="Cambria" w:eastAsia="Calibri" w:hAnsi="Cambria" w:cs="Calibri"/>
          <w:i/>
          <w:color w:val="5B9BD5"/>
        </w:rPr>
      </w:pPr>
      <w:ins w:id="1680" w:author="Laura Viignola" w:date="2017-07-10T16:58:00Z">
        <w:r>
          <w:rPr>
            <w:rFonts w:ascii="Cambria" w:eastAsia="Calibri" w:hAnsi="Cambria" w:cs="Calibri"/>
            <w:i/>
            <w:color w:val="5B9BD5"/>
          </w:rPr>
          <w:t>Additional constraints</w:t>
        </w:r>
      </w:ins>
    </w:p>
    <w:p w14:paraId="3F2C0D9A" w14:textId="77777777" w:rsidR="00BF17B0" w:rsidRDefault="00BF17B0" w:rsidP="00BF17B0">
      <w:pPr>
        <w:jc w:val="both"/>
        <w:rPr>
          <w:ins w:id="1681" w:author="Laura Viignola" w:date="2017-07-10T16:58:00Z"/>
          <w:rFonts w:ascii="Cambria" w:hAnsi="Cambria"/>
        </w:rPr>
      </w:pPr>
      <w:ins w:id="1682" w:author="Laura Viignola" w:date="2017-07-10T16:58:00Z">
        <w:r>
          <w:rPr>
            <w:rFonts w:ascii="Cambria" w:hAnsi="Cambria"/>
          </w:rPr>
          <w:t>If both operands are of type integer, then the result is also an integer number. If one of the operands is of type</w:t>
        </w:r>
        <w:r w:rsidRPr="00DA2577">
          <w:rPr>
            <w:rFonts w:ascii="Cambria" w:hAnsi="Cambria"/>
          </w:rPr>
          <w:t xml:space="preserve"> </w:t>
        </w:r>
        <w:r>
          <w:rPr>
            <w:rFonts w:ascii="Cambria" w:hAnsi="Cambria"/>
          </w:rPr>
          <w:t>float, then the result is a float number.</w:t>
        </w:r>
      </w:ins>
    </w:p>
    <w:p w14:paraId="18129807" w14:textId="77777777" w:rsidR="00BF17B0" w:rsidRPr="00E5275E" w:rsidRDefault="00BF17B0" w:rsidP="00BF17B0">
      <w:pPr>
        <w:jc w:val="both"/>
        <w:rPr>
          <w:ins w:id="1683" w:author="Laura Viignola" w:date="2017-07-10T16:58:00Z"/>
          <w:rFonts w:ascii="Cambria" w:hAnsi="Cambria"/>
        </w:rPr>
      </w:pPr>
    </w:p>
    <w:p w14:paraId="1C5EF82C" w14:textId="77777777" w:rsidR="00BF17B0" w:rsidRDefault="00BF17B0" w:rsidP="00BF17B0">
      <w:pPr>
        <w:rPr>
          <w:ins w:id="1684" w:author="Laura Viignola" w:date="2017-07-10T16:58:00Z"/>
          <w:rFonts w:ascii="Cambria" w:eastAsia="Calibri" w:hAnsi="Cambria" w:cs="Calibri"/>
          <w:i/>
          <w:color w:val="5B9BD5"/>
        </w:rPr>
      </w:pPr>
      <w:ins w:id="1685" w:author="Laura Viignola" w:date="2017-07-10T16:58:00Z">
        <w:r>
          <w:rPr>
            <w:rFonts w:ascii="Cambria" w:eastAsia="Calibri" w:hAnsi="Cambria" w:cs="Calibri"/>
            <w:i/>
            <w:color w:val="5B9BD5"/>
          </w:rPr>
          <w:t xml:space="preserve">Behaviour </w:t>
        </w:r>
      </w:ins>
    </w:p>
    <w:p w14:paraId="0263693C" w14:textId="77777777" w:rsidR="00BF17B0" w:rsidRDefault="00BF17B0" w:rsidP="00BF17B0">
      <w:pPr>
        <w:jc w:val="both"/>
        <w:rPr>
          <w:ins w:id="1686" w:author="Laura Viignola" w:date="2017-07-10T16:58:00Z"/>
          <w:rFonts w:ascii="Cambria" w:eastAsia="Calibri" w:hAnsi="Cambria" w:cs="Calibri"/>
          <w:color w:val="auto"/>
        </w:rPr>
      </w:pPr>
      <w:ins w:id="1687" w:author="Laura Viignola" w:date="2017-07-10T16:58:00Z">
        <w:r>
          <w:rPr>
            <w:rFonts w:ascii="Cambria" w:eastAsia="Calibri" w:hAnsi="Cambria" w:cs="Calibri"/>
            <w:color w:val="auto"/>
          </w:rPr>
          <w:t xml:space="preserve">The operator has the typical behaviour of the “Operators applicable on two Data Sets or Data Set Components” (see the section “VTL-ML - Behaviour of the Operators”).  </w:t>
        </w:r>
      </w:ins>
    </w:p>
    <w:p w14:paraId="3AC8CD95" w14:textId="77777777" w:rsidR="00BF17B0" w:rsidRDefault="00BF17B0" w:rsidP="00BF17B0">
      <w:pPr>
        <w:rPr>
          <w:ins w:id="1688" w:author="Laura Viignola" w:date="2017-07-10T16:58:00Z"/>
          <w:rFonts w:ascii="Cambria" w:eastAsia="Calibri" w:hAnsi="Cambria" w:cs="Calibri"/>
          <w:i/>
          <w:color w:val="5B9BD5"/>
        </w:rPr>
      </w:pPr>
    </w:p>
    <w:p w14:paraId="44839C1B" w14:textId="77777777" w:rsidR="00BF17B0" w:rsidRDefault="00BF17B0" w:rsidP="00BF17B0">
      <w:pPr>
        <w:rPr>
          <w:ins w:id="1689" w:author="Laura Viignola" w:date="2017-07-10T16:58:00Z"/>
          <w:rFonts w:ascii="Cambria" w:eastAsia="Calibri" w:hAnsi="Cambria" w:cs="Calibri"/>
          <w:i/>
          <w:color w:val="5B9BD5"/>
        </w:rPr>
      </w:pPr>
      <w:ins w:id="1690" w:author="Laura Viignola" w:date="2017-07-10T16:58:00Z">
        <w:r>
          <w:rPr>
            <w:rFonts w:ascii="Cambria" w:eastAsia="Calibri" w:hAnsi="Cambria" w:cs="Calibri"/>
            <w:i/>
            <w:color w:val="5B9BD5"/>
          </w:rPr>
          <w:t xml:space="preserve">Examples </w:t>
        </w:r>
      </w:ins>
    </w:p>
    <w:p w14:paraId="08089386" w14:textId="77777777" w:rsidR="00BF17B0" w:rsidRDefault="00BF17B0" w:rsidP="00BF17B0">
      <w:pPr>
        <w:rPr>
          <w:ins w:id="1691" w:author="Laura Viignola" w:date="2017-07-10T16:58:00Z"/>
          <w:rFonts w:ascii="Cambria" w:hAnsi="Cambria"/>
        </w:rPr>
      </w:pPr>
      <w:ins w:id="1692" w:author="Laura Viignola" w:date="2017-07-10T16:58:00Z">
        <w:r>
          <w:rPr>
            <w:rFonts w:ascii="Cambria" w:hAnsi="Cambria"/>
          </w:rPr>
          <w:t>Given the operand Data Sets:</w:t>
        </w:r>
      </w:ins>
    </w:p>
    <w:tbl>
      <w:tblPr>
        <w:tblW w:w="7805"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140"/>
        <w:gridCol w:w="1494"/>
        <w:gridCol w:w="1176"/>
        <w:gridCol w:w="1532"/>
        <w:gridCol w:w="2463"/>
      </w:tblGrid>
      <w:tr w:rsidR="00BF17B0" w14:paraId="25D0CD7A" w14:textId="77777777" w:rsidTr="00BF17B0">
        <w:trPr>
          <w:trHeight w:val="259"/>
          <w:ins w:id="1693" w:author="Laura Viignola" w:date="2017-07-10T16:58:00Z"/>
        </w:trPr>
        <w:tc>
          <w:tcPr>
            <w:tcW w:w="118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4C103BBE" w14:textId="77777777" w:rsidR="00BF17B0" w:rsidRPr="005549E1" w:rsidRDefault="00BF17B0" w:rsidP="00BF17B0">
            <w:pPr>
              <w:rPr>
                <w:ins w:id="1694" w:author="Laura Viignola" w:date="2017-07-10T16:58:00Z"/>
                <w:rFonts w:ascii="Arial" w:hAnsi="Arial" w:cs="Arial"/>
                <w:lang w:val="it-IT"/>
              </w:rPr>
            </w:pPr>
            <w:ins w:id="1695" w:author="Laura Viignola" w:date="2017-07-10T16:58:00Z">
              <w:r w:rsidRPr="005549E1">
                <w:rPr>
                  <w:rFonts w:ascii="Arial" w:eastAsia="Calibri" w:hAnsi="Arial" w:cs="Arial"/>
                  <w:lang w:val="it-IT"/>
                </w:rPr>
                <w:t>total_population</w:t>
              </w:r>
            </w:ins>
          </w:p>
        </w:tc>
      </w:tr>
      <w:tr w:rsidR="00BF17B0" w14:paraId="541ADEC4" w14:textId="77777777" w:rsidTr="00BF17B0">
        <w:trPr>
          <w:trHeight w:val="259"/>
          <w:ins w:id="1696" w:author="Laura Viignola" w:date="2017-07-10T16:58:00Z"/>
        </w:trPr>
        <w:tc>
          <w:tcPr>
            <w:tcW w:w="118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hideMark/>
          </w:tcPr>
          <w:p w14:paraId="566798E9" w14:textId="77777777" w:rsidR="00BF17B0" w:rsidRPr="005549E1" w:rsidRDefault="00BF17B0" w:rsidP="00BF17B0">
            <w:pPr>
              <w:rPr>
                <w:ins w:id="1697" w:author="Laura Viignola" w:date="2017-07-10T16:58:00Z"/>
                <w:rFonts w:ascii="Arial" w:hAnsi="Arial" w:cs="Arial"/>
                <w:lang w:val="it-IT"/>
              </w:rPr>
            </w:pPr>
            <w:ins w:id="1698" w:author="Laura Viignola" w:date="2017-07-10T16:58:00Z">
              <w:r w:rsidRPr="005549E1">
                <w:rPr>
                  <w:rFonts w:ascii="Arial" w:eastAsia="Calibri" w:hAnsi="Arial" w:cs="Arial"/>
                  <w:lang w:val="it-IT"/>
                </w:rPr>
                <w:t>TIME</w:t>
              </w:r>
            </w:ins>
          </w:p>
        </w:tc>
        <w:tc>
          <w:tcPr>
            <w:tcW w:w="1526"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hideMark/>
          </w:tcPr>
          <w:p w14:paraId="5F620972" w14:textId="77777777" w:rsidR="00BF17B0" w:rsidRPr="005549E1" w:rsidRDefault="00BF17B0" w:rsidP="00BF17B0">
            <w:pPr>
              <w:rPr>
                <w:ins w:id="1699" w:author="Laura Viignola" w:date="2017-07-10T16:58:00Z"/>
                <w:rFonts w:ascii="Arial" w:hAnsi="Arial" w:cs="Arial"/>
                <w:lang w:val="it-IT"/>
              </w:rPr>
            </w:pPr>
            <w:ins w:id="1700" w:author="Laura Viignola" w:date="2017-07-10T16:58:00Z">
              <w:r w:rsidRPr="005549E1">
                <w:rPr>
                  <w:rFonts w:ascii="Arial" w:eastAsia="Calibri" w:hAnsi="Arial" w:cs="Arial"/>
                  <w:lang w:val="it-IT"/>
                </w:rPr>
                <w:t>GEO</w:t>
              </w:r>
            </w:ins>
          </w:p>
        </w:tc>
        <w:tc>
          <w:tcPr>
            <w:tcW w:w="12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hideMark/>
          </w:tcPr>
          <w:p w14:paraId="4F113C58" w14:textId="77777777" w:rsidR="00BF17B0" w:rsidRPr="005549E1" w:rsidRDefault="00BF17B0" w:rsidP="00BF17B0">
            <w:pPr>
              <w:rPr>
                <w:ins w:id="1701" w:author="Laura Viignola" w:date="2017-07-10T16:58:00Z"/>
                <w:rFonts w:ascii="Arial" w:hAnsi="Arial" w:cs="Arial"/>
                <w:lang w:val="it-IT"/>
              </w:rPr>
            </w:pPr>
            <w:ins w:id="1702" w:author="Laura Viignola" w:date="2017-07-10T16:58:00Z">
              <w:r w:rsidRPr="005549E1">
                <w:rPr>
                  <w:rFonts w:ascii="Arial" w:eastAsia="Calibri" w:hAnsi="Arial" w:cs="Arial"/>
                  <w:lang w:val="it-IT"/>
                </w:rPr>
                <w:t>AGE</w:t>
              </w:r>
            </w:ins>
          </w:p>
        </w:tc>
        <w:tc>
          <w:tcPr>
            <w:tcW w:w="1541"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hideMark/>
          </w:tcPr>
          <w:p w14:paraId="6344E551" w14:textId="77777777" w:rsidR="00BF17B0" w:rsidRPr="005549E1" w:rsidRDefault="00BF17B0" w:rsidP="00BF17B0">
            <w:pPr>
              <w:rPr>
                <w:ins w:id="1703" w:author="Laura Viignola" w:date="2017-07-10T16:58:00Z"/>
                <w:rFonts w:ascii="Arial" w:hAnsi="Arial" w:cs="Arial"/>
                <w:lang w:val="it-IT"/>
              </w:rPr>
            </w:pPr>
            <w:ins w:id="1704" w:author="Laura Viignola" w:date="2017-07-10T16:58:00Z">
              <w:r w:rsidRPr="005549E1">
                <w:rPr>
                  <w:rFonts w:ascii="Arial" w:eastAsia="Calibri" w:hAnsi="Arial" w:cs="Arial"/>
                  <w:lang w:val="it-IT"/>
                </w:rPr>
                <w:t>POPULATION</w:t>
              </w:r>
            </w:ins>
          </w:p>
        </w:tc>
        <w:tc>
          <w:tcPr>
            <w:tcW w:w="2333"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hideMark/>
          </w:tcPr>
          <w:p w14:paraId="651E3D19" w14:textId="77777777" w:rsidR="00BF17B0" w:rsidRPr="005549E1" w:rsidRDefault="00BF17B0" w:rsidP="00BF17B0">
            <w:pPr>
              <w:rPr>
                <w:ins w:id="1705" w:author="Laura Viignola" w:date="2017-07-10T16:58:00Z"/>
                <w:rFonts w:ascii="Arial" w:hAnsi="Arial" w:cs="Arial"/>
                <w:lang w:val="it-IT"/>
              </w:rPr>
            </w:pPr>
            <w:ins w:id="1706" w:author="Laura Viignola" w:date="2017-07-10T16:58:00Z">
              <w:r w:rsidRPr="005549E1">
                <w:rPr>
                  <w:rFonts w:ascii="Arial" w:eastAsia="Calibri" w:hAnsi="Arial" w:cs="Arial"/>
                  <w:lang w:val="it-IT"/>
                </w:rPr>
                <w:t>UNEMPLOYMENT_RATE</w:t>
              </w:r>
            </w:ins>
          </w:p>
        </w:tc>
      </w:tr>
      <w:tr w:rsidR="00BF17B0" w14:paraId="09D0B3C3" w14:textId="77777777" w:rsidTr="00BF17B0">
        <w:trPr>
          <w:trHeight w:val="259"/>
          <w:ins w:id="1707" w:author="Laura Viignola" w:date="2017-07-10T16:58:00Z"/>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25E0FA9E" w14:textId="77777777" w:rsidR="00BF17B0" w:rsidRDefault="00BF17B0" w:rsidP="00BF17B0">
            <w:pPr>
              <w:rPr>
                <w:ins w:id="1708" w:author="Laura Viignola" w:date="2017-07-10T16:58:00Z"/>
                <w:lang w:val="it-IT"/>
              </w:rPr>
            </w:pPr>
            <w:ins w:id="1709" w:author="Laura Viignola" w:date="2017-07-10T16:58:00Z">
              <w:r>
                <w:rPr>
                  <w:rFonts w:ascii="Calibri" w:eastAsia="Calibri" w:hAnsi="Calibri" w:cs="Calibri"/>
                  <w:lang w:val="it-IT"/>
                </w:rPr>
                <w:t>2012</w:t>
              </w:r>
            </w:ins>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2FB4B13" w14:textId="77777777" w:rsidR="00BF17B0" w:rsidRDefault="00BF17B0" w:rsidP="00BF17B0">
            <w:pPr>
              <w:rPr>
                <w:ins w:id="1710" w:author="Laura Viignola" w:date="2017-07-10T16:58:00Z"/>
                <w:lang w:val="it-IT"/>
              </w:rPr>
            </w:pPr>
            <w:ins w:id="1711" w:author="Laura Viignola" w:date="2017-07-10T16:58:00Z">
              <w:r>
                <w:rPr>
                  <w:rFonts w:ascii="Calibri" w:eastAsia="Calibri" w:hAnsi="Calibri" w:cs="Calibri"/>
                  <w:lang w:val="it-IT"/>
                </w:rPr>
                <w:t>Belgium</w:t>
              </w:r>
            </w:ins>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3D7C0346" w14:textId="77777777" w:rsidR="00BF17B0" w:rsidRDefault="00BF17B0" w:rsidP="00BF17B0">
            <w:pPr>
              <w:rPr>
                <w:ins w:id="1712" w:author="Laura Viignola" w:date="2017-07-10T16:58:00Z"/>
                <w:lang w:val="it-IT"/>
              </w:rPr>
            </w:pPr>
            <w:ins w:id="1713" w:author="Laura Viignola" w:date="2017-07-10T16:58:00Z">
              <w:r>
                <w:rPr>
                  <w:rFonts w:ascii="Calibri" w:eastAsia="Calibri" w:hAnsi="Calibri" w:cs="Calibri"/>
                  <w:lang w:val="it-IT"/>
                </w:rPr>
                <w:t>Total</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5996796F" w14:textId="77777777" w:rsidR="00BF17B0" w:rsidRDefault="00BF17B0" w:rsidP="00BF17B0">
            <w:pPr>
              <w:jc w:val="right"/>
              <w:rPr>
                <w:ins w:id="1714" w:author="Laura Viignola" w:date="2017-07-10T16:58:00Z"/>
                <w:lang w:val="it-IT"/>
              </w:rPr>
            </w:pPr>
            <w:ins w:id="1715" w:author="Laura Viignola" w:date="2017-07-10T16:58:00Z">
              <w:r>
                <w:rPr>
                  <w:rFonts w:ascii="Calibri" w:eastAsia="Calibri" w:hAnsi="Calibri" w:cs="Calibri"/>
                  <w:lang w:val="it-IT"/>
                </w:rPr>
                <w:t>100</w:t>
              </w:r>
            </w:ins>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CBD6B77" w14:textId="77777777" w:rsidR="00BF17B0" w:rsidRDefault="00BF17B0" w:rsidP="00BF17B0">
            <w:pPr>
              <w:jc w:val="right"/>
              <w:rPr>
                <w:ins w:id="1716" w:author="Laura Viignola" w:date="2017-07-10T16:58:00Z"/>
                <w:lang w:val="it-IT"/>
              </w:rPr>
            </w:pPr>
            <w:ins w:id="1717" w:author="Laura Viignola" w:date="2017-07-10T16:58:00Z">
              <w:r>
                <w:rPr>
                  <w:rFonts w:ascii="Calibri" w:eastAsia="Calibri" w:hAnsi="Calibri" w:cs="Calibri"/>
                  <w:lang w:val="it-IT"/>
                </w:rPr>
                <w:t>7.6</w:t>
              </w:r>
            </w:ins>
          </w:p>
        </w:tc>
      </w:tr>
      <w:tr w:rsidR="00BF17B0" w14:paraId="228B9B83" w14:textId="77777777" w:rsidTr="00BF17B0">
        <w:trPr>
          <w:trHeight w:val="202"/>
          <w:ins w:id="1718" w:author="Laura Viignola" w:date="2017-07-10T16:58:00Z"/>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268CF950" w14:textId="77777777" w:rsidR="00BF17B0" w:rsidRDefault="00BF17B0" w:rsidP="00BF17B0">
            <w:pPr>
              <w:rPr>
                <w:ins w:id="1719" w:author="Laura Viignola" w:date="2017-07-10T16:58:00Z"/>
                <w:lang w:val="it-IT"/>
              </w:rPr>
            </w:pPr>
            <w:ins w:id="1720" w:author="Laura Viignola" w:date="2017-07-10T16:58:00Z">
              <w:r>
                <w:rPr>
                  <w:rFonts w:ascii="Calibri" w:eastAsia="Calibri" w:hAnsi="Calibri" w:cs="Calibri"/>
                  <w:lang w:val="it-IT"/>
                </w:rPr>
                <w:t>2012</w:t>
              </w:r>
            </w:ins>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94531C1" w14:textId="77777777" w:rsidR="00BF17B0" w:rsidRDefault="00BF17B0" w:rsidP="00BF17B0">
            <w:pPr>
              <w:rPr>
                <w:ins w:id="1721" w:author="Laura Viignola" w:date="2017-07-10T16:58:00Z"/>
                <w:lang w:val="it-IT"/>
              </w:rPr>
            </w:pPr>
            <w:ins w:id="1722" w:author="Laura Viignola" w:date="2017-07-10T16:58:00Z">
              <w:r>
                <w:rPr>
                  <w:rFonts w:ascii="Calibri" w:eastAsia="Calibri" w:hAnsi="Calibri" w:cs="Calibri"/>
                  <w:lang w:val="it-IT"/>
                </w:rPr>
                <w:t>Greece</w:t>
              </w:r>
            </w:ins>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3E927BBA" w14:textId="77777777" w:rsidR="00BF17B0" w:rsidRDefault="00BF17B0" w:rsidP="00BF17B0">
            <w:pPr>
              <w:rPr>
                <w:ins w:id="1723" w:author="Laura Viignola" w:date="2017-07-10T16:58:00Z"/>
                <w:lang w:val="it-IT"/>
              </w:rPr>
            </w:pPr>
            <w:ins w:id="1724" w:author="Laura Viignola" w:date="2017-07-10T16:58:00Z">
              <w:r>
                <w:rPr>
                  <w:rFonts w:ascii="Calibri" w:eastAsia="Calibri" w:hAnsi="Calibri" w:cs="Calibri"/>
                  <w:lang w:val="it-IT"/>
                </w:rPr>
                <w:t>Total</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14A15468" w14:textId="77777777" w:rsidR="00BF17B0" w:rsidRDefault="00BF17B0" w:rsidP="00BF17B0">
            <w:pPr>
              <w:jc w:val="right"/>
              <w:rPr>
                <w:ins w:id="1725" w:author="Laura Viignola" w:date="2017-07-10T16:58:00Z"/>
                <w:lang w:val="it-IT"/>
              </w:rPr>
            </w:pPr>
            <w:ins w:id="1726" w:author="Laura Viignola" w:date="2017-07-10T16:58:00Z">
              <w:r>
                <w:rPr>
                  <w:rFonts w:ascii="Calibri" w:eastAsia="Calibri" w:hAnsi="Calibri" w:cs="Calibri"/>
                  <w:lang w:val="it-IT"/>
                </w:rPr>
                <w:t>10</w:t>
              </w:r>
            </w:ins>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C2FD85A" w14:textId="77777777" w:rsidR="00BF17B0" w:rsidRDefault="00BF17B0" w:rsidP="00BF17B0">
            <w:pPr>
              <w:jc w:val="right"/>
              <w:rPr>
                <w:ins w:id="1727" w:author="Laura Viignola" w:date="2017-07-10T16:58:00Z"/>
                <w:lang w:val="it-IT"/>
              </w:rPr>
            </w:pPr>
            <w:ins w:id="1728" w:author="Laura Viignola" w:date="2017-07-10T16:58:00Z">
              <w:r>
                <w:rPr>
                  <w:rFonts w:ascii="Calibri" w:eastAsia="Calibri" w:hAnsi="Calibri" w:cs="Calibri"/>
                  <w:lang w:val="it-IT"/>
                </w:rPr>
                <w:t>24.3</w:t>
              </w:r>
            </w:ins>
          </w:p>
        </w:tc>
      </w:tr>
      <w:tr w:rsidR="00BF17B0" w14:paraId="32435A71" w14:textId="77777777" w:rsidTr="00BF17B0">
        <w:trPr>
          <w:trHeight w:val="259"/>
          <w:ins w:id="1729" w:author="Laura Viignola" w:date="2017-07-10T16:58:00Z"/>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60D9A783" w14:textId="77777777" w:rsidR="00BF17B0" w:rsidRDefault="00BF17B0" w:rsidP="00BF17B0">
            <w:pPr>
              <w:rPr>
                <w:ins w:id="1730" w:author="Laura Viignola" w:date="2017-07-10T16:58:00Z"/>
                <w:lang w:val="it-IT"/>
              </w:rPr>
            </w:pPr>
            <w:ins w:id="1731" w:author="Laura Viignola" w:date="2017-07-10T16:58:00Z">
              <w:r>
                <w:rPr>
                  <w:rFonts w:ascii="Calibri" w:eastAsia="Calibri" w:hAnsi="Calibri" w:cs="Calibri"/>
                  <w:lang w:val="it-IT"/>
                </w:rPr>
                <w:t>2012</w:t>
              </w:r>
            </w:ins>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18FC2BE7" w14:textId="77777777" w:rsidR="00BF17B0" w:rsidRDefault="00BF17B0" w:rsidP="00BF17B0">
            <w:pPr>
              <w:rPr>
                <w:ins w:id="1732" w:author="Laura Viignola" w:date="2017-07-10T16:58:00Z"/>
                <w:lang w:val="it-IT"/>
              </w:rPr>
            </w:pPr>
            <w:ins w:id="1733" w:author="Laura Viignola" w:date="2017-07-10T16:58:00Z">
              <w:r>
                <w:rPr>
                  <w:rFonts w:ascii="Calibri" w:eastAsia="Calibri" w:hAnsi="Calibri" w:cs="Calibri"/>
                  <w:lang w:val="it-IT"/>
                </w:rPr>
                <w:t>Spain</w:t>
              </w:r>
            </w:ins>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1D2CF232" w14:textId="77777777" w:rsidR="00BF17B0" w:rsidRDefault="00BF17B0" w:rsidP="00BF17B0">
            <w:pPr>
              <w:rPr>
                <w:ins w:id="1734" w:author="Laura Viignola" w:date="2017-07-10T16:58:00Z"/>
                <w:lang w:val="it-IT"/>
              </w:rPr>
            </w:pPr>
            <w:ins w:id="1735" w:author="Laura Viignola" w:date="2017-07-10T16:58:00Z">
              <w:r>
                <w:rPr>
                  <w:rFonts w:ascii="Calibri" w:eastAsia="Calibri" w:hAnsi="Calibri" w:cs="Calibri"/>
                  <w:lang w:val="it-IT"/>
                </w:rPr>
                <w:t>Total</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60542142" w14:textId="77777777" w:rsidR="00BF17B0" w:rsidRDefault="00BF17B0" w:rsidP="00BF17B0">
            <w:pPr>
              <w:jc w:val="right"/>
              <w:rPr>
                <w:ins w:id="1736" w:author="Laura Viignola" w:date="2017-07-10T16:58:00Z"/>
                <w:lang w:val="it-IT"/>
              </w:rPr>
            </w:pPr>
            <w:ins w:id="1737" w:author="Laura Viignola" w:date="2017-07-10T16:58:00Z">
              <w:r>
                <w:rPr>
                  <w:rFonts w:ascii="Calibri" w:eastAsia="Calibri" w:hAnsi="Calibri" w:cs="Calibri"/>
                  <w:lang w:val="it-IT"/>
                </w:rPr>
                <w:t>20</w:t>
              </w:r>
            </w:ins>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168CCA8E" w14:textId="77777777" w:rsidR="00BF17B0" w:rsidRDefault="00BF17B0" w:rsidP="00BF17B0">
            <w:pPr>
              <w:jc w:val="right"/>
              <w:rPr>
                <w:ins w:id="1738" w:author="Laura Viignola" w:date="2017-07-10T16:58:00Z"/>
                <w:lang w:val="it-IT"/>
              </w:rPr>
            </w:pPr>
            <w:ins w:id="1739" w:author="Laura Viignola" w:date="2017-07-10T16:58:00Z">
              <w:r>
                <w:rPr>
                  <w:rFonts w:ascii="Calibri" w:eastAsia="Calibri" w:hAnsi="Calibri" w:cs="Calibri"/>
                  <w:lang w:val="it-IT"/>
                </w:rPr>
                <w:t>25</w:t>
              </w:r>
            </w:ins>
          </w:p>
        </w:tc>
      </w:tr>
      <w:tr w:rsidR="00BF17B0" w14:paraId="157DD968" w14:textId="77777777" w:rsidTr="00BF17B0">
        <w:trPr>
          <w:trHeight w:val="259"/>
          <w:ins w:id="1740" w:author="Laura Viignola" w:date="2017-07-10T16:58:00Z"/>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5CF16502" w14:textId="77777777" w:rsidR="00BF17B0" w:rsidRDefault="00BF17B0" w:rsidP="00BF17B0">
            <w:pPr>
              <w:rPr>
                <w:ins w:id="1741" w:author="Laura Viignola" w:date="2017-07-10T16:58:00Z"/>
                <w:lang w:val="it-IT"/>
              </w:rPr>
            </w:pPr>
            <w:ins w:id="1742" w:author="Laura Viignola" w:date="2017-07-10T16:58:00Z">
              <w:r>
                <w:rPr>
                  <w:rFonts w:ascii="Calibri" w:eastAsia="Calibri" w:hAnsi="Calibri" w:cs="Calibri"/>
                  <w:lang w:val="it-IT"/>
                </w:rPr>
                <w:t>2012</w:t>
              </w:r>
            </w:ins>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33BCF444" w14:textId="77777777" w:rsidR="00BF17B0" w:rsidRDefault="00BF17B0" w:rsidP="00BF17B0">
            <w:pPr>
              <w:rPr>
                <w:ins w:id="1743" w:author="Laura Viignola" w:date="2017-07-10T16:58:00Z"/>
                <w:lang w:val="it-IT"/>
              </w:rPr>
            </w:pPr>
            <w:ins w:id="1744" w:author="Laura Viignola" w:date="2017-07-10T16:58:00Z">
              <w:r>
                <w:rPr>
                  <w:rFonts w:ascii="Calibri" w:eastAsia="Calibri" w:hAnsi="Calibri" w:cs="Calibri"/>
                  <w:lang w:val="it-IT"/>
                </w:rPr>
                <w:t>Belgium</w:t>
              </w:r>
            </w:ins>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2F395D0" w14:textId="77777777" w:rsidR="00BF17B0" w:rsidRDefault="00BF17B0" w:rsidP="00BF17B0">
            <w:pPr>
              <w:rPr>
                <w:ins w:id="1745" w:author="Laura Viignola" w:date="2017-07-10T16:58:00Z"/>
                <w:lang w:val="it-IT"/>
              </w:rPr>
            </w:pPr>
            <w:ins w:id="1746" w:author="Laura Viignola" w:date="2017-07-10T16:58:00Z">
              <w:r>
                <w:rPr>
                  <w:rFonts w:ascii="Calibri" w:eastAsia="Calibri" w:hAnsi="Calibri" w:cs="Calibri"/>
                  <w:lang w:val="it-IT"/>
                </w:rPr>
                <w:t>Y15-24</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5C746D9" w14:textId="77777777" w:rsidR="00BF17B0" w:rsidRDefault="00BF17B0" w:rsidP="00BF17B0">
            <w:pPr>
              <w:jc w:val="right"/>
              <w:rPr>
                <w:ins w:id="1747" w:author="Laura Viignola" w:date="2017-07-10T16:58:00Z"/>
                <w:lang w:val="it-IT"/>
              </w:rPr>
            </w:pPr>
            <w:ins w:id="1748" w:author="Laura Viignola" w:date="2017-07-10T16:58:00Z">
              <w:r>
                <w:rPr>
                  <w:rFonts w:ascii="Calibri" w:eastAsia="Calibri" w:hAnsi="Calibri" w:cs="Calibri"/>
                  <w:lang w:val="it-IT"/>
                </w:rPr>
                <w:t>30</w:t>
              </w:r>
            </w:ins>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8F5B717" w14:textId="77777777" w:rsidR="00BF17B0" w:rsidRDefault="00BF17B0" w:rsidP="00BF17B0">
            <w:pPr>
              <w:jc w:val="right"/>
              <w:rPr>
                <w:ins w:id="1749" w:author="Laura Viignola" w:date="2017-07-10T16:58:00Z"/>
                <w:lang w:val="it-IT"/>
              </w:rPr>
            </w:pPr>
            <w:ins w:id="1750" w:author="Laura Viignola" w:date="2017-07-10T16:58:00Z">
              <w:r>
                <w:rPr>
                  <w:rFonts w:ascii="Calibri" w:eastAsia="Calibri" w:hAnsi="Calibri" w:cs="Calibri"/>
                  <w:lang w:val="it-IT"/>
                </w:rPr>
                <w:t>3.6</w:t>
              </w:r>
            </w:ins>
          </w:p>
        </w:tc>
      </w:tr>
      <w:tr w:rsidR="00BF17B0" w14:paraId="20A081AA" w14:textId="77777777" w:rsidTr="00BF17B0">
        <w:trPr>
          <w:trHeight w:val="259"/>
          <w:ins w:id="1751" w:author="Laura Viignola" w:date="2017-07-10T16:58:00Z"/>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180A1B6A" w14:textId="77777777" w:rsidR="00BF17B0" w:rsidRDefault="00BF17B0" w:rsidP="00BF17B0">
            <w:pPr>
              <w:rPr>
                <w:ins w:id="1752" w:author="Laura Viignola" w:date="2017-07-10T16:58:00Z"/>
                <w:lang w:val="it-IT"/>
              </w:rPr>
            </w:pPr>
            <w:ins w:id="1753" w:author="Laura Viignola" w:date="2017-07-10T16:58:00Z">
              <w:r>
                <w:rPr>
                  <w:rFonts w:ascii="Calibri" w:eastAsia="Calibri" w:hAnsi="Calibri" w:cs="Calibri"/>
                  <w:lang w:val="it-IT"/>
                </w:rPr>
                <w:t>2012</w:t>
              </w:r>
            </w:ins>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56CA6090" w14:textId="77777777" w:rsidR="00BF17B0" w:rsidRDefault="00BF17B0" w:rsidP="00BF17B0">
            <w:pPr>
              <w:rPr>
                <w:ins w:id="1754" w:author="Laura Viignola" w:date="2017-07-10T16:58:00Z"/>
                <w:lang w:val="it-IT"/>
              </w:rPr>
            </w:pPr>
            <w:ins w:id="1755" w:author="Laura Viignola" w:date="2017-07-10T16:58:00Z">
              <w:r>
                <w:rPr>
                  <w:rFonts w:ascii="Calibri" w:eastAsia="Calibri" w:hAnsi="Calibri" w:cs="Calibri"/>
                  <w:lang w:val="it-IT"/>
                </w:rPr>
                <w:t>Greece</w:t>
              </w:r>
            </w:ins>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2CE750DA" w14:textId="77777777" w:rsidR="00BF17B0" w:rsidRDefault="00BF17B0" w:rsidP="00BF17B0">
            <w:pPr>
              <w:rPr>
                <w:ins w:id="1756" w:author="Laura Viignola" w:date="2017-07-10T16:58:00Z"/>
                <w:lang w:val="it-IT"/>
              </w:rPr>
            </w:pPr>
            <w:ins w:id="1757" w:author="Laura Viignola" w:date="2017-07-10T16:58:00Z">
              <w:r>
                <w:rPr>
                  <w:rFonts w:ascii="Calibri" w:eastAsia="Calibri" w:hAnsi="Calibri" w:cs="Calibri"/>
                  <w:lang w:val="it-IT"/>
                </w:rPr>
                <w:t>Y15-24</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1157B2F" w14:textId="77777777" w:rsidR="00BF17B0" w:rsidRDefault="00BF17B0" w:rsidP="00BF17B0">
            <w:pPr>
              <w:jc w:val="right"/>
              <w:rPr>
                <w:ins w:id="1758" w:author="Laura Viignola" w:date="2017-07-10T16:58:00Z"/>
                <w:lang w:val="it-IT"/>
              </w:rPr>
            </w:pPr>
            <w:ins w:id="1759" w:author="Laura Viignola" w:date="2017-07-10T16:58:00Z">
              <w:r>
                <w:rPr>
                  <w:rFonts w:ascii="Calibri" w:eastAsia="Calibri" w:hAnsi="Calibri" w:cs="Calibri"/>
                  <w:lang w:val="it-IT"/>
                </w:rPr>
                <w:t>5</w:t>
              </w:r>
            </w:ins>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023988E" w14:textId="77777777" w:rsidR="00BF17B0" w:rsidRDefault="00BF17B0" w:rsidP="00BF17B0">
            <w:pPr>
              <w:jc w:val="right"/>
              <w:rPr>
                <w:ins w:id="1760" w:author="Laura Viignola" w:date="2017-07-10T16:58:00Z"/>
                <w:lang w:val="it-IT"/>
              </w:rPr>
            </w:pPr>
            <w:ins w:id="1761" w:author="Laura Viignola" w:date="2017-07-10T16:58:00Z">
              <w:r>
                <w:rPr>
                  <w:rFonts w:ascii="Calibri" w:eastAsia="Calibri" w:hAnsi="Calibri" w:cs="Calibri"/>
                  <w:lang w:val="it-IT"/>
                </w:rPr>
                <w:t>18.3</w:t>
              </w:r>
            </w:ins>
          </w:p>
        </w:tc>
      </w:tr>
      <w:tr w:rsidR="00BF17B0" w14:paraId="260712EB" w14:textId="77777777" w:rsidTr="00BF17B0">
        <w:trPr>
          <w:trHeight w:val="259"/>
          <w:ins w:id="1762" w:author="Laura Viignola" w:date="2017-07-10T16:58:00Z"/>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89B16D2" w14:textId="77777777" w:rsidR="00BF17B0" w:rsidRDefault="00BF17B0" w:rsidP="00BF17B0">
            <w:pPr>
              <w:rPr>
                <w:ins w:id="1763" w:author="Laura Viignola" w:date="2017-07-10T16:58:00Z"/>
                <w:lang w:val="it-IT"/>
              </w:rPr>
            </w:pPr>
            <w:ins w:id="1764" w:author="Laura Viignola" w:date="2017-07-10T16:58:00Z">
              <w:r>
                <w:rPr>
                  <w:rFonts w:ascii="Calibri" w:eastAsia="Calibri" w:hAnsi="Calibri" w:cs="Calibri"/>
                  <w:lang w:val="it-IT"/>
                </w:rPr>
                <w:t>2012</w:t>
              </w:r>
            </w:ins>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0C75BBF" w14:textId="77777777" w:rsidR="00BF17B0" w:rsidRDefault="00BF17B0" w:rsidP="00BF17B0">
            <w:pPr>
              <w:rPr>
                <w:ins w:id="1765" w:author="Laura Viignola" w:date="2017-07-10T16:58:00Z"/>
                <w:lang w:val="it-IT"/>
              </w:rPr>
            </w:pPr>
            <w:ins w:id="1766" w:author="Laura Viignola" w:date="2017-07-10T16:58:00Z">
              <w:r>
                <w:rPr>
                  <w:rFonts w:ascii="Calibri" w:eastAsia="Calibri" w:hAnsi="Calibri" w:cs="Calibri"/>
                  <w:lang w:val="it-IT"/>
                </w:rPr>
                <w:t>Switzerland</w:t>
              </w:r>
            </w:ins>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B175F9D" w14:textId="77777777" w:rsidR="00BF17B0" w:rsidRDefault="00BF17B0" w:rsidP="00BF17B0">
            <w:pPr>
              <w:rPr>
                <w:ins w:id="1767" w:author="Laura Viignola" w:date="2017-07-10T16:58:00Z"/>
                <w:lang w:val="it-IT"/>
              </w:rPr>
            </w:pPr>
            <w:ins w:id="1768" w:author="Laura Viignola" w:date="2017-07-10T16:58:00Z">
              <w:r>
                <w:rPr>
                  <w:rFonts w:ascii="Calibri" w:eastAsia="Calibri" w:hAnsi="Calibri" w:cs="Calibri"/>
                  <w:lang w:val="it-IT"/>
                </w:rPr>
                <w:t>Y15-24</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ABBF0D6" w14:textId="77777777" w:rsidR="00BF17B0" w:rsidRDefault="00BF17B0" w:rsidP="00BF17B0">
            <w:pPr>
              <w:jc w:val="right"/>
              <w:rPr>
                <w:ins w:id="1769" w:author="Laura Viignola" w:date="2017-07-10T16:58:00Z"/>
                <w:lang w:val="it-IT"/>
              </w:rPr>
            </w:pPr>
            <w:ins w:id="1770" w:author="Laura Viignola" w:date="2017-07-10T16:58:00Z">
              <w:r>
                <w:rPr>
                  <w:rFonts w:ascii="Calibri" w:eastAsia="Calibri" w:hAnsi="Calibri" w:cs="Calibri"/>
                  <w:lang w:val="it-IT"/>
                </w:rPr>
                <w:t>2</w:t>
              </w:r>
            </w:ins>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27132F37" w14:textId="77777777" w:rsidR="00BF17B0" w:rsidRDefault="00BF17B0" w:rsidP="00BF17B0">
            <w:pPr>
              <w:jc w:val="right"/>
              <w:rPr>
                <w:ins w:id="1771" w:author="Laura Viignola" w:date="2017-07-10T16:58:00Z"/>
                <w:lang w:val="it-IT"/>
              </w:rPr>
            </w:pPr>
            <w:ins w:id="1772" w:author="Laura Viignola" w:date="2017-07-10T16:58:00Z">
              <w:r>
                <w:rPr>
                  <w:rFonts w:ascii="Calibri" w:eastAsia="Calibri" w:hAnsi="Calibri" w:cs="Calibri"/>
                  <w:lang w:val="it-IT"/>
                </w:rPr>
                <w:t>20</w:t>
              </w:r>
            </w:ins>
          </w:p>
        </w:tc>
      </w:tr>
    </w:tbl>
    <w:p w14:paraId="786D9536" w14:textId="77777777" w:rsidR="00BF17B0" w:rsidRDefault="00BF17B0" w:rsidP="00BF17B0">
      <w:pPr>
        <w:rPr>
          <w:ins w:id="1773" w:author="Laura Viignola" w:date="2017-07-10T16:58:00Z"/>
          <w:rFonts w:ascii="Cambria" w:hAnsi="Cambria"/>
        </w:rPr>
      </w:pPr>
    </w:p>
    <w:tbl>
      <w:tblPr>
        <w:tblW w:w="6610"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3471"/>
        <w:gridCol w:w="1181"/>
        <w:gridCol w:w="1958"/>
      </w:tblGrid>
      <w:tr w:rsidR="00BF17B0" w14:paraId="34C3312C" w14:textId="77777777" w:rsidTr="00BF17B0">
        <w:trPr>
          <w:trHeight w:val="259"/>
          <w:ins w:id="1774" w:author="Laura Viignola" w:date="2017-07-10T16:58:00Z"/>
        </w:trPr>
        <w:tc>
          <w:tcPr>
            <w:tcW w:w="347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1F0242A3" w14:textId="77777777" w:rsidR="00BF17B0" w:rsidRPr="005549E1" w:rsidRDefault="00BF17B0" w:rsidP="00BF17B0">
            <w:pPr>
              <w:rPr>
                <w:ins w:id="1775" w:author="Laura Viignola" w:date="2017-07-10T16:58:00Z"/>
                <w:rFonts w:ascii="Arial" w:hAnsi="Arial" w:cs="Arial"/>
                <w:lang w:val="it-IT"/>
              </w:rPr>
            </w:pPr>
            <w:ins w:id="1776" w:author="Laura Viignola" w:date="2017-07-10T16:58:00Z">
              <w:r w:rsidRPr="005549E1">
                <w:rPr>
                  <w:rFonts w:ascii="Arial" w:eastAsia="Calibri" w:hAnsi="Arial" w:cs="Arial"/>
                  <w:lang w:val="it-IT"/>
                </w:rPr>
                <w:t>Overcrowding_rate_urbanization</w:t>
              </w:r>
            </w:ins>
          </w:p>
        </w:tc>
      </w:tr>
      <w:tr w:rsidR="00BF17B0" w14:paraId="3E76B2E7" w14:textId="77777777" w:rsidTr="00BF17B0">
        <w:trPr>
          <w:trHeight w:val="259"/>
          <w:ins w:id="1777" w:author="Laura Viignola" w:date="2017-07-10T16:58:00Z"/>
        </w:trPr>
        <w:tc>
          <w:tcPr>
            <w:tcW w:w="3470"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hideMark/>
          </w:tcPr>
          <w:p w14:paraId="3F42232D" w14:textId="77777777" w:rsidR="00BF17B0" w:rsidRPr="005549E1" w:rsidRDefault="00BF17B0" w:rsidP="00BF17B0">
            <w:pPr>
              <w:rPr>
                <w:ins w:id="1778" w:author="Laura Viignola" w:date="2017-07-10T16:58:00Z"/>
                <w:rFonts w:ascii="Arial" w:hAnsi="Arial" w:cs="Arial"/>
                <w:lang w:val="it-IT"/>
              </w:rPr>
            </w:pPr>
            <w:ins w:id="1779" w:author="Laura Viignola" w:date="2017-07-10T16:58:00Z">
              <w:r w:rsidRPr="005549E1">
                <w:rPr>
                  <w:rFonts w:ascii="Arial" w:eastAsia="Calibri" w:hAnsi="Arial" w:cs="Arial"/>
                  <w:lang w:val="it-IT"/>
                </w:rPr>
                <w:lastRenderedPageBreak/>
                <w:t>TIME</w:t>
              </w:r>
            </w:ins>
          </w:p>
        </w:tc>
        <w:tc>
          <w:tcPr>
            <w:tcW w:w="118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hideMark/>
          </w:tcPr>
          <w:p w14:paraId="674C460B" w14:textId="77777777" w:rsidR="00BF17B0" w:rsidRPr="005549E1" w:rsidRDefault="00BF17B0" w:rsidP="00BF17B0">
            <w:pPr>
              <w:rPr>
                <w:ins w:id="1780" w:author="Laura Viignola" w:date="2017-07-10T16:58:00Z"/>
                <w:rFonts w:ascii="Arial" w:hAnsi="Arial" w:cs="Arial"/>
                <w:lang w:val="it-IT"/>
              </w:rPr>
            </w:pPr>
            <w:ins w:id="1781" w:author="Laura Viignola" w:date="2017-07-10T16:58:00Z">
              <w:r w:rsidRPr="005549E1">
                <w:rPr>
                  <w:rFonts w:ascii="Arial" w:eastAsia="Calibri" w:hAnsi="Arial" w:cs="Arial"/>
                  <w:lang w:val="it-IT"/>
                </w:rPr>
                <w:t>GEO</w:t>
              </w:r>
            </w:ins>
          </w:p>
        </w:tc>
        <w:tc>
          <w:tcPr>
            <w:tcW w:w="1958"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hideMark/>
          </w:tcPr>
          <w:p w14:paraId="742805E2" w14:textId="77777777" w:rsidR="00BF17B0" w:rsidRPr="005549E1" w:rsidRDefault="00BF17B0" w:rsidP="00BF17B0">
            <w:pPr>
              <w:rPr>
                <w:ins w:id="1782" w:author="Laura Viignola" w:date="2017-07-10T16:58:00Z"/>
                <w:rFonts w:ascii="Arial" w:hAnsi="Arial" w:cs="Arial"/>
                <w:lang w:val="it-IT"/>
              </w:rPr>
            </w:pPr>
            <w:ins w:id="1783" w:author="Laura Viignola" w:date="2017-07-10T16:58:00Z">
              <w:r w:rsidRPr="005549E1">
                <w:rPr>
                  <w:rFonts w:ascii="Arial" w:eastAsia="Calibri" w:hAnsi="Arial" w:cs="Arial"/>
                  <w:lang w:val="it-IT"/>
                </w:rPr>
                <w:t>PERCENTAGE</w:t>
              </w:r>
            </w:ins>
          </w:p>
        </w:tc>
      </w:tr>
      <w:tr w:rsidR="00BF17B0" w14:paraId="01F6815F" w14:textId="77777777" w:rsidTr="00BF17B0">
        <w:trPr>
          <w:trHeight w:val="259"/>
          <w:ins w:id="1784" w:author="Laura Viignola" w:date="2017-07-10T16:58:00Z"/>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6ABA0EDF" w14:textId="77777777" w:rsidR="00BF17B0" w:rsidRDefault="00BF17B0" w:rsidP="00BF17B0">
            <w:pPr>
              <w:rPr>
                <w:ins w:id="1785" w:author="Laura Viignola" w:date="2017-07-10T16:58:00Z"/>
                <w:lang w:val="it-IT"/>
              </w:rPr>
            </w:pPr>
            <w:ins w:id="1786" w:author="Laura Viignola" w:date="2017-07-10T16:58:00Z">
              <w:r>
                <w:rPr>
                  <w:rFonts w:ascii="Calibri" w:eastAsia="Calibri" w:hAnsi="Calibri" w:cs="Calibri"/>
                  <w:lang w:val="it-IT"/>
                </w:rPr>
                <w:t>2012</w:t>
              </w:r>
            </w:ins>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ED981BC" w14:textId="77777777" w:rsidR="00BF17B0" w:rsidRDefault="00BF17B0" w:rsidP="00BF17B0">
            <w:pPr>
              <w:rPr>
                <w:ins w:id="1787" w:author="Laura Viignola" w:date="2017-07-10T16:58:00Z"/>
                <w:lang w:val="it-IT"/>
              </w:rPr>
            </w:pPr>
            <w:ins w:id="1788" w:author="Laura Viignola" w:date="2017-07-10T16:58:00Z">
              <w:r>
                <w:rPr>
                  <w:rFonts w:ascii="Calibri" w:eastAsia="Calibri" w:hAnsi="Calibri" w:cs="Calibri"/>
                  <w:lang w:val="it-IT"/>
                </w:rPr>
                <w:t>Belgium</w:t>
              </w:r>
            </w:ins>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9530BBE" w14:textId="77777777" w:rsidR="00BF17B0" w:rsidRDefault="00BF17B0" w:rsidP="00BF17B0">
            <w:pPr>
              <w:jc w:val="right"/>
              <w:rPr>
                <w:ins w:id="1789" w:author="Laura Viignola" w:date="2017-07-10T16:58:00Z"/>
                <w:lang w:val="it-IT"/>
              </w:rPr>
            </w:pPr>
            <w:ins w:id="1790" w:author="Laura Viignola" w:date="2017-07-10T16:58:00Z">
              <w:r>
                <w:rPr>
                  <w:rFonts w:ascii="Calibri" w:eastAsia="Calibri" w:hAnsi="Calibri" w:cs="Calibri"/>
                  <w:lang w:val="it-IT"/>
                </w:rPr>
                <w:t>0.01</w:t>
              </w:r>
            </w:ins>
          </w:p>
        </w:tc>
      </w:tr>
      <w:tr w:rsidR="00BF17B0" w14:paraId="28913791" w14:textId="77777777" w:rsidTr="00BF17B0">
        <w:trPr>
          <w:trHeight w:val="259"/>
          <w:ins w:id="1791" w:author="Laura Viignola" w:date="2017-07-10T16:58:00Z"/>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68CDCB0A" w14:textId="77777777" w:rsidR="00BF17B0" w:rsidRDefault="00BF17B0" w:rsidP="00BF17B0">
            <w:pPr>
              <w:rPr>
                <w:ins w:id="1792" w:author="Laura Viignola" w:date="2017-07-10T16:58:00Z"/>
                <w:lang w:val="it-IT"/>
              </w:rPr>
            </w:pPr>
            <w:ins w:id="1793" w:author="Laura Viignola" w:date="2017-07-10T16:58:00Z">
              <w:r>
                <w:rPr>
                  <w:rFonts w:ascii="Calibri" w:eastAsia="Calibri" w:hAnsi="Calibri" w:cs="Calibri"/>
                  <w:lang w:val="it-IT"/>
                </w:rPr>
                <w:t>2012</w:t>
              </w:r>
            </w:ins>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39F31AF3" w14:textId="77777777" w:rsidR="00BF17B0" w:rsidRDefault="00BF17B0" w:rsidP="00BF17B0">
            <w:pPr>
              <w:rPr>
                <w:ins w:id="1794" w:author="Laura Viignola" w:date="2017-07-10T16:58:00Z"/>
                <w:lang w:val="it-IT"/>
              </w:rPr>
            </w:pPr>
            <w:ins w:id="1795" w:author="Laura Viignola" w:date="2017-07-10T16:58:00Z">
              <w:r>
                <w:rPr>
                  <w:rFonts w:ascii="Calibri" w:eastAsia="Calibri" w:hAnsi="Calibri" w:cs="Calibri"/>
                  <w:lang w:val="it-IT"/>
                </w:rPr>
                <w:t>Greece</w:t>
              </w:r>
            </w:ins>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3E5D9E5D" w14:textId="77777777" w:rsidR="00BF17B0" w:rsidRDefault="00BF17B0" w:rsidP="00BF17B0">
            <w:pPr>
              <w:jc w:val="right"/>
              <w:rPr>
                <w:ins w:id="1796" w:author="Laura Viignola" w:date="2017-07-10T16:58:00Z"/>
                <w:lang w:val="it-IT"/>
              </w:rPr>
            </w:pPr>
            <w:ins w:id="1797" w:author="Laura Viignola" w:date="2017-07-10T16:58:00Z">
              <w:r>
                <w:rPr>
                  <w:rFonts w:ascii="Calibri" w:eastAsia="Calibri" w:hAnsi="Calibri" w:cs="Calibri"/>
                  <w:lang w:val="it-IT"/>
                </w:rPr>
                <w:t>0.1</w:t>
              </w:r>
            </w:ins>
          </w:p>
        </w:tc>
      </w:tr>
      <w:tr w:rsidR="00BF17B0" w14:paraId="2B9EBD70" w14:textId="77777777" w:rsidTr="00BF17B0">
        <w:trPr>
          <w:trHeight w:val="259"/>
          <w:ins w:id="1798" w:author="Laura Viignola" w:date="2017-07-10T16:58:00Z"/>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660D9116" w14:textId="77777777" w:rsidR="00BF17B0" w:rsidRDefault="00BF17B0" w:rsidP="00BF17B0">
            <w:pPr>
              <w:rPr>
                <w:ins w:id="1799" w:author="Laura Viignola" w:date="2017-07-10T16:58:00Z"/>
                <w:lang w:val="it-IT"/>
              </w:rPr>
            </w:pPr>
            <w:ins w:id="1800" w:author="Laura Viignola" w:date="2017-07-10T16:58:00Z">
              <w:r>
                <w:rPr>
                  <w:rFonts w:ascii="Calibri" w:eastAsia="Calibri" w:hAnsi="Calibri" w:cs="Calibri"/>
                  <w:lang w:val="it-IT"/>
                </w:rPr>
                <w:t>2012</w:t>
              </w:r>
            </w:ins>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3183E9E9" w14:textId="77777777" w:rsidR="00BF17B0" w:rsidRDefault="00BF17B0" w:rsidP="00BF17B0">
            <w:pPr>
              <w:rPr>
                <w:ins w:id="1801" w:author="Laura Viignola" w:date="2017-07-10T16:58:00Z"/>
                <w:lang w:val="it-IT"/>
              </w:rPr>
            </w:pPr>
            <w:ins w:id="1802" w:author="Laura Viignola" w:date="2017-07-10T16:58:00Z">
              <w:r>
                <w:rPr>
                  <w:rFonts w:ascii="Calibri" w:eastAsia="Calibri" w:hAnsi="Calibri" w:cs="Calibri"/>
                  <w:lang w:val="it-IT"/>
                </w:rPr>
                <w:t>Spain</w:t>
              </w:r>
            </w:ins>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2CB15F38" w14:textId="77777777" w:rsidR="00BF17B0" w:rsidRDefault="00BF17B0" w:rsidP="00BF17B0">
            <w:pPr>
              <w:jc w:val="right"/>
              <w:rPr>
                <w:ins w:id="1803" w:author="Laura Viignola" w:date="2017-07-10T16:58:00Z"/>
                <w:lang w:val="it-IT"/>
              </w:rPr>
            </w:pPr>
            <w:ins w:id="1804" w:author="Laura Viignola" w:date="2017-07-10T16:58:00Z">
              <w:r>
                <w:rPr>
                  <w:rFonts w:ascii="Calibri" w:eastAsia="Calibri" w:hAnsi="Calibri" w:cs="Calibri"/>
                  <w:lang w:val="it-IT"/>
                </w:rPr>
                <w:t>0.2</w:t>
              </w:r>
            </w:ins>
          </w:p>
        </w:tc>
      </w:tr>
      <w:tr w:rsidR="00BF17B0" w14:paraId="769FDE9E" w14:textId="77777777" w:rsidTr="00BF17B0">
        <w:trPr>
          <w:trHeight w:val="259"/>
          <w:ins w:id="1805" w:author="Laura Viignola" w:date="2017-07-10T16:58:00Z"/>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3D64037" w14:textId="77777777" w:rsidR="00BF17B0" w:rsidRDefault="00BF17B0" w:rsidP="00BF17B0">
            <w:pPr>
              <w:rPr>
                <w:ins w:id="1806" w:author="Laura Viignola" w:date="2017-07-10T16:58:00Z"/>
                <w:lang w:val="it-IT"/>
              </w:rPr>
            </w:pPr>
            <w:ins w:id="1807" w:author="Laura Viignola" w:date="2017-07-10T16:58:00Z">
              <w:r>
                <w:rPr>
                  <w:rFonts w:ascii="Calibri" w:eastAsia="Calibri" w:hAnsi="Calibri" w:cs="Calibri"/>
                  <w:lang w:val="it-IT"/>
                </w:rPr>
                <w:t>2012</w:t>
              </w:r>
            </w:ins>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D6A3F3E" w14:textId="77777777" w:rsidR="00BF17B0" w:rsidRDefault="00BF17B0" w:rsidP="00BF17B0">
            <w:pPr>
              <w:rPr>
                <w:ins w:id="1808" w:author="Laura Viignola" w:date="2017-07-10T16:58:00Z"/>
                <w:lang w:val="it-IT"/>
              </w:rPr>
            </w:pPr>
            <w:ins w:id="1809" w:author="Laura Viignola" w:date="2017-07-10T16:58:00Z">
              <w:r>
                <w:rPr>
                  <w:rFonts w:ascii="Calibri" w:eastAsia="Calibri" w:hAnsi="Calibri" w:cs="Calibri"/>
                  <w:lang w:val="it-IT"/>
                </w:rPr>
                <w:t>Malta</w:t>
              </w:r>
            </w:ins>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0090F62" w14:textId="77777777" w:rsidR="00BF17B0" w:rsidRDefault="00BF17B0" w:rsidP="00BF17B0">
            <w:pPr>
              <w:jc w:val="right"/>
              <w:rPr>
                <w:ins w:id="1810" w:author="Laura Viignola" w:date="2017-07-10T16:58:00Z"/>
                <w:lang w:val="it-IT"/>
              </w:rPr>
            </w:pPr>
            <w:ins w:id="1811" w:author="Laura Viignola" w:date="2017-07-10T16:58:00Z">
              <w:r>
                <w:rPr>
                  <w:rFonts w:ascii="Calibri" w:eastAsia="Calibri" w:hAnsi="Calibri" w:cs="Calibri"/>
                  <w:lang w:val="it-IT"/>
                </w:rPr>
                <w:t>0.3</w:t>
              </w:r>
            </w:ins>
          </w:p>
        </w:tc>
      </w:tr>
      <w:tr w:rsidR="00BF17B0" w14:paraId="2AB304D9" w14:textId="77777777" w:rsidTr="00BF17B0">
        <w:trPr>
          <w:trHeight w:val="259"/>
          <w:ins w:id="1812" w:author="Laura Viignola" w:date="2017-07-10T16:58:00Z"/>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6E2C4031" w14:textId="77777777" w:rsidR="00BF17B0" w:rsidRDefault="00BF17B0" w:rsidP="00BF17B0">
            <w:pPr>
              <w:rPr>
                <w:ins w:id="1813" w:author="Laura Viignola" w:date="2017-07-10T16:58:00Z"/>
                <w:lang w:val="it-IT"/>
              </w:rPr>
            </w:pPr>
            <w:ins w:id="1814" w:author="Laura Viignola" w:date="2017-07-10T16:58:00Z">
              <w:r>
                <w:rPr>
                  <w:rFonts w:ascii="Calibri" w:eastAsia="Calibri" w:hAnsi="Calibri" w:cs="Calibri"/>
                  <w:lang w:val="it-IT"/>
                </w:rPr>
                <w:t>2012</w:t>
              </w:r>
            </w:ins>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32A79BE7" w14:textId="77777777" w:rsidR="00BF17B0" w:rsidRDefault="00BF17B0" w:rsidP="00BF17B0">
            <w:pPr>
              <w:rPr>
                <w:ins w:id="1815" w:author="Laura Viignola" w:date="2017-07-10T16:58:00Z"/>
                <w:lang w:val="it-IT"/>
              </w:rPr>
            </w:pPr>
            <w:ins w:id="1816" w:author="Laura Viignola" w:date="2017-07-10T16:58:00Z">
              <w:r>
                <w:rPr>
                  <w:rFonts w:ascii="Calibri" w:eastAsia="Calibri" w:hAnsi="Calibri" w:cs="Calibri"/>
                  <w:lang w:val="it-IT"/>
                </w:rPr>
                <w:t>Finland</w:t>
              </w:r>
            </w:ins>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6314A962" w14:textId="77777777" w:rsidR="00BF17B0" w:rsidRDefault="00BF17B0" w:rsidP="00BF17B0">
            <w:pPr>
              <w:jc w:val="right"/>
              <w:rPr>
                <w:ins w:id="1817" w:author="Laura Viignola" w:date="2017-07-10T16:58:00Z"/>
                <w:lang w:val="it-IT"/>
              </w:rPr>
            </w:pPr>
            <w:ins w:id="1818" w:author="Laura Viignola" w:date="2017-07-10T16:58:00Z">
              <w:r>
                <w:rPr>
                  <w:rFonts w:ascii="Calibri" w:eastAsia="Calibri" w:hAnsi="Calibri" w:cs="Calibri"/>
                  <w:lang w:val="it-IT"/>
                </w:rPr>
                <w:t>0.4</w:t>
              </w:r>
            </w:ins>
          </w:p>
        </w:tc>
      </w:tr>
      <w:tr w:rsidR="00BF17B0" w14:paraId="56D3FB48" w14:textId="77777777" w:rsidTr="00BF17B0">
        <w:trPr>
          <w:trHeight w:val="259"/>
          <w:ins w:id="1819" w:author="Laura Viignola" w:date="2017-07-10T16:58:00Z"/>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30CDB00E" w14:textId="77777777" w:rsidR="00BF17B0" w:rsidRDefault="00BF17B0" w:rsidP="00BF17B0">
            <w:pPr>
              <w:rPr>
                <w:ins w:id="1820" w:author="Laura Viignola" w:date="2017-07-10T16:58:00Z"/>
                <w:lang w:val="it-IT"/>
              </w:rPr>
            </w:pPr>
            <w:ins w:id="1821" w:author="Laura Viignola" w:date="2017-07-10T16:58:00Z">
              <w:r>
                <w:rPr>
                  <w:rFonts w:ascii="Calibri" w:eastAsia="Calibri" w:hAnsi="Calibri" w:cs="Calibri"/>
                  <w:lang w:val="it-IT"/>
                </w:rPr>
                <w:t>2012</w:t>
              </w:r>
            </w:ins>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5DE7DDE7" w14:textId="77777777" w:rsidR="00BF17B0" w:rsidRDefault="00BF17B0" w:rsidP="00BF17B0">
            <w:pPr>
              <w:rPr>
                <w:ins w:id="1822" w:author="Laura Viignola" w:date="2017-07-10T16:58:00Z"/>
                <w:lang w:val="it-IT"/>
              </w:rPr>
            </w:pPr>
            <w:ins w:id="1823" w:author="Laura Viignola" w:date="2017-07-10T16:58:00Z">
              <w:r>
                <w:rPr>
                  <w:rFonts w:ascii="Calibri" w:eastAsia="Calibri" w:hAnsi="Calibri" w:cs="Calibri"/>
                  <w:lang w:val="it-IT"/>
                </w:rPr>
                <w:t>France</w:t>
              </w:r>
            </w:ins>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2338D870" w14:textId="77777777" w:rsidR="00BF17B0" w:rsidRDefault="00BF17B0" w:rsidP="00BF17B0">
            <w:pPr>
              <w:jc w:val="right"/>
              <w:rPr>
                <w:ins w:id="1824" w:author="Laura Viignola" w:date="2017-07-10T16:58:00Z"/>
                <w:lang w:val="it-IT"/>
              </w:rPr>
            </w:pPr>
            <w:ins w:id="1825" w:author="Laura Viignola" w:date="2017-07-10T16:58:00Z">
              <w:r>
                <w:rPr>
                  <w:rFonts w:ascii="Calibri" w:eastAsia="Calibri" w:hAnsi="Calibri" w:cs="Calibri"/>
                  <w:lang w:val="it-IT"/>
                </w:rPr>
                <w:t>0.5</w:t>
              </w:r>
            </w:ins>
          </w:p>
        </w:tc>
      </w:tr>
    </w:tbl>
    <w:p w14:paraId="1D5BD4A5" w14:textId="77777777" w:rsidR="00BF17B0" w:rsidRPr="001A403F" w:rsidRDefault="00BF17B0" w:rsidP="00BF17B0">
      <w:pPr>
        <w:rPr>
          <w:ins w:id="1826" w:author="Laura Viignola" w:date="2017-07-10T16:58:00Z"/>
          <w:rFonts w:ascii="Cambria" w:hAnsi="Cambria"/>
        </w:rPr>
      </w:pPr>
    </w:p>
    <w:p w14:paraId="66F98F76" w14:textId="77777777" w:rsidR="00BF17B0" w:rsidRDefault="00BF17B0" w:rsidP="00BF17B0">
      <w:pPr>
        <w:rPr>
          <w:ins w:id="1827" w:author="Laura Viignola" w:date="2017-07-10T16:58:00Z"/>
          <w:rFonts w:ascii="Cambria" w:hAnsi="Cambria"/>
        </w:rPr>
      </w:pPr>
    </w:p>
    <w:p w14:paraId="0F0193B0" w14:textId="77777777" w:rsidR="00BF17B0" w:rsidRDefault="00BF17B0" w:rsidP="00BF17B0">
      <w:pPr>
        <w:rPr>
          <w:ins w:id="1828" w:author="Laura Viignola" w:date="2017-07-10T16:58:00Z"/>
          <w:rFonts w:ascii="Cambria" w:hAnsi="Cambria"/>
        </w:rPr>
      </w:pPr>
    </w:p>
    <w:p w14:paraId="4A8B770B" w14:textId="77777777" w:rsidR="00BF17B0" w:rsidRDefault="00BF17B0" w:rsidP="00BF17B0">
      <w:pPr>
        <w:rPr>
          <w:ins w:id="1829" w:author="Laura Viignola" w:date="2017-07-10T16:58:00Z"/>
          <w:rFonts w:ascii="Cambria" w:hAnsi="Cambria"/>
        </w:rPr>
      </w:pPr>
      <w:ins w:id="1830" w:author="Laura Viignola" w:date="2017-07-10T16:58:00Z">
        <w:r w:rsidRPr="00CA0059">
          <w:rPr>
            <w:rFonts w:ascii="Cambria" w:hAnsi="Cambria"/>
            <w:i/>
          </w:rPr>
          <w:t>Example 1:</w:t>
        </w:r>
        <w:r>
          <w:rPr>
            <w:rFonts w:ascii="Cambria" w:hAnsi="Cambria"/>
          </w:rPr>
          <w:tab/>
        </w:r>
        <w:r>
          <w:rPr>
            <w:rFonts w:ascii="Cambria" w:hAnsi="Cambria"/>
          </w:rPr>
          <w:tab/>
        </w:r>
      </w:ins>
    </w:p>
    <w:p w14:paraId="6362ABFF" w14:textId="77777777" w:rsidR="00BF17B0" w:rsidRDefault="00BF17B0" w:rsidP="00BF17B0">
      <w:pPr>
        <w:ind w:left="720"/>
        <w:rPr>
          <w:ins w:id="1831" w:author="Laura Viignola" w:date="2017-07-10T16:58:00Z"/>
          <w:rFonts w:ascii="Cambria" w:eastAsia="Calibri" w:hAnsi="Cambria" w:cs="Calibri"/>
          <w:lang w:val="pt-PT"/>
        </w:rPr>
      </w:pPr>
      <w:ins w:id="1832" w:author="Laura Viignola" w:date="2017-07-10T16:58:00Z">
        <w:r w:rsidRPr="00842F89">
          <w:rPr>
            <w:rFonts w:ascii="Arial" w:eastAsia="Calibri" w:hAnsi="Arial" w:cs="Arial"/>
            <w:color w:val="1F497D" w:themeColor="text2"/>
          </w:rPr>
          <w:t>DS</w:t>
        </w:r>
        <w:r w:rsidRPr="00842F89">
          <w:rPr>
            <w:rFonts w:ascii="Arial" w:eastAsia="Calibri" w:hAnsi="Arial" w:cs="Arial"/>
            <w:color w:val="1F497D" w:themeColor="text2"/>
            <w:lang w:val="pt-PT"/>
          </w:rPr>
          <w:t xml:space="preserve">_r  </w:t>
        </w:r>
        <w:r w:rsidRPr="00842F89">
          <w:rPr>
            <w:rFonts w:ascii="Arial" w:eastAsia="Calibri" w:hAnsi="Arial" w:cs="Arial"/>
            <w:b/>
            <w:color w:val="auto"/>
            <w:lang w:val="pt-PT"/>
          </w:rPr>
          <w:t>:=</w:t>
        </w:r>
        <w:r w:rsidRPr="00842F89">
          <w:rPr>
            <w:rFonts w:ascii="Arial" w:eastAsia="Calibri" w:hAnsi="Arial" w:cs="Arial"/>
            <w:lang w:val="pt-PT"/>
          </w:rPr>
          <w:t xml:space="preserve"> </w:t>
        </w:r>
        <w:r w:rsidRPr="00995EFD">
          <w:rPr>
            <w:rFonts w:ascii="Arial" w:eastAsia="Calibri" w:hAnsi="Arial" w:cs="Arial"/>
            <w:color w:val="1F497D" w:themeColor="text2"/>
            <w:lang w:val="pt-PT"/>
          </w:rPr>
          <w:t xml:space="preserve">total_population[rename POPULATION </w:t>
        </w:r>
        <w:r>
          <w:rPr>
            <w:rFonts w:ascii="Arial" w:eastAsia="Calibri" w:hAnsi="Arial" w:cs="Arial"/>
            <w:color w:val="1F497D" w:themeColor="text2"/>
            <w:lang w:val="pt-PT"/>
          </w:rPr>
          <w:t>to PERCENTAGE]</w:t>
        </w:r>
        <w:r w:rsidRPr="00995EFD">
          <w:rPr>
            <w:rFonts w:ascii="Arial" w:eastAsia="Calibri" w:hAnsi="Arial" w:cs="Arial"/>
            <w:color w:val="1F497D" w:themeColor="text2"/>
            <w:lang w:val="pt-PT"/>
          </w:rPr>
          <w:t xml:space="preserve">#PERCENTAGE * </w:t>
        </w:r>
        <w:r>
          <w:rPr>
            <w:rFonts w:ascii="Arial" w:eastAsia="Calibri" w:hAnsi="Arial" w:cs="Arial"/>
            <w:color w:val="1F497D" w:themeColor="text2"/>
            <w:lang w:val="pt-PT"/>
          </w:rPr>
          <w:t>Overcrowding_rate_urbanization</w:t>
        </w:r>
        <w:r w:rsidRPr="00995EFD">
          <w:rPr>
            <w:rFonts w:ascii="Arial" w:eastAsia="Calibri" w:hAnsi="Arial" w:cs="Arial"/>
            <w:color w:val="1F497D" w:themeColor="text2"/>
            <w:lang w:val="pt-PT"/>
          </w:rPr>
          <w:t>#PERCENTAGE</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5B6D4F05" w14:textId="77777777" w:rsidR="00BF17B0" w:rsidRPr="009F55B5" w:rsidRDefault="00BF17B0" w:rsidP="00BF17B0">
      <w:pPr>
        <w:rPr>
          <w:ins w:id="1833" w:author="Laura Viignola" w:date="2017-07-10T16:58:00Z"/>
          <w:rFonts w:ascii="Cambria" w:eastAsia="Calibri" w:hAnsi="Cambria" w:cs="Calibri"/>
          <w:lang w:val="pt-PT"/>
        </w:rPr>
      </w:pPr>
    </w:p>
    <w:tbl>
      <w:tblPr>
        <w:tblW w:w="6607"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541"/>
        <w:gridCol w:w="1541"/>
        <w:gridCol w:w="1541"/>
        <w:gridCol w:w="1984"/>
      </w:tblGrid>
      <w:tr w:rsidR="00BF17B0" w14:paraId="626E09A1" w14:textId="77777777" w:rsidTr="00BF17B0">
        <w:trPr>
          <w:trHeight w:val="259"/>
          <w:ins w:id="1834" w:author="Laura Viignola" w:date="2017-07-10T16:58:00Z"/>
        </w:trPr>
        <w:tc>
          <w:tcPr>
            <w:tcW w:w="6607"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0B7D568D" w14:textId="77777777" w:rsidR="00BF17B0" w:rsidRPr="00995EFD" w:rsidRDefault="00BF17B0" w:rsidP="00BF17B0">
            <w:pPr>
              <w:rPr>
                <w:ins w:id="1835" w:author="Laura Viignola" w:date="2017-07-10T16:58:00Z"/>
                <w:rFonts w:ascii="Arial" w:hAnsi="Arial" w:cs="Arial"/>
                <w:lang w:val="it-IT"/>
              </w:rPr>
            </w:pPr>
            <w:ins w:id="1836" w:author="Laura Viignola" w:date="2017-07-10T16:58:00Z">
              <w:r w:rsidRPr="00995EFD">
                <w:rPr>
                  <w:rFonts w:ascii="Arial" w:eastAsia="Calibri" w:hAnsi="Arial" w:cs="Arial"/>
                  <w:lang w:val="it-IT"/>
                </w:rPr>
                <w:t>DS</w:t>
              </w:r>
              <w:r>
                <w:rPr>
                  <w:rFonts w:ascii="Arial" w:eastAsia="Calibri" w:hAnsi="Arial" w:cs="Arial"/>
                  <w:lang w:val="it-IT"/>
                </w:rPr>
                <w:t>_</w:t>
              </w:r>
              <w:r w:rsidRPr="00995EFD">
                <w:rPr>
                  <w:rFonts w:ascii="Arial" w:eastAsia="Calibri" w:hAnsi="Arial" w:cs="Arial"/>
                  <w:lang w:val="it-IT"/>
                </w:rPr>
                <w:t>r</w:t>
              </w:r>
            </w:ins>
          </w:p>
        </w:tc>
      </w:tr>
      <w:tr w:rsidR="00BF17B0" w14:paraId="43531931" w14:textId="77777777" w:rsidTr="00BF17B0">
        <w:trPr>
          <w:trHeight w:val="259"/>
          <w:ins w:id="1837" w:author="Laura Viignola" w:date="2017-07-10T16:58:00Z"/>
        </w:trPr>
        <w:tc>
          <w:tcPr>
            <w:tcW w:w="154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hideMark/>
          </w:tcPr>
          <w:p w14:paraId="32745E59" w14:textId="77777777" w:rsidR="00BF17B0" w:rsidRPr="005549E1" w:rsidRDefault="00BF17B0" w:rsidP="00BF17B0">
            <w:pPr>
              <w:rPr>
                <w:ins w:id="1838" w:author="Laura Viignola" w:date="2017-07-10T16:58:00Z"/>
                <w:rFonts w:ascii="Arial" w:hAnsi="Arial" w:cs="Arial"/>
                <w:lang w:val="it-IT"/>
              </w:rPr>
            </w:pPr>
            <w:ins w:id="1839" w:author="Laura Viignola" w:date="2017-07-10T16:58:00Z">
              <w:r w:rsidRPr="005549E1">
                <w:rPr>
                  <w:rFonts w:ascii="Arial" w:eastAsia="Calibri" w:hAnsi="Arial" w:cs="Arial"/>
                  <w:lang w:val="it-IT"/>
                </w:rPr>
                <w:t>TIME</w:t>
              </w:r>
            </w:ins>
          </w:p>
        </w:tc>
        <w:tc>
          <w:tcPr>
            <w:tcW w:w="154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hideMark/>
          </w:tcPr>
          <w:p w14:paraId="355455A6" w14:textId="77777777" w:rsidR="00BF17B0" w:rsidRPr="005549E1" w:rsidRDefault="00BF17B0" w:rsidP="00BF17B0">
            <w:pPr>
              <w:rPr>
                <w:ins w:id="1840" w:author="Laura Viignola" w:date="2017-07-10T16:58:00Z"/>
                <w:rFonts w:ascii="Arial" w:hAnsi="Arial" w:cs="Arial"/>
                <w:lang w:val="it-IT"/>
              </w:rPr>
            </w:pPr>
            <w:ins w:id="1841" w:author="Laura Viignola" w:date="2017-07-10T16:58:00Z">
              <w:r w:rsidRPr="005549E1">
                <w:rPr>
                  <w:rFonts w:ascii="Arial" w:eastAsia="Calibri" w:hAnsi="Arial" w:cs="Arial"/>
                  <w:lang w:val="it-IT"/>
                </w:rPr>
                <w:t>GEO</w:t>
              </w:r>
            </w:ins>
          </w:p>
        </w:tc>
        <w:tc>
          <w:tcPr>
            <w:tcW w:w="154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hideMark/>
          </w:tcPr>
          <w:p w14:paraId="7F66888F" w14:textId="77777777" w:rsidR="00BF17B0" w:rsidRPr="005549E1" w:rsidRDefault="00BF17B0" w:rsidP="00BF17B0">
            <w:pPr>
              <w:rPr>
                <w:ins w:id="1842" w:author="Laura Viignola" w:date="2017-07-10T16:58:00Z"/>
                <w:rFonts w:ascii="Arial" w:hAnsi="Arial" w:cs="Arial"/>
                <w:lang w:val="it-IT"/>
              </w:rPr>
            </w:pPr>
            <w:ins w:id="1843" w:author="Laura Viignola" w:date="2017-07-10T16:58:00Z">
              <w:r w:rsidRPr="005549E1">
                <w:rPr>
                  <w:rFonts w:ascii="Arial" w:eastAsia="Calibri" w:hAnsi="Arial" w:cs="Arial"/>
                  <w:lang w:val="it-IT"/>
                </w:rPr>
                <w:t>AGE</w:t>
              </w:r>
            </w:ins>
          </w:p>
        </w:tc>
        <w:tc>
          <w:tcPr>
            <w:tcW w:w="1984"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hideMark/>
          </w:tcPr>
          <w:p w14:paraId="1B91CC30" w14:textId="77777777" w:rsidR="00BF17B0" w:rsidRPr="005549E1" w:rsidRDefault="00BF17B0" w:rsidP="00BF17B0">
            <w:pPr>
              <w:rPr>
                <w:ins w:id="1844" w:author="Laura Viignola" w:date="2017-07-10T16:58:00Z"/>
                <w:rFonts w:ascii="Arial" w:hAnsi="Arial" w:cs="Arial"/>
                <w:lang w:val="it-IT"/>
              </w:rPr>
            </w:pPr>
            <w:ins w:id="1845" w:author="Laura Viignola" w:date="2017-07-10T16:58:00Z">
              <w:r w:rsidRPr="005549E1">
                <w:rPr>
                  <w:rFonts w:ascii="Arial" w:eastAsia="Calibri" w:hAnsi="Arial" w:cs="Arial"/>
                  <w:lang w:val="it-IT"/>
                </w:rPr>
                <w:t>PERCENTAGE</w:t>
              </w:r>
            </w:ins>
          </w:p>
        </w:tc>
      </w:tr>
      <w:tr w:rsidR="00BF17B0" w14:paraId="50585353" w14:textId="77777777" w:rsidTr="00BF17B0">
        <w:trPr>
          <w:trHeight w:val="259"/>
          <w:ins w:id="1846" w:author="Laura Viignola" w:date="2017-07-10T16:58:00Z"/>
        </w:trPr>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65FA38C7" w14:textId="77777777" w:rsidR="00BF17B0" w:rsidRDefault="00BF17B0" w:rsidP="00BF17B0">
            <w:pPr>
              <w:rPr>
                <w:ins w:id="1847" w:author="Laura Viignola" w:date="2017-07-10T16:58:00Z"/>
                <w:lang w:val="it-IT"/>
              </w:rPr>
            </w:pPr>
            <w:ins w:id="1848" w:author="Laura Viignola" w:date="2017-07-10T16:58:00Z">
              <w:r>
                <w:rPr>
                  <w:rFonts w:ascii="Calibri" w:eastAsia="Calibri" w:hAnsi="Calibri" w:cs="Calibri"/>
                  <w:lang w:val="it-IT"/>
                </w:rPr>
                <w:t>2012</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B610B2D" w14:textId="77777777" w:rsidR="00BF17B0" w:rsidRDefault="00BF17B0" w:rsidP="00BF17B0">
            <w:pPr>
              <w:rPr>
                <w:ins w:id="1849" w:author="Laura Viignola" w:date="2017-07-10T16:58:00Z"/>
                <w:lang w:val="it-IT"/>
              </w:rPr>
            </w:pPr>
            <w:ins w:id="1850" w:author="Laura Viignola" w:date="2017-07-10T16:58:00Z">
              <w:r>
                <w:rPr>
                  <w:rFonts w:ascii="Calibri" w:eastAsia="Calibri" w:hAnsi="Calibri" w:cs="Calibri"/>
                  <w:lang w:val="it-IT"/>
                </w:rPr>
                <w:t>Belgium</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64F691DD" w14:textId="77777777" w:rsidR="00BF17B0" w:rsidRDefault="00BF17B0" w:rsidP="00BF17B0">
            <w:pPr>
              <w:rPr>
                <w:ins w:id="1851" w:author="Laura Viignola" w:date="2017-07-10T16:58:00Z"/>
                <w:lang w:val="it-IT"/>
              </w:rPr>
            </w:pPr>
            <w:ins w:id="1852" w:author="Laura Viignola" w:date="2017-07-10T16:58:00Z">
              <w:r>
                <w:rPr>
                  <w:rFonts w:ascii="Calibri" w:eastAsia="Calibri" w:hAnsi="Calibri" w:cs="Calibri"/>
                  <w:lang w:val="it-IT"/>
                </w:rPr>
                <w:t>Total</w:t>
              </w:r>
            </w:ins>
          </w:p>
        </w:tc>
        <w:tc>
          <w:tcPr>
            <w:tcW w:w="198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6246C74A" w14:textId="77777777" w:rsidR="00BF17B0" w:rsidRDefault="00BF17B0" w:rsidP="00BF17B0">
            <w:pPr>
              <w:jc w:val="right"/>
              <w:rPr>
                <w:ins w:id="1853" w:author="Laura Viignola" w:date="2017-07-10T16:58:00Z"/>
                <w:lang w:val="it-IT"/>
              </w:rPr>
            </w:pPr>
            <w:ins w:id="1854" w:author="Laura Viignola" w:date="2017-07-10T16:58:00Z">
              <w:r>
                <w:rPr>
                  <w:rFonts w:ascii="Calibri" w:eastAsia="Calibri" w:hAnsi="Calibri" w:cs="Calibri"/>
                  <w:lang w:val="it-IT"/>
                </w:rPr>
                <w:t>1</w:t>
              </w:r>
            </w:ins>
          </w:p>
        </w:tc>
      </w:tr>
      <w:tr w:rsidR="00BF17B0" w14:paraId="317C4EAD" w14:textId="77777777" w:rsidTr="00BF17B0">
        <w:trPr>
          <w:trHeight w:val="144"/>
          <w:ins w:id="1855" w:author="Laura Viignola" w:date="2017-07-10T16:58:00Z"/>
        </w:trPr>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67817124" w14:textId="77777777" w:rsidR="00BF17B0" w:rsidRDefault="00BF17B0" w:rsidP="00BF17B0">
            <w:pPr>
              <w:rPr>
                <w:ins w:id="1856" w:author="Laura Viignola" w:date="2017-07-10T16:58:00Z"/>
                <w:lang w:val="it-IT"/>
              </w:rPr>
            </w:pPr>
            <w:ins w:id="1857" w:author="Laura Viignola" w:date="2017-07-10T16:58:00Z">
              <w:r>
                <w:rPr>
                  <w:rFonts w:ascii="Calibri" w:eastAsia="Calibri" w:hAnsi="Calibri" w:cs="Calibri"/>
                  <w:lang w:val="it-IT"/>
                </w:rPr>
                <w:t>2012</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6BDE51AF" w14:textId="77777777" w:rsidR="00BF17B0" w:rsidRDefault="00BF17B0" w:rsidP="00BF17B0">
            <w:pPr>
              <w:rPr>
                <w:ins w:id="1858" w:author="Laura Viignola" w:date="2017-07-10T16:58:00Z"/>
                <w:lang w:val="it-IT"/>
              </w:rPr>
            </w:pPr>
            <w:ins w:id="1859" w:author="Laura Viignola" w:date="2017-07-10T16:58:00Z">
              <w:r>
                <w:rPr>
                  <w:rFonts w:ascii="Calibri" w:eastAsia="Calibri" w:hAnsi="Calibri" w:cs="Calibri"/>
                  <w:lang w:val="it-IT"/>
                </w:rPr>
                <w:t>Greece</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AF09E16" w14:textId="77777777" w:rsidR="00BF17B0" w:rsidRDefault="00BF17B0" w:rsidP="00BF17B0">
            <w:pPr>
              <w:rPr>
                <w:ins w:id="1860" w:author="Laura Viignola" w:date="2017-07-10T16:58:00Z"/>
                <w:lang w:val="it-IT"/>
              </w:rPr>
            </w:pPr>
            <w:ins w:id="1861" w:author="Laura Viignola" w:date="2017-07-10T16:58:00Z">
              <w:r>
                <w:rPr>
                  <w:rFonts w:ascii="Calibri" w:eastAsia="Calibri" w:hAnsi="Calibri" w:cs="Calibri"/>
                  <w:lang w:val="it-IT"/>
                </w:rPr>
                <w:t>Total</w:t>
              </w:r>
            </w:ins>
          </w:p>
        </w:tc>
        <w:tc>
          <w:tcPr>
            <w:tcW w:w="198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BED810C" w14:textId="77777777" w:rsidR="00BF17B0" w:rsidRDefault="00BF17B0" w:rsidP="00BF17B0">
            <w:pPr>
              <w:jc w:val="right"/>
              <w:rPr>
                <w:ins w:id="1862" w:author="Laura Viignola" w:date="2017-07-10T16:58:00Z"/>
                <w:lang w:val="it-IT"/>
              </w:rPr>
            </w:pPr>
            <w:ins w:id="1863" w:author="Laura Viignola" w:date="2017-07-10T16:58:00Z">
              <w:r>
                <w:rPr>
                  <w:rFonts w:ascii="Calibri" w:eastAsia="Calibri" w:hAnsi="Calibri" w:cs="Calibri"/>
                  <w:lang w:val="it-IT"/>
                </w:rPr>
                <w:t>1</w:t>
              </w:r>
            </w:ins>
          </w:p>
        </w:tc>
      </w:tr>
      <w:tr w:rsidR="00BF17B0" w14:paraId="7D9FA9CD" w14:textId="77777777" w:rsidTr="00BF17B0">
        <w:trPr>
          <w:trHeight w:val="259"/>
          <w:ins w:id="1864" w:author="Laura Viignola" w:date="2017-07-10T16:58:00Z"/>
        </w:trPr>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8E307DC" w14:textId="77777777" w:rsidR="00BF17B0" w:rsidRDefault="00BF17B0" w:rsidP="00BF17B0">
            <w:pPr>
              <w:rPr>
                <w:ins w:id="1865" w:author="Laura Viignola" w:date="2017-07-10T16:58:00Z"/>
                <w:lang w:val="it-IT"/>
              </w:rPr>
            </w:pPr>
            <w:ins w:id="1866" w:author="Laura Viignola" w:date="2017-07-10T16:58:00Z">
              <w:r>
                <w:rPr>
                  <w:rFonts w:ascii="Calibri" w:eastAsia="Calibri" w:hAnsi="Calibri" w:cs="Calibri"/>
                  <w:lang w:val="it-IT"/>
                </w:rPr>
                <w:t>2012</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8B14191" w14:textId="77777777" w:rsidR="00BF17B0" w:rsidRDefault="00BF17B0" w:rsidP="00BF17B0">
            <w:pPr>
              <w:rPr>
                <w:ins w:id="1867" w:author="Laura Viignola" w:date="2017-07-10T16:58:00Z"/>
                <w:lang w:val="it-IT"/>
              </w:rPr>
            </w:pPr>
            <w:ins w:id="1868" w:author="Laura Viignola" w:date="2017-07-10T16:58:00Z">
              <w:r>
                <w:rPr>
                  <w:rFonts w:ascii="Calibri" w:eastAsia="Calibri" w:hAnsi="Calibri" w:cs="Calibri"/>
                  <w:lang w:val="it-IT"/>
                </w:rPr>
                <w:t>Spain</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132D0576" w14:textId="77777777" w:rsidR="00BF17B0" w:rsidRDefault="00BF17B0" w:rsidP="00BF17B0">
            <w:pPr>
              <w:rPr>
                <w:ins w:id="1869" w:author="Laura Viignola" w:date="2017-07-10T16:58:00Z"/>
                <w:lang w:val="it-IT"/>
              </w:rPr>
            </w:pPr>
            <w:ins w:id="1870" w:author="Laura Viignola" w:date="2017-07-10T16:58:00Z">
              <w:r>
                <w:rPr>
                  <w:rFonts w:ascii="Calibri" w:eastAsia="Calibri" w:hAnsi="Calibri" w:cs="Calibri"/>
                  <w:lang w:val="it-IT"/>
                </w:rPr>
                <w:t>Total</w:t>
              </w:r>
            </w:ins>
          </w:p>
        </w:tc>
        <w:tc>
          <w:tcPr>
            <w:tcW w:w="198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13732AB" w14:textId="77777777" w:rsidR="00BF17B0" w:rsidRDefault="00BF17B0" w:rsidP="00BF17B0">
            <w:pPr>
              <w:jc w:val="right"/>
              <w:rPr>
                <w:ins w:id="1871" w:author="Laura Viignola" w:date="2017-07-10T16:58:00Z"/>
                <w:lang w:val="it-IT"/>
              </w:rPr>
            </w:pPr>
            <w:ins w:id="1872" w:author="Laura Viignola" w:date="2017-07-10T16:58:00Z">
              <w:r>
                <w:rPr>
                  <w:rFonts w:ascii="Calibri" w:eastAsia="Calibri" w:hAnsi="Calibri" w:cs="Calibri"/>
                  <w:lang w:val="it-IT"/>
                </w:rPr>
                <w:t>4</w:t>
              </w:r>
            </w:ins>
          </w:p>
        </w:tc>
      </w:tr>
      <w:tr w:rsidR="00BF17B0" w14:paraId="4B323457" w14:textId="77777777" w:rsidTr="00BF17B0">
        <w:trPr>
          <w:trHeight w:val="259"/>
          <w:ins w:id="1873" w:author="Laura Viignola" w:date="2017-07-10T16:58:00Z"/>
        </w:trPr>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1421BF3" w14:textId="77777777" w:rsidR="00BF17B0" w:rsidRDefault="00BF17B0" w:rsidP="00BF17B0">
            <w:pPr>
              <w:rPr>
                <w:ins w:id="1874" w:author="Laura Viignola" w:date="2017-07-10T16:58:00Z"/>
                <w:lang w:val="it-IT"/>
              </w:rPr>
            </w:pPr>
            <w:ins w:id="1875" w:author="Laura Viignola" w:date="2017-07-10T16:58:00Z">
              <w:r>
                <w:rPr>
                  <w:rFonts w:ascii="Calibri" w:eastAsia="Calibri" w:hAnsi="Calibri" w:cs="Calibri"/>
                  <w:lang w:val="it-IT"/>
                </w:rPr>
                <w:t>2012</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10372A7F" w14:textId="77777777" w:rsidR="00BF17B0" w:rsidRDefault="00BF17B0" w:rsidP="00BF17B0">
            <w:pPr>
              <w:rPr>
                <w:ins w:id="1876" w:author="Laura Viignola" w:date="2017-07-10T16:58:00Z"/>
                <w:lang w:val="it-IT"/>
              </w:rPr>
            </w:pPr>
            <w:ins w:id="1877" w:author="Laura Viignola" w:date="2017-07-10T16:58:00Z">
              <w:r>
                <w:rPr>
                  <w:rFonts w:ascii="Calibri" w:eastAsia="Calibri" w:hAnsi="Calibri" w:cs="Calibri"/>
                  <w:lang w:val="it-IT"/>
                </w:rPr>
                <w:t>Greece</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2F660F4C" w14:textId="77777777" w:rsidR="00BF17B0" w:rsidRDefault="00BF17B0" w:rsidP="00BF17B0">
            <w:pPr>
              <w:rPr>
                <w:ins w:id="1878" w:author="Laura Viignola" w:date="2017-07-10T16:58:00Z"/>
                <w:lang w:val="it-IT"/>
              </w:rPr>
            </w:pPr>
            <w:ins w:id="1879" w:author="Laura Viignola" w:date="2017-07-10T16:58:00Z">
              <w:r>
                <w:rPr>
                  <w:rFonts w:ascii="Calibri" w:eastAsia="Calibri" w:hAnsi="Calibri" w:cs="Calibri"/>
                  <w:lang w:val="it-IT"/>
                </w:rPr>
                <w:t>Y15-24</w:t>
              </w:r>
            </w:ins>
          </w:p>
        </w:tc>
        <w:tc>
          <w:tcPr>
            <w:tcW w:w="198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965A32F" w14:textId="77777777" w:rsidR="00BF17B0" w:rsidRDefault="00BF17B0" w:rsidP="00BF17B0">
            <w:pPr>
              <w:jc w:val="right"/>
              <w:rPr>
                <w:ins w:id="1880" w:author="Laura Viignola" w:date="2017-07-10T16:58:00Z"/>
                <w:lang w:val="it-IT"/>
              </w:rPr>
            </w:pPr>
            <w:ins w:id="1881" w:author="Laura Viignola" w:date="2017-07-10T16:58:00Z">
              <w:r>
                <w:rPr>
                  <w:rFonts w:ascii="Calibri" w:eastAsia="Calibri" w:hAnsi="Calibri" w:cs="Calibri"/>
                  <w:lang w:val="it-IT"/>
                </w:rPr>
                <w:t>0.5</w:t>
              </w:r>
            </w:ins>
          </w:p>
        </w:tc>
      </w:tr>
    </w:tbl>
    <w:p w14:paraId="600EC798" w14:textId="77777777" w:rsidR="00BF17B0" w:rsidRDefault="00BF17B0" w:rsidP="00BF17B0">
      <w:pPr>
        <w:rPr>
          <w:ins w:id="1882" w:author="Laura Viignola" w:date="2017-07-10T16:58:00Z"/>
          <w:rFonts w:ascii="Cambria" w:eastAsia="Calibri" w:hAnsi="Cambria" w:cs="Calibri"/>
        </w:rPr>
      </w:pPr>
    </w:p>
    <w:p w14:paraId="320BF1D4" w14:textId="77777777" w:rsidR="00BF17B0" w:rsidRPr="00A70980" w:rsidRDefault="00BF17B0" w:rsidP="00BF17B0">
      <w:pPr>
        <w:rPr>
          <w:ins w:id="1883" w:author="Laura Viignola" w:date="2017-07-10T16:58:00Z"/>
          <w:rFonts w:ascii="Cambria" w:eastAsia="Calibri" w:hAnsi="Cambria" w:cs="Calibri"/>
          <w:color w:val="5B9BD5"/>
        </w:rPr>
      </w:pPr>
    </w:p>
    <w:p w14:paraId="0F49232B" w14:textId="77777777" w:rsidR="00BF17B0" w:rsidRPr="000E3547" w:rsidRDefault="00BF17B0" w:rsidP="00BF17B0">
      <w:pPr>
        <w:pStyle w:val="Stile3"/>
        <w:rPr>
          <w:ins w:id="1884" w:author="Laura Viignola" w:date="2017-07-10T16:58:00Z"/>
          <w:lang w:val="it-IT"/>
        </w:rPr>
      </w:pPr>
      <w:ins w:id="1885" w:author="Laura Viignola" w:date="2017-07-10T16:58:00Z">
        <w:r>
          <w:t>Division /</w:t>
        </w:r>
      </w:ins>
    </w:p>
    <w:p w14:paraId="03D6D13C" w14:textId="77777777" w:rsidR="00BF17B0" w:rsidRDefault="00BF17B0" w:rsidP="00BF17B0">
      <w:pPr>
        <w:rPr>
          <w:ins w:id="1886" w:author="Laura Viignola" w:date="2017-07-10T16:58:00Z"/>
          <w:rFonts w:ascii="Cambria" w:eastAsia="Calibri" w:hAnsi="Cambria" w:cs="Calibri"/>
          <w:i/>
          <w:color w:val="5B9BD5"/>
        </w:rPr>
      </w:pPr>
      <w:ins w:id="1887"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ins>
    </w:p>
    <w:p w14:paraId="6325AF81" w14:textId="77777777" w:rsidR="00BF17B0" w:rsidRPr="0075768B" w:rsidRDefault="00BF17B0" w:rsidP="00BF17B0">
      <w:pPr>
        <w:ind w:left="1416"/>
        <w:rPr>
          <w:ins w:id="1888" w:author="Laura Viignola" w:date="2017-07-10T16:58:00Z"/>
          <w:rFonts w:ascii="Arial" w:eastAsia="Calibri" w:hAnsi="Arial" w:cs="Arial"/>
          <w:b/>
        </w:rPr>
      </w:pPr>
      <w:ins w:id="1889" w:author="Laura Viignola" w:date="2017-07-10T16:58:00Z">
        <w:r>
          <w:rPr>
            <w:rFonts w:ascii="Arial" w:eastAsia="Calibri" w:hAnsi="Arial" w:cs="Arial"/>
            <w:color w:val="auto"/>
          </w:rPr>
          <w:t xml:space="preserve">op1 / </w:t>
        </w:r>
        <w:r w:rsidRPr="004F0645">
          <w:rPr>
            <w:rFonts w:ascii="Arial" w:eastAsia="Calibri" w:hAnsi="Arial" w:cs="Arial"/>
            <w:color w:val="auto"/>
          </w:rPr>
          <w:t>op</w:t>
        </w:r>
        <w:r>
          <w:rPr>
            <w:rFonts w:ascii="Arial" w:eastAsia="Calibri" w:hAnsi="Arial" w:cs="Arial"/>
            <w:color w:val="auto"/>
          </w:rPr>
          <w:t>2</w:t>
        </w:r>
      </w:ins>
    </w:p>
    <w:p w14:paraId="37CAD75B" w14:textId="77777777" w:rsidR="00BF17B0" w:rsidRDefault="00BF17B0" w:rsidP="00BF17B0">
      <w:pPr>
        <w:ind w:left="360"/>
        <w:rPr>
          <w:ins w:id="1890" w:author="Laura Viignola" w:date="2017-07-10T16:58:00Z"/>
          <w:rFonts w:ascii="Cambria" w:eastAsia="Calibri" w:hAnsi="Cambria" w:cs="Calibri"/>
          <w:color w:val="5B9BD5"/>
        </w:rPr>
      </w:pPr>
    </w:p>
    <w:p w14:paraId="7BB4A2AF" w14:textId="77777777" w:rsidR="00BF17B0" w:rsidRPr="005961DD" w:rsidRDefault="00BF17B0" w:rsidP="00BF17B0">
      <w:pPr>
        <w:rPr>
          <w:ins w:id="1891" w:author="Laura Viignola" w:date="2017-07-10T16:58:00Z"/>
          <w:rFonts w:ascii="Cambria" w:eastAsia="Calibri" w:hAnsi="Cambria" w:cs="Calibri"/>
          <w:i/>
          <w:color w:val="5B9BD5"/>
        </w:rPr>
      </w:pPr>
      <w:ins w:id="1892"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5BD2119A" w14:textId="77777777" w:rsidR="00BF17B0" w:rsidRDefault="00BF17B0" w:rsidP="00BF17B0">
      <w:pPr>
        <w:rPr>
          <w:ins w:id="1893" w:author="Laura Viignola" w:date="2017-07-10T16:58:00Z"/>
          <w:rFonts w:ascii="Cambria" w:eastAsia="Calibri" w:hAnsi="Cambria" w:cs="Calibri"/>
          <w:color w:val="5B9BD5"/>
        </w:rPr>
      </w:pPr>
      <w:ins w:id="1894" w:author="Laura Viignola" w:date="2017-07-10T16:58:00Z">
        <w:r>
          <w:rPr>
            <w:rFonts w:ascii="Arial" w:eastAsia="Calibri" w:hAnsi="Arial" w:cs="Arial"/>
            <w:color w:val="auto"/>
          </w:rPr>
          <w:t>o</w:t>
        </w:r>
        <w:r w:rsidRPr="0075768B">
          <w:rPr>
            <w:rFonts w:ascii="Arial" w:eastAsia="Calibri" w:hAnsi="Arial" w:cs="Arial"/>
            <w:color w:val="auto"/>
          </w:rPr>
          <w:t>p</w:t>
        </w:r>
        <w:r>
          <w:rPr>
            <w:rFonts w:ascii="Arial" w:eastAsia="Calibri" w:hAnsi="Arial" w:cs="Arial"/>
            <w:color w:val="auto"/>
          </w:rPr>
          <w:t>1</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dividend</w:t>
        </w:r>
      </w:ins>
    </w:p>
    <w:p w14:paraId="24FA2EDE" w14:textId="77777777" w:rsidR="00BF17B0" w:rsidRDefault="00BF17B0" w:rsidP="00BF17B0">
      <w:pPr>
        <w:rPr>
          <w:ins w:id="1895" w:author="Laura Viignola" w:date="2017-07-10T16:58:00Z"/>
          <w:rFonts w:ascii="Cambria" w:eastAsia="Calibri" w:hAnsi="Cambria" w:cs="Calibri"/>
          <w:color w:val="5B9BD5"/>
        </w:rPr>
      </w:pPr>
      <w:ins w:id="1896" w:author="Laura Viignola" w:date="2017-07-10T16:58:00Z">
        <w:r>
          <w:rPr>
            <w:rFonts w:ascii="Arial" w:eastAsia="Calibri" w:hAnsi="Arial" w:cs="Arial"/>
            <w:color w:val="auto"/>
          </w:rPr>
          <w:t>op2</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divisor</w:t>
        </w:r>
      </w:ins>
    </w:p>
    <w:p w14:paraId="2CE4C009" w14:textId="77777777" w:rsidR="00BF17B0" w:rsidRDefault="00BF17B0" w:rsidP="00BF17B0">
      <w:pPr>
        <w:rPr>
          <w:ins w:id="1897" w:author="Laura Viignola" w:date="2017-07-10T16:58:00Z"/>
          <w:rFonts w:ascii="Cambria" w:eastAsia="Calibri" w:hAnsi="Cambria" w:cs="Calibri"/>
          <w:color w:val="5B9BD5"/>
        </w:rPr>
      </w:pPr>
    </w:p>
    <w:p w14:paraId="5EA7D463" w14:textId="77777777" w:rsidR="00BF17B0" w:rsidRDefault="00BF17B0" w:rsidP="00BF17B0">
      <w:pPr>
        <w:rPr>
          <w:ins w:id="1898" w:author="Laura Viignola" w:date="2017-07-10T16:58:00Z"/>
          <w:rFonts w:ascii="Cambria" w:eastAsia="Calibri" w:hAnsi="Cambria" w:cs="Calibri"/>
          <w:i/>
          <w:color w:val="5B9BD5"/>
        </w:rPr>
      </w:pPr>
      <w:ins w:id="1899"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678BBFDD" w14:textId="77777777" w:rsidR="00BF17B0" w:rsidRDefault="00BF17B0" w:rsidP="00BF17B0">
      <w:pPr>
        <w:rPr>
          <w:ins w:id="1900" w:author="Laura Viignola" w:date="2017-07-10T16:58:00Z"/>
          <w:rFonts w:ascii="Arial" w:eastAsia="Calibri" w:hAnsi="Arial" w:cs="Arial"/>
        </w:rPr>
      </w:pPr>
      <w:ins w:id="1901" w:author="Laura Viignola" w:date="2017-07-10T16:58:00Z">
        <w:r>
          <w:rPr>
            <w:rFonts w:ascii="Arial" w:eastAsia="Calibri" w:hAnsi="Arial" w:cs="Arial"/>
          </w:rPr>
          <w:t>DS_1 / DS_2</w:t>
        </w:r>
      </w:ins>
    </w:p>
    <w:p w14:paraId="774C82AF" w14:textId="77777777" w:rsidR="00BF17B0" w:rsidRPr="0075768B" w:rsidRDefault="00BF17B0" w:rsidP="00BF17B0">
      <w:pPr>
        <w:rPr>
          <w:ins w:id="1902" w:author="Laura Viignola" w:date="2017-07-10T16:58:00Z"/>
          <w:rFonts w:ascii="Arial" w:eastAsia="Calibri" w:hAnsi="Arial" w:cs="Arial"/>
        </w:rPr>
      </w:pPr>
      <w:ins w:id="1903" w:author="Laura Viignola" w:date="2017-07-10T16:58:00Z">
        <w:r>
          <w:rPr>
            <w:rFonts w:ascii="Arial" w:eastAsia="Calibri" w:hAnsi="Arial" w:cs="Arial"/>
          </w:rPr>
          <w:t>3 / 5</w:t>
        </w:r>
      </w:ins>
    </w:p>
    <w:p w14:paraId="4D3E6803" w14:textId="77777777" w:rsidR="00BF17B0" w:rsidRPr="00930AA3" w:rsidRDefault="00BF17B0" w:rsidP="00BF17B0">
      <w:pPr>
        <w:rPr>
          <w:ins w:id="1904" w:author="Laura Viignola" w:date="2017-07-10T16:58:00Z"/>
          <w:rFonts w:ascii="Cambria" w:eastAsia="Calibri" w:hAnsi="Cambria" w:cs="Calibri"/>
          <w:color w:val="5B9BD5"/>
        </w:rPr>
      </w:pPr>
    </w:p>
    <w:p w14:paraId="6E291F6B" w14:textId="77777777" w:rsidR="00BF17B0" w:rsidRDefault="00BF17B0" w:rsidP="00BF17B0">
      <w:pPr>
        <w:rPr>
          <w:ins w:id="1905" w:author="Laura Viignola" w:date="2017-07-10T16:58:00Z"/>
          <w:rFonts w:ascii="Cambria" w:eastAsia="Calibri" w:hAnsi="Cambria" w:cs="Calibri"/>
          <w:i/>
          <w:color w:val="5B9BD5"/>
        </w:rPr>
      </w:pPr>
      <w:ins w:id="1906" w:author="Laura Viignola" w:date="2017-07-10T16:58:00Z">
        <w:r>
          <w:rPr>
            <w:rFonts w:ascii="Cambria" w:eastAsia="Calibri" w:hAnsi="Cambria" w:cs="Calibri"/>
            <w:i/>
            <w:color w:val="5B9BD5"/>
          </w:rPr>
          <w:t>Semantic for scalar operations</w:t>
        </w:r>
      </w:ins>
    </w:p>
    <w:p w14:paraId="3AA72E07" w14:textId="77777777" w:rsidR="00BF17B0" w:rsidRDefault="00BF17B0" w:rsidP="00BF17B0">
      <w:pPr>
        <w:jc w:val="both"/>
        <w:rPr>
          <w:ins w:id="1907" w:author="Laura Viignola" w:date="2017-07-10T16:58:00Z"/>
        </w:rPr>
      </w:pPr>
      <w:ins w:id="1908" w:author="Laura Viignola" w:date="2017-07-10T16:58:00Z">
        <w:r>
          <w:t>The operator - divides two numbers.</w:t>
        </w:r>
      </w:ins>
    </w:p>
    <w:p w14:paraId="3A9D9A96" w14:textId="77777777" w:rsidR="00BF17B0" w:rsidRPr="00CF4A4F" w:rsidRDefault="00BF17B0" w:rsidP="00BF17B0">
      <w:pPr>
        <w:jc w:val="both"/>
        <w:rPr>
          <w:ins w:id="1909" w:author="Laura Viignola" w:date="2017-07-10T16:58:00Z"/>
          <w:rFonts w:ascii="Cambria" w:eastAsia="Calibri" w:hAnsi="Cambria" w:cs="Calibri"/>
        </w:rPr>
      </w:pPr>
    </w:p>
    <w:p w14:paraId="4B403060" w14:textId="77777777" w:rsidR="00BF17B0" w:rsidRDefault="00BF17B0" w:rsidP="00BF17B0">
      <w:pPr>
        <w:jc w:val="both"/>
        <w:rPr>
          <w:ins w:id="1910" w:author="Laura Viignola" w:date="2017-07-10T16:58:00Z"/>
          <w:rFonts w:ascii="Cambria" w:eastAsia="Calibri" w:hAnsi="Cambria" w:cs="Calibri"/>
        </w:rPr>
      </w:pPr>
      <w:ins w:id="1911" w:author="Laura Viignola" w:date="2017-07-10T16:58:00Z">
        <w:r>
          <w:rPr>
            <w:rFonts w:ascii="Cambria" w:eastAsia="Calibri" w:hAnsi="Cambria" w:cs="Calibri"/>
          </w:rPr>
          <w:t xml:space="preserve">Examples: </w:t>
        </w:r>
      </w:ins>
    </w:p>
    <w:p w14:paraId="788CC271" w14:textId="77777777" w:rsidR="00BF17B0" w:rsidRDefault="00BF17B0" w:rsidP="00BF17B0">
      <w:pPr>
        <w:ind w:left="360"/>
        <w:jc w:val="both"/>
        <w:rPr>
          <w:ins w:id="1912" w:author="Laura Viignola" w:date="2017-07-10T16:58:00Z"/>
          <w:rFonts w:ascii="Cambria" w:hAnsi="Cambria"/>
        </w:rPr>
      </w:pPr>
      <w:ins w:id="1913" w:author="Laura Viignola" w:date="2017-07-10T16:58:00Z">
        <w:r w:rsidRPr="00CF4A4F">
          <w:rPr>
            <w:rFonts w:ascii="Arial" w:hAnsi="Arial" w:cs="Arial"/>
          </w:rPr>
          <w:t>3</w:t>
        </w:r>
        <w:r>
          <w:rPr>
            <w:rFonts w:ascii="Arial" w:hAnsi="Arial" w:cs="Arial"/>
          </w:rPr>
          <w:t xml:space="preserve"> / 5</w:t>
        </w:r>
        <w:r w:rsidRPr="008E7718">
          <w:rPr>
            <w:rFonts w:ascii="Cambria" w:hAnsi="Cambria"/>
            <w:b/>
          </w:rPr>
          <w:t xml:space="preserve"> </w:t>
        </w:r>
        <w:r>
          <w:rPr>
            <w:rFonts w:ascii="Cambria" w:hAnsi="Cambria"/>
          </w:rPr>
          <w:t xml:space="preserve"> </w:t>
        </w:r>
        <w:r w:rsidRPr="008E7718">
          <w:rPr>
            <w:rFonts w:ascii="Cambria" w:hAnsi="Cambria"/>
          </w:rPr>
          <w:t xml:space="preserve">gives </w:t>
        </w:r>
        <w:r>
          <w:rPr>
            <w:rFonts w:ascii="Cambria" w:hAnsi="Cambria"/>
          </w:rPr>
          <w:t>0.6</w:t>
        </w:r>
      </w:ins>
    </w:p>
    <w:p w14:paraId="4B0C54A6" w14:textId="77777777" w:rsidR="00BF17B0" w:rsidRDefault="00BF17B0" w:rsidP="00BF17B0">
      <w:pPr>
        <w:rPr>
          <w:ins w:id="1914" w:author="Laura Viignola" w:date="2017-07-10T16:58:00Z"/>
          <w:rFonts w:ascii="Cambria" w:eastAsia="Calibri" w:hAnsi="Cambria" w:cs="Calibri"/>
          <w:i/>
          <w:color w:val="5B9BD5"/>
        </w:rPr>
      </w:pPr>
    </w:p>
    <w:p w14:paraId="331837DA" w14:textId="77777777" w:rsidR="00BF17B0" w:rsidRDefault="00BF17B0" w:rsidP="00BF17B0">
      <w:pPr>
        <w:rPr>
          <w:ins w:id="1915" w:author="Laura Viignola" w:date="2017-07-10T16:58:00Z"/>
          <w:rFonts w:ascii="Cambria" w:eastAsia="Calibri" w:hAnsi="Cambria" w:cs="Calibri"/>
          <w:i/>
          <w:color w:val="5B9BD5"/>
        </w:rPr>
      </w:pPr>
      <w:ins w:id="1916" w:author="Laura Viignola" w:date="2017-07-10T16:58:00Z">
        <w:r>
          <w:rPr>
            <w:rFonts w:ascii="Cambria" w:eastAsia="Calibri" w:hAnsi="Cambria" w:cs="Calibri"/>
            <w:i/>
            <w:color w:val="5B9BD5"/>
          </w:rPr>
          <w:t>Input Parameters type</w:t>
        </w:r>
        <w:r>
          <w:rPr>
            <w:rFonts w:ascii="Cambria" w:eastAsia="Calibri" w:hAnsi="Cambria" w:cs="Calibri"/>
            <w:i/>
            <w:color w:val="5B9BD5"/>
          </w:rPr>
          <w:tab/>
        </w:r>
      </w:ins>
    </w:p>
    <w:p w14:paraId="43236DFA" w14:textId="77777777" w:rsidR="00BF17B0" w:rsidRDefault="00BF17B0" w:rsidP="00BF17B0">
      <w:pPr>
        <w:rPr>
          <w:ins w:id="1917" w:author="Laura Viignola" w:date="2017-07-10T16:58:00Z"/>
          <w:rFonts w:ascii="Cambria" w:eastAsia="Calibri" w:hAnsi="Cambria" w:cs="Calibri"/>
          <w:i/>
          <w:noProof/>
          <w:color w:val="5B9BD5"/>
          <w:lang w:val="en-US"/>
        </w:rPr>
      </w:pPr>
      <w:ins w:id="1918" w:author="Laura Viignola" w:date="2017-07-10T16:58:00Z">
        <w:r w:rsidRPr="00DA2507">
          <w:rPr>
            <w:rFonts w:ascii="Cambria" w:eastAsia="Calibri" w:hAnsi="Cambria" w:cs="Calibri"/>
            <w:i/>
            <w:noProof/>
            <w:color w:val="5B9BD5"/>
            <w:lang w:val="en-US"/>
          </w:rPr>
          <w:t xml:space="preserve"> </w:t>
        </w:r>
      </w:ins>
    </w:p>
    <w:p w14:paraId="413EEA1C" w14:textId="77777777" w:rsidR="00BF17B0" w:rsidRDefault="00BF17B0" w:rsidP="00BF17B0">
      <w:pPr>
        <w:rPr>
          <w:ins w:id="1919" w:author="Laura Viignola" w:date="2017-07-10T16:58:00Z"/>
          <w:rFonts w:ascii="Cambria" w:eastAsia="Calibri" w:hAnsi="Cambria" w:cs="Calibri"/>
        </w:rPr>
      </w:pPr>
      <w:ins w:id="1920" w:author="Laura Viignola" w:date="2017-07-10T16:58:00Z">
        <w:r w:rsidRPr="00E64258">
          <w:rPr>
            <w:rFonts w:ascii="Cambria" w:eastAsia="Calibri" w:hAnsi="Cambria" w:cs="Calibri"/>
            <w:i/>
          </w:rPr>
          <w:t>Op</w:t>
        </w:r>
        <w:r>
          <w:rPr>
            <w:rFonts w:ascii="Cambria" w:eastAsia="Calibri" w:hAnsi="Cambria" w:cs="Calibri"/>
            <w:i/>
          </w:rPr>
          <w:t>1</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25A8094B" w14:textId="77777777" w:rsidR="00BF17B0" w:rsidRPr="006F2FA3" w:rsidRDefault="00BF17B0" w:rsidP="00BF17B0">
      <w:pPr>
        <w:ind w:left="708" w:firstLine="708"/>
        <w:rPr>
          <w:ins w:id="1921" w:author="Laura Viignola" w:date="2017-07-10T16:58:00Z"/>
          <w:rFonts w:ascii="Cambria" w:eastAsia="Calibri" w:hAnsi="Cambria" w:cs="Calibri"/>
        </w:rPr>
      </w:pPr>
      <w:ins w:id="1922"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3A7942E9" w14:textId="77777777" w:rsidR="00BF17B0" w:rsidRPr="006F2FA3" w:rsidRDefault="00BF17B0" w:rsidP="00BF17B0">
      <w:pPr>
        <w:ind w:left="708" w:firstLine="708"/>
        <w:rPr>
          <w:ins w:id="1923" w:author="Laura Viignola" w:date="2017-07-10T16:58:00Z"/>
          <w:rFonts w:ascii="Cambria" w:eastAsia="Calibri" w:hAnsi="Cambria" w:cs="Calibri"/>
        </w:rPr>
      </w:pPr>
      <w:ins w:id="1924"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5908B51E" w14:textId="77777777" w:rsidR="00BF17B0" w:rsidRPr="006F2FA3" w:rsidRDefault="00BF17B0" w:rsidP="00BF17B0">
      <w:pPr>
        <w:rPr>
          <w:ins w:id="1925" w:author="Laura Viignola" w:date="2017-07-10T16:58:00Z"/>
          <w:rFonts w:ascii="Cambria" w:eastAsia="Calibri" w:hAnsi="Cambria" w:cs="Calibri"/>
          <w:i/>
          <w:color w:val="5B9BD5"/>
        </w:rPr>
      </w:pPr>
    </w:p>
    <w:p w14:paraId="3E191CE3" w14:textId="77777777" w:rsidR="00BF17B0" w:rsidRDefault="00BF17B0" w:rsidP="00BF17B0">
      <w:pPr>
        <w:rPr>
          <w:ins w:id="1926" w:author="Laura Viignola" w:date="2017-07-10T16:58:00Z"/>
          <w:rFonts w:ascii="Cambria" w:eastAsia="Calibri" w:hAnsi="Cambria" w:cs="Calibri"/>
        </w:rPr>
      </w:pPr>
      <w:ins w:id="1927" w:author="Laura Viignola" w:date="2017-07-10T16:58:00Z">
        <w:r>
          <w:rPr>
            <w:rFonts w:ascii="Cambria" w:eastAsia="Calibri" w:hAnsi="Cambria" w:cs="Calibri"/>
            <w:i/>
          </w:rPr>
          <w:t>Op2</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6475F3E6" w14:textId="77777777" w:rsidR="00BF17B0" w:rsidRPr="006F2FA3" w:rsidRDefault="00BF17B0" w:rsidP="00BF17B0">
      <w:pPr>
        <w:ind w:left="708" w:firstLine="708"/>
        <w:rPr>
          <w:ins w:id="1928" w:author="Laura Viignola" w:date="2017-07-10T16:58:00Z"/>
          <w:rFonts w:ascii="Cambria" w:eastAsia="Calibri" w:hAnsi="Cambria" w:cs="Calibri"/>
        </w:rPr>
      </w:pPr>
      <w:ins w:id="1929"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1C1AAAAE" w14:textId="77777777" w:rsidR="00BF17B0" w:rsidRPr="006F2FA3" w:rsidRDefault="00BF17B0" w:rsidP="00BF17B0">
      <w:pPr>
        <w:ind w:left="708" w:firstLine="708"/>
        <w:rPr>
          <w:ins w:id="1930" w:author="Laura Viignola" w:date="2017-07-10T16:58:00Z"/>
          <w:rFonts w:ascii="Cambria" w:eastAsia="Calibri" w:hAnsi="Cambria" w:cs="Calibri"/>
        </w:rPr>
      </w:pPr>
      <w:ins w:id="1931"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46128CCF" w14:textId="77777777" w:rsidR="00BF17B0" w:rsidRPr="00E64258" w:rsidRDefault="00BF17B0" w:rsidP="00BF17B0">
      <w:pPr>
        <w:rPr>
          <w:ins w:id="1932" w:author="Laura Viignola" w:date="2017-07-10T16:58:00Z"/>
          <w:rFonts w:ascii="Cambria" w:hAnsi="Cambria"/>
        </w:rPr>
      </w:pPr>
    </w:p>
    <w:p w14:paraId="50B0B27F" w14:textId="77777777" w:rsidR="00BF17B0" w:rsidRPr="00E64258" w:rsidRDefault="00BF17B0" w:rsidP="00BF17B0">
      <w:pPr>
        <w:rPr>
          <w:ins w:id="1933" w:author="Laura Viignola" w:date="2017-07-10T16:58:00Z"/>
          <w:rFonts w:ascii="Cambria" w:eastAsia="Calibri" w:hAnsi="Cambria" w:cs="Calibri"/>
          <w:i/>
          <w:color w:val="5B9BD5"/>
        </w:rPr>
      </w:pPr>
      <w:ins w:id="1934" w:author="Laura Viignola" w:date="2017-07-10T16:58:00Z">
        <w:r w:rsidRPr="00E64258">
          <w:rPr>
            <w:rFonts w:ascii="Cambria" w:eastAsia="Calibri" w:hAnsi="Cambria" w:cs="Calibri"/>
            <w:i/>
            <w:color w:val="5B9BD5"/>
          </w:rPr>
          <w:t>Result type</w:t>
        </w:r>
      </w:ins>
    </w:p>
    <w:p w14:paraId="25BC8F0D" w14:textId="77777777" w:rsidR="00BF17B0" w:rsidRPr="00E64258" w:rsidRDefault="00BF17B0" w:rsidP="00BF17B0">
      <w:pPr>
        <w:rPr>
          <w:ins w:id="1935" w:author="Laura Viignola" w:date="2017-07-10T16:58:00Z"/>
          <w:rFonts w:ascii="Cambria" w:eastAsia="Calibri" w:hAnsi="Cambria" w:cs="Calibri"/>
          <w:i/>
          <w:color w:val="auto"/>
        </w:rPr>
      </w:pPr>
    </w:p>
    <w:p w14:paraId="4DC8A230" w14:textId="77777777" w:rsidR="00BF17B0" w:rsidRDefault="00BF17B0" w:rsidP="00BF17B0">
      <w:pPr>
        <w:rPr>
          <w:ins w:id="1936" w:author="Laura Viignola" w:date="2017-07-10T16:58:00Z"/>
          <w:rFonts w:ascii="Cambria" w:eastAsia="Calibri" w:hAnsi="Cambria" w:cs="Calibri"/>
        </w:rPr>
      </w:pPr>
      <w:ins w:id="1937"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&lt;float&gt;   _+  </w:t>
        </w:r>
        <w:r w:rsidRPr="006F2FA3">
          <w:rPr>
            <w:rFonts w:ascii="Cambria" w:eastAsia="Calibri" w:hAnsi="Cambria" w:cs="Calibri"/>
          </w:rPr>
          <w:t>}</w:t>
        </w:r>
      </w:ins>
    </w:p>
    <w:p w14:paraId="2502FBAF" w14:textId="77777777" w:rsidR="00BF17B0" w:rsidRPr="006F2FA3" w:rsidRDefault="00BF17B0" w:rsidP="00BF17B0">
      <w:pPr>
        <w:ind w:left="708" w:firstLine="708"/>
        <w:rPr>
          <w:ins w:id="1938" w:author="Laura Viignola" w:date="2017-07-10T16:58:00Z"/>
          <w:rFonts w:ascii="Cambria" w:eastAsia="Calibri" w:hAnsi="Cambria" w:cs="Calibri"/>
        </w:rPr>
      </w:pPr>
      <w:ins w:id="1939" w:author="Laura Viignola" w:date="2017-07-10T16:58:00Z">
        <w:r w:rsidRPr="006F2FA3">
          <w:rPr>
            <w:rFonts w:ascii="Cambria" w:eastAsia="Calibri" w:hAnsi="Cambria" w:cs="Calibri"/>
          </w:rPr>
          <w:t xml:space="preserve">|   </w:t>
        </w:r>
        <w:r>
          <w:rPr>
            <w:rFonts w:ascii="Cambria" w:eastAsia="Calibri" w:hAnsi="Cambria" w:cs="Calibri"/>
          </w:rPr>
          <w:t>component&lt;float</w:t>
        </w:r>
        <w:r w:rsidRPr="006F2FA3">
          <w:rPr>
            <w:rFonts w:ascii="Cambria" w:eastAsia="Calibri" w:hAnsi="Cambria" w:cs="Calibri"/>
          </w:rPr>
          <w:t>&gt;</w:t>
        </w:r>
      </w:ins>
    </w:p>
    <w:p w14:paraId="7E7E1FCB" w14:textId="77777777" w:rsidR="00BF17B0" w:rsidRPr="006F2FA3" w:rsidRDefault="00BF17B0" w:rsidP="00BF17B0">
      <w:pPr>
        <w:ind w:left="708" w:firstLine="708"/>
        <w:rPr>
          <w:ins w:id="1940" w:author="Laura Viignola" w:date="2017-07-10T16:58:00Z"/>
          <w:rFonts w:ascii="Cambria" w:eastAsia="Calibri" w:hAnsi="Cambria" w:cs="Calibri"/>
        </w:rPr>
      </w:pPr>
      <w:ins w:id="1941"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4796A9EE" w14:textId="77777777" w:rsidR="00BF17B0" w:rsidRDefault="00BF17B0" w:rsidP="00BF17B0">
      <w:pPr>
        <w:rPr>
          <w:ins w:id="1942" w:author="Laura Viignola" w:date="2017-07-10T16:58:00Z"/>
          <w:rFonts w:ascii="Cambria" w:eastAsia="Calibri" w:hAnsi="Cambria" w:cs="Calibri"/>
          <w:i/>
          <w:color w:val="5B9BD5"/>
        </w:rPr>
      </w:pPr>
    </w:p>
    <w:p w14:paraId="7A01DA9C" w14:textId="77777777" w:rsidR="00BF17B0" w:rsidRPr="00E5275E" w:rsidRDefault="00BF17B0" w:rsidP="00BF17B0">
      <w:pPr>
        <w:jc w:val="both"/>
        <w:rPr>
          <w:ins w:id="1943" w:author="Laura Viignola" w:date="2017-07-10T16:58:00Z"/>
          <w:rFonts w:ascii="Cambria" w:hAnsi="Cambria"/>
        </w:rPr>
      </w:pPr>
    </w:p>
    <w:p w14:paraId="342C99FE" w14:textId="77777777" w:rsidR="00BF17B0" w:rsidRDefault="00BF17B0" w:rsidP="00BF17B0">
      <w:pPr>
        <w:rPr>
          <w:ins w:id="1944" w:author="Laura Viignola" w:date="2017-07-10T16:58:00Z"/>
          <w:rFonts w:ascii="Cambria" w:eastAsia="Calibri" w:hAnsi="Cambria" w:cs="Calibri"/>
          <w:i/>
          <w:color w:val="5B9BD5"/>
        </w:rPr>
      </w:pPr>
      <w:ins w:id="1945" w:author="Laura Viignola" w:date="2017-07-10T16:58:00Z">
        <w:r>
          <w:rPr>
            <w:rFonts w:ascii="Cambria" w:eastAsia="Calibri" w:hAnsi="Cambria" w:cs="Calibri"/>
            <w:i/>
            <w:color w:val="5B9BD5"/>
          </w:rPr>
          <w:t xml:space="preserve">Behaviour </w:t>
        </w:r>
      </w:ins>
    </w:p>
    <w:p w14:paraId="2E1C80EA" w14:textId="77777777" w:rsidR="00BF17B0" w:rsidRDefault="00BF17B0" w:rsidP="00BF17B0">
      <w:pPr>
        <w:jc w:val="both"/>
        <w:rPr>
          <w:ins w:id="1946" w:author="Laura Viignola" w:date="2017-07-10T16:58:00Z"/>
          <w:rFonts w:ascii="Cambria" w:eastAsia="Calibri" w:hAnsi="Cambria" w:cs="Calibri"/>
          <w:color w:val="auto"/>
        </w:rPr>
      </w:pPr>
      <w:ins w:id="1947" w:author="Laura Viignola" w:date="2017-07-10T16:58:00Z">
        <w:r>
          <w:rPr>
            <w:rFonts w:ascii="Cambria" w:eastAsia="Calibri" w:hAnsi="Cambria" w:cs="Calibri"/>
            <w:color w:val="auto"/>
          </w:rPr>
          <w:t xml:space="preserve">The operator has the typical behaviour of the “Operators applicable on two Data Sets or Data Set Components” (see the section “VTL-ML - Behaviour of the Operators”).  </w:t>
        </w:r>
      </w:ins>
    </w:p>
    <w:p w14:paraId="168A4A1B" w14:textId="77777777" w:rsidR="00BF17B0" w:rsidRDefault="00BF17B0" w:rsidP="00BF17B0">
      <w:pPr>
        <w:rPr>
          <w:ins w:id="1948" w:author="Laura Viignola" w:date="2017-07-10T16:58:00Z"/>
          <w:rFonts w:ascii="Cambria" w:eastAsia="Calibri" w:hAnsi="Cambria" w:cs="Calibri"/>
          <w:i/>
          <w:color w:val="5B9BD5"/>
        </w:rPr>
      </w:pPr>
    </w:p>
    <w:p w14:paraId="5249B105" w14:textId="77777777" w:rsidR="00BF17B0" w:rsidRDefault="00BF17B0" w:rsidP="00BF17B0">
      <w:pPr>
        <w:rPr>
          <w:ins w:id="1949" w:author="Laura Viignola" w:date="2017-07-10T16:58:00Z"/>
          <w:rFonts w:ascii="Cambria" w:eastAsia="Calibri" w:hAnsi="Cambria" w:cs="Calibri"/>
          <w:i/>
          <w:color w:val="5B9BD5"/>
        </w:rPr>
      </w:pPr>
      <w:ins w:id="1950" w:author="Laura Viignola" w:date="2017-07-10T16:58:00Z">
        <w:r>
          <w:rPr>
            <w:rFonts w:ascii="Cambria" w:eastAsia="Calibri" w:hAnsi="Cambria" w:cs="Calibri"/>
            <w:i/>
            <w:color w:val="5B9BD5"/>
          </w:rPr>
          <w:t xml:space="preserve">Examples </w:t>
        </w:r>
      </w:ins>
    </w:p>
    <w:p w14:paraId="7018E408" w14:textId="77777777" w:rsidR="00BF17B0" w:rsidRDefault="00BF17B0" w:rsidP="00BF17B0">
      <w:pPr>
        <w:rPr>
          <w:ins w:id="1951" w:author="Laura Viignola" w:date="2017-07-10T16:58:00Z"/>
          <w:rFonts w:ascii="Cambria" w:hAnsi="Cambria"/>
        </w:rPr>
      </w:pPr>
      <w:ins w:id="1952" w:author="Laura Viignola" w:date="2017-07-10T16:58:00Z">
        <w:r>
          <w:rPr>
            <w:rFonts w:ascii="Cambria" w:hAnsi="Cambria"/>
          </w:rPr>
          <w:t>Given the operand Data Sets:</w:t>
        </w:r>
      </w:ins>
    </w:p>
    <w:tbl>
      <w:tblPr>
        <w:tblW w:w="7805"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140"/>
        <w:gridCol w:w="1494"/>
        <w:gridCol w:w="1176"/>
        <w:gridCol w:w="1532"/>
        <w:gridCol w:w="2463"/>
      </w:tblGrid>
      <w:tr w:rsidR="00BF17B0" w14:paraId="076334B0" w14:textId="77777777" w:rsidTr="00BF17B0">
        <w:trPr>
          <w:trHeight w:val="259"/>
          <w:ins w:id="1953" w:author="Laura Viignola" w:date="2017-07-10T16:58:00Z"/>
        </w:trPr>
        <w:tc>
          <w:tcPr>
            <w:tcW w:w="118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05F0F13C" w14:textId="77777777" w:rsidR="00BF17B0" w:rsidRPr="00995EFD" w:rsidRDefault="00BF17B0" w:rsidP="00BF17B0">
            <w:pPr>
              <w:rPr>
                <w:ins w:id="1954" w:author="Laura Viignola" w:date="2017-07-10T16:58:00Z"/>
                <w:rFonts w:ascii="Arial" w:hAnsi="Arial" w:cs="Arial"/>
                <w:lang w:val="it-IT"/>
              </w:rPr>
            </w:pPr>
            <w:ins w:id="1955" w:author="Laura Viignola" w:date="2017-07-10T16:58:00Z">
              <w:r w:rsidRPr="00995EFD">
                <w:rPr>
                  <w:rFonts w:ascii="Arial" w:eastAsia="Calibri" w:hAnsi="Arial" w:cs="Arial"/>
                  <w:lang w:val="it-IT"/>
                </w:rPr>
                <w:t>total_population</w:t>
              </w:r>
            </w:ins>
          </w:p>
        </w:tc>
      </w:tr>
      <w:tr w:rsidR="00BF17B0" w14:paraId="1F1DC92F" w14:textId="77777777" w:rsidTr="00BF17B0">
        <w:trPr>
          <w:trHeight w:val="259"/>
          <w:ins w:id="1956" w:author="Laura Viignola" w:date="2017-07-10T16:58:00Z"/>
        </w:trPr>
        <w:tc>
          <w:tcPr>
            <w:tcW w:w="118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hideMark/>
          </w:tcPr>
          <w:p w14:paraId="03E8E5A9" w14:textId="77777777" w:rsidR="00BF17B0" w:rsidRPr="005549E1" w:rsidRDefault="00BF17B0" w:rsidP="00BF17B0">
            <w:pPr>
              <w:rPr>
                <w:ins w:id="1957" w:author="Laura Viignola" w:date="2017-07-10T16:58:00Z"/>
                <w:rFonts w:ascii="Arial" w:hAnsi="Arial" w:cs="Arial"/>
                <w:lang w:val="it-IT"/>
              </w:rPr>
            </w:pPr>
            <w:ins w:id="1958" w:author="Laura Viignola" w:date="2017-07-10T16:58:00Z">
              <w:r w:rsidRPr="005549E1">
                <w:rPr>
                  <w:rFonts w:ascii="Arial" w:eastAsia="Calibri" w:hAnsi="Arial" w:cs="Arial"/>
                  <w:lang w:val="it-IT"/>
                </w:rPr>
                <w:t>TIME</w:t>
              </w:r>
            </w:ins>
          </w:p>
        </w:tc>
        <w:tc>
          <w:tcPr>
            <w:tcW w:w="1526"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hideMark/>
          </w:tcPr>
          <w:p w14:paraId="18BF2DD5" w14:textId="77777777" w:rsidR="00BF17B0" w:rsidRPr="005549E1" w:rsidRDefault="00BF17B0" w:rsidP="00BF17B0">
            <w:pPr>
              <w:rPr>
                <w:ins w:id="1959" w:author="Laura Viignola" w:date="2017-07-10T16:58:00Z"/>
                <w:rFonts w:ascii="Arial" w:hAnsi="Arial" w:cs="Arial"/>
                <w:lang w:val="it-IT"/>
              </w:rPr>
            </w:pPr>
            <w:ins w:id="1960" w:author="Laura Viignola" w:date="2017-07-10T16:58:00Z">
              <w:r w:rsidRPr="005549E1">
                <w:rPr>
                  <w:rFonts w:ascii="Arial" w:eastAsia="Calibri" w:hAnsi="Arial" w:cs="Arial"/>
                  <w:lang w:val="it-IT"/>
                </w:rPr>
                <w:t>GEO</w:t>
              </w:r>
            </w:ins>
          </w:p>
        </w:tc>
        <w:tc>
          <w:tcPr>
            <w:tcW w:w="12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hideMark/>
          </w:tcPr>
          <w:p w14:paraId="794E0903" w14:textId="77777777" w:rsidR="00BF17B0" w:rsidRPr="005549E1" w:rsidRDefault="00BF17B0" w:rsidP="00BF17B0">
            <w:pPr>
              <w:rPr>
                <w:ins w:id="1961" w:author="Laura Viignola" w:date="2017-07-10T16:58:00Z"/>
                <w:rFonts w:ascii="Arial" w:hAnsi="Arial" w:cs="Arial"/>
                <w:lang w:val="it-IT"/>
              </w:rPr>
            </w:pPr>
            <w:ins w:id="1962" w:author="Laura Viignola" w:date="2017-07-10T16:58:00Z">
              <w:r w:rsidRPr="005549E1">
                <w:rPr>
                  <w:rFonts w:ascii="Arial" w:eastAsia="Calibri" w:hAnsi="Arial" w:cs="Arial"/>
                  <w:lang w:val="it-IT"/>
                </w:rPr>
                <w:t>AGE</w:t>
              </w:r>
            </w:ins>
          </w:p>
        </w:tc>
        <w:tc>
          <w:tcPr>
            <w:tcW w:w="1541"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hideMark/>
          </w:tcPr>
          <w:p w14:paraId="41BCA09D" w14:textId="77777777" w:rsidR="00BF17B0" w:rsidRPr="005549E1" w:rsidRDefault="00BF17B0" w:rsidP="00BF17B0">
            <w:pPr>
              <w:rPr>
                <w:ins w:id="1963" w:author="Laura Viignola" w:date="2017-07-10T16:58:00Z"/>
                <w:rFonts w:ascii="Arial" w:hAnsi="Arial" w:cs="Arial"/>
                <w:lang w:val="it-IT"/>
              </w:rPr>
            </w:pPr>
            <w:ins w:id="1964" w:author="Laura Viignola" w:date="2017-07-10T16:58:00Z">
              <w:r w:rsidRPr="005549E1">
                <w:rPr>
                  <w:rFonts w:ascii="Arial" w:eastAsia="Calibri" w:hAnsi="Arial" w:cs="Arial"/>
                  <w:lang w:val="it-IT"/>
                </w:rPr>
                <w:t>POPULATION</w:t>
              </w:r>
            </w:ins>
          </w:p>
        </w:tc>
        <w:tc>
          <w:tcPr>
            <w:tcW w:w="2333"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hideMark/>
          </w:tcPr>
          <w:p w14:paraId="7C6A8FDB" w14:textId="77777777" w:rsidR="00BF17B0" w:rsidRPr="005549E1" w:rsidRDefault="00BF17B0" w:rsidP="00BF17B0">
            <w:pPr>
              <w:rPr>
                <w:ins w:id="1965" w:author="Laura Viignola" w:date="2017-07-10T16:58:00Z"/>
                <w:rFonts w:ascii="Arial" w:hAnsi="Arial" w:cs="Arial"/>
                <w:lang w:val="it-IT"/>
              </w:rPr>
            </w:pPr>
            <w:ins w:id="1966" w:author="Laura Viignola" w:date="2017-07-10T16:58:00Z">
              <w:r w:rsidRPr="005549E1">
                <w:rPr>
                  <w:rFonts w:ascii="Arial" w:eastAsia="Calibri" w:hAnsi="Arial" w:cs="Arial"/>
                  <w:lang w:val="it-IT"/>
                </w:rPr>
                <w:t>UNEMPLOYMENT_RATE</w:t>
              </w:r>
            </w:ins>
          </w:p>
        </w:tc>
      </w:tr>
      <w:tr w:rsidR="00BF17B0" w14:paraId="717D7E36" w14:textId="77777777" w:rsidTr="00BF17B0">
        <w:trPr>
          <w:trHeight w:val="259"/>
          <w:ins w:id="1967" w:author="Laura Viignola" w:date="2017-07-10T16:58:00Z"/>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54BBD708" w14:textId="77777777" w:rsidR="00BF17B0" w:rsidRDefault="00BF17B0" w:rsidP="00BF17B0">
            <w:pPr>
              <w:rPr>
                <w:ins w:id="1968" w:author="Laura Viignola" w:date="2017-07-10T16:58:00Z"/>
                <w:lang w:val="it-IT"/>
              </w:rPr>
            </w:pPr>
            <w:ins w:id="1969" w:author="Laura Viignola" w:date="2017-07-10T16:58:00Z">
              <w:r>
                <w:rPr>
                  <w:rFonts w:ascii="Calibri" w:eastAsia="Calibri" w:hAnsi="Calibri" w:cs="Calibri"/>
                  <w:lang w:val="it-IT"/>
                </w:rPr>
                <w:t>2012</w:t>
              </w:r>
            </w:ins>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5352845" w14:textId="77777777" w:rsidR="00BF17B0" w:rsidRDefault="00BF17B0" w:rsidP="00BF17B0">
            <w:pPr>
              <w:rPr>
                <w:ins w:id="1970" w:author="Laura Viignola" w:date="2017-07-10T16:58:00Z"/>
                <w:lang w:val="it-IT"/>
              </w:rPr>
            </w:pPr>
            <w:ins w:id="1971" w:author="Laura Viignola" w:date="2017-07-10T16:58:00Z">
              <w:r>
                <w:rPr>
                  <w:rFonts w:ascii="Calibri" w:eastAsia="Calibri" w:hAnsi="Calibri" w:cs="Calibri"/>
                  <w:lang w:val="it-IT"/>
                </w:rPr>
                <w:t>Belgium</w:t>
              </w:r>
            </w:ins>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2356BB28" w14:textId="77777777" w:rsidR="00BF17B0" w:rsidRDefault="00BF17B0" w:rsidP="00BF17B0">
            <w:pPr>
              <w:rPr>
                <w:ins w:id="1972" w:author="Laura Viignola" w:date="2017-07-10T16:58:00Z"/>
                <w:lang w:val="it-IT"/>
              </w:rPr>
            </w:pPr>
            <w:ins w:id="1973" w:author="Laura Viignola" w:date="2017-07-10T16:58:00Z">
              <w:r>
                <w:rPr>
                  <w:rFonts w:ascii="Calibri" w:eastAsia="Calibri" w:hAnsi="Calibri" w:cs="Calibri"/>
                  <w:lang w:val="it-IT"/>
                </w:rPr>
                <w:t>Total</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5156AA13" w14:textId="77777777" w:rsidR="00BF17B0" w:rsidRDefault="00BF17B0" w:rsidP="00BF17B0">
            <w:pPr>
              <w:jc w:val="right"/>
              <w:rPr>
                <w:ins w:id="1974" w:author="Laura Viignola" w:date="2017-07-10T16:58:00Z"/>
                <w:lang w:val="it-IT"/>
              </w:rPr>
            </w:pPr>
            <w:ins w:id="1975" w:author="Laura Viignola" w:date="2017-07-10T16:58:00Z">
              <w:r>
                <w:rPr>
                  <w:rFonts w:ascii="Calibri" w:eastAsia="Calibri" w:hAnsi="Calibri" w:cs="Calibri"/>
                  <w:lang w:val="it-IT"/>
                </w:rPr>
                <w:t>100</w:t>
              </w:r>
            </w:ins>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4C76BC1" w14:textId="77777777" w:rsidR="00BF17B0" w:rsidRDefault="00BF17B0" w:rsidP="00BF17B0">
            <w:pPr>
              <w:jc w:val="right"/>
              <w:rPr>
                <w:ins w:id="1976" w:author="Laura Viignola" w:date="2017-07-10T16:58:00Z"/>
                <w:lang w:val="it-IT"/>
              </w:rPr>
            </w:pPr>
            <w:ins w:id="1977" w:author="Laura Viignola" w:date="2017-07-10T16:58:00Z">
              <w:r>
                <w:rPr>
                  <w:rFonts w:ascii="Calibri" w:eastAsia="Calibri" w:hAnsi="Calibri" w:cs="Calibri"/>
                  <w:lang w:val="it-IT"/>
                </w:rPr>
                <w:t>7.6</w:t>
              </w:r>
            </w:ins>
          </w:p>
        </w:tc>
      </w:tr>
      <w:tr w:rsidR="00BF17B0" w14:paraId="72E77BCA" w14:textId="77777777" w:rsidTr="00BF17B0">
        <w:trPr>
          <w:trHeight w:val="202"/>
          <w:ins w:id="1978" w:author="Laura Viignola" w:date="2017-07-10T16:58:00Z"/>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65FD92C" w14:textId="77777777" w:rsidR="00BF17B0" w:rsidRDefault="00BF17B0" w:rsidP="00BF17B0">
            <w:pPr>
              <w:rPr>
                <w:ins w:id="1979" w:author="Laura Viignola" w:date="2017-07-10T16:58:00Z"/>
                <w:lang w:val="it-IT"/>
              </w:rPr>
            </w:pPr>
            <w:ins w:id="1980" w:author="Laura Viignola" w:date="2017-07-10T16:58:00Z">
              <w:r>
                <w:rPr>
                  <w:rFonts w:ascii="Calibri" w:eastAsia="Calibri" w:hAnsi="Calibri" w:cs="Calibri"/>
                  <w:lang w:val="it-IT"/>
                </w:rPr>
                <w:t>2012</w:t>
              </w:r>
            </w:ins>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561B5B0E" w14:textId="77777777" w:rsidR="00BF17B0" w:rsidRDefault="00BF17B0" w:rsidP="00BF17B0">
            <w:pPr>
              <w:rPr>
                <w:ins w:id="1981" w:author="Laura Viignola" w:date="2017-07-10T16:58:00Z"/>
                <w:lang w:val="it-IT"/>
              </w:rPr>
            </w:pPr>
            <w:ins w:id="1982" w:author="Laura Viignola" w:date="2017-07-10T16:58:00Z">
              <w:r>
                <w:rPr>
                  <w:rFonts w:ascii="Calibri" w:eastAsia="Calibri" w:hAnsi="Calibri" w:cs="Calibri"/>
                  <w:lang w:val="it-IT"/>
                </w:rPr>
                <w:t>Greece</w:t>
              </w:r>
            </w:ins>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280FB7A" w14:textId="77777777" w:rsidR="00BF17B0" w:rsidRDefault="00BF17B0" w:rsidP="00BF17B0">
            <w:pPr>
              <w:rPr>
                <w:ins w:id="1983" w:author="Laura Viignola" w:date="2017-07-10T16:58:00Z"/>
                <w:lang w:val="it-IT"/>
              </w:rPr>
            </w:pPr>
            <w:ins w:id="1984" w:author="Laura Viignola" w:date="2017-07-10T16:58:00Z">
              <w:r>
                <w:rPr>
                  <w:rFonts w:ascii="Calibri" w:eastAsia="Calibri" w:hAnsi="Calibri" w:cs="Calibri"/>
                  <w:lang w:val="it-IT"/>
                </w:rPr>
                <w:t>Total</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593C7DE4" w14:textId="77777777" w:rsidR="00BF17B0" w:rsidRDefault="00BF17B0" w:rsidP="00BF17B0">
            <w:pPr>
              <w:jc w:val="right"/>
              <w:rPr>
                <w:ins w:id="1985" w:author="Laura Viignola" w:date="2017-07-10T16:58:00Z"/>
                <w:lang w:val="it-IT"/>
              </w:rPr>
            </w:pPr>
            <w:ins w:id="1986" w:author="Laura Viignola" w:date="2017-07-10T16:58:00Z">
              <w:r>
                <w:rPr>
                  <w:rFonts w:ascii="Calibri" w:eastAsia="Calibri" w:hAnsi="Calibri" w:cs="Calibri"/>
                  <w:lang w:val="it-IT"/>
                </w:rPr>
                <w:t>10</w:t>
              </w:r>
            </w:ins>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0B6765D" w14:textId="77777777" w:rsidR="00BF17B0" w:rsidRDefault="00BF17B0" w:rsidP="00BF17B0">
            <w:pPr>
              <w:jc w:val="right"/>
              <w:rPr>
                <w:ins w:id="1987" w:author="Laura Viignola" w:date="2017-07-10T16:58:00Z"/>
                <w:lang w:val="it-IT"/>
              </w:rPr>
            </w:pPr>
            <w:ins w:id="1988" w:author="Laura Viignola" w:date="2017-07-10T16:58:00Z">
              <w:r>
                <w:rPr>
                  <w:rFonts w:ascii="Calibri" w:eastAsia="Calibri" w:hAnsi="Calibri" w:cs="Calibri"/>
                  <w:lang w:val="it-IT"/>
                </w:rPr>
                <w:t>24.3</w:t>
              </w:r>
            </w:ins>
          </w:p>
        </w:tc>
      </w:tr>
      <w:tr w:rsidR="00BF17B0" w14:paraId="73BBB2B4" w14:textId="77777777" w:rsidTr="00BF17B0">
        <w:trPr>
          <w:trHeight w:val="259"/>
          <w:ins w:id="1989" w:author="Laura Viignola" w:date="2017-07-10T16:58:00Z"/>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3584E274" w14:textId="77777777" w:rsidR="00BF17B0" w:rsidRDefault="00BF17B0" w:rsidP="00BF17B0">
            <w:pPr>
              <w:rPr>
                <w:ins w:id="1990" w:author="Laura Viignola" w:date="2017-07-10T16:58:00Z"/>
                <w:lang w:val="it-IT"/>
              </w:rPr>
            </w:pPr>
            <w:ins w:id="1991" w:author="Laura Viignola" w:date="2017-07-10T16:58:00Z">
              <w:r>
                <w:rPr>
                  <w:rFonts w:ascii="Calibri" w:eastAsia="Calibri" w:hAnsi="Calibri" w:cs="Calibri"/>
                  <w:lang w:val="it-IT"/>
                </w:rPr>
                <w:t>2012</w:t>
              </w:r>
            </w:ins>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5F05B13" w14:textId="77777777" w:rsidR="00BF17B0" w:rsidRDefault="00BF17B0" w:rsidP="00BF17B0">
            <w:pPr>
              <w:rPr>
                <w:ins w:id="1992" w:author="Laura Viignola" w:date="2017-07-10T16:58:00Z"/>
                <w:lang w:val="it-IT"/>
              </w:rPr>
            </w:pPr>
            <w:ins w:id="1993" w:author="Laura Viignola" w:date="2017-07-10T16:58:00Z">
              <w:r>
                <w:rPr>
                  <w:rFonts w:ascii="Calibri" w:eastAsia="Calibri" w:hAnsi="Calibri" w:cs="Calibri"/>
                  <w:lang w:val="it-IT"/>
                </w:rPr>
                <w:t>Spain</w:t>
              </w:r>
            </w:ins>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30E2C710" w14:textId="77777777" w:rsidR="00BF17B0" w:rsidRDefault="00BF17B0" w:rsidP="00BF17B0">
            <w:pPr>
              <w:rPr>
                <w:ins w:id="1994" w:author="Laura Viignola" w:date="2017-07-10T16:58:00Z"/>
                <w:lang w:val="it-IT"/>
              </w:rPr>
            </w:pPr>
            <w:ins w:id="1995" w:author="Laura Viignola" w:date="2017-07-10T16:58:00Z">
              <w:r>
                <w:rPr>
                  <w:rFonts w:ascii="Calibri" w:eastAsia="Calibri" w:hAnsi="Calibri" w:cs="Calibri"/>
                  <w:lang w:val="it-IT"/>
                </w:rPr>
                <w:t>Total</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6FB7E84" w14:textId="77777777" w:rsidR="00BF17B0" w:rsidRDefault="00BF17B0" w:rsidP="00BF17B0">
            <w:pPr>
              <w:jc w:val="right"/>
              <w:rPr>
                <w:ins w:id="1996" w:author="Laura Viignola" w:date="2017-07-10T16:58:00Z"/>
                <w:lang w:val="it-IT"/>
              </w:rPr>
            </w:pPr>
            <w:ins w:id="1997" w:author="Laura Viignola" w:date="2017-07-10T16:58:00Z">
              <w:r>
                <w:rPr>
                  <w:rFonts w:ascii="Calibri" w:eastAsia="Calibri" w:hAnsi="Calibri" w:cs="Calibri"/>
                  <w:lang w:val="it-IT"/>
                </w:rPr>
                <w:t>20</w:t>
              </w:r>
            </w:ins>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9314F4A" w14:textId="77777777" w:rsidR="00BF17B0" w:rsidRDefault="00BF17B0" w:rsidP="00BF17B0">
            <w:pPr>
              <w:jc w:val="right"/>
              <w:rPr>
                <w:ins w:id="1998" w:author="Laura Viignola" w:date="2017-07-10T16:58:00Z"/>
                <w:lang w:val="it-IT"/>
              </w:rPr>
            </w:pPr>
            <w:ins w:id="1999" w:author="Laura Viignola" w:date="2017-07-10T16:58:00Z">
              <w:r>
                <w:rPr>
                  <w:rFonts w:ascii="Calibri" w:eastAsia="Calibri" w:hAnsi="Calibri" w:cs="Calibri"/>
                  <w:lang w:val="it-IT"/>
                </w:rPr>
                <w:t>25</w:t>
              </w:r>
            </w:ins>
          </w:p>
        </w:tc>
      </w:tr>
      <w:tr w:rsidR="00BF17B0" w14:paraId="1EF78AEA" w14:textId="77777777" w:rsidTr="00BF17B0">
        <w:trPr>
          <w:trHeight w:val="259"/>
          <w:ins w:id="2000" w:author="Laura Viignola" w:date="2017-07-10T16:58:00Z"/>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2C3A818" w14:textId="77777777" w:rsidR="00BF17B0" w:rsidRDefault="00BF17B0" w:rsidP="00BF17B0">
            <w:pPr>
              <w:rPr>
                <w:ins w:id="2001" w:author="Laura Viignola" w:date="2017-07-10T16:58:00Z"/>
                <w:lang w:val="it-IT"/>
              </w:rPr>
            </w:pPr>
            <w:ins w:id="2002" w:author="Laura Viignola" w:date="2017-07-10T16:58:00Z">
              <w:r>
                <w:rPr>
                  <w:rFonts w:ascii="Calibri" w:eastAsia="Calibri" w:hAnsi="Calibri" w:cs="Calibri"/>
                  <w:lang w:val="it-IT"/>
                </w:rPr>
                <w:t>2012</w:t>
              </w:r>
            </w:ins>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27144835" w14:textId="77777777" w:rsidR="00BF17B0" w:rsidRDefault="00BF17B0" w:rsidP="00BF17B0">
            <w:pPr>
              <w:rPr>
                <w:ins w:id="2003" w:author="Laura Viignola" w:date="2017-07-10T16:58:00Z"/>
                <w:lang w:val="it-IT"/>
              </w:rPr>
            </w:pPr>
            <w:ins w:id="2004" w:author="Laura Viignola" w:date="2017-07-10T16:58:00Z">
              <w:r>
                <w:rPr>
                  <w:rFonts w:ascii="Calibri" w:eastAsia="Calibri" w:hAnsi="Calibri" w:cs="Calibri"/>
                  <w:lang w:val="it-IT"/>
                </w:rPr>
                <w:t>Belgium</w:t>
              </w:r>
            </w:ins>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5022E888" w14:textId="77777777" w:rsidR="00BF17B0" w:rsidRDefault="00BF17B0" w:rsidP="00BF17B0">
            <w:pPr>
              <w:rPr>
                <w:ins w:id="2005" w:author="Laura Viignola" w:date="2017-07-10T16:58:00Z"/>
                <w:lang w:val="it-IT"/>
              </w:rPr>
            </w:pPr>
            <w:ins w:id="2006" w:author="Laura Viignola" w:date="2017-07-10T16:58:00Z">
              <w:r>
                <w:rPr>
                  <w:rFonts w:ascii="Calibri" w:eastAsia="Calibri" w:hAnsi="Calibri" w:cs="Calibri"/>
                  <w:lang w:val="it-IT"/>
                </w:rPr>
                <w:t>Y15-24</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663F7AA0" w14:textId="77777777" w:rsidR="00BF17B0" w:rsidRDefault="00BF17B0" w:rsidP="00BF17B0">
            <w:pPr>
              <w:jc w:val="right"/>
              <w:rPr>
                <w:ins w:id="2007" w:author="Laura Viignola" w:date="2017-07-10T16:58:00Z"/>
                <w:lang w:val="it-IT"/>
              </w:rPr>
            </w:pPr>
            <w:ins w:id="2008" w:author="Laura Viignola" w:date="2017-07-10T16:58:00Z">
              <w:r>
                <w:rPr>
                  <w:rFonts w:ascii="Calibri" w:eastAsia="Calibri" w:hAnsi="Calibri" w:cs="Calibri"/>
                  <w:lang w:val="it-IT"/>
                </w:rPr>
                <w:t>30</w:t>
              </w:r>
            </w:ins>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2C50486F" w14:textId="77777777" w:rsidR="00BF17B0" w:rsidRDefault="00BF17B0" w:rsidP="00BF17B0">
            <w:pPr>
              <w:jc w:val="right"/>
              <w:rPr>
                <w:ins w:id="2009" w:author="Laura Viignola" w:date="2017-07-10T16:58:00Z"/>
                <w:lang w:val="it-IT"/>
              </w:rPr>
            </w:pPr>
            <w:ins w:id="2010" w:author="Laura Viignola" w:date="2017-07-10T16:58:00Z">
              <w:r>
                <w:rPr>
                  <w:rFonts w:ascii="Calibri" w:eastAsia="Calibri" w:hAnsi="Calibri" w:cs="Calibri"/>
                  <w:lang w:val="it-IT"/>
                </w:rPr>
                <w:t>3.6</w:t>
              </w:r>
            </w:ins>
          </w:p>
        </w:tc>
      </w:tr>
      <w:tr w:rsidR="00BF17B0" w14:paraId="22E53C4C" w14:textId="77777777" w:rsidTr="00BF17B0">
        <w:trPr>
          <w:trHeight w:val="259"/>
          <w:ins w:id="2011" w:author="Laura Viignola" w:date="2017-07-10T16:58:00Z"/>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1998FC84" w14:textId="77777777" w:rsidR="00BF17B0" w:rsidRDefault="00BF17B0" w:rsidP="00BF17B0">
            <w:pPr>
              <w:rPr>
                <w:ins w:id="2012" w:author="Laura Viignola" w:date="2017-07-10T16:58:00Z"/>
                <w:lang w:val="it-IT"/>
              </w:rPr>
            </w:pPr>
            <w:ins w:id="2013" w:author="Laura Viignola" w:date="2017-07-10T16:58:00Z">
              <w:r>
                <w:rPr>
                  <w:rFonts w:ascii="Calibri" w:eastAsia="Calibri" w:hAnsi="Calibri" w:cs="Calibri"/>
                  <w:lang w:val="it-IT"/>
                </w:rPr>
                <w:t>2012</w:t>
              </w:r>
            </w:ins>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1D1C0EB3" w14:textId="77777777" w:rsidR="00BF17B0" w:rsidRDefault="00BF17B0" w:rsidP="00BF17B0">
            <w:pPr>
              <w:rPr>
                <w:ins w:id="2014" w:author="Laura Viignola" w:date="2017-07-10T16:58:00Z"/>
                <w:lang w:val="it-IT"/>
              </w:rPr>
            </w:pPr>
            <w:ins w:id="2015" w:author="Laura Viignola" w:date="2017-07-10T16:58:00Z">
              <w:r>
                <w:rPr>
                  <w:rFonts w:ascii="Calibri" w:eastAsia="Calibri" w:hAnsi="Calibri" w:cs="Calibri"/>
                  <w:lang w:val="it-IT"/>
                </w:rPr>
                <w:t>Greece</w:t>
              </w:r>
            </w:ins>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586CAC16" w14:textId="77777777" w:rsidR="00BF17B0" w:rsidRDefault="00BF17B0" w:rsidP="00BF17B0">
            <w:pPr>
              <w:rPr>
                <w:ins w:id="2016" w:author="Laura Viignola" w:date="2017-07-10T16:58:00Z"/>
                <w:lang w:val="it-IT"/>
              </w:rPr>
            </w:pPr>
            <w:ins w:id="2017" w:author="Laura Viignola" w:date="2017-07-10T16:58:00Z">
              <w:r>
                <w:rPr>
                  <w:rFonts w:ascii="Calibri" w:eastAsia="Calibri" w:hAnsi="Calibri" w:cs="Calibri"/>
                  <w:lang w:val="it-IT"/>
                </w:rPr>
                <w:t>Y15-24</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5C12B7A2" w14:textId="77777777" w:rsidR="00BF17B0" w:rsidRDefault="00BF17B0" w:rsidP="00BF17B0">
            <w:pPr>
              <w:jc w:val="right"/>
              <w:rPr>
                <w:ins w:id="2018" w:author="Laura Viignola" w:date="2017-07-10T16:58:00Z"/>
                <w:lang w:val="it-IT"/>
              </w:rPr>
            </w:pPr>
            <w:ins w:id="2019" w:author="Laura Viignola" w:date="2017-07-10T16:58:00Z">
              <w:r>
                <w:rPr>
                  <w:rFonts w:ascii="Calibri" w:eastAsia="Calibri" w:hAnsi="Calibri" w:cs="Calibri"/>
                  <w:lang w:val="it-IT"/>
                </w:rPr>
                <w:t>5</w:t>
              </w:r>
            </w:ins>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551BB46A" w14:textId="77777777" w:rsidR="00BF17B0" w:rsidRDefault="00BF17B0" w:rsidP="00BF17B0">
            <w:pPr>
              <w:jc w:val="right"/>
              <w:rPr>
                <w:ins w:id="2020" w:author="Laura Viignola" w:date="2017-07-10T16:58:00Z"/>
                <w:lang w:val="it-IT"/>
              </w:rPr>
            </w:pPr>
            <w:ins w:id="2021" w:author="Laura Viignola" w:date="2017-07-10T16:58:00Z">
              <w:r>
                <w:rPr>
                  <w:rFonts w:ascii="Calibri" w:eastAsia="Calibri" w:hAnsi="Calibri" w:cs="Calibri"/>
                  <w:lang w:val="it-IT"/>
                </w:rPr>
                <w:t>18.3</w:t>
              </w:r>
            </w:ins>
          </w:p>
        </w:tc>
      </w:tr>
      <w:tr w:rsidR="00BF17B0" w14:paraId="3C3AE471" w14:textId="77777777" w:rsidTr="00BF17B0">
        <w:trPr>
          <w:trHeight w:val="259"/>
          <w:ins w:id="2022" w:author="Laura Viignola" w:date="2017-07-10T16:58:00Z"/>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F46F7C4" w14:textId="77777777" w:rsidR="00BF17B0" w:rsidRDefault="00BF17B0" w:rsidP="00BF17B0">
            <w:pPr>
              <w:rPr>
                <w:ins w:id="2023" w:author="Laura Viignola" w:date="2017-07-10T16:58:00Z"/>
                <w:lang w:val="it-IT"/>
              </w:rPr>
            </w:pPr>
            <w:ins w:id="2024" w:author="Laura Viignola" w:date="2017-07-10T16:58:00Z">
              <w:r>
                <w:rPr>
                  <w:rFonts w:ascii="Calibri" w:eastAsia="Calibri" w:hAnsi="Calibri" w:cs="Calibri"/>
                  <w:lang w:val="it-IT"/>
                </w:rPr>
                <w:t>2012</w:t>
              </w:r>
            </w:ins>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09BF0F8" w14:textId="77777777" w:rsidR="00BF17B0" w:rsidRDefault="00BF17B0" w:rsidP="00BF17B0">
            <w:pPr>
              <w:rPr>
                <w:ins w:id="2025" w:author="Laura Viignola" w:date="2017-07-10T16:58:00Z"/>
                <w:lang w:val="it-IT"/>
              </w:rPr>
            </w:pPr>
            <w:ins w:id="2026" w:author="Laura Viignola" w:date="2017-07-10T16:58:00Z">
              <w:r>
                <w:rPr>
                  <w:rFonts w:ascii="Calibri" w:eastAsia="Calibri" w:hAnsi="Calibri" w:cs="Calibri"/>
                  <w:lang w:val="it-IT"/>
                </w:rPr>
                <w:t>Switzerland</w:t>
              </w:r>
            </w:ins>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297840F9" w14:textId="77777777" w:rsidR="00BF17B0" w:rsidRDefault="00BF17B0" w:rsidP="00BF17B0">
            <w:pPr>
              <w:rPr>
                <w:ins w:id="2027" w:author="Laura Viignola" w:date="2017-07-10T16:58:00Z"/>
                <w:lang w:val="it-IT"/>
              </w:rPr>
            </w:pPr>
            <w:ins w:id="2028" w:author="Laura Viignola" w:date="2017-07-10T16:58:00Z">
              <w:r>
                <w:rPr>
                  <w:rFonts w:ascii="Calibri" w:eastAsia="Calibri" w:hAnsi="Calibri" w:cs="Calibri"/>
                  <w:lang w:val="it-IT"/>
                </w:rPr>
                <w:t>Y15-24</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5615312" w14:textId="77777777" w:rsidR="00BF17B0" w:rsidRDefault="00BF17B0" w:rsidP="00BF17B0">
            <w:pPr>
              <w:jc w:val="right"/>
              <w:rPr>
                <w:ins w:id="2029" w:author="Laura Viignola" w:date="2017-07-10T16:58:00Z"/>
                <w:lang w:val="it-IT"/>
              </w:rPr>
            </w:pPr>
            <w:ins w:id="2030" w:author="Laura Viignola" w:date="2017-07-10T16:58:00Z">
              <w:r>
                <w:rPr>
                  <w:rFonts w:ascii="Calibri" w:eastAsia="Calibri" w:hAnsi="Calibri" w:cs="Calibri"/>
                  <w:lang w:val="it-IT"/>
                </w:rPr>
                <w:t>2</w:t>
              </w:r>
            </w:ins>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1BC9F60" w14:textId="77777777" w:rsidR="00BF17B0" w:rsidRDefault="00BF17B0" w:rsidP="00BF17B0">
            <w:pPr>
              <w:jc w:val="right"/>
              <w:rPr>
                <w:ins w:id="2031" w:author="Laura Viignola" w:date="2017-07-10T16:58:00Z"/>
                <w:lang w:val="it-IT"/>
              </w:rPr>
            </w:pPr>
            <w:ins w:id="2032" w:author="Laura Viignola" w:date="2017-07-10T16:58:00Z">
              <w:r>
                <w:rPr>
                  <w:rFonts w:ascii="Calibri" w:eastAsia="Calibri" w:hAnsi="Calibri" w:cs="Calibri"/>
                  <w:lang w:val="it-IT"/>
                </w:rPr>
                <w:t>20</w:t>
              </w:r>
            </w:ins>
          </w:p>
        </w:tc>
      </w:tr>
    </w:tbl>
    <w:p w14:paraId="3A5A903B" w14:textId="77777777" w:rsidR="00BF17B0" w:rsidRDefault="00BF17B0" w:rsidP="00BF17B0">
      <w:pPr>
        <w:rPr>
          <w:ins w:id="2033" w:author="Laura Viignola" w:date="2017-07-10T16:58:00Z"/>
          <w:rFonts w:ascii="Cambria" w:hAnsi="Cambria"/>
        </w:rPr>
      </w:pPr>
    </w:p>
    <w:tbl>
      <w:tblPr>
        <w:tblW w:w="6610"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3471"/>
        <w:gridCol w:w="1181"/>
        <w:gridCol w:w="1958"/>
      </w:tblGrid>
      <w:tr w:rsidR="00BF17B0" w14:paraId="45E0A0AA" w14:textId="77777777" w:rsidTr="00BF17B0">
        <w:trPr>
          <w:trHeight w:val="259"/>
          <w:ins w:id="2034" w:author="Laura Viignola" w:date="2017-07-10T16:58:00Z"/>
        </w:trPr>
        <w:tc>
          <w:tcPr>
            <w:tcW w:w="347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3F5BF55C" w14:textId="77777777" w:rsidR="00BF17B0" w:rsidRPr="00995EFD" w:rsidRDefault="00BF17B0" w:rsidP="00BF17B0">
            <w:pPr>
              <w:rPr>
                <w:ins w:id="2035" w:author="Laura Viignola" w:date="2017-07-10T16:58:00Z"/>
                <w:rFonts w:ascii="Arial" w:hAnsi="Arial" w:cs="Arial"/>
                <w:lang w:val="it-IT"/>
              </w:rPr>
            </w:pPr>
            <w:ins w:id="2036" w:author="Laura Viignola" w:date="2017-07-10T16:58:00Z">
              <w:r w:rsidRPr="00995EFD">
                <w:rPr>
                  <w:rFonts w:ascii="Arial" w:eastAsia="Calibri" w:hAnsi="Arial" w:cs="Arial"/>
                  <w:lang w:val="it-IT"/>
                </w:rPr>
                <w:t>Overcrowding_rate_urbanization</w:t>
              </w:r>
            </w:ins>
          </w:p>
        </w:tc>
      </w:tr>
      <w:tr w:rsidR="00BF17B0" w14:paraId="4288FCAF" w14:textId="77777777" w:rsidTr="00BF17B0">
        <w:trPr>
          <w:trHeight w:val="259"/>
          <w:ins w:id="2037" w:author="Laura Viignola" w:date="2017-07-10T16:58:00Z"/>
        </w:trPr>
        <w:tc>
          <w:tcPr>
            <w:tcW w:w="3470"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hideMark/>
          </w:tcPr>
          <w:p w14:paraId="55807638" w14:textId="77777777" w:rsidR="00BF17B0" w:rsidRPr="005549E1" w:rsidRDefault="00BF17B0" w:rsidP="00BF17B0">
            <w:pPr>
              <w:rPr>
                <w:ins w:id="2038" w:author="Laura Viignola" w:date="2017-07-10T16:58:00Z"/>
                <w:rFonts w:ascii="Arial" w:hAnsi="Arial" w:cs="Arial"/>
                <w:lang w:val="it-IT"/>
              </w:rPr>
            </w:pPr>
            <w:ins w:id="2039" w:author="Laura Viignola" w:date="2017-07-10T16:58:00Z">
              <w:r w:rsidRPr="005549E1">
                <w:rPr>
                  <w:rFonts w:ascii="Arial" w:eastAsia="Calibri" w:hAnsi="Arial" w:cs="Arial"/>
                  <w:lang w:val="it-IT"/>
                </w:rPr>
                <w:t>TIME</w:t>
              </w:r>
            </w:ins>
          </w:p>
        </w:tc>
        <w:tc>
          <w:tcPr>
            <w:tcW w:w="118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hideMark/>
          </w:tcPr>
          <w:p w14:paraId="3C4421BA" w14:textId="77777777" w:rsidR="00BF17B0" w:rsidRPr="005549E1" w:rsidRDefault="00BF17B0" w:rsidP="00BF17B0">
            <w:pPr>
              <w:rPr>
                <w:ins w:id="2040" w:author="Laura Viignola" w:date="2017-07-10T16:58:00Z"/>
                <w:rFonts w:ascii="Arial" w:hAnsi="Arial" w:cs="Arial"/>
                <w:lang w:val="it-IT"/>
              </w:rPr>
            </w:pPr>
            <w:ins w:id="2041" w:author="Laura Viignola" w:date="2017-07-10T16:58:00Z">
              <w:r w:rsidRPr="005549E1">
                <w:rPr>
                  <w:rFonts w:ascii="Arial" w:eastAsia="Calibri" w:hAnsi="Arial" w:cs="Arial"/>
                  <w:lang w:val="it-IT"/>
                </w:rPr>
                <w:t>GEO</w:t>
              </w:r>
            </w:ins>
          </w:p>
        </w:tc>
        <w:tc>
          <w:tcPr>
            <w:tcW w:w="1958"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hideMark/>
          </w:tcPr>
          <w:p w14:paraId="1CCEBF2E" w14:textId="77777777" w:rsidR="00BF17B0" w:rsidRPr="005549E1" w:rsidRDefault="00BF17B0" w:rsidP="00BF17B0">
            <w:pPr>
              <w:rPr>
                <w:ins w:id="2042" w:author="Laura Viignola" w:date="2017-07-10T16:58:00Z"/>
                <w:rFonts w:ascii="Arial" w:hAnsi="Arial" w:cs="Arial"/>
                <w:lang w:val="it-IT"/>
              </w:rPr>
            </w:pPr>
            <w:ins w:id="2043" w:author="Laura Viignola" w:date="2017-07-10T16:58:00Z">
              <w:r w:rsidRPr="005549E1">
                <w:rPr>
                  <w:rFonts w:ascii="Arial" w:eastAsia="Calibri" w:hAnsi="Arial" w:cs="Arial"/>
                  <w:lang w:val="it-IT"/>
                </w:rPr>
                <w:t>PERCENTAGE</w:t>
              </w:r>
            </w:ins>
          </w:p>
        </w:tc>
      </w:tr>
      <w:tr w:rsidR="00BF17B0" w14:paraId="11CA8445" w14:textId="77777777" w:rsidTr="00BF17B0">
        <w:trPr>
          <w:trHeight w:val="259"/>
          <w:ins w:id="2044" w:author="Laura Viignola" w:date="2017-07-10T16:58:00Z"/>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1C52AF86" w14:textId="77777777" w:rsidR="00BF17B0" w:rsidRDefault="00BF17B0" w:rsidP="00BF17B0">
            <w:pPr>
              <w:rPr>
                <w:ins w:id="2045" w:author="Laura Viignola" w:date="2017-07-10T16:58:00Z"/>
                <w:lang w:val="it-IT"/>
              </w:rPr>
            </w:pPr>
            <w:ins w:id="2046" w:author="Laura Viignola" w:date="2017-07-10T16:58:00Z">
              <w:r>
                <w:rPr>
                  <w:rFonts w:ascii="Calibri" w:eastAsia="Calibri" w:hAnsi="Calibri" w:cs="Calibri"/>
                  <w:lang w:val="it-IT"/>
                </w:rPr>
                <w:t>2012</w:t>
              </w:r>
            </w:ins>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2B247B60" w14:textId="77777777" w:rsidR="00BF17B0" w:rsidRDefault="00BF17B0" w:rsidP="00BF17B0">
            <w:pPr>
              <w:rPr>
                <w:ins w:id="2047" w:author="Laura Viignola" w:date="2017-07-10T16:58:00Z"/>
                <w:lang w:val="it-IT"/>
              </w:rPr>
            </w:pPr>
            <w:ins w:id="2048" w:author="Laura Viignola" w:date="2017-07-10T16:58:00Z">
              <w:r>
                <w:rPr>
                  <w:rFonts w:ascii="Calibri" w:eastAsia="Calibri" w:hAnsi="Calibri" w:cs="Calibri"/>
                  <w:lang w:val="it-IT"/>
                </w:rPr>
                <w:t>Belgium</w:t>
              </w:r>
            </w:ins>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319DE798" w14:textId="77777777" w:rsidR="00BF17B0" w:rsidRDefault="00BF17B0" w:rsidP="00BF17B0">
            <w:pPr>
              <w:jc w:val="right"/>
              <w:rPr>
                <w:ins w:id="2049" w:author="Laura Viignola" w:date="2017-07-10T16:58:00Z"/>
                <w:lang w:val="it-IT"/>
              </w:rPr>
            </w:pPr>
            <w:ins w:id="2050" w:author="Laura Viignola" w:date="2017-07-10T16:58:00Z">
              <w:r>
                <w:rPr>
                  <w:rFonts w:ascii="Calibri" w:eastAsia="Calibri" w:hAnsi="Calibri" w:cs="Calibri"/>
                  <w:lang w:val="it-IT"/>
                </w:rPr>
                <w:t>0.01</w:t>
              </w:r>
            </w:ins>
          </w:p>
        </w:tc>
      </w:tr>
      <w:tr w:rsidR="00BF17B0" w14:paraId="65133191" w14:textId="77777777" w:rsidTr="00BF17B0">
        <w:trPr>
          <w:trHeight w:val="259"/>
          <w:ins w:id="2051" w:author="Laura Viignola" w:date="2017-07-10T16:58:00Z"/>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2140FA93" w14:textId="77777777" w:rsidR="00BF17B0" w:rsidRDefault="00BF17B0" w:rsidP="00BF17B0">
            <w:pPr>
              <w:rPr>
                <w:ins w:id="2052" w:author="Laura Viignola" w:date="2017-07-10T16:58:00Z"/>
                <w:lang w:val="it-IT"/>
              </w:rPr>
            </w:pPr>
            <w:ins w:id="2053" w:author="Laura Viignola" w:date="2017-07-10T16:58:00Z">
              <w:r>
                <w:rPr>
                  <w:rFonts w:ascii="Calibri" w:eastAsia="Calibri" w:hAnsi="Calibri" w:cs="Calibri"/>
                  <w:lang w:val="it-IT"/>
                </w:rPr>
                <w:t>2012</w:t>
              </w:r>
            </w:ins>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54D99305" w14:textId="77777777" w:rsidR="00BF17B0" w:rsidRDefault="00BF17B0" w:rsidP="00BF17B0">
            <w:pPr>
              <w:rPr>
                <w:ins w:id="2054" w:author="Laura Viignola" w:date="2017-07-10T16:58:00Z"/>
                <w:lang w:val="it-IT"/>
              </w:rPr>
            </w:pPr>
            <w:ins w:id="2055" w:author="Laura Viignola" w:date="2017-07-10T16:58:00Z">
              <w:r>
                <w:rPr>
                  <w:rFonts w:ascii="Calibri" w:eastAsia="Calibri" w:hAnsi="Calibri" w:cs="Calibri"/>
                  <w:lang w:val="it-IT"/>
                </w:rPr>
                <w:t>Greece</w:t>
              </w:r>
            </w:ins>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39EA1ACE" w14:textId="77777777" w:rsidR="00BF17B0" w:rsidRDefault="00BF17B0" w:rsidP="00BF17B0">
            <w:pPr>
              <w:jc w:val="right"/>
              <w:rPr>
                <w:ins w:id="2056" w:author="Laura Viignola" w:date="2017-07-10T16:58:00Z"/>
                <w:lang w:val="it-IT"/>
              </w:rPr>
            </w:pPr>
            <w:ins w:id="2057" w:author="Laura Viignola" w:date="2017-07-10T16:58:00Z">
              <w:r>
                <w:rPr>
                  <w:rFonts w:ascii="Calibri" w:eastAsia="Calibri" w:hAnsi="Calibri" w:cs="Calibri"/>
                  <w:lang w:val="it-IT"/>
                </w:rPr>
                <w:t>0.1</w:t>
              </w:r>
            </w:ins>
          </w:p>
        </w:tc>
      </w:tr>
      <w:tr w:rsidR="00BF17B0" w14:paraId="211326E3" w14:textId="77777777" w:rsidTr="00BF17B0">
        <w:trPr>
          <w:trHeight w:val="259"/>
          <w:ins w:id="2058" w:author="Laura Viignola" w:date="2017-07-10T16:58:00Z"/>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2C61749F" w14:textId="77777777" w:rsidR="00BF17B0" w:rsidRDefault="00BF17B0" w:rsidP="00BF17B0">
            <w:pPr>
              <w:rPr>
                <w:ins w:id="2059" w:author="Laura Viignola" w:date="2017-07-10T16:58:00Z"/>
                <w:lang w:val="it-IT"/>
              </w:rPr>
            </w:pPr>
            <w:ins w:id="2060" w:author="Laura Viignola" w:date="2017-07-10T16:58:00Z">
              <w:r>
                <w:rPr>
                  <w:rFonts w:ascii="Calibri" w:eastAsia="Calibri" w:hAnsi="Calibri" w:cs="Calibri"/>
                  <w:lang w:val="it-IT"/>
                </w:rPr>
                <w:t>2012</w:t>
              </w:r>
            </w:ins>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31C3D5A6" w14:textId="77777777" w:rsidR="00BF17B0" w:rsidRDefault="00BF17B0" w:rsidP="00BF17B0">
            <w:pPr>
              <w:rPr>
                <w:ins w:id="2061" w:author="Laura Viignola" w:date="2017-07-10T16:58:00Z"/>
                <w:lang w:val="it-IT"/>
              </w:rPr>
            </w:pPr>
            <w:ins w:id="2062" w:author="Laura Viignola" w:date="2017-07-10T16:58:00Z">
              <w:r>
                <w:rPr>
                  <w:rFonts w:ascii="Calibri" w:eastAsia="Calibri" w:hAnsi="Calibri" w:cs="Calibri"/>
                  <w:lang w:val="it-IT"/>
                </w:rPr>
                <w:t>Spain</w:t>
              </w:r>
            </w:ins>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0E80BA2" w14:textId="77777777" w:rsidR="00BF17B0" w:rsidRDefault="00BF17B0" w:rsidP="00BF17B0">
            <w:pPr>
              <w:jc w:val="right"/>
              <w:rPr>
                <w:ins w:id="2063" w:author="Laura Viignola" w:date="2017-07-10T16:58:00Z"/>
                <w:lang w:val="it-IT"/>
              </w:rPr>
            </w:pPr>
            <w:ins w:id="2064" w:author="Laura Viignola" w:date="2017-07-10T16:58:00Z">
              <w:r>
                <w:rPr>
                  <w:rFonts w:ascii="Calibri" w:eastAsia="Calibri" w:hAnsi="Calibri" w:cs="Calibri"/>
                  <w:lang w:val="it-IT"/>
                </w:rPr>
                <w:t>0.2</w:t>
              </w:r>
            </w:ins>
          </w:p>
        </w:tc>
      </w:tr>
      <w:tr w:rsidR="00BF17B0" w14:paraId="35A5087F" w14:textId="77777777" w:rsidTr="00BF17B0">
        <w:trPr>
          <w:trHeight w:val="259"/>
          <w:ins w:id="2065" w:author="Laura Viignola" w:date="2017-07-10T16:58:00Z"/>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6C78E8E" w14:textId="77777777" w:rsidR="00BF17B0" w:rsidRDefault="00BF17B0" w:rsidP="00BF17B0">
            <w:pPr>
              <w:rPr>
                <w:ins w:id="2066" w:author="Laura Viignola" w:date="2017-07-10T16:58:00Z"/>
                <w:lang w:val="it-IT"/>
              </w:rPr>
            </w:pPr>
            <w:ins w:id="2067" w:author="Laura Viignola" w:date="2017-07-10T16:58:00Z">
              <w:r>
                <w:rPr>
                  <w:rFonts w:ascii="Calibri" w:eastAsia="Calibri" w:hAnsi="Calibri" w:cs="Calibri"/>
                  <w:lang w:val="it-IT"/>
                </w:rPr>
                <w:t>2012</w:t>
              </w:r>
            </w:ins>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60B4D159" w14:textId="77777777" w:rsidR="00BF17B0" w:rsidRDefault="00BF17B0" w:rsidP="00BF17B0">
            <w:pPr>
              <w:rPr>
                <w:ins w:id="2068" w:author="Laura Viignola" w:date="2017-07-10T16:58:00Z"/>
                <w:lang w:val="it-IT"/>
              </w:rPr>
            </w:pPr>
            <w:ins w:id="2069" w:author="Laura Viignola" w:date="2017-07-10T16:58:00Z">
              <w:r>
                <w:rPr>
                  <w:rFonts w:ascii="Calibri" w:eastAsia="Calibri" w:hAnsi="Calibri" w:cs="Calibri"/>
                  <w:lang w:val="it-IT"/>
                </w:rPr>
                <w:t>Malta</w:t>
              </w:r>
            </w:ins>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13D0359A" w14:textId="77777777" w:rsidR="00BF17B0" w:rsidRDefault="00BF17B0" w:rsidP="00BF17B0">
            <w:pPr>
              <w:jc w:val="right"/>
              <w:rPr>
                <w:ins w:id="2070" w:author="Laura Viignola" w:date="2017-07-10T16:58:00Z"/>
                <w:lang w:val="it-IT"/>
              </w:rPr>
            </w:pPr>
            <w:ins w:id="2071" w:author="Laura Viignola" w:date="2017-07-10T16:58:00Z">
              <w:r>
                <w:rPr>
                  <w:rFonts w:ascii="Calibri" w:eastAsia="Calibri" w:hAnsi="Calibri" w:cs="Calibri"/>
                  <w:lang w:val="it-IT"/>
                </w:rPr>
                <w:t>0.3</w:t>
              </w:r>
            </w:ins>
          </w:p>
        </w:tc>
      </w:tr>
      <w:tr w:rsidR="00BF17B0" w14:paraId="3C947A3D" w14:textId="77777777" w:rsidTr="00BF17B0">
        <w:trPr>
          <w:trHeight w:val="259"/>
          <w:ins w:id="2072" w:author="Laura Viignola" w:date="2017-07-10T16:58:00Z"/>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1743C8C8" w14:textId="77777777" w:rsidR="00BF17B0" w:rsidRDefault="00BF17B0" w:rsidP="00BF17B0">
            <w:pPr>
              <w:rPr>
                <w:ins w:id="2073" w:author="Laura Viignola" w:date="2017-07-10T16:58:00Z"/>
                <w:lang w:val="it-IT"/>
              </w:rPr>
            </w:pPr>
            <w:ins w:id="2074" w:author="Laura Viignola" w:date="2017-07-10T16:58:00Z">
              <w:r>
                <w:rPr>
                  <w:rFonts w:ascii="Calibri" w:eastAsia="Calibri" w:hAnsi="Calibri" w:cs="Calibri"/>
                  <w:lang w:val="it-IT"/>
                </w:rPr>
                <w:t>2012</w:t>
              </w:r>
            </w:ins>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1E7A4F90" w14:textId="77777777" w:rsidR="00BF17B0" w:rsidRDefault="00BF17B0" w:rsidP="00BF17B0">
            <w:pPr>
              <w:rPr>
                <w:ins w:id="2075" w:author="Laura Viignola" w:date="2017-07-10T16:58:00Z"/>
                <w:lang w:val="it-IT"/>
              </w:rPr>
            </w:pPr>
            <w:ins w:id="2076" w:author="Laura Viignola" w:date="2017-07-10T16:58:00Z">
              <w:r>
                <w:rPr>
                  <w:rFonts w:ascii="Calibri" w:eastAsia="Calibri" w:hAnsi="Calibri" w:cs="Calibri"/>
                  <w:lang w:val="it-IT"/>
                </w:rPr>
                <w:t>Finland</w:t>
              </w:r>
            </w:ins>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554B15E9" w14:textId="77777777" w:rsidR="00BF17B0" w:rsidRDefault="00BF17B0" w:rsidP="00BF17B0">
            <w:pPr>
              <w:jc w:val="right"/>
              <w:rPr>
                <w:ins w:id="2077" w:author="Laura Viignola" w:date="2017-07-10T16:58:00Z"/>
                <w:lang w:val="it-IT"/>
              </w:rPr>
            </w:pPr>
            <w:ins w:id="2078" w:author="Laura Viignola" w:date="2017-07-10T16:58:00Z">
              <w:r>
                <w:rPr>
                  <w:rFonts w:ascii="Calibri" w:eastAsia="Calibri" w:hAnsi="Calibri" w:cs="Calibri"/>
                  <w:lang w:val="it-IT"/>
                </w:rPr>
                <w:t>0.4</w:t>
              </w:r>
            </w:ins>
          </w:p>
        </w:tc>
      </w:tr>
      <w:tr w:rsidR="00BF17B0" w14:paraId="03D91639" w14:textId="77777777" w:rsidTr="00BF17B0">
        <w:trPr>
          <w:trHeight w:val="259"/>
          <w:ins w:id="2079" w:author="Laura Viignola" w:date="2017-07-10T16:58:00Z"/>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272253E6" w14:textId="77777777" w:rsidR="00BF17B0" w:rsidRDefault="00BF17B0" w:rsidP="00BF17B0">
            <w:pPr>
              <w:rPr>
                <w:ins w:id="2080" w:author="Laura Viignola" w:date="2017-07-10T16:58:00Z"/>
                <w:lang w:val="it-IT"/>
              </w:rPr>
            </w:pPr>
            <w:ins w:id="2081" w:author="Laura Viignola" w:date="2017-07-10T16:58:00Z">
              <w:r>
                <w:rPr>
                  <w:rFonts w:ascii="Calibri" w:eastAsia="Calibri" w:hAnsi="Calibri" w:cs="Calibri"/>
                  <w:lang w:val="it-IT"/>
                </w:rPr>
                <w:t>2012</w:t>
              </w:r>
            </w:ins>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6AF95AF2" w14:textId="77777777" w:rsidR="00BF17B0" w:rsidRDefault="00BF17B0" w:rsidP="00BF17B0">
            <w:pPr>
              <w:rPr>
                <w:ins w:id="2082" w:author="Laura Viignola" w:date="2017-07-10T16:58:00Z"/>
                <w:lang w:val="it-IT"/>
              </w:rPr>
            </w:pPr>
            <w:ins w:id="2083" w:author="Laura Viignola" w:date="2017-07-10T16:58:00Z">
              <w:r>
                <w:rPr>
                  <w:rFonts w:ascii="Calibri" w:eastAsia="Calibri" w:hAnsi="Calibri" w:cs="Calibri"/>
                  <w:lang w:val="it-IT"/>
                </w:rPr>
                <w:t>France</w:t>
              </w:r>
            </w:ins>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B22DF2F" w14:textId="77777777" w:rsidR="00BF17B0" w:rsidRDefault="00BF17B0" w:rsidP="00BF17B0">
            <w:pPr>
              <w:jc w:val="right"/>
              <w:rPr>
                <w:ins w:id="2084" w:author="Laura Viignola" w:date="2017-07-10T16:58:00Z"/>
                <w:lang w:val="it-IT"/>
              </w:rPr>
            </w:pPr>
            <w:ins w:id="2085" w:author="Laura Viignola" w:date="2017-07-10T16:58:00Z">
              <w:r>
                <w:rPr>
                  <w:rFonts w:ascii="Calibri" w:eastAsia="Calibri" w:hAnsi="Calibri" w:cs="Calibri"/>
                  <w:lang w:val="it-IT"/>
                </w:rPr>
                <w:t>0.5</w:t>
              </w:r>
            </w:ins>
          </w:p>
        </w:tc>
      </w:tr>
    </w:tbl>
    <w:p w14:paraId="3A363DD5" w14:textId="77777777" w:rsidR="00BF17B0" w:rsidRPr="001A403F" w:rsidRDefault="00BF17B0" w:rsidP="00BF17B0">
      <w:pPr>
        <w:rPr>
          <w:ins w:id="2086" w:author="Laura Viignola" w:date="2017-07-10T16:58:00Z"/>
          <w:rFonts w:ascii="Cambria" w:hAnsi="Cambria"/>
        </w:rPr>
      </w:pPr>
    </w:p>
    <w:p w14:paraId="4DEEE5E6" w14:textId="77777777" w:rsidR="00BF17B0" w:rsidRDefault="00BF17B0" w:rsidP="00BF17B0">
      <w:pPr>
        <w:rPr>
          <w:ins w:id="2087" w:author="Laura Viignola" w:date="2017-07-10T16:58:00Z"/>
          <w:rFonts w:ascii="Cambria" w:hAnsi="Cambria"/>
        </w:rPr>
      </w:pPr>
    </w:p>
    <w:p w14:paraId="60F69A5E" w14:textId="77777777" w:rsidR="00BF17B0" w:rsidRDefault="00BF17B0" w:rsidP="00BF17B0">
      <w:pPr>
        <w:rPr>
          <w:ins w:id="2088" w:author="Laura Viignola" w:date="2017-07-10T16:58:00Z"/>
          <w:rFonts w:ascii="Cambria" w:hAnsi="Cambria"/>
        </w:rPr>
      </w:pPr>
    </w:p>
    <w:p w14:paraId="6F8D04FA" w14:textId="77777777" w:rsidR="00BF17B0" w:rsidRDefault="00BF17B0" w:rsidP="00BF17B0">
      <w:pPr>
        <w:rPr>
          <w:ins w:id="2089" w:author="Laura Viignola" w:date="2017-07-10T16:58:00Z"/>
          <w:rFonts w:ascii="Cambria" w:hAnsi="Cambria"/>
        </w:rPr>
      </w:pPr>
      <w:ins w:id="2090" w:author="Laura Viignola" w:date="2017-07-10T16:58:00Z">
        <w:r w:rsidRPr="00CA0059">
          <w:rPr>
            <w:rFonts w:ascii="Cambria" w:hAnsi="Cambria"/>
            <w:i/>
          </w:rPr>
          <w:t>Example 1:</w:t>
        </w:r>
        <w:r>
          <w:rPr>
            <w:rFonts w:ascii="Cambria" w:hAnsi="Cambria"/>
          </w:rPr>
          <w:tab/>
        </w:r>
        <w:r>
          <w:rPr>
            <w:rFonts w:ascii="Cambria" w:hAnsi="Cambria"/>
          </w:rPr>
          <w:tab/>
        </w:r>
      </w:ins>
    </w:p>
    <w:p w14:paraId="1004DC31" w14:textId="77777777" w:rsidR="00BF17B0" w:rsidRDefault="00BF17B0" w:rsidP="00BF17B0">
      <w:pPr>
        <w:ind w:left="720"/>
        <w:rPr>
          <w:ins w:id="2091" w:author="Laura Viignola" w:date="2017-07-10T16:58:00Z"/>
          <w:rFonts w:ascii="Cambria" w:eastAsia="Calibri" w:hAnsi="Cambria" w:cs="Calibri"/>
          <w:lang w:val="pt-PT"/>
        </w:rPr>
      </w:pPr>
      <w:ins w:id="2092" w:author="Laura Viignola" w:date="2017-07-10T16:58:00Z">
        <w:r w:rsidRPr="00842F89">
          <w:rPr>
            <w:rFonts w:ascii="Arial" w:eastAsia="Calibri" w:hAnsi="Arial" w:cs="Arial"/>
            <w:color w:val="1F497D" w:themeColor="text2"/>
          </w:rPr>
          <w:t>DS</w:t>
        </w:r>
        <w:r w:rsidRPr="00842F89">
          <w:rPr>
            <w:rFonts w:ascii="Arial" w:eastAsia="Calibri" w:hAnsi="Arial" w:cs="Arial"/>
            <w:color w:val="1F497D" w:themeColor="text2"/>
            <w:lang w:val="pt-PT"/>
          </w:rPr>
          <w:t xml:space="preserve">_r  </w:t>
        </w:r>
        <w:r w:rsidRPr="00842F89">
          <w:rPr>
            <w:rFonts w:ascii="Arial" w:eastAsia="Calibri" w:hAnsi="Arial" w:cs="Arial"/>
            <w:b/>
            <w:color w:val="auto"/>
            <w:lang w:val="pt-PT"/>
          </w:rPr>
          <w:t>:=</w:t>
        </w:r>
        <w:r w:rsidRPr="00842F89">
          <w:rPr>
            <w:rFonts w:ascii="Arial" w:eastAsia="Calibri" w:hAnsi="Arial" w:cs="Arial"/>
            <w:lang w:val="pt-PT"/>
          </w:rPr>
          <w:t xml:space="preserve"> </w:t>
        </w:r>
        <w:r w:rsidRPr="00995EFD">
          <w:rPr>
            <w:rFonts w:ascii="Arial" w:eastAsia="Calibri" w:hAnsi="Arial" w:cs="Arial"/>
            <w:color w:val="1F497D" w:themeColor="text2"/>
            <w:lang w:val="pt-PT"/>
          </w:rPr>
          <w:t xml:space="preserve">total_population[rename POPULATION </w:t>
        </w:r>
        <w:r>
          <w:rPr>
            <w:rFonts w:ascii="Arial" w:eastAsia="Calibri" w:hAnsi="Arial" w:cs="Arial"/>
            <w:color w:val="1F497D" w:themeColor="text2"/>
            <w:lang w:val="pt-PT"/>
          </w:rPr>
          <w:t>to PERCENTAGE]</w:t>
        </w:r>
        <w:r w:rsidRPr="00995EFD">
          <w:rPr>
            <w:rFonts w:ascii="Arial" w:eastAsia="Calibri" w:hAnsi="Arial" w:cs="Arial"/>
            <w:color w:val="1F497D" w:themeColor="text2"/>
            <w:lang w:val="pt-PT"/>
          </w:rPr>
          <w:t xml:space="preserve">#PERCENTAGE </w:t>
        </w:r>
        <w:r>
          <w:rPr>
            <w:rFonts w:ascii="Arial" w:eastAsia="Calibri" w:hAnsi="Arial" w:cs="Arial"/>
            <w:color w:val="1F497D" w:themeColor="text2"/>
            <w:lang w:val="pt-PT"/>
          </w:rPr>
          <w:t>/</w:t>
        </w:r>
        <w:r w:rsidRPr="00995EFD">
          <w:rPr>
            <w:rFonts w:ascii="Arial" w:eastAsia="Calibri" w:hAnsi="Arial" w:cs="Arial"/>
            <w:color w:val="1F497D" w:themeColor="text2"/>
            <w:lang w:val="pt-PT"/>
          </w:rPr>
          <w:t xml:space="preserve"> </w:t>
        </w:r>
        <w:r>
          <w:rPr>
            <w:rFonts w:ascii="Arial" w:eastAsia="Calibri" w:hAnsi="Arial" w:cs="Arial"/>
            <w:color w:val="1F497D" w:themeColor="text2"/>
            <w:lang w:val="pt-PT"/>
          </w:rPr>
          <w:t>Overcrowding_rate_urbanization</w:t>
        </w:r>
        <w:r w:rsidRPr="00995EFD">
          <w:rPr>
            <w:rFonts w:ascii="Arial" w:eastAsia="Calibri" w:hAnsi="Arial" w:cs="Arial"/>
            <w:color w:val="1F497D" w:themeColor="text2"/>
            <w:lang w:val="pt-PT"/>
          </w:rPr>
          <w:t>#PERCENTAGE</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257FF089" w14:textId="77777777" w:rsidR="00BF17B0" w:rsidRPr="009F55B5" w:rsidRDefault="00BF17B0" w:rsidP="00BF17B0">
      <w:pPr>
        <w:rPr>
          <w:ins w:id="2093" w:author="Laura Viignola" w:date="2017-07-10T16:58:00Z"/>
          <w:rFonts w:ascii="Cambria" w:eastAsia="Calibri" w:hAnsi="Cambria" w:cs="Calibri"/>
          <w:lang w:val="pt-PT"/>
        </w:rPr>
      </w:pPr>
    </w:p>
    <w:tbl>
      <w:tblPr>
        <w:tblW w:w="6607"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541"/>
        <w:gridCol w:w="1541"/>
        <w:gridCol w:w="1541"/>
        <w:gridCol w:w="1984"/>
      </w:tblGrid>
      <w:tr w:rsidR="00BF17B0" w14:paraId="5D14E475" w14:textId="77777777" w:rsidTr="00BF17B0">
        <w:trPr>
          <w:trHeight w:val="259"/>
          <w:ins w:id="2094" w:author="Laura Viignola" w:date="2017-07-10T16:58:00Z"/>
        </w:trPr>
        <w:tc>
          <w:tcPr>
            <w:tcW w:w="6607"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383B7C1B" w14:textId="77777777" w:rsidR="00BF17B0" w:rsidRPr="00995EFD" w:rsidRDefault="00BF17B0" w:rsidP="00BF17B0">
            <w:pPr>
              <w:rPr>
                <w:ins w:id="2095" w:author="Laura Viignola" w:date="2017-07-10T16:58:00Z"/>
                <w:rFonts w:ascii="Arial" w:hAnsi="Arial" w:cs="Arial"/>
                <w:lang w:val="it-IT"/>
              </w:rPr>
            </w:pPr>
            <w:ins w:id="2096" w:author="Laura Viignola" w:date="2017-07-10T16:58:00Z">
              <w:r w:rsidRPr="00995EFD">
                <w:rPr>
                  <w:rFonts w:ascii="Arial" w:eastAsia="Calibri" w:hAnsi="Arial" w:cs="Arial"/>
                  <w:lang w:val="it-IT"/>
                </w:rPr>
                <w:t>DS</w:t>
              </w:r>
              <w:r>
                <w:rPr>
                  <w:rFonts w:ascii="Arial" w:eastAsia="Calibri" w:hAnsi="Arial" w:cs="Arial"/>
                  <w:lang w:val="it-IT"/>
                </w:rPr>
                <w:t>_</w:t>
              </w:r>
              <w:r w:rsidRPr="00995EFD">
                <w:rPr>
                  <w:rFonts w:ascii="Arial" w:eastAsia="Calibri" w:hAnsi="Arial" w:cs="Arial"/>
                  <w:lang w:val="it-IT"/>
                </w:rPr>
                <w:t>r</w:t>
              </w:r>
            </w:ins>
          </w:p>
        </w:tc>
      </w:tr>
      <w:tr w:rsidR="00BF17B0" w14:paraId="09BB9428" w14:textId="77777777" w:rsidTr="00BF17B0">
        <w:trPr>
          <w:trHeight w:val="259"/>
          <w:ins w:id="2097" w:author="Laura Viignola" w:date="2017-07-10T16:58:00Z"/>
        </w:trPr>
        <w:tc>
          <w:tcPr>
            <w:tcW w:w="154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hideMark/>
          </w:tcPr>
          <w:p w14:paraId="058D55BE" w14:textId="77777777" w:rsidR="00BF17B0" w:rsidRPr="005549E1" w:rsidRDefault="00BF17B0" w:rsidP="00BF17B0">
            <w:pPr>
              <w:rPr>
                <w:ins w:id="2098" w:author="Laura Viignola" w:date="2017-07-10T16:58:00Z"/>
                <w:rFonts w:ascii="Arial" w:hAnsi="Arial" w:cs="Arial"/>
                <w:lang w:val="it-IT"/>
              </w:rPr>
            </w:pPr>
            <w:ins w:id="2099" w:author="Laura Viignola" w:date="2017-07-10T16:58:00Z">
              <w:r w:rsidRPr="005549E1">
                <w:rPr>
                  <w:rFonts w:ascii="Arial" w:eastAsia="Calibri" w:hAnsi="Arial" w:cs="Arial"/>
                  <w:lang w:val="it-IT"/>
                </w:rPr>
                <w:t>TIME</w:t>
              </w:r>
            </w:ins>
          </w:p>
        </w:tc>
        <w:tc>
          <w:tcPr>
            <w:tcW w:w="154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hideMark/>
          </w:tcPr>
          <w:p w14:paraId="1A1F0975" w14:textId="77777777" w:rsidR="00BF17B0" w:rsidRPr="005549E1" w:rsidRDefault="00BF17B0" w:rsidP="00BF17B0">
            <w:pPr>
              <w:rPr>
                <w:ins w:id="2100" w:author="Laura Viignola" w:date="2017-07-10T16:58:00Z"/>
                <w:rFonts w:ascii="Arial" w:hAnsi="Arial" w:cs="Arial"/>
                <w:lang w:val="it-IT"/>
              </w:rPr>
            </w:pPr>
            <w:ins w:id="2101" w:author="Laura Viignola" w:date="2017-07-10T16:58:00Z">
              <w:r w:rsidRPr="005549E1">
                <w:rPr>
                  <w:rFonts w:ascii="Arial" w:eastAsia="Calibri" w:hAnsi="Arial" w:cs="Arial"/>
                  <w:lang w:val="it-IT"/>
                </w:rPr>
                <w:t>GEO</w:t>
              </w:r>
            </w:ins>
          </w:p>
        </w:tc>
        <w:tc>
          <w:tcPr>
            <w:tcW w:w="154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hideMark/>
          </w:tcPr>
          <w:p w14:paraId="33BA8028" w14:textId="77777777" w:rsidR="00BF17B0" w:rsidRPr="005549E1" w:rsidRDefault="00BF17B0" w:rsidP="00BF17B0">
            <w:pPr>
              <w:rPr>
                <w:ins w:id="2102" w:author="Laura Viignola" w:date="2017-07-10T16:58:00Z"/>
                <w:rFonts w:ascii="Arial" w:hAnsi="Arial" w:cs="Arial"/>
                <w:lang w:val="it-IT"/>
              </w:rPr>
            </w:pPr>
            <w:ins w:id="2103" w:author="Laura Viignola" w:date="2017-07-10T16:58:00Z">
              <w:r w:rsidRPr="005549E1">
                <w:rPr>
                  <w:rFonts w:ascii="Arial" w:eastAsia="Calibri" w:hAnsi="Arial" w:cs="Arial"/>
                  <w:lang w:val="it-IT"/>
                </w:rPr>
                <w:t>AGE</w:t>
              </w:r>
            </w:ins>
          </w:p>
        </w:tc>
        <w:tc>
          <w:tcPr>
            <w:tcW w:w="1984"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hideMark/>
          </w:tcPr>
          <w:p w14:paraId="14D35048" w14:textId="77777777" w:rsidR="00BF17B0" w:rsidRPr="005549E1" w:rsidRDefault="00BF17B0" w:rsidP="00BF17B0">
            <w:pPr>
              <w:rPr>
                <w:ins w:id="2104" w:author="Laura Viignola" w:date="2017-07-10T16:58:00Z"/>
                <w:rFonts w:ascii="Arial" w:hAnsi="Arial" w:cs="Arial"/>
                <w:lang w:val="it-IT"/>
              </w:rPr>
            </w:pPr>
            <w:ins w:id="2105" w:author="Laura Viignola" w:date="2017-07-10T16:58:00Z">
              <w:r w:rsidRPr="005549E1">
                <w:rPr>
                  <w:rFonts w:ascii="Arial" w:eastAsia="Calibri" w:hAnsi="Arial" w:cs="Arial"/>
                  <w:lang w:val="it-IT"/>
                </w:rPr>
                <w:t>PERCENTAGE</w:t>
              </w:r>
            </w:ins>
          </w:p>
        </w:tc>
      </w:tr>
      <w:tr w:rsidR="00BF17B0" w14:paraId="1CDDC8D8" w14:textId="77777777" w:rsidTr="00BF17B0">
        <w:trPr>
          <w:trHeight w:val="259"/>
          <w:ins w:id="2106" w:author="Laura Viignola" w:date="2017-07-10T16:58:00Z"/>
        </w:trPr>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C2F6645" w14:textId="77777777" w:rsidR="00BF17B0" w:rsidRDefault="00BF17B0" w:rsidP="00BF17B0">
            <w:pPr>
              <w:rPr>
                <w:ins w:id="2107" w:author="Laura Viignola" w:date="2017-07-10T16:58:00Z"/>
                <w:lang w:val="it-IT"/>
              </w:rPr>
            </w:pPr>
            <w:ins w:id="2108" w:author="Laura Viignola" w:date="2017-07-10T16:58:00Z">
              <w:r>
                <w:rPr>
                  <w:rFonts w:ascii="Calibri" w:eastAsia="Calibri" w:hAnsi="Calibri" w:cs="Calibri"/>
                  <w:lang w:val="it-IT"/>
                </w:rPr>
                <w:t>2012</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173578F" w14:textId="77777777" w:rsidR="00BF17B0" w:rsidRDefault="00BF17B0" w:rsidP="00BF17B0">
            <w:pPr>
              <w:rPr>
                <w:ins w:id="2109" w:author="Laura Viignola" w:date="2017-07-10T16:58:00Z"/>
                <w:lang w:val="it-IT"/>
              </w:rPr>
            </w:pPr>
            <w:ins w:id="2110" w:author="Laura Viignola" w:date="2017-07-10T16:58:00Z">
              <w:r>
                <w:rPr>
                  <w:rFonts w:ascii="Calibri" w:eastAsia="Calibri" w:hAnsi="Calibri" w:cs="Calibri"/>
                  <w:lang w:val="it-IT"/>
                </w:rPr>
                <w:t>Belgium</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0F2D169" w14:textId="77777777" w:rsidR="00BF17B0" w:rsidRDefault="00BF17B0" w:rsidP="00BF17B0">
            <w:pPr>
              <w:rPr>
                <w:ins w:id="2111" w:author="Laura Viignola" w:date="2017-07-10T16:58:00Z"/>
                <w:lang w:val="it-IT"/>
              </w:rPr>
            </w:pPr>
            <w:ins w:id="2112" w:author="Laura Viignola" w:date="2017-07-10T16:58:00Z">
              <w:r>
                <w:rPr>
                  <w:rFonts w:ascii="Calibri" w:eastAsia="Calibri" w:hAnsi="Calibri" w:cs="Calibri"/>
                  <w:lang w:val="it-IT"/>
                </w:rPr>
                <w:t>Total</w:t>
              </w:r>
            </w:ins>
          </w:p>
        </w:tc>
        <w:tc>
          <w:tcPr>
            <w:tcW w:w="198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E584F0E" w14:textId="77777777" w:rsidR="00BF17B0" w:rsidRDefault="00BF17B0" w:rsidP="00BF17B0">
            <w:pPr>
              <w:jc w:val="right"/>
              <w:rPr>
                <w:ins w:id="2113" w:author="Laura Viignola" w:date="2017-07-10T16:58:00Z"/>
                <w:lang w:val="it-IT"/>
              </w:rPr>
            </w:pPr>
            <w:ins w:id="2114" w:author="Laura Viignola" w:date="2017-07-10T16:58:00Z">
              <w:r>
                <w:rPr>
                  <w:rFonts w:ascii="Calibri" w:eastAsia="Calibri" w:hAnsi="Calibri" w:cs="Calibri"/>
                  <w:lang w:val="it-IT"/>
                </w:rPr>
                <w:t>10000</w:t>
              </w:r>
            </w:ins>
          </w:p>
        </w:tc>
      </w:tr>
      <w:tr w:rsidR="00BF17B0" w14:paraId="1E06CE03" w14:textId="77777777" w:rsidTr="00BF17B0">
        <w:trPr>
          <w:trHeight w:val="144"/>
          <w:ins w:id="2115" w:author="Laura Viignola" w:date="2017-07-10T16:58:00Z"/>
        </w:trPr>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36ED61F" w14:textId="77777777" w:rsidR="00BF17B0" w:rsidRDefault="00BF17B0" w:rsidP="00BF17B0">
            <w:pPr>
              <w:rPr>
                <w:ins w:id="2116" w:author="Laura Viignola" w:date="2017-07-10T16:58:00Z"/>
                <w:lang w:val="it-IT"/>
              </w:rPr>
            </w:pPr>
            <w:ins w:id="2117" w:author="Laura Viignola" w:date="2017-07-10T16:58:00Z">
              <w:r>
                <w:rPr>
                  <w:rFonts w:ascii="Calibri" w:eastAsia="Calibri" w:hAnsi="Calibri" w:cs="Calibri"/>
                  <w:lang w:val="it-IT"/>
                </w:rPr>
                <w:t>2012</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E1919F5" w14:textId="77777777" w:rsidR="00BF17B0" w:rsidRDefault="00BF17B0" w:rsidP="00BF17B0">
            <w:pPr>
              <w:rPr>
                <w:ins w:id="2118" w:author="Laura Viignola" w:date="2017-07-10T16:58:00Z"/>
                <w:lang w:val="it-IT"/>
              </w:rPr>
            </w:pPr>
            <w:ins w:id="2119" w:author="Laura Viignola" w:date="2017-07-10T16:58:00Z">
              <w:r>
                <w:rPr>
                  <w:rFonts w:ascii="Calibri" w:eastAsia="Calibri" w:hAnsi="Calibri" w:cs="Calibri"/>
                  <w:lang w:val="it-IT"/>
                </w:rPr>
                <w:t>Greece</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3405BCC6" w14:textId="77777777" w:rsidR="00BF17B0" w:rsidRDefault="00BF17B0" w:rsidP="00BF17B0">
            <w:pPr>
              <w:rPr>
                <w:ins w:id="2120" w:author="Laura Viignola" w:date="2017-07-10T16:58:00Z"/>
                <w:lang w:val="it-IT"/>
              </w:rPr>
            </w:pPr>
            <w:ins w:id="2121" w:author="Laura Viignola" w:date="2017-07-10T16:58:00Z">
              <w:r>
                <w:rPr>
                  <w:rFonts w:ascii="Calibri" w:eastAsia="Calibri" w:hAnsi="Calibri" w:cs="Calibri"/>
                  <w:lang w:val="it-IT"/>
                </w:rPr>
                <w:t>Total</w:t>
              </w:r>
            </w:ins>
          </w:p>
        </w:tc>
        <w:tc>
          <w:tcPr>
            <w:tcW w:w="198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5B27B991" w14:textId="77777777" w:rsidR="00BF17B0" w:rsidRDefault="00BF17B0" w:rsidP="00BF17B0">
            <w:pPr>
              <w:jc w:val="right"/>
              <w:rPr>
                <w:ins w:id="2122" w:author="Laura Viignola" w:date="2017-07-10T16:58:00Z"/>
                <w:lang w:val="it-IT"/>
              </w:rPr>
            </w:pPr>
            <w:ins w:id="2123" w:author="Laura Viignola" w:date="2017-07-10T16:58:00Z">
              <w:r>
                <w:rPr>
                  <w:rFonts w:ascii="Calibri" w:eastAsia="Calibri" w:hAnsi="Calibri" w:cs="Calibri"/>
                  <w:lang w:val="it-IT"/>
                </w:rPr>
                <w:t>100</w:t>
              </w:r>
            </w:ins>
          </w:p>
        </w:tc>
      </w:tr>
      <w:tr w:rsidR="00BF17B0" w14:paraId="19512299" w14:textId="77777777" w:rsidTr="00BF17B0">
        <w:trPr>
          <w:trHeight w:val="259"/>
          <w:ins w:id="2124" w:author="Laura Viignola" w:date="2017-07-10T16:58:00Z"/>
        </w:trPr>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61A16DF" w14:textId="77777777" w:rsidR="00BF17B0" w:rsidRDefault="00BF17B0" w:rsidP="00BF17B0">
            <w:pPr>
              <w:rPr>
                <w:ins w:id="2125" w:author="Laura Viignola" w:date="2017-07-10T16:58:00Z"/>
                <w:lang w:val="it-IT"/>
              </w:rPr>
            </w:pPr>
            <w:ins w:id="2126" w:author="Laura Viignola" w:date="2017-07-10T16:58:00Z">
              <w:r>
                <w:rPr>
                  <w:rFonts w:ascii="Calibri" w:eastAsia="Calibri" w:hAnsi="Calibri" w:cs="Calibri"/>
                  <w:lang w:val="it-IT"/>
                </w:rPr>
                <w:t>2012</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31EC0AF5" w14:textId="77777777" w:rsidR="00BF17B0" w:rsidRDefault="00BF17B0" w:rsidP="00BF17B0">
            <w:pPr>
              <w:rPr>
                <w:ins w:id="2127" w:author="Laura Viignola" w:date="2017-07-10T16:58:00Z"/>
                <w:lang w:val="it-IT"/>
              </w:rPr>
            </w:pPr>
            <w:ins w:id="2128" w:author="Laura Viignola" w:date="2017-07-10T16:58:00Z">
              <w:r>
                <w:rPr>
                  <w:rFonts w:ascii="Calibri" w:eastAsia="Calibri" w:hAnsi="Calibri" w:cs="Calibri"/>
                  <w:lang w:val="it-IT"/>
                </w:rPr>
                <w:t>Spain</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76D1758" w14:textId="77777777" w:rsidR="00BF17B0" w:rsidRDefault="00BF17B0" w:rsidP="00BF17B0">
            <w:pPr>
              <w:rPr>
                <w:ins w:id="2129" w:author="Laura Viignola" w:date="2017-07-10T16:58:00Z"/>
                <w:lang w:val="it-IT"/>
              </w:rPr>
            </w:pPr>
            <w:ins w:id="2130" w:author="Laura Viignola" w:date="2017-07-10T16:58:00Z">
              <w:r>
                <w:rPr>
                  <w:rFonts w:ascii="Calibri" w:eastAsia="Calibri" w:hAnsi="Calibri" w:cs="Calibri"/>
                  <w:lang w:val="it-IT"/>
                </w:rPr>
                <w:t>Total</w:t>
              </w:r>
            </w:ins>
          </w:p>
        </w:tc>
        <w:tc>
          <w:tcPr>
            <w:tcW w:w="198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3F25699B" w14:textId="77777777" w:rsidR="00BF17B0" w:rsidRDefault="00BF17B0" w:rsidP="00BF17B0">
            <w:pPr>
              <w:jc w:val="right"/>
              <w:rPr>
                <w:ins w:id="2131" w:author="Laura Viignola" w:date="2017-07-10T16:58:00Z"/>
                <w:lang w:val="it-IT"/>
              </w:rPr>
            </w:pPr>
            <w:ins w:id="2132" w:author="Laura Viignola" w:date="2017-07-10T16:58:00Z">
              <w:r>
                <w:rPr>
                  <w:rFonts w:ascii="Calibri" w:eastAsia="Calibri" w:hAnsi="Calibri" w:cs="Calibri"/>
                  <w:lang w:val="it-IT"/>
                </w:rPr>
                <w:t>100</w:t>
              </w:r>
            </w:ins>
          </w:p>
        </w:tc>
      </w:tr>
      <w:tr w:rsidR="00BF17B0" w14:paraId="511D1A58" w14:textId="77777777" w:rsidTr="00BF17B0">
        <w:trPr>
          <w:trHeight w:val="259"/>
          <w:ins w:id="2133" w:author="Laura Viignola" w:date="2017-07-10T16:58:00Z"/>
        </w:trPr>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58A8FF67" w14:textId="77777777" w:rsidR="00BF17B0" w:rsidRDefault="00BF17B0" w:rsidP="00BF17B0">
            <w:pPr>
              <w:rPr>
                <w:ins w:id="2134" w:author="Laura Viignola" w:date="2017-07-10T16:58:00Z"/>
                <w:lang w:val="it-IT"/>
              </w:rPr>
            </w:pPr>
            <w:ins w:id="2135" w:author="Laura Viignola" w:date="2017-07-10T16:58:00Z">
              <w:r>
                <w:rPr>
                  <w:rFonts w:ascii="Calibri" w:eastAsia="Calibri" w:hAnsi="Calibri" w:cs="Calibri"/>
                  <w:lang w:val="it-IT"/>
                </w:rPr>
                <w:t>2012</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665AF89E" w14:textId="77777777" w:rsidR="00BF17B0" w:rsidRDefault="00BF17B0" w:rsidP="00BF17B0">
            <w:pPr>
              <w:rPr>
                <w:ins w:id="2136" w:author="Laura Viignola" w:date="2017-07-10T16:58:00Z"/>
                <w:lang w:val="it-IT"/>
              </w:rPr>
            </w:pPr>
            <w:ins w:id="2137" w:author="Laura Viignola" w:date="2017-07-10T16:58:00Z">
              <w:r>
                <w:rPr>
                  <w:rFonts w:ascii="Calibri" w:eastAsia="Calibri" w:hAnsi="Calibri" w:cs="Calibri"/>
                  <w:lang w:val="it-IT"/>
                </w:rPr>
                <w:t>Greece</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B00BC4F" w14:textId="77777777" w:rsidR="00BF17B0" w:rsidRDefault="00BF17B0" w:rsidP="00BF17B0">
            <w:pPr>
              <w:rPr>
                <w:ins w:id="2138" w:author="Laura Viignola" w:date="2017-07-10T16:58:00Z"/>
                <w:lang w:val="it-IT"/>
              </w:rPr>
            </w:pPr>
            <w:ins w:id="2139" w:author="Laura Viignola" w:date="2017-07-10T16:58:00Z">
              <w:r>
                <w:rPr>
                  <w:rFonts w:ascii="Calibri" w:eastAsia="Calibri" w:hAnsi="Calibri" w:cs="Calibri"/>
                  <w:lang w:val="it-IT"/>
                </w:rPr>
                <w:t>Y15-24</w:t>
              </w:r>
            </w:ins>
          </w:p>
        </w:tc>
        <w:tc>
          <w:tcPr>
            <w:tcW w:w="198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64506A7" w14:textId="77777777" w:rsidR="00BF17B0" w:rsidRDefault="00BF17B0" w:rsidP="00BF17B0">
            <w:pPr>
              <w:jc w:val="right"/>
              <w:rPr>
                <w:ins w:id="2140" w:author="Laura Viignola" w:date="2017-07-10T16:58:00Z"/>
                <w:lang w:val="it-IT"/>
              </w:rPr>
            </w:pPr>
            <w:ins w:id="2141" w:author="Laura Viignola" w:date="2017-07-10T16:58:00Z">
              <w:r>
                <w:rPr>
                  <w:rFonts w:ascii="Calibri" w:eastAsia="Calibri" w:hAnsi="Calibri" w:cs="Calibri"/>
                  <w:lang w:val="it-IT"/>
                </w:rPr>
                <w:t>50</w:t>
              </w:r>
            </w:ins>
          </w:p>
        </w:tc>
      </w:tr>
    </w:tbl>
    <w:p w14:paraId="64888E8A" w14:textId="77777777" w:rsidR="00BF17B0" w:rsidRDefault="00BF17B0" w:rsidP="00BF17B0">
      <w:pPr>
        <w:rPr>
          <w:ins w:id="2142" w:author="Laura Viignola" w:date="2017-07-10T16:58:00Z"/>
          <w:rFonts w:ascii="Cambria" w:eastAsia="Calibri" w:hAnsi="Cambria" w:cs="Calibri"/>
        </w:rPr>
      </w:pPr>
    </w:p>
    <w:p w14:paraId="65D1258A" w14:textId="77777777" w:rsidR="00BF17B0" w:rsidRDefault="00BF17B0" w:rsidP="00BF17B0">
      <w:pPr>
        <w:rPr>
          <w:ins w:id="2143" w:author="Laura Viignola" w:date="2017-07-10T16:58:00Z"/>
          <w:rFonts w:ascii="Trebuchet MS" w:eastAsia="Trebuchet MS" w:hAnsi="Trebuchet MS" w:cs="Trebuchet MS"/>
          <w:color w:val="454645"/>
          <w:sz w:val="32"/>
        </w:rPr>
      </w:pPr>
    </w:p>
    <w:p w14:paraId="2399FE12" w14:textId="77777777" w:rsidR="00BF17B0" w:rsidRPr="000E3547" w:rsidRDefault="00BF17B0" w:rsidP="00BF17B0">
      <w:pPr>
        <w:pStyle w:val="Stile3"/>
        <w:rPr>
          <w:ins w:id="2144" w:author="Laura Viignola" w:date="2017-07-10T16:58:00Z"/>
          <w:lang w:val="it-IT"/>
        </w:rPr>
      </w:pPr>
      <w:ins w:id="2145" w:author="Laura Viignola" w:date="2017-07-10T16:58:00Z">
        <w:r>
          <w:lastRenderedPageBreak/>
          <w:t>round</w:t>
        </w:r>
      </w:ins>
    </w:p>
    <w:p w14:paraId="65B4B155" w14:textId="77777777" w:rsidR="00BF17B0" w:rsidRDefault="00BF17B0" w:rsidP="00BF17B0">
      <w:pPr>
        <w:rPr>
          <w:ins w:id="2146" w:author="Laura Viignola" w:date="2017-07-10T16:58:00Z"/>
          <w:rFonts w:ascii="Cambria" w:eastAsia="Calibri" w:hAnsi="Cambria" w:cs="Calibri"/>
          <w:i/>
          <w:color w:val="5B9BD5"/>
        </w:rPr>
      </w:pPr>
      <w:ins w:id="2147"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ins>
    </w:p>
    <w:p w14:paraId="6003FDF1" w14:textId="77777777" w:rsidR="00BF17B0" w:rsidRPr="0075768B" w:rsidRDefault="00BF17B0" w:rsidP="00BF17B0">
      <w:pPr>
        <w:ind w:left="1416"/>
        <w:rPr>
          <w:ins w:id="2148" w:author="Laura Viignola" w:date="2017-07-10T16:58:00Z"/>
          <w:rFonts w:ascii="Arial" w:eastAsia="Calibri" w:hAnsi="Arial" w:cs="Arial"/>
          <w:b/>
        </w:rPr>
      </w:pPr>
      <w:ins w:id="2149" w:author="Laura Viignola" w:date="2017-07-10T16:58:00Z">
        <w:r w:rsidRPr="005549E1">
          <w:rPr>
            <w:rFonts w:ascii="Arial" w:eastAsia="Calibri" w:hAnsi="Arial" w:cs="Arial"/>
            <w:b/>
            <w:color w:val="auto"/>
          </w:rPr>
          <w:t>round</w:t>
        </w:r>
        <w:r>
          <w:rPr>
            <w:rFonts w:ascii="Arial" w:eastAsia="Calibri" w:hAnsi="Arial" w:cs="Arial"/>
            <w:color w:val="auto"/>
          </w:rPr>
          <w:t>(op1, digit)</w:t>
        </w:r>
      </w:ins>
    </w:p>
    <w:p w14:paraId="1431EE41" w14:textId="77777777" w:rsidR="00BF17B0" w:rsidRDefault="00BF17B0" w:rsidP="00BF17B0">
      <w:pPr>
        <w:ind w:left="360"/>
        <w:rPr>
          <w:ins w:id="2150" w:author="Laura Viignola" w:date="2017-07-10T16:58:00Z"/>
          <w:rFonts w:ascii="Cambria" w:eastAsia="Calibri" w:hAnsi="Cambria" w:cs="Calibri"/>
          <w:color w:val="5B9BD5"/>
        </w:rPr>
      </w:pPr>
    </w:p>
    <w:p w14:paraId="5A8DF613" w14:textId="77777777" w:rsidR="00BF17B0" w:rsidRPr="005961DD" w:rsidRDefault="00BF17B0" w:rsidP="00BF17B0">
      <w:pPr>
        <w:rPr>
          <w:ins w:id="2151" w:author="Laura Viignola" w:date="2017-07-10T16:58:00Z"/>
          <w:rFonts w:ascii="Cambria" w:eastAsia="Calibri" w:hAnsi="Cambria" w:cs="Calibri"/>
          <w:i/>
          <w:color w:val="5B9BD5"/>
        </w:rPr>
      </w:pPr>
      <w:ins w:id="2152"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1326152A" w14:textId="77777777" w:rsidR="00BF17B0" w:rsidRDefault="00BF17B0" w:rsidP="00BF17B0">
      <w:pPr>
        <w:rPr>
          <w:ins w:id="2153" w:author="Laura Viignola" w:date="2017-07-10T16:58:00Z"/>
          <w:rFonts w:ascii="Cambria" w:eastAsia="Calibri" w:hAnsi="Cambria" w:cs="Calibri"/>
          <w:color w:val="5B9BD5"/>
        </w:rPr>
      </w:pPr>
      <w:ins w:id="2154" w:author="Laura Viignola" w:date="2017-07-10T16:58:00Z">
        <w:r>
          <w:rPr>
            <w:rFonts w:ascii="Arial" w:eastAsia="Calibri" w:hAnsi="Arial" w:cs="Arial"/>
            <w:color w:val="auto"/>
          </w:rPr>
          <w:t>o</w:t>
        </w:r>
        <w:r w:rsidRPr="0075768B">
          <w:rPr>
            <w:rFonts w:ascii="Arial" w:eastAsia="Calibri" w:hAnsi="Arial" w:cs="Arial"/>
            <w:color w:val="auto"/>
          </w:rPr>
          <w:t>p</w:t>
        </w:r>
        <w:r>
          <w:rPr>
            <w:rFonts w:ascii="Arial" w:eastAsia="Calibri" w:hAnsi="Arial" w:cs="Arial"/>
            <w:color w:val="auto"/>
          </w:rPr>
          <w:t>1</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operand</w:t>
        </w:r>
      </w:ins>
    </w:p>
    <w:p w14:paraId="3706B311" w14:textId="77777777" w:rsidR="00BF17B0" w:rsidRDefault="00BF17B0" w:rsidP="00BF17B0">
      <w:pPr>
        <w:rPr>
          <w:ins w:id="2155" w:author="Laura Viignola" w:date="2017-07-10T16:58:00Z"/>
          <w:rFonts w:ascii="Cambria" w:eastAsia="Calibri" w:hAnsi="Cambria" w:cs="Calibri"/>
          <w:color w:val="5B9BD5"/>
        </w:rPr>
      </w:pPr>
      <w:ins w:id="2156" w:author="Laura Viignola" w:date="2017-07-10T16:58:00Z">
        <w:r>
          <w:rPr>
            <w:rFonts w:ascii="Arial" w:eastAsia="Calibri" w:hAnsi="Arial" w:cs="Arial"/>
            <w:color w:val="auto"/>
          </w:rPr>
          <w:t>digit</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r>
        <w:r w:rsidRPr="009C3EEB">
          <w:rPr>
            <w:rFonts w:ascii="Cambria" w:eastAsia="Calibri" w:hAnsi="Cambria" w:cs="Calibri"/>
          </w:rPr>
          <w:t>the decimal position to round to</w:t>
        </w:r>
      </w:ins>
    </w:p>
    <w:p w14:paraId="17105F9B" w14:textId="77777777" w:rsidR="00BF17B0" w:rsidRDefault="00BF17B0" w:rsidP="00BF17B0">
      <w:pPr>
        <w:rPr>
          <w:ins w:id="2157" w:author="Laura Viignola" w:date="2017-07-10T16:58:00Z"/>
          <w:rFonts w:ascii="Cambria" w:eastAsia="Calibri" w:hAnsi="Cambria" w:cs="Calibri"/>
          <w:color w:val="5B9BD5"/>
        </w:rPr>
      </w:pPr>
    </w:p>
    <w:p w14:paraId="6A307B46" w14:textId="77777777" w:rsidR="00BF17B0" w:rsidRDefault="00BF17B0" w:rsidP="00BF17B0">
      <w:pPr>
        <w:rPr>
          <w:ins w:id="2158" w:author="Laura Viignola" w:date="2017-07-10T16:58:00Z"/>
          <w:rFonts w:ascii="Cambria" w:eastAsia="Calibri" w:hAnsi="Cambria" w:cs="Calibri"/>
          <w:i/>
          <w:color w:val="5B9BD5"/>
        </w:rPr>
      </w:pPr>
      <w:ins w:id="2159"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60F60E96" w14:textId="77777777" w:rsidR="00BF17B0" w:rsidRDefault="00BF17B0" w:rsidP="00BF17B0">
      <w:pPr>
        <w:rPr>
          <w:ins w:id="2160" w:author="Laura Viignola" w:date="2017-07-10T16:58:00Z"/>
          <w:rFonts w:ascii="Arial" w:eastAsia="Calibri" w:hAnsi="Arial" w:cs="Arial"/>
        </w:rPr>
      </w:pPr>
      <w:ins w:id="2161" w:author="Laura Viignola" w:date="2017-07-10T16:58:00Z">
        <w:r>
          <w:rPr>
            <w:rFonts w:ascii="Arial" w:eastAsia="Calibri" w:hAnsi="Arial" w:cs="Arial"/>
          </w:rPr>
          <w:t>round(DS_1, 2)</w:t>
        </w:r>
      </w:ins>
    </w:p>
    <w:p w14:paraId="5A9A6862" w14:textId="77777777" w:rsidR="00BF17B0" w:rsidRPr="0075768B" w:rsidRDefault="00BF17B0" w:rsidP="00BF17B0">
      <w:pPr>
        <w:rPr>
          <w:ins w:id="2162" w:author="Laura Viignola" w:date="2017-07-10T16:58:00Z"/>
          <w:rFonts w:ascii="Arial" w:eastAsia="Calibri" w:hAnsi="Arial" w:cs="Arial"/>
        </w:rPr>
      </w:pPr>
      <w:ins w:id="2163" w:author="Laura Viignola" w:date="2017-07-10T16:58:00Z">
        <w:r>
          <w:rPr>
            <w:rFonts w:ascii="Arial" w:eastAsia="Calibri" w:hAnsi="Arial" w:cs="Arial"/>
          </w:rPr>
          <w:t>round(3.14159, 2)</w:t>
        </w:r>
      </w:ins>
    </w:p>
    <w:p w14:paraId="70A353E9" w14:textId="77777777" w:rsidR="00BF17B0" w:rsidRPr="00930AA3" w:rsidRDefault="00BF17B0" w:rsidP="00BF17B0">
      <w:pPr>
        <w:rPr>
          <w:ins w:id="2164" w:author="Laura Viignola" w:date="2017-07-10T16:58:00Z"/>
          <w:rFonts w:ascii="Cambria" w:eastAsia="Calibri" w:hAnsi="Cambria" w:cs="Calibri"/>
          <w:color w:val="5B9BD5"/>
        </w:rPr>
      </w:pPr>
    </w:p>
    <w:p w14:paraId="44D70974" w14:textId="77777777" w:rsidR="00BF17B0" w:rsidRDefault="00BF17B0" w:rsidP="00BF17B0">
      <w:pPr>
        <w:rPr>
          <w:ins w:id="2165" w:author="Laura Viignola" w:date="2017-07-10T16:58:00Z"/>
          <w:rFonts w:ascii="Cambria" w:eastAsia="Calibri" w:hAnsi="Cambria" w:cs="Calibri"/>
          <w:i/>
          <w:color w:val="5B9BD5"/>
        </w:rPr>
      </w:pPr>
      <w:ins w:id="2166" w:author="Laura Viignola" w:date="2017-07-10T16:58:00Z">
        <w:r>
          <w:rPr>
            <w:rFonts w:ascii="Cambria" w:eastAsia="Calibri" w:hAnsi="Cambria" w:cs="Calibri"/>
            <w:i/>
            <w:color w:val="5B9BD5"/>
          </w:rPr>
          <w:t>Semantic for scalar operations</w:t>
        </w:r>
      </w:ins>
    </w:p>
    <w:p w14:paraId="08929211" w14:textId="77777777" w:rsidR="00BF17B0" w:rsidRDefault="00BF17B0" w:rsidP="00BF17B0">
      <w:pPr>
        <w:jc w:val="both"/>
        <w:rPr>
          <w:ins w:id="2167" w:author="Laura Viignola" w:date="2017-07-10T16:58:00Z"/>
        </w:rPr>
      </w:pPr>
      <w:ins w:id="2168" w:author="Laura Viignola" w:date="2017-07-10T16:58:00Z">
        <w:r>
          <w:t>The operator round r</w:t>
        </w:r>
        <w:r w:rsidRPr="009C3EEB">
          <w:t>ounds a number to a certain digit</w:t>
        </w:r>
        <w:r>
          <w:t>.</w:t>
        </w:r>
      </w:ins>
    </w:p>
    <w:p w14:paraId="79FA515E" w14:textId="77777777" w:rsidR="00BF17B0" w:rsidRPr="00CF4A4F" w:rsidRDefault="00BF17B0" w:rsidP="00BF17B0">
      <w:pPr>
        <w:jc w:val="both"/>
        <w:rPr>
          <w:ins w:id="2169" w:author="Laura Viignola" w:date="2017-07-10T16:58:00Z"/>
          <w:rFonts w:ascii="Cambria" w:eastAsia="Calibri" w:hAnsi="Cambria" w:cs="Calibri"/>
        </w:rPr>
      </w:pPr>
    </w:p>
    <w:p w14:paraId="13107006" w14:textId="77777777" w:rsidR="00BF17B0" w:rsidRDefault="00BF17B0" w:rsidP="00BF17B0">
      <w:pPr>
        <w:jc w:val="both"/>
        <w:rPr>
          <w:ins w:id="2170" w:author="Laura Viignola" w:date="2017-07-10T16:58:00Z"/>
          <w:rFonts w:ascii="Cambria" w:eastAsia="Calibri" w:hAnsi="Cambria" w:cs="Calibri"/>
        </w:rPr>
      </w:pPr>
      <w:ins w:id="2171" w:author="Laura Viignola" w:date="2017-07-10T16:58:00Z">
        <w:r>
          <w:rPr>
            <w:rFonts w:ascii="Cambria" w:eastAsia="Calibri" w:hAnsi="Cambria" w:cs="Calibri"/>
          </w:rPr>
          <w:t xml:space="preserve">Examples: </w:t>
        </w:r>
      </w:ins>
    </w:p>
    <w:p w14:paraId="78A646CE" w14:textId="77777777" w:rsidR="00BF17B0" w:rsidRDefault="00BF17B0" w:rsidP="00BF17B0">
      <w:pPr>
        <w:ind w:left="360"/>
        <w:jc w:val="both"/>
        <w:rPr>
          <w:ins w:id="2172" w:author="Laura Viignola" w:date="2017-07-10T16:58:00Z"/>
          <w:rFonts w:ascii="Cambria" w:hAnsi="Cambria"/>
        </w:rPr>
      </w:pPr>
      <w:ins w:id="2173" w:author="Laura Viignola" w:date="2017-07-10T16:58:00Z">
        <w:r w:rsidRPr="005549E1">
          <w:rPr>
            <w:rFonts w:ascii="Arial" w:hAnsi="Arial" w:cs="Arial"/>
            <w:b/>
          </w:rPr>
          <w:t>round</w:t>
        </w:r>
        <w:r>
          <w:rPr>
            <w:rFonts w:ascii="Arial" w:hAnsi="Arial" w:cs="Arial"/>
          </w:rPr>
          <w:t>(</w:t>
        </w:r>
        <w:r>
          <w:rPr>
            <w:rFonts w:ascii="Arial" w:eastAsia="Calibri" w:hAnsi="Arial" w:cs="Arial"/>
          </w:rPr>
          <w:t>3.14159, 3)</w:t>
        </w:r>
        <w:r>
          <w:rPr>
            <w:rFonts w:ascii="Cambria" w:hAnsi="Cambria"/>
          </w:rPr>
          <w:t xml:space="preserve"> </w:t>
        </w:r>
        <w:r w:rsidRPr="008E7718">
          <w:rPr>
            <w:rFonts w:ascii="Cambria" w:hAnsi="Cambria"/>
          </w:rPr>
          <w:t xml:space="preserve">gives </w:t>
        </w:r>
        <w:r>
          <w:rPr>
            <w:rFonts w:ascii="Cambria" w:hAnsi="Cambria"/>
          </w:rPr>
          <w:t>3.14</w:t>
        </w:r>
      </w:ins>
    </w:p>
    <w:p w14:paraId="1DF7489F" w14:textId="77777777" w:rsidR="00BF17B0" w:rsidRDefault="00BF17B0" w:rsidP="00BF17B0">
      <w:pPr>
        <w:ind w:left="360"/>
        <w:jc w:val="both"/>
        <w:rPr>
          <w:ins w:id="2174" w:author="Laura Viignola" w:date="2017-07-10T16:58:00Z"/>
          <w:rFonts w:ascii="Cambria" w:hAnsi="Cambria"/>
        </w:rPr>
      </w:pPr>
      <w:ins w:id="2175" w:author="Laura Viignola" w:date="2017-07-10T16:58:00Z">
        <w:r w:rsidRPr="005549E1">
          <w:rPr>
            <w:rFonts w:ascii="Arial" w:hAnsi="Arial" w:cs="Arial"/>
            <w:b/>
          </w:rPr>
          <w:t>round</w:t>
        </w:r>
        <w:r>
          <w:rPr>
            <w:rFonts w:ascii="Arial" w:hAnsi="Arial" w:cs="Arial"/>
          </w:rPr>
          <w:t>(</w:t>
        </w:r>
        <w:r>
          <w:rPr>
            <w:rFonts w:ascii="Arial" w:eastAsia="Calibri" w:hAnsi="Arial" w:cs="Arial"/>
          </w:rPr>
          <w:t>3.14159, 4)</w:t>
        </w:r>
        <w:r>
          <w:rPr>
            <w:rFonts w:ascii="Cambria" w:hAnsi="Cambria"/>
          </w:rPr>
          <w:t xml:space="preserve"> </w:t>
        </w:r>
        <w:r w:rsidRPr="008E7718">
          <w:rPr>
            <w:rFonts w:ascii="Cambria" w:hAnsi="Cambria"/>
          </w:rPr>
          <w:t xml:space="preserve">gives </w:t>
        </w:r>
        <w:r>
          <w:rPr>
            <w:rFonts w:ascii="Cambria" w:hAnsi="Cambria"/>
          </w:rPr>
          <w:t>3.1416</w:t>
        </w:r>
      </w:ins>
    </w:p>
    <w:p w14:paraId="32A9B1F0" w14:textId="77777777" w:rsidR="00BF17B0" w:rsidRDefault="00BF17B0" w:rsidP="00BF17B0">
      <w:pPr>
        <w:ind w:left="360"/>
        <w:jc w:val="both"/>
        <w:rPr>
          <w:ins w:id="2176" w:author="Laura Viignola" w:date="2017-07-10T16:58:00Z"/>
          <w:rFonts w:ascii="Cambria" w:hAnsi="Cambria"/>
        </w:rPr>
      </w:pPr>
    </w:p>
    <w:p w14:paraId="331C042D" w14:textId="77777777" w:rsidR="00BF17B0" w:rsidRDefault="00BF17B0" w:rsidP="00BF17B0">
      <w:pPr>
        <w:rPr>
          <w:ins w:id="2177" w:author="Laura Viignola" w:date="2017-07-10T16:58:00Z"/>
          <w:rFonts w:ascii="Cambria" w:eastAsia="Calibri" w:hAnsi="Cambria" w:cs="Calibri"/>
          <w:i/>
          <w:color w:val="5B9BD5"/>
        </w:rPr>
      </w:pPr>
    </w:p>
    <w:p w14:paraId="54D910D5" w14:textId="77777777" w:rsidR="00BF17B0" w:rsidRDefault="00BF17B0" w:rsidP="00BF17B0">
      <w:pPr>
        <w:rPr>
          <w:ins w:id="2178" w:author="Laura Viignola" w:date="2017-07-10T16:58:00Z"/>
          <w:rFonts w:ascii="Cambria" w:eastAsia="Calibri" w:hAnsi="Cambria" w:cs="Calibri"/>
          <w:i/>
          <w:color w:val="5B9BD5"/>
        </w:rPr>
      </w:pPr>
      <w:ins w:id="2179" w:author="Laura Viignola" w:date="2017-07-10T16:58:00Z">
        <w:r>
          <w:rPr>
            <w:rFonts w:ascii="Cambria" w:eastAsia="Calibri" w:hAnsi="Cambria" w:cs="Calibri"/>
            <w:i/>
            <w:color w:val="5B9BD5"/>
          </w:rPr>
          <w:t>Input Parameters type</w:t>
        </w:r>
        <w:r>
          <w:rPr>
            <w:rFonts w:ascii="Cambria" w:eastAsia="Calibri" w:hAnsi="Cambria" w:cs="Calibri"/>
            <w:i/>
            <w:color w:val="5B9BD5"/>
          </w:rPr>
          <w:tab/>
        </w:r>
      </w:ins>
    </w:p>
    <w:p w14:paraId="26679718" w14:textId="77777777" w:rsidR="00BF17B0" w:rsidRDefault="00BF17B0" w:rsidP="00BF17B0">
      <w:pPr>
        <w:rPr>
          <w:ins w:id="2180" w:author="Laura Viignola" w:date="2017-07-10T16:58:00Z"/>
          <w:rFonts w:ascii="Cambria" w:eastAsia="Calibri" w:hAnsi="Cambria" w:cs="Calibri"/>
          <w:i/>
          <w:noProof/>
          <w:color w:val="5B9BD5"/>
          <w:lang w:val="en-US"/>
        </w:rPr>
      </w:pPr>
      <w:ins w:id="2181" w:author="Laura Viignola" w:date="2017-07-10T16:58:00Z">
        <w:r w:rsidRPr="00DA2507">
          <w:rPr>
            <w:rFonts w:ascii="Cambria" w:eastAsia="Calibri" w:hAnsi="Cambria" w:cs="Calibri"/>
            <w:i/>
            <w:noProof/>
            <w:color w:val="5B9BD5"/>
            <w:lang w:val="en-US"/>
          </w:rPr>
          <w:t xml:space="preserve"> </w:t>
        </w:r>
      </w:ins>
    </w:p>
    <w:p w14:paraId="6F1C33C8" w14:textId="77777777" w:rsidR="00BF17B0" w:rsidRDefault="00BF17B0" w:rsidP="00BF17B0">
      <w:pPr>
        <w:rPr>
          <w:ins w:id="2182" w:author="Laura Viignola" w:date="2017-07-10T16:58:00Z"/>
          <w:rFonts w:ascii="Cambria" w:eastAsia="Calibri" w:hAnsi="Cambria" w:cs="Calibri"/>
        </w:rPr>
      </w:pPr>
      <w:ins w:id="2183" w:author="Laura Viignola" w:date="2017-07-10T16:58:00Z">
        <w:r w:rsidRPr="00E64258">
          <w:rPr>
            <w:rFonts w:ascii="Cambria" w:eastAsia="Calibri" w:hAnsi="Cambria" w:cs="Calibri"/>
            <w:i/>
          </w:rPr>
          <w:t>Op</w:t>
        </w:r>
        <w:r>
          <w:rPr>
            <w:rFonts w:ascii="Cambria" w:eastAsia="Calibri" w:hAnsi="Cambria" w:cs="Calibri"/>
            <w:i/>
          </w:rPr>
          <w:t>1</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&lt;float&gt;   _+  </w:t>
        </w:r>
        <w:r w:rsidRPr="006F2FA3">
          <w:rPr>
            <w:rFonts w:ascii="Cambria" w:eastAsia="Calibri" w:hAnsi="Cambria" w:cs="Calibri"/>
          </w:rPr>
          <w:t>}</w:t>
        </w:r>
      </w:ins>
    </w:p>
    <w:p w14:paraId="27FB651C" w14:textId="77777777" w:rsidR="00BF17B0" w:rsidRPr="006F2FA3" w:rsidRDefault="00BF17B0" w:rsidP="00BF17B0">
      <w:pPr>
        <w:ind w:left="708" w:firstLine="708"/>
        <w:rPr>
          <w:ins w:id="2184" w:author="Laura Viignola" w:date="2017-07-10T16:58:00Z"/>
          <w:rFonts w:ascii="Cambria" w:eastAsia="Calibri" w:hAnsi="Cambria" w:cs="Calibri"/>
        </w:rPr>
      </w:pPr>
      <w:ins w:id="2185" w:author="Laura Viignola" w:date="2017-07-10T16:58:00Z">
        <w:r w:rsidRPr="006F2FA3">
          <w:rPr>
            <w:rFonts w:ascii="Cambria" w:eastAsia="Calibri" w:hAnsi="Cambria" w:cs="Calibri"/>
          </w:rPr>
          <w:t xml:space="preserve">|   </w:t>
        </w:r>
        <w:r>
          <w:rPr>
            <w:rFonts w:ascii="Cambria" w:eastAsia="Calibri" w:hAnsi="Cambria" w:cs="Calibri"/>
          </w:rPr>
          <w:t>component&lt;float</w:t>
        </w:r>
        <w:r w:rsidRPr="006F2FA3">
          <w:rPr>
            <w:rFonts w:ascii="Cambria" w:eastAsia="Calibri" w:hAnsi="Cambria" w:cs="Calibri"/>
          </w:rPr>
          <w:t>&gt;</w:t>
        </w:r>
      </w:ins>
    </w:p>
    <w:p w14:paraId="7262BAE9" w14:textId="77777777" w:rsidR="00BF17B0" w:rsidRPr="006F2FA3" w:rsidRDefault="00BF17B0" w:rsidP="00BF17B0">
      <w:pPr>
        <w:ind w:left="708" w:firstLine="708"/>
        <w:rPr>
          <w:ins w:id="2186" w:author="Laura Viignola" w:date="2017-07-10T16:58:00Z"/>
          <w:rFonts w:ascii="Cambria" w:eastAsia="Calibri" w:hAnsi="Cambria" w:cs="Calibri"/>
        </w:rPr>
      </w:pPr>
      <w:ins w:id="2187" w:author="Laura Viignola" w:date="2017-07-10T16:58:00Z">
        <w:r w:rsidRPr="006F2FA3">
          <w:rPr>
            <w:rFonts w:ascii="Cambria" w:eastAsia="Calibri" w:hAnsi="Cambria" w:cs="Calibri"/>
          </w:rPr>
          <w:t xml:space="preserve">|   </w:t>
        </w:r>
        <w:r>
          <w:rPr>
            <w:rFonts w:ascii="Cambria" w:eastAsia="Calibri" w:hAnsi="Cambria" w:cs="Calibri"/>
          </w:rPr>
          <w:t>float</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50A97162" w14:textId="77777777" w:rsidR="00BF17B0" w:rsidRPr="006F2FA3" w:rsidRDefault="00BF17B0" w:rsidP="00BF17B0">
      <w:pPr>
        <w:rPr>
          <w:ins w:id="2188" w:author="Laura Viignola" w:date="2017-07-10T16:58:00Z"/>
          <w:rFonts w:ascii="Cambria" w:eastAsia="Calibri" w:hAnsi="Cambria" w:cs="Calibri"/>
          <w:i/>
          <w:color w:val="5B9BD5"/>
        </w:rPr>
      </w:pPr>
    </w:p>
    <w:p w14:paraId="0F6F9672" w14:textId="77777777" w:rsidR="00BF17B0" w:rsidRPr="006F2FA3" w:rsidRDefault="00BF17B0" w:rsidP="00BF17B0">
      <w:pPr>
        <w:rPr>
          <w:ins w:id="2189" w:author="Laura Viignola" w:date="2017-07-10T16:58:00Z"/>
          <w:rFonts w:ascii="Cambria" w:eastAsia="Calibri" w:hAnsi="Cambria" w:cs="Calibri"/>
        </w:rPr>
      </w:pPr>
      <w:ins w:id="2190" w:author="Laura Viignola" w:date="2017-07-10T16:58:00Z">
        <w:r>
          <w:rPr>
            <w:rFonts w:ascii="Cambria" w:eastAsia="Calibri" w:hAnsi="Cambria" w:cs="Calibri"/>
            <w:i/>
          </w:rPr>
          <w:t>digit</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w:t>
        </w:r>
        <w:r w:rsidRPr="006F2FA3">
          <w:rPr>
            <w:rFonts w:ascii="Cambria" w:hAnsi="Cambria"/>
          </w:rPr>
          <w:t xml:space="preserve">integer  [ </w:t>
        </w:r>
        <w:r>
          <w:rPr>
            <w:rFonts w:ascii="Cambria" w:hAnsi="Cambria"/>
          </w:rPr>
          <w:t>0</w:t>
        </w:r>
        <w:r w:rsidRPr="006F2FA3">
          <w:rPr>
            <w:rFonts w:ascii="Cambria" w:hAnsi="Cambria"/>
          </w:rPr>
          <w:t xml:space="preserve"> :  ]</w:t>
        </w:r>
        <w:r>
          <w:rPr>
            <w:rFonts w:ascii="Cambria" w:hAnsi="Cambria"/>
          </w:rPr>
          <w:t xml:space="preserve">  </w:t>
        </w:r>
      </w:ins>
    </w:p>
    <w:p w14:paraId="46EB3EB9" w14:textId="77777777" w:rsidR="00BF17B0" w:rsidRPr="00E64258" w:rsidRDefault="00BF17B0" w:rsidP="00BF17B0">
      <w:pPr>
        <w:rPr>
          <w:ins w:id="2191" w:author="Laura Viignola" w:date="2017-07-10T16:58:00Z"/>
          <w:rFonts w:ascii="Cambria" w:hAnsi="Cambria"/>
        </w:rPr>
      </w:pPr>
    </w:p>
    <w:p w14:paraId="49D21899" w14:textId="77777777" w:rsidR="00BF17B0" w:rsidRPr="00E64258" w:rsidRDefault="00BF17B0" w:rsidP="00BF17B0">
      <w:pPr>
        <w:rPr>
          <w:ins w:id="2192" w:author="Laura Viignola" w:date="2017-07-10T16:58:00Z"/>
          <w:rFonts w:ascii="Cambria" w:eastAsia="Calibri" w:hAnsi="Cambria" w:cs="Calibri"/>
          <w:i/>
          <w:color w:val="5B9BD5"/>
        </w:rPr>
      </w:pPr>
      <w:ins w:id="2193" w:author="Laura Viignola" w:date="2017-07-10T16:58:00Z">
        <w:r w:rsidRPr="00E64258">
          <w:rPr>
            <w:rFonts w:ascii="Cambria" w:eastAsia="Calibri" w:hAnsi="Cambria" w:cs="Calibri"/>
            <w:i/>
            <w:color w:val="5B9BD5"/>
          </w:rPr>
          <w:t>Result type</w:t>
        </w:r>
      </w:ins>
    </w:p>
    <w:p w14:paraId="1C0673CF" w14:textId="77777777" w:rsidR="00BF17B0" w:rsidRPr="00E64258" w:rsidRDefault="00BF17B0" w:rsidP="00BF17B0">
      <w:pPr>
        <w:rPr>
          <w:ins w:id="2194" w:author="Laura Viignola" w:date="2017-07-10T16:58:00Z"/>
          <w:rFonts w:ascii="Cambria" w:eastAsia="Calibri" w:hAnsi="Cambria" w:cs="Calibri"/>
          <w:i/>
          <w:color w:val="auto"/>
        </w:rPr>
      </w:pPr>
    </w:p>
    <w:p w14:paraId="3E9597F4" w14:textId="77777777" w:rsidR="00BF17B0" w:rsidRDefault="00BF17B0" w:rsidP="00BF17B0">
      <w:pPr>
        <w:rPr>
          <w:ins w:id="2195" w:author="Laura Viignola" w:date="2017-07-10T16:58:00Z"/>
          <w:rFonts w:ascii="Cambria" w:eastAsia="Calibri" w:hAnsi="Cambria" w:cs="Calibri"/>
        </w:rPr>
      </w:pPr>
      <w:ins w:id="2196"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0BF3379F" w14:textId="77777777" w:rsidR="00BF17B0" w:rsidRPr="006F2FA3" w:rsidRDefault="00BF17B0" w:rsidP="00BF17B0">
      <w:pPr>
        <w:ind w:left="708" w:firstLine="708"/>
        <w:rPr>
          <w:ins w:id="2197" w:author="Laura Viignola" w:date="2017-07-10T16:58:00Z"/>
          <w:rFonts w:ascii="Cambria" w:eastAsia="Calibri" w:hAnsi="Cambria" w:cs="Calibri"/>
        </w:rPr>
      </w:pPr>
      <w:ins w:id="2198"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0CA98949" w14:textId="77777777" w:rsidR="00BF17B0" w:rsidRPr="006F2FA3" w:rsidRDefault="00BF17B0" w:rsidP="00BF17B0">
      <w:pPr>
        <w:ind w:left="708" w:firstLine="708"/>
        <w:rPr>
          <w:ins w:id="2199" w:author="Laura Viignola" w:date="2017-07-10T16:58:00Z"/>
          <w:rFonts w:ascii="Cambria" w:eastAsia="Calibri" w:hAnsi="Cambria" w:cs="Calibri"/>
        </w:rPr>
      </w:pPr>
      <w:ins w:id="2200"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5F0463AC" w14:textId="77777777" w:rsidR="00BF17B0" w:rsidRDefault="00BF17B0" w:rsidP="00BF17B0">
      <w:pPr>
        <w:rPr>
          <w:ins w:id="2201" w:author="Laura Viignola" w:date="2017-07-10T16:58:00Z"/>
          <w:rFonts w:ascii="Cambria" w:eastAsia="Calibri" w:hAnsi="Cambria" w:cs="Calibri"/>
          <w:i/>
          <w:color w:val="5B9BD5"/>
        </w:rPr>
      </w:pPr>
    </w:p>
    <w:p w14:paraId="4670B97E" w14:textId="77777777" w:rsidR="00BF17B0" w:rsidRDefault="00BF17B0" w:rsidP="00BF17B0">
      <w:pPr>
        <w:rPr>
          <w:ins w:id="2202" w:author="Laura Viignola" w:date="2017-07-10T16:58:00Z"/>
          <w:rFonts w:ascii="Cambria" w:eastAsia="Calibri" w:hAnsi="Cambria" w:cs="Calibri"/>
          <w:i/>
          <w:color w:val="5B9BD5"/>
        </w:rPr>
      </w:pPr>
      <w:ins w:id="2203" w:author="Laura Viignola" w:date="2017-07-10T16:58:00Z">
        <w:r>
          <w:rPr>
            <w:rFonts w:ascii="Cambria" w:eastAsia="Calibri" w:hAnsi="Cambria" w:cs="Calibri"/>
            <w:i/>
            <w:color w:val="5B9BD5"/>
          </w:rPr>
          <w:t>Additional constraints</w:t>
        </w:r>
      </w:ins>
    </w:p>
    <w:p w14:paraId="6D88E1D9" w14:textId="77777777" w:rsidR="00BF17B0" w:rsidRDefault="00BF17B0" w:rsidP="00BF17B0">
      <w:pPr>
        <w:jc w:val="both"/>
        <w:rPr>
          <w:ins w:id="2204" w:author="Laura Viignola" w:date="2017-07-10T16:58:00Z"/>
          <w:rFonts w:ascii="Cambria" w:hAnsi="Cambria"/>
        </w:rPr>
      </w:pPr>
      <w:ins w:id="2205" w:author="Laura Viignola" w:date="2017-07-10T16:58:00Z">
        <w:r>
          <w:rPr>
            <w:rFonts w:ascii="Cambria" w:hAnsi="Cambria"/>
          </w:rPr>
          <w:t xml:space="preserve">If the value of the parameter </w:t>
        </w:r>
        <w:r w:rsidRPr="009C3EEB">
          <w:rPr>
            <w:rFonts w:ascii="Cambria" w:hAnsi="Cambria"/>
            <w:i/>
          </w:rPr>
          <w:t>digit</w:t>
        </w:r>
        <w:r>
          <w:rPr>
            <w:rFonts w:ascii="Cambria" w:hAnsi="Cambria"/>
          </w:rPr>
          <w:t xml:space="preserve"> is zero, then the result is an integer number. Otherwise, the result is a float number.</w:t>
        </w:r>
      </w:ins>
    </w:p>
    <w:p w14:paraId="374D422F" w14:textId="77777777" w:rsidR="00BF17B0" w:rsidRPr="00E5275E" w:rsidRDefault="00BF17B0" w:rsidP="00BF17B0">
      <w:pPr>
        <w:jc w:val="both"/>
        <w:rPr>
          <w:ins w:id="2206" w:author="Laura Viignola" w:date="2017-07-10T16:58:00Z"/>
          <w:rFonts w:ascii="Cambria" w:hAnsi="Cambria"/>
        </w:rPr>
      </w:pPr>
    </w:p>
    <w:p w14:paraId="29F0E4C2" w14:textId="77777777" w:rsidR="00BF17B0" w:rsidRDefault="00BF17B0" w:rsidP="00BF17B0">
      <w:pPr>
        <w:rPr>
          <w:ins w:id="2207" w:author="Laura Viignola" w:date="2017-07-10T16:58:00Z"/>
          <w:rFonts w:ascii="Cambria" w:eastAsia="Calibri" w:hAnsi="Cambria" w:cs="Calibri"/>
          <w:i/>
          <w:color w:val="5B9BD5"/>
        </w:rPr>
      </w:pPr>
      <w:ins w:id="2208" w:author="Laura Viignola" w:date="2017-07-10T16:58:00Z">
        <w:r>
          <w:rPr>
            <w:rFonts w:ascii="Cambria" w:eastAsia="Calibri" w:hAnsi="Cambria" w:cs="Calibri"/>
            <w:i/>
            <w:color w:val="5B9BD5"/>
          </w:rPr>
          <w:t xml:space="preserve">Behaviour </w:t>
        </w:r>
      </w:ins>
    </w:p>
    <w:p w14:paraId="1984BE98" w14:textId="77777777" w:rsidR="00BF17B0" w:rsidRDefault="00BF17B0" w:rsidP="00BF17B0">
      <w:pPr>
        <w:jc w:val="both"/>
        <w:rPr>
          <w:ins w:id="2209" w:author="Laura Viignola" w:date="2017-07-10T16:58:00Z"/>
          <w:rFonts w:ascii="Cambria" w:eastAsia="Calibri" w:hAnsi="Cambria" w:cs="Calibri"/>
          <w:color w:val="auto"/>
        </w:rPr>
      </w:pPr>
      <w:ins w:id="2210" w:author="Laura Viignola" w:date="2017-07-10T16:58:00Z">
        <w:r>
          <w:rPr>
            <w:rFonts w:ascii="Cambria" w:eastAsia="Calibri" w:hAnsi="Cambria" w:cs="Calibri"/>
            <w:color w:val="auto"/>
          </w:rPr>
          <w:t>The operator has the typical behaviour of the “Operators applicable on one Data Set or Data Set Component” (see the section “VTL-ML - Behaviour of the Operators”).</w:t>
        </w:r>
      </w:ins>
    </w:p>
    <w:p w14:paraId="14909813" w14:textId="77777777" w:rsidR="00BF17B0" w:rsidRDefault="00BF17B0" w:rsidP="00BF17B0">
      <w:pPr>
        <w:rPr>
          <w:ins w:id="2211" w:author="Laura Viignola" w:date="2017-07-10T16:58:00Z"/>
          <w:rFonts w:ascii="Cambria" w:eastAsia="Calibri" w:hAnsi="Cambria" w:cs="Calibri"/>
          <w:i/>
          <w:color w:val="5B9BD5"/>
        </w:rPr>
      </w:pPr>
    </w:p>
    <w:p w14:paraId="0A26D5FD" w14:textId="77777777" w:rsidR="00BF17B0" w:rsidRDefault="00BF17B0" w:rsidP="00BF17B0">
      <w:pPr>
        <w:rPr>
          <w:ins w:id="2212" w:author="Laura Viignola" w:date="2017-07-10T16:58:00Z"/>
          <w:rFonts w:ascii="Cambria" w:eastAsia="Calibri" w:hAnsi="Cambria" w:cs="Calibri"/>
          <w:i/>
          <w:color w:val="5B9BD5"/>
        </w:rPr>
      </w:pPr>
      <w:ins w:id="2213" w:author="Laura Viignola" w:date="2017-07-10T16:58:00Z">
        <w:r>
          <w:rPr>
            <w:rFonts w:ascii="Cambria" w:eastAsia="Calibri" w:hAnsi="Cambria" w:cs="Calibri"/>
            <w:i/>
            <w:color w:val="5B9BD5"/>
          </w:rPr>
          <w:t xml:space="preserve">Examples </w:t>
        </w:r>
      </w:ins>
    </w:p>
    <w:p w14:paraId="0EEC1086" w14:textId="77777777" w:rsidR="00BF17B0" w:rsidRDefault="00BF17B0" w:rsidP="00BF17B0">
      <w:pPr>
        <w:rPr>
          <w:ins w:id="2214" w:author="Laura Viignola" w:date="2017-07-10T16:58:00Z"/>
          <w:rFonts w:ascii="Cambria" w:hAnsi="Cambria"/>
        </w:rPr>
      </w:pPr>
      <w:ins w:id="2215" w:author="Laura Viignola" w:date="2017-07-10T16:58:00Z">
        <w:r>
          <w:rPr>
            <w:rFonts w:ascii="Cambria" w:hAnsi="Cambria"/>
          </w:rPr>
          <w:t>Given the operand Data Set:</w:t>
        </w:r>
      </w:ins>
    </w:p>
    <w:p w14:paraId="11428E58" w14:textId="77777777" w:rsidR="00BF17B0" w:rsidRDefault="00BF17B0" w:rsidP="00BF17B0">
      <w:pPr>
        <w:rPr>
          <w:ins w:id="2216" w:author="Laura Viignola" w:date="2017-07-10T16:58:00Z"/>
          <w:rFonts w:ascii="Cambria" w:hAnsi="Cambria"/>
        </w:rPr>
      </w:pPr>
    </w:p>
    <w:tbl>
      <w:tblPr>
        <w:tblW w:w="9158"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098"/>
        <w:gridCol w:w="801"/>
        <w:gridCol w:w="1167"/>
        <w:gridCol w:w="729"/>
        <w:gridCol w:w="2587"/>
        <w:gridCol w:w="1776"/>
      </w:tblGrid>
      <w:tr w:rsidR="00BF17B0" w14:paraId="6D435C9A" w14:textId="77777777" w:rsidTr="00BF17B0">
        <w:trPr>
          <w:ins w:id="2217" w:author="Laura Viignola" w:date="2017-07-10T16:58:00Z"/>
        </w:trPr>
        <w:tc>
          <w:tcPr>
            <w:tcW w:w="2232"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415B7925" w14:textId="77777777" w:rsidR="00BF17B0" w:rsidRPr="005549E1" w:rsidRDefault="00BF17B0" w:rsidP="00BF17B0">
            <w:pPr>
              <w:rPr>
                <w:ins w:id="2218" w:author="Laura Viignola" w:date="2017-07-10T16:58:00Z"/>
                <w:rFonts w:ascii="Arial" w:hAnsi="Arial" w:cs="Arial"/>
                <w:lang w:val="it-IT"/>
              </w:rPr>
            </w:pPr>
            <w:ins w:id="2219" w:author="Laura Viignola" w:date="2017-07-10T16:58:00Z">
              <w:r w:rsidRPr="005549E1">
                <w:rPr>
                  <w:rFonts w:ascii="Arial" w:eastAsia="Calibri" w:hAnsi="Arial" w:cs="Arial"/>
                  <w:lang w:val="it-IT"/>
                </w:rPr>
                <w:t>unemployment</w:t>
              </w:r>
            </w:ins>
          </w:p>
        </w:tc>
      </w:tr>
      <w:tr w:rsidR="00BF17B0" w14:paraId="249F00D6" w14:textId="77777777" w:rsidTr="00BF17B0">
        <w:trPr>
          <w:ins w:id="2220" w:author="Laura Viignola" w:date="2017-07-10T16:58:00Z"/>
        </w:trPr>
        <w:tc>
          <w:tcPr>
            <w:tcW w:w="223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4C4469D2" w14:textId="77777777" w:rsidR="00BF17B0" w:rsidRPr="005549E1" w:rsidRDefault="00BF17B0" w:rsidP="00BF17B0">
            <w:pPr>
              <w:rPr>
                <w:ins w:id="2221" w:author="Laura Viignola" w:date="2017-07-10T16:58:00Z"/>
                <w:rFonts w:ascii="Arial" w:hAnsi="Arial" w:cs="Arial"/>
                <w:lang w:val="it-IT"/>
              </w:rPr>
            </w:pPr>
            <w:ins w:id="2222" w:author="Laura Viignola" w:date="2017-07-10T16:58:00Z">
              <w:r w:rsidRPr="005549E1">
                <w:rPr>
                  <w:rFonts w:ascii="Arial" w:eastAsia="Calibri" w:hAnsi="Arial" w:cs="Arial"/>
                  <w:lang w:val="it-IT"/>
                </w:rPr>
                <w:t>AGE</w:t>
              </w:r>
            </w:ins>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79C6A16" w14:textId="77777777" w:rsidR="00BF17B0" w:rsidRPr="005549E1" w:rsidRDefault="00BF17B0" w:rsidP="00BF17B0">
            <w:pPr>
              <w:rPr>
                <w:ins w:id="2223" w:author="Laura Viignola" w:date="2017-07-10T16:58:00Z"/>
                <w:rFonts w:ascii="Arial" w:hAnsi="Arial" w:cs="Arial"/>
                <w:lang w:val="it-IT"/>
              </w:rPr>
            </w:pPr>
            <w:ins w:id="2224" w:author="Laura Viignola" w:date="2017-07-10T16:58:00Z">
              <w:r w:rsidRPr="005549E1">
                <w:rPr>
                  <w:rFonts w:ascii="Arial" w:eastAsia="Calibri" w:hAnsi="Arial" w:cs="Arial"/>
                  <w:lang w:val="it-IT"/>
                </w:rPr>
                <w:t>TIME</w:t>
              </w:r>
            </w:ins>
          </w:p>
        </w:tc>
        <w:tc>
          <w:tcPr>
            <w:tcW w:w="119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469ED52A" w14:textId="77777777" w:rsidR="00BF17B0" w:rsidRPr="005549E1" w:rsidRDefault="00BF17B0" w:rsidP="00BF17B0">
            <w:pPr>
              <w:rPr>
                <w:ins w:id="2225" w:author="Laura Viignola" w:date="2017-07-10T16:58:00Z"/>
                <w:rFonts w:ascii="Arial" w:hAnsi="Arial" w:cs="Arial"/>
                <w:lang w:val="it-IT"/>
              </w:rPr>
            </w:pPr>
            <w:ins w:id="2226" w:author="Laura Viignola" w:date="2017-07-10T16:58:00Z">
              <w:r w:rsidRPr="005549E1">
                <w:rPr>
                  <w:rFonts w:ascii="Arial" w:eastAsia="Calibri" w:hAnsi="Arial" w:cs="Arial"/>
                  <w:lang w:val="it-IT"/>
                </w:rPr>
                <w:t>GEO</w:t>
              </w:r>
            </w:ins>
          </w:p>
        </w:tc>
        <w:tc>
          <w:tcPr>
            <w:tcW w:w="74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66479CF" w14:textId="77777777" w:rsidR="00BF17B0" w:rsidRPr="005549E1" w:rsidRDefault="00BF17B0" w:rsidP="00BF17B0">
            <w:pPr>
              <w:rPr>
                <w:ins w:id="2227" w:author="Laura Viignola" w:date="2017-07-10T16:58:00Z"/>
                <w:rFonts w:ascii="Arial" w:hAnsi="Arial" w:cs="Arial"/>
                <w:lang w:val="it-IT"/>
              </w:rPr>
            </w:pPr>
            <w:ins w:id="2228" w:author="Laura Viignola" w:date="2017-07-10T16:58:00Z">
              <w:r w:rsidRPr="005549E1">
                <w:rPr>
                  <w:rFonts w:ascii="Arial" w:eastAsia="Calibri" w:hAnsi="Arial" w:cs="Arial"/>
                  <w:lang w:val="it-IT"/>
                </w:rPr>
                <w:t>SEX</w:t>
              </w:r>
            </w:ins>
          </w:p>
        </w:tc>
        <w:tc>
          <w:tcPr>
            <w:tcW w:w="246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67A1D3F6" w14:textId="77777777" w:rsidR="00BF17B0" w:rsidRPr="005549E1" w:rsidRDefault="00BF17B0" w:rsidP="00BF17B0">
            <w:pPr>
              <w:rPr>
                <w:ins w:id="2229" w:author="Laura Viignola" w:date="2017-07-10T16:58:00Z"/>
                <w:rFonts w:ascii="Arial" w:hAnsi="Arial" w:cs="Arial"/>
                <w:lang w:val="it-IT"/>
              </w:rPr>
            </w:pPr>
            <w:ins w:id="2230" w:author="Laura Viignola" w:date="2017-07-10T16:58:00Z">
              <w:r w:rsidRPr="005549E1">
                <w:rPr>
                  <w:rFonts w:ascii="Arial" w:eastAsia="Calibri" w:hAnsi="Arial" w:cs="Arial"/>
                  <w:lang w:val="it-IT"/>
                </w:rPr>
                <w:t>YOUTH_UNEMPLOYMENT</w:t>
              </w:r>
            </w:ins>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464D756F" w14:textId="77777777" w:rsidR="00BF17B0" w:rsidRPr="005549E1" w:rsidRDefault="00BF17B0" w:rsidP="00BF17B0">
            <w:pPr>
              <w:rPr>
                <w:ins w:id="2231" w:author="Laura Viignola" w:date="2017-07-10T16:58:00Z"/>
                <w:rFonts w:ascii="Arial" w:hAnsi="Arial" w:cs="Arial"/>
                <w:lang w:val="it-IT"/>
              </w:rPr>
            </w:pPr>
            <w:ins w:id="2232" w:author="Laura Viignola" w:date="2017-07-10T16:58:00Z">
              <w:r w:rsidRPr="005549E1">
                <w:rPr>
                  <w:rFonts w:ascii="Arial" w:eastAsia="Calibri" w:hAnsi="Arial" w:cs="Arial"/>
                  <w:lang w:val="it-IT"/>
                </w:rPr>
                <w:t>UNEMPLOYMENT</w:t>
              </w:r>
            </w:ins>
          </w:p>
        </w:tc>
      </w:tr>
      <w:tr w:rsidR="00BF17B0" w14:paraId="0CA4EF14" w14:textId="77777777" w:rsidTr="00BF17B0">
        <w:trPr>
          <w:ins w:id="2233" w:author="Laura Viignola" w:date="2017-07-10T16:58:00Z"/>
        </w:trPr>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2EFDF99" w14:textId="77777777" w:rsidR="00BF17B0" w:rsidRDefault="00BF17B0" w:rsidP="00BF17B0">
            <w:pPr>
              <w:rPr>
                <w:ins w:id="2234" w:author="Laura Viignola" w:date="2017-07-10T16:58:00Z"/>
                <w:lang w:val="it-IT"/>
              </w:rPr>
            </w:pPr>
            <w:ins w:id="2235" w:author="Laura Viignola" w:date="2017-07-10T16:58:00Z">
              <w:r>
                <w:rPr>
                  <w:rFonts w:ascii="Calibri" w:eastAsia="Calibri" w:hAnsi="Calibri" w:cs="Calibri"/>
                  <w:lang w:val="it-IT"/>
                </w:rPr>
                <w:t>From 20 to 29 years</w:t>
              </w:r>
            </w:ins>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761997E" w14:textId="77777777" w:rsidR="00BF17B0" w:rsidRDefault="00BF17B0" w:rsidP="00BF17B0">
            <w:pPr>
              <w:rPr>
                <w:ins w:id="2236" w:author="Laura Viignola" w:date="2017-07-10T16:58:00Z"/>
                <w:lang w:val="it-IT"/>
              </w:rPr>
            </w:pPr>
            <w:ins w:id="2237" w:author="Laura Viignola" w:date="2017-07-10T16:58:00Z">
              <w:r>
                <w:rPr>
                  <w:rFonts w:ascii="Calibri" w:eastAsia="Calibri" w:hAnsi="Calibri" w:cs="Calibri"/>
                  <w:lang w:val="it-IT"/>
                </w:rPr>
                <w:t>2011</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64A575D" w14:textId="77777777" w:rsidR="00BF17B0" w:rsidRDefault="00BF17B0" w:rsidP="00BF17B0">
            <w:pPr>
              <w:rPr>
                <w:ins w:id="2238" w:author="Laura Viignola" w:date="2017-07-10T16:58:00Z"/>
                <w:lang w:val="it-IT"/>
              </w:rPr>
            </w:pPr>
            <w:ins w:id="2239" w:author="Laura Viignola" w:date="2017-07-10T16:58:00Z">
              <w:r>
                <w:rPr>
                  <w:rFonts w:ascii="Calibri" w:eastAsia="Calibri" w:hAnsi="Calibri" w:cs="Calibri"/>
                  <w:lang w:val="it-IT"/>
                </w:rPr>
                <w:t>Germany</w:t>
              </w:r>
            </w:ins>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D063411" w14:textId="77777777" w:rsidR="00BF17B0" w:rsidRDefault="00BF17B0" w:rsidP="00BF17B0">
            <w:pPr>
              <w:rPr>
                <w:ins w:id="2240" w:author="Laura Viignola" w:date="2017-07-10T16:58:00Z"/>
                <w:lang w:val="it-IT"/>
              </w:rPr>
            </w:pPr>
            <w:ins w:id="2241"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208739A" w14:textId="77777777" w:rsidR="00BF17B0" w:rsidRDefault="00BF17B0" w:rsidP="00BF17B0">
            <w:pPr>
              <w:jc w:val="right"/>
              <w:rPr>
                <w:ins w:id="2242" w:author="Laura Viignola" w:date="2017-07-10T16:58:00Z"/>
                <w:lang w:val="it-IT"/>
              </w:rPr>
            </w:pPr>
            <w:ins w:id="2243" w:author="Laura Viignola" w:date="2017-07-10T16:58:00Z">
              <w:r>
                <w:rPr>
                  <w:rFonts w:ascii="Calibri" w:eastAsia="Calibri" w:hAnsi="Calibri" w:cs="Calibri"/>
                  <w:lang w:val="it-IT"/>
                </w:rPr>
                <w:t>7.5</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947A580" w14:textId="77777777" w:rsidR="00BF17B0" w:rsidRDefault="00BF17B0" w:rsidP="00BF17B0">
            <w:pPr>
              <w:jc w:val="right"/>
              <w:rPr>
                <w:ins w:id="2244" w:author="Laura Viignola" w:date="2017-07-10T16:58:00Z"/>
                <w:lang w:val="it-IT"/>
              </w:rPr>
            </w:pPr>
            <w:ins w:id="2245" w:author="Laura Viignola" w:date="2017-07-10T16:58:00Z">
              <w:r>
                <w:rPr>
                  <w:rFonts w:ascii="Calibri" w:eastAsia="Calibri" w:hAnsi="Calibri" w:cs="Calibri"/>
                  <w:lang w:val="it-IT"/>
                </w:rPr>
                <w:t>5.9</w:t>
              </w:r>
            </w:ins>
          </w:p>
        </w:tc>
      </w:tr>
      <w:tr w:rsidR="00BF17B0" w14:paraId="3B86F014" w14:textId="77777777" w:rsidTr="00BF17B0">
        <w:trPr>
          <w:ins w:id="2246" w:author="Laura Viignola" w:date="2017-07-10T16:58:00Z"/>
        </w:trPr>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E7481FF" w14:textId="77777777" w:rsidR="00BF17B0" w:rsidRDefault="00BF17B0" w:rsidP="00BF17B0">
            <w:pPr>
              <w:rPr>
                <w:ins w:id="2247" w:author="Laura Viignola" w:date="2017-07-10T16:58:00Z"/>
                <w:lang w:val="it-IT"/>
              </w:rPr>
            </w:pPr>
            <w:ins w:id="2248" w:author="Laura Viignola" w:date="2017-07-10T16:58:00Z">
              <w:r>
                <w:rPr>
                  <w:rFonts w:ascii="Calibri" w:eastAsia="Calibri" w:hAnsi="Calibri" w:cs="Calibri"/>
                  <w:lang w:val="it-IT"/>
                </w:rPr>
                <w:t>From 20 to 29 years</w:t>
              </w:r>
            </w:ins>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6ABE229" w14:textId="77777777" w:rsidR="00BF17B0" w:rsidRDefault="00BF17B0" w:rsidP="00BF17B0">
            <w:pPr>
              <w:rPr>
                <w:ins w:id="2249" w:author="Laura Viignola" w:date="2017-07-10T16:58:00Z"/>
                <w:lang w:val="it-IT"/>
              </w:rPr>
            </w:pPr>
            <w:ins w:id="2250" w:author="Laura Viignola" w:date="2017-07-10T16:58:00Z">
              <w:r>
                <w:rPr>
                  <w:rFonts w:ascii="Calibri" w:eastAsia="Calibri" w:hAnsi="Calibri" w:cs="Calibri"/>
                  <w:lang w:val="it-IT"/>
                </w:rPr>
                <w:t>2012</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B102685" w14:textId="77777777" w:rsidR="00BF17B0" w:rsidRDefault="00BF17B0" w:rsidP="00BF17B0">
            <w:pPr>
              <w:rPr>
                <w:ins w:id="2251" w:author="Laura Viignola" w:date="2017-07-10T16:58:00Z"/>
                <w:lang w:val="it-IT"/>
              </w:rPr>
            </w:pPr>
            <w:ins w:id="2252" w:author="Laura Viignola" w:date="2017-07-10T16:58:00Z">
              <w:r>
                <w:rPr>
                  <w:rFonts w:ascii="Calibri" w:eastAsia="Calibri" w:hAnsi="Calibri" w:cs="Calibri"/>
                  <w:lang w:val="it-IT"/>
                </w:rPr>
                <w:t>Germany</w:t>
              </w:r>
            </w:ins>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5A29E2C" w14:textId="77777777" w:rsidR="00BF17B0" w:rsidRDefault="00BF17B0" w:rsidP="00BF17B0">
            <w:pPr>
              <w:rPr>
                <w:ins w:id="2253" w:author="Laura Viignola" w:date="2017-07-10T16:58:00Z"/>
                <w:lang w:val="it-IT"/>
              </w:rPr>
            </w:pPr>
            <w:ins w:id="2254"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A9AE05E" w14:textId="77777777" w:rsidR="00BF17B0" w:rsidRDefault="00BF17B0" w:rsidP="00BF17B0">
            <w:pPr>
              <w:jc w:val="right"/>
              <w:rPr>
                <w:ins w:id="2255" w:author="Laura Viignola" w:date="2017-07-10T16:58:00Z"/>
                <w:lang w:val="it-IT"/>
              </w:rPr>
            </w:pPr>
            <w:ins w:id="2256" w:author="Laura Viignola" w:date="2017-07-10T16:58:00Z">
              <w:r>
                <w:rPr>
                  <w:rFonts w:ascii="Calibri" w:eastAsia="Calibri" w:hAnsi="Calibri" w:cs="Calibri"/>
                  <w:lang w:val="it-IT"/>
                </w:rPr>
                <w:t>7.1</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29E3C94" w14:textId="77777777" w:rsidR="00BF17B0" w:rsidRDefault="00BF17B0" w:rsidP="00BF17B0">
            <w:pPr>
              <w:jc w:val="right"/>
              <w:rPr>
                <w:ins w:id="2257" w:author="Laura Viignola" w:date="2017-07-10T16:58:00Z"/>
                <w:lang w:val="it-IT"/>
              </w:rPr>
            </w:pPr>
            <w:ins w:id="2258" w:author="Laura Viignola" w:date="2017-07-10T16:58:00Z">
              <w:r>
                <w:rPr>
                  <w:rFonts w:ascii="Calibri" w:eastAsia="Calibri" w:hAnsi="Calibri" w:cs="Calibri"/>
                  <w:lang w:val="it-IT"/>
                </w:rPr>
                <w:t>5.5</w:t>
              </w:r>
            </w:ins>
          </w:p>
        </w:tc>
      </w:tr>
      <w:tr w:rsidR="00BF17B0" w14:paraId="5E25CD0E" w14:textId="77777777" w:rsidTr="00BF17B0">
        <w:trPr>
          <w:ins w:id="2259" w:author="Laura Viignola" w:date="2017-07-10T16:58:00Z"/>
        </w:trPr>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2B501E9" w14:textId="77777777" w:rsidR="00BF17B0" w:rsidRDefault="00BF17B0" w:rsidP="00BF17B0">
            <w:pPr>
              <w:rPr>
                <w:ins w:id="2260" w:author="Laura Viignola" w:date="2017-07-10T16:58:00Z"/>
                <w:lang w:val="it-IT"/>
              </w:rPr>
            </w:pPr>
            <w:ins w:id="2261" w:author="Laura Viignola" w:date="2017-07-10T16:58:00Z">
              <w:r>
                <w:rPr>
                  <w:rFonts w:ascii="Calibri" w:eastAsia="Calibri" w:hAnsi="Calibri" w:cs="Calibri"/>
                  <w:lang w:val="it-IT"/>
                </w:rPr>
                <w:t>From 20 to 29 years</w:t>
              </w:r>
            </w:ins>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5172EE6" w14:textId="77777777" w:rsidR="00BF17B0" w:rsidRDefault="00BF17B0" w:rsidP="00BF17B0">
            <w:pPr>
              <w:rPr>
                <w:ins w:id="2262" w:author="Laura Viignola" w:date="2017-07-10T16:58:00Z"/>
                <w:lang w:val="it-IT"/>
              </w:rPr>
            </w:pPr>
            <w:ins w:id="2263" w:author="Laura Viignola" w:date="2017-07-10T16:58:00Z">
              <w:r>
                <w:rPr>
                  <w:rFonts w:ascii="Calibri" w:eastAsia="Calibri" w:hAnsi="Calibri" w:cs="Calibri"/>
                  <w:lang w:val="it-IT"/>
                </w:rPr>
                <w:t>2011</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56EEC92" w14:textId="77777777" w:rsidR="00BF17B0" w:rsidRDefault="00BF17B0" w:rsidP="00BF17B0">
            <w:pPr>
              <w:rPr>
                <w:ins w:id="2264" w:author="Laura Viignola" w:date="2017-07-10T16:58:00Z"/>
                <w:lang w:val="it-IT"/>
              </w:rPr>
            </w:pPr>
            <w:ins w:id="2265" w:author="Laura Viignola" w:date="2017-07-10T16:58:00Z">
              <w:r>
                <w:rPr>
                  <w:rFonts w:ascii="Calibri" w:eastAsia="Calibri" w:hAnsi="Calibri" w:cs="Calibri"/>
                  <w:lang w:val="it-IT"/>
                </w:rPr>
                <w:t>Greece</w:t>
              </w:r>
            </w:ins>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B766DAA" w14:textId="77777777" w:rsidR="00BF17B0" w:rsidRDefault="00BF17B0" w:rsidP="00BF17B0">
            <w:pPr>
              <w:rPr>
                <w:ins w:id="2266" w:author="Laura Viignola" w:date="2017-07-10T16:58:00Z"/>
                <w:lang w:val="it-IT"/>
              </w:rPr>
            </w:pPr>
            <w:ins w:id="2267"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959D752" w14:textId="77777777" w:rsidR="00BF17B0" w:rsidRDefault="00BF17B0" w:rsidP="00BF17B0">
            <w:pPr>
              <w:jc w:val="right"/>
              <w:rPr>
                <w:ins w:id="2268" w:author="Laura Viignola" w:date="2017-07-10T16:58:00Z"/>
                <w:lang w:val="it-IT"/>
              </w:rPr>
            </w:pPr>
            <w:ins w:id="2269" w:author="Laura Viignola" w:date="2017-07-10T16:58:00Z">
              <w:r>
                <w:rPr>
                  <w:rFonts w:ascii="Calibri" w:eastAsia="Calibri" w:hAnsi="Calibri" w:cs="Calibri"/>
                  <w:lang w:val="it-IT"/>
                </w:rPr>
                <w:t>33.7</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6A61FFB" w14:textId="77777777" w:rsidR="00BF17B0" w:rsidRDefault="00BF17B0" w:rsidP="00BF17B0">
            <w:pPr>
              <w:jc w:val="right"/>
              <w:rPr>
                <w:ins w:id="2270" w:author="Laura Viignola" w:date="2017-07-10T16:58:00Z"/>
                <w:lang w:val="it-IT"/>
              </w:rPr>
            </w:pPr>
            <w:ins w:id="2271" w:author="Laura Viignola" w:date="2017-07-10T16:58:00Z">
              <w:r>
                <w:rPr>
                  <w:rFonts w:ascii="Calibri" w:eastAsia="Calibri" w:hAnsi="Calibri" w:cs="Calibri"/>
                  <w:lang w:val="it-IT"/>
                </w:rPr>
                <w:t>17.7</w:t>
              </w:r>
            </w:ins>
          </w:p>
        </w:tc>
      </w:tr>
      <w:tr w:rsidR="00BF17B0" w14:paraId="16A5569E" w14:textId="77777777" w:rsidTr="00BF17B0">
        <w:trPr>
          <w:ins w:id="2272" w:author="Laura Viignola" w:date="2017-07-10T16:58:00Z"/>
        </w:trPr>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B386913" w14:textId="77777777" w:rsidR="00BF17B0" w:rsidRDefault="00BF17B0" w:rsidP="00BF17B0">
            <w:pPr>
              <w:rPr>
                <w:ins w:id="2273" w:author="Laura Viignola" w:date="2017-07-10T16:58:00Z"/>
                <w:lang w:val="it-IT"/>
              </w:rPr>
            </w:pPr>
            <w:ins w:id="2274" w:author="Laura Viignola" w:date="2017-07-10T16:58:00Z">
              <w:r>
                <w:rPr>
                  <w:rFonts w:ascii="Calibri" w:eastAsia="Calibri" w:hAnsi="Calibri" w:cs="Calibri"/>
                  <w:lang w:val="it-IT"/>
                </w:rPr>
                <w:t>From 20 to 29 years</w:t>
              </w:r>
            </w:ins>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E23F9AE" w14:textId="77777777" w:rsidR="00BF17B0" w:rsidRDefault="00BF17B0" w:rsidP="00BF17B0">
            <w:pPr>
              <w:rPr>
                <w:ins w:id="2275" w:author="Laura Viignola" w:date="2017-07-10T16:58:00Z"/>
                <w:lang w:val="it-IT"/>
              </w:rPr>
            </w:pPr>
            <w:ins w:id="2276" w:author="Laura Viignola" w:date="2017-07-10T16:58:00Z">
              <w:r>
                <w:rPr>
                  <w:rFonts w:ascii="Calibri" w:eastAsia="Calibri" w:hAnsi="Calibri" w:cs="Calibri"/>
                  <w:lang w:val="it-IT"/>
                </w:rPr>
                <w:t>2012</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52E8B1C" w14:textId="77777777" w:rsidR="00BF17B0" w:rsidRDefault="00BF17B0" w:rsidP="00BF17B0">
            <w:pPr>
              <w:rPr>
                <w:ins w:id="2277" w:author="Laura Viignola" w:date="2017-07-10T16:58:00Z"/>
                <w:lang w:val="it-IT"/>
              </w:rPr>
            </w:pPr>
            <w:ins w:id="2278" w:author="Laura Viignola" w:date="2017-07-10T16:58:00Z">
              <w:r>
                <w:rPr>
                  <w:rFonts w:ascii="Calibri" w:eastAsia="Calibri" w:hAnsi="Calibri" w:cs="Calibri"/>
                  <w:lang w:val="it-IT"/>
                </w:rPr>
                <w:t>Greece</w:t>
              </w:r>
            </w:ins>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59B979A" w14:textId="77777777" w:rsidR="00BF17B0" w:rsidRDefault="00BF17B0" w:rsidP="00BF17B0">
            <w:pPr>
              <w:rPr>
                <w:ins w:id="2279" w:author="Laura Viignola" w:date="2017-07-10T16:58:00Z"/>
                <w:lang w:val="it-IT"/>
              </w:rPr>
            </w:pPr>
            <w:ins w:id="2280"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D13AE1D" w14:textId="77777777" w:rsidR="00BF17B0" w:rsidRDefault="00BF17B0" w:rsidP="00BF17B0">
            <w:pPr>
              <w:jc w:val="right"/>
              <w:rPr>
                <w:ins w:id="2281" w:author="Laura Viignola" w:date="2017-07-10T16:58:00Z"/>
                <w:lang w:val="it-IT"/>
              </w:rPr>
            </w:pPr>
            <w:ins w:id="2282" w:author="Laura Viignola" w:date="2017-07-10T16:58:00Z">
              <w:r>
                <w:rPr>
                  <w:rFonts w:ascii="Calibri" w:eastAsia="Calibri" w:hAnsi="Calibri" w:cs="Calibri"/>
                  <w:lang w:val="it-IT"/>
                </w:rPr>
                <w:t>42.5</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70B46BB" w14:textId="77777777" w:rsidR="00BF17B0" w:rsidRDefault="00BF17B0" w:rsidP="00BF17B0">
            <w:pPr>
              <w:jc w:val="right"/>
              <w:rPr>
                <w:ins w:id="2283" w:author="Laura Viignola" w:date="2017-07-10T16:58:00Z"/>
                <w:lang w:val="it-IT"/>
              </w:rPr>
            </w:pPr>
            <w:ins w:id="2284" w:author="Laura Viignola" w:date="2017-07-10T16:58:00Z">
              <w:r>
                <w:rPr>
                  <w:rFonts w:ascii="Calibri" w:eastAsia="Calibri" w:hAnsi="Calibri" w:cs="Calibri"/>
                  <w:lang w:val="it-IT"/>
                </w:rPr>
                <w:t>24.3</w:t>
              </w:r>
            </w:ins>
          </w:p>
        </w:tc>
      </w:tr>
    </w:tbl>
    <w:p w14:paraId="5FF8A757" w14:textId="77777777" w:rsidR="00BF17B0" w:rsidRPr="001A403F" w:rsidRDefault="00BF17B0" w:rsidP="00BF17B0">
      <w:pPr>
        <w:rPr>
          <w:ins w:id="2285" w:author="Laura Viignola" w:date="2017-07-10T16:58:00Z"/>
          <w:rFonts w:ascii="Cambria" w:hAnsi="Cambria"/>
        </w:rPr>
      </w:pPr>
    </w:p>
    <w:p w14:paraId="61389A6E" w14:textId="77777777" w:rsidR="00BF17B0" w:rsidRDefault="00BF17B0" w:rsidP="00BF17B0">
      <w:pPr>
        <w:rPr>
          <w:ins w:id="2286" w:author="Laura Viignola" w:date="2017-07-10T16:58:00Z"/>
          <w:rFonts w:ascii="Cambria" w:hAnsi="Cambria"/>
        </w:rPr>
      </w:pPr>
    </w:p>
    <w:p w14:paraId="53896865" w14:textId="77777777" w:rsidR="00BF17B0" w:rsidRDefault="00BF17B0" w:rsidP="00BF17B0">
      <w:pPr>
        <w:rPr>
          <w:ins w:id="2287" w:author="Laura Viignola" w:date="2017-07-10T16:58:00Z"/>
          <w:rFonts w:ascii="Cambria" w:eastAsia="Calibri" w:hAnsi="Cambria" w:cs="Calibri"/>
          <w:lang w:val="pt-PT"/>
        </w:rPr>
      </w:pPr>
      <w:ins w:id="2288" w:author="Laura Viignola" w:date="2017-07-10T16:58:00Z">
        <w:r w:rsidRPr="00CA0059">
          <w:rPr>
            <w:rFonts w:ascii="Cambria" w:hAnsi="Cambria"/>
            <w:i/>
          </w:rPr>
          <w:t>Example 1:</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color w:val="1F497D" w:themeColor="text2"/>
            <w:lang w:val="pt-PT"/>
          </w:rPr>
          <w:t>round(unemployment, 0)</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5976BCE3" w14:textId="77777777" w:rsidR="00BF17B0" w:rsidRPr="009F55B5" w:rsidRDefault="00BF17B0" w:rsidP="00BF17B0">
      <w:pPr>
        <w:rPr>
          <w:ins w:id="2289" w:author="Laura Viignola" w:date="2017-07-10T16:58:00Z"/>
          <w:rFonts w:ascii="Cambria" w:eastAsia="Calibri" w:hAnsi="Cambria" w:cs="Calibri"/>
          <w:lang w:val="pt-PT"/>
        </w:rPr>
      </w:pPr>
    </w:p>
    <w:p w14:paraId="3B393445" w14:textId="77777777" w:rsidR="00BF17B0" w:rsidRDefault="00BF17B0" w:rsidP="00BF17B0">
      <w:pPr>
        <w:rPr>
          <w:ins w:id="2290" w:author="Laura Viignola" w:date="2017-07-10T16:58:00Z"/>
          <w:rFonts w:ascii="Cambria" w:eastAsia="Calibri" w:hAnsi="Cambria" w:cs="Calibri"/>
        </w:rPr>
      </w:pPr>
    </w:p>
    <w:tbl>
      <w:tblPr>
        <w:tblW w:w="9130"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110"/>
        <w:gridCol w:w="787"/>
        <w:gridCol w:w="968"/>
        <w:gridCol w:w="902"/>
        <w:gridCol w:w="2587"/>
        <w:gridCol w:w="1776"/>
      </w:tblGrid>
      <w:tr w:rsidR="00BF17B0" w14:paraId="6AB95D92" w14:textId="77777777" w:rsidTr="00BF17B0">
        <w:trPr>
          <w:ins w:id="2291" w:author="Laura Viignola" w:date="2017-07-10T16:58:00Z"/>
        </w:trPr>
        <w:tc>
          <w:tcPr>
            <w:tcW w:w="2246"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1C9712CF" w14:textId="77777777" w:rsidR="00BF17B0" w:rsidRPr="00857F38" w:rsidRDefault="00BF17B0" w:rsidP="00BF17B0">
            <w:pPr>
              <w:rPr>
                <w:ins w:id="2292" w:author="Laura Viignola" w:date="2017-07-10T16:58:00Z"/>
                <w:rFonts w:ascii="Cambria" w:hAnsi="Cambria"/>
                <w:lang w:val="it-IT"/>
              </w:rPr>
            </w:pPr>
            <w:ins w:id="2293" w:author="Laura Viignola" w:date="2017-07-10T16:58:00Z">
              <w:r w:rsidRPr="00995EFD">
                <w:rPr>
                  <w:rFonts w:ascii="Arial" w:eastAsia="Calibri" w:hAnsi="Arial" w:cs="Arial"/>
                  <w:lang w:val="it-IT"/>
                </w:rPr>
                <w:lastRenderedPageBreak/>
                <w:t>DS</w:t>
              </w:r>
              <w:r>
                <w:rPr>
                  <w:rFonts w:ascii="Arial" w:eastAsia="Calibri" w:hAnsi="Arial" w:cs="Arial"/>
                  <w:lang w:val="it-IT"/>
                </w:rPr>
                <w:t>_</w:t>
              </w:r>
              <w:r w:rsidRPr="00995EFD">
                <w:rPr>
                  <w:rFonts w:ascii="Arial" w:eastAsia="Calibri" w:hAnsi="Arial" w:cs="Arial"/>
                  <w:lang w:val="it-IT"/>
                </w:rPr>
                <w:t>r</w:t>
              </w:r>
            </w:ins>
          </w:p>
        </w:tc>
      </w:tr>
      <w:tr w:rsidR="00BF17B0" w14:paraId="153467F1" w14:textId="77777777" w:rsidTr="00BF17B0">
        <w:trPr>
          <w:ins w:id="2294" w:author="Laura Viignola" w:date="2017-07-10T16:58:00Z"/>
        </w:trPr>
        <w:tc>
          <w:tcPr>
            <w:tcW w:w="22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447AA17" w14:textId="77777777" w:rsidR="00BF17B0" w:rsidRPr="005549E1" w:rsidRDefault="00BF17B0" w:rsidP="00BF17B0">
            <w:pPr>
              <w:rPr>
                <w:ins w:id="2295" w:author="Laura Viignola" w:date="2017-07-10T16:58:00Z"/>
                <w:rFonts w:ascii="Arial" w:hAnsi="Arial" w:cs="Arial"/>
                <w:lang w:val="it-IT"/>
              </w:rPr>
            </w:pPr>
            <w:ins w:id="2296" w:author="Laura Viignola" w:date="2017-07-10T16:58:00Z">
              <w:r w:rsidRPr="005549E1">
                <w:rPr>
                  <w:rFonts w:ascii="Arial" w:eastAsia="Calibri" w:hAnsi="Arial" w:cs="Arial"/>
                  <w:lang w:val="it-IT"/>
                </w:rPr>
                <w:t>AGE</w:t>
              </w:r>
            </w:ins>
          </w:p>
        </w:tc>
        <w:tc>
          <w:tcPr>
            <w:tcW w:w="8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2C551E75" w14:textId="77777777" w:rsidR="00BF17B0" w:rsidRPr="005549E1" w:rsidRDefault="00BF17B0" w:rsidP="00BF17B0">
            <w:pPr>
              <w:rPr>
                <w:ins w:id="2297" w:author="Laura Viignola" w:date="2017-07-10T16:58:00Z"/>
                <w:rFonts w:ascii="Arial" w:hAnsi="Arial" w:cs="Arial"/>
                <w:lang w:val="it-IT"/>
              </w:rPr>
            </w:pPr>
            <w:ins w:id="2298" w:author="Laura Viignola" w:date="2017-07-10T16:58:00Z">
              <w:r w:rsidRPr="005549E1">
                <w:rPr>
                  <w:rFonts w:ascii="Arial" w:eastAsia="Calibri" w:hAnsi="Arial" w:cs="Arial"/>
                  <w:lang w:val="it-IT"/>
                </w:rPr>
                <w:t>TIME</w:t>
              </w:r>
            </w:ins>
          </w:p>
        </w:tc>
        <w:tc>
          <w:tcPr>
            <w:tcW w:w="9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87E29C5" w14:textId="77777777" w:rsidR="00BF17B0" w:rsidRPr="005549E1" w:rsidRDefault="00BF17B0" w:rsidP="00BF17B0">
            <w:pPr>
              <w:rPr>
                <w:ins w:id="2299" w:author="Laura Viignola" w:date="2017-07-10T16:58:00Z"/>
                <w:rFonts w:ascii="Arial" w:hAnsi="Arial" w:cs="Arial"/>
                <w:lang w:val="it-IT"/>
              </w:rPr>
            </w:pPr>
            <w:ins w:id="2300" w:author="Laura Viignola" w:date="2017-07-10T16:58:00Z">
              <w:r w:rsidRPr="005549E1">
                <w:rPr>
                  <w:rFonts w:ascii="Arial" w:eastAsia="Calibri" w:hAnsi="Arial" w:cs="Arial"/>
                  <w:lang w:val="it-IT"/>
                </w:rPr>
                <w:t>GEO</w:t>
              </w:r>
            </w:ins>
          </w:p>
        </w:tc>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B155E67" w14:textId="77777777" w:rsidR="00BF17B0" w:rsidRPr="005549E1" w:rsidRDefault="00BF17B0" w:rsidP="00BF17B0">
            <w:pPr>
              <w:rPr>
                <w:ins w:id="2301" w:author="Laura Viignola" w:date="2017-07-10T16:58:00Z"/>
                <w:rFonts w:ascii="Arial" w:hAnsi="Arial" w:cs="Arial"/>
                <w:lang w:val="it-IT"/>
              </w:rPr>
            </w:pPr>
            <w:ins w:id="2302" w:author="Laura Viignola" w:date="2017-07-10T16:58:00Z">
              <w:r w:rsidRPr="005549E1">
                <w:rPr>
                  <w:rFonts w:ascii="Arial" w:eastAsia="Calibri" w:hAnsi="Arial" w:cs="Arial"/>
                  <w:lang w:val="it-IT"/>
                </w:rPr>
                <w:t>SEX</w:t>
              </w:r>
            </w:ins>
          </w:p>
        </w:tc>
        <w:tc>
          <w:tcPr>
            <w:tcW w:w="246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7DD38E93" w14:textId="77777777" w:rsidR="00BF17B0" w:rsidRPr="005549E1" w:rsidRDefault="00BF17B0" w:rsidP="00BF17B0">
            <w:pPr>
              <w:rPr>
                <w:ins w:id="2303" w:author="Laura Viignola" w:date="2017-07-10T16:58:00Z"/>
                <w:rFonts w:ascii="Arial" w:hAnsi="Arial" w:cs="Arial"/>
                <w:lang w:val="it-IT"/>
              </w:rPr>
            </w:pPr>
            <w:ins w:id="2304" w:author="Laura Viignola" w:date="2017-07-10T16:58:00Z">
              <w:r w:rsidRPr="005549E1">
                <w:rPr>
                  <w:rFonts w:ascii="Arial" w:eastAsia="Calibri" w:hAnsi="Arial" w:cs="Arial"/>
                  <w:lang w:val="it-IT"/>
                </w:rPr>
                <w:t>YOUTH_UNEMPLOYMENT</w:t>
              </w:r>
            </w:ins>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381192AA" w14:textId="77777777" w:rsidR="00BF17B0" w:rsidRPr="005549E1" w:rsidRDefault="00BF17B0" w:rsidP="00BF17B0">
            <w:pPr>
              <w:rPr>
                <w:ins w:id="2305" w:author="Laura Viignola" w:date="2017-07-10T16:58:00Z"/>
                <w:rFonts w:ascii="Arial" w:hAnsi="Arial" w:cs="Arial"/>
                <w:lang w:val="it-IT"/>
              </w:rPr>
            </w:pPr>
            <w:ins w:id="2306" w:author="Laura Viignola" w:date="2017-07-10T16:58:00Z">
              <w:r w:rsidRPr="005549E1">
                <w:rPr>
                  <w:rFonts w:ascii="Arial" w:eastAsia="Calibri" w:hAnsi="Arial" w:cs="Arial"/>
                  <w:lang w:val="it-IT"/>
                </w:rPr>
                <w:t>UNEMPLOYMENT</w:t>
              </w:r>
            </w:ins>
          </w:p>
        </w:tc>
      </w:tr>
      <w:tr w:rsidR="00BF17B0" w14:paraId="0411496C" w14:textId="77777777" w:rsidTr="00BF17B0">
        <w:trPr>
          <w:ins w:id="2307"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6843669" w14:textId="77777777" w:rsidR="00BF17B0" w:rsidRDefault="00BF17B0" w:rsidP="00BF17B0">
            <w:pPr>
              <w:rPr>
                <w:ins w:id="2308" w:author="Laura Viignola" w:date="2017-07-10T16:58:00Z"/>
                <w:lang w:val="it-IT"/>
              </w:rPr>
            </w:pPr>
            <w:ins w:id="2309"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92813E9" w14:textId="77777777" w:rsidR="00BF17B0" w:rsidRDefault="00BF17B0" w:rsidP="00BF17B0">
            <w:pPr>
              <w:rPr>
                <w:ins w:id="2310" w:author="Laura Viignola" w:date="2017-07-10T16:58:00Z"/>
                <w:lang w:val="it-IT"/>
              </w:rPr>
            </w:pPr>
            <w:ins w:id="2311" w:author="Laura Viignola" w:date="2017-07-10T16:58:00Z">
              <w:r>
                <w:rPr>
                  <w:rFonts w:ascii="Calibri" w:eastAsia="Calibri" w:hAnsi="Calibri" w:cs="Calibri"/>
                  <w:lang w:val="it-IT"/>
                </w:rPr>
                <w:t>2011</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190D392" w14:textId="77777777" w:rsidR="00BF17B0" w:rsidRDefault="00BF17B0" w:rsidP="00BF17B0">
            <w:pPr>
              <w:rPr>
                <w:ins w:id="2312" w:author="Laura Viignola" w:date="2017-07-10T16:58:00Z"/>
                <w:lang w:val="it-IT"/>
              </w:rPr>
            </w:pPr>
            <w:ins w:id="2313" w:author="Laura Viignola" w:date="2017-07-10T16:58:00Z">
              <w:r>
                <w:rPr>
                  <w:rFonts w:ascii="Calibri" w:eastAsia="Calibri" w:hAnsi="Calibri" w:cs="Calibri"/>
                  <w:lang w:val="it-IT"/>
                </w:rPr>
                <w:t>Germany</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C116087" w14:textId="77777777" w:rsidR="00BF17B0" w:rsidRDefault="00BF17B0" w:rsidP="00BF17B0">
            <w:pPr>
              <w:rPr>
                <w:ins w:id="2314" w:author="Laura Viignola" w:date="2017-07-10T16:58:00Z"/>
                <w:lang w:val="it-IT"/>
              </w:rPr>
            </w:pPr>
            <w:ins w:id="2315"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1B108BC" w14:textId="77777777" w:rsidR="00BF17B0" w:rsidRDefault="00BF17B0" w:rsidP="00BF17B0">
            <w:pPr>
              <w:jc w:val="right"/>
              <w:rPr>
                <w:ins w:id="2316" w:author="Laura Viignola" w:date="2017-07-10T16:58:00Z"/>
                <w:lang w:val="it-IT"/>
              </w:rPr>
            </w:pPr>
            <w:ins w:id="2317" w:author="Laura Viignola" w:date="2017-07-10T16:58:00Z">
              <w:r>
                <w:rPr>
                  <w:rFonts w:ascii="Calibri" w:eastAsia="Calibri" w:hAnsi="Calibri" w:cs="Calibri"/>
                  <w:lang w:val="it-IT"/>
                </w:rPr>
                <w:t>8</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FA91181" w14:textId="77777777" w:rsidR="00BF17B0" w:rsidRDefault="00BF17B0" w:rsidP="00BF17B0">
            <w:pPr>
              <w:jc w:val="right"/>
              <w:rPr>
                <w:ins w:id="2318" w:author="Laura Viignola" w:date="2017-07-10T16:58:00Z"/>
                <w:lang w:val="it-IT"/>
              </w:rPr>
            </w:pPr>
            <w:ins w:id="2319" w:author="Laura Viignola" w:date="2017-07-10T16:58:00Z">
              <w:r>
                <w:rPr>
                  <w:rFonts w:ascii="Calibri" w:eastAsia="Calibri" w:hAnsi="Calibri" w:cs="Calibri"/>
                  <w:lang w:val="it-IT"/>
                </w:rPr>
                <w:t>6</w:t>
              </w:r>
            </w:ins>
          </w:p>
        </w:tc>
      </w:tr>
      <w:tr w:rsidR="00BF17B0" w14:paraId="2DB86DF0" w14:textId="77777777" w:rsidTr="00BF17B0">
        <w:trPr>
          <w:ins w:id="2320"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63A799F" w14:textId="77777777" w:rsidR="00BF17B0" w:rsidRDefault="00BF17B0" w:rsidP="00BF17B0">
            <w:pPr>
              <w:rPr>
                <w:ins w:id="2321" w:author="Laura Viignola" w:date="2017-07-10T16:58:00Z"/>
                <w:lang w:val="it-IT"/>
              </w:rPr>
            </w:pPr>
            <w:ins w:id="2322"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C5883E2" w14:textId="77777777" w:rsidR="00BF17B0" w:rsidRDefault="00BF17B0" w:rsidP="00BF17B0">
            <w:pPr>
              <w:rPr>
                <w:ins w:id="2323" w:author="Laura Viignola" w:date="2017-07-10T16:58:00Z"/>
                <w:lang w:val="it-IT"/>
              </w:rPr>
            </w:pPr>
            <w:ins w:id="2324" w:author="Laura Viignola" w:date="2017-07-10T16:58:00Z">
              <w:r>
                <w:rPr>
                  <w:rFonts w:ascii="Calibri" w:eastAsia="Calibri" w:hAnsi="Calibri" w:cs="Calibri"/>
                  <w:lang w:val="it-IT"/>
                </w:rPr>
                <w:t>2012</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AC834A4" w14:textId="77777777" w:rsidR="00BF17B0" w:rsidRDefault="00BF17B0" w:rsidP="00BF17B0">
            <w:pPr>
              <w:rPr>
                <w:ins w:id="2325" w:author="Laura Viignola" w:date="2017-07-10T16:58:00Z"/>
                <w:lang w:val="it-IT"/>
              </w:rPr>
            </w:pPr>
            <w:ins w:id="2326" w:author="Laura Viignola" w:date="2017-07-10T16:58:00Z">
              <w:r>
                <w:rPr>
                  <w:rFonts w:ascii="Calibri" w:eastAsia="Calibri" w:hAnsi="Calibri" w:cs="Calibri"/>
                  <w:lang w:val="it-IT"/>
                </w:rPr>
                <w:t>Germany</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D98529E" w14:textId="77777777" w:rsidR="00BF17B0" w:rsidRDefault="00BF17B0" w:rsidP="00BF17B0">
            <w:pPr>
              <w:rPr>
                <w:ins w:id="2327" w:author="Laura Viignola" w:date="2017-07-10T16:58:00Z"/>
                <w:lang w:val="it-IT"/>
              </w:rPr>
            </w:pPr>
            <w:ins w:id="2328"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7A64579" w14:textId="77777777" w:rsidR="00BF17B0" w:rsidRDefault="00BF17B0" w:rsidP="00BF17B0">
            <w:pPr>
              <w:jc w:val="right"/>
              <w:rPr>
                <w:ins w:id="2329" w:author="Laura Viignola" w:date="2017-07-10T16:58:00Z"/>
                <w:lang w:val="it-IT"/>
              </w:rPr>
            </w:pPr>
            <w:ins w:id="2330" w:author="Laura Viignola" w:date="2017-07-10T16:58:00Z">
              <w:r>
                <w:rPr>
                  <w:rFonts w:ascii="Calibri" w:eastAsia="Calibri" w:hAnsi="Calibri" w:cs="Calibri"/>
                  <w:lang w:val="it-IT"/>
                </w:rPr>
                <w:t>7</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0C41722" w14:textId="77777777" w:rsidR="00BF17B0" w:rsidRDefault="00BF17B0" w:rsidP="00BF17B0">
            <w:pPr>
              <w:jc w:val="right"/>
              <w:rPr>
                <w:ins w:id="2331" w:author="Laura Viignola" w:date="2017-07-10T16:58:00Z"/>
                <w:lang w:val="it-IT"/>
              </w:rPr>
            </w:pPr>
            <w:ins w:id="2332" w:author="Laura Viignola" w:date="2017-07-10T16:58:00Z">
              <w:r>
                <w:rPr>
                  <w:rFonts w:ascii="Calibri" w:eastAsia="Calibri" w:hAnsi="Calibri" w:cs="Calibri"/>
                  <w:lang w:val="it-IT"/>
                </w:rPr>
                <w:t>6</w:t>
              </w:r>
            </w:ins>
          </w:p>
        </w:tc>
      </w:tr>
      <w:tr w:rsidR="00BF17B0" w14:paraId="0D22D0D3" w14:textId="77777777" w:rsidTr="00BF17B0">
        <w:trPr>
          <w:ins w:id="2333"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75E49F6" w14:textId="77777777" w:rsidR="00BF17B0" w:rsidRDefault="00BF17B0" w:rsidP="00BF17B0">
            <w:pPr>
              <w:rPr>
                <w:ins w:id="2334" w:author="Laura Viignola" w:date="2017-07-10T16:58:00Z"/>
                <w:lang w:val="it-IT"/>
              </w:rPr>
            </w:pPr>
            <w:ins w:id="2335"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7481792" w14:textId="77777777" w:rsidR="00BF17B0" w:rsidRDefault="00BF17B0" w:rsidP="00BF17B0">
            <w:pPr>
              <w:rPr>
                <w:ins w:id="2336" w:author="Laura Viignola" w:date="2017-07-10T16:58:00Z"/>
                <w:lang w:val="it-IT"/>
              </w:rPr>
            </w:pPr>
            <w:ins w:id="2337" w:author="Laura Viignola" w:date="2017-07-10T16:58:00Z">
              <w:r>
                <w:rPr>
                  <w:rFonts w:ascii="Calibri" w:eastAsia="Calibri" w:hAnsi="Calibri" w:cs="Calibri"/>
                  <w:lang w:val="it-IT"/>
                </w:rPr>
                <w:t>2011</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3BCEE2B" w14:textId="77777777" w:rsidR="00BF17B0" w:rsidRDefault="00BF17B0" w:rsidP="00BF17B0">
            <w:pPr>
              <w:rPr>
                <w:ins w:id="2338" w:author="Laura Viignola" w:date="2017-07-10T16:58:00Z"/>
                <w:lang w:val="it-IT"/>
              </w:rPr>
            </w:pPr>
            <w:ins w:id="2339" w:author="Laura Viignola" w:date="2017-07-10T16:58:00Z">
              <w:r>
                <w:rPr>
                  <w:rFonts w:ascii="Calibri" w:eastAsia="Calibri" w:hAnsi="Calibri" w:cs="Calibri"/>
                  <w:lang w:val="it-IT"/>
                </w:rPr>
                <w:t>Greece</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209AEF4" w14:textId="77777777" w:rsidR="00BF17B0" w:rsidRDefault="00BF17B0" w:rsidP="00BF17B0">
            <w:pPr>
              <w:rPr>
                <w:ins w:id="2340" w:author="Laura Viignola" w:date="2017-07-10T16:58:00Z"/>
                <w:lang w:val="it-IT"/>
              </w:rPr>
            </w:pPr>
            <w:ins w:id="2341"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8899D7C" w14:textId="77777777" w:rsidR="00BF17B0" w:rsidRDefault="00BF17B0" w:rsidP="00BF17B0">
            <w:pPr>
              <w:jc w:val="right"/>
              <w:rPr>
                <w:ins w:id="2342" w:author="Laura Viignola" w:date="2017-07-10T16:58:00Z"/>
                <w:lang w:val="it-IT"/>
              </w:rPr>
            </w:pPr>
            <w:ins w:id="2343" w:author="Laura Viignola" w:date="2017-07-10T16:58:00Z">
              <w:r>
                <w:rPr>
                  <w:rFonts w:ascii="Calibri" w:eastAsia="Calibri" w:hAnsi="Calibri" w:cs="Calibri"/>
                  <w:lang w:val="it-IT"/>
                </w:rPr>
                <w:t>34</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26B6588" w14:textId="77777777" w:rsidR="00BF17B0" w:rsidRDefault="00BF17B0" w:rsidP="00BF17B0">
            <w:pPr>
              <w:jc w:val="right"/>
              <w:rPr>
                <w:ins w:id="2344" w:author="Laura Viignola" w:date="2017-07-10T16:58:00Z"/>
                <w:lang w:val="it-IT"/>
              </w:rPr>
            </w:pPr>
            <w:ins w:id="2345" w:author="Laura Viignola" w:date="2017-07-10T16:58:00Z">
              <w:r>
                <w:rPr>
                  <w:rFonts w:ascii="Calibri" w:eastAsia="Calibri" w:hAnsi="Calibri" w:cs="Calibri"/>
                  <w:lang w:val="it-IT"/>
                </w:rPr>
                <w:t>18</w:t>
              </w:r>
            </w:ins>
          </w:p>
        </w:tc>
      </w:tr>
      <w:tr w:rsidR="00BF17B0" w14:paraId="1ACBC5B8" w14:textId="77777777" w:rsidTr="00BF17B0">
        <w:trPr>
          <w:ins w:id="2346"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BB1EDE5" w14:textId="77777777" w:rsidR="00BF17B0" w:rsidRDefault="00BF17B0" w:rsidP="00BF17B0">
            <w:pPr>
              <w:rPr>
                <w:ins w:id="2347" w:author="Laura Viignola" w:date="2017-07-10T16:58:00Z"/>
                <w:lang w:val="it-IT"/>
              </w:rPr>
            </w:pPr>
            <w:ins w:id="2348"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400295B" w14:textId="77777777" w:rsidR="00BF17B0" w:rsidRDefault="00BF17B0" w:rsidP="00BF17B0">
            <w:pPr>
              <w:rPr>
                <w:ins w:id="2349" w:author="Laura Viignola" w:date="2017-07-10T16:58:00Z"/>
                <w:lang w:val="it-IT"/>
              </w:rPr>
            </w:pPr>
            <w:ins w:id="2350" w:author="Laura Viignola" w:date="2017-07-10T16:58:00Z">
              <w:r>
                <w:rPr>
                  <w:rFonts w:ascii="Calibri" w:eastAsia="Calibri" w:hAnsi="Calibri" w:cs="Calibri"/>
                  <w:lang w:val="it-IT"/>
                </w:rPr>
                <w:t>2012</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53F669E" w14:textId="77777777" w:rsidR="00BF17B0" w:rsidRDefault="00BF17B0" w:rsidP="00BF17B0">
            <w:pPr>
              <w:rPr>
                <w:ins w:id="2351" w:author="Laura Viignola" w:date="2017-07-10T16:58:00Z"/>
                <w:lang w:val="it-IT"/>
              </w:rPr>
            </w:pPr>
            <w:ins w:id="2352" w:author="Laura Viignola" w:date="2017-07-10T16:58:00Z">
              <w:r>
                <w:rPr>
                  <w:rFonts w:ascii="Calibri" w:eastAsia="Calibri" w:hAnsi="Calibri" w:cs="Calibri"/>
                  <w:lang w:val="it-IT"/>
                </w:rPr>
                <w:t>Greece</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C509E13" w14:textId="77777777" w:rsidR="00BF17B0" w:rsidRDefault="00BF17B0" w:rsidP="00BF17B0">
            <w:pPr>
              <w:rPr>
                <w:ins w:id="2353" w:author="Laura Viignola" w:date="2017-07-10T16:58:00Z"/>
                <w:lang w:val="it-IT"/>
              </w:rPr>
            </w:pPr>
            <w:ins w:id="2354"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BCD4792" w14:textId="77777777" w:rsidR="00BF17B0" w:rsidRDefault="00BF17B0" w:rsidP="00BF17B0">
            <w:pPr>
              <w:jc w:val="right"/>
              <w:rPr>
                <w:ins w:id="2355" w:author="Laura Viignola" w:date="2017-07-10T16:58:00Z"/>
                <w:lang w:val="it-IT"/>
              </w:rPr>
            </w:pPr>
            <w:ins w:id="2356" w:author="Laura Viignola" w:date="2017-07-10T16:58:00Z">
              <w:r>
                <w:rPr>
                  <w:rFonts w:ascii="Calibri" w:eastAsia="Calibri" w:hAnsi="Calibri" w:cs="Calibri"/>
                  <w:lang w:val="it-IT"/>
                </w:rPr>
                <w:t>43</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D3F91DE" w14:textId="77777777" w:rsidR="00BF17B0" w:rsidRDefault="00BF17B0" w:rsidP="00BF17B0">
            <w:pPr>
              <w:jc w:val="right"/>
              <w:rPr>
                <w:ins w:id="2357" w:author="Laura Viignola" w:date="2017-07-10T16:58:00Z"/>
                <w:lang w:val="it-IT"/>
              </w:rPr>
            </w:pPr>
            <w:ins w:id="2358" w:author="Laura Viignola" w:date="2017-07-10T16:58:00Z">
              <w:r>
                <w:rPr>
                  <w:rFonts w:ascii="Calibri" w:eastAsia="Calibri" w:hAnsi="Calibri" w:cs="Calibri"/>
                  <w:lang w:val="it-IT"/>
                </w:rPr>
                <w:t>24</w:t>
              </w:r>
            </w:ins>
          </w:p>
        </w:tc>
      </w:tr>
    </w:tbl>
    <w:p w14:paraId="166CF60B" w14:textId="77777777" w:rsidR="00BF17B0" w:rsidRDefault="00BF17B0" w:rsidP="00BF17B0">
      <w:pPr>
        <w:rPr>
          <w:ins w:id="2359" w:author="Laura Viignola" w:date="2017-07-10T16:58:00Z"/>
          <w:rFonts w:ascii="Trebuchet MS" w:eastAsia="Trebuchet MS" w:hAnsi="Trebuchet MS" w:cs="Trebuchet MS"/>
          <w:color w:val="454645"/>
          <w:sz w:val="32"/>
        </w:rPr>
      </w:pPr>
    </w:p>
    <w:p w14:paraId="6D27C16F" w14:textId="77777777" w:rsidR="00BF17B0" w:rsidRDefault="00BF17B0" w:rsidP="00BF17B0">
      <w:pPr>
        <w:rPr>
          <w:ins w:id="2360" w:author="Laura Viignola" w:date="2017-07-10T16:58:00Z"/>
          <w:rFonts w:ascii="Cambria" w:eastAsia="Calibri" w:hAnsi="Cambria" w:cs="Calibri"/>
          <w:lang w:val="pt-PT"/>
        </w:rPr>
      </w:pPr>
      <w:ins w:id="2361" w:author="Laura Viignola" w:date="2017-07-10T16:58:00Z">
        <w:r w:rsidRPr="00CA0059">
          <w:rPr>
            <w:rFonts w:ascii="Cambria" w:hAnsi="Cambria"/>
            <w:i/>
          </w:rPr>
          <w:t xml:space="preserve">Example </w:t>
        </w:r>
        <w:r>
          <w:rPr>
            <w:rFonts w:ascii="Cambria" w:hAnsi="Cambria"/>
            <w:i/>
          </w:rPr>
          <w:t>2</w:t>
        </w:r>
        <w:r w:rsidRPr="00CA0059">
          <w:rPr>
            <w:rFonts w:ascii="Cambria" w:hAnsi="Cambria"/>
            <w:i/>
          </w:rPr>
          <w:t>:</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color w:val="1F497D" w:themeColor="text2"/>
            <w:lang w:val="pt-PT"/>
          </w:rPr>
          <w:t>round(unemployment#</w:t>
        </w:r>
        <w:r w:rsidRPr="00473A8C">
          <w:rPr>
            <w:rFonts w:ascii="Arial" w:eastAsia="Calibri" w:hAnsi="Arial" w:cs="Arial"/>
            <w:color w:val="1F497D" w:themeColor="text2"/>
            <w:lang w:val="pt-PT"/>
          </w:rPr>
          <w:t>YOUTH_UNEMPLOYMENT</w:t>
        </w:r>
        <w:r>
          <w:rPr>
            <w:rFonts w:ascii="Arial" w:eastAsia="Calibri" w:hAnsi="Arial" w:cs="Arial"/>
            <w:color w:val="1F497D" w:themeColor="text2"/>
            <w:lang w:val="pt-PT"/>
          </w:rPr>
          <w:t>, 0)</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2934BD6E" w14:textId="77777777" w:rsidR="00BF17B0" w:rsidRPr="00473A8C" w:rsidRDefault="00BF17B0" w:rsidP="00BF17B0">
      <w:pPr>
        <w:rPr>
          <w:ins w:id="2362" w:author="Laura Viignola" w:date="2017-07-10T16:58:00Z"/>
          <w:rFonts w:eastAsia="Trebuchet MS"/>
          <w:lang w:val="pt-PT"/>
        </w:rPr>
      </w:pPr>
    </w:p>
    <w:tbl>
      <w:tblPr>
        <w:tblW w:w="9130"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110"/>
        <w:gridCol w:w="787"/>
        <w:gridCol w:w="968"/>
        <w:gridCol w:w="902"/>
        <w:gridCol w:w="2587"/>
        <w:gridCol w:w="1776"/>
      </w:tblGrid>
      <w:tr w:rsidR="00BF17B0" w14:paraId="1AADE3CE" w14:textId="77777777" w:rsidTr="00BF17B0">
        <w:trPr>
          <w:ins w:id="2363" w:author="Laura Viignola" w:date="2017-07-10T16:58:00Z"/>
        </w:trPr>
        <w:tc>
          <w:tcPr>
            <w:tcW w:w="2246"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hideMark/>
          </w:tcPr>
          <w:p w14:paraId="6753F369" w14:textId="77777777" w:rsidR="00BF17B0" w:rsidRDefault="00BF17B0" w:rsidP="00BF17B0">
            <w:pPr>
              <w:rPr>
                <w:ins w:id="2364" w:author="Laura Viignola" w:date="2017-07-10T16:58:00Z"/>
                <w:lang w:val="it-IT"/>
              </w:rPr>
            </w:pPr>
            <w:ins w:id="2365" w:author="Laura Viignola" w:date="2017-07-10T16:58:00Z">
              <w:r w:rsidRPr="00995EFD">
                <w:rPr>
                  <w:rFonts w:ascii="Arial" w:eastAsia="Calibri" w:hAnsi="Arial" w:cs="Arial"/>
                  <w:lang w:val="it-IT"/>
                </w:rPr>
                <w:t>DS</w:t>
              </w:r>
              <w:r>
                <w:rPr>
                  <w:rFonts w:ascii="Arial" w:eastAsia="Calibri" w:hAnsi="Arial" w:cs="Arial"/>
                  <w:lang w:val="it-IT"/>
                </w:rPr>
                <w:t>_</w:t>
              </w:r>
              <w:r w:rsidRPr="00995EFD">
                <w:rPr>
                  <w:rFonts w:ascii="Arial" w:eastAsia="Calibri" w:hAnsi="Arial" w:cs="Arial"/>
                  <w:lang w:val="it-IT"/>
                </w:rPr>
                <w:t>r</w:t>
              </w:r>
            </w:ins>
          </w:p>
        </w:tc>
      </w:tr>
      <w:tr w:rsidR="00BF17B0" w14:paraId="39FA69F4" w14:textId="77777777" w:rsidTr="00BF17B0">
        <w:trPr>
          <w:ins w:id="2366" w:author="Laura Viignola" w:date="2017-07-10T16:58:00Z"/>
        </w:trPr>
        <w:tc>
          <w:tcPr>
            <w:tcW w:w="22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1C091574" w14:textId="77777777" w:rsidR="00BF17B0" w:rsidRPr="005549E1" w:rsidRDefault="00BF17B0" w:rsidP="00BF17B0">
            <w:pPr>
              <w:rPr>
                <w:ins w:id="2367" w:author="Laura Viignola" w:date="2017-07-10T16:58:00Z"/>
                <w:rFonts w:ascii="Arial" w:hAnsi="Arial" w:cs="Arial"/>
                <w:lang w:val="it-IT"/>
              </w:rPr>
            </w:pPr>
            <w:ins w:id="2368" w:author="Laura Viignola" w:date="2017-07-10T16:58:00Z">
              <w:r w:rsidRPr="005549E1">
                <w:rPr>
                  <w:rFonts w:ascii="Arial" w:eastAsia="Calibri" w:hAnsi="Arial" w:cs="Arial"/>
                  <w:lang w:val="it-IT"/>
                </w:rPr>
                <w:t>AGE</w:t>
              </w:r>
            </w:ins>
          </w:p>
        </w:tc>
        <w:tc>
          <w:tcPr>
            <w:tcW w:w="8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2388BEC9" w14:textId="77777777" w:rsidR="00BF17B0" w:rsidRPr="005549E1" w:rsidRDefault="00BF17B0" w:rsidP="00BF17B0">
            <w:pPr>
              <w:rPr>
                <w:ins w:id="2369" w:author="Laura Viignola" w:date="2017-07-10T16:58:00Z"/>
                <w:rFonts w:ascii="Arial" w:hAnsi="Arial" w:cs="Arial"/>
                <w:lang w:val="it-IT"/>
              </w:rPr>
            </w:pPr>
            <w:ins w:id="2370" w:author="Laura Viignola" w:date="2017-07-10T16:58:00Z">
              <w:r w:rsidRPr="005549E1">
                <w:rPr>
                  <w:rFonts w:ascii="Arial" w:eastAsia="Calibri" w:hAnsi="Arial" w:cs="Arial"/>
                  <w:lang w:val="it-IT"/>
                </w:rPr>
                <w:t>TIME</w:t>
              </w:r>
            </w:ins>
          </w:p>
        </w:tc>
        <w:tc>
          <w:tcPr>
            <w:tcW w:w="9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00BEEF9" w14:textId="77777777" w:rsidR="00BF17B0" w:rsidRPr="005549E1" w:rsidRDefault="00BF17B0" w:rsidP="00BF17B0">
            <w:pPr>
              <w:rPr>
                <w:ins w:id="2371" w:author="Laura Viignola" w:date="2017-07-10T16:58:00Z"/>
                <w:rFonts w:ascii="Arial" w:hAnsi="Arial" w:cs="Arial"/>
                <w:lang w:val="it-IT"/>
              </w:rPr>
            </w:pPr>
            <w:ins w:id="2372" w:author="Laura Viignola" w:date="2017-07-10T16:58:00Z">
              <w:r w:rsidRPr="005549E1">
                <w:rPr>
                  <w:rFonts w:ascii="Arial" w:eastAsia="Calibri" w:hAnsi="Arial" w:cs="Arial"/>
                  <w:lang w:val="it-IT"/>
                </w:rPr>
                <w:t>GEO</w:t>
              </w:r>
            </w:ins>
          </w:p>
        </w:tc>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4DBAB02" w14:textId="77777777" w:rsidR="00BF17B0" w:rsidRPr="005549E1" w:rsidRDefault="00BF17B0" w:rsidP="00BF17B0">
            <w:pPr>
              <w:rPr>
                <w:ins w:id="2373" w:author="Laura Viignola" w:date="2017-07-10T16:58:00Z"/>
                <w:rFonts w:ascii="Arial" w:hAnsi="Arial" w:cs="Arial"/>
                <w:lang w:val="it-IT"/>
              </w:rPr>
            </w:pPr>
            <w:ins w:id="2374" w:author="Laura Viignola" w:date="2017-07-10T16:58:00Z">
              <w:r w:rsidRPr="005549E1">
                <w:rPr>
                  <w:rFonts w:ascii="Arial" w:eastAsia="Calibri" w:hAnsi="Arial" w:cs="Arial"/>
                  <w:lang w:val="it-IT"/>
                </w:rPr>
                <w:t>SEX</w:t>
              </w:r>
            </w:ins>
          </w:p>
        </w:tc>
        <w:tc>
          <w:tcPr>
            <w:tcW w:w="246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2A3C62CA" w14:textId="77777777" w:rsidR="00BF17B0" w:rsidRPr="005549E1" w:rsidRDefault="00BF17B0" w:rsidP="00BF17B0">
            <w:pPr>
              <w:rPr>
                <w:ins w:id="2375" w:author="Laura Viignola" w:date="2017-07-10T16:58:00Z"/>
                <w:rFonts w:ascii="Arial" w:hAnsi="Arial" w:cs="Arial"/>
                <w:lang w:val="it-IT"/>
              </w:rPr>
            </w:pPr>
            <w:ins w:id="2376" w:author="Laura Viignola" w:date="2017-07-10T16:58:00Z">
              <w:r w:rsidRPr="005549E1">
                <w:rPr>
                  <w:rFonts w:ascii="Arial" w:eastAsia="Calibri" w:hAnsi="Arial" w:cs="Arial"/>
                  <w:lang w:val="it-IT"/>
                </w:rPr>
                <w:t>YOUTH_UNEMPLOYMENT</w:t>
              </w:r>
            </w:ins>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69A6AAFC" w14:textId="77777777" w:rsidR="00BF17B0" w:rsidRPr="005549E1" w:rsidRDefault="00BF17B0" w:rsidP="00BF17B0">
            <w:pPr>
              <w:rPr>
                <w:ins w:id="2377" w:author="Laura Viignola" w:date="2017-07-10T16:58:00Z"/>
                <w:rFonts w:ascii="Arial" w:hAnsi="Arial" w:cs="Arial"/>
                <w:lang w:val="it-IT"/>
              </w:rPr>
            </w:pPr>
            <w:ins w:id="2378" w:author="Laura Viignola" w:date="2017-07-10T16:58:00Z">
              <w:r w:rsidRPr="005549E1">
                <w:rPr>
                  <w:rFonts w:ascii="Arial" w:eastAsia="Calibri" w:hAnsi="Arial" w:cs="Arial"/>
                  <w:lang w:val="it-IT"/>
                </w:rPr>
                <w:t>UNEMPLOYMENT</w:t>
              </w:r>
            </w:ins>
          </w:p>
        </w:tc>
      </w:tr>
      <w:tr w:rsidR="00BF17B0" w14:paraId="430BCBAF" w14:textId="77777777" w:rsidTr="00BF17B0">
        <w:trPr>
          <w:ins w:id="2379"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6BF7867" w14:textId="77777777" w:rsidR="00BF17B0" w:rsidRDefault="00BF17B0" w:rsidP="00BF17B0">
            <w:pPr>
              <w:rPr>
                <w:ins w:id="2380" w:author="Laura Viignola" w:date="2017-07-10T16:58:00Z"/>
                <w:lang w:val="it-IT"/>
              </w:rPr>
            </w:pPr>
            <w:ins w:id="2381"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A7ADB31" w14:textId="77777777" w:rsidR="00BF17B0" w:rsidRDefault="00BF17B0" w:rsidP="00BF17B0">
            <w:pPr>
              <w:rPr>
                <w:ins w:id="2382" w:author="Laura Viignola" w:date="2017-07-10T16:58:00Z"/>
                <w:lang w:val="it-IT"/>
              </w:rPr>
            </w:pPr>
            <w:ins w:id="2383" w:author="Laura Viignola" w:date="2017-07-10T16:58:00Z">
              <w:r>
                <w:rPr>
                  <w:rFonts w:ascii="Calibri" w:eastAsia="Calibri" w:hAnsi="Calibri" w:cs="Calibri"/>
                  <w:lang w:val="it-IT"/>
                </w:rPr>
                <w:t>2011</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6379D20" w14:textId="77777777" w:rsidR="00BF17B0" w:rsidRDefault="00BF17B0" w:rsidP="00BF17B0">
            <w:pPr>
              <w:rPr>
                <w:ins w:id="2384" w:author="Laura Viignola" w:date="2017-07-10T16:58:00Z"/>
                <w:lang w:val="it-IT"/>
              </w:rPr>
            </w:pPr>
            <w:ins w:id="2385" w:author="Laura Viignola" w:date="2017-07-10T16:58:00Z">
              <w:r>
                <w:rPr>
                  <w:rFonts w:ascii="Calibri" w:eastAsia="Calibri" w:hAnsi="Calibri" w:cs="Calibri"/>
                  <w:lang w:val="it-IT"/>
                </w:rPr>
                <w:t>Germany</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E93A28D" w14:textId="77777777" w:rsidR="00BF17B0" w:rsidRDefault="00BF17B0" w:rsidP="00BF17B0">
            <w:pPr>
              <w:rPr>
                <w:ins w:id="2386" w:author="Laura Viignola" w:date="2017-07-10T16:58:00Z"/>
                <w:lang w:val="it-IT"/>
              </w:rPr>
            </w:pPr>
            <w:ins w:id="2387"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0CFD177" w14:textId="77777777" w:rsidR="00BF17B0" w:rsidRDefault="00BF17B0" w:rsidP="00BF17B0">
            <w:pPr>
              <w:jc w:val="right"/>
              <w:rPr>
                <w:ins w:id="2388" w:author="Laura Viignola" w:date="2017-07-10T16:58:00Z"/>
                <w:lang w:val="it-IT"/>
              </w:rPr>
            </w:pPr>
            <w:ins w:id="2389" w:author="Laura Viignola" w:date="2017-07-10T16:58:00Z">
              <w:r>
                <w:rPr>
                  <w:rFonts w:ascii="Calibri" w:eastAsia="Calibri" w:hAnsi="Calibri" w:cs="Calibri"/>
                  <w:lang w:val="it-IT"/>
                </w:rPr>
                <w:t>8</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FA39EB0" w14:textId="77777777" w:rsidR="00BF17B0" w:rsidRDefault="00BF17B0" w:rsidP="00BF17B0">
            <w:pPr>
              <w:jc w:val="right"/>
              <w:rPr>
                <w:ins w:id="2390" w:author="Laura Viignola" w:date="2017-07-10T16:58:00Z"/>
                <w:lang w:val="it-IT"/>
              </w:rPr>
            </w:pPr>
            <w:ins w:id="2391" w:author="Laura Viignola" w:date="2017-07-10T16:58:00Z">
              <w:r>
                <w:rPr>
                  <w:rFonts w:ascii="Calibri" w:eastAsia="Calibri" w:hAnsi="Calibri" w:cs="Calibri"/>
                  <w:lang w:val="it-IT"/>
                </w:rPr>
                <w:t>5.9</w:t>
              </w:r>
            </w:ins>
          </w:p>
        </w:tc>
      </w:tr>
      <w:tr w:rsidR="00BF17B0" w14:paraId="7FA946D2" w14:textId="77777777" w:rsidTr="00BF17B0">
        <w:trPr>
          <w:ins w:id="2392"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691DB41" w14:textId="77777777" w:rsidR="00BF17B0" w:rsidRDefault="00BF17B0" w:rsidP="00BF17B0">
            <w:pPr>
              <w:rPr>
                <w:ins w:id="2393" w:author="Laura Viignola" w:date="2017-07-10T16:58:00Z"/>
                <w:lang w:val="it-IT"/>
              </w:rPr>
            </w:pPr>
            <w:ins w:id="2394"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4952EEC" w14:textId="77777777" w:rsidR="00BF17B0" w:rsidRDefault="00BF17B0" w:rsidP="00BF17B0">
            <w:pPr>
              <w:rPr>
                <w:ins w:id="2395" w:author="Laura Viignola" w:date="2017-07-10T16:58:00Z"/>
                <w:lang w:val="it-IT"/>
              </w:rPr>
            </w:pPr>
            <w:ins w:id="2396" w:author="Laura Viignola" w:date="2017-07-10T16:58:00Z">
              <w:r>
                <w:rPr>
                  <w:rFonts w:ascii="Calibri" w:eastAsia="Calibri" w:hAnsi="Calibri" w:cs="Calibri"/>
                  <w:lang w:val="it-IT"/>
                </w:rPr>
                <w:t>2012</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A35D333" w14:textId="77777777" w:rsidR="00BF17B0" w:rsidRDefault="00BF17B0" w:rsidP="00BF17B0">
            <w:pPr>
              <w:rPr>
                <w:ins w:id="2397" w:author="Laura Viignola" w:date="2017-07-10T16:58:00Z"/>
                <w:lang w:val="it-IT"/>
              </w:rPr>
            </w:pPr>
            <w:ins w:id="2398" w:author="Laura Viignola" w:date="2017-07-10T16:58:00Z">
              <w:r>
                <w:rPr>
                  <w:rFonts w:ascii="Calibri" w:eastAsia="Calibri" w:hAnsi="Calibri" w:cs="Calibri"/>
                  <w:lang w:val="it-IT"/>
                </w:rPr>
                <w:t>Germany</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DF41F99" w14:textId="77777777" w:rsidR="00BF17B0" w:rsidRDefault="00BF17B0" w:rsidP="00BF17B0">
            <w:pPr>
              <w:rPr>
                <w:ins w:id="2399" w:author="Laura Viignola" w:date="2017-07-10T16:58:00Z"/>
                <w:lang w:val="it-IT"/>
              </w:rPr>
            </w:pPr>
            <w:ins w:id="2400"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96D02C7" w14:textId="77777777" w:rsidR="00BF17B0" w:rsidRDefault="00BF17B0" w:rsidP="00BF17B0">
            <w:pPr>
              <w:jc w:val="right"/>
              <w:rPr>
                <w:ins w:id="2401" w:author="Laura Viignola" w:date="2017-07-10T16:58:00Z"/>
                <w:lang w:val="it-IT"/>
              </w:rPr>
            </w:pPr>
            <w:ins w:id="2402" w:author="Laura Viignola" w:date="2017-07-10T16:58:00Z">
              <w:r>
                <w:rPr>
                  <w:rFonts w:ascii="Calibri" w:eastAsia="Calibri" w:hAnsi="Calibri" w:cs="Calibri"/>
                  <w:lang w:val="it-IT"/>
                </w:rPr>
                <w:t>7</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6107019" w14:textId="77777777" w:rsidR="00BF17B0" w:rsidRDefault="00BF17B0" w:rsidP="00BF17B0">
            <w:pPr>
              <w:jc w:val="right"/>
              <w:rPr>
                <w:ins w:id="2403" w:author="Laura Viignola" w:date="2017-07-10T16:58:00Z"/>
                <w:lang w:val="it-IT"/>
              </w:rPr>
            </w:pPr>
            <w:ins w:id="2404" w:author="Laura Viignola" w:date="2017-07-10T16:58:00Z">
              <w:r>
                <w:rPr>
                  <w:rFonts w:ascii="Calibri" w:eastAsia="Calibri" w:hAnsi="Calibri" w:cs="Calibri"/>
                  <w:lang w:val="it-IT"/>
                </w:rPr>
                <w:t>5.5</w:t>
              </w:r>
            </w:ins>
          </w:p>
        </w:tc>
      </w:tr>
      <w:tr w:rsidR="00BF17B0" w14:paraId="157EE201" w14:textId="77777777" w:rsidTr="00BF17B0">
        <w:trPr>
          <w:ins w:id="2405"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C0EDB08" w14:textId="77777777" w:rsidR="00BF17B0" w:rsidRDefault="00BF17B0" w:rsidP="00BF17B0">
            <w:pPr>
              <w:rPr>
                <w:ins w:id="2406" w:author="Laura Viignola" w:date="2017-07-10T16:58:00Z"/>
                <w:lang w:val="it-IT"/>
              </w:rPr>
            </w:pPr>
            <w:ins w:id="2407"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0F57563" w14:textId="77777777" w:rsidR="00BF17B0" w:rsidRDefault="00BF17B0" w:rsidP="00BF17B0">
            <w:pPr>
              <w:rPr>
                <w:ins w:id="2408" w:author="Laura Viignola" w:date="2017-07-10T16:58:00Z"/>
                <w:lang w:val="it-IT"/>
              </w:rPr>
            </w:pPr>
            <w:ins w:id="2409" w:author="Laura Viignola" w:date="2017-07-10T16:58:00Z">
              <w:r>
                <w:rPr>
                  <w:rFonts w:ascii="Calibri" w:eastAsia="Calibri" w:hAnsi="Calibri" w:cs="Calibri"/>
                  <w:lang w:val="it-IT"/>
                </w:rPr>
                <w:t>2011</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3A50246" w14:textId="77777777" w:rsidR="00BF17B0" w:rsidRDefault="00BF17B0" w:rsidP="00BF17B0">
            <w:pPr>
              <w:rPr>
                <w:ins w:id="2410" w:author="Laura Viignola" w:date="2017-07-10T16:58:00Z"/>
                <w:lang w:val="it-IT"/>
              </w:rPr>
            </w:pPr>
            <w:ins w:id="2411" w:author="Laura Viignola" w:date="2017-07-10T16:58:00Z">
              <w:r>
                <w:rPr>
                  <w:rFonts w:ascii="Calibri" w:eastAsia="Calibri" w:hAnsi="Calibri" w:cs="Calibri"/>
                  <w:lang w:val="it-IT"/>
                </w:rPr>
                <w:t>Greece</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C5510D2" w14:textId="77777777" w:rsidR="00BF17B0" w:rsidRDefault="00BF17B0" w:rsidP="00BF17B0">
            <w:pPr>
              <w:rPr>
                <w:ins w:id="2412" w:author="Laura Viignola" w:date="2017-07-10T16:58:00Z"/>
                <w:lang w:val="it-IT"/>
              </w:rPr>
            </w:pPr>
            <w:ins w:id="2413"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67321FA" w14:textId="77777777" w:rsidR="00BF17B0" w:rsidRDefault="00BF17B0" w:rsidP="00BF17B0">
            <w:pPr>
              <w:jc w:val="right"/>
              <w:rPr>
                <w:ins w:id="2414" w:author="Laura Viignola" w:date="2017-07-10T16:58:00Z"/>
                <w:lang w:val="it-IT"/>
              </w:rPr>
            </w:pPr>
            <w:ins w:id="2415" w:author="Laura Viignola" w:date="2017-07-10T16:58:00Z">
              <w:r>
                <w:rPr>
                  <w:rFonts w:ascii="Calibri" w:eastAsia="Calibri" w:hAnsi="Calibri" w:cs="Calibri"/>
                  <w:lang w:val="it-IT"/>
                </w:rPr>
                <w:t>34</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9EB5DEB" w14:textId="77777777" w:rsidR="00BF17B0" w:rsidRDefault="00BF17B0" w:rsidP="00BF17B0">
            <w:pPr>
              <w:jc w:val="right"/>
              <w:rPr>
                <w:ins w:id="2416" w:author="Laura Viignola" w:date="2017-07-10T16:58:00Z"/>
                <w:lang w:val="it-IT"/>
              </w:rPr>
            </w:pPr>
            <w:ins w:id="2417" w:author="Laura Viignola" w:date="2017-07-10T16:58:00Z">
              <w:r>
                <w:rPr>
                  <w:rFonts w:ascii="Calibri" w:eastAsia="Calibri" w:hAnsi="Calibri" w:cs="Calibri"/>
                  <w:lang w:val="it-IT"/>
                </w:rPr>
                <w:t>17.7</w:t>
              </w:r>
            </w:ins>
          </w:p>
        </w:tc>
      </w:tr>
      <w:tr w:rsidR="00BF17B0" w14:paraId="020CFDD8" w14:textId="77777777" w:rsidTr="00BF17B0">
        <w:trPr>
          <w:ins w:id="2418"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FB10DD7" w14:textId="77777777" w:rsidR="00BF17B0" w:rsidRDefault="00BF17B0" w:rsidP="00BF17B0">
            <w:pPr>
              <w:rPr>
                <w:ins w:id="2419" w:author="Laura Viignola" w:date="2017-07-10T16:58:00Z"/>
                <w:lang w:val="it-IT"/>
              </w:rPr>
            </w:pPr>
            <w:ins w:id="2420"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66CC3E8" w14:textId="77777777" w:rsidR="00BF17B0" w:rsidRDefault="00BF17B0" w:rsidP="00BF17B0">
            <w:pPr>
              <w:rPr>
                <w:ins w:id="2421" w:author="Laura Viignola" w:date="2017-07-10T16:58:00Z"/>
                <w:lang w:val="it-IT"/>
              </w:rPr>
            </w:pPr>
            <w:ins w:id="2422" w:author="Laura Viignola" w:date="2017-07-10T16:58:00Z">
              <w:r>
                <w:rPr>
                  <w:rFonts w:ascii="Calibri" w:eastAsia="Calibri" w:hAnsi="Calibri" w:cs="Calibri"/>
                  <w:lang w:val="it-IT"/>
                </w:rPr>
                <w:t>2012</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5A443BF" w14:textId="77777777" w:rsidR="00BF17B0" w:rsidRDefault="00BF17B0" w:rsidP="00BF17B0">
            <w:pPr>
              <w:rPr>
                <w:ins w:id="2423" w:author="Laura Viignola" w:date="2017-07-10T16:58:00Z"/>
                <w:lang w:val="it-IT"/>
              </w:rPr>
            </w:pPr>
            <w:ins w:id="2424" w:author="Laura Viignola" w:date="2017-07-10T16:58:00Z">
              <w:r>
                <w:rPr>
                  <w:rFonts w:ascii="Calibri" w:eastAsia="Calibri" w:hAnsi="Calibri" w:cs="Calibri"/>
                  <w:lang w:val="it-IT"/>
                </w:rPr>
                <w:t>Greece</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9C7AD28" w14:textId="77777777" w:rsidR="00BF17B0" w:rsidRDefault="00BF17B0" w:rsidP="00BF17B0">
            <w:pPr>
              <w:rPr>
                <w:ins w:id="2425" w:author="Laura Viignola" w:date="2017-07-10T16:58:00Z"/>
                <w:lang w:val="it-IT"/>
              </w:rPr>
            </w:pPr>
            <w:ins w:id="2426"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C4ACF44" w14:textId="77777777" w:rsidR="00BF17B0" w:rsidRDefault="00BF17B0" w:rsidP="00BF17B0">
            <w:pPr>
              <w:jc w:val="right"/>
              <w:rPr>
                <w:ins w:id="2427" w:author="Laura Viignola" w:date="2017-07-10T16:58:00Z"/>
                <w:lang w:val="it-IT"/>
              </w:rPr>
            </w:pPr>
            <w:ins w:id="2428" w:author="Laura Viignola" w:date="2017-07-10T16:58:00Z">
              <w:r>
                <w:rPr>
                  <w:rFonts w:ascii="Calibri" w:eastAsia="Calibri" w:hAnsi="Calibri" w:cs="Calibri"/>
                  <w:lang w:val="it-IT"/>
                </w:rPr>
                <w:t>43</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CFE4795" w14:textId="77777777" w:rsidR="00BF17B0" w:rsidRDefault="00BF17B0" w:rsidP="00BF17B0">
            <w:pPr>
              <w:jc w:val="right"/>
              <w:rPr>
                <w:ins w:id="2429" w:author="Laura Viignola" w:date="2017-07-10T16:58:00Z"/>
                <w:lang w:val="it-IT"/>
              </w:rPr>
            </w:pPr>
            <w:ins w:id="2430" w:author="Laura Viignola" w:date="2017-07-10T16:58:00Z">
              <w:r>
                <w:rPr>
                  <w:rFonts w:ascii="Calibri" w:eastAsia="Calibri" w:hAnsi="Calibri" w:cs="Calibri"/>
                  <w:lang w:val="it-IT"/>
                </w:rPr>
                <w:t>24.3</w:t>
              </w:r>
            </w:ins>
          </w:p>
        </w:tc>
      </w:tr>
    </w:tbl>
    <w:p w14:paraId="4772EB5C" w14:textId="77777777" w:rsidR="00BF17B0" w:rsidRDefault="00BF17B0" w:rsidP="00BF17B0">
      <w:pPr>
        <w:rPr>
          <w:ins w:id="2431" w:author="Laura Viignola" w:date="2017-07-10T16:58:00Z"/>
          <w:rFonts w:eastAsia="Trebuchet MS"/>
        </w:rPr>
      </w:pPr>
    </w:p>
    <w:p w14:paraId="1EBC027E" w14:textId="77777777" w:rsidR="00BF17B0" w:rsidRDefault="00BF17B0" w:rsidP="00BF17B0">
      <w:pPr>
        <w:rPr>
          <w:ins w:id="2432" w:author="Laura Viignola" w:date="2017-07-10T16:58:00Z"/>
          <w:rFonts w:eastAsia="Trebuchet MS"/>
        </w:rPr>
      </w:pPr>
    </w:p>
    <w:p w14:paraId="2DB84CA1" w14:textId="77777777" w:rsidR="00BF17B0" w:rsidRPr="000E3547" w:rsidRDefault="00BF17B0" w:rsidP="00BF17B0">
      <w:pPr>
        <w:pStyle w:val="Stile3"/>
        <w:rPr>
          <w:ins w:id="2433" w:author="Laura Viignola" w:date="2017-07-10T16:58:00Z"/>
          <w:lang w:val="it-IT"/>
        </w:rPr>
      </w:pPr>
      <w:ins w:id="2434" w:author="Laura Viignola" w:date="2017-07-10T16:58:00Z">
        <w:r>
          <w:t>ceil</w:t>
        </w:r>
      </w:ins>
    </w:p>
    <w:p w14:paraId="12608074" w14:textId="77777777" w:rsidR="00BF17B0" w:rsidRDefault="00BF17B0" w:rsidP="00BF17B0">
      <w:pPr>
        <w:rPr>
          <w:ins w:id="2435" w:author="Laura Viignola" w:date="2017-07-10T16:58:00Z"/>
          <w:rFonts w:ascii="Cambria" w:eastAsia="Calibri" w:hAnsi="Cambria" w:cs="Calibri"/>
          <w:i/>
          <w:color w:val="5B9BD5"/>
        </w:rPr>
      </w:pPr>
      <w:ins w:id="2436"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ins>
    </w:p>
    <w:p w14:paraId="1B2C8BF4" w14:textId="77777777" w:rsidR="00BF17B0" w:rsidRPr="0075768B" w:rsidRDefault="00BF17B0" w:rsidP="00BF17B0">
      <w:pPr>
        <w:ind w:left="1416"/>
        <w:rPr>
          <w:ins w:id="2437" w:author="Laura Viignola" w:date="2017-07-10T16:58:00Z"/>
          <w:rFonts w:ascii="Arial" w:eastAsia="Calibri" w:hAnsi="Arial" w:cs="Arial"/>
          <w:b/>
        </w:rPr>
      </w:pPr>
      <w:ins w:id="2438" w:author="Laura Viignola" w:date="2017-07-10T16:58:00Z">
        <w:r w:rsidRPr="005549E1">
          <w:rPr>
            <w:rFonts w:ascii="Arial" w:eastAsia="Calibri" w:hAnsi="Arial" w:cs="Arial"/>
            <w:b/>
            <w:color w:val="auto"/>
          </w:rPr>
          <w:t>ceil</w:t>
        </w:r>
        <w:r>
          <w:rPr>
            <w:rFonts w:ascii="Arial" w:eastAsia="Calibri" w:hAnsi="Arial" w:cs="Arial"/>
            <w:color w:val="auto"/>
          </w:rPr>
          <w:t>(op)</w:t>
        </w:r>
      </w:ins>
    </w:p>
    <w:p w14:paraId="1701D0C2" w14:textId="77777777" w:rsidR="00BF17B0" w:rsidRDefault="00BF17B0" w:rsidP="00BF17B0">
      <w:pPr>
        <w:ind w:left="360"/>
        <w:rPr>
          <w:ins w:id="2439" w:author="Laura Viignola" w:date="2017-07-10T16:58:00Z"/>
          <w:rFonts w:ascii="Cambria" w:eastAsia="Calibri" w:hAnsi="Cambria" w:cs="Calibri"/>
          <w:color w:val="5B9BD5"/>
        </w:rPr>
      </w:pPr>
    </w:p>
    <w:p w14:paraId="3BB25009" w14:textId="77777777" w:rsidR="00BF17B0" w:rsidRPr="005961DD" w:rsidRDefault="00BF17B0" w:rsidP="00BF17B0">
      <w:pPr>
        <w:rPr>
          <w:ins w:id="2440" w:author="Laura Viignola" w:date="2017-07-10T16:58:00Z"/>
          <w:rFonts w:ascii="Cambria" w:eastAsia="Calibri" w:hAnsi="Cambria" w:cs="Calibri"/>
          <w:i/>
          <w:color w:val="5B9BD5"/>
        </w:rPr>
      </w:pPr>
      <w:ins w:id="2441"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42B52D88" w14:textId="77777777" w:rsidR="00BF17B0" w:rsidRDefault="00BF17B0" w:rsidP="00BF17B0">
      <w:pPr>
        <w:rPr>
          <w:ins w:id="2442" w:author="Laura Viignola" w:date="2017-07-10T16:58:00Z"/>
          <w:rFonts w:ascii="Cambria" w:eastAsia="Calibri" w:hAnsi="Cambria" w:cs="Calibri"/>
          <w:color w:val="5B9BD5"/>
        </w:rPr>
      </w:pPr>
      <w:ins w:id="2443" w:author="Laura Viignola" w:date="2017-07-10T16:58:00Z">
        <w:r>
          <w:rPr>
            <w:rFonts w:ascii="Arial" w:eastAsia="Calibri" w:hAnsi="Arial" w:cs="Arial"/>
            <w:color w:val="auto"/>
          </w:rPr>
          <w:t>o</w:t>
        </w:r>
        <w:r w:rsidRPr="0075768B">
          <w:rPr>
            <w:rFonts w:ascii="Arial" w:eastAsia="Calibri" w:hAnsi="Arial" w:cs="Arial"/>
            <w:color w:val="auto"/>
          </w:rPr>
          <w:t>p</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operand</w:t>
        </w:r>
      </w:ins>
    </w:p>
    <w:p w14:paraId="3BA08017" w14:textId="77777777" w:rsidR="00BF17B0" w:rsidRDefault="00BF17B0" w:rsidP="00BF17B0">
      <w:pPr>
        <w:rPr>
          <w:ins w:id="2444" w:author="Laura Viignola" w:date="2017-07-10T16:58:00Z"/>
          <w:rFonts w:ascii="Cambria" w:eastAsia="Calibri" w:hAnsi="Cambria" w:cs="Calibri"/>
          <w:color w:val="5B9BD5"/>
        </w:rPr>
      </w:pPr>
    </w:p>
    <w:p w14:paraId="175EC95A" w14:textId="77777777" w:rsidR="00BF17B0" w:rsidRDefault="00BF17B0" w:rsidP="00BF17B0">
      <w:pPr>
        <w:rPr>
          <w:ins w:id="2445" w:author="Laura Viignola" w:date="2017-07-10T16:58:00Z"/>
          <w:rFonts w:ascii="Cambria" w:eastAsia="Calibri" w:hAnsi="Cambria" w:cs="Calibri"/>
          <w:i/>
          <w:color w:val="5B9BD5"/>
        </w:rPr>
      </w:pPr>
      <w:ins w:id="2446"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2A5F30C0" w14:textId="77777777" w:rsidR="00BF17B0" w:rsidRDefault="00BF17B0" w:rsidP="00BF17B0">
      <w:pPr>
        <w:rPr>
          <w:ins w:id="2447" w:author="Laura Viignola" w:date="2017-07-10T16:58:00Z"/>
          <w:rFonts w:ascii="Arial" w:eastAsia="Calibri" w:hAnsi="Arial" w:cs="Arial"/>
        </w:rPr>
      </w:pPr>
      <w:ins w:id="2448" w:author="Laura Viignola" w:date="2017-07-10T16:58:00Z">
        <w:r w:rsidRPr="005549E1">
          <w:rPr>
            <w:rFonts w:ascii="Arial" w:eastAsia="Calibri" w:hAnsi="Arial" w:cs="Arial"/>
          </w:rPr>
          <w:t>ceil</w:t>
        </w:r>
        <w:r>
          <w:rPr>
            <w:rFonts w:ascii="Arial" w:eastAsia="Calibri" w:hAnsi="Arial" w:cs="Arial"/>
          </w:rPr>
          <w:t>(DS_1)</w:t>
        </w:r>
      </w:ins>
    </w:p>
    <w:p w14:paraId="20DE124A" w14:textId="77777777" w:rsidR="00BF17B0" w:rsidRPr="0075768B" w:rsidRDefault="00BF17B0" w:rsidP="00BF17B0">
      <w:pPr>
        <w:rPr>
          <w:ins w:id="2449" w:author="Laura Viignola" w:date="2017-07-10T16:58:00Z"/>
          <w:rFonts w:ascii="Arial" w:eastAsia="Calibri" w:hAnsi="Arial" w:cs="Arial"/>
        </w:rPr>
      </w:pPr>
      <w:ins w:id="2450" w:author="Laura Viignola" w:date="2017-07-10T16:58:00Z">
        <w:r w:rsidRPr="005549E1">
          <w:rPr>
            <w:rFonts w:ascii="Arial" w:eastAsia="Calibri" w:hAnsi="Arial" w:cs="Arial"/>
          </w:rPr>
          <w:t>ceil</w:t>
        </w:r>
        <w:r>
          <w:rPr>
            <w:rFonts w:ascii="Arial" w:eastAsia="Calibri" w:hAnsi="Arial" w:cs="Arial"/>
          </w:rPr>
          <w:t>(3.14159)</w:t>
        </w:r>
      </w:ins>
    </w:p>
    <w:p w14:paraId="027060E0" w14:textId="77777777" w:rsidR="00BF17B0" w:rsidRPr="00930AA3" w:rsidRDefault="00BF17B0" w:rsidP="00BF17B0">
      <w:pPr>
        <w:rPr>
          <w:ins w:id="2451" w:author="Laura Viignola" w:date="2017-07-10T16:58:00Z"/>
          <w:rFonts w:ascii="Cambria" w:eastAsia="Calibri" w:hAnsi="Cambria" w:cs="Calibri"/>
          <w:color w:val="5B9BD5"/>
        </w:rPr>
      </w:pPr>
    </w:p>
    <w:p w14:paraId="2C41297F" w14:textId="77777777" w:rsidR="00BF17B0" w:rsidRDefault="00BF17B0" w:rsidP="00BF17B0">
      <w:pPr>
        <w:rPr>
          <w:ins w:id="2452" w:author="Laura Viignola" w:date="2017-07-10T16:58:00Z"/>
          <w:rFonts w:ascii="Cambria" w:eastAsia="Calibri" w:hAnsi="Cambria" w:cs="Calibri"/>
          <w:i/>
          <w:color w:val="5B9BD5"/>
        </w:rPr>
      </w:pPr>
      <w:ins w:id="2453" w:author="Laura Viignola" w:date="2017-07-10T16:58:00Z">
        <w:r>
          <w:rPr>
            <w:rFonts w:ascii="Cambria" w:eastAsia="Calibri" w:hAnsi="Cambria" w:cs="Calibri"/>
            <w:i/>
            <w:color w:val="5B9BD5"/>
          </w:rPr>
          <w:t>Semantic for scalar operations</w:t>
        </w:r>
      </w:ins>
    </w:p>
    <w:p w14:paraId="5AE1C8DA" w14:textId="77777777" w:rsidR="00BF17B0" w:rsidRDefault="00BF17B0" w:rsidP="00BF17B0">
      <w:pPr>
        <w:jc w:val="both"/>
        <w:rPr>
          <w:ins w:id="2454" w:author="Laura Viignola" w:date="2017-07-10T16:58:00Z"/>
        </w:rPr>
      </w:pPr>
      <w:ins w:id="2455" w:author="Laura Viignola" w:date="2017-07-10T16:58:00Z">
        <w:r>
          <w:t>The operator ceil r</w:t>
        </w:r>
        <w:r w:rsidRPr="0045574F">
          <w:t>eturns the smallest integer w</w:t>
        </w:r>
        <w:r>
          <w:t>h</w:t>
        </w:r>
        <w:r w:rsidRPr="0045574F">
          <w:t>ich is greater or equal than</w:t>
        </w:r>
        <w:r>
          <w:t xml:space="preserve"> </w:t>
        </w:r>
        <w:r w:rsidRPr="0045574F">
          <w:rPr>
            <w:i/>
          </w:rPr>
          <w:t>op</w:t>
        </w:r>
        <w:r>
          <w:t>.</w:t>
        </w:r>
      </w:ins>
    </w:p>
    <w:p w14:paraId="22E32A44" w14:textId="77777777" w:rsidR="00BF17B0" w:rsidRPr="00CF4A4F" w:rsidRDefault="00BF17B0" w:rsidP="00BF17B0">
      <w:pPr>
        <w:jc w:val="both"/>
        <w:rPr>
          <w:ins w:id="2456" w:author="Laura Viignola" w:date="2017-07-10T16:58:00Z"/>
          <w:rFonts w:ascii="Cambria" w:eastAsia="Calibri" w:hAnsi="Cambria" w:cs="Calibri"/>
        </w:rPr>
      </w:pPr>
    </w:p>
    <w:p w14:paraId="7FD928B9" w14:textId="77777777" w:rsidR="00BF17B0" w:rsidRDefault="00BF17B0" w:rsidP="00BF17B0">
      <w:pPr>
        <w:jc w:val="both"/>
        <w:rPr>
          <w:ins w:id="2457" w:author="Laura Viignola" w:date="2017-07-10T16:58:00Z"/>
          <w:rFonts w:ascii="Cambria" w:eastAsia="Calibri" w:hAnsi="Cambria" w:cs="Calibri"/>
        </w:rPr>
      </w:pPr>
      <w:ins w:id="2458" w:author="Laura Viignola" w:date="2017-07-10T16:58:00Z">
        <w:r>
          <w:rPr>
            <w:rFonts w:ascii="Cambria" w:eastAsia="Calibri" w:hAnsi="Cambria" w:cs="Calibri"/>
          </w:rPr>
          <w:t xml:space="preserve">Examples: </w:t>
        </w:r>
      </w:ins>
    </w:p>
    <w:p w14:paraId="48FC3FFC" w14:textId="77777777" w:rsidR="00BF17B0" w:rsidRDefault="00BF17B0" w:rsidP="00BF17B0">
      <w:pPr>
        <w:ind w:left="360"/>
        <w:jc w:val="both"/>
        <w:rPr>
          <w:ins w:id="2459" w:author="Laura Viignola" w:date="2017-07-10T16:58:00Z"/>
          <w:rFonts w:ascii="Cambria" w:hAnsi="Cambria"/>
        </w:rPr>
      </w:pPr>
      <w:ins w:id="2460" w:author="Laura Viignola" w:date="2017-07-10T16:58:00Z">
        <w:r w:rsidRPr="005549E1">
          <w:rPr>
            <w:rFonts w:ascii="Arial" w:hAnsi="Arial" w:cs="Arial"/>
            <w:b/>
          </w:rPr>
          <w:t>ceil</w:t>
        </w:r>
        <w:r>
          <w:rPr>
            <w:rFonts w:ascii="Arial" w:hAnsi="Arial" w:cs="Arial"/>
          </w:rPr>
          <w:t>(</w:t>
        </w:r>
        <w:r>
          <w:rPr>
            <w:rFonts w:ascii="Arial" w:eastAsia="Calibri" w:hAnsi="Arial" w:cs="Arial"/>
          </w:rPr>
          <w:t>3.14159)</w:t>
        </w:r>
        <w:r>
          <w:rPr>
            <w:rFonts w:ascii="Cambria" w:hAnsi="Cambria"/>
          </w:rPr>
          <w:t xml:space="preserve"> </w:t>
        </w:r>
        <w:r w:rsidRPr="008E7718">
          <w:rPr>
            <w:rFonts w:ascii="Cambria" w:hAnsi="Cambria"/>
          </w:rPr>
          <w:t xml:space="preserve">gives </w:t>
        </w:r>
        <w:r>
          <w:rPr>
            <w:rFonts w:ascii="Cambria" w:hAnsi="Cambria"/>
          </w:rPr>
          <w:t>4</w:t>
        </w:r>
      </w:ins>
    </w:p>
    <w:p w14:paraId="102F8D47" w14:textId="77777777" w:rsidR="00BF17B0" w:rsidRDefault="00BF17B0" w:rsidP="00BF17B0">
      <w:pPr>
        <w:ind w:left="360"/>
        <w:jc w:val="both"/>
        <w:rPr>
          <w:ins w:id="2461" w:author="Laura Viignola" w:date="2017-07-10T16:58:00Z"/>
          <w:rFonts w:ascii="Cambria" w:hAnsi="Cambria"/>
        </w:rPr>
      </w:pPr>
    </w:p>
    <w:p w14:paraId="0B4B9165" w14:textId="77777777" w:rsidR="00BF17B0" w:rsidRDefault="00BF17B0" w:rsidP="00BF17B0">
      <w:pPr>
        <w:rPr>
          <w:ins w:id="2462" w:author="Laura Viignola" w:date="2017-07-10T16:58:00Z"/>
          <w:rFonts w:ascii="Cambria" w:eastAsia="Calibri" w:hAnsi="Cambria" w:cs="Calibri"/>
          <w:i/>
          <w:color w:val="5B9BD5"/>
        </w:rPr>
      </w:pPr>
    </w:p>
    <w:p w14:paraId="6D1596CC" w14:textId="77777777" w:rsidR="00BF17B0" w:rsidRDefault="00BF17B0" w:rsidP="00BF17B0">
      <w:pPr>
        <w:rPr>
          <w:ins w:id="2463" w:author="Laura Viignola" w:date="2017-07-10T16:58:00Z"/>
          <w:rFonts w:ascii="Cambria" w:eastAsia="Calibri" w:hAnsi="Cambria" w:cs="Calibri"/>
          <w:i/>
          <w:color w:val="5B9BD5"/>
        </w:rPr>
      </w:pPr>
      <w:ins w:id="2464" w:author="Laura Viignola" w:date="2017-07-10T16:58:00Z">
        <w:r>
          <w:rPr>
            <w:rFonts w:ascii="Cambria" w:eastAsia="Calibri" w:hAnsi="Cambria" w:cs="Calibri"/>
            <w:i/>
            <w:color w:val="5B9BD5"/>
          </w:rPr>
          <w:t>Input Parameters type</w:t>
        </w:r>
        <w:r>
          <w:rPr>
            <w:rFonts w:ascii="Cambria" w:eastAsia="Calibri" w:hAnsi="Cambria" w:cs="Calibri"/>
            <w:i/>
            <w:color w:val="5B9BD5"/>
          </w:rPr>
          <w:tab/>
        </w:r>
      </w:ins>
    </w:p>
    <w:p w14:paraId="7046F868" w14:textId="77777777" w:rsidR="00BF17B0" w:rsidRDefault="00BF17B0" w:rsidP="00BF17B0">
      <w:pPr>
        <w:rPr>
          <w:ins w:id="2465" w:author="Laura Viignola" w:date="2017-07-10T16:58:00Z"/>
          <w:rFonts w:ascii="Cambria" w:eastAsia="Calibri" w:hAnsi="Cambria" w:cs="Calibri"/>
          <w:i/>
          <w:noProof/>
          <w:color w:val="5B9BD5"/>
          <w:lang w:val="en-US"/>
        </w:rPr>
      </w:pPr>
      <w:ins w:id="2466" w:author="Laura Viignola" w:date="2017-07-10T16:58:00Z">
        <w:r w:rsidRPr="00DA2507">
          <w:rPr>
            <w:rFonts w:ascii="Cambria" w:eastAsia="Calibri" w:hAnsi="Cambria" w:cs="Calibri"/>
            <w:i/>
            <w:noProof/>
            <w:color w:val="5B9BD5"/>
            <w:lang w:val="en-US"/>
          </w:rPr>
          <w:t xml:space="preserve"> </w:t>
        </w:r>
      </w:ins>
    </w:p>
    <w:p w14:paraId="6DB4A7FD" w14:textId="77777777" w:rsidR="00BF17B0" w:rsidRDefault="00BF17B0" w:rsidP="00BF17B0">
      <w:pPr>
        <w:rPr>
          <w:ins w:id="2467" w:author="Laura Viignola" w:date="2017-07-10T16:58:00Z"/>
          <w:rFonts w:ascii="Cambria" w:eastAsia="Calibri" w:hAnsi="Cambria" w:cs="Calibri"/>
        </w:rPr>
      </w:pPr>
      <w:ins w:id="2468" w:author="Laura Viignola" w:date="2017-07-10T16:58:00Z">
        <w:r w:rsidRPr="00E64258">
          <w:rPr>
            <w:rFonts w:ascii="Cambria" w:eastAsia="Calibri" w:hAnsi="Cambria" w:cs="Calibri"/>
            <w:i/>
          </w:rPr>
          <w:t>Op</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&lt;float&gt;   _+  </w:t>
        </w:r>
        <w:r w:rsidRPr="006F2FA3">
          <w:rPr>
            <w:rFonts w:ascii="Cambria" w:eastAsia="Calibri" w:hAnsi="Cambria" w:cs="Calibri"/>
          </w:rPr>
          <w:t>}</w:t>
        </w:r>
      </w:ins>
    </w:p>
    <w:p w14:paraId="469D78A4" w14:textId="77777777" w:rsidR="00BF17B0" w:rsidRPr="006F2FA3" w:rsidRDefault="00BF17B0" w:rsidP="00BF17B0">
      <w:pPr>
        <w:ind w:left="708" w:firstLine="708"/>
        <w:rPr>
          <w:ins w:id="2469" w:author="Laura Viignola" w:date="2017-07-10T16:58:00Z"/>
          <w:rFonts w:ascii="Cambria" w:eastAsia="Calibri" w:hAnsi="Cambria" w:cs="Calibri"/>
        </w:rPr>
      </w:pPr>
      <w:ins w:id="2470" w:author="Laura Viignola" w:date="2017-07-10T16:58:00Z">
        <w:r w:rsidRPr="006F2FA3">
          <w:rPr>
            <w:rFonts w:ascii="Cambria" w:eastAsia="Calibri" w:hAnsi="Cambria" w:cs="Calibri"/>
          </w:rPr>
          <w:t xml:space="preserve">|   </w:t>
        </w:r>
        <w:r>
          <w:rPr>
            <w:rFonts w:ascii="Cambria" w:eastAsia="Calibri" w:hAnsi="Cambria" w:cs="Calibri"/>
          </w:rPr>
          <w:t>component&lt;float</w:t>
        </w:r>
        <w:r w:rsidRPr="006F2FA3">
          <w:rPr>
            <w:rFonts w:ascii="Cambria" w:eastAsia="Calibri" w:hAnsi="Cambria" w:cs="Calibri"/>
          </w:rPr>
          <w:t>&gt;</w:t>
        </w:r>
      </w:ins>
    </w:p>
    <w:p w14:paraId="2229FC6E" w14:textId="77777777" w:rsidR="00BF17B0" w:rsidRPr="006F2FA3" w:rsidRDefault="00BF17B0" w:rsidP="00BF17B0">
      <w:pPr>
        <w:ind w:left="708" w:firstLine="708"/>
        <w:rPr>
          <w:ins w:id="2471" w:author="Laura Viignola" w:date="2017-07-10T16:58:00Z"/>
          <w:rFonts w:ascii="Cambria" w:eastAsia="Calibri" w:hAnsi="Cambria" w:cs="Calibri"/>
        </w:rPr>
      </w:pPr>
      <w:ins w:id="2472" w:author="Laura Viignola" w:date="2017-07-10T16:58:00Z">
        <w:r w:rsidRPr="006F2FA3">
          <w:rPr>
            <w:rFonts w:ascii="Cambria" w:eastAsia="Calibri" w:hAnsi="Cambria" w:cs="Calibri"/>
          </w:rPr>
          <w:t xml:space="preserve">|   </w:t>
        </w:r>
        <w:r>
          <w:rPr>
            <w:rFonts w:ascii="Cambria" w:eastAsia="Calibri" w:hAnsi="Cambria" w:cs="Calibri"/>
          </w:rPr>
          <w:t>float</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3FC5BB10" w14:textId="77777777" w:rsidR="00BF17B0" w:rsidRPr="006F2FA3" w:rsidRDefault="00BF17B0" w:rsidP="00BF17B0">
      <w:pPr>
        <w:rPr>
          <w:ins w:id="2473" w:author="Laura Viignola" w:date="2017-07-10T16:58:00Z"/>
          <w:rFonts w:ascii="Cambria" w:eastAsia="Calibri" w:hAnsi="Cambria" w:cs="Calibri"/>
          <w:i/>
          <w:color w:val="5B9BD5"/>
        </w:rPr>
      </w:pPr>
    </w:p>
    <w:p w14:paraId="1FA62A02" w14:textId="77777777" w:rsidR="00BF17B0" w:rsidRPr="00E64258" w:rsidRDefault="00BF17B0" w:rsidP="00BF17B0">
      <w:pPr>
        <w:rPr>
          <w:ins w:id="2474" w:author="Laura Viignola" w:date="2017-07-10T16:58:00Z"/>
          <w:rFonts w:ascii="Cambria" w:hAnsi="Cambria"/>
        </w:rPr>
      </w:pPr>
    </w:p>
    <w:p w14:paraId="44A6565C" w14:textId="77777777" w:rsidR="00BF17B0" w:rsidRPr="00E64258" w:rsidRDefault="00BF17B0" w:rsidP="00BF17B0">
      <w:pPr>
        <w:rPr>
          <w:ins w:id="2475" w:author="Laura Viignola" w:date="2017-07-10T16:58:00Z"/>
          <w:rFonts w:ascii="Cambria" w:eastAsia="Calibri" w:hAnsi="Cambria" w:cs="Calibri"/>
          <w:i/>
          <w:color w:val="5B9BD5"/>
        </w:rPr>
      </w:pPr>
      <w:ins w:id="2476" w:author="Laura Viignola" w:date="2017-07-10T16:58:00Z">
        <w:r w:rsidRPr="00E64258">
          <w:rPr>
            <w:rFonts w:ascii="Cambria" w:eastAsia="Calibri" w:hAnsi="Cambria" w:cs="Calibri"/>
            <w:i/>
            <w:color w:val="5B9BD5"/>
          </w:rPr>
          <w:t>Result type</w:t>
        </w:r>
      </w:ins>
    </w:p>
    <w:p w14:paraId="3C4BD3C6" w14:textId="77777777" w:rsidR="00BF17B0" w:rsidRPr="00E64258" w:rsidRDefault="00BF17B0" w:rsidP="00BF17B0">
      <w:pPr>
        <w:rPr>
          <w:ins w:id="2477" w:author="Laura Viignola" w:date="2017-07-10T16:58:00Z"/>
          <w:rFonts w:ascii="Cambria" w:eastAsia="Calibri" w:hAnsi="Cambria" w:cs="Calibri"/>
          <w:i/>
          <w:color w:val="auto"/>
        </w:rPr>
      </w:pPr>
    </w:p>
    <w:p w14:paraId="4408304A" w14:textId="77777777" w:rsidR="00BF17B0" w:rsidRDefault="00BF17B0" w:rsidP="00BF17B0">
      <w:pPr>
        <w:rPr>
          <w:ins w:id="2478" w:author="Laura Viignola" w:date="2017-07-10T16:58:00Z"/>
          <w:rFonts w:ascii="Cambria" w:eastAsia="Calibri" w:hAnsi="Cambria" w:cs="Calibri"/>
        </w:rPr>
      </w:pPr>
      <w:ins w:id="2479"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&lt;integer&gt;   _+  </w:t>
        </w:r>
        <w:r w:rsidRPr="006F2FA3">
          <w:rPr>
            <w:rFonts w:ascii="Cambria" w:eastAsia="Calibri" w:hAnsi="Cambria" w:cs="Calibri"/>
          </w:rPr>
          <w:t>}</w:t>
        </w:r>
      </w:ins>
    </w:p>
    <w:p w14:paraId="09316D2A" w14:textId="77777777" w:rsidR="00BF17B0" w:rsidRPr="006F2FA3" w:rsidRDefault="00BF17B0" w:rsidP="00BF17B0">
      <w:pPr>
        <w:ind w:left="708" w:firstLine="708"/>
        <w:rPr>
          <w:ins w:id="2480" w:author="Laura Viignola" w:date="2017-07-10T16:58:00Z"/>
          <w:rFonts w:ascii="Cambria" w:eastAsia="Calibri" w:hAnsi="Cambria" w:cs="Calibri"/>
        </w:rPr>
      </w:pPr>
      <w:ins w:id="2481" w:author="Laura Viignola" w:date="2017-07-10T16:58:00Z">
        <w:r w:rsidRPr="006F2FA3">
          <w:rPr>
            <w:rFonts w:ascii="Cambria" w:eastAsia="Calibri" w:hAnsi="Cambria" w:cs="Calibri"/>
          </w:rPr>
          <w:t xml:space="preserve">|   </w:t>
        </w:r>
        <w:r>
          <w:rPr>
            <w:rFonts w:ascii="Cambria" w:eastAsia="Calibri" w:hAnsi="Cambria" w:cs="Calibri"/>
          </w:rPr>
          <w:t>component&lt;</w:t>
        </w:r>
        <w:r w:rsidRPr="0045574F">
          <w:rPr>
            <w:rFonts w:ascii="Cambria" w:eastAsia="Calibri" w:hAnsi="Cambria" w:cs="Calibri"/>
          </w:rPr>
          <w:t xml:space="preserve"> </w:t>
        </w:r>
        <w:r>
          <w:rPr>
            <w:rFonts w:ascii="Cambria" w:eastAsia="Calibri" w:hAnsi="Cambria" w:cs="Calibri"/>
          </w:rPr>
          <w:t>integer</w:t>
        </w:r>
        <w:r w:rsidRPr="006F2FA3">
          <w:rPr>
            <w:rFonts w:ascii="Cambria" w:eastAsia="Calibri" w:hAnsi="Cambria" w:cs="Calibri"/>
          </w:rPr>
          <w:t xml:space="preserve"> &gt;</w:t>
        </w:r>
      </w:ins>
    </w:p>
    <w:p w14:paraId="48359569" w14:textId="77777777" w:rsidR="00BF17B0" w:rsidRPr="006F2FA3" w:rsidRDefault="00BF17B0" w:rsidP="00BF17B0">
      <w:pPr>
        <w:ind w:left="708" w:firstLine="708"/>
        <w:rPr>
          <w:ins w:id="2482" w:author="Laura Viignola" w:date="2017-07-10T16:58:00Z"/>
          <w:rFonts w:ascii="Cambria" w:eastAsia="Calibri" w:hAnsi="Cambria" w:cs="Calibri"/>
        </w:rPr>
      </w:pPr>
      <w:ins w:id="2483" w:author="Laura Viignola" w:date="2017-07-10T16:58:00Z">
        <w:r w:rsidRPr="006F2FA3">
          <w:rPr>
            <w:rFonts w:ascii="Cambria" w:eastAsia="Calibri" w:hAnsi="Cambria" w:cs="Calibri"/>
          </w:rPr>
          <w:t xml:space="preserve">|   </w:t>
        </w:r>
        <w:r>
          <w:rPr>
            <w:rFonts w:ascii="Cambria" w:eastAsia="Calibri" w:hAnsi="Cambria" w:cs="Calibri"/>
          </w:rPr>
          <w:t>integer</w:t>
        </w:r>
      </w:ins>
    </w:p>
    <w:p w14:paraId="4AB1BCFA" w14:textId="77777777" w:rsidR="00BF17B0" w:rsidRDefault="00BF17B0" w:rsidP="00BF17B0">
      <w:pPr>
        <w:rPr>
          <w:ins w:id="2484" w:author="Laura Viignola" w:date="2017-07-10T16:58:00Z"/>
          <w:rFonts w:ascii="Cambria" w:eastAsia="Calibri" w:hAnsi="Cambria" w:cs="Calibri"/>
          <w:i/>
          <w:color w:val="5B9BD5"/>
        </w:rPr>
      </w:pPr>
    </w:p>
    <w:p w14:paraId="1FABA8E0" w14:textId="77777777" w:rsidR="00BF17B0" w:rsidRPr="00E5275E" w:rsidRDefault="00BF17B0" w:rsidP="00BF17B0">
      <w:pPr>
        <w:jc w:val="both"/>
        <w:rPr>
          <w:ins w:id="2485" w:author="Laura Viignola" w:date="2017-07-10T16:58:00Z"/>
          <w:rFonts w:ascii="Cambria" w:hAnsi="Cambria"/>
        </w:rPr>
      </w:pPr>
    </w:p>
    <w:p w14:paraId="177A5BFD" w14:textId="77777777" w:rsidR="00BF17B0" w:rsidRDefault="00BF17B0" w:rsidP="00BF17B0">
      <w:pPr>
        <w:rPr>
          <w:ins w:id="2486" w:author="Laura Viignola" w:date="2017-07-10T16:58:00Z"/>
          <w:rFonts w:ascii="Cambria" w:eastAsia="Calibri" w:hAnsi="Cambria" w:cs="Calibri"/>
          <w:i/>
          <w:color w:val="5B9BD5"/>
        </w:rPr>
      </w:pPr>
      <w:ins w:id="2487" w:author="Laura Viignola" w:date="2017-07-10T16:58:00Z">
        <w:r>
          <w:rPr>
            <w:rFonts w:ascii="Cambria" w:eastAsia="Calibri" w:hAnsi="Cambria" w:cs="Calibri"/>
            <w:i/>
            <w:color w:val="5B9BD5"/>
          </w:rPr>
          <w:t xml:space="preserve">Behaviour </w:t>
        </w:r>
      </w:ins>
    </w:p>
    <w:p w14:paraId="4C27BEBE" w14:textId="77777777" w:rsidR="00BF17B0" w:rsidRDefault="00BF17B0" w:rsidP="00BF17B0">
      <w:pPr>
        <w:jc w:val="both"/>
        <w:rPr>
          <w:ins w:id="2488" w:author="Laura Viignola" w:date="2017-07-10T16:58:00Z"/>
          <w:rFonts w:ascii="Cambria" w:eastAsia="Calibri" w:hAnsi="Cambria" w:cs="Calibri"/>
          <w:color w:val="auto"/>
        </w:rPr>
      </w:pPr>
      <w:ins w:id="2489" w:author="Laura Viignola" w:date="2017-07-10T16:58:00Z">
        <w:r>
          <w:rPr>
            <w:rFonts w:ascii="Cambria" w:eastAsia="Calibri" w:hAnsi="Cambria" w:cs="Calibri"/>
            <w:color w:val="auto"/>
          </w:rPr>
          <w:t>The operator has the typical behaviour of the “Operators applicable on one Data Set or Data Set Component” (see the section “VTL-ML - Behaviour of the Operators”).</w:t>
        </w:r>
      </w:ins>
    </w:p>
    <w:p w14:paraId="2BCD63F4" w14:textId="77777777" w:rsidR="00BF17B0" w:rsidRDefault="00BF17B0" w:rsidP="00BF17B0">
      <w:pPr>
        <w:rPr>
          <w:ins w:id="2490" w:author="Laura Viignola" w:date="2017-07-10T16:58:00Z"/>
          <w:rFonts w:ascii="Cambria" w:eastAsia="Calibri" w:hAnsi="Cambria" w:cs="Calibri"/>
          <w:i/>
          <w:color w:val="5B9BD5"/>
        </w:rPr>
      </w:pPr>
    </w:p>
    <w:p w14:paraId="018054D2" w14:textId="77777777" w:rsidR="00BF17B0" w:rsidRDefault="00BF17B0" w:rsidP="00BF17B0">
      <w:pPr>
        <w:rPr>
          <w:ins w:id="2491" w:author="Laura Viignola" w:date="2017-07-10T16:58:00Z"/>
          <w:rFonts w:ascii="Cambria" w:eastAsia="Calibri" w:hAnsi="Cambria" w:cs="Calibri"/>
          <w:i/>
          <w:color w:val="5B9BD5"/>
        </w:rPr>
      </w:pPr>
      <w:ins w:id="2492" w:author="Laura Viignola" w:date="2017-07-10T16:58:00Z">
        <w:r>
          <w:rPr>
            <w:rFonts w:ascii="Cambria" w:eastAsia="Calibri" w:hAnsi="Cambria" w:cs="Calibri"/>
            <w:i/>
            <w:color w:val="5B9BD5"/>
          </w:rPr>
          <w:t xml:space="preserve">Examples </w:t>
        </w:r>
      </w:ins>
    </w:p>
    <w:p w14:paraId="3342B336" w14:textId="77777777" w:rsidR="00BF17B0" w:rsidRDefault="00BF17B0" w:rsidP="00BF17B0">
      <w:pPr>
        <w:rPr>
          <w:ins w:id="2493" w:author="Laura Viignola" w:date="2017-07-10T16:58:00Z"/>
          <w:rFonts w:ascii="Cambria" w:hAnsi="Cambria"/>
        </w:rPr>
      </w:pPr>
      <w:ins w:id="2494" w:author="Laura Viignola" w:date="2017-07-10T16:58:00Z">
        <w:r>
          <w:rPr>
            <w:rFonts w:ascii="Cambria" w:hAnsi="Cambria"/>
          </w:rPr>
          <w:t>Given the operand Data Set:</w:t>
        </w:r>
      </w:ins>
    </w:p>
    <w:p w14:paraId="20E1FDEE" w14:textId="77777777" w:rsidR="00BF17B0" w:rsidRDefault="00BF17B0" w:rsidP="00BF17B0">
      <w:pPr>
        <w:rPr>
          <w:ins w:id="2495" w:author="Laura Viignola" w:date="2017-07-10T16:58:00Z"/>
          <w:rFonts w:ascii="Cambria" w:hAnsi="Cambria"/>
        </w:rPr>
      </w:pPr>
    </w:p>
    <w:tbl>
      <w:tblPr>
        <w:tblW w:w="9158"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098"/>
        <w:gridCol w:w="801"/>
        <w:gridCol w:w="1167"/>
        <w:gridCol w:w="729"/>
        <w:gridCol w:w="2587"/>
        <w:gridCol w:w="1776"/>
      </w:tblGrid>
      <w:tr w:rsidR="00BF17B0" w14:paraId="17C76FE8" w14:textId="77777777" w:rsidTr="00BF17B0">
        <w:trPr>
          <w:ins w:id="2496" w:author="Laura Viignola" w:date="2017-07-10T16:58:00Z"/>
        </w:trPr>
        <w:tc>
          <w:tcPr>
            <w:tcW w:w="2232"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18D7543D" w14:textId="77777777" w:rsidR="00BF17B0" w:rsidRPr="005549E1" w:rsidRDefault="00BF17B0" w:rsidP="00BF17B0">
            <w:pPr>
              <w:rPr>
                <w:ins w:id="2497" w:author="Laura Viignola" w:date="2017-07-10T16:58:00Z"/>
                <w:rFonts w:ascii="Arial" w:hAnsi="Arial" w:cs="Arial"/>
                <w:lang w:val="it-IT"/>
              </w:rPr>
            </w:pPr>
            <w:ins w:id="2498" w:author="Laura Viignola" w:date="2017-07-10T16:58:00Z">
              <w:r w:rsidRPr="005549E1">
                <w:rPr>
                  <w:rFonts w:ascii="Arial" w:eastAsia="Calibri" w:hAnsi="Arial" w:cs="Arial"/>
                  <w:lang w:val="it-IT"/>
                </w:rPr>
                <w:t>unemployment</w:t>
              </w:r>
            </w:ins>
          </w:p>
        </w:tc>
      </w:tr>
      <w:tr w:rsidR="00BF17B0" w14:paraId="3A1834AF" w14:textId="77777777" w:rsidTr="00BF17B0">
        <w:trPr>
          <w:ins w:id="2499" w:author="Laura Viignola" w:date="2017-07-10T16:58:00Z"/>
        </w:trPr>
        <w:tc>
          <w:tcPr>
            <w:tcW w:w="223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91CDAE7" w14:textId="77777777" w:rsidR="00BF17B0" w:rsidRPr="005549E1" w:rsidRDefault="00BF17B0" w:rsidP="00BF17B0">
            <w:pPr>
              <w:rPr>
                <w:ins w:id="2500" w:author="Laura Viignola" w:date="2017-07-10T16:58:00Z"/>
                <w:rFonts w:ascii="Arial" w:hAnsi="Arial" w:cs="Arial"/>
                <w:lang w:val="it-IT"/>
              </w:rPr>
            </w:pPr>
            <w:ins w:id="2501" w:author="Laura Viignola" w:date="2017-07-10T16:58:00Z">
              <w:r w:rsidRPr="005549E1">
                <w:rPr>
                  <w:rFonts w:ascii="Arial" w:eastAsia="Calibri" w:hAnsi="Arial" w:cs="Arial"/>
                  <w:lang w:val="it-IT"/>
                </w:rPr>
                <w:t>AGE</w:t>
              </w:r>
            </w:ins>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4306BA47" w14:textId="77777777" w:rsidR="00BF17B0" w:rsidRPr="005549E1" w:rsidRDefault="00BF17B0" w:rsidP="00BF17B0">
            <w:pPr>
              <w:rPr>
                <w:ins w:id="2502" w:author="Laura Viignola" w:date="2017-07-10T16:58:00Z"/>
                <w:rFonts w:ascii="Arial" w:hAnsi="Arial" w:cs="Arial"/>
                <w:lang w:val="it-IT"/>
              </w:rPr>
            </w:pPr>
            <w:ins w:id="2503" w:author="Laura Viignola" w:date="2017-07-10T16:58:00Z">
              <w:r w:rsidRPr="005549E1">
                <w:rPr>
                  <w:rFonts w:ascii="Arial" w:eastAsia="Calibri" w:hAnsi="Arial" w:cs="Arial"/>
                  <w:lang w:val="it-IT"/>
                </w:rPr>
                <w:t>TIME</w:t>
              </w:r>
            </w:ins>
          </w:p>
        </w:tc>
        <w:tc>
          <w:tcPr>
            <w:tcW w:w="119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4251C97" w14:textId="77777777" w:rsidR="00BF17B0" w:rsidRPr="005549E1" w:rsidRDefault="00BF17B0" w:rsidP="00BF17B0">
            <w:pPr>
              <w:rPr>
                <w:ins w:id="2504" w:author="Laura Viignola" w:date="2017-07-10T16:58:00Z"/>
                <w:rFonts w:ascii="Arial" w:hAnsi="Arial" w:cs="Arial"/>
                <w:lang w:val="it-IT"/>
              </w:rPr>
            </w:pPr>
            <w:ins w:id="2505" w:author="Laura Viignola" w:date="2017-07-10T16:58:00Z">
              <w:r w:rsidRPr="005549E1">
                <w:rPr>
                  <w:rFonts w:ascii="Arial" w:eastAsia="Calibri" w:hAnsi="Arial" w:cs="Arial"/>
                  <w:lang w:val="it-IT"/>
                </w:rPr>
                <w:t>GEO</w:t>
              </w:r>
            </w:ins>
          </w:p>
        </w:tc>
        <w:tc>
          <w:tcPr>
            <w:tcW w:w="74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4EC6D526" w14:textId="77777777" w:rsidR="00BF17B0" w:rsidRPr="005549E1" w:rsidRDefault="00BF17B0" w:rsidP="00BF17B0">
            <w:pPr>
              <w:rPr>
                <w:ins w:id="2506" w:author="Laura Viignola" w:date="2017-07-10T16:58:00Z"/>
                <w:rFonts w:ascii="Arial" w:hAnsi="Arial" w:cs="Arial"/>
                <w:lang w:val="it-IT"/>
              </w:rPr>
            </w:pPr>
            <w:ins w:id="2507" w:author="Laura Viignola" w:date="2017-07-10T16:58:00Z">
              <w:r w:rsidRPr="005549E1">
                <w:rPr>
                  <w:rFonts w:ascii="Arial" w:eastAsia="Calibri" w:hAnsi="Arial" w:cs="Arial"/>
                  <w:lang w:val="it-IT"/>
                </w:rPr>
                <w:t>SEX</w:t>
              </w:r>
            </w:ins>
          </w:p>
        </w:tc>
        <w:tc>
          <w:tcPr>
            <w:tcW w:w="246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3CEBFC3B" w14:textId="77777777" w:rsidR="00BF17B0" w:rsidRPr="005549E1" w:rsidRDefault="00BF17B0" w:rsidP="00BF17B0">
            <w:pPr>
              <w:rPr>
                <w:ins w:id="2508" w:author="Laura Viignola" w:date="2017-07-10T16:58:00Z"/>
                <w:rFonts w:ascii="Arial" w:hAnsi="Arial" w:cs="Arial"/>
                <w:lang w:val="it-IT"/>
              </w:rPr>
            </w:pPr>
            <w:ins w:id="2509" w:author="Laura Viignola" w:date="2017-07-10T16:58:00Z">
              <w:r w:rsidRPr="005549E1">
                <w:rPr>
                  <w:rFonts w:ascii="Arial" w:eastAsia="Calibri" w:hAnsi="Arial" w:cs="Arial"/>
                  <w:lang w:val="it-IT"/>
                </w:rPr>
                <w:t>YOUTH_UNEMPLOYMENT</w:t>
              </w:r>
            </w:ins>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44382CB7" w14:textId="77777777" w:rsidR="00BF17B0" w:rsidRPr="005549E1" w:rsidRDefault="00BF17B0" w:rsidP="00BF17B0">
            <w:pPr>
              <w:rPr>
                <w:ins w:id="2510" w:author="Laura Viignola" w:date="2017-07-10T16:58:00Z"/>
                <w:rFonts w:ascii="Arial" w:hAnsi="Arial" w:cs="Arial"/>
                <w:lang w:val="it-IT"/>
              </w:rPr>
            </w:pPr>
            <w:ins w:id="2511" w:author="Laura Viignola" w:date="2017-07-10T16:58:00Z">
              <w:r w:rsidRPr="005549E1">
                <w:rPr>
                  <w:rFonts w:ascii="Arial" w:eastAsia="Calibri" w:hAnsi="Arial" w:cs="Arial"/>
                  <w:lang w:val="it-IT"/>
                </w:rPr>
                <w:t>UNEMPLOYMENT</w:t>
              </w:r>
            </w:ins>
          </w:p>
        </w:tc>
      </w:tr>
      <w:tr w:rsidR="00BF17B0" w14:paraId="083FFC22" w14:textId="77777777" w:rsidTr="00BF17B0">
        <w:trPr>
          <w:ins w:id="2512" w:author="Laura Viignola" w:date="2017-07-10T16:58:00Z"/>
        </w:trPr>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DA9ECFF" w14:textId="77777777" w:rsidR="00BF17B0" w:rsidRDefault="00BF17B0" w:rsidP="00BF17B0">
            <w:pPr>
              <w:rPr>
                <w:ins w:id="2513" w:author="Laura Viignola" w:date="2017-07-10T16:58:00Z"/>
                <w:lang w:val="it-IT"/>
              </w:rPr>
            </w:pPr>
            <w:ins w:id="2514" w:author="Laura Viignola" w:date="2017-07-10T16:58:00Z">
              <w:r>
                <w:rPr>
                  <w:rFonts w:ascii="Calibri" w:eastAsia="Calibri" w:hAnsi="Calibri" w:cs="Calibri"/>
                  <w:lang w:val="it-IT"/>
                </w:rPr>
                <w:t>From 20 to 29 years</w:t>
              </w:r>
            </w:ins>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AF5E129" w14:textId="77777777" w:rsidR="00BF17B0" w:rsidRDefault="00BF17B0" w:rsidP="00BF17B0">
            <w:pPr>
              <w:rPr>
                <w:ins w:id="2515" w:author="Laura Viignola" w:date="2017-07-10T16:58:00Z"/>
                <w:lang w:val="it-IT"/>
              </w:rPr>
            </w:pPr>
            <w:ins w:id="2516" w:author="Laura Viignola" w:date="2017-07-10T16:58:00Z">
              <w:r>
                <w:rPr>
                  <w:rFonts w:ascii="Calibri" w:eastAsia="Calibri" w:hAnsi="Calibri" w:cs="Calibri"/>
                  <w:lang w:val="it-IT"/>
                </w:rPr>
                <w:t>2011</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5CB924D" w14:textId="77777777" w:rsidR="00BF17B0" w:rsidRDefault="00BF17B0" w:rsidP="00BF17B0">
            <w:pPr>
              <w:rPr>
                <w:ins w:id="2517" w:author="Laura Viignola" w:date="2017-07-10T16:58:00Z"/>
                <w:lang w:val="it-IT"/>
              </w:rPr>
            </w:pPr>
            <w:ins w:id="2518" w:author="Laura Viignola" w:date="2017-07-10T16:58:00Z">
              <w:r>
                <w:rPr>
                  <w:rFonts w:ascii="Calibri" w:eastAsia="Calibri" w:hAnsi="Calibri" w:cs="Calibri"/>
                  <w:lang w:val="it-IT"/>
                </w:rPr>
                <w:t>Germany</w:t>
              </w:r>
            </w:ins>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DB8547D" w14:textId="77777777" w:rsidR="00BF17B0" w:rsidRDefault="00BF17B0" w:rsidP="00BF17B0">
            <w:pPr>
              <w:rPr>
                <w:ins w:id="2519" w:author="Laura Viignola" w:date="2017-07-10T16:58:00Z"/>
                <w:lang w:val="it-IT"/>
              </w:rPr>
            </w:pPr>
            <w:ins w:id="2520"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38E01F2" w14:textId="77777777" w:rsidR="00BF17B0" w:rsidRDefault="00BF17B0" w:rsidP="00BF17B0">
            <w:pPr>
              <w:jc w:val="right"/>
              <w:rPr>
                <w:ins w:id="2521" w:author="Laura Viignola" w:date="2017-07-10T16:58:00Z"/>
                <w:lang w:val="it-IT"/>
              </w:rPr>
            </w:pPr>
            <w:ins w:id="2522" w:author="Laura Viignola" w:date="2017-07-10T16:58:00Z">
              <w:r>
                <w:rPr>
                  <w:rFonts w:ascii="Calibri" w:eastAsia="Calibri" w:hAnsi="Calibri" w:cs="Calibri"/>
                  <w:lang w:val="it-IT"/>
                </w:rPr>
                <w:t>7.5</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9ED8624" w14:textId="77777777" w:rsidR="00BF17B0" w:rsidRDefault="00BF17B0" w:rsidP="00BF17B0">
            <w:pPr>
              <w:jc w:val="right"/>
              <w:rPr>
                <w:ins w:id="2523" w:author="Laura Viignola" w:date="2017-07-10T16:58:00Z"/>
                <w:lang w:val="it-IT"/>
              </w:rPr>
            </w:pPr>
            <w:ins w:id="2524" w:author="Laura Viignola" w:date="2017-07-10T16:58:00Z">
              <w:r>
                <w:rPr>
                  <w:rFonts w:ascii="Calibri" w:eastAsia="Calibri" w:hAnsi="Calibri" w:cs="Calibri"/>
                  <w:lang w:val="it-IT"/>
                </w:rPr>
                <w:t>5.9</w:t>
              </w:r>
            </w:ins>
          </w:p>
        </w:tc>
      </w:tr>
      <w:tr w:rsidR="00BF17B0" w14:paraId="5F3C20F1" w14:textId="77777777" w:rsidTr="00BF17B0">
        <w:trPr>
          <w:ins w:id="2525" w:author="Laura Viignola" w:date="2017-07-10T16:58:00Z"/>
        </w:trPr>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9B84ACB" w14:textId="77777777" w:rsidR="00BF17B0" w:rsidRDefault="00BF17B0" w:rsidP="00BF17B0">
            <w:pPr>
              <w:rPr>
                <w:ins w:id="2526" w:author="Laura Viignola" w:date="2017-07-10T16:58:00Z"/>
                <w:lang w:val="it-IT"/>
              </w:rPr>
            </w:pPr>
            <w:ins w:id="2527" w:author="Laura Viignola" w:date="2017-07-10T16:58:00Z">
              <w:r>
                <w:rPr>
                  <w:rFonts w:ascii="Calibri" w:eastAsia="Calibri" w:hAnsi="Calibri" w:cs="Calibri"/>
                  <w:lang w:val="it-IT"/>
                </w:rPr>
                <w:t>From 20 to 29 years</w:t>
              </w:r>
            </w:ins>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E1A0831" w14:textId="77777777" w:rsidR="00BF17B0" w:rsidRDefault="00BF17B0" w:rsidP="00BF17B0">
            <w:pPr>
              <w:rPr>
                <w:ins w:id="2528" w:author="Laura Viignola" w:date="2017-07-10T16:58:00Z"/>
                <w:lang w:val="it-IT"/>
              </w:rPr>
            </w:pPr>
            <w:ins w:id="2529" w:author="Laura Viignola" w:date="2017-07-10T16:58:00Z">
              <w:r>
                <w:rPr>
                  <w:rFonts w:ascii="Calibri" w:eastAsia="Calibri" w:hAnsi="Calibri" w:cs="Calibri"/>
                  <w:lang w:val="it-IT"/>
                </w:rPr>
                <w:t>2012</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7B90D5A" w14:textId="77777777" w:rsidR="00BF17B0" w:rsidRDefault="00BF17B0" w:rsidP="00BF17B0">
            <w:pPr>
              <w:rPr>
                <w:ins w:id="2530" w:author="Laura Viignola" w:date="2017-07-10T16:58:00Z"/>
                <w:lang w:val="it-IT"/>
              </w:rPr>
            </w:pPr>
            <w:ins w:id="2531" w:author="Laura Viignola" w:date="2017-07-10T16:58:00Z">
              <w:r>
                <w:rPr>
                  <w:rFonts w:ascii="Calibri" w:eastAsia="Calibri" w:hAnsi="Calibri" w:cs="Calibri"/>
                  <w:lang w:val="it-IT"/>
                </w:rPr>
                <w:t>Germany</w:t>
              </w:r>
            </w:ins>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1420F75" w14:textId="77777777" w:rsidR="00BF17B0" w:rsidRDefault="00BF17B0" w:rsidP="00BF17B0">
            <w:pPr>
              <w:rPr>
                <w:ins w:id="2532" w:author="Laura Viignola" w:date="2017-07-10T16:58:00Z"/>
                <w:lang w:val="it-IT"/>
              </w:rPr>
            </w:pPr>
            <w:ins w:id="2533"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E57EC93" w14:textId="77777777" w:rsidR="00BF17B0" w:rsidRDefault="00BF17B0" w:rsidP="00BF17B0">
            <w:pPr>
              <w:jc w:val="right"/>
              <w:rPr>
                <w:ins w:id="2534" w:author="Laura Viignola" w:date="2017-07-10T16:58:00Z"/>
                <w:lang w:val="it-IT"/>
              </w:rPr>
            </w:pPr>
            <w:ins w:id="2535" w:author="Laura Viignola" w:date="2017-07-10T16:58:00Z">
              <w:r>
                <w:rPr>
                  <w:rFonts w:ascii="Calibri" w:eastAsia="Calibri" w:hAnsi="Calibri" w:cs="Calibri"/>
                  <w:lang w:val="it-IT"/>
                </w:rPr>
                <w:t>7.1</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E1B7A9F" w14:textId="77777777" w:rsidR="00BF17B0" w:rsidRDefault="00BF17B0" w:rsidP="00BF17B0">
            <w:pPr>
              <w:jc w:val="right"/>
              <w:rPr>
                <w:ins w:id="2536" w:author="Laura Viignola" w:date="2017-07-10T16:58:00Z"/>
                <w:lang w:val="it-IT"/>
              </w:rPr>
            </w:pPr>
            <w:ins w:id="2537" w:author="Laura Viignola" w:date="2017-07-10T16:58:00Z">
              <w:r>
                <w:rPr>
                  <w:rFonts w:ascii="Calibri" w:eastAsia="Calibri" w:hAnsi="Calibri" w:cs="Calibri"/>
                  <w:lang w:val="it-IT"/>
                </w:rPr>
                <w:t>5.5</w:t>
              </w:r>
            </w:ins>
          </w:p>
        </w:tc>
      </w:tr>
      <w:tr w:rsidR="00BF17B0" w14:paraId="1EFC41D2" w14:textId="77777777" w:rsidTr="00BF17B0">
        <w:trPr>
          <w:ins w:id="2538" w:author="Laura Viignola" w:date="2017-07-10T16:58:00Z"/>
        </w:trPr>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0C8AF12" w14:textId="77777777" w:rsidR="00BF17B0" w:rsidRDefault="00BF17B0" w:rsidP="00BF17B0">
            <w:pPr>
              <w:rPr>
                <w:ins w:id="2539" w:author="Laura Viignola" w:date="2017-07-10T16:58:00Z"/>
                <w:lang w:val="it-IT"/>
              </w:rPr>
            </w:pPr>
            <w:ins w:id="2540" w:author="Laura Viignola" w:date="2017-07-10T16:58:00Z">
              <w:r>
                <w:rPr>
                  <w:rFonts w:ascii="Calibri" w:eastAsia="Calibri" w:hAnsi="Calibri" w:cs="Calibri"/>
                  <w:lang w:val="it-IT"/>
                </w:rPr>
                <w:t>From 20 to 29 years</w:t>
              </w:r>
            </w:ins>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DF10022" w14:textId="77777777" w:rsidR="00BF17B0" w:rsidRDefault="00BF17B0" w:rsidP="00BF17B0">
            <w:pPr>
              <w:rPr>
                <w:ins w:id="2541" w:author="Laura Viignola" w:date="2017-07-10T16:58:00Z"/>
                <w:lang w:val="it-IT"/>
              </w:rPr>
            </w:pPr>
            <w:ins w:id="2542" w:author="Laura Viignola" w:date="2017-07-10T16:58:00Z">
              <w:r>
                <w:rPr>
                  <w:rFonts w:ascii="Calibri" w:eastAsia="Calibri" w:hAnsi="Calibri" w:cs="Calibri"/>
                  <w:lang w:val="it-IT"/>
                </w:rPr>
                <w:t>2011</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19EF3D7" w14:textId="77777777" w:rsidR="00BF17B0" w:rsidRDefault="00BF17B0" w:rsidP="00BF17B0">
            <w:pPr>
              <w:rPr>
                <w:ins w:id="2543" w:author="Laura Viignola" w:date="2017-07-10T16:58:00Z"/>
                <w:lang w:val="it-IT"/>
              </w:rPr>
            </w:pPr>
            <w:ins w:id="2544" w:author="Laura Viignola" w:date="2017-07-10T16:58:00Z">
              <w:r>
                <w:rPr>
                  <w:rFonts w:ascii="Calibri" w:eastAsia="Calibri" w:hAnsi="Calibri" w:cs="Calibri"/>
                  <w:lang w:val="it-IT"/>
                </w:rPr>
                <w:t>Greece</w:t>
              </w:r>
            </w:ins>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9FD50A1" w14:textId="77777777" w:rsidR="00BF17B0" w:rsidRDefault="00BF17B0" w:rsidP="00BF17B0">
            <w:pPr>
              <w:rPr>
                <w:ins w:id="2545" w:author="Laura Viignola" w:date="2017-07-10T16:58:00Z"/>
                <w:lang w:val="it-IT"/>
              </w:rPr>
            </w:pPr>
            <w:ins w:id="2546"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60AFBF1" w14:textId="77777777" w:rsidR="00BF17B0" w:rsidRDefault="00BF17B0" w:rsidP="00BF17B0">
            <w:pPr>
              <w:jc w:val="right"/>
              <w:rPr>
                <w:ins w:id="2547" w:author="Laura Viignola" w:date="2017-07-10T16:58:00Z"/>
                <w:lang w:val="it-IT"/>
              </w:rPr>
            </w:pPr>
            <w:ins w:id="2548" w:author="Laura Viignola" w:date="2017-07-10T16:58:00Z">
              <w:r>
                <w:rPr>
                  <w:rFonts w:ascii="Calibri" w:eastAsia="Calibri" w:hAnsi="Calibri" w:cs="Calibri"/>
                  <w:lang w:val="it-IT"/>
                </w:rPr>
                <w:t>33.7</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E702305" w14:textId="77777777" w:rsidR="00BF17B0" w:rsidRDefault="00BF17B0" w:rsidP="00BF17B0">
            <w:pPr>
              <w:jc w:val="right"/>
              <w:rPr>
                <w:ins w:id="2549" w:author="Laura Viignola" w:date="2017-07-10T16:58:00Z"/>
                <w:lang w:val="it-IT"/>
              </w:rPr>
            </w:pPr>
            <w:ins w:id="2550" w:author="Laura Viignola" w:date="2017-07-10T16:58:00Z">
              <w:r>
                <w:rPr>
                  <w:rFonts w:ascii="Calibri" w:eastAsia="Calibri" w:hAnsi="Calibri" w:cs="Calibri"/>
                  <w:lang w:val="it-IT"/>
                </w:rPr>
                <w:t>17.7</w:t>
              </w:r>
            </w:ins>
          </w:p>
        </w:tc>
      </w:tr>
      <w:tr w:rsidR="00BF17B0" w14:paraId="6F66E469" w14:textId="77777777" w:rsidTr="00BF17B0">
        <w:trPr>
          <w:ins w:id="2551" w:author="Laura Viignola" w:date="2017-07-10T16:58:00Z"/>
        </w:trPr>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E75E84F" w14:textId="77777777" w:rsidR="00BF17B0" w:rsidRDefault="00BF17B0" w:rsidP="00BF17B0">
            <w:pPr>
              <w:rPr>
                <w:ins w:id="2552" w:author="Laura Viignola" w:date="2017-07-10T16:58:00Z"/>
                <w:lang w:val="it-IT"/>
              </w:rPr>
            </w:pPr>
            <w:ins w:id="2553" w:author="Laura Viignola" w:date="2017-07-10T16:58:00Z">
              <w:r>
                <w:rPr>
                  <w:rFonts w:ascii="Calibri" w:eastAsia="Calibri" w:hAnsi="Calibri" w:cs="Calibri"/>
                  <w:lang w:val="it-IT"/>
                </w:rPr>
                <w:t>From 20 to 29 years</w:t>
              </w:r>
            </w:ins>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C5E026E" w14:textId="77777777" w:rsidR="00BF17B0" w:rsidRDefault="00BF17B0" w:rsidP="00BF17B0">
            <w:pPr>
              <w:rPr>
                <w:ins w:id="2554" w:author="Laura Viignola" w:date="2017-07-10T16:58:00Z"/>
                <w:lang w:val="it-IT"/>
              </w:rPr>
            </w:pPr>
            <w:ins w:id="2555" w:author="Laura Viignola" w:date="2017-07-10T16:58:00Z">
              <w:r>
                <w:rPr>
                  <w:rFonts w:ascii="Calibri" w:eastAsia="Calibri" w:hAnsi="Calibri" w:cs="Calibri"/>
                  <w:lang w:val="it-IT"/>
                </w:rPr>
                <w:t>2012</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D9006BB" w14:textId="77777777" w:rsidR="00BF17B0" w:rsidRDefault="00BF17B0" w:rsidP="00BF17B0">
            <w:pPr>
              <w:rPr>
                <w:ins w:id="2556" w:author="Laura Viignola" w:date="2017-07-10T16:58:00Z"/>
                <w:lang w:val="it-IT"/>
              </w:rPr>
            </w:pPr>
            <w:ins w:id="2557" w:author="Laura Viignola" w:date="2017-07-10T16:58:00Z">
              <w:r>
                <w:rPr>
                  <w:rFonts w:ascii="Calibri" w:eastAsia="Calibri" w:hAnsi="Calibri" w:cs="Calibri"/>
                  <w:lang w:val="it-IT"/>
                </w:rPr>
                <w:t>Greece</w:t>
              </w:r>
            </w:ins>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95F2CCA" w14:textId="77777777" w:rsidR="00BF17B0" w:rsidRDefault="00BF17B0" w:rsidP="00BF17B0">
            <w:pPr>
              <w:rPr>
                <w:ins w:id="2558" w:author="Laura Viignola" w:date="2017-07-10T16:58:00Z"/>
                <w:lang w:val="it-IT"/>
              </w:rPr>
            </w:pPr>
            <w:ins w:id="2559"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346410F" w14:textId="77777777" w:rsidR="00BF17B0" w:rsidRDefault="00BF17B0" w:rsidP="00BF17B0">
            <w:pPr>
              <w:jc w:val="right"/>
              <w:rPr>
                <w:ins w:id="2560" w:author="Laura Viignola" w:date="2017-07-10T16:58:00Z"/>
                <w:lang w:val="it-IT"/>
              </w:rPr>
            </w:pPr>
            <w:ins w:id="2561" w:author="Laura Viignola" w:date="2017-07-10T16:58:00Z">
              <w:r>
                <w:rPr>
                  <w:rFonts w:ascii="Calibri" w:eastAsia="Calibri" w:hAnsi="Calibri" w:cs="Calibri"/>
                  <w:lang w:val="it-IT"/>
                </w:rPr>
                <w:t>42.5</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93ACA12" w14:textId="77777777" w:rsidR="00BF17B0" w:rsidRDefault="00BF17B0" w:rsidP="00BF17B0">
            <w:pPr>
              <w:jc w:val="right"/>
              <w:rPr>
                <w:ins w:id="2562" w:author="Laura Viignola" w:date="2017-07-10T16:58:00Z"/>
                <w:lang w:val="it-IT"/>
              </w:rPr>
            </w:pPr>
            <w:ins w:id="2563" w:author="Laura Viignola" w:date="2017-07-10T16:58:00Z">
              <w:r>
                <w:rPr>
                  <w:rFonts w:ascii="Calibri" w:eastAsia="Calibri" w:hAnsi="Calibri" w:cs="Calibri"/>
                  <w:lang w:val="it-IT"/>
                </w:rPr>
                <w:t>24.3</w:t>
              </w:r>
            </w:ins>
          </w:p>
        </w:tc>
      </w:tr>
    </w:tbl>
    <w:p w14:paraId="5955821C" w14:textId="77777777" w:rsidR="00BF17B0" w:rsidRPr="001A403F" w:rsidRDefault="00BF17B0" w:rsidP="00BF17B0">
      <w:pPr>
        <w:rPr>
          <w:ins w:id="2564" w:author="Laura Viignola" w:date="2017-07-10T16:58:00Z"/>
          <w:rFonts w:ascii="Cambria" w:hAnsi="Cambria"/>
        </w:rPr>
      </w:pPr>
    </w:p>
    <w:p w14:paraId="406D50A7" w14:textId="77777777" w:rsidR="00BF17B0" w:rsidRDefault="00BF17B0" w:rsidP="00BF17B0">
      <w:pPr>
        <w:rPr>
          <w:ins w:id="2565" w:author="Laura Viignola" w:date="2017-07-10T16:58:00Z"/>
          <w:rFonts w:ascii="Cambria" w:eastAsia="Calibri" w:hAnsi="Cambria" w:cs="Calibri"/>
          <w:lang w:val="pt-PT"/>
        </w:rPr>
      </w:pPr>
      <w:ins w:id="2566" w:author="Laura Viignola" w:date="2017-07-10T16:58:00Z">
        <w:r w:rsidRPr="00CA0059">
          <w:rPr>
            <w:rFonts w:ascii="Cambria" w:hAnsi="Cambria"/>
            <w:i/>
          </w:rPr>
          <w:t>Example 1:</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color w:val="1F497D" w:themeColor="text2"/>
            <w:lang w:val="pt-PT"/>
          </w:rPr>
          <w:t>ceil(unemployment)</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3CBBE066" w14:textId="77777777" w:rsidR="00BF17B0" w:rsidRDefault="00BF17B0" w:rsidP="00BF17B0">
      <w:pPr>
        <w:rPr>
          <w:ins w:id="2567" w:author="Laura Viignola" w:date="2017-07-10T16:58:00Z"/>
          <w:rFonts w:ascii="Cambria" w:eastAsia="Calibri" w:hAnsi="Cambria" w:cs="Calibri"/>
        </w:rPr>
      </w:pPr>
    </w:p>
    <w:tbl>
      <w:tblPr>
        <w:tblW w:w="9130"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110"/>
        <w:gridCol w:w="787"/>
        <w:gridCol w:w="968"/>
        <w:gridCol w:w="902"/>
        <w:gridCol w:w="2587"/>
        <w:gridCol w:w="1776"/>
      </w:tblGrid>
      <w:tr w:rsidR="00BF17B0" w14:paraId="23CF6E74" w14:textId="77777777" w:rsidTr="00BF17B0">
        <w:trPr>
          <w:ins w:id="2568" w:author="Laura Viignola" w:date="2017-07-10T16:58:00Z"/>
        </w:trPr>
        <w:tc>
          <w:tcPr>
            <w:tcW w:w="2246"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0E9C78B5" w14:textId="77777777" w:rsidR="00BF17B0" w:rsidRDefault="00BF17B0" w:rsidP="00BF17B0">
            <w:pPr>
              <w:rPr>
                <w:ins w:id="2569" w:author="Laura Viignola" w:date="2017-07-10T16:58:00Z"/>
                <w:lang w:val="it-IT"/>
              </w:rPr>
            </w:pPr>
            <w:ins w:id="2570" w:author="Laura Viignola" w:date="2017-07-10T16:58:00Z">
              <w:r w:rsidRPr="00995EFD">
                <w:rPr>
                  <w:rFonts w:ascii="Arial" w:eastAsia="Calibri" w:hAnsi="Arial" w:cs="Arial"/>
                  <w:lang w:val="it-IT"/>
                </w:rPr>
                <w:t>DS</w:t>
              </w:r>
              <w:r>
                <w:rPr>
                  <w:rFonts w:ascii="Arial" w:eastAsia="Calibri" w:hAnsi="Arial" w:cs="Arial"/>
                  <w:lang w:val="it-IT"/>
                </w:rPr>
                <w:t>_</w:t>
              </w:r>
              <w:r w:rsidRPr="00995EFD">
                <w:rPr>
                  <w:rFonts w:ascii="Arial" w:eastAsia="Calibri" w:hAnsi="Arial" w:cs="Arial"/>
                  <w:lang w:val="it-IT"/>
                </w:rPr>
                <w:t>r</w:t>
              </w:r>
            </w:ins>
          </w:p>
        </w:tc>
      </w:tr>
      <w:tr w:rsidR="00BF17B0" w14:paraId="783019CF" w14:textId="77777777" w:rsidTr="00BF17B0">
        <w:trPr>
          <w:ins w:id="2571" w:author="Laura Viignola" w:date="2017-07-10T16:58:00Z"/>
        </w:trPr>
        <w:tc>
          <w:tcPr>
            <w:tcW w:w="22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7CD228B" w14:textId="77777777" w:rsidR="00BF17B0" w:rsidRPr="005549E1" w:rsidRDefault="00BF17B0" w:rsidP="00BF17B0">
            <w:pPr>
              <w:rPr>
                <w:ins w:id="2572" w:author="Laura Viignola" w:date="2017-07-10T16:58:00Z"/>
                <w:rFonts w:ascii="Arial" w:hAnsi="Arial" w:cs="Arial"/>
                <w:lang w:val="it-IT"/>
              </w:rPr>
            </w:pPr>
            <w:ins w:id="2573" w:author="Laura Viignola" w:date="2017-07-10T16:58:00Z">
              <w:r w:rsidRPr="005549E1">
                <w:rPr>
                  <w:rFonts w:ascii="Arial" w:eastAsia="Calibri" w:hAnsi="Arial" w:cs="Arial"/>
                  <w:lang w:val="it-IT"/>
                </w:rPr>
                <w:t>AGE</w:t>
              </w:r>
            </w:ins>
          </w:p>
        </w:tc>
        <w:tc>
          <w:tcPr>
            <w:tcW w:w="8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43B3167F" w14:textId="77777777" w:rsidR="00BF17B0" w:rsidRPr="005549E1" w:rsidRDefault="00BF17B0" w:rsidP="00BF17B0">
            <w:pPr>
              <w:rPr>
                <w:ins w:id="2574" w:author="Laura Viignola" w:date="2017-07-10T16:58:00Z"/>
                <w:rFonts w:ascii="Arial" w:hAnsi="Arial" w:cs="Arial"/>
                <w:lang w:val="it-IT"/>
              </w:rPr>
            </w:pPr>
            <w:ins w:id="2575" w:author="Laura Viignola" w:date="2017-07-10T16:58:00Z">
              <w:r w:rsidRPr="005549E1">
                <w:rPr>
                  <w:rFonts w:ascii="Arial" w:eastAsia="Calibri" w:hAnsi="Arial" w:cs="Arial"/>
                  <w:lang w:val="it-IT"/>
                </w:rPr>
                <w:t>TIME</w:t>
              </w:r>
            </w:ins>
          </w:p>
        </w:tc>
        <w:tc>
          <w:tcPr>
            <w:tcW w:w="9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4872E479" w14:textId="77777777" w:rsidR="00BF17B0" w:rsidRPr="005549E1" w:rsidRDefault="00BF17B0" w:rsidP="00BF17B0">
            <w:pPr>
              <w:rPr>
                <w:ins w:id="2576" w:author="Laura Viignola" w:date="2017-07-10T16:58:00Z"/>
                <w:rFonts w:ascii="Arial" w:hAnsi="Arial" w:cs="Arial"/>
                <w:lang w:val="it-IT"/>
              </w:rPr>
            </w:pPr>
            <w:ins w:id="2577" w:author="Laura Viignola" w:date="2017-07-10T16:58:00Z">
              <w:r w:rsidRPr="005549E1">
                <w:rPr>
                  <w:rFonts w:ascii="Arial" w:eastAsia="Calibri" w:hAnsi="Arial" w:cs="Arial"/>
                  <w:lang w:val="it-IT"/>
                </w:rPr>
                <w:t>GEO</w:t>
              </w:r>
            </w:ins>
          </w:p>
        </w:tc>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AB3C3BB" w14:textId="77777777" w:rsidR="00BF17B0" w:rsidRPr="005549E1" w:rsidRDefault="00BF17B0" w:rsidP="00BF17B0">
            <w:pPr>
              <w:rPr>
                <w:ins w:id="2578" w:author="Laura Viignola" w:date="2017-07-10T16:58:00Z"/>
                <w:rFonts w:ascii="Arial" w:hAnsi="Arial" w:cs="Arial"/>
                <w:lang w:val="it-IT"/>
              </w:rPr>
            </w:pPr>
            <w:ins w:id="2579" w:author="Laura Viignola" w:date="2017-07-10T16:58:00Z">
              <w:r w:rsidRPr="005549E1">
                <w:rPr>
                  <w:rFonts w:ascii="Arial" w:eastAsia="Calibri" w:hAnsi="Arial" w:cs="Arial"/>
                  <w:lang w:val="it-IT"/>
                </w:rPr>
                <w:t>SEX</w:t>
              </w:r>
            </w:ins>
          </w:p>
        </w:tc>
        <w:tc>
          <w:tcPr>
            <w:tcW w:w="246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5D68CB9A" w14:textId="77777777" w:rsidR="00BF17B0" w:rsidRPr="005549E1" w:rsidRDefault="00BF17B0" w:rsidP="00BF17B0">
            <w:pPr>
              <w:rPr>
                <w:ins w:id="2580" w:author="Laura Viignola" w:date="2017-07-10T16:58:00Z"/>
                <w:rFonts w:ascii="Arial" w:hAnsi="Arial" w:cs="Arial"/>
                <w:lang w:val="it-IT"/>
              </w:rPr>
            </w:pPr>
            <w:ins w:id="2581" w:author="Laura Viignola" w:date="2017-07-10T16:58:00Z">
              <w:r w:rsidRPr="005549E1">
                <w:rPr>
                  <w:rFonts w:ascii="Arial" w:eastAsia="Calibri" w:hAnsi="Arial" w:cs="Arial"/>
                  <w:lang w:val="it-IT"/>
                </w:rPr>
                <w:t>YOUTH_UNEMPLOYMENT</w:t>
              </w:r>
            </w:ins>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1857B7BA" w14:textId="77777777" w:rsidR="00BF17B0" w:rsidRPr="005549E1" w:rsidRDefault="00BF17B0" w:rsidP="00BF17B0">
            <w:pPr>
              <w:rPr>
                <w:ins w:id="2582" w:author="Laura Viignola" w:date="2017-07-10T16:58:00Z"/>
                <w:rFonts w:ascii="Arial" w:hAnsi="Arial" w:cs="Arial"/>
                <w:lang w:val="it-IT"/>
              </w:rPr>
            </w:pPr>
            <w:ins w:id="2583" w:author="Laura Viignola" w:date="2017-07-10T16:58:00Z">
              <w:r w:rsidRPr="005549E1">
                <w:rPr>
                  <w:rFonts w:ascii="Arial" w:eastAsia="Calibri" w:hAnsi="Arial" w:cs="Arial"/>
                  <w:lang w:val="it-IT"/>
                </w:rPr>
                <w:t>UNEMPLOYMENT</w:t>
              </w:r>
            </w:ins>
          </w:p>
        </w:tc>
      </w:tr>
      <w:tr w:rsidR="00BF17B0" w14:paraId="4D3A584C" w14:textId="77777777" w:rsidTr="00BF17B0">
        <w:trPr>
          <w:ins w:id="2584"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85AFFBA" w14:textId="77777777" w:rsidR="00BF17B0" w:rsidRDefault="00BF17B0" w:rsidP="00BF17B0">
            <w:pPr>
              <w:rPr>
                <w:ins w:id="2585" w:author="Laura Viignola" w:date="2017-07-10T16:58:00Z"/>
                <w:lang w:val="it-IT"/>
              </w:rPr>
            </w:pPr>
            <w:ins w:id="2586"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6116135" w14:textId="77777777" w:rsidR="00BF17B0" w:rsidRDefault="00BF17B0" w:rsidP="00BF17B0">
            <w:pPr>
              <w:rPr>
                <w:ins w:id="2587" w:author="Laura Viignola" w:date="2017-07-10T16:58:00Z"/>
                <w:lang w:val="it-IT"/>
              </w:rPr>
            </w:pPr>
            <w:ins w:id="2588" w:author="Laura Viignola" w:date="2017-07-10T16:58:00Z">
              <w:r>
                <w:rPr>
                  <w:rFonts w:ascii="Calibri" w:eastAsia="Calibri" w:hAnsi="Calibri" w:cs="Calibri"/>
                  <w:lang w:val="it-IT"/>
                </w:rPr>
                <w:t>2011</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3CAF18A" w14:textId="77777777" w:rsidR="00BF17B0" w:rsidRDefault="00BF17B0" w:rsidP="00BF17B0">
            <w:pPr>
              <w:rPr>
                <w:ins w:id="2589" w:author="Laura Viignola" w:date="2017-07-10T16:58:00Z"/>
                <w:lang w:val="it-IT"/>
              </w:rPr>
            </w:pPr>
            <w:ins w:id="2590" w:author="Laura Viignola" w:date="2017-07-10T16:58:00Z">
              <w:r>
                <w:rPr>
                  <w:rFonts w:ascii="Calibri" w:eastAsia="Calibri" w:hAnsi="Calibri" w:cs="Calibri"/>
                  <w:lang w:val="it-IT"/>
                </w:rPr>
                <w:t>Germany</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BA11950" w14:textId="77777777" w:rsidR="00BF17B0" w:rsidRDefault="00BF17B0" w:rsidP="00BF17B0">
            <w:pPr>
              <w:rPr>
                <w:ins w:id="2591" w:author="Laura Viignola" w:date="2017-07-10T16:58:00Z"/>
                <w:lang w:val="it-IT"/>
              </w:rPr>
            </w:pPr>
            <w:ins w:id="2592"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E551EA0" w14:textId="77777777" w:rsidR="00BF17B0" w:rsidRDefault="00BF17B0" w:rsidP="00BF17B0">
            <w:pPr>
              <w:jc w:val="right"/>
              <w:rPr>
                <w:ins w:id="2593" w:author="Laura Viignola" w:date="2017-07-10T16:58:00Z"/>
                <w:lang w:val="it-IT"/>
              </w:rPr>
            </w:pPr>
            <w:ins w:id="2594" w:author="Laura Viignola" w:date="2017-07-10T16:58:00Z">
              <w:r>
                <w:rPr>
                  <w:rFonts w:ascii="Calibri" w:eastAsia="Calibri" w:hAnsi="Calibri" w:cs="Calibri"/>
                  <w:lang w:val="it-IT"/>
                </w:rPr>
                <w:t>8</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284D709" w14:textId="77777777" w:rsidR="00BF17B0" w:rsidRDefault="00BF17B0" w:rsidP="00BF17B0">
            <w:pPr>
              <w:jc w:val="right"/>
              <w:rPr>
                <w:ins w:id="2595" w:author="Laura Viignola" w:date="2017-07-10T16:58:00Z"/>
                <w:lang w:val="it-IT"/>
              </w:rPr>
            </w:pPr>
            <w:ins w:id="2596" w:author="Laura Viignola" w:date="2017-07-10T16:58:00Z">
              <w:r>
                <w:rPr>
                  <w:rFonts w:ascii="Calibri" w:eastAsia="Calibri" w:hAnsi="Calibri" w:cs="Calibri"/>
                  <w:lang w:val="it-IT"/>
                </w:rPr>
                <w:t>6</w:t>
              </w:r>
            </w:ins>
          </w:p>
        </w:tc>
      </w:tr>
      <w:tr w:rsidR="00BF17B0" w14:paraId="1827173F" w14:textId="77777777" w:rsidTr="00BF17B0">
        <w:trPr>
          <w:ins w:id="2597"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25A4841" w14:textId="77777777" w:rsidR="00BF17B0" w:rsidRDefault="00BF17B0" w:rsidP="00BF17B0">
            <w:pPr>
              <w:rPr>
                <w:ins w:id="2598" w:author="Laura Viignola" w:date="2017-07-10T16:58:00Z"/>
                <w:lang w:val="it-IT"/>
              </w:rPr>
            </w:pPr>
            <w:ins w:id="2599"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C92CDFC" w14:textId="77777777" w:rsidR="00BF17B0" w:rsidRDefault="00BF17B0" w:rsidP="00BF17B0">
            <w:pPr>
              <w:rPr>
                <w:ins w:id="2600" w:author="Laura Viignola" w:date="2017-07-10T16:58:00Z"/>
                <w:lang w:val="it-IT"/>
              </w:rPr>
            </w:pPr>
            <w:ins w:id="2601" w:author="Laura Viignola" w:date="2017-07-10T16:58:00Z">
              <w:r>
                <w:rPr>
                  <w:rFonts w:ascii="Calibri" w:eastAsia="Calibri" w:hAnsi="Calibri" w:cs="Calibri"/>
                  <w:lang w:val="it-IT"/>
                </w:rPr>
                <w:t>2012</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6F53DB9" w14:textId="77777777" w:rsidR="00BF17B0" w:rsidRDefault="00BF17B0" w:rsidP="00BF17B0">
            <w:pPr>
              <w:rPr>
                <w:ins w:id="2602" w:author="Laura Viignola" w:date="2017-07-10T16:58:00Z"/>
                <w:lang w:val="it-IT"/>
              </w:rPr>
            </w:pPr>
            <w:ins w:id="2603" w:author="Laura Viignola" w:date="2017-07-10T16:58:00Z">
              <w:r>
                <w:rPr>
                  <w:rFonts w:ascii="Calibri" w:eastAsia="Calibri" w:hAnsi="Calibri" w:cs="Calibri"/>
                  <w:lang w:val="it-IT"/>
                </w:rPr>
                <w:t>Germany</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94DC1BE" w14:textId="77777777" w:rsidR="00BF17B0" w:rsidRDefault="00BF17B0" w:rsidP="00BF17B0">
            <w:pPr>
              <w:rPr>
                <w:ins w:id="2604" w:author="Laura Viignola" w:date="2017-07-10T16:58:00Z"/>
                <w:lang w:val="it-IT"/>
              </w:rPr>
            </w:pPr>
            <w:ins w:id="2605"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70E6034" w14:textId="77777777" w:rsidR="00BF17B0" w:rsidRPr="00857F38" w:rsidRDefault="00BF17B0" w:rsidP="00BF17B0">
            <w:pPr>
              <w:jc w:val="right"/>
              <w:rPr>
                <w:ins w:id="2606" w:author="Laura Viignola" w:date="2017-07-10T16:58:00Z"/>
                <w:rFonts w:asciiTheme="minorHAnsi" w:hAnsiTheme="minorHAnsi"/>
                <w:lang w:val="it-IT"/>
              </w:rPr>
            </w:pPr>
            <w:ins w:id="2607" w:author="Laura Viignola" w:date="2017-07-10T16:58:00Z">
              <w:r w:rsidRPr="00857F38">
                <w:rPr>
                  <w:rFonts w:asciiTheme="minorHAnsi" w:hAnsiTheme="minorHAnsi"/>
                  <w:lang w:val="it-IT"/>
                </w:rPr>
                <w:t>8</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D8D7DFC" w14:textId="77777777" w:rsidR="00BF17B0" w:rsidRDefault="00BF17B0" w:rsidP="00BF17B0">
            <w:pPr>
              <w:jc w:val="right"/>
              <w:rPr>
                <w:ins w:id="2608" w:author="Laura Viignola" w:date="2017-07-10T16:58:00Z"/>
                <w:lang w:val="it-IT"/>
              </w:rPr>
            </w:pPr>
            <w:ins w:id="2609" w:author="Laura Viignola" w:date="2017-07-10T16:58:00Z">
              <w:r>
                <w:rPr>
                  <w:rFonts w:ascii="Calibri" w:eastAsia="Calibri" w:hAnsi="Calibri" w:cs="Calibri"/>
                  <w:lang w:val="it-IT"/>
                </w:rPr>
                <w:t>6</w:t>
              </w:r>
            </w:ins>
          </w:p>
        </w:tc>
      </w:tr>
      <w:tr w:rsidR="00BF17B0" w14:paraId="65633C60" w14:textId="77777777" w:rsidTr="00BF17B0">
        <w:trPr>
          <w:ins w:id="2610"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EB3988A" w14:textId="77777777" w:rsidR="00BF17B0" w:rsidRDefault="00BF17B0" w:rsidP="00BF17B0">
            <w:pPr>
              <w:rPr>
                <w:ins w:id="2611" w:author="Laura Viignola" w:date="2017-07-10T16:58:00Z"/>
                <w:lang w:val="it-IT"/>
              </w:rPr>
            </w:pPr>
            <w:ins w:id="2612"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AEFB901" w14:textId="77777777" w:rsidR="00BF17B0" w:rsidRDefault="00BF17B0" w:rsidP="00BF17B0">
            <w:pPr>
              <w:rPr>
                <w:ins w:id="2613" w:author="Laura Viignola" w:date="2017-07-10T16:58:00Z"/>
                <w:lang w:val="it-IT"/>
              </w:rPr>
            </w:pPr>
            <w:ins w:id="2614" w:author="Laura Viignola" w:date="2017-07-10T16:58:00Z">
              <w:r>
                <w:rPr>
                  <w:rFonts w:ascii="Calibri" w:eastAsia="Calibri" w:hAnsi="Calibri" w:cs="Calibri"/>
                  <w:lang w:val="it-IT"/>
                </w:rPr>
                <w:t>2011</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9993129" w14:textId="77777777" w:rsidR="00BF17B0" w:rsidRDefault="00BF17B0" w:rsidP="00BF17B0">
            <w:pPr>
              <w:rPr>
                <w:ins w:id="2615" w:author="Laura Viignola" w:date="2017-07-10T16:58:00Z"/>
                <w:lang w:val="it-IT"/>
              </w:rPr>
            </w:pPr>
            <w:ins w:id="2616" w:author="Laura Viignola" w:date="2017-07-10T16:58:00Z">
              <w:r>
                <w:rPr>
                  <w:rFonts w:ascii="Calibri" w:eastAsia="Calibri" w:hAnsi="Calibri" w:cs="Calibri"/>
                  <w:lang w:val="it-IT"/>
                </w:rPr>
                <w:t>Greece</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4FFA48C" w14:textId="77777777" w:rsidR="00BF17B0" w:rsidRDefault="00BF17B0" w:rsidP="00BF17B0">
            <w:pPr>
              <w:rPr>
                <w:ins w:id="2617" w:author="Laura Viignola" w:date="2017-07-10T16:58:00Z"/>
                <w:lang w:val="it-IT"/>
              </w:rPr>
            </w:pPr>
            <w:ins w:id="2618"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E58609A" w14:textId="77777777" w:rsidR="00BF17B0" w:rsidRDefault="00BF17B0" w:rsidP="00BF17B0">
            <w:pPr>
              <w:jc w:val="right"/>
              <w:rPr>
                <w:ins w:id="2619" w:author="Laura Viignola" w:date="2017-07-10T16:58:00Z"/>
                <w:lang w:val="it-IT"/>
              </w:rPr>
            </w:pPr>
            <w:ins w:id="2620" w:author="Laura Viignola" w:date="2017-07-10T16:58:00Z">
              <w:r>
                <w:rPr>
                  <w:rFonts w:ascii="Calibri" w:eastAsia="Calibri" w:hAnsi="Calibri" w:cs="Calibri"/>
                  <w:lang w:val="it-IT"/>
                </w:rPr>
                <w:t>34</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F7EFAAB" w14:textId="77777777" w:rsidR="00BF17B0" w:rsidRDefault="00BF17B0" w:rsidP="00BF17B0">
            <w:pPr>
              <w:jc w:val="right"/>
              <w:rPr>
                <w:ins w:id="2621" w:author="Laura Viignola" w:date="2017-07-10T16:58:00Z"/>
                <w:lang w:val="it-IT"/>
              </w:rPr>
            </w:pPr>
            <w:ins w:id="2622" w:author="Laura Viignola" w:date="2017-07-10T16:58:00Z">
              <w:r>
                <w:rPr>
                  <w:rFonts w:ascii="Calibri" w:eastAsia="Calibri" w:hAnsi="Calibri" w:cs="Calibri"/>
                  <w:lang w:val="it-IT"/>
                </w:rPr>
                <w:t>18</w:t>
              </w:r>
            </w:ins>
          </w:p>
        </w:tc>
      </w:tr>
      <w:tr w:rsidR="00BF17B0" w14:paraId="33C9DE0C" w14:textId="77777777" w:rsidTr="00BF17B0">
        <w:trPr>
          <w:ins w:id="2623"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B1008F1" w14:textId="77777777" w:rsidR="00BF17B0" w:rsidRDefault="00BF17B0" w:rsidP="00BF17B0">
            <w:pPr>
              <w:rPr>
                <w:ins w:id="2624" w:author="Laura Viignola" w:date="2017-07-10T16:58:00Z"/>
                <w:lang w:val="it-IT"/>
              </w:rPr>
            </w:pPr>
            <w:ins w:id="2625"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133C5C4" w14:textId="77777777" w:rsidR="00BF17B0" w:rsidRDefault="00BF17B0" w:rsidP="00BF17B0">
            <w:pPr>
              <w:rPr>
                <w:ins w:id="2626" w:author="Laura Viignola" w:date="2017-07-10T16:58:00Z"/>
                <w:lang w:val="it-IT"/>
              </w:rPr>
            </w:pPr>
            <w:ins w:id="2627" w:author="Laura Viignola" w:date="2017-07-10T16:58:00Z">
              <w:r>
                <w:rPr>
                  <w:rFonts w:ascii="Calibri" w:eastAsia="Calibri" w:hAnsi="Calibri" w:cs="Calibri"/>
                  <w:lang w:val="it-IT"/>
                </w:rPr>
                <w:t>2012</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A36BD3A" w14:textId="77777777" w:rsidR="00BF17B0" w:rsidRDefault="00BF17B0" w:rsidP="00BF17B0">
            <w:pPr>
              <w:rPr>
                <w:ins w:id="2628" w:author="Laura Viignola" w:date="2017-07-10T16:58:00Z"/>
                <w:lang w:val="it-IT"/>
              </w:rPr>
            </w:pPr>
            <w:ins w:id="2629" w:author="Laura Viignola" w:date="2017-07-10T16:58:00Z">
              <w:r>
                <w:rPr>
                  <w:rFonts w:ascii="Calibri" w:eastAsia="Calibri" w:hAnsi="Calibri" w:cs="Calibri"/>
                  <w:lang w:val="it-IT"/>
                </w:rPr>
                <w:t>Greece</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1064FC9" w14:textId="77777777" w:rsidR="00BF17B0" w:rsidRDefault="00BF17B0" w:rsidP="00BF17B0">
            <w:pPr>
              <w:rPr>
                <w:ins w:id="2630" w:author="Laura Viignola" w:date="2017-07-10T16:58:00Z"/>
                <w:lang w:val="it-IT"/>
              </w:rPr>
            </w:pPr>
            <w:ins w:id="2631"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A2F9334" w14:textId="77777777" w:rsidR="00BF17B0" w:rsidRDefault="00BF17B0" w:rsidP="00BF17B0">
            <w:pPr>
              <w:jc w:val="right"/>
              <w:rPr>
                <w:ins w:id="2632" w:author="Laura Viignola" w:date="2017-07-10T16:58:00Z"/>
                <w:lang w:val="it-IT"/>
              </w:rPr>
            </w:pPr>
            <w:ins w:id="2633" w:author="Laura Viignola" w:date="2017-07-10T16:58:00Z">
              <w:r>
                <w:rPr>
                  <w:rFonts w:ascii="Calibri" w:eastAsia="Calibri" w:hAnsi="Calibri" w:cs="Calibri"/>
                  <w:lang w:val="it-IT"/>
                </w:rPr>
                <w:t>43</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E2F3325" w14:textId="77777777" w:rsidR="00BF17B0" w:rsidRDefault="00BF17B0" w:rsidP="00BF17B0">
            <w:pPr>
              <w:jc w:val="right"/>
              <w:rPr>
                <w:ins w:id="2634" w:author="Laura Viignola" w:date="2017-07-10T16:58:00Z"/>
                <w:lang w:val="it-IT"/>
              </w:rPr>
            </w:pPr>
            <w:ins w:id="2635" w:author="Laura Viignola" w:date="2017-07-10T16:58:00Z">
              <w:r>
                <w:rPr>
                  <w:rFonts w:ascii="Calibri" w:eastAsia="Calibri" w:hAnsi="Calibri" w:cs="Calibri"/>
                  <w:lang w:val="it-IT"/>
                </w:rPr>
                <w:t>25</w:t>
              </w:r>
            </w:ins>
          </w:p>
        </w:tc>
      </w:tr>
    </w:tbl>
    <w:p w14:paraId="62583066" w14:textId="77777777" w:rsidR="00BF17B0" w:rsidRDefault="00BF17B0" w:rsidP="00BF17B0">
      <w:pPr>
        <w:rPr>
          <w:ins w:id="2636" w:author="Laura Viignola" w:date="2017-07-10T16:58:00Z"/>
          <w:rFonts w:ascii="Trebuchet MS" w:eastAsia="Trebuchet MS" w:hAnsi="Trebuchet MS" w:cs="Trebuchet MS"/>
          <w:color w:val="454645"/>
          <w:sz w:val="32"/>
        </w:rPr>
      </w:pPr>
    </w:p>
    <w:p w14:paraId="6C45A22D" w14:textId="77777777" w:rsidR="00BF17B0" w:rsidRDefault="00BF17B0" w:rsidP="00BF17B0">
      <w:pPr>
        <w:rPr>
          <w:ins w:id="2637" w:author="Laura Viignola" w:date="2017-07-10T16:58:00Z"/>
          <w:rFonts w:ascii="Cambria" w:eastAsia="Calibri" w:hAnsi="Cambria" w:cs="Calibri"/>
          <w:lang w:val="pt-PT"/>
        </w:rPr>
      </w:pPr>
      <w:ins w:id="2638" w:author="Laura Viignola" w:date="2017-07-10T16:58:00Z">
        <w:r w:rsidRPr="00CA0059">
          <w:rPr>
            <w:rFonts w:ascii="Cambria" w:hAnsi="Cambria"/>
            <w:i/>
          </w:rPr>
          <w:t xml:space="preserve">Example </w:t>
        </w:r>
        <w:r>
          <w:rPr>
            <w:rFonts w:ascii="Cambria" w:hAnsi="Cambria"/>
            <w:i/>
          </w:rPr>
          <w:t>2</w:t>
        </w:r>
        <w:r w:rsidRPr="00CA0059">
          <w:rPr>
            <w:rFonts w:ascii="Cambria" w:hAnsi="Cambria"/>
            <w:i/>
          </w:rPr>
          <w:t>:</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color w:val="1F497D" w:themeColor="text2"/>
            <w:lang w:val="pt-PT"/>
          </w:rPr>
          <w:t>ceil(unemployment#</w:t>
        </w:r>
        <w:r w:rsidRPr="00473A8C">
          <w:rPr>
            <w:rFonts w:ascii="Arial" w:eastAsia="Calibri" w:hAnsi="Arial" w:cs="Arial"/>
            <w:color w:val="1F497D" w:themeColor="text2"/>
            <w:lang w:val="pt-PT"/>
          </w:rPr>
          <w:t>YOUTH_UNEMPLOYMENT</w:t>
        </w:r>
        <w:r>
          <w:rPr>
            <w:rFonts w:ascii="Arial" w:eastAsia="Calibri" w:hAnsi="Arial" w:cs="Arial"/>
            <w:color w:val="1F497D" w:themeColor="text2"/>
            <w:lang w:val="pt-PT"/>
          </w:rPr>
          <w:t>)</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466B927B" w14:textId="77777777" w:rsidR="00BF17B0" w:rsidRPr="00473A8C" w:rsidRDefault="00BF17B0" w:rsidP="00BF17B0">
      <w:pPr>
        <w:rPr>
          <w:ins w:id="2639" w:author="Laura Viignola" w:date="2017-07-10T16:58:00Z"/>
          <w:rFonts w:eastAsia="Trebuchet MS"/>
          <w:lang w:val="pt-PT"/>
        </w:rPr>
      </w:pPr>
    </w:p>
    <w:tbl>
      <w:tblPr>
        <w:tblW w:w="9130"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110"/>
        <w:gridCol w:w="787"/>
        <w:gridCol w:w="968"/>
        <w:gridCol w:w="902"/>
        <w:gridCol w:w="2587"/>
        <w:gridCol w:w="1776"/>
      </w:tblGrid>
      <w:tr w:rsidR="00BF17B0" w14:paraId="3DE0AB2E" w14:textId="77777777" w:rsidTr="00BF17B0">
        <w:trPr>
          <w:ins w:id="2640" w:author="Laura Viignola" w:date="2017-07-10T16:58:00Z"/>
        </w:trPr>
        <w:tc>
          <w:tcPr>
            <w:tcW w:w="2246"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hideMark/>
          </w:tcPr>
          <w:p w14:paraId="27DF5586" w14:textId="77777777" w:rsidR="00BF17B0" w:rsidRDefault="00BF17B0" w:rsidP="00BF17B0">
            <w:pPr>
              <w:rPr>
                <w:ins w:id="2641" w:author="Laura Viignola" w:date="2017-07-10T16:58:00Z"/>
                <w:lang w:val="it-IT"/>
              </w:rPr>
            </w:pPr>
            <w:ins w:id="2642" w:author="Laura Viignola" w:date="2017-07-10T16:58:00Z">
              <w:r w:rsidRPr="00995EFD">
                <w:rPr>
                  <w:rFonts w:ascii="Arial" w:eastAsia="Calibri" w:hAnsi="Arial" w:cs="Arial"/>
                  <w:lang w:val="it-IT"/>
                </w:rPr>
                <w:t>DS</w:t>
              </w:r>
              <w:r>
                <w:rPr>
                  <w:rFonts w:ascii="Arial" w:eastAsia="Calibri" w:hAnsi="Arial" w:cs="Arial"/>
                  <w:lang w:val="it-IT"/>
                </w:rPr>
                <w:t>_</w:t>
              </w:r>
              <w:r w:rsidRPr="00995EFD">
                <w:rPr>
                  <w:rFonts w:ascii="Arial" w:eastAsia="Calibri" w:hAnsi="Arial" w:cs="Arial"/>
                  <w:lang w:val="it-IT"/>
                </w:rPr>
                <w:t>r</w:t>
              </w:r>
            </w:ins>
          </w:p>
        </w:tc>
      </w:tr>
      <w:tr w:rsidR="00BF17B0" w14:paraId="2838A29D" w14:textId="77777777" w:rsidTr="00BF17B0">
        <w:trPr>
          <w:ins w:id="2643" w:author="Laura Viignola" w:date="2017-07-10T16:58:00Z"/>
        </w:trPr>
        <w:tc>
          <w:tcPr>
            <w:tcW w:w="22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F13D1B5" w14:textId="77777777" w:rsidR="00BF17B0" w:rsidRPr="005549E1" w:rsidRDefault="00BF17B0" w:rsidP="00BF17B0">
            <w:pPr>
              <w:rPr>
                <w:ins w:id="2644" w:author="Laura Viignola" w:date="2017-07-10T16:58:00Z"/>
                <w:rFonts w:ascii="Arial" w:hAnsi="Arial" w:cs="Arial"/>
                <w:lang w:val="it-IT"/>
              </w:rPr>
            </w:pPr>
            <w:ins w:id="2645" w:author="Laura Viignola" w:date="2017-07-10T16:58:00Z">
              <w:r w:rsidRPr="005549E1">
                <w:rPr>
                  <w:rFonts w:ascii="Arial" w:eastAsia="Calibri" w:hAnsi="Arial" w:cs="Arial"/>
                  <w:lang w:val="it-IT"/>
                </w:rPr>
                <w:t>AGE</w:t>
              </w:r>
            </w:ins>
          </w:p>
        </w:tc>
        <w:tc>
          <w:tcPr>
            <w:tcW w:w="8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6611053" w14:textId="77777777" w:rsidR="00BF17B0" w:rsidRPr="005549E1" w:rsidRDefault="00BF17B0" w:rsidP="00BF17B0">
            <w:pPr>
              <w:rPr>
                <w:ins w:id="2646" w:author="Laura Viignola" w:date="2017-07-10T16:58:00Z"/>
                <w:rFonts w:ascii="Arial" w:hAnsi="Arial" w:cs="Arial"/>
                <w:lang w:val="it-IT"/>
              </w:rPr>
            </w:pPr>
            <w:ins w:id="2647" w:author="Laura Viignola" w:date="2017-07-10T16:58:00Z">
              <w:r w:rsidRPr="005549E1">
                <w:rPr>
                  <w:rFonts w:ascii="Arial" w:eastAsia="Calibri" w:hAnsi="Arial" w:cs="Arial"/>
                  <w:lang w:val="it-IT"/>
                </w:rPr>
                <w:t>TIME</w:t>
              </w:r>
            </w:ins>
          </w:p>
        </w:tc>
        <w:tc>
          <w:tcPr>
            <w:tcW w:w="9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34BC3EDB" w14:textId="77777777" w:rsidR="00BF17B0" w:rsidRPr="005549E1" w:rsidRDefault="00BF17B0" w:rsidP="00BF17B0">
            <w:pPr>
              <w:rPr>
                <w:ins w:id="2648" w:author="Laura Viignola" w:date="2017-07-10T16:58:00Z"/>
                <w:rFonts w:ascii="Arial" w:hAnsi="Arial" w:cs="Arial"/>
                <w:lang w:val="it-IT"/>
              </w:rPr>
            </w:pPr>
            <w:ins w:id="2649" w:author="Laura Viignola" w:date="2017-07-10T16:58:00Z">
              <w:r w:rsidRPr="005549E1">
                <w:rPr>
                  <w:rFonts w:ascii="Arial" w:eastAsia="Calibri" w:hAnsi="Arial" w:cs="Arial"/>
                  <w:lang w:val="it-IT"/>
                </w:rPr>
                <w:t>GEO</w:t>
              </w:r>
            </w:ins>
          </w:p>
        </w:tc>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34C43751" w14:textId="77777777" w:rsidR="00BF17B0" w:rsidRPr="005549E1" w:rsidRDefault="00BF17B0" w:rsidP="00BF17B0">
            <w:pPr>
              <w:rPr>
                <w:ins w:id="2650" w:author="Laura Viignola" w:date="2017-07-10T16:58:00Z"/>
                <w:rFonts w:ascii="Arial" w:hAnsi="Arial" w:cs="Arial"/>
                <w:lang w:val="it-IT"/>
              </w:rPr>
            </w:pPr>
            <w:ins w:id="2651" w:author="Laura Viignola" w:date="2017-07-10T16:58:00Z">
              <w:r w:rsidRPr="005549E1">
                <w:rPr>
                  <w:rFonts w:ascii="Arial" w:eastAsia="Calibri" w:hAnsi="Arial" w:cs="Arial"/>
                  <w:lang w:val="it-IT"/>
                </w:rPr>
                <w:t>SEX</w:t>
              </w:r>
            </w:ins>
          </w:p>
        </w:tc>
        <w:tc>
          <w:tcPr>
            <w:tcW w:w="246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668AFD82" w14:textId="77777777" w:rsidR="00BF17B0" w:rsidRPr="005549E1" w:rsidRDefault="00BF17B0" w:rsidP="00BF17B0">
            <w:pPr>
              <w:rPr>
                <w:ins w:id="2652" w:author="Laura Viignola" w:date="2017-07-10T16:58:00Z"/>
                <w:rFonts w:ascii="Arial" w:hAnsi="Arial" w:cs="Arial"/>
                <w:lang w:val="it-IT"/>
              </w:rPr>
            </w:pPr>
            <w:ins w:id="2653" w:author="Laura Viignola" w:date="2017-07-10T16:58:00Z">
              <w:r w:rsidRPr="005549E1">
                <w:rPr>
                  <w:rFonts w:ascii="Arial" w:eastAsia="Calibri" w:hAnsi="Arial" w:cs="Arial"/>
                  <w:lang w:val="it-IT"/>
                </w:rPr>
                <w:t>YOUTH_UNEMPLOYMENT</w:t>
              </w:r>
            </w:ins>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7D2C5152" w14:textId="77777777" w:rsidR="00BF17B0" w:rsidRPr="005549E1" w:rsidRDefault="00BF17B0" w:rsidP="00BF17B0">
            <w:pPr>
              <w:rPr>
                <w:ins w:id="2654" w:author="Laura Viignola" w:date="2017-07-10T16:58:00Z"/>
                <w:rFonts w:ascii="Arial" w:hAnsi="Arial" w:cs="Arial"/>
                <w:lang w:val="it-IT"/>
              </w:rPr>
            </w:pPr>
            <w:ins w:id="2655" w:author="Laura Viignola" w:date="2017-07-10T16:58:00Z">
              <w:r w:rsidRPr="005549E1">
                <w:rPr>
                  <w:rFonts w:ascii="Arial" w:eastAsia="Calibri" w:hAnsi="Arial" w:cs="Arial"/>
                  <w:lang w:val="it-IT"/>
                </w:rPr>
                <w:t>UNEMPLOYMENT</w:t>
              </w:r>
            </w:ins>
          </w:p>
        </w:tc>
      </w:tr>
      <w:tr w:rsidR="00BF17B0" w14:paraId="0E7F7730" w14:textId="77777777" w:rsidTr="00BF17B0">
        <w:trPr>
          <w:ins w:id="2656"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FC32333" w14:textId="77777777" w:rsidR="00BF17B0" w:rsidRDefault="00BF17B0" w:rsidP="00BF17B0">
            <w:pPr>
              <w:rPr>
                <w:ins w:id="2657" w:author="Laura Viignola" w:date="2017-07-10T16:58:00Z"/>
                <w:lang w:val="it-IT"/>
              </w:rPr>
            </w:pPr>
            <w:ins w:id="2658"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C2A1DEB" w14:textId="77777777" w:rsidR="00BF17B0" w:rsidRDefault="00BF17B0" w:rsidP="00BF17B0">
            <w:pPr>
              <w:rPr>
                <w:ins w:id="2659" w:author="Laura Viignola" w:date="2017-07-10T16:58:00Z"/>
                <w:lang w:val="it-IT"/>
              </w:rPr>
            </w:pPr>
            <w:ins w:id="2660" w:author="Laura Viignola" w:date="2017-07-10T16:58:00Z">
              <w:r>
                <w:rPr>
                  <w:rFonts w:ascii="Calibri" w:eastAsia="Calibri" w:hAnsi="Calibri" w:cs="Calibri"/>
                  <w:lang w:val="it-IT"/>
                </w:rPr>
                <w:t>2011</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6CA714D" w14:textId="77777777" w:rsidR="00BF17B0" w:rsidRDefault="00BF17B0" w:rsidP="00BF17B0">
            <w:pPr>
              <w:rPr>
                <w:ins w:id="2661" w:author="Laura Viignola" w:date="2017-07-10T16:58:00Z"/>
                <w:lang w:val="it-IT"/>
              </w:rPr>
            </w:pPr>
            <w:ins w:id="2662" w:author="Laura Viignola" w:date="2017-07-10T16:58:00Z">
              <w:r>
                <w:rPr>
                  <w:rFonts w:ascii="Calibri" w:eastAsia="Calibri" w:hAnsi="Calibri" w:cs="Calibri"/>
                  <w:lang w:val="it-IT"/>
                </w:rPr>
                <w:t>Germany</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F6961E6" w14:textId="77777777" w:rsidR="00BF17B0" w:rsidRDefault="00BF17B0" w:rsidP="00BF17B0">
            <w:pPr>
              <w:rPr>
                <w:ins w:id="2663" w:author="Laura Viignola" w:date="2017-07-10T16:58:00Z"/>
                <w:lang w:val="it-IT"/>
              </w:rPr>
            </w:pPr>
            <w:ins w:id="2664"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8DDA6F9" w14:textId="77777777" w:rsidR="00BF17B0" w:rsidRDefault="00BF17B0" w:rsidP="00BF17B0">
            <w:pPr>
              <w:jc w:val="right"/>
              <w:rPr>
                <w:ins w:id="2665" w:author="Laura Viignola" w:date="2017-07-10T16:58:00Z"/>
                <w:lang w:val="it-IT"/>
              </w:rPr>
            </w:pPr>
            <w:ins w:id="2666" w:author="Laura Viignola" w:date="2017-07-10T16:58:00Z">
              <w:r>
                <w:rPr>
                  <w:rFonts w:ascii="Calibri" w:eastAsia="Calibri" w:hAnsi="Calibri" w:cs="Calibri"/>
                  <w:lang w:val="it-IT"/>
                </w:rPr>
                <w:t>8</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A5B6005" w14:textId="77777777" w:rsidR="00BF17B0" w:rsidRDefault="00BF17B0" w:rsidP="00BF17B0">
            <w:pPr>
              <w:jc w:val="right"/>
              <w:rPr>
                <w:ins w:id="2667" w:author="Laura Viignola" w:date="2017-07-10T16:58:00Z"/>
                <w:lang w:val="it-IT"/>
              </w:rPr>
            </w:pPr>
            <w:ins w:id="2668" w:author="Laura Viignola" w:date="2017-07-10T16:58:00Z">
              <w:r>
                <w:rPr>
                  <w:rFonts w:ascii="Calibri" w:eastAsia="Calibri" w:hAnsi="Calibri" w:cs="Calibri"/>
                  <w:lang w:val="it-IT"/>
                </w:rPr>
                <w:t>5.9</w:t>
              </w:r>
            </w:ins>
          </w:p>
        </w:tc>
      </w:tr>
      <w:tr w:rsidR="00BF17B0" w14:paraId="4C778981" w14:textId="77777777" w:rsidTr="00BF17B0">
        <w:trPr>
          <w:ins w:id="2669"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B0C17F8" w14:textId="77777777" w:rsidR="00BF17B0" w:rsidRDefault="00BF17B0" w:rsidP="00BF17B0">
            <w:pPr>
              <w:rPr>
                <w:ins w:id="2670" w:author="Laura Viignola" w:date="2017-07-10T16:58:00Z"/>
                <w:lang w:val="it-IT"/>
              </w:rPr>
            </w:pPr>
            <w:ins w:id="2671"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A007364" w14:textId="77777777" w:rsidR="00BF17B0" w:rsidRDefault="00BF17B0" w:rsidP="00BF17B0">
            <w:pPr>
              <w:rPr>
                <w:ins w:id="2672" w:author="Laura Viignola" w:date="2017-07-10T16:58:00Z"/>
                <w:lang w:val="it-IT"/>
              </w:rPr>
            </w:pPr>
            <w:ins w:id="2673" w:author="Laura Viignola" w:date="2017-07-10T16:58:00Z">
              <w:r>
                <w:rPr>
                  <w:rFonts w:ascii="Calibri" w:eastAsia="Calibri" w:hAnsi="Calibri" w:cs="Calibri"/>
                  <w:lang w:val="it-IT"/>
                </w:rPr>
                <w:t>2012</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E578530" w14:textId="77777777" w:rsidR="00BF17B0" w:rsidRDefault="00BF17B0" w:rsidP="00BF17B0">
            <w:pPr>
              <w:rPr>
                <w:ins w:id="2674" w:author="Laura Viignola" w:date="2017-07-10T16:58:00Z"/>
                <w:lang w:val="it-IT"/>
              </w:rPr>
            </w:pPr>
            <w:ins w:id="2675" w:author="Laura Viignola" w:date="2017-07-10T16:58:00Z">
              <w:r>
                <w:rPr>
                  <w:rFonts w:ascii="Calibri" w:eastAsia="Calibri" w:hAnsi="Calibri" w:cs="Calibri"/>
                  <w:lang w:val="it-IT"/>
                </w:rPr>
                <w:t>Germany</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E9D75AE" w14:textId="77777777" w:rsidR="00BF17B0" w:rsidRDefault="00BF17B0" w:rsidP="00BF17B0">
            <w:pPr>
              <w:rPr>
                <w:ins w:id="2676" w:author="Laura Viignola" w:date="2017-07-10T16:58:00Z"/>
                <w:lang w:val="it-IT"/>
              </w:rPr>
            </w:pPr>
            <w:ins w:id="2677"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9B855C5" w14:textId="77777777" w:rsidR="00BF17B0" w:rsidRPr="00857F38" w:rsidRDefault="00BF17B0" w:rsidP="00BF17B0">
            <w:pPr>
              <w:jc w:val="right"/>
              <w:rPr>
                <w:ins w:id="2678" w:author="Laura Viignola" w:date="2017-07-10T16:58:00Z"/>
                <w:rFonts w:asciiTheme="minorHAnsi" w:hAnsiTheme="minorHAnsi"/>
                <w:lang w:val="it-IT"/>
              </w:rPr>
            </w:pPr>
            <w:ins w:id="2679" w:author="Laura Viignola" w:date="2017-07-10T16:58:00Z">
              <w:r w:rsidRPr="00857F38">
                <w:rPr>
                  <w:rFonts w:asciiTheme="minorHAnsi" w:hAnsiTheme="minorHAnsi"/>
                  <w:lang w:val="it-IT"/>
                </w:rPr>
                <w:t>8</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FBF644B" w14:textId="77777777" w:rsidR="00BF17B0" w:rsidRDefault="00BF17B0" w:rsidP="00BF17B0">
            <w:pPr>
              <w:jc w:val="right"/>
              <w:rPr>
                <w:ins w:id="2680" w:author="Laura Viignola" w:date="2017-07-10T16:58:00Z"/>
                <w:lang w:val="it-IT"/>
              </w:rPr>
            </w:pPr>
            <w:ins w:id="2681" w:author="Laura Viignola" w:date="2017-07-10T16:58:00Z">
              <w:r>
                <w:rPr>
                  <w:rFonts w:ascii="Calibri" w:eastAsia="Calibri" w:hAnsi="Calibri" w:cs="Calibri"/>
                  <w:lang w:val="it-IT"/>
                </w:rPr>
                <w:t>5.5</w:t>
              </w:r>
            </w:ins>
          </w:p>
        </w:tc>
      </w:tr>
      <w:tr w:rsidR="00BF17B0" w14:paraId="15A3FEFE" w14:textId="77777777" w:rsidTr="00BF17B0">
        <w:trPr>
          <w:ins w:id="2682"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0E30829" w14:textId="77777777" w:rsidR="00BF17B0" w:rsidRDefault="00BF17B0" w:rsidP="00BF17B0">
            <w:pPr>
              <w:rPr>
                <w:ins w:id="2683" w:author="Laura Viignola" w:date="2017-07-10T16:58:00Z"/>
                <w:lang w:val="it-IT"/>
              </w:rPr>
            </w:pPr>
            <w:ins w:id="2684"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0BCCEC2" w14:textId="77777777" w:rsidR="00BF17B0" w:rsidRDefault="00BF17B0" w:rsidP="00BF17B0">
            <w:pPr>
              <w:rPr>
                <w:ins w:id="2685" w:author="Laura Viignola" w:date="2017-07-10T16:58:00Z"/>
                <w:lang w:val="it-IT"/>
              </w:rPr>
            </w:pPr>
            <w:ins w:id="2686" w:author="Laura Viignola" w:date="2017-07-10T16:58:00Z">
              <w:r>
                <w:rPr>
                  <w:rFonts w:ascii="Calibri" w:eastAsia="Calibri" w:hAnsi="Calibri" w:cs="Calibri"/>
                  <w:lang w:val="it-IT"/>
                </w:rPr>
                <w:t>2011</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654B55B" w14:textId="77777777" w:rsidR="00BF17B0" w:rsidRDefault="00BF17B0" w:rsidP="00BF17B0">
            <w:pPr>
              <w:rPr>
                <w:ins w:id="2687" w:author="Laura Viignola" w:date="2017-07-10T16:58:00Z"/>
                <w:lang w:val="it-IT"/>
              </w:rPr>
            </w:pPr>
            <w:ins w:id="2688" w:author="Laura Viignola" w:date="2017-07-10T16:58:00Z">
              <w:r>
                <w:rPr>
                  <w:rFonts w:ascii="Calibri" w:eastAsia="Calibri" w:hAnsi="Calibri" w:cs="Calibri"/>
                  <w:lang w:val="it-IT"/>
                </w:rPr>
                <w:t>Greece</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ABE2579" w14:textId="77777777" w:rsidR="00BF17B0" w:rsidRDefault="00BF17B0" w:rsidP="00BF17B0">
            <w:pPr>
              <w:rPr>
                <w:ins w:id="2689" w:author="Laura Viignola" w:date="2017-07-10T16:58:00Z"/>
                <w:lang w:val="it-IT"/>
              </w:rPr>
            </w:pPr>
            <w:ins w:id="2690"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BB05C64" w14:textId="77777777" w:rsidR="00BF17B0" w:rsidRDefault="00BF17B0" w:rsidP="00BF17B0">
            <w:pPr>
              <w:jc w:val="right"/>
              <w:rPr>
                <w:ins w:id="2691" w:author="Laura Viignola" w:date="2017-07-10T16:58:00Z"/>
                <w:lang w:val="it-IT"/>
              </w:rPr>
            </w:pPr>
            <w:ins w:id="2692" w:author="Laura Viignola" w:date="2017-07-10T16:58:00Z">
              <w:r>
                <w:rPr>
                  <w:rFonts w:ascii="Calibri" w:eastAsia="Calibri" w:hAnsi="Calibri" w:cs="Calibri"/>
                  <w:lang w:val="it-IT"/>
                </w:rPr>
                <w:t>34</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7D51C1B" w14:textId="77777777" w:rsidR="00BF17B0" w:rsidRDefault="00BF17B0" w:rsidP="00BF17B0">
            <w:pPr>
              <w:jc w:val="right"/>
              <w:rPr>
                <w:ins w:id="2693" w:author="Laura Viignola" w:date="2017-07-10T16:58:00Z"/>
                <w:lang w:val="it-IT"/>
              </w:rPr>
            </w:pPr>
            <w:ins w:id="2694" w:author="Laura Viignola" w:date="2017-07-10T16:58:00Z">
              <w:r>
                <w:rPr>
                  <w:rFonts w:ascii="Calibri" w:eastAsia="Calibri" w:hAnsi="Calibri" w:cs="Calibri"/>
                  <w:lang w:val="it-IT"/>
                </w:rPr>
                <w:t>17.7</w:t>
              </w:r>
            </w:ins>
          </w:p>
        </w:tc>
      </w:tr>
      <w:tr w:rsidR="00BF17B0" w14:paraId="289B880B" w14:textId="77777777" w:rsidTr="00BF17B0">
        <w:trPr>
          <w:ins w:id="2695"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F7A1F2E" w14:textId="77777777" w:rsidR="00BF17B0" w:rsidRDefault="00BF17B0" w:rsidP="00BF17B0">
            <w:pPr>
              <w:rPr>
                <w:ins w:id="2696" w:author="Laura Viignola" w:date="2017-07-10T16:58:00Z"/>
                <w:lang w:val="it-IT"/>
              </w:rPr>
            </w:pPr>
            <w:ins w:id="2697"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B0AF770" w14:textId="77777777" w:rsidR="00BF17B0" w:rsidRDefault="00BF17B0" w:rsidP="00BF17B0">
            <w:pPr>
              <w:rPr>
                <w:ins w:id="2698" w:author="Laura Viignola" w:date="2017-07-10T16:58:00Z"/>
                <w:lang w:val="it-IT"/>
              </w:rPr>
            </w:pPr>
            <w:ins w:id="2699" w:author="Laura Viignola" w:date="2017-07-10T16:58:00Z">
              <w:r>
                <w:rPr>
                  <w:rFonts w:ascii="Calibri" w:eastAsia="Calibri" w:hAnsi="Calibri" w:cs="Calibri"/>
                  <w:lang w:val="it-IT"/>
                </w:rPr>
                <w:t>2012</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EC3415B" w14:textId="77777777" w:rsidR="00BF17B0" w:rsidRDefault="00BF17B0" w:rsidP="00BF17B0">
            <w:pPr>
              <w:rPr>
                <w:ins w:id="2700" w:author="Laura Viignola" w:date="2017-07-10T16:58:00Z"/>
                <w:lang w:val="it-IT"/>
              </w:rPr>
            </w:pPr>
            <w:ins w:id="2701" w:author="Laura Viignola" w:date="2017-07-10T16:58:00Z">
              <w:r>
                <w:rPr>
                  <w:rFonts w:ascii="Calibri" w:eastAsia="Calibri" w:hAnsi="Calibri" w:cs="Calibri"/>
                  <w:lang w:val="it-IT"/>
                </w:rPr>
                <w:t>Greece</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3AF0657" w14:textId="77777777" w:rsidR="00BF17B0" w:rsidRDefault="00BF17B0" w:rsidP="00BF17B0">
            <w:pPr>
              <w:rPr>
                <w:ins w:id="2702" w:author="Laura Viignola" w:date="2017-07-10T16:58:00Z"/>
                <w:lang w:val="it-IT"/>
              </w:rPr>
            </w:pPr>
            <w:ins w:id="2703"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C931FFC" w14:textId="77777777" w:rsidR="00BF17B0" w:rsidRDefault="00BF17B0" w:rsidP="00BF17B0">
            <w:pPr>
              <w:jc w:val="right"/>
              <w:rPr>
                <w:ins w:id="2704" w:author="Laura Viignola" w:date="2017-07-10T16:58:00Z"/>
                <w:lang w:val="it-IT"/>
              </w:rPr>
            </w:pPr>
            <w:ins w:id="2705" w:author="Laura Viignola" w:date="2017-07-10T16:58:00Z">
              <w:r>
                <w:rPr>
                  <w:rFonts w:ascii="Calibri" w:eastAsia="Calibri" w:hAnsi="Calibri" w:cs="Calibri"/>
                  <w:lang w:val="it-IT"/>
                </w:rPr>
                <w:t>43</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33EBB12" w14:textId="77777777" w:rsidR="00BF17B0" w:rsidRDefault="00BF17B0" w:rsidP="00BF17B0">
            <w:pPr>
              <w:jc w:val="right"/>
              <w:rPr>
                <w:ins w:id="2706" w:author="Laura Viignola" w:date="2017-07-10T16:58:00Z"/>
                <w:lang w:val="it-IT"/>
              </w:rPr>
            </w:pPr>
            <w:ins w:id="2707" w:author="Laura Viignola" w:date="2017-07-10T16:58:00Z">
              <w:r>
                <w:rPr>
                  <w:rFonts w:ascii="Calibri" w:eastAsia="Calibri" w:hAnsi="Calibri" w:cs="Calibri"/>
                  <w:lang w:val="it-IT"/>
                </w:rPr>
                <w:t>24.3</w:t>
              </w:r>
            </w:ins>
          </w:p>
        </w:tc>
      </w:tr>
    </w:tbl>
    <w:p w14:paraId="71BED40D" w14:textId="77777777" w:rsidR="00BF17B0" w:rsidRDefault="00BF17B0" w:rsidP="00BF17B0">
      <w:pPr>
        <w:rPr>
          <w:ins w:id="2708" w:author="Laura Viignola" w:date="2017-07-10T16:58:00Z"/>
          <w:rFonts w:eastAsia="Trebuchet MS"/>
        </w:rPr>
      </w:pPr>
    </w:p>
    <w:p w14:paraId="40D9F08E" w14:textId="77777777" w:rsidR="00BF17B0" w:rsidRDefault="00BF17B0" w:rsidP="00BF17B0">
      <w:pPr>
        <w:rPr>
          <w:ins w:id="2709" w:author="Laura Viignola" w:date="2017-07-10T16:58:00Z"/>
          <w:rFonts w:eastAsia="Trebuchet MS"/>
        </w:rPr>
      </w:pPr>
    </w:p>
    <w:p w14:paraId="03EE5EEB" w14:textId="77777777" w:rsidR="00BF17B0" w:rsidRPr="000E3547" w:rsidRDefault="00BF17B0" w:rsidP="00BF17B0">
      <w:pPr>
        <w:pStyle w:val="Stile3"/>
        <w:rPr>
          <w:ins w:id="2710" w:author="Laura Viignola" w:date="2017-07-10T16:58:00Z"/>
          <w:lang w:val="it-IT"/>
        </w:rPr>
      </w:pPr>
      <w:ins w:id="2711" w:author="Laura Viignola" w:date="2017-07-10T16:58:00Z">
        <w:r>
          <w:t>floor</w:t>
        </w:r>
      </w:ins>
    </w:p>
    <w:p w14:paraId="6ABBFCFD" w14:textId="77777777" w:rsidR="00BF17B0" w:rsidRDefault="00BF17B0" w:rsidP="00BF17B0">
      <w:pPr>
        <w:rPr>
          <w:ins w:id="2712" w:author="Laura Viignola" w:date="2017-07-10T16:58:00Z"/>
          <w:rFonts w:ascii="Cambria" w:eastAsia="Calibri" w:hAnsi="Cambria" w:cs="Calibri"/>
          <w:i/>
          <w:color w:val="5B9BD5"/>
        </w:rPr>
      </w:pPr>
      <w:ins w:id="2713"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ins>
    </w:p>
    <w:p w14:paraId="48E568C6" w14:textId="77777777" w:rsidR="00BF17B0" w:rsidRPr="0075768B" w:rsidRDefault="00BF17B0" w:rsidP="00BF17B0">
      <w:pPr>
        <w:ind w:left="1416"/>
        <w:rPr>
          <w:ins w:id="2714" w:author="Laura Viignola" w:date="2017-07-10T16:58:00Z"/>
          <w:rFonts w:ascii="Arial" w:eastAsia="Calibri" w:hAnsi="Arial" w:cs="Arial"/>
          <w:b/>
        </w:rPr>
      </w:pPr>
      <w:ins w:id="2715" w:author="Laura Viignola" w:date="2017-07-10T16:58:00Z">
        <w:r w:rsidRPr="005549E1">
          <w:rPr>
            <w:rFonts w:ascii="Arial" w:eastAsia="Calibri" w:hAnsi="Arial" w:cs="Arial"/>
            <w:b/>
            <w:color w:val="auto"/>
          </w:rPr>
          <w:t>floor</w:t>
        </w:r>
        <w:r>
          <w:rPr>
            <w:rFonts w:ascii="Arial" w:eastAsia="Calibri" w:hAnsi="Arial" w:cs="Arial"/>
            <w:color w:val="auto"/>
          </w:rPr>
          <w:t>(op)</w:t>
        </w:r>
      </w:ins>
    </w:p>
    <w:p w14:paraId="23F15F3B" w14:textId="77777777" w:rsidR="00BF17B0" w:rsidRDefault="00BF17B0" w:rsidP="00BF17B0">
      <w:pPr>
        <w:ind w:left="360"/>
        <w:rPr>
          <w:ins w:id="2716" w:author="Laura Viignola" w:date="2017-07-10T16:58:00Z"/>
          <w:rFonts w:ascii="Cambria" w:eastAsia="Calibri" w:hAnsi="Cambria" w:cs="Calibri"/>
          <w:color w:val="5B9BD5"/>
        </w:rPr>
      </w:pPr>
    </w:p>
    <w:p w14:paraId="7DDF121A" w14:textId="77777777" w:rsidR="00BF17B0" w:rsidRPr="005961DD" w:rsidRDefault="00BF17B0" w:rsidP="00BF17B0">
      <w:pPr>
        <w:rPr>
          <w:ins w:id="2717" w:author="Laura Viignola" w:date="2017-07-10T16:58:00Z"/>
          <w:rFonts w:ascii="Cambria" w:eastAsia="Calibri" w:hAnsi="Cambria" w:cs="Calibri"/>
          <w:i/>
          <w:color w:val="5B9BD5"/>
        </w:rPr>
      </w:pPr>
      <w:ins w:id="2718"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71C66E12" w14:textId="77777777" w:rsidR="00BF17B0" w:rsidRDefault="00BF17B0" w:rsidP="00BF17B0">
      <w:pPr>
        <w:rPr>
          <w:ins w:id="2719" w:author="Laura Viignola" w:date="2017-07-10T16:58:00Z"/>
          <w:rFonts w:ascii="Cambria" w:eastAsia="Calibri" w:hAnsi="Cambria" w:cs="Calibri"/>
          <w:color w:val="5B9BD5"/>
        </w:rPr>
      </w:pPr>
      <w:ins w:id="2720" w:author="Laura Viignola" w:date="2017-07-10T16:58:00Z">
        <w:r>
          <w:rPr>
            <w:rFonts w:ascii="Arial" w:eastAsia="Calibri" w:hAnsi="Arial" w:cs="Arial"/>
            <w:color w:val="auto"/>
          </w:rPr>
          <w:t>o</w:t>
        </w:r>
        <w:r w:rsidRPr="0075768B">
          <w:rPr>
            <w:rFonts w:ascii="Arial" w:eastAsia="Calibri" w:hAnsi="Arial" w:cs="Arial"/>
            <w:color w:val="auto"/>
          </w:rPr>
          <w:t>p</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operand</w:t>
        </w:r>
      </w:ins>
    </w:p>
    <w:p w14:paraId="6479A7D7" w14:textId="77777777" w:rsidR="00BF17B0" w:rsidRDefault="00BF17B0" w:rsidP="00BF17B0">
      <w:pPr>
        <w:rPr>
          <w:ins w:id="2721" w:author="Laura Viignola" w:date="2017-07-10T16:58:00Z"/>
          <w:rFonts w:ascii="Cambria" w:eastAsia="Calibri" w:hAnsi="Cambria" w:cs="Calibri"/>
          <w:color w:val="5B9BD5"/>
        </w:rPr>
      </w:pPr>
    </w:p>
    <w:p w14:paraId="2A28D453" w14:textId="77777777" w:rsidR="00BF17B0" w:rsidRDefault="00BF17B0" w:rsidP="00BF17B0">
      <w:pPr>
        <w:rPr>
          <w:ins w:id="2722" w:author="Laura Viignola" w:date="2017-07-10T16:58:00Z"/>
          <w:rFonts w:ascii="Cambria" w:eastAsia="Calibri" w:hAnsi="Cambria" w:cs="Calibri"/>
          <w:i/>
          <w:color w:val="5B9BD5"/>
        </w:rPr>
      </w:pPr>
      <w:ins w:id="2723"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7B66393C" w14:textId="77777777" w:rsidR="00BF17B0" w:rsidRDefault="00BF17B0" w:rsidP="00BF17B0">
      <w:pPr>
        <w:rPr>
          <w:ins w:id="2724" w:author="Laura Viignola" w:date="2017-07-10T16:58:00Z"/>
          <w:rFonts w:ascii="Arial" w:eastAsia="Calibri" w:hAnsi="Arial" w:cs="Arial"/>
        </w:rPr>
      </w:pPr>
      <w:ins w:id="2725" w:author="Laura Viignola" w:date="2017-07-10T16:58:00Z">
        <w:r w:rsidRPr="005549E1">
          <w:rPr>
            <w:rFonts w:ascii="Arial" w:eastAsia="Calibri" w:hAnsi="Arial" w:cs="Arial"/>
          </w:rPr>
          <w:t>floor</w:t>
        </w:r>
        <w:r>
          <w:rPr>
            <w:rFonts w:ascii="Arial" w:eastAsia="Calibri" w:hAnsi="Arial" w:cs="Arial"/>
          </w:rPr>
          <w:t>(DS_1)</w:t>
        </w:r>
      </w:ins>
    </w:p>
    <w:p w14:paraId="1BAE9EC5" w14:textId="77777777" w:rsidR="00BF17B0" w:rsidRPr="0075768B" w:rsidRDefault="00BF17B0" w:rsidP="00BF17B0">
      <w:pPr>
        <w:rPr>
          <w:ins w:id="2726" w:author="Laura Viignola" w:date="2017-07-10T16:58:00Z"/>
          <w:rFonts w:ascii="Arial" w:eastAsia="Calibri" w:hAnsi="Arial" w:cs="Arial"/>
        </w:rPr>
      </w:pPr>
      <w:ins w:id="2727" w:author="Laura Viignola" w:date="2017-07-10T16:58:00Z">
        <w:r w:rsidRPr="005549E1">
          <w:rPr>
            <w:rFonts w:ascii="Arial" w:eastAsia="Calibri" w:hAnsi="Arial" w:cs="Arial"/>
          </w:rPr>
          <w:t>floor</w:t>
        </w:r>
        <w:r>
          <w:rPr>
            <w:rFonts w:ascii="Arial" w:eastAsia="Calibri" w:hAnsi="Arial" w:cs="Arial"/>
          </w:rPr>
          <w:t>(3.14159)</w:t>
        </w:r>
      </w:ins>
    </w:p>
    <w:p w14:paraId="150DBBAB" w14:textId="77777777" w:rsidR="00BF17B0" w:rsidRPr="00930AA3" w:rsidRDefault="00BF17B0" w:rsidP="00BF17B0">
      <w:pPr>
        <w:rPr>
          <w:ins w:id="2728" w:author="Laura Viignola" w:date="2017-07-10T16:58:00Z"/>
          <w:rFonts w:ascii="Cambria" w:eastAsia="Calibri" w:hAnsi="Cambria" w:cs="Calibri"/>
          <w:color w:val="5B9BD5"/>
        </w:rPr>
      </w:pPr>
    </w:p>
    <w:p w14:paraId="4AE54944" w14:textId="77777777" w:rsidR="00BF17B0" w:rsidRDefault="00BF17B0" w:rsidP="00BF17B0">
      <w:pPr>
        <w:rPr>
          <w:ins w:id="2729" w:author="Laura Viignola" w:date="2017-07-10T16:58:00Z"/>
          <w:rFonts w:ascii="Cambria" w:eastAsia="Calibri" w:hAnsi="Cambria" w:cs="Calibri"/>
          <w:i/>
          <w:color w:val="5B9BD5"/>
        </w:rPr>
      </w:pPr>
      <w:ins w:id="2730" w:author="Laura Viignola" w:date="2017-07-10T16:58:00Z">
        <w:r>
          <w:rPr>
            <w:rFonts w:ascii="Cambria" w:eastAsia="Calibri" w:hAnsi="Cambria" w:cs="Calibri"/>
            <w:i/>
            <w:color w:val="5B9BD5"/>
          </w:rPr>
          <w:t>Semantic for scalar operations</w:t>
        </w:r>
      </w:ins>
    </w:p>
    <w:p w14:paraId="59388DBE" w14:textId="77777777" w:rsidR="00BF17B0" w:rsidRDefault="00BF17B0" w:rsidP="00BF17B0">
      <w:pPr>
        <w:jc w:val="both"/>
        <w:rPr>
          <w:ins w:id="2731" w:author="Laura Viignola" w:date="2017-07-10T16:58:00Z"/>
        </w:rPr>
      </w:pPr>
      <w:ins w:id="2732" w:author="Laura Viignola" w:date="2017-07-10T16:58:00Z">
        <w:r>
          <w:t>The operator floor r</w:t>
        </w:r>
        <w:r w:rsidRPr="0045574F">
          <w:t xml:space="preserve">eturns </w:t>
        </w:r>
        <w:r w:rsidRPr="00857F38">
          <w:t>the greater integer which is smaller or equal than</w:t>
        </w:r>
        <w:r>
          <w:t xml:space="preserve"> </w:t>
        </w:r>
        <w:r w:rsidRPr="0045574F">
          <w:rPr>
            <w:i/>
          </w:rPr>
          <w:t>op</w:t>
        </w:r>
        <w:r>
          <w:t>.</w:t>
        </w:r>
      </w:ins>
    </w:p>
    <w:p w14:paraId="69A29C45" w14:textId="77777777" w:rsidR="00BF17B0" w:rsidRPr="00CF4A4F" w:rsidRDefault="00BF17B0" w:rsidP="00BF17B0">
      <w:pPr>
        <w:jc w:val="both"/>
        <w:rPr>
          <w:ins w:id="2733" w:author="Laura Viignola" w:date="2017-07-10T16:58:00Z"/>
          <w:rFonts w:ascii="Cambria" w:eastAsia="Calibri" w:hAnsi="Cambria" w:cs="Calibri"/>
        </w:rPr>
      </w:pPr>
    </w:p>
    <w:p w14:paraId="1E51F2A3" w14:textId="77777777" w:rsidR="00BF17B0" w:rsidRDefault="00BF17B0" w:rsidP="00BF17B0">
      <w:pPr>
        <w:jc w:val="both"/>
        <w:rPr>
          <w:ins w:id="2734" w:author="Laura Viignola" w:date="2017-07-10T16:58:00Z"/>
          <w:rFonts w:ascii="Cambria" w:eastAsia="Calibri" w:hAnsi="Cambria" w:cs="Calibri"/>
        </w:rPr>
      </w:pPr>
      <w:ins w:id="2735" w:author="Laura Viignola" w:date="2017-07-10T16:58:00Z">
        <w:r>
          <w:rPr>
            <w:rFonts w:ascii="Cambria" w:eastAsia="Calibri" w:hAnsi="Cambria" w:cs="Calibri"/>
          </w:rPr>
          <w:t xml:space="preserve">Examples: </w:t>
        </w:r>
      </w:ins>
    </w:p>
    <w:p w14:paraId="48D61C73" w14:textId="77777777" w:rsidR="00BF17B0" w:rsidRDefault="00BF17B0" w:rsidP="00BF17B0">
      <w:pPr>
        <w:ind w:left="360"/>
        <w:jc w:val="both"/>
        <w:rPr>
          <w:ins w:id="2736" w:author="Laura Viignola" w:date="2017-07-10T16:58:00Z"/>
          <w:rFonts w:ascii="Cambria" w:hAnsi="Cambria"/>
        </w:rPr>
      </w:pPr>
      <w:ins w:id="2737" w:author="Laura Viignola" w:date="2017-07-10T16:58:00Z">
        <w:r w:rsidRPr="005549E1">
          <w:rPr>
            <w:rFonts w:ascii="Arial" w:hAnsi="Arial" w:cs="Arial"/>
            <w:b/>
          </w:rPr>
          <w:t>floor</w:t>
        </w:r>
        <w:r>
          <w:rPr>
            <w:rFonts w:ascii="Arial" w:hAnsi="Arial" w:cs="Arial"/>
          </w:rPr>
          <w:t>(</w:t>
        </w:r>
        <w:r>
          <w:rPr>
            <w:rFonts w:ascii="Arial" w:eastAsia="Calibri" w:hAnsi="Arial" w:cs="Arial"/>
          </w:rPr>
          <w:t>3.14159)</w:t>
        </w:r>
        <w:r>
          <w:rPr>
            <w:rFonts w:ascii="Cambria" w:hAnsi="Cambria"/>
          </w:rPr>
          <w:t xml:space="preserve"> </w:t>
        </w:r>
        <w:r w:rsidRPr="008E7718">
          <w:rPr>
            <w:rFonts w:ascii="Cambria" w:hAnsi="Cambria"/>
          </w:rPr>
          <w:t xml:space="preserve">gives </w:t>
        </w:r>
        <w:r>
          <w:rPr>
            <w:rFonts w:ascii="Cambria" w:hAnsi="Cambria"/>
          </w:rPr>
          <w:t>3</w:t>
        </w:r>
      </w:ins>
    </w:p>
    <w:p w14:paraId="590E3B52" w14:textId="77777777" w:rsidR="00BF17B0" w:rsidRDefault="00BF17B0" w:rsidP="00BF17B0">
      <w:pPr>
        <w:ind w:left="360"/>
        <w:jc w:val="both"/>
        <w:rPr>
          <w:ins w:id="2738" w:author="Laura Viignola" w:date="2017-07-10T16:58:00Z"/>
          <w:rFonts w:ascii="Cambria" w:hAnsi="Cambria"/>
        </w:rPr>
      </w:pPr>
    </w:p>
    <w:p w14:paraId="1206A6F0" w14:textId="77777777" w:rsidR="00BF17B0" w:rsidRDefault="00BF17B0" w:rsidP="00BF17B0">
      <w:pPr>
        <w:rPr>
          <w:ins w:id="2739" w:author="Laura Viignola" w:date="2017-07-10T16:58:00Z"/>
          <w:rFonts w:ascii="Cambria" w:eastAsia="Calibri" w:hAnsi="Cambria" w:cs="Calibri"/>
          <w:i/>
          <w:color w:val="5B9BD5"/>
        </w:rPr>
      </w:pPr>
    </w:p>
    <w:p w14:paraId="243EF91D" w14:textId="77777777" w:rsidR="00BF17B0" w:rsidRDefault="00BF17B0" w:rsidP="00BF17B0">
      <w:pPr>
        <w:rPr>
          <w:ins w:id="2740" w:author="Laura Viignola" w:date="2017-07-10T16:58:00Z"/>
          <w:rFonts w:ascii="Cambria" w:eastAsia="Calibri" w:hAnsi="Cambria" w:cs="Calibri"/>
          <w:i/>
          <w:color w:val="5B9BD5"/>
        </w:rPr>
      </w:pPr>
      <w:ins w:id="2741" w:author="Laura Viignola" w:date="2017-07-10T16:58:00Z">
        <w:r>
          <w:rPr>
            <w:rFonts w:ascii="Cambria" w:eastAsia="Calibri" w:hAnsi="Cambria" w:cs="Calibri"/>
            <w:i/>
            <w:color w:val="5B9BD5"/>
          </w:rPr>
          <w:t>Input Parameters type</w:t>
        </w:r>
        <w:r>
          <w:rPr>
            <w:rFonts w:ascii="Cambria" w:eastAsia="Calibri" w:hAnsi="Cambria" w:cs="Calibri"/>
            <w:i/>
            <w:color w:val="5B9BD5"/>
          </w:rPr>
          <w:tab/>
        </w:r>
      </w:ins>
    </w:p>
    <w:p w14:paraId="1EE7A2A8" w14:textId="77777777" w:rsidR="00BF17B0" w:rsidRDefault="00BF17B0" w:rsidP="00BF17B0">
      <w:pPr>
        <w:rPr>
          <w:ins w:id="2742" w:author="Laura Viignola" w:date="2017-07-10T16:58:00Z"/>
          <w:rFonts w:ascii="Cambria" w:eastAsia="Calibri" w:hAnsi="Cambria" w:cs="Calibri"/>
          <w:i/>
          <w:noProof/>
          <w:color w:val="5B9BD5"/>
          <w:lang w:val="en-US"/>
        </w:rPr>
      </w:pPr>
      <w:ins w:id="2743" w:author="Laura Viignola" w:date="2017-07-10T16:58:00Z">
        <w:r w:rsidRPr="00DA2507">
          <w:rPr>
            <w:rFonts w:ascii="Cambria" w:eastAsia="Calibri" w:hAnsi="Cambria" w:cs="Calibri"/>
            <w:i/>
            <w:noProof/>
            <w:color w:val="5B9BD5"/>
            <w:lang w:val="en-US"/>
          </w:rPr>
          <w:t xml:space="preserve"> </w:t>
        </w:r>
      </w:ins>
    </w:p>
    <w:p w14:paraId="3757C7B2" w14:textId="77777777" w:rsidR="00BF17B0" w:rsidRDefault="00BF17B0" w:rsidP="00BF17B0">
      <w:pPr>
        <w:rPr>
          <w:ins w:id="2744" w:author="Laura Viignola" w:date="2017-07-10T16:58:00Z"/>
          <w:rFonts w:ascii="Cambria" w:eastAsia="Calibri" w:hAnsi="Cambria" w:cs="Calibri"/>
        </w:rPr>
      </w:pPr>
      <w:ins w:id="2745" w:author="Laura Viignola" w:date="2017-07-10T16:58:00Z">
        <w:r w:rsidRPr="00E64258">
          <w:rPr>
            <w:rFonts w:ascii="Cambria" w:eastAsia="Calibri" w:hAnsi="Cambria" w:cs="Calibri"/>
            <w:i/>
          </w:rPr>
          <w:t>Op</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&lt;float&gt;   _+  </w:t>
        </w:r>
        <w:r w:rsidRPr="006F2FA3">
          <w:rPr>
            <w:rFonts w:ascii="Cambria" w:eastAsia="Calibri" w:hAnsi="Cambria" w:cs="Calibri"/>
          </w:rPr>
          <w:t>}</w:t>
        </w:r>
      </w:ins>
    </w:p>
    <w:p w14:paraId="3D94C823" w14:textId="77777777" w:rsidR="00BF17B0" w:rsidRPr="006F2FA3" w:rsidRDefault="00BF17B0" w:rsidP="00BF17B0">
      <w:pPr>
        <w:ind w:left="708" w:firstLine="708"/>
        <w:rPr>
          <w:ins w:id="2746" w:author="Laura Viignola" w:date="2017-07-10T16:58:00Z"/>
          <w:rFonts w:ascii="Cambria" w:eastAsia="Calibri" w:hAnsi="Cambria" w:cs="Calibri"/>
        </w:rPr>
      </w:pPr>
      <w:ins w:id="2747" w:author="Laura Viignola" w:date="2017-07-10T16:58:00Z">
        <w:r w:rsidRPr="006F2FA3">
          <w:rPr>
            <w:rFonts w:ascii="Cambria" w:eastAsia="Calibri" w:hAnsi="Cambria" w:cs="Calibri"/>
          </w:rPr>
          <w:t xml:space="preserve">|   </w:t>
        </w:r>
        <w:r>
          <w:rPr>
            <w:rFonts w:ascii="Cambria" w:eastAsia="Calibri" w:hAnsi="Cambria" w:cs="Calibri"/>
          </w:rPr>
          <w:t>component&lt;float</w:t>
        </w:r>
        <w:r w:rsidRPr="006F2FA3">
          <w:rPr>
            <w:rFonts w:ascii="Cambria" w:eastAsia="Calibri" w:hAnsi="Cambria" w:cs="Calibri"/>
          </w:rPr>
          <w:t>&gt;</w:t>
        </w:r>
      </w:ins>
    </w:p>
    <w:p w14:paraId="0FCEC3B4" w14:textId="77777777" w:rsidR="00BF17B0" w:rsidRPr="006F2FA3" w:rsidRDefault="00BF17B0" w:rsidP="00BF17B0">
      <w:pPr>
        <w:ind w:left="708" w:firstLine="708"/>
        <w:rPr>
          <w:ins w:id="2748" w:author="Laura Viignola" w:date="2017-07-10T16:58:00Z"/>
          <w:rFonts w:ascii="Cambria" w:eastAsia="Calibri" w:hAnsi="Cambria" w:cs="Calibri"/>
        </w:rPr>
      </w:pPr>
      <w:ins w:id="2749" w:author="Laura Viignola" w:date="2017-07-10T16:58:00Z">
        <w:r w:rsidRPr="006F2FA3">
          <w:rPr>
            <w:rFonts w:ascii="Cambria" w:eastAsia="Calibri" w:hAnsi="Cambria" w:cs="Calibri"/>
          </w:rPr>
          <w:t xml:space="preserve">|   </w:t>
        </w:r>
        <w:r>
          <w:rPr>
            <w:rFonts w:ascii="Cambria" w:eastAsia="Calibri" w:hAnsi="Cambria" w:cs="Calibri"/>
          </w:rPr>
          <w:t>float</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0A3693D4" w14:textId="77777777" w:rsidR="00BF17B0" w:rsidRPr="006F2FA3" w:rsidRDefault="00BF17B0" w:rsidP="00BF17B0">
      <w:pPr>
        <w:rPr>
          <w:ins w:id="2750" w:author="Laura Viignola" w:date="2017-07-10T16:58:00Z"/>
          <w:rFonts w:ascii="Cambria" w:eastAsia="Calibri" w:hAnsi="Cambria" w:cs="Calibri"/>
          <w:i/>
          <w:color w:val="5B9BD5"/>
        </w:rPr>
      </w:pPr>
    </w:p>
    <w:p w14:paraId="6AD1F1C6" w14:textId="77777777" w:rsidR="00BF17B0" w:rsidRPr="00E64258" w:rsidRDefault="00BF17B0" w:rsidP="00BF17B0">
      <w:pPr>
        <w:rPr>
          <w:ins w:id="2751" w:author="Laura Viignola" w:date="2017-07-10T16:58:00Z"/>
          <w:rFonts w:ascii="Cambria" w:hAnsi="Cambria"/>
        </w:rPr>
      </w:pPr>
    </w:p>
    <w:p w14:paraId="133516E5" w14:textId="77777777" w:rsidR="00BF17B0" w:rsidRPr="00E64258" w:rsidRDefault="00BF17B0" w:rsidP="00BF17B0">
      <w:pPr>
        <w:rPr>
          <w:ins w:id="2752" w:author="Laura Viignola" w:date="2017-07-10T16:58:00Z"/>
          <w:rFonts w:ascii="Cambria" w:eastAsia="Calibri" w:hAnsi="Cambria" w:cs="Calibri"/>
          <w:i/>
          <w:color w:val="5B9BD5"/>
        </w:rPr>
      </w:pPr>
      <w:ins w:id="2753" w:author="Laura Viignola" w:date="2017-07-10T16:58:00Z">
        <w:r w:rsidRPr="00E64258">
          <w:rPr>
            <w:rFonts w:ascii="Cambria" w:eastAsia="Calibri" w:hAnsi="Cambria" w:cs="Calibri"/>
            <w:i/>
            <w:color w:val="5B9BD5"/>
          </w:rPr>
          <w:t>Result type</w:t>
        </w:r>
      </w:ins>
    </w:p>
    <w:p w14:paraId="76BBFA46" w14:textId="77777777" w:rsidR="00BF17B0" w:rsidRPr="00E64258" w:rsidRDefault="00BF17B0" w:rsidP="00BF17B0">
      <w:pPr>
        <w:rPr>
          <w:ins w:id="2754" w:author="Laura Viignola" w:date="2017-07-10T16:58:00Z"/>
          <w:rFonts w:ascii="Cambria" w:eastAsia="Calibri" w:hAnsi="Cambria" w:cs="Calibri"/>
          <w:i/>
          <w:color w:val="auto"/>
        </w:rPr>
      </w:pPr>
    </w:p>
    <w:p w14:paraId="247D3A48" w14:textId="77777777" w:rsidR="00BF17B0" w:rsidRDefault="00BF17B0" w:rsidP="00BF17B0">
      <w:pPr>
        <w:rPr>
          <w:ins w:id="2755" w:author="Laura Viignola" w:date="2017-07-10T16:58:00Z"/>
          <w:rFonts w:ascii="Cambria" w:eastAsia="Calibri" w:hAnsi="Cambria" w:cs="Calibri"/>
        </w:rPr>
      </w:pPr>
      <w:ins w:id="2756"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&lt;integer&gt;   _+  </w:t>
        </w:r>
        <w:r w:rsidRPr="006F2FA3">
          <w:rPr>
            <w:rFonts w:ascii="Cambria" w:eastAsia="Calibri" w:hAnsi="Cambria" w:cs="Calibri"/>
          </w:rPr>
          <w:t>}</w:t>
        </w:r>
      </w:ins>
    </w:p>
    <w:p w14:paraId="73319087" w14:textId="77777777" w:rsidR="00BF17B0" w:rsidRPr="006F2FA3" w:rsidRDefault="00BF17B0" w:rsidP="00BF17B0">
      <w:pPr>
        <w:ind w:left="708" w:firstLine="708"/>
        <w:rPr>
          <w:ins w:id="2757" w:author="Laura Viignola" w:date="2017-07-10T16:58:00Z"/>
          <w:rFonts w:ascii="Cambria" w:eastAsia="Calibri" w:hAnsi="Cambria" w:cs="Calibri"/>
        </w:rPr>
      </w:pPr>
      <w:ins w:id="2758" w:author="Laura Viignola" w:date="2017-07-10T16:58:00Z">
        <w:r w:rsidRPr="006F2FA3">
          <w:rPr>
            <w:rFonts w:ascii="Cambria" w:eastAsia="Calibri" w:hAnsi="Cambria" w:cs="Calibri"/>
          </w:rPr>
          <w:t xml:space="preserve">|   </w:t>
        </w:r>
        <w:r>
          <w:rPr>
            <w:rFonts w:ascii="Cambria" w:eastAsia="Calibri" w:hAnsi="Cambria" w:cs="Calibri"/>
          </w:rPr>
          <w:t>component&lt;</w:t>
        </w:r>
        <w:r w:rsidRPr="0045574F">
          <w:rPr>
            <w:rFonts w:ascii="Cambria" w:eastAsia="Calibri" w:hAnsi="Cambria" w:cs="Calibri"/>
          </w:rPr>
          <w:t xml:space="preserve"> </w:t>
        </w:r>
        <w:r>
          <w:rPr>
            <w:rFonts w:ascii="Cambria" w:eastAsia="Calibri" w:hAnsi="Cambria" w:cs="Calibri"/>
          </w:rPr>
          <w:t>integer</w:t>
        </w:r>
        <w:r w:rsidRPr="006F2FA3">
          <w:rPr>
            <w:rFonts w:ascii="Cambria" w:eastAsia="Calibri" w:hAnsi="Cambria" w:cs="Calibri"/>
          </w:rPr>
          <w:t xml:space="preserve"> &gt;</w:t>
        </w:r>
      </w:ins>
    </w:p>
    <w:p w14:paraId="4F8289F9" w14:textId="77777777" w:rsidR="00BF17B0" w:rsidRPr="006F2FA3" w:rsidRDefault="00BF17B0" w:rsidP="00BF17B0">
      <w:pPr>
        <w:ind w:left="708" w:firstLine="708"/>
        <w:rPr>
          <w:ins w:id="2759" w:author="Laura Viignola" w:date="2017-07-10T16:58:00Z"/>
          <w:rFonts w:ascii="Cambria" w:eastAsia="Calibri" w:hAnsi="Cambria" w:cs="Calibri"/>
        </w:rPr>
      </w:pPr>
      <w:ins w:id="2760" w:author="Laura Viignola" w:date="2017-07-10T16:58:00Z">
        <w:r w:rsidRPr="006F2FA3">
          <w:rPr>
            <w:rFonts w:ascii="Cambria" w:eastAsia="Calibri" w:hAnsi="Cambria" w:cs="Calibri"/>
          </w:rPr>
          <w:t xml:space="preserve">|   </w:t>
        </w:r>
        <w:r>
          <w:rPr>
            <w:rFonts w:ascii="Cambria" w:eastAsia="Calibri" w:hAnsi="Cambria" w:cs="Calibri"/>
          </w:rPr>
          <w:t>integer</w:t>
        </w:r>
      </w:ins>
    </w:p>
    <w:p w14:paraId="5DF3E3E8" w14:textId="77777777" w:rsidR="00BF17B0" w:rsidRDefault="00BF17B0" w:rsidP="00BF17B0">
      <w:pPr>
        <w:rPr>
          <w:ins w:id="2761" w:author="Laura Viignola" w:date="2017-07-10T16:58:00Z"/>
          <w:rFonts w:ascii="Cambria" w:eastAsia="Calibri" w:hAnsi="Cambria" w:cs="Calibri"/>
          <w:i/>
          <w:color w:val="5B9BD5"/>
        </w:rPr>
      </w:pPr>
    </w:p>
    <w:p w14:paraId="707B1BF0" w14:textId="77777777" w:rsidR="00BF17B0" w:rsidRPr="00E5275E" w:rsidRDefault="00BF17B0" w:rsidP="00BF17B0">
      <w:pPr>
        <w:jc w:val="both"/>
        <w:rPr>
          <w:ins w:id="2762" w:author="Laura Viignola" w:date="2017-07-10T16:58:00Z"/>
          <w:rFonts w:ascii="Cambria" w:hAnsi="Cambria"/>
        </w:rPr>
      </w:pPr>
    </w:p>
    <w:p w14:paraId="3DEBAC2A" w14:textId="77777777" w:rsidR="00BF17B0" w:rsidRDefault="00BF17B0" w:rsidP="00BF17B0">
      <w:pPr>
        <w:rPr>
          <w:ins w:id="2763" w:author="Laura Viignola" w:date="2017-07-10T16:58:00Z"/>
          <w:rFonts w:ascii="Cambria" w:eastAsia="Calibri" w:hAnsi="Cambria" w:cs="Calibri"/>
          <w:i/>
          <w:color w:val="5B9BD5"/>
        </w:rPr>
      </w:pPr>
      <w:ins w:id="2764" w:author="Laura Viignola" w:date="2017-07-10T16:58:00Z">
        <w:r>
          <w:rPr>
            <w:rFonts w:ascii="Cambria" w:eastAsia="Calibri" w:hAnsi="Cambria" w:cs="Calibri"/>
            <w:i/>
            <w:color w:val="5B9BD5"/>
          </w:rPr>
          <w:t xml:space="preserve">Behaviour </w:t>
        </w:r>
      </w:ins>
    </w:p>
    <w:p w14:paraId="1538A958" w14:textId="77777777" w:rsidR="00BF17B0" w:rsidRDefault="00BF17B0" w:rsidP="00BF17B0">
      <w:pPr>
        <w:jc w:val="both"/>
        <w:rPr>
          <w:ins w:id="2765" w:author="Laura Viignola" w:date="2017-07-10T16:58:00Z"/>
          <w:rFonts w:ascii="Cambria" w:eastAsia="Calibri" w:hAnsi="Cambria" w:cs="Calibri"/>
          <w:color w:val="auto"/>
        </w:rPr>
      </w:pPr>
      <w:ins w:id="2766" w:author="Laura Viignola" w:date="2017-07-10T16:58:00Z">
        <w:r>
          <w:rPr>
            <w:rFonts w:ascii="Cambria" w:eastAsia="Calibri" w:hAnsi="Cambria" w:cs="Calibri"/>
            <w:color w:val="auto"/>
          </w:rPr>
          <w:t>The operator has the typical behaviour of the “Operators applicable on one Data Set or Data Set Component” (see the section “VTL-ML - Behaviour of the Operators”).</w:t>
        </w:r>
      </w:ins>
    </w:p>
    <w:p w14:paraId="39C53F87" w14:textId="77777777" w:rsidR="00BF17B0" w:rsidRDefault="00BF17B0" w:rsidP="00BF17B0">
      <w:pPr>
        <w:rPr>
          <w:ins w:id="2767" w:author="Laura Viignola" w:date="2017-07-10T16:58:00Z"/>
          <w:rFonts w:ascii="Cambria" w:eastAsia="Calibri" w:hAnsi="Cambria" w:cs="Calibri"/>
          <w:i/>
          <w:color w:val="5B9BD5"/>
        </w:rPr>
      </w:pPr>
    </w:p>
    <w:p w14:paraId="5F22FE79" w14:textId="77777777" w:rsidR="00BF17B0" w:rsidRDefault="00BF17B0" w:rsidP="00BF17B0">
      <w:pPr>
        <w:rPr>
          <w:ins w:id="2768" w:author="Laura Viignola" w:date="2017-07-10T16:58:00Z"/>
          <w:rFonts w:ascii="Cambria" w:eastAsia="Calibri" w:hAnsi="Cambria" w:cs="Calibri"/>
          <w:i/>
          <w:color w:val="5B9BD5"/>
        </w:rPr>
      </w:pPr>
      <w:ins w:id="2769" w:author="Laura Viignola" w:date="2017-07-10T16:58:00Z">
        <w:r>
          <w:rPr>
            <w:rFonts w:ascii="Cambria" w:eastAsia="Calibri" w:hAnsi="Cambria" w:cs="Calibri"/>
            <w:i/>
            <w:color w:val="5B9BD5"/>
          </w:rPr>
          <w:t xml:space="preserve">Examples </w:t>
        </w:r>
      </w:ins>
    </w:p>
    <w:p w14:paraId="5C895F64" w14:textId="77777777" w:rsidR="00BF17B0" w:rsidRDefault="00BF17B0" w:rsidP="00BF17B0">
      <w:pPr>
        <w:rPr>
          <w:ins w:id="2770" w:author="Laura Viignola" w:date="2017-07-10T16:58:00Z"/>
          <w:rFonts w:ascii="Cambria" w:hAnsi="Cambria"/>
        </w:rPr>
      </w:pPr>
      <w:ins w:id="2771" w:author="Laura Viignola" w:date="2017-07-10T16:58:00Z">
        <w:r>
          <w:rPr>
            <w:rFonts w:ascii="Cambria" w:hAnsi="Cambria"/>
          </w:rPr>
          <w:t>Given the operand Data Set:</w:t>
        </w:r>
      </w:ins>
    </w:p>
    <w:p w14:paraId="1D1D6DB3" w14:textId="77777777" w:rsidR="00BF17B0" w:rsidRDefault="00BF17B0" w:rsidP="00BF17B0">
      <w:pPr>
        <w:rPr>
          <w:ins w:id="2772" w:author="Laura Viignola" w:date="2017-07-10T16:58:00Z"/>
          <w:rFonts w:ascii="Cambria" w:hAnsi="Cambria"/>
        </w:rPr>
      </w:pPr>
    </w:p>
    <w:tbl>
      <w:tblPr>
        <w:tblW w:w="9158"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098"/>
        <w:gridCol w:w="801"/>
        <w:gridCol w:w="1167"/>
        <w:gridCol w:w="729"/>
        <w:gridCol w:w="2587"/>
        <w:gridCol w:w="1776"/>
      </w:tblGrid>
      <w:tr w:rsidR="00BF17B0" w14:paraId="4226A4AD" w14:textId="77777777" w:rsidTr="00BF17B0">
        <w:trPr>
          <w:ins w:id="2773" w:author="Laura Viignola" w:date="2017-07-10T16:58:00Z"/>
        </w:trPr>
        <w:tc>
          <w:tcPr>
            <w:tcW w:w="2232"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0D0634DC" w14:textId="77777777" w:rsidR="00BF17B0" w:rsidRPr="005549E1" w:rsidRDefault="00BF17B0" w:rsidP="00BF17B0">
            <w:pPr>
              <w:rPr>
                <w:ins w:id="2774" w:author="Laura Viignola" w:date="2017-07-10T16:58:00Z"/>
                <w:rFonts w:ascii="Arial" w:hAnsi="Arial" w:cs="Arial"/>
                <w:lang w:val="it-IT"/>
              </w:rPr>
            </w:pPr>
            <w:ins w:id="2775" w:author="Laura Viignola" w:date="2017-07-10T16:58:00Z">
              <w:r w:rsidRPr="005549E1">
                <w:rPr>
                  <w:rFonts w:ascii="Arial" w:eastAsia="Calibri" w:hAnsi="Arial" w:cs="Arial"/>
                  <w:lang w:val="it-IT"/>
                </w:rPr>
                <w:t>unemployment</w:t>
              </w:r>
            </w:ins>
          </w:p>
        </w:tc>
      </w:tr>
      <w:tr w:rsidR="00BF17B0" w14:paraId="7BBE40EE" w14:textId="77777777" w:rsidTr="00BF17B0">
        <w:trPr>
          <w:ins w:id="2776" w:author="Laura Viignola" w:date="2017-07-10T16:58:00Z"/>
        </w:trPr>
        <w:tc>
          <w:tcPr>
            <w:tcW w:w="223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F8868FF" w14:textId="77777777" w:rsidR="00BF17B0" w:rsidRPr="005549E1" w:rsidRDefault="00BF17B0" w:rsidP="00BF17B0">
            <w:pPr>
              <w:rPr>
                <w:ins w:id="2777" w:author="Laura Viignola" w:date="2017-07-10T16:58:00Z"/>
                <w:rFonts w:ascii="Arial" w:hAnsi="Arial" w:cs="Arial"/>
                <w:lang w:val="it-IT"/>
              </w:rPr>
            </w:pPr>
            <w:ins w:id="2778" w:author="Laura Viignola" w:date="2017-07-10T16:58:00Z">
              <w:r w:rsidRPr="005549E1">
                <w:rPr>
                  <w:rFonts w:ascii="Arial" w:eastAsia="Calibri" w:hAnsi="Arial" w:cs="Arial"/>
                  <w:lang w:val="it-IT"/>
                </w:rPr>
                <w:t>AGE</w:t>
              </w:r>
            </w:ins>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0F30EAE9" w14:textId="77777777" w:rsidR="00BF17B0" w:rsidRPr="005549E1" w:rsidRDefault="00BF17B0" w:rsidP="00BF17B0">
            <w:pPr>
              <w:rPr>
                <w:ins w:id="2779" w:author="Laura Viignola" w:date="2017-07-10T16:58:00Z"/>
                <w:rFonts w:ascii="Arial" w:hAnsi="Arial" w:cs="Arial"/>
                <w:lang w:val="it-IT"/>
              </w:rPr>
            </w:pPr>
            <w:ins w:id="2780" w:author="Laura Viignola" w:date="2017-07-10T16:58:00Z">
              <w:r w:rsidRPr="005549E1">
                <w:rPr>
                  <w:rFonts w:ascii="Arial" w:eastAsia="Calibri" w:hAnsi="Arial" w:cs="Arial"/>
                  <w:lang w:val="it-IT"/>
                </w:rPr>
                <w:t>TIME</w:t>
              </w:r>
            </w:ins>
          </w:p>
        </w:tc>
        <w:tc>
          <w:tcPr>
            <w:tcW w:w="119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2B0B22D" w14:textId="77777777" w:rsidR="00BF17B0" w:rsidRPr="005549E1" w:rsidRDefault="00BF17B0" w:rsidP="00BF17B0">
            <w:pPr>
              <w:rPr>
                <w:ins w:id="2781" w:author="Laura Viignola" w:date="2017-07-10T16:58:00Z"/>
                <w:rFonts w:ascii="Arial" w:hAnsi="Arial" w:cs="Arial"/>
                <w:lang w:val="it-IT"/>
              </w:rPr>
            </w:pPr>
            <w:ins w:id="2782" w:author="Laura Viignola" w:date="2017-07-10T16:58:00Z">
              <w:r w:rsidRPr="005549E1">
                <w:rPr>
                  <w:rFonts w:ascii="Arial" w:eastAsia="Calibri" w:hAnsi="Arial" w:cs="Arial"/>
                  <w:lang w:val="it-IT"/>
                </w:rPr>
                <w:t>GEO</w:t>
              </w:r>
            </w:ins>
          </w:p>
        </w:tc>
        <w:tc>
          <w:tcPr>
            <w:tcW w:w="74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2FB057C4" w14:textId="77777777" w:rsidR="00BF17B0" w:rsidRPr="005549E1" w:rsidRDefault="00BF17B0" w:rsidP="00BF17B0">
            <w:pPr>
              <w:rPr>
                <w:ins w:id="2783" w:author="Laura Viignola" w:date="2017-07-10T16:58:00Z"/>
                <w:rFonts w:ascii="Arial" w:hAnsi="Arial" w:cs="Arial"/>
                <w:lang w:val="it-IT"/>
              </w:rPr>
            </w:pPr>
            <w:ins w:id="2784" w:author="Laura Viignola" w:date="2017-07-10T16:58:00Z">
              <w:r w:rsidRPr="005549E1">
                <w:rPr>
                  <w:rFonts w:ascii="Arial" w:eastAsia="Calibri" w:hAnsi="Arial" w:cs="Arial"/>
                  <w:lang w:val="it-IT"/>
                </w:rPr>
                <w:t>SEX</w:t>
              </w:r>
            </w:ins>
          </w:p>
        </w:tc>
        <w:tc>
          <w:tcPr>
            <w:tcW w:w="246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1B23D7DE" w14:textId="77777777" w:rsidR="00BF17B0" w:rsidRPr="005549E1" w:rsidRDefault="00BF17B0" w:rsidP="00BF17B0">
            <w:pPr>
              <w:rPr>
                <w:ins w:id="2785" w:author="Laura Viignola" w:date="2017-07-10T16:58:00Z"/>
                <w:rFonts w:ascii="Arial" w:hAnsi="Arial" w:cs="Arial"/>
                <w:lang w:val="it-IT"/>
              </w:rPr>
            </w:pPr>
            <w:ins w:id="2786" w:author="Laura Viignola" w:date="2017-07-10T16:58:00Z">
              <w:r w:rsidRPr="005549E1">
                <w:rPr>
                  <w:rFonts w:ascii="Arial" w:eastAsia="Calibri" w:hAnsi="Arial" w:cs="Arial"/>
                  <w:lang w:val="it-IT"/>
                </w:rPr>
                <w:t>YOUTH_UNEMPLOYMENT</w:t>
              </w:r>
            </w:ins>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491D1512" w14:textId="77777777" w:rsidR="00BF17B0" w:rsidRPr="005549E1" w:rsidRDefault="00BF17B0" w:rsidP="00BF17B0">
            <w:pPr>
              <w:rPr>
                <w:ins w:id="2787" w:author="Laura Viignola" w:date="2017-07-10T16:58:00Z"/>
                <w:rFonts w:ascii="Arial" w:hAnsi="Arial" w:cs="Arial"/>
                <w:lang w:val="it-IT"/>
              </w:rPr>
            </w:pPr>
            <w:ins w:id="2788" w:author="Laura Viignola" w:date="2017-07-10T16:58:00Z">
              <w:r w:rsidRPr="005549E1">
                <w:rPr>
                  <w:rFonts w:ascii="Arial" w:eastAsia="Calibri" w:hAnsi="Arial" w:cs="Arial"/>
                  <w:lang w:val="it-IT"/>
                </w:rPr>
                <w:t>UNEMPLOYMENT</w:t>
              </w:r>
            </w:ins>
          </w:p>
        </w:tc>
      </w:tr>
      <w:tr w:rsidR="00BF17B0" w14:paraId="396C6533" w14:textId="77777777" w:rsidTr="00BF17B0">
        <w:trPr>
          <w:ins w:id="2789" w:author="Laura Viignola" w:date="2017-07-10T16:58:00Z"/>
        </w:trPr>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CCDF228" w14:textId="77777777" w:rsidR="00BF17B0" w:rsidRDefault="00BF17B0" w:rsidP="00BF17B0">
            <w:pPr>
              <w:rPr>
                <w:ins w:id="2790" w:author="Laura Viignola" w:date="2017-07-10T16:58:00Z"/>
                <w:lang w:val="it-IT"/>
              </w:rPr>
            </w:pPr>
            <w:ins w:id="2791" w:author="Laura Viignola" w:date="2017-07-10T16:58:00Z">
              <w:r>
                <w:rPr>
                  <w:rFonts w:ascii="Calibri" w:eastAsia="Calibri" w:hAnsi="Calibri" w:cs="Calibri"/>
                  <w:lang w:val="it-IT"/>
                </w:rPr>
                <w:t>From 20 to 29 years</w:t>
              </w:r>
            </w:ins>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3CFC093" w14:textId="77777777" w:rsidR="00BF17B0" w:rsidRDefault="00BF17B0" w:rsidP="00BF17B0">
            <w:pPr>
              <w:rPr>
                <w:ins w:id="2792" w:author="Laura Viignola" w:date="2017-07-10T16:58:00Z"/>
                <w:lang w:val="it-IT"/>
              </w:rPr>
            </w:pPr>
            <w:ins w:id="2793" w:author="Laura Viignola" w:date="2017-07-10T16:58:00Z">
              <w:r>
                <w:rPr>
                  <w:rFonts w:ascii="Calibri" w:eastAsia="Calibri" w:hAnsi="Calibri" w:cs="Calibri"/>
                  <w:lang w:val="it-IT"/>
                </w:rPr>
                <w:t>2011</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41B8B4A" w14:textId="77777777" w:rsidR="00BF17B0" w:rsidRDefault="00BF17B0" w:rsidP="00BF17B0">
            <w:pPr>
              <w:rPr>
                <w:ins w:id="2794" w:author="Laura Viignola" w:date="2017-07-10T16:58:00Z"/>
                <w:lang w:val="it-IT"/>
              </w:rPr>
            </w:pPr>
            <w:ins w:id="2795" w:author="Laura Viignola" w:date="2017-07-10T16:58:00Z">
              <w:r>
                <w:rPr>
                  <w:rFonts w:ascii="Calibri" w:eastAsia="Calibri" w:hAnsi="Calibri" w:cs="Calibri"/>
                  <w:lang w:val="it-IT"/>
                </w:rPr>
                <w:t>Germany</w:t>
              </w:r>
            </w:ins>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FBB5F16" w14:textId="77777777" w:rsidR="00BF17B0" w:rsidRDefault="00BF17B0" w:rsidP="00BF17B0">
            <w:pPr>
              <w:rPr>
                <w:ins w:id="2796" w:author="Laura Viignola" w:date="2017-07-10T16:58:00Z"/>
                <w:lang w:val="it-IT"/>
              </w:rPr>
            </w:pPr>
            <w:ins w:id="2797"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23BBA96" w14:textId="77777777" w:rsidR="00BF17B0" w:rsidRDefault="00BF17B0" w:rsidP="00BF17B0">
            <w:pPr>
              <w:jc w:val="right"/>
              <w:rPr>
                <w:ins w:id="2798" w:author="Laura Viignola" w:date="2017-07-10T16:58:00Z"/>
                <w:lang w:val="it-IT"/>
              </w:rPr>
            </w:pPr>
            <w:ins w:id="2799" w:author="Laura Viignola" w:date="2017-07-10T16:58:00Z">
              <w:r>
                <w:rPr>
                  <w:rFonts w:ascii="Calibri" w:eastAsia="Calibri" w:hAnsi="Calibri" w:cs="Calibri"/>
                  <w:lang w:val="it-IT"/>
                </w:rPr>
                <w:t>7.5</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8720667" w14:textId="77777777" w:rsidR="00BF17B0" w:rsidRDefault="00BF17B0" w:rsidP="00BF17B0">
            <w:pPr>
              <w:jc w:val="right"/>
              <w:rPr>
                <w:ins w:id="2800" w:author="Laura Viignola" w:date="2017-07-10T16:58:00Z"/>
                <w:lang w:val="it-IT"/>
              </w:rPr>
            </w:pPr>
            <w:ins w:id="2801" w:author="Laura Viignola" w:date="2017-07-10T16:58:00Z">
              <w:r>
                <w:rPr>
                  <w:rFonts w:ascii="Calibri" w:eastAsia="Calibri" w:hAnsi="Calibri" w:cs="Calibri"/>
                  <w:lang w:val="it-IT"/>
                </w:rPr>
                <w:t>5.9</w:t>
              </w:r>
            </w:ins>
          </w:p>
        </w:tc>
      </w:tr>
      <w:tr w:rsidR="00BF17B0" w14:paraId="03744373" w14:textId="77777777" w:rsidTr="00BF17B0">
        <w:trPr>
          <w:ins w:id="2802" w:author="Laura Viignola" w:date="2017-07-10T16:58:00Z"/>
        </w:trPr>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E732FD2" w14:textId="77777777" w:rsidR="00BF17B0" w:rsidRDefault="00BF17B0" w:rsidP="00BF17B0">
            <w:pPr>
              <w:rPr>
                <w:ins w:id="2803" w:author="Laura Viignola" w:date="2017-07-10T16:58:00Z"/>
                <w:lang w:val="it-IT"/>
              </w:rPr>
            </w:pPr>
            <w:ins w:id="2804" w:author="Laura Viignola" w:date="2017-07-10T16:58:00Z">
              <w:r>
                <w:rPr>
                  <w:rFonts w:ascii="Calibri" w:eastAsia="Calibri" w:hAnsi="Calibri" w:cs="Calibri"/>
                  <w:lang w:val="it-IT"/>
                </w:rPr>
                <w:t>From 20 to 29 years</w:t>
              </w:r>
            </w:ins>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3FE3A0B" w14:textId="77777777" w:rsidR="00BF17B0" w:rsidRDefault="00BF17B0" w:rsidP="00BF17B0">
            <w:pPr>
              <w:rPr>
                <w:ins w:id="2805" w:author="Laura Viignola" w:date="2017-07-10T16:58:00Z"/>
                <w:lang w:val="it-IT"/>
              </w:rPr>
            </w:pPr>
            <w:ins w:id="2806" w:author="Laura Viignola" w:date="2017-07-10T16:58:00Z">
              <w:r>
                <w:rPr>
                  <w:rFonts w:ascii="Calibri" w:eastAsia="Calibri" w:hAnsi="Calibri" w:cs="Calibri"/>
                  <w:lang w:val="it-IT"/>
                </w:rPr>
                <w:t>2012</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B059F05" w14:textId="77777777" w:rsidR="00BF17B0" w:rsidRDefault="00BF17B0" w:rsidP="00BF17B0">
            <w:pPr>
              <w:rPr>
                <w:ins w:id="2807" w:author="Laura Viignola" w:date="2017-07-10T16:58:00Z"/>
                <w:lang w:val="it-IT"/>
              </w:rPr>
            </w:pPr>
            <w:ins w:id="2808" w:author="Laura Viignola" w:date="2017-07-10T16:58:00Z">
              <w:r>
                <w:rPr>
                  <w:rFonts w:ascii="Calibri" w:eastAsia="Calibri" w:hAnsi="Calibri" w:cs="Calibri"/>
                  <w:lang w:val="it-IT"/>
                </w:rPr>
                <w:t>Germany</w:t>
              </w:r>
            </w:ins>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1B279BB" w14:textId="77777777" w:rsidR="00BF17B0" w:rsidRDefault="00BF17B0" w:rsidP="00BF17B0">
            <w:pPr>
              <w:rPr>
                <w:ins w:id="2809" w:author="Laura Viignola" w:date="2017-07-10T16:58:00Z"/>
                <w:lang w:val="it-IT"/>
              </w:rPr>
            </w:pPr>
            <w:ins w:id="2810"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6F4B899" w14:textId="77777777" w:rsidR="00BF17B0" w:rsidRDefault="00BF17B0" w:rsidP="00BF17B0">
            <w:pPr>
              <w:jc w:val="right"/>
              <w:rPr>
                <w:ins w:id="2811" w:author="Laura Viignola" w:date="2017-07-10T16:58:00Z"/>
                <w:lang w:val="it-IT"/>
              </w:rPr>
            </w:pPr>
            <w:ins w:id="2812" w:author="Laura Viignola" w:date="2017-07-10T16:58:00Z">
              <w:r>
                <w:rPr>
                  <w:rFonts w:ascii="Calibri" w:eastAsia="Calibri" w:hAnsi="Calibri" w:cs="Calibri"/>
                  <w:lang w:val="it-IT"/>
                </w:rPr>
                <w:t>7.1</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55AB23B" w14:textId="77777777" w:rsidR="00BF17B0" w:rsidRDefault="00BF17B0" w:rsidP="00BF17B0">
            <w:pPr>
              <w:jc w:val="right"/>
              <w:rPr>
                <w:ins w:id="2813" w:author="Laura Viignola" w:date="2017-07-10T16:58:00Z"/>
                <w:lang w:val="it-IT"/>
              </w:rPr>
            </w:pPr>
            <w:ins w:id="2814" w:author="Laura Viignola" w:date="2017-07-10T16:58:00Z">
              <w:r>
                <w:rPr>
                  <w:rFonts w:ascii="Calibri" w:eastAsia="Calibri" w:hAnsi="Calibri" w:cs="Calibri"/>
                  <w:lang w:val="it-IT"/>
                </w:rPr>
                <w:t>5.5</w:t>
              </w:r>
            </w:ins>
          </w:p>
        </w:tc>
      </w:tr>
      <w:tr w:rsidR="00BF17B0" w14:paraId="2CC61702" w14:textId="77777777" w:rsidTr="00BF17B0">
        <w:trPr>
          <w:ins w:id="2815" w:author="Laura Viignola" w:date="2017-07-10T16:58:00Z"/>
        </w:trPr>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E4C473B" w14:textId="77777777" w:rsidR="00BF17B0" w:rsidRDefault="00BF17B0" w:rsidP="00BF17B0">
            <w:pPr>
              <w:rPr>
                <w:ins w:id="2816" w:author="Laura Viignola" w:date="2017-07-10T16:58:00Z"/>
                <w:lang w:val="it-IT"/>
              </w:rPr>
            </w:pPr>
            <w:ins w:id="2817" w:author="Laura Viignola" w:date="2017-07-10T16:58:00Z">
              <w:r>
                <w:rPr>
                  <w:rFonts w:ascii="Calibri" w:eastAsia="Calibri" w:hAnsi="Calibri" w:cs="Calibri"/>
                  <w:lang w:val="it-IT"/>
                </w:rPr>
                <w:t>From 20 to 29 years</w:t>
              </w:r>
            </w:ins>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F555B9A" w14:textId="77777777" w:rsidR="00BF17B0" w:rsidRDefault="00BF17B0" w:rsidP="00BF17B0">
            <w:pPr>
              <w:rPr>
                <w:ins w:id="2818" w:author="Laura Viignola" w:date="2017-07-10T16:58:00Z"/>
                <w:lang w:val="it-IT"/>
              </w:rPr>
            </w:pPr>
            <w:ins w:id="2819" w:author="Laura Viignola" w:date="2017-07-10T16:58:00Z">
              <w:r>
                <w:rPr>
                  <w:rFonts w:ascii="Calibri" w:eastAsia="Calibri" w:hAnsi="Calibri" w:cs="Calibri"/>
                  <w:lang w:val="it-IT"/>
                </w:rPr>
                <w:t>2011</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8A8137D" w14:textId="77777777" w:rsidR="00BF17B0" w:rsidRDefault="00BF17B0" w:rsidP="00BF17B0">
            <w:pPr>
              <w:rPr>
                <w:ins w:id="2820" w:author="Laura Viignola" w:date="2017-07-10T16:58:00Z"/>
                <w:lang w:val="it-IT"/>
              </w:rPr>
            </w:pPr>
            <w:ins w:id="2821" w:author="Laura Viignola" w:date="2017-07-10T16:58:00Z">
              <w:r>
                <w:rPr>
                  <w:rFonts w:ascii="Calibri" w:eastAsia="Calibri" w:hAnsi="Calibri" w:cs="Calibri"/>
                  <w:lang w:val="it-IT"/>
                </w:rPr>
                <w:t>Greece</w:t>
              </w:r>
            </w:ins>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30075A8" w14:textId="77777777" w:rsidR="00BF17B0" w:rsidRDefault="00BF17B0" w:rsidP="00BF17B0">
            <w:pPr>
              <w:rPr>
                <w:ins w:id="2822" w:author="Laura Viignola" w:date="2017-07-10T16:58:00Z"/>
                <w:lang w:val="it-IT"/>
              </w:rPr>
            </w:pPr>
            <w:ins w:id="2823"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3AE804D" w14:textId="77777777" w:rsidR="00BF17B0" w:rsidRDefault="00BF17B0" w:rsidP="00BF17B0">
            <w:pPr>
              <w:jc w:val="right"/>
              <w:rPr>
                <w:ins w:id="2824" w:author="Laura Viignola" w:date="2017-07-10T16:58:00Z"/>
                <w:lang w:val="it-IT"/>
              </w:rPr>
            </w:pPr>
            <w:ins w:id="2825" w:author="Laura Viignola" w:date="2017-07-10T16:58:00Z">
              <w:r>
                <w:rPr>
                  <w:rFonts w:ascii="Calibri" w:eastAsia="Calibri" w:hAnsi="Calibri" w:cs="Calibri"/>
                  <w:lang w:val="it-IT"/>
                </w:rPr>
                <w:t>33.7</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87CF4BF" w14:textId="77777777" w:rsidR="00BF17B0" w:rsidRDefault="00BF17B0" w:rsidP="00BF17B0">
            <w:pPr>
              <w:jc w:val="right"/>
              <w:rPr>
                <w:ins w:id="2826" w:author="Laura Viignola" w:date="2017-07-10T16:58:00Z"/>
                <w:lang w:val="it-IT"/>
              </w:rPr>
            </w:pPr>
            <w:ins w:id="2827" w:author="Laura Viignola" w:date="2017-07-10T16:58:00Z">
              <w:r>
                <w:rPr>
                  <w:rFonts w:ascii="Calibri" w:eastAsia="Calibri" w:hAnsi="Calibri" w:cs="Calibri"/>
                  <w:lang w:val="it-IT"/>
                </w:rPr>
                <w:t>17.7</w:t>
              </w:r>
            </w:ins>
          </w:p>
        </w:tc>
      </w:tr>
      <w:tr w:rsidR="00BF17B0" w14:paraId="3D6CB8D3" w14:textId="77777777" w:rsidTr="00BF17B0">
        <w:trPr>
          <w:ins w:id="2828" w:author="Laura Viignola" w:date="2017-07-10T16:58:00Z"/>
        </w:trPr>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66D767A" w14:textId="77777777" w:rsidR="00BF17B0" w:rsidRDefault="00BF17B0" w:rsidP="00BF17B0">
            <w:pPr>
              <w:rPr>
                <w:ins w:id="2829" w:author="Laura Viignola" w:date="2017-07-10T16:58:00Z"/>
                <w:lang w:val="it-IT"/>
              </w:rPr>
            </w:pPr>
            <w:ins w:id="2830" w:author="Laura Viignola" w:date="2017-07-10T16:58:00Z">
              <w:r>
                <w:rPr>
                  <w:rFonts w:ascii="Calibri" w:eastAsia="Calibri" w:hAnsi="Calibri" w:cs="Calibri"/>
                  <w:lang w:val="it-IT"/>
                </w:rPr>
                <w:t>From 20 to 29 years</w:t>
              </w:r>
            </w:ins>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066FC7C" w14:textId="77777777" w:rsidR="00BF17B0" w:rsidRDefault="00BF17B0" w:rsidP="00BF17B0">
            <w:pPr>
              <w:rPr>
                <w:ins w:id="2831" w:author="Laura Viignola" w:date="2017-07-10T16:58:00Z"/>
                <w:lang w:val="it-IT"/>
              </w:rPr>
            </w:pPr>
            <w:ins w:id="2832" w:author="Laura Viignola" w:date="2017-07-10T16:58:00Z">
              <w:r>
                <w:rPr>
                  <w:rFonts w:ascii="Calibri" w:eastAsia="Calibri" w:hAnsi="Calibri" w:cs="Calibri"/>
                  <w:lang w:val="it-IT"/>
                </w:rPr>
                <w:t>2012</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9F11CE7" w14:textId="77777777" w:rsidR="00BF17B0" w:rsidRDefault="00BF17B0" w:rsidP="00BF17B0">
            <w:pPr>
              <w:rPr>
                <w:ins w:id="2833" w:author="Laura Viignola" w:date="2017-07-10T16:58:00Z"/>
                <w:lang w:val="it-IT"/>
              </w:rPr>
            </w:pPr>
            <w:ins w:id="2834" w:author="Laura Viignola" w:date="2017-07-10T16:58:00Z">
              <w:r>
                <w:rPr>
                  <w:rFonts w:ascii="Calibri" w:eastAsia="Calibri" w:hAnsi="Calibri" w:cs="Calibri"/>
                  <w:lang w:val="it-IT"/>
                </w:rPr>
                <w:t>Greece</w:t>
              </w:r>
            </w:ins>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1EEAD7F" w14:textId="77777777" w:rsidR="00BF17B0" w:rsidRDefault="00BF17B0" w:rsidP="00BF17B0">
            <w:pPr>
              <w:rPr>
                <w:ins w:id="2835" w:author="Laura Viignola" w:date="2017-07-10T16:58:00Z"/>
                <w:lang w:val="it-IT"/>
              </w:rPr>
            </w:pPr>
            <w:ins w:id="2836"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C82CA55" w14:textId="77777777" w:rsidR="00BF17B0" w:rsidRDefault="00BF17B0" w:rsidP="00BF17B0">
            <w:pPr>
              <w:jc w:val="right"/>
              <w:rPr>
                <w:ins w:id="2837" w:author="Laura Viignola" w:date="2017-07-10T16:58:00Z"/>
                <w:lang w:val="it-IT"/>
              </w:rPr>
            </w:pPr>
            <w:ins w:id="2838" w:author="Laura Viignola" w:date="2017-07-10T16:58:00Z">
              <w:r>
                <w:rPr>
                  <w:rFonts w:ascii="Calibri" w:eastAsia="Calibri" w:hAnsi="Calibri" w:cs="Calibri"/>
                  <w:lang w:val="it-IT"/>
                </w:rPr>
                <w:t>42.5</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0991FFA" w14:textId="77777777" w:rsidR="00BF17B0" w:rsidRDefault="00BF17B0" w:rsidP="00BF17B0">
            <w:pPr>
              <w:jc w:val="right"/>
              <w:rPr>
                <w:ins w:id="2839" w:author="Laura Viignola" w:date="2017-07-10T16:58:00Z"/>
                <w:lang w:val="it-IT"/>
              </w:rPr>
            </w:pPr>
            <w:ins w:id="2840" w:author="Laura Viignola" w:date="2017-07-10T16:58:00Z">
              <w:r>
                <w:rPr>
                  <w:rFonts w:ascii="Calibri" w:eastAsia="Calibri" w:hAnsi="Calibri" w:cs="Calibri"/>
                  <w:lang w:val="it-IT"/>
                </w:rPr>
                <w:t>24.3</w:t>
              </w:r>
            </w:ins>
          </w:p>
        </w:tc>
      </w:tr>
    </w:tbl>
    <w:p w14:paraId="0EFB4C00" w14:textId="77777777" w:rsidR="00BF17B0" w:rsidRPr="001A403F" w:rsidRDefault="00BF17B0" w:rsidP="00BF17B0">
      <w:pPr>
        <w:rPr>
          <w:ins w:id="2841" w:author="Laura Viignola" w:date="2017-07-10T16:58:00Z"/>
          <w:rFonts w:ascii="Cambria" w:hAnsi="Cambria"/>
        </w:rPr>
      </w:pPr>
    </w:p>
    <w:p w14:paraId="599F4B34" w14:textId="77777777" w:rsidR="00BF17B0" w:rsidRDefault="00BF17B0" w:rsidP="00BF17B0">
      <w:pPr>
        <w:rPr>
          <w:ins w:id="2842" w:author="Laura Viignola" w:date="2017-07-10T16:58:00Z"/>
          <w:rFonts w:ascii="Cambria" w:eastAsia="Calibri" w:hAnsi="Cambria" w:cs="Calibri"/>
          <w:lang w:val="pt-PT"/>
        </w:rPr>
      </w:pPr>
      <w:ins w:id="2843" w:author="Laura Viignola" w:date="2017-07-10T16:58:00Z">
        <w:r w:rsidRPr="00CA0059">
          <w:rPr>
            <w:rFonts w:ascii="Cambria" w:hAnsi="Cambria"/>
            <w:i/>
          </w:rPr>
          <w:t>Example 1:</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color w:val="1F497D" w:themeColor="text2"/>
            <w:lang w:val="pt-PT"/>
          </w:rPr>
          <w:t>ceil(unemployment)</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4F14F45D" w14:textId="77777777" w:rsidR="00BF17B0" w:rsidRDefault="00BF17B0" w:rsidP="00BF17B0">
      <w:pPr>
        <w:rPr>
          <w:ins w:id="2844" w:author="Laura Viignola" w:date="2017-07-10T16:58:00Z"/>
          <w:rFonts w:ascii="Cambria" w:eastAsia="Calibri" w:hAnsi="Cambria" w:cs="Calibri"/>
        </w:rPr>
      </w:pPr>
    </w:p>
    <w:tbl>
      <w:tblPr>
        <w:tblW w:w="9130"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110"/>
        <w:gridCol w:w="787"/>
        <w:gridCol w:w="968"/>
        <w:gridCol w:w="902"/>
        <w:gridCol w:w="2587"/>
        <w:gridCol w:w="1776"/>
      </w:tblGrid>
      <w:tr w:rsidR="00BF17B0" w14:paraId="09F13D6E" w14:textId="77777777" w:rsidTr="00BF17B0">
        <w:trPr>
          <w:ins w:id="2845" w:author="Laura Viignola" w:date="2017-07-10T16:58:00Z"/>
        </w:trPr>
        <w:tc>
          <w:tcPr>
            <w:tcW w:w="2246"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71EF71E4" w14:textId="77777777" w:rsidR="00BF17B0" w:rsidRDefault="00BF17B0" w:rsidP="00BF17B0">
            <w:pPr>
              <w:rPr>
                <w:ins w:id="2846" w:author="Laura Viignola" w:date="2017-07-10T16:58:00Z"/>
                <w:lang w:val="it-IT"/>
              </w:rPr>
            </w:pPr>
            <w:ins w:id="2847" w:author="Laura Viignola" w:date="2017-07-10T16:58:00Z">
              <w:r w:rsidRPr="00995EFD">
                <w:rPr>
                  <w:rFonts w:ascii="Arial" w:eastAsia="Calibri" w:hAnsi="Arial" w:cs="Arial"/>
                  <w:lang w:val="it-IT"/>
                </w:rPr>
                <w:t>DS</w:t>
              </w:r>
              <w:r>
                <w:rPr>
                  <w:rFonts w:ascii="Arial" w:eastAsia="Calibri" w:hAnsi="Arial" w:cs="Arial"/>
                  <w:lang w:val="it-IT"/>
                </w:rPr>
                <w:t>_</w:t>
              </w:r>
              <w:r w:rsidRPr="00995EFD">
                <w:rPr>
                  <w:rFonts w:ascii="Arial" w:eastAsia="Calibri" w:hAnsi="Arial" w:cs="Arial"/>
                  <w:lang w:val="it-IT"/>
                </w:rPr>
                <w:t>r</w:t>
              </w:r>
            </w:ins>
          </w:p>
        </w:tc>
      </w:tr>
      <w:tr w:rsidR="00BF17B0" w14:paraId="7E84808C" w14:textId="77777777" w:rsidTr="00BF17B0">
        <w:trPr>
          <w:ins w:id="2848" w:author="Laura Viignola" w:date="2017-07-10T16:58:00Z"/>
        </w:trPr>
        <w:tc>
          <w:tcPr>
            <w:tcW w:w="22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06CE5358" w14:textId="77777777" w:rsidR="00BF17B0" w:rsidRPr="005549E1" w:rsidRDefault="00BF17B0" w:rsidP="00BF17B0">
            <w:pPr>
              <w:rPr>
                <w:ins w:id="2849" w:author="Laura Viignola" w:date="2017-07-10T16:58:00Z"/>
                <w:rFonts w:ascii="Arial" w:hAnsi="Arial" w:cs="Arial"/>
                <w:lang w:val="it-IT"/>
              </w:rPr>
            </w:pPr>
            <w:ins w:id="2850" w:author="Laura Viignola" w:date="2017-07-10T16:58:00Z">
              <w:r w:rsidRPr="005549E1">
                <w:rPr>
                  <w:rFonts w:ascii="Arial" w:eastAsia="Calibri" w:hAnsi="Arial" w:cs="Arial"/>
                  <w:lang w:val="it-IT"/>
                </w:rPr>
                <w:t>AGE</w:t>
              </w:r>
            </w:ins>
          </w:p>
        </w:tc>
        <w:tc>
          <w:tcPr>
            <w:tcW w:w="8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34601B28" w14:textId="77777777" w:rsidR="00BF17B0" w:rsidRPr="005549E1" w:rsidRDefault="00BF17B0" w:rsidP="00BF17B0">
            <w:pPr>
              <w:rPr>
                <w:ins w:id="2851" w:author="Laura Viignola" w:date="2017-07-10T16:58:00Z"/>
                <w:rFonts w:ascii="Arial" w:hAnsi="Arial" w:cs="Arial"/>
                <w:lang w:val="it-IT"/>
              </w:rPr>
            </w:pPr>
            <w:ins w:id="2852" w:author="Laura Viignola" w:date="2017-07-10T16:58:00Z">
              <w:r w:rsidRPr="005549E1">
                <w:rPr>
                  <w:rFonts w:ascii="Arial" w:eastAsia="Calibri" w:hAnsi="Arial" w:cs="Arial"/>
                  <w:lang w:val="it-IT"/>
                </w:rPr>
                <w:t>TIME</w:t>
              </w:r>
            </w:ins>
          </w:p>
        </w:tc>
        <w:tc>
          <w:tcPr>
            <w:tcW w:w="9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5FE8C3F" w14:textId="77777777" w:rsidR="00BF17B0" w:rsidRPr="005549E1" w:rsidRDefault="00BF17B0" w:rsidP="00BF17B0">
            <w:pPr>
              <w:rPr>
                <w:ins w:id="2853" w:author="Laura Viignola" w:date="2017-07-10T16:58:00Z"/>
                <w:rFonts w:ascii="Arial" w:hAnsi="Arial" w:cs="Arial"/>
                <w:lang w:val="it-IT"/>
              </w:rPr>
            </w:pPr>
            <w:ins w:id="2854" w:author="Laura Viignola" w:date="2017-07-10T16:58:00Z">
              <w:r w:rsidRPr="005549E1">
                <w:rPr>
                  <w:rFonts w:ascii="Arial" w:eastAsia="Calibri" w:hAnsi="Arial" w:cs="Arial"/>
                  <w:lang w:val="it-IT"/>
                </w:rPr>
                <w:t>GEO</w:t>
              </w:r>
            </w:ins>
          </w:p>
        </w:tc>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15727FF" w14:textId="77777777" w:rsidR="00BF17B0" w:rsidRPr="005549E1" w:rsidRDefault="00BF17B0" w:rsidP="00BF17B0">
            <w:pPr>
              <w:rPr>
                <w:ins w:id="2855" w:author="Laura Viignola" w:date="2017-07-10T16:58:00Z"/>
                <w:rFonts w:ascii="Arial" w:hAnsi="Arial" w:cs="Arial"/>
                <w:lang w:val="it-IT"/>
              </w:rPr>
            </w:pPr>
            <w:ins w:id="2856" w:author="Laura Viignola" w:date="2017-07-10T16:58:00Z">
              <w:r w:rsidRPr="005549E1">
                <w:rPr>
                  <w:rFonts w:ascii="Arial" w:eastAsia="Calibri" w:hAnsi="Arial" w:cs="Arial"/>
                  <w:lang w:val="it-IT"/>
                </w:rPr>
                <w:t>SEX</w:t>
              </w:r>
            </w:ins>
          </w:p>
        </w:tc>
        <w:tc>
          <w:tcPr>
            <w:tcW w:w="246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37A65D0B" w14:textId="77777777" w:rsidR="00BF17B0" w:rsidRPr="005549E1" w:rsidRDefault="00BF17B0" w:rsidP="00BF17B0">
            <w:pPr>
              <w:rPr>
                <w:ins w:id="2857" w:author="Laura Viignola" w:date="2017-07-10T16:58:00Z"/>
                <w:rFonts w:ascii="Arial" w:hAnsi="Arial" w:cs="Arial"/>
                <w:lang w:val="it-IT"/>
              </w:rPr>
            </w:pPr>
            <w:ins w:id="2858" w:author="Laura Viignola" w:date="2017-07-10T16:58:00Z">
              <w:r w:rsidRPr="005549E1">
                <w:rPr>
                  <w:rFonts w:ascii="Arial" w:eastAsia="Calibri" w:hAnsi="Arial" w:cs="Arial"/>
                  <w:lang w:val="it-IT"/>
                </w:rPr>
                <w:t>YOUTH_UNEMPLOYMENT</w:t>
              </w:r>
            </w:ins>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044C4F22" w14:textId="77777777" w:rsidR="00BF17B0" w:rsidRPr="005549E1" w:rsidRDefault="00BF17B0" w:rsidP="00BF17B0">
            <w:pPr>
              <w:rPr>
                <w:ins w:id="2859" w:author="Laura Viignola" w:date="2017-07-10T16:58:00Z"/>
                <w:rFonts w:ascii="Arial" w:hAnsi="Arial" w:cs="Arial"/>
                <w:lang w:val="it-IT"/>
              </w:rPr>
            </w:pPr>
            <w:ins w:id="2860" w:author="Laura Viignola" w:date="2017-07-10T16:58:00Z">
              <w:r w:rsidRPr="005549E1">
                <w:rPr>
                  <w:rFonts w:ascii="Arial" w:eastAsia="Calibri" w:hAnsi="Arial" w:cs="Arial"/>
                  <w:lang w:val="it-IT"/>
                </w:rPr>
                <w:t>UNEMPLOYMENT</w:t>
              </w:r>
            </w:ins>
          </w:p>
        </w:tc>
      </w:tr>
      <w:tr w:rsidR="00BF17B0" w14:paraId="02C0CCF0" w14:textId="77777777" w:rsidTr="00BF17B0">
        <w:trPr>
          <w:ins w:id="2861"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C4479B7" w14:textId="77777777" w:rsidR="00BF17B0" w:rsidRDefault="00BF17B0" w:rsidP="00BF17B0">
            <w:pPr>
              <w:rPr>
                <w:ins w:id="2862" w:author="Laura Viignola" w:date="2017-07-10T16:58:00Z"/>
                <w:lang w:val="it-IT"/>
              </w:rPr>
            </w:pPr>
            <w:ins w:id="2863"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9FE28E4" w14:textId="77777777" w:rsidR="00BF17B0" w:rsidRDefault="00BF17B0" w:rsidP="00BF17B0">
            <w:pPr>
              <w:rPr>
                <w:ins w:id="2864" w:author="Laura Viignola" w:date="2017-07-10T16:58:00Z"/>
                <w:lang w:val="it-IT"/>
              </w:rPr>
            </w:pPr>
            <w:ins w:id="2865" w:author="Laura Viignola" w:date="2017-07-10T16:58:00Z">
              <w:r>
                <w:rPr>
                  <w:rFonts w:ascii="Calibri" w:eastAsia="Calibri" w:hAnsi="Calibri" w:cs="Calibri"/>
                  <w:lang w:val="it-IT"/>
                </w:rPr>
                <w:t>2011</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6736A47" w14:textId="77777777" w:rsidR="00BF17B0" w:rsidRDefault="00BF17B0" w:rsidP="00BF17B0">
            <w:pPr>
              <w:rPr>
                <w:ins w:id="2866" w:author="Laura Viignola" w:date="2017-07-10T16:58:00Z"/>
                <w:lang w:val="it-IT"/>
              </w:rPr>
            </w:pPr>
            <w:ins w:id="2867" w:author="Laura Viignola" w:date="2017-07-10T16:58:00Z">
              <w:r>
                <w:rPr>
                  <w:rFonts w:ascii="Calibri" w:eastAsia="Calibri" w:hAnsi="Calibri" w:cs="Calibri"/>
                  <w:lang w:val="it-IT"/>
                </w:rPr>
                <w:t>Germany</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4C0E927" w14:textId="77777777" w:rsidR="00BF17B0" w:rsidRDefault="00BF17B0" w:rsidP="00BF17B0">
            <w:pPr>
              <w:rPr>
                <w:ins w:id="2868" w:author="Laura Viignola" w:date="2017-07-10T16:58:00Z"/>
                <w:lang w:val="it-IT"/>
              </w:rPr>
            </w:pPr>
            <w:ins w:id="2869"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7BD6252" w14:textId="77777777" w:rsidR="00BF17B0" w:rsidRDefault="00BF17B0" w:rsidP="00BF17B0">
            <w:pPr>
              <w:jc w:val="right"/>
              <w:rPr>
                <w:ins w:id="2870" w:author="Laura Viignola" w:date="2017-07-10T16:58:00Z"/>
                <w:lang w:val="it-IT"/>
              </w:rPr>
            </w:pPr>
            <w:ins w:id="2871" w:author="Laura Viignola" w:date="2017-07-10T16:58:00Z">
              <w:r>
                <w:rPr>
                  <w:rFonts w:ascii="Calibri" w:eastAsia="Calibri" w:hAnsi="Calibri" w:cs="Calibri"/>
                  <w:lang w:val="it-IT"/>
                </w:rPr>
                <w:t>7</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771C5DF" w14:textId="77777777" w:rsidR="00BF17B0" w:rsidRDefault="00BF17B0" w:rsidP="00BF17B0">
            <w:pPr>
              <w:jc w:val="right"/>
              <w:rPr>
                <w:ins w:id="2872" w:author="Laura Viignola" w:date="2017-07-10T16:58:00Z"/>
                <w:lang w:val="it-IT"/>
              </w:rPr>
            </w:pPr>
            <w:ins w:id="2873" w:author="Laura Viignola" w:date="2017-07-10T16:58:00Z">
              <w:r>
                <w:rPr>
                  <w:rFonts w:ascii="Calibri" w:eastAsia="Calibri" w:hAnsi="Calibri" w:cs="Calibri"/>
                  <w:lang w:val="it-IT"/>
                </w:rPr>
                <w:t>5</w:t>
              </w:r>
            </w:ins>
          </w:p>
        </w:tc>
      </w:tr>
      <w:tr w:rsidR="00BF17B0" w14:paraId="69A22C7B" w14:textId="77777777" w:rsidTr="00BF17B0">
        <w:trPr>
          <w:ins w:id="2874"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982CD42" w14:textId="77777777" w:rsidR="00BF17B0" w:rsidRDefault="00BF17B0" w:rsidP="00BF17B0">
            <w:pPr>
              <w:rPr>
                <w:ins w:id="2875" w:author="Laura Viignola" w:date="2017-07-10T16:58:00Z"/>
                <w:lang w:val="it-IT"/>
              </w:rPr>
            </w:pPr>
            <w:ins w:id="2876"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A092E0D" w14:textId="77777777" w:rsidR="00BF17B0" w:rsidRDefault="00BF17B0" w:rsidP="00BF17B0">
            <w:pPr>
              <w:rPr>
                <w:ins w:id="2877" w:author="Laura Viignola" w:date="2017-07-10T16:58:00Z"/>
                <w:lang w:val="it-IT"/>
              </w:rPr>
            </w:pPr>
            <w:ins w:id="2878" w:author="Laura Viignola" w:date="2017-07-10T16:58:00Z">
              <w:r>
                <w:rPr>
                  <w:rFonts w:ascii="Calibri" w:eastAsia="Calibri" w:hAnsi="Calibri" w:cs="Calibri"/>
                  <w:lang w:val="it-IT"/>
                </w:rPr>
                <w:t>2012</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D3887BA" w14:textId="77777777" w:rsidR="00BF17B0" w:rsidRDefault="00BF17B0" w:rsidP="00BF17B0">
            <w:pPr>
              <w:rPr>
                <w:ins w:id="2879" w:author="Laura Viignola" w:date="2017-07-10T16:58:00Z"/>
                <w:lang w:val="it-IT"/>
              </w:rPr>
            </w:pPr>
            <w:ins w:id="2880" w:author="Laura Viignola" w:date="2017-07-10T16:58:00Z">
              <w:r>
                <w:rPr>
                  <w:rFonts w:ascii="Calibri" w:eastAsia="Calibri" w:hAnsi="Calibri" w:cs="Calibri"/>
                  <w:lang w:val="it-IT"/>
                </w:rPr>
                <w:t>Germany</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CBBF70F" w14:textId="77777777" w:rsidR="00BF17B0" w:rsidRDefault="00BF17B0" w:rsidP="00BF17B0">
            <w:pPr>
              <w:rPr>
                <w:ins w:id="2881" w:author="Laura Viignola" w:date="2017-07-10T16:58:00Z"/>
                <w:lang w:val="it-IT"/>
              </w:rPr>
            </w:pPr>
            <w:ins w:id="2882"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201EA77" w14:textId="77777777" w:rsidR="00BF17B0" w:rsidRPr="00857F38" w:rsidRDefault="00BF17B0" w:rsidP="00BF17B0">
            <w:pPr>
              <w:jc w:val="right"/>
              <w:rPr>
                <w:ins w:id="2883" w:author="Laura Viignola" w:date="2017-07-10T16:58:00Z"/>
                <w:rFonts w:asciiTheme="minorHAnsi" w:hAnsiTheme="minorHAnsi"/>
                <w:lang w:val="it-IT"/>
              </w:rPr>
            </w:pPr>
            <w:ins w:id="2884" w:author="Laura Viignola" w:date="2017-07-10T16:58:00Z">
              <w:r>
                <w:rPr>
                  <w:rFonts w:asciiTheme="minorHAnsi" w:hAnsiTheme="minorHAnsi"/>
                  <w:lang w:val="it-IT"/>
                </w:rPr>
                <w:t>7</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E8CC65A" w14:textId="77777777" w:rsidR="00BF17B0" w:rsidRDefault="00BF17B0" w:rsidP="00BF17B0">
            <w:pPr>
              <w:jc w:val="right"/>
              <w:rPr>
                <w:ins w:id="2885" w:author="Laura Viignola" w:date="2017-07-10T16:58:00Z"/>
                <w:lang w:val="it-IT"/>
              </w:rPr>
            </w:pPr>
            <w:ins w:id="2886" w:author="Laura Viignola" w:date="2017-07-10T16:58:00Z">
              <w:r>
                <w:rPr>
                  <w:rFonts w:ascii="Calibri" w:eastAsia="Calibri" w:hAnsi="Calibri" w:cs="Calibri"/>
                  <w:lang w:val="it-IT"/>
                </w:rPr>
                <w:t>5</w:t>
              </w:r>
            </w:ins>
          </w:p>
        </w:tc>
      </w:tr>
      <w:tr w:rsidR="00BF17B0" w14:paraId="0ACB131D" w14:textId="77777777" w:rsidTr="00BF17B0">
        <w:trPr>
          <w:ins w:id="2887"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D9156F5" w14:textId="77777777" w:rsidR="00BF17B0" w:rsidRDefault="00BF17B0" w:rsidP="00BF17B0">
            <w:pPr>
              <w:rPr>
                <w:ins w:id="2888" w:author="Laura Viignola" w:date="2017-07-10T16:58:00Z"/>
                <w:lang w:val="it-IT"/>
              </w:rPr>
            </w:pPr>
            <w:ins w:id="2889"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BC1BA8A" w14:textId="77777777" w:rsidR="00BF17B0" w:rsidRDefault="00BF17B0" w:rsidP="00BF17B0">
            <w:pPr>
              <w:rPr>
                <w:ins w:id="2890" w:author="Laura Viignola" w:date="2017-07-10T16:58:00Z"/>
                <w:lang w:val="it-IT"/>
              </w:rPr>
            </w:pPr>
            <w:ins w:id="2891" w:author="Laura Viignola" w:date="2017-07-10T16:58:00Z">
              <w:r>
                <w:rPr>
                  <w:rFonts w:ascii="Calibri" w:eastAsia="Calibri" w:hAnsi="Calibri" w:cs="Calibri"/>
                  <w:lang w:val="it-IT"/>
                </w:rPr>
                <w:t>2011</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21E092F" w14:textId="77777777" w:rsidR="00BF17B0" w:rsidRDefault="00BF17B0" w:rsidP="00BF17B0">
            <w:pPr>
              <w:rPr>
                <w:ins w:id="2892" w:author="Laura Viignola" w:date="2017-07-10T16:58:00Z"/>
                <w:lang w:val="it-IT"/>
              </w:rPr>
            </w:pPr>
            <w:ins w:id="2893" w:author="Laura Viignola" w:date="2017-07-10T16:58:00Z">
              <w:r>
                <w:rPr>
                  <w:rFonts w:ascii="Calibri" w:eastAsia="Calibri" w:hAnsi="Calibri" w:cs="Calibri"/>
                  <w:lang w:val="it-IT"/>
                </w:rPr>
                <w:t>Greece</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553541A" w14:textId="77777777" w:rsidR="00BF17B0" w:rsidRDefault="00BF17B0" w:rsidP="00BF17B0">
            <w:pPr>
              <w:rPr>
                <w:ins w:id="2894" w:author="Laura Viignola" w:date="2017-07-10T16:58:00Z"/>
                <w:lang w:val="it-IT"/>
              </w:rPr>
            </w:pPr>
            <w:ins w:id="2895"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8CE1F04" w14:textId="77777777" w:rsidR="00BF17B0" w:rsidRDefault="00BF17B0" w:rsidP="00BF17B0">
            <w:pPr>
              <w:jc w:val="right"/>
              <w:rPr>
                <w:ins w:id="2896" w:author="Laura Viignola" w:date="2017-07-10T16:58:00Z"/>
                <w:lang w:val="it-IT"/>
              </w:rPr>
            </w:pPr>
            <w:ins w:id="2897" w:author="Laura Viignola" w:date="2017-07-10T16:58:00Z">
              <w:r>
                <w:rPr>
                  <w:rFonts w:ascii="Calibri" w:eastAsia="Calibri" w:hAnsi="Calibri" w:cs="Calibri"/>
                  <w:lang w:val="it-IT"/>
                </w:rPr>
                <w:t>33</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688D7C9" w14:textId="77777777" w:rsidR="00BF17B0" w:rsidRDefault="00BF17B0" w:rsidP="00BF17B0">
            <w:pPr>
              <w:jc w:val="right"/>
              <w:rPr>
                <w:ins w:id="2898" w:author="Laura Viignola" w:date="2017-07-10T16:58:00Z"/>
                <w:lang w:val="it-IT"/>
              </w:rPr>
            </w:pPr>
            <w:ins w:id="2899" w:author="Laura Viignola" w:date="2017-07-10T16:58:00Z">
              <w:r>
                <w:rPr>
                  <w:rFonts w:ascii="Calibri" w:eastAsia="Calibri" w:hAnsi="Calibri" w:cs="Calibri"/>
                  <w:lang w:val="it-IT"/>
                </w:rPr>
                <w:t>17</w:t>
              </w:r>
            </w:ins>
          </w:p>
        </w:tc>
      </w:tr>
      <w:tr w:rsidR="00BF17B0" w14:paraId="231CF139" w14:textId="77777777" w:rsidTr="00BF17B0">
        <w:trPr>
          <w:ins w:id="2900"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BA8F1E3" w14:textId="77777777" w:rsidR="00BF17B0" w:rsidRDefault="00BF17B0" w:rsidP="00BF17B0">
            <w:pPr>
              <w:rPr>
                <w:ins w:id="2901" w:author="Laura Viignola" w:date="2017-07-10T16:58:00Z"/>
                <w:lang w:val="it-IT"/>
              </w:rPr>
            </w:pPr>
            <w:ins w:id="2902"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B546DB5" w14:textId="77777777" w:rsidR="00BF17B0" w:rsidRDefault="00BF17B0" w:rsidP="00BF17B0">
            <w:pPr>
              <w:rPr>
                <w:ins w:id="2903" w:author="Laura Viignola" w:date="2017-07-10T16:58:00Z"/>
                <w:lang w:val="it-IT"/>
              </w:rPr>
            </w:pPr>
            <w:ins w:id="2904" w:author="Laura Viignola" w:date="2017-07-10T16:58:00Z">
              <w:r>
                <w:rPr>
                  <w:rFonts w:ascii="Calibri" w:eastAsia="Calibri" w:hAnsi="Calibri" w:cs="Calibri"/>
                  <w:lang w:val="it-IT"/>
                </w:rPr>
                <w:t>2012</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1015CDF" w14:textId="77777777" w:rsidR="00BF17B0" w:rsidRDefault="00BF17B0" w:rsidP="00BF17B0">
            <w:pPr>
              <w:rPr>
                <w:ins w:id="2905" w:author="Laura Viignola" w:date="2017-07-10T16:58:00Z"/>
                <w:lang w:val="it-IT"/>
              </w:rPr>
            </w:pPr>
            <w:ins w:id="2906" w:author="Laura Viignola" w:date="2017-07-10T16:58:00Z">
              <w:r>
                <w:rPr>
                  <w:rFonts w:ascii="Calibri" w:eastAsia="Calibri" w:hAnsi="Calibri" w:cs="Calibri"/>
                  <w:lang w:val="it-IT"/>
                </w:rPr>
                <w:t>Greece</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C549F9D" w14:textId="77777777" w:rsidR="00BF17B0" w:rsidRDefault="00BF17B0" w:rsidP="00BF17B0">
            <w:pPr>
              <w:rPr>
                <w:ins w:id="2907" w:author="Laura Viignola" w:date="2017-07-10T16:58:00Z"/>
                <w:lang w:val="it-IT"/>
              </w:rPr>
            </w:pPr>
            <w:ins w:id="2908"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57C4A9E" w14:textId="77777777" w:rsidR="00BF17B0" w:rsidRDefault="00BF17B0" w:rsidP="00BF17B0">
            <w:pPr>
              <w:jc w:val="right"/>
              <w:rPr>
                <w:ins w:id="2909" w:author="Laura Viignola" w:date="2017-07-10T16:58:00Z"/>
                <w:lang w:val="it-IT"/>
              </w:rPr>
            </w:pPr>
            <w:ins w:id="2910" w:author="Laura Viignola" w:date="2017-07-10T16:58:00Z">
              <w:r>
                <w:rPr>
                  <w:rFonts w:ascii="Calibri" w:eastAsia="Calibri" w:hAnsi="Calibri" w:cs="Calibri"/>
                  <w:lang w:val="it-IT"/>
                </w:rPr>
                <w:t>42</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C473730" w14:textId="77777777" w:rsidR="00BF17B0" w:rsidRDefault="00BF17B0" w:rsidP="00BF17B0">
            <w:pPr>
              <w:jc w:val="right"/>
              <w:rPr>
                <w:ins w:id="2911" w:author="Laura Viignola" w:date="2017-07-10T16:58:00Z"/>
                <w:lang w:val="it-IT"/>
              </w:rPr>
            </w:pPr>
            <w:ins w:id="2912" w:author="Laura Viignola" w:date="2017-07-10T16:58:00Z">
              <w:r>
                <w:rPr>
                  <w:rFonts w:ascii="Calibri" w:eastAsia="Calibri" w:hAnsi="Calibri" w:cs="Calibri"/>
                  <w:lang w:val="it-IT"/>
                </w:rPr>
                <w:t>24</w:t>
              </w:r>
            </w:ins>
          </w:p>
        </w:tc>
      </w:tr>
    </w:tbl>
    <w:p w14:paraId="285EE7CF" w14:textId="77777777" w:rsidR="00BF17B0" w:rsidRDefault="00BF17B0" w:rsidP="00BF17B0">
      <w:pPr>
        <w:rPr>
          <w:ins w:id="2913" w:author="Laura Viignola" w:date="2017-07-10T16:58:00Z"/>
          <w:rFonts w:ascii="Trebuchet MS" w:eastAsia="Trebuchet MS" w:hAnsi="Trebuchet MS" w:cs="Trebuchet MS"/>
          <w:color w:val="454645"/>
          <w:sz w:val="32"/>
        </w:rPr>
      </w:pPr>
    </w:p>
    <w:p w14:paraId="5BEFAA58" w14:textId="77777777" w:rsidR="00BF17B0" w:rsidRDefault="00BF17B0" w:rsidP="00BF17B0">
      <w:pPr>
        <w:rPr>
          <w:ins w:id="2914" w:author="Laura Viignola" w:date="2017-07-10T16:58:00Z"/>
          <w:rFonts w:ascii="Cambria" w:eastAsia="Calibri" w:hAnsi="Cambria" w:cs="Calibri"/>
          <w:lang w:val="pt-PT"/>
        </w:rPr>
      </w:pPr>
      <w:ins w:id="2915" w:author="Laura Viignola" w:date="2017-07-10T16:58:00Z">
        <w:r w:rsidRPr="00CA0059">
          <w:rPr>
            <w:rFonts w:ascii="Cambria" w:hAnsi="Cambria"/>
            <w:i/>
          </w:rPr>
          <w:t xml:space="preserve">Example </w:t>
        </w:r>
        <w:r>
          <w:rPr>
            <w:rFonts w:ascii="Cambria" w:hAnsi="Cambria"/>
            <w:i/>
          </w:rPr>
          <w:t>2</w:t>
        </w:r>
        <w:r w:rsidRPr="00CA0059">
          <w:rPr>
            <w:rFonts w:ascii="Cambria" w:hAnsi="Cambria"/>
            <w:i/>
          </w:rPr>
          <w:t>:</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color w:val="1F497D" w:themeColor="text2"/>
            <w:lang w:val="pt-PT"/>
          </w:rPr>
          <w:t>ceil(unemployment#</w:t>
        </w:r>
        <w:r w:rsidRPr="00473A8C">
          <w:rPr>
            <w:rFonts w:ascii="Arial" w:eastAsia="Calibri" w:hAnsi="Arial" w:cs="Arial"/>
            <w:color w:val="1F497D" w:themeColor="text2"/>
            <w:lang w:val="pt-PT"/>
          </w:rPr>
          <w:t>YOUTH_UNEMPLOYMENT</w:t>
        </w:r>
        <w:r>
          <w:rPr>
            <w:rFonts w:ascii="Arial" w:eastAsia="Calibri" w:hAnsi="Arial" w:cs="Arial"/>
            <w:color w:val="1F497D" w:themeColor="text2"/>
            <w:lang w:val="pt-PT"/>
          </w:rPr>
          <w:t>)</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1466CA03" w14:textId="77777777" w:rsidR="00BF17B0" w:rsidRPr="00473A8C" w:rsidRDefault="00BF17B0" w:rsidP="00BF17B0">
      <w:pPr>
        <w:rPr>
          <w:ins w:id="2916" w:author="Laura Viignola" w:date="2017-07-10T16:58:00Z"/>
          <w:rFonts w:eastAsia="Trebuchet MS"/>
          <w:lang w:val="pt-PT"/>
        </w:rPr>
      </w:pPr>
    </w:p>
    <w:tbl>
      <w:tblPr>
        <w:tblW w:w="9130"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110"/>
        <w:gridCol w:w="787"/>
        <w:gridCol w:w="968"/>
        <w:gridCol w:w="902"/>
        <w:gridCol w:w="2587"/>
        <w:gridCol w:w="1776"/>
      </w:tblGrid>
      <w:tr w:rsidR="00BF17B0" w14:paraId="02D97808" w14:textId="77777777" w:rsidTr="00BF17B0">
        <w:trPr>
          <w:ins w:id="2917" w:author="Laura Viignola" w:date="2017-07-10T16:58:00Z"/>
        </w:trPr>
        <w:tc>
          <w:tcPr>
            <w:tcW w:w="9130"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hideMark/>
          </w:tcPr>
          <w:p w14:paraId="466098FA" w14:textId="77777777" w:rsidR="00BF17B0" w:rsidRDefault="00BF17B0" w:rsidP="00BF17B0">
            <w:pPr>
              <w:rPr>
                <w:ins w:id="2918" w:author="Laura Viignola" w:date="2017-07-10T16:58:00Z"/>
                <w:lang w:val="it-IT"/>
              </w:rPr>
            </w:pPr>
            <w:ins w:id="2919" w:author="Laura Viignola" w:date="2017-07-10T16:58:00Z">
              <w:r w:rsidRPr="00995EFD">
                <w:rPr>
                  <w:rFonts w:ascii="Arial" w:eastAsia="Calibri" w:hAnsi="Arial" w:cs="Arial"/>
                  <w:lang w:val="it-IT"/>
                </w:rPr>
                <w:t>DS</w:t>
              </w:r>
              <w:r>
                <w:rPr>
                  <w:rFonts w:ascii="Arial" w:eastAsia="Calibri" w:hAnsi="Arial" w:cs="Arial"/>
                  <w:lang w:val="it-IT"/>
                </w:rPr>
                <w:t>_</w:t>
              </w:r>
              <w:r w:rsidRPr="00995EFD">
                <w:rPr>
                  <w:rFonts w:ascii="Arial" w:eastAsia="Calibri" w:hAnsi="Arial" w:cs="Arial"/>
                  <w:lang w:val="it-IT"/>
                </w:rPr>
                <w:t>r</w:t>
              </w:r>
            </w:ins>
          </w:p>
        </w:tc>
      </w:tr>
      <w:tr w:rsidR="00BF17B0" w14:paraId="77C1BB7E" w14:textId="77777777" w:rsidTr="00BF17B0">
        <w:trPr>
          <w:ins w:id="2920" w:author="Laura Viignola" w:date="2017-07-10T16:58:00Z"/>
        </w:trPr>
        <w:tc>
          <w:tcPr>
            <w:tcW w:w="2247"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BDE69C6" w14:textId="77777777" w:rsidR="00BF17B0" w:rsidRPr="005549E1" w:rsidRDefault="00BF17B0" w:rsidP="00BF17B0">
            <w:pPr>
              <w:rPr>
                <w:ins w:id="2921" w:author="Laura Viignola" w:date="2017-07-10T16:58:00Z"/>
                <w:rFonts w:ascii="Arial" w:hAnsi="Arial" w:cs="Arial"/>
                <w:lang w:val="it-IT"/>
              </w:rPr>
            </w:pPr>
            <w:ins w:id="2922" w:author="Laura Viignola" w:date="2017-07-10T16:58:00Z">
              <w:r w:rsidRPr="005549E1">
                <w:rPr>
                  <w:rFonts w:ascii="Arial" w:eastAsia="Calibri" w:hAnsi="Arial" w:cs="Arial"/>
                  <w:lang w:val="it-IT"/>
                </w:rPr>
                <w:t>AGE</w:t>
              </w:r>
            </w:ins>
          </w:p>
        </w:tc>
        <w:tc>
          <w:tcPr>
            <w:tcW w:w="8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4E8CCAD7" w14:textId="77777777" w:rsidR="00BF17B0" w:rsidRPr="005549E1" w:rsidRDefault="00BF17B0" w:rsidP="00BF17B0">
            <w:pPr>
              <w:rPr>
                <w:ins w:id="2923" w:author="Laura Viignola" w:date="2017-07-10T16:58:00Z"/>
                <w:rFonts w:ascii="Arial" w:hAnsi="Arial" w:cs="Arial"/>
                <w:lang w:val="it-IT"/>
              </w:rPr>
            </w:pPr>
            <w:ins w:id="2924" w:author="Laura Viignola" w:date="2017-07-10T16:58:00Z">
              <w:r w:rsidRPr="005549E1">
                <w:rPr>
                  <w:rFonts w:ascii="Arial" w:eastAsia="Calibri" w:hAnsi="Arial" w:cs="Arial"/>
                  <w:lang w:val="it-IT"/>
                </w:rPr>
                <w:t>TIME</w:t>
              </w:r>
            </w:ins>
          </w:p>
        </w:tc>
        <w:tc>
          <w:tcPr>
            <w:tcW w:w="9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0A4E78E5" w14:textId="77777777" w:rsidR="00BF17B0" w:rsidRPr="005549E1" w:rsidRDefault="00BF17B0" w:rsidP="00BF17B0">
            <w:pPr>
              <w:rPr>
                <w:ins w:id="2925" w:author="Laura Viignola" w:date="2017-07-10T16:58:00Z"/>
                <w:rFonts w:ascii="Arial" w:hAnsi="Arial" w:cs="Arial"/>
                <w:lang w:val="it-IT"/>
              </w:rPr>
            </w:pPr>
            <w:ins w:id="2926" w:author="Laura Viignola" w:date="2017-07-10T16:58:00Z">
              <w:r w:rsidRPr="005549E1">
                <w:rPr>
                  <w:rFonts w:ascii="Arial" w:eastAsia="Calibri" w:hAnsi="Arial" w:cs="Arial"/>
                  <w:lang w:val="it-IT"/>
                </w:rPr>
                <w:t>GEO</w:t>
              </w:r>
            </w:ins>
          </w:p>
        </w:tc>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F80940C" w14:textId="77777777" w:rsidR="00BF17B0" w:rsidRPr="005549E1" w:rsidRDefault="00BF17B0" w:rsidP="00BF17B0">
            <w:pPr>
              <w:rPr>
                <w:ins w:id="2927" w:author="Laura Viignola" w:date="2017-07-10T16:58:00Z"/>
                <w:rFonts w:ascii="Arial" w:hAnsi="Arial" w:cs="Arial"/>
                <w:lang w:val="it-IT"/>
              </w:rPr>
            </w:pPr>
            <w:ins w:id="2928" w:author="Laura Viignola" w:date="2017-07-10T16:58:00Z">
              <w:r w:rsidRPr="005549E1">
                <w:rPr>
                  <w:rFonts w:ascii="Arial" w:eastAsia="Calibri" w:hAnsi="Arial" w:cs="Arial"/>
                  <w:lang w:val="it-IT"/>
                </w:rPr>
                <w:t>SEX</w:t>
              </w:r>
            </w:ins>
          </w:p>
        </w:tc>
        <w:tc>
          <w:tcPr>
            <w:tcW w:w="2463"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02BC8CAB" w14:textId="77777777" w:rsidR="00BF17B0" w:rsidRPr="005549E1" w:rsidRDefault="00BF17B0" w:rsidP="00BF17B0">
            <w:pPr>
              <w:rPr>
                <w:ins w:id="2929" w:author="Laura Viignola" w:date="2017-07-10T16:58:00Z"/>
                <w:rFonts w:ascii="Arial" w:hAnsi="Arial" w:cs="Arial"/>
                <w:lang w:val="it-IT"/>
              </w:rPr>
            </w:pPr>
            <w:ins w:id="2930" w:author="Laura Viignola" w:date="2017-07-10T16:58:00Z">
              <w:r w:rsidRPr="005549E1">
                <w:rPr>
                  <w:rFonts w:ascii="Arial" w:eastAsia="Calibri" w:hAnsi="Arial" w:cs="Arial"/>
                  <w:lang w:val="it-IT"/>
                </w:rPr>
                <w:t>YOUTH_UNEMPLOYMENT</w:t>
              </w:r>
            </w:ins>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166D3CC9" w14:textId="77777777" w:rsidR="00BF17B0" w:rsidRPr="005549E1" w:rsidRDefault="00BF17B0" w:rsidP="00BF17B0">
            <w:pPr>
              <w:rPr>
                <w:ins w:id="2931" w:author="Laura Viignola" w:date="2017-07-10T16:58:00Z"/>
                <w:rFonts w:ascii="Arial" w:hAnsi="Arial" w:cs="Arial"/>
                <w:lang w:val="it-IT"/>
              </w:rPr>
            </w:pPr>
            <w:ins w:id="2932" w:author="Laura Viignola" w:date="2017-07-10T16:58:00Z">
              <w:r w:rsidRPr="005549E1">
                <w:rPr>
                  <w:rFonts w:ascii="Arial" w:eastAsia="Calibri" w:hAnsi="Arial" w:cs="Arial"/>
                  <w:lang w:val="it-IT"/>
                </w:rPr>
                <w:t>UNEMPLOYMENT</w:t>
              </w:r>
            </w:ins>
          </w:p>
        </w:tc>
      </w:tr>
      <w:tr w:rsidR="00BF17B0" w14:paraId="15D0377C" w14:textId="77777777" w:rsidTr="00BF17B0">
        <w:trPr>
          <w:ins w:id="2933" w:author="Laura Viignola" w:date="2017-07-10T16:58:00Z"/>
        </w:trPr>
        <w:tc>
          <w:tcPr>
            <w:tcW w:w="22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E42C4C3" w14:textId="77777777" w:rsidR="00BF17B0" w:rsidRDefault="00BF17B0" w:rsidP="00BF17B0">
            <w:pPr>
              <w:rPr>
                <w:ins w:id="2934" w:author="Laura Viignola" w:date="2017-07-10T16:58:00Z"/>
                <w:lang w:val="it-IT"/>
              </w:rPr>
            </w:pPr>
            <w:ins w:id="2935"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2834D93" w14:textId="77777777" w:rsidR="00BF17B0" w:rsidRDefault="00BF17B0" w:rsidP="00BF17B0">
            <w:pPr>
              <w:rPr>
                <w:ins w:id="2936" w:author="Laura Viignola" w:date="2017-07-10T16:58:00Z"/>
                <w:lang w:val="it-IT"/>
              </w:rPr>
            </w:pPr>
            <w:ins w:id="2937" w:author="Laura Viignola" w:date="2017-07-10T16:58:00Z">
              <w:r>
                <w:rPr>
                  <w:rFonts w:ascii="Calibri" w:eastAsia="Calibri" w:hAnsi="Calibri" w:cs="Calibri"/>
                  <w:lang w:val="it-IT"/>
                </w:rPr>
                <w:t>2011</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243C6FC" w14:textId="77777777" w:rsidR="00BF17B0" w:rsidRDefault="00BF17B0" w:rsidP="00BF17B0">
            <w:pPr>
              <w:rPr>
                <w:ins w:id="2938" w:author="Laura Viignola" w:date="2017-07-10T16:58:00Z"/>
                <w:lang w:val="it-IT"/>
              </w:rPr>
            </w:pPr>
            <w:ins w:id="2939" w:author="Laura Viignola" w:date="2017-07-10T16:58:00Z">
              <w:r>
                <w:rPr>
                  <w:rFonts w:ascii="Calibri" w:eastAsia="Calibri" w:hAnsi="Calibri" w:cs="Calibri"/>
                  <w:lang w:val="it-IT"/>
                </w:rPr>
                <w:t>Germany</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D358F6F" w14:textId="77777777" w:rsidR="00BF17B0" w:rsidRDefault="00BF17B0" w:rsidP="00BF17B0">
            <w:pPr>
              <w:rPr>
                <w:ins w:id="2940" w:author="Laura Viignola" w:date="2017-07-10T16:58:00Z"/>
                <w:lang w:val="it-IT"/>
              </w:rPr>
            </w:pPr>
            <w:ins w:id="2941" w:author="Laura Viignola" w:date="2017-07-10T16:58:00Z">
              <w:r>
                <w:rPr>
                  <w:rFonts w:ascii="Calibri" w:eastAsia="Calibri" w:hAnsi="Calibri" w:cs="Calibri"/>
                  <w:lang w:val="it-IT"/>
                </w:rPr>
                <w:t>Total</w:t>
              </w:r>
            </w:ins>
          </w:p>
        </w:tc>
        <w:tc>
          <w:tcPr>
            <w:tcW w:w="246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ACC5FA7" w14:textId="77777777" w:rsidR="00BF17B0" w:rsidRDefault="00BF17B0" w:rsidP="00BF17B0">
            <w:pPr>
              <w:jc w:val="right"/>
              <w:rPr>
                <w:ins w:id="2942" w:author="Laura Viignola" w:date="2017-07-10T16:58:00Z"/>
                <w:lang w:val="it-IT"/>
              </w:rPr>
            </w:pPr>
            <w:ins w:id="2943" w:author="Laura Viignola" w:date="2017-07-10T16:58:00Z">
              <w:r>
                <w:rPr>
                  <w:rFonts w:ascii="Calibri" w:eastAsia="Calibri" w:hAnsi="Calibri" w:cs="Calibri"/>
                  <w:lang w:val="it-IT"/>
                </w:rPr>
                <w:t>7</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D7E6AB4" w14:textId="77777777" w:rsidR="00BF17B0" w:rsidRDefault="00BF17B0" w:rsidP="00BF17B0">
            <w:pPr>
              <w:jc w:val="right"/>
              <w:rPr>
                <w:ins w:id="2944" w:author="Laura Viignola" w:date="2017-07-10T16:58:00Z"/>
                <w:lang w:val="it-IT"/>
              </w:rPr>
            </w:pPr>
            <w:ins w:id="2945" w:author="Laura Viignola" w:date="2017-07-10T16:58:00Z">
              <w:r>
                <w:rPr>
                  <w:rFonts w:ascii="Calibri" w:eastAsia="Calibri" w:hAnsi="Calibri" w:cs="Calibri"/>
                  <w:lang w:val="it-IT"/>
                </w:rPr>
                <w:t>5.9</w:t>
              </w:r>
            </w:ins>
          </w:p>
        </w:tc>
      </w:tr>
      <w:tr w:rsidR="00BF17B0" w14:paraId="4C54A0C8" w14:textId="77777777" w:rsidTr="00BF17B0">
        <w:trPr>
          <w:ins w:id="2946" w:author="Laura Viignola" w:date="2017-07-10T16:58:00Z"/>
        </w:trPr>
        <w:tc>
          <w:tcPr>
            <w:tcW w:w="22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FED5D72" w14:textId="77777777" w:rsidR="00BF17B0" w:rsidRDefault="00BF17B0" w:rsidP="00BF17B0">
            <w:pPr>
              <w:rPr>
                <w:ins w:id="2947" w:author="Laura Viignola" w:date="2017-07-10T16:58:00Z"/>
                <w:lang w:val="it-IT"/>
              </w:rPr>
            </w:pPr>
            <w:ins w:id="2948"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026D09C" w14:textId="77777777" w:rsidR="00BF17B0" w:rsidRDefault="00BF17B0" w:rsidP="00BF17B0">
            <w:pPr>
              <w:rPr>
                <w:ins w:id="2949" w:author="Laura Viignola" w:date="2017-07-10T16:58:00Z"/>
                <w:lang w:val="it-IT"/>
              </w:rPr>
            </w:pPr>
            <w:ins w:id="2950" w:author="Laura Viignola" w:date="2017-07-10T16:58:00Z">
              <w:r>
                <w:rPr>
                  <w:rFonts w:ascii="Calibri" w:eastAsia="Calibri" w:hAnsi="Calibri" w:cs="Calibri"/>
                  <w:lang w:val="it-IT"/>
                </w:rPr>
                <w:t>2012</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C1D9D40" w14:textId="77777777" w:rsidR="00BF17B0" w:rsidRDefault="00BF17B0" w:rsidP="00BF17B0">
            <w:pPr>
              <w:rPr>
                <w:ins w:id="2951" w:author="Laura Viignola" w:date="2017-07-10T16:58:00Z"/>
                <w:lang w:val="it-IT"/>
              </w:rPr>
            </w:pPr>
            <w:ins w:id="2952" w:author="Laura Viignola" w:date="2017-07-10T16:58:00Z">
              <w:r>
                <w:rPr>
                  <w:rFonts w:ascii="Calibri" w:eastAsia="Calibri" w:hAnsi="Calibri" w:cs="Calibri"/>
                  <w:lang w:val="it-IT"/>
                </w:rPr>
                <w:t>Germany</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726A360" w14:textId="77777777" w:rsidR="00BF17B0" w:rsidRDefault="00BF17B0" w:rsidP="00BF17B0">
            <w:pPr>
              <w:rPr>
                <w:ins w:id="2953" w:author="Laura Viignola" w:date="2017-07-10T16:58:00Z"/>
                <w:lang w:val="it-IT"/>
              </w:rPr>
            </w:pPr>
            <w:ins w:id="2954" w:author="Laura Viignola" w:date="2017-07-10T16:58:00Z">
              <w:r>
                <w:rPr>
                  <w:rFonts w:ascii="Calibri" w:eastAsia="Calibri" w:hAnsi="Calibri" w:cs="Calibri"/>
                  <w:lang w:val="it-IT"/>
                </w:rPr>
                <w:t>Total</w:t>
              </w:r>
            </w:ins>
          </w:p>
        </w:tc>
        <w:tc>
          <w:tcPr>
            <w:tcW w:w="246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0567D28" w14:textId="77777777" w:rsidR="00BF17B0" w:rsidRPr="00857F38" w:rsidRDefault="00BF17B0" w:rsidP="00BF17B0">
            <w:pPr>
              <w:jc w:val="right"/>
              <w:rPr>
                <w:ins w:id="2955" w:author="Laura Viignola" w:date="2017-07-10T16:58:00Z"/>
                <w:rFonts w:asciiTheme="minorHAnsi" w:hAnsiTheme="minorHAnsi"/>
                <w:lang w:val="it-IT"/>
              </w:rPr>
            </w:pPr>
            <w:ins w:id="2956" w:author="Laura Viignola" w:date="2017-07-10T16:58:00Z">
              <w:r>
                <w:rPr>
                  <w:rFonts w:asciiTheme="minorHAnsi" w:hAnsiTheme="minorHAnsi"/>
                  <w:lang w:val="it-IT"/>
                </w:rPr>
                <w:t>7</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10C34DD" w14:textId="77777777" w:rsidR="00BF17B0" w:rsidRDefault="00BF17B0" w:rsidP="00BF17B0">
            <w:pPr>
              <w:jc w:val="right"/>
              <w:rPr>
                <w:ins w:id="2957" w:author="Laura Viignola" w:date="2017-07-10T16:58:00Z"/>
                <w:lang w:val="it-IT"/>
              </w:rPr>
            </w:pPr>
            <w:ins w:id="2958" w:author="Laura Viignola" w:date="2017-07-10T16:58:00Z">
              <w:r>
                <w:rPr>
                  <w:rFonts w:ascii="Calibri" w:eastAsia="Calibri" w:hAnsi="Calibri" w:cs="Calibri"/>
                  <w:lang w:val="it-IT"/>
                </w:rPr>
                <w:t>5.5</w:t>
              </w:r>
            </w:ins>
          </w:p>
        </w:tc>
      </w:tr>
      <w:tr w:rsidR="00BF17B0" w14:paraId="09731D9F" w14:textId="77777777" w:rsidTr="00BF17B0">
        <w:trPr>
          <w:ins w:id="2959" w:author="Laura Viignola" w:date="2017-07-10T16:58:00Z"/>
        </w:trPr>
        <w:tc>
          <w:tcPr>
            <w:tcW w:w="22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5A8EFB9" w14:textId="77777777" w:rsidR="00BF17B0" w:rsidRDefault="00BF17B0" w:rsidP="00BF17B0">
            <w:pPr>
              <w:rPr>
                <w:ins w:id="2960" w:author="Laura Viignola" w:date="2017-07-10T16:58:00Z"/>
                <w:lang w:val="it-IT"/>
              </w:rPr>
            </w:pPr>
            <w:ins w:id="2961"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D01740F" w14:textId="77777777" w:rsidR="00BF17B0" w:rsidRDefault="00BF17B0" w:rsidP="00BF17B0">
            <w:pPr>
              <w:rPr>
                <w:ins w:id="2962" w:author="Laura Viignola" w:date="2017-07-10T16:58:00Z"/>
                <w:lang w:val="it-IT"/>
              </w:rPr>
            </w:pPr>
            <w:ins w:id="2963" w:author="Laura Viignola" w:date="2017-07-10T16:58:00Z">
              <w:r>
                <w:rPr>
                  <w:rFonts w:ascii="Calibri" w:eastAsia="Calibri" w:hAnsi="Calibri" w:cs="Calibri"/>
                  <w:lang w:val="it-IT"/>
                </w:rPr>
                <w:t>2011</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BCE33D9" w14:textId="77777777" w:rsidR="00BF17B0" w:rsidRDefault="00BF17B0" w:rsidP="00BF17B0">
            <w:pPr>
              <w:rPr>
                <w:ins w:id="2964" w:author="Laura Viignola" w:date="2017-07-10T16:58:00Z"/>
                <w:lang w:val="it-IT"/>
              </w:rPr>
            </w:pPr>
            <w:ins w:id="2965" w:author="Laura Viignola" w:date="2017-07-10T16:58:00Z">
              <w:r>
                <w:rPr>
                  <w:rFonts w:ascii="Calibri" w:eastAsia="Calibri" w:hAnsi="Calibri" w:cs="Calibri"/>
                  <w:lang w:val="it-IT"/>
                </w:rPr>
                <w:t>Greece</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0A7E1DA" w14:textId="77777777" w:rsidR="00BF17B0" w:rsidRDefault="00BF17B0" w:rsidP="00BF17B0">
            <w:pPr>
              <w:rPr>
                <w:ins w:id="2966" w:author="Laura Viignola" w:date="2017-07-10T16:58:00Z"/>
                <w:lang w:val="it-IT"/>
              </w:rPr>
            </w:pPr>
            <w:ins w:id="2967" w:author="Laura Viignola" w:date="2017-07-10T16:58:00Z">
              <w:r>
                <w:rPr>
                  <w:rFonts w:ascii="Calibri" w:eastAsia="Calibri" w:hAnsi="Calibri" w:cs="Calibri"/>
                  <w:lang w:val="it-IT"/>
                </w:rPr>
                <w:t>Total</w:t>
              </w:r>
            </w:ins>
          </w:p>
        </w:tc>
        <w:tc>
          <w:tcPr>
            <w:tcW w:w="246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3902FC1" w14:textId="77777777" w:rsidR="00BF17B0" w:rsidRDefault="00BF17B0" w:rsidP="00BF17B0">
            <w:pPr>
              <w:jc w:val="right"/>
              <w:rPr>
                <w:ins w:id="2968" w:author="Laura Viignola" w:date="2017-07-10T16:58:00Z"/>
                <w:lang w:val="it-IT"/>
              </w:rPr>
            </w:pPr>
            <w:ins w:id="2969" w:author="Laura Viignola" w:date="2017-07-10T16:58:00Z">
              <w:r>
                <w:rPr>
                  <w:rFonts w:ascii="Calibri" w:eastAsia="Calibri" w:hAnsi="Calibri" w:cs="Calibri"/>
                  <w:lang w:val="it-IT"/>
                </w:rPr>
                <w:t>33</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D84C480" w14:textId="77777777" w:rsidR="00BF17B0" w:rsidRDefault="00BF17B0" w:rsidP="00BF17B0">
            <w:pPr>
              <w:jc w:val="right"/>
              <w:rPr>
                <w:ins w:id="2970" w:author="Laura Viignola" w:date="2017-07-10T16:58:00Z"/>
                <w:lang w:val="it-IT"/>
              </w:rPr>
            </w:pPr>
            <w:ins w:id="2971" w:author="Laura Viignola" w:date="2017-07-10T16:58:00Z">
              <w:r>
                <w:rPr>
                  <w:rFonts w:ascii="Calibri" w:eastAsia="Calibri" w:hAnsi="Calibri" w:cs="Calibri"/>
                  <w:lang w:val="it-IT"/>
                </w:rPr>
                <w:t>17.7</w:t>
              </w:r>
            </w:ins>
          </w:p>
        </w:tc>
      </w:tr>
      <w:tr w:rsidR="00BF17B0" w14:paraId="1A066738" w14:textId="77777777" w:rsidTr="00BF17B0">
        <w:trPr>
          <w:ins w:id="2972" w:author="Laura Viignola" w:date="2017-07-10T16:58:00Z"/>
        </w:trPr>
        <w:tc>
          <w:tcPr>
            <w:tcW w:w="22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0441C4E" w14:textId="77777777" w:rsidR="00BF17B0" w:rsidRDefault="00BF17B0" w:rsidP="00BF17B0">
            <w:pPr>
              <w:rPr>
                <w:ins w:id="2973" w:author="Laura Viignola" w:date="2017-07-10T16:58:00Z"/>
                <w:lang w:val="it-IT"/>
              </w:rPr>
            </w:pPr>
            <w:ins w:id="2974"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FFE9102" w14:textId="77777777" w:rsidR="00BF17B0" w:rsidRDefault="00BF17B0" w:rsidP="00BF17B0">
            <w:pPr>
              <w:rPr>
                <w:ins w:id="2975" w:author="Laura Viignola" w:date="2017-07-10T16:58:00Z"/>
                <w:lang w:val="it-IT"/>
              </w:rPr>
            </w:pPr>
            <w:ins w:id="2976" w:author="Laura Viignola" w:date="2017-07-10T16:58:00Z">
              <w:r>
                <w:rPr>
                  <w:rFonts w:ascii="Calibri" w:eastAsia="Calibri" w:hAnsi="Calibri" w:cs="Calibri"/>
                  <w:lang w:val="it-IT"/>
                </w:rPr>
                <w:t>2012</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40DEE2B" w14:textId="77777777" w:rsidR="00BF17B0" w:rsidRDefault="00BF17B0" w:rsidP="00BF17B0">
            <w:pPr>
              <w:rPr>
                <w:ins w:id="2977" w:author="Laura Viignola" w:date="2017-07-10T16:58:00Z"/>
                <w:lang w:val="it-IT"/>
              </w:rPr>
            </w:pPr>
            <w:ins w:id="2978" w:author="Laura Viignola" w:date="2017-07-10T16:58:00Z">
              <w:r>
                <w:rPr>
                  <w:rFonts w:ascii="Calibri" w:eastAsia="Calibri" w:hAnsi="Calibri" w:cs="Calibri"/>
                  <w:lang w:val="it-IT"/>
                </w:rPr>
                <w:t>Greece</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576A595" w14:textId="77777777" w:rsidR="00BF17B0" w:rsidRDefault="00BF17B0" w:rsidP="00BF17B0">
            <w:pPr>
              <w:rPr>
                <w:ins w:id="2979" w:author="Laura Viignola" w:date="2017-07-10T16:58:00Z"/>
                <w:lang w:val="it-IT"/>
              </w:rPr>
            </w:pPr>
            <w:ins w:id="2980" w:author="Laura Viignola" w:date="2017-07-10T16:58:00Z">
              <w:r>
                <w:rPr>
                  <w:rFonts w:ascii="Calibri" w:eastAsia="Calibri" w:hAnsi="Calibri" w:cs="Calibri"/>
                  <w:lang w:val="it-IT"/>
                </w:rPr>
                <w:t>Total</w:t>
              </w:r>
            </w:ins>
          </w:p>
        </w:tc>
        <w:tc>
          <w:tcPr>
            <w:tcW w:w="246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3BB4DA5" w14:textId="77777777" w:rsidR="00BF17B0" w:rsidRDefault="00BF17B0" w:rsidP="00BF17B0">
            <w:pPr>
              <w:jc w:val="right"/>
              <w:rPr>
                <w:ins w:id="2981" w:author="Laura Viignola" w:date="2017-07-10T16:58:00Z"/>
                <w:lang w:val="it-IT"/>
              </w:rPr>
            </w:pPr>
            <w:ins w:id="2982" w:author="Laura Viignola" w:date="2017-07-10T16:58:00Z">
              <w:r>
                <w:rPr>
                  <w:rFonts w:ascii="Calibri" w:eastAsia="Calibri" w:hAnsi="Calibri" w:cs="Calibri"/>
                  <w:lang w:val="it-IT"/>
                </w:rPr>
                <w:t>42</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39EB159" w14:textId="77777777" w:rsidR="00BF17B0" w:rsidRDefault="00BF17B0" w:rsidP="00BF17B0">
            <w:pPr>
              <w:jc w:val="right"/>
              <w:rPr>
                <w:ins w:id="2983" w:author="Laura Viignola" w:date="2017-07-10T16:58:00Z"/>
                <w:lang w:val="it-IT"/>
              </w:rPr>
            </w:pPr>
            <w:ins w:id="2984" w:author="Laura Viignola" w:date="2017-07-10T16:58:00Z">
              <w:r>
                <w:rPr>
                  <w:rFonts w:ascii="Calibri" w:eastAsia="Calibri" w:hAnsi="Calibri" w:cs="Calibri"/>
                  <w:lang w:val="it-IT"/>
                </w:rPr>
                <w:t>24.3</w:t>
              </w:r>
            </w:ins>
          </w:p>
        </w:tc>
      </w:tr>
    </w:tbl>
    <w:p w14:paraId="02B2988E" w14:textId="77777777" w:rsidR="00BF17B0" w:rsidRDefault="00BF17B0" w:rsidP="00BF17B0">
      <w:pPr>
        <w:rPr>
          <w:ins w:id="2985" w:author="Laura Viignola" w:date="2017-07-10T16:58:00Z"/>
          <w:rFonts w:eastAsia="Trebuchet MS"/>
        </w:rPr>
      </w:pPr>
    </w:p>
    <w:p w14:paraId="18931E76" w14:textId="77777777" w:rsidR="00BF17B0" w:rsidRDefault="00BF17B0" w:rsidP="00BF17B0">
      <w:pPr>
        <w:rPr>
          <w:ins w:id="2986" w:author="Laura Viignola" w:date="2017-07-10T16:58:00Z"/>
          <w:rFonts w:eastAsia="Trebuchet MS"/>
        </w:rPr>
      </w:pPr>
    </w:p>
    <w:p w14:paraId="5F04420D" w14:textId="77777777" w:rsidR="00BF17B0" w:rsidRPr="000E3547" w:rsidRDefault="00BF17B0" w:rsidP="00BF17B0">
      <w:pPr>
        <w:pStyle w:val="Stile3"/>
        <w:rPr>
          <w:ins w:id="2987" w:author="Laura Viignola" w:date="2017-07-10T16:58:00Z"/>
          <w:lang w:val="it-IT"/>
        </w:rPr>
      </w:pPr>
      <w:ins w:id="2988" w:author="Laura Viignola" w:date="2017-07-10T16:58:00Z">
        <w:r>
          <w:t>trunc</w:t>
        </w:r>
      </w:ins>
    </w:p>
    <w:p w14:paraId="4166CB82" w14:textId="77777777" w:rsidR="00BF17B0" w:rsidRDefault="00BF17B0" w:rsidP="00BF17B0">
      <w:pPr>
        <w:rPr>
          <w:ins w:id="2989" w:author="Laura Viignola" w:date="2017-07-10T16:58:00Z"/>
          <w:rFonts w:ascii="Cambria" w:eastAsia="Calibri" w:hAnsi="Cambria" w:cs="Calibri"/>
          <w:i/>
          <w:color w:val="5B9BD5"/>
        </w:rPr>
      </w:pPr>
      <w:ins w:id="2990"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ins>
    </w:p>
    <w:p w14:paraId="1F9A0B73" w14:textId="77777777" w:rsidR="00BF17B0" w:rsidRPr="0075768B" w:rsidRDefault="00BF17B0" w:rsidP="00BF17B0">
      <w:pPr>
        <w:ind w:left="1416"/>
        <w:rPr>
          <w:ins w:id="2991" w:author="Laura Viignola" w:date="2017-07-10T16:58:00Z"/>
          <w:rFonts w:ascii="Arial" w:eastAsia="Calibri" w:hAnsi="Arial" w:cs="Arial"/>
          <w:b/>
        </w:rPr>
      </w:pPr>
      <w:ins w:id="2992" w:author="Laura Viignola" w:date="2017-07-10T16:58:00Z">
        <w:r w:rsidRPr="005549E1">
          <w:rPr>
            <w:rFonts w:ascii="Arial" w:eastAsia="Calibri" w:hAnsi="Arial" w:cs="Arial"/>
            <w:b/>
            <w:color w:val="auto"/>
          </w:rPr>
          <w:t>trunc</w:t>
        </w:r>
        <w:r>
          <w:rPr>
            <w:rFonts w:ascii="Arial" w:eastAsia="Calibri" w:hAnsi="Arial" w:cs="Arial"/>
            <w:color w:val="auto"/>
          </w:rPr>
          <w:t>(op, digit)</w:t>
        </w:r>
      </w:ins>
    </w:p>
    <w:p w14:paraId="73B610B8" w14:textId="77777777" w:rsidR="00BF17B0" w:rsidRDefault="00BF17B0" w:rsidP="00BF17B0">
      <w:pPr>
        <w:ind w:left="360"/>
        <w:rPr>
          <w:ins w:id="2993" w:author="Laura Viignola" w:date="2017-07-10T16:58:00Z"/>
          <w:rFonts w:ascii="Cambria" w:eastAsia="Calibri" w:hAnsi="Cambria" w:cs="Calibri"/>
          <w:color w:val="5B9BD5"/>
        </w:rPr>
      </w:pPr>
    </w:p>
    <w:p w14:paraId="2AAC49CC" w14:textId="77777777" w:rsidR="00BF17B0" w:rsidRPr="005961DD" w:rsidRDefault="00BF17B0" w:rsidP="00BF17B0">
      <w:pPr>
        <w:rPr>
          <w:ins w:id="2994" w:author="Laura Viignola" w:date="2017-07-10T16:58:00Z"/>
          <w:rFonts w:ascii="Cambria" w:eastAsia="Calibri" w:hAnsi="Cambria" w:cs="Calibri"/>
          <w:i/>
          <w:color w:val="5B9BD5"/>
        </w:rPr>
      </w:pPr>
      <w:ins w:id="2995"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2E97E0C4" w14:textId="77777777" w:rsidR="00BF17B0" w:rsidRDefault="00BF17B0" w:rsidP="00BF17B0">
      <w:pPr>
        <w:rPr>
          <w:ins w:id="2996" w:author="Laura Viignola" w:date="2017-07-10T16:58:00Z"/>
          <w:rFonts w:ascii="Cambria" w:eastAsia="Calibri" w:hAnsi="Cambria" w:cs="Calibri"/>
          <w:color w:val="5B9BD5"/>
        </w:rPr>
      </w:pPr>
      <w:ins w:id="2997" w:author="Laura Viignola" w:date="2017-07-10T16:58:00Z">
        <w:r>
          <w:rPr>
            <w:rFonts w:ascii="Arial" w:eastAsia="Calibri" w:hAnsi="Arial" w:cs="Arial"/>
            <w:color w:val="auto"/>
          </w:rPr>
          <w:t>o</w:t>
        </w:r>
        <w:r w:rsidRPr="0075768B">
          <w:rPr>
            <w:rFonts w:ascii="Arial" w:eastAsia="Calibri" w:hAnsi="Arial" w:cs="Arial"/>
            <w:color w:val="auto"/>
          </w:rPr>
          <w:t>p</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operand</w:t>
        </w:r>
      </w:ins>
    </w:p>
    <w:p w14:paraId="139687E3" w14:textId="77777777" w:rsidR="00BF17B0" w:rsidRDefault="00BF17B0" w:rsidP="00BF17B0">
      <w:pPr>
        <w:rPr>
          <w:ins w:id="2998" w:author="Laura Viignola" w:date="2017-07-10T16:58:00Z"/>
          <w:rFonts w:ascii="Cambria" w:eastAsia="Calibri" w:hAnsi="Cambria" w:cs="Calibri"/>
          <w:color w:val="5B9BD5"/>
        </w:rPr>
      </w:pPr>
      <w:ins w:id="2999" w:author="Laura Viignola" w:date="2017-07-10T16:58:00Z">
        <w:r>
          <w:rPr>
            <w:rFonts w:ascii="Arial" w:eastAsia="Calibri" w:hAnsi="Arial" w:cs="Arial"/>
            <w:color w:val="auto"/>
          </w:rPr>
          <w:t>digit</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r>
        <w:r w:rsidRPr="00B1476D">
          <w:rPr>
            <w:rFonts w:ascii="Cambria" w:eastAsia="Calibri" w:hAnsi="Cambria" w:cs="Calibri"/>
          </w:rPr>
          <w:t>the decimal position beyond which the decimal digits are discarded</w:t>
        </w:r>
      </w:ins>
    </w:p>
    <w:p w14:paraId="10E7CA49" w14:textId="77777777" w:rsidR="00BF17B0" w:rsidRDefault="00BF17B0" w:rsidP="00BF17B0">
      <w:pPr>
        <w:rPr>
          <w:ins w:id="3000" w:author="Laura Viignola" w:date="2017-07-10T16:58:00Z"/>
          <w:rFonts w:ascii="Cambria" w:eastAsia="Calibri" w:hAnsi="Cambria" w:cs="Calibri"/>
          <w:color w:val="5B9BD5"/>
        </w:rPr>
      </w:pPr>
    </w:p>
    <w:p w14:paraId="27481C8D" w14:textId="77777777" w:rsidR="00BF17B0" w:rsidRDefault="00BF17B0" w:rsidP="00BF17B0">
      <w:pPr>
        <w:rPr>
          <w:ins w:id="3001" w:author="Laura Viignola" w:date="2017-07-10T16:58:00Z"/>
          <w:rFonts w:ascii="Cambria" w:eastAsia="Calibri" w:hAnsi="Cambria" w:cs="Calibri"/>
          <w:i/>
          <w:color w:val="5B9BD5"/>
        </w:rPr>
      </w:pPr>
      <w:ins w:id="3002"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147C1262" w14:textId="77777777" w:rsidR="00BF17B0" w:rsidRDefault="00BF17B0" w:rsidP="00BF17B0">
      <w:pPr>
        <w:rPr>
          <w:ins w:id="3003" w:author="Laura Viignola" w:date="2017-07-10T16:58:00Z"/>
          <w:rFonts w:ascii="Arial" w:eastAsia="Calibri" w:hAnsi="Arial" w:cs="Arial"/>
        </w:rPr>
      </w:pPr>
      <w:ins w:id="3004" w:author="Laura Viignola" w:date="2017-07-10T16:58:00Z">
        <w:r>
          <w:rPr>
            <w:rFonts w:ascii="Arial" w:eastAsia="Calibri" w:hAnsi="Arial" w:cs="Arial"/>
          </w:rPr>
          <w:t>trunc(DS_1, 2)</w:t>
        </w:r>
      </w:ins>
    </w:p>
    <w:p w14:paraId="76DA062D" w14:textId="77777777" w:rsidR="00BF17B0" w:rsidRPr="0075768B" w:rsidRDefault="00BF17B0" w:rsidP="00BF17B0">
      <w:pPr>
        <w:rPr>
          <w:ins w:id="3005" w:author="Laura Viignola" w:date="2017-07-10T16:58:00Z"/>
          <w:rFonts w:ascii="Arial" w:eastAsia="Calibri" w:hAnsi="Arial" w:cs="Arial"/>
        </w:rPr>
      </w:pPr>
      <w:ins w:id="3006" w:author="Laura Viignola" w:date="2017-07-10T16:58:00Z">
        <w:r>
          <w:rPr>
            <w:rFonts w:ascii="Arial" w:eastAsia="Calibri" w:hAnsi="Arial" w:cs="Arial"/>
          </w:rPr>
          <w:t>trunc(3.14159, 2)</w:t>
        </w:r>
      </w:ins>
    </w:p>
    <w:p w14:paraId="252BDE9E" w14:textId="77777777" w:rsidR="00BF17B0" w:rsidRPr="00930AA3" w:rsidRDefault="00BF17B0" w:rsidP="00BF17B0">
      <w:pPr>
        <w:rPr>
          <w:ins w:id="3007" w:author="Laura Viignola" w:date="2017-07-10T16:58:00Z"/>
          <w:rFonts w:ascii="Cambria" w:eastAsia="Calibri" w:hAnsi="Cambria" w:cs="Calibri"/>
          <w:color w:val="5B9BD5"/>
        </w:rPr>
      </w:pPr>
    </w:p>
    <w:p w14:paraId="1F080707" w14:textId="77777777" w:rsidR="00BF17B0" w:rsidRDefault="00BF17B0" w:rsidP="00BF17B0">
      <w:pPr>
        <w:rPr>
          <w:ins w:id="3008" w:author="Laura Viignola" w:date="2017-07-10T16:58:00Z"/>
          <w:rFonts w:ascii="Cambria" w:eastAsia="Calibri" w:hAnsi="Cambria" w:cs="Calibri"/>
          <w:i/>
          <w:color w:val="5B9BD5"/>
        </w:rPr>
      </w:pPr>
      <w:ins w:id="3009" w:author="Laura Viignola" w:date="2017-07-10T16:58:00Z">
        <w:r>
          <w:rPr>
            <w:rFonts w:ascii="Cambria" w:eastAsia="Calibri" w:hAnsi="Cambria" w:cs="Calibri"/>
            <w:i/>
            <w:color w:val="5B9BD5"/>
          </w:rPr>
          <w:t>Semantic for scalar operations</w:t>
        </w:r>
      </w:ins>
    </w:p>
    <w:p w14:paraId="120250CB" w14:textId="77777777" w:rsidR="00BF17B0" w:rsidRDefault="00BF17B0" w:rsidP="00BF17B0">
      <w:pPr>
        <w:jc w:val="both"/>
        <w:rPr>
          <w:ins w:id="3010" w:author="Laura Viignola" w:date="2017-07-10T16:58:00Z"/>
        </w:rPr>
      </w:pPr>
      <w:ins w:id="3011" w:author="Laura Viignola" w:date="2017-07-10T16:58:00Z">
        <w:r>
          <w:t>The operator trunc t</w:t>
        </w:r>
        <w:r w:rsidRPr="00B1476D">
          <w:t>runcates a number to a certain digit</w:t>
        </w:r>
        <w:r>
          <w:t>.</w:t>
        </w:r>
      </w:ins>
    </w:p>
    <w:p w14:paraId="7DE22687" w14:textId="77777777" w:rsidR="00BF17B0" w:rsidRPr="00CF4A4F" w:rsidRDefault="00BF17B0" w:rsidP="00BF17B0">
      <w:pPr>
        <w:jc w:val="both"/>
        <w:rPr>
          <w:ins w:id="3012" w:author="Laura Viignola" w:date="2017-07-10T16:58:00Z"/>
          <w:rFonts w:ascii="Cambria" w:eastAsia="Calibri" w:hAnsi="Cambria" w:cs="Calibri"/>
        </w:rPr>
      </w:pPr>
    </w:p>
    <w:p w14:paraId="67ECFE61" w14:textId="77777777" w:rsidR="00BF17B0" w:rsidRDefault="00BF17B0" w:rsidP="00BF17B0">
      <w:pPr>
        <w:jc w:val="both"/>
        <w:rPr>
          <w:ins w:id="3013" w:author="Laura Viignola" w:date="2017-07-10T16:58:00Z"/>
          <w:rFonts w:ascii="Cambria" w:eastAsia="Calibri" w:hAnsi="Cambria" w:cs="Calibri"/>
        </w:rPr>
      </w:pPr>
      <w:ins w:id="3014" w:author="Laura Viignola" w:date="2017-07-10T16:58:00Z">
        <w:r>
          <w:rPr>
            <w:rFonts w:ascii="Cambria" w:eastAsia="Calibri" w:hAnsi="Cambria" w:cs="Calibri"/>
          </w:rPr>
          <w:t xml:space="preserve">Examples: </w:t>
        </w:r>
      </w:ins>
    </w:p>
    <w:p w14:paraId="09E7BA77" w14:textId="77777777" w:rsidR="00BF17B0" w:rsidRDefault="00BF17B0" w:rsidP="00BF17B0">
      <w:pPr>
        <w:ind w:left="360"/>
        <w:jc w:val="both"/>
        <w:rPr>
          <w:ins w:id="3015" w:author="Laura Viignola" w:date="2017-07-10T16:58:00Z"/>
          <w:rFonts w:ascii="Cambria" w:hAnsi="Cambria"/>
        </w:rPr>
      </w:pPr>
      <w:ins w:id="3016" w:author="Laura Viignola" w:date="2017-07-10T16:58:00Z">
        <w:r w:rsidRPr="005549E1">
          <w:rPr>
            <w:rFonts w:ascii="Arial" w:hAnsi="Arial" w:cs="Arial"/>
            <w:b/>
          </w:rPr>
          <w:t>trunc</w:t>
        </w:r>
        <w:r>
          <w:rPr>
            <w:rFonts w:ascii="Arial" w:hAnsi="Arial" w:cs="Arial"/>
          </w:rPr>
          <w:t>(</w:t>
        </w:r>
        <w:r>
          <w:rPr>
            <w:rFonts w:ascii="Arial" w:eastAsia="Calibri" w:hAnsi="Arial" w:cs="Arial"/>
          </w:rPr>
          <w:t>3.14159, 2)</w:t>
        </w:r>
        <w:r>
          <w:rPr>
            <w:rFonts w:ascii="Cambria" w:hAnsi="Cambria"/>
          </w:rPr>
          <w:t xml:space="preserve"> </w:t>
        </w:r>
        <w:r w:rsidRPr="008E7718">
          <w:rPr>
            <w:rFonts w:ascii="Cambria" w:hAnsi="Cambria"/>
          </w:rPr>
          <w:t xml:space="preserve">gives </w:t>
        </w:r>
        <w:r>
          <w:rPr>
            <w:rFonts w:ascii="Cambria" w:hAnsi="Cambria"/>
          </w:rPr>
          <w:t>3.14</w:t>
        </w:r>
      </w:ins>
    </w:p>
    <w:p w14:paraId="19E917F0" w14:textId="77777777" w:rsidR="00BF17B0" w:rsidRDefault="00BF17B0" w:rsidP="00BF17B0">
      <w:pPr>
        <w:ind w:left="360"/>
        <w:jc w:val="both"/>
        <w:rPr>
          <w:ins w:id="3017" w:author="Laura Viignola" w:date="2017-07-10T16:58:00Z"/>
          <w:rFonts w:ascii="Cambria" w:hAnsi="Cambria"/>
        </w:rPr>
      </w:pPr>
      <w:ins w:id="3018" w:author="Laura Viignola" w:date="2017-07-10T16:58:00Z">
        <w:r w:rsidRPr="005549E1">
          <w:rPr>
            <w:rFonts w:ascii="Arial" w:hAnsi="Arial" w:cs="Arial"/>
            <w:b/>
          </w:rPr>
          <w:t>trunc</w:t>
        </w:r>
        <w:r>
          <w:rPr>
            <w:rFonts w:ascii="Arial" w:hAnsi="Arial" w:cs="Arial"/>
          </w:rPr>
          <w:t>(</w:t>
        </w:r>
        <w:r>
          <w:rPr>
            <w:rFonts w:ascii="Arial" w:eastAsia="Calibri" w:hAnsi="Arial" w:cs="Arial"/>
          </w:rPr>
          <w:t>3.14159, 4)</w:t>
        </w:r>
        <w:r>
          <w:rPr>
            <w:rFonts w:ascii="Cambria" w:hAnsi="Cambria"/>
          </w:rPr>
          <w:t xml:space="preserve"> </w:t>
        </w:r>
        <w:r w:rsidRPr="008E7718">
          <w:rPr>
            <w:rFonts w:ascii="Cambria" w:hAnsi="Cambria"/>
          </w:rPr>
          <w:t xml:space="preserve">gives </w:t>
        </w:r>
        <w:r>
          <w:rPr>
            <w:rFonts w:ascii="Cambria" w:hAnsi="Cambria"/>
          </w:rPr>
          <w:t>3.1415</w:t>
        </w:r>
      </w:ins>
    </w:p>
    <w:p w14:paraId="1E480837" w14:textId="77777777" w:rsidR="00BF17B0" w:rsidRDefault="00BF17B0" w:rsidP="00BF17B0">
      <w:pPr>
        <w:ind w:left="360"/>
        <w:jc w:val="both"/>
        <w:rPr>
          <w:ins w:id="3019" w:author="Laura Viignola" w:date="2017-07-10T16:58:00Z"/>
          <w:rFonts w:ascii="Cambria" w:hAnsi="Cambria"/>
        </w:rPr>
      </w:pPr>
    </w:p>
    <w:p w14:paraId="4C6FD808" w14:textId="77777777" w:rsidR="00BF17B0" w:rsidRDefault="00BF17B0" w:rsidP="00BF17B0">
      <w:pPr>
        <w:rPr>
          <w:ins w:id="3020" w:author="Laura Viignola" w:date="2017-07-10T16:58:00Z"/>
          <w:rFonts w:ascii="Cambria" w:eastAsia="Calibri" w:hAnsi="Cambria" w:cs="Calibri"/>
          <w:i/>
          <w:color w:val="5B9BD5"/>
        </w:rPr>
      </w:pPr>
    </w:p>
    <w:p w14:paraId="79BF91A1" w14:textId="77777777" w:rsidR="00BF17B0" w:rsidRDefault="00BF17B0" w:rsidP="00BF17B0">
      <w:pPr>
        <w:rPr>
          <w:ins w:id="3021" w:author="Laura Viignola" w:date="2017-07-10T16:58:00Z"/>
          <w:rFonts w:ascii="Cambria" w:eastAsia="Calibri" w:hAnsi="Cambria" w:cs="Calibri"/>
          <w:i/>
          <w:color w:val="5B9BD5"/>
        </w:rPr>
      </w:pPr>
      <w:ins w:id="3022" w:author="Laura Viignola" w:date="2017-07-10T16:58:00Z">
        <w:r>
          <w:rPr>
            <w:rFonts w:ascii="Cambria" w:eastAsia="Calibri" w:hAnsi="Cambria" w:cs="Calibri"/>
            <w:i/>
            <w:color w:val="5B9BD5"/>
          </w:rPr>
          <w:t>Input Parameters type</w:t>
        </w:r>
        <w:r>
          <w:rPr>
            <w:rFonts w:ascii="Cambria" w:eastAsia="Calibri" w:hAnsi="Cambria" w:cs="Calibri"/>
            <w:i/>
            <w:color w:val="5B9BD5"/>
          </w:rPr>
          <w:tab/>
        </w:r>
      </w:ins>
    </w:p>
    <w:p w14:paraId="4542CED1" w14:textId="77777777" w:rsidR="00BF17B0" w:rsidRDefault="00BF17B0" w:rsidP="00BF17B0">
      <w:pPr>
        <w:rPr>
          <w:ins w:id="3023" w:author="Laura Viignola" w:date="2017-07-10T16:58:00Z"/>
          <w:rFonts w:ascii="Cambria" w:eastAsia="Calibri" w:hAnsi="Cambria" w:cs="Calibri"/>
          <w:i/>
          <w:noProof/>
          <w:color w:val="5B9BD5"/>
          <w:lang w:val="en-US"/>
        </w:rPr>
      </w:pPr>
      <w:ins w:id="3024" w:author="Laura Viignola" w:date="2017-07-10T16:58:00Z">
        <w:r w:rsidRPr="00DA2507">
          <w:rPr>
            <w:rFonts w:ascii="Cambria" w:eastAsia="Calibri" w:hAnsi="Cambria" w:cs="Calibri"/>
            <w:i/>
            <w:noProof/>
            <w:color w:val="5B9BD5"/>
            <w:lang w:val="en-US"/>
          </w:rPr>
          <w:t xml:space="preserve"> </w:t>
        </w:r>
      </w:ins>
    </w:p>
    <w:p w14:paraId="2F04EF2F" w14:textId="77777777" w:rsidR="00BF17B0" w:rsidRDefault="00BF17B0" w:rsidP="00BF17B0">
      <w:pPr>
        <w:rPr>
          <w:ins w:id="3025" w:author="Laura Viignola" w:date="2017-07-10T16:58:00Z"/>
          <w:rFonts w:ascii="Cambria" w:eastAsia="Calibri" w:hAnsi="Cambria" w:cs="Calibri"/>
        </w:rPr>
      </w:pPr>
      <w:ins w:id="3026" w:author="Laura Viignola" w:date="2017-07-10T16:58:00Z">
        <w:r w:rsidRPr="00E64258">
          <w:rPr>
            <w:rFonts w:ascii="Cambria" w:eastAsia="Calibri" w:hAnsi="Cambria" w:cs="Calibri"/>
            <w:i/>
          </w:rPr>
          <w:t>Op</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&lt;float&gt;   _+  </w:t>
        </w:r>
        <w:r w:rsidRPr="006F2FA3">
          <w:rPr>
            <w:rFonts w:ascii="Cambria" w:eastAsia="Calibri" w:hAnsi="Cambria" w:cs="Calibri"/>
          </w:rPr>
          <w:t>}</w:t>
        </w:r>
      </w:ins>
    </w:p>
    <w:p w14:paraId="6B58ADF2" w14:textId="77777777" w:rsidR="00BF17B0" w:rsidRPr="006F2FA3" w:rsidRDefault="00BF17B0" w:rsidP="00BF17B0">
      <w:pPr>
        <w:ind w:left="708" w:firstLine="708"/>
        <w:rPr>
          <w:ins w:id="3027" w:author="Laura Viignola" w:date="2017-07-10T16:58:00Z"/>
          <w:rFonts w:ascii="Cambria" w:eastAsia="Calibri" w:hAnsi="Cambria" w:cs="Calibri"/>
        </w:rPr>
      </w:pPr>
      <w:ins w:id="3028" w:author="Laura Viignola" w:date="2017-07-10T16:58:00Z">
        <w:r w:rsidRPr="006F2FA3">
          <w:rPr>
            <w:rFonts w:ascii="Cambria" w:eastAsia="Calibri" w:hAnsi="Cambria" w:cs="Calibri"/>
          </w:rPr>
          <w:t xml:space="preserve">|   </w:t>
        </w:r>
        <w:r>
          <w:rPr>
            <w:rFonts w:ascii="Cambria" w:eastAsia="Calibri" w:hAnsi="Cambria" w:cs="Calibri"/>
          </w:rPr>
          <w:t>component&lt;float</w:t>
        </w:r>
        <w:r w:rsidRPr="006F2FA3">
          <w:rPr>
            <w:rFonts w:ascii="Cambria" w:eastAsia="Calibri" w:hAnsi="Cambria" w:cs="Calibri"/>
          </w:rPr>
          <w:t>&gt;</w:t>
        </w:r>
      </w:ins>
    </w:p>
    <w:p w14:paraId="44160EE1" w14:textId="77777777" w:rsidR="00BF17B0" w:rsidRPr="006F2FA3" w:rsidRDefault="00BF17B0" w:rsidP="00BF17B0">
      <w:pPr>
        <w:ind w:left="708" w:firstLine="708"/>
        <w:rPr>
          <w:ins w:id="3029" w:author="Laura Viignola" w:date="2017-07-10T16:58:00Z"/>
          <w:rFonts w:ascii="Cambria" w:eastAsia="Calibri" w:hAnsi="Cambria" w:cs="Calibri"/>
        </w:rPr>
      </w:pPr>
      <w:ins w:id="3030" w:author="Laura Viignola" w:date="2017-07-10T16:58:00Z">
        <w:r w:rsidRPr="006F2FA3">
          <w:rPr>
            <w:rFonts w:ascii="Cambria" w:eastAsia="Calibri" w:hAnsi="Cambria" w:cs="Calibri"/>
          </w:rPr>
          <w:t xml:space="preserve">|   </w:t>
        </w:r>
        <w:r>
          <w:rPr>
            <w:rFonts w:ascii="Cambria" w:eastAsia="Calibri" w:hAnsi="Cambria" w:cs="Calibri"/>
          </w:rPr>
          <w:t>float</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1D45B238" w14:textId="77777777" w:rsidR="00BF17B0" w:rsidRPr="006F2FA3" w:rsidRDefault="00BF17B0" w:rsidP="00BF17B0">
      <w:pPr>
        <w:rPr>
          <w:ins w:id="3031" w:author="Laura Viignola" w:date="2017-07-10T16:58:00Z"/>
          <w:rFonts w:ascii="Cambria" w:eastAsia="Calibri" w:hAnsi="Cambria" w:cs="Calibri"/>
          <w:i/>
          <w:color w:val="5B9BD5"/>
        </w:rPr>
      </w:pPr>
    </w:p>
    <w:p w14:paraId="15D2D813" w14:textId="77777777" w:rsidR="00BF17B0" w:rsidRPr="00E64258" w:rsidRDefault="00BF17B0" w:rsidP="00BF17B0">
      <w:pPr>
        <w:rPr>
          <w:ins w:id="3032" w:author="Laura Viignola" w:date="2017-07-10T16:58:00Z"/>
          <w:rFonts w:ascii="Cambria" w:hAnsi="Cambria"/>
        </w:rPr>
      </w:pPr>
    </w:p>
    <w:p w14:paraId="54B8208D" w14:textId="77777777" w:rsidR="00BF17B0" w:rsidRPr="00E64258" w:rsidRDefault="00BF17B0" w:rsidP="00BF17B0">
      <w:pPr>
        <w:rPr>
          <w:ins w:id="3033" w:author="Laura Viignola" w:date="2017-07-10T16:58:00Z"/>
          <w:rFonts w:ascii="Cambria" w:eastAsia="Calibri" w:hAnsi="Cambria" w:cs="Calibri"/>
          <w:i/>
          <w:color w:val="5B9BD5"/>
        </w:rPr>
      </w:pPr>
      <w:ins w:id="3034" w:author="Laura Viignola" w:date="2017-07-10T16:58:00Z">
        <w:r w:rsidRPr="00E64258">
          <w:rPr>
            <w:rFonts w:ascii="Cambria" w:eastAsia="Calibri" w:hAnsi="Cambria" w:cs="Calibri"/>
            <w:i/>
            <w:color w:val="5B9BD5"/>
          </w:rPr>
          <w:t>Result type</w:t>
        </w:r>
      </w:ins>
    </w:p>
    <w:p w14:paraId="36C59E49" w14:textId="77777777" w:rsidR="00BF17B0" w:rsidRPr="00E64258" w:rsidRDefault="00BF17B0" w:rsidP="00BF17B0">
      <w:pPr>
        <w:rPr>
          <w:ins w:id="3035" w:author="Laura Viignola" w:date="2017-07-10T16:58:00Z"/>
          <w:rFonts w:ascii="Cambria" w:eastAsia="Calibri" w:hAnsi="Cambria" w:cs="Calibri"/>
          <w:i/>
          <w:color w:val="auto"/>
        </w:rPr>
      </w:pPr>
    </w:p>
    <w:p w14:paraId="565620EC" w14:textId="77777777" w:rsidR="00BF17B0" w:rsidRDefault="00BF17B0" w:rsidP="00BF17B0">
      <w:pPr>
        <w:rPr>
          <w:ins w:id="3036" w:author="Laura Viignola" w:date="2017-07-10T16:58:00Z"/>
          <w:rFonts w:ascii="Cambria" w:eastAsia="Calibri" w:hAnsi="Cambria" w:cs="Calibri"/>
        </w:rPr>
      </w:pPr>
      <w:ins w:id="3037"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4139E5BC" w14:textId="77777777" w:rsidR="00BF17B0" w:rsidRPr="006F2FA3" w:rsidRDefault="00BF17B0" w:rsidP="00BF17B0">
      <w:pPr>
        <w:ind w:left="708" w:firstLine="708"/>
        <w:rPr>
          <w:ins w:id="3038" w:author="Laura Viignola" w:date="2017-07-10T16:58:00Z"/>
          <w:rFonts w:ascii="Cambria" w:eastAsia="Calibri" w:hAnsi="Cambria" w:cs="Calibri"/>
        </w:rPr>
      </w:pPr>
      <w:ins w:id="3039"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652F3BA1" w14:textId="77777777" w:rsidR="00BF17B0" w:rsidRPr="006F2FA3" w:rsidRDefault="00BF17B0" w:rsidP="00BF17B0">
      <w:pPr>
        <w:ind w:left="708" w:firstLine="708"/>
        <w:rPr>
          <w:ins w:id="3040" w:author="Laura Viignola" w:date="2017-07-10T16:58:00Z"/>
          <w:rFonts w:ascii="Cambria" w:eastAsia="Calibri" w:hAnsi="Cambria" w:cs="Calibri"/>
        </w:rPr>
      </w:pPr>
      <w:ins w:id="3041" w:author="Laura Viignola" w:date="2017-07-10T16:58:00Z">
        <w:r w:rsidRPr="006F2FA3">
          <w:rPr>
            <w:rFonts w:ascii="Cambria" w:eastAsia="Calibri" w:hAnsi="Cambria" w:cs="Calibri"/>
          </w:rPr>
          <w:t xml:space="preserve">|   </w:t>
        </w:r>
        <w:r>
          <w:rPr>
            <w:rFonts w:ascii="Cambria" w:eastAsia="Calibri" w:hAnsi="Cambria" w:cs="Calibri"/>
          </w:rPr>
          <w:t>number</w:t>
        </w:r>
      </w:ins>
    </w:p>
    <w:p w14:paraId="600F83A0" w14:textId="77777777" w:rsidR="00BF17B0" w:rsidRDefault="00BF17B0" w:rsidP="00BF17B0">
      <w:pPr>
        <w:rPr>
          <w:ins w:id="3042" w:author="Laura Viignola" w:date="2017-07-10T16:58:00Z"/>
          <w:rFonts w:ascii="Cambria" w:eastAsia="Calibri" w:hAnsi="Cambria" w:cs="Calibri"/>
          <w:i/>
          <w:color w:val="5B9BD5"/>
        </w:rPr>
      </w:pPr>
    </w:p>
    <w:p w14:paraId="4E397FCB" w14:textId="77777777" w:rsidR="00BF17B0" w:rsidRDefault="00BF17B0" w:rsidP="00BF17B0">
      <w:pPr>
        <w:rPr>
          <w:ins w:id="3043" w:author="Laura Viignola" w:date="2017-07-10T16:58:00Z"/>
          <w:rFonts w:ascii="Cambria" w:eastAsia="Calibri" w:hAnsi="Cambria" w:cs="Calibri"/>
          <w:i/>
          <w:color w:val="5B9BD5"/>
        </w:rPr>
      </w:pPr>
      <w:ins w:id="3044" w:author="Laura Viignola" w:date="2017-07-10T16:58:00Z">
        <w:r>
          <w:rPr>
            <w:rFonts w:ascii="Cambria" w:eastAsia="Calibri" w:hAnsi="Cambria" w:cs="Calibri"/>
            <w:i/>
            <w:color w:val="5B9BD5"/>
          </w:rPr>
          <w:t>Additional constraints</w:t>
        </w:r>
      </w:ins>
    </w:p>
    <w:p w14:paraId="0EE87374" w14:textId="77777777" w:rsidR="00BF17B0" w:rsidRDefault="00BF17B0" w:rsidP="00BF17B0">
      <w:pPr>
        <w:jc w:val="both"/>
        <w:rPr>
          <w:ins w:id="3045" w:author="Laura Viignola" w:date="2017-07-10T16:58:00Z"/>
          <w:rFonts w:ascii="Cambria" w:hAnsi="Cambria"/>
        </w:rPr>
      </w:pPr>
      <w:ins w:id="3046" w:author="Laura Viignola" w:date="2017-07-10T16:58:00Z">
        <w:r>
          <w:rPr>
            <w:rFonts w:ascii="Cambria" w:hAnsi="Cambria"/>
          </w:rPr>
          <w:t xml:space="preserve">If the value of the parameter </w:t>
        </w:r>
        <w:r w:rsidRPr="009C3EEB">
          <w:rPr>
            <w:rFonts w:ascii="Cambria" w:hAnsi="Cambria"/>
            <w:i/>
          </w:rPr>
          <w:t>digit</w:t>
        </w:r>
        <w:r>
          <w:rPr>
            <w:rFonts w:ascii="Cambria" w:hAnsi="Cambria"/>
          </w:rPr>
          <w:t xml:space="preserve"> is zero, then the result is an integer number. Otherwise, the result is a float number.</w:t>
        </w:r>
      </w:ins>
    </w:p>
    <w:p w14:paraId="06A1E16A" w14:textId="77777777" w:rsidR="00BF17B0" w:rsidRPr="00E5275E" w:rsidRDefault="00BF17B0" w:rsidP="00BF17B0">
      <w:pPr>
        <w:jc w:val="both"/>
        <w:rPr>
          <w:ins w:id="3047" w:author="Laura Viignola" w:date="2017-07-10T16:58:00Z"/>
          <w:rFonts w:ascii="Cambria" w:hAnsi="Cambria"/>
        </w:rPr>
      </w:pPr>
    </w:p>
    <w:p w14:paraId="0B5162CC" w14:textId="77777777" w:rsidR="00BF17B0" w:rsidRDefault="00BF17B0" w:rsidP="00BF17B0">
      <w:pPr>
        <w:rPr>
          <w:ins w:id="3048" w:author="Laura Viignola" w:date="2017-07-10T16:58:00Z"/>
          <w:rFonts w:ascii="Cambria" w:eastAsia="Calibri" w:hAnsi="Cambria" w:cs="Calibri"/>
          <w:i/>
          <w:color w:val="5B9BD5"/>
        </w:rPr>
      </w:pPr>
      <w:ins w:id="3049" w:author="Laura Viignola" w:date="2017-07-10T16:58:00Z">
        <w:r>
          <w:rPr>
            <w:rFonts w:ascii="Cambria" w:eastAsia="Calibri" w:hAnsi="Cambria" w:cs="Calibri"/>
            <w:i/>
            <w:color w:val="5B9BD5"/>
          </w:rPr>
          <w:t xml:space="preserve">Behaviour </w:t>
        </w:r>
      </w:ins>
    </w:p>
    <w:p w14:paraId="4C47E3EE" w14:textId="77777777" w:rsidR="00BF17B0" w:rsidRDefault="00BF17B0" w:rsidP="00BF17B0">
      <w:pPr>
        <w:jc w:val="both"/>
        <w:rPr>
          <w:ins w:id="3050" w:author="Laura Viignola" w:date="2017-07-10T16:58:00Z"/>
          <w:rFonts w:ascii="Cambria" w:eastAsia="Calibri" w:hAnsi="Cambria" w:cs="Calibri"/>
          <w:color w:val="auto"/>
        </w:rPr>
      </w:pPr>
      <w:ins w:id="3051" w:author="Laura Viignola" w:date="2017-07-10T16:58:00Z">
        <w:r>
          <w:rPr>
            <w:rFonts w:ascii="Cambria" w:eastAsia="Calibri" w:hAnsi="Cambria" w:cs="Calibri"/>
            <w:color w:val="auto"/>
          </w:rPr>
          <w:t>The operator has the typical behaviour of the “Operators applicable on one Data Set or Data Set Component” (see the section “VTL-ML - Behaviour of the Operators”).</w:t>
        </w:r>
      </w:ins>
    </w:p>
    <w:p w14:paraId="7D0007A9" w14:textId="77777777" w:rsidR="00BF17B0" w:rsidRDefault="00BF17B0" w:rsidP="00BF17B0">
      <w:pPr>
        <w:rPr>
          <w:ins w:id="3052" w:author="Laura Viignola" w:date="2017-07-10T16:58:00Z"/>
          <w:rFonts w:ascii="Cambria" w:eastAsia="Calibri" w:hAnsi="Cambria" w:cs="Calibri"/>
          <w:i/>
          <w:color w:val="5B9BD5"/>
        </w:rPr>
      </w:pPr>
    </w:p>
    <w:p w14:paraId="0532D54F" w14:textId="77777777" w:rsidR="00BF17B0" w:rsidRDefault="00BF17B0" w:rsidP="00BF17B0">
      <w:pPr>
        <w:rPr>
          <w:ins w:id="3053" w:author="Laura Viignola" w:date="2017-07-10T16:58:00Z"/>
          <w:rFonts w:ascii="Cambria" w:eastAsia="Calibri" w:hAnsi="Cambria" w:cs="Calibri"/>
          <w:i/>
          <w:color w:val="5B9BD5"/>
        </w:rPr>
      </w:pPr>
      <w:ins w:id="3054" w:author="Laura Viignola" w:date="2017-07-10T16:58:00Z">
        <w:r>
          <w:rPr>
            <w:rFonts w:ascii="Cambria" w:eastAsia="Calibri" w:hAnsi="Cambria" w:cs="Calibri"/>
            <w:i/>
            <w:color w:val="5B9BD5"/>
          </w:rPr>
          <w:t xml:space="preserve">Examples </w:t>
        </w:r>
      </w:ins>
    </w:p>
    <w:p w14:paraId="0A2DF55E" w14:textId="77777777" w:rsidR="00BF17B0" w:rsidRDefault="00BF17B0" w:rsidP="00BF17B0">
      <w:pPr>
        <w:rPr>
          <w:ins w:id="3055" w:author="Laura Viignola" w:date="2017-07-10T16:58:00Z"/>
          <w:rFonts w:ascii="Cambria" w:hAnsi="Cambria"/>
        </w:rPr>
      </w:pPr>
      <w:ins w:id="3056" w:author="Laura Viignola" w:date="2017-07-10T16:58:00Z">
        <w:r>
          <w:rPr>
            <w:rFonts w:ascii="Cambria" w:hAnsi="Cambria"/>
          </w:rPr>
          <w:t>Given the operand Data Set:</w:t>
        </w:r>
      </w:ins>
    </w:p>
    <w:p w14:paraId="202ADD6F" w14:textId="77777777" w:rsidR="00BF17B0" w:rsidRDefault="00BF17B0" w:rsidP="00BF17B0">
      <w:pPr>
        <w:rPr>
          <w:ins w:id="3057" w:author="Laura Viignola" w:date="2017-07-10T16:58:00Z"/>
          <w:rFonts w:ascii="Cambria" w:hAnsi="Cambria"/>
        </w:rPr>
      </w:pPr>
    </w:p>
    <w:tbl>
      <w:tblPr>
        <w:tblW w:w="5430"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25"/>
      </w:tblGrid>
      <w:tr w:rsidR="00BF17B0" w14:paraId="1B6F970F" w14:textId="77777777" w:rsidTr="00BF17B0">
        <w:trPr>
          <w:ins w:id="3058" w:author="Laura Viignola" w:date="2017-07-10T16:58:00Z"/>
        </w:trPr>
        <w:tc>
          <w:tcPr>
            <w:tcW w:w="543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277DAD56" w14:textId="77777777" w:rsidR="00BF17B0" w:rsidRPr="004F30F9" w:rsidRDefault="00BF17B0" w:rsidP="00BF17B0">
            <w:pPr>
              <w:rPr>
                <w:ins w:id="3059" w:author="Laura Viignola" w:date="2017-07-10T16:58:00Z"/>
                <w:rFonts w:ascii="Arial" w:eastAsia="Calibri" w:hAnsi="Arial" w:cs="Arial"/>
                <w:lang w:val="it-IT"/>
              </w:rPr>
            </w:pPr>
            <w:ins w:id="3060" w:author="Laura Viignola" w:date="2017-07-10T16:58:00Z">
              <w:r w:rsidRPr="004F30F9">
                <w:rPr>
                  <w:rFonts w:ascii="Arial" w:eastAsia="Calibri" w:hAnsi="Arial" w:cs="Arial"/>
                  <w:lang w:val="it-IT"/>
                </w:rPr>
                <w:t>DS_1</w:t>
              </w:r>
            </w:ins>
          </w:p>
        </w:tc>
      </w:tr>
      <w:tr w:rsidR="00BF17B0" w14:paraId="78A0824D" w14:textId="77777777" w:rsidTr="00BF17B0">
        <w:trPr>
          <w:trHeight w:val="274"/>
          <w:ins w:id="3061"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2302D39F" w14:textId="77777777" w:rsidR="00BF17B0" w:rsidRPr="004F30F9" w:rsidRDefault="00BF17B0" w:rsidP="00BF17B0">
            <w:pPr>
              <w:rPr>
                <w:ins w:id="3062" w:author="Laura Viignola" w:date="2017-07-10T16:58:00Z"/>
                <w:rFonts w:ascii="Arial" w:hAnsi="Arial" w:cs="Arial"/>
                <w:lang w:val="it-IT"/>
              </w:rPr>
            </w:pPr>
            <w:ins w:id="3063"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3E7D44F1" w14:textId="77777777" w:rsidR="00BF17B0" w:rsidRPr="004F30F9" w:rsidRDefault="00BF17B0" w:rsidP="00BF17B0">
            <w:pPr>
              <w:rPr>
                <w:ins w:id="3064" w:author="Laura Viignola" w:date="2017-07-10T16:58:00Z"/>
                <w:rFonts w:ascii="Arial" w:hAnsi="Arial" w:cs="Arial"/>
                <w:lang w:val="it-IT"/>
              </w:rPr>
            </w:pPr>
            <w:ins w:id="3065"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6CAA4A5" w14:textId="77777777" w:rsidR="00BF17B0" w:rsidRPr="004F30F9" w:rsidRDefault="00BF17B0" w:rsidP="00BF17B0">
            <w:pPr>
              <w:rPr>
                <w:ins w:id="3066" w:author="Laura Viignola" w:date="2017-07-10T16:58:00Z"/>
                <w:rFonts w:ascii="Arial" w:hAnsi="Arial" w:cs="Arial"/>
                <w:lang w:val="it-IT"/>
              </w:rPr>
            </w:pPr>
            <w:ins w:id="3067"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071B38A5" w14:textId="77777777" w:rsidR="00BF17B0" w:rsidRPr="004F30F9" w:rsidRDefault="00BF17B0" w:rsidP="00BF17B0">
            <w:pPr>
              <w:rPr>
                <w:ins w:id="3068" w:author="Laura Viignola" w:date="2017-07-10T16:58:00Z"/>
                <w:rFonts w:ascii="Arial" w:hAnsi="Arial" w:cs="Arial"/>
                <w:lang w:val="it-IT"/>
              </w:rPr>
            </w:pPr>
            <w:ins w:id="3069" w:author="Laura Viignola" w:date="2017-07-10T16:58:00Z">
              <w:r>
                <w:rPr>
                  <w:rFonts w:ascii="Arial" w:eastAsia="Calibri" w:hAnsi="Arial" w:cs="Arial"/>
                  <w:lang w:val="it-IT"/>
                </w:rPr>
                <w:t>Me_1</w:t>
              </w:r>
            </w:ins>
          </w:p>
        </w:tc>
        <w:tc>
          <w:tcPr>
            <w:tcW w:w="1225" w:type="dxa"/>
            <w:tcBorders>
              <w:top w:val="single" w:sz="6" w:space="0" w:color="000000"/>
              <w:left w:val="single" w:sz="6" w:space="0" w:color="000000"/>
              <w:bottom w:val="single" w:sz="6" w:space="0" w:color="000000"/>
              <w:right w:val="single" w:sz="6" w:space="0" w:color="000000"/>
            </w:tcBorders>
            <w:shd w:val="clear" w:color="auto" w:fill="C6D9F1"/>
          </w:tcPr>
          <w:p w14:paraId="3A58B83B" w14:textId="77777777" w:rsidR="00BF17B0" w:rsidRPr="004F30F9" w:rsidRDefault="00BF17B0" w:rsidP="00BF17B0">
            <w:pPr>
              <w:rPr>
                <w:ins w:id="3070" w:author="Laura Viignola" w:date="2017-07-10T16:58:00Z"/>
                <w:rFonts w:ascii="Arial" w:eastAsia="Calibri" w:hAnsi="Arial" w:cs="Arial"/>
                <w:lang w:val="it-IT"/>
              </w:rPr>
            </w:pPr>
            <w:ins w:id="3071" w:author="Laura Viignola" w:date="2017-07-10T16:58:00Z">
              <w:r>
                <w:rPr>
                  <w:rFonts w:ascii="Arial" w:eastAsia="Calibri" w:hAnsi="Arial" w:cs="Arial"/>
                  <w:lang w:val="it-IT"/>
                </w:rPr>
                <w:t>Me_2</w:t>
              </w:r>
            </w:ins>
          </w:p>
        </w:tc>
      </w:tr>
      <w:tr w:rsidR="00BF17B0" w14:paraId="4C7E5916" w14:textId="77777777" w:rsidTr="00BF17B0">
        <w:trPr>
          <w:ins w:id="3072"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0B3C021" w14:textId="77777777" w:rsidR="00BF17B0" w:rsidRDefault="00BF17B0" w:rsidP="00BF17B0">
            <w:pPr>
              <w:rPr>
                <w:ins w:id="3073" w:author="Laura Viignola" w:date="2017-07-10T16:58:00Z"/>
                <w:lang w:val="it-IT"/>
              </w:rPr>
            </w:pPr>
            <w:ins w:id="3074"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ADE8B14" w14:textId="77777777" w:rsidR="00BF17B0" w:rsidRDefault="00BF17B0" w:rsidP="00BF17B0">
            <w:pPr>
              <w:rPr>
                <w:ins w:id="3075" w:author="Laura Viignola" w:date="2017-07-10T16:58:00Z"/>
                <w:lang w:val="it-IT"/>
              </w:rPr>
            </w:pPr>
            <w:ins w:id="3076"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68A56FB" w14:textId="77777777" w:rsidR="00BF17B0" w:rsidRDefault="00BF17B0" w:rsidP="00BF17B0">
            <w:pPr>
              <w:rPr>
                <w:ins w:id="3077" w:author="Laura Viignola" w:date="2017-07-10T16:58:00Z"/>
                <w:lang w:val="it-IT"/>
              </w:rPr>
            </w:pPr>
            <w:ins w:id="3078"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437B76C" w14:textId="77777777" w:rsidR="00BF17B0" w:rsidRDefault="00BF17B0" w:rsidP="00BF17B0">
            <w:pPr>
              <w:jc w:val="right"/>
              <w:rPr>
                <w:ins w:id="3079" w:author="Laura Viignola" w:date="2017-07-10T16:58:00Z"/>
                <w:lang w:val="it-IT"/>
              </w:rPr>
            </w:pPr>
            <w:ins w:id="3080" w:author="Laura Viignola" w:date="2017-07-10T16:58:00Z">
              <w:r>
                <w:rPr>
                  <w:rFonts w:ascii="Calibri" w:eastAsia="Calibri" w:hAnsi="Calibri" w:cs="Calibri"/>
                  <w:lang w:val="it-IT"/>
                </w:rPr>
                <w:t>0.484183</w:t>
              </w:r>
            </w:ins>
          </w:p>
        </w:tc>
        <w:tc>
          <w:tcPr>
            <w:tcW w:w="1225" w:type="dxa"/>
            <w:tcBorders>
              <w:top w:val="single" w:sz="6" w:space="0" w:color="000000"/>
              <w:left w:val="single" w:sz="6" w:space="0" w:color="000000"/>
              <w:bottom w:val="single" w:sz="6" w:space="0" w:color="000000"/>
              <w:right w:val="single" w:sz="6" w:space="0" w:color="000000"/>
            </w:tcBorders>
          </w:tcPr>
          <w:p w14:paraId="388474B7" w14:textId="77777777" w:rsidR="00BF17B0" w:rsidRDefault="00BF17B0" w:rsidP="00BF17B0">
            <w:pPr>
              <w:jc w:val="right"/>
              <w:rPr>
                <w:ins w:id="3081" w:author="Laura Viignola" w:date="2017-07-10T16:58:00Z"/>
                <w:rFonts w:ascii="Calibri" w:eastAsia="Calibri" w:hAnsi="Calibri" w:cs="Calibri"/>
                <w:lang w:val="it-IT"/>
              </w:rPr>
            </w:pPr>
            <w:ins w:id="3082" w:author="Laura Viignola" w:date="2017-07-10T16:58:00Z">
              <w:r>
                <w:rPr>
                  <w:rFonts w:ascii="Calibri" w:eastAsia="Calibri" w:hAnsi="Calibri" w:cs="Calibri"/>
                  <w:lang w:val="it-IT"/>
                </w:rPr>
                <w:t>0.7545</w:t>
              </w:r>
            </w:ins>
          </w:p>
        </w:tc>
      </w:tr>
      <w:tr w:rsidR="00BF17B0" w14:paraId="5A8366BA" w14:textId="77777777" w:rsidTr="00BF17B0">
        <w:trPr>
          <w:ins w:id="3083"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62C7B35" w14:textId="77777777" w:rsidR="00BF17B0" w:rsidRDefault="00BF17B0" w:rsidP="00BF17B0">
            <w:pPr>
              <w:rPr>
                <w:ins w:id="3084" w:author="Laura Viignola" w:date="2017-07-10T16:58:00Z"/>
                <w:lang w:val="it-IT"/>
              </w:rPr>
            </w:pPr>
            <w:ins w:id="3085"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37F6E68" w14:textId="77777777" w:rsidR="00BF17B0" w:rsidRDefault="00BF17B0" w:rsidP="00BF17B0">
            <w:pPr>
              <w:rPr>
                <w:ins w:id="3086" w:author="Laura Viignola" w:date="2017-07-10T16:58:00Z"/>
                <w:lang w:val="it-IT"/>
              </w:rPr>
            </w:pPr>
            <w:ins w:id="3087"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ABB5091" w14:textId="77777777" w:rsidR="00BF17B0" w:rsidRDefault="00BF17B0" w:rsidP="00BF17B0">
            <w:pPr>
              <w:rPr>
                <w:ins w:id="3088" w:author="Laura Viignola" w:date="2017-07-10T16:58:00Z"/>
                <w:lang w:val="it-IT"/>
              </w:rPr>
            </w:pPr>
            <w:ins w:id="3089"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F0E9AC7" w14:textId="77777777" w:rsidR="00BF17B0" w:rsidRDefault="00BF17B0" w:rsidP="00BF17B0">
            <w:pPr>
              <w:jc w:val="right"/>
              <w:rPr>
                <w:ins w:id="3090" w:author="Laura Viignola" w:date="2017-07-10T16:58:00Z"/>
                <w:lang w:val="it-IT"/>
              </w:rPr>
            </w:pPr>
            <w:ins w:id="3091" w:author="Laura Viignola" w:date="2017-07-10T16:58:00Z">
              <w:r>
                <w:rPr>
                  <w:rFonts w:ascii="Calibri" w:eastAsia="Calibri" w:hAnsi="Calibri" w:cs="Calibri"/>
                  <w:lang w:val="it-IT"/>
                </w:rPr>
                <w:t>0.515817</w:t>
              </w:r>
            </w:ins>
          </w:p>
        </w:tc>
        <w:tc>
          <w:tcPr>
            <w:tcW w:w="1225" w:type="dxa"/>
            <w:tcBorders>
              <w:top w:val="single" w:sz="6" w:space="0" w:color="000000"/>
              <w:left w:val="single" w:sz="6" w:space="0" w:color="000000"/>
              <w:bottom w:val="single" w:sz="6" w:space="0" w:color="000000"/>
              <w:right w:val="single" w:sz="6" w:space="0" w:color="000000"/>
            </w:tcBorders>
          </w:tcPr>
          <w:p w14:paraId="0E547E71" w14:textId="77777777" w:rsidR="00BF17B0" w:rsidRDefault="00BF17B0" w:rsidP="00BF17B0">
            <w:pPr>
              <w:jc w:val="right"/>
              <w:rPr>
                <w:ins w:id="3092" w:author="Laura Viignola" w:date="2017-07-10T16:58:00Z"/>
                <w:rFonts w:ascii="Calibri" w:eastAsia="Calibri" w:hAnsi="Calibri" w:cs="Calibri"/>
                <w:lang w:val="it-IT"/>
              </w:rPr>
            </w:pPr>
            <w:ins w:id="3093" w:author="Laura Viignola" w:date="2017-07-10T16:58:00Z">
              <w:r>
                <w:rPr>
                  <w:rFonts w:ascii="Calibri" w:eastAsia="Calibri" w:hAnsi="Calibri" w:cs="Calibri"/>
                  <w:lang w:val="it-IT"/>
                </w:rPr>
                <w:t>13.45</w:t>
              </w:r>
            </w:ins>
          </w:p>
        </w:tc>
      </w:tr>
      <w:tr w:rsidR="00BF17B0" w14:paraId="231339ED" w14:textId="77777777" w:rsidTr="00BF17B0">
        <w:trPr>
          <w:ins w:id="3094"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E08D7D1" w14:textId="77777777" w:rsidR="00BF17B0" w:rsidRDefault="00BF17B0" w:rsidP="00BF17B0">
            <w:pPr>
              <w:rPr>
                <w:ins w:id="3095" w:author="Laura Viignola" w:date="2017-07-10T16:58:00Z"/>
                <w:lang w:val="it-IT"/>
              </w:rPr>
            </w:pPr>
            <w:ins w:id="3096"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44C5C7F" w14:textId="77777777" w:rsidR="00BF17B0" w:rsidRDefault="00BF17B0" w:rsidP="00BF17B0">
            <w:pPr>
              <w:rPr>
                <w:ins w:id="3097" w:author="Laura Viignola" w:date="2017-07-10T16:58:00Z"/>
                <w:lang w:val="it-IT"/>
              </w:rPr>
            </w:pPr>
            <w:ins w:id="3098"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0853971" w14:textId="77777777" w:rsidR="00BF17B0" w:rsidRDefault="00BF17B0" w:rsidP="00BF17B0">
            <w:pPr>
              <w:rPr>
                <w:ins w:id="3099" w:author="Laura Viignola" w:date="2017-07-10T16:58:00Z"/>
                <w:lang w:val="it-IT"/>
              </w:rPr>
            </w:pPr>
            <w:ins w:id="3100"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1F9A4ED" w14:textId="77777777" w:rsidR="00BF17B0" w:rsidRDefault="00BF17B0" w:rsidP="00BF17B0">
            <w:pPr>
              <w:jc w:val="right"/>
              <w:rPr>
                <w:ins w:id="3101" w:author="Laura Viignola" w:date="2017-07-10T16:58:00Z"/>
                <w:lang w:val="it-IT"/>
              </w:rPr>
            </w:pPr>
            <w:ins w:id="3102" w:author="Laura Viignola" w:date="2017-07-10T16:58:00Z">
              <w:r>
                <w:rPr>
                  <w:rFonts w:ascii="Calibri" w:eastAsia="Calibri" w:hAnsi="Calibri" w:cs="Calibri"/>
                  <w:lang w:val="it-IT"/>
                </w:rPr>
                <w:t>1.000000</w:t>
              </w:r>
            </w:ins>
          </w:p>
        </w:tc>
        <w:tc>
          <w:tcPr>
            <w:tcW w:w="1225" w:type="dxa"/>
            <w:tcBorders>
              <w:top w:val="single" w:sz="6" w:space="0" w:color="000000"/>
              <w:left w:val="single" w:sz="6" w:space="0" w:color="000000"/>
              <w:bottom w:val="single" w:sz="6" w:space="0" w:color="000000"/>
              <w:right w:val="single" w:sz="6" w:space="0" w:color="000000"/>
            </w:tcBorders>
          </w:tcPr>
          <w:p w14:paraId="21390220" w14:textId="77777777" w:rsidR="00BF17B0" w:rsidRDefault="00BF17B0" w:rsidP="00BF17B0">
            <w:pPr>
              <w:jc w:val="right"/>
              <w:rPr>
                <w:ins w:id="3103" w:author="Laura Viignola" w:date="2017-07-10T16:58:00Z"/>
                <w:rFonts w:ascii="Calibri" w:eastAsia="Calibri" w:hAnsi="Calibri" w:cs="Calibri"/>
                <w:lang w:val="it-IT"/>
              </w:rPr>
            </w:pPr>
            <w:ins w:id="3104" w:author="Laura Viignola" w:date="2017-07-10T16:58:00Z">
              <w:r>
                <w:rPr>
                  <w:rFonts w:ascii="Calibri" w:eastAsia="Calibri" w:hAnsi="Calibri" w:cs="Calibri"/>
                  <w:lang w:val="it-IT"/>
                </w:rPr>
                <w:t>187</w:t>
              </w:r>
            </w:ins>
          </w:p>
        </w:tc>
      </w:tr>
    </w:tbl>
    <w:p w14:paraId="33A20AB2" w14:textId="77777777" w:rsidR="00BF17B0" w:rsidRPr="001A403F" w:rsidRDefault="00BF17B0" w:rsidP="00BF17B0">
      <w:pPr>
        <w:rPr>
          <w:ins w:id="3105" w:author="Laura Viignola" w:date="2017-07-10T16:58:00Z"/>
          <w:rFonts w:ascii="Cambria" w:hAnsi="Cambria"/>
        </w:rPr>
      </w:pPr>
    </w:p>
    <w:p w14:paraId="6A812115" w14:textId="77777777" w:rsidR="00BF17B0" w:rsidRDefault="00BF17B0" w:rsidP="00BF17B0">
      <w:pPr>
        <w:rPr>
          <w:ins w:id="3106" w:author="Laura Viignola" w:date="2017-07-10T16:58:00Z"/>
          <w:rFonts w:ascii="Cambria" w:eastAsia="Calibri" w:hAnsi="Cambria" w:cs="Calibri"/>
          <w:lang w:val="pt-PT"/>
        </w:rPr>
      </w:pPr>
      <w:ins w:id="3107" w:author="Laura Viignola" w:date="2017-07-10T16:58:00Z">
        <w:r w:rsidRPr="00CA0059">
          <w:rPr>
            <w:rFonts w:ascii="Cambria" w:hAnsi="Cambria"/>
            <w:i/>
          </w:rPr>
          <w:t>Example 1:</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color w:val="1F497D" w:themeColor="text2"/>
            <w:lang w:val="pt-PT"/>
          </w:rPr>
          <w:t>trunc(DS_1, 2)</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76DF1B56" w14:textId="77777777" w:rsidR="00BF17B0" w:rsidRDefault="00BF17B0" w:rsidP="00BF17B0">
      <w:pPr>
        <w:rPr>
          <w:ins w:id="3108" w:author="Laura Viignola" w:date="2017-07-10T16:58:00Z"/>
          <w:rFonts w:ascii="Cambria" w:eastAsia="Calibri" w:hAnsi="Cambria" w:cs="Calibri"/>
        </w:rPr>
      </w:pPr>
    </w:p>
    <w:tbl>
      <w:tblPr>
        <w:tblW w:w="5430"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25"/>
      </w:tblGrid>
      <w:tr w:rsidR="00BF17B0" w14:paraId="7A27CA31" w14:textId="77777777" w:rsidTr="00BF17B0">
        <w:trPr>
          <w:ins w:id="3109" w:author="Laura Viignola" w:date="2017-07-10T16:58:00Z"/>
        </w:trPr>
        <w:tc>
          <w:tcPr>
            <w:tcW w:w="543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hideMark/>
          </w:tcPr>
          <w:p w14:paraId="6828A3FB" w14:textId="77777777" w:rsidR="00BF17B0" w:rsidRPr="00995EFD" w:rsidRDefault="00BF17B0" w:rsidP="00BF17B0">
            <w:pPr>
              <w:rPr>
                <w:ins w:id="3110" w:author="Laura Viignola" w:date="2017-07-10T16:58:00Z"/>
                <w:rFonts w:ascii="Arial" w:eastAsia="Calibri" w:hAnsi="Arial" w:cs="Arial"/>
                <w:lang w:val="it-IT"/>
              </w:rPr>
            </w:pPr>
            <w:ins w:id="3111" w:author="Laura Viignola" w:date="2017-07-10T16:58:00Z">
              <w:r w:rsidRPr="00995EFD">
                <w:rPr>
                  <w:rFonts w:ascii="Arial" w:eastAsia="Calibri" w:hAnsi="Arial" w:cs="Arial"/>
                  <w:lang w:val="it-IT"/>
                </w:rPr>
                <w:t>DS</w:t>
              </w:r>
              <w:r>
                <w:rPr>
                  <w:rFonts w:ascii="Arial" w:eastAsia="Calibri" w:hAnsi="Arial" w:cs="Arial"/>
                  <w:lang w:val="it-IT"/>
                </w:rPr>
                <w:t>_</w:t>
              </w:r>
              <w:r w:rsidRPr="00995EFD">
                <w:rPr>
                  <w:rFonts w:ascii="Arial" w:eastAsia="Calibri" w:hAnsi="Arial" w:cs="Arial"/>
                  <w:lang w:val="it-IT"/>
                </w:rPr>
                <w:t>r</w:t>
              </w:r>
            </w:ins>
          </w:p>
        </w:tc>
      </w:tr>
      <w:tr w:rsidR="00BF17B0" w14:paraId="387EA36D" w14:textId="77777777" w:rsidTr="00BF17B0">
        <w:trPr>
          <w:ins w:id="3112"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384BD39" w14:textId="77777777" w:rsidR="00BF17B0" w:rsidRPr="004F30F9" w:rsidRDefault="00BF17B0" w:rsidP="00BF17B0">
            <w:pPr>
              <w:rPr>
                <w:ins w:id="3113" w:author="Laura Viignola" w:date="2017-07-10T16:58:00Z"/>
                <w:rFonts w:ascii="Arial" w:hAnsi="Arial" w:cs="Arial"/>
                <w:lang w:val="it-IT"/>
              </w:rPr>
            </w:pPr>
            <w:ins w:id="3114"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65C249F" w14:textId="77777777" w:rsidR="00BF17B0" w:rsidRPr="004F30F9" w:rsidRDefault="00BF17B0" w:rsidP="00BF17B0">
            <w:pPr>
              <w:rPr>
                <w:ins w:id="3115" w:author="Laura Viignola" w:date="2017-07-10T16:58:00Z"/>
                <w:rFonts w:ascii="Arial" w:hAnsi="Arial" w:cs="Arial"/>
                <w:lang w:val="it-IT"/>
              </w:rPr>
            </w:pPr>
            <w:ins w:id="3116"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47F5DDB3" w14:textId="77777777" w:rsidR="00BF17B0" w:rsidRPr="004F30F9" w:rsidRDefault="00BF17B0" w:rsidP="00BF17B0">
            <w:pPr>
              <w:rPr>
                <w:ins w:id="3117" w:author="Laura Viignola" w:date="2017-07-10T16:58:00Z"/>
                <w:rFonts w:ascii="Arial" w:hAnsi="Arial" w:cs="Arial"/>
                <w:lang w:val="it-IT"/>
              </w:rPr>
            </w:pPr>
            <w:ins w:id="3118"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3E46F245" w14:textId="77777777" w:rsidR="00BF17B0" w:rsidRPr="004F30F9" w:rsidRDefault="00BF17B0" w:rsidP="00BF17B0">
            <w:pPr>
              <w:rPr>
                <w:ins w:id="3119" w:author="Laura Viignola" w:date="2017-07-10T16:58:00Z"/>
                <w:rFonts w:ascii="Arial" w:hAnsi="Arial" w:cs="Arial"/>
                <w:lang w:val="it-IT"/>
              </w:rPr>
            </w:pPr>
            <w:ins w:id="3120" w:author="Laura Viignola" w:date="2017-07-10T16:58:00Z">
              <w:r>
                <w:rPr>
                  <w:rFonts w:ascii="Arial" w:eastAsia="Calibri" w:hAnsi="Arial" w:cs="Arial"/>
                  <w:lang w:val="it-IT"/>
                </w:rPr>
                <w:t>Me_1</w:t>
              </w:r>
            </w:ins>
          </w:p>
        </w:tc>
        <w:tc>
          <w:tcPr>
            <w:tcW w:w="1225" w:type="dxa"/>
            <w:tcBorders>
              <w:top w:val="single" w:sz="6" w:space="0" w:color="000000"/>
              <w:left w:val="single" w:sz="6" w:space="0" w:color="000000"/>
              <w:bottom w:val="single" w:sz="6" w:space="0" w:color="000000"/>
              <w:right w:val="single" w:sz="6" w:space="0" w:color="000000"/>
            </w:tcBorders>
            <w:shd w:val="clear" w:color="auto" w:fill="C6D9F1"/>
          </w:tcPr>
          <w:p w14:paraId="42C91D87" w14:textId="77777777" w:rsidR="00BF17B0" w:rsidRPr="004F30F9" w:rsidRDefault="00BF17B0" w:rsidP="00BF17B0">
            <w:pPr>
              <w:rPr>
                <w:ins w:id="3121" w:author="Laura Viignola" w:date="2017-07-10T16:58:00Z"/>
                <w:rFonts w:ascii="Arial" w:eastAsia="Calibri" w:hAnsi="Arial" w:cs="Arial"/>
                <w:lang w:val="it-IT"/>
              </w:rPr>
            </w:pPr>
            <w:ins w:id="3122" w:author="Laura Viignola" w:date="2017-07-10T16:58:00Z">
              <w:r>
                <w:rPr>
                  <w:rFonts w:ascii="Arial" w:eastAsia="Calibri" w:hAnsi="Arial" w:cs="Arial"/>
                  <w:lang w:val="it-IT"/>
                </w:rPr>
                <w:t>Me_2</w:t>
              </w:r>
            </w:ins>
          </w:p>
        </w:tc>
      </w:tr>
      <w:tr w:rsidR="00BF17B0" w14:paraId="462DEF06" w14:textId="77777777" w:rsidTr="00BF17B0">
        <w:trPr>
          <w:ins w:id="3123"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D506F33" w14:textId="77777777" w:rsidR="00BF17B0" w:rsidRDefault="00BF17B0" w:rsidP="00BF17B0">
            <w:pPr>
              <w:rPr>
                <w:ins w:id="3124" w:author="Laura Viignola" w:date="2017-07-10T16:58:00Z"/>
                <w:lang w:val="it-IT"/>
              </w:rPr>
            </w:pPr>
            <w:ins w:id="3125"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1C6F93A" w14:textId="77777777" w:rsidR="00BF17B0" w:rsidRDefault="00BF17B0" w:rsidP="00BF17B0">
            <w:pPr>
              <w:rPr>
                <w:ins w:id="3126" w:author="Laura Viignola" w:date="2017-07-10T16:58:00Z"/>
                <w:lang w:val="it-IT"/>
              </w:rPr>
            </w:pPr>
            <w:ins w:id="3127"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9541019" w14:textId="77777777" w:rsidR="00BF17B0" w:rsidRDefault="00BF17B0" w:rsidP="00BF17B0">
            <w:pPr>
              <w:rPr>
                <w:ins w:id="3128" w:author="Laura Viignola" w:date="2017-07-10T16:58:00Z"/>
                <w:lang w:val="it-IT"/>
              </w:rPr>
            </w:pPr>
            <w:ins w:id="3129"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8FA4361" w14:textId="77777777" w:rsidR="00BF17B0" w:rsidRDefault="00BF17B0" w:rsidP="00BF17B0">
            <w:pPr>
              <w:jc w:val="right"/>
              <w:rPr>
                <w:ins w:id="3130" w:author="Laura Viignola" w:date="2017-07-10T16:58:00Z"/>
                <w:lang w:val="it-IT"/>
              </w:rPr>
            </w:pPr>
            <w:ins w:id="3131" w:author="Laura Viignola" w:date="2017-07-10T16:58:00Z">
              <w:r>
                <w:rPr>
                  <w:rFonts w:ascii="Calibri" w:eastAsia="Calibri" w:hAnsi="Calibri" w:cs="Calibri"/>
                  <w:lang w:val="it-IT"/>
                </w:rPr>
                <w:t>0.48</w:t>
              </w:r>
            </w:ins>
          </w:p>
        </w:tc>
        <w:tc>
          <w:tcPr>
            <w:tcW w:w="1225" w:type="dxa"/>
            <w:tcBorders>
              <w:top w:val="single" w:sz="6" w:space="0" w:color="000000"/>
              <w:left w:val="single" w:sz="6" w:space="0" w:color="000000"/>
              <w:bottom w:val="single" w:sz="6" w:space="0" w:color="000000"/>
              <w:right w:val="single" w:sz="6" w:space="0" w:color="000000"/>
            </w:tcBorders>
          </w:tcPr>
          <w:p w14:paraId="33F7D833" w14:textId="77777777" w:rsidR="00BF17B0" w:rsidRDefault="00BF17B0" w:rsidP="00BF17B0">
            <w:pPr>
              <w:jc w:val="right"/>
              <w:rPr>
                <w:ins w:id="3132" w:author="Laura Viignola" w:date="2017-07-10T16:58:00Z"/>
                <w:rFonts w:ascii="Calibri" w:eastAsia="Calibri" w:hAnsi="Calibri" w:cs="Calibri"/>
                <w:lang w:val="it-IT"/>
              </w:rPr>
            </w:pPr>
            <w:ins w:id="3133" w:author="Laura Viignola" w:date="2017-07-10T16:58:00Z">
              <w:r>
                <w:rPr>
                  <w:rFonts w:ascii="Calibri" w:eastAsia="Calibri" w:hAnsi="Calibri" w:cs="Calibri"/>
                  <w:lang w:val="it-IT"/>
                </w:rPr>
                <w:t>0.75</w:t>
              </w:r>
            </w:ins>
          </w:p>
        </w:tc>
      </w:tr>
      <w:tr w:rsidR="00BF17B0" w14:paraId="2AAD387E" w14:textId="77777777" w:rsidTr="00BF17B0">
        <w:trPr>
          <w:ins w:id="3134"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B37927E" w14:textId="77777777" w:rsidR="00BF17B0" w:rsidRDefault="00BF17B0" w:rsidP="00BF17B0">
            <w:pPr>
              <w:rPr>
                <w:ins w:id="3135" w:author="Laura Viignola" w:date="2017-07-10T16:58:00Z"/>
                <w:lang w:val="it-IT"/>
              </w:rPr>
            </w:pPr>
            <w:ins w:id="3136"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DFBD965" w14:textId="77777777" w:rsidR="00BF17B0" w:rsidRDefault="00BF17B0" w:rsidP="00BF17B0">
            <w:pPr>
              <w:rPr>
                <w:ins w:id="3137" w:author="Laura Viignola" w:date="2017-07-10T16:58:00Z"/>
                <w:lang w:val="it-IT"/>
              </w:rPr>
            </w:pPr>
            <w:ins w:id="3138"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1CFC7A4" w14:textId="77777777" w:rsidR="00BF17B0" w:rsidRDefault="00BF17B0" w:rsidP="00BF17B0">
            <w:pPr>
              <w:rPr>
                <w:ins w:id="3139" w:author="Laura Viignola" w:date="2017-07-10T16:58:00Z"/>
                <w:lang w:val="it-IT"/>
              </w:rPr>
            </w:pPr>
            <w:ins w:id="3140"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B2AB127" w14:textId="77777777" w:rsidR="00BF17B0" w:rsidRDefault="00BF17B0" w:rsidP="00BF17B0">
            <w:pPr>
              <w:jc w:val="right"/>
              <w:rPr>
                <w:ins w:id="3141" w:author="Laura Viignola" w:date="2017-07-10T16:58:00Z"/>
                <w:lang w:val="it-IT"/>
              </w:rPr>
            </w:pPr>
            <w:ins w:id="3142" w:author="Laura Viignola" w:date="2017-07-10T16:58:00Z">
              <w:r>
                <w:rPr>
                  <w:rFonts w:ascii="Calibri" w:eastAsia="Calibri" w:hAnsi="Calibri" w:cs="Calibri"/>
                  <w:lang w:val="it-IT"/>
                </w:rPr>
                <w:t>0.51</w:t>
              </w:r>
            </w:ins>
          </w:p>
        </w:tc>
        <w:tc>
          <w:tcPr>
            <w:tcW w:w="1225" w:type="dxa"/>
            <w:tcBorders>
              <w:top w:val="single" w:sz="6" w:space="0" w:color="000000"/>
              <w:left w:val="single" w:sz="6" w:space="0" w:color="000000"/>
              <w:bottom w:val="single" w:sz="6" w:space="0" w:color="000000"/>
              <w:right w:val="single" w:sz="6" w:space="0" w:color="000000"/>
            </w:tcBorders>
          </w:tcPr>
          <w:p w14:paraId="1FDADF17" w14:textId="77777777" w:rsidR="00BF17B0" w:rsidRDefault="00BF17B0" w:rsidP="00BF17B0">
            <w:pPr>
              <w:jc w:val="right"/>
              <w:rPr>
                <w:ins w:id="3143" w:author="Laura Viignola" w:date="2017-07-10T16:58:00Z"/>
                <w:rFonts w:ascii="Calibri" w:eastAsia="Calibri" w:hAnsi="Calibri" w:cs="Calibri"/>
                <w:lang w:val="it-IT"/>
              </w:rPr>
            </w:pPr>
            <w:ins w:id="3144" w:author="Laura Viignola" w:date="2017-07-10T16:58:00Z">
              <w:r>
                <w:rPr>
                  <w:rFonts w:ascii="Calibri" w:eastAsia="Calibri" w:hAnsi="Calibri" w:cs="Calibri"/>
                  <w:lang w:val="it-IT"/>
                </w:rPr>
                <w:t>13.45</w:t>
              </w:r>
            </w:ins>
          </w:p>
        </w:tc>
      </w:tr>
      <w:tr w:rsidR="00BF17B0" w14:paraId="7682F553" w14:textId="77777777" w:rsidTr="00BF17B0">
        <w:trPr>
          <w:ins w:id="3145"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25D0A05" w14:textId="77777777" w:rsidR="00BF17B0" w:rsidRDefault="00BF17B0" w:rsidP="00BF17B0">
            <w:pPr>
              <w:rPr>
                <w:ins w:id="3146" w:author="Laura Viignola" w:date="2017-07-10T16:58:00Z"/>
                <w:lang w:val="it-IT"/>
              </w:rPr>
            </w:pPr>
            <w:ins w:id="3147"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6565042" w14:textId="77777777" w:rsidR="00BF17B0" w:rsidRDefault="00BF17B0" w:rsidP="00BF17B0">
            <w:pPr>
              <w:rPr>
                <w:ins w:id="3148" w:author="Laura Viignola" w:date="2017-07-10T16:58:00Z"/>
                <w:lang w:val="it-IT"/>
              </w:rPr>
            </w:pPr>
            <w:ins w:id="3149"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851EA23" w14:textId="77777777" w:rsidR="00BF17B0" w:rsidRDefault="00BF17B0" w:rsidP="00BF17B0">
            <w:pPr>
              <w:rPr>
                <w:ins w:id="3150" w:author="Laura Viignola" w:date="2017-07-10T16:58:00Z"/>
                <w:lang w:val="it-IT"/>
              </w:rPr>
            </w:pPr>
            <w:ins w:id="3151"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9902BB7" w14:textId="77777777" w:rsidR="00BF17B0" w:rsidRDefault="00BF17B0" w:rsidP="00BF17B0">
            <w:pPr>
              <w:jc w:val="right"/>
              <w:rPr>
                <w:ins w:id="3152" w:author="Laura Viignola" w:date="2017-07-10T16:58:00Z"/>
                <w:lang w:val="it-IT"/>
              </w:rPr>
            </w:pPr>
            <w:ins w:id="3153" w:author="Laura Viignola" w:date="2017-07-10T16:58:00Z">
              <w:r>
                <w:rPr>
                  <w:rFonts w:ascii="Calibri" w:eastAsia="Calibri" w:hAnsi="Calibri" w:cs="Calibri"/>
                  <w:lang w:val="it-IT"/>
                </w:rPr>
                <w:t>1.00</w:t>
              </w:r>
            </w:ins>
          </w:p>
        </w:tc>
        <w:tc>
          <w:tcPr>
            <w:tcW w:w="1225" w:type="dxa"/>
            <w:tcBorders>
              <w:top w:val="single" w:sz="6" w:space="0" w:color="000000"/>
              <w:left w:val="single" w:sz="6" w:space="0" w:color="000000"/>
              <w:bottom w:val="single" w:sz="6" w:space="0" w:color="000000"/>
              <w:right w:val="single" w:sz="6" w:space="0" w:color="000000"/>
            </w:tcBorders>
          </w:tcPr>
          <w:p w14:paraId="7AE9CDA4" w14:textId="77777777" w:rsidR="00BF17B0" w:rsidRDefault="00BF17B0" w:rsidP="00BF17B0">
            <w:pPr>
              <w:jc w:val="right"/>
              <w:rPr>
                <w:ins w:id="3154" w:author="Laura Viignola" w:date="2017-07-10T16:58:00Z"/>
                <w:rFonts w:ascii="Calibri" w:eastAsia="Calibri" w:hAnsi="Calibri" w:cs="Calibri"/>
                <w:lang w:val="it-IT"/>
              </w:rPr>
            </w:pPr>
            <w:ins w:id="3155" w:author="Laura Viignola" w:date="2017-07-10T16:58:00Z">
              <w:r>
                <w:rPr>
                  <w:rFonts w:ascii="Calibri" w:eastAsia="Calibri" w:hAnsi="Calibri" w:cs="Calibri"/>
                  <w:lang w:val="it-IT"/>
                </w:rPr>
                <w:t>187</w:t>
              </w:r>
            </w:ins>
          </w:p>
        </w:tc>
      </w:tr>
    </w:tbl>
    <w:p w14:paraId="190A6EF6" w14:textId="77777777" w:rsidR="00BF17B0" w:rsidRDefault="00BF17B0" w:rsidP="00BF17B0">
      <w:pPr>
        <w:rPr>
          <w:ins w:id="3156" w:author="Laura Viignola" w:date="2017-07-10T16:58:00Z"/>
          <w:rFonts w:ascii="Trebuchet MS" w:eastAsia="Trebuchet MS" w:hAnsi="Trebuchet MS" w:cs="Trebuchet MS"/>
          <w:color w:val="454645"/>
          <w:sz w:val="32"/>
        </w:rPr>
      </w:pPr>
    </w:p>
    <w:p w14:paraId="404F85F2" w14:textId="77777777" w:rsidR="00BF17B0" w:rsidRDefault="00BF17B0" w:rsidP="00BF17B0">
      <w:pPr>
        <w:rPr>
          <w:ins w:id="3157" w:author="Laura Viignola" w:date="2017-07-10T16:58:00Z"/>
          <w:rFonts w:ascii="Cambria" w:eastAsia="Calibri" w:hAnsi="Cambria" w:cs="Calibri"/>
          <w:lang w:val="pt-PT"/>
        </w:rPr>
      </w:pPr>
      <w:ins w:id="3158" w:author="Laura Viignola" w:date="2017-07-10T16:58:00Z">
        <w:r w:rsidRPr="00CA0059">
          <w:rPr>
            <w:rFonts w:ascii="Cambria" w:hAnsi="Cambria"/>
            <w:i/>
          </w:rPr>
          <w:t xml:space="preserve">Example </w:t>
        </w:r>
        <w:r>
          <w:rPr>
            <w:rFonts w:ascii="Cambria" w:hAnsi="Cambria"/>
            <w:i/>
          </w:rPr>
          <w:t>2</w:t>
        </w:r>
        <w:r w:rsidRPr="00CA0059">
          <w:rPr>
            <w:rFonts w:ascii="Cambria" w:hAnsi="Cambria"/>
            <w:i/>
          </w:rPr>
          <w:t>:</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color w:val="1F497D" w:themeColor="text2"/>
            <w:lang w:val="pt-PT"/>
          </w:rPr>
          <w:t>trunc(DS_1#Me_1, 2)</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45D25FB1" w14:textId="77777777" w:rsidR="00BF17B0" w:rsidRDefault="00BF17B0" w:rsidP="00BF17B0">
      <w:pPr>
        <w:rPr>
          <w:ins w:id="3159" w:author="Laura Viignola" w:date="2017-07-10T16:58:00Z"/>
          <w:rFonts w:ascii="Cambria" w:eastAsia="Calibri" w:hAnsi="Cambria" w:cs="Calibri"/>
        </w:rPr>
      </w:pPr>
    </w:p>
    <w:tbl>
      <w:tblPr>
        <w:tblW w:w="5430"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25"/>
      </w:tblGrid>
      <w:tr w:rsidR="00BF17B0" w14:paraId="5587DB62" w14:textId="77777777" w:rsidTr="00BF17B0">
        <w:trPr>
          <w:ins w:id="3160" w:author="Laura Viignola" w:date="2017-07-10T16:58:00Z"/>
        </w:trPr>
        <w:tc>
          <w:tcPr>
            <w:tcW w:w="543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hideMark/>
          </w:tcPr>
          <w:p w14:paraId="32ADEDC8" w14:textId="77777777" w:rsidR="00BF17B0" w:rsidRPr="00995EFD" w:rsidRDefault="00BF17B0" w:rsidP="00BF17B0">
            <w:pPr>
              <w:rPr>
                <w:ins w:id="3161" w:author="Laura Viignola" w:date="2017-07-10T16:58:00Z"/>
                <w:rFonts w:ascii="Arial" w:eastAsia="Calibri" w:hAnsi="Arial" w:cs="Arial"/>
                <w:lang w:val="it-IT"/>
              </w:rPr>
            </w:pPr>
            <w:ins w:id="3162" w:author="Laura Viignola" w:date="2017-07-10T16:58:00Z">
              <w:r w:rsidRPr="00995EFD">
                <w:rPr>
                  <w:rFonts w:ascii="Arial" w:eastAsia="Calibri" w:hAnsi="Arial" w:cs="Arial"/>
                  <w:lang w:val="it-IT"/>
                </w:rPr>
                <w:t>DS</w:t>
              </w:r>
              <w:r>
                <w:rPr>
                  <w:rFonts w:ascii="Arial" w:eastAsia="Calibri" w:hAnsi="Arial" w:cs="Arial"/>
                  <w:lang w:val="it-IT"/>
                </w:rPr>
                <w:t>_</w:t>
              </w:r>
              <w:r w:rsidRPr="00995EFD">
                <w:rPr>
                  <w:rFonts w:ascii="Arial" w:eastAsia="Calibri" w:hAnsi="Arial" w:cs="Arial"/>
                  <w:lang w:val="it-IT"/>
                </w:rPr>
                <w:t>r</w:t>
              </w:r>
            </w:ins>
          </w:p>
        </w:tc>
      </w:tr>
      <w:tr w:rsidR="00BF17B0" w14:paraId="23FDD671" w14:textId="77777777" w:rsidTr="00BF17B0">
        <w:trPr>
          <w:ins w:id="3163"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7F8349D" w14:textId="77777777" w:rsidR="00BF17B0" w:rsidRPr="004F30F9" w:rsidRDefault="00BF17B0" w:rsidP="00BF17B0">
            <w:pPr>
              <w:rPr>
                <w:ins w:id="3164" w:author="Laura Viignola" w:date="2017-07-10T16:58:00Z"/>
                <w:rFonts w:ascii="Arial" w:hAnsi="Arial" w:cs="Arial"/>
                <w:lang w:val="it-IT"/>
              </w:rPr>
            </w:pPr>
            <w:ins w:id="3165"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8074818" w14:textId="77777777" w:rsidR="00BF17B0" w:rsidRPr="004F30F9" w:rsidRDefault="00BF17B0" w:rsidP="00BF17B0">
            <w:pPr>
              <w:rPr>
                <w:ins w:id="3166" w:author="Laura Viignola" w:date="2017-07-10T16:58:00Z"/>
                <w:rFonts w:ascii="Arial" w:hAnsi="Arial" w:cs="Arial"/>
                <w:lang w:val="it-IT"/>
              </w:rPr>
            </w:pPr>
            <w:ins w:id="3167"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A65B17C" w14:textId="77777777" w:rsidR="00BF17B0" w:rsidRPr="004F30F9" w:rsidRDefault="00BF17B0" w:rsidP="00BF17B0">
            <w:pPr>
              <w:rPr>
                <w:ins w:id="3168" w:author="Laura Viignola" w:date="2017-07-10T16:58:00Z"/>
                <w:rFonts w:ascii="Arial" w:hAnsi="Arial" w:cs="Arial"/>
                <w:lang w:val="it-IT"/>
              </w:rPr>
            </w:pPr>
            <w:ins w:id="3169"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2A56CA0D" w14:textId="77777777" w:rsidR="00BF17B0" w:rsidRPr="004F30F9" w:rsidRDefault="00BF17B0" w:rsidP="00BF17B0">
            <w:pPr>
              <w:rPr>
                <w:ins w:id="3170" w:author="Laura Viignola" w:date="2017-07-10T16:58:00Z"/>
                <w:rFonts w:ascii="Arial" w:hAnsi="Arial" w:cs="Arial"/>
                <w:lang w:val="it-IT"/>
              </w:rPr>
            </w:pPr>
            <w:ins w:id="3171" w:author="Laura Viignola" w:date="2017-07-10T16:58:00Z">
              <w:r>
                <w:rPr>
                  <w:rFonts w:ascii="Arial" w:eastAsia="Calibri" w:hAnsi="Arial" w:cs="Arial"/>
                  <w:lang w:val="it-IT"/>
                </w:rPr>
                <w:t>Me_1</w:t>
              </w:r>
            </w:ins>
          </w:p>
        </w:tc>
        <w:tc>
          <w:tcPr>
            <w:tcW w:w="1225" w:type="dxa"/>
            <w:tcBorders>
              <w:top w:val="single" w:sz="6" w:space="0" w:color="000000"/>
              <w:left w:val="single" w:sz="6" w:space="0" w:color="000000"/>
              <w:bottom w:val="single" w:sz="6" w:space="0" w:color="000000"/>
              <w:right w:val="single" w:sz="6" w:space="0" w:color="000000"/>
            </w:tcBorders>
            <w:shd w:val="clear" w:color="auto" w:fill="C6D9F1"/>
          </w:tcPr>
          <w:p w14:paraId="5E920CB1" w14:textId="77777777" w:rsidR="00BF17B0" w:rsidRPr="004F30F9" w:rsidRDefault="00BF17B0" w:rsidP="00BF17B0">
            <w:pPr>
              <w:rPr>
                <w:ins w:id="3172" w:author="Laura Viignola" w:date="2017-07-10T16:58:00Z"/>
                <w:rFonts w:ascii="Arial" w:eastAsia="Calibri" w:hAnsi="Arial" w:cs="Arial"/>
                <w:lang w:val="it-IT"/>
              </w:rPr>
            </w:pPr>
            <w:ins w:id="3173" w:author="Laura Viignola" w:date="2017-07-10T16:58:00Z">
              <w:r>
                <w:rPr>
                  <w:rFonts w:ascii="Arial" w:eastAsia="Calibri" w:hAnsi="Arial" w:cs="Arial"/>
                  <w:lang w:val="it-IT"/>
                </w:rPr>
                <w:t>Me_2</w:t>
              </w:r>
            </w:ins>
          </w:p>
        </w:tc>
      </w:tr>
      <w:tr w:rsidR="00BF17B0" w14:paraId="089F1DFB" w14:textId="77777777" w:rsidTr="00BF17B0">
        <w:trPr>
          <w:ins w:id="3174"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C18755B" w14:textId="77777777" w:rsidR="00BF17B0" w:rsidRDefault="00BF17B0" w:rsidP="00BF17B0">
            <w:pPr>
              <w:rPr>
                <w:ins w:id="3175" w:author="Laura Viignola" w:date="2017-07-10T16:58:00Z"/>
                <w:lang w:val="it-IT"/>
              </w:rPr>
            </w:pPr>
            <w:ins w:id="3176"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15B08C3" w14:textId="77777777" w:rsidR="00BF17B0" w:rsidRDefault="00BF17B0" w:rsidP="00BF17B0">
            <w:pPr>
              <w:rPr>
                <w:ins w:id="3177" w:author="Laura Viignola" w:date="2017-07-10T16:58:00Z"/>
                <w:lang w:val="it-IT"/>
              </w:rPr>
            </w:pPr>
            <w:ins w:id="3178"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C6BFF7A" w14:textId="77777777" w:rsidR="00BF17B0" w:rsidRDefault="00BF17B0" w:rsidP="00BF17B0">
            <w:pPr>
              <w:rPr>
                <w:ins w:id="3179" w:author="Laura Viignola" w:date="2017-07-10T16:58:00Z"/>
                <w:lang w:val="it-IT"/>
              </w:rPr>
            </w:pPr>
            <w:ins w:id="3180"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634AE9C" w14:textId="77777777" w:rsidR="00BF17B0" w:rsidRDefault="00BF17B0" w:rsidP="00BF17B0">
            <w:pPr>
              <w:jc w:val="right"/>
              <w:rPr>
                <w:ins w:id="3181" w:author="Laura Viignola" w:date="2017-07-10T16:58:00Z"/>
                <w:lang w:val="it-IT"/>
              </w:rPr>
            </w:pPr>
            <w:ins w:id="3182" w:author="Laura Viignola" w:date="2017-07-10T16:58:00Z">
              <w:r>
                <w:rPr>
                  <w:rFonts w:ascii="Calibri" w:eastAsia="Calibri" w:hAnsi="Calibri" w:cs="Calibri"/>
                  <w:lang w:val="it-IT"/>
                </w:rPr>
                <w:t>0.48</w:t>
              </w:r>
            </w:ins>
          </w:p>
        </w:tc>
        <w:tc>
          <w:tcPr>
            <w:tcW w:w="1225" w:type="dxa"/>
            <w:tcBorders>
              <w:top w:val="single" w:sz="6" w:space="0" w:color="000000"/>
              <w:left w:val="single" w:sz="6" w:space="0" w:color="000000"/>
              <w:bottom w:val="single" w:sz="6" w:space="0" w:color="000000"/>
              <w:right w:val="single" w:sz="6" w:space="0" w:color="000000"/>
            </w:tcBorders>
          </w:tcPr>
          <w:p w14:paraId="4E1B4E7E" w14:textId="77777777" w:rsidR="00BF17B0" w:rsidRDefault="00BF17B0" w:rsidP="00BF17B0">
            <w:pPr>
              <w:jc w:val="right"/>
              <w:rPr>
                <w:ins w:id="3183" w:author="Laura Viignola" w:date="2017-07-10T16:58:00Z"/>
                <w:rFonts w:ascii="Calibri" w:eastAsia="Calibri" w:hAnsi="Calibri" w:cs="Calibri"/>
                <w:lang w:val="it-IT"/>
              </w:rPr>
            </w:pPr>
            <w:ins w:id="3184" w:author="Laura Viignola" w:date="2017-07-10T16:58:00Z">
              <w:r>
                <w:rPr>
                  <w:rFonts w:ascii="Calibri" w:eastAsia="Calibri" w:hAnsi="Calibri" w:cs="Calibri"/>
                  <w:lang w:val="it-IT"/>
                </w:rPr>
                <w:t>0.7545</w:t>
              </w:r>
            </w:ins>
          </w:p>
        </w:tc>
      </w:tr>
      <w:tr w:rsidR="00BF17B0" w14:paraId="589C2A10" w14:textId="77777777" w:rsidTr="00BF17B0">
        <w:trPr>
          <w:ins w:id="3185"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B4DD05E" w14:textId="77777777" w:rsidR="00BF17B0" w:rsidRDefault="00BF17B0" w:rsidP="00BF17B0">
            <w:pPr>
              <w:rPr>
                <w:ins w:id="3186" w:author="Laura Viignola" w:date="2017-07-10T16:58:00Z"/>
                <w:lang w:val="it-IT"/>
              </w:rPr>
            </w:pPr>
            <w:ins w:id="3187"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33F8A1A" w14:textId="77777777" w:rsidR="00BF17B0" w:rsidRDefault="00BF17B0" w:rsidP="00BF17B0">
            <w:pPr>
              <w:rPr>
                <w:ins w:id="3188" w:author="Laura Viignola" w:date="2017-07-10T16:58:00Z"/>
                <w:lang w:val="it-IT"/>
              </w:rPr>
            </w:pPr>
            <w:ins w:id="3189"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7A1ED1F" w14:textId="77777777" w:rsidR="00BF17B0" w:rsidRDefault="00BF17B0" w:rsidP="00BF17B0">
            <w:pPr>
              <w:rPr>
                <w:ins w:id="3190" w:author="Laura Viignola" w:date="2017-07-10T16:58:00Z"/>
                <w:lang w:val="it-IT"/>
              </w:rPr>
            </w:pPr>
            <w:ins w:id="3191"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A12AAC2" w14:textId="77777777" w:rsidR="00BF17B0" w:rsidRDefault="00BF17B0" w:rsidP="00BF17B0">
            <w:pPr>
              <w:jc w:val="right"/>
              <w:rPr>
                <w:ins w:id="3192" w:author="Laura Viignola" w:date="2017-07-10T16:58:00Z"/>
                <w:lang w:val="it-IT"/>
              </w:rPr>
            </w:pPr>
            <w:ins w:id="3193" w:author="Laura Viignola" w:date="2017-07-10T16:58:00Z">
              <w:r>
                <w:rPr>
                  <w:rFonts w:ascii="Calibri" w:eastAsia="Calibri" w:hAnsi="Calibri" w:cs="Calibri"/>
                  <w:lang w:val="it-IT"/>
                </w:rPr>
                <w:t>0.51</w:t>
              </w:r>
            </w:ins>
          </w:p>
        </w:tc>
        <w:tc>
          <w:tcPr>
            <w:tcW w:w="1225" w:type="dxa"/>
            <w:tcBorders>
              <w:top w:val="single" w:sz="6" w:space="0" w:color="000000"/>
              <w:left w:val="single" w:sz="6" w:space="0" w:color="000000"/>
              <w:bottom w:val="single" w:sz="6" w:space="0" w:color="000000"/>
              <w:right w:val="single" w:sz="6" w:space="0" w:color="000000"/>
            </w:tcBorders>
          </w:tcPr>
          <w:p w14:paraId="292DAEEB" w14:textId="77777777" w:rsidR="00BF17B0" w:rsidRDefault="00BF17B0" w:rsidP="00BF17B0">
            <w:pPr>
              <w:jc w:val="right"/>
              <w:rPr>
                <w:ins w:id="3194" w:author="Laura Viignola" w:date="2017-07-10T16:58:00Z"/>
                <w:rFonts w:ascii="Calibri" w:eastAsia="Calibri" w:hAnsi="Calibri" w:cs="Calibri"/>
                <w:lang w:val="it-IT"/>
              </w:rPr>
            </w:pPr>
            <w:ins w:id="3195" w:author="Laura Viignola" w:date="2017-07-10T16:58:00Z">
              <w:r>
                <w:rPr>
                  <w:rFonts w:ascii="Calibri" w:eastAsia="Calibri" w:hAnsi="Calibri" w:cs="Calibri"/>
                  <w:lang w:val="it-IT"/>
                </w:rPr>
                <w:t>13.45</w:t>
              </w:r>
            </w:ins>
          </w:p>
        </w:tc>
      </w:tr>
      <w:tr w:rsidR="00BF17B0" w14:paraId="4D77E06F" w14:textId="77777777" w:rsidTr="00BF17B0">
        <w:trPr>
          <w:ins w:id="3196"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A068698" w14:textId="77777777" w:rsidR="00BF17B0" w:rsidRDefault="00BF17B0" w:rsidP="00BF17B0">
            <w:pPr>
              <w:rPr>
                <w:ins w:id="3197" w:author="Laura Viignola" w:date="2017-07-10T16:58:00Z"/>
                <w:lang w:val="it-IT"/>
              </w:rPr>
            </w:pPr>
            <w:ins w:id="3198"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7666CCD" w14:textId="77777777" w:rsidR="00BF17B0" w:rsidRDefault="00BF17B0" w:rsidP="00BF17B0">
            <w:pPr>
              <w:rPr>
                <w:ins w:id="3199" w:author="Laura Viignola" w:date="2017-07-10T16:58:00Z"/>
                <w:lang w:val="it-IT"/>
              </w:rPr>
            </w:pPr>
            <w:ins w:id="3200"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F68F0C7" w14:textId="77777777" w:rsidR="00BF17B0" w:rsidRDefault="00BF17B0" w:rsidP="00BF17B0">
            <w:pPr>
              <w:rPr>
                <w:ins w:id="3201" w:author="Laura Viignola" w:date="2017-07-10T16:58:00Z"/>
                <w:lang w:val="it-IT"/>
              </w:rPr>
            </w:pPr>
            <w:ins w:id="3202"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7E9E93E" w14:textId="77777777" w:rsidR="00BF17B0" w:rsidRDefault="00BF17B0" w:rsidP="00BF17B0">
            <w:pPr>
              <w:jc w:val="right"/>
              <w:rPr>
                <w:ins w:id="3203" w:author="Laura Viignola" w:date="2017-07-10T16:58:00Z"/>
                <w:lang w:val="it-IT"/>
              </w:rPr>
            </w:pPr>
            <w:ins w:id="3204" w:author="Laura Viignola" w:date="2017-07-10T16:58:00Z">
              <w:r>
                <w:rPr>
                  <w:rFonts w:ascii="Calibri" w:eastAsia="Calibri" w:hAnsi="Calibri" w:cs="Calibri"/>
                  <w:lang w:val="it-IT"/>
                </w:rPr>
                <w:t>1.00</w:t>
              </w:r>
            </w:ins>
          </w:p>
        </w:tc>
        <w:tc>
          <w:tcPr>
            <w:tcW w:w="1225" w:type="dxa"/>
            <w:tcBorders>
              <w:top w:val="single" w:sz="6" w:space="0" w:color="000000"/>
              <w:left w:val="single" w:sz="6" w:space="0" w:color="000000"/>
              <w:bottom w:val="single" w:sz="6" w:space="0" w:color="000000"/>
              <w:right w:val="single" w:sz="6" w:space="0" w:color="000000"/>
            </w:tcBorders>
          </w:tcPr>
          <w:p w14:paraId="43A5DF64" w14:textId="77777777" w:rsidR="00BF17B0" w:rsidRDefault="00BF17B0" w:rsidP="00BF17B0">
            <w:pPr>
              <w:jc w:val="right"/>
              <w:rPr>
                <w:ins w:id="3205" w:author="Laura Viignola" w:date="2017-07-10T16:58:00Z"/>
                <w:rFonts w:ascii="Calibri" w:eastAsia="Calibri" w:hAnsi="Calibri" w:cs="Calibri"/>
                <w:lang w:val="it-IT"/>
              </w:rPr>
            </w:pPr>
            <w:ins w:id="3206" w:author="Laura Viignola" w:date="2017-07-10T16:58:00Z">
              <w:r>
                <w:rPr>
                  <w:rFonts w:ascii="Calibri" w:eastAsia="Calibri" w:hAnsi="Calibri" w:cs="Calibri"/>
                  <w:lang w:val="it-IT"/>
                </w:rPr>
                <w:t>187</w:t>
              </w:r>
            </w:ins>
          </w:p>
        </w:tc>
      </w:tr>
    </w:tbl>
    <w:p w14:paraId="0AE9EBC0" w14:textId="77777777" w:rsidR="00BF17B0" w:rsidRDefault="00BF17B0" w:rsidP="00BF17B0">
      <w:pPr>
        <w:rPr>
          <w:ins w:id="3207" w:author="Laura Viignola" w:date="2017-07-10T16:58:00Z"/>
          <w:rFonts w:ascii="Trebuchet MS" w:eastAsia="Trebuchet MS" w:hAnsi="Trebuchet MS" w:cs="Trebuchet MS"/>
          <w:color w:val="454645"/>
          <w:sz w:val="32"/>
        </w:rPr>
      </w:pPr>
    </w:p>
    <w:p w14:paraId="4B05EE08" w14:textId="77777777" w:rsidR="00BF17B0" w:rsidRPr="00473A8C" w:rsidRDefault="00BF17B0" w:rsidP="00BF17B0">
      <w:pPr>
        <w:rPr>
          <w:ins w:id="3208" w:author="Laura Viignola" w:date="2017-07-10T16:58:00Z"/>
          <w:rFonts w:eastAsia="Trebuchet MS"/>
          <w:lang w:val="pt-PT"/>
        </w:rPr>
      </w:pPr>
    </w:p>
    <w:p w14:paraId="3D89751C" w14:textId="77777777" w:rsidR="00BF17B0" w:rsidRPr="000E3547" w:rsidRDefault="00BF17B0" w:rsidP="00BF17B0">
      <w:pPr>
        <w:pStyle w:val="Stile3"/>
        <w:rPr>
          <w:ins w:id="3209" w:author="Laura Viignola" w:date="2017-07-10T16:58:00Z"/>
          <w:lang w:val="it-IT"/>
        </w:rPr>
      </w:pPr>
      <w:ins w:id="3210" w:author="Laura Viignola" w:date="2017-07-10T16:58:00Z">
        <w:r>
          <w:t>abs</w:t>
        </w:r>
      </w:ins>
    </w:p>
    <w:p w14:paraId="5D5E8298" w14:textId="77777777" w:rsidR="00BF17B0" w:rsidRDefault="00BF17B0" w:rsidP="00BF17B0">
      <w:pPr>
        <w:rPr>
          <w:ins w:id="3211" w:author="Laura Viignola" w:date="2017-07-10T16:58:00Z"/>
          <w:rFonts w:ascii="Cambria" w:eastAsia="Calibri" w:hAnsi="Cambria" w:cs="Calibri"/>
          <w:i/>
          <w:color w:val="5B9BD5"/>
        </w:rPr>
      </w:pPr>
      <w:ins w:id="3212"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ins>
    </w:p>
    <w:p w14:paraId="0DC4EFBE" w14:textId="77777777" w:rsidR="00BF17B0" w:rsidRPr="0075768B" w:rsidRDefault="00BF17B0" w:rsidP="00BF17B0">
      <w:pPr>
        <w:ind w:left="1416"/>
        <w:rPr>
          <w:ins w:id="3213" w:author="Laura Viignola" w:date="2017-07-10T16:58:00Z"/>
          <w:rFonts w:ascii="Arial" w:eastAsia="Calibri" w:hAnsi="Arial" w:cs="Arial"/>
          <w:b/>
        </w:rPr>
      </w:pPr>
      <w:ins w:id="3214" w:author="Laura Viignola" w:date="2017-07-10T16:58:00Z">
        <w:r w:rsidRPr="004F30F9">
          <w:rPr>
            <w:rFonts w:ascii="Arial" w:eastAsia="Calibri" w:hAnsi="Arial" w:cs="Arial"/>
            <w:b/>
            <w:color w:val="auto"/>
          </w:rPr>
          <w:t>abs</w:t>
        </w:r>
        <w:r>
          <w:rPr>
            <w:rFonts w:ascii="Arial" w:eastAsia="Calibri" w:hAnsi="Arial" w:cs="Arial"/>
            <w:color w:val="auto"/>
          </w:rPr>
          <w:t>(op)</w:t>
        </w:r>
      </w:ins>
    </w:p>
    <w:p w14:paraId="572DFC6D" w14:textId="77777777" w:rsidR="00BF17B0" w:rsidRDefault="00BF17B0" w:rsidP="00BF17B0">
      <w:pPr>
        <w:ind w:left="360"/>
        <w:rPr>
          <w:ins w:id="3215" w:author="Laura Viignola" w:date="2017-07-10T16:58:00Z"/>
          <w:rFonts w:ascii="Cambria" w:eastAsia="Calibri" w:hAnsi="Cambria" w:cs="Calibri"/>
          <w:color w:val="5B9BD5"/>
        </w:rPr>
      </w:pPr>
    </w:p>
    <w:p w14:paraId="1A39C87A" w14:textId="77777777" w:rsidR="00BF17B0" w:rsidRPr="005961DD" w:rsidRDefault="00BF17B0" w:rsidP="00BF17B0">
      <w:pPr>
        <w:rPr>
          <w:ins w:id="3216" w:author="Laura Viignola" w:date="2017-07-10T16:58:00Z"/>
          <w:rFonts w:ascii="Cambria" w:eastAsia="Calibri" w:hAnsi="Cambria" w:cs="Calibri"/>
          <w:i/>
          <w:color w:val="5B9BD5"/>
        </w:rPr>
      </w:pPr>
      <w:ins w:id="3217"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35CCB2DC" w14:textId="77777777" w:rsidR="00BF17B0" w:rsidRDefault="00BF17B0" w:rsidP="00BF17B0">
      <w:pPr>
        <w:rPr>
          <w:ins w:id="3218" w:author="Laura Viignola" w:date="2017-07-10T16:58:00Z"/>
          <w:rFonts w:ascii="Cambria" w:eastAsia="Calibri" w:hAnsi="Cambria" w:cs="Calibri"/>
          <w:color w:val="5B9BD5"/>
        </w:rPr>
      </w:pPr>
      <w:ins w:id="3219" w:author="Laura Viignola" w:date="2017-07-10T16:58:00Z">
        <w:r>
          <w:rPr>
            <w:rFonts w:ascii="Arial" w:eastAsia="Calibri" w:hAnsi="Arial" w:cs="Arial"/>
            <w:color w:val="auto"/>
          </w:rPr>
          <w:t>o</w:t>
        </w:r>
        <w:r w:rsidRPr="0075768B">
          <w:rPr>
            <w:rFonts w:ascii="Arial" w:eastAsia="Calibri" w:hAnsi="Arial" w:cs="Arial"/>
            <w:color w:val="auto"/>
          </w:rPr>
          <w:t>p</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operand</w:t>
        </w:r>
      </w:ins>
    </w:p>
    <w:p w14:paraId="08F660CA" w14:textId="77777777" w:rsidR="00BF17B0" w:rsidRDefault="00BF17B0" w:rsidP="00BF17B0">
      <w:pPr>
        <w:rPr>
          <w:ins w:id="3220" w:author="Laura Viignola" w:date="2017-07-10T16:58:00Z"/>
          <w:rFonts w:ascii="Cambria" w:eastAsia="Calibri" w:hAnsi="Cambria" w:cs="Calibri"/>
          <w:color w:val="5B9BD5"/>
        </w:rPr>
      </w:pPr>
    </w:p>
    <w:p w14:paraId="6EEBE811" w14:textId="77777777" w:rsidR="00BF17B0" w:rsidRDefault="00BF17B0" w:rsidP="00BF17B0">
      <w:pPr>
        <w:rPr>
          <w:ins w:id="3221" w:author="Laura Viignola" w:date="2017-07-10T16:58:00Z"/>
          <w:rFonts w:ascii="Cambria" w:eastAsia="Calibri" w:hAnsi="Cambria" w:cs="Calibri"/>
          <w:i/>
          <w:color w:val="5B9BD5"/>
        </w:rPr>
      </w:pPr>
      <w:ins w:id="3222"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6B32C757" w14:textId="77777777" w:rsidR="00BF17B0" w:rsidRDefault="00BF17B0" w:rsidP="00BF17B0">
      <w:pPr>
        <w:rPr>
          <w:ins w:id="3223" w:author="Laura Viignola" w:date="2017-07-10T16:58:00Z"/>
          <w:rFonts w:ascii="Arial" w:eastAsia="Calibri" w:hAnsi="Arial" w:cs="Arial"/>
        </w:rPr>
      </w:pPr>
      <w:ins w:id="3224" w:author="Laura Viignola" w:date="2017-07-10T16:58:00Z">
        <w:r>
          <w:rPr>
            <w:rFonts w:ascii="Arial" w:eastAsia="Calibri" w:hAnsi="Arial" w:cs="Arial"/>
          </w:rPr>
          <w:t>abs(DS_1)</w:t>
        </w:r>
      </w:ins>
    </w:p>
    <w:p w14:paraId="1616357E" w14:textId="77777777" w:rsidR="00BF17B0" w:rsidRPr="0075768B" w:rsidRDefault="00BF17B0" w:rsidP="00BF17B0">
      <w:pPr>
        <w:rPr>
          <w:ins w:id="3225" w:author="Laura Viignola" w:date="2017-07-10T16:58:00Z"/>
          <w:rFonts w:ascii="Arial" w:eastAsia="Calibri" w:hAnsi="Arial" w:cs="Arial"/>
        </w:rPr>
      </w:pPr>
      <w:ins w:id="3226" w:author="Laura Viignola" w:date="2017-07-10T16:58:00Z">
        <w:r>
          <w:rPr>
            <w:rFonts w:ascii="Arial" w:eastAsia="Calibri" w:hAnsi="Arial" w:cs="Arial"/>
          </w:rPr>
          <w:t>abs(-5)</w:t>
        </w:r>
      </w:ins>
    </w:p>
    <w:p w14:paraId="6D0ED100" w14:textId="77777777" w:rsidR="00BF17B0" w:rsidRPr="00930AA3" w:rsidRDefault="00BF17B0" w:rsidP="00BF17B0">
      <w:pPr>
        <w:rPr>
          <w:ins w:id="3227" w:author="Laura Viignola" w:date="2017-07-10T16:58:00Z"/>
          <w:rFonts w:ascii="Cambria" w:eastAsia="Calibri" w:hAnsi="Cambria" w:cs="Calibri"/>
          <w:color w:val="5B9BD5"/>
        </w:rPr>
      </w:pPr>
    </w:p>
    <w:p w14:paraId="6C74EFF9" w14:textId="77777777" w:rsidR="00BF17B0" w:rsidRDefault="00BF17B0" w:rsidP="00BF17B0">
      <w:pPr>
        <w:rPr>
          <w:ins w:id="3228" w:author="Laura Viignola" w:date="2017-07-10T16:58:00Z"/>
          <w:rFonts w:ascii="Cambria" w:eastAsia="Calibri" w:hAnsi="Cambria" w:cs="Calibri"/>
          <w:i/>
          <w:color w:val="5B9BD5"/>
        </w:rPr>
      </w:pPr>
      <w:ins w:id="3229" w:author="Laura Viignola" w:date="2017-07-10T16:58:00Z">
        <w:r>
          <w:rPr>
            <w:rFonts w:ascii="Cambria" w:eastAsia="Calibri" w:hAnsi="Cambria" w:cs="Calibri"/>
            <w:i/>
            <w:color w:val="5B9BD5"/>
          </w:rPr>
          <w:t>Semantic for scalar operations</w:t>
        </w:r>
      </w:ins>
    </w:p>
    <w:p w14:paraId="5D2710C7" w14:textId="77777777" w:rsidR="00BF17B0" w:rsidRDefault="00BF17B0" w:rsidP="00BF17B0">
      <w:pPr>
        <w:jc w:val="both"/>
        <w:rPr>
          <w:ins w:id="3230" w:author="Laura Viignola" w:date="2017-07-10T16:58:00Z"/>
        </w:rPr>
      </w:pPr>
      <w:ins w:id="3231" w:author="Laura Viignola" w:date="2017-07-10T16:58:00Z">
        <w:r>
          <w:t>The operator abs c</w:t>
        </w:r>
        <w:r w:rsidRPr="00BC5873">
          <w:t>alculates the absolute value of a number</w:t>
        </w:r>
        <w:r>
          <w:t>.</w:t>
        </w:r>
      </w:ins>
    </w:p>
    <w:p w14:paraId="3EBB7CBB" w14:textId="77777777" w:rsidR="00BF17B0" w:rsidRPr="00CF4A4F" w:rsidRDefault="00BF17B0" w:rsidP="00BF17B0">
      <w:pPr>
        <w:jc w:val="both"/>
        <w:rPr>
          <w:ins w:id="3232" w:author="Laura Viignola" w:date="2017-07-10T16:58:00Z"/>
          <w:rFonts w:ascii="Cambria" w:eastAsia="Calibri" w:hAnsi="Cambria" w:cs="Calibri"/>
        </w:rPr>
      </w:pPr>
    </w:p>
    <w:p w14:paraId="39ACF4FD" w14:textId="77777777" w:rsidR="00BF17B0" w:rsidRDefault="00BF17B0" w:rsidP="00BF17B0">
      <w:pPr>
        <w:jc w:val="both"/>
        <w:rPr>
          <w:ins w:id="3233" w:author="Laura Viignola" w:date="2017-07-10T16:58:00Z"/>
          <w:rFonts w:ascii="Cambria" w:eastAsia="Calibri" w:hAnsi="Cambria" w:cs="Calibri"/>
        </w:rPr>
      </w:pPr>
      <w:ins w:id="3234" w:author="Laura Viignola" w:date="2017-07-10T16:58:00Z">
        <w:r>
          <w:rPr>
            <w:rFonts w:ascii="Cambria" w:eastAsia="Calibri" w:hAnsi="Cambria" w:cs="Calibri"/>
          </w:rPr>
          <w:t xml:space="preserve">Examples: </w:t>
        </w:r>
      </w:ins>
    </w:p>
    <w:p w14:paraId="3B3F6CB2" w14:textId="77777777" w:rsidR="00BF17B0" w:rsidRDefault="00BF17B0" w:rsidP="00BF17B0">
      <w:pPr>
        <w:ind w:left="360"/>
        <w:jc w:val="both"/>
        <w:rPr>
          <w:ins w:id="3235" w:author="Laura Viignola" w:date="2017-07-10T16:58:00Z"/>
          <w:rFonts w:ascii="Cambria" w:hAnsi="Cambria"/>
        </w:rPr>
      </w:pPr>
      <w:ins w:id="3236" w:author="Laura Viignola" w:date="2017-07-10T16:58:00Z">
        <w:r w:rsidRPr="004F30F9">
          <w:rPr>
            <w:rFonts w:ascii="Arial" w:hAnsi="Arial" w:cs="Arial"/>
            <w:b/>
          </w:rPr>
          <w:t>abs</w:t>
        </w:r>
        <w:r>
          <w:rPr>
            <w:rFonts w:ascii="Arial" w:hAnsi="Arial" w:cs="Arial"/>
          </w:rPr>
          <w:t>(-5</w:t>
        </w:r>
        <w:r>
          <w:rPr>
            <w:rFonts w:ascii="Arial" w:eastAsia="Calibri" w:hAnsi="Arial" w:cs="Arial"/>
          </w:rPr>
          <w:t>)</w:t>
        </w:r>
        <w:r>
          <w:rPr>
            <w:rFonts w:ascii="Cambria" w:hAnsi="Cambria"/>
          </w:rPr>
          <w:t xml:space="preserve"> </w:t>
        </w:r>
        <w:r w:rsidRPr="008E7718">
          <w:rPr>
            <w:rFonts w:ascii="Cambria" w:hAnsi="Cambria"/>
          </w:rPr>
          <w:t xml:space="preserve">gives </w:t>
        </w:r>
        <w:r>
          <w:rPr>
            <w:rFonts w:ascii="Cambria" w:hAnsi="Cambria"/>
          </w:rPr>
          <w:t>5</w:t>
        </w:r>
      </w:ins>
    </w:p>
    <w:p w14:paraId="0B39B9E4" w14:textId="77777777" w:rsidR="00BF17B0" w:rsidRDefault="00BF17B0" w:rsidP="00BF17B0">
      <w:pPr>
        <w:ind w:left="360"/>
        <w:jc w:val="both"/>
        <w:rPr>
          <w:ins w:id="3237" w:author="Laura Viignola" w:date="2017-07-10T16:58:00Z"/>
          <w:rFonts w:ascii="Cambria" w:hAnsi="Cambria"/>
        </w:rPr>
      </w:pPr>
    </w:p>
    <w:p w14:paraId="409D0F68" w14:textId="77777777" w:rsidR="00BF17B0" w:rsidRDefault="00BF17B0" w:rsidP="00BF17B0">
      <w:pPr>
        <w:rPr>
          <w:ins w:id="3238" w:author="Laura Viignola" w:date="2017-07-10T16:58:00Z"/>
          <w:rFonts w:ascii="Cambria" w:eastAsia="Calibri" w:hAnsi="Cambria" w:cs="Calibri"/>
          <w:i/>
          <w:color w:val="5B9BD5"/>
        </w:rPr>
      </w:pPr>
    </w:p>
    <w:p w14:paraId="6464EFBB" w14:textId="77777777" w:rsidR="00BF17B0" w:rsidRDefault="00BF17B0" w:rsidP="00BF17B0">
      <w:pPr>
        <w:rPr>
          <w:ins w:id="3239" w:author="Laura Viignola" w:date="2017-07-10T16:58:00Z"/>
          <w:rFonts w:ascii="Cambria" w:eastAsia="Calibri" w:hAnsi="Cambria" w:cs="Calibri"/>
          <w:i/>
          <w:color w:val="5B9BD5"/>
        </w:rPr>
      </w:pPr>
      <w:ins w:id="3240" w:author="Laura Viignola" w:date="2017-07-10T16:58:00Z">
        <w:r>
          <w:rPr>
            <w:rFonts w:ascii="Cambria" w:eastAsia="Calibri" w:hAnsi="Cambria" w:cs="Calibri"/>
            <w:i/>
            <w:color w:val="5B9BD5"/>
          </w:rPr>
          <w:t>Input Parameters type</w:t>
        </w:r>
        <w:r>
          <w:rPr>
            <w:rFonts w:ascii="Cambria" w:eastAsia="Calibri" w:hAnsi="Cambria" w:cs="Calibri"/>
            <w:i/>
            <w:color w:val="5B9BD5"/>
          </w:rPr>
          <w:tab/>
        </w:r>
      </w:ins>
    </w:p>
    <w:p w14:paraId="0F4DC8CE" w14:textId="77777777" w:rsidR="00BF17B0" w:rsidRDefault="00BF17B0" w:rsidP="00BF17B0">
      <w:pPr>
        <w:rPr>
          <w:ins w:id="3241" w:author="Laura Viignola" w:date="2017-07-10T16:58:00Z"/>
          <w:rFonts w:ascii="Cambria" w:eastAsia="Calibri" w:hAnsi="Cambria" w:cs="Calibri"/>
          <w:i/>
          <w:noProof/>
          <w:color w:val="5B9BD5"/>
          <w:lang w:val="en-US"/>
        </w:rPr>
      </w:pPr>
      <w:ins w:id="3242" w:author="Laura Viignola" w:date="2017-07-10T16:58:00Z">
        <w:r w:rsidRPr="00DA2507">
          <w:rPr>
            <w:rFonts w:ascii="Cambria" w:eastAsia="Calibri" w:hAnsi="Cambria" w:cs="Calibri"/>
            <w:i/>
            <w:noProof/>
            <w:color w:val="5B9BD5"/>
            <w:lang w:val="en-US"/>
          </w:rPr>
          <w:t xml:space="preserve"> </w:t>
        </w:r>
      </w:ins>
    </w:p>
    <w:p w14:paraId="361D4195" w14:textId="77777777" w:rsidR="00BF17B0" w:rsidRDefault="00BF17B0" w:rsidP="00BF17B0">
      <w:pPr>
        <w:rPr>
          <w:ins w:id="3243" w:author="Laura Viignola" w:date="2017-07-10T16:58:00Z"/>
          <w:rFonts w:ascii="Cambria" w:eastAsia="Calibri" w:hAnsi="Cambria" w:cs="Calibri"/>
        </w:rPr>
      </w:pPr>
      <w:ins w:id="3244" w:author="Laura Viignola" w:date="2017-07-10T16:58:00Z">
        <w:r w:rsidRPr="00E64258">
          <w:rPr>
            <w:rFonts w:ascii="Cambria" w:eastAsia="Calibri" w:hAnsi="Cambria" w:cs="Calibri"/>
            <w:i/>
          </w:rPr>
          <w:t>Op</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1B69B431" w14:textId="77777777" w:rsidR="00BF17B0" w:rsidRPr="006F2FA3" w:rsidRDefault="00BF17B0" w:rsidP="00BF17B0">
      <w:pPr>
        <w:ind w:left="708" w:firstLine="708"/>
        <w:rPr>
          <w:ins w:id="3245" w:author="Laura Viignola" w:date="2017-07-10T16:58:00Z"/>
          <w:rFonts w:ascii="Cambria" w:eastAsia="Calibri" w:hAnsi="Cambria" w:cs="Calibri"/>
        </w:rPr>
      </w:pPr>
      <w:ins w:id="3246"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41328515" w14:textId="77777777" w:rsidR="00BF17B0" w:rsidRPr="006F2FA3" w:rsidRDefault="00BF17B0" w:rsidP="00BF17B0">
      <w:pPr>
        <w:ind w:left="708" w:firstLine="708"/>
        <w:rPr>
          <w:ins w:id="3247" w:author="Laura Viignola" w:date="2017-07-10T16:58:00Z"/>
          <w:rFonts w:ascii="Cambria" w:eastAsia="Calibri" w:hAnsi="Cambria" w:cs="Calibri"/>
        </w:rPr>
      </w:pPr>
      <w:ins w:id="3248" w:author="Laura Viignola" w:date="2017-07-10T16:58:00Z">
        <w:r w:rsidRPr="006F2FA3">
          <w:rPr>
            <w:rFonts w:ascii="Cambria" w:eastAsia="Calibri" w:hAnsi="Cambria" w:cs="Calibri"/>
          </w:rPr>
          <w:t xml:space="preserve">|   </w:t>
        </w:r>
        <w:r>
          <w:rPr>
            <w:rFonts w:ascii="Cambria" w:eastAsia="Calibri" w:hAnsi="Cambria" w:cs="Calibri"/>
          </w:rPr>
          <w:t>number</w:t>
        </w:r>
      </w:ins>
    </w:p>
    <w:p w14:paraId="4A2842D5" w14:textId="77777777" w:rsidR="00BF17B0" w:rsidRPr="006F2FA3" w:rsidRDefault="00BF17B0" w:rsidP="00BF17B0">
      <w:pPr>
        <w:rPr>
          <w:ins w:id="3249" w:author="Laura Viignola" w:date="2017-07-10T16:58:00Z"/>
          <w:rFonts w:ascii="Cambria" w:eastAsia="Calibri" w:hAnsi="Cambria" w:cs="Calibri"/>
          <w:i/>
          <w:color w:val="5B9BD5"/>
        </w:rPr>
      </w:pPr>
    </w:p>
    <w:p w14:paraId="0598B4CF" w14:textId="77777777" w:rsidR="00BF17B0" w:rsidRPr="00E64258" w:rsidRDefault="00BF17B0" w:rsidP="00BF17B0">
      <w:pPr>
        <w:rPr>
          <w:ins w:id="3250" w:author="Laura Viignola" w:date="2017-07-10T16:58:00Z"/>
          <w:rFonts w:ascii="Cambria" w:hAnsi="Cambria"/>
        </w:rPr>
      </w:pPr>
    </w:p>
    <w:p w14:paraId="4E5D0AFE" w14:textId="77777777" w:rsidR="00BF17B0" w:rsidRPr="00E64258" w:rsidRDefault="00BF17B0" w:rsidP="00BF17B0">
      <w:pPr>
        <w:rPr>
          <w:ins w:id="3251" w:author="Laura Viignola" w:date="2017-07-10T16:58:00Z"/>
          <w:rFonts w:ascii="Cambria" w:eastAsia="Calibri" w:hAnsi="Cambria" w:cs="Calibri"/>
          <w:i/>
          <w:color w:val="5B9BD5"/>
        </w:rPr>
      </w:pPr>
      <w:ins w:id="3252" w:author="Laura Viignola" w:date="2017-07-10T16:58:00Z">
        <w:r w:rsidRPr="00E64258">
          <w:rPr>
            <w:rFonts w:ascii="Cambria" w:eastAsia="Calibri" w:hAnsi="Cambria" w:cs="Calibri"/>
            <w:i/>
            <w:color w:val="5B9BD5"/>
          </w:rPr>
          <w:t>Result type</w:t>
        </w:r>
      </w:ins>
    </w:p>
    <w:p w14:paraId="627B890A" w14:textId="77777777" w:rsidR="00BF17B0" w:rsidRPr="00E64258" w:rsidRDefault="00BF17B0" w:rsidP="00BF17B0">
      <w:pPr>
        <w:rPr>
          <w:ins w:id="3253" w:author="Laura Viignola" w:date="2017-07-10T16:58:00Z"/>
          <w:rFonts w:ascii="Cambria" w:eastAsia="Calibri" w:hAnsi="Cambria" w:cs="Calibri"/>
          <w:i/>
          <w:color w:val="auto"/>
        </w:rPr>
      </w:pPr>
    </w:p>
    <w:p w14:paraId="38452B83" w14:textId="77777777" w:rsidR="00BF17B0" w:rsidRDefault="00BF17B0" w:rsidP="00BF17B0">
      <w:pPr>
        <w:rPr>
          <w:ins w:id="3254" w:author="Laura Viignola" w:date="2017-07-10T16:58:00Z"/>
          <w:rFonts w:ascii="Cambria" w:eastAsia="Calibri" w:hAnsi="Cambria" w:cs="Calibri"/>
        </w:rPr>
      </w:pPr>
      <w:ins w:id="3255"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50A30320" w14:textId="77777777" w:rsidR="00BF17B0" w:rsidRPr="006F2FA3" w:rsidRDefault="00BF17B0" w:rsidP="00BF17B0">
      <w:pPr>
        <w:ind w:left="708" w:firstLine="708"/>
        <w:rPr>
          <w:ins w:id="3256" w:author="Laura Viignola" w:date="2017-07-10T16:58:00Z"/>
          <w:rFonts w:ascii="Cambria" w:eastAsia="Calibri" w:hAnsi="Cambria" w:cs="Calibri"/>
        </w:rPr>
      </w:pPr>
      <w:ins w:id="3257"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18BBC7DB" w14:textId="77777777" w:rsidR="00BF17B0" w:rsidRPr="006F2FA3" w:rsidRDefault="00BF17B0" w:rsidP="00BF17B0">
      <w:pPr>
        <w:ind w:left="708" w:firstLine="708"/>
        <w:rPr>
          <w:ins w:id="3258" w:author="Laura Viignola" w:date="2017-07-10T16:58:00Z"/>
          <w:rFonts w:ascii="Cambria" w:eastAsia="Calibri" w:hAnsi="Cambria" w:cs="Calibri"/>
        </w:rPr>
      </w:pPr>
      <w:ins w:id="3259" w:author="Laura Viignola" w:date="2017-07-10T16:58:00Z">
        <w:r w:rsidRPr="006F2FA3">
          <w:rPr>
            <w:rFonts w:ascii="Cambria" w:eastAsia="Calibri" w:hAnsi="Cambria" w:cs="Calibri"/>
          </w:rPr>
          <w:t xml:space="preserve">|   </w:t>
        </w:r>
        <w:r>
          <w:rPr>
            <w:rFonts w:ascii="Cambria" w:eastAsia="Calibri" w:hAnsi="Cambria" w:cs="Calibri"/>
          </w:rPr>
          <w:t>number</w:t>
        </w:r>
      </w:ins>
    </w:p>
    <w:p w14:paraId="76EEDF3E" w14:textId="77777777" w:rsidR="00BF17B0" w:rsidRDefault="00BF17B0" w:rsidP="00BF17B0">
      <w:pPr>
        <w:rPr>
          <w:ins w:id="3260" w:author="Laura Viignola" w:date="2017-07-10T16:58:00Z"/>
          <w:rFonts w:ascii="Cambria" w:eastAsia="Calibri" w:hAnsi="Cambria" w:cs="Calibri"/>
          <w:i/>
          <w:color w:val="5B9BD5"/>
        </w:rPr>
      </w:pPr>
    </w:p>
    <w:p w14:paraId="44F740B0" w14:textId="77777777" w:rsidR="00BF17B0" w:rsidRPr="00E5275E" w:rsidRDefault="00BF17B0" w:rsidP="00BF17B0">
      <w:pPr>
        <w:jc w:val="both"/>
        <w:rPr>
          <w:ins w:id="3261" w:author="Laura Viignola" w:date="2017-07-10T16:58:00Z"/>
          <w:rFonts w:ascii="Cambria" w:hAnsi="Cambria"/>
        </w:rPr>
      </w:pPr>
    </w:p>
    <w:p w14:paraId="5C7980D2" w14:textId="77777777" w:rsidR="00BF17B0" w:rsidRDefault="00BF17B0" w:rsidP="00BF17B0">
      <w:pPr>
        <w:rPr>
          <w:ins w:id="3262" w:author="Laura Viignola" w:date="2017-07-10T16:58:00Z"/>
          <w:rFonts w:ascii="Cambria" w:eastAsia="Calibri" w:hAnsi="Cambria" w:cs="Calibri"/>
          <w:i/>
          <w:color w:val="5B9BD5"/>
        </w:rPr>
      </w:pPr>
      <w:ins w:id="3263" w:author="Laura Viignola" w:date="2017-07-10T16:58:00Z">
        <w:r>
          <w:rPr>
            <w:rFonts w:ascii="Cambria" w:eastAsia="Calibri" w:hAnsi="Cambria" w:cs="Calibri"/>
            <w:i/>
            <w:color w:val="5B9BD5"/>
          </w:rPr>
          <w:t xml:space="preserve">Behaviour </w:t>
        </w:r>
      </w:ins>
    </w:p>
    <w:p w14:paraId="3C4FCCCF" w14:textId="77777777" w:rsidR="00BF17B0" w:rsidRDefault="00BF17B0" w:rsidP="00BF17B0">
      <w:pPr>
        <w:jc w:val="both"/>
        <w:rPr>
          <w:ins w:id="3264" w:author="Laura Viignola" w:date="2017-07-10T16:58:00Z"/>
          <w:rFonts w:ascii="Cambria" w:eastAsia="Calibri" w:hAnsi="Cambria" w:cs="Calibri"/>
          <w:color w:val="auto"/>
        </w:rPr>
      </w:pPr>
      <w:ins w:id="3265" w:author="Laura Viignola" w:date="2017-07-10T16:58:00Z">
        <w:r>
          <w:rPr>
            <w:rFonts w:ascii="Cambria" w:eastAsia="Calibri" w:hAnsi="Cambria" w:cs="Calibri"/>
            <w:color w:val="auto"/>
          </w:rPr>
          <w:t>The operator has the typical behaviour of the “Operators applicable on one Data Set or Data Set Component” (see the section “VTL-ML - Behaviour of the Operators”).</w:t>
        </w:r>
      </w:ins>
    </w:p>
    <w:p w14:paraId="5C70F6D7" w14:textId="77777777" w:rsidR="00BF17B0" w:rsidRDefault="00BF17B0" w:rsidP="00BF17B0">
      <w:pPr>
        <w:rPr>
          <w:ins w:id="3266" w:author="Laura Viignola" w:date="2017-07-10T16:58:00Z"/>
          <w:rFonts w:ascii="Cambria" w:eastAsia="Calibri" w:hAnsi="Cambria" w:cs="Calibri"/>
          <w:i/>
          <w:color w:val="5B9BD5"/>
        </w:rPr>
      </w:pPr>
    </w:p>
    <w:p w14:paraId="74BA878B" w14:textId="77777777" w:rsidR="00BF17B0" w:rsidRDefault="00BF17B0" w:rsidP="00BF17B0">
      <w:pPr>
        <w:rPr>
          <w:ins w:id="3267" w:author="Laura Viignola" w:date="2017-07-10T16:58:00Z"/>
          <w:rFonts w:ascii="Cambria" w:eastAsia="Calibri" w:hAnsi="Cambria" w:cs="Calibri"/>
          <w:i/>
          <w:color w:val="5B9BD5"/>
        </w:rPr>
      </w:pPr>
      <w:ins w:id="3268" w:author="Laura Viignola" w:date="2017-07-10T16:58:00Z">
        <w:r>
          <w:rPr>
            <w:rFonts w:ascii="Cambria" w:eastAsia="Calibri" w:hAnsi="Cambria" w:cs="Calibri"/>
            <w:i/>
            <w:color w:val="5B9BD5"/>
          </w:rPr>
          <w:t xml:space="preserve">Examples </w:t>
        </w:r>
      </w:ins>
    </w:p>
    <w:p w14:paraId="32EEDFD9" w14:textId="77777777" w:rsidR="00BF17B0" w:rsidRDefault="00BF17B0" w:rsidP="00BF17B0">
      <w:pPr>
        <w:rPr>
          <w:ins w:id="3269" w:author="Laura Viignola" w:date="2017-07-10T16:58:00Z"/>
          <w:rFonts w:ascii="Cambria" w:hAnsi="Cambria"/>
        </w:rPr>
      </w:pPr>
      <w:ins w:id="3270" w:author="Laura Viignola" w:date="2017-07-10T16:58:00Z">
        <w:r>
          <w:rPr>
            <w:rFonts w:ascii="Cambria" w:hAnsi="Cambria"/>
          </w:rPr>
          <w:t>Given the operand Data Set:</w:t>
        </w:r>
      </w:ins>
    </w:p>
    <w:p w14:paraId="110E6785" w14:textId="77777777" w:rsidR="00BF17B0" w:rsidRDefault="00BF17B0" w:rsidP="00BF17B0">
      <w:pPr>
        <w:rPr>
          <w:ins w:id="3271" w:author="Laura Viignola" w:date="2017-07-10T16:58:00Z"/>
          <w:rFonts w:ascii="Cambria" w:hAnsi="Cambria"/>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2D037C65" w14:textId="77777777" w:rsidTr="00BF17B0">
        <w:trPr>
          <w:ins w:id="3272"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70A60B11" w14:textId="77777777" w:rsidR="00BF17B0" w:rsidRPr="004F30F9" w:rsidRDefault="00BF17B0" w:rsidP="00BF17B0">
            <w:pPr>
              <w:rPr>
                <w:ins w:id="3273" w:author="Laura Viignola" w:date="2017-07-10T16:58:00Z"/>
                <w:rFonts w:ascii="Arial" w:eastAsia="Calibri" w:hAnsi="Arial" w:cs="Arial"/>
                <w:lang w:val="it-IT"/>
              </w:rPr>
            </w:pPr>
            <w:ins w:id="3274" w:author="Laura Viignola" w:date="2017-07-10T16:58:00Z">
              <w:r w:rsidRPr="004F30F9">
                <w:rPr>
                  <w:rFonts w:ascii="Arial" w:eastAsia="Calibri" w:hAnsi="Arial" w:cs="Arial"/>
                  <w:lang w:val="it-IT"/>
                </w:rPr>
                <w:t>DS_1</w:t>
              </w:r>
            </w:ins>
          </w:p>
        </w:tc>
      </w:tr>
      <w:tr w:rsidR="00BF17B0" w14:paraId="4E983923" w14:textId="77777777" w:rsidTr="00BF17B0">
        <w:trPr>
          <w:ins w:id="3275"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9C7F3D9" w14:textId="77777777" w:rsidR="00BF17B0" w:rsidRPr="004F30F9" w:rsidRDefault="00BF17B0" w:rsidP="00BF17B0">
            <w:pPr>
              <w:rPr>
                <w:ins w:id="3276" w:author="Laura Viignola" w:date="2017-07-10T16:58:00Z"/>
                <w:rFonts w:ascii="Arial" w:hAnsi="Arial" w:cs="Arial"/>
                <w:lang w:val="it-IT"/>
              </w:rPr>
            </w:pPr>
            <w:ins w:id="3277"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06E2BEC7" w14:textId="77777777" w:rsidR="00BF17B0" w:rsidRPr="004F30F9" w:rsidRDefault="00BF17B0" w:rsidP="00BF17B0">
            <w:pPr>
              <w:rPr>
                <w:ins w:id="3278" w:author="Laura Viignola" w:date="2017-07-10T16:58:00Z"/>
                <w:rFonts w:ascii="Arial" w:hAnsi="Arial" w:cs="Arial"/>
                <w:lang w:val="it-IT"/>
              </w:rPr>
            </w:pPr>
            <w:ins w:id="3279"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43BD7DFB" w14:textId="77777777" w:rsidR="00BF17B0" w:rsidRPr="004F30F9" w:rsidRDefault="00BF17B0" w:rsidP="00BF17B0">
            <w:pPr>
              <w:rPr>
                <w:ins w:id="3280" w:author="Laura Viignola" w:date="2017-07-10T16:58:00Z"/>
                <w:rFonts w:ascii="Arial" w:hAnsi="Arial" w:cs="Arial"/>
                <w:lang w:val="it-IT"/>
              </w:rPr>
            </w:pPr>
            <w:ins w:id="3281"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5796EE08" w14:textId="77777777" w:rsidR="00BF17B0" w:rsidRPr="004F30F9" w:rsidRDefault="00BF17B0" w:rsidP="00BF17B0">
            <w:pPr>
              <w:rPr>
                <w:ins w:id="3282" w:author="Laura Viignola" w:date="2017-07-10T16:58:00Z"/>
                <w:rFonts w:ascii="Arial" w:hAnsi="Arial" w:cs="Arial"/>
                <w:lang w:val="it-IT"/>
              </w:rPr>
            </w:pPr>
            <w:ins w:id="3283"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54369FAB" w14:textId="77777777" w:rsidR="00BF17B0" w:rsidRPr="004F30F9" w:rsidRDefault="00BF17B0" w:rsidP="00BF17B0">
            <w:pPr>
              <w:rPr>
                <w:ins w:id="3284" w:author="Laura Viignola" w:date="2017-07-10T16:58:00Z"/>
                <w:rFonts w:ascii="Arial" w:eastAsia="Calibri" w:hAnsi="Arial" w:cs="Arial"/>
                <w:lang w:val="it-IT"/>
              </w:rPr>
            </w:pPr>
            <w:ins w:id="3285" w:author="Laura Viignola" w:date="2017-07-10T16:58:00Z">
              <w:r>
                <w:rPr>
                  <w:rFonts w:ascii="Arial" w:eastAsia="Calibri" w:hAnsi="Arial" w:cs="Arial"/>
                  <w:lang w:val="it-IT"/>
                </w:rPr>
                <w:t>Me_2</w:t>
              </w:r>
            </w:ins>
          </w:p>
        </w:tc>
      </w:tr>
      <w:tr w:rsidR="00BF17B0" w14:paraId="38E49464" w14:textId="77777777" w:rsidTr="00BF17B0">
        <w:trPr>
          <w:ins w:id="3286"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0D4E1A3" w14:textId="77777777" w:rsidR="00BF17B0" w:rsidRDefault="00BF17B0" w:rsidP="00BF17B0">
            <w:pPr>
              <w:rPr>
                <w:ins w:id="3287" w:author="Laura Viignola" w:date="2017-07-10T16:58:00Z"/>
                <w:lang w:val="it-IT"/>
              </w:rPr>
            </w:pPr>
            <w:ins w:id="3288"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1E0EF99" w14:textId="77777777" w:rsidR="00BF17B0" w:rsidRDefault="00BF17B0" w:rsidP="00BF17B0">
            <w:pPr>
              <w:rPr>
                <w:ins w:id="3289" w:author="Laura Viignola" w:date="2017-07-10T16:58:00Z"/>
                <w:lang w:val="it-IT"/>
              </w:rPr>
            </w:pPr>
            <w:ins w:id="3290"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D54A210" w14:textId="77777777" w:rsidR="00BF17B0" w:rsidRDefault="00BF17B0" w:rsidP="00BF17B0">
            <w:pPr>
              <w:rPr>
                <w:ins w:id="3291" w:author="Laura Viignola" w:date="2017-07-10T16:58:00Z"/>
                <w:lang w:val="it-IT"/>
              </w:rPr>
            </w:pPr>
            <w:ins w:id="3292"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2DA25B7" w14:textId="77777777" w:rsidR="00BF17B0" w:rsidRDefault="00BF17B0" w:rsidP="00BF17B0">
            <w:pPr>
              <w:jc w:val="right"/>
              <w:rPr>
                <w:ins w:id="3293" w:author="Laura Viignola" w:date="2017-07-10T16:58:00Z"/>
                <w:lang w:val="it-IT"/>
              </w:rPr>
            </w:pPr>
            <w:ins w:id="3294" w:author="Laura Viignola" w:date="2017-07-10T16:58:00Z">
              <w:r>
                <w:rPr>
                  <w:rFonts w:ascii="Calibri" w:eastAsia="Calibri" w:hAnsi="Calibri" w:cs="Calibri"/>
                  <w:lang w:val="it-IT"/>
                </w:rPr>
                <w:t>0.484183</w:t>
              </w:r>
            </w:ins>
          </w:p>
        </w:tc>
        <w:tc>
          <w:tcPr>
            <w:tcW w:w="1282" w:type="dxa"/>
            <w:tcBorders>
              <w:top w:val="single" w:sz="6" w:space="0" w:color="000000"/>
              <w:left w:val="single" w:sz="6" w:space="0" w:color="000000"/>
              <w:bottom w:val="single" w:sz="6" w:space="0" w:color="000000"/>
              <w:right w:val="single" w:sz="6" w:space="0" w:color="000000"/>
            </w:tcBorders>
          </w:tcPr>
          <w:p w14:paraId="65E5B884" w14:textId="77777777" w:rsidR="00BF17B0" w:rsidRDefault="00BF17B0" w:rsidP="00BF17B0">
            <w:pPr>
              <w:jc w:val="right"/>
              <w:rPr>
                <w:ins w:id="3295" w:author="Laura Viignola" w:date="2017-07-10T16:58:00Z"/>
                <w:rFonts w:ascii="Calibri" w:eastAsia="Calibri" w:hAnsi="Calibri" w:cs="Calibri"/>
                <w:lang w:val="it-IT"/>
              </w:rPr>
            </w:pPr>
            <w:ins w:id="3296" w:author="Laura Viignola" w:date="2017-07-10T16:58:00Z">
              <w:r>
                <w:rPr>
                  <w:rFonts w:ascii="Calibri" w:eastAsia="Calibri" w:hAnsi="Calibri" w:cs="Calibri"/>
                  <w:lang w:val="it-IT"/>
                </w:rPr>
                <w:t>0.7545</w:t>
              </w:r>
            </w:ins>
          </w:p>
        </w:tc>
      </w:tr>
      <w:tr w:rsidR="00BF17B0" w14:paraId="039E9DAB" w14:textId="77777777" w:rsidTr="00BF17B0">
        <w:trPr>
          <w:ins w:id="3297"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41DA482" w14:textId="77777777" w:rsidR="00BF17B0" w:rsidRDefault="00BF17B0" w:rsidP="00BF17B0">
            <w:pPr>
              <w:rPr>
                <w:ins w:id="3298" w:author="Laura Viignola" w:date="2017-07-10T16:58:00Z"/>
                <w:lang w:val="it-IT"/>
              </w:rPr>
            </w:pPr>
            <w:ins w:id="3299"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03CE371" w14:textId="77777777" w:rsidR="00BF17B0" w:rsidRDefault="00BF17B0" w:rsidP="00BF17B0">
            <w:pPr>
              <w:rPr>
                <w:ins w:id="3300" w:author="Laura Viignola" w:date="2017-07-10T16:58:00Z"/>
                <w:lang w:val="it-IT"/>
              </w:rPr>
            </w:pPr>
            <w:ins w:id="3301"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AEE6C8B" w14:textId="77777777" w:rsidR="00BF17B0" w:rsidRDefault="00BF17B0" w:rsidP="00BF17B0">
            <w:pPr>
              <w:rPr>
                <w:ins w:id="3302" w:author="Laura Viignola" w:date="2017-07-10T16:58:00Z"/>
                <w:lang w:val="it-IT"/>
              </w:rPr>
            </w:pPr>
            <w:ins w:id="3303"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7C7127F" w14:textId="77777777" w:rsidR="00BF17B0" w:rsidRDefault="00BF17B0" w:rsidP="00BF17B0">
            <w:pPr>
              <w:jc w:val="right"/>
              <w:rPr>
                <w:ins w:id="3304" w:author="Laura Viignola" w:date="2017-07-10T16:58:00Z"/>
                <w:lang w:val="it-IT"/>
              </w:rPr>
            </w:pPr>
            <w:ins w:id="3305" w:author="Laura Viignola" w:date="2017-07-10T16:58:00Z">
              <w:r>
                <w:rPr>
                  <w:rFonts w:ascii="Calibri" w:eastAsia="Calibri" w:hAnsi="Calibri" w:cs="Calibri"/>
                  <w:lang w:val="it-IT"/>
                </w:rPr>
                <w:t>-0.515817</w:t>
              </w:r>
            </w:ins>
          </w:p>
        </w:tc>
        <w:tc>
          <w:tcPr>
            <w:tcW w:w="1282" w:type="dxa"/>
            <w:tcBorders>
              <w:top w:val="single" w:sz="6" w:space="0" w:color="000000"/>
              <w:left w:val="single" w:sz="6" w:space="0" w:color="000000"/>
              <w:bottom w:val="single" w:sz="6" w:space="0" w:color="000000"/>
              <w:right w:val="single" w:sz="6" w:space="0" w:color="000000"/>
            </w:tcBorders>
          </w:tcPr>
          <w:p w14:paraId="0B1D71AD" w14:textId="77777777" w:rsidR="00BF17B0" w:rsidRDefault="00BF17B0" w:rsidP="00BF17B0">
            <w:pPr>
              <w:jc w:val="right"/>
              <w:rPr>
                <w:ins w:id="3306" w:author="Laura Viignola" w:date="2017-07-10T16:58:00Z"/>
                <w:rFonts w:ascii="Calibri" w:eastAsia="Calibri" w:hAnsi="Calibri" w:cs="Calibri"/>
                <w:lang w:val="it-IT"/>
              </w:rPr>
            </w:pPr>
            <w:ins w:id="3307" w:author="Laura Viignola" w:date="2017-07-10T16:58:00Z">
              <w:r>
                <w:rPr>
                  <w:rFonts w:ascii="Calibri" w:eastAsia="Calibri" w:hAnsi="Calibri" w:cs="Calibri"/>
                  <w:lang w:val="it-IT"/>
                </w:rPr>
                <w:t>-13.45</w:t>
              </w:r>
            </w:ins>
          </w:p>
        </w:tc>
      </w:tr>
      <w:tr w:rsidR="00BF17B0" w14:paraId="275944D0" w14:textId="77777777" w:rsidTr="00BF17B0">
        <w:trPr>
          <w:ins w:id="3308"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71355DA" w14:textId="77777777" w:rsidR="00BF17B0" w:rsidRDefault="00BF17B0" w:rsidP="00BF17B0">
            <w:pPr>
              <w:rPr>
                <w:ins w:id="3309" w:author="Laura Viignola" w:date="2017-07-10T16:58:00Z"/>
                <w:lang w:val="it-IT"/>
              </w:rPr>
            </w:pPr>
            <w:ins w:id="3310"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BD176E5" w14:textId="77777777" w:rsidR="00BF17B0" w:rsidRDefault="00BF17B0" w:rsidP="00BF17B0">
            <w:pPr>
              <w:rPr>
                <w:ins w:id="3311" w:author="Laura Viignola" w:date="2017-07-10T16:58:00Z"/>
                <w:lang w:val="it-IT"/>
              </w:rPr>
            </w:pPr>
            <w:ins w:id="3312"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DCAFBD7" w14:textId="77777777" w:rsidR="00BF17B0" w:rsidRDefault="00BF17B0" w:rsidP="00BF17B0">
            <w:pPr>
              <w:rPr>
                <w:ins w:id="3313" w:author="Laura Viignola" w:date="2017-07-10T16:58:00Z"/>
                <w:lang w:val="it-IT"/>
              </w:rPr>
            </w:pPr>
            <w:ins w:id="3314"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F2C6057" w14:textId="77777777" w:rsidR="00BF17B0" w:rsidRDefault="00BF17B0" w:rsidP="00BF17B0">
            <w:pPr>
              <w:jc w:val="right"/>
              <w:rPr>
                <w:ins w:id="3315" w:author="Laura Viignola" w:date="2017-07-10T16:58:00Z"/>
                <w:lang w:val="it-IT"/>
              </w:rPr>
            </w:pPr>
            <w:ins w:id="3316" w:author="Laura Viignola" w:date="2017-07-10T16:58:00Z">
              <w:r>
                <w:rPr>
                  <w:rFonts w:ascii="Calibri" w:eastAsia="Calibri" w:hAnsi="Calibri" w:cs="Calibri"/>
                  <w:lang w:val="it-IT"/>
                </w:rPr>
                <w:t>-1.000000</w:t>
              </w:r>
            </w:ins>
          </w:p>
        </w:tc>
        <w:tc>
          <w:tcPr>
            <w:tcW w:w="1282" w:type="dxa"/>
            <w:tcBorders>
              <w:top w:val="single" w:sz="6" w:space="0" w:color="000000"/>
              <w:left w:val="single" w:sz="6" w:space="0" w:color="000000"/>
              <w:bottom w:val="single" w:sz="6" w:space="0" w:color="000000"/>
              <w:right w:val="single" w:sz="6" w:space="0" w:color="000000"/>
            </w:tcBorders>
          </w:tcPr>
          <w:p w14:paraId="0478BF8D" w14:textId="77777777" w:rsidR="00BF17B0" w:rsidRDefault="00BF17B0" w:rsidP="00BF17B0">
            <w:pPr>
              <w:jc w:val="right"/>
              <w:rPr>
                <w:ins w:id="3317" w:author="Laura Viignola" w:date="2017-07-10T16:58:00Z"/>
                <w:rFonts w:ascii="Calibri" w:eastAsia="Calibri" w:hAnsi="Calibri" w:cs="Calibri"/>
                <w:lang w:val="it-IT"/>
              </w:rPr>
            </w:pPr>
            <w:ins w:id="3318" w:author="Laura Viignola" w:date="2017-07-10T16:58:00Z">
              <w:r>
                <w:rPr>
                  <w:rFonts w:ascii="Calibri" w:eastAsia="Calibri" w:hAnsi="Calibri" w:cs="Calibri"/>
                  <w:lang w:val="it-IT"/>
                </w:rPr>
                <w:t>187</w:t>
              </w:r>
            </w:ins>
          </w:p>
        </w:tc>
      </w:tr>
    </w:tbl>
    <w:p w14:paraId="26B1A912" w14:textId="77777777" w:rsidR="00BF17B0" w:rsidRDefault="00BF17B0" w:rsidP="00BF17B0">
      <w:pPr>
        <w:rPr>
          <w:ins w:id="3319" w:author="Laura Viignola" w:date="2017-07-10T16:58:00Z"/>
          <w:rFonts w:ascii="Cambria" w:hAnsi="Cambria"/>
        </w:rPr>
      </w:pPr>
    </w:p>
    <w:p w14:paraId="08AFD249" w14:textId="77777777" w:rsidR="00BF17B0" w:rsidRPr="001A403F" w:rsidRDefault="00BF17B0" w:rsidP="00BF17B0">
      <w:pPr>
        <w:rPr>
          <w:ins w:id="3320" w:author="Laura Viignola" w:date="2017-07-10T16:58:00Z"/>
          <w:rFonts w:ascii="Cambria" w:hAnsi="Cambria"/>
        </w:rPr>
      </w:pPr>
    </w:p>
    <w:p w14:paraId="5C22FD94" w14:textId="77777777" w:rsidR="00BF17B0" w:rsidRDefault="00BF17B0" w:rsidP="00BF17B0">
      <w:pPr>
        <w:rPr>
          <w:ins w:id="3321" w:author="Laura Viignola" w:date="2017-07-10T16:58:00Z"/>
          <w:rFonts w:ascii="Cambria" w:eastAsia="Calibri" w:hAnsi="Cambria" w:cs="Calibri"/>
          <w:color w:val="auto"/>
        </w:rPr>
      </w:pPr>
      <w:ins w:id="3322" w:author="Laura Viignola" w:date="2017-07-10T16:58:00Z">
        <w:r w:rsidRPr="00CA0059">
          <w:rPr>
            <w:rFonts w:ascii="Cambria" w:hAnsi="Cambria"/>
            <w:i/>
          </w:rPr>
          <w:t>Example 1:</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sidRPr="009355C6">
          <w:rPr>
            <w:rFonts w:ascii="Arial" w:eastAsia="Calibri" w:hAnsi="Arial" w:cs="Arial"/>
            <w:color w:val="1F497D" w:themeColor="text2"/>
            <w:lang w:val="pt-PT"/>
          </w:rPr>
          <w:t>exp</w:t>
        </w:r>
        <w:r>
          <w:rPr>
            <w:rFonts w:ascii="Arial" w:eastAsia="Calibri" w:hAnsi="Arial" w:cs="Arial"/>
            <w:color w:val="1F497D" w:themeColor="text2"/>
            <w:lang w:val="pt-PT"/>
          </w:rPr>
          <w:t>(DS_1)</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45670669" w14:textId="77777777" w:rsidR="00BF17B0" w:rsidRDefault="00BF17B0" w:rsidP="00BF17B0">
      <w:pPr>
        <w:rPr>
          <w:ins w:id="3323" w:author="Laura Viignola" w:date="2017-07-10T16:58:00Z"/>
          <w:rFonts w:ascii="Cambria" w:eastAsia="Calibri" w:hAnsi="Cambria" w:cs="Calibri"/>
          <w:color w:val="auto"/>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37F943C2" w14:textId="77777777" w:rsidTr="00BF17B0">
        <w:trPr>
          <w:ins w:id="3324"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1C6DB659" w14:textId="77777777" w:rsidR="00BF17B0" w:rsidRPr="004F30F9" w:rsidRDefault="00BF17B0" w:rsidP="00BF17B0">
            <w:pPr>
              <w:rPr>
                <w:ins w:id="3325" w:author="Laura Viignola" w:date="2017-07-10T16:58:00Z"/>
                <w:rFonts w:ascii="Arial" w:eastAsia="Calibri" w:hAnsi="Arial" w:cs="Arial"/>
                <w:lang w:val="it-IT"/>
              </w:rPr>
            </w:pPr>
            <w:ins w:id="3326" w:author="Laura Viignola" w:date="2017-07-10T16:58:00Z">
              <w:r w:rsidRPr="004F30F9">
                <w:rPr>
                  <w:rFonts w:ascii="Arial" w:eastAsia="Calibri" w:hAnsi="Arial" w:cs="Arial"/>
                  <w:lang w:val="it-IT"/>
                </w:rPr>
                <w:t>DS_r</w:t>
              </w:r>
            </w:ins>
          </w:p>
        </w:tc>
      </w:tr>
      <w:tr w:rsidR="00BF17B0" w14:paraId="11DFB57B" w14:textId="77777777" w:rsidTr="00BF17B0">
        <w:trPr>
          <w:ins w:id="3327"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0A931A1" w14:textId="77777777" w:rsidR="00BF17B0" w:rsidRPr="004F30F9" w:rsidRDefault="00BF17B0" w:rsidP="00BF17B0">
            <w:pPr>
              <w:rPr>
                <w:ins w:id="3328" w:author="Laura Viignola" w:date="2017-07-10T16:58:00Z"/>
                <w:rFonts w:ascii="Arial" w:hAnsi="Arial" w:cs="Arial"/>
                <w:lang w:val="it-IT"/>
              </w:rPr>
            </w:pPr>
            <w:ins w:id="3329"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25E1EA9F" w14:textId="77777777" w:rsidR="00BF17B0" w:rsidRPr="004F30F9" w:rsidRDefault="00BF17B0" w:rsidP="00BF17B0">
            <w:pPr>
              <w:rPr>
                <w:ins w:id="3330" w:author="Laura Viignola" w:date="2017-07-10T16:58:00Z"/>
                <w:rFonts w:ascii="Arial" w:hAnsi="Arial" w:cs="Arial"/>
                <w:lang w:val="it-IT"/>
              </w:rPr>
            </w:pPr>
            <w:ins w:id="3331"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6F2966C" w14:textId="77777777" w:rsidR="00BF17B0" w:rsidRPr="004F30F9" w:rsidRDefault="00BF17B0" w:rsidP="00BF17B0">
            <w:pPr>
              <w:rPr>
                <w:ins w:id="3332" w:author="Laura Viignola" w:date="2017-07-10T16:58:00Z"/>
                <w:rFonts w:ascii="Arial" w:hAnsi="Arial" w:cs="Arial"/>
                <w:lang w:val="it-IT"/>
              </w:rPr>
            </w:pPr>
            <w:ins w:id="3333"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0381A413" w14:textId="77777777" w:rsidR="00BF17B0" w:rsidRPr="004F30F9" w:rsidRDefault="00BF17B0" w:rsidP="00BF17B0">
            <w:pPr>
              <w:rPr>
                <w:ins w:id="3334" w:author="Laura Viignola" w:date="2017-07-10T16:58:00Z"/>
                <w:rFonts w:ascii="Arial" w:hAnsi="Arial" w:cs="Arial"/>
                <w:lang w:val="it-IT"/>
              </w:rPr>
            </w:pPr>
            <w:ins w:id="3335"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1F802387" w14:textId="77777777" w:rsidR="00BF17B0" w:rsidRPr="004F30F9" w:rsidRDefault="00BF17B0" w:rsidP="00BF17B0">
            <w:pPr>
              <w:rPr>
                <w:ins w:id="3336" w:author="Laura Viignola" w:date="2017-07-10T16:58:00Z"/>
                <w:rFonts w:ascii="Arial" w:eastAsia="Calibri" w:hAnsi="Arial" w:cs="Arial"/>
                <w:lang w:val="it-IT"/>
              </w:rPr>
            </w:pPr>
            <w:ins w:id="3337" w:author="Laura Viignola" w:date="2017-07-10T16:58:00Z">
              <w:r>
                <w:rPr>
                  <w:rFonts w:ascii="Arial" w:eastAsia="Calibri" w:hAnsi="Arial" w:cs="Arial"/>
                  <w:lang w:val="it-IT"/>
                </w:rPr>
                <w:t>Me_2</w:t>
              </w:r>
            </w:ins>
          </w:p>
        </w:tc>
      </w:tr>
      <w:tr w:rsidR="00BF17B0" w14:paraId="03832323" w14:textId="77777777" w:rsidTr="00BF17B0">
        <w:trPr>
          <w:ins w:id="3338"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E41F571" w14:textId="77777777" w:rsidR="00BF17B0" w:rsidRDefault="00BF17B0" w:rsidP="00BF17B0">
            <w:pPr>
              <w:rPr>
                <w:ins w:id="3339" w:author="Laura Viignola" w:date="2017-07-10T16:58:00Z"/>
                <w:lang w:val="it-IT"/>
              </w:rPr>
            </w:pPr>
            <w:ins w:id="3340"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371CE03" w14:textId="77777777" w:rsidR="00BF17B0" w:rsidRDefault="00BF17B0" w:rsidP="00BF17B0">
            <w:pPr>
              <w:rPr>
                <w:ins w:id="3341" w:author="Laura Viignola" w:date="2017-07-10T16:58:00Z"/>
                <w:lang w:val="it-IT"/>
              </w:rPr>
            </w:pPr>
            <w:ins w:id="3342"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FF91A63" w14:textId="77777777" w:rsidR="00BF17B0" w:rsidRDefault="00BF17B0" w:rsidP="00BF17B0">
            <w:pPr>
              <w:rPr>
                <w:ins w:id="3343" w:author="Laura Viignola" w:date="2017-07-10T16:58:00Z"/>
                <w:lang w:val="it-IT"/>
              </w:rPr>
            </w:pPr>
            <w:ins w:id="3344"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27624E1" w14:textId="77777777" w:rsidR="00BF17B0" w:rsidRDefault="00BF17B0" w:rsidP="00BF17B0">
            <w:pPr>
              <w:jc w:val="right"/>
              <w:rPr>
                <w:ins w:id="3345" w:author="Laura Viignola" w:date="2017-07-10T16:58:00Z"/>
                <w:lang w:val="it-IT"/>
              </w:rPr>
            </w:pPr>
            <w:ins w:id="3346" w:author="Laura Viignola" w:date="2017-07-10T16:58:00Z">
              <w:r>
                <w:rPr>
                  <w:rFonts w:ascii="Calibri" w:eastAsia="Calibri" w:hAnsi="Calibri" w:cs="Calibri"/>
                  <w:lang w:val="it-IT"/>
                </w:rPr>
                <w:t>0.484183</w:t>
              </w:r>
            </w:ins>
          </w:p>
        </w:tc>
        <w:tc>
          <w:tcPr>
            <w:tcW w:w="1282" w:type="dxa"/>
            <w:tcBorders>
              <w:top w:val="single" w:sz="6" w:space="0" w:color="000000"/>
              <w:left w:val="single" w:sz="6" w:space="0" w:color="000000"/>
              <w:bottom w:val="single" w:sz="6" w:space="0" w:color="000000"/>
              <w:right w:val="single" w:sz="6" w:space="0" w:color="000000"/>
            </w:tcBorders>
          </w:tcPr>
          <w:p w14:paraId="29718835" w14:textId="77777777" w:rsidR="00BF17B0" w:rsidRDefault="00BF17B0" w:rsidP="00BF17B0">
            <w:pPr>
              <w:jc w:val="right"/>
              <w:rPr>
                <w:ins w:id="3347" w:author="Laura Viignola" w:date="2017-07-10T16:58:00Z"/>
                <w:rFonts w:ascii="Calibri" w:eastAsia="Calibri" w:hAnsi="Calibri" w:cs="Calibri"/>
                <w:lang w:val="it-IT"/>
              </w:rPr>
            </w:pPr>
            <w:ins w:id="3348" w:author="Laura Viignola" w:date="2017-07-10T16:58:00Z">
              <w:r>
                <w:rPr>
                  <w:rFonts w:ascii="Calibri" w:eastAsia="Calibri" w:hAnsi="Calibri" w:cs="Calibri"/>
                  <w:lang w:val="it-IT"/>
                </w:rPr>
                <w:t>0.7545</w:t>
              </w:r>
            </w:ins>
          </w:p>
        </w:tc>
      </w:tr>
      <w:tr w:rsidR="00BF17B0" w14:paraId="605AA4C3" w14:textId="77777777" w:rsidTr="00BF17B0">
        <w:trPr>
          <w:ins w:id="3349"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8E7ACF0" w14:textId="77777777" w:rsidR="00BF17B0" w:rsidRDefault="00BF17B0" w:rsidP="00BF17B0">
            <w:pPr>
              <w:rPr>
                <w:ins w:id="3350" w:author="Laura Viignola" w:date="2017-07-10T16:58:00Z"/>
                <w:lang w:val="it-IT"/>
              </w:rPr>
            </w:pPr>
            <w:ins w:id="3351"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AE24802" w14:textId="77777777" w:rsidR="00BF17B0" w:rsidRDefault="00BF17B0" w:rsidP="00BF17B0">
            <w:pPr>
              <w:rPr>
                <w:ins w:id="3352" w:author="Laura Viignola" w:date="2017-07-10T16:58:00Z"/>
                <w:lang w:val="it-IT"/>
              </w:rPr>
            </w:pPr>
            <w:ins w:id="3353"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5F13FE1" w14:textId="77777777" w:rsidR="00BF17B0" w:rsidRDefault="00BF17B0" w:rsidP="00BF17B0">
            <w:pPr>
              <w:rPr>
                <w:ins w:id="3354" w:author="Laura Viignola" w:date="2017-07-10T16:58:00Z"/>
                <w:lang w:val="it-IT"/>
              </w:rPr>
            </w:pPr>
            <w:ins w:id="3355"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32C7BB1" w14:textId="77777777" w:rsidR="00BF17B0" w:rsidRDefault="00BF17B0" w:rsidP="00BF17B0">
            <w:pPr>
              <w:jc w:val="right"/>
              <w:rPr>
                <w:ins w:id="3356" w:author="Laura Viignola" w:date="2017-07-10T16:58:00Z"/>
                <w:lang w:val="it-IT"/>
              </w:rPr>
            </w:pPr>
            <w:ins w:id="3357" w:author="Laura Viignola" w:date="2017-07-10T16:58:00Z">
              <w:r>
                <w:rPr>
                  <w:rFonts w:ascii="Calibri" w:eastAsia="Calibri" w:hAnsi="Calibri" w:cs="Calibri"/>
                  <w:lang w:val="it-IT"/>
                </w:rPr>
                <w:t>0.515817</w:t>
              </w:r>
            </w:ins>
          </w:p>
        </w:tc>
        <w:tc>
          <w:tcPr>
            <w:tcW w:w="1282" w:type="dxa"/>
            <w:tcBorders>
              <w:top w:val="single" w:sz="6" w:space="0" w:color="000000"/>
              <w:left w:val="single" w:sz="6" w:space="0" w:color="000000"/>
              <w:bottom w:val="single" w:sz="6" w:space="0" w:color="000000"/>
              <w:right w:val="single" w:sz="6" w:space="0" w:color="000000"/>
            </w:tcBorders>
          </w:tcPr>
          <w:p w14:paraId="0C923728" w14:textId="77777777" w:rsidR="00BF17B0" w:rsidRDefault="00BF17B0" w:rsidP="00BF17B0">
            <w:pPr>
              <w:jc w:val="right"/>
              <w:rPr>
                <w:ins w:id="3358" w:author="Laura Viignola" w:date="2017-07-10T16:58:00Z"/>
                <w:rFonts w:ascii="Calibri" w:eastAsia="Calibri" w:hAnsi="Calibri" w:cs="Calibri"/>
                <w:lang w:val="it-IT"/>
              </w:rPr>
            </w:pPr>
            <w:ins w:id="3359" w:author="Laura Viignola" w:date="2017-07-10T16:58:00Z">
              <w:r>
                <w:rPr>
                  <w:rFonts w:ascii="Calibri" w:eastAsia="Calibri" w:hAnsi="Calibri" w:cs="Calibri"/>
                  <w:lang w:val="it-IT"/>
                </w:rPr>
                <w:t>13.45</w:t>
              </w:r>
            </w:ins>
          </w:p>
        </w:tc>
      </w:tr>
      <w:tr w:rsidR="00BF17B0" w14:paraId="585EFC73" w14:textId="77777777" w:rsidTr="00BF17B0">
        <w:trPr>
          <w:ins w:id="3360"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06FC5A1" w14:textId="77777777" w:rsidR="00BF17B0" w:rsidRDefault="00BF17B0" w:rsidP="00BF17B0">
            <w:pPr>
              <w:rPr>
                <w:ins w:id="3361" w:author="Laura Viignola" w:date="2017-07-10T16:58:00Z"/>
                <w:lang w:val="it-IT"/>
              </w:rPr>
            </w:pPr>
            <w:ins w:id="3362"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AFD5D79" w14:textId="77777777" w:rsidR="00BF17B0" w:rsidRDefault="00BF17B0" w:rsidP="00BF17B0">
            <w:pPr>
              <w:rPr>
                <w:ins w:id="3363" w:author="Laura Viignola" w:date="2017-07-10T16:58:00Z"/>
                <w:lang w:val="it-IT"/>
              </w:rPr>
            </w:pPr>
            <w:ins w:id="3364"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4F7B655" w14:textId="77777777" w:rsidR="00BF17B0" w:rsidRDefault="00BF17B0" w:rsidP="00BF17B0">
            <w:pPr>
              <w:rPr>
                <w:ins w:id="3365" w:author="Laura Viignola" w:date="2017-07-10T16:58:00Z"/>
                <w:lang w:val="it-IT"/>
              </w:rPr>
            </w:pPr>
            <w:ins w:id="3366"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E1AD0BE" w14:textId="77777777" w:rsidR="00BF17B0" w:rsidRDefault="00BF17B0" w:rsidP="00BF17B0">
            <w:pPr>
              <w:jc w:val="right"/>
              <w:rPr>
                <w:ins w:id="3367" w:author="Laura Viignola" w:date="2017-07-10T16:58:00Z"/>
                <w:lang w:val="it-IT"/>
              </w:rPr>
            </w:pPr>
            <w:ins w:id="3368" w:author="Laura Viignola" w:date="2017-07-10T16:58:00Z">
              <w:r>
                <w:rPr>
                  <w:rFonts w:ascii="Calibri" w:eastAsia="Calibri" w:hAnsi="Calibri" w:cs="Calibri"/>
                  <w:lang w:val="it-IT"/>
                </w:rPr>
                <w:t>1.000000</w:t>
              </w:r>
            </w:ins>
          </w:p>
        </w:tc>
        <w:tc>
          <w:tcPr>
            <w:tcW w:w="1282" w:type="dxa"/>
            <w:tcBorders>
              <w:top w:val="single" w:sz="6" w:space="0" w:color="000000"/>
              <w:left w:val="single" w:sz="6" w:space="0" w:color="000000"/>
              <w:bottom w:val="single" w:sz="6" w:space="0" w:color="000000"/>
              <w:right w:val="single" w:sz="6" w:space="0" w:color="000000"/>
            </w:tcBorders>
          </w:tcPr>
          <w:p w14:paraId="25C6D826" w14:textId="77777777" w:rsidR="00BF17B0" w:rsidRDefault="00BF17B0" w:rsidP="00BF17B0">
            <w:pPr>
              <w:jc w:val="right"/>
              <w:rPr>
                <w:ins w:id="3369" w:author="Laura Viignola" w:date="2017-07-10T16:58:00Z"/>
                <w:rFonts w:ascii="Calibri" w:eastAsia="Calibri" w:hAnsi="Calibri" w:cs="Calibri"/>
                <w:lang w:val="it-IT"/>
              </w:rPr>
            </w:pPr>
            <w:ins w:id="3370" w:author="Laura Viignola" w:date="2017-07-10T16:58:00Z">
              <w:r>
                <w:rPr>
                  <w:rFonts w:ascii="Calibri" w:eastAsia="Calibri" w:hAnsi="Calibri" w:cs="Calibri"/>
                  <w:lang w:val="it-IT"/>
                </w:rPr>
                <w:t>187</w:t>
              </w:r>
            </w:ins>
          </w:p>
        </w:tc>
      </w:tr>
    </w:tbl>
    <w:p w14:paraId="4F07AF07" w14:textId="77777777" w:rsidR="00BF17B0" w:rsidRDefault="00BF17B0" w:rsidP="00BF17B0">
      <w:pPr>
        <w:rPr>
          <w:ins w:id="3371" w:author="Laura Viignola" w:date="2017-07-10T16:58:00Z"/>
          <w:rFonts w:ascii="Cambria" w:eastAsia="Calibri" w:hAnsi="Cambria" w:cs="Calibri"/>
          <w:lang w:val="pt-PT"/>
        </w:rPr>
      </w:pPr>
    </w:p>
    <w:p w14:paraId="74D284EB" w14:textId="77777777" w:rsidR="00BF17B0" w:rsidRDefault="00BF17B0" w:rsidP="00BF17B0">
      <w:pPr>
        <w:rPr>
          <w:ins w:id="3372" w:author="Laura Viignola" w:date="2017-07-10T16:58:00Z"/>
          <w:rFonts w:ascii="Cambria" w:eastAsia="Calibri" w:hAnsi="Cambria" w:cs="Calibri"/>
        </w:rPr>
      </w:pPr>
    </w:p>
    <w:p w14:paraId="4B42225B" w14:textId="77777777" w:rsidR="00BF17B0" w:rsidRDefault="00BF17B0" w:rsidP="00BF17B0">
      <w:pPr>
        <w:rPr>
          <w:ins w:id="3373" w:author="Laura Viignola" w:date="2017-07-10T16:58:00Z"/>
          <w:rFonts w:ascii="Cambria" w:eastAsia="Calibri" w:hAnsi="Cambria" w:cs="Calibri"/>
          <w:color w:val="auto"/>
        </w:rPr>
      </w:pPr>
      <w:ins w:id="3374" w:author="Laura Viignola" w:date="2017-07-10T16:58:00Z">
        <w:r w:rsidRPr="00CA0059">
          <w:rPr>
            <w:rFonts w:ascii="Cambria" w:hAnsi="Cambria"/>
            <w:i/>
          </w:rPr>
          <w:t>Example 1:</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sidRPr="009355C6">
          <w:rPr>
            <w:rFonts w:ascii="Arial" w:eastAsia="Calibri" w:hAnsi="Arial" w:cs="Arial"/>
            <w:color w:val="1F497D" w:themeColor="text2"/>
            <w:lang w:val="pt-PT"/>
          </w:rPr>
          <w:t>exp</w:t>
        </w:r>
        <w:r>
          <w:rPr>
            <w:rFonts w:ascii="Arial" w:eastAsia="Calibri" w:hAnsi="Arial" w:cs="Arial"/>
            <w:color w:val="1F497D" w:themeColor="text2"/>
            <w:lang w:val="pt-PT"/>
          </w:rPr>
          <w:t>(DS_1#Me_1)</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432CE7FB" w14:textId="77777777" w:rsidR="00BF17B0" w:rsidRDefault="00BF17B0" w:rsidP="00BF17B0">
      <w:pPr>
        <w:rPr>
          <w:ins w:id="3375" w:author="Laura Viignola" w:date="2017-07-10T16:58:00Z"/>
          <w:rFonts w:ascii="Cambria" w:eastAsia="Calibri" w:hAnsi="Cambria" w:cs="Calibri"/>
          <w:color w:val="auto"/>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39016488" w14:textId="77777777" w:rsidTr="00BF17B0">
        <w:trPr>
          <w:ins w:id="3376"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2CCC69BE" w14:textId="77777777" w:rsidR="00BF17B0" w:rsidRPr="004F30F9" w:rsidRDefault="00BF17B0" w:rsidP="00BF17B0">
            <w:pPr>
              <w:rPr>
                <w:ins w:id="3377" w:author="Laura Viignola" w:date="2017-07-10T16:58:00Z"/>
                <w:rFonts w:ascii="Arial" w:eastAsia="Calibri" w:hAnsi="Arial" w:cs="Arial"/>
                <w:lang w:val="it-IT"/>
              </w:rPr>
            </w:pPr>
            <w:ins w:id="3378" w:author="Laura Viignola" w:date="2017-07-10T16:58:00Z">
              <w:r w:rsidRPr="004F30F9">
                <w:rPr>
                  <w:rFonts w:ascii="Arial" w:eastAsia="Calibri" w:hAnsi="Arial" w:cs="Arial"/>
                  <w:lang w:val="it-IT"/>
                </w:rPr>
                <w:t>DS_r</w:t>
              </w:r>
            </w:ins>
          </w:p>
        </w:tc>
      </w:tr>
      <w:tr w:rsidR="00BF17B0" w14:paraId="454584D9" w14:textId="77777777" w:rsidTr="00BF17B0">
        <w:trPr>
          <w:ins w:id="3379"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057A8C54" w14:textId="77777777" w:rsidR="00BF17B0" w:rsidRPr="004F30F9" w:rsidRDefault="00BF17B0" w:rsidP="00BF17B0">
            <w:pPr>
              <w:rPr>
                <w:ins w:id="3380" w:author="Laura Viignola" w:date="2017-07-10T16:58:00Z"/>
                <w:rFonts w:ascii="Arial" w:hAnsi="Arial" w:cs="Arial"/>
                <w:lang w:val="it-IT"/>
              </w:rPr>
            </w:pPr>
            <w:ins w:id="3381"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49661A9A" w14:textId="77777777" w:rsidR="00BF17B0" w:rsidRPr="004F30F9" w:rsidRDefault="00BF17B0" w:rsidP="00BF17B0">
            <w:pPr>
              <w:rPr>
                <w:ins w:id="3382" w:author="Laura Viignola" w:date="2017-07-10T16:58:00Z"/>
                <w:rFonts w:ascii="Arial" w:hAnsi="Arial" w:cs="Arial"/>
                <w:lang w:val="it-IT"/>
              </w:rPr>
            </w:pPr>
            <w:ins w:id="3383"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D17669A" w14:textId="77777777" w:rsidR="00BF17B0" w:rsidRPr="004F30F9" w:rsidRDefault="00BF17B0" w:rsidP="00BF17B0">
            <w:pPr>
              <w:rPr>
                <w:ins w:id="3384" w:author="Laura Viignola" w:date="2017-07-10T16:58:00Z"/>
                <w:rFonts w:ascii="Arial" w:hAnsi="Arial" w:cs="Arial"/>
                <w:lang w:val="it-IT"/>
              </w:rPr>
            </w:pPr>
            <w:ins w:id="3385"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35C807EC" w14:textId="77777777" w:rsidR="00BF17B0" w:rsidRPr="004F30F9" w:rsidRDefault="00BF17B0" w:rsidP="00BF17B0">
            <w:pPr>
              <w:rPr>
                <w:ins w:id="3386" w:author="Laura Viignola" w:date="2017-07-10T16:58:00Z"/>
                <w:rFonts w:ascii="Arial" w:hAnsi="Arial" w:cs="Arial"/>
                <w:lang w:val="it-IT"/>
              </w:rPr>
            </w:pPr>
            <w:ins w:id="3387"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55E4CAD1" w14:textId="77777777" w:rsidR="00BF17B0" w:rsidRPr="004F30F9" w:rsidRDefault="00BF17B0" w:rsidP="00BF17B0">
            <w:pPr>
              <w:rPr>
                <w:ins w:id="3388" w:author="Laura Viignola" w:date="2017-07-10T16:58:00Z"/>
                <w:rFonts w:ascii="Arial" w:eastAsia="Calibri" w:hAnsi="Arial" w:cs="Arial"/>
                <w:lang w:val="it-IT"/>
              </w:rPr>
            </w:pPr>
            <w:ins w:id="3389" w:author="Laura Viignola" w:date="2017-07-10T16:58:00Z">
              <w:r>
                <w:rPr>
                  <w:rFonts w:ascii="Arial" w:eastAsia="Calibri" w:hAnsi="Arial" w:cs="Arial"/>
                  <w:lang w:val="it-IT"/>
                </w:rPr>
                <w:t>Me_2</w:t>
              </w:r>
            </w:ins>
          </w:p>
        </w:tc>
      </w:tr>
      <w:tr w:rsidR="00BF17B0" w14:paraId="12FBCE02" w14:textId="77777777" w:rsidTr="00BF17B0">
        <w:trPr>
          <w:ins w:id="3390"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7065944" w14:textId="77777777" w:rsidR="00BF17B0" w:rsidRDefault="00BF17B0" w:rsidP="00BF17B0">
            <w:pPr>
              <w:rPr>
                <w:ins w:id="3391" w:author="Laura Viignola" w:date="2017-07-10T16:58:00Z"/>
                <w:lang w:val="it-IT"/>
              </w:rPr>
            </w:pPr>
            <w:ins w:id="3392"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99B56C6" w14:textId="77777777" w:rsidR="00BF17B0" w:rsidRDefault="00BF17B0" w:rsidP="00BF17B0">
            <w:pPr>
              <w:rPr>
                <w:ins w:id="3393" w:author="Laura Viignola" w:date="2017-07-10T16:58:00Z"/>
                <w:lang w:val="it-IT"/>
              </w:rPr>
            </w:pPr>
            <w:ins w:id="3394"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75CD84E" w14:textId="77777777" w:rsidR="00BF17B0" w:rsidRDefault="00BF17B0" w:rsidP="00BF17B0">
            <w:pPr>
              <w:rPr>
                <w:ins w:id="3395" w:author="Laura Viignola" w:date="2017-07-10T16:58:00Z"/>
                <w:lang w:val="it-IT"/>
              </w:rPr>
            </w:pPr>
            <w:ins w:id="3396"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FE2CACE" w14:textId="77777777" w:rsidR="00BF17B0" w:rsidRDefault="00BF17B0" w:rsidP="00BF17B0">
            <w:pPr>
              <w:jc w:val="right"/>
              <w:rPr>
                <w:ins w:id="3397" w:author="Laura Viignola" w:date="2017-07-10T16:58:00Z"/>
                <w:lang w:val="it-IT"/>
              </w:rPr>
            </w:pPr>
            <w:ins w:id="3398" w:author="Laura Viignola" w:date="2017-07-10T16:58:00Z">
              <w:r>
                <w:rPr>
                  <w:rFonts w:ascii="Calibri" w:eastAsia="Calibri" w:hAnsi="Calibri" w:cs="Calibri"/>
                  <w:lang w:val="it-IT"/>
                </w:rPr>
                <w:t>0.484183</w:t>
              </w:r>
            </w:ins>
          </w:p>
        </w:tc>
        <w:tc>
          <w:tcPr>
            <w:tcW w:w="1282" w:type="dxa"/>
            <w:tcBorders>
              <w:top w:val="single" w:sz="6" w:space="0" w:color="000000"/>
              <w:left w:val="single" w:sz="6" w:space="0" w:color="000000"/>
              <w:bottom w:val="single" w:sz="6" w:space="0" w:color="000000"/>
              <w:right w:val="single" w:sz="6" w:space="0" w:color="000000"/>
            </w:tcBorders>
          </w:tcPr>
          <w:p w14:paraId="0A8B0998" w14:textId="77777777" w:rsidR="00BF17B0" w:rsidRDefault="00BF17B0" w:rsidP="00BF17B0">
            <w:pPr>
              <w:jc w:val="right"/>
              <w:rPr>
                <w:ins w:id="3399" w:author="Laura Viignola" w:date="2017-07-10T16:58:00Z"/>
                <w:rFonts w:ascii="Calibri" w:eastAsia="Calibri" w:hAnsi="Calibri" w:cs="Calibri"/>
                <w:lang w:val="it-IT"/>
              </w:rPr>
            </w:pPr>
            <w:ins w:id="3400" w:author="Laura Viignola" w:date="2017-07-10T16:58:00Z">
              <w:r>
                <w:rPr>
                  <w:rFonts w:ascii="Calibri" w:eastAsia="Calibri" w:hAnsi="Calibri" w:cs="Calibri"/>
                  <w:lang w:val="it-IT"/>
                </w:rPr>
                <w:t>0.7545</w:t>
              </w:r>
            </w:ins>
          </w:p>
        </w:tc>
      </w:tr>
      <w:tr w:rsidR="00BF17B0" w14:paraId="561EBE21" w14:textId="77777777" w:rsidTr="00BF17B0">
        <w:trPr>
          <w:ins w:id="3401"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11AE8A2" w14:textId="77777777" w:rsidR="00BF17B0" w:rsidRDefault="00BF17B0" w:rsidP="00BF17B0">
            <w:pPr>
              <w:rPr>
                <w:ins w:id="3402" w:author="Laura Viignola" w:date="2017-07-10T16:58:00Z"/>
                <w:lang w:val="it-IT"/>
              </w:rPr>
            </w:pPr>
            <w:ins w:id="3403"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05B7ABF" w14:textId="77777777" w:rsidR="00BF17B0" w:rsidRDefault="00BF17B0" w:rsidP="00BF17B0">
            <w:pPr>
              <w:rPr>
                <w:ins w:id="3404" w:author="Laura Viignola" w:date="2017-07-10T16:58:00Z"/>
                <w:lang w:val="it-IT"/>
              </w:rPr>
            </w:pPr>
            <w:ins w:id="3405"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080E0CE" w14:textId="77777777" w:rsidR="00BF17B0" w:rsidRDefault="00BF17B0" w:rsidP="00BF17B0">
            <w:pPr>
              <w:rPr>
                <w:ins w:id="3406" w:author="Laura Viignola" w:date="2017-07-10T16:58:00Z"/>
                <w:lang w:val="it-IT"/>
              </w:rPr>
            </w:pPr>
            <w:ins w:id="3407"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B3D1C7F" w14:textId="77777777" w:rsidR="00BF17B0" w:rsidRDefault="00BF17B0" w:rsidP="00BF17B0">
            <w:pPr>
              <w:jc w:val="right"/>
              <w:rPr>
                <w:ins w:id="3408" w:author="Laura Viignola" w:date="2017-07-10T16:58:00Z"/>
                <w:lang w:val="it-IT"/>
              </w:rPr>
            </w:pPr>
            <w:ins w:id="3409" w:author="Laura Viignola" w:date="2017-07-10T16:58:00Z">
              <w:r>
                <w:rPr>
                  <w:rFonts w:ascii="Calibri" w:eastAsia="Calibri" w:hAnsi="Calibri" w:cs="Calibri"/>
                  <w:lang w:val="it-IT"/>
                </w:rPr>
                <w:t>0.515817</w:t>
              </w:r>
            </w:ins>
          </w:p>
        </w:tc>
        <w:tc>
          <w:tcPr>
            <w:tcW w:w="1282" w:type="dxa"/>
            <w:tcBorders>
              <w:top w:val="single" w:sz="6" w:space="0" w:color="000000"/>
              <w:left w:val="single" w:sz="6" w:space="0" w:color="000000"/>
              <w:bottom w:val="single" w:sz="6" w:space="0" w:color="000000"/>
              <w:right w:val="single" w:sz="6" w:space="0" w:color="000000"/>
            </w:tcBorders>
          </w:tcPr>
          <w:p w14:paraId="527B0FEC" w14:textId="77777777" w:rsidR="00BF17B0" w:rsidRDefault="00BF17B0" w:rsidP="00BF17B0">
            <w:pPr>
              <w:jc w:val="right"/>
              <w:rPr>
                <w:ins w:id="3410" w:author="Laura Viignola" w:date="2017-07-10T16:58:00Z"/>
                <w:rFonts w:ascii="Calibri" w:eastAsia="Calibri" w:hAnsi="Calibri" w:cs="Calibri"/>
                <w:lang w:val="it-IT"/>
              </w:rPr>
            </w:pPr>
            <w:ins w:id="3411" w:author="Laura Viignola" w:date="2017-07-10T16:58:00Z">
              <w:r>
                <w:rPr>
                  <w:rFonts w:ascii="Calibri" w:eastAsia="Calibri" w:hAnsi="Calibri" w:cs="Calibri"/>
                  <w:lang w:val="it-IT"/>
                </w:rPr>
                <w:t>-13.45</w:t>
              </w:r>
            </w:ins>
          </w:p>
        </w:tc>
      </w:tr>
      <w:tr w:rsidR="00BF17B0" w14:paraId="4488A965" w14:textId="77777777" w:rsidTr="00BF17B0">
        <w:trPr>
          <w:ins w:id="3412"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470D951" w14:textId="77777777" w:rsidR="00BF17B0" w:rsidRDefault="00BF17B0" w:rsidP="00BF17B0">
            <w:pPr>
              <w:rPr>
                <w:ins w:id="3413" w:author="Laura Viignola" w:date="2017-07-10T16:58:00Z"/>
                <w:lang w:val="it-IT"/>
              </w:rPr>
            </w:pPr>
            <w:ins w:id="3414"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84DF6C2" w14:textId="77777777" w:rsidR="00BF17B0" w:rsidRDefault="00BF17B0" w:rsidP="00BF17B0">
            <w:pPr>
              <w:rPr>
                <w:ins w:id="3415" w:author="Laura Viignola" w:date="2017-07-10T16:58:00Z"/>
                <w:lang w:val="it-IT"/>
              </w:rPr>
            </w:pPr>
            <w:ins w:id="3416"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2002D8B" w14:textId="77777777" w:rsidR="00BF17B0" w:rsidRDefault="00BF17B0" w:rsidP="00BF17B0">
            <w:pPr>
              <w:rPr>
                <w:ins w:id="3417" w:author="Laura Viignola" w:date="2017-07-10T16:58:00Z"/>
                <w:lang w:val="it-IT"/>
              </w:rPr>
            </w:pPr>
            <w:ins w:id="3418"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BE008C2" w14:textId="77777777" w:rsidR="00BF17B0" w:rsidRDefault="00BF17B0" w:rsidP="00BF17B0">
            <w:pPr>
              <w:jc w:val="right"/>
              <w:rPr>
                <w:ins w:id="3419" w:author="Laura Viignola" w:date="2017-07-10T16:58:00Z"/>
                <w:lang w:val="it-IT"/>
              </w:rPr>
            </w:pPr>
            <w:ins w:id="3420" w:author="Laura Viignola" w:date="2017-07-10T16:58:00Z">
              <w:r>
                <w:rPr>
                  <w:rFonts w:ascii="Calibri" w:eastAsia="Calibri" w:hAnsi="Calibri" w:cs="Calibri"/>
                  <w:lang w:val="it-IT"/>
                </w:rPr>
                <w:t>1.000000</w:t>
              </w:r>
            </w:ins>
          </w:p>
        </w:tc>
        <w:tc>
          <w:tcPr>
            <w:tcW w:w="1282" w:type="dxa"/>
            <w:tcBorders>
              <w:top w:val="single" w:sz="6" w:space="0" w:color="000000"/>
              <w:left w:val="single" w:sz="6" w:space="0" w:color="000000"/>
              <w:bottom w:val="single" w:sz="6" w:space="0" w:color="000000"/>
              <w:right w:val="single" w:sz="6" w:space="0" w:color="000000"/>
            </w:tcBorders>
          </w:tcPr>
          <w:p w14:paraId="0CBCDD76" w14:textId="77777777" w:rsidR="00BF17B0" w:rsidRDefault="00BF17B0" w:rsidP="00BF17B0">
            <w:pPr>
              <w:jc w:val="right"/>
              <w:rPr>
                <w:ins w:id="3421" w:author="Laura Viignola" w:date="2017-07-10T16:58:00Z"/>
                <w:rFonts w:ascii="Calibri" w:eastAsia="Calibri" w:hAnsi="Calibri" w:cs="Calibri"/>
                <w:lang w:val="it-IT"/>
              </w:rPr>
            </w:pPr>
            <w:ins w:id="3422" w:author="Laura Viignola" w:date="2017-07-10T16:58:00Z">
              <w:r>
                <w:rPr>
                  <w:rFonts w:ascii="Calibri" w:eastAsia="Calibri" w:hAnsi="Calibri" w:cs="Calibri"/>
                  <w:lang w:val="it-IT"/>
                </w:rPr>
                <w:t>187</w:t>
              </w:r>
            </w:ins>
          </w:p>
        </w:tc>
      </w:tr>
    </w:tbl>
    <w:p w14:paraId="49D76401" w14:textId="77777777" w:rsidR="00BF17B0" w:rsidRPr="00473A8C" w:rsidRDefault="00BF17B0" w:rsidP="00BF17B0">
      <w:pPr>
        <w:rPr>
          <w:ins w:id="3423" w:author="Laura Viignola" w:date="2017-07-10T16:58:00Z"/>
          <w:rFonts w:eastAsia="Trebuchet MS"/>
          <w:lang w:val="pt-PT"/>
        </w:rPr>
      </w:pPr>
    </w:p>
    <w:p w14:paraId="67244BCF" w14:textId="77777777" w:rsidR="00BF17B0" w:rsidRPr="000E3547" w:rsidRDefault="00BF17B0" w:rsidP="00BF17B0">
      <w:pPr>
        <w:pStyle w:val="Stile3"/>
        <w:rPr>
          <w:ins w:id="3424" w:author="Laura Viignola" w:date="2017-07-10T16:58:00Z"/>
          <w:lang w:val="it-IT"/>
        </w:rPr>
      </w:pPr>
      <w:ins w:id="3425" w:author="Laura Viignola" w:date="2017-07-10T16:58:00Z">
        <w:r>
          <w:t>exp</w:t>
        </w:r>
      </w:ins>
    </w:p>
    <w:p w14:paraId="767D2F0B" w14:textId="77777777" w:rsidR="00BF17B0" w:rsidRPr="0075768B" w:rsidRDefault="00BF17B0" w:rsidP="00BF17B0">
      <w:pPr>
        <w:rPr>
          <w:ins w:id="3426" w:author="Laura Viignola" w:date="2017-07-10T16:58:00Z"/>
          <w:rFonts w:ascii="Arial" w:eastAsia="Calibri" w:hAnsi="Arial" w:cs="Arial"/>
          <w:b/>
        </w:rPr>
      </w:pPr>
      <w:ins w:id="3427"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r w:rsidRPr="004F30F9">
          <w:rPr>
            <w:rFonts w:ascii="Arial" w:eastAsia="Calibri" w:hAnsi="Arial" w:cs="Arial"/>
            <w:b/>
            <w:color w:val="auto"/>
          </w:rPr>
          <w:t>exp</w:t>
        </w:r>
        <w:r>
          <w:rPr>
            <w:rFonts w:ascii="Arial" w:eastAsia="Calibri" w:hAnsi="Arial" w:cs="Arial"/>
            <w:color w:val="auto"/>
          </w:rPr>
          <w:t>(op)</w:t>
        </w:r>
      </w:ins>
    </w:p>
    <w:p w14:paraId="3B82B9F3" w14:textId="77777777" w:rsidR="00BF17B0" w:rsidRDefault="00BF17B0" w:rsidP="00BF17B0">
      <w:pPr>
        <w:ind w:left="360"/>
        <w:rPr>
          <w:ins w:id="3428" w:author="Laura Viignola" w:date="2017-07-10T16:58:00Z"/>
          <w:rFonts w:ascii="Cambria" w:eastAsia="Calibri" w:hAnsi="Cambria" w:cs="Calibri"/>
          <w:color w:val="5B9BD5"/>
        </w:rPr>
      </w:pPr>
    </w:p>
    <w:p w14:paraId="212469FC" w14:textId="77777777" w:rsidR="00BF17B0" w:rsidRPr="005961DD" w:rsidRDefault="00BF17B0" w:rsidP="00BF17B0">
      <w:pPr>
        <w:rPr>
          <w:ins w:id="3429" w:author="Laura Viignola" w:date="2017-07-10T16:58:00Z"/>
          <w:rFonts w:ascii="Cambria" w:eastAsia="Calibri" w:hAnsi="Cambria" w:cs="Calibri"/>
          <w:i/>
          <w:color w:val="5B9BD5"/>
        </w:rPr>
      </w:pPr>
      <w:ins w:id="3430"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0D029FB3" w14:textId="77777777" w:rsidR="00BF17B0" w:rsidRDefault="00BF17B0" w:rsidP="00BF17B0">
      <w:pPr>
        <w:rPr>
          <w:ins w:id="3431" w:author="Laura Viignola" w:date="2017-07-10T16:58:00Z"/>
          <w:rFonts w:ascii="Cambria" w:eastAsia="Calibri" w:hAnsi="Cambria" w:cs="Calibri"/>
          <w:color w:val="5B9BD5"/>
        </w:rPr>
      </w:pPr>
      <w:ins w:id="3432" w:author="Laura Viignola" w:date="2017-07-10T16:58:00Z">
        <w:r>
          <w:rPr>
            <w:rFonts w:ascii="Arial" w:eastAsia="Calibri" w:hAnsi="Arial" w:cs="Arial"/>
            <w:color w:val="auto"/>
          </w:rPr>
          <w:t>o</w:t>
        </w:r>
        <w:r w:rsidRPr="0075768B">
          <w:rPr>
            <w:rFonts w:ascii="Arial" w:eastAsia="Calibri" w:hAnsi="Arial" w:cs="Arial"/>
            <w:color w:val="auto"/>
          </w:rPr>
          <w:t>p</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operand</w:t>
        </w:r>
      </w:ins>
    </w:p>
    <w:p w14:paraId="38B53D84" w14:textId="77777777" w:rsidR="00BF17B0" w:rsidRDefault="00BF17B0" w:rsidP="00BF17B0">
      <w:pPr>
        <w:rPr>
          <w:ins w:id="3433" w:author="Laura Viignola" w:date="2017-07-10T16:58:00Z"/>
          <w:rFonts w:ascii="Cambria" w:eastAsia="Calibri" w:hAnsi="Cambria" w:cs="Calibri"/>
          <w:color w:val="5B9BD5"/>
        </w:rPr>
      </w:pPr>
    </w:p>
    <w:p w14:paraId="1C05C03B" w14:textId="77777777" w:rsidR="00BF17B0" w:rsidRDefault="00BF17B0" w:rsidP="00BF17B0">
      <w:pPr>
        <w:rPr>
          <w:ins w:id="3434" w:author="Laura Viignola" w:date="2017-07-10T16:58:00Z"/>
          <w:rFonts w:ascii="Cambria" w:eastAsia="Calibri" w:hAnsi="Cambria" w:cs="Calibri"/>
          <w:i/>
          <w:color w:val="5B9BD5"/>
        </w:rPr>
      </w:pPr>
      <w:ins w:id="3435"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23AC51A8" w14:textId="77777777" w:rsidR="00BF17B0" w:rsidRDefault="00BF17B0" w:rsidP="00BF17B0">
      <w:pPr>
        <w:rPr>
          <w:ins w:id="3436" w:author="Laura Viignola" w:date="2017-07-10T16:58:00Z"/>
          <w:rFonts w:ascii="Arial" w:eastAsia="Calibri" w:hAnsi="Arial" w:cs="Arial"/>
        </w:rPr>
      </w:pPr>
      <w:ins w:id="3437" w:author="Laura Viignola" w:date="2017-07-10T16:58:00Z">
        <w:r>
          <w:rPr>
            <w:rFonts w:ascii="Arial" w:eastAsia="Calibri" w:hAnsi="Arial" w:cs="Arial"/>
          </w:rPr>
          <w:t>exp(DS_1)</w:t>
        </w:r>
      </w:ins>
    </w:p>
    <w:p w14:paraId="24C552AE" w14:textId="77777777" w:rsidR="00BF17B0" w:rsidRPr="0075768B" w:rsidRDefault="00BF17B0" w:rsidP="00BF17B0">
      <w:pPr>
        <w:rPr>
          <w:ins w:id="3438" w:author="Laura Viignola" w:date="2017-07-10T16:58:00Z"/>
          <w:rFonts w:ascii="Arial" w:eastAsia="Calibri" w:hAnsi="Arial" w:cs="Arial"/>
        </w:rPr>
      </w:pPr>
      <w:ins w:id="3439" w:author="Laura Viignola" w:date="2017-07-10T16:58:00Z">
        <w:r>
          <w:rPr>
            <w:rFonts w:ascii="Arial" w:eastAsia="Calibri" w:hAnsi="Arial" w:cs="Arial"/>
          </w:rPr>
          <w:t>exp(5)</w:t>
        </w:r>
      </w:ins>
    </w:p>
    <w:p w14:paraId="41019CFA" w14:textId="77777777" w:rsidR="00BF17B0" w:rsidRPr="00930AA3" w:rsidRDefault="00BF17B0" w:rsidP="00BF17B0">
      <w:pPr>
        <w:rPr>
          <w:ins w:id="3440" w:author="Laura Viignola" w:date="2017-07-10T16:58:00Z"/>
          <w:rFonts w:ascii="Cambria" w:eastAsia="Calibri" w:hAnsi="Cambria" w:cs="Calibri"/>
          <w:color w:val="5B9BD5"/>
        </w:rPr>
      </w:pPr>
    </w:p>
    <w:p w14:paraId="75EFEC66" w14:textId="77777777" w:rsidR="00BF17B0" w:rsidRDefault="00BF17B0" w:rsidP="00BF17B0">
      <w:pPr>
        <w:rPr>
          <w:ins w:id="3441" w:author="Laura Viignola" w:date="2017-07-10T16:58:00Z"/>
          <w:rFonts w:ascii="Cambria" w:eastAsia="Calibri" w:hAnsi="Cambria" w:cs="Calibri"/>
          <w:i/>
          <w:color w:val="5B9BD5"/>
        </w:rPr>
      </w:pPr>
      <w:ins w:id="3442" w:author="Laura Viignola" w:date="2017-07-10T16:58:00Z">
        <w:r>
          <w:rPr>
            <w:rFonts w:ascii="Cambria" w:eastAsia="Calibri" w:hAnsi="Cambria" w:cs="Calibri"/>
            <w:i/>
            <w:color w:val="5B9BD5"/>
          </w:rPr>
          <w:t>Semantic for scalar operations</w:t>
        </w:r>
      </w:ins>
    </w:p>
    <w:p w14:paraId="104CED22" w14:textId="77777777" w:rsidR="00BF17B0" w:rsidRDefault="00BF17B0" w:rsidP="00BF17B0">
      <w:pPr>
        <w:jc w:val="both"/>
        <w:rPr>
          <w:ins w:id="3443" w:author="Laura Viignola" w:date="2017-07-10T16:58:00Z"/>
        </w:rPr>
      </w:pPr>
      <w:ins w:id="3444" w:author="Laura Viignola" w:date="2017-07-10T16:58:00Z">
        <w:r>
          <w:t>The operator exp r</w:t>
        </w:r>
        <w:r w:rsidRPr="009355C6">
          <w:t>aises e (base of the natural logarithm) to a number</w:t>
        </w:r>
        <w:r>
          <w:t>.</w:t>
        </w:r>
      </w:ins>
    </w:p>
    <w:p w14:paraId="7231F05D" w14:textId="77777777" w:rsidR="00BF17B0" w:rsidRPr="00CF4A4F" w:rsidRDefault="00BF17B0" w:rsidP="00BF17B0">
      <w:pPr>
        <w:jc w:val="both"/>
        <w:rPr>
          <w:ins w:id="3445" w:author="Laura Viignola" w:date="2017-07-10T16:58:00Z"/>
          <w:rFonts w:ascii="Cambria" w:eastAsia="Calibri" w:hAnsi="Cambria" w:cs="Calibri"/>
        </w:rPr>
      </w:pPr>
    </w:p>
    <w:p w14:paraId="00DF16C7" w14:textId="77777777" w:rsidR="00BF17B0" w:rsidRDefault="00BF17B0" w:rsidP="00BF17B0">
      <w:pPr>
        <w:jc w:val="both"/>
        <w:rPr>
          <w:ins w:id="3446" w:author="Laura Viignola" w:date="2017-07-10T16:58:00Z"/>
          <w:rFonts w:ascii="Cambria" w:eastAsia="Calibri" w:hAnsi="Cambria" w:cs="Calibri"/>
        </w:rPr>
      </w:pPr>
      <w:ins w:id="3447" w:author="Laura Viignola" w:date="2017-07-10T16:58:00Z">
        <w:r>
          <w:rPr>
            <w:rFonts w:ascii="Cambria" w:eastAsia="Calibri" w:hAnsi="Cambria" w:cs="Calibri"/>
          </w:rPr>
          <w:t xml:space="preserve">Examples: </w:t>
        </w:r>
      </w:ins>
    </w:p>
    <w:p w14:paraId="09796E7E" w14:textId="77777777" w:rsidR="00BF17B0" w:rsidRDefault="00BF17B0" w:rsidP="00BF17B0">
      <w:pPr>
        <w:ind w:left="360"/>
        <w:jc w:val="both"/>
        <w:rPr>
          <w:ins w:id="3448" w:author="Laura Viignola" w:date="2017-07-10T16:58:00Z"/>
          <w:rFonts w:ascii="Cambria" w:hAnsi="Cambria"/>
        </w:rPr>
      </w:pPr>
      <w:ins w:id="3449" w:author="Laura Viignola" w:date="2017-07-10T16:58:00Z">
        <w:r w:rsidRPr="004F30F9">
          <w:rPr>
            <w:rFonts w:ascii="Arial" w:hAnsi="Arial" w:cs="Arial"/>
            <w:b/>
          </w:rPr>
          <w:t>exp</w:t>
        </w:r>
        <w:r>
          <w:rPr>
            <w:rFonts w:ascii="Arial" w:hAnsi="Arial" w:cs="Arial"/>
          </w:rPr>
          <w:t>(5</w:t>
        </w:r>
        <w:r>
          <w:rPr>
            <w:rFonts w:ascii="Arial" w:eastAsia="Calibri" w:hAnsi="Arial" w:cs="Arial"/>
          </w:rPr>
          <w:t>)</w:t>
        </w:r>
        <w:r>
          <w:rPr>
            <w:rFonts w:ascii="Cambria" w:hAnsi="Cambria"/>
          </w:rPr>
          <w:t xml:space="preserve"> </w:t>
        </w:r>
        <w:r w:rsidRPr="008E7718">
          <w:rPr>
            <w:rFonts w:ascii="Cambria" w:hAnsi="Cambria"/>
          </w:rPr>
          <w:t xml:space="preserve">gives </w:t>
        </w:r>
        <w:r>
          <w:rPr>
            <w:rFonts w:ascii="Cambria" w:hAnsi="Cambria"/>
          </w:rPr>
          <w:t>148.413</w:t>
        </w:r>
      </w:ins>
    </w:p>
    <w:p w14:paraId="129092F9" w14:textId="77777777" w:rsidR="00BF17B0" w:rsidRDefault="00BF17B0" w:rsidP="00BF17B0">
      <w:pPr>
        <w:ind w:left="360"/>
        <w:jc w:val="both"/>
        <w:rPr>
          <w:ins w:id="3450" w:author="Laura Viignola" w:date="2017-07-10T16:58:00Z"/>
          <w:rFonts w:ascii="Cambria" w:hAnsi="Cambria"/>
        </w:rPr>
      </w:pPr>
    </w:p>
    <w:p w14:paraId="4F63061A" w14:textId="77777777" w:rsidR="00BF17B0" w:rsidRDefault="00BF17B0" w:rsidP="00BF17B0">
      <w:pPr>
        <w:rPr>
          <w:ins w:id="3451" w:author="Laura Viignola" w:date="2017-07-10T16:58:00Z"/>
          <w:rFonts w:ascii="Cambria" w:eastAsia="Calibri" w:hAnsi="Cambria" w:cs="Calibri"/>
          <w:i/>
          <w:color w:val="5B9BD5"/>
        </w:rPr>
      </w:pPr>
    </w:p>
    <w:p w14:paraId="24EDF903" w14:textId="77777777" w:rsidR="00BF17B0" w:rsidRDefault="00BF17B0" w:rsidP="00BF17B0">
      <w:pPr>
        <w:rPr>
          <w:ins w:id="3452" w:author="Laura Viignola" w:date="2017-07-10T16:58:00Z"/>
          <w:rFonts w:ascii="Cambria" w:eastAsia="Calibri" w:hAnsi="Cambria" w:cs="Calibri"/>
          <w:i/>
          <w:color w:val="5B9BD5"/>
        </w:rPr>
      </w:pPr>
      <w:ins w:id="3453" w:author="Laura Viignola" w:date="2017-07-10T16:58:00Z">
        <w:r>
          <w:rPr>
            <w:rFonts w:ascii="Cambria" w:eastAsia="Calibri" w:hAnsi="Cambria" w:cs="Calibri"/>
            <w:i/>
            <w:color w:val="5B9BD5"/>
          </w:rPr>
          <w:t>Input Parameters type</w:t>
        </w:r>
        <w:r>
          <w:rPr>
            <w:rFonts w:ascii="Cambria" w:eastAsia="Calibri" w:hAnsi="Cambria" w:cs="Calibri"/>
            <w:i/>
            <w:color w:val="5B9BD5"/>
          </w:rPr>
          <w:tab/>
        </w:r>
      </w:ins>
    </w:p>
    <w:p w14:paraId="5876B6EA" w14:textId="77777777" w:rsidR="00BF17B0" w:rsidRDefault="00BF17B0" w:rsidP="00BF17B0">
      <w:pPr>
        <w:rPr>
          <w:ins w:id="3454" w:author="Laura Viignola" w:date="2017-07-10T16:58:00Z"/>
          <w:rFonts w:ascii="Cambria" w:eastAsia="Calibri" w:hAnsi="Cambria" w:cs="Calibri"/>
          <w:i/>
          <w:noProof/>
          <w:color w:val="5B9BD5"/>
          <w:lang w:val="en-US"/>
        </w:rPr>
      </w:pPr>
      <w:ins w:id="3455" w:author="Laura Viignola" w:date="2017-07-10T16:58:00Z">
        <w:r w:rsidRPr="00DA2507">
          <w:rPr>
            <w:rFonts w:ascii="Cambria" w:eastAsia="Calibri" w:hAnsi="Cambria" w:cs="Calibri"/>
            <w:i/>
            <w:noProof/>
            <w:color w:val="5B9BD5"/>
            <w:lang w:val="en-US"/>
          </w:rPr>
          <w:t xml:space="preserve"> </w:t>
        </w:r>
      </w:ins>
    </w:p>
    <w:p w14:paraId="5D540C24" w14:textId="77777777" w:rsidR="00BF17B0" w:rsidRDefault="00BF17B0" w:rsidP="00BF17B0">
      <w:pPr>
        <w:rPr>
          <w:ins w:id="3456" w:author="Laura Viignola" w:date="2017-07-10T16:58:00Z"/>
          <w:rFonts w:ascii="Cambria" w:eastAsia="Calibri" w:hAnsi="Cambria" w:cs="Calibri"/>
        </w:rPr>
      </w:pPr>
      <w:ins w:id="3457" w:author="Laura Viignola" w:date="2017-07-10T16:58:00Z">
        <w:r w:rsidRPr="00E64258">
          <w:rPr>
            <w:rFonts w:ascii="Cambria" w:eastAsia="Calibri" w:hAnsi="Cambria" w:cs="Calibri"/>
            <w:i/>
          </w:rPr>
          <w:t>Op</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7C62B8CF" w14:textId="77777777" w:rsidR="00BF17B0" w:rsidRPr="006F2FA3" w:rsidRDefault="00BF17B0" w:rsidP="00BF17B0">
      <w:pPr>
        <w:ind w:left="708" w:firstLine="708"/>
        <w:rPr>
          <w:ins w:id="3458" w:author="Laura Viignola" w:date="2017-07-10T16:58:00Z"/>
          <w:rFonts w:ascii="Cambria" w:eastAsia="Calibri" w:hAnsi="Cambria" w:cs="Calibri"/>
        </w:rPr>
      </w:pPr>
      <w:ins w:id="3459"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7258E770" w14:textId="77777777" w:rsidR="00BF17B0" w:rsidRPr="006F2FA3" w:rsidRDefault="00BF17B0" w:rsidP="00BF17B0">
      <w:pPr>
        <w:ind w:left="708" w:firstLine="708"/>
        <w:rPr>
          <w:ins w:id="3460" w:author="Laura Viignola" w:date="2017-07-10T16:58:00Z"/>
          <w:rFonts w:ascii="Cambria" w:eastAsia="Calibri" w:hAnsi="Cambria" w:cs="Calibri"/>
        </w:rPr>
      </w:pPr>
      <w:ins w:id="3461" w:author="Laura Viignola" w:date="2017-07-10T16:58:00Z">
        <w:r w:rsidRPr="006F2FA3">
          <w:rPr>
            <w:rFonts w:ascii="Cambria" w:eastAsia="Calibri" w:hAnsi="Cambria" w:cs="Calibri"/>
          </w:rPr>
          <w:t xml:space="preserve">|   </w:t>
        </w:r>
        <w:r>
          <w:rPr>
            <w:rFonts w:ascii="Cambria" w:eastAsia="Calibri" w:hAnsi="Cambria" w:cs="Calibri"/>
          </w:rPr>
          <w:t>number</w:t>
        </w:r>
      </w:ins>
    </w:p>
    <w:p w14:paraId="57B3B8D5" w14:textId="77777777" w:rsidR="00BF17B0" w:rsidRPr="006F2FA3" w:rsidRDefault="00BF17B0" w:rsidP="00BF17B0">
      <w:pPr>
        <w:rPr>
          <w:ins w:id="3462" w:author="Laura Viignola" w:date="2017-07-10T16:58:00Z"/>
          <w:rFonts w:ascii="Cambria" w:eastAsia="Calibri" w:hAnsi="Cambria" w:cs="Calibri"/>
          <w:i/>
          <w:color w:val="5B9BD5"/>
        </w:rPr>
      </w:pPr>
    </w:p>
    <w:p w14:paraId="24C6BB0B" w14:textId="77777777" w:rsidR="00BF17B0" w:rsidRPr="00E64258" w:rsidRDefault="00BF17B0" w:rsidP="00BF17B0">
      <w:pPr>
        <w:rPr>
          <w:ins w:id="3463" w:author="Laura Viignola" w:date="2017-07-10T16:58:00Z"/>
          <w:rFonts w:ascii="Cambria" w:hAnsi="Cambria"/>
        </w:rPr>
      </w:pPr>
    </w:p>
    <w:p w14:paraId="77024B8A" w14:textId="77777777" w:rsidR="00BF17B0" w:rsidRPr="00E64258" w:rsidRDefault="00BF17B0" w:rsidP="00BF17B0">
      <w:pPr>
        <w:rPr>
          <w:ins w:id="3464" w:author="Laura Viignola" w:date="2017-07-10T16:58:00Z"/>
          <w:rFonts w:ascii="Cambria" w:eastAsia="Calibri" w:hAnsi="Cambria" w:cs="Calibri"/>
          <w:i/>
          <w:color w:val="5B9BD5"/>
        </w:rPr>
      </w:pPr>
      <w:ins w:id="3465" w:author="Laura Viignola" w:date="2017-07-10T16:58:00Z">
        <w:r w:rsidRPr="00E64258">
          <w:rPr>
            <w:rFonts w:ascii="Cambria" w:eastAsia="Calibri" w:hAnsi="Cambria" w:cs="Calibri"/>
            <w:i/>
            <w:color w:val="5B9BD5"/>
          </w:rPr>
          <w:t>Result type</w:t>
        </w:r>
      </w:ins>
    </w:p>
    <w:p w14:paraId="2E18F654" w14:textId="77777777" w:rsidR="00BF17B0" w:rsidRPr="00E64258" w:rsidRDefault="00BF17B0" w:rsidP="00BF17B0">
      <w:pPr>
        <w:rPr>
          <w:ins w:id="3466" w:author="Laura Viignola" w:date="2017-07-10T16:58:00Z"/>
          <w:rFonts w:ascii="Cambria" w:eastAsia="Calibri" w:hAnsi="Cambria" w:cs="Calibri"/>
          <w:i/>
          <w:color w:val="auto"/>
        </w:rPr>
      </w:pPr>
    </w:p>
    <w:p w14:paraId="0EAEBE79" w14:textId="77777777" w:rsidR="00BF17B0" w:rsidRDefault="00BF17B0" w:rsidP="00BF17B0">
      <w:pPr>
        <w:rPr>
          <w:ins w:id="3467" w:author="Laura Viignola" w:date="2017-07-10T16:58:00Z"/>
          <w:rFonts w:ascii="Cambria" w:eastAsia="Calibri" w:hAnsi="Cambria" w:cs="Calibri"/>
        </w:rPr>
      </w:pPr>
      <w:ins w:id="3468"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60CDE625" w14:textId="77777777" w:rsidR="00BF17B0" w:rsidRPr="006F2FA3" w:rsidRDefault="00BF17B0" w:rsidP="00BF17B0">
      <w:pPr>
        <w:ind w:left="708" w:firstLine="708"/>
        <w:rPr>
          <w:ins w:id="3469" w:author="Laura Viignola" w:date="2017-07-10T16:58:00Z"/>
          <w:rFonts w:ascii="Cambria" w:eastAsia="Calibri" w:hAnsi="Cambria" w:cs="Calibri"/>
        </w:rPr>
      </w:pPr>
      <w:ins w:id="3470"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56031080" w14:textId="77777777" w:rsidR="00BF17B0" w:rsidRPr="006F2FA3" w:rsidRDefault="00BF17B0" w:rsidP="00BF17B0">
      <w:pPr>
        <w:ind w:left="708" w:firstLine="708"/>
        <w:rPr>
          <w:ins w:id="3471" w:author="Laura Viignola" w:date="2017-07-10T16:58:00Z"/>
          <w:rFonts w:ascii="Cambria" w:eastAsia="Calibri" w:hAnsi="Cambria" w:cs="Calibri"/>
        </w:rPr>
      </w:pPr>
      <w:ins w:id="3472" w:author="Laura Viignola" w:date="2017-07-10T16:58:00Z">
        <w:r w:rsidRPr="006F2FA3">
          <w:rPr>
            <w:rFonts w:ascii="Cambria" w:eastAsia="Calibri" w:hAnsi="Cambria" w:cs="Calibri"/>
          </w:rPr>
          <w:t xml:space="preserve">|   </w:t>
        </w:r>
        <w:r>
          <w:rPr>
            <w:rFonts w:ascii="Cambria" w:eastAsia="Calibri" w:hAnsi="Cambria" w:cs="Calibri"/>
          </w:rPr>
          <w:t>number</w:t>
        </w:r>
      </w:ins>
    </w:p>
    <w:p w14:paraId="4E9CF064" w14:textId="77777777" w:rsidR="00BF17B0" w:rsidRDefault="00BF17B0" w:rsidP="00BF17B0">
      <w:pPr>
        <w:rPr>
          <w:ins w:id="3473" w:author="Laura Viignola" w:date="2017-07-10T16:58:00Z"/>
          <w:rFonts w:ascii="Cambria" w:eastAsia="Calibri" w:hAnsi="Cambria" w:cs="Calibri"/>
          <w:i/>
          <w:color w:val="5B9BD5"/>
        </w:rPr>
      </w:pPr>
    </w:p>
    <w:p w14:paraId="75BF09C3" w14:textId="77777777" w:rsidR="00BF17B0" w:rsidRPr="00E5275E" w:rsidRDefault="00BF17B0" w:rsidP="00BF17B0">
      <w:pPr>
        <w:jc w:val="both"/>
        <w:rPr>
          <w:ins w:id="3474" w:author="Laura Viignola" w:date="2017-07-10T16:58:00Z"/>
          <w:rFonts w:ascii="Cambria" w:hAnsi="Cambria"/>
        </w:rPr>
      </w:pPr>
    </w:p>
    <w:p w14:paraId="3CE66B16" w14:textId="77777777" w:rsidR="00BF17B0" w:rsidRDefault="00BF17B0" w:rsidP="00BF17B0">
      <w:pPr>
        <w:rPr>
          <w:ins w:id="3475" w:author="Laura Viignola" w:date="2017-07-10T16:58:00Z"/>
          <w:rFonts w:ascii="Cambria" w:eastAsia="Calibri" w:hAnsi="Cambria" w:cs="Calibri"/>
          <w:i/>
          <w:color w:val="5B9BD5"/>
        </w:rPr>
      </w:pPr>
      <w:ins w:id="3476" w:author="Laura Viignola" w:date="2017-07-10T16:58:00Z">
        <w:r>
          <w:rPr>
            <w:rFonts w:ascii="Cambria" w:eastAsia="Calibri" w:hAnsi="Cambria" w:cs="Calibri"/>
            <w:i/>
            <w:color w:val="5B9BD5"/>
          </w:rPr>
          <w:t xml:space="preserve">Behaviour </w:t>
        </w:r>
      </w:ins>
    </w:p>
    <w:p w14:paraId="6EA6FE89" w14:textId="77777777" w:rsidR="00BF17B0" w:rsidRDefault="00BF17B0" w:rsidP="00BF17B0">
      <w:pPr>
        <w:jc w:val="both"/>
        <w:rPr>
          <w:ins w:id="3477" w:author="Laura Viignola" w:date="2017-07-10T16:58:00Z"/>
          <w:rFonts w:ascii="Cambria" w:eastAsia="Calibri" w:hAnsi="Cambria" w:cs="Calibri"/>
          <w:color w:val="auto"/>
        </w:rPr>
      </w:pPr>
      <w:ins w:id="3478" w:author="Laura Viignola" w:date="2017-07-10T16:58:00Z">
        <w:r>
          <w:rPr>
            <w:rFonts w:ascii="Cambria" w:eastAsia="Calibri" w:hAnsi="Cambria" w:cs="Calibri"/>
            <w:color w:val="auto"/>
          </w:rPr>
          <w:t>The operator has the typical behaviour of the “Operators applicable on one Data Set or Data Set Component” (see the section “VTL-ML - Behaviour of the Operators”).</w:t>
        </w:r>
      </w:ins>
    </w:p>
    <w:p w14:paraId="177FBBEB" w14:textId="77777777" w:rsidR="00BF17B0" w:rsidRDefault="00BF17B0" w:rsidP="00BF17B0">
      <w:pPr>
        <w:rPr>
          <w:ins w:id="3479" w:author="Laura Viignola" w:date="2017-07-10T16:58:00Z"/>
          <w:rFonts w:ascii="Cambria" w:eastAsia="Calibri" w:hAnsi="Cambria" w:cs="Calibri"/>
          <w:i/>
          <w:color w:val="5B9BD5"/>
        </w:rPr>
      </w:pPr>
    </w:p>
    <w:p w14:paraId="1A58DA73" w14:textId="77777777" w:rsidR="00BF17B0" w:rsidRDefault="00BF17B0" w:rsidP="00BF17B0">
      <w:pPr>
        <w:rPr>
          <w:ins w:id="3480" w:author="Laura Viignola" w:date="2017-07-10T16:58:00Z"/>
          <w:rFonts w:ascii="Cambria" w:eastAsia="Calibri" w:hAnsi="Cambria" w:cs="Calibri"/>
          <w:i/>
          <w:color w:val="5B9BD5"/>
        </w:rPr>
      </w:pPr>
      <w:ins w:id="3481" w:author="Laura Viignola" w:date="2017-07-10T16:58:00Z">
        <w:r>
          <w:rPr>
            <w:rFonts w:ascii="Cambria" w:eastAsia="Calibri" w:hAnsi="Cambria" w:cs="Calibri"/>
            <w:i/>
            <w:color w:val="5B9BD5"/>
          </w:rPr>
          <w:t xml:space="preserve">Examples </w:t>
        </w:r>
      </w:ins>
    </w:p>
    <w:p w14:paraId="5DC12A78" w14:textId="77777777" w:rsidR="00BF17B0" w:rsidRDefault="00BF17B0" w:rsidP="00BF17B0">
      <w:pPr>
        <w:rPr>
          <w:ins w:id="3482" w:author="Laura Viignola" w:date="2017-07-10T16:58:00Z"/>
          <w:rFonts w:ascii="Cambria" w:hAnsi="Cambria"/>
        </w:rPr>
      </w:pPr>
      <w:ins w:id="3483" w:author="Laura Viignola" w:date="2017-07-10T16:58:00Z">
        <w:r>
          <w:rPr>
            <w:rFonts w:ascii="Cambria" w:hAnsi="Cambria"/>
          </w:rPr>
          <w:t>Given the operand Data Set:</w:t>
        </w:r>
      </w:ins>
    </w:p>
    <w:p w14:paraId="56871C61" w14:textId="77777777" w:rsidR="00BF17B0" w:rsidRDefault="00BF17B0" w:rsidP="00BF17B0">
      <w:pPr>
        <w:rPr>
          <w:ins w:id="3484" w:author="Laura Viignola" w:date="2017-07-10T16:58:00Z"/>
          <w:rFonts w:ascii="Cambria" w:hAnsi="Cambria"/>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172B32D0" w14:textId="77777777" w:rsidTr="00BF17B0">
        <w:trPr>
          <w:ins w:id="3485"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18588677" w14:textId="77777777" w:rsidR="00BF17B0" w:rsidRPr="006F66D1" w:rsidRDefault="00BF17B0" w:rsidP="00BF17B0">
            <w:pPr>
              <w:rPr>
                <w:ins w:id="3486" w:author="Laura Viignola" w:date="2017-07-10T16:58:00Z"/>
                <w:rFonts w:ascii="Arial" w:eastAsia="Calibri" w:hAnsi="Arial" w:cs="Arial"/>
                <w:lang w:val="it-IT"/>
              </w:rPr>
            </w:pPr>
            <w:ins w:id="3487" w:author="Laura Viignola" w:date="2017-07-10T16:58:00Z">
              <w:r w:rsidRPr="006F66D1">
                <w:rPr>
                  <w:rFonts w:ascii="Arial" w:eastAsia="Calibri" w:hAnsi="Arial" w:cs="Arial"/>
                  <w:lang w:val="it-IT"/>
                </w:rPr>
                <w:t>DS_1</w:t>
              </w:r>
            </w:ins>
          </w:p>
        </w:tc>
      </w:tr>
      <w:tr w:rsidR="00BF17B0" w14:paraId="369CB818" w14:textId="77777777" w:rsidTr="00BF17B0">
        <w:trPr>
          <w:ins w:id="3488"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F491626" w14:textId="77777777" w:rsidR="00BF17B0" w:rsidRPr="004F30F9" w:rsidRDefault="00BF17B0" w:rsidP="00BF17B0">
            <w:pPr>
              <w:rPr>
                <w:ins w:id="3489" w:author="Laura Viignola" w:date="2017-07-10T16:58:00Z"/>
                <w:rFonts w:ascii="Arial" w:hAnsi="Arial" w:cs="Arial"/>
                <w:lang w:val="it-IT"/>
              </w:rPr>
            </w:pPr>
            <w:ins w:id="3490"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1E39FAC" w14:textId="77777777" w:rsidR="00BF17B0" w:rsidRPr="004F30F9" w:rsidRDefault="00BF17B0" w:rsidP="00BF17B0">
            <w:pPr>
              <w:rPr>
                <w:ins w:id="3491" w:author="Laura Viignola" w:date="2017-07-10T16:58:00Z"/>
                <w:rFonts w:ascii="Arial" w:hAnsi="Arial" w:cs="Arial"/>
                <w:lang w:val="it-IT"/>
              </w:rPr>
            </w:pPr>
            <w:ins w:id="3492"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4716AAA" w14:textId="77777777" w:rsidR="00BF17B0" w:rsidRPr="004F30F9" w:rsidRDefault="00BF17B0" w:rsidP="00BF17B0">
            <w:pPr>
              <w:rPr>
                <w:ins w:id="3493" w:author="Laura Viignola" w:date="2017-07-10T16:58:00Z"/>
                <w:rFonts w:ascii="Arial" w:hAnsi="Arial" w:cs="Arial"/>
                <w:lang w:val="it-IT"/>
              </w:rPr>
            </w:pPr>
            <w:ins w:id="3494"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3E15EC27" w14:textId="77777777" w:rsidR="00BF17B0" w:rsidRPr="004F30F9" w:rsidRDefault="00BF17B0" w:rsidP="00BF17B0">
            <w:pPr>
              <w:rPr>
                <w:ins w:id="3495" w:author="Laura Viignola" w:date="2017-07-10T16:58:00Z"/>
                <w:rFonts w:ascii="Arial" w:hAnsi="Arial" w:cs="Arial"/>
                <w:lang w:val="it-IT"/>
              </w:rPr>
            </w:pPr>
            <w:ins w:id="3496"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6A115953" w14:textId="77777777" w:rsidR="00BF17B0" w:rsidRPr="004F30F9" w:rsidRDefault="00BF17B0" w:rsidP="00BF17B0">
            <w:pPr>
              <w:rPr>
                <w:ins w:id="3497" w:author="Laura Viignola" w:date="2017-07-10T16:58:00Z"/>
                <w:rFonts w:ascii="Arial" w:eastAsia="Calibri" w:hAnsi="Arial" w:cs="Arial"/>
                <w:lang w:val="it-IT"/>
              </w:rPr>
            </w:pPr>
            <w:ins w:id="3498" w:author="Laura Viignola" w:date="2017-07-10T16:58:00Z">
              <w:r>
                <w:rPr>
                  <w:rFonts w:ascii="Arial" w:eastAsia="Calibri" w:hAnsi="Arial" w:cs="Arial"/>
                  <w:lang w:val="it-IT"/>
                </w:rPr>
                <w:t>Me_2</w:t>
              </w:r>
            </w:ins>
          </w:p>
        </w:tc>
      </w:tr>
      <w:tr w:rsidR="00BF17B0" w14:paraId="546A62CB" w14:textId="77777777" w:rsidTr="00BF17B0">
        <w:trPr>
          <w:ins w:id="3499"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54F3C9F" w14:textId="77777777" w:rsidR="00BF17B0" w:rsidRDefault="00BF17B0" w:rsidP="00BF17B0">
            <w:pPr>
              <w:rPr>
                <w:ins w:id="3500" w:author="Laura Viignola" w:date="2017-07-10T16:58:00Z"/>
                <w:lang w:val="it-IT"/>
              </w:rPr>
            </w:pPr>
            <w:ins w:id="3501"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BD579AD" w14:textId="77777777" w:rsidR="00BF17B0" w:rsidRDefault="00BF17B0" w:rsidP="00BF17B0">
            <w:pPr>
              <w:rPr>
                <w:ins w:id="3502" w:author="Laura Viignola" w:date="2017-07-10T16:58:00Z"/>
                <w:lang w:val="it-IT"/>
              </w:rPr>
            </w:pPr>
            <w:ins w:id="3503"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7A9BA7E" w14:textId="77777777" w:rsidR="00BF17B0" w:rsidRDefault="00BF17B0" w:rsidP="00BF17B0">
            <w:pPr>
              <w:rPr>
                <w:ins w:id="3504" w:author="Laura Viignola" w:date="2017-07-10T16:58:00Z"/>
                <w:lang w:val="it-IT"/>
              </w:rPr>
            </w:pPr>
            <w:ins w:id="3505"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6422AE" w14:textId="77777777" w:rsidR="00BF17B0" w:rsidRPr="009355C6" w:rsidRDefault="00BF17B0" w:rsidP="00BF17B0">
            <w:pPr>
              <w:jc w:val="right"/>
              <w:rPr>
                <w:ins w:id="3506" w:author="Laura Viignola" w:date="2017-07-10T16:58:00Z"/>
                <w:rFonts w:asciiTheme="minorHAnsi" w:hAnsiTheme="minorHAnsi"/>
                <w:lang w:val="it-IT"/>
              </w:rPr>
            </w:pPr>
            <w:ins w:id="3507" w:author="Laura Viignola" w:date="2017-07-10T16:58:00Z">
              <w:r w:rsidRPr="009355C6">
                <w:rPr>
                  <w:rFonts w:asciiTheme="minorHAnsi" w:hAnsiTheme="minorHAnsi"/>
                  <w:lang w:val="it-IT"/>
                </w:rPr>
                <w:t>5</w:t>
              </w:r>
            </w:ins>
          </w:p>
        </w:tc>
        <w:tc>
          <w:tcPr>
            <w:tcW w:w="1282" w:type="dxa"/>
            <w:tcBorders>
              <w:top w:val="single" w:sz="6" w:space="0" w:color="000000"/>
              <w:left w:val="single" w:sz="6" w:space="0" w:color="000000"/>
              <w:bottom w:val="single" w:sz="6" w:space="0" w:color="000000"/>
              <w:right w:val="single" w:sz="6" w:space="0" w:color="000000"/>
            </w:tcBorders>
          </w:tcPr>
          <w:p w14:paraId="3D933BD0" w14:textId="77777777" w:rsidR="00BF17B0" w:rsidRDefault="00BF17B0" w:rsidP="00BF17B0">
            <w:pPr>
              <w:jc w:val="right"/>
              <w:rPr>
                <w:ins w:id="3508" w:author="Laura Viignola" w:date="2017-07-10T16:58:00Z"/>
                <w:rFonts w:ascii="Calibri" w:eastAsia="Calibri" w:hAnsi="Calibri" w:cs="Calibri"/>
                <w:lang w:val="it-IT"/>
              </w:rPr>
            </w:pPr>
            <w:ins w:id="3509" w:author="Laura Viignola" w:date="2017-07-10T16:58:00Z">
              <w:r>
                <w:rPr>
                  <w:rFonts w:ascii="Calibri" w:eastAsia="Calibri" w:hAnsi="Calibri" w:cs="Calibri"/>
                  <w:lang w:val="it-IT"/>
                </w:rPr>
                <w:t>0.7545</w:t>
              </w:r>
            </w:ins>
          </w:p>
        </w:tc>
      </w:tr>
      <w:tr w:rsidR="00BF17B0" w14:paraId="7A42B201" w14:textId="77777777" w:rsidTr="00BF17B0">
        <w:trPr>
          <w:ins w:id="3510"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05CE37C" w14:textId="77777777" w:rsidR="00BF17B0" w:rsidRDefault="00BF17B0" w:rsidP="00BF17B0">
            <w:pPr>
              <w:rPr>
                <w:ins w:id="3511" w:author="Laura Viignola" w:date="2017-07-10T16:58:00Z"/>
                <w:lang w:val="it-IT"/>
              </w:rPr>
            </w:pPr>
            <w:ins w:id="3512"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68FC870" w14:textId="77777777" w:rsidR="00BF17B0" w:rsidRDefault="00BF17B0" w:rsidP="00BF17B0">
            <w:pPr>
              <w:rPr>
                <w:ins w:id="3513" w:author="Laura Viignola" w:date="2017-07-10T16:58:00Z"/>
                <w:lang w:val="it-IT"/>
              </w:rPr>
            </w:pPr>
            <w:ins w:id="3514"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50959F6" w14:textId="77777777" w:rsidR="00BF17B0" w:rsidRDefault="00BF17B0" w:rsidP="00BF17B0">
            <w:pPr>
              <w:rPr>
                <w:ins w:id="3515" w:author="Laura Viignola" w:date="2017-07-10T16:58:00Z"/>
                <w:lang w:val="it-IT"/>
              </w:rPr>
            </w:pPr>
            <w:ins w:id="3516"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CD1413" w14:textId="77777777" w:rsidR="00BF17B0" w:rsidRPr="009355C6" w:rsidRDefault="00BF17B0" w:rsidP="00BF17B0">
            <w:pPr>
              <w:jc w:val="right"/>
              <w:rPr>
                <w:ins w:id="3517" w:author="Laura Viignola" w:date="2017-07-10T16:58:00Z"/>
                <w:rFonts w:asciiTheme="minorHAnsi" w:hAnsiTheme="minorHAnsi"/>
                <w:lang w:val="it-IT"/>
              </w:rPr>
            </w:pPr>
            <w:ins w:id="3518" w:author="Laura Viignola" w:date="2017-07-10T16:58:00Z">
              <w:r w:rsidRPr="009355C6">
                <w:rPr>
                  <w:rFonts w:asciiTheme="minorHAnsi" w:hAnsiTheme="minorHAnsi"/>
                  <w:lang w:val="it-IT"/>
                </w:rPr>
                <w:t>8</w:t>
              </w:r>
            </w:ins>
          </w:p>
        </w:tc>
        <w:tc>
          <w:tcPr>
            <w:tcW w:w="1282" w:type="dxa"/>
            <w:tcBorders>
              <w:top w:val="single" w:sz="6" w:space="0" w:color="000000"/>
              <w:left w:val="single" w:sz="6" w:space="0" w:color="000000"/>
              <w:bottom w:val="single" w:sz="6" w:space="0" w:color="000000"/>
              <w:right w:val="single" w:sz="6" w:space="0" w:color="000000"/>
            </w:tcBorders>
          </w:tcPr>
          <w:p w14:paraId="0087F15A" w14:textId="77777777" w:rsidR="00BF17B0" w:rsidRDefault="00BF17B0" w:rsidP="00BF17B0">
            <w:pPr>
              <w:jc w:val="right"/>
              <w:rPr>
                <w:ins w:id="3519" w:author="Laura Viignola" w:date="2017-07-10T16:58:00Z"/>
                <w:rFonts w:ascii="Calibri" w:eastAsia="Calibri" w:hAnsi="Calibri" w:cs="Calibri"/>
                <w:lang w:val="it-IT"/>
              </w:rPr>
            </w:pPr>
            <w:ins w:id="3520" w:author="Laura Viignola" w:date="2017-07-10T16:58:00Z">
              <w:r>
                <w:rPr>
                  <w:rFonts w:ascii="Calibri" w:eastAsia="Calibri" w:hAnsi="Calibri" w:cs="Calibri"/>
                  <w:lang w:val="it-IT"/>
                </w:rPr>
                <w:t>13.45</w:t>
              </w:r>
            </w:ins>
          </w:p>
        </w:tc>
      </w:tr>
      <w:tr w:rsidR="00BF17B0" w14:paraId="1187E0AC" w14:textId="77777777" w:rsidTr="00BF17B0">
        <w:trPr>
          <w:ins w:id="3521"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BB3C5ED" w14:textId="77777777" w:rsidR="00BF17B0" w:rsidRDefault="00BF17B0" w:rsidP="00BF17B0">
            <w:pPr>
              <w:rPr>
                <w:ins w:id="3522" w:author="Laura Viignola" w:date="2017-07-10T16:58:00Z"/>
                <w:lang w:val="it-IT"/>
              </w:rPr>
            </w:pPr>
            <w:ins w:id="3523"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ABCFA53" w14:textId="77777777" w:rsidR="00BF17B0" w:rsidRDefault="00BF17B0" w:rsidP="00BF17B0">
            <w:pPr>
              <w:rPr>
                <w:ins w:id="3524" w:author="Laura Viignola" w:date="2017-07-10T16:58:00Z"/>
                <w:lang w:val="it-IT"/>
              </w:rPr>
            </w:pPr>
            <w:ins w:id="3525"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EDC2B46" w14:textId="77777777" w:rsidR="00BF17B0" w:rsidRDefault="00BF17B0" w:rsidP="00BF17B0">
            <w:pPr>
              <w:rPr>
                <w:ins w:id="3526" w:author="Laura Viignola" w:date="2017-07-10T16:58:00Z"/>
                <w:lang w:val="it-IT"/>
              </w:rPr>
            </w:pPr>
            <w:ins w:id="3527"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751691" w14:textId="77777777" w:rsidR="00BF17B0" w:rsidRPr="009355C6" w:rsidRDefault="00BF17B0" w:rsidP="00BF17B0">
            <w:pPr>
              <w:jc w:val="right"/>
              <w:rPr>
                <w:ins w:id="3528" w:author="Laura Viignola" w:date="2017-07-10T16:58:00Z"/>
                <w:rFonts w:asciiTheme="minorHAnsi" w:hAnsiTheme="minorHAnsi"/>
                <w:lang w:val="it-IT"/>
              </w:rPr>
            </w:pPr>
            <w:ins w:id="3529" w:author="Laura Viignola" w:date="2017-07-10T16:58:00Z">
              <w:r w:rsidRPr="009355C6">
                <w:rPr>
                  <w:rFonts w:asciiTheme="minorHAnsi" w:hAnsiTheme="minorHAnsi"/>
                  <w:lang w:val="it-IT"/>
                </w:rPr>
                <w:t>2</w:t>
              </w:r>
            </w:ins>
          </w:p>
        </w:tc>
        <w:tc>
          <w:tcPr>
            <w:tcW w:w="1282" w:type="dxa"/>
            <w:tcBorders>
              <w:top w:val="single" w:sz="6" w:space="0" w:color="000000"/>
              <w:left w:val="single" w:sz="6" w:space="0" w:color="000000"/>
              <w:bottom w:val="single" w:sz="6" w:space="0" w:color="000000"/>
              <w:right w:val="single" w:sz="6" w:space="0" w:color="000000"/>
            </w:tcBorders>
          </w:tcPr>
          <w:p w14:paraId="19EF6F27" w14:textId="77777777" w:rsidR="00BF17B0" w:rsidRDefault="00BF17B0" w:rsidP="00BF17B0">
            <w:pPr>
              <w:jc w:val="right"/>
              <w:rPr>
                <w:ins w:id="3530" w:author="Laura Viignola" w:date="2017-07-10T16:58:00Z"/>
                <w:rFonts w:ascii="Calibri" w:eastAsia="Calibri" w:hAnsi="Calibri" w:cs="Calibri"/>
                <w:lang w:val="it-IT"/>
              </w:rPr>
            </w:pPr>
            <w:ins w:id="3531" w:author="Laura Viignola" w:date="2017-07-10T16:58:00Z">
              <w:r>
                <w:rPr>
                  <w:rFonts w:ascii="Calibri" w:eastAsia="Calibri" w:hAnsi="Calibri" w:cs="Calibri"/>
                  <w:lang w:val="it-IT"/>
                </w:rPr>
                <w:t>1.87</w:t>
              </w:r>
            </w:ins>
          </w:p>
        </w:tc>
      </w:tr>
    </w:tbl>
    <w:p w14:paraId="24C2CE20" w14:textId="77777777" w:rsidR="00BF17B0" w:rsidRDefault="00BF17B0" w:rsidP="00BF17B0">
      <w:pPr>
        <w:rPr>
          <w:ins w:id="3532" w:author="Laura Viignola" w:date="2017-07-10T16:58:00Z"/>
          <w:rFonts w:ascii="Cambria" w:hAnsi="Cambria"/>
        </w:rPr>
      </w:pPr>
    </w:p>
    <w:p w14:paraId="606A5879" w14:textId="77777777" w:rsidR="00BF17B0" w:rsidRPr="001A403F" w:rsidRDefault="00BF17B0" w:rsidP="00BF17B0">
      <w:pPr>
        <w:rPr>
          <w:ins w:id="3533" w:author="Laura Viignola" w:date="2017-07-10T16:58:00Z"/>
          <w:rFonts w:ascii="Cambria" w:hAnsi="Cambria"/>
        </w:rPr>
      </w:pPr>
    </w:p>
    <w:p w14:paraId="6AD0F24C" w14:textId="77777777" w:rsidR="00BF17B0" w:rsidRDefault="00BF17B0" w:rsidP="00BF17B0">
      <w:pPr>
        <w:rPr>
          <w:ins w:id="3534" w:author="Laura Viignola" w:date="2017-07-10T16:58:00Z"/>
          <w:rFonts w:ascii="Cambria" w:eastAsia="Calibri" w:hAnsi="Cambria" w:cs="Calibri"/>
          <w:lang w:val="pt-PT"/>
        </w:rPr>
      </w:pPr>
      <w:ins w:id="3535" w:author="Laura Viignola" w:date="2017-07-10T16:58:00Z">
        <w:r w:rsidRPr="00CA0059">
          <w:rPr>
            <w:rFonts w:ascii="Cambria" w:hAnsi="Cambria"/>
            <w:i/>
          </w:rPr>
          <w:t>Example 1:</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color w:val="1F497D" w:themeColor="text2"/>
            <w:lang w:val="pt-PT"/>
          </w:rPr>
          <w:t>abs(DS_1)</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6CEC2D5E" w14:textId="77777777" w:rsidR="00BF17B0" w:rsidRDefault="00BF17B0" w:rsidP="00BF17B0">
      <w:pPr>
        <w:rPr>
          <w:ins w:id="3536" w:author="Laura Viignola" w:date="2017-07-10T16:58:00Z"/>
          <w:rFonts w:ascii="Cambria" w:eastAsia="Calibri" w:hAnsi="Cambria" w:cs="Calibri"/>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69ECDA58" w14:textId="77777777" w:rsidTr="00BF17B0">
        <w:trPr>
          <w:ins w:id="3537"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3B954E62" w14:textId="77777777" w:rsidR="00BF17B0" w:rsidRPr="006F66D1" w:rsidRDefault="00BF17B0" w:rsidP="00BF17B0">
            <w:pPr>
              <w:rPr>
                <w:ins w:id="3538" w:author="Laura Viignola" w:date="2017-07-10T16:58:00Z"/>
                <w:rFonts w:ascii="Arial" w:eastAsia="Calibri" w:hAnsi="Arial" w:cs="Arial"/>
                <w:lang w:val="it-IT"/>
              </w:rPr>
            </w:pPr>
            <w:ins w:id="3539" w:author="Laura Viignola" w:date="2017-07-10T16:58:00Z">
              <w:r w:rsidRPr="006F66D1">
                <w:rPr>
                  <w:rFonts w:ascii="Arial" w:eastAsia="Calibri" w:hAnsi="Arial" w:cs="Arial"/>
                  <w:lang w:val="it-IT"/>
                </w:rPr>
                <w:t>DS_r</w:t>
              </w:r>
            </w:ins>
          </w:p>
        </w:tc>
      </w:tr>
      <w:tr w:rsidR="00BF17B0" w14:paraId="6B6BDBE3" w14:textId="77777777" w:rsidTr="00BF17B0">
        <w:trPr>
          <w:ins w:id="3540"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3E814C84" w14:textId="77777777" w:rsidR="00BF17B0" w:rsidRPr="004F30F9" w:rsidRDefault="00BF17B0" w:rsidP="00BF17B0">
            <w:pPr>
              <w:rPr>
                <w:ins w:id="3541" w:author="Laura Viignola" w:date="2017-07-10T16:58:00Z"/>
                <w:rFonts w:ascii="Arial" w:hAnsi="Arial" w:cs="Arial"/>
                <w:lang w:val="it-IT"/>
              </w:rPr>
            </w:pPr>
            <w:ins w:id="3542"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01614909" w14:textId="77777777" w:rsidR="00BF17B0" w:rsidRPr="004F30F9" w:rsidRDefault="00BF17B0" w:rsidP="00BF17B0">
            <w:pPr>
              <w:rPr>
                <w:ins w:id="3543" w:author="Laura Viignola" w:date="2017-07-10T16:58:00Z"/>
                <w:rFonts w:ascii="Arial" w:hAnsi="Arial" w:cs="Arial"/>
                <w:lang w:val="it-IT"/>
              </w:rPr>
            </w:pPr>
            <w:ins w:id="3544"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0C3B9306" w14:textId="77777777" w:rsidR="00BF17B0" w:rsidRPr="004F30F9" w:rsidRDefault="00BF17B0" w:rsidP="00BF17B0">
            <w:pPr>
              <w:rPr>
                <w:ins w:id="3545" w:author="Laura Viignola" w:date="2017-07-10T16:58:00Z"/>
                <w:rFonts w:ascii="Arial" w:hAnsi="Arial" w:cs="Arial"/>
                <w:lang w:val="it-IT"/>
              </w:rPr>
            </w:pPr>
            <w:ins w:id="3546"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6483FBDC" w14:textId="77777777" w:rsidR="00BF17B0" w:rsidRPr="004F30F9" w:rsidRDefault="00BF17B0" w:rsidP="00BF17B0">
            <w:pPr>
              <w:rPr>
                <w:ins w:id="3547" w:author="Laura Viignola" w:date="2017-07-10T16:58:00Z"/>
                <w:rFonts w:ascii="Arial" w:hAnsi="Arial" w:cs="Arial"/>
                <w:lang w:val="it-IT"/>
              </w:rPr>
            </w:pPr>
            <w:ins w:id="3548"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3662127B" w14:textId="77777777" w:rsidR="00BF17B0" w:rsidRPr="004F30F9" w:rsidRDefault="00BF17B0" w:rsidP="00BF17B0">
            <w:pPr>
              <w:rPr>
                <w:ins w:id="3549" w:author="Laura Viignola" w:date="2017-07-10T16:58:00Z"/>
                <w:rFonts w:ascii="Arial" w:eastAsia="Calibri" w:hAnsi="Arial" w:cs="Arial"/>
                <w:lang w:val="it-IT"/>
              </w:rPr>
            </w:pPr>
            <w:ins w:id="3550" w:author="Laura Viignola" w:date="2017-07-10T16:58:00Z">
              <w:r>
                <w:rPr>
                  <w:rFonts w:ascii="Arial" w:eastAsia="Calibri" w:hAnsi="Arial" w:cs="Arial"/>
                  <w:lang w:val="it-IT"/>
                </w:rPr>
                <w:t>Me_2</w:t>
              </w:r>
            </w:ins>
          </w:p>
        </w:tc>
      </w:tr>
      <w:tr w:rsidR="00BF17B0" w14:paraId="0BC82203" w14:textId="77777777" w:rsidTr="00BF17B0">
        <w:trPr>
          <w:ins w:id="3551"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3DF8030" w14:textId="77777777" w:rsidR="00BF17B0" w:rsidRDefault="00BF17B0" w:rsidP="00BF17B0">
            <w:pPr>
              <w:rPr>
                <w:ins w:id="3552" w:author="Laura Viignola" w:date="2017-07-10T16:58:00Z"/>
                <w:lang w:val="it-IT"/>
              </w:rPr>
            </w:pPr>
            <w:ins w:id="3553"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0457A7E" w14:textId="77777777" w:rsidR="00BF17B0" w:rsidRDefault="00BF17B0" w:rsidP="00BF17B0">
            <w:pPr>
              <w:rPr>
                <w:ins w:id="3554" w:author="Laura Viignola" w:date="2017-07-10T16:58:00Z"/>
                <w:lang w:val="it-IT"/>
              </w:rPr>
            </w:pPr>
            <w:ins w:id="3555"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4791170" w14:textId="77777777" w:rsidR="00BF17B0" w:rsidRDefault="00BF17B0" w:rsidP="00BF17B0">
            <w:pPr>
              <w:rPr>
                <w:ins w:id="3556" w:author="Laura Viignola" w:date="2017-07-10T16:58:00Z"/>
                <w:lang w:val="it-IT"/>
              </w:rPr>
            </w:pPr>
            <w:ins w:id="3557"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39EAB1E" w14:textId="77777777" w:rsidR="00BF17B0" w:rsidRDefault="00BF17B0" w:rsidP="00BF17B0">
            <w:pPr>
              <w:jc w:val="right"/>
              <w:rPr>
                <w:ins w:id="3558" w:author="Laura Viignola" w:date="2017-07-10T16:58:00Z"/>
                <w:lang w:val="it-IT"/>
              </w:rPr>
            </w:pPr>
            <w:ins w:id="3559" w:author="Laura Viignola" w:date="2017-07-10T16:58:00Z">
              <w:r>
                <w:rPr>
                  <w:rFonts w:ascii="Calibri" w:eastAsia="Calibri" w:hAnsi="Calibri" w:cs="Calibri"/>
                  <w:lang w:val="it-IT"/>
                </w:rPr>
                <w:t>148.41</w:t>
              </w:r>
            </w:ins>
          </w:p>
        </w:tc>
        <w:tc>
          <w:tcPr>
            <w:tcW w:w="1282" w:type="dxa"/>
            <w:tcBorders>
              <w:top w:val="single" w:sz="6" w:space="0" w:color="000000"/>
              <w:left w:val="single" w:sz="6" w:space="0" w:color="000000"/>
              <w:bottom w:val="single" w:sz="6" w:space="0" w:color="000000"/>
              <w:right w:val="single" w:sz="6" w:space="0" w:color="000000"/>
            </w:tcBorders>
          </w:tcPr>
          <w:p w14:paraId="79173E90" w14:textId="77777777" w:rsidR="00BF17B0" w:rsidRDefault="00BF17B0" w:rsidP="00BF17B0">
            <w:pPr>
              <w:jc w:val="right"/>
              <w:rPr>
                <w:ins w:id="3560" w:author="Laura Viignola" w:date="2017-07-10T16:58:00Z"/>
                <w:rFonts w:ascii="Calibri" w:eastAsia="Calibri" w:hAnsi="Calibri" w:cs="Calibri"/>
                <w:lang w:val="it-IT"/>
              </w:rPr>
            </w:pPr>
            <w:ins w:id="3561" w:author="Laura Viignola" w:date="2017-07-10T16:58:00Z">
              <w:r>
                <w:rPr>
                  <w:rFonts w:ascii="Calibri" w:eastAsia="Calibri" w:hAnsi="Calibri" w:cs="Calibri"/>
                  <w:lang w:val="it-IT"/>
                </w:rPr>
                <w:t>2.126548</w:t>
              </w:r>
            </w:ins>
          </w:p>
        </w:tc>
      </w:tr>
      <w:tr w:rsidR="00BF17B0" w14:paraId="3AFE317D" w14:textId="77777777" w:rsidTr="00BF17B0">
        <w:trPr>
          <w:ins w:id="3562"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7CD7EC5" w14:textId="77777777" w:rsidR="00BF17B0" w:rsidRDefault="00BF17B0" w:rsidP="00BF17B0">
            <w:pPr>
              <w:rPr>
                <w:ins w:id="3563" w:author="Laura Viignola" w:date="2017-07-10T16:58:00Z"/>
                <w:lang w:val="it-IT"/>
              </w:rPr>
            </w:pPr>
            <w:ins w:id="3564"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1850F74" w14:textId="77777777" w:rsidR="00BF17B0" w:rsidRDefault="00BF17B0" w:rsidP="00BF17B0">
            <w:pPr>
              <w:rPr>
                <w:ins w:id="3565" w:author="Laura Viignola" w:date="2017-07-10T16:58:00Z"/>
                <w:lang w:val="it-IT"/>
              </w:rPr>
            </w:pPr>
            <w:ins w:id="3566"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8AE9E59" w14:textId="77777777" w:rsidR="00BF17B0" w:rsidRDefault="00BF17B0" w:rsidP="00BF17B0">
            <w:pPr>
              <w:rPr>
                <w:ins w:id="3567" w:author="Laura Viignola" w:date="2017-07-10T16:58:00Z"/>
                <w:lang w:val="it-IT"/>
              </w:rPr>
            </w:pPr>
            <w:ins w:id="3568"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DFD8191" w14:textId="77777777" w:rsidR="00BF17B0" w:rsidRDefault="00BF17B0" w:rsidP="00BF17B0">
            <w:pPr>
              <w:jc w:val="right"/>
              <w:rPr>
                <w:ins w:id="3569" w:author="Laura Viignola" w:date="2017-07-10T16:58:00Z"/>
                <w:lang w:val="it-IT"/>
              </w:rPr>
            </w:pPr>
            <w:ins w:id="3570" w:author="Laura Viignola" w:date="2017-07-10T16:58:00Z">
              <w:r>
                <w:rPr>
                  <w:rFonts w:ascii="Calibri" w:eastAsia="Calibri" w:hAnsi="Calibri" w:cs="Calibri"/>
                  <w:lang w:val="it-IT"/>
                </w:rPr>
                <w:t>2980.95</w:t>
              </w:r>
            </w:ins>
          </w:p>
        </w:tc>
        <w:tc>
          <w:tcPr>
            <w:tcW w:w="1282" w:type="dxa"/>
            <w:tcBorders>
              <w:top w:val="single" w:sz="6" w:space="0" w:color="000000"/>
              <w:left w:val="single" w:sz="6" w:space="0" w:color="000000"/>
              <w:bottom w:val="single" w:sz="6" w:space="0" w:color="000000"/>
              <w:right w:val="single" w:sz="6" w:space="0" w:color="000000"/>
            </w:tcBorders>
          </w:tcPr>
          <w:p w14:paraId="11606B39" w14:textId="77777777" w:rsidR="00BF17B0" w:rsidRDefault="00BF17B0" w:rsidP="00BF17B0">
            <w:pPr>
              <w:jc w:val="right"/>
              <w:rPr>
                <w:ins w:id="3571" w:author="Laura Viignola" w:date="2017-07-10T16:58:00Z"/>
                <w:rFonts w:ascii="Calibri" w:eastAsia="Calibri" w:hAnsi="Calibri" w:cs="Calibri"/>
                <w:lang w:val="it-IT"/>
              </w:rPr>
            </w:pPr>
            <w:ins w:id="3572" w:author="Laura Viignola" w:date="2017-07-10T16:58:00Z">
              <w:r>
                <w:rPr>
                  <w:rFonts w:ascii="Calibri" w:eastAsia="Calibri" w:hAnsi="Calibri" w:cs="Calibri"/>
                  <w:lang w:val="it-IT"/>
                </w:rPr>
                <w:t>693842.3</w:t>
              </w:r>
            </w:ins>
          </w:p>
        </w:tc>
      </w:tr>
      <w:tr w:rsidR="00BF17B0" w14:paraId="4EBC7BB1" w14:textId="77777777" w:rsidTr="00BF17B0">
        <w:trPr>
          <w:ins w:id="3573"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4BD62B3" w14:textId="77777777" w:rsidR="00BF17B0" w:rsidRDefault="00BF17B0" w:rsidP="00BF17B0">
            <w:pPr>
              <w:rPr>
                <w:ins w:id="3574" w:author="Laura Viignola" w:date="2017-07-10T16:58:00Z"/>
                <w:lang w:val="it-IT"/>
              </w:rPr>
            </w:pPr>
            <w:ins w:id="3575"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0804226" w14:textId="77777777" w:rsidR="00BF17B0" w:rsidRDefault="00BF17B0" w:rsidP="00BF17B0">
            <w:pPr>
              <w:rPr>
                <w:ins w:id="3576" w:author="Laura Viignola" w:date="2017-07-10T16:58:00Z"/>
                <w:lang w:val="it-IT"/>
              </w:rPr>
            </w:pPr>
            <w:ins w:id="3577"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3766C78" w14:textId="77777777" w:rsidR="00BF17B0" w:rsidRDefault="00BF17B0" w:rsidP="00BF17B0">
            <w:pPr>
              <w:rPr>
                <w:ins w:id="3578" w:author="Laura Viignola" w:date="2017-07-10T16:58:00Z"/>
                <w:lang w:val="it-IT"/>
              </w:rPr>
            </w:pPr>
            <w:ins w:id="3579"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12C0811" w14:textId="77777777" w:rsidR="00BF17B0" w:rsidRDefault="00BF17B0" w:rsidP="00BF17B0">
            <w:pPr>
              <w:jc w:val="right"/>
              <w:rPr>
                <w:ins w:id="3580" w:author="Laura Viignola" w:date="2017-07-10T16:58:00Z"/>
                <w:lang w:val="it-IT"/>
              </w:rPr>
            </w:pPr>
            <w:ins w:id="3581" w:author="Laura Viignola" w:date="2017-07-10T16:58:00Z">
              <w:r>
                <w:rPr>
                  <w:rFonts w:ascii="Calibri" w:eastAsia="Calibri" w:hAnsi="Calibri" w:cs="Calibri"/>
                  <w:lang w:val="it-IT"/>
                </w:rPr>
                <w:t>7.389</w:t>
              </w:r>
            </w:ins>
          </w:p>
        </w:tc>
        <w:tc>
          <w:tcPr>
            <w:tcW w:w="1282" w:type="dxa"/>
            <w:tcBorders>
              <w:top w:val="single" w:sz="6" w:space="0" w:color="000000"/>
              <w:left w:val="single" w:sz="6" w:space="0" w:color="000000"/>
              <w:bottom w:val="single" w:sz="6" w:space="0" w:color="000000"/>
              <w:right w:val="single" w:sz="6" w:space="0" w:color="000000"/>
            </w:tcBorders>
          </w:tcPr>
          <w:p w14:paraId="013E512A" w14:textId="77777777" w:rsidR="00BF17B0" w:rsidRDefault="00BF17B0" w:rsidP="00BF17B0">
            <w:pPr>
              <w:jc w:val="right"/>
              <w:rPr>
                <w:ins w:id="3582" w:author="Laura Viignola" w:date="2017-07-10T16:58:00Z"/>
                <w:rFonts w:ascii="Calibri" w:eastAsia="Calibri" w:hAnsi="Calibri" w:cs="Calibri"/>
                <w:lang w:val="it-IT"/>
              </w:rPr>
            </w:pPr>
            <w:ins w:id="3583" w:author="Laura Viignola" w:date="2017-07-10T16:58:00Z">
              <w:r>
                <w:rPr>
                  <w:rFonts w:ascii="Calibri" w:eastAsia="Calibri" w:hAnsi="Calibri" w:cs="Calibri"/>
                  <w:lang w:val="it-IT"/>
                </w:rPr>
                <w:t>6.488296</w:t>
              </w:r>
            </w:ins>
          </w:p>
        </w:tc>
      </w:tr>
    </w:tbl>
    <w:p w14:paraId="2FE2216D" w14:textId="77777777" w:rsidR="00BF17B0" w:rsidRDefault="00BF17B0" w:rsidP="00BF17B0">
      <w:pPr>
        <w:rPr>
          <w:ins w:id="3584" w:author="Laura Viignola" w:date="2017-07-10T16:58:00Z"/>
          <w:rFonts w:ascii="Trebuchet MS" w:eastAsia="Trebuchet MS" w:hAnsi="Trebuchet MS" w:cs="Trebuchet MS"/>
          <w:color w:val="454645"/>
          <w:sz w:val="32"/>
        </w:rPr>
      </w:pPr>
    </w:p>
    <w:p w14:paraId="112915A9" w14:textId="77777777" w:rsidR="00BF17B0" w:rsidRDefault="00BF17B0" w:rsidP="00BF17B0">
      <w:pPr>
        <w:rPr>
          <w:ins w:id="3585" w:author="Laura Viignola" w:date="2017-07-10T16:58:00Z"/>
          <w:rFonts w:ascii="Cambria" w:eastAsia="Calibri" w:hAnsi="Cambria" w:cs="Calibri"/>
          <w:lang w:val="pt-PT"/>
        </w:rPr>
      </w:pPr>
      <w:ins w:id="3586" w:author="Laura Viignola" w:date="2017-07-10T16:58:00Z">
        <w:r w:rsidRPr="00CA0059">
          <w:rPr>
            <w:rFonts w:ascii="Cambria" w:hAnsi="Cambria"/>
            <w:i/>
          </w:rPr>
          <w:t xml:space="preserve">Example </w:t>
        </w:r>
        <w:r>
          <w:rPr>
            <w:rFonts w:ascii="Cambria" w:hAnsi="Cambria"/>
            <w:i/>
          </w:rPr>
          <w:t>2</w:t>
        </w:r>
        <w:r w:rsidRPr="00CA0059">
          <w:rPr>
            <w:rFonts w:ascii="Cambria" w:hAnsi="Cambria"/>
            <w:i/>
          </w:rPr>
          <w:t>:</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color w:val="1F497D" w:themeColor="text2"/>
            <w:lang w:val="pt-PT"/>
          </w:rPr>
          <w:t>abs(DS_1#Me_1)</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7030BDAC" w14:textId="77777777" w:rsidR="00BF17B0" w:rsidRDefault="00BF17B0" w:rsidP="00BF17B0">
      <w:pPr>
        <w:rPr>
          <w:ins w:id="3587" w:author="Laura Viignola" w:date="2017-07-10T16:58:00Z"/>
          <w:rFonts w:ascii="Cambria" w:eastAsia="Calibri" w:hAnsi="Cambria" w:cs="Calibri"/>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4C635C39" w14:textId="77777777" w:rsidTr="00BF17B0">
        <w:trPr>
          <w:ins w:id="3588"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18E9620D" w14:textId="77777777" w:rsidR="00BF17B0" w:rsidRPr="006F66D1" w:rsidRDefault="00BF17B0" w:rsidP="00BF17B0">
            <w:pPr>
              <w:rPr>
                <w:ins w:id="3589" w:author="Laura Viignola" w:date="2017-07-10T16:58:00Z"/>
                <w:rFonts w:ascii="Arial" w:eastAsia="Calibri" w:hAnsi="Arial" w:cs="Arial"/>
                <w:lang w:val="it-IT"/>
              </w:rPr>
            </w:pPr>
            <w:ins w:id="3590" w:author="Laura Viignola" w:date="2017-07-10T16:58:00Z">
              <w:r w:rsidRPr="006F66D1">
                <w:rPr>
                  <w:rFonts w:ascii="Arial" w:eastAsia="Calibri" w:hAnsi="Arial" w:cs="Arial"/>
                  <w:lang w:val="it-IT"/>
                </w:rPr>
                <w:t>DS_r</w:t>
              </w:r>
            </w:ins>
          </w:p>
        </w:tc>
      </w:tr>
      <w:tr w:rsidR="00BF17B0" w14:paraId="148056DE" w14:textId="77777777" w:rsidTr="00BF17B0">
        <w:trPr>
          <w:ins w:id="3591"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1AD5C5D5" w14:textId="77777777" w:rsidR="00BF17B0" w:rsidRPr="004F30F9" w:rsidRDefault="00BF17B0" w:rsidP="00BF17B0">
            <w:pPr>
              <w:rPr>
                <w:ins w:id="3592" w:author="Laura Viignola" w:date="2017-07-10T16:58:00Z"/>
                <w:rFonts w:ascii="Arial" w:hAnsi="Arial" w:cs="Arial"/>
                <w:lang w:val="it-IT"/>
              </w:rPr>
            </w:pPr>
            <w:ins w:id="3593"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16134F07" w14:textId="77777777" w:rsidR="00BF17B0" w:rsidRPr="004F30F9" w:rsidRDefault="00BF17B0" w:rsidP="00BF17B0">
            <w:pPr>
              <w:rPr>
                <w:ins w:id="3594" w:author="Laura Viignola" w:date="2017-07-10T16:58:00Z"/>
                <w:rFonts w:ascii="Arial" w:hAnsi="Arial" w:cs="Arial"/>
                <w:lang w:val="it-IT"/>
              </w:rPr>
            </w:pPr>
            <w:ins w:id="3595"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DCB806D" w14:textId="77777777" w:rsidR="00BF17B0" w:rsidRPr="004F30F9" w:rsidRDefault="00BF17B0" w:rsidP="00BF17B0">
            <w:pPr>
              <w:rPr>
                <w:ins w:id="3596" w:author="Laura Viignola" w:date="2017-07-10T16:58:00Z"/>
                <w:rFonts w:ascii="Arial" w:hAnsi="Arial" w:cs="Arial"/>
                <w:lang w:val="it-IT"/>
              </w:rPr>
            </w:pPr>
            <w:ins w:id="3597"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030AE158" w14:textId="77777777" w:rsidR="00BF17B0" w:rsidRPr="004F30F9" w:rsidRDefault="00BF17B0" w:rsidP="00BF17B0">
            <w:pPr>
              <w:rPr>
                <w:ins w:id="3598" w:author="Laura Viignola" w:date="2017-07-10T16:58:00Z"/>
                <w:rFonts w:ascii="Arial" w:hAnsi="Arial" w:cs="Arial"/>
                <w:lang w:val="it-IT"/>
              </w:rPr>
            </w:pPr>
            <w:ins w:id="3599"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5373974D" w14:textId="77777777" w:rsidR="00BF17B0" w:rsidRPr="004F30F9" w:rsidRDefault="00BF17B0" w:rsidP="00BF17B0">
            <w:pPr>
              <w:rPr>
                <w:ins w:id="3600" w:author="Laura Viignola" w:date="2017-07-10T16:58:00Z"/>
                <w:rFonts w:ascii="Arial" w:eastAsia="Calibri" w:hAnsi="Arial" w:cs="Arial"/>
                <w:lang w:val="it-IT"/>
              </w:rPr>
            </w:pPr>
            <w:ins w:id="3601" w:author="Laura Viignola" w:date="2017-07-10T16:58:00Z">
              <w:r>
                <w:rPr>
                  <w:rFonts w:ascii="Arial" w:eastAsia="Calibri" w:hAnsi="Arial" w:cs="Arial"/>
                  <w:lang w:val="it-IT"/>
                </w:rPr>
                <w:t>Me_2</w:t>
              </w:r>
            </w:ins>
          </w:p>
        </w:tc>
      </w:tr>
      <w:tr w:rsidR="00BF17B0" w14:paraId="69195890" w14:textId="77777777" w:rsidTr="00BF17B0">
        <w:trPr>
          <w:ins w:id="3602"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A9150BA" w14:textId="77777777" w:rsidR="00BF17B0" w:rsidRDefault="00BF17B0" w:rsidP="00BF17B0">
            <w:pPr>
              <w:rPr>
                <w:ins w:id="3603" w:author="Laura Viignola" w:date="2017-07-10T16:58:00Z"/>
                <w:lang w:val="it-IT"/>
              </w:rPr>
            </w:pPr>
            <w:ins w:id="3604"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3D2AD63" w14:textId="77777777" w:rsidR="00BF17B0" w:rsidRDefault="00BF17B0" w:rsidP="00BF17B0">
            <w:pPr>
              <w:rPr>
                <w:ins w:id="3605" w:author="Laura Viignola" w:date="2017-07-10T16:58:00Z"/>
                <w:lang w:val="it-IT"/>
              </w:rPr>
            </w:pPr>
            <w:ins w:id="3606"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452832F" w14:textId="77777777" w:rsidR="00BF17B0" w:rsidRDefault="00BF17B0" w:rsidP="00BF17B0">
            <w:pPr>
              <w:rPr>
                <w:ins w:id="3607" w:author="Laura Viignola" w:date="2017-07-10T16:58:00Z"/>
                <w:lang w:val="it-IT"/>
              </w:rPr>
            </w:pPr>
            <w:ins w:id="3608"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C7F8234" w14:textId="77777777" w:rsidR="00BF17B0" w:rsidRDefault="00BF17B0" w:rsidP="00BF17B0">
            <w:pPr>
              <w:jc w:val="right"/>
              <w:rPr>
                <w:ins w:id="3609" w:author="Laura Viignola" w:date="2017-07-10T16:58:00Z"/>
                <w:lang w:val="it-IT"/>
              </w:rPr>
            </w:pPr>
            <w:ins w:id="3610" w:author="Laura Viignola" w:date="2017-07-10T16:58:00Z">
              <w:r>
                <w:rPr>
                  <w:rFonts w:ascii="Calibri" w:eastAsia="Calibri" w:hAnsi="Calibri" w:cs="Calibri"/>
                  <w:lang w:val="it-IT"/>
                </w:rPr>
                <w:t>148.41</w:t>
              </w:r>
            </w:ins>
          </w:p>
        </w:tc>
        <w:tc>
          <w:tcPr>
            <w:tcW w:w="1282" w:type="dxa"/>
            <w:tcBorders>
              <w:top w:val="single" w:sz="6" w:space="0" w:color="000000"/>
              <w:left w:val="single" w:sz="6" w:space="0" w:color="000000"/>
              <w:bottom w:val="single" w:sz="6" w:space="0" w:color="000000"/>
              <w:right w:val="single" w:sz="6" w:space="0" w:color="000000"/>
            </w:tcBorders>
          </w:tcPr>
          <w:p w14:paraId="42B306D1" w14:textId="77777777" w:rsidR="00BF17B0" w:rsidRDefault="00BF17B0" w:rsidP="00BF17B0">
            <w:pPr>
              <w:jc w:val="right"/>
              <w:rPr>
                <w:ins w:id="3611" w:author="Laura Viignola" w:date="2017-07-10T16:58:00Z"/>
                <w:rFonts w:ascii="Calibri" w:eastAsia="Calibri" w:hAnsi="Calibri" w:cs="Calibri"/>
                <w:lang w:val="it-IT"/>
              </w:rPr>
            </w:pPr>
            <w:ins w:id="3612" w:author="Laura Viignola" w:date="2017-07-10T16:58:00Z">
              <w:r>
                <w:rPr>
                  <w:rFonts w:ascii="Calibri" w:eastAsia="Calibri" w:hAnsi="Calibri" w:cs="Calibri"/>
                  <w:lang w:val="it-IT"/>
                </w:rPr>
                <w:t>0.7545</w:t>
              </w:r>
            </w:ins>
          </w:p>
        </w:tc>
      </w:tr>
      <w:tr w:rsidR="00BF17B0" w14:paraId="29C409EB" w14:textId="77777777" w:rsidTr="00BF17B0">
        <w:trPr>
          <w:ins w:id="3613"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C6787F3" w14:textId="77777777" w:rsidR="00BF17B0" w:rsidRDefault="00BF17B0" w:rsidP="00BF17B0">
            <w:pPr>
              <w:rPr>
                <w:ins w:id="3614" w:author="Laura Viignola" w:date="2017-07-10T16:58:00Z"/>
                <w:lang w:val="it-IT"/>
              </w:rPr>
            </w:pPr>
            <w:ins w:id="3615"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AD71D83" w14:textId="77777777" w:rsidR="00BF17B0" w:rsidRDefault="00BF17B0" w:rsidP="00BF17B0">
            <w:pPr>
              <w:rPr>
                <w:ins w:id="3616" w:author="Laura Viignola" w:date="2017-07-10T16:58:00Z"/>
                <w:lang w:val="it-IT"/>
              </w:rPr>
            </w:pPr>
            <w:ins w:id="3617"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9941930" w14:textId="77777777" w:rsidR="00BF17B0" w:rsidRDefault="00BF17B0" w:rsidP="00BF17B0">
            <w:pPr>
              <w:rPr>
                <w:ins w:id="3618" w:author="Laura Viignola" w:date="2017-07-10T16:58:00Z"/>
                <w:lang w:val="it-IT"/>
              </w:rPr>
            </w:pPr>
            <w:ins w:id="3619"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196FDD0" w14:textId="77777777" w:rsidR="00BF17B0" w:rsidRDefault="00BF17B0" w:rsidP="00BF17B0">
            <w:pPr>
              <w:jc w:val="right"/>
              <w:rPr>
                <w:ins w:id="3620" w:author="Laura Viignola" w:date="2017-07-10T16:58:00Z"/>
                <w:lang w:val="it-IT"/>
              </w:rPr>
            </w:pPr>
            <w:ins w:id="3621" w:author="Laura Viignola" w:date="2017-07-10T16:58:00Z">
              <w:r>
                <w:rPr>
                  <w:rFonts w:ascii="Calibri" w:eastAsia="Calibri" w:hAnsi="Calibri" w:cs="Calibri"/>
                  <w:lang w:val="it-IT"/>
                </w:rPr>
                <w:t>2980.95</w:t>
              </w:r>
            </w:ins>
          </w:p>
        </w:tc>
        <w:tc>
          <w:tcPr>
            <w:tcW w:w="1282" w:type="dxa"/>
            <w:tcBorders>
              <w:top w:val="single" w:sz="6" w:space="0" w:color="000000"/>
              <w:left w:val="single" w:sz="6" w:space="0" w:color="000000"/>
              <w:bottom w:val="single" w:sz="6" w:space="0" w:color="000000"/>
              <w:right w:val="single" w:sz="6" w:space="0" w:color="000000"/>
            </w:tcBorders>
          </w:tcPr>
          <w:p w14:paraId="0893D0F5" w14:textId="77777777" w:rsidR="00BF17B0" w:rsidRDefault="00BF17B0" w:rsidP="00BF17B0">
            <w:pPr>
              <w:jc w:val="right"/>
              <w:rPr>
                <w:ins w:id="3622" w:author="Laura Viignola" w:date="2017-07-10T16:58:00Z"/>
                <w:rFonts w:ascii="Calibri" w:eastAsia="Calibri" w:hAnsi="Calibri" w:cs="Calibri"/>
                <w:lang w:val="it-IT"/>
              </w:rPr>
            </w:pPr>
            <w:ins w:id="3623" w:author="Laura Viignola" w:date="2017-07-10T16:58:00Z">
              <w:r>
                <w:rPr>
                  <w:rFonts w:ascii="Calibri" w:eastAsia="Calibri" w:hAnsi="Calibri" w:cs="Calibri"/>
                  <w:lang w:val="it-IT"/>
                </w:rPr>
                <w:t>13.45</w:t>
              </w:r>
            </w:ins>
          </w:p>
        </w:tc>
      </w:tr>
      <w:tr w:rsidR="00BF17B0" w14:paraId="2C140E14" w14:textId="77777777" w:rsidTr="00BF17B0">
        <w:trPr>
          <w:ins w:id="3624"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0BD37B6" w14:textId="77777777" w:rsidR="00BF17B0" w:rsidRDefault="00BF17B0" w:rsidP="00BF17B0">
            <w:pPr>
              <w:rPr>
                <w:ins w:id="3625" w:author="Laura Viignola" w:date="2017-07-10T16:58:00Z"/>
                <w:lang w:val="it-IT"/>
              </w:rPr>
            </w:pPr>
            <w:ins w:id="3626"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60F3BEC" w14:textId="77777777" w:rsidR="00BF17B0" w:rsidRDefault="00BF17B0" w:rsidP="00BF17B0">
            <w:pPr>
              <w:rPr>
                <w:ins w:id="3627" w:author="Laura Viignola" w:date="2017-07-10T16:58:00Z"/>
                <w:lang w:val="it-IT"/>
              </w:rPr>
            </w:pPr>
            <w:ins w:id="3628"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17AC1C6" w14:textId="77777777" w:rsidR="00BF17B0" w:rsidRDefault="00BF17B0" w:rsidP="00BF17B0">
            <w:pPr>
              <w:rPr>
                <w:ins w:id="3629" w:author="Laura Viignola" w:date="2017-07-10T16:58:00Z"/>
                <w:lang w:val="it-IT"/>
              </w:rPr>
            </w:pPr>
            <w:ins w:id="3630"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D689820" w14:textId="77777777" w:rsidR="00BF17B0" w:rsidRDefault="00BF17B0" w:rsidP="00BF17B0">
            <w:pPr>
              <w:jc w:val="right"/>
              <w:rPr>
                <w:ins w:id="3631" w:author="Laura Viignola" w:date="2017-07-10T16:58:00Z"/>
                <w:lang w:val="it-IT"/>
              </w:rPr>
            </w:pPr>
            <w:ins w:id="3632" w:author="Laura Viignola" w:date="2017-07-10T16:58:00Z">
              <w:r>
                <w:rPr>
                  <w:rFonts w:ascii="Calibri" w:eastAsia="Calibri" w:hAnsi="Calibri" w:cs="Calibri"/>
                  <w:lang w:val="it-IT"/>
                </w:rPr>
                <w:t>7.389</w:t>
              </w:r>
            </w:ins>
          </w:p>
        </w:tc>
        <w:tc>
          <w:tcPr>
            <w:tcW w:w="1282" w:type="dxa"/>
            <w:tcBorders>
              <w:top w:val="single" w:sz="6" w:space="0" w:color="000000"/>
              <w:left w:val="single" w:sz="6" w:space="0" w:color="000000"/>
              <w:bottom w:val="single" w:sz="6" w:space="0" w:color="000000"/>
              <w:right w:val="single" w:sz="6" w:space="0" w:color="000000"/>
            </w:tcBorders>
          </w:tcPr>
          <w:p w14:paraId="30A1039B" w14:textId="77777777" w:rsidR="00BF17B0" w:rsidRDefault="00BF17B0" w:rsidP="00BF17B0">
            <w:pPr>
              <w:jc w:val="right"/>
              <w:rPr>
                <w:ins w:id="3633" w:author="Laura Viignola" w:date="2017-07-10T16:58:00Z"/>
                <w:rFonts w:ascii="Calibri" w:eastAsia="Calibri" w:hAnsi="Calibri" w:cs="Calibri"/>
                <w:lang w:val="it-IT"/>
              </w:rPr>
            </w:pPr>
            <w:ins w:id="3634" w:author="Laura Viignola" w:date="2017-07-10T16:58:00Z">
              <w:r>
                <w:rPr>
                  <w:rFonts w:ascii="Calibri" w:eastAsia="Calibri" w:hAnsi="Calibri" w:cs="Calibri"/>
                  <w:lang w:val="it-IT"/>
                </w:rPr>
                <w:t>1.87</w:t>
              </w:r>
            </w:ins>
          </w:p>
        </w:tc>
      </w:tr>
    </w:tbl>
    <w:p w14:paraId="186CD4A8" w14:textId="77777777" w:rsidR="00BF17B0" w:rsidRPr="00473A8C" w:rsidRDefault="00BF17B0" w:rsidP="00BF17B0">
      <w:pPr>
        <w:rPr>
          <w:ins w:id="3635" w:author="Laura Viignola" w:date="2017-07-10T16:58:00Z"/>
          <w:rFonts w:eastAsia="Trebuchet MS"/>
          <w:lang w:val="pt-PT"/>
        </w:rPr>
      </w:pPr>
    </w:p>
    <w:p w14:paraId="2226FE22" w14:textId="77777777" w:rsidR="00BF17B0" w:rsidRPr="000E3547" w:rsidRDefault="00BF17B0" w:rsidP="00BF17B0">
      <w:pPr>
        <w:pStyle w:val="Stile3"/>
        <w:rPr>
          <w:ins w:id="3636" w:author="Laura Viignola" w:date="2017-07-10T16:58:00Z"/>
          <w:lang w:val="it-IT"/>
        </w:rPr>
      </w:pPr>
      <w:ins w:id="3637" w:author="Laura Viignola" w:date="2017-07-10T16:58:00Z">
        <w:r>
          <w:t>ln</w:t>
        </w:r>
      </w:ins>
    </w:p>
    <w:p w14:paraId="4CF034AB" w14:textId="77777777" w:rsidR="00BF17B0" w:rsidRPr="0075768B" w:rsidRDefault="00BF17B0" w:rsidP="00BF17B0">
      <w:pPr>
        <w:rPr>
          <w:ins w:id="3638" w:author="Laura Viignola" w:date="2017-07-10T16:58:00Z"/>
          <w:rFonts w:ascii="Arial" w:eastAsia="Calibri" w:hAnsi="Arial" w:cs="Arial"/>
          <w:b/>
        </w:rPr>
      </w:pPr>
      <w:ins w:id="3639"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r w:rsidRPr="00EF7F65">
          <w:rPr>
            <w:rFonts w:ascii="Arial" w:eastAsia="Calibri" w:hAnsi="Arial" w:cs="Arial"/>
            <w:b/>
            <w:color w:val="auto"/>
          </w:rPr>
          <w:t>ln</w:t>
        </w:r>
        <w:r>
          <w:rPr>
            <w:rFonts w:ascii="Arial" w:eastAsia="Calibri" w:hAnsi="Arial" w:cs="Arial"/>
            <w:color w:val="auto"/>
          </w:rPr>
          <w:t>(op)</w:t>
        </w:r>
      </w:ins>
    </w:p>
    <w:p w14:paraId="3621678D" w14:textId="77777777" w:rsidR="00BF17B0" w:rsidRDefault="00BF17B0" w:rsidP="00BF17B0">
      <w:pPr>
        <w:ind w:left="360"/>
        <w:rPr>
          <w:ins w:id="3640" w:author="Laura Viignola" w:date="2017-07-10T16:58:00Z"/>
          <w:rFonts w:ascii="Cambria" w:eastAsia="Calibri" w:hAnsi="Cambria" w:cs="Calibri"/>
          <w:color w:val="5B9BD5"/>
        </w:rPr>
      </w:pPr>
    </w:p>
    <w:p w14:paraId="3A8E677C" w14:textId="77777777" w:rsidR="00BF17B0" w:rsidRPr="005961DD" w:rsidRDefault="00BF17B0" w:rsidP="00BF17B0">
      <w:pPr>
        <w:rPr>
          <w:ins w:id="3641" w:author="Laura Viignola" w:date="2017-07-10T16:58:00Z"/>
          <w:rFonts w:ascii="Cambria" w:eastAsia="Calibri" w:hAnsi="Cambria" w:cs="Calibri"/>
          <w:i/>
          <w:color w:val="5B9BD5"/>
        </w:rPr>
      </w:pPr>
      <w:ins w:id="3642"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0424E308" w14:textId="77777777" w:rsidR="00BF17B0" w:rsidRDefault="00BF17B0" w:rsidP="00BF17B0">
      <w:pPr>
        <w:rPr>
          <w:ins w:id="3643" w:author="Laura Viignola" w:date="2017-07-10T16:58:00Z"/>
          <w:rFonts w:ascii="Cambria" w:eastAsia="Calibri" w:hAnsi="Cambria" w:cs="Calibri"/>
          <w:color w:val="5B9BD5"/>
        </w:rPr>
      </w:pPr>
      <w:ins w:id="3644" w:author="Laura Viignola" w:date="2017-07-10T16:58:00Z">
        <w:r>
          <w:rPr>
            <w:rFonts w:ascii="Arial" w:eastAsia="Calibri" w:hAnsi="Arial" w:cs="Arial"/>
            <w:color w:val="auto"/>
          </w:rPr>
          <w:t>o</w:t>
        </w:r>
        <w:r w:rsidRPr="0075768B">
          <w:rPr>
            <w:rFonts w:ascii="Arial" w:eastAsia="Calibri" w:hAnsi="Arial" w:cs="Arial"/>
            <w:color w:val="auto"/>
          </w:rPr>
          <w:t>p</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operand</w:t>
        </w:r>
      </w:ins>
    </w:p>
    <w:p w14:paraId="16265B5D" w14:textId="77777777" w:rsidR="00BF17B0" w:rsidRDefault="00BF17B0" w:rsidP="00BF17B0">
      <w:pPr>
        <w:rPr>
          <w:ins w:id="3645" w:author="Laura Viignola" w:date="2017-07-10T16:58:00Z"/>
          <w:rFonts w:ascii="Cambria" w:eastAsia="Calibri" w:hAnsi="Cambria" w:cs="Calibri"/>
          <w:color w:val="5B9BD5"/>
        </w:rPr>
      </w:pPr>
    </w:p>
    <w:p w14:paraId="588BADC4" w14:textId="77777777" w:rsidR="00BF17B0" w:rsidRDefault="00BF17B0" w:rsidP="00BF17B0">
      <w:pPr>
        <w:rPr>
          <w:ins w:id="3646" w:author="Laura Viignola" w:date="2017-07-10T16:58:00Z"/>
          <w:rFonts w:ascii="Cambria" w:eastAsia="Calibri" w:hAnsi="Cambria" w:cs="Calibri"/>
          <w:i/>
          <w:color w:val="5B9BD5"/>
        </w:rPr>
      </w:pPr>
      <w:ins w:id="3647"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01960DC6" w14:textId="77777777" w:rsidR="00BF17B0" w:rsidRDefault="00BF17B0" w:rsidP="00BF17B0">
      <w:pPr>
        <w:rPr>
          <w:ins w:id="3648" w:author="Laura Viignola" w:date="2017-07-10T16:58:00Z"/>
          <w:rFonts w:ascii="Arial" w:eastAsia="Calibri" w:hAnsi="Arial" w:cs="Arial"/>
        </w:rPr>
      </w:pPr>
      <w:ins w:id="3649" w:author="Laura Viignola" w:date="2017-07-10T16:58:00Z">
        <w:r>
          <w:rPr>
            <w:rFonts w:ascii="Arial" w:eastAsia="Calibri" w:hAnsi="Arial" w:cs="Arial"/>
          </w:rPr>
          <w:t>ln(DS_1)</w:t>
        </w:r>
      </w:ins>
    </w:p>
    <w:p w14:paraId="749B2909" w14:textId="77777777" w:rsidR="00BF17B0" w:rsidRPr="0075768B" w:rsidRDefault="00BF17B0" w:rsidP="00BF17B0">
      <w:pPr>
        <w:rPr>
          <w:ins w:id="3650" w:author="Laura Viignola" w:date="2017-07-10T16:58:00Z"/>
          <w:rFonts w:ascii="Arial" w:eastAsia="Calibri" w:hAnsi="Arial" w:cs="Arial"/>
        </w:rPr>
      </w:pPr>
      <w:ins w:id="3651" w:author="Laura Viignola" w:date="2017-07-10T16:58:00Z">
        <w:r>
          <w:rPr>
            <w:rFonts w:ascii="Arial" w:eastAsia="Calibri" w:hAnsi="Arial" w:cs="Arial"/>
          </w:rPr>
          <w:t>ln(148)</w:t>
        </w:r>
      </w:ins>
    </w:p>
    <w:p w14:paraId="7F8242BE" w14:textId="77777777" w:rsidR="00BF17B0" w:rsidRPr="00930AA3" w:rsidRDefault="00BF17B0" w:rsidP="00BF17B0">
      <w:pPr>
        <w:rPr>
          <w:ins w:id="3652" w:author="Laura Viignola" w:date="2017-07-10T16:58:00Z"/>
          <w:rFonts w:ascii="Cambria" w:eastAsia="Calibri" w:hAnsi="Cambria" w:cs="Calibri"/>
          <w:color w:val="5B9BD5"/>
        </w:rPr>
      </w:pPr>
    </w:p>
    <w:p w14:paraId="43475DCC" w14:textId="77777777" w:rsidR="00BF17B0" w:rsidRDefault="00BF17B0" w:rsidP="00BF17B0">
      <w:pPr>
        <w:rPr>
          <w:ins w:id="3653" w:author="Laura Viignola" w:date="2017-07-10T16:58:00Z"/>
          <w:rFonts w:ascii="Cambria" w:eastAsia="Calibri" w:hAnsi="Cambria" w:cs="Calibri"/>
          <w:i/>
          <w:color w:val="5B9BD5"/>
        </w:rPr>
      </w:pPr>
      <w:ins w:id="3654" w:author="Laura Viignola" w:date="2017-07-10T16:58:00Z">
        <w:r>
          <w:rPr>
            <w:rFonts w:ascii="Cambria" w:eastAsia="Calibri" w:hAnsi="Cambria" w:cs="Calibri"/>
            <w:i/>
            <w:color w:val="5B9BD5"/>
          </w:rPr>
          <w:t>Semantic for scalar operations</w:t>
        </w:r>
      </w:ins>
    </w:p>
    <w:p w14:paraId="23E62ECE" w14:textId="77777777" w:rsidR="00BF17B0" w:rsidRDefault="00BF17B0" w:rsidP="00BF17B0">
      <w:pPr>
        <w:jc w:val="both"/>
        <w:rPr>
          <w:ins w:id="3655" w:author="Laura Viignola" w:date="2017-07-10T16:58:00Z"/>
        </w:rPr>
      </w:pPr>
      <w:ins w:id="3656" w:author="Laura Viignola" w:date="2017-07-10T16:58:00Z">
        <w:r>
          <w:t>The operator ln c</w:t>
        </w:r>
        <w:r w:rsidRPr="009467F9">
          <w:t>alculates the natural logarithm of a number</w:t>
        </w:r>
        <w:r>
          <w:t>.</w:t>
        </w:r>
      </w:ins>
    </w:p>
    <w:p w14:paraId="509E6A8E" w14:textId="77777777" w:rsidR="00BF17B0" w:rsidRPr="00CF4A4F" w:rsidRDefault="00BF17B0" w:rsidP="00BF17B0">
      <w:pPr>
        <w:jc w:val="both"/>
        <w:rPr>
          <w:ins w:id="3657" w:author="Laura Viignola" w:date="2017-07-10T16:58:00Z"/>
          <w:rFonts w:ascii="Cambria" w:eastAsia="Calibri" w:hAnsi="Cambria" w:cs="Calibri"/>
        </w:rPr>
      </w:pPr>
    </w:p>
    <w:p w14:paraId="686A9BA1" w14:textId="77777777" w:rsidR="00BF17B0" w:rsidRDefault="00BF17B0" w:rsidP="00BF17B0">
      <w:pPr>
        <w:jc w:val="both"/>
        <w:rPr>
          <w:ins w:id="3658" w:author="Laura Viignola" w:date="2017-07-10T16:58:00Z"/>
          <w:rFonts w:ascii="Cambria" w:eastAsia="Calibri" w:hAnsi="Cambria" w:cs="Calibri"/>
        </w:rPr>
      </w:pPr>
      <w:ins w:id="3659" w:author="Laura Viignola" w:date="2017-07-10T16:58:00Z">
        <w:r>
          <w:rPr>
            <w:rFonts w:ascii="Cambria" w:eastAsia="Calibri" w:hAnsi="Cambria" w:cs="Calibri"/>
          </w:rPr>
          <w:t xml:space="preserve">Examples: </w:t>
        </w:r>
      </w:ins>
    </w:p>
    <w:p w14:paraId="5CE16BB8" w14:textId="77777777" w:rsidR="00BF17B0" w:rsidRDefault="00BF17B0" w:rsidP="00BF17B0">
      <w:pPr>
        <w:ind w:left="360"/>
        <w:jc w:val="both"/>
        <w:rPr>
          <w:ins w:id="3660" w:author="Laura Viignola" w:date="2017-07-10T16:58:00Z"/>
          <w:rFonts w:ascii="Cambria" w:hAnsi="Cambria"/>
        </w:rPr>
      </w:pPr>
      <w:ins w:id="3661" w:author="Laura Viignola" w:date="2017-07-10T16:58:00Z">
        <w:r w:rsidRPr="00EF7F65">
          <w:rPr>
            <w:rFonts w:ascii="Arial" w:hAnsi="Arial" w:cs="Arial"/>
            <w:b/>
          </w:rPr>
          <w:t>ln</w:t>
        </w:r>
        <w:r>
          <w:rPr>
            <w:rFonts w:ascii="Arial" w:hAnsi="Arial" w:cs="Arial"/>
          </w:rPr>
          <w:t>(148</w:t>
        </w:r>
        <w:r>
          <w:rPr>
            <w:rFonts w:ascii="Arial" w:eastAsia="Calibri" w:hAnsi="Arial" w:cs="Arial"/>
          </w:rPr>
          <w:t>)</w:t>
        </w:r>
        <w:r>
          <w:rPr>
            <w:rFonts w:ascii="Cambria" w:hAnsi="Cambria"/>
          </w:rPr>
          <w:t xml:space="preserve"> </w:t>
        </w:r>
        <w:r w:rsidRPr="008E7718">
          <w:rPr>
            <w:rFonts w:ascii="Cambria" w:hAnsi="Cambria"/>
          </w:rPr>
          <w:t xml:space="preserve">gives </w:t>
        </w:r>
        <w:r>
          <w:rPr>
            <w:rFonts w:ascii="Cambria" w:hAnsi="Cambria"/>
          </w:rPr>
          <w:t>4.997</w:t>
        </w:r>
      </w:ins>
    </w:p>
    <w:p w14:paraId="4EEE51D4" w14:textId="77777777" w:rsidR="00BF17B0" w:rsidRDefault="00BF17B0" w:rsidP="00BF17B0">
      <w:pPr>
        <w:ind w:left="360"/>
        <w:jc w:val="both"/>
        <w:rPr>
          <w:ins w:id="3662" w:author="Laura Viignola" w:date="2017-07-10T16:58:00Z"/>
          <w:rFonts w:ascii="Cambria" w:hAnsi="Cambria"/>
        </w:rPr>
      </w:pPr>
    </w:p>
    <w:p w14:paraId="27C5FFA5" w14:textId="77777777" w:rsidR="00BF17B0" w:rsidRDefault="00BF17B0" w:rsidP="00BF17B0">
      <w:pPr>
        <w:rPr>
          <w:ins w:id="3663" w:author="Laura Viignola" w:date="2017-07-10T16:58:00Z"/>
          <w:rFonts w:ascii="Cambria" w:eastAsia="Calibri" w:hAnsi="Cambria" w:cs="Calibri"/>
          <w:i/>
          <w:color w:val="5B9BD5"/>
        </w:rPr>
      </w:pPr>
    </w:p>
    <w:p w14:paraId="71ED174F" w14:textId="77777777" w:rsidR="00BF17B0" w:rsidRDefault="00BF17B0" w:rsidP="00BF17B0">
      <w:pPr>
        <w:rPr>
          <w:ins w:id="3664" w:author="Laura Viignola" w:date="2017-07-10T16:58:00Z"/>
          <w:rFonts w:ascii="Cambria" w:eastAsia="Calibri" w:hAnsi="Cambria" w:cs="Calibri"/>
          <w:i/>
          <w:color w:val="5B9BD5"/>
        </w:rPr>
      </w:pPr>
      <w:ins w:id="3665" w:author="Laura Viignola" w:date="2017-07-10T16:58:00Z">
        <w:r>
          <w:rPr>
            <w:rFonts w:ascii="Cambria" w:eastAsia="Calibri" w:hAnsi="Cambria" w:cs="Calibri"/>
            <w:i/>
            <w:color w:val="5B9BD5"/>
          </w:rPr>
          <w:t>Input Parameters type</w:t>
        </w:r>
        <w:r>
          <w:rPr>
            <w:rFonts w:ascii="Cambria" w:eastAsia="Calibri" w:hAnsi="Cambria" w:cs="Calibri"/>
            <w:i/>
            <w:color w:val="5B9BD5"/>
          </w:rPr>
          <w:tab/>
        </w:r>
      </w:ins>
    </w:p>
    <w:p w14:paraId="2FA41EA5" w14:textId="77777777" w:rsidR="00BF17B0" w:rsidRDefault="00BF17B0" w:rsidP="00BF17B0">
      <w:pPr>
        <w:rPr>
          <w:ins w:id="3666" w:author="Laura Viignola" w:date="2017-07-10T16:58:00Z"/>
          <w:rFonts w:ascii="Cambria" w:eastAsia="Calibri" w:hAnsi="Cambria" w:cs="Calibri"/>
          <w:i/>
          <w:noProof/>
          <w:color w:val="5B9BD5"/>
          <w:lang w:val="en-US"/>
        </w:rPr>
      </w:pPr>
      <w:ins w:id="3667" w:author="Laura Viignola" w:date="2017-07-10T16:58:00Z">
        <w:r w:rsidRPr="00DA2507">
          <w:rPr>
            <w:rFonts w:ascii="Cambria" w:eastAsia="Calibri" w:hAnsi="Cambria" w:cs="Calibri"/>
            <w:i/>
            <w:noProof/>
            <w:color w:val="5B9BD5"/>
            <w:lang w:val="en-US"/>
          </w:rPr>
          <w:t xml:space="preserve"> </w:t>
        </w:r>
      </w:ins>
    </w:p>
    <w:p w14:paraId="46387DFA" w14:textId="77777777" w:rsidR="00BF17B0" w:rsidRDefault="00BF17B0" w:rsidP="00BF17B0">
      <w:pPr>
        <w:rPr>
          <w:ins w:id="3668" w:author="Laura Viignola" w:date="2017-07-10T16:58:00Z"/>
          <w:rFonts w:ascii="Cambria" w:eastAsia="Calibri" w:hAnsi="Cambria" w:cs="Calibri"/>
        </w:rPr>
      </w:pPr>
      <w:ins w:id="3669" w:author="Laura Viignola" w:date="2017-07-10T16:58:00Z">
        <w:r w:rsidRPr="00E64258">
          <w:rPr>
            <w:rFonts w:ascii="Cambria" w:eastAsia="Calibri" w:hAnsi="Cambria" w:cs="Calibri"/>
            <w:i/>
          </w:rPr>
          <w:t>Op</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r>
          <w:rPr>
            <w:rFonts w:ascii="Cambria" w:eastAsia="Calibri" w:hAnsi="Cambria" w:cs="Calibri"/>
          </w:rPr>
          <w:t xml:space="preserve"> (0: ]</w:t>
        </w:r>
      </w:ins>
    </w:p>
    <w:p w14:paraId="0045B817" w14:textId="77777777" w:rsidR="00BF17B0" w:rsidRPr="006F2FA3" w:rsidRDefault="00BF17B0" w:rsidP="00BF17B0">
      <w:pPr>
        <w:ind w:left="708" w:firstLine="708"/>
        <w:rPr>
          <w:ins w:id="3670" w:author="Laura Viignola" w:date="2017-07-10T16:58:00Z"/>
          <w:rFonts w:ascii="Cambria" w:eastAsia="Calibri" w:hAnsi="Cambria" w:cs="Calibri"/>
        </w:rPr>
      </w:pPr>
      <w:ins w:id="3671"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r>
          <w:rPr>
            <w:rFonts w:ascii="Cambria" w:eastAsia="Calibri" w:hAnsi="Cambria" w:cs="Calibri"/>
          </w:rPr>
          <w:t xml:space="preserve"> (0: ]</w:t>
        </w:r>
      </w:ins>
    </w:p>
    <w:p w14:paraId="0DB3FCC9" w14:textId="77777777" w:rsidR="00BF17B0" w:rsidRDefault="00BF17B0" w:rsidP="00BF17B0">
      <w:pPr>
        <w:ind w:left="708" w:firstLine="708"/>
        <w:rPr>
          <w:ins w:id="3672" w:author="Laura Viignola" w:date="2017-07-10T16:58:00Z"/>
          <w:rFonts w:ascii="Cambria" w:eastAsia="Calibri" w:hAnsi="Cambria" w:cs="Calibri"/>
        </w:rPr>
      </w:pPr>
      <w:ins w:id="3673" w:author="Laura Viignola" w:date="2017-07-10T16:58:00Z">
        <w:r w:rsidRPr="006F2FA3">
          <w:rPr>
            <w:rFonts w:ascii="Cambria" w:eastAsia="Calibri" w:hAnsi="Cambria" w:cs="Calibri"/>
          </w:rPr>
          <w:t xml:space="preserve">|   </w:t>
        </w:r>
        <w:r>
          <w:rPr>
            <w:rFonts w:ascii="Cambria" w:eastAsia="Calibri" w:hAnsi="Cambria" w:cs="Calibri"/>
          </w:rPr>
          <w:t>number (0: ]</w:t>
        </w:r>
      </w:ins>
    </w:p>
    <w:p w14:paraId="4CF567DD" w14:textId="77777777" w:rsidR="00BF17B0" w:rsidRPr="006F2FA3" w:rsidRDefault="00BF17B0" w:rsidP="00BF17B0">
      <w:pPr>
        <w:ind w:left="708" w:firstLine="708"/>
        <w:rPr>
          <w:ins w:id="3674" w:author="Laura Viignola" w:date="2017-07-10T16:58:00Z"/>
          <w:rFonts w:ascii="Cambria" w:eastAsia="Calibri" w:hAnsi="Cambria" w:cs="Calibri"/>
        </w:rPr>
      </w:pPr>
    </w:p>
    <w:p w14:paraId="7D9E5E02" w14:textId="77777777" w:rsidR="00BF17B0" w:rsidRPr="006F2FA3" w:rsidRDefault="00BF17B0" w:rsidP="00BF17B0">
      <w:pPr>
        <w:rPr>
          <w:ins w:id="3675" w:author="Laura Viignola" w:date="2017-07-10T16:58:00Z"/>
          <w:rFonts w:ascii="Cambria" w:eastAsia="Calibri" w:hAnsi="Cambria" w:cs="Calibri"/>
          <w:i/>
          <w:color w:val="5B9BD5"/>
        </w:rPr>
      </w:pPr>
    </w:p>
    <w:p w14:paraId="3F896524" w14:textId="77777777" w:rsidR="00BF17B0" w:rsidRPr="00E64258" w:rsidRDefault="00BF17B0" w:rsidP="00BF17B0">
      <w:pPr>
        <w:rPr>
          <w:ins w:id="3676" w:author="Laura Viignola" w:date="2017-07-10T16:58:00Z"/>
          <w:rFonts w:ascii="Cambria" w:hAnsi="Cambria"/>
        </w:rPr>
      </w:pPr>
    </w:p>
    <w:p w14:paraId="14F9FE02" w14:textId="77777777" w:rsidR="00BF17B0" w:rsidRPr="00E64258" w:rsidRDefault="00BF17B0" w:rsidP="00BF17B0">
      <w:pPr>
        <w:rPr>
          <w:ins w:id="3677" w:author="Laura Viignola" w:date="2017-07-10T16:58:00Z"/>
          <w:rFonts w:ascii="Cambria" w:eastAsia="Calibri" w:hAnsi="Cambria" w:cs="Calibri"/>
          <w:i/>
          <w:color w:val="5B9BD5"/>
        </w:rPr>
      </w:pPr>
      <w:ins w:id="3678" w:author="Laura Viignola" w:date="2017-07-10T16:58:00Z">
        <w:r w:rsidRPr="00E64258">
          <w:rPr>
            <w:rFonts w:ascii="Cambria" w:eastAsia="Calibri" w:hAnsi="Cambria" w:cs="Calibri"/>
            <w:i/>
            <w:color w:val="5B9BD5"/>
          </w:rPr>
          <w:t>Result type</w:t>
        </w:r>
      </w:ins>
    </w:p>
    <w:p w14:paraId="559243BB" w14:textId="77777777" w:rsidR="00BF17B0" w:rsidRPr="00E64258" w:rsidRDefault="00BF17B0" w:rsidP="00BF17B0">
      <w:pPr>
        <w:rPr>
          <w:ins w:id="3679" w:author="Laura Viignola" w:date="2017-07-10T16:58:00Z"/>
          <w:rFonts w:ascii="Cambria" w:eastAsia="Calibri" w:hAnsi="Cambria" w:cs="Calibri"/>
          <w:i/>
          <w:color w:val="auto"/>
        </w:rPr>
      </w:pPr>
    </w:p>
    <w:p w14:paraId="673D2ED4" w14:textId="77777777" w:rsidR="00BF17B0" w:rsidRDefault="00BF17B0" w:rsidP="00BF17B0">
      <w:pPr>
        <w:rPr>
          <w:ins w:id="3680" w:author="Laura Viignola" w:date="2017-07-10T16:58:00Z"/>
          <w:rFonts w:ascii="Cambria" w:eastAsia="Calibri" w:hAnsi="Cambria" w:cs="Calibri"/>
        </w:rPr>
      </w:pPr>
      <w:ins w:id="3681"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313A6950" w14:textId="77777777" w:rsidR="00BF17B0" w:rsidRPr="006F2FA3" w:rsidRDefault="00BF17B0" w:rsidP="00BF17B0">
      <w:pPr>
        <w:ind w:left="708" w:firstLine="708"/>
        <w:rPr>
          <w:ins w:id="3682" w:author="Laura Viignola" w:date="2017-07-10T16:58:00Z"/>
          <w:rFonts w:ascii="Cambria" w:eastAsia="Calibri" w:hAnsi="Cambria" w:cs="Calibri"/>
        </w:rPr>
      </w:pPr>
      <w:ins w:id="3683"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28E6E3ED" w14:textId="77777777" w:rsidR="00BF17B0" w:rsidRPr="006F2FA3" w:rsidRDefault="00BF17B0" w:rsidP="00BF17B0">
      <w:pPr>
        <w:ind w:left="708" w:firstLine="708"/>
        <w:rPr>
          <w:ins w:id="3684" w:author="Laura Viignola" w:date="2017-07-10T16:58:00Z"/>
          <w:rFonts w:ascii="Cambria" w:eastAsia="Calibri" w:hAnsi="Cambria" w:cs="Calibri"/>
        </w:rPr>
      </w:pPr>
      <w:ins w:id="3685" w:author="Laura Viignola" w:date="2017-07-10T16:58:00Z">
        <w:r w:rsidRPr="006F2FA3">
          <w:rPr>
            <w:rFonts w:ascii="Cambria" w:eastAsia="Calibri" w:hAnsi="Cambria" w:cs="Calibri"/>
          </w:rPr>
          <w:t xml:space="preserve">|   </w:t>
        </w:r>
        <w:r>
          <w:rPr>
            <w:rFonts w:ascii="Cambria" w:eastAsia="Calibri" w:hAnsi="Cambria" w:cs="Calibri"/>
          </w:rPr>
          <w:t>number</w:t>
        </w:r>
      </w:ins>
    </w:p>
    <w:p w14:paraId="3CC2C7F9" w14:textId="77777777" w:rsidR="00BF17B0" w:rsidRDefault="00BF17B0" w:rsidP="00BF17B0">
      <w:pPr>
        <w:rPr>
          <w:ins w:id="3686" w:author="Laura Viignola" w:date="2017-07-10T16:58:00Z"/>
          <w:rFonts w:ascii="Cambria" w:eastAsia="Calibri" w:hAnsi="Cambria" w:cs="Calibri"/>
          <w:i/>
          <w:color w:val="5B9BD5"/>
        </w:rPr>
      </w:pPr>
    </w:p>
    <w:p w14:paraId="177E833C" w14:textId="77777777" w:rsidR="00BF17B0" w:rsidRPr="00E5275E" w:rsidRDefault="00BF17B0" w:rsidP="00BF17B0">
      <w:pPr>
        <w:jc w:val="both"/>
        <w:rPr>
          <w:ins w:id="3687" w:author="Laura Viignola" w:date="2017-07-10T16:58:00Z"/>
          <w:rFonts w:ascii="Cambria" w:hAnsi="Cambria"/>
        </w:rPr>
      </w:pPr>
    </w:p>
    <w:p w14:paraId="6B7D5E39" w14:textId="77777777" w:rsidR="00BF17B0" w:rsidRDefault="00BF17B0" w:rsidP="00BF17B0">
      <w:pPr>
        <w:rPr>
          <w:ins w:id="3688" w:author="Laura Viignola" w:date="2017-07-10T16:58:00Z"/>
          <w:rFonts w:ascii="Cambria" w:eastAsia="Calibri" w:hAnsi="Cambria" w:cs="Calibri"/>
          <w:i/>
          <w:color w:val="5B9BD5"/>
        </w:rPr>
      </w:pPr>
      <w:ins w:id="3689" w:author="Laura Viignola" w:date="2017-07-10T16:58:00Z">
        <w:r>
          <w:rPr>
            <w:rFonts w:ascii="Cambria" w:eastAsia="Calibri" w:hAnsi="Cambria" w:cs="Calibri"/>
            <w:i/>
            <w:color w:val="5B9BD5"/>
          </w:rPr>
          <w:t xml:space="preserve">Behaviour </w:t>
        </w:r>
      </w:ins>
    </w:p>
    <w:p w14:paraId="4394B136" w14:textId="77777777" w:rsidR="00BF17B0" w:rsidRDefault="00BF17B0" w:rsidP="00BF17B0">
      <w:pPr>
        <w:jc w:val="both"/>
        <w:rPr>
          <w:ins w:id="3690" w:author="Laura Viignola" w:date="2017-07-10T16:58:00Z"/>
          <w:rFonts w:ascii="Cambria" w:eastAsia="Calibri" w:hAnsi="Cambria" w:cs="Calibri"/>
          <w:color w:val="auto"/>
        </w:rPr>
      </w:pPr>
      <w:ins w:id="3691" w:author="Laura Viignola" w:date="2017-07-10T16:58:00Z">
        <w:r>
          <w:rPr>
            <w:rFonts w:ascii="Cambria" w:eastAsia="Calibri" w:hAnsi="Cambria" w:cs="Calibri"/>
            <w:color w:val="auto"/>
          </w:rPr>
          <w:t>The operator has the typical behaviour of the “Operators applicable on one Data Set or Data Set Component” (see the section “VTL-ML - Behaviour of the Operators”).</w:t>
        </w:r>
      </w:ins>
    </w:p>
    <w:p w14:paraId="3A5F2BE0" w14:textId="77777777" w:rsidR="00BF17B0" w:rsidRDefault="00BF17B0" w:rsidP="00BF17B0">
      <w:pPr>
        <w:rPr>
          <w:ins w:id="3692" w:author="Laura Viignola" w:date="2017-07-10T16:58:00Z"/>
          <w:rFonts w:ascii="Cambria" w:eastAsia="Calibri" w:hAnsi="Cambria" w:cs="Calibri"/>
          <w:i/>
          <w:color w:val="5B9BD5"/>
        </w:rPr>
      </w:pPr>
    </w:p>
    <w:p w14:paraId="7023003F" w14:textId="77777777" w:rsidR="00BF17B0" w:rsidRDefault="00BF17B0" w:rsidP="00BF17B0">
      <w:pPr>
        <w:rPr>
          <w:ins w:id="3693" w:author="Laura Viignola" w:date="2017-07-10T16:58:00Z"/>
          <w:rFonts w:ascii="Cambria" w:eastAsia="Calibri" w:hAnsi="Cambria" w:cs="Calibri"/>
          <w:i/>
          <w:color w:val="5B9BD5"/>
        </w:rPr>
      </w:pPr>
      <w:ins w:id="3694" w:author="Laura Viignola" w:date="2017-07-10T16:58:00Z">
        <w:r>
          <w:rPr>
            <w:rFonts w:ascii="Cambria" w:eastAsia="Calibri" w:hAnsi="Cambria" w:cs="Calibri"/>
            <w:i/>
            <w:color w:val="5B9BD5"/>
          </w:rPr>
          <w:t xml:space="preserve">Examples </w:t>
        </w:r>
      </w:ins>
    </w:p>
    <w:p w14:paraId="09CD62DB" w14:textId="77777777" w:rsidR="00BF17B0" w:rsidRDefault="00BF17B0" w:rsidP="00BF17B0">
      <w:pPr>
        <w:rPr>
          <w:ins w:id="3695" w:author="Laura Viignola" w:date="2017-07-10T16:58:00Z"/>
          <w:rFonts w:ascii="Cambria" w:hAnsi="Cambria"/>
        </w:rPr>
      </w:pPr>
      <w:ins w:id="3696" w:author="Laura Viignola" w:date="2017-07-10T16:58:00Z">
        <w:r>
          <w:rPr>
            <w:rFonts w:ascii="Cambria" w:hAnsi="Cambria"/>
          </w:rPr>
          <w:t>Given the operand Data Set:</w:t>
        </w:r>
      </w:ins>
    </w:p>
    <w:p w14:paraId="275629AD" w14:textId="77777777" w:rsidR="00BF17B0" w:rsidRDefault="00BF17B0" w:rsidP="00BF17B0">
      <w:pPr>
        <w:rPr>
          <w:ins w:id="3697" w:author="Laura Viignola" w:date="2017-07-10T16:58:00Z"/>
          <w:rFonts w:ascii="Cambria" w:hAnsi="Cambria"/>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4D224C6A" w14:textId="77777777" w:rsidTr="00BF17B0">
        <w:trPr>
          <w:ins w:id="3698"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2F899B94" w14:textId="77777777" w:rsidR="00BF17B0" w:rsidRPr="00EF7F65" w:rsidRDefault="00BF17B0" w:rsidP="00BF17B0">
            <w:pPr>
              <w:rPr>
                <w:ins w:id="3699" w:author="Laura Viignola" w:date="2017-07-10T16:58:00Z"/>
                <w:rFonts w:ascii="Arial" w:eastAsia="Calibri" w:hAnsi="Arial" w:cs="Arial"/>
                <w:lang w:val="it-IT"/>
              </w:rPr>
            </w:pPr>
            <w:ins w:id="3700" w:author="Laura Viignola" w:date="2017-07-10T16:58:00Z">
              <w:r w:rsidRPr="00EF7F65">
                <w:rPr>
                  <w:rFonts w:ascii="Arial" w:eastAsia="Calibri" w:hAnsi="Arial" w:cs="Arial"/>
                  <w:lang w:val="it-IT"/>
                </w:rPr>
                <w:t>DS_1</w:t>
              </w:r>
            </w:ins>
          </w:p>
        </w:tc>
      </w:tr>
      <w:tr w:rsidR="00BF17B0" w14:paraId="3A0C5860" w14:textId="77777777" w:rsidTr="00BF17B0">
        <w:trPr>
          <w:ins w:id="3701"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37DA5B92" w14:textId="77777777" w:rsidR="00BF17B0" w:rsidRPr="004F30F9" w:rsidRDefault="00BF17B0" w:rsidP="00BF17B0">
            <w:pPr>
              <w:rPr>
                <w:ins w:id="3702" w:author="Laura Viignola" w:date="2017-07-10T16:58:00Z"/>
                <w:rFonts w:ascii="Arial" w:hAnsi="Arial" w:cs="Arial"/>
                <w:lang w:val="it-IT"/>
              </w:rPr>
            </w:pPr>
            <w:ins w:id="3703"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4EF7BA71" w14:textId="77777777" w:rsidR="00BF17B0" w:rsidRPr="004F30F9" w:rsidRDefault="00BF17B0" w:rsidP="00BF17B0">
            <w:pPr>
              <w:rPr>
                <w:ins w:id="3704" w:author="Laura Viignola" w:date="2017-07-10T16:58:00Z"/>
                <w:rFonts w:ascii="Arial" w:hAnsi="Arial" w:cs="Arial"/>
                <w:lang w:val="it-IT"/>
              </w:rPr>
            </w:pPr>
            <w:ins w:id="3705"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10B8690E" w14:textId="77777777" w:rsidR="00BF17B0" w:rsidRPr="004F30F9" w:rsidRDefault="00BF17B0" w:rsidP="00BF17B0">
            <w:pPr>
              <w:rPr>
                <w:ins w:id="3706" w:author="Laura Viignola" w:date="2017-07-10T16:58:00Z"/>
                <w:rFonts w:ascii="Arial" w:hAnsi="Arial" w:cs="Arial"/>
                <w:lang w:val="it-IT"/>
              </w:rPr>
            </w:pPr>
            <w:ins w:id="3707"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0DA2F610" w14:textId="77777777" w:rsidR="00BF17B0" w:rsidRPr="004F30F9" w:rsidRDefault="00BF17B0" w:rsidP="00BF17B0">
            <w:pPr>
              <w:rPr>
                <w:ins w:id="3708" w:author="Laura Viignola" w:date="2017-07-10T16:58:00Z"/>
                <w:rFonts w:ascii="Arial" w:hAnsi="Arial" w:cs="Arial"/>
                <w:lang w:val="it-IT"/>
              </w:rPr>
            </w:pPr>
            <w:ins w:id="3709"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3FC66B3A" w14:textId="77777777" w:rsidR="00BF17B0" w:rsidRPr="004F30F9" w:rsidRDefault="00BF17B0" w:rsidP="00BF17B0">
            <w:pPr>
              <w:rPr>
                <w:ins w:id="3710" w:author="Laura Viignola" w:date="2017-07-10T16:58:00Z"/>
                <w:rFonts w:ascii="Arial" w:eastAsia="Calibri" w:hAnsi="Arial" w:cs="Arial"/>
                <w:lang w:val="it-IT"/>
              </w:rPr>
            </w:pPr>
            <w:ins w:id="3711" w:author="Laura Viignola" w:date="2017-07-10T16:58:00Z">
              <w:r>
                <w:rPr>
                  <w:rFonts w:ascii="Arial" w:eastAsia="Calibri" w:hAnsi="Arial" w:cs="Arial"/>
                  <w:lang w:val="it-IT"/>
                </w:rPr>
                <w:t>Me_2</w:t>
              </w:r>
            </w:ins>
          </w:p>
        </w:tc>
      </w:tr>
      <w:tr w:rsidR="00BF17B0" w14:paraId="1E2C0BDC" w14:textId="77777777" w:rsidTr="00BF17B0">
        <w:trPr>
          <w:ins w:id="3712"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6A73F95" w14:textId="77777777" w:rsidR="00BF17B0" w:rsidRDefault="00BF17B0" w:rsidP="00BF17B0">
            <w:pPr>
              <w:rPr>
                <w:ins w:id="3713" w:author="Laura Viignola" w:date="2017-07-10T16:58:00Z"/>
                <w:lang w:val="it-IT"/>
              </w:rPr>
            </w:pPr>
            <w:ins w:id="3714"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93EEF66" w14:textId="77777777" w:rsidR="00BF17B0" w:rsidRDefault="00BF17B0" w:rsidP="00BF17B0">
            <w:pPr>
              <w:rPr>
                <w:ins w:id="3715" w:author="Laura Viignola" w:date="2017-07-10T16:58:00Z"/>
                <w:lang w:val="it-IT"/>
              </w:rPr>
            </w:pPr>
            <w:ins w:id="3716"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E7305B4" w14:textId="77777777" w:rsidR="00BF17B0" w:rsidRDefault="00BF17B0" w:rsidP="00BF17B0">
            <w:pPr>
              <w:rPr>
                <w:ins w:id="3717" w:author="Laura Viignola" w:date="2017-07-10T16:58:00Z"/>
                <w:lang w:val="it-IT"/>
              </w:rPr>
            </w:pPr>
            <w:ins w:id="3718"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AEA892" w14:textId="77777777" w:rsidR="00BF17B0" w:rsidRDefault="00BF17B0" w:rsidP="00BF17B0">
            <w:pPr>
              <w:jc w:val="right"/>
              <w:rPr>
                <w:ins w:id="3719" w:author="Laura Viignola" w:date="2017-07-10T16:58:00Z"/>
                <w:lang w:val="it-IT"/>
              </w:rPr>
            </w:pPr>
            <w:ins w:id="3720" w:author="Laura Viignola" w:date="2017-07-10T16:58:00Z">
              <w:r>
                <w:rPr>
                  <w:rFonts w:ascii="Calibri" w:eastAsia="Calibri" w:hAnsi="Calibri" w:cs="Calibri"/>
                  <w:lang w:val="it-IT"/>
                </w:rPr>
                <w:t>148.41</w:t>
              </w:r>
            </w:ins>
          </w:p>
        </w:tc>
        <w:tc>
          <w:tcPr>
            <w:tcW w:w="1282" w:type="dxa"/>
            <w:tcBorders>
              <w:top w:val="single" w:sz="6" w:space="0" w:color="000000"/>
              <w:left w:val="single" w:sz="6" w:space="0" w:color="000000"/>
              <w:bottom w:val="single" w:sz="6" w:space="0" w:color="000000"/>
              <w:right w:val="single" w:sz="6" w:space="0" w:color="000000"/>
            </w:tcBorders>
          </w:tcPr>
          <w:p w14:paraId="3085F59B" w14:textId="77777777" w:rsidR="00BF17B0" w:rsidRDefault="00BF17B0" w:rsidP="00BF17B0">
            <w:pPr>
              <w:jc w:val="right"/>
              <w:rPr>
                <w:ins w:id="3721" w:author="Laura Viignola" w:date="2017-07-10T16:58:00Z"/>
                <w:rFonts w:ascii="Calibri" w:eastAsia="Calibri" w:hAnsi="Calibri" w:cs="Calibri"/>
                <w:lang w:val="it-IT"/>
              </w:rPr>
            </w:pPr>
            <w:ins w:id="3722" w:author="Laura Viignola" w:date="2017-07-10T16:58:00Z">
              <w:r>
                <w:rPr>
                  <w:rFonts w:ascii="Calibri" w:eastAsia="Calibri" w:hAnsi="Calibri" w:cs="Calibri"/>
                  <w:lang w:val="it-IT"/>
                </w:rPr>
                <w:t>0.7545</w:t>
              </w:r>
            </w:ins>
          </w:p>
        </w:tc>
      </w:tr>
      <w:tr w:rsidR="00BF17B0" w14:paraId="1603C5AD" w14:textId="77777777" w:rsidTr="00BF17B0">
        <w:trPr>
          <w:ins w:id="3723"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ACFB484" w14:textId="77777777" w:rsidR="00BF17B0" w:rsidRDefault="00BF17B0" w:rsidP="00BF17B0">
            <w:pPr>
              <w:rPr>
                <w:ins w:id="3724" w:author="Laura Viignola" w:date="2017-07-10T16:58:00Z"/>
                <w:lang w:val="it-IT"/>
              </w:rPr>
            </w:pPr>
            <w:ins w:id="3725"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D4CEB45" w14:textId="77777777" w:rsidR="00BF17B0" w:rsidRDefault="00BF17B0" w:rsidP="00BF17B0">
            <w:pPr>
              <w:rPr>
                <w:ins w:id="3726" w:author="Laura Viignola" w:date="2017-07-10T16:58:00Z"/>
                <w:lang w:val="it-IT"/>
              </w:rPr>
            </w:pPr>
            <w:ins w:id="3727"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AEA7C32" w14:textId="77777777" w:rsidR="00BF17B0" w:rsidRDefault="00BF17B0" w:rsidP="00BF17B0">
            <w:pPr>
              <w:rPr>
                <w:ins w:id="3728" w:author="Laura Viignola" w:date="2017-07-10T16:58:00Z"/>
                <w:lang w:val="it-IT"/>
              </w:rPr>
            </w:pPr>
            <w:ins w:id="3729"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AB8AF8" w14:textId="77777777" w:rsidR="00BF17B0" w:rsidRDefault="00BF17B0" w:rsidP="00BF17B0">
            <w:pPr>
              <w:jc w:val="right"/>
              <w:rPr>
                <w:ins w:id="3730" w:author="Laura Viignola" w:date="2017-07-10T16:58:00Z"/>
                <w:lang w:val="it-IT"/>
              </w:rPr>
            </w:pPr>
            <w:ins w:id="3731" w:author="Laura Viignola" w:date="2017-07-10T16:58:00Z">
              <w:r>
                <w:rPr>
                  <w:rFonts w:ascii="Calibri" w:eastAsia="Calibri" w:hAnsi="Calibri" w:cs="Calibri"/>
                  <w:lang w:val="it-IT"/>
                </w:rPr>
                <w:t>2980.95</w:t>
              </w:r>
            </w:ins>
          </w:p>
        </w:tc>
        <w:tc>
          <w:tcPr>
            <w:tcW w:w="1282" w:type="dxa"/>
            <w:tcBorders>
              <w:top w:val="single" w:sz="6" w:space="0" w:color="000000"/>
              <w:left w:val="single" w:sz="6" w:space="0" w:color="000000"/>
              <w:bottom w:val="single" w:sz="6" w:space="0" w:color="000000"/>
              <w:right w:val="single" w:sz="6" w:space="0" w:color="000000"/>
            </w:tcBorders>
          </w:tcPr>
          <w:p w14:paraId="1FFF08DD" w14:textId="77777777" w:rsidR="00BF17B0" w:rsidRDefault="00BF17B0" w:rsidP="00BF17B0">
            <w:pPr>
              <w:jc w:val="right"/>
              <w:rPr>
                <w:ins w:id="3732" w:author="Laura Viignola" w:date="2017-07-10T16:58:00Z"/>
                <w:rFonts w:ascii="Calibri" w:eastAsia="Calibri" w:hAnsi="Calibri" w:cs="Calibri"/>
                <w:lang w:val="it-IT"/>
              </w:rPr>
            </w:pPr>
            <w:ins w:id="3733" w:author="Laura Viignola" w:date="2017-07-10T16:58:00Z">
              <w:r>
                <w:rPr>
                  <w:rFonts w:ascii="Calibri" w:eastAsia="Calibri" w:hAnsi="Calibri" w:cs="Calibri"/>
                  <w:lang w:val="it-IT"/>
                </w:rPr>
                <w:t>13.45</w:t>
              </w:r>
            </w:ins>
          </w:p>
        </w:tc>
      </w:tr>
      <w:tr w:rsidR="00BF17B0" w14:paraId="3156B497" w14:textId="77777777" w:rsidTr="00BF17B0">
        <w:trPr>
          <w:ins w:id="3734"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9C34AF3" w14:textId="77777777" w:rsidR="00BF17B0" w:rsidRDefault="00BF17B0" w:rsidP="00BF17B0">
            <w:pPr>
              <w:rPr>
                <w:ins w:id="3735" w:author="Laura Viignola" w:date="2017-07-10T16:58:00Z"/>
                <w:lang w:val="it-IT"/>
              </w:rPr>
            </w:pPr>
            <w:ins w:id="3736"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41F2298" w14:textId="77777777" w:rsidR="00BF17B0" w:rsidRDefault="00BF17B0" w:rsidP="00BF17B0">
            <w:pPr>
              <w:rPr>
                <w:ins w:id="3737" w:author="Laura Viignola" w:date="2017-07-10T16:58:00Z"/>
                <w:lang w:val="it-IT"/>
              </w:rPr>
            </w:pPr>
            <w:ins w:id="3738"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97F04A5" w14:textId="77777777" w:rsidR="00BF17B0" w:rsidRDefault="00BF17B0" w:rsidP="00BF17B0">
            <w:pPr>
              <w:rPr>
                <w:ins w:id="3739" w:author="Laura Viignola" w:date="2017-07-10T16:58:00Z"/>
                <w:lang w:val="it-IT"/>
              </w:rPr>
            </w:pPr>
            <w:ins w:id="3740"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E22F92" w14:textId="77777777" w:rsidR="00BF17B0" w:rsidRDefault="00BF17B0" w:rsidP="00BF17B0">
            <w:pPr>
              <w:jc w:val="right"/>
              <w:rPr>
                <w:ins w:id="3741" w:author="Laura Viignola" w:date="2017-07-10T16:58:00Z"/>
                <w:lang w:val="it-IT"/>
              </w:rPr>
            </w:pPr>
            <w:ins w:id="3742" w:author="Laura Viignola" w:date="2017-07-10T16:58:00Z">
              <w:r>
                <w:rPr>
                  <w:rFonts w:ascii="Calibri" w:eastAsia="Calibri" w:hAnsi="Calibri" w:cs="Calibri"/>
                  <w:lang w:val="it-IT"/>
                </w:rPr>
                <w:t>7.389</w:t>
              </w:r>
            </w:ins>
          </w:p>
        </w:tc>
        <w:tc>
          <w:tcPr>
            <w:tcW w:w="1282" w:type="dxa"/>
            <w:tcBorders>
              <w:top w:val="single" w:sz="6" w:space="0" w:color="000000"/>
              <w:left w:val="single" w:sz="6" w:space="0" w:color="000000"/>
              <w:bottom w:val="single" w:sz="6" w:space="0" w:color="000000"/>
              <w:right w:val="single" w:sz="6" w:space="0" w:color="000000"/>
            </w:tcBorders>
          </w:tcPr>
          <w:p w14:paraId="3847B0CF" w14:textId="77777777" w:rsidR="00BF17B0" w:rsidRDefault="00BF17B0" w:rsidP="00BF17B0">
            <w:pPr>
              <w:jc w:val="right"/>
              <w:rPr>
                <w:ins w:id="3743" w:author="Laura Viignola" w:date="2017-07-10T16:58:00Z"/>
                <w:rFonts w:ascii="Calibri" w:eastAsia="Calibri" w:hAnsi="Calibri" w:cs="Calibri"/>
                <w:lang w:val="it-IT"/>
              </w:rPr>
            </w:pPr>
            <w:ins w:id="3744" w:author="Laura Viignola" w:date="2017-07-10T16:58:00Z">
              <w:r>
                <w:rPr>
                  <w:rFonts w:ascii="Calibri" w:eastAsia="Calibri" w:hAnsi="Calibri" w:cs="Calibri"/>
                  <w:lang w:val="it-IT"/>
                </w:rPr>
                <w:t>1.87</w:t>
              </w:r>
            </w:ins>
          </w:p>
        </w:tc>
      </w:tr>
    </w:tbl>
    <w:p w14:paraId="665AD1F4" w14:textId="77777777" w:rsidR="00BF17B0" w:rsidRDefault="00BF17B0" w:rsidP="00BF17B0">
      <w:pPr>
        <w:rPr>
          <w:ins w:id="3745" w:author="Laura Viignola" w:date="2017-07-10T16:58:00Z"/>
          <w:rFonts w:ascii="Cambria" w:hAnsi="Cambria"/>
        </w:rPr>
      </w:pPr>
    </w:p>
    <w:p w14:paraId="45357A52" w14:textId="77777777" w:rsidR="00BF17B0" w:rsidRPr="001A403F" w:rsidRDefault="00BF17B0" w:rsidP="00BF17B0">
      <w:pPr>
        <w:rPr>
          <w:ins w:id="3746" w:author="Laura Viignola" w:date="2017-07-10T16:58:00Z"/>
          <w:rFonts w:ascii="Cambria" w:hAnsi="Cambria"/>
        </w:rPr>
      </w:pPr>
    </w:p>
    <w:p w14:paraId="2FA27F38" w14:textId="77777777" w:rsidR="00BF17B0" w:rsidRDefault="00BF17B0" w:rsidP="00BF17B0">
      <w:pPr>
        <w:rPr>
          <w:ins w:id="3747" w:author="Laura Viignola" w:date="2017-07-10T16:58:00Z"/>
          <w:rFonts w:ascii="Cambria" w:eastAsia="Calibri" w:hAnsi="Cambria" w:cs="Calibri"/>
          <w:lang w:val="pt-PT"/>
        </w:rPr>
      </w:pPr>
      <w:ins w:id="3748" w:author="Laura Viignola" w:date="2017-07-10T16:58:00Z">
        <w:r w:rsidRPr="00CA0059">
          <w:rPr>
            <w:rFonts w:ascii="Cambria" w:hAnsi="Cambria"/>
            <w:i/>
          </w:rPr>
          <w:t>Example 1:</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lang w:val="pt-PT"/>
          </w:rPr>
          <w:t>ln</w:t>
        </w:r>
        <w:r>
          <w:rPr>
            <w:rFonts w:ascii="Arial" w:eastAsia="Calibri" w:hAnsi="Arial" w:cs="Arial"/>
            <w:color w:val="1F497D" w:themeColor="text2"/>
            <w:lang w:val="pt-PT"/>
          </w:rPr>
          <w:t>(DS_1)</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07F7629C" w14:textId="77777777" w:rsidR="00BF17B0" w:rsidRDefault="00BF17B0" w:rsidP="00BF17B0">
      <w:pPr>
        <w:rPr>
          <w:ins w:id="3749" w:author="Laura Viignola" w:date="2017-07-10T16:58:00Z"/>
          <w:rFonts w:ascii="Cambria" w:eastAsia="Calibri" w:hAnsi="Cambria" w:cs="Calibri"/>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561A69B3" w14:textId="77777777" w:rsidTr="00BF17B0">
        <w:trPr>
          <w:ins w:id="3750"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388EB74A" w14:textId="77777777" w:rsidR="00BF17B0" w:rsidRPr="00EF7F65" w:rsidRDefault="00BF17B0" w:rsidP="00BF17B0">
            <w:pPr>
              <w:rPr>
                <w:ins w:id="3751" w:author="Laura Viignola" w:date="2017-07-10T16:58:00Z"/>
                <w:rFonts w:ascii="Arial" w:eastAsia="Calibri" w:hAnsi="Arial" w:cs="Arial"/>
                <w:lang w:val="it-IT"/>
              </w:rPr>
            </w:pPr>
            <w:ins w:id="3752" w:author="Laura Viignola" w:date="2017-07-10T16:58:00Z">
              <w:r w:rsidRPr="00EF7F65">
                <w:rPr>
                  <w:rFonts w:ascii="Arial" w:eastAsia="Calibri" w:hAnsi="Arial" w:cs="Arial"/>
                  <w:lang w:val="it-IT"/>
                </w:rPr>
                <w:t>DS_r</w:t>
              </w:r>
            </w:ins>
          </w:p>
        </w:tc>
      </w:tr>
      <w:tr w:rsidR="00BF17B0" w14:paraId="73DA9924" w14:textId="77777777" w:rsidTr="00BF17B0">
        <w:trPr>
          <w:ins w:id="3753"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4E55CD5F" w14:textId="77777777" w:rsidR="00BF17B0" w:rsidRPr="004F30F9" w:rsidRDefault="00BF17B0" w:rsidP="00BF17B0">
            <w:pPr>
              <w:rPr>
                <w:ins w:id="3754" w:author="Laura Viignola" w:date="2017-07-10T16:58:00Z"/>
                <w:rFonts w:ascii="Arial" w:hAnsi="Arial" w:cs="Arial"/>
                <w:lang w:val="it-IT"/>
              </w:rPr>
            </w:pPr>
            <w:ins w:id="3755"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4CB48B14" w14:textId="77777777" w:rsidR="00BF17B0" w:rsidRPr="004F30F9" w:rsidRDefault="00BF17B0" w:rsidP="00BF17B0">
            <w:pPr>
              <w:rPr>
                <w:ins w:id="3756" w:author="Laura Viignola" w:date="2017-07-10T16:58:00Z"/>
                <w:rFonts w:ascii="Arial" w:hAnsi="Arial" w:cs="Arial"/>
                <w:lang w:val="it-IT"/>
              </w:rPr>
            </w:pPr>
            <w:ins w:id="3757"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454868BD" w14:textId="77777777" w:rsidR="00BF17B0" w:rsidRPr="004F30F9" w:rsidRDefault="00BF17B0" w:rsidP="00BF17B0">
            <w:pPr>
              <w:rPr>
                <w:ins w:id="3758" w:author="Laura Viignola" w:date="2017-07-10T16:58:00Z"/>
                <w:rFonts w:ascii="Arial" w:hAnsi="Arial" w:cs="Arial"/>
                <w:lang w:val="it-IT"/>
              </w:rPr>
            </w:pPr>
            <w:ins w:id="3759"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05E6F8C6" w14:textId="77777777" w:rsidR="00BF17B0" w:rsidRPr="004F30F9" w:rsidRDefault="00BF17B0" w:rsidP="00BF17B0">
            <w:pPr>
              <w:rPr>
                <w:ins w:id="3760" w:author="Laura Viignola" w:date="2017-07-10T16:58:00Z"/>
                <w:rFonts w:ascii="Arial" w:hAnsi="Arial" w:cs="Arial"/>
                <w:lang w:val="it-IT"/>
              </w:rPr>
            </w:pPr>
            <w:ins w:id="3761"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08E27CCE" w14:textId="77777777" w:rsidR="00BF17B0" w:rsidRPr="004F30F9" w:rsidRDefault="00BF17B0" w:rsidP="00BF17B0">
            <w:pPr>
              <w:rPr>
                <w:ins w:id="3762" w:author="Laura Viignola" w:date="2017-07-10T16:58:00Z"/>
                <w:rFonts w:ascii="Arial" w:eastAsia="Calibri" w:hAnsi="Arial" w:cs="Arial"/>
                <w:lang w:val="it-IT"/>
              </w:rPr>
            </w:pPr>
            <w:ins w:id="3763" w:author="Laura Viignola" w:date="2017-07-10T16:58:00Z">
              <w:r>
                <w:rPr>
                  <w:rFonts w:ascii="Arial" w:eastAsia="Calibri" w:hAnsi="Arial" w:cs="Arial"/>
                  <w:lang w:val="it-IT"/>
                </w:rPr>
                <w:t>Me_2</w:t>
              </w:r>
            </w:ins>
          </w:p>
        </w:tc>
      </w:tr>
      <w:tr w:rsidR="00BF17B0" w14:paraId="76668AC4" w14:textId="77777777" w:rsidTr="00BF17B0">
        <w:trPr>
          <w:ins w:id="3764"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431DDA9" w14:textId="77777777" w:rsidR="00BF17B0" w:rsidRDefault="00BF17B0" w:rsidP="00BF17B0">
            <w:pPr>
              <w:rPr>
                <w:ins w:id="3765" w:author="Laura Viignola" w:date="2017-07-10T16:58:00Z"/>
                <w:lang w:val="it-IT"/>
              </w:rPr>
            </w:pPr>
            <w:ins w:id="3766"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8115F4F" w14:textId="77777777" w:rsidR="00BF17B0" w:rsidRDefault="00BF17B0" w:rsidP="00BF17B0">
            <w:pPr>
              <w:rPr>
                <w:ins w:id="3767" w:author="Laura Viignola" w:date="2017-07-10T16:58:00Z"/>
                <w:lang w:val="it-IT"/>
              </w:rPr>
            </w:pPr>
            <w:ins w:id="3768"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D82150B" w14:textId="77777777" w:rsidR="00BF17B0" w:rsidRDefault="00BF17B0" w:rsidP="00BF17B0">
            <w:pPr>
              <w:rPr>
                <w:ins w:id="3769" w:author="Laura Viignola" w:date="2017-07-10T16:58:00Z"/>
                <w:lang w:val="it-IT"/>
              </w:rPr>
            </w:pPr>
            <w:ins w:id="3770"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6E1B71" w14:textId="77777777" w:rsidR="00BF17B0" w:rsidRPr="006D0755" w:rsidRDefault="00BF17B0" w:rsidP="00BF17B0">
            <w:pPr>
              <w:jc w:val="right"/>
              <w:rPr>
                <w:ins w:id="3771" w:author="Laura Viignola" w:date="2017-07-10T16:58:00Z"/>
                <w:rFonts w:asciiTheme="minorHAnsi" w:hAnsiTheme="minorHAnsi"/>
                <w:lang w:val="it-IT"/>
              </w:rPr>
            </w:pPr>
            <w:ins w:id="3772" w:author="Laura Viignola" w:date="2017-07-10T16:58:00Z">
              <w:r w:rsidRPr="006D0755">
                <w:rPr>
                  <w:rFonts w:asciiTheme="minorHAnsi" w:hAnsiTheme="minorHAnsi"/>
                  <w:lang w:val="it-IT"/>
                </w:rPr>
                <w:t>5</w:t>
              </w:r>
            </w:ins>
          </w:p>
        </w:tc>
        <w:tc>
          <w:tcPr>
            <w:tcW w:w="1282" w:type="dxa"/>
            <w:tcBorders>
              <w:top w:val="single" w:sz="6" w:space="0" w:color="000000"/>
              <w:left w:val="single" w:sz="6" w:space="0" w:color="000000"/>
              <w:bottom w:val="single" w:sz="6" w:space="0" w:color="000000"/>
              <w:right w:val="single" w:sz="6" w:space="0" w:color="000000"/>
            </w:tcBorders>
          </w:tcPr>
          <w:p w14:paraId="151F8CBA" w14:textId="77777777" w:rsidR="00BF17B0" w:rsidRPr="006D0755" w:rsidRDefault="00BF17B0" w:rsidP="00BF17B0">
            <w:pPr>
              <w:jc w:val="right"/>
              <w:rPr>
                <w:ins w:id="3773" w:author="Laura Viignola" w:date="2017-07-10T16:58:00Z"/>
                <w:rFonts w:asciiTheme="minorHAnsi" w:hAnsiTheme="minorHAnsi"/>
                <w:lang w:val="it-IT"/>
              </w:rPr>
            </w:pPr>
            <w:ins w:id="3774" w:author="Laura Viignola" w:date="2017-07-10T16:58:00Z">
              <w:r>
                <w:rPr>
                  <w:rFonts w:asciiTheme="minorHAnsi" w:hAnsiTheme="minorHAnsi"/>
                  <w:lang w:val="it-IT"/>
                </w:rPr>
                <w:t>-0.2817</w:t>
              </w:r>
            </w:ins>
          </w:p>
        </w:tc>
      </w:tr>
      <w:tr w:rsidR="00BF17B0" w14:paraId="1B475992" w14:textId="77777777" w:rsidTr="00BF17B0">
        <w:trPr>
          <w:ins w:id="3775"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6E6812E" w14:textId="77777777" w:rsidR="00BF17B0" w:rsidRDefault="00BF17B0" w:rsidP="00BF17B0">
            <w:pPr>
              <w:rPr>
                <w:ins w:id="3776" w:author="Laura Viignola" w:date="2017-07-10T16:58:00Z"/>
                <w:lang w:val="it-IT"/>
              </w:rPr>
            </w:pPr>
            <w:ins w:id="3777"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3F6A4D7" w14:textId="77777777" w:rsidR="00BF17B0" w:rsidRDefault="00BF17B0" w:rsidP="00BF17B0">
            <w:pPr>
              <w:rPr>
                <w:ins w:id="3778" w:author="Laura Viignola" w:date="2017-07-10T16:58:00Z"/>
                <w:lang w:val="it-IT"/>
              </w:rPr>
            </w:pPr>
            <w:ins w:id="3779"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81EB1DD" w14:textId="77777777" w:rsidR="00BF17B0" w:rsidRDefault="00BF17B0" w:rsidP="00BF17B0">
            <w:pPr>
              <w:rPr>
                <w:ins w:id="3780" w:author="Laura Viignola" w:date="2017-07-10T16:58:00Z"/>
                <w:lang w:val="it-IT"/>
              </w:rPr>
            </w:pPr>
            <w:ins w:id="3781"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9A1207" w14:textId="77777777" w:rsidR="00BF17B0" w:rsidRPr="006D0755" w:rsidRDefault="00BF17B0" w:rsidP="00BF17B0">
            <w:pPr>
              <w:jc w:val="right"/>
              <w:rPr>
                <w:ins w:id="3782" w:author="Laura Viignola" w:date="2017-07-10T16:58:00Z"/>
                <w:rFonts w:asciiTheme="minorHAnsi" w:hAnsiTheme="minorHAnsi"/>
                <w:lang w:val="it-IT"/>
              </w:rPr>
            </w:pPr>
            <w:ins w:id="3783" w:author="Laura Viignola" w:date="2017-07-10T16:58:00Z">
              <w:r w:rsidRPr="006D0755">
                <w:rPr>
                  <w:rFonts w:asciiTheme="minorHAnsi" w:hAnsiTheme="minorHAnsi"/>
                  <w:lang w:val="it-IT"/>
                </w:rPr>
                <w:t>8</w:t>
              </w:r>
            </w:ins>
          </w:p>
        </w:tc>
        <w:tc>
          <w:tcPr>
            <w:tcW w:w="1282" w:type="dxa"/>
            <w:tcBorders>
              <w:top w:val="single" w:sz="6" w:space="0" w:color="000000"/>
              <w:left w:val="single" w:sz="6" w:space="0" w:color="000000"/>
              <w:bottom w:val="single" w:sz="6" w:space="0" w:color="000000"/>
              <w:right w:val="single" w:sz="6" w:space="0" w:color="000000"/>
            </w:tcBorders>
          </w:tcPr>
          <w:p w14:paraId="5DB2467F" w14:textId="77777777" w:rsidR="00BF17B0" w:rsidRPr="006D0755" w:rsidRDefault="00BF17B0" w:rsidP="00BF17B0">
            <w:pPr>
              <w:jc w:val="right"/>
              <w:rPr>
                <w:ins w:id="3784" w:author="Laura Viignola" w:date="2017-07-10T16:58:00Z"/>
                <w:rFonts w:asciiTheme="minorHAnsi" w:hAnsiTheme="minorHAnsi"/>
                <w:lang w:val="it-IT"/>
              </w:rPr>
            </w:pPr>
            <w:ins w:id="3785" w:author="Laura Viignola" w:date="2017-07-10T16:58:00Z">
              <w:r>
                <w:rPr>
                  <w:rFonts w:asciiTheme="minorHAnsi" w:hAnsiTheme="minorHAnsi"/>
                  <w:lang w:val="it-IT"/>
                </w:rPr>
                <w:t>2.598979</w:t>
              </w:r>
            </w:ins>
          </w:p>
        </w:tc>
      </w:tr>
      <w:tr w:rsidR="00BF17B0" w14:paraId="16070B6F" w14:textId="77777777" w:rsidTr="00BF17B0">
        <w:trPr>
          <w:ins w:id="3786"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B43EAF1" w14:textId="77777777" w:rsidR="00BF17B0" w:rsidRDefault="00BF17B0" w:rsidP="00BF17B0">
            <w:pPr>
              <w:rPr>
                <w:ins w:id="3787" w:author="Laura Viignola" w:date="2017-07-10T16:58:00Z"/>
                <w:lang w:val="it-IT"/>
              </w:rPr>
            </w:pPr>
            <w:ins w:id="3788"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798DC2C" w14:textId="77777777" w:rsidR="00BF17B0" w:rsidRDefault="00BF17B0" w:rsidP="00BF17B0">
            <w:pPr>
              <w:rPr>
                <w:ins w:id="3789" w:author="Laura Viignola" w:date="2017-07-10T16:58:00Z"/>
                <w:lang w:val="it-IT"/>
              </w:rPr>
            </w:pPr>
            <w:ins w:id="3790"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E43356F" w14:textId="77777777" w:rsidR="00BF17B0" w:rsidRDefault="00BF17B0" w:rsidP="00BF17B0">
            <w:pPr>
              <w:rPr>
                <w:ins w:id="3791" w:author="Laura Viignola" w:date="2017-07-10T16:58:00Z"/>
                <w:lang w:val="it-IT"/>
              </w:rPr>
            </w:pPr>
            <w:ins w:id="3792"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65DF08" w14:textId="77777777" w:rsidR="00BF17B0" w:rsidRPr="006D0755" w:rsidRDefault="00BF17B0" w:rsidP="00BF17B0">
            <w:pPr>
              <w:jc w:val="right"/>
              <w:rPr>
                <w:ins w:id="3793" w:author="Laura Viignola" w:date="2017-07-10T16:58:00Z"/>
                <w:rFonts w:asciiTheme="minorHAnsi" w:hAnsiTheme="minorHAnsi"/>
                <w:lang w:val="it-IT"/>
              </w:rPr>
            </w:pPr>
            <w:ins w:id="3794" w:author="Laura Viignola" w:date="2017-07-10T16:58:00Z">
              <w:r w:rsidRPr="006D0755">
                <w:rPr>
                  <w:rFonts w:asciiTheme="minorHAnsi" w:hAnsiTheme="minorHAnsi"/>
                  <w:lang w:val="it-IT"/>
                </w:rPr>
                <w:t>2</w:t>
              </w:r>
            </w:ins>
          </w:p>
        </w:tc>
        <w:tc>
          <w:tcPr>
            <w:tcW w:w="1282" w:type="dxa"/>
            <w:tcBorders>
              <w:top w:val="single" w:sz="6" w:space="0" w:color="000000"/>
              <w:left w:val="single" w:sz="6" w:space="0" w:color="000000"/>
              <w:bottom w:val="single" w:sz="6" w:space="0" w:color="000000"/>
              <w:right w:val="single" w:sz="6" w:space="0" w:color="000000"/>
            </w:tcBorders>
          </w:tcPr>
          <w:p w14:paraId="062A0B7A" w14:textId="77777777" w:rsidR="00BF17B0" w:rsidRPr="006D0755" w:rsidRDefault="00BF17B0" w:rsidP="00BF17B0">
            <w:pPr>
              <w:jc w:val="right"/>
              <w:rPr>
                <w:ins w:id="3795" w:author="Laura Viignola" w:date="2017-07-10T16:58:00Z"/>
                <w:rFonts w:asciiTheme="minorHAnsi" w:hAnsiTheme="minorHAnsi"/>
                <w:lang w:val="it-IT"/>
              </w:rPr>
            </w:pPr>
            <w:ins w:id="3796" w:author="Laura Viignola" w:date="2017-07-10T16:58:00Z">
              <w:r>
                <w:rPr>
                  <w:rFonts w:asciiTheme="minorHAnsi" w:hAnsiTheme="minorHAnsi"/>
                  <w:lang w:val="it-IT"/>
                </w:rPr>
                <w:t>0.625938</w:t>
              </w:r>
            </w:ins>
          </w:p>
        </w:tc>
      </w:tr>
    </w:tbl>
    <w:p w14:paraId="274E5913" w14:textId="77777777" w:rsidR="00BF17B0" w:rsidRDefault="00BF17B0" w:rsidP="00BF17B0">
      <w:pPr>
        <w:rPr>
          <w:ins w:id="3797" w:author="Laura Viignola" w:date="2017-07-10T16:58:00Z"/>
          <w:rFonts w:ascii="Trebuchet MS" w:eastAsia="Trebuchet MS" w:hAnsi="Trebuchet MS" w:cs="Trebuchet MS"/>
          <w:color w:val="454645"/>
          <w:sz w:val="32"/>
        </w:rPr>
      </w:pPr>
    </w:p>
    <w:p w14:paraId="03BBE6C7" w14:textId="77777777" w:rsidR="00BF17B0" w:rsidRDefault="00BF17B0" w:rsidP="00BF17B0">
      <w:pPr>
        <w:rPr>
          <w:ins w:id="3798" w:author="Laura Viignola" w:date="2017-07-10T16:58:00Z"/>
          <w:rFonts w:ascii="Cambria" w:eastAsia="Calibri" w:hAnsi="Cambria" w:cs="Calibri"/>
          <w:lang w:val="pt-PT"/>
        </w:rPr>
      </w:pPr>
      <w:ins w:id="3799" w:author="Laura Viignola" w:date="2017-07-10T16:58:00Z">
        <w:r w:rsidRPr="00CA0059">
          <w:rPr>
            <w:rFonts w:ascii="Cambria" w:hAnsi="Cambria"/>
            <w:i/>
          </w:rPr>
          <w:t xml:space="preserve">Example </w:t>
        </w:r>
        <w:r>
          <w:rPr>
            <w:rFonts w:ascii="Cambria" w:hAnsi="Cambria"/>
            <w:i/>
          </w:rPr>
          <w:t>2</w:t>
        </w:r>
        <w:r w:rsidRPr="00CA0059">
          <w:rPr>
            <w:rFonts w:ascii="Cambria" w:hAnsi="Cambria"/>
            <w:i/>
          </w:rPr>
          <w:t>:</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lang w:val="pt-PT"/>
          </w:rPr>
          <w:t>ln</w:t>
        </w:r>
        <w:r>
          <w:rPr>
            <w:rFonts w:ascii="Arial" w:eastAsia="Calibri" w:hAnsi="Arial" w:cs="Arial"/>
            <w:color w:val="1F497D" w:themeColor="text2"/>
            <w:lang w:val="pt-PT"/>
          </w:rPr>
          <w:t>(DS_1#Me_1)</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5A910E99" w14:textId="77777777" w:rsidR="00BF17B0" w:rsidRDefault="00BF17B0" w:rsidP="00BF17B0">
      <w:pPr>
        <w:rPr>
          <w:ins w:id="3800" w:author="Laura Viignola" w:date="2017-07-10T16:58:00Z"/>
          <w:rFonts w:ascii="Cambria" w:eastAsia="Calibri" w:hAnsi="Cambria" w:cs="Calibri"/>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6D55F917" w14:textId="77777777" w:rsidTr="00BF17B0">
        <w:trPr>
          <w:ins w:id="3801"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09E9E72A" w14:textId="77777777" w:rsidR="00BF17B0" w:rsidRPr="00EF7F65" w:rsidRDefault="00BF17B0" w:rsidP="00BF17B0">
            <w:pPr>
              <w:rPr>
                <w:ins w:id="3802" w:author="Laura Viignola" w:date="2017-07-10T16:58:00Z"/>
                <w:rFonts w:ascii="Arial" w:eastAsia="Calibri" w:hAnsi="Arial" w:cs="Arial"/>
                <w:lang w:val="it-IT"/>
              </w:rPr>
            </w:pPr>
            <w:ins w:id="3803" w:author="Laura Viignola" w:date="2017-07-10T16:58:00Z">
              <w:r w:rsidRPr="00EF7F65">
                <w:rPr>
                  <w:rFonts w:ascii="Arial" w:eastAsia="Calibri" w:hAnsi="Arial" w:cs="Arial"/>
                  <w:lang w:val="it-IT"/>
                </w:rPr>
                <w:t>DS_r</w:t>
              </w:r>
            </w:ins>
          </w:p>
        </w:tc>
      </w:tr>
      <w:tr w:rsidR="00BF17B0" w14:paraId="5897266B" w14:textId="77777777" w:rsidTr="00BF17B0">
        <w:trPr>
          <w:ins w:id="3804"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1641E876" w14:textId="77777777" w:rsidR="00BF17B0" w:rsidRPr="004F30F9" w:rsidRDefault="00BF17B0" w:rsidP="00BF17B0">
            <w:pPr>
              <w:rPr>
                <w:ins w:id="3805" w:author="Laura Viignola" w:date="2017-07-10T16:58:00Z"/>
                <w:rFonts w:ascii="Arial" w:hAnsi="Arial" w:cs="Arial"/>
                <w:lang w:val="it-IT"/>
              </w:rPr>
            </w:pPr>
            <w:ins w:id="3806"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97FA924" w14:textId="77777777" w:rsidR="00BF17B0" w:rsidRPr="004F30F9" w:rsidRDefault="00BF17B0" w:rsidP="00BF17B0">
            <w:pPr>
              <w:rPr>
                <w:ins w:id="3807" w:author="Laura Viignola" w:date="2017-07-10T16:58:00Z"/>
                <w:rFonts w:ascii="Arial" w:hAnsi="Arial" w:cs="Arial"/>
                <w:lang w:val="it-IT"/>
              </w:rPr>
            </w:pPr>
            <w:ins w:id="3808"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3188C5B6" w14:textId="77777777" w:rsidR="00BF17B0" w:rsidRPr="004F30F9" w:rsidRDefault="00BF17B0" w:rsidP="00BF17B0">
            <w:pPr>
              <w:rPr>
                <w:ins w:id="3809" w:author="Laura Viignola" w:date="2017-07-10T16:58:00Z"/>
                <w:rFonts w:ascii="Arial" w:hAnsi="Arial" w:cs="Arial"/>
                <w:lang w:val="it-IT"/>
              </w:rPr>
            </w:pPr>
            <w:ins w:id="3810"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6715A5DD" w14:textId="77777777" w:rsidR="00BF17B0" w:rsidRPr="004F30F9" w:rsidRDefault="00BF17B0" w:rsidP="00BF17B0">
            <w:pPr>
              <w:rPr>
                <w:ins w:id="3811" w:author="Laura Viignola" w:date="2017-07-10T16:58:00Z"/>
                <w:rFonts w:ascii="Arial" w:hAnsi="Arial" w:cs="Arial"/>
                <w:lang w:val="it-IT"/>
              </w:rPr>
            </w:pPr>
            <w:ins w:id="3812"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44890BD1" w14:textId="77777777" w:rsidR="00BF17B0" w:rsidRPr="004F30F9" w:rsidRDefault="00BF17B0" w:rsidP="00BF17B0">
            <w:pPr>
              <w:rPr>
                <w:ins w:id="3813" w:author="Laura Viignola" w:date="2017-07-10T16:58:00Z"/>
                <w:rFonts w:ascii="Arial" w:eastAsia="Calibri" w:hAnsi="Arial" w:cs="Arial"/>
                <w:lang w:val="it-IT"/>
              </w:rPr>
            </w:pPr>
            <w:ins w:id="3814" w:author="Laura Viignola" w:date="2017-07-10T16:58:00Z">
              <w:r>
                <w:rPr>
                  <w:rFonts w:ascii="Arial" w:eastAsia="Calibri" w:hAnsi="Arial" w:cs="Arial"/>
                  <w:lang w:val="it-IT"/>
                </w:rPr>
                <w:t>Me_2</w:t>
              </w:r>
            </w:ins>
          </w:p>
        </w:tc>
      </w:tr>
      <w:tr w:rsidR="00BF17B0" w14:paraId="2A75EC6E" w14:textId="77777777" w:rsidTr="00BF17B0">
        <w:trPr>
          <w:ins w:id="3815"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9A9BA60" w14:textId="77777777" w:rsidR="00BF17B0" w:rsidRDefault="00BF17B0" w:rsidP="00BF17B0">
            <w:pPr>
              <w:rPr>
                <w:ins w:id="3816" w:author="Laura Viignola" w:date="2017-07-10T16:58:00Z"/>
                <w:lang w:val="it-IT"/>
              </w:rPr>
            </w:pPr>
            <w:ins w:id="3817"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F5FD71B" w14:textId="77777777" w:rsidR="00BF17B0" w:rsidRDefault="00BF17B0" w:rsidP="00BF17B0">
            <w:pPr>
              <w:rPr>
                <w:ins w:id="3818" w:author="Laura Viignola" w:date="2017-07-10T16:58:00Z"/>
                <w:lang w:val="it-IT"/>
              </w:rPr>
            </w:pPr>
            <w:ins w:id="3819"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ACC05AB" w14:textId="77777777" w:rsidR="00BF17B0" w:rsidRDefault="00BF17B0" w:rsidP="00BF17B0">
            <w:pPr>
              <w:rPr>
                <w:ins w:id="3820" w:author="Laura Viignola" w:date="2017-07-10T16:58:00Z"/>
                <w:lang w:val="it-IT"/>
              </w:rPr>
            </w:pPr>
            <w:ins w:id="3821"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02494F" w14:textId="77777777" w:rsidR="00BF17B0" w:rsidRPr="006D0755" w:rsidRDefault="00BF17B0" w:rsidP="00BF17B0">
            <w:pPr>
              <w:jc w:val="right"/>
              <w:rPr>
                <w:ins w:id="3822" w:author="Laura Viignola" w:date="2017-07-10T16:58:00Z"/>
                <w:rFonts w:asciiTheme="minorHAnsi" w:hAnsiTheme="minorHAnsi"/>
                <w:lang w:val="it-IT"/>
              </w:rPr>
            </w:pPr>
            <w:ins w:id="3823" w:author="Laura Viignola" w:date="2017-07-10T16:58:00Z">
              <w:r w:rsidRPr="006D0755">
                <w:rPr>
                  <w:rFonts w:asciiTheme="minorHAnsi" w:hAnsiTheme="minorHAnsi"/>
                  <w:lang w:val="it-IT"/>
                </w:rPr>
                <w:t>5</w:t>
              </w:r>
            </w:ins>
          </w:p>
        </w:tc>
        <w:tc>
          <w:tcPr>
            <w:tcW w:w="1282" w:type="dxa"/>
            <w:tcBorders>
              <w:top w:val="single" w:sz="6" w:space="0" w:color="000000"/>
              <w:left w:val="single" w:sz="6" w:space="0" w:color="000000"/>
              <w:bottom w:val="single" w:sz="6" w:space="0" w:color="000000"/>
              <w:right w:val="single" w:sz="6" w:space="0" w:color="000000"/>
            </w:tcBorders>
          </w:tcPr>
          <w:p w14:paraId="52C353E2" w14:textId="77777777" w:rsidR="00BF17B0" w:rsidRDefault="00BF17B0" w:rsidP="00BF17B0">
            <w:pPr>
              <w:jc w:val="right"/>
              <w:rPr>
                <w:ins w:id="3824" w:author="Laura Viignola" w:date="2017-07-10T16:58:00Z"/>
                <w:rFonts w:ascii="Calibri" w:eastAsia="Calibri" w:hAnsi="Calibri" w:cs="Calibri"/>
                <w:lang w:val="it-IT"/>
              </w:rPr>
            </w:pPr>
            <w:ins w:id="3825" w:author="Laura Viignola" w:date="2017-07-10T16:58:00Z">
              <w:r>
                <w:rPr>
                  <w:rFonts w:ascii="Calibri" w:eastAsia="Calibri" w:hAnsi="Calibri" w:cs="Calibri"/>
                  <w:lang w:val="it-IT"/>
                </w:rPr>
                <w:t>0.7545</w:t>
              </w:r>
            </w:ins>
          </w:p>
        </w:tc>
      </w:tr>
      <w:tr w:rsidR="00BF17B0" w14:paraId="0045B996" w14:textId="77777777" w:rsidTr="00BF17B0">
        <w:trPr>
          <w:ins w:id="3826"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8FBFDF3" w14:textId="77777777" w:rsidR="00BF17B0" w:rsidRDefault="00BF17B0" w:rsidP="00BF17B0">
            <w:pPr>
              <w:rPr>
                <w:ins w:id="3827" w:author="Laura Viignola" w:date="2017-07-10T16:58:00Z"/>
                <w:lang w:val="it-IT"/>
              </w:rPr>
            </w:pPr>
            <w:ins w:id="3828"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649F96A" w14:textId="77777777" w:rsidR="00BF17B0" w:rsidRDefault="00BF17B0" w:rsidP="00BF17B0">
            <w:pPr>
              <w:rPr>
                <w:ins w:id="3829" w:author="Laura Viignola" w:date="2017-07-10T16:58:00Z"/>
                <w:lang w:val="it-IT"/>
              </w:rPr>
            </w:pPr>
            <w:ins w:id="3830"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EF242CF" w14:textId="77777777" w:rsidR="00BF17B0" w:rsidRDefault="00BF17B0" w:rsidP="00BF17B0">
            <w:pPr>
              <w:rPr>
                <w:ins w:id="3831" w:author="Laura Viignola" w:date="2017-07-10T16:58:00Z"/>
                <w:lang w:val="it-IT"/>
              </w:rPr>
            </w:pPr>
            <w:ins w:id="3832"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F9B6DF" w14:textId="77777777" w:rsidR="00BF17B0" w:rsidRPr="006D0755" w:rsidRDefault="00BF17B0" w:rsidP="00BF17B0">
            <w:pPr>
              <w:jc w:val="right"/>
              <w:rPr>
                <w:ins w:id="3833" w:author="Laura Viignola" w:date="2017-07-10T16:58:00Z"/>
                <w:rFonts w:asciiTheme="minorHAnsi" w:hAnsiTheme="minorHAnsi"/>
                <w:lang w:val="it-IT"/>
              </w:rPr>
            </w:pPr>
            <w:ins w:id="3834" w:author="Laura Viignola" w:date="2017-07-10T16:58:00Z">
              <w:r w:rsidRPr="006D0755">
                <w:rPr>
                  <w:rFonts w:asciiTheme="minorHAnsi" w:hAnsiTheme="minorHAnsi"/>
                  <w:lang w:val="it-IT"/>
                </w:rPr>
                <w:t>8</w:t>
              </w:r>
            </w:ins>
          </w:p>
        </w:tc>
        <w:tc>
          <w:tcPr>
            <w:tcW w:w="1282" w:type="dxa"/>
            <w:tcBorders>
              <w:top w:val="single" w:sz="6" w:space="0" w:color="000000"/>
              <w:left w:val="single" w:sz="6" w:space="0" w:color="000000"/>
              <w:bottom w:val="single" w:sz="6" w:space="0" w:color="000000"/>
              <w:right w:val="single" w:sz="6" w:space="0" w:color="000000"/>
            </w:tcBorders>
          </w:tcPr>
          <w:p w14:paraId="5CE96147" w14:textId="77777777" w:rsidR="00BF17B0" w:rsidRDefault="00BF17B0" w:rsidP="00BF17B0">
            <w:pPr>
              <w:jc w:val="right"/>
              <w:rPr>
                <w:ins w:id="3835" w:author="Laura Viignola" w:date="2017-07-10T16:58:00Z"/>
                <w:rFonts w:ascii="Calibri" w:eastAsia="Calibri" w:hAnsi="Calibri" w:cs="Calibri"/>
                <w:lang w:val="it-IT"/>
              </w:rPr>
            </w:pPr>
            <w:ins w:id="3836" w:author="Laura Viignola" w:date="2017-07-10T16:58:00Z">
              <w:r>
                <w:rPr>
                  <w:rFonts w:ascii="Calibri" w:eastAsia="Calibri" w:hAnsi="Calibri" w:cs="Calibri"/>
                  <w:lang w:val="it-IT"/>
                </w:rPr>
                <w:t>13.45</w:t>
              </w:r>
            </w:ins>
          </w:p>
        </w:tc>
      </w:tr>
      <w:tr w:rsidR="00BF17B0" w14:paraId="21480D42" w14:textId="77777777" w:rsidTr="00BF17B0">
        <w:trPr>
          <w:ins w:id="3837"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DED6C56" w14:textId="77777777" w:rsidR="00BF17B0" w:rsidRDefault="00BF17B0" w:rsidP="00BF17B0">
            <w:pPr>
              <w:rPr>
                <w:ins w:id="3838" w:author="Laura Viignola" w:date="2017-07-10T16:58:00Z"/>
                <w:lang w:val="it-IT"/>
              </w:rPr>
            </w:pPr>
            <w:ins w:id="3839"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861E599" w14:textId="77777777" w:rsidR="00BF17B0" w:rsidRDefault="00BF17B0" w:rsidP="00BF17B0">
            <w:pPr>
              <w:rPr>
                <w:ins w:id="3840" w:author="Laura Viignola" w:date="2017-07-10T16:58:00Z"/>
                <w:lang w:val="it-IT"/>
              </w:rPr>
            </w:pPr>
            <w:ins w:id="3841"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EB21C4C" w14:textId="77777777" w:rsidR="00BF17B0" w:rsidRDefault="00BF17B0" w:rsidP="00BF17B0">
            <w:pPr>
              <w:rPr>
                <w:ins w:id="3842" w:author="Laura Viignola" w:date="2017-07-10T16:58:00Z"/>
                <w:lang w:val="it-IT"/>
              </w:rPr>
            </w:pPr>
            <w:ins w:id="3843"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F44302" w14:textId="77777777" w:rsidR="00BF17B0" w:rsidRPr="006D0755" w:rsidRDefault="00BF17B0" w:rsidP="00BF17B0">
            <w:pPr>
              <w:jc w:val="right"/>
              <w:rPr>
                <w:ins w:id="3844" w:author="Laura Viignola" w:date="2017-07-10T16:58:00Z"/>
                <w:rFonts w:asciiTheme="minorHAnsi" w:hAnsiTheme="minorHAnsi"/>
                <w:lang w:val="it-IT"/>
              </w:rPr>
            </w:pPr>
            <w:ins w:id="3845" w:author="Laura Viignola" w:date="2017-07-10T16:58:00Z">
              <w:r w:rsidRPr="006D0755">
                <w:rPr>
                  <w:rFonts w:asciiTheme="minorHAnsi" w:hAnsiTheme="minorHAnsi"/>
                  <w:lang w:val="it-IT"/>
                </w:rPr>
                <w:t>2</w:t>
              </w:r>
            </w:ins>
          </w:p>
        </w:tc>
        <w:tc>
          <w:tcPr>
            <w:tcW w:w="1282" w:type="dxa"/>
            <w:tcBorders>
              <w:top w:val="single" w:sz="6" w:space="0" w:color="000000"/>
              <w:left w:val="single" w:sz="6" w:space="0" w:color="000000"/>
              <w:bottom w:val="single" w:sz="6" w:space="0" w:color="000000"/>
              <w:right w:val="single" w:sz="6" w:space="0" w:color="000000"/>
            </w:tcBorders>
          </w:tcPr>
          <w:p w14:paraId="72BB94CA" w14:textId="77777777" w:rsidR="00BF17B0" w:rsidRDefault="00BF17B0" w:rsidP="00BF17B0">
            <w:pPr>
              <w:jc w:val="right"/>
              <w:rPr>
                <w:ins w:id="3846" w:author="Laura Viignola" w:date="2017-07-10T16:58:00Z"/>
                <w:rFonts w:ascii="Calibri" w:eastAsia="Calibri" w:hAnsi="Calibri" w:cs="Calibri"/>
                <w:lang w:val="it-IT"/>
              </w:rPr>
            </w:pPr>
            <w:ins w:id="3847" w:author="Laura Viignola" w:date="2017-07-10T16:58:00Z">
              <w:r>
                <w:rPr>
                  <w:rFonts w:ascii="Calibri" w:eastAsia="Calibri" w:hAnsi="Calibri" w:cs="Calibri"/>
                  <w:lang w:val="it-IT"/>
                </w:rPr>
                <w:t>1.87</w:t>
              </w:r>
            </w:ins>
          </w:p>
        </w:tc>
      </w:tr>
    </w:tbl>
    <w:p w14:paraId="64316AD3" w14:textId="77777777" w:rsidR="00BF17B0" w:rsidRDefault="00BF17B0" w:rsidP="00BF17B0">
      <w:pPr>
        <w:rPr>
          <w:ins w:id="3848" w:author="Laura Viignola" w:date="2017-07-10T16:58:00Z"/>
          <w:rFonts w:eastAsia="Trebuchet MS"/>
        </w:rPr>
      </w:pPr>
    </w:p>
    <w:p w14:paraId="56DC164A" w14:textId="77777777" w:rsidR="00BF17B0" w:rsidRPr="000E3547" w:rsidRDefault="00BF17B0" w:rsidP="00BF17B0">
      <w:pPr>
        <w:pStyle w:val="Stile3"/>
        <w:rPr>
          <w:ins w:id="3849" w:author="Laura Viignola" w:date="2017-07-10T16:58:00Z"/>
          <w:lang w:val="it-IT"/>
        </w:rPr>
      </w:pPr>
      <w:ins w:id="3850" w:author="Laura Viignola" w:date="2017-07-10T16:58:00Z">
        <w:r>
          <w:t>log</w:t>
        </w:r>
      </w:ins>
    </w:p>
    <w:p w14:paraId="544FF577" w14:textId="77777777" w:rsidR="00BF17B0" w:rsidRPr="0075768B" w:rsidRDefault="00BF17B0" w:rsidP="00BF17B0">
      <w:pPr>
        <w:rPr>
          <w:ins w:id="3851" w:author="Laura Viignola" w:date="2017-07-10T16:58:00Z"/>
          <w:rFonts w:ascii="Arial" w:eastAsia="Calibri" w:hAnsi="Arial" w:cs="Arial"/>
          <w:b/>
        </w:rPr>
      </w:pPr>
      <w:ins w:id="3852"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r w:rsidRPr="00EF7F65">
          <w:rPr>
            <w:rFonts w:ascii="Arial" w:eastAsia="Calibri" w:hAnsi="Arial" w:cs="Arial"/>
            <w:b/>
            <w:color w:val="auto"/>
          </w:rPr>
          <w:t>log</w:t>
        </w:r>
        <w:r>
          <w:rPr>
            <w:rFonts w:ascii="Arial" w:eastAsia="Calibri" w:hAnsi="Arial" w:cs="Arial"/>
            <w:color w:val="auto"/>
          </w:rPr>
          <w:t>(op, base)</w:t>
        </w:r>
      </w:ins>
    </w:p>
    <w:p w14:paraId="1A88B53E" w14:textId="77777777" w:rsidR="00BF17B0" w:rsidRDefault="00BF17B0" w:rsidP="00BF17B0">
      <w:pPr>
        <w:ind w:left="360"/>
        <w:rPr>
          <w:ins w:id="3853" w:author="Laura Viignola" w:date="2017-07-10T16:58:00Z"/>
          <w:rFonts w:ascii="Cambria" w:eastAsia="Calibri" w:hAnsi="Cambria" w:cs="Calibri"/>
          <w:color w:val="5B9BD5"/>
        </w:rPr>
      </w:pPr>
    </w:p>
    <w:p w14:paraId="099DCB4B" w14:textId="77777777" w:rsidR="00BF17B0" w:rsidRPr="005961DD" w:rsidRDefault="00BF17B0" w:rsidP="00BF17B0">
      <w:pPr>
        <w:rPr>
          <w:ins w:id="3854" w:author="Laura Viignola" w:date="2017-07-10T16:58:00Z"/>
          <w:rFonts w:ascii="Cambria" w:eastAsia="Calibri" w:hAnsi="Cambria" w:cs="Calibri"/>
          <w:i/>
          <w:color w:val="5B9BD5"/>
        </w:rPr>
      </w:pPr>
      <w:ins w:id="3855"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058C9F77" w14:textId="77777777" w:rsidR="00BF17B0" w:rsidRDefault="00BF17B0" w:rsidP="00BF17B0">
      <w:pPr>
        <w:rPr>
          <w:ins w:id="3856" w:author="Laura Viignola" w:date="2017-07-10T16:58:00Z"/>
          <w:rFonts w:ascii="Cambria" w:eastAsia="Calibri" w:hAnsi="Cambria" w:cs="Calibri"/>
          <w:color w:val="5B9BD5"/>
        </w:rPr>
      </w:pPr>
      <w:ins w:id="3857" w:author="Laura Viignola" w:date="2017-07-10T16:58:00Z">
        <w:r>
          <w:rPr>
            <w:rFonts w:ascii="Arial" w:eastAsia="Calibri" w:hAnsi="Arial" w:cs="Arial"/>
            <w:color w:val="auto"/>
          </w:rPr>
          <w:t>o</w:t>
        </w:r>
        <w:r w:rsidRPr="0075768B">
          <w:rPr>
            <w:rFonts w:ascii="Arial" w:eastAsia="Calibri" w:hAnsi="Arial" w:cs="Arial"/>
            <w:color w:val="auto"/>
          </w:rPr>
          <w:t>p</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operand</w:t>
        </w:r>
      </w:ins>
    </w:p>
    <w:p w14:paraId="7ECE59F0" w14:textId="77777777" w:rsidR="00BF17B0" w:rsidRDefault="00BF17B0" w:rsidP="00BF17B0">
      <w:pPr>
        <w:rPr>
          <w:ins w:id="3858" w:author="Laura Viignola" w:date="2017-07-10T16:58:00Z"/>
          <w:rFonts w:ascii="Cambria" w:eastAsia="Calibri" w:hAnsi="Cambria" w:cs="Calibri"/>
          <w:color w:val="5B9BD5"/>
        </w:rPr>
      </w:pPr>
      <w:ins w:id="3859" w:author="Laura Viignola" w:date="2017-07-10T16:58:00Z">
        <w:r>
          <w:rPr>
            <w:rFonts w:ascii="Arial" w:eastAsia="Calibri" w:hAnsi="Arial" w:cs="Arial"/>
            <w:color w:val="auto"/>
          </w:rPr>
          <w:t>base</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base of the logarithm</w:t>
        </w:r>
      </w:ins>
    </w:p>
    <w:p w14:paraId="4D5D57DA" w14:textId="77777777" w:rsidR="00BF17B0" w:rsidRDefault="00BF17B0" w:rsidP="00BF17B0">
      <w:pPr>
        <w:rPr>
          <w:ins w:id="3860" w:author="Laura Viignola" w:date="2017-07-10T16:58:00Z"/>
          <w:rFonts w:ascii="Cambria" w:eastAsia="Calibri" w:hAnsi="Cambria" w:cs="Calibri"/>
          <w:color w:val="5B9BD5"/>
        </w:rPr>
      </w:pPr>
    </w:p>
    <w:p w14:paraId="11003637" w14:textId="77777777" w:rsidR="00BF17B0" w:rsidRDefault="00BF17B0" w:rsidP="00BF17B0">
      <w:pPr>
        <w:rPr>
          <w:ins w:id="3861" w:author="Laura Viignola" w:date="2017-07-10T16:58:00Z"/>
          <w:rFonts w:ascii="Cambria" w:eastAsia="Calibri" w:hAnsi="Cambria" w:cs="Calibri"/>
          <w:i/>
          <w:color w:val="5B9BD5"/>
        </w:rPr>
      </w:pPr>
      <w:ins w:id="3862"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502CA4A9" w14:textId="77777777" w:rsidR="00BF17B0" w:rsidRDefault="00BF17B0" w:rsidP="00BF17B0">
      <w:pPr>
        <w:rPr>
          <w:ins w:id="3863" w:author="Laura Viignola" w:date="2017-07-10T16:58:00Z"/>
          <w:rFonts w:ascii="Arial" w:eastAsia="Calibri" w:hAnsi="Arial" w:cs="Arial"/>
        </w:rPr>
      </w:pPr>
      <w:ins w:id="3864" w:author="Laura Viignola" w:date="2017-07-10T16:58:00Z">
        <w:r>
          <w:rPr>
            <w:rFonts w:ascii="Arial" w:eastAsia="Calibri" w:hAnsi="Arial" w:cs="Arial"/>
          </w:rPr>
          <w:t>log(DS_1, 2)</w:t>
        </w:r>
      </w:ins>
    </w:p>
    <w:p w14:paraId="5BB5C893" w14:textId="77777777" w:rsidR="00BF17B0" w:rsidRPr="0075768B" w:rsidRDefault="00BF17B0" w:rsidP="00BF17B0">
      <w:pPr>
        <w:rPr>
          <w:ins w:id="3865" w:author="Laura Viignola" w:date="2017-07-10T16:58:00Z"/>
          <w:rFonts w:ascii="Arial" w:eastAsia="Calibri" w:hAnsi="Arial" w:cs="Arial"/>
        </w:rPr>
      </w:pPr>
      <w:ins w:id="3866" w:author="Laura Viignola" w:date="2017-07-10T16:58:00Z">
        <w:r>
          <w:rPr>
            <w:rFonts w:ascii="Arial" w:eastAsia="Calibri" w:hAnsi="Arial" w:cs="Arial"/>
          </w:rPr>
          <w:t>log(1024, 2)</w:t>
        </w:r>
      </w:ins>
    </w:p>
    <w:p w14:paraId="67DC9FCB" w14:textId="77777777" w:rsidR="00BF17B0" w:rsidRPr="00930AA3" w:rsidRDefault="00BF17B0" w:rsidP="00BF17B0">
      <w:pPr>
        <w:rPr>
          <w:ins w:id="3867" w:author="Laura Viignola" w:date="2017-07-10T16:58:00Z"/>
          <w:rFonts w:ascii="Cambria" w:eastAsia="Calibri" w:hAnsi="Cambria" w:cs="Calibri"/>
          <w:color w:val="5B9BD5"/>
        </w:rPr>
      </w:pPr>
    </w:p>
    <w:p w14:paraId="15EB1A45" w14:textId="77777777" w:rsidR="00BF17B0" w:rsidRDefault="00BF17B0" w:rsidP="00BF17B0">
      <w:pPr>
        <w:rPr>
          <w:ins w:id="3868" w:author="Laura Viignola" w:date="2017-07-10T16:58:00Z"/>
          <w:rFonts w:ascii="Cambria" w:eastAsia="Calibri" w:hAnsi="Cambria" w:cs="Calibri"/>
          <w:i/>
          <w:color w:val="5B9BD5"/>
        </w:rPr>
      </w:pPr>
      <w:ins w:id="3869" w:author="Laura Viignola" w:date="2017-07-10T16:58:00Z">
        <w:r>
          <w:rPr>
            <w:rFonts w:ascii="Cambria" w:eastAsia="Calibri" w:hAnsi="Cambria" w:cs="Calibri"/>
            <w:i/>
            <w:color w:val="5B9BD5"/>
          </w:rPr>
          <w:t>Semantic for scalar operations</w:t>
        </w:r>
      </w:ins>
    </w:p>
    <w:p w14:paraId="775B95A4" w14:textId="77777777" w:rsidR="00BF17B0" w:rsidRDefault="00BF17B0" w:rsidP="00BF17B0">
      <w:pPr>
        <w:jc w:val="both"/>
        <w:rPr>
          <w:ins w:id="3870" w:author="Laura Viignola" w:date="2017-07-10T16:58:00Z"/>
        </w:rPr>
      </w:pPr>
      <w:ins w:id="3871" w:author="Laura Viignola" w:date="2017-07-10T16:58:00Z">
        <w:r>
          <w:t>The operator log c</w:t>
        </w:r>
        <w:r w:rsidRPr="009467F9">
          <w:t>alculates the logarithm of a number</w:t>
        </w:r>
        <w:r>
          <w:t xml:space="preserve"> to a certain base.</w:t>
        </w:r>
      </w:ins>
    </w:p>
    <w:p w14:paraId="0F88A6D9" w14:textId="77777777" w:rsidR="00BF17B0" w:rsidRPr="00CF4A4F" w:rsidRDefault="00BF17B0" w:rsidP="00BF17B0">
      <w:pPr>
        <w:jc w:val="both"/>
        <w:rPr>
          <w:ins w:id="3872" w:author="Laura Viignola" w:date="2017-07-10T16:58:00Z"/>
          <w:rFonts w:ascii="Cambria" w:eastAsia="Calibri" w:hAnsi="Cambria" w:cs="Calibri"/>
        </w:rPr>
      </w:pPr>
    </w:p>
    <w:p w14:paraId="08758676" w14:textId="77777777" w:rsidR="00BF17B0" w:rsidRDefault="00BF17B0" w:rsidP="00BF17B0">
      <w:pPr>
        <w:jc w:val="both"/>
        <w:rPr>
          <w:ins w:id="3873" w:author="Laura Viignola" w:date="2017-07-10T16:58:00Z"/>
          <w:rFonts w:ascii="Cambria" w:eastAsia="Calibri" w:hAnsi="Cambria" w:cs="Calibri"/>
        </w:rPr>
      </w:pPr>
      <w:ins w:id="3874" w:author="Laura Viignola" w:date="2017-07-10T16:58:00Z">
        <w:r>
          <w:rPr>
            <w:rFonts w:ascii="Cambria" w:eastAsia="Calibri" w:hAnsi="Cambria" w:cs="Calibri"/>
          </w:rPr>
          <w:t xml:space="preserve">Examples: </w:t>
        </w:r>
      </w:ins>
    </w:p>
    <w:p w14:paraId="1FB4161D" w14:textId="77777777" w:rsidR="00BF17B0" w:rsidRDefault="00BF17B0" w:rsidP="00BF17B0">
      <w:pPr>
        <w:ind w:left="360"/>
        <w:jc w:val="both"/>
        <w:rPr>
          <w:ins w:id="3875" w:author="Laura Viignola" w:date="2017-07-10T16:58:00Z"/>
          <w:rFonts w:ascii="Cambria" w:hAnsi="Cambria"/>
        </w:rPr>
      </w:pPr>
      <w:ins w:id="3876" w:author="Laura Viignola" w:date="2017-07-10T16:58:00Z">
        <w:r w:rsidRPr="00EF7F65">
          <w:rPr>
            <w:rFonts w:ascii="Arial" w:hAnsi="Arial" w:cs="Arial"/>
            <w:b/>
          </w:rPr>
          <w:t>log</w:t>
        </w:r>
        <w:r>
          <w:rPr>
            <w:rFonts w:ascii="Arial" w:hAnsi="Arial" w:cs="Arial"/>
          </w:rPr>
          <w:t>(1024, 2</w:t>
        </w:r>
        <w:r>
          <w:rPr>
            <w:rFonts w:ascii="Arial" w:eastAsia="Calibri" w:hAnsi="Arial" w:cs="Arial"/>
          </w:rPr>
          <w:t>)</w:t>
        </w:r>
        <w:r>
          <w:rPr>
            <w:rFonts w:ascii="Cambria" w:hAnsi="Cambria"/>
          </w:rPr>
          <w:t xml:space="preserve"> </w:t>
        </w:r>
        <w:r w:rsidRPr="008E7718">
          <w:rPr>
            <w:rFonts w:ascii="Cambria" w:hAnsi="Cambria"/>
          </w:rPr>
          <w:t xml:space="preserve">gives </w:t>
        </w:r>
        <w:r>
          <w:rPr>
            <w:rFonts w:ascii="Cambria" w:hAnsi="Cambria"/>
          </w:rPr>
          <w:t>10</w:t>
        </w:r>
      </w:ins>
    </w:p>
    <w:p w14:paraId="5AC127AE" w14:textId="77777777" w:rsidR="00BF17B0" w:rsidRDefault="00BF17B0" w:rsidP="00BF17B0">
      <w:pPr>
        <w:ind w:left="360"/>
        <w:jc w:val="both"/>
        <w:rPr>
          <w:ins w:id="3877" w:author="Laura Viignola" w:date="2017-07-10T16:58:00Z"/>
          <w:rFonts w:ascii="Cambria" w:hAnsi="Cambria"/>
        </w:rPr>
      </w:pPr>
      <w:ins w:id="3878" w:author="Laura Viignola" w:date="2017-07-10T16:58:00Z">
        <w:r w:rsidRPr="00EF7F65">
          <w:rPr>
            <w:rFonts w:ascii="Arial" w:hAnsi="Arial" w:cs="Arial"/>
            <w:b/>
          </w:rPr>
          <w:t>log</w:t>
        </w:r>
        <w:r>
          <w:rPr>
            <w:rFonts w:ascii="Arial" w:hAnsi="Arial" w:cs="Arial"/>
          </w:rPr>
          <w:t>(1024, 10</w:t>
        </w:r>
        <w:r>
          <w:rPr>
            <w:rFonts w:ascii="Arial" w:eastAsia="Calibri" w:hAnsi="Arial" w:cs="Arial"/>
          </w:rPr>
          <w:t>)</w:t>
        </w:r>
        <w:r>
          <w:rPr>
            <w:rFonts w:ascii="Cambria" w:hAnsi="Cambria"/>
          </w:rPr>
          <w:t xml:space="preserve"> </w:t>
        </w:r>
        <w:r w:rsidRPr="008E7718">
          <w:rPr>
            <w:rFonts w:ascii="Cambria" w:hAnsi="Cambria"/>
          </w:rPr>
          <w:t xml:space="preserve">gives </w:t>
        </w:r>
        <w:r>
          <w:rPr>
            <w:rFonts w:ascii="Cambria" w:hAnsi="Cambria"/>
          </w:rPr>
          <w:t>3.01</w:t>
        </w:r>
      </w:ins>
    </w:p>
    <w:p w14:paraId="3F1C338D" w14:textId="77777777" w:rsidR="00BF17B0" w:rsidRDefault="00BF17B0" w:rsidP="00BF17B0">
      <w:pPr>
        <w:ind w:left="360"/>
        <w:jc w:val="both"/>
        <w:rPr>
          <w:ins w:id="3879" w:author="Laura Viignola" w:date="2017-07-10T16:58:00Z"/>
          <w:rFonts w:ascii="Cambria" w:hAnsi="Cambria"/>
        </w:rPr>
      </w:pPr>
    </w:p>
    <w:p w14:paraId="37F26CEF" w14:textId="77777777" w:rsidR="00BF17B0" w:rsidRDefault="00BF17B0" w:rsidP="00BF17B0">
      <w:pPr>
        <w:ind w:left="360"/>
        <w:jc w:val="both"/>
        <w:rPr>
          <w:ins w:id="3880" w:author="Laura Viignola" w:date="2017-07-10T16:58:00Z"/>
          <w:rFonts w:ascii="Cambria" w:hAnsi="Cambria"/>
        </w:rPr>
      </w:pPr>
    </w:p>
    <w:p w14:paraId="6A49D5F4" w14:textId="77777777" w:rsidR="00BF17B0" w:rsidRDefault="00BF17B0" w:rsidP="00BF17B0">
      <w:pPr>
        <w:rPr>
          <w:ins w:id="3881" w:author="Laura Viignola" w:date="2017-07-10T16:58:00Z"/>
          <w:rFonts w:ascii="Cambria" w:eastAsia="Calibri" w:hAnsi="Cambria" w:cs="Calibri"/>
          <w:i/>
          <w:color w:val="5B9BD5"/>
        </w:rPr>
      </w:pPr>
    </w:p>
    <w:p w14:paraId="2DA1D645" w14:textId="77777777" w:rsidR="00BF17B0" w:rsidRDefault="00BF17B0" w:rsidP="00BF17B0">
      <w:pPr>
        <w:rPr>
          <w:ins w:id="3882" w:author="Laura Viignola" w:date="2017-07-10T16:58:00Z"/>
          <w:rFonts w:ascii="Cambria" w:eastAsia="Calibri" w:hAnsi="Cambria" w:cs="Calibri"/>
          <w:i/>
          <w:color w:val="5B9BD5"/>
        </w:rPr>
      </w:pPr>
      <w:ins w:id="3883" w:author="Laura Viignola" w:date="2017-07-10T16:58:00Z">
        <w:r>
          <w:rPr>
            <w:rFonts w:ascii="Cambria" w:eastAsia="Calibri" w:hAnsi="Cambria" w:cs="Calibri"/>
            <w:i/>
            <w:color w:val="5B9BD5"/>
          </w:rPr>
          <w:t>Input Parameters type</w:t>
        </w:r>
        <w:r>
          <w:rPr>
            <w:rFonts w:ascii="Cambria" w:eastAsia="Calibri" w:hAnsi="Cambria" w:cs="Calibri"/>
            <w:i/>
            <w:color w:val="5B9BD5"/>
          </w:rPr>
          <w:tab/>
        </w:r>
      </w:ins>
    </w:p>
    <w:p w14:paraId="34A5ECBC" w14:textId="77777777" w:rsidR="00BF17B0" w:rsidRDefault="00BF17B0" w:rsidP="00BF17B0">
      <w:pPr>
        <w:rPr>
          <w:ins w:id="3884" w:author="Laura Viignola" w:date="2017-07-10T16:58:00Z"/>
          <w:rFonts w:ascii="Cambria" w:eastAsia="Calibri" w:hAnsi="Cambria" w:cs="Calibri"/>
          <w:i/>
          <w:noProof/>
          <w:color w:val="5B9BD5"/>
          <w:lang w:val="en-US"/>
        </w:rPr>
      </w:pPr>
      <w:ins w:id="3885" w:author="Laura Viignola" w:date="2017-07-10T16:58:00Z">
        <w:r w:rsidRPr="00DA2507">
          <w:rPr>
            <w:rFonts w:ascii="Cambria" w:eastAsia="Calibri" w:hAnsi="Cambria" w:cs="Calibri"/>
            <w:i/>
            <w:noProof/>
            <w:color w:val="5B9BD5"/>
            <w:lang w:val="en-US"/>
          </w:rPr>
          <w:t xml:space="preserve"> </w:t>
        </w:r>
      </w:ins>
    </w:p>
    <w:p w14:paraId="5C77AFB4" w14:textId="77777777" w:rsidR="00BF17B0" w:rsidRDefault="00BF17B0" w:rsidP="00BF17B0">
      <w:pPr>
        <w:rPr>
          <w:ins w:id="3886" w:author="Laura Viignola" w:date="2017-07-10T16:58:00Z"/>
          <w:rFonts w:ascii="Cambria" w:eastAsia="Calibri" w:hAnsi="Cambria" w:cs="Calibri"/>
        </w:rPr>
      </w:pPr>
      <w:ins w:id="3887" w:author="Laura Viignola" w:date="2017-07-10T16:58:00Z">
        <w:r w:rsidRPr="00E64258">
          <w:rPr>
            <w:rFonts w:ascii="Cambria" w:eastAsia="Calibri" w:hAnsi="Cambria" w:cs="Calibri"/>
            <w:i/>
          </w:rPr>
          <w:t>Op</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r>
          <w:rPr>
            <w:rFonts w:ascii="Cambria" w:eastAsia="Calibri" w:hAnsi="Cambria" w:cs="Calibri"/>
          </w:rPr>
          <w:t xml:space="preserve"> (0: ]</w:t>
        </w:r>
      </w:ins>
    </w:p>
    <w:p w14:paraId="769C6A33" w14:textId="77777777" w:rsidR="00BF17B0" w:rsidRPr="006F2FA3" w:rsidRDefault="00BF17B0" w:rsidP="00BF17B0">
      <w:pPr>
        <w:ind w:left="708" w:firstLine="708"/>
        <w:rPr>
          <w:ins w:id="3888" w:author="Laura Viignola" w:date="2017-07-10T16:58:00Z"/>
          <w:rFonts w:ascii="Cambria" w:eastAsia="Calibri" w:hAnsi="Cambria" w:cs="Calibri"/>
        </w:rPr>
      </w:pPr>
      <w:ins w:id="3889"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r>
          <w:rPr>
            <w:rFonts w:ascii="Cambria" w:eastAsia="Calibri" w:hAnsi="Cambria" w:cs="Calibri"/>
          </w:rPr>
          <w:t xml:space="preserve"> (0: ]</w:t>
        </w:r>
      </w:ins>
    </w:p>
    <w:p w14:paraId="69A31040" w14:textId="77777777" w:rsidR="00BF17B0" w:rsidRDefault="00BF17B0" w:rsidP="00BF17B0">
      <w:pPr>
        <w:ind w:left="708" w:firstLine="708"/>
        <w:rPr>
          <w:ins w:id="3890" w:author="Laura Viignola" w:date="2017-07-10T16:58:00Z"/>
          <w:rFonts w:ascii="Cambria" w:eastAsia="Calibri" w:hAnsi="Cambria" w:cs="Calibri"/>
        </w:rPr>
      </w:pPr>
      <w:ins w:id="3891" w:author="Laura Viignola" w:date="2017-07-10T16:58:00Z">
        <w:r w:rsidRPr="006F2FA3">
          <w:rPr>
            <w:rFonts w:ascii="Cambria" w:eastAsia="Calibri" w:hAnsi="Cambria" w:cs="Calibri"/>
          </w:rPr>
          <w:t xml:space="preserve">|   </w:t>
        </w:r>
        <w:r>
          <w:rPr>
            <w:rFonts w:ascii="Cambria" w:eastAsia="Calibri" w:hAnsi="Cambria" w:cs="Calibri"/>
          </w:rPr>
          <w:t>number (0: ]</w:t>
        </w:r>
      </w:ins>
    </w:p>
    <w:p w14:paraId="2FB34C7B" w14:textId="77777777" w:rsidR="00BF17B0" w:rsidRDefault="00BF17B0" w:rsidP="00BF17B0">
      <w:pPr>
        <w:rPr>
          <w:ins w:id="3892" w:author="Laura Viignola" w:date="2017-07-10T16:58:00Z"/>
          <w:rFonts w:ascii="Cambria" w:eastAsia="Calibri" w:hAnsi="Cambria" w:cs="Calibri"/>
        </w:rPr>
      </w:pPr>
    </w:p>
    <w:p w14:paraId="0C89CD60" w14:textId="77777777" w:rsidR="00BF17B0" w:rsidRDefault="00BF17B0" w:rsidP="00BF17B0">
      <w:pPr>
        <w:rPr>
          <w:ins w:id="3893" w:author="Laura Viignola" w:date="2017-07-10T16:58:00Z"/>
          <w:rFonts w:ascii="Cambria" w:eastAsia="Calibri" w:hAnsi="Cambria" w:cs="Calibri"/>
        </w:rPr>
      </w:pPr>
      <w:ins w:id="3894" w:author="Laura Viignola" w:date="2017-07-10T16:58:00Z">
        <w:r>
          <w:rPr>
            <w:rFonts w:ascii="Cambria" w:eastAsia="Calibri" w:hAnsi="Cambria" w:cs="Calibri"/>
          </w:rPr>
          <w:t>base</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t>integer (0: ]</w:t>
        </w:r>
      </w:ins>
    </w:p>
    <w:p w14:paraId="1D988251" w14:textId="77777777" w:rsidR="00BF17B0" w:rsidRPr="006F2FA3" w:rsidRDefault="00BF17B0" w:rsidP="00BF17B0">
      <w:pPr>
        <w:rPr>
          <w:ins w:id="3895" w:author="Laura Viignola" w:date="2017-07-10T16:58:00Z"/>
          <w:rFonts w:ascii="Cambria" w:eastAsia="Calibri" w:hAnsi="Cambria" w:cs="Calibri"/>
        </w:rPr>
      </w:pPr>
    </w:p>
    <w:p w14:paraId="7ECC17DE" w14:textId="77777777" w:rsidR="00BF17B0" w:rsidRPr="006F2FA3" w:rsidRDefault="00BF17B0" w:rsidP="00BF17B0">
      <w:pPr>
        <w:rPr>
          <w:ins w:id="3896" w:author="Laura Viignola" w:date="2017-07-10T16:58:00Z"/>
          <w:rFonts w:ascii="Cambria" w:eastAsia="Calibri" w:hAnsi="Cambria" w:cs="Calibri"/>
          <w:i/>
          <w:color w:val="5B9BD5"/>
        </w:rPr>
      </w:pPr>
    </w:p>
    <w:p w14:paraId="76BC938F" w14:textId="77777777" w:rsidR="00BF17B0" w:rsidRPr="00E64258" w:rsidRDefault="00BF17B0" w:rsidP="00BF17B0">
      <w:pPr>
        <w:rPr>
          <w:ins w:id="3897" w:author="Laura Viignola" w:date="2017-07-10T16:58:00Z"/>
          <w:rFonts w:ascii="Cambria" w:hAnsi="Cambria"/>
        </w:rPr>
      </w:pPr>
    </w:p>
    <w:p w14:paraId="3B75D527" w14:textId="77777777" w:rsidR="00BF17B0" w:rsidRPr="00E64258" w:rsidRDefault="00BF17B0" w:rsidP="00BF17B0">
      <w:pPr>
        <w:rPr>
          <w:ins w:id="3898" w:author="Laura Viignola" w:date="2017-07-10T16:58:00Z"/>
          <w:rFonts w:ascii="Cambria" w:eastAsia="Calibri" w:hAnsi="Cambria" w:cs="Calibri"/>
          <w:i/>
          <w:color w:val="5B9BD5"/>
        </w:rPr>
      </w:pPr>
      <w:ins w:id="3899" w:author="Laura Viignola" w:date="2017-07-10T16:58:00Z">
        <w:r w:rsidRPr="00E64258">
          <w:rPr>
            <w:rFonts w:ascii="Cambria" w:eastAsia="Calibri" w:hAnsi="Cambria" w:cs="Calibri"/>
            <w:i/>
            <w:color w:val="5B9BD5"/>
          </w:rPr>
          <w:t>Result type</w:t>
        </w:r>
      </w:ins>
    </w:p>
    <w:p w14:paraId="327F0AEA" w14:textId="77777777" w:rsidR="00BF17B0" w:rsidRPr="00E64258" w:rsidRDefault="00BF17B0" w:rsidP="00BF17B0">
      <w:pPr>
        <w:rPr>
          <w:ins w:id="3900" w:author="Laura Viignola" w:date="2017-07-10T16:58:00Z"/>
          <w:rFonts w:ascii="Cambria" w:eastAsia="Calibri" w:hAnsi="Cambria" w:cs="Calibri"/>
          <w:i/>
          <w:color w:val="auto"/>
        </w:rPr>
      </w:pPr>
    </w:p>
    <w:p w14:paraId="4ED2935D" w14:textId="77777777" w:rsidR="00BF17B0" w:rsidRDefault="00BF17B0" w:rsidP="00BF17B0">
      <w:pPr>
        <w:rPr>
          <w:ins w:id="3901" w:author="Laura Viignola" w:date="2017-07-10T16:58:00Z"/>
          <w:rFonts w:ascii="Cambria" w:eastAsia="Calibri" w:hAnsi="Cambria" w:cs="Calibri"/>
        </w:rPr>
      </w:pPr>
      <w:ins w:id="3902"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7F6C4740" w14:textId="77777777" w:rsidR="00BF17B0" w:rsidRPr="006F2FA3" w:rsidRDefault="00BF17B0" w:rsidP="00BF17B0">
      <w:pPr>
        <w:ind w:left="708" w:firstLine="708"/>
        <w:rPr>
          <w:ins w:id="3903" w:author="Laura Viignola" w:date="2017-07-10T16:58:00Z"/>
          <w:rFonts w:ascii="Cambria" w:eastAsia="Calibri" w:hAnsi="Cambria" w:cs="Calibri"/>
        </w:rPr>
      </w:pPr>
      <w:ins w:id="3904"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77F654BD" w14:textId="77777777" w:rsidR="00BF17B0" w:rsidRPr="006F2FA3" w:rsidRDefault="00BF17B0" w:rsidP="00BF17B0">
      <w:pPr>
        <w:ind w:left="708" w:firstLine="708"/>
        <w:rPr>
          <w:ins w:id="3905" w:author="Laura Viignola" w:date="2017-07-10T16:58:00Z"/>
          <w:rFonts w:ascii="Cambria" w:eastAsia="Calibri" w:hAnsi="Cambria" w:cs="Calibri"/>
        </w:rPr>
      </w:pPr>
      <w:ins w:id="3906" w:author="Laura Viignola" w:date="2017-07-10T16:58:00Z">
        <w:r w:rsidRPr="006F2FA3">
          <w:rPr>
            <w:rFonts w:ascii="Cambria" w:eastAsia="Calibri" w:hAnsi="Cambria" w:cs="Calibri"/>
          </w:rPr>
          <w:t xml:space="preserve">|   </w:t>
        </w:r>
        <w:r>
          <w:rPr>
            <w:rFonts w:ascii="Cambria" w:eastAsia="Calibri" w:hAnsi="Cambria" w:cs="Calibri"/>
          </w:rPr>
          <w:t>number</w:t>
        </w:r>
      </w:ins>
    </w:p>
    <w:p w14:paraId="401DC57B" w14:textId="77777777" w:rsidR="00BF17B0" w:rsidRDefault="00BF17B0" w:rsidP="00BF17B0">
      <w:pPr>
        <w:rPr>
          <w:ins w:id="3907" w:author="Laura Viignola" w:date="2017-07-10T16:58:00Z"/>
          <w:rFonts w:ascii="Cambria" w:eastAsia="Calibri" w:hAnsi="Cambria" w:cs="Calibri"/>
          <w:i/>
          <w:color w:val="5B9BD5"/>
        </w:rPr>
      </w:pPr>
    </w:p>
    <w:p w14:paraId="512DCC09" w14:textId="77777777" w:rsidR="00BF17B0" w:rsidRPr="00E5275E" w:rsidRDefault="00BF17B0" w:rsidP="00BF17B0">
      <w:pPr>
        <w:jc w:val="both"/>
        <w:rPr>
          <w:ins w:id="3908" w:author="Laura Viignola" w:date="2017-07-10T16:58:00Z"/>
          <w:rFonts w:ascii="Cambria" w:hAnsi="Cambria"/>
        </w:rPr>
      </w:pPr>
    </w:p>
    <w:p w14:paraId="64F952A1" w14:textId="77777777" w:rsidR="00BF17B0" w:rsidRDefault="00BF17B0" w:rsidP="00BF17B0">
      <w:pPr>
        <w:rPr>
          <w:ins w:id="3909" w:author="Laura Viignola" w:date="2017-07-10T16:58:00Z"/>
          <w:rFonts w:ascii="Cambria" w:eastAsia="Calibri" w:hAnsi="Cambria" w:cs="Calibri"/>
          <w:i/>
          <w:color w:val="5B9BD5"/>
        </w:rPr>
      </w:pPr>
      <w:ins w:id="3910" w:author="Laura Viignola" w:date="2017-07-10T16:58:00Z">
        <w:r>
          <w:rPr>
            <w:rFonts w:ascii="Cambria" w:eastAsia="Calibri" w:hAnsi="Cambria" w:cs="Calibri"/>
            <w:i/>
            <w:color w:val="5B9BD5"/>
          </w:rPr>
          <w:t xml:space="preserve">Behaviour </w:t>
        </w:r>
      </w:ins>
    </w:p>
    <w:p w14:paraId="4BE3D0C4" w14:textId="77777777" w:rsidR="00BF17B0" w:rsidRDefault="00BF17B0" w:rsidP="00BF17B0">
      <w:pPr>
        <w:jc w:val="both"/>
        <w:rPr>
          <w:ins w:id="3911" w:author="Laura Viignola" w:date="2017-07-10T16:58:00Z"/>
          <w:rFonts w:ascii="Cambria" w:eastAsia="Calibri" w:hAnsi="Cambria" w:cs="Calibri"/>
          <w:color w:val="auto"/>
        </w:rPr>
      </w:pPr>
      <w:ins w:id="3912" w:author="Laura Viignola" w:date="2017-07-10T16:58:00Z">
        <w:r>
          <w:rPr>
            <w:rFonts w:ascii="Cambria" w:eastAsia="Calibri" w:hAnsi="Cambria" w:cs="Calibri"/>
            <w:color w:val="auto"/>
          </w:rPr>
          <w:t>The operator has the typical behaviour of the “Operators applicable on one Data Set or Data Set Component” (see the section “VTL-ML - Behaviour of the Operators”).</w:t>
        </w:r>
      </w:ins>
    </w:p>
    <w:p w14:paraId="7DCCC6B7" w14:textId="77777777" w:rsidR="00BF17B0" w:rsidRDefault="00BF17B0" w:rsidP="00BF17B0">
      <w:pPr>
        <w:rPr>
          <w:ins w:id="3913" w:author="Laura Viignola" w:date="2017-07-10T16:58:00Z"/>
          <w:rFonts w:ascii="Cambria" w:eastAsia="Calibri" w:hAnsi="Cambria" w:cs="Calibri"/>
          <w:i/>
          <w:color w:val="5B9BD5"/>
        </w:rPr>
      </w:pPr>
    </w:p>
    <w:p w14:paraId="33F060AE" w14:textId="77777777" w:rsidR="00BF17B0" w:rsidRDefault="00BF17B0" w:rsidP="00BF17B0">
      <w:pPr>
        <w:rPr>
          <w:ins w:id="3914" w:author="Laura Viignola" w:date="2017-07-10T16:58:00Z"/>
          <w:rFonts w:ascii="Cambria" w:eastAsia="Calibri" w:hAnsi="Cambria" w:cs="Calibri"/>
          <w:i/>
          <w:color w:val="5B9BD5"/>
        </w:rPr>
      </w:pPr>
      <w:ins w:id="3915" w:author="Laura Viignola" w:date="2017-07-10T16:58:00Z">
        <w:r>
          <w:rPr>
            <w:rFonts w:ascii="Cambria" w:eastAsia="Calibri" w:hAnsi="Cambria" w:cs="Calibri"/>
            <w:i/>
            <w:color w:val="5B9BD5"/>
          </w:rPr>
          <w:t xml:space="preserve">Examples </w:t>
        </w:r>
      </w:ins>
    </w:p>
    <w:p w14:paraId="27B9B2FA" w14:textId="77777777" w:rsidR="00BF17B0" w:rsidRDefault="00BF17B0" w:rsidP="00BF17B0">
      <w:pPr>
        <w:rPr>
          <w:ins w:id="3916" w:author="Laura Viignola" w:date="2017-07-10T16:58:00Z"/>
          <w:rFonts w:ascii="Cambria" w:hAnsi="Cambria"/>
        </w:rPr>
      </w:pPr>
      <w:ins w:id="3917" w:author="Laura Viignola" w:date="2017-07-10T16:58:00Z">
        <w:r>
          <w:rPr>
            <w:rFonts w:ascii="Cambria" w:hAnsi="Cambria"/>
          </w:rPr>
          <w:t>Given the operand Data Set:</w:t>
        </w:r>
      </w:ins>
    </w:p>
    <w:p w14:paraId="1A13EA67" w14:textId="77777777" w:rsidR="00BF17B0" w:rsidRDefault="00BF17B0" w:rsidP="00BF17B0">
      <w:pPr>
        <w:rPr>
          <w:ins w:id="3918" w:author="Laura Viignola" w:date="2017-07-10T16:58:00Z"/>
          <w:rFonts w:ascii="Cambria" w:hAnsi="Cambria"/>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66FA5E4A" w14:textId="77777777" w:rsidTr="00BF17B0">
        <w:trPr>
          <w:ins w:id="3919"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09143322" w14:textId="77777777" w:rsidR="00BF17B0" w:rsidRPr="00EF7F65" w:rsidRDefault="00BF17B0" w:rsidP="00BF17B0">
            <w:pPr>
              <w:rPr>
                <w:ins w:id="3920" w:author="Laura Viignola" w:date="2017-07-10T16:58:00Z"/>
                <w:rFonts w:ascii="Arial" w:eastAsia="Calibri" w:hAnsi="Arial" w:cs="Arial"/>
                <w:lang w:val="it-IT"/>
              </w:rPr>
            </w:pPr>
            <w:ins w:id="3921" w:author="Laura Viignola" w:date="2017-07-10T16:58:00Z">
              <w:r w:rsidRPr="00EF7F65">
                <w:rPr>
                  <w:rFonts w:ascii="Arial" w:eastAsia="Calibri" w:hAnsi="Arial" w:cs="Arial"/>
                  <w:lang w:val="it-IT"/>
                </w:rPr>
                <w:t>DS_1</w:t>
              </w:r>
            </w:ins>
          </w:p>
        </w:tc>
      </w:tr>
      <w:tr w:rsidR="00BF17B0" w14:paraId="251C3695" w14:textId="77777777" w:rsidTr="00BF17B0">
        <w:trPr>
          <w:ins w:id="3922"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2E002CE7" w14:textId="77777777" w:rsidR="00BF17B0" w:rsidRPr="004F30F9" w:rsidRDefault="00BF17B0" w:rsidP="00BF17B0">
            <w:pPr>
              <w:rPr>
                <w:ins w:id="3923" w:author="Laura Viignola" w:date="2017-07-10T16:58:00Z"/>
                <w:rFonts w:ascii="Arial" w:hAnsi="Arial" w:cs="Arial"/>
                <w:lang w:val="it-IT"/>
              </w:rPr>
            </w:pPr>
            <w:ins w:id="3924"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7C76299" w14:textId="77777777" w:rsidR="00BF17B0" w:rsidRPr="004F30F9" w:rsidRDefault="00BF17B0" w:rsidP="00BF17B0">
            <w:pPr>
              <w:rPr>
                <w:ins w:id="3925" w:author="Laura Viignola" w:date="2017-07-10T16:58:00Z"/>
                <w:rFonts w:ascii="Arial" w:hAnsi="Arial" w:cs="Arial"/>
                <w:lang w:val="it-IT"/>
              </w:rPr>
            </w:pPr>
            <w:ins w:id="3926"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171E68C4" w14:textId="77777777" w:rsidR="00BF17B0" w:rsidRPr="004F30F9" w:rsidRDefault="00BF17B0" w:rsidP="00BF17B0">
            <w:pPr>
              <w:rPr>
                <w:ins w:id="3927" w:author="Laura Viignola" w:date="2017-07-10T16:58:00Z"/>
                <w:rFonts w:ascii="Arial" w:hAnsi="Arial" w:cs="Arial"/>
                <w:lang w:val="it-IT"/>
              </w:rPr>
            </w:pPr>
            <w:ins w:id="3928"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04A5F13C" w14:textId="77777777" w:rsidR="00BF17B0" w:rsidRPr="004F30F9" w:rsidRDefault="00BF17B0" w:rsidP="00BF17B0">
            <w:pPr>
              <w:rPr>
                <w:ins w:id="3929" w:author="Laura Viignola" w:date="2017-07-10T16:58:00Z"/>
                <w:rFonts w:ascii="Arial" w:hAnsi="Arial" w:cs="Arial"/>
                <w:lang w:val="it-IT"/>
              </w:rPr>
            </w:pPr>
            <w:ins w:id="3930"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6D244FF4" w14:textId="77777777" w:rsidR="00BF17B0" w:rsidRPr="004F30F9" w:rsidRDefault="00BF17B0" w:rsidP="00BF17B0">
            <w:pPr>
              <w:rPr>
                <w:ins w:id="3931" w:author="Laura Viignola" w:date="2017-07-10T16:58:00Z"/>
                <w:rFonts w:ascii="Arial" w:eastAsia="Calibri" w:hAnsi="Arial" w:cs="Arial"/>
                <w:lang w:val="it-IT"/>
              </w:rPr>
            </w:pPr>
            <w:ins w:id="3932" w:author="Laura Viignola" w:date="2017-07-10T16:58:00Z">
              <w:r>
                <w:rPr>
                  <w:rFonts w:ascii="Arial" w:eastAsia="Calibri" w:hAnsi="Arial" w:cs="Arial"/>
                  <w:lang w:val="it-IT"/>
                </w:rPr>
                <w:t>Me_2</w:t>
              </w:r>
            </w:ins>
          </w:p>
        </w:tc>
      </w:tr>
      <w:tr w:rsidR="00BF17B0" w14:paraId="07A73CB5" w14:textId="77777777" w:rsidTr="00BF17B0">
        <w:trPr>
          <w:ins w:id="3933"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666BE2E" w14:textId="77777777" w:rsidR="00BF17B0" w:rsidRDefault="00BF17B0" w:rsidP="00BF17B0">
            <w:pPr>
              <w:rPr>
                <w:ins w:id="3934" w:author="Laura Viignola" w:date="2017-07-10T16:58:00Z"/>
                <w:lang w:val="it-IT"/>
              </w:rPr>
            </w:pPr>
            <w:ins w:id="3935"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E9AD28F" w14:textId="77777777" w:rsidR="00BF17B0" w:rsidRDefault="00BF17B0" w:rsidP="00BF17B0">
            <w:pPr>
              <w:rPr>
                <w:ins w:id="3936" w:author="Laura Viignola" w:date="2017-07-10T16:58:00Z"/>
                <w:lang w:val="it-IT"/>
              </w:rPr>
            </w:pPr>
            <w:ins w:id="3937"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48CAEB6" w14:textId="77777777" w:rsidR="00BF17B0" w:rsidRDefault="00BF17B0" w:rsidP="00BF17B0">
            <w:pPr>
              <w:rPr>
                <w:ins w:id="3938" w:author="Laura Viignola" w:date="2017-07-10T16:58:00Z"/>
                <w:lang w:val="it-IT"/>
              </w:rPr>
            </w:pPr>
            <w:ins w:id="3939"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175235" w14:textId="77777777" w:rsidR="00BF17B0" w:rsidRDefault="00BF17B0" w:rsidP="00BF17B0">
            <w:pPr>
              <w:jc w:val="right"/>
              <w:rPr>
                <w:ins w:id="3940" w:author="Laura Viignola" w:date="2017-07-10T16:58:00Z"/>
                <w:lang w:val="it-IT"/>
              </w:rPr>
            </w:pPr>
            <w:ins w:id="3941" w:author="Laura Viignola" w:date="2017-07-10T16:58:00Z">
              <w:r>
                <w:rPr>
                  <w:rFonts w:ascii="Calibri" w:eastAsia="Calibri" w:hAnsi="Calibri" w:cs="Calibri"/>
                  <w:lang w:val="it-IT"/>
                </w:rPr>
                <w:t>1024</w:t>
              </w:r>
            </w:ins>
          </w:p>
        </w:tc>
        <w:tc>
          <w:tcPr>
            <w:tcW w:w="1282" w:type="dxa"/>
            <w:tcBorders>
              <w:top w:val="single" w:sz="6" w:space="0" w:color="000000"/>
              <w:left w:val="single" w:sz="6" w:space="0" w:color="000000"/>
              <w:bottom w:val="single" w:sz="6" w:space="0" w:color="000000"/>
              <w:right w:val="single" w:sz="6" w:space="0" w:color="000000"/>
            </w:tcBorders>
          </w:tcPr>
          <w:p w14:paraId="6DB9B024" w14:textId="77777777" w:rsidR="00BF17B0" w:rsidRDefault="00BF17B0" w:rsidP="00BF17B0">
            <w:pPr>
              <w:jc w:val="right"/>
              <w:rPr>
                <w:ins w:id="3942" w:author="Laura Viignola" w:date="2017-07-10T16:58:00Z"/>
                <w:rFonts w:ascii="Calibri" w:eastAsia="Calibri" w:hAnsi="Calibri" w:cs="Calibri"/>
                <w:lang w:val="it-IT"/>
              </w:rPr>
            </w:pPr>
            <w:ins w:id="3943" w:author="Laura Viignola" w:date="2017-07-10T16:58:00Z">
              <w:r>
                <w:rPr>
                  <w:rFonts w:ascii="Calibri" w:eastAsia="Calibri" w:hAnsi="Calibri" w:cs="Calibri"/>
                  <w:lang w:val="it-IT"/>
                </w:rPr>
                <w:t>0.7545</w:t>
              </w:r>
            </w:ins>
          </w:p>
        </w:tc>
      </w:tr>
      <w:tr w:rsidR="00BF17B0" w14:paraId="24ACEC86" w14:textId="77777777" w:rsidTr="00BF17B0">
        <w:trPr>
          <w:ins w:id="3944"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5D0A753" w14:textId="77777777" w:rsidR="00BF17B0" w:rsidRDefault="00BF17B0" w:rsidP="00BF17B0">
            <w:pPr>
              <w:rPr>
                <w:ins w:id="3945" w:author="Laura Viignola" w:date="2017-07-10T16:58:00Z"/>
                <w:lang w:val="it-IT"/>
              </w:rPr>
            </w:pPr>
            <w:ins w:id="3946"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0AFDE24" w14:textId="77777777" w:rsidR="00BF17B0" w:rsidRDefault="00BF17B0" w:rsidP="00BF17B0">
            <w:pPr>
              <w:rPr>
                <w:ins w:id="3947" w:author="Laura Viignola" w:date="2017-07-10T16:58:00Z"/>
                <w:lang w:val="it-IT"/>
              </w:rPr>
            </w:pPr>
            <w:ins w:id="3948"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5E9CD64" w14:textId="77777777" w:rsidR="00BF17B0" w:rsidRDefault="00BF17B0" w:rsidP="00BF17B0">
            <w:pPr>
              <w:rPr>
                <w:ins w:id="3949" w:author="Laura Viignola" w:date="2017-07-10T16:58:00Z"/>
                <w:lang w:val="it-IT"/>
              </w:rPr>
            </w:pPr>
            <w:ins w:id="3950"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7945A7" w14:textId="77777777" w:rsidR="00BF17B0" w:rsidRDefault="00BF17B0" w:rsidP="00BF17B0">
            <w:pPr>
              <w:jc w:val="right"/>
              <w:rPr>
                <w:ins w:id="3951" w:author="Laura Viignola" w:date="2017-07-10T16:58:00Z"/>
                <w:lang w:val="it-IT"/>
              </w:rPr>
            </w:pPr>
            <w:ins w:id="3952" w:author="Laura Viignola" w:date="2017-07-10T16:58:00Z">
              <w:r>
                <w:rPr>
                  <w:rFonts w:ascii="Calibri" w:eastAsia="Calibri" w:hAnsi="Calibri" w:cs="Calibri"/>
                  <w:lang w:val="it-IT"/>
                </w:rPr>
                <w:t>64</w:t>
              </w:r>
            </w:ins>
          </w:p>
        </w:tc>
        <w:tc>
          <w:tcPr>
            <w:tcW w:w="1282" w:type="dxa"/>
            <w:tcBorders>
              <w:top w:val="single" w:sz="6" w:space="0" w:color="000000"/>
              <w:left w:val="single" w:sz="6" w:space="0" w:color="000000"/>
              <w:bottom w:val="single" w:sz="6" w:space="0" w:color="000000"/>
              <w:right w:val="single" w:sz="6" w:space="0" w:color="000000"/>
            </w:tcBorders>
          </w:tcPr>
          <w:p w14:paraId="5871E6B7" w14:textId="77777777" w:rsidR="00BF17B0" w:rsidRDefault="00BF17B0" w:rsidP="00BF17B0">
            <w:pPr>
              <w:jc w:val="right"/>
              <w:rPr>
                <w:ins w:id="3953" w:author="Laura Viignola" w:date="2017-07-10T16:58:00Z"/>
                <w:rFonts w:ascii="Calibri" w:eastAsia="Calibri" w:hAnsi="Calibri" w:cs="Calibri"/>
                <w:lang w:val="it-IT"/>
              </w:rPr>
            </w:pPr>
            <w:ins w:id="3954" w:author="Laura Viignola" w:date="2017-07-10T16:58:00Z">
              <w:r>
                <w:rPr>
                  <w:rFonts w:ascii="Calibri" w:eastAsia="Calibri" w:hAnsi="Calibri" w:cs="Calibri"/>
                  <w:lang w:val="it-IT"/>
                </w:rPr>
                <w:t>13.45</w:t>
              </w:r>
            </w:ins>
          </w:p>
        </w:tc>
      </w:tr>
      <w:tr w:rsidR="00BF17B0" w14:paraId="1EFED625" w14:textId="77777777" w:rsidTr="00BF17B0">
        <w:trPr>
          <w:ins w:id="3955"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8FA95B1" w14:textId="77777777" w:rsidR="00BF17B0" w:rsidRDefault="00BF17B0" w:rsidP="00BF17B0">
            <w:pPr>
              <w:rPr>
                <w:ins w:id="3956" w:author="Laura Viignola" w:date="2017-07-10T16:58:00Z"/>
                <w:lang w:val="it-IT"/>
              </w:rPr>
            </w:pPr>
            <w:ins w:id="3957"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04D65F0" w14:textId="77777777" w:rsidR="00BF17B0" w:rsidRDefault="00BF17B0" w:rsidP="00BF17B0">
            <w:pPr>
              <w:rPr>
                <w:ins w:id="3958" w:author="Laura Viignola" w:date="2017-07-10T16:58:00Z"/>
                <w:lang w:val="it-IT"/>
              </w:rPr>
            </w:pPr>
            <w:ins w:id="3959"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44CA2B3" w14:textId="77777777" w:rsidR="00BF17B0" w:rsidRDefault="00BF17B0" w:rsidP="00BF17B0">
            <w:pPr>
              <w:rPr>
                <w:ins w:id="3960" w:author="Laura Viignola" w:date="2017-07-10T16:58:00Z"/>
                <w:lang w:val="it-IT"/>
              </w:rPr>
            </w:pPr>
            <w:ins w:id="3961"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0A5FD4" w14:textId="77777777" w:rsidR="00BF17B0" w:rsidRDefault="00BF17B0" w:rsidP="00BF17B0">
            <w:pPr>
              <w:jc w:val="right"/>
              <w:rPr>
                <w:ins w:id="3962" w:author="Laura Viignola" w:date="2017-07-10T16:58:00Z"/>
                <w:lang w:val="it-IT"/>
              </w:rPr>
            </w:pPr>
            <w:ins w:id="3963" w:author="Laura Viignola" w:date="2017-07-10T16:58:00Z">
              <w:r>
                <w:rPr>
                  <w:rFonts w:ascii="Calibri" w:eastAsia="Calibri" w:hAnsi="Calibri" w:cs="Calibri"/>
                  <w:lang w:val="it-IT"/>
                </w:rPr>
                <w:t>32</w:t>
              </w:r>
            </w:ins>
          </w:p>
        </w:tc>
        <w:tc>
          <w:tcPr>
            <w:tcW w:w="1282" w:type="dxa"/>
            <w:tcBorders>
              <w:top w:val="single" w:sz="6" w:space="0" w:color="000000"/>
              <w:left w:val="single" w:sz="6" w:space="0" w:color="000000"/>
              <w:bottom w:val="single" w:sz="6" w:space="0" w:color="000000"/>
              <w:right w:val="single" w:sz="6" w:space="0" w:color="000000"/>
            </w:tcBorders>
          </w:tcPr>
          <w:p w14:paraId="380B27B3" w14:textId="77777777" w:rsidR="00BF17B0" w:rsidRDefault="00BF17B0" w:rsidP="00BF17B0">
            <w:pPr>
              <w:jc w:val="right"/>
              <w:rPr>
                <w:ins w:id="3964" w:author="Laura Viignola" w:date="2017-07-10T16:58:00Z"/>
                <w:rFonts w:ascii="Calibri" w:eastAsia="Calibri" w:hAnsi="Calibri" w:cs="Calibri"/>
                <w:lang w:val="it-IT"/>
              </w:rPr>
            </w:pPr>
            <w:ins w:id="3965" w:author="Laura Viignola" w:date="2017-07-10T16:58:00Z">
              <w:r>
                <w:rPr>
                  <w:rFonts w:ascii="Calibri" w:eastAsia="Calibri" w:hAnsi="Calibri" w:cs="Calibri"/>
                  <w:lang w:val="it-IT"/>
                </w:rPr>
                <w:t>1.87</w:t>
              </w:r>
            </w:ins>
          </w:p>
        </w:tc>
      </w:tr>
    </w:tbl>
    <w:p w14:paraId="316A144C" w14:textId="77777777" w:rsidR="00BF17B0" w:rsidRDefault="00BF17B0" w:rsidP="00BF17B0">
      <w:pPr>
        <w:rPr>
          <w:ins w:id="3966" w:author="Laura Viignola" w:date="2017-07-10T16:58:00Z"/>
          <w:rFonts w:ascii="Cambria" w:hAnsi="Cambria"/>
        </w:rPr>
      </w:pPr>
    </w:p>
    <w:p w14:paraId="4D996CB1" w14:textId="77777777" w:rsidR="00BF17B0" w:rsidRPr="001A403F" w:rsidRDefault="00BF17B0" w:rsidP="00BF17B0">
      <w:pPr>
        <w:rPr>
          <w:ins w:id="3967" w:author="Laura Viignola" w:date="2017-07-10T16:58:00Z"/>
          <w:rFonts w:ascii="Cambria" w:hAnsi="Cambria"/>
        </w:rPr>
      </w:pPr>
    </w:p>
    <w:p w14:paraId="11EBAE47" w14:textId="77777777" w:rsidR="00BF17B0" w:rsidRDefault="00BF17B0" w:rsidP="00BF17B0">
      <w:pPr>
        <w:rPr>
          <w:ins w:id="3968" w:author="Laura Viignola" w:date="2017-07-10T16:58:00Z"/>
          <w:rFonts w:ascii="Cambria" w:eastAsia="Calibri" w:hAnsi="Cambria" w:cs="Calibri"/>
          <w:lang w:val="pt-PT"/>
        </w:rPr>
      </w:pPr>
      <w:ins w:id="3969" w:author="Laura Viignola" w:date="2017-07-10T16:58:00Z">
        <w:r w:rsidRPr="00CA0059">
          <w:rPr>
            <w:rFonts w:ascii="Cambria" w:hAnsi="Cambria"/>
            <w:i/>
          </w:rPr>
          <w:t>Example 1:</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sidRPr="00EF1BCE">
          <w:rPr>
            <w:rFonts w:ascii="Arial" w:eastAsia="Calibri" w:hAnsi="Arial" w:cs="Arial"/>
            <w:color w:val="1F497D" w:themeColor="text2"/>
            <w:lang w:val="pt-PT"/>
          </w:rPr>
          <w:t>log</w:t>
        </w:r>
        <w:r>
          <w:rPr>
            <w:rFonts w:ascii="Arial" w:eastAsia="Calibri" w:hAnsi="Arial" w:cs="Arial"/>
            <w:color w:val="1F497D" w:themeColor="text2"/>
            <w:lang w:val="pt-PT"/>
          </w:rPr>
          <w:t>(DS_1, 2)</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19898375" w14:textId="77777777" w:rsidR="00BF17B0" w:rsidRDefault="00BF17B0" w:rsidP="00BF17B0">
      <w:pPr>
        <w:rPr>
          <w:ins w:id="3970" w:author="Laura Viignola" w:date="2017-07-10T16:58:00Z"/>
          <w:rFonts w:ascii="Cambria" w:eastAsia="Calibri" w:hAnsi="Cambria" w:cs="Calibri"/>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4193395F" w14:textId="77777777" w:rsidTr="00BF17B0">
        <w:trPr>
          <w:ins w:id="3971"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4B84D2AE" w14:textId="77777777" w:rsidR="00BF17B0" w:rsidRPr="00EF7F65" w:rsidRDefault="00BF17B0" w:rsidP="00BF17B0">
            <w:pPr>
              <w:rPr>
                <w:ins w:id="3972" w:author="Laura Viignola" w:date="2017-07-10T16:58:00Z"/>
                <w:rFonts w:ascii="Arial" w:eastAsia="Calibri" w:hAnsi="Arial" w:cs="Arial"/>
                <w:lang w:val="it-IT"/>
              </w:rPr>
            </w:pPr>
            <w:ins w:id="3973" w:author="Laura Viignola" w:date="2017-07-10T16:58:00Z">
              <w:r w:rsidRPr="00EF7F65">
                <w:rPr>
                  <w:rFonts w:ascii="Arial" w:eastAsia="Calibri" w:hAnsi="Arial" w:cs="Arial"/>
                  <w:lang w:val="it-IT"/>
                </w:rPr>
                <w:t>DS_r</w:t>
              </w:r>
            </w:ins>
          </w:p>
        </w:tc>
      </w:tr>
      <w:tr w:rsidR="00BF17B0" w14:paraId="0D32544F" w14:textId="77777777" w:rsidTr="00BF17B0">
        <w:trPr>
          <w:ins w:id="3974"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480CDB63" w14:textId="77777777" w:rsidR="00BF17B0" w:rsidRPr="004F30F9" w:rsidRDefault="00BF17B0" w:rsidP="00BF17B0">
            <w:pPr>
              <w:rPr>
                <w:ins w:id="3975" w:author="Laura Viignola" w:date="2017-07-10T16:58:00Z"/>
                <w:rFonts w:ascii="Arial" w:hAnsi="Arial" w:cs="Arial"/>
                <w:lang w:val="it-IT"/>
              </w:rPr>
            </w:pPr>
            <w:ins w:id="3976"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304931B1" w14:textId="77777777" w:rsidR="00BF17B0" w:rsidRPr="004F30F9" w:rsidRDefault="00BF17B0" w:rsidP="00BF17B0">
            <w:pPr>
              <w:rPr>
                <w:ins w:id="3977" w:author="Laura Viignola" w:date="2017-07-10T16:58:00Z"/>
                <w:rFonts w:ascii="Arial" w:hAnsi="Arial" w:cs="Arial"/>
                <w:lang w:val="it-IT"/>
              </w:rPr>
            </w:pPr>
            <w:ins w:id="3978"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03042D25" w14:textId="77777777" w:rsidR="00BF17B0" w:rsidRPr="004F30F9" w:rsidRDefault="00BF17B0" w:rsidP="00BF17B0">
            <w:pPr>
              <w:rPr>
                <w:ins w:id="3979" w:author="Laura Viignola" w:date="2017-07-10T16:58:00Z"/>
                <w:rFonts w:ascii="Arial" w:hAnsi="Arial" w:cs="Arial"/>
                <w:lang w:val="it-IT"/>
              </w:rPr>
            </w:pPr>
            <w:ins w:id="3980"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52448FC0" w14:textId="77777777" w:rsidR="00BF17B0" w:rsidRPr="004F30F9" w:rsidRDefault="00BF17B0" w:rsidP="00BF17B0">
            <w:pPr>
              <w:rPr>
                <w:ins w:id="3981" w:author="Laura Viignola" w:date="2017-07-10T16:58:00Z"/>
                <w:rFonts w:ascii="Arial" w:hAnsi="Arial" w:cs="Arial"/>
                <w:lang w:val="it-IT"/>
              </w:rPr>
            </w:pPr>
            <w:ins w:id="3982"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2B4B9225" w14:textId="77777777" w:rsidR="00BF17B0" w:rsidRPr="004F30F9" w:rsidRDefault="00BF17B0" w:rsidP="00BF17B0">
            <w:pPr>
              <w:rPr>
                <w:ins w:id="3983" w:author="Laura Viignola" w:date="2017-07-10T16:58:00Z"/>
                <w:rFonts w:ascii="Arial" w:eastAsia="Calibri" w:hAnsi="Arial" w:cs="Arial"/>
                <w:lang w:val="it-IT"/>
              </w:rPr>
            </w:pPr>
            <w:ins w:id="3984" w:author="Laura Viignola" w:date="2017-07-10T16:58:00Z">
              <w:r>
                <w:rPr>
                  <w:rFonts w:ascii="Arial" w:eastAsia="Calibri" w:hAnsi="Arial" w:cs="Arial"/>
                  <w:lang w:val="it-IT"/>
                </w:rPr>
                <w:t>Me_2</w:t>
              </w:r>
            </w:ins>
          </w:p>
        </w:tc>
      </w:tr>
      <w:tr w:rsidR="00BF17B0" w14:paraId="0B670E8C" w14:textId="77777777" w:rsidTr="00BF17B0">
        <w:trPr>
          <w:ins w:id="3985"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ED91D62" w14:textId="77777777" w:rsidR="00BF17B0" w:rsidRDefault="00BF17B0" w:rsidP="00BF17B0">
            <w:pPr>
              <w:rPr>
                <w:ins w:id="3986" w:author="Laura Viignola" w:date="2017-07-10T16:58:00Z"/>
                <w:lang w:val="it-IT"/>
              </w:rPr>
            </w:pPr>
            <w:ins w:id="3987"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A492BC4" w14:textId="77777777" w:rsidR="00BF17B0" w:rsidRDefault="00BF17B0" w:rsidP="00BF17B0">
            <w:pPr>
              <w:rPr>
                <w:ins w:id="3988" w:author="Laura Viignola" w:date="2017-07-10T16:58:00Z"/>
                <w:lang w:val="it-IT"/>
              </w:rPr>
            </w:pPr>
            <w:ins w:id="3989"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420DF02" w14:textId="77777777" w:rsidR="00BF17B0" w:rsidRDefault="00BF17B0" w:rsidP="00BF17B0">
            <w:pPr>
              <w:rPr>
                <w:ins w:id="3990" w:author="Laura Viignola" w:date="2017-07-10T16:58:00Z"/>
                <w:lang w:val="it-IT"/>
              </w:rPr>
            </w:pPr>
            <w:ins w:id="3991"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1843A4" w14:textId="77777777" w:rsidR="00BF17B0" w:rsidRPr="006D0755" w:rsidRDefault="00BF17B0" w:rsidP="00BF17B0">
            <w:pPr>
              <w:jc w:val="right"/>
              <w:rPr>
                <w:ins w:id="3992" w:author="Laura Viignola" w:date="2017-07-10T16:58:00Z"/>
                <w:rFonts w:asciiTheme="minorHAnsi" w:hAnsiTheme="minorHAnsi"/>
                <w:lang w:val="it-IT"/>
              </w:rPr>
            </w:pPr>
            <w:ins w:id="3993" w:author="Laura Viignola" w:date="2017-07-10T16:58:00Z">
              <w:r>
                <w:rPr>
                  <w:rFonts w:asciiTheme="minorHAnsi" w:hAnsiTheme="minorHAnsi"/>
                  <w:lang w:val="it-IT"/>
                </w:rPr>
                <w:t>10</w:t>
              </w:r>
            </w:ins>
          </w:p>
        </w:tc>
        <w:tc>
          <w:tcPr>
            <w:tcW w:w="1282" w:type="dxa"/>
            <w:tcBorders>
              <w:top w:val="single" w:sz="6" w:space="0" w:color="000000"/>
              <w:left w:val="single" w:sz="6" w:space="0" w:color="000000"/>
              <w:bottom w:val="single" w:sz="6" w:space="0" w:color="000000"/>
              <w:right w:val="single" w:sz="6" w:space="0" w:color="000000"/>
            </w:tcBorders>
          </w:tcPr>
          <w:p w14:paraId="39E7C46B" w14:textId="77777777" w:rsidR="00BF17B0" w:rsidRDefault="00BF17B0" w:rsidP="00BF17B0">
            <w:pPr>
              <w:jc w:val="right"/>
              <w:rPr>
                <w:ins w:id="3994" w:author="Laura Viignola" w:date="2017-07-10T16:58:00Z"/>
                <w:rFonts w:asciiTheme="minorHAnsi" w:hAnsiTheme="minorHAnsi"/>
                <w:lang w:val="it-IT"/>
              </w:rPr>
            </w:pPr>
            <w:ins w:id="3995" w:author="Laura Viignola" w:date="2017-07-10T16:58:00Z">
              <w:r>
                <w:rPr>
                  <w:rFonts w:asciiTheme="minorHAnsi" w:hAnsiTheme="minorHAnsi"/>
                  <w:lang w:val="it-IT"/>
                </w:rPr>
                <w:t>-0.40641</w:t>
              </w:r>
            </w:ins>
          </w:p>
        </w:tc>
      </w:tr>
      <w:tr w:rsidR="00BF17B0" w14:paraId="665998F1" w14:textId="77777777" w:rsidTr="00BF17B0">
        <w:trPr>
          <w:ins w:id="3996"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BA5C3E4" w14:textId="77777777" w:rsidR="00BF17B0" w:rsidRDefault="00BF17B0" w:rsidP="00BF17B0">
            <w:pPr>
              <w:rPr>
                <w:ins w:id="3997" w:author="Laura Viignola" w:date="2017-07-10T16:58:00Z"/>
                <w:lang w:val="it-IT"/>
              </w:rPr>
            </w:pPr>
            <w:ins w:id="3998"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158A9B0" w14:textId="77777777" w:rsidR="00BF17B0" w:rsidRDefault="00BF17B0" w:rsidP="00BF17B0">
            <w:pPr>
              <w:rPr>
                <w:ins w:id="3999" w:author="Laura Viignola" w:date="2017-07-10T16:58:00Z"/>
                <w:lang w:val="it-IT"/>
              </w:rPr>
            </w:pPr>
            <w:ins w:id="4000"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172B70D" w14:textId="77777777" w:rsidR="00BF17B0" w:rsidRDefault="00BF17B0" w:rsidP="00BF17B0">
            <w:pPr>
              <w:rPr>
                <w:ins w:id="4001" w:author="Laura Viignola" w:date="2017-07-10T16:58:00Z"/>
                <w:lang w:val="it-IT"/>
              </w:rPr>
            </w:pPr>
            <w:ins w:id="4002"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E56023" w14:textId="77777777" w:rsidR="00BF17B0" w:rsidRPr="006D0755" w:rsidRDefault="00BF17B0" w:rsidP="00BF17B0">
            <w:pPr>
              <w:jc w:val="right"/>
              <w:rPr>
                <w:ins w:id="4003" w:author="Laura Viignola" w:date="2017-07-10T16:58:00Z"/>
                <w:rFonts w:asciiTheme="minorHAnsi" w:hAnsiTheme="minorHAnsi"/>
                <w:lang w:val="it-IT"/>
              </w:rPr>
            </w:pPr>
            <w:ins w:id="4004" w:author="Laura Viignola" w:date="2017-07-10T16:58:00Z">
              <w:r>
                <w:rPr>
                  <w:rFonts w:asciiTheme="minorHAnsi" w:hAnsiTheme="minorHAnsi"/>
                  <w:lang w:val="it-IT"/>
                </w:rPr>
                <w:t>6</w:t>
              </w:r>
            </w:ins>
          </w:p>
        </w:tc>
        <w:tc>
          <w:tcPr>
            <w:tcW w:w="1282" w:type="dxa"/>
            <w:tcBorders>
              <w:top w:val="single" w:sz="6" w:space="0" w:color="000000"/>
              <w:left w:val="single" w:sz="6" w:space="0" w:color="000000"/>
              <w:bottom w:val="single" w:sz="6" w:space="0" w:color="000000"/>
              <w:right w:val="single" w:sz="6" w:space="0" w:color="000000"/>
            </w:tcBorders>
          </w:tcPr>
          <w:p w14:paraId="72A606A3" w14:textId="77777777" w:rsidR="00BF17B0" w:rsidRDefault="00BF17B0" w:rsidP="00BF17B0">
            <w:pPr>
              <w:jc w:val="right"/>
              <w:rPr>
                <w:ins w:id="4005" w:author="Laura Viignola" w:date="2017-07-10T16:58:00Z"/>
                <w:rFonts w:asciiTheme="minorHAnsi" w:hAnsiTheme="minorHAnsi"/>
                <w:lang w:val="it-IT"/>
              </w:rPr>
            </w:pPr>
            <w:ins w:id="4006" w:author="Laura Viignola" w:date="2017-07-10T16:58:00Z">
              <w:r>
                <w:rPr>
                  <w:rFonts w:asciiTheme="minorHAnsi" w:hAnsiTheme="minorHAnsi"/>
                  <w:lang w:val="it-IT"/>
                </w:rPr>
                <w:t>3.749534</w:t>
              </w:r>
            </w:ins>
          </w:p>
        </w:tc>
      </w:tr>
      <w:tr w:rsidR="00BF17B0" w14:paraId="2E90E669" w14:textId="77777777" w:rsidTr="00BF17B0">
        <w:trPr>
          <w:ins w:id="4007"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64D4DF7" w14:textId="77777777" w:rsidR="00BF17B0" w:rsidRDefault="00BF17B0" w:rsidP="00BF17B0">
            <w:pPr>
              <w:rPr>
                <w:ins w:id="4008" w:author="Laura Viignola" w:date="2017-07-10T16:58:00Z"/>
                <w:lang w:val="it-IT"/>
              </w:rPr>
            </w:pPr>
            <w:ins w:id="4009"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EB4AC3D" w14:textId="77777777" w:rsidR="00BF17B0" w:rsidRDefault="00BF17B0" w:rsidP="00BF17B0">
            <w:pPr>
              <w:rPr>
                <w:ins w:id="4010" w:author="Laura Viignola" w:date="2017-07-10T16:58:00Z"/>
                <w:lang w:val="it-IT"/>
              </w:rPr>
            </w:pPr>
            <w:ins w:id="4011"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44059C7" w14:textId="77777777" w:rsidR="00BF17B0" w:rsidRDefault="00BF17B0" w:rsidP="00BF17B0">
            <w:pPr>
              <w:rPr>
                <w:ins w:id="4012" w:author="Laura Viignola" w:date="2017-07-10T16:58:00Z"/>
                <w:lang w:val="it-IT"/>
              </w:rPr>
            </w:pPr>
            <w:ins w:id="4013"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C11B49" w14:textId="77777777" w:rsidR="00BF17B0" w:rsidRPr="006D0755" w:rsidRDefault="00BF17B0" w:rsidP="00BF17B0">
            <w:pPr>
              <w:jc w:val="right"/>
              <w:rPr>
                <w:ins w:id="4014" w:author="Laura Viignola" w:date="2017-07-10T16:58:00Z"/>
                <w:rFonts w:asciiTheme="minorHAnsi" w:hAnsiTheme="minorHAnsi"/>
                <w:lang w:val="it-IT"/>
              </w:rPr>
            </w:pPr>
            <w:ins w:id="4015" w:author="Laura Viignola" w:date="2017-07-10T16:58:00Z">
              <w:r>
                <w:rPr>
                  <w:rFonts w:asciiTheme="minorHAnsi" w:hAnsiTheme="minorHAnsi"/>
                  <w:lang w:val="it-IT"/>
                </w:rPr>
                <w:t>5</w:t>
              </w:r>
            </w:ins>
          </w:p>
        </w:tc>
        <w:tc>
          <w:tcPr>
            <w:tcW w:w="1282" w:type="dxa"/>
            <w:tcBorders>
              <w:top w:val="single" w:sz="6" w:space="0" w:color="000000"/>
              <w:left w:val="single" w:sz="6" w:space="0" w:color="000000"/>
              <w:bottom w:val="single" w:sz="6" w:space="0" w:color="000000"/>
              <w:right w:val="single" w:sz="6" w:space="0" w:color="000000"/>
            </w:tcBorders>
          </w:tcPr>
          <w:p w14:paraId="724079E3" w14:textId="77777777" w:rsidR="00BF17B0" w:rsidRDefault="00BF17B0" w:rsidP="00BF17B0">
            <w:pPr>
              <w:jc w:val="right"/>
              <w:rPr>
                <w:ins w:id="4016" w:author="Laura Viignola" w:date="2017-07-10T16:58:00Z"/>
                <w:rFonts w:asciiTheme="minorHAnsi" w:hAnsiTheme="minorHAnsi"/>
                <w:lang w:val="it-IT"/>
              </w:rPr>
            </w:pPr>
            <w:ins w:id="4017" w:author="Laura Viignola" w:date="2017-07-10T16:58:00Z">
              <w:r>
                <w:rPr>
                  <w:rFonts w:asciiTheme="minorHAnsi" w:hAnsiTheme="minorHAnsi"/>
                  <w:lang w:val="it-IT"/>
                </w:rPr>
                <w:t>0.903038</w:t>
              </w:r>
            </w:ins>
          </w:p>
        </w:tc>
      </w:tr>
    </w:tbl>
    <w:p w14:paraId="07E4282F" w14:textId="77777777" w:rsidR="00BF17B0" w:rsidRDefault="00BF17B0" w:rsidP="00BF17B0">
      <w:pPr>
        <w:rPr>
          <w:ins w:id="4018" w:author="Laura Viignola" w:date="2017-07-10T16:58:00Z"/>
          <w:rFonts w:ascii="Cambria" w:hAnsi="Cambria"/>
          <w:i/>
        </w:rPr>
      </w:pPr>
    </w:p>
    <w:p w14:paraId="56E644FA" w14:textId="77777777" w:rsidR="00BF17B0" w:rsidRDefault="00BF17B0" w:rsidP="00BF17B0">
      <w:pPr>
        <w:rPr>
          <w:ins w:id="4019" w:author="Laura Viignola" w:date="2017-07-10T16:58:00Z"/>
          <w:rFonts w:ascii="Cambria" w:eastAsia="Calibri" w:hAnsi="Cambria" w:cs="Calibri"/>
          <w:lang w:val="pt-PT"/>
        </w:rPr>
      </w:pPr>
      <w:ins w:id="4020" w:author="Laura Viignola" w:date="2017-07-10T16:58:00Z">
        <w:r w:rsidRPr="00CA0059">
          <w:rPr>
            <w:rFonts w:ascii="Cambria" w:hAnsi="Cambria"/>
            <w:i/>
          </w:rPr>
          <w:t>Example 1:</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sidRPr="00EF1BCE">
          <w:rPr>
            <w:rFonts w:ascii="Arial" w:eastAsia="Calibri" w:hAnsi="Arial" w:cs="Arial"/>
            <w:color w:val="1F497D" w:themeColor="text2"/>
            <w:lang w:val="pt-PT"/>
          </w:rPr>
          <w:t>log</w:t>
        </w:r>
        <w:r>
          <w:rPr>
            <w:rFonts w:ascii="Arial" w:eastAsia="Calibri" w:hAnsi="Arial" w:cs="Arial"/>
            <w:color w:val="1F497D" w:themeColor="text2"/>
            <w:lang w:val="pt-PT"/>
          </w:rPr>
          <w:t>(DS_1#Me_1, 2)</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5AF1039C" w14:textId="77777777" w:rsidR="00BF17B0" w:rsidRDefault="00BF17B0" w:rsidP="00BF17B0">
      <w:pPr>
        <w:rPr>
          <w:ins w:id="4021" w:author="Laura Viignola" w:date="2017-07-10T16:58:00Z"/>
          <w:rFonts w:ascii="Cambria" w:eastAsia="Calibri" w:hAnsi="Cambria" w:cs="Calibri"/>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6CBF3018" w14:textId="77777777" w:rsidTr="00BF17B0">
        <w:trPr>
          <w:ins w:id="4022"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6B245AE0" w14:textId="77777777" w:rsidR="00BF17B0" w:rsidRPr="00EF7F65" w:rsidRDefault="00BF17B0" w:rsidP="00BF17B0">
            <w:pPr>
              <w:rPr>
                <w:ins w:id="4023" w:author="Laura Viignola" w:date="2017-07-10T16:58:00Z"/>
                <w:rFonts w:ascii="Arial" w:eastAsia="Calibri" w:hAnsi="Arial" w:cs="Arial"/>
                <w:lang w:val="it-IT"/>
              </w:rPr>
            </w:pPr>
            <w:ins w:id="4024" w:author="Laura Viignola" w:date="2017-07-10T16:58:00Z">
              <w:r w:rsidRPr="00EF7F65">
                <w:rPr>
                  <w:rFonts w:ascii="Arial" w:eastAsia="Calibri" w:hAnsi="Arial" w:cs="Arial"/>
                  <w:lang w:val="it-IT"/>
                </w:rPr>
                <w:t>DS_r</w:t>
              </w:r>
            </w:ins>
          </w:p>
        </w:tc>
      </w:tr>
      <w:tr w:rsidR="00BF17B0" w14:paraId="0E8D2405" w14:textId="77777777" w:rsidTr="00BF17B0">
        <w:trPr>
          <w:ins w:id="4025"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DA4F822" w14:textId="77777777" w:rsidR="00BF17B0" w:rsidRPr="004F30F9" w:rsidRDefault="00BF17B0" w:rsidP="00BF17B0">
            <w:pPr>
              <w:rPr>
                <w:ins w:id="4026" w:author="Laura Viignola" w:date="2017-07-10T16:58:00Z"/>
                <w:rFonts w:ascii="Arial" w:hAnsi="Arial" w:cs="Arial"/>
                <w:lang w:val="it-IT"/>
              </w:rPr>
            </w:pPr>
            <w:ins w:id="4027"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3CD03473" w14:textId="77777777" w:rsidR="00BF17B0" w:rsidRPr="004F30F9" w:rsidRDefault="00BF17B0" w:rsidP="00BF17B0">
            <w:pPr>
              <w:rPr>
                <w:ins w:id="4028" w:author="Laura Viignola" w:date="2017-07-10T16:58:00Z"/>
                <w:rFonts w:ascii="Arial" w:hAnsi="Arial" w:cs="Arial"/>
                <w:lang w:val="it-IT"/>
              </w:rPr>
            </w:pPr>
            <w:ins w:id="4029"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1A79029C" w14:textId="77777777" w:rsidR="00BF17B0" w:rsidRPr="004F30F9" w:rsidRDefault="00BF17B0" w:rsidP="00BF17B0">
            <w:pPr>
              <w:rPr>
                <w:ins w:id="4030" w:author="Laura Viignola" w:date="2017-07-10T16:58:00Z"/>
                <w:rFonts w:ascii="Arial" w:hAnsi="Arial" w:cs="Arial"/>
                <w:lang w:val="it-IT"/>
              </w:rPr>
            </w:pPr>
            <w:ins w:id="4031"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2F65E48D" w14:textId="77777777" w:rsidR="00BF17B0" w:rsidRPr="004F30F9" w:rsidRDefault="00BF17B0" w:rsidP="00BF17B0">
            <w:pPr>
              <w:rPr>
                <w:ins w:id="4032" w:author="Laura Viignola" w:date="2017-07-10T16:58:00Z"/>
                <w:rFonts w:ascii="Arial" w:hAnsi="Arial" w:cs="Arial"/>
                <w:lang w:val="it-IT"/>
              </w:rPr>
            </w:pPr>
            <w:ins w:id="4033"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72FDD2CE" w14:textId="77777777" w:rsidR="00BF17B0" w:rsidRPr="004F30F9" w:rsidRDefault="00BF17B0" w:rsidP="00BF17B0">
            <w:pPr>
              <w:rPr>
                <w:ins w:id="4034" w:author="Laura Viignola" w:date="2017-07-10T16:58:00Z"/>
                <w:rFonts w:ascii="Arial" w:eastAsia="Calibri" w:hAnsi="Arial" w:cs="Arial"/>
                <w:lang w:val="it-IT"/>
              </w:rPr>
            </w:pPr>
            <w:ins w:id="4035" w:author="Laura Viignola" w:date="2017-07-10T16:58:00Z">
              <w:r>
                <w:rPr>
                  <w:rFonts w:ascii="Arial" w:eastAsia="Calibri" w:hAnsi="Arial" w:cs="Arial"/>
                  <w:lang w:val="it-IT"/>
                </w:rPr>
                <w:t>Me_2</w:t>
              </w:r>
            </w:ins>
          </w:p>
        </w:tc>
      </w:tr>
      <w:tr w:rsidR="00BF17B0" w14:paraId="4AFE49C4" w14:textId="77777777" w:rsidTr="00BF17B0">
        <w:trPr>
          <w:ins w:id="4036"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7AB9EF8" w14:textId="77777777" w:rsidR="00BF17B0" w:rsidRDefault="00BF17B0" w:rsidP="00BF17B0">
            <w:pPr>
              <w:rPr>
                <w:ins w:id="4037" w:author="Laura Viignola" w:date="2017-07-10T16:58:00Z"/>
                <w:lang w:val="it-IT"/>
              </w:rPr>
            </w:pPr>
            <w:ins w:id="4038"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DFE710C" w14:textId="77777777" w:rsidR="00BF17B0" w:rsidRDefault="00BF17B0" w:rsidP="00BF17B0">
            <w:pPr>
              <w:rPr>
                <w:ins w:id="4039" w:author="Laura Viignola" w:date="2017-07-10T16:58:00Z"/>
                <w:lang w:val="it-IT"/>
              </w:rPr>
            </w:pPr>
            <w:ins w:id="4040"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543DB36" w14:textId="77777777" w:rsidR="00BF17B0" w:rsidRDefault="00BF17B0" w:rsidP="00BF17B0">
            <w:pPr>
              <w:rPr>
                <w:ins w:id="4041" w:author="Laura Viignola" w:date="2017-07-10T16:58:00Z"/>
                <w:lang w:val="it-IT"/>
              </w:rPr>
            </w:pPr>
            <w:ins w:id="4042"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3D7837" w14:textId="77777777" w:rsidR="00BF17B0" w:rsidRPr="006D0755" w:rsidRDefault="00BF17B0" w:rsidP="00BF17B0">
            <w:pPr>
              <w:jc w:val="right"/>
              <w:rPr>
                <w:ins w:id="4043" w:author="Laura Viignola" w:date="2017-07-10T16:58:00Z"/>
                <w:rFonts w:asciiTheme="minorHAnsi" w:hAnsiTheme="minorHAnsi"/>
                <w:lang w:val="it-IT"/>
              </w:rPr>
            </w:pPr>
            <w:ins w:id="4044" w:author="Laura Viignola" w:date="2017-07-10T16:58:00Z">
              <w:r>
                <w:rPr>
                  <w:rFonts w:asciiTheme="minorHAnsi" w:hAnsiTheme="minorHAnsi"/>
                  <w:lang w:val="it-IT"/>
                </w:rPr>
                <w:t>10</w:t>
              </w:r>
            </w:ins>
          </w:p>
        </w:tc>
        <w:tc>
          <w:tcPr>
            <w:tcW w:w="1282" w:type="dxa"/>
            <w:tcBorders>
              <w:top w:val="single" w:sz="6" w:space="0" w:color="000000"/>
              <w:left w:val="single" w:sz="6" w:space="0" w:color="000000"/>
              <w:bottom w:val="single" w:sz="6" w:space="0" w:color="000000"/>
              <w:right w:val="single" w:sz="6" w:space="0" w:color="000000"/>
            </w:tcBorders>
          </w:tcPr>
          <w:p w14:paraId="7C39A866" w14:textId="77777777" w:rsidR="00BF17B0" w:rsidRDefault="00BF17B0" w:rsidP="00BF17B0">
            <w:pPr>
              <w:jc w:val="right"/>
              <w:rPr>
                <w:ins w:id="4045" w:author="Laura Viignola" w:date="2017-07-10T16:58:00Z"/>
                <w:rFonts w:ascii="Calibri" w:eastAsia="Calibri" w:hAnsi="Calibri" w:cs="Calibri"/>
                <w:lang w:val="it-IT"/>
              </w:rPr>
            </w:pPr>
            <w:ins w:id="4046" w:author="Laura Viignola" w:date="2017-07-10T16:58:00Z">
              <w:r>
                <w:rPr>
                  <w:rFonts w:ascii="Calibri" w:eastAsia="Calibri" w:hAnsi="Calibri" w:cs="Calibri"/>
                  <w:lang w:val="it-IT"/>
                </w:rPr>
                <w:t>0.7545</w:t>
              </w:r>
            </w:ins>
          </w:p>
        </w:tc>
      </w:tr>
      <w:tr w:rsidR="00BF17B0" w14:paraId="2443CB27" w14:textId="77777777" w:rsidTr="00BF17B0">
        <w:trPr>
          <w:ins w:id="4047"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860AFA9" w14:textId="77777777" w:rsidR="00BF17B0" w:rsidRDefault="00BF17B0" w:rsidP="00BF17B0">
            <w:pPr>
              <w:rPr>
                <w:ins w:id="4048" w:author="Laura Viignola" w:date="2017-07-10T16:58:00Z"/>
                <w:lang w:val="it-IT"/>
              </w:rPr>
            </w:pPr>
            <w:ins w:id="4049"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03F967F" w14:textId="77777777" w:rsidR="00BF17B0" w:rsidRDefault="00BF17B0" w:rsidP="00BF17B0">
            <w:pPr>
              <w:rPr>
                <w:ins w:id="4050" w:author="Laura Viignola" w:date="2017-07-10T16:58:00Z"/>
                <w:lang w:val="it-IT"/>
              </w:rPr>
            </w:pPr>
            <w:ins w:id="4051"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27D7781" w14:textId="77777777" w:rsidR="00BF17B0" w:rsidRDefault="00BF17B0" w:rsidP="00BF17B0">
            <w:pPr>
              <w:rPr>
                <w:ins w:id="4052" w:author="Laura Viignola" w:date="2017-07-10T16:58:00Z"/>
                <w:lang w:val="it-IT"/>
              </w:rPr>
            </w:pPr>
            <w:ins w:id="4053"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5E62E3" w14:textId="77777777" w:rsidR="00BF17B0" w:rsidRPr="006D0755" w:rsidRDefault="00BF17B0" w:rsidP="00BF17B0">
            <w:pPr>
              <w:jc w:val="right"/>
              <w:rPr>
                <w:ins w:id="4054" w:author="Laura Viignola" w:date="2017-07-10T16:58:00Z"/>
                <w:rFonts w:asciiTheme="minorHAnsi" w:hAnsiTheme="minorHAnsi"/>
                <w:lang w:val="it-IT"/>
              </w:rPr>
            </w:pPr>
            <w:ins w:id="4055" w:author="Laura Viignola" w:date="2017-07-10T16:58:00Z">
              <w:r>
                <w:rPr>
                  <w:rFonts w:asciiTheme="minorHAnsi" w:hAnsiTheme="minorHAnsi"/>
                  <w:lang w:val="it-IT"/>
                </w:rPr>
                <w:t>6</w:t>
              </w:r>
            </w:ins>
          </w:p>
        </w:tc>
        <w:tc>
          <w:tcPr>
            <w:tcW w:w="1282" w:type="dxa"/>
            <w:tcBorders>
              <w:top w:val="single" w:sz="6" w:space="0" w:color="000000"/>
              <w:left w:val="single" w:sz="6" w:space="0" w:color="000000"/>
              <w:bottom w:val="single" w:sz="6" w:space="0" w:color="000000"/>
              <w:right w:val="single" w:sz="6" w:space="0" w:color="000000"/>
            </w:tcBorders>
          </w:tcPr>
          <w:p w14:paraId="4A045BD5" w14:textId="77777777" w:rsidR="00BF17B0" w:rsidRDefault="00BF17B0" w:rsidP="00BF17B0">
            <w:pPr>
              <w:jc w:val="right"/>
              <w:rPr>
                <w:ins w:id="4056" w:author="Laura Viignola" w:date="2017-07-10T16:58:00Z"/>
                <w:rFonts w:ascii="Calibri" w:eastAsia="Calibri" w:hAnsi="Calibri" w:cs="Calibri"/>
                <w:lang w:val="it-IT"/>
              </w:rPr>
            </w:pPr>
            <w:ins w:id="4057" w:author="Laura Viignola" w:date="2017-07-10T16:58:00Z">
              <w:r>
                <w:rPr>
                  <w:rFonts w:ascii="Calibri" w:eastAsia="Calibri" w:hAnsi="Calibri" w:cs="Calibri"/>
                  <w:lang w:val="it-IT"/>
                </w:rPr>
                <w:t>13.45</w:t>
              </w:r>
            </w:ins>
          </w:p>
        </w:tc>
      </w:tr>
      <w:tr w:rsidR="00BF17B0" w14:paraId="07296F07" w14:textId="77777777" w:rsidTr="00BF17B0">
        <w:trPr>
          <w:ins w:id="4058"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7D569AA" w14:textId="77777777" w:rsidR="00BF17B0" w:rsidRDefault="00BF17B0" w:rsidP="00BF17B0">
            <w:pPr>
              <w:rPr>
                <w:ins w:id="4059" w:author="Laura Viignola" w:date="2017-07-10T16:58:00Z"/>
                <w:lang w:val="it-IT"/>
              </w:rPr>
            </w:pPr>
            <w:ins w:id="4060"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1437813" w14:textId="77777777" w:rsidR="00BF17B0" w:rsidRDefault="00BF17B0" w:rsidP="00BF17B0">
            <w:pPr>
              <w:rPr>
                <w:ins w:id="4061" w:author="Laura Viignola" w:date="2017-07-10T16:58:00Z"/>
                <w:lang w:val="it-IT"/>
              </w:rPr>
            </w:pPr>
            <w:ins w:id="4062"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462382A" w14:textId="77777777" w:rsidR="00BF17B0" w:rsidRDefault="00BF17B0" w:rsidP="00BF17B0">
            <w:pPr>
              <w:rPr>
                <w:ins w:id="4063" w:author="Laura Viignola" w:date="2017-07-10T16:58:00Z"/>
                <w:lang w:val="it-IT"/>
              </w:rPr>
            </w:pPr>
            <w:ins w:id="4064"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114CC5" w14:textId="77777777" w:rsidR="00BF17B0" w:rsidRPr="006D0755" w:rsidRDefault="00BF17B0" w:rsidP="00BF17B0">
            <w:pPr>
              <w:jc w:val="right"/>
              <w:rPr>
                <w:ins w:id="4065" w:author="Laura Viignola" w:date="2017-07-10T16:58:00Z"/>
                <w:rFonts w:asciiTheme="minorHAnsi" w:hAnsiTheme="minorHAnsi"/>
                <w:lang w:val="it-IT"/>
              </w:rPr>
            </w:pPr>
            <w:ins w:id="4066" w:author="Laura Viignola" w:date="2017-07-10T16:58:00Z">
              <w:r>
                <w:rPr>
                  <w:rFonts w:asciiTheme="minorHAnsi" w:hAnsiTheme="minorHAnsi"/>
                  <w:lang w:val="it-IT"/>
                </w:rPr>
                <w:t>5</w:t>
              </w:r>
            </w:ins>
          </w:p>
        </w:tc>
        <w:tc>
          <w:tcPr>
            <w:tcW w:w="1282" w:type="dxa"/>
            <w:tcBorders>
              <w:top w:val="single" w:sz="6" w:space="0" w:color="000000"/>
              <w:left w:val="single" w:sz="6" w:space="0" w:color="000000"/>
              <w:bottom w:val="single" w:sz="6" w:space="0" w:color="000000"/>
              <w:right w:val="single" w:sz="6" w:space="0" w:color="000000"/>
            </w:tcBorders>
          </w:tcPr>
          <w:p w14:paraId="7DBAED2A" w14:textId="77777777" w:rsidR="00BF17B0" w:rsidRDefault="00BF17B0" w:rsidP="00BF17B0">
            <w:pPr>
              <w:jc w:val="right"/>
              <w:rPr>
                <w:ins w:id="4067" w:author="Laura Viignola" w:date="2017-07-10T16:58:00Z"/>
                <w:rFonts w:ascii="Calibri" w:eastAsia="Calibri" w:hAnsi="Calibri" w:cs="Calibri"/>
                <w:lang w:val="it-IT"/>
              </w:rPr>
            </w:pPr>
            <w:ins w:id="4068" w:author="Laura Viignola" w:date="2017-07-10T16:58:00Z">
              <w:r>
                <w:rPr>
                  <w:rFonts w:ascii="Calibri" w:eastAsia="Calibri" w:hAnsi="Calibri" w:cs="Calibri"/>
                  <w:lang w:val="it-IT"/>
                </w:rPr>
                <w:t>1.87</w:t>
              </w:r>
            </w:ins>
          </w:p>
        </w:tc>
      </w:tr>
    </w:tbl>
    <w:p w14:paraId="5B95224D" w14:textId="77777777" w:rsidR="00BF17B0" w:rsidRDefault="00BF17B0" w:rsidP="00BF17B0">
      <w:pPr>
        <w:rPr>
          <w:ins w:id="4069" w:author="Laura Viignola" w:date="2017-07-10T16:58:00Z"/>
          <w:rFonts w:ascii="Trebuchet MS" w:eastAsia="Trebuchet MS" w:hAnsi="Trebuchet MS" w:cs="Trebuchet MS"/>
          <w:color w:val="454645"/>
          <w:sz w:val="32"/>
        </w:rPr>
      </w:pPr>
    </w:p>
    <w:p w14:paraId="0351DE1C" w14:textId="77777777" w:rsidR="00BF17B0" w:rsidRDefault="00BF17B0" w:rsidP="00BF17B0">
      <w:pPr>
        <w:rPr>
          <w:ins w:id="4070" w:author="Laura Viignola" w:date="2017-07-10T16:58:00Z"/>
          <w:rFonts w:eastAsia="Trebuchet MS"/>
        </w:rPr>
      </w:pPr>
    </w:p>
    <w:p w14:paraId="76C28E7E" w14:textId="77777777" w:rsidR="00BF17B0" w:rsidRPr="000E3547" w:rsidRDefault="00BF17B0" w:rsidP="00BF17B0">
      <w:pPr>
        <w:pStyle w:val="Stile3"/>
        <w:rPr>
          <w:ins w:id="4071" w:author="Laura Viignola" w:date="2017-07-10T16:58:00Z"/>
          <w:lang w:val="it-IT"/>
        </w:rPr>
      </w:pPr>
      <w:ins w:id="4072" w:author="Laura Viignola" w:date="2017-07-10T16:58:00Z">
        <w:r>
          <w:t>power</w:t>
        </w:r>
      </w:ins>
    </w:p>
    <w:p w14:paraId="20E16C11" w14:textId="77777777" w:rsidR="00BF17B0" w:rsidRPr="0075768B" w:rsidRDefault="00BF17B0" w:rsidP="00BF17B0">
      <w:pPr>
        <w:rPr>
          <w:ins w:id="4073" w:author="Laura Viignola" w:date="2017-07-10T16:58:00Z"/>
          <w:rFonts w:ascii="Arial" w:eastAsia="Calibri" w:hAnsi="Arial" w:cs="Arial"/>
          <w:b/>
        </w:rPr>
      </w:pPr>
      <w:ins w:id="4074"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r w:rsidRPr="0024137D">
          <w:rPr>
            <w:rFonts w:ascii="Arial" w:eastAsia="Calibri" w:hAnsi="Arial" w:cs="Arial"/>
            <w:b/>
            <w:color w:val="auto"/>
          </w:rPr>
          <w:t>power</w:t>
        </w:r>
        <w:r>
          <w:rPr>
            <w:rFonts w:ascii="Arial" w:eastAsia="Calibri" w:hAnsi="Arial" w:cs="Arial"/>
            <w:color w:val="auto"/>
          </w:rPr>
          <w:t>(op, exponent)</w:t>
        </w:r>
      </w:ins>
    </w:p>
    <w:p w14:paraId="02FB8F23" w14:textId="77777777" w:rsidR="00BF17B0" w:rsidRDefault="00BF17B0" w:rsidP="00BF17B0">
      <w:pPr>
        <w:ind w:left="360"/>
        <w:rPr>
          <w:ins w:id="4075" w:author="Laura Viignola" w:date="2017-07-10T16:58:00Z"/>
          <w:rFonts w:ascii="Cambria" w:eastAsia="Calibri" w:hAnsi="Cambria" w:cs="Calibri"/>
          <w:color w:val="5B9BD5"/>
        </w:rPr>
      </w:pPr>
    </w:p>
    <w:p w14:paraId="07AEE5B8" w14:textId="77777777" w:rsidR="00BF17B0" w:rsidRPr="005961DD" w:rsidRDefault="00BF17B0" w:rsidP="00BF17B0">
      <w:pPr>
        <w:rPr>
          <w:ins w:id="4076" w:author="Laura Viignola" w:date="2017-07-10T16:58:00Z"/>
          <w:rFonts w:ascii="Cambria" w:eastAsia="Calibri" w:hAnsi="Cambria" w:cs="Calibri"/>
          <w:i/>
          <w:color w:val="5B9BD5"/>
        </w:rPr>
      </w:pPr>
      <w:ins w:id="4077"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5BAF7991" w14:textId="77777777" w:rsidR="00BF17B0" w:rsidRDefault="00BF17B0" w:rsidP="00BF17B0">
      <w:pPr>
        <w:rPr>
          <w:ins w:id="4078" w:author="Laura Viignola" w:date="2017-07-10T16:58:00Z"/>
          <w:rFonts w:ascii="Cambria" w:eastAsia="Calibri" w:hAnsi="Cambria" w:cs="Calibri"/>
          <w:color w:val="5B9BD5"/>
        </w:rPr>
      </w:pPr>
      <w:ins w:id="4079" w:author="Laura Viignola" w:date="2017-07-10T16:58:00Z">
        <w:r>
          <w:rPr>
            <w:rFonts w:ascii="Arial" w:eastAsia="Calibri" w:hAnsi="Arial" w:cs="Arial"/>
            <w:color w:val="auto"/>
          </w:rPr>
          <w:t>o</w:t>
        </w:r>
        <w:r w:rsidRPr="0075768B">
          <w:rPr>
            <w:rFonts w:ascii="Arial" w:eastAsia="Calibri" w:hAnsi="Arial" w:cs="Arial"/>
            <w:color w:val="auto"/>
          </w:rPr>
          <w:t>p</w:t>
        </w:r>
        <w:r>
          <w:rPr>
            <w:rFonts w:ascii="Arial" w:eastAsia="Calibri" w:hAnsi="Arial" w:cs="Arial"/>
            <w:color w:val="auto"/>
          </w:rPr>
          <w:tab/>
        </w:r>
        <w:r>
          <w:rPr>
            <w:rFonts w:ascii="Cambria" w:eastAsia="Calibri" w:hAnsi="Cambria" w:cs="Calibri"/>
          </w:rPr>
          <w:tab/>
        </w:r>
        <w:r>
          <w:rPr>
            <w:rFonts w:ascii="Cambria" w:eastAsia="Calibri" w:hAnsi="Cambria" w:cs="Calibri"/>
          </w:rPr>
          <w:tab/>
          <w:t>mandatory</w:t>
        </w:r>
        <w:r>
          <w:rPr>
            <w:rFonts w:ascii="Cambria" w:eastAsia="Calibri" w:hAnsi="Cambria" w:cs="Calibri"/>
          </w:rPr>
          <w:tab/>
          <w:t>the operand</w:t>
        </w:r>
      </w:ins>
    </w:p>
    <w:p w14:paraId="75D7A992" w14:textId="77777777" w:rsidR="00BF17B0" w:rsidRDefault="00BF17B0" w:rsidP="00BF17B0">
      <w:pPr>
        <w:rPr>
          <w:ins w:id="4080" w:author="Laura Viignola" w:date="2017-07-10T16:58:00Z"/>
          <w:rFonts w:ascii="Cambria" w:eastAsia="Calibri" w:hAnsi="Cambria" w:cs="Calibri"/>
          <w:color w:val="5B9BD5"/>
        </w:rPr>
      </w:pPr>
      <w:ins w:id="4081" w:author="Laura Viignola" w:date="2017-07-10T16:58:00Z">
        <w:r>
          <w:rPr>
            <w:rFonts w:ascii="Arial" w:eastAsia="Calibri" w:hAnsi="Arial" w:cs="Arial"/>
            <w:color w:val="auto"/>
          </w:rPr>
          <w:t>exponent</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exponent of the power</w:t>
        </w:r>
      </w:ins>
    </w:p>
    <w:p w14:paraId="6D914B42" w14:textId="77777777" w:rsidR="00BF17B0" w:rsidRDefault="00BF17B0" w:rsidP="00BF17B0">
      <w:pPr>
        <w:rPr>
          <w:ins w:id="4082" w:author="Laura Viignola" w:date="2017-07-10T16:58:00Z"/>
          <w:rFonts w:ascii="Cambria" w:eastAsia="Calibri" w:hAnsi="Cambria" w:cs="Calibri"/>
          <w:color w:val="5B9BD5"/>
        </w:rPr>
      </w:pPr>
    </w:p>
    <w:p w14:paraId="7A0121AD" w14:textId="77777777" w:rsidR="00BF17B0" w:rsidRDefault="00BF17B0" w:rsidP="00BF17B0">
      <w:pPr>
        <w:rPr>
          <w:ins w:id="4083" w:author="Laura Viignola" w:date="2017-07-10T16:58:00Z"/>
          <w:rFonts w:ascii="Cambria" w:eastAsia="Calibri" w:hAnsi="Cambria" w:cs="Calibri"/>
          <w:i/>
          <w:color w:val="5B9BD5"/>
        </w:rPr>
      </w:pPr>
      <w:ins w:id="4084"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1875F00C" w14:textId="77777777" w:rsidR="00BF17B0" w:rsidRDefault="00BF17B0" w:rsidP="00BF17B0">
      <w:pPr>
        <w:rPr>
          <w:ins w:id="4085" w:author="Laura Viignola" w:date="2017-07-10T16:58:00Z"/>
          <w:rFonts w:ascii="Arial" w:eastAsia="Calibri" w:hAnsi="Arial" w:cs="Arial"/>
        </w:rPr>
      </w:pPr>
      <w:ins w:id="4086" w:author="Laura Viignola" w:date="2017-07-10T16:58:00Z">
        <w:r>
          <w:rPr>
            <w:rFonts w:ascii="Arial" w:eastAsia="Calibri" w:hAnsi="Arial" w:cs="Arial"/>
          </w:rPr>
          <w:t>power(DS_1, 2)</w:t>
        </w:r>
      </w:ins>
    </w:p>
    <w:p w14:paraId="7F86BC1F" w14:textId="77777777" w:rsidR="00BF17B0" w:rsidRPr="0075768B" w:rsidRDefault="00BF17B0" w:rsidP="00BF17B0">
      <w:pPr>
        <w:rPr>
          <w:ins w:id="4087" w:author="Laura Viignola" w:date="2017-07-10T16:58:00Z"/>
          <w:rFonts w:ascii="Arial" w:eastAsia="Calibri" w:hAnsi="Arial" w:cs="Arial"/>
        </w:rPr>
      </w:pPr>
      <w:ins w:id="4088" w:author="Laura Viignola" w:date="2017-07-10T16:58:00Z">
        <w:r>
          <w:rPr>
            <w:rFonts w:ascii="Arial" w:eastAsia="Calibri" w:hAnsi="Arial" w:cs="Arial"/>
          </w:rPr>
          <w:t>power(5, 2)</w:t>
        </w:r>
      </w:ins>
    </w:p>
    <w:p w14:paraId="6EEBE134" w14:textId="77777777" w:rsidR="00BF17B0" w:rsidRPr="00930AA3" w:rsidRDefault="00BF17B0" w:rsidP="00BF17B0">
      <w:pPr>
        <w:rPr>
          <w:ins w:id="4089" w:author="Laura Viignola" w:date="2017-07-10T16:58:00Z"/>
          <w:rFonts w:ascii="Cambria" w:eastAsia="Calibri" w:hAnsi="Cambria" w:cs="Calibri"/>
          <w:color w:val="5B9BD5"/>
        </w:rPr>
      </w:pPr>
    </w:p>
    <w:p w14:paraId="6A2B701D" w14:textId="77777777" w:rsidR="00BF17B0" w:rsidRDefault="00BF17B0" w:rsidP="00BF17B0">
      <w:pPr>
        <w:rPr>
          <w:ins w:id="4090" w:author="Laura Viignola" w:date="2017-07-10T16:58:00Z"/>
          <w:rFonts w:ascii="Cambria" w:eastAsia="Calibri" w:hAnsi="Cambria" w:cs="Calibri"/>
          <w:i/>
          <w:color w:val="5B9BD5"/>
        </w:rPr>
      </w:pPr>
      <w:ins w:id="4091" w:author="Laura Viignola" w:date="2017-07-10T16:58:00Z">
        <w:r>
          <w:rPr>
            <w:rFonts w:ascii="Cambria" w:eastAsia="Calibri" w:hAnsi="Cambria" w:cs="Calibri"/>
            <w:i/>
            <w:color w:val="5B9BD5"/>
          </w:rPr>
          <w:t>Semantic for scalar operations</w:t>
        </w:r>
      </w:ins>
    </w:p>
    <w:p w14:paraId="1F78FBDA" w14:textId="77777777" w:rsidR="00BF17B0" w:rsidRDefault="00BF17B0" w:rsidP="00BF17B0">
      <w:pPr>
        <w:jc w:val="both"/>
        <w:rPr>
          <w:ins w:id="4092" w:author="Laura Viignola" w:date="2017-07-10T16:58:00Z"/>
        </w:rPr>
      </w:pPr>
      <w:ins w:id="4093" w:author="Laura Viignola" w:date="2017-07-10T16:58:00Z">
        <w:r>
          <w:t>The operator power r</w:t>
        </w:r>
        <w:r w:rsidRPr="008D0ABB">
          <w:t>aises a number to a certain exponent</w:t>
        </w:r>
        <w:r>
          <w:t>.</w:t>
        </w:r>
      </w:ins>
    </w:p>
    <w:p w14:paraId="7F62A293" w14:textId="77777777" w:rsidR="00BF17B0" w:rsidRPr="00CF4A4F" w:rsidRDefault="00BF17B0" w:rsidP="00BF17B0">
      <w:pPr>
        <w:jc w:val="both"/>
        <w:rPr>
          <w:ins w:id="4094" w:author="Laura Viignola" w:date="2017-07-10T16:58:00Z"/>
          <w:rFonts w:ascii="Cambria" w:eastAsia="Calibri" w:hAnsi="Cambria" w:cs="Calibri"/>
        </w:rPr>
      </w:pPr>
    </w:p>
    <w:p w14:paraId="0603CD14" w14:textId="77777777" w:rsidR="00BF17B0" w:rsidRDefault="00BF17B0" w:rsidP="00BF17B0">
      <w:pPr>
        <w:jc w:val="both"/>
        <w:rPr>
          <w:ins w:id="4095" w:author="Laura Viignola" w:date="2017-07-10T16:58:00Z"/>
          <w:rFonts w:ascii="Cambria" w:eastAsia="Calibri" w:hAnsi="Cambria" w:cs="Calibri"/>
        </w:rPr>
      </w:pPr>
      <w:ins w:id="4096" w:author="Laura Viignola" w:date="2017-07-10T16:58:00Z">
        <w:r>
          <w:rPr>
            <w:rFonts w:ascii="Cambria" w:eastAsia="Calibri" w:hAnsi="Cambria" w:cs="Calibri"/>
          </w:rPr>
          <w:t xml:space="preserve">Examples: </w:t>
        </w:r>
      </w:ins>
    </w:p>
    <w:p w14:paraId="5ADF2C7D" w14:textId="77777777" w:rsidR="00BF17B0" w:rsidRDefault="00BF17B0" w:rsidP="00BF17B0">
      <w:pPr>
        <w:ind w:left="360"/>
        <w:jc w:val="both"/>
        <w:rPr>
          <w:ins w:id="4097" w:author="Laura Viignola" w:date="2017-07-10T16:58:00Z"/>
          <w:rFonts w:ascii="Cambria" w:hAnsi="Cambria"/>
        </w:rPr>
      </w:pPr>
      <w:ins w:id="4098" w:author="Laura Viignola" w:date="2017-07-10T16:58:00Z">
        <w:r w:rsidRPr="0024137D">
          <w:rPr>
            <w:rFonts w:ascii="Arial" w:hAnsi="Arial" w:cs="Arial"/>
            <w:b/>
          </w:rPr>
          <w:t>power</w:t>
        </w:r>
        <w:r>
          <w:rPr>
            <w:rFonts w:ascii="Arial" w:hAnsi="Arial" w:cs="Arial"/>
          </w:rPr>
          <w:t>(5, 2</w:t>
        </w:r>
        <w:r>
          <w:rPr>
            <w:rFonts w:ascii="Arial" w:eastAsia="Calibri" w:hAnsi="Arial" w:cs="Arial"/>
          </w:rPr>
          <w:t>)</w:t>
        </w:r>
        <w:r>
          <w:rPr>
            <w:rFonts w:ascii="Cambria" w:hAnsi="Cambria"/>
          </w:rPr>
          <w:t xml:space="preserve"> </w:t>
        </w:r>
        <w:r w:rsidRPr="008E7718">
          <w:rPr>
            <w:rFonts w:ascii="Cambria" w:hAnsi="Cambria"/>
          </w:rPr>
          <w:t xml:space="preserve">gives </w:t>
        </w:r>
        <w:r>
          <w:rPr>
            <w:rFonts w:ascii="Cambria" w:hAnsi="Cambria"/>
          </w:rPr>
          <w:t>25</w:t>
        </w:r>
      </w:ins>
    </w:p>
    <w:p w14:paraId="3EBAA867" w14:textId="77777777" w:rsidR="00BF17B0" w:rsidRDefault="00BF17B0" w:rsidP="00BF17B0">
      <w:pPr>
        <w:ind w:left="360"/>
        <w:jc w:val="both"/>
        <w:rPr>
          <w:ins w:id="4099" w:author="Laura Viignola" w:date="2017-07-10T16:58:00Z"/>
          <w:rFonts w:ascii="Cambria" w:hAnsi="Cambria"/>
        </w:rPr>
      </w:pPr>
    </w:p>
    <w:p w14:paraId="19DB4DF6" w14:textId="77777777" w:rsidR="00BF17B0" w:rsidRDefault="00BF17B0" w:rsidP="00BF17B0">
      <w:pPr>
        <w:rPr>
          <w:ins w:id="4100" w:author="Laura Viignola" w:date="2017-07-10T16:58:00Z"/>
          <w:rFonts w:ascii="Cambria" w:eastAsia="Calibri" w:hAnsi="Cambria" w:cs="Calibri"/>
          <w:i/>
          <w:color w:val="5B9BD5"/>
        </w:rPr>
      </w:pPr>
    </w:p>
    <w:p w14:paraId="0D4AA858" w14:textId="77777777" w:rsidR="00BF17B0" w:rsidRDefault="00BF17B0" w:rsidP="00BF17B0">
      <w:pPr>
        <w:rPr>
          <w:ins w:id="4101" w:author="Laura Viignola" w:date="2017-07-10T16:58:00Z"/>
          <w:rFonts w:ascii="Cambria" w:eastAsia="Calibri" w:hAnsi="Cambria" w:cs="Calibri"/>
          <w:i/>
          <w:color w:val="5B9BD5"/>
        </w:rPr>
      </w:pPr>
      <w:ins w:id="4102" w:author="Laura Viignola" w:date="2017-07-10T16:58:00Z">
        <w:r>
          <w:rPr>
            <w:rFonts w:ascii="Cambria" w:eastAsia="Calibri" w:hAnsi="Cambria" w:cs="Calibri"/>
            <w:i/>
            <w:color w:val="5B9BD5"/>
          </w:rPr>
          <w:t>Input Parameters type</w:t>
        </w:r>
        <w:r>
          <w:rPr>
            <w:rFonts w:ascii="Cambria" w:eastAsia="Calibri" w:hAnsi="Cambria" w:cs="Calibri"/>
            <w:i/>
            <w:color w:val="5B9BD5"/>
          </w:rPr>
          <w:tab/>
        </w:r>
      </w:ins>
    </w:p>
    <w:p w14:paraId="0428E082" w14:textId="77777777" w:rsidR="00BF17B0" w:rsidRDefault="00BF17B0" w:rsidP="00BF17B0">
      <w:pPr>
        <w:rPr>
          <w:ins w:id="4103" w:author="Laura Viignola" w:date="2017-07-10T16:58:00Z"/>
          <w:rFonts w:ascii="Cambria" w:eastAsia="Calibri" w:hAnsi="Cambria" w:cs="Calibri"/>
          <w:i/>
          <w:noProof/>
          <w:color w:val="5B9BD5"/>
          <w:lang w:val="en-US"/>
        </w:rPr>
      </w:pPr>
      <w:ins w:id="4104" w:author="Laura Viignola" w:date="2017-07-10T16:58:00Z">
        <w:r w:rsidRPr="00DA2507">
          <w:rPr>
            <w:rFonts w:ascii="Cambria" w:eastAsia="Calibri" w:hAnsi="Cambria" w:cs="Calibri"/>
            <w:i/>
            <w:noProof/>
            <w:color w:val="5B9BD5"/>
            <w:lang w:val="en-US"/>
          </w:rPr>
          <w:t xml:space="preserve"> </w:t>
        </w:r>
      </w:ins>
    </w:p>
    <w:p w14:paraId="2F3998F8" w14:textId="77777777" w:rsidR="00BF17B0" w:rsidRDefault="00BF17B0" w:rsidP="00BF17B0">
      <w:pPr>
        <w:rPr>
          <w:ins w:id="4105" w:author="Laura Viignola" w:date="2017-07-10T16:58:00Z"/>
          <w:rFonts w:ascii="Cambria" w:eastAsia="Calibri" w:hAnsi="Cambria" w:cs="Calibri"/>
        </w:rPr>
      </w:pPr>
      <w:ins w:id="4106" w:author="Laura Viignola" w:date="2017-07-10T16:58:00Z">
        <w:r w:rsidRPr="00E64258">
          <w:rPr>
            <w:rFonts w:ascii="Cambria" w:eastAsia="Calibri" w:hAnsi="Cambria" w:cs="Calibri"/>
            <w:i/>
          </w:rPr>
          <w:t>Op</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w:t>
        </w:r>
        <w:r>
          <w:rPr>
            <w:rFonts w:ascii="Cambria" w:eastAsia="Calibri" w:hAnsi="Cambria" w:cs="Calibri"/>
          </w:rPr>
          <w:tab/>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4FAE2F58" w14:textId="77777777" w:rsidR="00BF17B0" w:rsidRPr="006F2FA3" w:rsidRDefault="00BF17B0" w:rsidP="00BF17B0">
      <w:pPr>
        <w:ind w:left="1452" w:firstLine="708"/>
        <w:rPr>
          <w:ins w:id="4107" w:author="Laura Viignola" w:date="2017-07-10T16:58:00Z"/>
          <w:rFonts w:ascii="Cambria" w:eastAsia="Calibri" w:hAnsi="Cambria" w:cs="Calibri"/>
        </w:rPr>
      </w:pPr>
      <w:ins w:id="4108"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685B2738" w14:textId="77777777" w:rsidR="00BF17B0" w:rsidRDefault="00BF17B0" w:rsidP="00BF17B0">
      <w:pPr>
        <w:ind w:left="1452" w:firstLine="708"/>
        <w:rPr>
          <w:ins w:id="4109" w:author="Laura Viignola" w:date="2017-07-10T16:58:00Z"/>
          <w:rFonts w:ascii="Cambria" w:eastAsia="Calibri" w:hAnsi="Cambria" w:cs="Calibri"/>
        </w:rPr>
      </w:pPr>
      <w:ins w:id="4110" w:author="Laura Viignola" w:date="2017-07-10T16:58:00Z">
        <w:r w:rsidRPr="006F2FA3">
          <w:rPr>
            <w:rFonts w:ascii="Cambria" w:eastAsia="Calibri" w:hAnsi="Cambria" w:cs="Calibri"/>
          </w:rPr>
          <w:t xml:space="preserve">|   </w:t>
        </w:r>
        <w:r>
          <w:rPr>
            <w:rFonts w:ascii="Cambria" w:eastAsia="Calibri" w:hAnsi="Cambria" w:cs="Calibri"/>
          </w:rPr>
          <w:t>number</w:t>
        </w:r>
      </w:ins>
    </w:p>
    <w:p w14:paraId="0BFC90E6" w14:textId="77777777" w:rsidR="00BF17B0" w:rsidRDefault="00BF17B0" w:rsidP="00BF17B0">
      <w:pPr>
        <w:rPr>
          <w:ins w:id="4111" w:author="Laura Viignola" w:date="2017-07-10T16:58:00Z"/>
          <w:rFonts w:ascii="Cambria" w:eastAsia="Calibri" w:hAnsi="Cambria" w:cs="Calibri"/>
        </w:rPr>
      </w:pPr>
    </w:p>
    <w:p w14:paraId="734F7D33" w14:textId="77777777" w:rsidR="00BF17B0" w:rsidRDefault="00BF17B0" w:rsidP="00BF17B0">
      <w:pPr>
        <w:rPr>
          <w:ins w:id="4112" w:author="Laura Viignola" w:date="2017-07-10T16:58:00Z"/>
          <w:rFonts w:ascii="Cambria" w:eastAsia="Calibri" w:hAnsi="Cambria" w:cs="Calibri"/>
        </w:rPr>
      </w:pPr>
      <w:ins w:id="4113" w:author="Laura Viignola" w:date="2017-07-10T16:58:00Z">
        <w:r>
          <w:rPr>
            <w:rFonts w:ascii="Cambria" w:eastAsia="Calibri" w:hAnsi="Cambria" w:cs="Calibri"/>
          </w:rPr>
          <w:t>exponent</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t>number</w:t>
        </w:r>
      </w:ins>
    </w:p>
    <w:p w14:paraId="4B830FD4" w14:textId="77777777" w:rsidR="00BF17B0" w:rsidRPr="006F2FA3" w:rsidRDefault="00BF17B0" w:rsidP="00BF17B0">
      <w:pPr>
        <w:rPr>
          <w:ins w:id="4114" w:author="Laura Viignola" w:date="2017-07-10T16:58:00Z"/>
          <w:rFonts w:ascii="Cambria" w:eastAsia="Calibri" w:hAnsi="Cambria" w:cs="Calibri"/>
        </w:rPr>
      </w:pPr>
    </w:p>
    <w:p w14:paraId="7E030D0E" w14:textId="77777777" w:rsidR="00BF17B0" w:rsidRPr="006F2FA3" w:rsidRDefault="00BF17B0" w:rsidP="00BF17B0">
      <w:pPr>
        <w:rPr>
          <w:ins w:id="4115" w:author="Laura Viignola" w:date="2017-07-10T16:58:00Z"/>
          <w:rFonts w:ascii="Cambria" w:eastAsia="Calibri" w:hAnsi="Cambria" w:cs="Calibri"/>
          <w:i/>
          <w:color w:val="5B9BD5"/>
        </w:rPr>
      </w:pPr>
    </w:p>
    <w:p w14:paraId="5618D882" w14:textId="77777777" w:rsidR="00BF17B0" w:rsidRPr="00E64258" w:rsidRDefault="00BF17B0" w:rsidP="00BF17B0">
      <w:pPr>
        <w:rPr>
          <w:ins w:id="4116" w:author="Laura Viignola" w:date="2017-07-10T16:58:00Z"/>
          <w:rFonts w:ascii="Cambria" w:hAnsi="Cambria"/>
        </w:rPr>
      </w:pPr>
    </w:p>
    <w:p w14:paraId="1236C7F9" w14:textId="77777777" w:rsidR="00BF17B0" w:rsidRPr="00E64258" w:rsidRDefault="00BF17B0" w:rsidP="00BF17B0">
      <w:pPr>
        <w:rPr>
          <w:ins w:id="4117" w:author="Laura Viignola" w:date="2017-07-10T16:58:00Z"/>
          <w:rFonts w:ascii="Cambria" w:eastAsia="Calibri" w:hAnsi="Cambria" w:cs="Calibri"/>
          <w:i/>
          <w:color w:val="5B9BD5"/>
        </w:rPr>
      </w:pPr>
      <w:ins w:id="4118" w:author="Laura Viignola" w:date="2017-07-10T16:58:00Z">
        <w:r w:rsidRPr="00E64258">
          <w:rPr>
            <w:rFonts w:ascii="Cambria" w:eastAsia="Calibri" w:hAnsi="Cambria" w:cs="Calibri"/>
            <w:i/>
            <w:color w:val="5B9BD5"/>
          </w:rPr>
          <w:t>Result type</w:t>
        </w:r>
      </w:ins>
    </w:p>
    <w:p w14:paraId="5AA25FA4" w14:textId="77777777" w:rsidR="00BF17B0" w:rsidRPr="00E64258" w:rsidRDefault="00BF17B0" w:rsidP="00BF17B0">
      <w:pPr>
        <w:rPr>
          <w:ins w:id="4119" w:author="Laura Viignola" w:date="2017-07-10T16:58:00Z"/>
          <w:rFonts w:ascii="Cambria" w:eastAsia="Calibri" w:hAnsi="Cambria" w:cs="Calibri"/>
          <w:i/>
          <w:color w:val="auto"/>
        </w:rPr>
      </w:pPr>
    </w:p>
    <w:p w14:paraId="223BFBA9" w14:textId="77777777" w:rsidR="00BF17B0" w:rsidRDefault="00BF17B0" w:rsidP="00BF17B0">
      <w:pPr>
        <w:rPr>
          <w:ins w:id="4120" w:author="Laura Viignola" w:date="2017-07-10T16:58:00Z"/>
          <w:rFonts w:ascii="Cambria" w:eastAsia="Calibri" w:hAnsi="Cambria" w:cs="Calibri"/>
        </w:rPr>
      </w:pPr>
      <w:ins w:id="4121"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Pr>
            <w:rFonts w:ascii="Cambria" w:eastAsia="Calibri" w:hAnsi="Cambria" w:cs="Calibri"/>
          </w:rPr>
          <w:tab/>
        </w:r>
        <w:r w:rsidRPr="00E64258">
          <w:rPr>
            <w:rFonts w:ascii="Cambria" w:eastAsia="Calibri" w:hAnsi="Cambria" w:cs="Calibri"/>
          </w:rPr>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72323724" w14:textId="77777777" w:rsidR="00BF17B0" w:rsidRPr="006F2FA3" w:rsidRDefault="00BF17B0" w:rsidP="00BF17B0">
      <w:pPr>
        <w:ind w:left="1452" w:firstLine="708"/>
        <w:rPr>
          <w:ins w:id="4122" w:author="Laura Viignola" w:date="2017-07-10T16:58:00Z"/>
          <w:rFonts w:ascii="Cambria" w:eastAsia="Calibri" w:hAnsi="Cambria" w:cs="Calibri"/>
        </w:rPr>
      </w:pPr>
      <w:ins w:id="4123"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0B7A5B7D" w14:textId="77777777" w:rsidR="00BF17B0" w:rsidRPr="006F2FA3" w:rsidRDefault="00BF17B0" w:rsidP="00BF17B0">
      <w:pPr>
        <w:ind w:left="1452" w:firstLine="708"/>
        <w:rPr>
          <w:ins w:id="4124" w:author="Laura Viignola" w:date="2017-07-10T16:58:00Z"/>
          <w:rFonts w:ascii="Cambria" w:eastAsia="Calibri" w:hAnsi="Cambria" w:cs="Calibri"/>
        </w:rPr>
      </w:pPr>
      <w:ins w:id="4125" w:author="Laura Viignola" w:date="2017-07-10T16:58:00Z">
        <w:r w:rsidRPr="006F2FA3">
          <w:rPr>
            <w:rFonts w:ascii="Cambria" w:eastAsia="Calibri" w:hAnsi="Cambria" w:cs="Calibri"/>
          </w:rPr>
          <w:t xml:space="preserve">|   </w:t>
        </w:r>
        <w:r>
          <w:rPr>
            <w:rFonts w:ascii="Cambria" w:eastAsia="Calibri" w:hAnsi="Cambria" w:cs="Calibri"/>
          </w:rPr>
          <w:t>number</w:t>
        </w:r>
      </w:ins>
    </w:p>
    <w:p w14:paraId="7014842D" w14:textId="77777777" w:rsidR="00BF17B0" w:rsidRDefault="00BF17B0" w:rsidP="00BF17B0">
      <w:pPr>
        <w:rPr>
          <w:ins w:id="4126" w:author="Laura Viignola" w:date="2017-07-10T16:58:00Z"/>
          <w:rFonts w:ascii="Cambria" w:eastAsia="Calibri" w:hAnsi="Cambria" w:cs="Calibri"/>
          <w:i/>
          <w:color w:val="5B9BD5"/>
        </w:rPr>
      </w:pPr>
    </w:p>
    <w:p w14:paraId="5E1FB446" w14:textId="77777777" w:rsidR="00BF17B0" w:rsidRPr="00E5275E" w:rsidRDefault="00BF17B0" w:rsidP="00BF17B0">
      <w:pPr>
        <w:jc w:val="both"/>
        <w:rPr>
          <w:ins w:id="4127" w:author="Laura Viignola" w:date="2017-07-10T16:58:00Z"/>
          <w:rFonts w:ascii="Cambria" w:hAnsi="Cambria"/>
        </w:rPr>
      </w:pPr>
    </w:p>
    <w:p w14:paraId="0153BA13" w14:textId="77777777" w:rsidR="00BF17B0" w:rsidRDefault="00BF17B0" w:rsidP="00BF17B0">
      <w:pPr>
        <w:rPr>
          <w:ins w:id="4128" w:author="Laura Viignola" w:date="2017-07-10T16:58:00Z"/>
          <w:rFonts w:ascii="Cambria" w:eastAsia="Calibri" w:hAnsi="Cambria" w:cs="Calibri"/>
          <w:i/>
          <w:color w:val="5B9BD5"/>
        </w:rPr>
      </w:pPr>
      <w:ins w:id="4129" w:author="Laura Viignola" w:date="2017-07-10T16:58:00Z">
        <w:r>
          <w:rPr>
            <w:rFonts w:ascii="Cambria" w:eastAsia="Calibri" w:hAnsi="Cambria" w:cs="Calibri"/>
            <w:i/>
            <w:color w:val="5B9BD5"/>
          </w:rPr>
          <w:t xml:space="preserve">Behaviour </w:t>
        </w:r>
      </w:ins>
    </w:p>
    <w:p w14:paraId="041619D0" w14:textId="77777777" w:rsidR="00BF17B0" w:rsidRDefault="00BF17B0" w:rsidP="00BF17B0">
      <w:pPr>
        <w:jc w:val="both"/>
        <w:rPr>
          <w:ins w:id="4130" w:author="Laura Viignola" w:date="2017-07-10T16:58:00Z"/>
          <w:rFonts w:ascii="Cambria" w:eastAsia="Calibri" w:hAnsi="Cambria" w:cs="Calibri"/>
          <w:color w:val="auto"/>
        </w:rPr>
      </w:pPr>
      <w:ins w:id="4131" w:author="Laura Viignola" w:date="2017-07-10T16:58:00Z">
        <w:r>
          <w:rPr>
            <w:rFonts w:ascii="Cambria" w:eastAsia="Calibri" w:hAnsi="Cambria" w:cs="Calibri"/>
            <w:color w:val="auto"/>
          </w:rPr>
          <w:t>The operator has the typical behaviour of the “Operators applicable on one Data Set or Data Set Component” (see the section “VTL-ML - Behaviour of the Operators”).</w:t>
        </w:r>
      </w:ins>
    </w:p>
    <w:p w14:paraId="5EE8E8CC" w14:textId="77777777" w:rsidR="00BF17B0" w:rsidRDefault="00BF17B0" w:rsidP="00BF17B0">
      <w:pPr>
        <w:rPr>
          <w:ins w:id="4132" w:author="Laura Viignola" w:date="2017-07-10T16:58:00Z"/>
          <w:rFonts w:ascii="Cambria" w:eastAsia="Calibri" w:hAnsi="Cambria" w:cs="Calibri"/>
          <w:i/>
          <w:color w:val="5B9BD5"/>
        </w:rPr>
      </w:pPr>
    </w:p>
    <w:p w14:paraId="2837D434" w14:textId="77777777" w:rsidR="00BF17B0" w:rsidRDefault="00BF17B0" w:rsidP="00BF17B0">
      <w:pPr>
        <w:rPr>
          <w:ins w:id="4133" w:author="Laura Viignola" w:date="2017-07-10T16:58:00Z"/>
          <w:rFonts w:ascii="Cambria" w:eastAsia="Calibri" w:hAnsi="Cambria" w:cs="Calibri"/>
          <w:i/>
          <w:color w:val="5B9BD5"/>
        </w:rPr>
      </w:pPr>
      <w:ins w:id="4134" w:author="Laura Viignola" w:date="2017-07-10T16:58:00Z">
        <w:r>
          <w:rPr>
            <w:rFonts w:ascii="Cambria" w:eastAsia="Calibri" w:hAnsi="Cambria" w:cs="Calibri"/>
            <w:i/>
            <w:color w:val="5B9BD5"/>
          </w:rPr>
          <w:t xml:space="preserve">Examples </w:t>
        </w:r>
      </w:ins>
    </w:p>
    <w:p w14:paraId="00D48D4F" w14:textId="77777777" w:rsidR="00BF17B0" w:rsidRDefault="00BF17B0" w:rsidP="00BF17B0">
      <w:pPr>
        <w:rPr>
          <w:ins w:id="4135" w:author="Laura Viignola" w:date="2017-07-10T16:58:00Z"/>
          <w:rFonts w:ascii="Cambria" w:hAnsi="Cambria"/>
        </w:rPr>
      </w:pPr>
      <w:ins w:id="4136" w:author="Laura Viignola" w:date="2017-07-10T16:58:00Z">
        <w:r>
          <w:rPr>
            <w:rFonts w:ascii="Cambria" w:hAnsi="Cambria"/>
          </w:rPr>
          <w:t>Given the operand Data Set:</w:t>
        </w:r>
      </w:ins>
    </w:p>
    <w:p w14:paraId="753DCEF0" w14:textId="77777777" w:rsidR="00BF17B0" w:rsidRDefault="00BF17B0" w:rsidP="00BF17B0">
      <w:pPr>
        <w:rPr>
          <w:ins w:id="4137" w:author="Laura Viignola" w:date="2017-07-10T16:58:00Z"/>
          <w:rFonts w:ascii="Cambria" w:hAnsi="Cambria"/>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1D2D00A8" w14:textId="77777777" w:rsidTr="00BF17B0">
        <w:trPr>
          <w:ins w:id="4138"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5F38B2B7" w14:textId="77777777" w:rsidR="00BF17B0" w:rsidRPr="0024137D" w:rsidRDefault="00BF17B0" w:rsidP="00BF17B0">
            <w:pPr>
              <w:rPr>
                <w:ins w:id="4139" w:author="Laura Viignola" w:date="2017-07-10T16:58:00Z"/>
                <w:rFonts w:ascii="Arial" w:eastAsia="Calibri" w:hAnsi="Arial" w:cs="Arial"/>
                <w:lang w:val="it-IT"/>
              </w:rPr>
            </w:pPr>
            <w:ins w:id="4140" w:author="Laura Viignola" w:date="2017-07-10T16:58:00Z">
              <w:r w:rsidRPr="0024137D">
                <w:rPr>
                  <w:rFonts w:ascii="Arial" w:eastAsia="Calibri" w:hAnsi="Arial" w:cs="Arial"/>
                  <w:lang w:val="it-IT"/>
                </w:rPr>
                <w:t>DS_1</w:t>
              </w:r>
            </w:ins>
          </w:p>
        </w:tc>
      </w:tr>
      <w:tr w:rsidR="00BF17B0" w14:paraId="0ABEC1EE" w14:textId="77777777" w:rsidTr="00BF17B0">
        <w:trPr>
          <w:ins w:id="4141"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27EEF44" w14:textId="77777777" w:rsidR="00BF17B0" w:rsidRPr="004F30F9" w:rsidRDefault="00BF17B0" w:rsidP="00BF17B0">
            <w:pPr>
              <w:rPr>
                <w:ins w:id="4142" w:author="Laura Viignola" w:date="2017-07-10T16:58:00Z"/>
                <w:rFonts w:ascii="Arial" w:hAnsi="Arial" w:cs="Arial"/>
                <w:lang w:val="it-IT"/>
              </w:rPr>
            </w:pPr>
            <w:ins w:id="4143"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3AADF36C" w14:textId="77777777" w:rsidR="00BF17B0" w:rsidRPr="004F30F9" w:rsidRDefault="00BF17B0" w:rsidP="00BF17B0">
            <w:pPr>
              <w:rPr>
                <w:ins w:id="4144" w:author="Laura Viignola" w:date="2017-07-10T16:58:00Z"/>
                <w:rFonts w:ascii="Arial" w:hAnsi="Arial" w:cs="Arial"/>
                <w:lang w:val="it-IT"/>
              </w:rPr>
            </w:pPr>
            <w:ins w:id="4145"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3E604968" w14:textId="77777777" w:rsidR="00BF17B0" w:rsidRPr="004F30F9" w:rsidRDefault="00BF17B0" w:rsidP="00BF17B0">
            <w:pPr>
              <w:rPr>
                <w:ins w:id="4146" w:author="Laura Viignola" w:date="2017-07-10T16:58:00Z"/>
                <w:rFonts w:ascii="Arial" w:hAnsi="Arial" w:cs="Arial"/>
                <w:lang w:val="it-IT"/>
              </w:rPr>
            </w:pPr>
            <w:ins w:id="4147"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0EECE616" w14:textId="77777777" w:rsidR="00BF17B0" w:rsidRPr="004F30F9" w:rsidRDefault="00BF17B0" w:rsidP="00BF17B0">
            <w:pPr>
              <w:rPr>
                <w:ins w:id="4148" w:author="Laura Viignola" w:date="2017-07-10T16:58:00Z"/>
                <w:rFonts w:ascii="Arial" w:hAnsi="Arial" w:cs="Arial"/>
                <w:lang w:val="it-IT"/>
              </w:rPr>
            </w:pPr>
            <w:ins w:id="4149"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3143A286" w14:textId="77777777" w:rsidR="00BF17B0" w:rsidRPr="004F30F9" w:rsidRDefault="00BF17B0" w:rsidP="00BF17B0">
            <w:pPr>
              <w:rPr>
                <w:ins w:id="4150" w:author="Laura Viignola" w:date="2017-07-10T16:58:00Z"/>
                <w:rFonts w:ascii="Arial" w:eastAsia="Calibri" w:hAnsi="Arial" w:cs="Arial"/>
                <w:lang w:val="it-IT"/>
              </w:rPr>
            </w:pPr>
            <w:ins w:id="4151" w:author="Laura Viignola" w:date="2017-07-10T16:58:00Z">
              <w:r>
                <w:rPr>
                  <w:rFonts w:ascii="Arial" w:eastAsia="Calibri" w:hAnsi="Arial" w:cs="Arial"/>
                  <w:lang w:val="it-IT"/>
                </w:rPr>
                <w:t>Me_2</w:t>
              </w:r>
            </w:ins>
          </w:p>
        </w:tc>
      </w:tr>
      <w:tr w:rsidR="00BF17B0" w14:paraId="155A7F84" w14:textId="77777777" w:rsidTr="00BF17B0">
        <w:trPr>
          <w:ins w:id="4152"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322735E" w14:textId="77777777" w:rsidR="00BF17B0" w:rsidRDefault="00BF17B0" w:rsidP="00BF17B0">
            <w:pPr>
              <w:rPr>
                <w:ins w:id="4153" w:author="Laura Viignola" w:date="2017-07-10T16:58:00Z"/>
                <w:lang w:val="it-IT"/>
              </w:rPr>
            </w:pPr>
            <w:ins w:id="4154"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BB0C7EB" w14:textId="77777777" w:rsidR="00BF17B0" w:rsidRDefault="00BF17B0" w:rsidP="00BF17B0">
            <w:pPr>
              <w:rPr>
                <w:ins w:id="4155" w:author="Laura Viignola" w:date="2017-07-10T16:58:00Z"/>
                <w:lang w:val="it-IT"/>
              </w:rPr>
            </w:pPr>
            <w:ins w:id="4156"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7F27C5A" w14:textId="77777777" w:rsidR="00BF17B0" w:rsidRDefault="00BF17B0" w:rsidP="00BF17B0">
            <w:pPr>
              <w:rPr>
                <w:ins w:id="4157" w:author="Laura Viignola" w:date="2017-07-10T16:58:00Z"/>
                <w:lang w:val="it-IT"/>
              </w:rPr>
            </w:pPr>
            <w:ins w:id="4158"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997DCF" w14:textId="77777777" w:rsidR="00BF17B0" w:rsidRDefault="00BF17B0" w:rsidP="00BF17B0">
            <w:pPr>
              <w:jc w:val="right"/>
              <w:rPr>
                <w:ins w:id="4159" w:author="Laura Viignola" w:date="2017-07-10T16:58:00Z"/>
                <w:lang w:val="it-IT"/>
              </w:rPr>
            </w:pPr>
            <w:ins w:id="4160" w:author="Laura Viignola" w:date="2017-07-10T16:58:00Z">
              <w:r>
                <w:rPr>
                  <w:rFonts w:ascii="Calibri" w:eastAsia="Calibri" w:hAnsi="Calibri" w:cs="Calibri"/>
                  <w:lang w:val="it-IT"/>
                </w:rPr>
                <w:t>3</w:t>
              </w:r>
            </w:ins>
          </w:p>
        </w:tc>
        <w:tc>
          <w:tcPr>
            <w:tcW w:w="1282" w:type="dxa"/>
            <w:tcBorders>
              <w:top w:val="single" w:sz="6" w:space="0" w:color="000000"/>
              <w:left w:val="single" w:sz="6" w:space="0" w:color="000000"/>
              <w:bottom w:val="single" w:sz="6" w:space="0" w:color="000000"/>
              <w:right w:val="single" w:sz="6" w:space="0" w:color="000000"/>
            </w:tcBorders>
          </w:tcPr>
          <w:p w14:paraId="177C4472" w14:textId="77777777" w:rsidR="00BF17B0" w:rsidRDefault="00BF17B0" w:rsidP="00BF17B0">
            <w:pPr>
              <w:jc w:val="right"/>
              <w:rPr>
                <w:ins w:id="4161" w:author="Laura Viignola" w:date="2017-07-10T16:58:00Z"/>
                <w:rFonts w:ascii="Calibri" w:eastAsia="Calibri" w:hAnsi="Calibri" w:cs="Calibri"/>
                <w:lang w:val="it-IT"/>
              </w:rPr>
            </w:pPr>
            <w:ins w:id="4162" w:author="Laura Viignola" w:date="2017-07-10T16:58:00Z">
              <w:r>
                <w:rPr>
                  <w:rFonts w:ascii="Calibri" w:eastAsia="Calibri" w:hAnsi="Calibri" w:cs="Calibri"/>
                  <w:lang w:val="it-IT"/>
                </w:rPr>
                <w:t>0.7545</w:t>
              </w:r>
            </w:ins>
          </w:p>
        </w:tc>
      </w:tr>
      <w:tr w:rsidR="00BF17B0" w14:paraId="2D6CBFEB" w14:textId="77777777" w:rsidTr="00BF17B0">
        <w:trPr>
          <w:ins w:id="4163"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BDAA3F9" w14:textId="77777777" w:rsidR="00BF17B0" w:rsidRDefault="00BF17B0" w:rsidP="00BF17B0">
            <w:pPr>
              <w:rPr>
                <w:ins w:id="4164" w:author="Laura Viignola" w:date="2017-07-10T16:58:00Z"/>
                <w:lang w:val="it-IT"/>
              </w:rPr>
            </w:pPr>
            <w:ins w:id="4165"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DD16A11" w14:textId="77777777" w:rsidR="00BF17B0" w:rsidRDefault="00BF17B0" w:rsidP="00BF17B0">
            <w:pPr>
              <w:rPr>
                <w:ins w:id="4166" w:author="Laura Viignola" w:date="2017-07-10T16:58:00Z"/>
                <w:lang w:val="it-IT"/>
              </w:rPr>
            </w:pPr>
            <w:ins w:id="4167"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5DEC327" w14:textId="77777777" w:rsidR="00BF17B0" w:rsidRDefault="00BF17B0" w:rsidP="00BF17B0">
            <w:pPr>
              <w:rPr>
                <w:ins w:id="4168" w:author="Laura Viignola" w:date="2017-07-10T16:58:00Z"/>
                <w:lang w:val="it-IT"/>
              </w:rPr>
            </w:pPr>
            <w:ins w:id="4169"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F172C1" w14:textId="77777777" w:rsidR="00BF17B0" w:rsidRDefault="00BF17B0" w:rsidP="00BF17B0">
            <w:pPr>
              <w:jc w:val="right"/>
              <w:rPr>
                <w:ins w:id="4170" w:author="Laura Viignola" w:date="2017-07-10T16:58:00Z"/>
                <w:lang w:val="it-IT"/>
              </w:rPr>
            </w:pPr>
            <w:ins w:id="4171" w:author="Laura Viignola" w:date="2017-07-10T16:58:00Z">
              <w:r>
                <w:rPr>
                  <w:rFonts w:ascii="Calibri" w:eastAsia="Calibri" w:hAnsi="Calibri" w:cs="Calibri"/>
                  <w:lang w:val="it-IT"/>
                </w:rPr>
                <w:t>4</w:t>
              </w:r>
            </w:ins>
          </w:p>
        </w:tc>
        <w:tc>
          <w:tcPr>
            <w:tcW w:w="1282" w:type="dxa"/>
            <w:tcBorders>
              <w:top w:val="single" w:sz="6" w:space="0" w:color="000000"/>
              <w:left w:val="single" w:sz="6" w:space="0" w:color="000000"/>
              <w:bottom w:val="single" w:sz="6" w:space="0" w:color="000000"/>
              <w:right w:val="single" w:sz="6" w:space="0" w:color="000000"/>
            </w:tcBorders>
          </w:tcPr>
          <w:p w14:paraId="42CC29CF" w14:textId="77777777" w:rsidR="00BF17B0" w:rsidRDefault="00BF17B0" w:rsidP="00BF17B0">
            <w:pPr>
              <w:jc w:val="right"/>
              <w:rPr>
                <w:ins w:id="4172" w:author="Laura Viignola" w:date="2017-07-10T16:58:00Z"/>
                <w:rFonts w:ascii="Calibri" w:eastAsia="Calibri" w:hAnsi="Calibri" w:cs="Calibri"/>
                <w:lang w:val="it-IT"/>
              </w:rPr>
            </w:pPr>
            <w:ins w:id="4173" w:author="Laura Viignola" w:date="2017-07-10T16:58:00Z">
              <w:r>
                <w:rPr>
                  <w:rFonts w:ascii="Calibri" w:eastAsia="Calibri" w:hAnsi="Calibri" w:cs="Calibri"/>
                  <w:lang w:val="it-IT"/>
                </w:rPr>
                <w:t>13.45</w:t>
              </w:r>
            </w:ins>
          </w:p>
        </w:tc>
      </w:tr>
      <w:tr w:rsidR="00BF17B0" w14:paraId="5A7704BA" w14:textId="77777777" w:rsidTr="00BF17B0">
        <w:trPr>
          <w:ins w:id="4174"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00B6C6B" w14:textId="77777777" w:rsidR="00BF17B0" w:rsidRDefault="00BF17B0" w:rsidP="00BF17B0">
            <w:pPr>
              <w:rPr>
                <w:ins w:id="4175" w:author="Laura Viignola" w:date="2017-07-10T16:58:00Z"/>
                <w:lang w:val="it-IT"/>
              </w:rPr>
            </w:pPr>
            <w:ins w:id="4176"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14B1ABE" w14:textId="77777777" w:rsidR="00BF17B0" w:rsidRDefault="00BF17B0" w:rsidP="00BF17B0">
            <w:pPr>
              <w:rPr>
                <w:ins w:id="4177" w:author="Laura Viignola" w:date="2017-07-10T16:58:00Z"/>
                <w:lang w:val="it-IT"/>
              </w:rPr>
            </w:pPr>
            <w:ins w:id="4178"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94DA4A6" w14:textId="77777777" w:rsidR="00BF17B0" w:rsidRDefault="00BF17B0" w:rsidP="00BF17B0">
            <w:pPr>
              <w:rPr>
                <w:ins w:id="4179" w:author="Laura Viignola" w:date="2017-07-10T16:58:00Z"/>
                <w:lang w:val="it-IT"/>
              </w:rPr>
            </w:pPr>
            <w:ins w:id="4180"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B21B92" w14:textId="77777777" w:rsidR="00BF17B0" w:rsidRDefault="00BF17B0" w:rsidP="00BF17B0">
            <w:pPr>
              <w:jc w:val="right"/>
              <w:rPr>
                <w:ins w:id="4181" w:author="Laura Viignola" w:date="2017-07-10T16:58:00Z"/>
                <w:lang w:val="it-IT"/>
              </w:rPr>
            </w:pPr>
            <w:ins w:id="4182" w:author="Laura Viignola" w:date="2017-07-10T16:58:00Z">
              <w:r>
                <w:rPr>
                  <w:lang w:val="it-IT"/>
                </w:rPr>
                <w:t>5</w:t>
              </w:r>
            </w:ins>
          </w:p>
        </w:tc>
        <w:tc>
          <w:tcPr>
            <w:tcW w:w="1282" w:type="dxa"/>
            <w:tcBorders>
              <w:top w:val="single" w:sz="6" w:space="0" w:color="000000"/>
              <w:left w:val="single" w:sz="6" w:space="0" w:color="000000"/>
              <w:bottom w:val="single" w:sz="6" w:space="0" w:color="000000"/>
              <w:right w:val="single" w:sz="6" w:space="0" w:color="000000"/>
            </w:tcBorders>
          </w:tcPr>
          <w:p w14:paraId="05D86A69" w14:textId="77777777" w:rsidR="00BF17B0" w:rsidRDefault="00BF17B0" w:rsidP="00BF17B0">
            <w:pPr>
              <w:jc w:val="right"/>
              <w:rPr>
                <w:ins w:id="4183" w:author="Laura Viignola" w:date="2017-07-10T16:58:00Z"/>
                <w:rFonts w:ascii="Calibri" w:eastAsia="Calibri" w:hAnsi="Calibri" w:cs="Calibri"/>
                <w:lang w:val="it-IT"/>
              </w:rPr>
            </w:pPr>
            <w:ins w:id="4184" w:author="Laura Viignola" w:date="2017-07-10T16:58:00Z">
              <w:r>
                <w:rPr>
                  <w:rFonts w:ascii="Calibri" w:eastAsia="Calibri" w:hAnsi="Calibri" w:cs="Calibri"/>
                  <w:lang w:val="it-IT"/>
                </w:rPr>
                <w:t>1.87</w:t>
              </w:r>
            </w:ins>
          </w:p>
        </w:tc>
      </w:tr>
    </w:tbl>
    <w:p w14:paraId="22FD4874" w14:textId="77777777" w:rsidR="00BF17B0" w:rsidRDefault="00BF17B0" w:rsidP="00BF17B0">
      <w:pPr>
        <w:rPr>
          <w:ins w:id="4185" w:author="Laura Viignola" w:date="2017-07-10T16:58:00Z"/>
          <w:rFonts w:ascii="Cambria" w:hAnsi="Cambria"/>
        </w:rPr>
      </w:pPr>
    </w:p>
    <w:p w14:paraId="69D13C1E" w14:textId="77777777" w:rsidR="00BF17B0" w:rsidRPr="001A403F" w:rsidRDefault="00BF17B0" w:rsidP="00BF17B0">
      <w:pPr>
        <w:rPr>
          <w:ins w:id="4186" w:author="Laura Viignola" w:date="2017-07-10T16:58:00Z"/>
          <w:rFonts w:ascii="Cambria" w:hAnsi="Cambria"/>
        </w:rPr>
      </w:pPr>
    </w:p>
    <w:p w14:paraId="1AFC2AA9" w14:textId="77777777" w:rsidR="00BF17B0" w:rsidRDefault="00BF17B0" w:rsidP="00BF17B0">
      <w:pPr>
        <w:rPr>
          <w:ins w:id="4187" w:author="Laura Viignola" w:date="2017-07-10T16:58:00Z"/>
          <w:rFonts w:ascii="Cambria" w:eastAsia="Calibri" w:hAnsi="Cambria" w:cs="Calibri"/>
          <w:lang w:val="pt-PT"/>
        </w:rPr>
      </w:pPr>
      <w:ins w:id="4188" w:author="Laura Viignola" w:date="2017-07-10T16:58:00Z">
        <w:r w:rsidRPr="00CA0059">
          <w:rPr>
            <w:rFonts w:ascii="Cambria" w:hAnsi="Cambria"/>
            <w:i/>
          </w:rPr>
          <w:t>Example 1:</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color w:val="1F497D" w:themeColor="text2"/>
            <w:lang w:val="pt-PT"/>
          </w:rPr>
          <w:t>power(DS_1, 2)</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56FD4E1D" w14:textId="77777777" w:rsidR="00BF17B0" w:rsidRDefault="00BF17B0" w:rsidP="00BF17B0">
      <w:pPr>
        <w:rPr>
          <w:ins w:id="4189" w:author="Laura Viignola" w:date="2017-07-10T16:58:00Z"/>
          <w:rFonts w:ascii="Cambria" w:eastAsia="Calibri" w:hAnsi="Cambria" w:cs="Calibri"/>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02215B50" w14:textId="77777777" w:rsidTr="00BF17B0">
        <w:trPr>
          <w:ins w:id="4190"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4EAA9BA1" w14:textId="77777777" w:rsidR="00BF17B0" w:rsidRPr="001D6855" w:rsidRDefault="00BF17B0" w:rsidP="00BF17B0">
            <w:pPr>
              <w:rPr>
                <w:ins w:id="4191" w:author="Laura Viignola" w:date="2017-07-10T16:58:00Z"/>
                <w:rFonts w:ascii="Arial" w:eastAsia="Calibri" w:hAnsi="Arial" w:cs="Arial"/>
                <w:lang w:val="it-IT"/>
              </w:rPr>
            </w:pPr>
            <w:ins w:id="4192" w:author="Laura Viignola" w:date="2017-07-10T16:58:00Z">
              <w:r w:rsidRPr="001D6855">
                <w:rPr>
                  <w:rFonts w:ascii="Arial" w:eastAsia="Calibri" w:hAnsi="Arial" w:cs="Arial"/>
                  <w:lang w:val="it-IT"/>
                </w:rPr>
                <w:t>DS_r</w:t>
              </w:r>
            </w:ins>
          </w:p>
        </w:tc>
      </w:tr>
      <w:tr w:rsidR="00BF17B0" w14:paraId="4D43C4C4" w14:textId="77777777" w:rsidTr="00BF17B0">
        <w:trPr>
          <w:ins w:id="4193"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4B8CE26" w14:textId="77777777" w:rsidR="00BF17B0" w:rsidRPr="004F30F9" w:rsidRDefault="00BF17B0" w:rsidP="00BF17B0">
            <w:pPr>
              <w:rPr>
                <w:ins w:id="4194" w:author="Laura Viignola" w:date="2017-07-10T16:58:00Z"/>
                <w:rFonts w:ascii="Arial" w:hAnsi="Arial" w:cs="Arial"/>
                <w:lang w:val="it-IT"/>
              </w:rPr>
            </w:pPr>
            <w:ins w:id="4195"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0C96996" w14:textId="77777777" w:rsidR="00BF17B0" w:rsidRPr="004F30F9" w:rsidRDefault="00BF17B0" w:rsidP="00BF17B0">
            <w:pPr>
              <w:rPr>
                <w:ins w:id="4196" w:author="Laura Viignola" w:date="2017-07-10T16:58:00Z"/>
                <w:rFonts w:ascii="Arial" w:hAnsi="Arial" w:cs="Arial"/>
                <w:lang w:val="it-IT"/>
              </w:rPr>
            </w:pPr>
            <w:ins w:id="4197"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9E491E8" w14:textId="77777777" w:rsidR="00BF17B0" w:rsidRPr="004F30F9" w:rsidRDefault="00BF17B0" w:rsidP="00BF17B0">
            <w:pPr>
              <w:rPr>
                <w:ins w:id="4198" w:author="Laura Viignola" w:date="2017-07-10T16:58:00Z"/>
                <w:rFonts w:ascii="Arial" w:hAnsi="Arial" w:cs="Arial"/>
                <w:lang w:val="it-IT"/>
              </w:rPr>
            </w:pPr>
            <w:ins w:id="4199"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30BE5922" w14:textId="77777777" w:rsidR="00BF17B0" w:rsidRPr="004F30F9" w:rsidRDefault="00BF17B0" w:rsidP="00BF17B0">
            <w:pPr>
              <w:rPr>
                <w:ins w:id="4200" w:author="Laura Viignola" w:date="2017-07-10T16:58:00Z"/>
                <w:rFonts w:ascii="Arial" w:hAnsi="Arial" w:cs="Arial"/>
                <w:lang w:val="it-IT"/>
              </w:rPr>
            </w:pPr>
            <w:ins w:id="4201"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116E3DC1" w14:textId="77777777" w:rsidR="00BF17B0" w:rsidRPr="004F30F9" w:rsidRDefault="00BF17B0" w:rsidP="00BF17B0">
            <w:pPr>
              <w:rPr>
                <w:ins w:id="4202" w:author="Laura Viignola" w:date="2017-07-10T16:58:00Z"/>
                <w:rFonts w:ascii="Arial" w:eastAsia="Calibri" w:hAnsi="Arial" w:cs="Arial"/>
                <w:lang w:val="it-IT"/>
              </w:rPr>
            </w:pPr>
            <w:ins w:id="4203" w:author="Laura Viignola" w:date="2017-07-10T16:58:00Z">
              <w:r>
                <w:rPr>
                  <w:rFonts w:ascii="Arial" w:eastAsia="Calibri" w:hAnsi="Arial" w:cs="Arial"/>
                  <w:lang w:val="it-IT"/>
                </w:rPr>
                <w:t>Me_2</w:t>
              </w:r>
            </w:ins>
          </w:p>
        </w:tc>
      </w:tr>
      <w:tr w:rsidR="00BF17B0" w14:paraId="4FBD071D" w14:textId="77777777" w:rsidTr="00BF17B0">
        <w:trPr>
          <w:ins w:id="4204"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BE08120" w14:textId="77777777" w:rsidR="00BF17B0" w:rsidRDefault="00BF17B0" w:rsidP="00BF17B0">
            <w:pPr>
              <w:rPr>
                <w:ins w:id="4205" w:author="Laura Viignola" w:date="2017-07-10T16:58:00Z"/>
                <w:lang w:val="it-IT"/>
              </w:rPr>
            </w:pPr>
            <w:ins w:id="4206"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EC66E03" w14:textId="77777777" w:rsidR="00BF17B0" w:rsidRDefault="00BF17B0" w:rsidP="00BF17B0">
            <w:pPr>
              <w:rPr>
                <w:ins w:id="4207" w:author="Laura Viignola" w:date="2017-07-10T16:58:00Z"/>
                <w:lang w:val="it-IT"/>
              </w:rPr>
            </w:pPr>
            <w:ins w:id="4208"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D772436" w14:textId="77777777" w:rsidR="00BF17B0" w:rsidRDefault="00BF17B0" w:rsidP="00BF17B0">
            <w:pPr>
              <w:rPr>
                <w:ins w:id="4209" w:author="Laura Viignola" w:date="2017-07-10T16:58:00Z"/>
                <w:lang w:val="it-IT"/>
              </w:rPr>
            </w:pPr>
            <w:ins w:id="4210"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B4EB28" w14:textId="77777777" w:rsidR="00BF17B0" w:rsidRPr="006D0755" w:rsidRDefault="00BF17B0" w:rsidP="00BF17B0">
            <w:pPr>
              <w:jc w:val="right"/>
              <w:rPr>
                <w:ins w:id="4211" w:author="Laura Viignola" w:date="2017-07-10T16:58:00Z"/>
                <w:rFonts w:asciiTheme="minorHAnsi" w:hAnsiTheme="minorHAnsi"/>
                <w:lang w:val="it-IT"/>
              </w:rPr>
            </w:pPr>
            <w:ins w:id="4212" w:author="Laura Viignola" w:date="2017-07-10T16:58:00Z">
              <w:r>
                <w:rPr>
                  <w:rFonts w:asciiTheme="minorHAnsi" w:hAnsiTheme="minorHAnsi"/>
                  <w:lang w:val="it-IT"/>
                </w:rPr>
                <w:t>9</w:t>
              </w:r>
            </w:ins>
          </w:p>
        </w:tc>
        <w:tc>
          <w:tcPr>
            <w:tcW w:w="1282" w:type="dxa"/>
            <w:tcBorders>
              <w:top w:val="single" w:sz="6" w:space="0" w:color="000000"/>
              <w:left w:val="single" w:sz="6" w:space="0" w:color="000000"/>
              <w:bottom w:val="single" w:sz="6" w:space="0" w:color="000000"/>
              <w:right w:val="single" w:sz="6" w:space="0" w:color="000000"/>
            </w:tcBorders>
          </w:tcPr>
          <w:p w14:paraId="6DAE3891" w14:textId="77777777" w:rsidR="00BF17B0" w:rsidRDefault="00BF17B0" w:rsidP="00BF17B0">
            <w:pPr>
              <w:jc w:val="right"/>
              <w:rPr>
                <w:ins w:id="4213" w:author="Laura Viignola" w:date="2017-07-10T16:58:00Z"/>
                <w:rFonts w:asciiTheme="minorHAnsi" w:hAnsiTheme="minorHAnsi"/>
                <w:lang w:val="it-IT"/>
              </w:rPr>
            </w:pPr>
            <w:ins w:id="4214" w:author="Laura Viignola" w:date="2017-07-10T16:58:00Z">
              <w:r>
                <w:rPr>
                  <w:rFonts w:asciiTheme="minorHAnsi" w:hAnsiTheme="minorHAnsi"/>
                  <w:lang w:val="it-IT"/>
                </w:rPr>
                <w:t>0.56927</w:t>
              </w:r>
            </w:ins>
          </w:p>
        </w:tc>
      </w:tr>
      <w:tr w:rsidR="00BF17B0" w14:paraId="44985DC8" w14:textId="77777777" w:rsidTr="00BF17B0">
        <w:trPr>
          <w:ins w:id="4215"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1C6C7DE" w14:textId="77777777" w:rsidR="00BF17B0" w:rsidRDefault="00BF17B0" w:rsidP="00BF17B0">
            <w:pPr>
              <w:rPr>
                <w:ins w:id="4216" w:author="Laura Viignola" w:date="2017-07-10T16:58:00Z"/>
                <w:lang w:val="it-IT"/>
              </w:rPr>
            </w:pPr>
            <w:ins w:id="4217"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1EE4B71" w14:textId="77777777" w:rsidR="00BF17B0" w:rsidRDefault="00BF17B0" w:rsidP="00BF17B0">
            <w:pPr>
              <w:rPr>
                <w:ins w:id="4218" w:author="Laura Viignola" w:date="2017-07-10T16:58:00Z"/>
                <w:lang w:val="it-IT"/>
              </w:rPr>
            </w:pPr>
            <w:ins w:id="4219"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DD105F2" w14:textId="77777777" w:rsidR="00BF17B0" w:rsidRDefault="00BF17B0" w:rsidP="00BF17B0">
            <w:pPr>
              <w:rPr>
                <w:ins w:id="4220" w:author="Laura Viignola" w:date="2017-07-10T16:58:00Z"/>
                <w:lang w:val="it-IT"/>
              </w:rPr>
            </w:pPr>
            <w:ins w:id="4221"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DDCADD" w14:textId="77777777" w:rsidR="00BF17B0" w:rsidRPr="006D0755" w:rsidRDefault="00BF17B0" w:rsidP="00BF17B0">
            <w:pPr>
              <w:jc w:val="right"/>
              <w:rPr>
                <w:ins w:id="4222" w:author="Laura Viignola" w:date="2017-07-10T16:58:00Z"/>
                <w:rFonts w:asciiTheme="minorHAnsi" w:hAnsiTheme="minorHAnsi"/>
                <w:lang w:val="it-IT"/>
              </w:rPr>
            </w:pPr>
            <w:ins w:id="4223" w:author="Laura Viignola" w:date="2017-07-10T16:58:00Z">
              <w:r>
                <w:rPr>
                  <w:rFonts w:asciiTheme="minorHAnsi" w:hAnsiTheme="minorHAnsi"/>
                  <w:lang w:val="it-IT"/>
                </w:rPr>
                <w:t>16</w:t>
              </w:r>
            </w:ins>
          </w:p>
        </w:tc>
        <w:tc>
          <w:tcPr>
            <w:tcW w:w="1282" w:type="dxa"/>
            <w:tcBorders>
              <w:top w:val="single" w:sz="6" w:space="0" w:color="000000"/>
              <w:left w:val="single" w:sz="6" w:space="0" w:color="000000"/>
              <w:bottom w:val="single" w:sz="6" w:space="0" w:color="000000"/>
              <w:right w:val="single" w:sz="6" w:space="0" w:color="000000"/>
            </w:tcBorders>
          </w:tcPr>
          <w:p w14:paraId="25BC51BC" w14:textId="77777777" w:rsidR="00BF17B0" w:rsidRDefault="00BF17B0" w:rsidP="00BF17B0">
            <w:pPr>
              <w:jc w:val="right"/>
              <w:rPr>
                <w:ins w:id="4224" w:author="Laura Viignola" w:date="2017-07-10T16:58:00Z"/>
                <w:rFonts w:asciiTheme="minorHAnsi" w:hAnsiTheme="minorHAnsi"/>
                <w:lang w:val="it-IT"/>
              </w:rPr>
            </w:pPr>
            <w:ins w:id="4225" w:author="Laura Viignola" w:date="2017-07-10T16:58:00Z">
              <w:r>
                <w:rPr>
                  <w:rFonts w:asciiTheme="minorHAnsi" w:hAnsiTheme="minorHAnsi"/>
                  <w:lang w:val="it-IT"/>
                </w:rPr>
                <w:t>180.9025</w:t>
              </w:r>
            </w:ins>
          </w:p>
        </w:tc>
      </w:tr>
      <w:tr w:rsidR="00BF17B0" w14:paraId="6B57CAA4" w14:textId="77777777" w:rsidTr="00BF17B0">
        <w:trPr>
          <w:ins w:id="4226"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4529C3F" w14:textId="77777777" w:rsidR="00BF17B0" w:rsidRDefault="00BF17B0" w:rsidP="00BF17B0">
            <w:pPr>
              <w:rPr>
                <w:ins w:id="4227" w:author="Laura Viignola" w:date="2017-07-10T16:58:00Z"/>
                <w:lang w:val="it-IT"/>
              </w:rPr>
            </w:pPr>
            <w:ins w:id="4228"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040E785" w14:textId="77777777" w:rsidR="00BF17B0" w:rsidRDefault="00BF17B0" w:rsidP="00BF17B0">
            <w:pPr>
              <w:rPr>
                <w:ins w:id="4229" w:author="Laura Viignola" w:date="2017-07-10T16:58:00Z"/>
                <w:lang w:val="it-IT"/>
              </w:rPr>
            </w:pPr>
            <w:ins w:id="4230"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4FE897F" w14:textId="77777777" w:rsidR="00BF17B0" w:rsidRDefault="00BF17B0" w:rsidP="00BF17B0">
            <w:pPr>
              <w:rPr>
                <w:ins w:id="4231" w:author="Laura Viignola" w:date="2017-07-10T16:58:00Z"/>
                <w:lang w:val="it-IT"/>
              </w:rPr>
            </w:pPr>
            <w:ins w:id="4232"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ED9F1B" w14:textId="77777777" w:rsidR="00BF17B0" w:rsidRPr="006D0755" w:rsidRDefault="00BF17B0" w:rsidP="00BF17B0">
            <w:pPr>
              <w:jc w:val="right"/>
              <w:rPr>
                <w:ins w:id="4233" w:author="Laura Viignola" w:date="2017-07-10T16:58:00Z"/>
                <w:rFonts w:asciiTheme="minorHAnsi" w:hAnsiTheme="minorHAnsi"/>
                <w:lang w:val="it-IT"/>
              </w:rPr>
            </w:pPr>
            <w:ins w:id="4234" w:author="Laura Viignola" w:date="2017-07-10T16:58:00Z">
              <w:r>
                <w:rPr>
                  <w:rFonts w:asciiTheme="minorHAnsi" w:hAnsiTheme="minorHAnsi"/>
                  <w:lang w:val="it-IT"/>
                </w:rPr>
                <w:t>25</w:t>
              </w:r>
            </w:ins>
          </w:p>
        </w:tc>
        <w:tc>
          <w:tcPr>
            <w:tcW w:w="1282" w:type="dxa"/>
            <w:tcBorders>
              <w:top w:val="single" w:sz="6" w:space="0" w:color="000000"/>
              <w:left w:val="single" w:sz="6" w:space="0" w:color="000000"/>
              <w:bottom w:val="single" w:sz="6" w:space="0" w:color="000000"/>
              <w:right w:val="single" w:sz="6" w:space="0" w:color="000000"/>
            </w:tcBorders>
          </w:tcPr>
          <w:p w14:paraId="5DFDC412" w14:textId="77777777" w:rsidR="00BF17B0" w:rsidRDefault="00BF17B0" w:rsidP="00BF17B0">
            <w:pPr>
              <w:jc w:val="right"/>
              <w:rPr>
                <w:ins w:id="4235" w:author="Laura Viignola" w:date="2017-07-10T16:58:00Z"/>
                <w:rFonts w:asciiTheme="minorHAnsi" w:hAnsiTheme="minorHAnsi"/>
                <w:lang w:val="it-IT"/>
              </w:rPr>
            </w:pPr>
            <w:ins w:id="4236" w:author="Laura Viignola" w:date="2017-07-10T16:58:00Z">
              <w:r>
                <w:rPr>
                  <w:rFonts w:asciiTheme="minorHAnsi" w:hAnsiTheme="minorHAnsi"/>
                  <w:lang w:val="it-IT"/>
                </w:rPr>
                <w:t>3.4969</w:t>
              </w:r>
            </w:ins>
          </w:p>
        </w:tc>
      </w:tr>
    </w:tbl>
    <w:p w14:paraId="2205E932" w14:textId="77777777" w:rsidR="00BF17B0" w:rsidRDefault="00BF17B0" w:rsidP="00BF17B0">
      <w:pPr>
        <w:rPr>
          <w:ins w:id="4237" w:author="Laura Viignola" w:date="2017-07-10T16:58:00Z"/>
          <w:rFonts w:ascii="Trebuchet MS" w:eastAsia="Trebuchet MS" w:hAnsi="Trebuchet MS" w:cs="Trebuchet MS"/>
          <w:color w:val="454645"/>
          <w:sz w:val="32"/>
        </w:rPr>
      </w:pPr>
    </w:p>
    <w:p w14:paraId="57CFE121" w14:textId="77777777" w:rsidR="00BF17B0" w:rsidRDefault="00BF17B0" w:rsidP="00BF17B0">
      <w:pPr>
        <w:rPr>
          <w:ins w:id="4238" w:author="Laura Viignola" w:date="2017-07-10T16:58:00Z"/>
          <w:rFonts w:ascii="Cambria" w:eastAsia="Calibri" w:hAnsi="Cambria" w:cs="Calibri"/>
          <w:lang w:val="pt-PT"/>
        </w:rPr>
      </w:pPr>
      <w:ins w:id="4239" w:author="Laura Viignola" w:date="2017-07-10T16:58:00Z">
        <w:r w:rsidRPr="00CA0059">
          <w:rPr>
            <w:rFonts w:ascii="Cambria" w:hAnsi="Cambria"/>
            <w:i/>
          </w:rPr>
          <w:t xml:space="preserve">Example </w:t>
        </w:r>
        <w:r>
          <w:rPr>
            <w:rFonts w:ascii="Cambria" w:hAnsi="Cambria"/>
            <w:i/>
          </w:rPr>
          <w:t>2</w:t>
        </w:r>
        <w:r w:rsidRPr="00CA0059">
          <w:rPr>
            <w:rFonts w:ascii="Cambria" w:hAnsi="Cambria"/>
            <w:i/>
          </w:rPr>
          <w:t>:</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color w:val="1F497D" w:themeColor="text2"/>
            <w:lang w:val="pt-PT"/>
          </w:rPr>
          <w:t>power(DS_1#Me_1, 2)</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5CFC9125" w14:textId="77777777" w:rsidR="00BF17B0" w:rsidRDefault="00BF17B0" w:rsidP="00BF17B0">
      <w:pPr>
        <w:rPr>
          <w:ins w:id="4240" w:author="Laura Viignola" w:date="2017-07-10T16:58:00Z"/>
          <w:rFonts w:ascii="Cambria" w:eastAsia="Calibri" w:hAnsi="Cambria" w:cs="Calibri"/>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53D46931" w14:textId="77777777" w:rsidTr="00BF17B0">
        <w:trPr>
          <w:ins w:id="4241"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60591055" w14:textId="77777777" w:rsidR="00BF17B0" w:rsidRPr="001D6855" w:rsidRDefault="00BF17B0" w:rsidP="00BF17B0">
            <w:pPr>
              <w:rPr>
                <w:ins w:id="4242" w:author="Laura Viignola" w:date="2017-07-10T16:58:00Z"/>
                <w:rFonts w:ascii="Arial" w:eastAsia="Calibri" w:hAnsi="Arial" w:cs="Arial"/>
                <w:lang w:val="it-IT"/>
              </w:rPr>
            </w:pPr>
            <w:ins w:id="4243" w:author="Laura Viignola" w:date="2017-07-10T16:58:00Z">
              <w:r w:rsidRPr="001D6855">
                <w:rPr>
                  <w:rFonts w:ascii="Arial" w:eastAsia="Calibri" w:hAnsi="Arial" w:cs="Arial"/>
                  <w:lang w:val="it-IT"/>
                </w:rPr>
                <w:t>DS_r</w:t>
              </w:r>
            </w:ins>
          </w:p>
        </w:tc>
      </w:tr>
      <w:tr w:rsidR="00BF17B0" w14:paraId="4A4B5550" w14:textId="77777777" w:rsidTr="00BF17B0">
        <w:trPr>
          <w:ins w:id="4244"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16D44E40" w14:textId="77777777" w:rsidR="00BF17B0" w:rsidRPr="004F30F9" w:rsidRDefault="00BF17B0" w:rsidP="00BF17B0">
            <w:pPr>
              <w:rPr>
                <w:ins w:id="4245" w:author="Laura Viignola" w:date="2017-07-10T16:58:00Z"/>
                <w:rFonts w:ascii="Arial" w:hAnsi="Arial" w:cs="Arial"/>
                <w:lang w:val="it-IT"/>
              </w:rPr>
            </w:pPr>
            <w:ins w:id="4246"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9CAB1BB" w14:textId="77777777" w:rsidR="00BF17B0" w:rsidRPr="004F30F9" w:rsidRDefault="00BF17B0" w:rsidP="00BF17B0">
            <w:pPr>
              <w:rPr>
                <w:ins w:id="4247" w:author="Laura Viignola" w:date="2017-07-10T16:58:00Z"/>
                <w:rFonts w:ascii="Arial" w:hAnsi="Arial" w:cs="Arial"/>
                <w:lang w:val="it-IT"/>
              </w:rPr>
            </w:pPr>
            <w:ins w:id="4248"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201153E3" w14:textId="77777777" w:rsidR="00BF17B0" w:rsidRPr="004F30F9" w:rsidRDefault="00BF17B0" w:rsidP="00BF17B0">
            <w:pPr>
              <w:rPr>
                <w:ins w:id="4249" w:author="Laura Viignola" w:date="2017-07-10T16:58:00Z"/>
                <w:rFonts w:ascii="Arial" w:hAnsi="Arial" w:cs="Arial"/>
                <w:lang w:val="it-IT"/>
              </w:rPr>
            </w:pPr>
            <w:ins w:id="4250"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53CBF618" w14:textId="77777777" w:rsidR="00BF17B0" w:rsidRPr="004F30F9" w:rsidRDefault="00BF17B0" w:rsidP="00BF17B0">
            <w:pPr>
              <w:rPr>
                <w:ins w:id="4251" w:author="Laura Viignola" w:date="2017-07-10T16:58:00Z"/>
                <w:rFonts w:ascii="Arial" w:hAnsi="Arial" w:cs="Arial"/>
                <w:lang w:val="it-IT"/>
              </w:rPr>
            </w:pPr>
            <w:ins w:id="4252"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52ACCD43" w14:textId="77777777" w:rsidR="00BF17B0" w:rsidRPr="004F30F9" w:rsidRDefault="00BF17B0" w:rsidP="00BF17B0">
            <w:pPr>
              <w:rPr>
                <w:ins w:id="4253" w:author="Laura Viignola" w:date="2017-07-10T16:58:00Z"/>
                <w:rFonts w:ascii="Arial" w:eastAsia="Calibri" w:hAnsi="Arial" w:cs="Arial"/>
                <w:lang w:val="it-IT"/>
              </w:rPr>
            </w:pPr>
            <w:ins w:id="4254" w:author="Laura Viignola" w:date="2017-07-10T16:58:00Z">
              <w:r>
                <w:rPr>
                  <w:rFonts w:ascii="Arial" w:eastAsia="Calibri" w:hAnsi="Arial" w:cs="Arial"/>
                  <w:lang w:val="it-IT"/>
                </w:rPr>
                <w:t>Me_2</w:t>
              </w:r>
            </w:ins>
          </w:p>
        </w:tc>
      </w:tr>
      <w:tr w:rsidR="00BF17B0" w14:paraId="2C8E1B90" w14:textId="77777777" w:rsidTr="00BF17B0">
        <w:trPr>
          <w:ins w:id="4255"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714ACF6" w14:textId="77777777" w:rsidR="00BF17B0" w:rsidRDefault="00BF17B0" w:rsidP="00BF17B0">
            <w:pPr>
              <w:rPr>
                <w:ins w:id="4256" w:author="Laura Viignola" w:date="2017-07-10T16:58:00Z"/>
                <w:lang w:val="it-IT"/>
              </w:rPr>
            </w:pPr>
            <w:ins w:id="4257"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F3C3D78" w14:textId="77777777" w:rsidR="00BF17B0" w:rsidRDefault="00BF17B0" w:rsidP="00BF17B0">
            <w:pPr>
              <w:rPr>
                <w:ins w:id="4258" w:author="Laura Viignola" w:date="2017-07-10T16:58:00Z"/>
                <w:lang w:val="it-IT"/>
              </w:rPr>
            </w:pPr>
            <w:ins w:id="4259"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50F1835" w14:textId="77777777" w:rsidR="00BF17B0" w:rsidRDefault="00BF17B0" w:rsidP="00BF17B0">
            <w:pPr>
              <w:rPr>
                <w:ins w:id="4260" w:author="Laura Viignola" w:date="2017-07-10T16:58:00Z"/>
                <w:lang w:val="it-IT"/>
              </w:rPr>
            </w:pPr>
            <w:ins w:id="4261"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208D95" w14:textId="77777777" w:rsidR="00BF17B0" w:rsidRPr="006D0755" w:rsidRDefault="00BF17B0" w:rsidP="00BF17B0">
            <w:pPr>
              <w:jc w:val="right"/>
              <w:rPr>
                <w:ins w:id="4262" w:author="Laura Viignola" w:date="2017-07-10T16:58:00Z"/>
                <w:rFonts w:asciiTheme="minorHAnsi" w:hAnsiTheme="minorHAnsi"/>
                <w:lang w:val="it-IT"/>
              </w:rPr>
            </w:pPr>
            <w:ins w:id="4263" w:author="Laura Viignola" w:date="2017-07-10T16:58:00Z">
              <w:r>
                <w:rPr>
                  <w:rFonts w:asciiTheme="minorHAnsi" w:hAnsiTheme="minorHAnsi"/>
                  <w:lang w:val="it-IT"/>
                </w:rPr>
                <w:t>9</w:t>
              </w:r>
            </w:ins>
          </w:p>
        </w:tc>
        <w:tc>
          <w:tcPr>
            <w:tcW w:w="1282" w:type="dxa"/>
            <w:tcBorders>
              <w:top w:val="single" w:sz="6" w:space="0" w:color="000000"/>
              <w:left w:val="single" w:sz="6" w:space="0" w:color="000000"/>
              <w:bottom w:val="single" w:sz="6" w:space="0" w:color="000000"/>
              <w:right w:val="single" w:sz="6" w:space="0" w:color="000000"/>
            </w:tcBorders>
          </w:tcPr>
          <w:p w14:paraId="4EE46F49" w14:textId="77777777" w:rsidR="00BF17B0" w:rsidRDefault="00BF17B0" w:rsidP="00BF17B0">
            <w:pPr>
              <w:jc w:val="right"/>
              <w:rPr>
                <w:ins w:id="4264" w:author="Laura Viignola" w:date="2017-07-10T16:58:00Z"/>
                <w:rFonts w:ascii="Calibri" w:eastAsia="Calibri" w:hAnsi="Calibri" w:cs="Calibri"/>
                <w:lang w:val="it-IT"/>
              </w:rPr>
            </w:pPr>
            <w:ins w:id="4265" w:author="Laura Viignola" w:date="2017-07-10T16:58:00Z">
              <w:r>
                <w:rPr>
                  <w:rFonts w:ascii="Calibri" w:eastAsia="Calibri" w:hAnsi="Calibri" w:cs="Calibri"/>
                  <w:lang w:val="it-IT"/>
                </w:rPr>
                <w:t>0.7545</w:t>
              </w:r>
            </w:ins>
          </w:p>
        </w:tc>
      </w:tr>
      <w:tr w:rsidR="00BF17B0" w14:paraId="046B8266" w14:textId="77777777" w:rsidTr="00BF17B0">
        <w:trPr>
          <w:ins w:id="4266"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2C42732" w14:textId="77777777" w:rsidR="00BF17B0" w:rsidRDefault="00BF17B0" w:rsidP="00BF17B0">
            <w:pPr>
              <w:rPr>
                <w:ins w:id="4267" w:author="Laura Viignola" w:date="2017-07-10T16:58:00Z"/>
                <w:lang w:val="it-IT"/>
              </w:rPr>
            </w:pPr>
            <w:ins w:id="4268"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A2098BC" w14:textId="77777777" w:rsidR="00BF17B0" w:rsidRDefault="00BF17B0" w:rsidP="00BF17B0">
            <w:pPr>
              <w:rPr>
                <w:ins w:id="4269" w:author="Laura Viignola" w:date="2017-07-10T16:58:00Z"/>
                <w:lang w:val="it-IT"/>
              </w:rPr>
            </w:pPr>
            <w:ins w:id="4270"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F902987" w14:textId="77777777" w:rsidR="00BF17B0" w:rsidRDefault="00BF17B0" w:rsidP="00BF17B0">
            <w:pPr>
              <w:rPr>
                <w:ins w:id="4271" w:author="Laura Viignola" w:date="2017-07-10T16:58:00Z"/>
                <w:lang w:val="it-IT"/>
              </w:rPr>
            </w:pPr>
            <w:ins w:id="4272"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9619F4" w14:textId="77777777" w:rsidR="00BF17B0" w:rsidRPr="006D0755" w:rsidRDefault="00BF17B0" w:rsidP="00BF17B0">
            <w:pPr>
              <w:jc w:val="right"/>
              <w:rPr>
                <w:ins w:id="4273" w:author="Laura Viignola" w:date="2017-07-10T16:58:00Z"/>
                <w:rFonts w:asciiTheme="minorHAnsi" w:hAnsiTheme="minorHAnsi"/>
                <w:lang w:val="it-IT"/>
              </w:rPr>
            </w:pPr>
            <w:ins w:id="4274" w:author="Laura Viignola" w:date="2017-07-10T16:58:00Z">
              <w:r>
                <w:rPr>
                  <w:rFonts w:asciiTheme="minorHAnsi" w:hAnsiTheme="minorHAnsi"/>
                  <w:lang w:val="it-IT"/>
                </w:rPr>
                <w:t>16</w:t>
              </w:r>
            </w:ins>
          </w:p>
        </w:tc>
        <w:tc>
          <w:tcPr>
            <w:tcW w:w="1282" w:type="dxa"/>
            <w:tcBorders>
              <w:top w:val="single" w:sz="6" w:space="0" w:color="000000"/>
              <w:left w:val="single" w:sz="6" w:space="0" w:color="000000"/>
              <w:bottom w:val="single" w:sz="6" w:space="0" w:color="000000"/>
              <w:right w:val="single" w:sz="6" w:space="0" w:color="000000"/>
            </w:tcBorders>
          </w:tcPr>
          <w:p w14:paraId="016E6D80" w14:textId="77777777" w:rsidR="00BF17B0" w:rsidRDefault="00BF17B0" w:rsidP="00BF17B0">
            <w:pPr>
              <w:jc w:val="right"/>
              <w:rPr>
                <w:ins w:id="4275" w:author="Laura Viignola" w:date="2017-07-10T16:58:00Z"/>
                <w:rFonts w:ascii="Calibri" w:eastAsia="Calibri" w:hAnsi="Calibri" w:cs="Calibri"/>
                <w:lang w:val="it-IT"/>
              </w:rPr>
            </w:pPr>
            <w:ins w:id="4276" w:author="Laura Viignola" w:date="2017-07-10T16:58:00Z">
              <w:r>
                <w:rPr>
                  <w:rFonts w:ascii="Calibri" w:eastAsia="Calibri" w:hAnsi="Calibri" w:cs="Calibri"/>
                  <w:lang w:val="it-IT"/>
                </w:rPr>
                <w:t>13.45</w:t>
              </w:r>
            </w:ins>
          </w:p>
        </w:tc>
      </w:tr>
      <w:tr w:rsidR="00BF17B0" w14:paraId="58F7DF94" w14:textId="77777777" w:rsidTr="00BF17B0">
        <w:trPr>
          <w:ins w:id="4277"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B762DB1" w14:textId="77777777" w:rsidR="00BF17B0" w:rsidRDefault="00BF17B0" w:rsidP="00BF17B0">
            <w:pPr>
              <w:rPr>
                <w:ins w:id="4278" w:author="Laura Viignola" w:date="2017-07-10T16:58:00Z"/>
                <w:lang w:val="it-IT"/>
              </w:rPr>
            </w:pPr>
            <w:ins w:id="4279"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FC3ABD5" w14:textId="77777777" w:rsidR="00BF17B0" w:rsidRDefault="00BF17B0" w:rsidP="00BF17B0">
            <w:pPr>
              <w:rPr>
                <w:ins w:id="4280" w:author="Laura Viignola" w:date="2017-07-10T16:58:00Z"/>
                <w:lang w:val="it-IT"/>
              </w:rPr>
            </w:pPr>
            <w:ins w:id="4281"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0A404B3" w14:textId="77777777" w:rsidR="00BF17B0" w:rsidRDefault="00BF17B0" w:rsidP="00BF17B0">
            <w:pPr>
              <w:rPr>
                <w:ins w:id="4282" w:author="Laura Viignola" w:date="2017-07-10T16:58:00Z"/>
                <w:lang w:val="it-IT"/>
              </w:rPr>
            </w:pPr>
            <w:ins w:id="4283"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552210" w14:textId="77777777" w:rsidR="00BF17B0" w:rsidRPr="006D0755" w:rsidRDefault="00BF17B0" w:rsidP="00BF17B0">
            <w:pPr>
              <w:jc w:val="right"/>
              <w:rPr>
                <w:ins w:id="4284" w:author="Laura Viignola" w:date="2017-07-10T16:58:00Z"/>
                <w:rFonts w:asciiTheme="minorHAnsi" w:hAnsiTheme="minorHAnsi"/>
                <w:lang w:val="it-IT"/>
              </w:rPr>
            </w:pPr>
            <w:ins w:id="4285" w:author="Laura Viignola" w:date="2017-07-10T16:58:00Z">
              <w:r>
                <w:rPr>
                  <w:rFonts w:asciiTheme="minorHAnsi" w:hAnsiTheme="minorHAnsi"/>
                  <w:lang w:val="it-IT"/>
                </w:rPr>
                <w:t>25</w:t>
              </w:r>
            </w:ins>
          </w:p>
        </w:tc>
        <w:tc>
          <w:tcPr>
            <w:tcW w:w="1282" w:type="dxa"/>
            <w:tcBorders>
              <w:top w:val="single" w:sz="6" w:space="0" w:color="000000"/>
              <w:left w:val="single" w:sz="6" w:space="0" w:color="000000"/>
              <w:bottom w:val="single" w:sz="6" w:space="0" w:color="000000"/>
              <w:right w:val="single" w:sz="6" w:space="0" w:color="000000"/>
            </w:tcBorders>
          </w:tcPr>
          <w:p w14:paraId="3008B441" w14:textId="77777777" w:rsidR="00BF17B0" w:rsidRDefault="00BF17B0" w:rsidP="00BF17B0">
            <w:pPr>
              <w:jc w:val="right"/>
              <w:rPr>
                <w:ins w:id="4286" w:author="Laura Viignola" w:date="2017-07-10T16:58:00Z"/>
                <w:rFonts w:ascii="Calibri" w:eastAsia="Calibri" w:hAnsi="Calibri" w:cs="Calibri"/>
                <w:lang w:val="it-IT"/>
              </w:rPr>
            </w:pPr>
            <w:ins w:id="4287" w:author="Laura Viignola" w:date="2017-07-10T16:58:00Z">
              <w:r>
                <w:rPr>
                  <w:rFonts w:ascii="Calibri" w:eastAsia="Calibri" w:hAnsi="Calibri" w:cs="Calibri"/>
                  <w:lang w:val="it-IT"/>
                </w:rPr>
                <w:t>1.87</w:t>
              </w:r>
            </w:ins>
          </w:p>
        </w:tc>
      </w:tr>
    </w:tbl>
    <w:p w14:paraId="384912EC" w14:textId="77777777" w:rsidR="00BF17B0" w:rsidRDefault="00BF17B0" w:rsidP="00BF17B0">
      <w:pPr>
        <w:rPr>
          <w:ins w:id="4288" w:author="Laura Viignola" w:date="2017-07-10T16:58:00Z"/>
          <w:rFonts w:eastAsia="Trebuchet MS"/>
        </w:rPr>
      </w:pPr>
    </w:p>
    <w:p w14:paraId="6667BFA0" w14:textId="77777777" w:rsidR="00BF17B0" w:rsidRDefault="00BF17B0" w:rsidP="00BF17B0">
      <w:pPr>
        <w:rPr>
          <w:ins w:id="4289" w:author="Laura Viignola" w:date="2017-07-10T16:58:00Z"/>
          <w:rFonts w:eastAsia="Trebuchet MS"/>
        </w:rPr>
      </w:pPr>
    </w:p>
    <w:p w14:paraId="352F3970" w14:textId="77777777" w:rsidR="00BF17B0" w:rsidRPr="000E3547" w:rsidRDefault="00BF17B0" w:rsidP="00BF17B0">
      <w:pPr>
        <w:pStyle w:val="Stile3"/>
        <w:rPr>
          <w:ins w:id="4290" w:author="Laura Viignola" w:date="2017-07-10T16:58:00Z"/>
          <w:lang w:val="it-IT"/>
        </w:rPr>
      </w:pPr>
      <w:ins w:id="4291" w:author="Laura Viignola" w:date="2017-07-10T16:58:00Z">
        <w:r>
          <w:t>sqrt</w:t>
        </w:r>
      </w:ins>
    </w:p>
    <w:p w14:paraId="6FBB4F22" w14:textId="77777777" w:rsidR="00BF17B0" w:rsidRPr="0075768B" w:rsidRDefault="00BF17B0" w:rsidP="00BF17B0">
      <w:pPr>
        <w:rPr>
          <w:ins w:id="4292" w:author="Laura Viignola" w:date="2017-07-10T16:58:00Z"/>
          <w:rFonts w:ascii="Arial" w:eastAsia="Calibri" w:hAnsi="Arial" w:cs="Arial"/>
          <w:b/>
        </w:rPr>
      </w:pPr>
      <w:ins w:id="4293"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r w:rsidRPr="001D6855">
          <w:rPr>
            <w:rFonts w:ascii="Arial" w:eastAsia="Calibri" w:hAnsi="Arial" w:cs="Arial"/>
            <w:b/>
            <w:color w:val="auto"/>
          </w:rPr>
          <w:t>sqrt</w:t>
        </w:r>
        <w:r>
          <w:rPr>
            <w:rFonts w:ascii="Arial" w:eastAsia="Calibri" w:hAnsi="Arial" w:cs="Arial"/>
            <w:color w:val="auto"/>
          </w:rPr>
          <w:t>(op)</w:t>
        </w:r>
      </w:ins>
    </w:p>
    <w:p w14:paraId="7FD7B632" w14:textId="77777777" w:rsidR="00BF17B0" w:rsidRDefault="00BF17B0" w:rsidP="00BF17B0">
      <w:pPr>
        <w:ind w:left="360"/>
        <w:rPr>
          <w:ins w:id="4294" w:author="Laura Viignola" w:date="2017-07-10T16:58:00Z"/>
          <w:rFonts w:ascii="Cambria" w:eastAsia="Calibri" w:hAnsi="Cambria" w:cs="Calibri"/>
          <w:color w:val="5B9BD5"/>
        </w:rPr>
      </w:pPr>
    </w:p>
    <w:p w14:paraId="11759D45" w14:textId="77777777" w:rsidR="00BF17B0" w:rsidRPr="005961DD" w:rsidRDefault="00BF17B0" w:rsidP="00BF17B0">
      <w:pPr>
        <w:rPr>
          <w:ins w:id="4295" w:author="Laura Viignola" w:date="2017-07-10T16:58:00Z"/>
          <w:rFonts w:ascii="Cambria" w:eastAsia="Calibri" w:hAnsi="Cambria" w:cs="Calibri"/>
          <w:i/>
          <w:color w:val="5B9BD5"/>
        </w:rPr>
      </w:pPr>
      <w:ins w:id="4296"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681F1257" w14:textId="77777777" w:rsidR="00BF17B0" w:rsidRDefault="00BF17B0" w:rsidP="00BF17B0">
      <w:pPr>
        <w:rPr>
          <w:ins w:id="4297" w:author="Laura Viignola" w:date="2017-07-10T16:58:00Z"/>
          <w:rFonts w:ascii="Cambria" w:eastAsia="Calibri" w:hAnsi="Cambria" w:cs="Calibri"/>
          <w:color w:val="5B9BD5"/>
        </w:rPr>
      </w:pPr>
      <w:ins w:id="4298" w:author="Laura Viignola" w:date="2017-07-10T16:58:00Z">
        <w:r>
          <w:rPr>
            <w:rFonts w:ascii="Arial" w:eastAsia="Calibri" w:hAnsi="Arial" w:cs="Arial"/>
            <w:color w:val="auto"/>
          </w:rPr>
          <w:t>o</w:t>
        </w:r>
        <w:r w:rsidRPr="0075768B">
          <w:rPr>
            <w:rFonts w:ascii="Arial" w:eastAsia="Calibri" w:hAnsi="Arial" w:cs="Arial"/>
            <w:color w:val="auto"/>
          </w:rPr>
          <w:t>p</w:t>
        </w:r>
        <w:r>
          <w:rPr>
            <w:rFonts w:ascii="Arial" w:eastAsia="Calibri" w:hAnsi="Arial" w:cs="Arial"/>
            <w:color w:val="auto"/>
          </w:rPr>
          <w:tab/>
        </w:r>
        <w:r>
          <w:rPr>
            <w:rFonts w:ascii="Cambria" w:eastAsia="Calibri" w:hAnsi="Cambria" w:cs="Calibri"/>
          </w:rPr>
          <w:tab/>
        </w:r>
        <w:r>
          <w:rPr>
            <w:rFonts w:ascii="Cambria" w:eastAsia="Calibri" w:hAnsi="Cambria" w:cs="Calibri"/>
          </w:rPr>
          <w:tab/>
          <w:t>mandatory</w:t>
        </w:r>
        <w:r>
          <w:rPr>
            <w:rFonts w:ascii="Cambria" w:eastAsia="Calibri" w:hAnsi="Cambria" w:cs="Calibri"/>
          </w:rPr>
          <w:tab/>
          <w:t>the operand</w:t>
        </w:r>
      </w:ins>
    </w:p>
    <w:p w14:paraId="0B0F8F3E" w14:textId="77777777" w:rsidR="00BF17B0" w:rsidRDefault="00BF17B0" w:rsidP="00BF17B0">
      <w:pPr>
        <w:rPr>
          <w:ins w:id="4299" w:author="Laura Viignola" w:date="2017-07-10T16:58:00Z"/>
          <w:rFonts w:ascii="Cambria" w:eastAsia="Calibri" w:hAnsi="Cambria" w:cs="Calibri"/>
          <w:color w:val="5B9BD5"/>
        </w:rPr>
      </w:pPr>
    </w:p>
    <w:p w14:paraId="6EF6E5C2" w14:textId="77777777" w:rsidR="00BF17B0" w:rsidRDefault="00BF17B0" w:rsidP="00BF17B0">
      <w:pPr>
        <w:rPr>
          <w:ins w:id="4300" w:author="Laura Viignola" w:date="2017-07-10T16:58:00Z"/>
          <w:rFonts w:ascii="Cambria" w:eastAsia="Calibri" w:hAnsi="Cambria" w:cs="Calibri"/>
          <w:i/>
          <w:color w:val="5B9BD5"/>
        </w:rPr>
      </w:pPr>
      <w:ins w:id="4301"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10D93213" w14:textId="77777777" w:rsidR="00BF17B0" w:rsidRDefault="00BF17B0" w:rsidP="00BF17B0">
      <w:pPr>
        <w:rPr>
          <w:ins w:id="4302" w:author="Laura Viignola" w:date="2017-07-10T16:58:00Z"/>
          <w:rFonts w:ascii="Arial" w:eastAsia="Calibri" w:hAnsi="Arial" w:cs="Arial"/>
        </w:rPr>
      </w:pPr>
      <w:ins w:id="4303" w:author="Laura Viignola" w:date="2017-07-10T16:58:00Z">
        <w:r>
          <w:rPr>
            <w:rFonts w:ascii="Arial" w:eastAsia="Calibri" w:hAnsi="Arial" w:cs="Arial"/>
          </w:rPr>
          <w:t>sqrt (DS_1)</w:t>
        </w:r>
      </w:ins>
    </w:p>
    <w:p w14:paraId="7762BA45" w14:textId="77777777" w:rsidR="00BF17B0" w:rsidRPr="0075768B" w:rsidRDefault="00BF17B0" w:rsidP="00BF17B0">
      <w:pPr>
        <w:rPr>
          <w:ins w:id="4304" w:author="Laura Viignola" w:date="2017-07-10T16:58:00Z"/>
          <w:rFonts w:ascii="Arial" w:eastAsia="Calibri" w:hAnsi="Arial" w:cs="Arial"/>
        </w:rPr>
      </w:pPr>
      <w:ins w:id="4305" w:author="Laura Viignola" w:date="2017-07-10T16:58:00Z">
        <w:r>
          <w:rPr>
            <w:rFonts w:ascii="Arial" w:eastAsia="Calibri" w:hAnsi="Arial" w:cs="Arial"/>
          </w:rPr>
          <w:t>sqrt (5)</w:t>
        </w:r>
      </w:ins>
    </w:p>
    <w:p w14:paraId="2190F230" w14:textId="77777777" w:rsidR="00BF17B0" w:rsidRPr="00930AA3" w:rsidRDefault="00BF17B0" w:rsidP="00BF17B0">
      <w:pPr>
        <w:rPr>
          <w:ins w:id="4306" w:author="Laura Viignola" w:date="2017-07-10T16:58:00Z"/>
          <w:rFonts w:ascii="Cambria" w:eastAsia="Calibri" w:hAnsi="Cambria" w:cs="Calibri"/>
          <w:color w:val="5B9BD5"/>
        </w:rPr>
      </w:pPr>
    </w:p>
    <w:p w14:paraId="50A7DE7F" w14:textId="77777777" w:rsidR="00BF17B0" w:rsidRDefault="00BF17B0" w:rsidP="00BF17B0">
      <w:pPr>
        <w:rPr>
          <w:ins w:id="4307" w:author="Laura Viignola" w:date="2017-07-10T16:58:00Z"/>
          <w:rFonts w:ascii="Cambria" w:eastAsia="Calibri" w:hAnsi="Cambria" w:cs="Calibri"/>
          <w:i/>
          <w:color w:val="5B9BD5"/>
        </w:rPr>
      </w:pPr>
      <w:ins w:id="4308" w:author="Laura Viignola" w:date="2017-07-10T16:58:00Z">
        <w:r>
          <w:rPr>
            <w:rFonts w:ascii="Cambria" w:eastAsia="Calibri" w:hAnsi="Cambria" w:cs="Calibri"/>
            <w:i/>
            <w:color w:val="5B9BD5"/>
          </w:rPr>
          <w:t>Semantic for scalar operations</w:t>
        </w:r>
      </w:ins>
    </w:p>
    <w:p w14:paraId="530F9DC7" w14:textId="77777777" w:rsidR="00BF17B0" w:rsidRDefault="00BF17B0" w:rsidP="00BF17B0">
      <w:pPr>
        <w:jc w:val="both"/>
        <w:rPr>
          <w:ins w:id="4309" w:author="Laura Viignola" w:date="2017-07-10T16:58:00Z"/>
        </w:rPr>
      </w:pPr>
      <w:ins w:id="4310" w:author="Laura Viignola" w:date="2017-07-10T16:58:00Z">
        <w:r>
          <w:t>The operator sqr c</w:t>
        </w:r>
        <w:r w:rsidRPr="008D0ABB">
          <w:t>alculates the square root of a number</w:t>
        </w:r>
        <w:r>
          <w:t>.</w:t>
        </w:r>
      </w:ins>
    </w:p>
    <w:p w14:paraId="1924CDDC" w14:textId="77777777" w:rsidR="00BF17B0" w:rsidRPr="00CF4A4F" w:rsidRDefault="00BF17B0" w:rsidP="00BF17B0">
      <w:pPr>
        <w:jc w:val="both"/>
        <w:rPr>
          <w:ins w:id="4311" w:author="Laura Viignola" w:date="2017-07-10T16:58:00Z"/>
          <w:rFonts w:ascii="Cambria" w:eastAsia="Calibri" w:hAnsi="Cambria" w:cs="Calibri"/>
        </w:rPr>
      </w:pPr>
    </w:p>
    <w:p w14:paraId="33FA4059" w14:textId="77777777" w:rsidR="00BF17B0" w:rsidRDefault="00BF17B0" w:rsidP="00BF17B0">
      <w:pPr>
        <w:jc w:val="both"/>
        <w:rPr>
          <w:ins w:id="4312" w:author="Laura Viignola" w:date="2017-07-10T16:58:00Z"/>
          <w:rFonts w:ascii="Cambria" w:eastAsia="Calibri" w:hAnsi="Cambria" w:cs="Calibri"/>
        </w:rPr>
      </w:pPr>
      <w:ins w:id="4313" w:author="Laura Viignola" w:date="2017-07-10T16:58:00Z">
        <w:r>
          <w:rPr>
            <w:rFonts w:ascii="Cambria" w:eastAsia="Calibri" w:hAnsi="Cambria" w:cs="Calibri"/>
          </w:rPr>
          <w:t xml:space="preserve">Examples: </w:t>
        </w:r>
      </w:ins>
    </w:p>
    <w:p w14:paraId="22835E7D" w14:textId="77777777" w:rsidR="00BF17B0" w:rsidRDefault="00BF17B0" w:rsidP="00BF17B0">
      <w:pPr>
        <w:ind w:left="360"/>
        <w:jc w:val="both"/>
        <w:rPr>
          <w:ins w:id="4314" w:author="Laura Viignola" w:date="2017-07-10T16:58:00Z"/>
          <w:rFonts w:ascii="Cambria" w:hAnsi="Cambria"/>
        </w:rPr>
      </w:pPr>
      <w:ins w:id="4315" w:author="Laura Viignola" w:date="2017-07-10T16:58:00Z">
        <w:r w:rsidRPr="001D6855">
          <w:rPr>
            <w:rFonts w:ascii="Arial" w:hAnsi="Arial" w:cs="Arial"/>
            <w:b/>
          </w:rPr>
          <w:t>sqrt</w:t>
        </w:r>
        <w:r>
          <w:rPr>
            <w:rFonts w:ascii="Arial" w:hAnsi="Arial" w:cs="Arial"/>
          </w:rPr>
          <w:t>(25</w:t>
        </w:r>
        <w:r>
          <w:rPr>
            <w:rFonts w:ascii="Arial" w:eastAsia="Calibri" w:hAnsi="Arial" w:cs="Arial"/>
          </w:rPr>
          <w:t>)</w:t>
        </w:r>
        <w:r>
          <w:rPr>
            <w:rFonts w:ascii="Cambria" w:hAnsi="Cambria"/>
          </w:rPr>
          <w:t xml:space="preserve"> </w:t>
        </w:r>
        <w:r w:rsidRPr="008E7718">
          <w:rPr>
            <w:rFonts w:ascii="Cambria" w:hAnsi="Cambria"/>
          </w:rPr>
          <w:t xml:space="preserve">gives </w:t>
        </w:r>
        <w:r>
          <w:rPr>
            <w:rFonts w:ascii="Cambria" w:hAnsi="Cambria"/>
          </w:rPr>
          <w:t>5</w:t>
        </w:r>
      </w:ins>
    </w:p>
    <w:p w14:paraId="24CCB82E" w14:textId="77777777" w:rsidR="00BF17B0" w:rsidRDefault="00BF17B0" w:rsidP="00BF17B0">
      <w:pPr>
        <w:ind w:left="360"/>
        <w:jc w:val="both"/>
        <w:rPr>
          <w:ins w:id="4316" w:author="Laura Viignola" w:date="2017-07-10T16:58:00Z"/>
          <w:rFonts w:ascii="Cambria" w:hAnsi="Cambria"/>
        </w:rPr>
      </w:pPr>
    </w:p>
    <w:p w14:paraId="5CC27D39" w14:textId="77777777" w:rsidR="00BF17B0" w:rsidRDefault="00BF17B0" w:rsidP="00BF17B0">
      <w:pPr>
        <w:rPr>
          <w:ins w:id="4317" w:author="Laura Viignola" w:date="2017-07-10T16:58:00Z"/>
          <w:rFonts w:ascii="Cambria" w:eastAsia="Calibri" w:hAnsi="Cambria" w:cs="Calibri"/>
          <w:i/>
          <w:color w:val="5B9BD5"/>
        </w:rPr>
      </w:pPr>
    </w:p>
    <w:p w14:paraId="2C4ADC9C" w14:textId="77777777" w:rsidR="00BF17B0" w:rsidRDefault="00BF17B0" w:rsidP="00BF17B0">
      <w:pPr>
        <w:rPr>
          <w:ins w:id="4318" w:author="Laura Viignola" w:date="2017-07-10T16:58:00Z"/>
          <w:rFonts w:ascii="Cambria" w:eastAsia="Calibri" w:hAnsi="Cambria" w:cs="Calibri"/>
          <w:i/>
          <w:color w:val="5B9BD5"/>
        </w:rPr>
      </w:pPr>
      <w:ins w:id="4319" w:author="Laura Viignola" w:date="2017-07-10T16:58:00Z">
        <w:r>
          <w:rPr>
            <w:rFonts w:ascii="Cambria" w:eastAsia="Calibri" w:hAnsi="Cambria" w:cs="Calibri"/>
            <w:i/>
            <w:color w:val="5B9BD5"/>
          </w:rPr>
          <w:t>Input Parameters type</w:t>
        </w:r>
        <w:r>
          <w:rPr>
            <w:rFonts w:ascii="Cambria" w:eastAsia="Calibri" w:hAnsi="Cambria" w:cs="Calibri"/>
            <w:i/>
            <w:color w:val="5B9BD5"/>
          </w:rPr>
          <w:tab/>
        </w:r>
      </w:ins>
    </w:p>
    <w:p w14:paraId="4EFE0B89" w14:textId="77777777" w:rsidR="00BF17B0" w:rsidRDefault="00BF17B0" w:rsidP="00BF17B0">
      <w:pPr>
        <w:rPr>
          <w:ins w:id="4320" w:author="Laura Viignola" w:date="2017-07-10T16:58:00Z"/>
          <w:rFonts w:ascii="Cambria" w:eastAsia="Calibri" w:hAnsi="Cambria" w:cs="Calibri"/>
          <w:i/>
          <w:noProof/>
          <w:color w:val="5B9BD5"/>
          <w:lang w:val="en-US"/>
        </w:rPr>
      </w:pPr>
      <w:ins w:id="4321" w:author="Laura Viignola" w:date="2017-07-10T16:58:00Z">
        <w:r w:rsidRPr="00DA2507">
          <w:rPr>
            <w:rFonts w:ascii="Cambria" w:eastAsia="Calibri" w:hAnsi="Cambria" w:cs="Calibri"/>
            <w:i/>
            <w:noProof/>
            <w:color w:val="5B9BD5"/>
            <w:lang w:val="en-US"/>
          </w:rPr>
          <w:t xml:space="preserve"> </w:t>
        </w:r>
      </w:ins>
    </w:p>
    <w:p w14:paraId="030D6FD3" w14:textId="77777777" w:rsidR="00BF17B0" w:rsidRDefault="00BF17B0" w:rsidP="00BF17B0">
      <w:pPr>
        <w:rPr>
          <w:ins w:id="4322" w:author="Laura Viignola" w:date="2017-07-10T16:58:00Z"/>
          <w:rFonts w:ascii="Cambria" w:eastAsia="Calibri" w:hAnsi="Cambria" w:cs="Calibri"/>
        </w:rPr>
      </w:pPr>
      <w:ins w:id="4323" w:author="Laura Viignola" w:date="2017-07-10T16:58:00Z">
        <w:r w:rsidRPr="00E64258">
          <w:rPr>
            <w:rFonts w:ascii="Cambria" w:eastAsia="Calibri" w:hAnsi="Cambria" w:cs="Calibri"/>
            <w:i/>
          </w:rPr>
          <w:t>Op</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w:t>
        </w:r>
        <w:r>
          <w:rPr>
            <w:rFonts w:ascii="Cambria" w:eastAsia="Calibri" w:hAnsi="Cambria" w:cs="Calibri"/>
          </w:rPr>
          <w:tab/>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r>
          <w:rPr>
            <w:rFonts w:ascii="Cambria" w:eastAsia="Calibri" w:hAnsi="Cambria" w:cs="Calibri"/>
          </w:rPr>
          <w:t xml:space="preserve"> (0: ]</w:t>
        </w:r>
      </w:ins>
    </w:p>
    <w:p w14:paraId="35879817" w14:textId="77777777" w:rsidR="00BF17B0" w:rsidRPr="006F2FA3" w:rsidRDefault="00BF17B0" w:rsidP="00BF17B0">
      <w:pPr>
        <w:ind w:left="1452" w:firstLine="708"/>
        <w:rPr>
          <w:ins w:id="4324" w:author="Laura Viignola" w:date="2017-07-10T16:58:00Z"/>
          <w:rFonts w:ascii="Cambria" w:eastAsia="Calibri" w:hAnsi="Cambria" w:cs="Calibri"/>
        </w:rPr>
      </w:pPr>
      <w:ins w:id="4325"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r>
          <w:rPr>
            <w:rFonts w:ascii="Cambria" w:eastAsia="Calibri" w:hAnsi="Cambria" w:cs="Calibri"/>
          </w:rPr>
          <w:t xml:space="preserve"> (0: ]</w:t>
        </w:r>
      </w:ins>
    </w:p>
    <w:p w14:paraId="2DE28B2B" w14:textId="77777777" w:rsidR="00BF17B0" w:rsidRDefault="00BF17B0" w:rsidP="00BF17B0">
      <w:pPr>
        <w:ind w:left="1452" w:firstLine="708"/>
        <w:rPr>
          <w:ins w:id="4326" w:author="Laura Viignola" w:date="2017-07-10T16:58:00Z"/>
          <w:rFonts w:ascii="Cambria" w:eastAsia="Calibri" w:hAnsi="Cambria" w:cs="Calibri"/>
        </w:rPr>
      </w:pPr>
      <w:ins w:id="4327" w:author="Laura Viignola" w:date="2017-07-10T16:58:00Z">
        <w:r w:rsidRPr="006F2FA3">
          <w:rPr>
            <w:rFonts w:ascii="Cambria" w:eastAsia="Calibri" w:hAnsi="Cambria" w:cs="Calibri"/>
          </w:rPr>
          <w:t xml:space="preserve">|   </w:t>
        </w:r>
        <w:r>
          <w:rPr>
            <w:rFonts w:ascii="Cambria" w:eastAsia="Calibri" w:hAnsi="Cambria" w:cs="Calibri"/>
          </w:rPr>
          <w:t>number (0: ]</w:t>
        </w:r>
      </w:ins>
    </w:p>
    <w:p w14:paraId="6701AECF" w14:textId="77777777" w:rsidR="00BF17B0" w:rsidRDefault="00BF17B0" w:rsidP="00BF17B0">
      <w:pPr>
        <w:rPr>
          <w:ins w:id="4328" w:author="Laura Viignola" w:date="2017-07-10T16:58:00Z"/>
          <w:rFonts w:ascii="Cambria" w:eastAsia="Calibri" w:hAnsi="Cambria" w:cs="Calibri"/>
        </w:rPr>
      </w:pPr>
    </w:p>
    <w:p w14:paraId="469C3243" w14:textId="77777777" w:rsidR="00BF17B0" w:rsidRPr="006F2FA3" w:rsidRDefault="00BF17B0" w:rsidP="00BF17B0">
      <w:pPr>
        <w:rPr>
          <w:ins w:id="4329" w:author="Laura Viignola" w:date="2017-07-10T16:58:00Z"/>
          <w:rFonts w:ascii="Cambria" w:eastAsia="Calibri" w:hAnsi="Cambria" w:cs="Calibri"/>
          <w:i/>
          <w:color w:val="5B9BD5"/>
        </w:rPr>
      </w:pPr>
    </w:p>
    <w:p w14:paraId="7140FFDD" w14:textId="77777777" w:rsidR="00BF17B0" w:rsidRPr="00E64258" w:rsidRDefault="00BF17B0" w:rsidP="00BF17B0">
      <w:pPr>
        <w:rPr>
          <w:ins w:id="4330" w:author="Laura Viignola" w:date="2017-07-10T16:58:00Z"/>
          <w:rFonts w:ascii="Cambria" w:hAnsi="Cambria"/>
        </w:rPr>
      </w:pPr>
    </w:p>
    <w:p w14:paraId="65A4C515" w14:textId="77777777" w:rsidR="00BF17B0" w:rsidRPr="00E64258" w:rsidRDefault="00BF17B0" w:rsidP="00BF17B0">
      <w:pPr>
        <w:rPr>
          <w:ins w:id="4331" w:author="Laura Viignola" w:date="2017-07-10T16:58:00Z"/>
          <w:rFonts w:ascii="Cambria" w:eastAsia="Calibri" w:hAnsi="Cambria" w:cs="Calibri"/>
          <w:i/>
          <w:color w:val="5B9BD5"/>
        </w:rPr>
      </w:pPr>
      <w:ins w:id="4332" w:author="Laura Viignola" w:date="2017-07-10T16:58:00Z">
        <w:r w:rsidRPr="00E64258">
          <w:rPr>
            <w:rFonts w:ascii="Cambria" w:eastAsia="Calibri" w:hAnsi="Cambria" w:cs="Calibri"/>
            <w:i/>
            <w:color w:val="5B9BD5"/>
          </w:rPr>
          <w:t>Result type</w:t>
        </w:r>
      </w:ins>
    </w:p>
    <w:p w14:paraId="7D29A3F2" w14:textId="77777777" w:rsidR="00BF17B0" w:rsidRPr="00E64258" w:rsidRDefault="00BF17B0" w:rsidP="00BF17B0">
      <w:pPr>
        <w:rPr>
          <w:ins w:id="4333" w:author="Laura Viignola" w:date="2017-07-10T16:58:00Z"/>
          <w:rFonts w:ascii="Cambria" w:eastAsia="Calibri" w:hAnsi="Cambria" w:cs="Calibri"/>
          <w:i/>
          <w:color w:val="auto"/>
        </w:rPr>
      </w:pPr>
    </w:p>
    <w:p w14:paraId="41837BA4" w14:textId="77777777" w:rsidR="00BF17B0" w:rsidRDefault="00BF17B0" w:rsidP="00BF17B0">
      <w:pPr>
        <w:rPr>
          <w:ins w:id="4334" w:author="Laura Viignola" w:date="2017-07-10T16:58:00Z"/>
          <w:rFonts w:ascii="Cambria" w:eastAsia="Calibri" w:hAnsi="Cambria" w:cs="Calibri"/>
        </w:rPr>
      </w:pPr>
      <w:ins w:id="4335"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Pr>
            <w:rFonts w:ascii="Cambria" w:eastAsia="Calibri" w:hAnsi="Cambria" w:cs="Calibri"/>
          </w:rPr>
          <w:tab/>
        </w:r>
        <w:r w:rsidRPr="00E64258">
          <w:rPr>
            <w:rFonts w:ascii="Cambria" w:eastAsia="Calibri" w:hAnsi="Cambria" w:cs="Calibri"/>
          </w:rPr>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6C2B1ED0" w14:textId="77777777" w:rsidR="00BF17B0" w:rsidRPr="006F2FA3" w:rsidRDefault="00BF17B0" w:rsidP="00BF17B0">
      <w:pPr>
        <w:ind w:left="1452" w:firstLine="708"/>
        <w:rPr>
          <w:ins w:id="4336" w:author="Laura Viignola" w:date="2017-07-10T16:58:00Z"/>
          <w:rFonts w:ascii="Cambria" w:eastAsia="Calibri" w:hAnsi="Cambria" w:cs="Calibri"/>
        </w:rPr>
      </w:pPr>
      <w:ins w:id="4337"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4D4A0267" w14:textId="77777777" w:rsidR="00BF17B0" w:rsidRPr="006F2FA3" w:rsidRDefault="00BF17B0" w:rsidP="00BF17B0">
      <w:pPr>
        <w:ind w:left="1452" w:firstLine="708"/>
        <w:rPr>
          <w:ins w:id="4338" w:author="Laura Viignola" w:date="2017-07-10T16:58:00Z"/>
          <w:rFonts w:ascii="Cambria" w:eastAsia="Calibri" w:hAnsi="Cambria" w:cs="Calibri"/>
        </w:rPr>
      </w:pPr>
      <w:ins w:id="4339" w:author="Laura Viignola" w:date="2017-07-10T16:58:00Z">
        <w:r w:rsidRPr="006F2FA3">
          <w:rPr>
            <w:rFonts w:ascii="Cambria" w:eastAsia="Calibri" w:hAnsi="Cambria" w:cs="Calibri"/>
          </w:rPr>
          <w:t xml:space="preserve">|   </w:t>
        </w:r>
        <w:r>
          <w:rPr>
            <w:rFonts w:ascii="Cambria" w:eastAsia="Calibri" w:hAnsi="Cambria" w:cs="Calibri"/>
          </w:rPr>
          <w:t>number</w:t>
        </w:r>
      </w:ins>
    </w:p>
    <w:p w14:paraId="2B4B188A" w14:textId="77777777" w:rsidR="00BF17B0" w:rsidRDefault="00BF17B0" w:rsidP="00BF17B0">
      <w:pPr>
        <w:rPr>
          <w:ins w:id="4340" w:author="Laura Viignola" w:date="2017-07-10T16:58:00Z"/>
          <w:rFonts w:ascii="Cambria" w:eastAsia="Calibri" w:hAnsi="Cambria" w:cs="Calibri"/>
          <w:i/>
          <w:color w:val="5B9BD5"/>
        </w:rPr>
      </w:pPr>
    </w:p>
    <w:p w14:paraId="7AF927EB" w14:textId="77777777" w:rsidR="00BF17B0" w:rsidRPr="00E5275E" w:rsidRDefault="00BF17B0" w:rsidP="00BF17B0">
      <w:pPr>
        <w:jc w:val="both"/>
        <w:rPr>
          <w:ins w:id="4341" w:author="Laura Viignola" w:date="2017-07-10T16:58:00Z"/>
          <w:rFonts w:ascii="Cambria" w:hAnsi="Cambria"/>
        </w:rPr>
      </w:pPr>
    </w:p>
    <w:p w14:paraId="437D4EA5" w14:textId="77777777" w:rsidR="00BF17B0" w:rsidRDefault="00BF17B0" w:rsidP="00BF17B0">
      <w:pPr>
        <w:rPr>
          <w:ins w:id="4342" w:author="Laura Viignola" w:date="2017-07-10T16:58:00Z"/>
          <w:rFonts w:ascii="Cambria" w:eastAsia="Calibri" w:hAnsi="Cambria" w:cs="Calibri"/>
          <w:i/>
          <w:color w:val="5B9BD5"/>
        </w:rPr>
      </w:pPr>
      <w:ins w:id="4343" w:author="Laura Viignola" w:date="2017-07-10T16:58:00Z">
        <w:r>
          <w:rPr>
            <w:rFonts w:ascii="Cambria" w:eastAsia="Calibri" w:hAnsi="Cambria" w:cs="Calibri"/>
            <w:i/>
            <w:color w:val="5B9BD5"/>
          </w:rPr>
          <w:t xml:space="preserve">Behaviour </w:t>
        </w:r>
      </w:ins>
    </w:p>
    <w:p w14:paraId="393ED58D" w14:textId="77777777" w:rsidR="00BF17B0" w:rsidRDefault="00BF17B0" w:rsidP="00BF17B0">
      <w:pPr>
        <w:jc w:val="both"/>
        <w:rPr>
          <w:ins w:id="4344" w:author="Laura Viignola" w:date="2017-07-10T16:58:00Z"/>
          <w:rFonts w:ascii="Cambria" w:eastAsia="Calibri" w:hAnsi="Cambria" w:cs="Calibri"/>
          <w:color w:val="auto"/>
        </w:rPr>
      </w:pPr>
      <w:ins w:id="4345" w:author="Laura Viignola" w:date="2017-07-10T16:58:00Z">
        <w:r>
          <w:rPr>
            <w:rFonts w:ascii="Cambria" w:eastAsia="Calibri" w:hAnsi="Cambria" w:cs="Calibri"/>
            <w:color w:val="auto"/>
          </w:rPr>
          <w:t>The operator has the typical behaviour of the “Operators applicable on one Data Set or Data Set Component” (see the section “VTL-ML - Behaviour of the Operators”).</w:t>
        </w:r>
      </w:ins>
    </w:p>
    <w:p w14:paraId="3A93523F" w14:textId="77777777" w:rsidR="00BF17B0" w:rsidRDefault="00BF17B0" w:rsidP="00BF17B0">
      <w:pPr>
        <w:rPr>
          <w:ins w:id="4346" w:author="Laura Viignola" w:date="2017-07-10T16:58:00Z"/>
          <w:rFonts w:ascii="Cambria" w:eastAsia="Calibri" w:hAnsi="Cambria" w:cs="Calibri"/>
          <w:i/>
          <w:color w:val="5B9BD5"/>
        </w:rPr>
      </w:pPr>
    </w:p>
    <w:p w14:paraId="40C7146D" w14:textId="77777777" w:rsidR="00BF17B0" w:rsidRDefault="00BF17B0" w:rsidP="00BF17B0">
      <w:pPr>
        <w:rPr>
          <w:ins w:id="4347" w:author="Laura Viignola" w:date="2017-07-10T16:58:00Z"/>
          <w:rFonts w:ascii="Cambria" w:eastAsia="Calibri" w:hAnsi="Cambria" w:cs="Calibri"/>
          <w:i/>
          <w:color w:val="5B9BD5"/>
        </w:rPr>
      </w:pPr>
      <w:ins w:id="4348" w:author="Laura Viignola" w:date="2017-07-10T16:58:00Z">
        <w:r>
          <w:rPr>
            <w:rFonts w:ascii="Cambria" w:eastAsia="Calibri" w:hAnsi="Cambria" w:cs="Calibri"/>
            <w:i/>
            <w:color w:val="5B9BD5"/>
          </w:rPr>
          <w:t xml:space="preserve">Examples </w:t>
        </w:r>
      </w:ins>
    </w:p>
    <w:p w14:paraId="306775C3" w14:textId="77777777" w:rsidR="00BF17B0" w:rsidRDefault="00BF17B0" w:rsidP="00BF17B0">
      <w:pPr>
        <w:rPr>
          <w:ins w:id="4349" w:author="Laura Viignola" w:date="2017-07-10T16:58:00Z"/>
          <w:rFonts w:ascii="Cambria" w:hAnsi="Cambria"/>
        </w:rPr>
      </w:pPr>
      <w:ins w:id="4350" w:author="Laura Viignola" w:date="2017-07-10T16:58:00Z">
        <w:r>
          <w:rPr>
            <w:rFonts w:ascii="Cambria" w:hAnsi="Cambria"/>
          </w:rPr>
          <w:t>Given the operand Data Set:</w:t>
        </w:r>
      </w:ins>
    </w:p>
    <w:p w14:paraId="0C1D7D5B" w14:textId="77777777" w:rsidR="00BF17B0" w:rsidRDefault="00BF17B0" w:rsidP="00BF17B0">
      <w:pPr>
        <w:rPr>
          <w:ins w:id="4351" w:author="Laura Viignola" w:date="2017-07-10T16:58:00Z"/>
          <w:rFonts w:ascii="Cambria" w:hAnsi="Cambria"/>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65EFB312" w14:textId="77777777" w:rsidTr="00BF17B0">
        <w:trPr>
          <w:ins w:id="4352"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625EB26C" w14:textId="77777777" w:rsidR="00BF17B0" w:rsidRPr="001D6855" w:rsidRDefault="00BF17B0" w:rsidP="00BF17B0">
            <w:pPr>
              <w:rPr>
                <w:ins w:id="4353" w:author="Laura Viignola" w:date="2017-07-10T16:58:00Z"/>
                <w:rFonts w:ascii="Arial" w:eastAsia="Calibri" w:hAnsi="Arial" w:cs="Arial"/>
                <w:lang w:val="it-IT"/>
              </w:rPr>
            </w:pPr>
            <w:ins w:id="4354" w:author="Laura Viignola" w:date="2017-07-10T16:58:00Z">
              <w:r w:rsidRPr="001D6855">
                <w:rPr>
                  <w:rFonts w:ascii="Arial" w:eastAsia="Calibri" w:hAnsi="Arial" w:cs="Arial"/>
                  <w:lang w:val="it-IT"/>
                </w:rPr>
                <w:t>DS_1</w:t>
              </w:r>
            </w:ins>
          </w:p>
        </w:tc>
      </w:tr>
      <w:tr w:rsidR="00BF17B0" w14:paraId="0E99F541" w14:textId="77777777" w:rsidTr="00BF17B0">
        <w:trPr>
          <w:ins w:id="4355"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37B5B193" w14:textId="77777777" w:rsidR="00BF17B0" w:rsidRPr="004F30F9" w:rsidRDefault="00BF17B0" w:rsidP="00BF17B0">
            <w:pPr>
              <w:rPr>
                <w:ins w:id="4356" w:author="Laura Viignola" w:date="2017-07-10T16:58:00Z"/>
                <w:rFonts w:ascii="Arial" w:hAnsi="Arial" w:cs="Arial"/>
                <w:lang w:val="it-IT"/>
              </w:rPr>
            </w:pPr>
            <w:ins w:id="4357"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06A2DCB" w14:textId="77777777" w:rsidR="00BF17B0" w:rsidRPr="004F30F9" w:rsidRDefault="00BF17B0" w:rsidP="00BF17B0">
            <w:pPr>
              <w:rPr>
                <w:ins w:id="4358" w:author="Laura Viignola" w:date="2017-07-10T16:58:00Z"/>
                <w:rFonts w:ascii="Arial" w:hAnsi="Arial" w:cs="Arial"/>
                <w:lang w:val="it-IT"/>
              </w:rPr>
            </w:pPr>
            <w:ins w:id="4359"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146B92F9" w14:textId="77777777" w:rsidR="00BF17B0" w:rsidRPr="004F30F9" w:rsidRDefault="00BF17B0" w:rsidP="00BF17B0">
            <w:pPr>
              <w:rPr>
                <w:ins w:id="4360" w:author="Laura Viignola" w:date="2017-07-10T16:58:00Z"/>
                <w:rFonts w:ascii="Arial" w:hAnsi="Arial" w:cs="Arial"/>
                <w:lang w:val="it-IT"/>
              </w:rPr>
            </w:pPr>
            <w:ins w:id="4361"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7DF22635" w14:textId="77777777" w:rsidR="00BF17B0" w:rsidRPr="004F30F9" w:rsidRDefault="00BF17B0" w:rsidP="00BF17B0">
            <w:pPr>
              <w:rPr>
                <w:ins w:id="4362" w:author="Laura Viignola" w:date="2017-07-10T16:58:00Z"/>
                <w:rFonts w:ascii="Arial" w:hAnsi="Arial" w:cs="Arial"/>
                <w:lang w:val="it-IT"/>
              </w:rPr>
            </w:pPr>
            <w:ins w:id="4363"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4DB0B198" w14:textId="77777777" w:rsidR="00BF17B0" w:rsidRPr="004F30F9" w:rsidRDefault="00BF17B0" w:rsidP="00BF17B0">
            <w:pPr>
              <w:rPr>
                <w:ins w:id="4364" w:author="Laura Viignola" w:date="2017-07-10T16:58:00Z"/>
                <w:rFonts w:ascii="Arial" w:eastAsia="Calibri" w:hAnsi="Arial" w:cs="Arial"/>
                <w:lang w:val="it-IT"/>
              </w:rPr>
            </w:pPr>
            <w:ins w:id="4365" w:author="Laura Viignola" w:date="2017-07-10T16:58:00Z">
              <w:r>
                <w:rPr>
                  <w:rFonts w:ascii="Arial" w:eastAsia="Calibri" w:hAnsi="Arial" w:cs="Arial"/>
                  <w:lang w:val="it-IT"/>
                </w:rPr>
                <w:t>Me_2</w:t>
              </w:r>
            </w:ins>
          </w:p>
        </w:tc>
      </w:tr>
      <w:tr w:rsidR="00BF17B0" w14:paraId="73DA8689" w14:textId="77777777" w:rsidTr="00BF17B0">
        <w:trPr>
          <w:ins w:id="4366"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3627AB5" w14:textId="77777777" w:rsidR="00BF17B0" w:rsidRDefault="00BF17B0" w:rsidP="00BF17B0">
            <w:pPr>
              <w:rPr>
                <w:ins w:id="4367" w:author="Laura Viignola" w:date="2017-07-10T16:58:00Z"/>
                <w:lang w:val="it-IT"/>
              </w:rPr>
            </w:pPr>
            <w:ins w:id="4368"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40A3F28" w14:textId="77777777" w:rsidR="00BF17B0" w:rsidRDefault="00BF17B0" w:rsidP="00BF17B0">
            <w:pPr>
              <w:rPr>
                <w:ins w:id="4369" w:author="Laura Viignola" w:date="2017-07-10T16:58:00Z"/>
                <w:lang w:val="it-IT"/>
              </w:rPr>
            </w:pPr>
            <w:ins w:id="4370"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825AD5D" w14:textId="77777777" w:rsidR="00BF17B0" w:rsidRDefault="00BF17B0" w:rsidP="00BF17B0">
            <w:pPr>
              <w:rPr>
                <w:ins w:id="4371" w:author="Laura Viignola" w:date="2017-07-10T16:58:00Z"/>
                <w:lang w:val="it-IT"/>
              </w:rPr>
            </w:pPr>
            <w:ins w:id="4372"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78755F" w14:textId="77777777" w:rsidR="00BF17B0" w:rsidRPr="001D222C" w:rsidRDefault="00BF17B0" w:rsidP="00BF17B0">
            <w:pPr>
              <w:jc w:val="right"/>
              <w:rPr>
                <w:ins w:id="4373" w:author="Laura Viignola" w:date="2017-07-10T16:58:00Z"/>
                <w:rFonts w:asciiTheme="minorHAnsi" w:hAnsiTheme="minorHAnsi"/>
                <w:lang w:val="it-IT"/>
              </w:rPr>
            </w:pPr>
            <w:ins w:id="4374" w:author="Laura Viignola" w:date="2017-07-10T16:58:00Z">
              <w:r w:rsidRPr="001D222C">
                <w:rPr>
                  <w:rFonts w:asciiTheme="minorHAnsi" w:hAnsiTheme="minorHAnsi"/>
                  <w:lang w:val="it-IT"/>
                </w:rPr>
                <w:t>16</w:t>
              </w:r>
            </w:ins>
          </w:p>
        </w:tc>
        <w:tc>
          <w:tcPr>
            <w:tcW w:w="1282" w:type="dxa"/>
            <w:tcBorders>
              <w:top w:val="single" w:sz="6" w:space="0" w:color="000000"/>
              <w:left w:val="single" w:sz="6" w:space="0" w:color="000000"/>
              <w:bottom w:val="single" w:sz="6" w:space="0" w:color="000000"/>
              <w:right w:val="single" w:sz="6" w:space="0" w:color="000000"/>
            </w:tcBorders>
          </w:tcPr>
          <w:p w14:paraId="303B73E9" w14:textId="77777777" w:rsidR="00BF17B0" w:rsidRDefault="00BF17B0" w:rsidP="00BF17B0">
            <w:pPr>
              <w:jc w:val="right"/>
              <w:rPr>
                <w:ins w:id="4375" w:author="Laura Viignola" w:date="2017-07-10T16:58:00Z"/>
                <w:rFonts w:ascii="Calibri" w:eastAsia="Calibri" w:hAnsi="Calibri" w:cs="Calibri"/>
                <w:lang w:val="it-IT"/>
              </w:rPr>
            </w:pPr>
            <w:ins w:id="4376" w:author="Laura Viignola" w:date="2017-07-10T16:58:00Z">
              <w:r>
                <w:rPr>
                  <w:rFonts w:ascii="Calibri" w:eastAsia="Calibri" w:hAnsi="Calibri" w:cs="Calibri"/>
                  <w:lang w:val="it-IT"/>
                </w:rPr>
                <w:t>0.7545</w:t>
              </w:r>
            </w:ins>
          </w:p>
        </w:tc>
      </w:tr>
      <w:tr w:rsidR="00BF17B0" w14:paraId="1991DD2A" w14:textId="77777777" w:rsidTr="00BF17B0">
        <w:trPr>
          <w:ins w:id="4377"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1682E42" w14:textId="77777777" w:rsidR="00BF17B0" w:rsidRDefault="00BF17B0" w:rsidP="00BF17B0">
            <w:pPr>
              <w:rPr>
                <w:ins w:id="4378" w:author="Laura Viignola" w:date="2017-07-10T16:58:00Z"/>
                <w:lang w:val="it-IT"/>
              </w:rPr>
            </w:pPr>
            <w:ins w:id="4379"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4C35073" w14:textId="77777777" w:rsidR="00BF17B0" w:rsidRDefault="00BF17B0" w:rsidP="00BF17B0">
            <w:pPr>
              <w:rPr>
                <w:ins w:id="4380" w:author="Laura Viignola" w:date="2017-07-10T16:58:00Z"/>
                <w:lang w:val="it-IT"/>
              </w:rPr>
            </w:pPr>
            <w:ins w:id="4381"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3F227A4" w14:textId="77777777" w:rsidR="00BF17B0" w:rsidRDefault="00BF17B0" w:rsidP="00BF17B0">
            <w:pPr>
              <w:rPr>
                <w:ins w:id="4382" w:author="Laura Viignola" w:date="2017-07-10T16:58:00Z"/>
                <w:lang w:val="it-IT"/>
              </w:rPr>
            </w:pPr>
            <w:ins w:id="4383"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E78C94" w14:textId="77777777" w:rsidR="00BF17B0" w:rsidRPr="001D222C" w:rsidRDefault="00BF17B0" w:rsidP="00BF17B0">
            <w:pPr>
              <w:jc w:val="right"/>
              <w:rPr>
                <w:ins w:id="4384" w:author="Laura Viignola" w:date="2017-07-10T16:58:00Z"/>
                <w:rFonts w:asciiTheme="minorHAnsi" w:hAnsiTheme="minorHAnsi"/>
                <w:lang w:val="it-IT"/>
              </w:rPr>
            </w:pPr>
            <w:ins w:id="4385" w:author="Laura Viignola" w:date="2017-07-10T16:58:00Z">
              <w:r w:rsidRPr="001D222C">
                <w:rPr>
                  <w:rFonts w:asciiTheme="minorHAnsi" w:eastAsia="Calibri" w:hAnsiTheme="minorHAnsi" w:cs="Calibri"/>
                  <w:lang w:val="it-IT"/>
                </w:rPr>
                <w:t>81</w:t>
              </w:r>
            </w:ins>
          </w:p>
        </w:tc>
        <w:tc>
          <w:tcPr>
            <w:tcW w:w="1282" w:type="dxa"/>
            <w:tcBorders>
              <w:top w:val="single" w:sz="6" w:space="0" w:color="000000"/>
              <w:left w:val="single" w:sz="6" w:space="0" w:color="000000"/>
              <w:bottom w:val="single" w:sz="6" w:space="0" w:color="000000"/>
              <w:right w:val="single" w:sz="6" w:space="0" w:color="000000"/>
            </w:tcBorders>
          </w:tcPr>
          <w:p w14:paraId="3D08E6FA" w14:textId="77777777" w:rsidR="00BF17B0" w:rsidRDefault="00BF17B0" w:rsidP="00BF17B0">
            <w:pPr>
              <w:jc w:val="right"/>
              <w:rPr>
                <w:ins w:id="4386" w:author="Laura Viignola" w:date="2017-07-10T16:58:00Z"/>
                <w:rFonts w:ascii="Calibri" w:eastAsia="Calibri" w:hAnsi="Calibri" w:cs="Calibri"/>
                <w:lang w:val="it-IT"/>
              </w:rPr>
            </w:pPr>
            <w:ins w:id="4387" w:author="Laura Viignola" w:date="2017-07-10T16:58:00Z">
              <w:r>
                <w:rPr>
                  <w:rFonts w:ascii="Calibri" w:eastAsia="Calibri" w:hAnsi="Calibri" w:cs="Calibri"/>
                  <w:lang w:val="it-IT"/>
                </w:rPr>
                <w:t>13.45</w:t>
              </w:r>
            </w:ins>
          </w:p>
        </w:tc>
      </w:tr>
      <w:tr w:rsidR="00BF17B0" w14:paraId="6C2BF387" w14:textId="77777777" w:rsidTr="00BF17B0">
        <w:trPr>
          <w:ins w:id="4388"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BDE4DA8" w14:textId="77777777" w:rsidR="00BF17B0" w:rsidRDefault="00BF17B0" w:rsidP="00BF17B0">
            <w:pPr>
              <w:rPr>
                <w:ins w:id="4389" w:author="Laura Viignola" w:date="2017-07-10T16:58:00Z"/>
                <w:lang w:val="it-IT"/>
              </w:rPr>
            </w:pPr>
            <w:ins w:id="4390"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A55DEC0" w14:textId="77777777" w:rsidR="00BF17B0" w:rsidRDefault="00BF17B0" w:rsidP="00BF17B0">
            <w:pPr>
              <w:rPr>
                <w:ins w:id="4391" w:author="Laura Viignola" w:date="2017-07-10T16:58:00Z"/>
                <w:lang w:val="it-IT"/>
              </w:rPr>
            </w:pPr>
            <w:ins w:id="4392"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B4F58D8" w14:textId="77777777" w:rsidR="00BF17B0" w:rsidRDefault="00BF17B0" w:rsidP="00BF17B0">
            <w:pPr>
              <w:rPr>
                <w:ins w:id="4393" w:author="Laura Viignola" w:date="2017-07-10T16:58:00Z"/>
                <w:lang w:val="it-IT"/>
              </w:rPr>
            </w:pPr>
            <w:ins w:id="4394"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10424B" w14:textId="77777777" w:rsidR="00BF17B0" w:rsidRPr="001D222C" w:rsidRDefault="00BF17B0" w:rsidP="00BF17B0">
            <w:pPr>
              <w:jc w:val="right"/>
              <w:rPr>
                <w:ins w:id="4395" w:author="Laura Viignola" w:date="2017-07-10T16:58:00Z"/>
                <w:rFonts w:asciiTheme="minorHAnsi" w:hAnsiTheme="minorHAnsi"/>
                <w:lang w:val="it-IT"/>
              </w:rPr>
            </w:pPr>
            <w:ins w:id="4396" w:author="Laura Viignola" w:date="2017-07-10T16:58:00Z">
              <w:r w:rsidRPr="001D222C">
                <w:rPr>
                  <w:rFonts w:asciiTheme="minorHAnsi" w:hAnsiTheme="minorHAnsi"/>
                  <w:lang w:val="it-IT"/>
                </w:rPr>
                <w:t>64</w:t>
              </w:r>
            </w:ins>
          </w:p>
        </w:tc>
        <w:tc>
          <w:tcPr>
            <w:tcW w:w="1282" w:type="dxa"/>
            <w:tcBorders>
              <w:top w:val="single" w:sz="6" w:space="0" w:color="000000"/>
              <w:left w:val="single" w:sz="6" w:space="0" w:color="000000"/>
              <w:bottom w:val="single" w:sz="6" w:space="0" w:color="000000"/>
              <w:right w:val="single" w:sz="6" w:space="0" w:color="000000"/>
            </w:tcBorders>
          </w:tcPr>
          <w:p w14:paraId="40CBF968" w14:textId="77777777" w:rsidR="00BF17B0" w:rsidRDefault="00BF17B0" w:rsidP="00BF17B0">
            <w:pPr>
              <w:jc w:val="right"/>
              <w:rPr>
                <w:ins w:id="4397" w:author="Laura Viignola" w:date="2017-07-10T16:58:00Z"/>
                <w:rFonts w:ascii="Calibri" w:eastAsia="Calibri" w:hAnsi="Calibri" w:cs="Calibri"/>
                <w:lang w:val="it-IT"/>
              </w:rPr>
            </w:pPr>
            <w:ins w:id="4398" w:author="Laura Viignola" w:date="2017-07-10T16:58:00Z">
              <w:r>
                <w:rPr>
                  <w:rFonts w:ascii="Calibri" w:eastAsia="Calibri" w:hAnsi="Calibri" w:cs="Calibri"/>
                  <w:lang w:val="it-IT"/>
                </w:rPr>
                <w:t>1.87</w:t>
              </w:r>
            </w:ins>
          </w:p>
        </w:tc>
      </w:tr>
    </w:tbl>
    <w:p w14:paraId="6D2A7FB2" w14:textId="77777777" w:rsidR="00BF17B0" w:rsidRDefault="00BF17B0" w:rsidP="00BF17B0">
      <w:pPr>
        <w:rPr>
          <w:ins w:id="4399" w:author="Laura Viignola" w:date="2017-07-10T16:58:00Z"/>
          <w:rFonts w:ascii="Cambria" w:hAnsi="Cambria"/>
        </w:rPr>
      </w:pPr>
    </w:p>
    <w:p w14:paraId="1271C109" w14:textId="77777777" w:rsidR="00BF17B0" w:rsidRPr="001A403F" w:rsidRDefault="00BF17B0" w:rsidP="00BF17B0">
      <w:pPr>
        <w:rPr>
          <w:ins w:id="4400" w:author="Laura Viignola" w:date="2017-07-10T16:58:00Z"/>
          <w:rFonts w:ascii="Cambria" w:hAnsi="Cambria"/>
        </w:rPr>
      </w:pPr>
    </w:p>
    <w:p w14:paraId="31072301" w14:textId="77777777" w:rsidR="00BF17B0" w:rsidRDefault="00BF17B0" w:rsidP="00BF17B0">
      <w:pPr>
        <w:rPr>
          <w:ins w:id="4401" w:author="Laura Viignola" w:date="2017-07-10T16:58:00Z"/>
          <w:rFonts w:ascii="Cambria" w:eastAsia="Calibri" w:hAnsi="Cambria" w:cs="Calibri"/>
          <w:lang w:val="pt-PT"/>
        </w:rPr>
      </w:pPr>
      <w:ins w:id="4402" w:author="Laura Viignola" w:date="2017-07-10T16:58:00Z">
        <w:r w:rsidRPr="00CA0059">
          <w:rPr>
            <w:rFonts w:ascii="Cambria" w:hAnsi="Cambria"/>
            <w:i/>
          </w:rPr>
          <w:t>Example 1:</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color w:val="1F497D" w:themeColor="text2"/>
            <w:lang w:val="pt-PT"/>
          </w:rPr>
          <w:t>sqrt(DS_1)</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79D6A1B2" w14:textId="77777777" w:rsidR="00BF17B0" w:rsidRDefault="00BF17B0" w:rsidP="00BF17B0">
      <w:pPr>
        <w:rPr>
          <w:ins w:id="4403" w:author="Laura Viignola" w:date="2017-07-10T16:58:00Z"/>
          <w:rFonts w:ascii="Cambria" w:eastAsia="Calibri" w:hAnsi="Cambria" w:cs="Calibri"/>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17871229" w14:textId="77777777" w:rsidTr="00BF17B0">
        <w:trPr>
          <w:ins w:id="4404"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3A061CAE" w14:textId="77777777" w:rsidR="00BF17B0" w:rsidRPr="001D6855" w:rsidRDefault="00BF17B0" w:rsidP="00BF17B0">
            <w:pPr>
              <w:rPr>
                <w:ins w:id="4405" w:author="Laura Viignola" w:date="2017-07-10T16:58:00Z"/>
                <w:rFonts w:ascii="Arial" w:eastAsia="Calibri" w:hAnsi="Arial" w:cs="Arial"/>
                <w:lang w:val="it-IT"/>
              </w:rPr>
            </w:pPr>
            <w:ins w:id="4406" w:author="Laura Viignola" w:date="2017-07-10T16:58:00Z">
              <w:r w:rsidRPr="001D6855">
                <w:rPr>
                  <w:rFonts w:ascii="Arial" w:eastAsia="Calibri" w:hAnsi="Arial" w:cs="Arial"/>
                  <w:lang w:val="it-IT"/>
                </w:rPr>
                <w:t>DS_r</w:t>
              </w:r>
            </w:ins>
          </w:p>
        </w:tc>
      </w:tr>
      <w:tr w:rsidR="00BF17B0" w14:paraId="60AAFC4E" w14:textId="77777777" w:rsidTr="00BF17B0">
        <w:trPr>
          <w:ins w:id="4407"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33D0654B" w14:textId="77777777" w:rsidR="00BF17B0" w:rsidRPr="004F30F9" w:rsidRDefault="00BF17B0" w:rsidP="00BF17B0">
            <w:pPr>
              <w:rPr>
                <w:ins w:id="4408" w:author="Laura Viignola" w:date="2017-07-10T16:58:00Z"/>
                <w:rFonts w:ascii="Arial" w:hAnsi="Arial" w:cs="Arial"/>
                <w:lang w:val="it-IT"/>
              </w:rPr>
            </w:pPr>
            <w:ins w:id="4409"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CCAC323" w14:textId="77777777" w:rsidR="00BF17B0" w:rsidRPr="004F30F9" w:rsidRDefault="00BF17B0" w:rsidP="00BF17B0">
            <w:pPr>
              <w:rPr>
                <w:ins w:id="4410" w:author="Laura Viignola" w:date="2017-07-10T16:58:00Z"/>
                <w:rFonts w:ascii="Arial" w:hAnsi="Arial" w:cs="Arial"/>
                <w:lang w:val="it-IT"/>
              </w:rPr>
            </w:pPr>
            <w:ins w:id="4411"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9AD0E33" w14:textId="77777777" w:rsidR="00BF17B0" w:rsidRPr="004F30F9" w:rsidRDefault="00BF17B0" w:rsidP="00BF17B0">
            <w:pPr>
              <w:rPr>
                <w:ins w:id="4412" w:author="Laura Viignola" w:date="2017-07-10T16:58:00Z"/>
                <w:rFonts w:ascii="Arial" w:hAnsi="Arial" w:cs="Arial"/>
                <w:lang w:val="it-IT"/>
              </w:rPr>
            </w:pPr>
            <w:ins w:id="4413"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2F06975D" w14:textId="77777777" w:rsidR="00BF17B0" w:rsidRPr="004F30F9" w:rsidRDefault="00BF17B0" w:rsidP="00BF17B0">
            <w:pPr>
              <w:rPr>
                <w:ins w:id="4414" w:author="Laura Viignola" w:date="2017-07-10T16:58:00Z"/>
                <w:rFonts w:ascii="Arial" w:hAnsi="Arial" w:cs="Arial"/>
                <w:lang w:val="it-IT"/>
              </w:rPr>
            </w:pPr>
            <w:ins w:id="4415"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2AE9A6A6" w14:textId="77777777" w:rsidR="00BF17B0" w:rsidRPr="004F30F9" w:rsidRDefault="00BF17B0" w:rsidP="00BF17B0">
            <w:pPr>
              <w:rPr>
                <w:ins w:id="4416" w:author="Laura Viignola" w:date="2017-07-10T16:58:00Z"/>
                <w:rFonts w:ascii="Arial" w:eastAsia="Calibri" w:hAnsi="Arial" w:cs="Arial"/>
                <w:lang w:val="it-IT"/>
              </w:rPr>
            </w:pPr>
            <w:ins w:id="4417" w:author="Laura Viignola" w:date="2017-07-10T16:58:00Z">
              <w:r>
                <w:rPr>
                  <w:rFonts w:ascii="Arial" w:eastAsia="Calibri" w:hAnsi="Arial" w:cs="Arial"/>
                  <w:lang w:val="it-IT"/>
                </w:rPr>
                <w:t>Me_2</w:t>
              </w:r>
            </w:ins>
          </w:p>
        </w:tc>
      </w:tr>
      <w:tr w:rsidR="00BF17B0" w14:paraId="538F4B74" w14:textId="77777777" w:rsidTr="00BF17B0">
        <w:trPr>
          <w:ins w:id="4418"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A9E198D" w14:textId="77777777" w:rsidR="00BF17B0" w:rsidRDefault="00BF17B0" w:rsidP="00BF17B0">
            <w:pPr>
              <w:rPr>
                <w:ins w:id="4419" w:author="Laura Viignola" w:date="2017-07-10T16:58:00Z"/>
                <w:lang w:val="it-IT"/>
              </w:rPr>
            </w:pPr>
            <w:ins w:id="4420"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E46E833" w14:textId="77777777" w:rsidR="00BF17B0" w:rsidRDefault="00BF17B0" w:rsidP="00BF17B0">
            <w:pPr>
              <w:rPr>
                <w:ins w:id="4421" w:author="Laura Viignola" w:date="2017-07-10T16:58:00Z"/>
                <w:lang w:val="it-IT"/>
              </w:rPr>
            </w:pPr>
            <w:ins w:id="4422"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146CC49" w14:textId="77777777" w:rsidR="00BF17B0" w:rsidRDefault="00BF17B0" w:rsidP="00BF17B0">
            <w:pPr>
              <w:rPr>
                <w:ins w:id="4423" w:author="Laura Viignola" w:date="2017-07-10T16:58:00Z"/>
                <w:lang w:val="it-IT"/>
              </w:rPr>
            </w:pPr>
            <w:ins w:id="4424"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17EB9A" w14:textId="77777777" w:rsidR="00BF17B0" w:rsidRPr="006D0755" w:rsidRDefault="00BF17B0" w:rsidP="00BF17B0">
            <w:pPr>
              <w:jc w:val="right"/>
              <w:rPr>
                <w:ins w:id="4425" w:author="Laura Viignola" w:date="2017-07-10T16:58:00Z"/>
                <w:rFonts w:asciiTheme="minorHAnsi" w:hAnsiTheme="minorHAnsi"/>
                <w:lang w:val="it-IT"/>
              </w:rPr>
            </w:pPr>
            <w:ins w:id="4426" w:author="Laura Viignola" w:date="2017-07-10T16:58:00Z">
              <w:r>
                <w:rPr>
                  <w:rFonts w:asciiTheme="minorHAnsi" w:hAnsiTheme="minorHAnsi"/>
                  <w:lang w:val="it-IT"/>
                </w:rPr>
                <w:t>4</w:t>
              </w:r>
            </w:ins>
          </w:p>
        </w:tc>
        <w:tc>
          <w:tcPr>
            <w:tcW w:w="1282" w:type="dxa"/>
            <w:tcBorders>
              <w:top w:val="single" w:sz="6" w:space="0" w:color="000000"/>
              <w:left w:val="single" w:sz="6" w:space="0" w:color="000000"/>
              <w:bottom w:val="single" w:sz="6" w:space="0" w:color="000000"/>
              <w:right w:val="single" w:sz="6" w:space="0" w:color="000000"/>
            </w:tcBorders>
          </w:tcPr>
          <w:p w14:paraId="34B6600B" w14:textId="77777777" w:rsidR="00BF17B0" w:rsidRDefault="00BF17B0" w:rsidP="00BF17B0">
            <w:pPr>
              <w:jc w:val="right"/>
              <w:rPr>
                <w:ins w:id="4427" w:author="Laura Viignola" w:date="2017-07-10T16:58:00Z"/>
                <w:rFonts w:asciiTheme="minorHAnsi" w:hAnsiTheme="minorHAnsi"/>
                <w:lang w:val="it-IT"/>
              </w:rPr>
            </w:pPr>
            <w:ins w:id="4428" w:author="Laura Viignola" w:date="2017-07-10T16:58:00Z">
              <w:r>
                <w:rPr>
                  <w:rFonts w:asciiTheme="minorHAnsi" w:hAnsiTheme="minorHAnsi"/>
                  <w:lang w:val="it-IT"/>
                </w:rPr>
                <w:t>0.86862</w:t>
              </w:r>
            </w:ins>
          </w:p>
        </w:tc>
      </w:tr>
      <w:tr w:rsidR="00BF17B0" w14:paraId="5ED5FA13" w14:textId="77777777" w:rsidTr="00BF17B0">
        <w:trPr>
          <w:ins w:id="4429"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B4E8997" w14:textId="77777777" w:rsidR="00BF17B0" w:rsidRDefault="00BF17B0" w:rsidP="00BF17B0">
            <w:pPr>
              <w:rPr>
                <w:ins w:id="4430" w:author="Laura Viignola" w:date="2017-07-10T16:58:00Z"/>
                <w:lang w:val="it-IT"/>
              </w:rPr>
            </w:pPr>
            <w:ins w:id="4431"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F0147A3" w14:textId="77777777" w:rsidR="00BF17B0" w:rsidRDefault="00BF17B0" w:rsidP="00BF17B0">
            <w:pPr>
              <w:rPr>
                <w:ins w:id="4432" w:author="Laura Viignola" w:date="2017-07-10T16:58:00Z"/>
                <w:lang w:val="it-IT"/>
              </w:rPr>
            </w:pPr>
            <w:ins w:id="4433"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F2613A0" w14:textId="77777777" w:rsidR="00BF17B0" w:rsidRDefault="00BF17B0" w:rsidP="00BF17B0">
            <w:pPr>
              <w:rPr>
                <w:ins w:id="4434" w:author="Laura Viignola" w:date="2017-07-10T16:58:00Z"/>
                <w:lang w:val="it-IT"/>
              </w:rPr>
            </w:pPr>
            <w:ins w:id="4435"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CBD20A" w14:textId="77777777" w:rsidR="00BF17B0" w:rsidRPr="006D0755" w:rsidRDefault="00BF17B0" w:rsidP="00BF17B0">
            <w:pPr>
              <w:jc w:val="right"/>
              <w:rPr>
                <w:ins w:id="4436" w:author="Laura Viignola" w:date="2017-07-10T16:58:00Z"/>
                <w:rFonts w:asciiTheme="minorHAnsi" w:hAnsiTheme="minorHAnsi"/>
                <w:lang w:val="it-IT"/>
              </w:rPr>
            </w:pPr>
            <w:ins w:id="4437" w:author="Laura Viignola" w:date="2017-07-10T16:58:00Z">
              <w:r>
                <w:rPr>
                  <w:rFonts w:asciiTheme="minorHAnsi" w:hAnsiTheme="minorHAnsi"/>
                  <w:lang w:val="it-IT"/>
                </w:rPr>
                <w:t>9</w:t>
              </w:r>
            </w:ins>
          </w:p>
        </w:tc>
        <w:tc>
          <w:tcPr>
            <w:tcW w:w="1282" w:type="dxa"/>
            <w:tcBorders>
              <w:top w:val="single" w:sz="6" w:space="0" w:color="000000"/>
              <w:left w:val="single" w:sz="6" w:space="0" w:color="000000"/>
              <w:bottom w:val="single" w:sz="6" w:space="0" w:color="000000"/>
              <w:right w:val="single" w:sz="6" w:space="0" w:color="000000"/>
            </w:tcBorders>
          </w:tcPr>
          <w:p w14:paraId="1045BFA6" w14:textId="77777777" w:rsidR="00BF17B0" w:rsidRDefault="00BF17B0" w:rsidP="00BF17B0">
            <w:pPr>
              <w:jc w:val="right"/>
              <w:rPr>
                <w:ins w:id="4438" w:author="Laura Viignola" w:date="2017-07-10T16:58:00Z"/>
                <w:rFonts w:asciiTheme="minorHAnsi" w:hAnsiTheme="minorHAnsi"/>
                <w:lang w:val="it-IT"/>
              </w:rPr>
            </w:pPr>
            <w:ins w:id="4439" w:author="Laura Viignola" w:date="2017-07-10T16:58:00Z">
              <w:r>
                <w:rPr>
                  <w:rFonts w:asciiTheme="minorHAnsi" w:hAnsiTheme="minorHAnsi"/>
                  <w:lang w:val="it-IT"/>
                </w:rPr>
                <w:t>3.667424</w:t>
              </w:r>
            </w:ins>
          </w:p>
        </w:tc>
      </w:tr>
      <w:tr w:rsidR="00BF17B0" w14:paraId="04B3A894" w14:textId="77777777" w:rsidTr="00BF17B0">
        <w:trPr>
          <w:ins w:id="4440"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1E7A2A3" w14:textId="77777777" w:rsidR="00BF17B0" w:rsidRDefault="00BF17B0" w:rsidP="00BF17B0">
            <w:pPr>
              <w:rPr>
                <w:ins w:id="4441" w:author="Laura Viignola" w:date="2017-07-10T16:58:00Z"/>
                <w:lang w:val="it-IT"/>
              </w:rPr>
            </w:pPr>
            <w:ins w:id="4442"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E572B18" w14:textId="77777777" w:rsidR="00BF17B0" w:rsidRDefault="00BF17B0" w:rsidP="00BF17B0">
            <w:pPr>
              <w:rPr>
                <w:ins w:id="4443" w:author="Laura Viignola" w:date="2017-07-10T16:58:00Z"/>
                <w:lang w:val="it-IT"/>
              </w:rPr>
            </w:pPr>
            <w:ins w:id="4444"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11D166E" w14:textId="77777777" w:rsidR="00BF17B0" w:rsidRDefault="00BF17B0" w:rsidP="00BF17B0">
            <w:pPr>
              <w:rPr>
                <w:ins w:id="4445" w:author="Laura Viignola" w:date="2017-07-10T16:58:00Z"/>
                <w:lang w:val="it-IT"/>
              </w:rPr>
            </w:pPr>
            <w:ins w:id="4446"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F24437" w14:textId="77777777" w:rsidR="00BF17B0" w:rsidRPr="006D0755" w:rsidRDefault="00BF17B0" w:rsidP="00BF17B0">
            <w:pPr>
              <w:jc w:val="right"/>
              <w:rPr>
                <w:ins w:id="4447" w:author="Laura Viignola" w:date="2017-07-10T16:58:00Z"/>
                <w:rFonts w:asciiTheme="minorHAnsi" w:hAnsiTheme="minorHAnsi"/>
                <w:lang w:val="it-IT"/>
              </w:rPr>
            </w:pPr>
            <w:ins w:id="4448" w:author="Laura Viignola" w:date="2017-07-10T16:58:00Z">
              <w:r>
                <w:rPr>
                  <w:rFonts w:asciiTheme="minorHAnsi" w:hAnsiTheme="minorHAnsi"/>
                  <w:lang w:val="it-IT"/>
                </w:rPr>
                <w:t>8</w:t>
              </w:r>
            </w:ins>
          </w:p>
        </w:tc>
        <w:tc>
          <w:tcPr>
            <w:tcW w:w="1282" w:type="dxa"/>
            <w:tcBorders>
              <w:top w:val="single" w:sz="6" w:space="0" w:color="000000"/>
              <w:left w:val="single" w:sz="6" w:space="0" w:color="000000"/>
              <w:bottom w:val="single" w:sz="6" w:space="0" w:color="000000"/>
              <w:right w:val="single" w:sz="6" w:space="0" w:color="000000"/>
            </w:tcBorders>
          </w:tcPr>
          <w:p w14:paraId="402FCC0B" w14:textId="77777777" w:rsidR="00BF17B0" w:rsidRDefault="00BF17B0" w:rsidP="00BF17B0">
            <w:pPr>
              <w:jc w:val="right"/>
              <w:rPr>
                <w:ins w:id="4449" w:author="Laura Viignola" w:date="2017-07-10T16:58:00Z"/>
                <w:rFonts w:asciiTheme="minorHAnsi" w:hAnsiTheme="minorHAnsi"/>
                <w:lang w:val="it-IT"/>
              </w:rPr>
            </w:pPr>
            <w:ins w:id="4450" w:author="Laura Viignola" w:date="2017-07-10T16:58:00Z">
              <w:r>
                <w:rPr>
                  <w:rFonts w:asciiTheme="minorHAnsi" w:hAnsiTheme="minorHAnsi"/>
                  <w:lang w:val="it-IT"/>
                </w:rPr>
                <w:t>1.367479</w:t>
              </w:r>
            </w:ins>
          </w:p>
        </w:tc>
      </w:tr>
    </w:tbl>
    <w:p w14:paraId="7B56DC6D" w14:textId="77777777" w:rsidR="00BF17B0" w:rsidRDefault="00BF17B0" w:rsidP="00BF17B0">
      <w:pPr>
        <w:rPr>
          <w:ins w:id="4451" w:author="Laura Viignola" w:date="2017-07-10T16:58:00Z"/>
          <w:rFonts w:ascii="Trebuchet MS" w:eastAsia="Trebuchet MS" w:hAnsi="Trebuchet MS" w:cs="Trebuchet MS"/>
          <w:color w:val="454645"/>
          <w:sz w:val="32"/>
        </w:rPr>
      </w:pPr>
    </w:p>
    <w:p w14:paraId="4E53374F" w14:textId="77777777" w:rsidR="00BF17B0" w:rsidRPr="001A403F" w:rsidRDefault="00BF17B0" w:rsidP="00BF17B0">
      <w:pPr>
        <w:rPr>
          <w:ins w:id="4452" w:author="Laura Viignola" w:date="2017-07-10T16:58:00Z"/>
          <w:rFonts w:ascii="Cambria" w:hAnsi="Cambria"/>
        </w:rPr>
      </w:pPr>
    </w:p>
    <w:p w14:paraId="697DB953" w14:textId="77777777" w:rsidR="00BF17B0" w:rsidRDefault="00BF17B0" w:rsidP="00BF17B0">
      <w:pPr>
        <w:rPr>
          <w:ins w:id="4453" w:author="Laura Viignola" w:date="2017-07-10T16:58:00Z"/>
          <w:rFonts w:ascii="Cambria" w:eastAsia="Calibri" w:hAnsi="Cambria" w:cs="Calibri"/>
          <w:lang w:val="pt-PT"/>
        </w:rPr>
      </w:pPr>
      <w:ins w:id="4454" w:author="Laura Viignola" w:date="2017-07-10T16:58:00Z">
        <w:r w:rsidRPr="00CA0059">
          <w:rPr>
            <w:rFonts w:ascii="Cambria" w:hAnsi="Cambria"/>
            <w:i/>
          </w:rPr>
          <w:t xml:space="preserve">Example </w:t>
        </w:r>
        <w:r>
          <w:rPr>
            <w:rFonts w:ascii="Cambria" w:hAnsi="Cambria"/>
            <w:i/>
          </w:rPr>
          <w:t>2</w:t>
        </w:r>
        <w:r w:rsidRPr="00CA0059">
          <w:rPr>
            <w:rFonts w:ascii="Cambria" w:hAnsi="Cambria"/>
            <w:i/>
          </w:rPr>
          <w:t>:</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color w:val="1F497D" w:themeColor="text2"/>
            <w:lang w:val="pt-PT"/>
          </w:rPr>
          <w:t>sqrt(DS_1#Me_1)</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173B8703" w14:textId="77777777" w:rsidR="00BF17B0" w:rsidRDefault="00BF17B0" w:rsidP="00BF17B0">
      <w:pPr>
        <w:rPr>
          <w:ins w:id="4455" w:author="Laura Viignola" w:date="2017-07-10T16:58:00Z"/>
          <w:rFonts w:ascii="Cambria" w:eastAsia="Calibri" w:hAnsi="Cambria" w:cs="Calibri"/>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4D3D0A9B" w14:textId="77777777" w:rsidTr="00BF17B0">
        <w:trPr>
          <w:ins w:id="4456"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61B73A1B" w14:textId="77777777" w:rsidR="00BF17B0" w:rsidRPr="001D6855" w:rsidRDefault="00BF17B0" w:rsidP="00BF17B0">
            <w:pPr>
              <w:rPr>
                <w:ins w:id="4457" w:author="Laura Viignola" w:date="2017-07-10T16:58:00Z"/>
                <w:rFonts w:ascii="Arial" w:eastAsia="Calibri" w:hAnsi="Arial" w:cs="Arial"/>
                <w:lang w:val="it-IT"/>
              </w:rPr>
            </w:pPr>
            <w:ins w:id="4458" w:author="Laura Viignola" w:date="2017-07-10T16:58:00Z">
              <w:r w:rsidRPr="001D6855">
                <w:rPr>
                  <w:rFonts w:ascii="Arial" w:eastAsia="Calibri" w:hAnsi="Arial" w:cs="Arial"/>
                  <w:lang w:val="it-IT"/>
                </w:rPr>
                <w:t>DS_r</w:t>
              </w:r>
            </w:ins>
          </w:p>
        </w:tc>
      </w:tr>
      <w:tr w:rsidR="00BF17B0" w14:paraId="4304686D" w14:textId="77777777" w:rsidTr="00BF17B0">
        <w:trPr>
          <w:ins w:id="4459"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39CCAC42" w14:textId="77777777" w:rsidR="00BF17B0" w:rsidRPr="004F30F9" w:rsidRDefault="00BF17B0" w:rsidP="00BF17B0">
            <w:pPr>
              <w:rPr>
                <w:ins w:id="4460" w:author="Laura Viignola" w:date="2017-07-10T16:58:00Z"/>
                <w:rFonts w:ascii="Arial" w:hAnsi="Arial" w:cs="Arial"/>
                <w:lang w:val="it-IT"/>
              </w:rPr>
            </w:pPr>
            <w:ins w:id="4461"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BF9328B" w14:textId="77777777" w:rsidR="00BF17B0" w:rsidRPr="004F30F9" w:rsidRDefault="00BF17B0" w:rsidP="00BF17B0">
            <w:pPr>
              <w:rPr>
                <w:ins w:id="4462" w:author="Laura Viignola" w:date="2017-07-10T16:58:00Z"/>
                <w:rFonts w:ascii="Arial" w:hAnsi="Arial" w:cs="Arial"/>
                <w:lang w:val="it-IT"/>
              </w:rPr>
            </w:pPr>
            <w:ins w:id="4463"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22150525" w14:textId="77777777" w:rsidR="00BF17B0" w:rsidRPr="004F30F9" w:rsidRDefault="00BF17B0" w:rsidP="00BF17B0">
            <w:pPr>
              <w:rPr>
                <w:ins w:id="4464" w:author="Laura Viignola" w:date="2017-07-10T16:58:00Z"/>
                <w:rFonts w:ascii="Arial" w:hAnsi="Arial" w:cs="Arial"/>
                <w:lang w:val="it-IT"/>
              </w:rPr>
            </w:pPr>
            <w:ins w:id="4465"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1B731FA8" w14:textId="77777777" w:rsidR="00BF17B0" w:rsidRPr="004F30F9" w:rsidRDefault="00BF17B0" w:rsidP="00BF17B0">
            <w:pPr>
              <w:rPr>
                <w:ins w:id="4466" w:author="Laura Viignola" w:date="2017-07-10T16:58:00Z"/>
                <w:rFonts w:ascii="Arial" w:hAnsi="Arial" w:cs="Arial"/>
                <w:lang w:val="it-IT"/>
              </w:rPr>
            </w:pPr>
            <w:ins w:id="4467"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2A9220E3" w14:textId="77777777" w:rsidR="00BF17B0" w:rsidRPr="004F30F9" w:rsidRDefault="00BF17B0" w:rsidP="00BF17B0">
            <w:pPr>
              <w:rPr>
                <w:ins w:id="4468" w:author="Laura Viignola" w:date="2017-07-10T16:58:00Z"/>
                <w:rFonts w:ascii="Arial" w:eastAsia="Calibri" w:hAnsi="Arial" w:cs="Arial"/>
                <w:lang w:val="it-IT"/>
              </w:rPr>
            </w:pPr>
            <w:ins w:id="4469" w:author="Laura Viignola" w:date="2017-07-10T16:58:00Z">
              <w:r>
                <w:rPr>
                  <w:rFonts w:ascii="Arial" w:eastAsia="Calibri" w:hAnsi="Arial" w:cs="Arial"/>
                  <w:lang w:val="it-IT"/>
                </w:rPr>
                <w:t>Me_2</w:t>
              </w:r>
            </w:ins>
          </w:p>
        </w:tc>
      </w:tr>
      <w:tr w:rsidR="00BF17B0" w14:paraId="40BD90C3" w14:textId="77777777" w:rsidTr="00BF17B0">
        <w:trPr>
          <w:ins w:id="4470"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B26EDC6" w14:textId="77777777" w:rsidR="00BF17B0" w:rsidRDefault="00BF17B0" w:rsidP="00BF17B0">
            <w:pPr>
              <w:rPr>
                <w:ins w:id="4471" w:author="Laura Viignola" w:date="2017-07-10T16:58:00Z"/>
                <w:lang w:val="it-IT"/>
              </w:rPr>
            </w:pPr>
            <w:ins w:id="4472"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F7C860B" w14:textId="77777777" w:rsidR="00BF17B0" w:rsidRDefault="00BF17B0" w:rsidP="00BF17B0">
            <w:pPr>
              <w:rPr>
                <w:ins w:id="4473" w:author="Laura Viignola" w:date="2017-07-10T16:58:00Z"/>
                <w:lang w:val="it-IT"/>
              </w:rPr>
            </w:pPr>
            <w:ins w:id="4474"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72F27EB" w14:textId="77777777" w:rsidR="00BF17B0" w:rsidRDefault="00BF17B0" w:rsidP="00BF17B0">
            <w:pPr>
              <w:rPr>
                <w:ins w:id="4475" w:author="Laura Viignola" w:date="2017-07-10T16:58:00Z"/>
                <w:lang w:val="it-IT"/>
              </w:rPr>
            </w:pPr>
            <w:ins w:id="4476"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1B26A1" w14:textId="77777777" w:rsidR="00BF17B0" w:rsidRPr="006D0755" w:rsidRDefault="00BF17B0" w:rsidP="00BF17B0">
            <w:pPr>
              <w:jc w:val="right"/>
              <w:rPr>
                <w:ins w:id="4477" w:author="Laura Viignola" w:date="2017-07-10T16:58:00Z"/>
                <w:rFonts w:asciiTheme="minorHAnsi" w:hAnsiTheme="minorHAnsi"/>
                <w:lang w:val="it-IT"/>
              </w:rPr>
            </w:pPr>
            <w:ins w:id="4478" w:author="Laura Viignola" w:date="2017-07-10T16:58:00Z">
              <w:r>
                <w:rPr>
                  <w:rFonts w:asciiTheme="minorHAnsi" w:hAnsiTheme="minorHAnsi"/>
                  <w:lang w:val="it-IT"/>
                </w:rPr>
                <w:t>4</w:t>
              </w:r>
            </w:ins>
          </w:p>
        </w:tc>
        <w:tc>
          <w:tcPr>
            <w:tcW w:w="1282" w:type="dxa"/>
            <w:tcBorders>
              <w:top w:val="single" w:sz="6" w:space="0" w:color="000000"/>
              <w:left w:val="single" w:sz="6" w:space="0" w:color="000000"/>
              <w:bottom w:val="single" w:sz="6" w:space="0" w:color="000000"/>
              <w:right w:val="single" w:sz="6" w:space="0" w:color="000000"/>
            </w:tcBorders>
          </w:tcPr>
          <w:p w14:paraId="47A5DA89" w14:textId="77777777" w:rsidR="00BF17B0" w:rsidRDefault="00BF17B0" w:rsidP="00BF17B0">
            <w:pPr>
              <w:jc w:val="right"/>
              <w:rPr>
                <w:ins w:id="4479" w:author="Laura Viignola" w:date="2017-07-10T16:58:00Z"/>
                <w:rFonts w:ascii="Calibri" w:eastAsia="Calibri" w:hAnsi="Calibri" w:cs="Calibri"/>
                <w:lang w:val="it-IT"/>
              </w:rPr>
            </w:pPr>
            <w:ins w:id="4480" w:author="Laura Viignola" w:date="2017-07-10T16:58:00Z">
              <w:r>
                <w:rPr>
                  <w:rFonts w:ascii="Calibri" w:eastAsia="Calibri" w:hAnsi="Calibri" w:cs="Calibri"/>
                  <w:lang w:val="it-IT"/>
                </w:rPr>
                <w:t>0.7545</w:t>
              </w:r>
            </w:ins>
          </w:p>
        </w:tc>
      </w:tr>
      <w:tr w:rsidR="00BF17B0" w14:paraId="1DC98065" w14:textId="77777777" w:rsidTr="00BF17B0">
        <w:trPr>
          <w:ins w:id="4481"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3675E42" w14:textId="77777777" w:rsidR="00BF17B0" w:rsidRDefault="00BF17B0" w:rsidP="00BF17B0">
            <w:pPr>
              <w:rPr>
                <w:ins w:id="4482" w:author="Laura Viignola" w:date="2017-07-10T16:58:00Z"/>
                <w:lang w:val="it-IT"/>
              </w:rPr>
            </w:pPr>
            <w:ins w:id="4483"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F97E683" w14:textId="77777777" w:rsidR="00BF17B0" w:rsidRDefault="00BF17B0" w:rsidP="00BF17B0">
            <w:pPr>
              <w:rPr>
                <w:ins w:id="4484" w:author="Laura Viignola" w:date="2017-07-10T16:58:00Z"/>
                <w:lang w:val="it-IT"/>
              </w:rPr>
            </w:pPr>
            <w:ins w:id="4485"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17315F1" w14:textId="77777777" w:rsidR="00BF17B0" w:rsidRDefault="00BF17B0" w:rsidP="00BF17B0">
            <w:pPr>
              <w:rPr>
                <w:ins w:id="4486" w:author="Laura Viignola" w:date="2017-07-10T16:58:00Z"/>
                <w:lang w:val="it-IT"/>
              </w:rPr>
            </w:pPr>
            <w:ins w:id="4487"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1D9D30" w14:textId="77777777" w:rsidR="00BF17B0" w:rsidRPr="006D0755" w:rsidRDefault="00BF17B0" w:rsidP="00BF17B0">
            <w:pPr>
              <w:jc w:val="right"/>
              <w:rPr>
                <w:ins w:id="4488" w:author="Laura Viignola" w:date="2017-07-10T16:58:00Z"/>
                <w:rFonts w:asciiTheme="minorHAnsi" w:hAnsiTheme="minorHAnsi"/>
                <w:lang w:val="it-IT"/>
              </w:rPr>
            </w:pPr>
            <w:ins w:id="4489" w:author="Laura Viignola" w:date="2017-07-10T16:58:00Z">
              <w:r>
                <w:rPr>
                  <w:rFonts w:asciiTheme="minorHAnsi" w:hAnsiTheme="minorHAnsi"/>
                  <w:lang w:val="it-IT"/>
                </w:rPr>
                <w:t>9</w:t>
              </w:r>
            </w:ins>
          </w:p>
        </w:tc>
        <w:tc>
          <w:tcPr>
            <w:tcW w:w="1282" w:type="dxa"/>
            <w:tcBorders>
              <w:top w:val="single" w:sz="6" w:space="0" w:color="000000"/>
              <w:left w:val="single" w:sz="6" w:space="0" w:color="000000"/>
              <w:bottom w:val="single" w:sz="6" w:space="0" w:color="000000"/>
              <w:right w:val="single" w:sz="6" w:space="0" w:color="000000"/>
            </w:tcBorders>
          </w:tcPr>
          <w:p w14:paraId="3623FDB9" w14:textId="77777777" w:rsidR="00BF17B0" w:rsidRDefault="00BF17B0" w:rsidP="00BF17B0">
            <w:pPr>
              <w:jc w:val="right"/>
              <w:rPr>
                <w:ins w:id="4490" w:author="Laura Viignola" w:date="2017-07-10T16:58:00Z"/>
                <w:rFonts w:ascii="Calibri" w:eastAsia="Calibri" w:hAnsi="Calibri" w:cs="Calibri"/>
                <w:lang w:val="it-IT"/>
              </w:rPr>
            </w:pPr>
            <w:ins w:id="4491" w:author="Laura Viignola" w:date="2017-07-10T16:58:00Z">
              <w:r>
                <w:rPr>
                  <w:rFonts w:ascii="Calibri" w:eastAsia="Calibri" w:hAnsi="Calibri" w:cs="Calibri"/>
                  <w:lang w:val="it-IT"/>
                </w:rPr>
                <w:t>13.45</w:t>
              </w:r>
            </w:ins>
          </w:p>
        </w:tc>
      </w:tr>
      <w:tr w:rsidR="00BF17B0" w14:paraId="2E396E61" w14:textId="77777777" w:rsidTr="00BF17B0">
        <w:trPr>
          <w:ins w:id="4492"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64F6287" w14:textId="77777777" w:rsidR="00BF17B0" w:rsidRDefault="00BF17B0" w:rsidP="00BF17B0">
            <w:pPr>
              <w:rPr>
                <w:ins w:id="4493" w:author="Laura Viignola" w:date="2017-07-10T16:58:00Z"/>
                <w:lang w:val="it-IT"/>
              </w:rPr>
            </w:pPr>
            <w:ins w:id="4494"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E83CBF4" w14:textId="77777777" w:rsidR="00BF17B0" w:rsidRDefault="00BF17B0" w:rsidP="00BF17B0">
            <w:pPr>
              <w:rPr>
                <w:ins w:id="4495" w:author="Laura Viignola" w:date="2017-07-10T16:58:00Z"/>
                <w:lang w:val="it-IT"/>
              </w:rPr>
            </w:pPr>
            <w:ins w:id="4496"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1343398" w14:textId="77777777" w:rsidR="00BF17B0" w:rsidRDefault="00BF17B0" w:rsidP="00BF17B0">
            <w:pPr>
              <w:rPr>
                <w:ins w:id="4497" w:author="Laura Viignola" w:date="2017-07-10T16:58:00Z"/>
                <w:lang w:val="it-IT"/>
              </w:rPr>
            </w:pPr>
            <w:ins w:id="4498"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AC33E6" w14:textId="77777777" w:rsidR="00BF17B0" w:rsidRPr="006D0755" w:rsidRDefault="00BF17B0" w:rsidP="00BF17B0">
            <w:pPr>
              <w:jc w:val="right"/>
              <w:rPr>
                <w:ins w:id="4499" w:author="Laura Viignola" w:date="2017-07-10T16:58:00Z"/>
                <w:rFonts w:asciiTheme="minorHAnsi" w:hAnsiTheme="minorHAnsi"/>
                <w:lang w:val="it-IT"/>
              </w:rPr>
            </w:pPr>
            <w:ins w:id="4500" w:author="Laura Viignola" w:date="2017-07-10T16:58:00Z">
              <w:r>
                <w:rPr>
                  <w:rFonts w:asciiTheme="minorHAnsi" w:hAnsiTheme="minorHAnsi"/>
                  <w:lang w:val="it-IT"/>
                </w:rPr>
                <w:t>8</w:t>
              </w:r>
            </w:ins>
          </w:p>
        </w:tc>
        <w:tc>
          <w:tcPr>
            <w:tcW w:w="1282" w:type="dxa"/>
            <w:tcBorders>
              <w:top w:val="single" w:sz="6" w:space="0" w:color="000000"/>
              <w:left w:val="single" w:sz="6" w:space="0" w:color="000000"/>
              <w:bottom w:val="single" w:sz="6" w:space="0" w:color="000000"/>
              <w:right w:val="single" w:sz="6" w:space="0" w:color="000000"/>
            </w:tcBorders>
          </w:tcPr>
          <w:p w14:paraId="2B4FC4B0" w14:textId="77777777" w:rsidR="00BF17B0" w:rsidRDefault="00BF17B0" w:rsidP="00BF17B0">
            <w:pPr>
              <w:jc w:val="right"/>
              <w:rPr>
                <w:ins w:id="4501" w:author="Laura Viignola" w:date="2017-07-10T16:58:00Z"/>
                <w:rFonts w:ascii="Calibri" w:eastAsia="Calibri" w:hAnsi="Calibri" w:cs="Calibri"/>
                <w:lang w:val="it-IT"/>
              </w:rPr>
            </w:pPr>
            <w:ins w:id="4502" w:author="Laura Viignola" w:date="2017-07-10T16:58:00Z">
              <w:r>
                <w:rPr>
                  <w:rFonts w:ascii="Calibri" w:eastAsia="Calibri" w:hAnsi="Calibri" w:cs="Calibri"/>
                  <w:lang w:val="it-IT"/>
                </w:rPr>
                <w:t>1.87</w:t>
              </w:r>
            </w:ins>
          </w:p>
        </w:tc>
      </w:tr>
    </w:tbl>
    <w:p w14:paraId="6C4C3BEE" w14:textId="77777777" w:rsidR="00BF17B0" w:rsidRDefault="00BF17B0" w:rsidP="00BF17B0">
      <w:pPr>
        <w:rPr>
          <w:ins w:id="4503" w:author="Laura Viignola" w:date="2017-07-10T16:58:00Z"/>
          <w:rFonts w:eastAsia="Trebuchet MS"/>
        </w:rPr>
      </w:pPr>
    </w:p>
    <w:p w14:paraId="43A3F83F" w14:textId="77777777" w:rsidR="00BF17B0" w:rsidRPr="000E3547" w:rsidRDefault="00BF17B0" w:rsidP="00BF17B0">
      <w:pPr>
        <w:pStyle w:val="Stile3"/>
        <w:rPr>
          <w:ins w:id="4504" w:author="Laura Viignola" w:date="2017-07-10T16:58:00Z"/>
          <w:lang w:val="it-IT"/>
        </w:rPr>
      </w:pPr>
      <w:ins w:id="4505" w:author="Laura Viignola" w:date="2017-07-10T16:58:00Z">
        <w:r>
          <w:t>mod</w:t>
        </w:r>
      </w:ins>
    </w:p>
    <w:p w14:paraId="04775A30" w14:textId="77777777" w:rsidR="00BF17B0" w:rsidRPr="0075768B" w:rsidRDefault="00BF17B0" w:rsidP="00BF17B0">
      <w:pPr>
        <w:rPr>
          <w:ins w:id="4506" w:author="Laura Viignola" w:date="2017-07-10T16:58:00Z"/>
          <w:rFonts w:ascii="Arial" w:eastAsia="Calibri" w:hAnsi="Arial" w:cs="Arial"/>
          <w:b/>
        </w:rPr>
      </w:pPr>
      <w:ins w:id="4507"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r w:rsidRPr="001D6855">
          <w:rPr>
            <w:rFonts w:ascii="Arial" w:eastAsia="Calibri" w:hAnsi="Arial" w:cs="Arial"/>
            <w:b/>
            <w:color w:val="auto"/>
          </w:rPr>
          <w:t>mod</w:t>
        </w:r>
        <w:r>
          <w:rPr>
            <w:rFonts w:ascii="Arial" w:eastAsia="Calibri" w:hAnsi="Arial" w:cs="Arial"/>
            <w:color w:val="auto"/>
          </w:rPr>
          <w:t>(op, divisor)</w:t>
        </w:r>
      </w:ins>
    </w:p>
    <w:p w14:paraId="71CB99FC" w14:textId="77777777" w:rsidR="00BF17B0" w:rsidRDefault="00BF17B0" w:rsidP="00BF17B0">
      <w:pPr>
        <w:ind w:left="360"/>
        <w:rPr>
          <w:ins w:id="4508" w:author="Laura Viignola" w:date="2017-07-10T16:58:00Z"/>
          <w:rFonts w:ascii="Cambria" w:eastAsia="Calibri" w:hAnsi="Cambria" w:cs="Calibri"/>
          <w:color w:val="5B9BD5"/>
        </w:rPr>
      </w:pPr>
    </w:p>
    <w:p w14:paraId="2ADF3B61" w14:textId="77777777" w:rsidR="00BF17B0" w:rsidRPr="005961DD" w:rsidRDefault="00BF17B0" w:rsidP="00BF17B0">
      <w:pPr>
        <w:rPr>
          <w:ins w:id="4509" w:author="Laura Viignola" w:date="2017-07-10T16:58:00Z"/>
          <w:rFonts w:ascii="Cambria" w:eastAsia="Calibri" w:hAnsi="Cambria" w:cs="Calibri"/>
          <w:i/>
          <w:color w:val="5B9BD5"/>
        </w:rPr>
      </w:pPr>
      <w:ins w:id="4510"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50F5C231" w14:textId="77777777" w:rsidR="00BF17B0" w:rsidRDefault="00BF17B0" w:rsidP="00BF17B0">
      <w:pPr>
        <w:rPr>
          <w:ins w:id="4511" w:author="Laura Viignola" w:date="2017-07-10T16:58:00Z"/>
          <w:rFonts w:ascii="Cambria" w:eastAsia="Calibri" w:hAnsi="Cambria" w:cs="Calibri"/>
          <w:color w:val="5B9BD5"/>
        </w:rPr>
      </w:pPr>
      <w:ins w:id="4512" w:author="Laura Viignola" w:date="2017-07-10T16:58:00Z">
        <w:r>
          <w:rPr>
            <w:rFonts w:ascii="Arial" w:eastAsia="Calibri" w:hAnsi="Arial" w:cs="Arial"/>
            <w:color w:val="auto"/>
          </w:rPr>
          <w:t>o</w:t>
        </w:r>
        <w:r w:rsidRPr="0075768B">
          <w:rPr>
            <w:rFonts w:ascii="Arial" w:eastAsia="Calibri" w:hAnsi="Arial" w:cs="Arial"/>
            <w:color w:val="auto"/>
          </w:rPr>
          <w:t>p</w:t>
        </w:r>
        <w:r>
          <w:rPr>
            <w:rFonts w:ascii="Arial" w:eastAsia="Calibri" w:hAnsi="Arial" w:cs="Arial"/>
            <w:color w:val="auto"/>
          </w:rPr>
          <w:tab/>
        </w:r>
        <w:r>
          <w:rPr>
            <w:rFonts w:ascii="Cambria" w:eastAsia="Calibri" w:hAnsi="Cambria" w:cs="Calibri"/>
          </w:rPr>
          <w:tab/>
        </w:r>
        <w:r>
          <w:rPr>
            <w:rFonts w:ascii="Cambria" w:eastAsia="Calibri" w:hAnsi="Cambria" w:cs="Calibri"/>
          </w:rPr>
          <w:tab/>
          <w:t>mandatory</w:t>
        </w:r>
        <w:r>
          <w:rPr>
            <w:rFonts w:ascii="Cambria" w:eastAsia="Calibri" w:hAnsi="Cambria" w:cs="Calibri"/>
          </w:rPr>
          <w:tab/>
          <w:t>the operand</w:t>
        </w:r>
      </w:ins>
    </w:p>
    <w:p w14:paraId="7F27B65A" w14:textId="77777777" w:rsidR="00BF17B0" w:rsidRDefault="00BF17B0" w:rsidP="00BF17B0">
      <w:pPr>
        <w:rPr>
          <w:ins w:id="4513" w:author="Laura Viignola" w:date="2017-07-10T16:58:00Z"/>
          <w:rFonts w:ascii="Cambria" w:eastAsia="Calibri" w:hAnsi="Cambria" w:cs="Calibri"/>
          <w:color w:val="5B9BD5"/>
        </w:rPr>
      </w:pPr>
      <w:ins w:id="4514" w:author="Laura Viignola" w:date="2017-07-10T16:58:00Z">
        <w:r>
          <w:rPr>
            <w:rFonts w:ascii="Arial" w:eastAsia="Calibri" w:hAnsi="Arial" w:cs="Arial"/>
            <w:color w:val="auto"/>
          </w:rPr>
          <w:t>divisor</w:t>
        </w:r>
        <w:r>
          <w:rPr>
            <w:rFonts w:ascii="Arial" w:eastAsia="Calibri" w:hAnsi="Arial" w:cs="Arial"/>
            <w:color w:val="auto"/>
          </w:rPr>
          <w:tab/>
        </w:r>
        <w:r>
          <w:rPr>
            <w:rFonts w:ascii="Cambria" w:eastAsia="Calibri" w:hAnsi="Cambria" w:cs="Calibri"/>
          </w:rPr>
          <w:tab/>
        </w:r>
        <w:r>
          <w:rPr>
            <w:rFonts w:ascii="Cambria" w:eastAsia="Calibri" w:hAnsi="Cambria" w:cs="Calibri"/>
          </w:rPr>
          <w:tab/>
          <w:t>mandatory</w:t>
        </w:r>
        <w:r>
          <w:rPr>
            <w:rFonts w:ascii="Cambria" w:eastAsia="Calibri" w:hAnsi="Cambria" w:cs="Calibri"/>
          </w:rPr>
          <w:tab/>
          <w:t>the divisor</w:t>
        </w:r>
      </w:ins>
    </w:p>
    <w:p w14:paraId="318B91C2" w14:textId="77777777" w:rsidR="00BF17B0" w:rsidRDefault="00BF17B0" w:rsidP="00BF17B0">
      <w:pPr>
        <w:rPr>
          <w:ins w:id="4515" w:author="Laura Viignola" w:date="2017-07-10T16:58:00Z"/>
          <w:rFonts w:ascii="Cambria" w:eastAsia="Calibri" w:hAnsi="Cambria" w:cs="Calibri"/>
          <w:color w:val="5B9BD5"/>
        </w:rPr>
      </w:pPr>
    </w:p>
    <w:p w14:paraId="52638B14" w14:textId="77777777" w:rsidR="00BF17B0" w:rsidRDefault="00BF17B0" w:rsidP="00BF17B0">
      <w:pPr>
        <w:rPr>
          <w:ins w:id="4516" w:author="Laura Viignola" w:date="2017-07-10T16:58:00Z"/>
          <w:rFonts w:ascii="Cambria" w:eastAsia="Calibri" w:hAnsi="Cambria" w:cs="Calibri"/>
          <w:i/>
          <w:color w:val="5B9BD5"/>
        </w:rPr>
      </w:pPr>
      <w:ins w:id="4517"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4FDB62AB" w14:textId="77777777" w:rsidR="00BF17B0" w:rsidRDefault="00BF17B0" w:rsidP="00BF17B0">
      <w:pPr>
        <w:rPr>
          <w:ins w:id="4518" w:author="Laura Viignola" w:date="2017-07-10T16:58:00Z"/>
          <w:rFonts w:ascii="Arial" w:eastAsia="Calibri" w:hAnsi="Arial" w:cs="Arial"/>
        </w:rPr>
      </w:pPr>
      <w:ins w:id="4519" w:author="Laura Viignola" w:date="2017-07-10T16:58:00Z">
        <w:r>
          <w:rPr>
            <w:rFonts w:ascii="Arial" w:eastAsia="Calibri" w:hAnsi="Arial" w:cs="Arial"/>
          </w:rPr>
          <w:t>mod (DS_1, 2)</w:t>
        </w:r>
      </w:ins>
    </w:p>
    <w:p w14:paraId="2E65233F" w14:textId="77777777" w:rsidR="00BF17B0" w:rsidRPr="0075768B" w:rsidRDefault="00BF17B0" w:rsidP="00BF17B0">
      <w:pPr>
        <w:rPr>
          <w:ins w:id="4520" w:author="Laura Viignola" w:date="2017-07-10T16:58:00Z"/>
          <w:rFonts w:ascii="Arial" w:eastAsia="Calibri" w:hAnsi="Arial" w:cs="Arial"/>
        </w:rPr>
      </w:pPr>
      <w:ins w:id="4521" w:author="Laura Viignola" w:date="2017-07-10T16:58:00Z">
        <w:r>
          <w:rPr>
            <w:rFonts w:ascii="Arial" w:eastAsia="Calibri" w:hAnsi="Arial" w:cs="Arial"/>
          </w:rPr>
          <w:t>sqr (5, 2)</w:t>
        </w:r>
      </w:ins>
    </w:p>
    <w:p w14:paraId="7905FBA7" w14:textId="77777777" w:rsidR="00BF17B0" w:rsidRPr="00930AA3" w:rsidRDefault="00BF17B0" w:rsidP="00BF17B0">
      <w:pPr>
        <w:rPr>
          <w:ins w:id="4522" w:author="Laura Viignola" w:date="2017-07-10T16:58:00Z"/>
          <w:rFonts w:ascii="Cambria" w:eastAsia="Calibri" w:hAnsi="Cambria" w:cs="Calibri"/>
          <w:color w:val="5B9BD5"/>
        </w:rPr>
      </w:pPr>
    </w:p>
    <w:p w14:paraId="759438B7" w14:textId="77777777" w:rsidR="00BF17B0" w:rsidRDefault="00BF17B0" w:rsidP="00BF17B0">
      <w:pPr>
        <w:rPr>
          <w:ins w:id="4523" w:author="Laura Viignola" w:date="2017-07-10T16:58:00Z"/>
          <w:rFonts w:ascii="Cambria" w:eastAsia="Calibri" w:hAnsi="Cambria" w:cs="Calibri"/>
          <w:i/>
          <w:color w:val="5B9BD5"/>
        </w:rPr>
      </w:pPr>
      <w:ins w:id="4524" w:author="Laura Viignola" w:date="2017-07-10T16:58:00Z">
        <w:r>
          <w:rPr>
            <w:rFonts w:ascii="Cambria" w:eastAsia="Calibri" w:hAnsi="Cambria" w:cs="Calibri"/>
            <w:i/>
            <w:color w:val="5B9BD5"/>
          </w:rPr>
          <w:t>Semantic for scalar operations</w:t>
        </w:r>
      </w:ins>
    </w:p>
    <w:p w14:paraId="5250B8D8" w14:textId="77777777" w:rsidR="00BF17B0" w:rsidRDefault="00BF17B0" w:rsidP="00BF17B0">
      <w:pPr>
        <w:jc w:val="both"/>
        <w:rPr>
          <w:ins w:id="4525" w:author="Laura Viignola" w:date="2017-07-10T16:58:00Z"/>
        </w:rPr>
      </w:pPr>
      <w:ins w:id="4526" w:author="Laura Viignola" w:date="2017-07-10T16:58:00Z">
        <w:r>
          <w:t>The operator mod c</w:t>
        </w:r>
        <w:r w:rsidRPr="001C7B09">
          <w:t>alculates the remainder of a number divided by a certain divisor</w:t>
        </w:r>
        <w:r>
          <w:t>.</w:t>
        </w:r>
      </w:ins>
    </w:p>
    <w:p w14:paraId="7DD013C0" w14:textId="77777777" w:rsidR="00BF17B0" w:rsidRPr="00CF4A4F" w:rsidRDefault="00BF17B0" w:rsidP="00BF17B0">
      <w:pPr>
        <w:jc w:val="both"/>
        <w:rPr>
          <w:ins w:id="4527" w:author="Laura Viignola" w:date="2017-07-10T16:58:00Z"/>
          <w:rFonts w:ascii="Cambria" w:eastAsia="Calibri" w:hAnsi="Cambria" w:cs="Calibri"/>
        </w:rPr>
      </w:pPr>
    </w:p>
    <w:p w14:paraId="3292B26C" w14:textId="77777777" w:rsidR="00BF17B0" w:rsidRDefault="00BF17B0" w:rsidP="00BF17B0">
      <w:pPr>
        <w:jc w:val="both"/>
        <w:rPr>
          <w:ins w:id="4528" w:author="Laura Viignola" w:date="2017-07-10T16:58:00Z"/>
          <w:rFonts w:ascii="Cambria" w:eastAsia="Calibri" w:hAnsi="Cambria" w:cs="Calibri"/>
        </w:rPr>
      </w:pPr>
      <w:ins w:id="4529" w:author="Laura Viignola" w:date="2017-07-10T16:58:00Z">
        <w:r>
          <w:rPr>
            <w:rFonts w:ascii="Cambria" w:eastAsia="Calibri" w:hAnsi="Cambria" w:cs="Calibri"/>
          </w:rPr>
          <w:t xml:space="preserve">Examples: </w:t>
        </w:r>
      </w:ins>
    </w:p>
    <w:p w14:paraId="40D3B4DF" w14:textId="77777777" w:rsidR="00BF17B0" w:rsidRDefault="00BF17B0" w:rsidP="00BF17B0">
      <w:pPr>
        <w:ind w:left="360"/>
        <w:jc w:val="both"/>
        <w:rPr>
          <w:ins w:id="4530" w:author="Laura Viignola" w:date="2017-07-10T16:58:00Z"/>
          <w:rFonts w:ascii="Cambria" w:hAnsi="Cambria"/>
        </w:rPr>
      </w:pPr>
      <w:ins w:id="4531" w:author="Laura Viignola" w:date="2017-07-10T16:58:00Z">
        <w:r w:rsidRPr="001D6855">
          <w:rPr>
            <w:rFonts w:ascii="Arial" w:hAnsi="Arial" w:cs="Arial"/>
            <w:b/>
          </w:rPr>
          <w:t>mod</w:t>
        </w:r>
        <w:r>
          <w:rPr>
            <w:rFonts w:ascii="Arial" w:hAnsi="Arial" w:cs="Arial"/>
          </w:rPr>
          <w:t>(5, 2</w:t>
        </w:r>
        <w:r>
          <w:rPr>
            <w:rFonts w:ascii="Arial" w:eastAsia="Calibri" w:hAnsi="Arial" w:cs="Arial"/>
          </w:rPr>
          <w:t>)</w:t>
        </w:r>
        <w:r>
          <w:rPr>
            <w:rFonts w:ascii="Cambria" w:hAnsi="Cambria"/>
          </w:rPr>
          <w:t xml:space="preserve"> </w:t>
        </w:r>
        <w:r w:rsidRPr="008E7718">
          <w:rPr>
            <w:rFonts w:ascii="Cambria" w:hAnsi="Cambria"/>
          </w:rPr>
          <w:t xml:space="preserve">gives </w:t>
        </w:r>
        <w:r>
          <w:rPr>
            <w:rFonts w:ascii="Cambria" w:hAnsi="Cambria"/>
          </w:rPr>
          <w:t>1</w:t>
        </w:r>
      </w:ins>
    </w:p>
    <w:p w14:paraId="14CEAE79" w14:textId="77777777" w:rsidR="00BF17B0" w:rsidRDefault="00BF17B0" w:rsidP="00BF17B0">
      <w:pPr>
        <w:ind w:left="360"/>
        <w:jc w:val="both"/>
        <w:rPr>
          <w:ins w:id="4532" w:author="Laura Viignola" w:date="2017-07-10T16:58:00Z"/>
          <w:rFonts w:ascii="Cambria" w:hAnsi="Cambria"/>
        </w:rPr>
      </w:pPr>
    </w:p>
    <w:p w14:paraId="58081B2B" w14:textId="77777777" w:rsidR="00BF17B0" w:rsidRDefault="00BF17B0" w:rsidP="00BF17B0">
      <w:pPr>
        <w:rPr>
          <w:ins w:id="4533" w:author="Laura Viignola" w:date="2017-07-10T16:58:00Z"/>
          <w:rFonts w:ascii="Cambria" w:eastAsia="Calibri" w:hAnsi="Cambria" w:cs="Calibri"/>
          <w:i/>
          <w:color w:val="5B9BD5"/>
        </w:rPr>
      </w:pPr>
    </w:p>
    <w:p w14:paraId="4A0717D6" w14:textId="77777777" w:rsidR="00BF17B0" w:rsidRDefault="00BF17B0" w:rsidP="00BF17B0">
      <w:pPr>
        <w:rPr>
          <w:ins w:id="4534" w:author="Laura Viignola" w:date="2017-07-10T16:58:00Z"/>
          <w:rFonts w:ascii="Cambria" w:eastAsia="Calibri" w:hAnsi="Cambria" w:cs="Calibri"/>
          <w:i/>
          <w:color w:val="5B9BD5"/>
        </w:rPr>
      </w:pPr>
      <w:ins w:id="4535" w:author="Laura Viignola" w:date="2017-07-10T16:58:00Z">
        <w:r>
          <w:rPr>
            <w:rFonts w:ascii="Cambria" w:eastAsia="Calibri" w:hAnsi="Cambria" w:cs="Calibri"/>
            <w:i/>
            <w:color w:val="5B9BD5"/>
          </w:rPr>
          <w:t>Input Parameters type</w:t>
        </w:r>
        <w:r>
          <w:rPr>
            <w:rFonts w:ascii="Cambria" w:eastAsia="Calibri" w:hAnsi="Cambria" w:cs="Calibri"/>
            <w:i/>
            <w:color w:val="5B9BD5"/>
          </w:rPr>
          <w:tab/>
        </w:r>
      </w:ins>
    </w:p>
    <w:p w14:paraId="0D2A5712" w14:textId="77777777" w:rsidR="00BF17B0" w:rsidRDefault="00BF17B0" w:rsidP="00BF17B0">
      <w:pPr>
        <w:rPr>
          <w:ins w:id="4536" w:author="Laura Viignola" w:date="2017-07-10T16:58:00Z"/>
          <w:rFonts w:ascii="Cambria" w:eastAsia="Calibri" w:hAnsi="Cambria" w:cs="Calibri"/>
          <w:i/>
          <w:noProof/>
          <w:color w:val="5B9BD5"/>
          <w:lang w:val="en-US"/>
        </w:rPr>
      </w:pPr>
      <w:ins w:id="4537" w:author="Laura Viignola" w:date="2017-07-10T16:58:00Z">
        <w:r w:rsidRPr="00DA2507">
          <w:rPr>
            <w:rFonts w:ascii="Cambria" w:eastAsia="Calibri" w:hAnsi="Cambria" w:cs="Calibri"/>
            <w:i/>
            <w:noProof/>
            <w:color w:val="5B9BD5"/>
            <w:lang w:val="en-US"/>
          </w:rPr>
          <w:t xml:space="preserve"> </w:t>
        </w:r>
      </w:ins>
    </w:p>
    <w:p w14:paraId="2C5AF75A" w14:textId="77777777" w:rsidR="00BF17B0" w:rsidRDefault="00BF17B0" w:rsidP="00BF17B0">
      <w:pPr>
        <w:rPr>
          <w:ins w:id="4538" w:author="Laura Viignola" w:date="2017-07-10T16:58:00Z"/>
          <w:rFonts w:ascii="Cambria" w:eastAsia="Calibri" w:hAnsi="Cambria" w:cs="Calibri"/>
        </w:rPr>
      </w:pPr>
      <w:ins w:id="4539" w:author="Laura Viignola" w:date="2017-07-10T16:58:00Z">
        <w:r w:rsidRPr="00E64258">
          <w:rPr>
            <w:rFonts w:ascii="Cambria" w:eastAsia="Calibri" w:hAnsi="Cambria" w:cs="Calibri"/>
            <w:i/>
          </w:rPr>
          <w:t>Op</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w:t>
        </w:r>
        <w:r>
          <w:rPr>
            <w:rFonts w:ascii="Cambria" w:eastAsia="Calibri" w:hAnsi="Cambria" w:cs="Calibri"/>
          </w:rPr>
          <w:tab/>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38CFF8CF" w14:textId="77777777" w:rsidR="00BF17B0" w:rsidRPr="006F2FA3" w:rsidRDefault="00BF17B0" w:rsidP="00BF17B0">
      <w:pPr>
        <w:ind w:left="1452" w:firstLine="708"/>
        <w:rPr>
          <w:ins w:id="4540" w:author="Laura Viignola" w:date="2017-07-10T16:58:00Z"/>
          <w:rFonts w:ascii="Cambria" w:eastAsia="Calibri" w:hAnsi="Cambria" w:cs="Calibri"/>
        </w:rPr>
      </w:pPr>
      <w:ins w:id="4541"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1D88F11F" w14:textId="77777777" w:rsidR="00BF17B0" w:rsidRDefault="00BF17B0" w:rsidP="00BF17B0">
      <w:pPr>
        <w:ind w:left="1452" w:firstLine="708"/>
        <w:rPr>
          <w:ins w:id="4542" w:author="Laura Viignola" w:date="2017-07-10T16:58:00Z"/>
          <w:rFonts w:ascii="Cambria" w:eastAsia="Calibri" w:hAnsi="Cambria" w:cs="Calibri"/>
        </w:rPr>
      </w:pPr>
      <w:ins w:id="4543" w:author="Laura Viignola" w:date="2017-07-10T16:58:00Z">
        <w:r w:rsidRPr="006F2FA3">
          <w:rPr>
            <w:rFonts w:ascii="Cambria" w:eastAsia="Calibri" w:hAnsi="Cambria" w:cs="Calibri"/>
          </w:rPr>
          <w:t xml:space="preserve">|   </w:t>
        </w:r>
        <w:r>
          <w:rPr>
            <w:rFonts w:ascii="Cambria" w:eastAsia="Calibri" w:hAnsi="Cambria" w:cs="Calibri"/>
          </w:rPr>
          <w:t>number</w:t>
        </w:r>
      </w:ins>
    </w:p>
    <w:p w14:paraId="2996F686" w14:textId="77777777" w:rsidR="00BF17B0" w:rsidRDefault="00BF17B0" w:rsidP="00BF17B0">
      <w:pPr>
        <w:rPr>
          <w:ins w:id="4544" w:author="Laura Viignola" w:date="2017-07-10T16:58:00Z"/>
          <w:rFonts w:ascii="Cambria" w:eastAsia="Calibri" w:hAnsi="Cambria" w:cs="Calibri"/>
        </w:rPr>
      </w:pPr>
    </w:p>
    <w:p w14:paraId="1F7C385E" w14:textId="77777777" w:rsidR="00BF17B0" w:rsidRDefault="00BF17B0" w:rsidP="00BF17B0">
      <w:pPr>
        <w:rPr>
          <w:ins w:id="4545" w:author="Laura Viignola" w:date="2017-07-10T16:58:00Z"/>
          <w:rFonts w:ascii="Cambria" w:eastAsia="Calibri" w:hAnsi="Cambria" w:cs="Calibri"/>
        </w:rPr>
      </w:pPr>
      <w:ins w:id="4546" w:author="Laura Viignola" w:date="2017-07-10T16:58:00Z">
        <w:r>
          <w:rPr>
            <w:rFonts w:ascii="Cambria" w:eastAsia="Calibri" w:hAnsi="Cambria" w:cs="Calibri"/>
            <w:i/>
          </w:rPr>
          <w:t>divisor</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w:t>
        </w:r>
        <w:r>
          <w:rPr>
            <w:rFonts w:ascii="Cambria" w:eastAsia="Calibri" w:hAnsi="Cambria" w:cs="Calibri"/>
          </w:rPr>
          <w:tab/>
        </w:r>
        <w:r w:rsidRPr="006F2FA3">
          <w:rPr>
            <w:rFonts w:ascii="Cambria" w:eastAsia="Calibri" w:hAnsi="Cambria" w:cs="Calibri"/>
          </w:rPr>
          <w:t xml:space="preserve">|   </w:t>
        </w:r>
        <w:r>
          <w:rPr>
            <w:rFonts w:ascii="Cambria" w:eastAsia="Calibri" w:hAnsi="Cambria" w:cs="Calibri"/>
          </w:rPr>
          <w:t>number (0: ]</w:t>
        </w:r>
      </w:ins>
    </w:p>
    <w:p w14:paraId="7B8B1EC6" w14:textId="77777777" w:rsidR="00BF17B0" w:rsidRPr="006F2FA3" w:rsidRDefault="00BF17B0" w:rsidP="00BF17B0">
      <w:pPr>
        <w:rPr>
          <w:ins w:id="4547" w:author="Laura Viignola" w:date="2017-07-10T16:58:00Z"/>
          <w:rFonts w:ascii="Cambria" w:eastAsia="Calibri" w:hAnsi="Cambria" w:cs="Calibri"/>
          <w:i/>
          <w:color w:val="5B9BD5"/>
        </w:rPr>
      </w:pPr>
    </w:p>
    <w:p w14:paraId="23288DB7" w14:textId="77777777" w:rsidR="00BF17B0" w:rsidRPr="00E64258" w:rsidRDefault="00BF17B0" w:rsidP="00BF17B0">
      <w:pPr>
        <w:rPr>
          <w:ins w:id="4548" w:author="Laura Viignola" w:date="2017-07-10T16:58:00Z"/>
          <w:rFonts w:ascii="Cambria" w:hAnsi="Cambria"/>
        </w:rPr>
      </w:pPr>
    </w:p>
    <w:p w14:paraId="65D15BA7" w14:textId="77777777" w:rsidR="00BF17B0" w:rsidRPr="00E64258" w:rsidRDefault="00BF17B0" w:rsidP="00BF17B0">
      <w:pPr>
        <w:rPr>
          <w:ins w:id="4549" w:author="Laura Viignola" w:date="2017-07-10T16:58:00Z"/>
          <w:rFonts w:ascii="Cambria" w:eastAsia="Calibri" w:hAnsi="Cambria" w:cs="Calibri"/>
          <w:i/>
          <w:color w:val="5B9BD5"/>
        </w:rPr>
      </w:pPr>
      <w:ins w:id="4550" w:author="Laura Viignola" w:date="2017-07-10T16:58:00Z">
        <w:r w:rsidRPr="00E64258">
          <w:rPr>
            <w:rFonts w:ascii="Cambria" w:eastAsia="Calibri" w:hAnsi="Cambria" w:cs="Calibri"/>
            <w:i/>
            <w:color w:val="5B9BD5"/>
          </w:rPr>
          <w:t>Result type</w:t>
        </w:r>
      </w:ins>
    </w:p>
    <w:p w14:paraId="2BB5FC06" w14:textId="77777777" w:rsidR="00BF17B0" w:rsidRPr="00E64258" w:rsidRDefault="00BF17B0" w:rsidP="00BF17B0">
      <w:pPr>
        <w:rPr>
          <w:ins w:id="4551" w:author="Laura Viignola" w:date="2017-07-10T16:58:00Z"/>
          <w:rFonts w:ascii="Cambria" w:eastAsia="Calibri" w:hAnsi="Cambria" w:cs="Calibri"/>
          <w:i/>
          <w:color w:val="auto"/>
        </w:rPr>
      </w:pPr>
    </w:p>
    <w:p w14:paraId="7F922A4C" w14:textId="77777777" w:rsidR="00BF17B0" w:rsidRDefault="00BF17B0" w:rsidP="00BF17B0">
      <w:pPr>
        <w:rPr>
          <w:ins w:id="4552" w:author="Laura Viignola" w:date="2017-07-10T16:58:00Z"/>
          <w:rFonts w:ascii="Cambria" w:eastAsia="Calibri" w:hAnsi="Cambria" w:cs="Calibri"/>
        </w:rPr>
      </w:pPr>
      <w:ins w:id="4553"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Pr>
            <w:rFonts w:ascii="Cambria" w:eastAsia="Calibri" w:hAnsi="Cambria" w:cs="Calibri"/>
          </w:rPr>
          <w:tab/>
        </w:r>
        <w:r w:rsidRPr="00E64258">
          <w:rPr>
            <w:rFonts w:ascii="Cambria" w:eastAsia="Calibri" w:hAnsi="Cambria" w:cs="Calibri"/>
          </w:rPr>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256DA7B0" w14:textId="77777777" w:rsidR="00BF17B0" w:rsidRPr="006F2FA3" w:rsidRDefault="00BF17B0" w:rsidP="00BF17B0">
      <w:pPr>
        <w:ind w:left="1452" w:firstLine="708"/>
        <w:rPr>
          <w:ins w:id="4554" w:author="Laura Viignola" w:date="2017-07-10T16:58:00Z"/>
          <w:rFonts w:ascii="Cambria" w:eastAsia="Calibri" w:hAnsi="Cambria" w:cs="Calibri"/>
        </w:rPr>
      </w:pPr>
      <w:ins w:id="4555"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7AC6CAFF" w14:textId="77777777" w:rsidR="00BF17B0" w:rsidRPr="006F2FA3" w:rsidRDefault="00BF17B0" w:rsidP="00BF17B0">
      <w:pPr>
        <w:ind w:left="1452" w:firstLine="708"/>
        <w:rPr>
          <w:ins w:id="4556" w:author="Laura Viignola" w:date="2017-07-10T16:58:00Z"/>
          <w:rFonts w:ascii="Cambria" w:eastAsia="Calibri" w:hAnsi="Cambria" w:cs="Calibri"/>
        </w:rPr>
      </w:pPr>
      <w:ins w:id="4557" w:author="Laura Viignola" w:date="2017-07-10T16:58:00Z">
        <w:r w:rsidRPr="006F2FA3">
          <w:rPr>
            <w:rFonts w:ascii="Cambria" w:eastAsia="Calibri" w:hAnsi="Cambria" w:cs="Calibri"/>
          </w:rPr>
          <w:t xml:space="preserve">|   </w:t>
        </w:r>
        <w:r>
          <w:rPr>
            <w:rFonts w:ascii="Cambria" w:eastAsia="Calibri" w:hAnsi="Cambria" w:cs="Calibri"/>
          </w:rPr>
          <w:t>number</w:t>
        </w:r>
      </w:ins>
    </w:p>
    <w:p w14:paraId="3766A474" w14:textId="77777777" w:rsidR="00BF17B0" w:rsidRDefault="00BF17B0" w:rsidP="00BF17B0">
      <w:pPr>
        <w:rPr>
          <w:ins w:id="4558" w:author="Laura Viignola" w:date="2017-07-10T16:58:00Z"/>
          <w:rFonts w:ascii="Cambria" w:eastAsia="Calibri" w:hAnsi="Cambria" w:cs="Calibri"/>
          <w:i/>
          <w:color w:val="5B9BD5"/>
        </w:rPr>
      </w:pPr>
    </w:p>
    <w:p w14:paraId="77BFCDE1" w14:textId="77777777" w:rsidR="00BF17B0" w:rsidRPr="00E5275E" w:rsidRDefault="00BF17B0" w:rsidP="00BF17B0">
      <w:pPr>
        <w:jc w:val="both"/>
        <w:rPr>
          <w:ins w:id="4559" w:author="Laura Viignola" w:date="2017-07-10T16:58:00Z"/>
          <w:rFonts w:ascii="Cambria" w:hAnsi="Cambria"/>
        </w:rPr>
      </w:pPr>
    </w:p>
    <w:p w14:paraId="144A257B" w14:textId="77777777" w:rsidR="00BF17B0" w:rsidRDefault="00BF17B0" w:rsidP="00BF17B0">
      <w:pPr>
        <w:rPr>
          <w:ins w:id="4560" w:author="Laura Viignola" w:date="2017-07-10T16:58:00Z"/>
          <w:rFonts w:ascii="Cambria" w:eastAsia="Calibri" w:hAnsi="Cambria" w:cs="Calibri"/>
          <w:i/>
          <w:color w:val="5B9BD5"/>
        </w:rPr>
      </w:pPr>
      <w:ins w:id="4561" w:author="Laura Viignola" w:date="2017-07-10T16:58:00Z">
        <w:r>
          <w:rPr>
            <w:rFonts w:ascii="Cambria" w:eastAsia="Calibri" w:hAnsi="Cambria" w:cs="Calibri"/>
            <w:i/>
            <w:color w:val="5B9BD5"/>
          </w:rPr>
          <w:t xml:space="preserve">Behaviour </w:t>
        </w:r>
      </w:ins>
    </w:p>
    <w:p w14:paraId="7B8C9328" w14:textId="77777777" w:rsidR="00BF17B0" w:rsidRDefault="00BF17B0" w:rsidP="00BF17B0">
      <w:pPr>
        <w:jc w:val="both"/>
        <w:rPr>
          <w:ins w:id="4562" w:author="Laura Viignola" w:date="2017-07-10T16:58:00Z"/>
          <w:rFonts w:ascii="Cambria" w:eastAsia="Calibri" w:hAnsi="Cambria" w:cs="Calibri"/>
          <w:color w:val="auto"/>
        </w:rPr>
      </w:pPr>
      <w:ins w:id="4563" w:author="Laura Viignola" w:date="2017-07-10T16:58:00Z">
        <w:r>
          <w:rPr>
            <w:rFonts w:ascii="Cambria" w:eastAsia="Calibri" w:hAnsi="Cambria" w:cs="Calibri"/>
            <w:color w:val="auto"/>
          </w:rPr>
          <w:t>The operator has the typical behaviour of the “Operators applicable on one Data Set or Data Set Component” (see the section “VTL-ML - Behaviour of the Operators”).</w:t>
        </w:r>
      </w:ins>
    </w:p>
    <w:p w14:paraId="5AF65D91" w14:textId="77777777" w:rsidR="00BF17B0" w:rsidRDefault="00BF17B0" w:rsidP="00BF17B0">
      <w:pPr>
        <w:rPr>
          <w:ins w:id="4564" w:author="Laura Viignola" w:date="2017-07-10T16:58:00Z"/>
          <w:rFonts w:ascii="Cambria" w:eastAsia="Calibri" w:hAnsi="Cambria" w:cs="Calibri"/>
          <w:i/>
          <w:color w:val="5B9BD5"/>
        </w:rPr>
      </w:pPr>
    </w:p>
    <w:p w14:paraId="38705D37" w14:textId="77777777" w:rsidR="00BF17B0" w:rsidRDefault="00BF17B0" w:rsidP="00BF17B0">
      <w:pPr>
        <w:rPr>
          <w:ins w:id="4565" w:author="Laura Viignola" w:date="2017-07-10T16:58:00Z"/>
          <w:rFonts w:ascii="Cambria" w:eastAsia="Calibri" w:hAnsi="Cambria" w:cs="Calibri"/>
          <w:i/>
          <w:color w:val="5B9BD5"/>
        </w:rPr>
      </w:pPr>
      <w:ins w:id="4566" w:author="Laura Viignola" w:date="2017-07-10T16:58:00Z">
        <w:r>
          <w:rPr>
            <w:rFonts w:ascii="Cambria" w:eastAsia="Calibri" w:hAnsi="Cambria" w:cs="Calibri"/>
            <w:i/>
            <w:color w:val="5B9BD5"/>
          </w:rPr>
          <w:t xml:space="preserve">Examples </w:t>
        </w:r>
      </w:ins>
    </w:p>
    <w:p w14:paraId="49B4E324" w14:textId="77777777" w:rsidR="00BF17B0" w:rsidRDefault="00BF17B0" w:rsidP="00BF17B0">
      <w:pPr>
        <w:rPr>
          <w:ins w:id="4567" w:author="Laura Viignola" w:date="2017-07-10T16:58:00Z"/>
          <w:rFonts w:ascii="Cambria" w:hAnsi="Cambria"/>
        </w:rPr>
      </w:pPr>
      <w:ins w:id="4568" w:author="Laura Viignola" w:date="2017-07-10T16:58:00Z">
        <w:r>
          <w:rPr>
            <w:rFonts w:ascii="Cambria" w:hAnsi="Cambria"/>
          </w:rPr>
          <w:t>Given the operand Data Set:</w:t>
        </w:r>
      </w:ins>
    </w:p>
    <w:p w14:paraId="3B7AC5F4" w14:textId="77777777" w:rsidR="00BF17B0" w:rsidRDefault="00BF17B0" w:rsidP="00BF17B0">
      <w:pPr>
        <w:rPr>
          <w:ins w:id="4569" w:author="Laura Viignola" w:date="2017-07-10T16:58:00Z"/>
          <w:rFonts w:ascii="Cambria" w:hAnsi="Cambria"/>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21AD65FD" w14:textId="77777777" w:rsidTr="00BF17B0">
        <w:trPr>
          <w:ins w:id="4570"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7008EE5D" w14:textId="77777777" w:rsidR="00BF17B0" w:rsidRPr="001D6855" w:rsidRDefault="00BF17B0" w:rsidP="00BF17B0">
            <w:pPr>
              <w:rPr>
                <w:ins w:id="4571" w:author="Laura Viignola" w:date="2017-07-10T16:58:00Z"/>
                <w:rFonts w:ascii="Arial" w:eastAsia="Calibri" w:hAnsi="Arial" w:cs="Arial"/>
                <w:lang w:val="it-IT"/>
              </w:rPr>
            </w:pPr>
            <w:ins w:id="4572" w:author="Laura Viignola" w:date="2017-07-10T16:58:00Z">
              <w:r w:rsidRPr="001D6855">
                <w:rPr>
                  <w:rFonts w:ascii="Arial" w:eastAsia="Calibri" w:hAnsi="Arial" w:cs="Arial"/>
                  <w:lang w:val="it-IT"/>
                </w:rPr>
                <w:t>DS_1</w:t>
              </w:r>
            </w:ins>
          </w:p>
        </w:tc>
      </w:tr>
      <w:tr w:rsidR="00BF17B0" w14:paraId="3976D0DC" w14:textId="77777777" w:rsidTr="00BF17B0">
        <w:trPr>
          <w:ins w:id="4573"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142E6CA9" w14:textId="77777777" w:rsidR="00BF17B0" w:rsidRPr="004F30F9" w:rsidRDefault="00BF17B0" w:rsidP="00BF17B0">
            <w:pPr>
              <w:rPr>
                <w:ins w:id="4574" w:author="Laura Viignola" w:date="2017-07-10T16:58:00Z"/>
                <w:rFonts w:ascii="Arial" w:hAnsi="Arial" w:cs="Arial"/>
                <w:lang w:val="it-IT"/>
              </w:rPr>
            </w:pPr>
            <w:ins w:id="4575"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40B4963" w14:textId="77777777" w:rsidR="00BF17B0" w:rsidRPr="004F30F9" w:rsidRDefault="00BF17B0" w:rsidP="00BF17B0">
            <w:pPr>
              <w:rPr>
                <w:ins w:id="4576" w:author="Laura Viignola" w:date="2017-07-10T16:58:00Z"/>
                <w:rFonts w:ascii="Arial" w:hAnsi="Arial" w:cs="Arial"/>
                <w:lang w:val="it-IT"/>
              </w:rPr>
            </w:pPr>
            <w:ins w:id="4577"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00B4B6E" w14:textId="77777777" w:rsidR="00BF17B0" w:rsidRPr="004F30F9" w:rsidRDefault="00BF17B0" w:rsidP="00BF17B0">
            <w:pPr>
              <w:rPr>
                <w:ins w:id="4578" w:author="Laura Viignola" w:date="2017-07-10T16:58:00Z"/>
                <w:rFonts w:ascii="Arial" w:hAnsi="Arial" w:cs="Arial"/>
                <w:lang w:val="it-IT"/>
              </w:rPr>
            </w:pPr>
            <w:ins w:id="4579"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5C59AD73" w14:textId="77777777" w:rsidR="00BF17B0" w:rsidRPr="004F30F9" w:rsidRDefault="00BF17B0" w:rsidP="00BF17B0">
            <w:pPr>
              <w:rPr>
                <w:ins w:id="4580" w:author="Laura Viignola" w:date="2017-07-10T16:58:00Z"/>
                <w:rFonts w:ascii="Arial" w:hAnsi="Arial" w:cs="Arial"/>
                <w:lang w:val="it-IT"/>
              </w:rPr>
            </w:pPr>
            <w:ins w:id="4581"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77600398" w14:textId="77777777" w:rsidR="00BF17B0" w:rsidRPr="004F30F9" w:rsidRDefault="00BF17B0" w:rsidP="00BF17B0">
            <w:pPr>
              <w:rPr>
                <w:ins w:id="4582" w:author="Laura Viignola" w:date="2017-07-10T16:58:00Z"/>
                <w:rFonts w:ascii="Arial" w:eastAsia="Calibri" w:hAnsi="Arial" w:cs="Arial"/>
                <w:lang w:val="it-IT"/>
              </w:rPr>
            </w:pPr>
            <w:ins w:id="4583" w:author="Laura Viignola" w:date="2017-07-10T16:58:00Z">
              <w:r>
                <w:rPr>
                  <w:rFonts w:ascii="Arial" w:eastAsia="Calibri" w:hAnsi="Arial" w:cs="Arial"/>
                  <w:lang w:val="it-IT"/>
                </w:rPr>
                <w:t>Me_2</w:t>
              </w:r>
            </w:ins>
          </w:p>
        </w:tc>
      </w:tr>
      <w:tr w:rsidR="00BF17B0" w14:paraId="06632AA7" w14:textId="77777777" w:rsidTr="00BF17B0">
        <w:trPr>
          <w:ins w:id="4584"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E375E77" w14:textId="77777777" w:rsidR="00BF17B0" w:rsidRDefault="00BF17B0" w:rsidP="00BF17B0">
            <w:pPr>
              <w:rPr>
                <w:ins w:id="4585" w:author="Laura Viignola" w:date="2017-07-10T16:58:00Z"/>
                <w:lang w:val="it-IT"/>
              </w:rPr>
            </w:pPr>
            <w:ins w:id="4586"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D2FCD34" w14:textId="77777777" w:rsidR="00BF17B0" w:rsidRDefault="00BF17B0" w:rsidP="00BF17B0">
            <w:pPr>
              <w:rPr>
                <w:ins w:id="4587" w:author="Laura Viignola" w:date="2017-07-10T16:58:00Z"/>
                <w:lang w:val="it-IT"/>
              </w:rPr>
            </w:pPr>
            <w:ins w:id="4588"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DE012CA" w14:textId="77777777" w:rsidR="00BF17B0" w:rsidRDefault="00BF17B0" w:rsidP="00BF17B0">
            <w:pPr>
              <w:rPr>
                <w:ins w:id="4589" w:author="Laura Viignola" w:date="2017-07-10T16:58:00Z"/>
                <w:lang w:val="it-IT"/>
              </w:rPr>
            </w:pPr>
            <w:ins w:id="4590"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3DB37C" w14:textId="77777777" w:rsidR="00BF17B0" w:rsidRPr="001D222C" w:rsidRDefault="00BF17B0" w:rsidP="00BF17B0">
            <w:pPr>
              <w:jc w:val="right"/>
              <w:rPr>
                <w:ins w:id="4591" w:author="Laura Viignola" w:date="2017-07-10T16:58:00Z"/>
                <w:rFonts w:asciiTheme="minorHAnsi" w:hAnsiTheme="minorHAnsi"/>
                <w:lang w:val="it-IT"/>
              </w:rPr>
            </w:pPr>
            <w:ins w:id="4592" w:author="Laura Viignola" w:date="2017-07-10T16:58:00Z">
              <w:r>
                <w:rPr>
                  <w:rFonts w:asciiTheme="minorHAnsi" w:hAnsiTheme="minorHAnsi"/>
                  <w:lang w:val="it-IT"/>
                </w:rPr>
                <w:t>7</w:t>
              </w:r>
            </w:ins>
          </w:p>
        </w:tc>
        <w:tc>
          <w:tcPr>
            <w:tcW w:w="1282" w:type="dxa"/>
            <w:tcBorders>
              <w:top w:val="single" w:sz="6" w:space="0" w:color="000000"/>
              <w:left w:val="single" w:sz="6" w:space="0" w:color="000000"/>
              <w:bottom w:val="single" w:sz="6" w:space="0" w:color="000000"/>
              <w:right w:val="single" w:sz="6" w:space="0" w:color="000000"/>
            </w:tcBorders>
          </w:tcPr>
          <w:p w14:paraId="521B8FA9" w14:textId="77777777" w:rsidR="00BF17B0" w:rsidRDefault="00BF17B0" w:rsidP="00BF17B0">
            <w:pPr>
              <w:jc w:val="right"/>
              <w:rPr>
                <w:ins w:id="4593" w:author="Laura Viignola" w:date="2017-07-10T16:58:00Z"/>
                <w:rFonts w:ascii="Calibri" w:eastAsia="Calibri" w:hAnsi="Calibri" w:cs="Calibri"/>
                <w:lang w:val="it-IT"/>
              </w:rPr>
            </w:pPr>
            <w:ins w:id="4594" w:author="Laura Viignola" w:date="2017-07-10T16:58:00Z">
              <w:r>
                <w:rPr>
                  <w:rFonts w:ascii="Calibri" w:eastAsia="Calibri" w:hAnsi="Calibri" w:cs="Calibri"/>
                  <w:lang w:val="it-IT"/>
                </w:rPr>
                <w:t>0.7545</w:t>
              </w:r>
            </w:ins>
          </w:p>
        </w:tc>
      </w:tr>
      <w:tr w:rsidR="00BF17B0" w14:paraId="39224393" w14:textId="77777777" w:rsidTr="00BF17B0">
        <w:trPr>
          <w:ins w:id="4595"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567FD7F" w14:textId="77777777" w:rsidR="00BF17B0" w:rsidRDefault="00BF17B0" w:rsidP="00BF17B0">
            <w:pPr>
              <w:rPr>
                <w:ins w:id="4596" w:author="Laura Viignola" w:date="2017-07-10T16:58:00Z"/>
                <w:lang w:val="it-IT"/>
              </w:rPr>
            </w:pPr>
            <w:ins w:id="4597"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174A6CA" w14:textId="77777777" w:rsidR="00BF17B0" w:rsidRDefault="00BF17B0" w:rsidP="00BF17B0">
            <w:pPr>
              <w:rPr>
                <w:ins w:id="4598" w:author="Laura Viignola" w:date="2017-07-10T16:58:00Z"/>
                <w:lang w:val="it-IT"/>
              </w:rPr>
            </w:pPr>
            <w:ins w:id="4599"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32F48F6" w14:textId="77777777" w:rsidR="00BF17B0" w:rsidRDefault="00BF17B0" w:rsidP="00BF17B0">
            <w:pPr>
              <w:rPr>
                <w:ins w:id="4600" w:author="Laura Viignola" w:date="2017-07-10T16:58:00Z"/>
                <w:lang w:val="it-IT"/>
              </w:rPr>
            </w:pPr>
            <w:ins w:id="4601"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0EB3FA" w14:textId="77777777" w:rsidR="00BF17B0" w:rsidRPr="001D222C" w:rsidRDefault="00BF17B0" w:rsidP="00BF17B0">
            <w:pPr>
              <w:jc w:val="right"/>
              <w:rPr>
                <w:ins w:id="4602" w:author="Laura Viignola" w:date="2017-07-10T16:58:00Z"/>
                <w:rFonts w:asciiTheme="minorHAnsi" w:hAnsiTheme="minorHAnsi"/>
                <w:lang w:val="it-IT"/>
              </w:rPr>
            </w:pPr>
            <w:ins w:id="4603" w:author="Laura Viignola" w:date="2017-07-10T16:58:00Z">
              <w:r>
                <w:rPr>
                  <w:rFonts w:asciiTheme="minorHAnsi" w:eastAsia="Calibri" w:hAnsiTheme="minorHAnsi" w:cs="Calibri"/>
                  <w:lang w:val="it-IT"/>
                </w:rPr>
                <w:t>10</w:t>
              </w:r>
            </w:ins>
          </w:p>
        </w:tc>
        <w:tc>
          <w:tcPr>
            <w:tcW w:w="1282" w:type="dxa"/>
            <w:tcBorders>
              <w:top w:val="single" w:sz="6" w:space="0" w:color="000000"/>
              <w:left w:val="single" w:sz="6" w:space="0" w:color="000000"/>
              <w:bottom w:val="single" w:sz="6" w:space="0" w:color="000000"/>
              <w:right w:val="single" w:sz="6" w:space="0" w:color="000000"/>
            </w:tcBorders>
          </w:tcPr>
          <w:p w14:paraId="071B308D" w14:textId="77777777" w:rsidR="00BF17B0" w:rsidRDefault="00BF17B0" w:rsidP="00BF17B0">
            <w:pPr>
              <w:jc w:val="right"/>
              <w:rPr>
                <w:ins w:id="4604" w:author="Laura Viignola" w:date="2017-07-10T16:58:00Z"/>
                <w:rFonts w:ascii="Calibri" w:eastAsia="Calibri" w:hAnsi="Calibri" w:cs="Calibri"/>
                <w:lang w:val="it-IT"/>
              </w:rPr>
            </w:pPr>
            <w:ins w:id="4605" w:author="Laura Viignola" w:date="2017-07-10T16:58:00Z">
              <w:r>
                <w:rPr>
                  <w:rFonts w:ascii="Calibri" w:eastAsia="Calibri" w:hAnsi="Calibri" w:cs="Calibri"/>
                  <w:lang w:val="it-IT"/>
                </w:rPr>
                <w:t>13.45</w:t>
              </w:r>
            </w:ins>
          </w:p>
        </w:tc>
      </w:tr>
      <w:tr w:rsidR="00BF17B0" w14:paraId="3D5D8BD1" w14:textId="77777777" w:rsidTr="00BF17B0">
        <w:trPr>
          <w:ins w:id="4606"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2873AA3" w14:textId="77777777" w:rsidR="00BF17B0" w:rsidRDefault="00BF17B0" w:rsidP="00BF17B0">
            <w:pPr>
              <w:rPr>
                <w:ins w:id="4607" w:author="Laura Viignola" w:date="2017-07-10T16:58:00Z"/>
                <w:lang w:val="it-IT"/>
              </w:rPr>
            </w:pPr>
            <w:ins w:id="4608"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8E1700F" w14:textId="77777777" w:rsidR="00BF17B0" w:rsidRDefault="00BF17B0" w:rsidP="00BF17B0">
            <w:pPr>
              <w:rPr>
                <w:ins w:id="4609" w:author="Laura Viignola" w:date="2017-07-10T16:58:00Z"/>
                <w:lang w:val="it-IT"/>
              </w:rPr>
            </w:pPr>
            <w:ins w:id="4610"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B94B835" w14:textId="77777777" w:rsidR="00BF17B0" w:rsidRDefault="00BF17B0" w:rsidP="00BF17B0">
            <w:pPr>
              <w:rPr>
                <w:ins w:id="4611" w:author="Laura Viignola" w:date="2017-07-10T16:58:00Z"/>
                <w:lang w:val="it-IT"/>
              </w:rPr>
            </w:pPr>
            <w:ins w:id="4612"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6B8B0A" w14:textId="77777777" w:rsidR="00BF17B0" w:rsidRPr="001D222C" w:rsidRDefault="00BF17B0" w:rsidP="00BF17B0">
            <w:pPr>
              <w:jc w:val="right"/>
              <w:rPr>
                <w:ins w:id="4613" w:author="Laura Viignola" w:date="2017-07-10T16:58:00Z"/>
                <w:rFonts w:asciiTheme="minorHAnsi" w:hAnsiTheme="minorHAnsi"/>
                <w:lang w:val="it-IT"/>
              </w:rPr>
            </w:pPr>
            <w:ins w:id="4614" w:author="Laura Viignola" w:date="2017-07-10T16:58:00Z">
              <w:r>
                <w:rPr>
                  <w:rFonts w:asciiTheme="minorHAnsi" w:hAnsiTheme="minorHAnsi"/>
                  <w:lang w:val="it-IT"/>
                </w:rPr>
                <w:t>12</w:t>
              </w:r>
            </w:ins>
          </w:p>
        </w:tc>
        <w:tc>
          <w:tcPr>
            <w:tcW w:w="1282" w:type="dxa"/>
            <w:tcBorders>
              <w:top w:val="single" w:sz="6" w:space="0" w:color="000000"/>
              <w:left w:val="single" w:sz="6" w:space="0" w:color="000000"/>
              <w:bottom w:val="single" w:sz="6" w:space="0" w:color="000000"/>
              <w:right w:val="single" w:sz="6" w:space="0" w:color="000000"/>
            </w:tcBorders>
          </w:tcPr>
          <w:p w14:paraId="2FC1EAE8" w14:textId="77777777" w:rsidR="00BF17B0" w:rsidRDefault="00BF17B0" w:rsidP="00BF17B0">
            <w:pPr>
              <w:jc w:val="right"/>
              <w:rPr>
                <w:ins w:id="4615" w:author="Laura Viignola" w:date="2017-07-10T16:58:00Z"/>
                <w:rFonts w:ascii="Calibri" w:eastAsia="Calibri" w:hAnsi="Calibri" w:cs="Calibri"/>
                <w:lang w:val="it-IT"/>
              </w:rPr>
            </w:pPr>
            <w:ins w:id="4616" w:author="Laura Viignola" w:date="2017-07-10T16:58:00Z">
              <w:r>
                <w:rPr>
                  <w:rFonts w:ascii="Calibri" w:eastAsia="Calibri" w:hAnsi="Calibri" w:cs="Calibri"/>
                  <w:lang w:val="it-IT"/>
                </w:rPr>
                <w:t>1.87</w:t>
              </w:r>
            </w:ins>
          </w:p>
        </w:tc>
      </w:tr>
    </w:tbl>
    <w:p w14:paraId="48C999FB" w14:textId="77777777" w:rsidR="00BF17B0" w:rsidRDefault="00BF17B0" w:rsidP="00BF17B0">
      <w:pPr>
        <w:rPr>
          <w:ins w:id="4617" w:author="Laura Viignola" w:date="2017-07-10T16:58:00Z"/>
          <w:rFonts w:ascii="Cambria" w:hAnsi="Cambria"/>
        </w:rPr>
      </w:pPr>
    </w:p>
    <w:p w14:paraId="79250FD7" w14:textId="77777777" w:rsidR="00BF17B0" w:rsidRPr="001A403F" w:rsidRDefault="00BF17B0" w:rsidP="00BF17B0">
      <w:pPr>
        <w:rPr>
          <w:ins w:id="4618" w:author="Laura Viignola" w:date="2017-07-10T16:58:00Z"/>
          <w:rFonts w:ascii="Cambria" w:hAnsi="Cambria"/>
        </w:rPr>
      </w:pPr>
    </w:p>
    <w:p w14:paraId="1DDDAD42" w14:textId="77777777" w:rsidR="00BF17B0" w:rsidRDefault="00BF17B0" w:rsidP="00BF17B0">
      <w:pPr>
        <w:rPr>
          <w:ins w:id="4619" w:author="Laura Viignola" w:date="2017-07-10T16:58:00Z"/>
          <w:rFonts w:ascii="Cambria" w:eastAsia="Calibri" w:hAnsi="Cambria" w:cs="Calibri"/>
          <w:lang w:val="pt-PT"/>
        </w:rPr>
      </w:pPr>
      <w:ins w:id="4620" w:author="Laura Viignola" w:date="2017-07-10T16:58:00Z">
        <w:r w:rsidRPr="00CA0059">
          <w:rPr>
            <w:rFonts w:ascii="Cambria" w:hAnsi="Cambria"/>
            <w:i/>
          </w:rPr>
          <w:t>Example 1:</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color w:val="1F497D" w:themeColor="text2"/>
            <w:lang w:val="pt-PT"/>
          </w:rPr>
          <w:t>mod(DS_1, 3)</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5C4C8415" w14:textId="77777777" w:rsidR="00BF17B0" w:rsidRDefault="00BF17B0" w:rsidP="00BF17B0">
      <w:pPr>
        <w:rPr>
          <w:ins w:id="4621" w:author="Laura Viignola" w:date="2017-07-10T16:58:00Z"/>
          <w:rFonts w:ascii="Cambria" w:eastAsia="Calibri" w:hAnsi="Cambria" w:cs="Calibri"/>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437ADB4E" w14:textId="77777777" w:rsidTr="00BF17B0">
        <w:trPr>
          <w:ins w:id="4622"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7E7401ED" w14:textId="77777777" w:rsidR="00BF17B0" w:rsidRPr="001D6855" w:rsidRDefault="00BF17B0" w:rsidP="00BF17B0">
            <w:pPr>
              <w:rPr>
                <w:ins w:id="4623" w:author="Laura Viignola" w:date="2017-07-10T16:58:00Z"/>
                <w:rFonts w:ascii="Arial" w:eastAsia="Calibri" w:hAnsi="Arial" w:cs="Arial"/>
                <w:lang w:val="it-IT"/>
              </w:rPr>
            </w:pPr>
            <w:ins w:id="4624" w:author="Laura Viignola" w:date="2017-07-10T16:58:00Z">
              <w:r w:rsidRPr="001D6855">
                <w:rPr>
                  <w:rFonts w:ascii="Arial" w:eastAsia="Calibri" w:hAnsi="Arial" w:cs="Arial"/>
                  <w:lang w:val="it-IT"/>
                </w:rPr>
                <w:t>DS_r</w:t>
              </w:r>
            </w:ins>
          </w:p>
        </w:tc>
      </w:tr>
      <w:tr w:rsidR="00BF17B0" w14:paraId="54CCCF50" w14:textId="77777777" w:rsidTr="00BF17B0">
        <w:trPr>
          <w:ins w:id="4625"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B3C2310" w14:textId="77777777" w:rsidR="00BF17B0" w:rsidRPr="004F30F9" w:rsidRDefault="00BF17B0" w:rsidP="00BF17B0">
            <w:pPr>
              <w:rPr>
                <w:ins w:id="4626" w:author="Laura Viignola" w:date="2017-07-10T16:58:00Z"/>
                <w:rFonts w:ascii="Arial" w:hAnsi="Arial" w:cs="Arial"/>
                <w:lang w:val="it-IT"/>
              </w:rPr>
            </w:pPr>
            <w:ins w:id="4627"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2D1A13F3" w14:textId="77777777" w:rsidR="00BF17B0" w:rsidRPr="004F30F9" w:rsidRDefault="00BF17B0" w:rsidP="00BF17B0">
            <w:pPr>
              <w:rPr>
                <w:ins w:id="4628" w:author="Laura Viignola" w:date="2017-07-10T16:58:00Z"/>
                <w:rFonts w:ascii="Arial" w:hAnsi="Arial" w:cs="Arial"/>
                <w:lang w:val="it-IT"/>
              </w:rPr>
            </w:pPr>
            <w:ins w:id="4629"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C7C23C6" w14:textId="77777777" w:rsidR="00BF17B0" w:rsidRPr="004F30F9" w:rsidRDefault="00BF17B0" w:rsidP="00BF17B0">
            <w:pPr>
              <w:rPr>
                <w:ins w:id="4630" w:author="Laura Viignola" w:date="2017-07-10T16:58:00Z"/>
                <w:rFonts w:ascii="Arial" w:hAnsi="Arial" w:cs="Arial"/>
                <w:lang w:val="it-IT"/>
              </w:rPr>
            </w:pPr>
            <w:ins w:id="4631"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21753C3F" w14:textId="77777777" w:rsidR="00BF17B0" w:rsidRPr="004F30F9" w:rsidRDefault="00BF17B0" w:rsidP="00BF17B0">
            <w:pPr>
              <w:rPr>
                <w:ins w:id="4632" w:author="Laura Viignola" w:date="2017-07-10T16:58:00Z"/>
                <w:rFonts w:ascii="Arial" w:hAnsi="Arial" w:cs="Arial"/>
                <w:lang w:val="it-IT"/>
              </w:rPr>
            </w:pPr>
            <w:ins w:id="4633"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29950425" w14:textId="77777777" w:rsidR="00BF17B0" w:rsidRPr="004F30F9" w:rsidRDefault="00BF17B0" w:rsidP="00BF17B0">
            <w:pPr>
              <w:rPr>
                <w:ins w:id="4634" w:author="Laura Viignola" w:date="2017-07-10T16:58:00Z"/>
                <w:rFonts w:ascii="Arial" w:eastAsia="Calibri" w:hAnsi="Arial" w:cs="Arial"/>
                <w:lang w:val="it-IT"/>
              </w:rPr>
            </w:pPr>
            <w:ins w:id="4635" w:author="Laura Viignola" w:date="2017-07-10T16:58:00Z">
              <w:r>
                <w:rPr>
                  <w:rFonts w:ascii="Arial" w:eastAsia="Calibri" w:hAnsi="Arial" w:cs="Arial"/>
                  <w:lang w:val="it-IT"/>
                </w:rPr>
                <w:t>Me_2</w:t>
              </w:r>
            </w:ins>
          </w:p>
        </w:tc>
      </w:tr>
      <w:tr w:rsidR="00BF17B0" w14:paraId="34FEEBBC" w14:textId="77777777" w:rsidTr="00BF17B0">
        <w:trPr>
          <w:ins w:id="4636"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03A2207" w14:textId="77777777" w:rsidR="00BF17B0" w:rsidRDefault="00BF17B0" w:rsidP="00BF17B0">
            <w:pPr>
              <w:rPr>
                <w:ins w:id="4637" w:author="Laura Viignola" w:date="2017-07-10T16:58:00Z"/>
                <w:lang w:val="it-IT"/>
              </w:rPr>
            </w:pPr>
            <w:ins w:id="4638"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1384AF2" w14:textId="77777777" w:rsidR="00BF17B0" w:rsidRDefault="00BF17B0" w:rsidP="00BF17B0">
            <w:pPr>
              <w:rPr>
                <w:ins w:id="4639" w:author="Laura Viignola" w:date="2017-07-10T16:58:00Z"/>
                <w:lang w:val="it-IT"/>
              </w:rPr>
            </w:pPr>
            <w:ins w:id="4640"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7A00F0A" w14:textId="77777777" w:rsidR="00BF17B0" w:rsidRDefault="00BF17B0" w:rsidP="00BF17B0">
            <w:pPr>
              <w:rPr>
                <w:ins w:id="4641" w:author="Laura Viignola" w:date="2017-07-10T16:58:00Z"/>
                <w:lang w:val="it-IT"/>
              </w:rPr>
            </w:pPr>
            <w:ins w:id="4642"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6DC667" w14:textId="77777777" w:rsidR="00BF17B0" w:rsidRPr="006D0755" w:rsidRDefault="00BF17B0" w:rsidP="00BF17B0">
            <w:pPr>
              <w:tabs>
                <w:tab w:val="left" w:pos="1080"/>
                <w:tab w:val="right" w:pos="1196"/>
              </w:tabs>
              <w:rPr>
                <w:ins w:id="4643" w:author="Laura Viignola" w:date="2017-07-10T16:58:00Z"/>
                <w:rFonts w:asciiTheme="minorHAnsi" w:hAnsiTheme="minorHAnsi"/>
                <w:lang w:val="it-IT"/>
              </w:rPr>
            </w:pPr>
            <w:ins w:id="4644" w:author="Laura Viignola" w:date="2017-07-10T16:58:00Z">
              <w:r>
                <w:rPr>
                  <w:rFonts w:asciiTheme="minorHAnsi" w:hAnsiTheme="minorHAnsi"/>
                  <w:lang w:val="it-IT"/>
                </w:rPr>
                <w:tab/>
                <w:t>1</w:t>
              </w:r>
            </w:ins>
          </w:p>
        </w:tc>
        <w:tc>
          <w:tcPr>
            <w:tcW w:w="1282" w:type="dxa"/>
            <w:tcBorders>
              <w:top w:val="single" w:sz="6" w:space="0" w:color="000000"/>
              <w:left w:val="single" w:sz="6" w:space="0" w:color="000000"/>
              <w:bottom w:val="single" w:sz="6" w:space="0" w:color="000000"/>
              <w:right w:val="single" w:sz="6" w:space="0" w:color="000000"/>
            </w:tcBorders>
          </w:tcPr>
          <w:p w14:paraId="28613A1B" w14:textId="77777777" w:rsidR="00BF17B0" w:rsidRDefault="00BF17B0" w:rsidP="00BF17B0">
            <w:pPr>
              <w:tabs>
                <w:tab w:val="left" w:pos="1080"/>
                <w:tab w:val="right" w:pos="1196"/>
              </w:tabs>
              <w:jc w:val="right"/>
              <w:rPr>
                <w:ins w:id="4645" w:author="Laura Viignola" w:date="2017-07-10T16:58:00Z"/>
                <w:rFonts w:asciiTheme="minorHAnsi" w:hAnsiTheme="minorHAnsi"/>
                <w:lang w:val="it-IT"/>
              </w:rPr>
            </w:pPr>
            <w:ins w:id="4646" w:author="Laura Viignola" w:date="2017-07-10T16:58:00Z">
              <w:r>
                <w:rPr>
                  <w:rFonts w:asciiTheme="minorHAnsi" w:hAnsiTheme="minorHAnsi"/>
                  <w:lang w:val="it-IT"/>
                </w:rPr>
                <w:t>0.7545</w:t>
              </w:r>
            </w:ins>
          </w:p>
        </w:tc>
      </w:tr>
      <w:tr w:rsidR="00BF17B0" w14:paraId="014ABEE7" w14:textId="77777777" w:rsidTr="00BF17B0">
        <w:trPr>
          <w:ins w:id="4647"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2A6618A" w14:textId="77777777" w:rsidR="00BF17B0" w:rsidRDefault="00BF17B0" w:rsidP="00BF17B0">
            <w:pPr>
              <w:rPr>
                <w:ins w:id="4648" w:author="Laura Viignola" w:date="2017-07-10T16:58:00Z"/>
                <w:lang w:val="it-IT"/>
              </w:rPr>
            </w:pPr>
            <w:ins w:id="4649"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3F8C798" w14:textId="77777777" w:rsidR="00BF17B0" w:rsidRDefault="00BF17B0" w:rsidP="00BF17B0">
            <w:pPr>
              <w:rPr>
                <w:ins w:id="4650" w:author="Laura Viignola" w:date="2017-07-10T16:58:00Z"/>
                <w:lang w:val="it-IT"/>
              </w:rPr>
            </w:pPr>
            <w:ins w:id="4651"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A0DF19A" w14:textId="77777777" w:rsidR="00BF17B0" w:rsidRDefault="00BF17B0" w:rsidP="00BF17B0">
            <w:pPr>
              <w:rPr>
                <w:ins w:id="4652" w:author="Laura Viignola" w:date="2017-07-10T16:58:00Z"/>
                <w:lang w:val="it-IT"/>
              </w:rPr>
            </w:pPr>
            <w:ins w:id="4653"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FA838D" w14:textId="77777777" w:rsidR="00BF17B0" w:rsidRPr="006D0755" w:rsidRDefault="00BF17B0" w:rsidP="00BF17B0">
            <w:pPr>
              <w:jc w:val="right"/>
              <w:rPr>
                <w:ins w:id="4654" w:author="Laura Viignola" w:date="2017-07-10T16:58:00Z"/>
                <w:rFonts w:asciiTheme="minorHAnsi" w:hAnsiTheme="minorHAnsi"/>
                <w:lang w:val="it-IT"/>
              </w:rPr>
            </w:pPr>
            <w:ins w:id="4655" w:author="Laura Viignola" w:date="2017-07-10T16:58:00Z">
              <w:r>
                <w:rPr>
                  <w:rFonts w:asciiTheme="minorHAnsi" w:hAnsiTheme="minorHAnsi"/>
                  <w:lang w:val="it-IT"/>
                </w:rPr>
                <w:t>1</w:t>
              </w:r>
            </w:ins>
          </w:p>
        </w:tc>
        <w:tc>
          <w:tcPr>
            <w:tcW w:w="1282" w:type="dxa"/>
            <w:tcBorders>
              <w:top w:val="single" w:sz="6" w:space="0" w:color="000000"/>
              <w:left w:val="single" w:sz="6" w:space="0" w:color="000000"/>
              <w:bottom w:val="single" w:sz="6" w:space="0" w:color="000000"/>
              <w:right w:val="single" w:sz="6" w:space="0" w:color="000000"/>
            </w:tcBorders>
          </w:tcPr>
          <w:p w14:paraId="2C959390" w14:textId="77777777" w:rsidR="00BF17B0" w:rsidRDefault="00BF17B0" w:rsidP="00BF17B0">
            <w:pPr>
              <w:jc w:val="right"/>
              <w:rPr>
                <w:ins w:id="4656" w:author="Laura Viignola" w:date="2017-07-10T16:58:00Z"/>
                <w:rFonts w:asciiTheme="minorHAnsi" w:hAnsiTheme="minorHAnsi"/>
                <w:lang w:val="it-IT"/>
              </w:rPr>
            </w:pPr>
            <w:ins w:id="4657" w:author="Laura Viignola" w:date="2017-07-10T16:58:00Z">
              <w:r>
                <w:rPr>
                  <w:rFonts w:asciiTheme="minorHAnsi" w:hAnsiTheme="minorHAnsi"/>
                  <w:lang w:val="it-IT"/>
                </w:rPr>
                <w:t>1.45</w:t>
              </w:r>
            </w:ins>
          </w:p>
        </w:tc>
      </w:tr>
      <w:tr w:rsidR="00BF17B0" w14:paraId="7F2D6837" w14:textId="77777777" w:rsidTr="00BF17B0">
        <w:trPr>
          <w:ins w:id="4658"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B8A5140" w14:textId="77777777" w:rsidR="00BF17B0" w:rsidRDefault="00BF17B0" w:rsidP="00BF17B0">
            <w:pPr>
              <w:rPr>
                <w:ins w:id="4659" w:author="Laura Viignola" w:date="2017-07-10T16:58:00Z"/>
                <w:lang w:val="it-IT"/>
              </w:rPr>
            </w:pPr>
            <w:ins w:id="4660"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45BD9F7" w14:textId="77777777" w:rsidR="00BF17B0" w:rsidRDefault="00BF17B0" w:rsidP="00BF17B0">
            <w:pPr>
              <w:rPr>
                <w:ins w:id="4661" w:author="Laura Viignola" w:date="2017-07-10T16:58:00Z"/>
                <w:lang w:val="it-IT"/>
              </w:rPr>
            </w:pPr>
            <w:ins w:id="4662"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2C5DCA5" w14:textId="77777777" w:rsidR="00BF17B0" w:rsidRDefault="00BF17B0" w:rsidP="00BF17B0">
            <w:pPr>
              <w:rPr>
                <w:ins w:id="4663" w:author="Laura Viignola" w:date="2017-07-10T16:58:00Z"/>
                <w:lang w:val="it-IT"/>
              </w:rPr>
            </w:pPr>
            <w:ins w:id="4664"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AE6434" w14:textId="77777777" w:rsidR="00BF17B0" w:rsidRPr="006D0755" w:rsidRDefault="00BF17B0" w:rsidP="00BF17B0">
            <w:pPr>
              <w:jc w:val="right"/>
              <w:rPr>
                <w:ins w:id="4665" w:author="Laura Viignola" w:date="2017-07-10T16:58:00Z"/>
                <w:rFonts w:asciiTheme="minorHAnsi" w:hAnsiTheme="minorHAnsi"/>
                <w:lang w:val="it-IT"/>
              </w:rPr>
            </w:pPr>
            <w:ins w:id="4666" w:author="Laura Viignola" w:date="2017-07-10T16:58:00Z">
              <w:r>
                <w:rPr>
                  <w:rFonts w:asciiTheme="minorHAnsi" w:hAnsiTheme="minorHAnsi"/>
                  <w:lang w:val="it-IT"/>
                </w:rPr>
                <w:t>0</w:t>
              </w:r>
            </w:ins>
          </w:p>
        </w:tc>
        <w:tc>
          <w:tcPr>
            <w:tcW w:w="1282" w:type="dxa"/>
            <w:tcBorders>
              <w:top w:val="single" w:sz="6" w:space="0" w:color="000000"/>
              <w:left w:val="single" w:sz="6" w:space="0" w:color="000000"/>
              <w:bottom w:val="single" w:sz="6" w:space="0" w:color="000000"/>
              <w:right w:val="single" w:sz="6" w:space="0" w:color="000000"/>
            </w:tcBorders>
          </w:tcPr>
          <w:p w14:paraId="6C471CEC" w14:textId="77777777" w:rsidR="00BF17B0" w:rsidRDefault="00BF17B0" w:rsidP="00BF17B0">
            <w:pPr>
              <w:jc w:val="right"/>
              <w:rPr>
                <w:ins w:id="4667" w:author="Laura Viignola" w:date="2017-07-10T16:58:00Z"/>
                <w:rFonts w:asciiTheme="minorHAnsi" w:hAnsiTheme="minorHAnsi"/>
                <w:lang w:val="it-IT"/>
              </w:rPr>
            </w:pPr>
            <w:ins w:id="4668" w:author="Laura Viignola" w:date="2017-07-10T16:58:00Z">
              <w:r>
                <w:rPr>
                  <w:rFonts w:asciiTheme="minorHAnsi" w:hAnsiTheme="minorHAnsi"/>
                  <w:lang w:val="it-IT"/>
                </w:rPr>
                <w:t>1.87</w:t>
              </w:r>
            </w:ins>
          </w:p>
        </w:tc>
      </w:tr>
    </w:tbl>
    <w:p w14:paraId="0C040822" w14:textId="77777777" w:rsidR="00BF17B0" w:rsidRDefault="00BF17B0" w:rsidP="00BF17B0">
      <w:pPr>
        <w:rPr>
          <w:ins w:id="4669" w:author="Laura Viignola" w:date="2017-07-10T16:58:00Z"/>
          <w:rFonts w:ascii="Trebuchet MS" w:eastAsia="Trebuchet MS" w:hAnsi="Trebuchet MS" w:cs="Trebuchet MS"/>
          <w:color w:val="454645"/>
          <w:sz w:val="32"/>
        </w:rPr>
      </w:pPr>
    </w:p>
    <w:p w14:paraId="11B8C776" w14:textId="77777777" w:rsidR="00BF17B0" w:rsidRDefault="00BF17B0" w:rsidP="00BF17B0">
      <w:pPr>
        <w:rPr>
          <w:ins w:id="4670" w:author="Laura Viignola" w:date="2017-07-10T16:58:00Z"/>
          <w:rFonts w:eastAsia="Trebuchet MS"/>
        </w:rPr>
      </w:pPr>
    </w:p>
    <w:p w14:paraId="78C8BBCD" w14:textId="77777777" w:rsidR="00BF17B0" w:rsidRDefault="00BF17B0" w:rsidP="00BF17B0">
      <w:pPr>
        <w:rPr>
          <w:ins w:id="4671" w:author="Laura Viignola" w:date="2017-07-10T16:58:00Z"/>
          <w:rFonts w:ascii="Cambria" w:eastAsia="Calibri" w:hAnsi="Cambria" w:cs="Calibri"/>
          <w:lang w:val="pt-PT"/>
        </w:rPr>
      </w:pPr>
      <w:ins w:id="4672" w:author="Laura Viignola" w:date="2017-07-10T16:58:00Z">
        <w:r w:rsidRPr="00CA0059">
          <w:rPr>
            <w:rFonts w:ascii="Cambria" w:hAnsi="Cambria"/>
            <w:i/>
          </w:rPr>
          <w:t xml:space="preserve">Example </w:t>
        </w:r>
        <w:r>
          <w:rPr>
            <w:rFonts w:ascii="Cambria" w:hAnsi="Cambria"/>
            <w:i/>
          </w:rPr>
          <w:t>2</w:t>
        </w:r>
        <w:r w:rsidRPr="00CA0059">
          <w:rPr>
            <w:rFonts w:ascii="Cambria" w:hAnsi="Cambria"/>
            <w:i/>
          </w:rPr>
          <w:t>:</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color w:val="1F497D" w:themeColor="text2"/>
            <w:lang w:val="pt-PT"/>
          </w:rPr>
          <w:t>mod(DS_1#Me_1, 3)</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47D9A1AE" w14:textId="77777777" w:rsidR="00BF17B0" w:rsidRDefault="00BF17B0" w:rsidP="00BF17B0">
      <w:pPr>
        <w:rPr>
          <w:ins w:id="4673" w:author="Laura Viignola" w:date="2017-07-10T16:58:00Z"/>
          <w:rFonts w:ascii="Cambria" w:eastAsia="Calibri" w:hAnsi="Cambria" w:cs="Calibri"/>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7598B552" w14:textId="77777777" w:rsidTr="00BF17B0">
        <w:trPr>
          <w:ins w:id="4674"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031C73F2" w14:textId="77777777" w:rsidR="00BF17B0" w:rsidRPr="001D6855" w:rsidRDefault="00BF17B0" w:rsidP="00BF17B0">
            <w:pPr>
              <w:rPr>
                <w:ins w:id="4675" w:author="Laura Viignola" w:date="2017-07-10T16:58:00Z"/>
                <w:rFonts w:ascii="Arial" w:eastAsia="Calibri" w:hAnsi="Arial" w:cs="Arial"/>
                <w:lang w:val="it-IT"/>
              </w:rPr>
            </w:pPr>
            <w:ins w:id="4676" w:author="Laura Viignola" w:date="2017-07-10T16:58:00Z">
              <w:r w:rsidRPr="001D6855">
                <w:rPr>
                  <w:rFonts w:ascii="Arial" w:eastAsia="Calibri" w:hAnsi="Arial" w:cs="Arial"/>
                  <w:lang w:val="it-IT"/>
                </w:rPr>
                <w:t>DS_r</w:t>
              </w:r>
            </w:ins>
          </w:p>
        </w:tc>
      </w:tr>
      <w:tr w:rsidR="00BF17B0" w14:paraId="25C2A3CF" w14:textId="77777777" w:rsidTr="00BF17B0">
        <w:trPr>
          <w:ins w:id="4677"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E7103A6" w14:textId="77777777" w:rsidR="00BF17B0" w:rsidRPr="004F30F9" w:rsidRDefault="00BF17B0" w:rsidP="00BF17B0">
            <w:pPr>
              <w:rPr>
                <w:ins w:id="4678" w:author="Laura Viignola" w:date="2017-07-10T16:58:00Z"/>
                <w:rFonts w:ascii="Arial" w:hAnsi="Arial" w:cs="Arial"/>
                <w:lang w:val="it-IT"/>
              </w:rPr>
            </w:pPr>
            <w:ins w:id="4679"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0A5E79F" w14:textId="77777777" w:rsidR="00BF17B0" w:rsidRPr="004F30F9" w:rsidRDefault="00BF17B0" w:rsidP="00BF17B0">
            <w:pPr>
              <w:rPr>
                <w:ins w:id="4680" w:author="Laura Viignola" w:date="2017-07-10T16:58:00Z"/>
                <w:rFonts w:ascii="Arial" w:hAnsi="Arial" w:cs="Arial"/>
                <w:lang w:val="it-IT"/>
              </w:rPr>
            </w:pPr>
            <w:ins w:id="4681"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07B3A365" w14:textId="77777777" w:rsidR="00BF17B0" w:rsidRPr="004F30F9" w:rsidRDefault="00BF17B0" w:rsidP="00BF17B0">
            <w:pPr>
              <w:rPr>
                <w:ins w:id="4682" w:author="Laura Viignola" w:date="2017-07-10T16:58:00Z"/>
                <w:rFonts w:ascii="Arial" w:hAnsi="Arial" w:cs="Arial"/>
                <w:lang w:val="it-IT"/>
              </w:rPr>
            </w:pPr>
            <w:ins w:id="4683"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11900AFF" w14:textId="77777777" w:rsidR="00BF17B0" w:rsidRPr="004F30F9" w:rsidRDefault="00BF17B0" w:rsidP="00BF17B0">
            <w:pPr>
              <w:rPr>
                <w:ins w:id="4684" w:author="Laura Viignola" w:date="2017-07-10T16:58:00Z"/>
                <w:rFonts w:ascii="Arial" w:hAnsi="Arial" w:cs="Arial"/>
                <w:lang w:val="it-IT"/>
              </w:rPr>
            </w:pPr>
            <w:ins w:id="4685"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5E02A00B" w14:textId="77777777" w:rsidR="00BF17B0" w:rsidRPr="004F30F9" w:rsidRDefault="00BF17B0" w:rsidP="00BF17B0">
            <w:pPr>
              <w:rPr>
                <w:ins w:id="4686" w:author="Laura Viignola" w:date="2017-07-10T16:58:00Z"/>
                <w:rFonts w:ascii="Arial" w:eastAsia="Calibri" w:hAnsi="Arial" w:cs="Arial"/>
                <w:lang w:val="it-IT"/>
              </w:rPr>
            </w:pPr>
            <w:ins w:id="4687" w:author="Laura Viignola" w:date="2017-07-10T16:58:00Z">
              <w:r>
                <w:rPr>
                  <w:rFonts w:ascii="Arial" w:eastAsia="Calibri" w:hAnsi="Arial" w:cs="Arial"/>
                  <w:lang w:val="it-IT"/>
                </w:rPr>
                <w:t>Me_2</w:t>
              </w:r>
            </w:ins>
          </w:p>
        </w:tc>
      </w:tr>
      <w:tr w:rsidR="00BF17B0" w14:paraId="7972B638" w14:textId="77777777" w:rsidTr="00BF17B0">
        <w:trPr>
          <w:ins w:id="4688"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712FF90" w14:textId="77777777" w:rsidR="00BF17B0" w:rsidRDefault="00BF17B0" w:rsidP="00BF17B0">
            <w:pPr>
              <w:rPr>
                <w:ins w:id="4689" w:author="Laura Viignola" w:date="2017-07-10T16:58:00Z"/>
                <w:lang w:val="it-IT"/>
              </w:rPr>
            </w:pPr>
            <w:ins w:id="4690"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EE2F61A" w14:textId="77777777" w:rsidR="00BF17B0" w:rsidRDefault="00BF17B0" w:rsidP="00BF17B0">
            <w:pPr>
              <w:rPr>
                <w:ins w:id="4691" w:author="Laura Viignola" w:date="2017-07-10T16:58:00Z"/>
                <w:lang w:val="it-IT"/>
              </w:rPr>
            </w:pPr>
            <w:ins w:id="4692"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4082588" w14:textId="77777777" w:rsidR="00BF17B0" w:rsidRDefault="00BF17B0" w:rsidP="00BF17B0">
            <w:pPr>
              <w:rPr>
                <w:ins w:id="4693" w:author="Laura Viignola" w:date="2017-07-10T16:58:00Z"/>
                <w:lang w:val="it-IT"/>
              </w:rPr>
            </w:pPr>
            <w:ins w:id="4694"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947D0B" w14:textId="77777777" w:rsidR="00BF17B0" w:rsidRPr="006D0755" w:rsidRDefault="00BF17B0" w:rsidP="00BF17B0">
            <w:pPr>
              <w:tabs>
                <w:tab w:val="left" w:pos="1080"/>
                <w:tab w:val="right" w:pos="1196"/>
              </w:tabs>
              <w:rPr>
                <w:ins w:id="4695" w:author="Laura Viignola" w:date="2017-07-10T16:58:00Z"/>
                <w:rFonts w:asciiTheme="minorHAnsi" w:hAnsiTheme="minorHAnsi"/>
                <w:lang w:val="it-IT"/>
              </w:rPr>
            </w:pPr>
            <w:ins w:id="4696" w:author="Laura Viignola" w:date="2017-07-10T16:58:00Z">
              <w:r>
                <w:rPr>
                  <w:rFonts w:asciiTheme="minorHAnsi" w:hAnsiTheme="minorHAnsi"/>
                  <w:lang w:val="it-IT"/>
                </w:rPr>
                <w:tab/>
                <w:t>1</w:t>
              </w:r>
            </w:ins>
          </w:p>
        </w:tc>
        <w:tc>
          <w:tcPr>
            <w:tcW w:w="1282" w:type="dxa"/>
            <w:tcBorders>
              <w:top w:val="single" w:sz="6" w:space="0" w:color="000000"/>
              <w:left w:val="single" w:sz="6" w:space="0" w:color="000000"/>
              <w:bottom w:val="single" w:sz="6" w:space="0" w:color="000000"/>
              <w:right w:val="single" w:sz="6" w:space="0" w:color="000000"/>
            </w:tcBorders>
          </w:tcPr>
          <w:p w14:paraId="368DD009" w14:textId="77777777" w:rsidR="00BF17B0" w:rsidRDefault="00BF17B0" w:rsidP="00BF17B0">
            <w:pPr>
              <w:jc w:val="right"/>
              <w:rPr>
                <w:ins w:id="4697" w:author="Laura Viignola" w:date="2017-07-10T16:58:00Z"/>
                <w:rFonts w:ascii="Calibri" w:eastAsia="Calibri" w:hAnsi="Calibri" w:cs="Calibri"/>
                <w:lang w:val="it-IT"/>
              </w:rPr>
            </w:pPr>
            <w:ins w:id="4698" w:author="Laura Viignola" w:date="2017-07-10T16:58:00Z">
              <w:r>
                <w:rPr>
                  <w:rFonts w:ascii="Calibri" w:eastAsia="Calibri" w:hAnsi="Calibri" w:cs="Calibri"/>
                  <w:lang w:val="it-IT"/>
                </w:rPr>
                <w:t>0.7545</w:t>
              </w:r>
            </w:ins>
          </w:p>
        </w:tc>
      </w:tr>
      <w:tr w:rsidR="00BF17B0" w14:paraId="2BF83E16" w14:textId="77777777" w:rsidTr="00BF17B0">
        <w:trPr>
          <w:ins w:id="4699"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0C57117" w14:textId="77777777" w:rsidR="00BF17B0" w:rsidRDefault="00BF17B0" w:rsidP="00BF17B0">
            <w:pPr>
              <w:rPr>
                <w:ins w:id="4700" w:author="Laura Viignola" w:date="2017-07-10T16:58:00Z"/>
                <w:lang w:val="it-IT"/>
              </w:rPr>
            </w:pPr>
            <w:ins w:id="4701"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19044D0" w14:textId="77777777" w:rsidR="00BF17B0" w:rsidRDefault="00BF17B0" w:rsidP="00BF17B0">
            <w:pPr>
              <w:rPr>
                <w:ins w:id="4702" w:author="Laura Viignola" w:date="2017-07-10T16:58:00Z"/>
                <w:lang w:val="it-IT"/>
              </w:rPr>
            </w:pPr>
            <w:ins w:id="4703"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6ACC803" w14:textId="77777777" w:rsidR="00BF17B0" w:rsidRDefault="00BF17B0" w:rsidP="00BF17B0">
            <w:pPr>
              <w:rPr>
                <w:ins w:id="4704" w:author="Laura Viignola" w:date="2017-07-10T16:58:00Z"/>
                <w:lang w:val="it-IT"/>
              </w:rPr>
            </w:pPr>
            <w:ins w:id="4705"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81FD05" w14:textId="77777777" w:rsidR="00BF17B0" w:rsidRPr="006D0755" w:rsidRDefault="00BF17B0" w:rsidP="00BF17B0">
            <w:pPr>
              <w:jc w:val="right"/>
              <w:rPr>
                <w:ins w:id="4706" w:author="Laura Viignola" w:date="2017-07-10T16:58:00Z"/>
                <w:rFonts w:asciiTheme="minorHAnsi" w:hAnsiTheme="minorHAnsi"/>
                <w:lang w:val="it-IT"/>
              </w:rPr>
            </w:pPr>
            <w:ins w:id="4707" w:author="Laura Viignola" w:date="2017-07-10T16:58:00Z">
              <w:r>
                <w:rPr>
                  <w:rFonts w:asciiTheme="minorHAnsi" w:hAnsiTheme="minorHAnsi"/>
                  <w:lang w:val="it-IT"/>
                </w:rPr>
                <w:t>1</w:t>
              </w:r>
            </w:ins>
          </w:p>
        </w:tc>
        <w:tc>
          <w:tcPr>
            <w:tcW w:w="1282" w:type="dxa"/>
            <w:tcBorders>
              <w:top w:val="single" w:sz="6" w:space="0" w:color="000000"/>
              <w:left w:val="single" w:sz="6" w:space="0" w:color="000000"/>
              <w:bottom w:val="single" w:sz="6" w:space="0" w:color="000000"/>
              <w:right w:val="single" w:sz="6" w:space="0" w:color="000000"/>
            </w:tcBorders>
          </w:tcPr>
          <w:p w14:paraId="2ED4922B" w14:textId="77777777" w:rsidR="00BF17B0" w:rsidRDefault="00BF17B0" w:rsidP="00BF17B0">
            <w:pPr>
              <w:jc w:val="right"/>
              <w:rPr>
                <w:ins w:id="4708" w:author="Laura Viignola" w:date="2017-07-10T16:58:00Z"/>
                <w:rFonts w:ascii="Calibri" w:eastAsia="Calibri" w:hAnsi="Calibri" w:cs="Calibri"/>
                <w:lang w:val="it-IT"/>
              </w:rPr>
            </w:pPr>
            <w:ins w:id="4709" w:author="Laura Viignola" w:date="2017-07-10T16:58:00Z">
              <w:r>
                <w:rPr>
                  <w:rFonts w:ascii="Calibri" w:eastAsia="Calibri" w:hAnsi="Calibri" w:cs="Calibri"/>
                  <w:lang w:val="it-IT"/>
                </w:rPr>
                <w:t>13.45</w:t>
              </w:r>
            </w:ins>
          </w:p>
        </w:tc>
      </w:tr>
      <w:tr w:rsidR="00BF17B0" w14:paraId="2CD360C8" w14:textId="77777777" w:rsidTr="00BF17B0">
        <w:trPr>
          <w:ins w:id="4710"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D7289E3" w14:textId="77777777" w:rsidR="00BF17B0" w:rsidRDefault="00BF17B0" w:rsidP="00BF17B0">
            <w:pPr>
              <w:rPr>
                <w:ins w:id="4711" w:author="Laura Viignola" w:date="2017-07-10T16:58:00Z"/>
                <w:lang w:val="it-IT"/>
              </w:rPr>
            </w:pPr>
            <w:ins w:id="4712"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E20B6A2" w14:textId="77777777" w:rsidR="00BF17B0" w:rsidRDefault="00BF17B0" w:rsidP="00BF17B0">
            <w:pPr>
              <w:rPr>
                <w:ins w:id="4713" w:author="Laura Viignola" w:date="2017-07-10T16:58:00Z"/>
                <w:lang w:val="it-IT"/>
              </w:rPr>
            </w:pPr>
            <w:ins w:id="4714"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80B57B8" w14:textId="77777777" w:rsidR="00BF17B0" w:rsidRDefault="00BF17B0" w:rsidP="00BF17B0">
            <w:pPr>
              <w:rPr>
                <w:ins w:id="4715" w:author="Laura Viignola" w:date="2017-07-10T16:58:00Z"/>
                <w:lang w:val="it-IT"/>
              </w:rPr>
            </w:pPr>
            <w:ins w:id="4716"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30F2C7" w14:textId="77777777" w:rsidR="00BF17B0" w:rsidRPr="006D0755" w:rsidRDefault="00BF17B0" w:rsidP="00BF17B0">
            <w:pPr>
              <w:jc w:val="right"/>
              <w:rPr>
                <w:ins w:id="4717" w:author="Laura Viignola" w:date="2017-07-10T16:58:00Z"/>
                <w:rFonts w:asciiTheme="minorHAnsi" w:hAnsiTheme="minorHAnsi"/>
                <w:lang w:val="it-IT"/>
              </w:rPr>
            </w:pPr>
            <w:ins w:id="4718" w:author="Laura Viignola" w:date="2017-07-10T16:58:00Z">
              <w:r>
                <w:rPr>
                  <w:rFonts w:asciiTheme="minorHAnsi" w:hAnsiTheme="minorHAnsi"/>
                  <w:lang w:val="it-IT"/>
                </w:rPr>
                <w:t>0</w:t>
              </w:r>
            </w:ins>
          </w:p>
        </w:tc>
        <w:tc>
          <w:tcPr>
            <w:tcW w:w="1282" w:type="dxa"/>
            <w:tcBorders>
              <w:top w:val="single" w:sz="6" w:space="0" w:color="000000"/>
              <w:left w:val="single" w:sz="6" w:space="0" w:color="000000"/>
              <w:bottom w:val="single" w:sz="6" w:space="0" w:color="000000"/>
              <w:right w:val="single" w:sz="6" w:space="0" w:color="000000"/>
            </w:tcBorders>
          </w:tcPr>
          <w:p w14:paraId="2EDE9A54" w14:textId="77777777" w:rsidR="00BF17B0" w:rsidRDefault="00BF17B0" w:rsidP="00BF17B0">
            <w:pPr>
              <w:jc w:val="right"/>
              <w:rPr>
                <w:ins w:id="4719" w:author="Laura Viignola" w:date="2017-07-10T16:58:00Z"/>
                <w:rFonts w:ascii="Calibri" w:eastAsia="Calibri" w:hAnsi="Calibri" w:cs="Calibri"/>
                <w:lang w:val="it-IT"/>
              </w:rPr>
            </w:pPr>
            <w:ins w:id="4720" w:author="Laura Viignola" w:date="2017-07-10T16:58:00Z">
              <w:r>
                <w:rPr>
                  <w:rFonts w:ascii="Calibri" w:eastAsia="Calibri" w:hAnsi="Calibri" w:cs="Calibri"/>
                  <w:lang w:val="it-IT"/>
                </w:rPr>
                <w:t>1.87</w:t>
              </w:r>
            </w:ins>
          </w:p>
        </w:tc>
      </w:tr>
    </w:tbl>
    <w:p w14:paraId="4434B172" w14:textId="77777777" w:rsidR="00BF17B0" w:rsidRDefault="00BF17B0" w:rsidP="00BF17B0">
      <w:pPr>
        <w:rPr>
          <w:ins w:id="4721" w:author="Laura Viignola" w:date="2017-07-10T16:58:00Z"/>
          <w:rFonts w:eastAsia="Trebuchet MS"/>
        </w:rPr>
      </w:pPr>
    </w:p>
    <w:p w14:paraId="3488459F" w14:textId="77777777" w:rsidR="00BF17B0" w:rsidRDefault="00BF17B0" w:rsidP="00BF17B0">
      <w:pPr>
        <w:rPr>
          <w:ins w:id="4722" w:author="Laura Viignola" w:date="2017-07-10T16:58:00Z"/>
          <w:rFonts w:eastAsia="Trebuchet MS"/>
        </w:rPr>
      </w:pPr>
    </w:p>
    <w:p w14:paraId="6AE3AB1E" w14:textId="77777777" w:rsidR="00BF17B0" w:rsidRDefault="00BF17B0" w:rsidP="00BF17B0">
      <w:pPr>
        <w:rPr>
          <w:ins w:id="4723" w:author="Laura Viignola" w:date="2017-07-10T16:58:00Z"/>
          <w:rFonts w:eastAsia="Trebuchet MS"/>
        </w:rPr>
      </w:pPr>
    </w:p>
    <w:p w14:paraId="64D9ADEC" w14:textId="7FDE0919" w:rsidR="005A2227" w:rsidRPr="00E352EF" w:rsidDel="00BF17B0" w:rsidRDefault="0097053A" w:rsidP="002B273C">
      <w:pPr>
        <w:pStyle w:val="Stile3"/>
        <w:rPr>
          <w:del w:id="4724" w:author="Laura Viignola" w:date="2017-07-10T16:58:00Z"/>
          <w:lang w:val="en-GB"/>
        </w:rPr>
      </w:pPr>
      <w:del w:id="4725" w:author="Laura Viignola" w:date="2017-07-10T16:58:00Z">
        <w:r w:rsidRPr="00E352EF" w:rsidDel="00BF17B0">
          <w:rPr>
            <w:lang w:val="en-GB"/>
          </w:rPr>
          <w:delText>listsum</w:delText>
        </w:r>
        <w:bookmarkEnd w:id="553"/>
        <w:bookmarkEnd w:id="554"/>
        <w:bookmarkEnd w:id="555"/>
      </w:del>
    </w:p>
    <w:p w14:paraId="0DF22243" w14:textId="776140BE" w:rsidR="005A2227" w:rsidRPr="00E352EF" w:rsidDel="00BF17B0" w:rsidRDefault="0097053A" w:rsidP="00801376">
      <w:pPr>
        <w:rPr>
          <w:del w:id="4726" w:author="Laura Viignola" w:date="2017-07-10T16:58:00Z"/>
          <w:rFonts w:ascii="Cambria" w:hAnsi="Cambria"/>
        </w:rPr>
      </w:pPr>
      <w:del w:id="4727" w:author="Laura Viignola" w:date="2017-07-10T16:58:00Z">
        <w:r w:rsidRPr="00E352EF" w:rsidDel="00BF17B0">
          <w:rPr>
            <w:rFonts w:ascii="Cambria" w:eastAsia="Calibri" w:hAnsi="Cambria" w:cs="Calibri"/>
            <w:i/>
            <w:color w:val="5B9BD5"/>
          </w:rPr>
          <w:delText>Semantics</w:delText>
        </w:r>
      </w:del>
    </w:p>
    <w:p w14:paraId="1D190A8E" w14:textId="7A77B07A" w:rsidR="00801376" w:rsidRPr="00E352EF" w:rsidDel="00BF17B0" w:rsidRDefault="00280F95" w:rsidP="00801376">
      <w:pPr>
        <w:rPr>
          <w:del w:id="4728" w:author="Laura Viignola" w:date="2017-07-10T16:58:00Z"/>
          <w:rFonts w:ascii="Cambria" w:eastAsia="Calibri" w:hAnsi="Cambria" w:cs="Calibri"/>
          <w:i/>
          <w:color w:val="5B9BD5"/>
        </w:rPr>
      </w:pPr>
      <w:del w:id="4729" w:author="Laura Viignola" w:date="2017-07-10T16:58:00Z">
        <w:r w:rsidRPr="00E352EF" w:rsidDel="00BF17B0">
          <w:rPr>
            <w:b/>
          </w:rPr>
          <w:delText>listsum</w:delText>
        </w:r>
        <w:r w:rsidRPr="00E352EF" w:rsidDel="00BF17B0">
          <w:delText xml:space="preserve"> returns the sum of the specified values and replaces the missing data points with a zero value</w:delText>
        </w:r>
      </w:del>
    </w:p>
    <w:p w14:paraId="64B6B57D" w14:textId="5CBA4363" w:rsidR="00280F95" w:rsidRPr="00E352EF" w:rsidDel="00BF17B0" w:rsidRDefault="00280F95" w:rsidP="00AC4A81">
      <w:pPr>
        <w:rPr>
          <w:del w:id="4730" w:author="Laura Viignola" w:date="2017-07-10T16:58:00Z"/>
          <w:rFonts w:ascii="Cambria" w:eastAsia="Calibri" w:hAnsi="Cambria" w:cs="Calibri"/>
          <w:i/>
          <w:color w:val="5B9BD5"/>
        </w:rPr>
      </w:pPr>
    </w:p>
    <w:p w14:paraId="505D5653" w14:textId="5FA1D63B" w:rsidR="005A2227" w:rsidRPr="00E352EF" w:rsidDel="00BF17B0" w:rsidRDefault="0097053A" w:rsidP="00AC4A81">
      <w:pPr>
        <w:rPr>
          <w:del w:id="4731" w:author="Laura Viignola" w:date="2017-07-10T16:58:00Z"/>
          <w:rFonts w:ascii="Cambria" w:eastAsia="Calibri" w:hAnsi="Cambria" w:cs="Calibri"/>
          <w:i/>
          <w:color w:val="5B9BD5"/>
        </w:rPr>
      </w:pPr>
      <w:del w:id="4732" w:author="Laura Viignola" w:date="2017-07-10T16:58:00Z">
        <w:r w:rsidRPr="00E352EF" w:rsidDel="00BF17B0">
          <w:rPr>
            <w:rFonts w:ascii="Cambria" w:eastAsia="Calibri" w:hAnsi="Cambria" w:cs="Calibri"/>
            <w:i/>
            <w:color w:val="5B9BD5"/>
          </w:rPr>
          <w:delText>Syntax</w:delText>
        </w:r>
      </w:del>
    </w:p>
    <w:p w14:paraId="27C586CB" w14:textId="13BFFB99" w:rsidR="005A2227" w:rsidRPr="00E352EF" w:rsidDel="00BF17B0" w:rsidRDefault="0097053A" w:rsidP="00801376">
      <w:pPr>
        <w:rPr>
          <w:del w:id="4733" w:author="Laura Viignola" w:date="2017-07-10T16:58:00Z"/>
          <w:rFonts w:ascii="Cambria" w:hAnsi="Cambria"/>
        </w:rPr>
      </w:pPr>
      <w:del w:id="4734" w:author="Laura Viignola" w:date="2017-07-10T16:58:00Z">
        <w:r w:rsidRPr="00E352EF" w:rsidDel="00BF17B0">
          <w:rPr>
            <w:rFonts w:ascii="Cambria" w:eastAsia="Calibri" w:hAnsi="Cambria" w:cs="Calibri"/>
            <w:b/>
          </w:rPr>
          <w:delText>listsum (</w:delText>
        </w:r>
        <w:r w:rsidRPr="00E352EF" w:rsidDel="00BF17B0">
          <w:rPr>
            <w:rFonts w:ascii="Cambria" w:eastAsia="Calibri" w:hAnsi="Cambria" w:cs="Calibri"/>
            <w:i/>
          </w:rPr>
          <w:delText>ds</w:delText>
        </w:r>
        <w:r w:rsidRPr="00E352EF" w:rsidDel="00BF17B0">
          <w:rPr>
            <w:rFonts w:ascii="Cambria" w:eastAsia="Calibri" w:hAnsi="Cambria" w:cs="Calibri"/>
          </w:rPr>
          <w:delText xml:space="preserve"> { </w:delText>
        </w:r>
        <w:r w:rsidRPr="00E352EF" w:rsidDel="00BF17B0">
          <w:rPr>
            <w:rFonts w:ascii="Cambria" w:eastAsia="Calibri" w:hAnsi="Cambria" w:cs="Calibri"/>
            <w:b/>
          </w:rPr>
          <w:delText>,</w:delText>
        </w:r>
        <w:r w:rsidRPr="00E352EF" w:rsidDel="00BF17B0">
          <w:rPr>
            <w:rFonts w:ascii="Cambria" w:eastAsia="Calibri" w:hAnsi="Cambria" w:cs="Calibri"/>
          </w:rPr>
          <w:delText xml:space="preserve"> </w:delText>
        </w:r>
        <w:r w:rsidRPr="00E352EF" w:rsidDel="00BF17B0">
          <w:rPr>
            <w:rFonts w:ascii="Cambria" w:eastAsia="Calibri" w:hAnsi="Cambria" w:cs="Calibri"/>
            <w:i/>
          </w:rPr>
          <w:delText>ds</w:delText>
        </w:r>
        <w:r w:rsidRPr="00E352EF" w:rsidDel="00BF17B0">
          <w:rPr>
            <w:rFonts w:ascii="Cambria" w:eastAsia="Calibri" w:hAnsi="Cambria" w:cs="Calibri"/>
          </w:rPr>
          <w:delText xml:space="preserve"> } * </w:delText>
        </w:r>
        <w:r w:rsidRPr="00E352EF" w:rsidDel="00BF17B0">
          <w:rPr>
            <w:rFonts w:ascii="Cambria" w:eastAsia="Calibri" w:hAnsi="Cambria" w:cs="Calibri"/>
            <w:b/>
          </w:rPr>
          <w:delText>)</w:delText>
        </w:r>
      </w:del>
    </w:p>
    <w:p w14:paraId="5FD0EF03" w14:textId="4723DD9F" w:rsidR="005A2227" w:rsidRPr="00E352EF" w:rsidDel="00BF17B0" w:rsidRDefault="005A2227" w:rsidP="00801376">
      <w:pPr>
        <w:rPr>
          <w:del w:id="4735" w:author="Laura Viignola" w:date="2017-07-10T16:58:00Z"/>
          <w:rFonts w:ascii="Cambria" w:hAnsi="Cambria"/>
        </w:rPr>
      </w:pPr>
    </w:p>
    <w:p w14:paraId="6D6E3B0D" w14:textId="1F87D9DD" w:rsidR="005A2227" w:rsidRPr="00E352EF" w:rsidDel="00BF17B0" w:rsidRDefault="0097053A" w:rsidP="00AC4A81">
      <w:pPr>
        <w:rPr>
          <w:del w:id="4736" w:author="Laura Viignola" w:date="2017-07-10T16:58:00Z"/>
          <w:rFonts w:ascii="Cambria" w:eastAsia="Calibri" w:hAnsi="Cambria" w:cs="Calibri"/>
          <w:i/>
          <w:color w:val="5B9BD5"/>
        </w:rPr>
      </w:pPr>
      <w:del w:id="4737" w:author="Laura Viignola" w:date="2017-07-10T16:58:00Z">
        <w:r w:rsidRPr="00E352EF" w:rsidDel="00BF17B0">
          <w:rPr>
            <w:rFonts w:ascii="Cambria" w:eastAsia="Calibri" w:hAnsi="Cambria" w:cs="Calibri"/>
            <w:i/>
            <w:color w:val="5B9BD5"/>
          </w:rPr>
          <w:delText>Parameters</w:delText>
        </w:r>
      </w:del>
    </w:p>
    <w:p w14:paraId="38DC5051" w14:textId="43087F02" w:rsidR="005A2227" w:rsidRPr="00E352EF" w:rsidDel="00BF17B0" w:rsidRDefault="00801376" w:rsidP="00801376">
      <w:pPr>
        <w:rPr>
          <w:del w:id="4738" w:author="Laura Viignola" w:date="2017-07-10T16:58:00Z"/>
          <w:rFonts w:ascii="Cambria" w:hAnsi="Cambria"/>
        </w:rPr>
      </w:pPr>
      <w:del w:id="4739" w:author="Laura Viignola" w:date="2017-07-10T16:58:00Z">
        <w:r w:rsidRPr="00E352EF" w:rsidDel="00BF17B0">
          <w:rPr>
            <w:rFonts w:ascii="Cambria" w:eastAsia="Calibri" w:hAnsi="Cambria" w:cs="Calibri"/>
            <w:i/>
          </w:rPr>
          <w:delText>d</w:delText>
        </w:r>
        <w:r w:rsidR="0097053A" w:rsidRPr="00E352EF" w:rsidDel="00BF17B0">
          <w:rPr>
            <w:rFonts w:ascii="Cambria" w:eastAsia="Calibri" w:hAnsi="Cambria" w:cs="Calibri"/>
            <w:i/>
          </w:rPr>
          <w:delText>s</w:delText>
        </w:r>
        <w:r w:rsidRPr="00E352EF" w:rsidDel="00BF17B0">
          <w:rPr>
            <w:rFonts w:ascii="Cambria" w:eastAsia="Calibri" w:hAnsi="Cambria" w:cs="Calibri"/>
            <w:i/>
          </w:rPr>
          <w:delText xml:space="preserve"> </w:delText>
        </w:r>
        <w:r w:rsidRPr="00E352EF" w:rsidDel="00BF17B0">
          <w:rPr>
            <w:rFonts w:ascii="Cambria" w:eastAsia="Calibri" w:hAnsi="Cambria" w:cs="Calibri"/>
          </w:rPr>
          <w:delText xml:space="preserve">: </w:delText>
        </w:r>
        <w:r w:rsidR="0097053A" w:rsidRPr="00E352EF" w:rsidDel="00BF17B0">
          <w:rPr>
            <w:rFonts w:ascii="Cambria" w:eastAsia="Calibri" w:hAnsi="Cambria" w:cs="Calibri"/>
          </w:rPr>
          <w:delText>dataset {identifier &lt;IDENT&gt; as scalar-type}+ {measure &lt;IDENT&gt; as number}+</w:delText>
        </w:r>
      </w:del>
    </w:p>
    <w:p w14:paraId="77021128" w14:textId="0D6F7FB0" w:rsidR="005A2227" w:rsidRPr="00E352EF" w:rsidDel="00BF17B0" w:rsidRDefault="0097053A" w:rsidP="00801376">
      <w:pPr>
        <w:rPr>
          <w:del w:id="4740" w:author="Laura Viignola" w:date="2017-07-10T16:58:00Z"/>
          <w:rFonts w:ascii="Cambria" w:eastAsia="Calibri" w:hAnsi="Cambria" w:cs="Calibri"/>
        </w:rPr>
      </w:pPr>
      <w:del w:id="4741" w:author="Laura Viignola" w:date="2017-07-10T16:58:00Z">
        <w:r w:rsidRPr="00E352EF" w:rsidDel="00BF17B0">
          <w:rPr>
            <w:rFonts w:ascii="Cambria" w:hAnsi="Cambria"/>
          </w:rPr>
          <w:tab/>
        </w:r>
        <w:r w:rsidRPr="00E352EF" w:rsidDel="00BF17B0">
          <w:rPr>
            <w:rFonts w:ascii="Cambria" w:eastAsia="Calibri" w:hAnsi="Cambria" w:cs="Calibri"/>
          </w:rPr>
          <w:delText xml:space="preserve">      {attribute &lt;IDENT&gt; as scalar-type}* </w:delText>
        </w:r>
      </w:del>
    </w:p>
    <w:p w14:paraId="255934A7" w14:textId="098228DB" w:rsidR="00DC675D" w:rsidRPr="00E352EF" w:rsidDel="00BF17B0" w:rsidRDefault="00DC675D" w:rsidP="00801376">
      <w:pPr>
        <w:rPr>
          <w:del w:id="4742" w:author="Laura Viignola" w:date="2017-07-10T16:58:00Z"/>
          <w:rFonts w:ascii="Cambria" w:hAnsi="Cambria"/>
        </w:rPr>
      </w:pPr>
    </w:p>
    <w:p w14:paraId="6A45ADBA" w14:textId="009CDF13" w:rsidR="005A2227" w:rsidRPr="00E352EF" w:rsidDel="00BF17B0" w:rsidRDefault="0097053A" w:rsidP="00801376">
      <w:pPr>
        <w:rPr>
          <w:del w:id="4743" w:author="Laura Viignola" w:date="2017-07-10T16:58:00Z"/>
          <w:rFonts w:ascii="Cambria" w:hAnsi="Cambria"/>
        </w:rPr>
      </w:pPr>
      <w:del w:id="4744" w:author="Laura Viignola" w:date="2017-07-10T16:58:00Z">
        <w:r w:rsidRPr="00E352EF" w:rsidDel="00BF17B0">
          <w:rPr>
            <w:rFonts w:ascii="Cambria" w:hAnsi="Cambria"/>
          </w:rPr>
          <w:delText xml:space="preserve">ds – is the input </w:delText>
        </w:r>
        <w:r w:rsidR="00F4601C" w:rsidRPr="00E352EF" w:rsidDel="00BF17B0">
          <w:delText>Dataset</w:delText>
        </w:r>
        <w:r w:rsidR="00F4601C" w:rsidRPr="00E352EF" w:rsidDel="00BF17B0">
          <w:rPr>
            <w:rFonts w:ascii="Cambria" w:hAnsi="Cambria"/>
          </w:rPr>
          <w:delText xml:space="preserve"> </w:delText>
        </w:r>
        <w:r w:rsidRPr="00E352EF" w:rsidDel="00BF17B0">
          <w:rPr>
            <w:rFonts w:ascii="Cambria" w:hAnsi="Cambria"/>
          </w:rPr>
          <w:delText>(s).</w:delText>
        </w:r>
      </w:del>
    </w:p>
    <w:p w14:paraId="0E26A838" w14:textId="1D269CA5" w:rsidR="00801376" w:rsidRPr="00E352EF" w:rsidDel="00BF17B0" w:rsidRDefault="00801376" w:rsidP="00801376">
      <w:pPr>
        <w:rPr>
          <w:del w:id="4745" w:author="Laura Viignola" w:date="2017-07-10T16:58:00Z"/>
          <w:rFonts w:ascii="Cambria" w:eastAsia="Calibri" w:hAnsi="Cambria" w:cs="Calibri"/>
          <w:i/>
          <w:color w:val="5B9BD5"/>
        </w:rPr>
      </w:pPr>
    </w:p>
    <w:p w14:paraId="7C10122E" w14:textId="4E03FF2F" w:rsidR="005A2227" w:rsidRPr="00E352EF" w:rsidDel="00BF17B0" w:rsidRDefault="0097053A" w:rsidP="00AC4A81">
      <w:pPr>
        <w:rPr>
          <w:del w:id="4746" w:author="Laura Viignola" w:date="2017-07-10T16:58:00Z"/>
          <w:rFonts w:ascii="Cambria" w:eastAsia="Calibri" w:hAnsi="Cambria" w:cs="Calibri"/>
          <w:i/>
          <w:color w:val="5B9BD5"/>
        </w:rPr>
      </w:pPr>
      <w:del w:id="4747" w:author="Laura Viignola" w:date="2017-07-10T16:58:00Z">
        <w:r w:rsidRPr="00E352EF" w:rsidDel="00BF17B0">
          <w:rPr>
            <w:rFonts w:ascii="Cambria" w:eastAsia="Calibri" w:hAnsi="Cambria" w:cs="Calibri"/>
            <w:i/>
            <w:color w:val="5B9BD5"/>
          </w:rPr>
          <w:delText>Constraints</w:delText>
        </w:r>
      </w:del>
    </w:p>
    <w:p w14:paraId="0F966480" w14:textId="6E27C106" w:rsidR="005A2227" w:rsidRPr="00E352EF" w:rsidDel="00BF17B0" w:rsidRDefault="0097053A" w:rsidP="00801376">
      <w:pPr>
        <w:rPr>
          <w:del w:id="4748" w:author="Laura Viignola" w:date="2017-07-10T16:58:00Z"/>
          <w:rFonts w:ascii="Cambria" w:hAnsi="Cambria"/>
        </w:rPr>
      </w:pPr>
      <w:del w:id="4749" w:author="Laura Viignola" w:date="2017-07-10T16:58:00Z">
        <w:r w:rsidRPr="00E352EF" w:rsidDel="00BF17B0">
          <w:rPr>
            <w:rFonts w:ascii="Cambria" w:hAnsi="Cambria"/>
          </w:rPr>
          <w:delText xml:space="preserve">The </w:delText>
        </w:r>
        <w:r w:rsidR="00F4601C" w:rsidRPr="00E352EF" w:rsidDel="00BF17B0">
          <w:delText>Dataset</w:delText>
        </w:r>
        <w:r w:rsidR="00F4601C" w:rsidRPr="00E352EF" w:rsidDel="00BF17B0">
          <w:rPr>
            <w:rFonts w:ascii="Cambria" w:hAnsi="Cambria"/>
          </w:rPr>
          <w:delText xml:space="preserve"> </w:delText>
        </w:r>
        <w:r w:rsidRPr="00E352EF" w:rsidDel="00BF17B0">
          <w:rPr>
            <w:rFonts w:ascii="Cambria" w:hAnsi="Cambria"/>
          </w:rPr>
          <w:delText xml:space="preserve">(s) must have at least a measure of </w:delText>
        </w:r>
        <w:r w:rsidRPr="00E352EF" w:rsidDel="00BF17B0">
          <w:rPr>
            <w:rFonts w:ascii="Cambria" w:hAnsi="Cambria"/>
            <w:b/>
          </w:rPr>
          <w:delText>numeric</w:delText>
        </w:r>
        <w:r w:rsidRPr="00E352EF" w:rsidDel="00BF17B0">
          <w:rPr>
            <w:rFonts w:ascii="Cambria" w:hAnsi="Cambria"/>
          </w:rPr>
          <w:delText xml:space="preserve"> data type.</w:delText>
        </w:r>
      </w:del>
    </w:p>
    <w:p w14:paraId="179A4AA9" w14:textId="0625069C" w:rsidR="00801376" w:rsidRPr="00E352EF" w:rsidDel="00BF17B0" w:rsidRDefault="00801376" w:rsidP="00801376">
      <w:pPr>
        <w:rPr>
          <w:del w:id="4750" w:author="Laura Viignola" w:date="2017-07-10T16:58:00Z"/>
          <w:rFonts w:ascii="Cambria" w:eastAsia="Calibri" w:hAnsi="Cambria" w:cs="Calibri"/>
          <w:i/>
          <w:color w:val="5B9BD5"/>
        </w:rPr>
      </w:pPr>
    </w:p>
    <w:p w14:paraId="152EE5CD" w14:textId="725B17DB" w:rsidR="005A2227" w:rsidRPr="00E352EF" w:rsidDel="00BF17B0" w:rsidRDefault="0097053A" w:rsidP="00AC4A81">
      <w:pPr>
        <w:rPr>
          <w:del w:id="4751" w:author="Laura Viignola" w:date="2017-07-10T16:58:00Z"/>
          <w:rFonts w:ascii="Cambria" w:eastAsia="Calibri" w:hAnsi="Cambria" w:cs="Calibri"/>
          <w:i/>
          <w:color w:val="5B9BD5"/>
        </w:rPr>
      </w:pPr>
      <w:del w:id="4752" w:author="Laura Viignola" w:date="2017-07-10T16:58:00Z">
        <w:r w:rsidRPr="00E352EF" w:rsidDel="00BF17B0">
          <w:rPr>
            <w:rFonts w:ascii="Cambria" w:eastAsia="Calibri" w:hAnsi="Cambria" w:cs="Calibri"/>
            <w:i/>
            <w:color w:val="5B9BD5"/>
          </w:rPr>
          <w:delText>Returns</w:delText>
        </w:r>
      </w:del>
    </w:p>
    <w:p w14:paraId="4332A9FC" w14:textId="27F49279" w:rsidR="005A2227" w:rsidRPr="00E352EF" w:rsidDel="00BF17B0" w:rsidRDefault="0097053A" w:rsidP="00801376">
      <w:pPr>
        <w:jc w:val="both"/>
        <w:rPr>
          <w:del w:id="4753" w:author="Laura Viignola" w:date="2017-07-10T16:58:00Z"/>
          <w:rFonts w:ascii="Cambria" w:hAnsi="Cambria"/>
        </w:rPr>
      </w:pPr>
      <w:del w:id="4754" w:author="Laura Viignola" w:date="2017-07-10T16:58:00Z">
        <w:r w:rsidRPr="00E352EF" w:rsidDel="00BF17B0">
          <w:rPr>
            <w:rFonts w:ascii="Cambria" w:eastAsia="Calibri" w:hAnsi="Cambria" w:cs="Calibri"/>
          </w:rPr>
          <w:delText xml:space="preserve">A </w:delText>
        </w:r>
        <w:r w:rsidR="00F4601C" w:rsidRPr="00E352EF" w:rsidDel="00BF17B0">
          <w:delText>Dataset</w:delText>
        </w:r>
        <w:r w:rsidRPr="00E352EF" w:rsidDel="00BF17B0">
          <w:rPr>
            <w:rFonts w:ascii="Cambria" w:eastAsia="Calibri" w:hAnsi="Cambria" w:cs="Calibri"/>
          </w:rPr>
          <w:delText xml:space="preserve"> denoting the sum of the values. If any expression evaluates to an empty data point then the 0 value is substituted for that expression. If all operands evaluate to empty data points then no data points are returned (i.e., the result is a </w:delText>
        </w:r>
        <w:r w:rsidR="00F4601C" w:rsidRPr="00E352EF" w:rsidDel="00BF17B0">
          <w:delText>Dataset</w:delText>
        </w:r>
        <w:r w:rsidRPr="00E352EF" w:rsidDel="00BF17B0">
          <w:rPr>
            <w:rFonts w:ascii="Cambria" w:eastAsia="Calibri" w:hAnsi="Cambria" w:cs="Calibri"/>
          </w:rPr>
          <w:delText xml:space="preserve"> containing no data points).</w:delText>
        </w:r>
      </w:del>
    </w:p>
    <w:p w14:paraId="09B01173" w14:textId="6CA40066" w:rsidR="00801376" w:rsidRPr="00E352EF" w:rsidDel="00BF17B0" w:rsidRDefault="00801376" w:rsidP="00801376">
      <w:pPr>
        <w:rPr>
          <w:del w:id="4755" w:author="Laura Viignola" w:date="2017-07-10T16:58:00Z"/>
          <w:rFonts w:ascii="Cambria" w:eastAsia="Calibri" w:hAnsi="Cambria" w:cs="Calibri"/>
          <w:i/>
          <w:color w:val="5B9BD5"/>
        </w:rPr>
      </w:pPr>
    </w:p>
    <w:p w14:paraId="429A27A4" w14:textId="064AEE12" w:rsidR="005A2227" w:rsidRPr="00E352EF" w:rsidDel="00BF17B0" w:rsidRDefault="0097053A" w:rsidP="00AC4A81">
      <w:pPr>
        <w:rPr>
          <w:del w:id="4756" w:author="Laura Viignola" w:date="2017-07-10T16:58:00Z"/>
          <w:rFonts w:ascii="Cambria" w:eastAsia="Calibri" w:hAnsi="Cambria" w:cs="Calibri"/>
          <w:i/>
          <w:color w:val="5B9BD5"/>
        </w:rPr>
      </w:pPr>
      <w:del w:id="4757" w:author="Laura Viignola" w:date="2017-07-10T16:58:00Z">
        <w:r w:rsidRPr="00E352EF" w:rsidDel="00BF17B0">
          <w:rPr>
            <w:rFonts w:ascii="Cambria" w:eastAsia="Calibri" w:hAnsi="Cambria" w:cs="Calibri"/>
            <w:i/>
            <w:color w:val="5B9BD5"/>
          </w:rPr>
          <w:delText>Semantic specification</w:delText>
        </w:r>
      </w:del>
    </w:p>
    <w:p w14:paraId="2EEFA7A1" w14:textId="67927E7D" w:rsidR="005A2227" w:rsidRPr="00E352EF" w:rsidDel="00BF17B0" w:rsidRDefault="0097053A" w:rsidP="00801376">
      <w:pPr>
        <w:jc w:val="both"/>
        <w:rPr>
          <w:del w:id="4758" w:author="Laura Viignola" w:date="2017-07-10T16:58:00Z"/>
          <w:rFonts w:ascii="Cambria" w:hAnsi="Cambria"/>
        </w:rPr>
      </w:pPr>
      <w:del w:id="4759" w:author="Laura Viignola" w:date="2017-07-10T16:58:00Z">
        <w:r w:rsidRPr="00E352EF" w:rsidDel="00BF17B0">
          <w:rPr>
            <w:rFonts w:ascii="Cambria" w:eastAsia="Calibri" w:hAnsi="Cambria" w:cs="Calibri"/>
          </w:rPr>
          <w:delText xml:space="preserve">The difference with the + operator is that </w:delText>
        </w:r>
        <w:r w:rsidRPr="00E352EF" w:rsidDel="00BF17B0">
          <w:rPr>
            <w:rFonts w:ascii="Cambria" w:eastAsia="Calibri" w:hAnsi="Cambria" w:cs="Calibri"/>
            <w:b/>
          </w:rPr>
          <w:delText>listsum</w:delText>
        </w:r>
        <w:r w:rsidRPr="00E352EF" w:rsidDel="00BF17B0">
          <w:rPr>
            <w:rFonts w:ascii="Cambria" w:eastAsia="Calibri" w:hAnsi="Cambria" w:cs="Calibri"/>
          </w:rPr>
          <w:delText xml:space="preserve"> substitutes an empty data point with 0 (therefore returning a result) while the + operator returns an empty data point when one of the operands is an empty data point. </w:delText>
        </w:r>
      </w:del>
    </w:p>
    <w:p w14:paraId="3AFE984A" w14:textId="7A0B6895" w:rsidR="005A2227" w:rsidRPr="00E352EF" w:rsidDel="00BF17B0" w:rsidRDefault="005A2227" w:rsidP="00801376">
      <w:pPr>
        <w:rPr>
          <w:del w:id="4760" w:author="Laura Viignola" w:date="2017-07-10T16:58:00Z"/>
          <w:rFonts w:ascii="Cambria" w:hAnsi="Cambria"/>
        </w:rPr>
      </w:pPr>
    </w:p>
    <w:p w14:paraId="54252FB0" w14:textId="0CD312AA" w:rsidR="005A2227" w:rsidRPr="00E352EF" w:rsidDel="00BF17B0" w:rsidRDefault="00EA6708" w:rsidP="00AC4A81">
      <w:pPr>
        <w:rPr>
          <w:del w:id="4761" w:author="Laura Viignola" w:date="2017-07-10T16:58:00Z"/>
          <w:rFonts w:ascii="Cambria" w:eastAsia="Calibri" w:hAnsi="Cambria" w:cs="Calibri"/>
          <w:i/>
          <w:color w:val="5B9BD5"/>
        </w:rPr>
      </w:pPr>
      <w:del w:id="4762" w:author="Laura Viignola" w:date="2017-07-10T16:58:00Z">
        <w:r w:rsidRPr="00E352EF" w:rsidDel="00BF17B0">
          <w:rPr>
            <w:rFonts w:ascii="Cambria" w:eastAsia="Calibri" w:hAnsi="Cambria" w:cs="Calibri"/>
            <w:i/>
            <w:color w:val="5B9BD5"/>
          </w:rPr>
          <w:delText>Examples</w:delText>
        </w:r>
      </w:del>
    </w:p>
    <w:p w14:paraId="31A366DA" w14:textId="79264DA0" w:rsidR="00EA6708" w:rsidRPr="00E352EF" w:rsidDel="00BF17B0" w:rsidRDefault="0097053A" w:rsidP="00801376">
      <w:pPr>
        <w:rPr>
          <w:del w:id="4763" w:author="Laura Viignola" w:date="2017-07-10T16:58:00Z"/>
          <w:rFonts w:ascii="Cambria" w:hAnsi="Cambria"/>
        </w:rPr>
      </w:pPr>
      <w:del w:id="4764" w:author="Laura Viignola" w:date="2017-07-10T16:58:00Z">
        <w:r w:rsidRPr="00E352EF" w:rsidDel="00BF17B0">
          <w:rPr>
            <w:rFonts w:ascii="Cambria" w:hAnsi="Cambria"/>
          </w:rPr>
          <w:delText xml:space="preserve"> </w:delText>
        </w:r>
      </w:del>
    </w:p>
    <w:p w14:paraId="64AD92F5" w14:textId="0E6C0FA1" w:rsidR="00EA6708" w:rsidRPr="00E352EF" w:rsidDel="00BF17B0" w:rsidRDefault="00EA6708" w:rsidP="00EA6708">
      <w:pPr>
        <w:tabs>
          <w:tab w:val="left" w:pos="0"/>
        </w:tabs>
        <w:spacing w:after="40"/>
        <w:rPr>
          <w:del w:id="4765" w:author="Laura Viignola" w:date="2017-07-10T16:58:00Z"/>
          <w:rFonts w:ascii="Cambria" w:hAnsi="Cambria"/>
        </w:rPr>
      </w:pPr>
      <w:del w:id="4766" w:author="Laura Viignola" w:date="2017-07-10T16:58:00Z">
        <w:r w:rsidRPr="00E352EF" w:rsidDel="00BF17B0">
          <w:rPr>
            <w:rFonts w:ascii="Cambria" w:eastAsia="Calibri" w:hAnsi="Cambria" w:cs="Calibri"/>
          </w:rPr>
          <w:delText xml:space="preserve">1) ds_sum := </w:delText>
        </w:r>
        <w:r w:rsidRPr="00E352EF" w:rsidDel="00BF17B0">
          <w:rPr>
            <w:rFonts w:ascii="Cambria" w:eastAsia="Calibri" w:hAnsi="Cambria" w:cs="Calibri"/>
            <w:b/>
          </w:rPr>
          <w:delText>listsum (</w:delText>
        </w:r>
        <w:r w:rsidRPr="00E352EF" w:rsidDel="00BF17B0">
          <w:rPr>
            <w:rFonts w:ascii="Cambria" w:eastAsia="Calibri" w:hAnsi="Cambria" w:cs="Calibri"/>
          </w:rPr>
          <w:delText xml:space="preserve"> ds_bop1 , ds_bop2 </w:delText>
        </w:r>
        <w:r w:rsidRPr="00E352EF" w:rsidDel="00BF17B0">
          <w:rPr>
            <w:rFonts w:ascii="Cambria" w:eastAsia="Calibri" w:hAnsi="Cambria" w:cs="Calibri"/>
            <w:b/>
          </w:rPr>
          <w:delText>)</w:delText>
        </w:r>
      </w:del>
    </w:p>
    <w:p w14:paraId="71EBB211" w14:textId="62A03B0C" w:rsidR="005A2227" w:rsidRPr="00E352EF" w:rsidDel="00BF17B0" w:rsidRDefault="005A2227" w:rsidP="00801376">
      <w:pPr>
        <w:rPr>
          <w:del w:id="4767" w:author="Laura Viignola" w:date="2017-07-10T16:58:00Z"/>
          <w:rFonts w:ascii="Cambria" w:hAnsi="Cambria"/>
        </w:rPr>
      </w:pPr>
    </w:p>
    <w:tbl>
      <w:tblPr>
        <w:tblW w:w="563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52"/>
        <w:gridCol w:w="1080"/>
        <w:gridCol w:w="1310"/>
        <w:gridCol w:w="1411"/>
      </w:tblGrid>
      <w:tr w:rsidR="005A2227" w:rsidRPr="00E352EF" w:rsidDel="00BF17B0" w14:paraId="018ED294" w14:textId="7FEEC62E">
        <w:trPr>
          <w:trHeight w:val="374"/>
          <w:del w:id="4768" w:author="Laura Viignola" w:date="2017-07-10T16:58:00Z"/>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7A1B3A0C" w14:textId="619DDB31" w:rsidR="005A2227" w:rsidRPr="00E352EF" w:rsidDel="00BF17B0" w:rsidRDefault="0097053A">
            <w:pPr>
              <w:rPr>
                <w:del w:id="4769" w:author="Laura Viignola" w:date="2017-07-10T16:58:00Z"/>
              </w:rPr>
            </w:pPr>
            <w:del w:id="4770" w:author="Laura Viignola" w:date="2017-07-10T16:58:00Z">
              <w:r w:rsidRPr="00E352EF" w:rsidDel="00BF17B0">
                <w:rPr>
                  <w:rFonts w:ascii="Calibri" w:eastAsia="Calibri" w:hAnsi="Calibri" w:cs="Calibri"/>
                </w:rPr>
                <w:delText>ds_bop1</w:delText>
              </w:r>
            </w:del>
          </w:p>
        </w:tc>
      </w:tr>
      <w:tr w:rsidR="005A2227" w:rsidRPr="00E352EF" w:rsidDel="00BF17B0" w14:paraId="7902B14E" w14:textId="71EB38EF">
        <w:trPr>
          <w:trHeight w:val="101"/>
          <w:del w:id="4771" w:author="Laura Viignola" w:date="2017-07-10T16:58:00Z"/>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F3120C0" w14:textId="5B397D8C" w:rsidR="005A2227" w:rsidRPr="00E352EF" w:rsidDel="00BF17B0" w:rsidRDefault="0097053A">
            <w:pPr>
              <w:rPr>
                <w:del w:id="4772" w:author="Laura Viignola" w:date="2017-07-10T16:58:00Z"/>
              </w:rPr>
            </w:pPr>
            <w:del w:id="4773" w:author="Laura Viignola" w:date="2017-07-10T16:58:00Z">
              <w:r w:rsidRPr="00E352EF" w:rsidDel="00BF17B0">
                <w:rPr>
                  <w:rFonts w:ascii="Calibri" w:eastAsia="Calibri" w:hAnsi="Calibri" w:cs="Calibri"/>
                  <w:b/>
                </w:rPr>
                <w:delText xml:space="preserve">TIME </w:delText>
              </w:r>
            </w:del>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AC24D4C" w14:textId="52BFD1E5" w:rsidR="005A2227" w:rsidRPr="00E352EF" w:rsidDel="00BF17B0" w:rsidRDefault="0097053A">
            <w:pPr>
              <w:rPr>
                <w:del w:id="4774" w:author="Laura Viignola" w:date="2017-07-10T16:58:00Z"/>
              </w:rPr>
            </w:pPr>
            <w:del w:id="4775" w:author="Laura Viignola" w:date="2017-07-10T16:58:00Z">
              <w:r w:rsidRPr="00E352EF" w:rsidDel="00BF17B0">
                <w:rPr>
                  <w:rFonts w:ascii="Calibri" w:eastAsia="Calibri" w:hAnsi="Calibri" w:cs="Calibri"/>
                  <w:b/>
                </w:rPr>
                <w:delText xml:space="preserve">REF_AREA </w:delText>
              </w:r>
            </w:del>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B1C6954" w14:textId="7FDCA3B0" w:rsidR="005A2227" w:rsidRPr="00E352EF" w:rsidDel="00BF17B0" w:rsidRDefault="0097053A">
            <w:pPr>
              <w:rPr>
                <w:del w:id="4776" w:author="Laura Viignola" w:date="2017-07-10T16:58:00Z"/>
              </w:rPr>
            </w:pPr>
            <w:del w:id="4777" w:author="Laura Viignola" w:date="2017-07-10T16:58:00Z">
              <w:r w:rsidRPr="00E352EF" w:rsidDel="00BF17B0">
                <w:rPr>
                  <w:rFonts w:ascii="Calibri" w:eastAsia="Calibri" w:hAnsi="Calibri" w:cs="Calibri"/>
                  <w:b/>
                </w:rPr>
                <w:delText xml:space="preserve">PARTNER </w:delText>
              </w:r>
            </w:del>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C0173C9" w14:textId="359AB8C1" w:rsidR="005A2227" w:rsidRPr="00E352EF" w:rsidDel="00BF17B0" w:rsidRDefault="0097053A">
            <w:pPr>
              <w:rPr>
                <w:del w:id="4778" w:author="Laura Viignola" w:date="2017-07-10T16:58:00Z"/>
              </w:rPr>
            </w:pPr>
            <w:del w:id="4779" w:author="Laura Viignola" w:date="2017-07-10T16:58:00Z">
              <w:r w:rsidRPr="00E352EF" w:rsidDel="00BF17B0">
                <w:rPr>
                  <w:rFonts w:ascii="Calibri" w:eastAsia="Calibri" w:hAnsi="Calibri" w:cs="Calibri"/>
                  <w:b/>
                </w:rPr>
                <w:delText xml:space="preserve">OBS_VALUE </w:delText>
              </w:r>
            </w:del>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3EC3CFAB" w14:textId="45308857" w:rsidR="005A2227" w:rsidRPr="00E352EF" w:rsidDel="00BF17B0" w:rsidRDefault="0097053A">
            <w:pPr>
              <w:rPr>
                <w:del w:id="4780" w:author="Laura Viignola" w:date="2017-07-10T16:58:00Z"/>
              </w:rPr>
            </w:pPr>
            <w:del w:id="4781" w:author="Laura Viignola" w:date="2017-07-10T16:58:00Z">
              <w:r w:rsidRPr="00E352EF" w:rsidDel="00BF17B0">
                <w:rPr>
                  <w:rFonts w:ascii="Calibri" w:eastAsia="Calibri" w:hAnsi="Calibri" w:cs="Calibri"/>
                  <w:b/>
                </w:rPr>
                <w:delText>OBS_STATUS</w:delText>
              </w:r>
            </w:del>
          </w:p>
        </w:tc>
      </w:tr>
      <w:tr w:rsidR="005A2227" w:rsidRPr="00E352EF" w:rsidDel="00BF17B0" w14:paraId="736BA56D" w14:textId="183BD657">
        <w:trPr>
          <w:trHeight w:val="317"/>
          <w:del w:id="4782" w:author="Laura Viignola" w:date="2017-07-10T16:58:00Z"/>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58E389" w14:textId="1C63C877" w:rsidR="005A2227" w:rsidRPr="00E352EF" w:rsidDel="00BF17B0" w:rsidRDefault="0097053A">
            <w:pPr>
              <w:rPr>
                <w:del w:id="4783" w:author="Laura Viignola" w:date="2017-07-10T16:58:00Z"/>
              </w:rPr>
            </w:pPr>
            <w:del w:id="4784" w:author="Laura Viignola" w:date="2017-07-10T16:58:00Z">
              <w:r w:rsidRPr="00E352EF" w:rsidDel="00BF17B0">
                <w:rPr>
                  <w:rFonts w:ascii="Calibri" w:eastAsia="Calibri" w:hAnsi="Calibri" w:cs="Calibri"/>
                </w:rPr>
                <w:delText>2010</w:delText>
              </w:r>
            </w:del>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1DF5AF" w14:textId="2D1E6285" w:rsidR="005A2227" w:rsidRPr="00E352EF" w:rsidDel="00BF17B0" w:rsidRDefault="0097053A">
            <w:pPr>
              <w:rPr>
                <w:del w:id="4785" w:author="Laura Viignola" w:date="2017-07-10T16:58:00Z"/>
              </w:rPr>
            </w:pPr>
            <w:del w:id="4786" w:author="Laura Viignola" w:date="2017-07-10T16:58:00Z">
              <w:r w:rsidRPr="00E352EF" w:rsidDel="00BF17B0">
                <w:rPr>
                  <w:rFonts w:ascii="Calibri" w:eastAsia="Calibri" w:hAnsi="Calibri" w:cs="Calibri"/>
                </w:rPr>
                <w:delText>EU25</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66F83E" w14:textId="48EF7799" w:rsidR="005A2227" w:rsidRPr="00E352EF" w:rsidDel="00BF17B0" w:rsidRDefault="0097053A">
            <w:pPr>
              <w:rPr>
                <w:del w:id="4787" w:author="Laura Viignola" w:date="2017-07-10T16:58:00Z"/>
              </w:rPr>
            </w:pPr>
            <w:del w:id="4788" w:author="Laura Viignola" w:date="2017-07-10T16:58:00Z">
              <w:r w:rsidRPr="00E352EF" w:rsidDel="00BF17B0">
                <w:rPr>
                  <w:rFonts w:ascii="Calibri" w:eastAsia="Calibri" w:hAnsi="Calibri" w:cs="Calibri"/>
                </w:rPr>
                <w:delText>CA</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4E28CF" w14:textId="1CC28637" w:rsidR="005A2227" w:rsidRPr="00E352EF" w:rsidDel="00BF17B0" w:rsidRDefault="0097053A">
            <w:pPr>
              <w:rPr>
                <w:del w:id="4789" w:author="Laura Viignola" w:date="2017-07-10T16:58:00Z"/>
              </w:rPr>
            </w:pPr>
            <w:del w:id="4790" w:author="Laura Viignola" w:date="2017-07-10T16:58:00Z">
              <w:r w:rsidRPr="00E352EF" w:rsidDel="00BF17B0">
                <w:rPr>
                  <w:rFonts w:ascii="Calibri" w:eastAsia="Calibri" w:hAnsi="Calibri" w:cs="Calibri"/>
                </w:rPr>
                <w:delText xml:space="preserve">20 </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804F36" w14:textId="3CB5744F" w:rsidR="005A2227" w:rsidRPr="00E352EF" w:rsidDel="00BF17B0" w:rsidRDefault="0097053A">
            <w:pPr>
              <w:rPr>
                <w:del w:id="4791" w:author="Laura Viignola" w:date="2017-07-10T16:58:00Z"/>
              </w:rPr>
            </w:pPr>
            <w:del w:id="4792" w:author="Laura Viignola" w:date="2017-07-10T16:58:00Z">
              <w:r w:rsidRPr="00E352EF" w:rsidDel="00BF17B0">
                <w:rPr>
                  <w:rFonts w:ascii="Calibri" w:eastAsia="Calibri" w:hAnsi="Calibri" w:cs="Calibri"/>
                </w:rPr>
                <w:delText>D</w:delText>
              </w:r>
            </w:del>
          </w:p>
        </w:tc>
      </w:tr>
      <w:tr w:rsidR="005A2227" w:rsidRPr="00E352EF" w:rsidDel="00BF17B0" w14:paraId="5A6CC10C" w14:textId="7EFA052F">
        <w:trPr>
          <w:trHeight w:val="101"/>
          <w:del w:id="4793" w:author="Laura Viignola" w:date="2017-07-10T16:58:00Z"/>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B64C80" w14:textId="24483C9A" w:rsidR="005A2227" w:rsidRPr="00E352EF" w:rsidDel="00BF17B0" w:rsidRDefault="0097053A">
            <w:pPr>
              <w:rPr>
                <w:del w:id="4794" w:author="Laura Viignola" w:date="2017-07-10T16:58:00Z"/>
              </w:rPr>
            </w:pPr>
            <w:del w:id="4795" w:author="Laura Viignola" w:date="2017-07-10T16:58:00Z">
              <w:r w:rsidRPr="00E352EF" w:rsidDel="00BF17B0">
                <w:rPr>
                  <w:rFonts w:ascii="Calibri" w:eastAsia="Calibri" w:hAnsi="Calibri" w:cs="Calibri"/>
                </w:rPr>
                <w:delText>2010</w:delText>
              </w:r>
            </w:del>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A16E65" w14:textId="61048A37" w:rsidR="005A2227" w:rsidRPr="00E352EF" w:rsidDel="00BF17B0" w:rsidRDefault="0097053A">
            <w:pPr>
              <w:rPr>
                <w:del w:id="4796" w:author="Laura Viignola" w:date="2017-07-10T16:58:00Z"/>
              </w:rPr>
            </w:pPr>
            <w:del w:id="4797" w:author="Laura Viignola" w:date="2017-07-10T16:58:00Z">
              <w:r w:rsidRPr="00E352EF" w:rsidDel="00BF17B0">
                <w:rPr>
                  <w:rFonts w:ascii="Calibri" w:eastAsia="Calibri" w:hAnsi="Calibri" w:cs="Calibri"/>
                </w:rPr>
                <w:delText>BG</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14CC64" w14:textId="13FF046F" w:rsidR="005A2227" w:rsidRPr="00E352EF" w:rsidDel="00BF17B0" w:rsidRDefault="0097053A">
            <w:pPr>
              <w:rPr>
                <w:del w:id="4798" w:author="Laura Viignola" w:date="2017-07-10T16:58:00Z"/>
              </w:rPr>
            </w:pPr>
            <w:del w:id="4799" w:author="Laura Viignola" w:date="2017-07-10T16:58:00Z">
              <w:r w:rsidRPr="00E352EF" w:rsidDel="00BF17B0">
                <w:rPr>
                  <w:rFonts w:ascii="Calibri" w:eastAsia="Calibri" w:hAnsi="Calibri" w:cs="Calibri"/>
                </w:rPr>
                <w:delText>CA</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F1FEE8" w14:textId="482066CB" w:rsidR="005A2227" w:rsidRPr="00E352EF" w:rsidDel="00BF17B0" w:rsidRDefault="0097053A">
            <w:pPr>
              <w:rPr>
                <w:del w:id="4800" w:author="Laura Viignola" w:date="2017-07-10T16:58:00Z"/>
              </w:rPr>
            </w:pPr>
            <w:del w:id="4801" w:author="Laura Viignola" w:date="2017-07-10T16:58:00Z">
              <w:r w:rsidRPr="00E352EF" w:rsidDel="00BF17B0">
                <w:rPr>
                  <w:rFonts w:ascii="Calibri" w:eastAsia="Calibri" w:hAnsi="Calibri" w:cs="Calibri"/>
                </w:rPr>
                <w:delText>2</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CCD74E" w14:textId="0F8F13DF" w:rsidR="005A2227" w:rsidRPr="00E352EF" w:rsidDel="00BF17B0" w:rsidRDefault="0097053A">
            <w:pPr>
              <w:rPr>
                <w:del w:id="4802" w:author="Laura Viignola" w:date="2017-07-10T16:58:00Z"/>
              </w:rPr>
            </w:pPr>
            <w:del w:id="4803" w:author="Laura Viignola" w:date="2017-07-10T16:58:00Z">
              <w:r w:rsidRPr="00E352EF" w:rsidDel="00BF17B0">
                <w:rPr>
                  <w:rFonts w:ascii="Calibri" w:eastAsia="Calibri" w:hAnsi="Calibri" w:cs="Calibri"/>
                </w:rPr>
                <w:delText>P</w:delText>
              </w:r>
            </w:del>
          </w:p>
        </w:tc>
      </w:tr>
      <w:tr w:rsidR="005A2227" w:rsidRPr="00E352EF" w:rsidDel="00BF17B0" w14:paraId="15923602" w14:textId="4C10630B">
        <w:trPr>
          <w:trHeight w:val="101"/>
          <w:del w:id="4804" w:author="Laura Viignola" w:date="2017-07-10T16:58:00Z"/>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36D0FD" w14:textId="6E597D9A" w:rsidR="005A2227" w:rsidRPr="00E352EF" w:rsidDel="00BF17B0" w:rsidRDefault="0097053A">
            <w:pPr>
              <w:rPr>
                <w:del w:id="4805" w:author="Laura Viignola" w:date="2017-07-10T16:58:00Z"/>
              </w:rPr>
            </w:pPr>
            <w:del w:id="4806" w:author="Laura Viignola" w:date="2017-07-10T16:58:00Z">
              <w:r w:rsidRPr="00E352EF" w:rsidDel="00BF17B0">
                <w:rPr>
                  <w:rFonts w:ascii="Calibri" w:eastAsia="Calibri" w:hAnsi="Calibri" w:cs="Calibri"/>
                </w:rPr>
                <w:delText>2010</w:delText>
              </w:r>
            </w:del>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FC3567" w14:textId="4AD18B34" w:rsidR="005A2227" w:rsidRPr="00E352EF" w:rsidDel="00BF17B0" w:rsidRDefault="0097053A">
            <w:pPr>
              <w:rPr>
                <w:del w:id="4807" w:author="Laura Viignola" w:date="2017-07-10T16:58:00Z"/>
              </w:rPr>
            </w:pPr>
            <w:del w:id="4808" w:author="Laura Viignola" w:date="2017-07-10T16:58:00Z">
              <w:r w:rsidRPr="00E352EF" w:rsidDel="00BF17B0">
                <w:rPr>
                  <w:rFonts w:ascii="Calibri" w:eastAsia="Calibri" w:hAnsi="Calibri" w:cs="Calibri"/>
                </w:rPr>
                <w:delText>RO</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9992CC" w14:textId="2A22833A" w:rsidR="005A2227" w:rsidRPr="00E352EF" w:rsidDel="00BF17B0" w:rsidRDefault="0097053A">
            <w:pPr>
              <w:rPr>
                <w:del w:id="4809" w:author="Laura Viignola" w:date="2017-07-10T16:58:00Z"/>
              </w:rPr>
            </w:pPr>
            <w:del w:id="4810" w:author="Laura Viignola" w:date="2017-07-10T16:58:00Z">
              <w:r w:rsidRPr="00E352EF" w:rsidDel="00BF17B0">
                <w:rPr>
                  <w:rFonts w:ascii="Calibri" w:eastAsia="Calibri" w:hAnsi="Calibri" w:cs="Calibri"/>
                </w:rPr>
                <w:delText>CA</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A188E8" w14:textId="6EA29818" w:rsidR="005A2227" w:rsidRPr="00E352EF" w:rsidDel="00BF17B0" w:rsidRDefault="0097053A">
            <w:pPr>
              <w:rPr>
                <w:del w:id="4811" w:author="Laura Viignola" w:date="2017-07-10T16:58:00Z"/>
              </w:rPr>
            </w:pPr>
            <w:del w:id="4812" w:author="Laura Viignola" w:date="2017-07-10T16:58:00Z">
              <w:r w:rsidRPr="00E352EF" w:rsidDel="00BF17B0">
                <w:rPr>
                  <w:rFonts w:ascii="Calibri" w:eastAsia="Calibri" w:hAnsi="Calibri" w:cs="Calibri"/>
                </w:rPr>
                <w:delText xml:space="preserve">2 </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0DFC3B" w14:textId="34195CF8" w:rsidR="005A2227" w:rsidRPr="00E352EF" w:rsidDel="00BF17B0" w:rsidRDefault="0097053A">
            <w:pPr>
              <w:rPr>
                <w:del w:id="4813" w:author="Laura Viignola" w:date="2017-07-10T16:58:00Z"/>
              </w:rPr>
            </w:pPr>
            <w:del w:id="4814" w:author="Laura Viignola" w:date="2017-07-10T16:58:00Z">
              <w:r w:rsidRPr="00E352EF" w:rsidDel="00BF17B0">
                <w:rPr>
                  <w:rFonts w:ascii="Calibri" w:eastAsia="Calibri" w:hAnsi="Calibri" w:cs="Calibri"/>
                </w:rPr>
                <w:delText>P</w:delText>
              </w:r>
            </w:del>
          </w:p>
        </w:tc>
      </w:tr>
    </w:tbl>
    <w:p w14:paraId="252EA4A6" w14:textId="2BB48BBE" w:rsidR="005A2227" w:rsidRPr="00E352EF" w:rsidDel="00BF17B0" w:rsidRDefault="005A2227">
      <w:pPr>
        <w:tabs>
          <w:tab w:val="left" w:pos="0"/>
        </w:tabs>
        <w:spacing w:after="40"/>
        <w:rPr>
          <w:del w:id="4815" w:author="Laura Viignola" w:date="2017-07-10T16:58:00Z"/>
        </w:rPr>
      </w:pPr>
    </w:p>
    <w:tbl>
      <w:tblPr>
        <w:tblW w:w="563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52"/>
        <w:gridCol w:w="1080"/>
        <w:gridCol w:w="1310"/>
        <w:gridCol w:w="1411"/>
      </w:tblGrid>
      <w:tr w:rsidR="005A2227" w:rsidRPr="00E352EF" w:rsidDel="00BF17B0" w14:paraId="0AAEBA4D" w14:textId="4018265A">
        <w:trPr>
          <w:trHeight w:val="374"/>
          <w:del w:id="4816" w:author="Laura Viignola" w:date="2017-07-10T16:58:00Z"/>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096F3772" w14:textId="68A94064" w:rsidR="005A2227" w:rsidRPr="00E352EF" w:rsidDel="00BF17B0" w:rsidRDefault="0097053A">
            <w:pPr>
              <w:rPr>
                <w:del w:id="4817" w:author="Laura Viignola" w:date="2017-07-10T16:58:00Z"/>
              </w:rPr>
            </w:pPr>
            <w:del w:id="4818" w:author="Laura Viignola" w:date="2017-07-10T16:58:00Z">
              <w:r w:rsidRPr="00E352EF" w:rsidDel="00BF17B0">
                <w:rPr>
                  <w:rFonts w:ascii="Calibri" w:eastAsia="Calibri" w:hAnsi="Calibri" w:cs="Calibri"/>
                </w:rPr>
                <w:delText>ds_bop2</w:delText>
              </w:r>
            </w:del>
          </w:p>
        </w:tc>
      </w:tr>
      <w:tr w:rsidR="005A2227" w:rsidRPr="00E352EF" w:rsidDel="00BF17B0" w14:paraId="246DA5F2" w14:textId="3AA4C11E">
        <w:trPr>
          <w:trHeight w:val="101"/>
          <w:del w:id="4819" w:author="Laura Viignola" w:date="2017-07-10T16:58:00Z"/>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C2DE40D" w14:textId="5D9A0C04" w:rsidR="005A2227" w:rsidRPr="00E352EF" w:rsidDel="00BF17B0" w:rsidRDefault="0097053A">
            <w:pPr>
              <w:rPr>
                <w:del w:id="4820" w:author="Laura Viignola" w:date="2017-07-10T16:58:00Z"/>
              </w:rPr>
            </w:pPr>
            <w:del w:id="4821" w:author="Laura Viignola" w:date="2017-07-10T16:58:00Z">
              <w:r w:rsidRPr="00E352EF" w:rsidDel="00BF17B0">
                <w:rPr>
                  <w:rFonts w:ascii="Calibri" w:eastAsia="Calibri" w:hAnsi="Calibri" w:cs="Calibri"/>
                  <w:b/>
                </w:rPr>
                <w:delText xml:space="preserve">TIME </w:delText>
              </w:r>
            </w:del>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792BCE3" w14:textId="1F824C61" w:rsidR="005A2227" w:rsidRPr="00E352EF" w:rsidDel="00BF17B0" w:rsidRDefault="0097053A">
            <w:pPr>
              <w:rPr>
                <w:del w:id="4822" w:author="Laura Viignola" w:date="2017-07-10T16:58:00Z"/>
              </w:rPr>
            </w:pPr>
            <w:del w:id="4823" w:author="Laura Viignola" w:date="2017-07-10T16:58:00Z">
              <w:r w:rsidRPr="00E352EF" w:rsidDel="00BF17B0">
                <w:rPr>
                  <w:rFonts w:ascii="Calibri" w:eastAsia="Calibri" w:hAnsi="Calibri" w:cs="Calibri"/>
                  <w:b/>
                </w:rPr>
                <w:delText xml:space="preserve">REF_AREA </w:delText>
              </w:r>
            </w:del>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365152D" w14:textId="5F1C02B1" w:rsidR="005A2227" w:rsidRPr="00E352EF" w:rsidDel="00BF17B0" w:rsidRDefault="0097053A">
            <w:pPr>
              <w:rPr>
                <w:del w:id="4824" w:author="Laura Viignola" w:date="2017-07-10T16:58:00Z"/>
              </w:rPr>
            </w:pPr>
            <w:del w:id="4825" w:author="Laura Viignola" w:date="2017-07-10T16:58:00Z">
              <w:r w:rsidRPr="00E352EF" w:rsidDel="00BF17B0">
                <w:rPr>
                  <w:rFonts w:ascii="Calibri" w:eastAsia="Calibri" w:hAnsi="Calibri" w:cs="Calibri"/>
                  <w:b/>
                </w:rPr>
                <w:delText xml:space="preserve">PARTNER </w:delText>
              </w:r>
            </w:del>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7EA287B" w14:textId="2AACF684" w:rsidR="005A2227" w:rsidRPr="00E352EF" w:rsidDel="00BF17B0" w:rsidRDefault="0097053A">
            <w:pPr>
              <w:rPr>
                <w:del w:id="4826" w:author="Laura Viignola" w:date="2017-07-10T16:58:00Z"/>
              </w:rPr>
            </w:pPr>
            <w:del w:id="4827" w:author="Laura Viignola" w:date="2017-07-10T16:58:00Z">
              <w:r w:rsidRPr="00E352EF" w:rsidDel="00BF17B0">
                <w:rPr>
                  <w:rFonts w:ascii="Calibri" w:eastAsia="Calibri" w:hAnsi="Calibri" w:cs="Calibri"/>
                  <w:b/>
                </w:rPr>
                <w:delText xml:space="preserve">OBS_VALUE </w:delText>
              </w:r>
            </w:del>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5D1FB4F3" w14:textId="0A6E0AE6" w:rsidR="005A2227" w:rsidRPr="00E352EF" w:rsidDel="00BF17B0" w:rsidRDefault="0097053A">
            <w:pPr>
              <w:rPr>
                <w:del w:id="4828" w:author="Laura Viignola" w:date="2017-07-10T16:58:00Z"/>
              </w:rPr>
            </w:pPr>
            <w:del w:id="4829" w:author="Laura Viignola" w:date="2017-07-10T16:58:00Z">
              <w:r w:rsidRPr="00E352EF" w:rsidDel="00BF17B0">
                <w:rPr>
                  <w:rFonts w:ascii="Calibri" w:eastAsia="Calibri" w:hAnsi="Calibri" w:cs="Calibri"/>
                  <w:b/>
                </w:rPr>
                <w:delText>OBS_STATUS</w:delText>
              </w:r>
            </w:del>
          </w:p>
        </w:tc>
      </w:tr>
      <w:tr w:rsidR="005A2227" w:rsidRPr="00E352EF" w:rsidDel="00BF17B0" w14:paraId="0FA37897" w14:textId="79A92BEE">
        <w:trPr>
          <w:trHeight w:val="317"/>
          <w:del w:id="4830" w:author="Laura Viignola" w:date="2017-07-10T16:58:00Z"/>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83FC53" w14:textId="2FD4AB8A" w:rsidR="005A2227" w:rsidRPr="00E352EF" w:rsidDel="00BF17B0" w:rsidRDefault="0097053A">
            <w:pPr>
              <w:rPr>
                <w:del w:id="4831" w:author="Laura Viignola" w:date="2017-07-10T16:58:00Z"/>
              </w:rPr>
            </w:pPr>
            <w:del w:id="4832" w:author="Laura Viignola" w:date="2017-07-10T16:58:00Z">
              <w:r w:rsidRPr="00E352EF" w:rsidDel="00BF17B0">
                <w:rPr>
                  <w:rFonts w:ascii="Calibri" w:eastAsia="Calibri" w:hAnsi="Calibri" w:cs="Calibri"/>
                </w:rPr>
                <w:delText>2010</w:delText>
              </w:r>
            </w:del>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73B399" w14:textId="16782690" w:rsidR="005A2227" w:rsidRPr="00E352EF" w:rsidDel="00BF17B0" w:rsidRDefault="0097053A">
            <w:pPr>
              <w:rPr>
                <w:del w:id="4833" w:author="Laura Viignola" w:date="2017-07-10T16:58:00Z"/>
              </w:rPr>
            </w:pPr>
            <w:del w:id="4834" w:author="Laura Viignola" w:date="2017-07-10T16:58:00Z">
              <w:r w:rsidRPr="00E352EF" w:rsidDel="00BF17B0">
                <w:rPr>
                  <w:rFonts w:ascii="Calibri" w:eastAsia="Calibri" w:hAnsi="Calibri" w:cs="Calibri"/>
                </w:rPr>
                <w:delText>EU25</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BDDE4E" w14:textId="3FC63578" w:rsidR="005A2227" w:rsidRPr="00E352EF" w:rsidDel="00BF17B0" w:rsidRDefault="0097053A">
            <w:pPr>
              <w:rPr>
                <w:del w:id="4835" w:author="Laura Viignola" w:date="2017-07-10T16:58:00Z"/>
              </w:rPr>
            </w:pPr>
            <w:del w:id="4836" w:author="Laura Viignola" w:date="2017-07-10T16:58:00Z">
              <w:r w:rsidRPr="00E352EF" w:rsidDel="00BF17B0">
                <w:rPr>
                  <w:rFonts w:ascii="Calibri" w:eastAsia="Calibri" w:hAnsi="Calibri" w:cs="Calibri"/>
                </w:rPr>
                <w:delText>CA</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063B91" w14:textId="7AC3BC99" w:rsidR="005A2227" w:rsidRPr="00E352EF" w:rsidDel="00BF17B0" w:rsidRDefault="0097053A">
            <w:pPr>
              <w:rPr>
                <w:del w:id="4837" w:author="Laura Viignola" w:date="2017-07-10T16:58:00Z"/>
              </w:rPr>
            </w:pPr>
            <w:del w:id="4838" w:author="Laura Viignola" w:date="2017-07-10T16:58:00Z">
              <w:r w:rsidRPr="00E352EF" w:rsidDel="00BF17B0">
                <w:rPr>
                  <w:rFonts w:ascii="Calibri" w:eastAsia="Calibri" w:hAnsi="Calibri" w:cs="Calibri"/>
                </w:rPr>
                <w:delText xml:space="preserve">10 </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27EC5D" w14:textId="74B5B337" w:rsidR="005A2227" w:rsidRPr="00E352EF" w:rsidDel="00BF17B0" w:rsidRDefault="0097053A">
            <w:pPr>
              <w:rPr>
                <w:del w:id="4839" w:author="Laura Viignola" w:date="2017-07-10T16:58:00Z"/>
              </w:rPr>
            </w:pPr>
            <w:del w:id="4840" w:author="Laura Viignola" w:date="2017-07-10T16:58:00Z">
              <w:r w:rsidRPr="00E352EF" w:rsidDel="00BF17B0">
                <w:rPr>
                  <w:rFonts w:ascii="Calibri" w:eastAsia="Calibri" w:hAnsi="Calibri" w:cs="Calibri"/>
                </w:rPr>
                <w:delText>D</w:delText>
              </w:r>
            </w:del>
          </w:p>
        </w:tc>
      </w:tr>
    </w:tbl>
    <w:p w14:paraId="0D55F34E" w14:textId="6A07397A" w:rsidR="005A2227" w:rsidRPr="00E352EF" w:rsidDel="00BF17B0" w:rsidRDefault="005A2227">
      <w:pPr>
        <w:tabs>
          <w:tab w:val="left" w:pos="0"/>
        </w:tabs>
        <w:spacing w:after="40"/>
        <w:rPr>
          <w:del w:id="4841" w:author="Laura Viignola" w:date="2017-07-10T16:58:00Z"/>
        </w:rPr>
      </w:pPr>
    </w:p>
    <w:tbl>
      <w:tblPr>
        <w:tblW w:w="563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52"/>
        <w:gridCol w:w="1080"/>
        <w:gridCol w:w="1310"/>
        <w:gridCol w:w="1411"/>
      </w:tblGrid>
      <w:tr w:rsidR="005A2227" w:rsidRPr="00E352EF" w:rsidDel="00BF17B0" w14:paraId="49C55472" w14:textId="6EDF3A03">
        <w:trPr>
          <w:trHeight w:val="374"/>
          <w:del w:id="4842" w:author="Laura Viignola" w:date="2017-07-10T16:58:00Z"/>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35639E86" w14:textId="335F6CD7" w:rsidR="005A2227" w:rsidRPr="00E352EF" w:rsidDel="00BF17B0" w:rsidRDefault="0097053A">
            <w:pPr>
              <w:rPr>
                <w:del w:id="4843" w:author="Laura Viignola" w:date="2017-07-10T16:58:00Z"/>
              </w:rPr>
            </w:pPr>
            <w:del w:id="4844" w:author="Laura Viignola" w:date="2017-07-10T16:58:00Z">
              <w:r w:rsidRPr="00E352EF" w:rsidDel="00BF17B0">
                <w:rPr>
                  <w:rFonts w:ascii="Calibri" w:eastAsia="Calibri" w:hAnsi="Calibri" w:cs="Calibri"/>
                </w:rPr>
                <w:delText>ds_sum</w:delText>
              </w:r>
            </w:del>
          </w:p>
        </w:tc>
      </w:tr>
      <w:tr w:rsidR="005A2227" w:rsidRPr="00E352EF" w:rsidDel="00BF17B0" w14:paraId="1EC89915" w14:textId="7B80EA1F">
        <w:trPr>
          <w:trHeight w:val="101"/>
          <w:del w:id="4845" w:author="Laura Viignola" w:date="2017-07-10T16:58:00Z"/>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245641E" w14:textId="0C1862F8" w:rsidR="005A2227" w:rsidRPr="00E352EF" w:rsidDel="00BF17B0" w:rsidRDefault="0097053A">
            <w:pPr>
              <w:rPr>
                <w:del w:id="4846" w:author="Laura Viignola" w:date="2017-07-10T16:58:00Z"/>
              </w:rPr>
            </w:pPr>
            <w:del w:id="4847" w:author="Laura Viignola" w:date="2017-07-10T16:58:00Z">
              <w:r w:rsidRPr="00E352EF" w:rsidDel="00BF17B0">
                <w:rPr>
                  <w:rFonts w:ascii="Calibri" w:eastAsia="Calibri" w:hAnsi="Calibri" w:cs="Calibri"/>
                  <w:b/>
                </w:rPr>
                <w:delText xml:space="preserve">TIME </w:delText>
              </w:r>
            </w:del>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B1EB069" w14:textId="011F871F" w:rsidR="005A2227" w:rsidRPr="00E352EF" w:rsidDel="00BF17B0" w:rsidRDefault="0097053A">
            <w:pPr>
              <w:rPr>
                <w:del w:id="4848" w:author="Laura Viignola" w:date="2017-07-10T16:58:00Z"/>
              </w:rPr>
            </w:pPr>
            <w:del w:id="4849" w:author="Laura Viignola" w:date="2017-07-10T16:58:00Z">
              <w:r w:rsidRPr="00E352EF" w:rsidDel="00BF17B0">
                <w:rPr>
                  <w:rFonts w:ascii="Calibri" w:eastAsia="Calibri" w:hAnsi="Calibri" w:cs="Calibri"/>
                  <w:b/>
                </w:rPr>
                <w:delText xml:space="preserve">REF_AREA </w:delText>
              </w:r>
            </w:del>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36279FF" w14:textId="62209BCB" w:rsidR="005A2227" w:rsidRPr="00E352EF" w:rsidDel="00BF17B0" w:rsidRDefault="0097053A">
            <w:pPr>
              <w:rPr>
                <w:del w:id="4850" w:author="Laura Viignola" w:date="2017-07-10T16:58:00Z"/>
              </w:rPr>
            </w:pPr>
            <w:del w:id="4851" w:author="Laura Viignola" w:date="2017-07-10T16:58:00Z">
              <w:r w:rsidRPr="00E352EF" w:rsidDel="00BF17B0">
                <w:rPr>
                  <w:rFonts w:ascii="Calibri" w:eastAsia="Calibri" w:hAnsi="Calibri" w:cs="Calibri"/>
                  <w:b/>
                </w:rPr>
                <w:delText xml:space="preserve">PARTNER </w:delText>
              </w:r>
            </w:del>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3EEFAEA" w14:textId="2A936F83" w:rsidR="005A2227" w:rsidRPr="00E352EF" w:rsidDel="00BF17B0" w:rsidRDefault="0097053A">
            <w:pPr>
              <w:rPr>
                <w:del w:id="4852" w:author="Laura Viignola" w:date="2017-07-10T16:58:00Z"/>
              </w:rPr>
            </w:pPr>
            <w:del w:id="4853" w:author="Laura Viignola" w:date="2017-07-10T16:58:00Z">
              <w:r w:rsidRPr="00E352EF" w:rsidDel="00BF17B0">
                <w:rPr>
                  <w:rFonts w:ascii="Calibri" w:eastAsia="Calibri" w:hAnsi="Calibri" w:cs="Calibri"/>
                  <w:b/>
                </w:rPr>
                <w:delText xml:space="preserve">OBS_VALUE </w:delText>
              </w:r>
            </w:del>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021C9D3B" w14:textId="5AAB5FA4" w:rsidR="005A2227" w:rsidRPr="00E352EF" w:rsidDel="00BF17B0" w:rsidRDefault="0097053A">
            <w:pPr>
              <w:rPr>
                <w:del w:id="4854" w:author="Laura Viignola" w:date="2017-07-10T16:58:00Z"/>
              </w:rPr>
            </w:pPr>
            <w:del w:id="4855" w:author="Laura Viignola" w:date="2017-07-10T16:58:00Z">
              <w:r w:rsidRPr="00E352EF" w:rsidDel="00BF17B0">
                <w:rPr>
                  <w:rFonts w:ascii="Calibri" w:eastAsia="Calibri" w:hAnsi="Calibri" w:cs="Calibri"/>
                  <w:b/>
                </w:rPr>
                <w:delText>OBS_STATUS</w:delText>
              </w:r>
            </w:del>
          </w:p>
        </w:tc>
      </w:tr>
      <w:tr w:rsidR="005A2227" w:rsidRPr="00E352EF" w:rsidDel="00BF17B0" w14:paraId="491DDAF0" w14:textId="7758BE1D">
        <w:trPr>
          <w:trHeight w:val="317"/>
          <w:del w:id="4856" w:author="Laura Viignola" w:date="2017-07-10T16:58:00Z"/>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A57A66" w14:textId="474A9138" w:rsidR="005A2227" w:rsidRPr="00E352EF" w:rsidDel="00BF17B0" w:rsidRDefault="0097053A">
            <w:pPr>
              <w:rPr>
                <w:del w:id="4857" w:author="Laura Viignola" w:date="2017-07-10T16:58:00Z"/>
              </w:rPr>
            </w:pPr>
            <w:del w:id="4858" w:author="Laura Viignola" w:date="2017-07-10T16:58:00Z">
              <w:r w:rsidRPr="00E352EF" w:rsidDel="00BF17B0">
                <w:rPr>
                  <w:rFonts w:ascii="Calibri" w:eastAsia="Calibri" w:hAnsi="Calibri" w:cs="Calibri"/>
                </w:rPr>
                <w:delText>2010</w:delText>
              </w:r>
            </w:del>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555546" w14:textId="4FF9CBD7" w:rsidR="005A2227" w:rsidRPr="00E352EF" w:rsidDel="00BF17B0" w:rsidRDefault="0097053A">
            <w:pPr>
              <w:rPr>
                <w:del w:id="4859" w:author="Laura Viignola" w:date="2017-07-10T16:58:00Z"/>
              </w:rPr>
            </w:pPr>
            <w:del w:id="4860" w:author="Laura Viignola" w:date="2017-07-10T16:58:00Z">
              <w:r w:rsidRPr="00E352EF" w:rsidDel="00BF17B0">
                <w:rPr>
                  <w:rFonts w:ascii="Calibri" w:eastAsia="Calibri" w:hAnsi="Calibri" w:cs="Calibri"/>
                </w:rPr>
                <w:delText>EU25</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B53D70" w14:textId="54CB1475" w:rsidR="005A2227" w:rsidRPr="00E352EF" w:rsidDel="00BF17B0" w:rsidRDefault="0097053A">
            <w:pPr>
              <w:rPr>
                <w:del w:id="4861" w:author="Laura Viignola" w:date="2017-07-10T16:58:00Z"/>
              </w:rPr>
            </w:pPr>
            <w:del w:id="4862" w:author="Laura Viignola" w:date="2017-07-10T16:58:00Z">
              <w:r w:rsidRPr="00E352EF" w:rsidDel="00BF17B0">
                <w:rPr>
                  <w:rFonts w:ascii="Calibri" w:eastAsia="Calibri" w:hAnsi="Calibri" w:cs="Calibri"/>
                </w:rPr>
                <w:delText>CA</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02D7D1" w14:textId="66DD5902" w:rsidR="005A2227" w:rsidRPr="00E352EF" w:rsidDel="00BF17B0" w:rsidRDefault="0097053A">
            <w:pPr>
              <w:rPr>
                <w:del w:id="4863" w:author="Laura Viignola" w:date="2017-07-10T16:58:00Z"/>
              </w:rPr>
            </w:pPr>
            <w:del w:id="4864" w:author="Laura Viignola" w:date="2017-07-10T16:58:00Z">
              <w:r w:rsidRPr="00E352EF" w:rsidDel="00BF17B0">
                <w:rPr>
                  <w:rFonts w:ascii="Calibri" w:eastAsia="Calibri" w:hAnsi="Calibri" w:cs="Calibri"/>
                </w:rPr>
                <w:delText>30</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1E3681" w14:textId="79240ECD" w:rsidR="005A2227" w:rsidRPr="00E352EF" w:rsidDel="00BF17B0" w:rsidRDefault="0097053A">
            <w:pPr>
              <w:rPr>
                <w:del w:id="4865" w:author="Laura Viignola" w:date="2017-07-10T16:58:00Z"/>
              </w:rPr>
            </w:pPr>
            <w:del w:id="4866" w:author="Laura Viignola" w:date="2017-07-10T16:58:00Z">
              <w:r w:rsidRPr="00E352EF" w:rsidDel="00BF17B0">
                <w:rPr>
                  <w:rFonts w:ascii="Calibri" w:eastAsia="Calibri" w:hAnsi="Calibri" w:cs="Calibri"/>
                </w:rPr>
                <w:delText>D</w:delText>
              </w:r>
            </w:del>
          </w:p>
        </w:tc>
      </w:tr>
      <w:tr w:rsidR="005A2227" w:rsidRPr="00E352EF" w:rsidDel="00BF17B0" w14:paraId="28F8E32C" w14:textId="59EEA462">
        <w:trPr>
          <w:trHeight w:val="101"/>
          <w:del w:id="4867" w:author="Laura Viignola" w:date="2017-07-10T16:58:00Z"/>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650E7E" w14:textId="7C73E1AF" w:rsidR="005A2227" w:rsidRPr="00E352EF" w:rsidDel="00BF17B0" w:rsidRDefault="0097053A">
            <w:pPr>
              <w:rPr>
                <w:del w:id="4868" w:author="Laura Viignola" w:date="2017-07-10T16:58:00Z"/>
              </w:rPr>
            </w:pPr>
            <w:del w:id="4869" w:author="Laura Viignola" w:date="2017-07-10T16:58:00Z">
              <w:r w:rsidRPr="00E352EF" w:rsidDel="00BF17B0">
                <w:rPr>
                  <w:rFonts w:ascii="Calibri" w:eastAsia="Calibri" w:hAnsi="Calibri" w:cs="Calibri"/>
                </w:rPr>
                <w:delText>2010</w:delText>
              </w:r>
            </w:del>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E9C16D" w14:textId="6B21C2D5" w:rsidR="005A2227" w:rsidRPr="00E352EF" w:rsidDel="00BF17B0" w:rsidRDefault="0097053A">
            <w:pPr>
              <w:rPr>
                <w:del w:id="4870" w:author="Laura Viignola" w:date="2017-07-10T16:58:00Z"/>
              </w:rPr>
            </w:pPr>
            <w:del w:id="4871" w:author="Laura Viignola" w:date="2017-07-10T16:58:00Z">
              <w:r w:rsidRPr="00E352EF" w:rsidDel="00BF17B0">
                <w:rPr>
                  <w:rFonts w:ascii="Calibri" w:eastAsia="Calibri" w:hAnsi="Calibri" w:cs="Calibri"/>
                </w:rPr>
                <w:delText>BG</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AE61A5" w14:textId="6A5D161E" w:rsidR="005A2227" w:rsidRPr="00E352EF" w:rsidDel="00BF17B0" w:rsidRDefault="0097053A">
            <w:pPr>
              <w:rPr>
                <w:del w:id="4872" w:author="Laura Viignola" w:date="2017-07-10T16:58:00Z"/>
              </w:rPr>
            </w:pPr>
            <w:del w:id="4873" w:author="Laura Viignola" w:date="2017-07-10T16:58:00Z">
              <w:r w:rsidRPr="00E352EF" w:rsidDel="00BF17B0">
                <w:rPr>
                  <w:rFonts w:ascii="Calibri" w:eastAsia="Calibri" w:hAnsi="Calibri" w:cs="Calibri"/>
                </w:rPr>
                <w:delText>CA</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E4B1C4" w14:textId="2B3BF26D" w:rsidR="005A2227" w:rsidRPr="00E352EF" w:rsidDel="00BF17B0" w:rsidRDefault="0097053A">
            <w:pPr>
              <w:rPr>
                <w:del w:id="4874" w:author="Laura Viignola" w:date="2017-07-10T16:58:00Z"/>
              </w:rPr>
            </w:pPr>
            <w:del w:id="4875" w:author="Laura Viignola" w:date="2017-07-10T16:58:00Z">
              <w:r w:rsidRPr="00E352EF" w:rsidDel="00BF17B0">
                <w:rPr>
                  <w:rFonts w:ascii="Calibri" w:eastAsia="Calibri" w:hAnsi="Calibri" w:cs="Calibri"/>
                </w:rPr>
                <w:delText>2</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844FE0" w14:textId="0A221E3C" w:rsidR="005A2227" w:rsidRPr="00E352EF" w:rsidDel="00BF17B0" w:rsidRDefault="0097053A">
            <w:pPr>
              <w:rPr>
                <w:del w:id="4876" w:author="Laura Viignola" w:date="2017-07-10T16:58:00Z"/>
              </w:rPr>
            </w:pPr>
            <w:del w:id="4877" w:author="Laura Viignola" w:date="2017-07-10T16:58:00Z">
              <w:r w:rsidRPr="00E352EF" w:rsidDel="00BF17B0">
                <w:rPr>
                  <w:rFonts w:ascii="Calibri" w:eastAsia="Calibri" w:hAnsi="Calibri" w:cs="Calibri"/>
                </w:rPr>
                <w:delText>P</w:delText>
              </w:r>
            </w:del>
          </w:p>
        </w:tc>
      </w:tr>
      <w:tr w:rsidR="005A2227" w:rsidRPr="00E352EF" w:rsidDel="00BF17B0" w14:paraId="32497830" w14:textId="58DED8FD">
        <w:trPr>
          <w:trHeight w:val="101"/>
          <w:del w:id="4878" w:author="Laura Viignola" w:date="2017-07-10T16:58:00Z"/>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2FDB90" w14:textId="353463B4" w:rsidR="005A2227" w:rsidRPr="00E352EF" w:rsidDel="00BF17B0" w:rsidRDefault="0097053A">
            <w:pPr>
              <w:rPr>
                <w:del w:id="4879" w:author="Laura Viignola" w:date="2017-07-10T16:58:00Z"/>
              </w:rPr>
            </w:pPr>
            <w:del w:id="4880" w:author="Laura Viignola" w:date="2017-07-10T16:58:00Z">
              <w:r w:rsidRPr="00E352EF" w:rsidDel="00BF17B0">
                <w:rPr>
                  <w:rFonts w:ascii="Calibri" w:eastAsia="Calibri" w:hAnsi="Calibri" w:cs="Calibri"/>
                </w:rPr>
                <w:delText>2010</w:delText>
              </w:r>
            </w:del>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070638" w14:textId="2EAE326C" w:rsidR="005A2227" w:rsidRPr="00E352EF" w:rsidDel="00BF17B0" w:rsidRDefault="0097053A">
            <w:pPr>
              <w:rPr>
                <w:del w:id="4881" w:author="Laura Viignola" w:date="2017-07-10T16:58:00Z"/>
              </w:rPr>
            </w:pPr>
            <w:del w:id="4882" w:author="Laura Viignola" w:date="2017-07-10T16:58:00Z">
              <w:r w:rsidRPr="00E352EF" w:rsidDel="00BF17B0">
                <w:rPr>
                  <w:rFonts w:ascii="Calibri" w:eastAsia="Calibri" w:hAnsi="Calibri" w:cs="Calibri"/>
                </w:rPr>
                <w:delText>RO</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866332" w14:textId="5196091C" w:rsidR="005A2227" w:rsidRPr="00E352EF" w:rsidDel="00BF17B0" w:rsidRDefault="0097053A">
            <w:pPr>
              <w:rPr>
                <w:del w:id="4883" w:author="Laura Viignola" w:date="2017-07-10T16:58:00Z"/>
              </w:rPr>
            </w:pPr>
            <w:del w:id="4884" w:author="Laura Viignola" w:date="2017-07-10T16:58:00Z">
              <w:r w:rsidRPr="00E352EF" w:rsidDel="00BF17B0">
                <w:rPr>
                  <w:rFonts w:ascii="Calibri" w:eastAsia="Calibri" w:hAnsi="Calibri" w:cs="Calibri"/>
                </w:rPr>
                <w:delText>CA</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982844" w14:textId="05920E12" w:rsidR="005A2227" w:rsidRPr="00E352EF" w:rsidDel="00BF17B0" w:rsidRDefault="0097053A">
            <w:pPr>
              <w:rPr>
                <w:del w:id="4885" w:author="Laura Viignola" w:date="2017-07-10T16:58:00Z"/>
              </w:rPr>
            </w:pPr>
            <w:del w:id="4886" w:author="Laura Viignola" w:date="2017-07-10T16:58:00Z">
              <w:r w:rsidRPr="00E352EF" w:rsidDel="00BF17B0">
                <w:rPr>
                  <w:rFonts w:ascii="Calibri" w:eastAsia="Calibri" w:hAnsi="Calibri" w:cs="Calibri"/>
                </w:rPr>
                <w:delText xml:space="preserve">2 </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4D8DE5" w14:textId="60C0A09F" w:rsidR="005A2227" w:rsidRPr="00E352EF" w:rsidDel="00BF17B0" w:rsidRDefault="0097053A">
            <w:pPr>
              <w:rPr>
                <w:del w:id="4887" w:author="Laura Viignola" w:date="2017-07-10T16:58:00Z"/>
              </w:rPr>
            </w:pPr>
            <w:del w:id="4888" w:author="Laura Viignola" w:date="2017-07-10T16:58:00Z">
              <w:r w:rsidRPr="00E352EF" w:rsidDel="00BF17B0">
                <w:rPr>
                  <w:rFonts w:ascii="Calibri" w:eastAsia="Calibri" w:hAnsi="Calibri" w:cs="Calibri"/>
                </w:rPr>
                <w:delText>P</w:delText>
              </w:r>
            </w:del>
          </w:p>
        </w:tc>
      </w:tr>
    </w:tbl>
    <w:p w14:paraId="479495CA" w14:textId="78374AF5" w:rsidR="005A2227" w:rsidRPr="00E352EF" w:rsidDel="00BF17B0" w:rsidRDefault="005A2227">
      <w:pPr>
        <w:tabs>
          <w:tab w:val="left" w:pos="0"/>
        </w:tabs>
        <w:spacing w:after="40"/>
        <w:rPr>
          <w:del w:id="4889" w:author="Laura Viignola" w:date="2017-07-10T16:58:00Z"/>
        </w:rPr>
      </w:pPr>
    </w:p>
    <w:p w14:paraId="2A4343BF" w14:textId="46652E81" w:rsidR="005A2227" w:rsidRPr="00E352EF" w:rsidDel="00BF17B0" w:rsidRDefault="0097053A">
      <w:pPr>
        <w:tabs>
          <w:tab w:val="left" w:pos="0"/>
        </w:tabs>
        <w:spacing w:after="40"/>
        <w:rPr>
          <w:del w:id="4890" w:author="Laura Viignola" w:date="2017-07-10T16:58:00Z"/>
          <w:rFonts w:ascii="Cambria" w:hAnsi="Cambria"/>
        </w:rPr>
      </w:pPr>
      <w:del w:id="4891" w:author="Laura Viignola" w:date="2017-07-10T16:58:00Z">
        <w:r w:rsidRPr="00E352EF" w:rsidDel="00BF17B0">
          <w:rPr>
            <w:rFonts w:ascii="Cambria" w:eastAsia="Calibri" w:hAnsi="Cambria" w:cs="Calibri"/>
          </w:rPr>
          <w:delText>Compare with the "+" operator:</w:delText>
        </w:r>
      </w:del>
    </w:p>
    <w:p w14:paraId="718AB64C" w14:textId="32B5DF75" w:rsidR="005A2227" w:rsidRPr="00E352EF" w:rsidDel="00BF17B0" w:rsidRDefault="005A2227">
      <w:pPr>
        <w:tabs>
          <w:tab w:val="left" w:pos="0"/>
        </w:tabs>
        <w:spacing w:after="40"/>
        <w:rPr>
          <w:del w:id="4892" w:author="Laura Viignola" w:date="2017-07-10T16:58:00Z"/>
          <w:rFonts w:ascii="Cambria" w:hAnsi="Cambria"/>
        </w:rPr>
      </w:pPr>
    </w:p>
    <w:p w14:paraId="71807F7C" w14:textId="365D8DF9" w:rsidR="005A2227" w:rsidRPr="00F70A81" w:rsidDel="00BF17B0" w:rsidRDefault="0097053A">
      <w:pPr>
        <w:tabs>
          <w:tab w:val="left" w:pos="0"/>
        </w:tabs>
        <w:spacing w:after="40"/>
        <w:rPr>
          <w:del w:id="4893" w:author="Laura Viignola" w:date="2017-07-10T16:58:00Z"/>
          <w:rFonts w:ascii="Cambria" w:hAnsi="Cambria"/>
          <w:lang w:val="fr-FR"/>
        </w:rPr>
      </w:pPr>
      <w:del w:id="4894" w:author="Laura Viignola" w:date="2017-07-10T16:58:00Z">
        <w:r w:rsidRPr="00F70A81" w:rsidDel="00BF17B0">
          <w:rPr>
            <w:rFonts w:ascii="Cambria" w:eastAsia="Calibri" w:hAnsi="Cambria" w:cs="Calibri"/>
            <w:lang w:val="fr-FR"/>
          </w:rPr>
          <w:delText xml:space="preserve">ds_plus := ds_bop1 </w:delText>
        </w:r>
        <w:r w:rsidRPr="00F70A81" w:rsidDel="00BF17B0">
          <w:rPr>
            <w:rFonts w:ascii="Cambria" w:eastAsia="Calibri" w:hAnsi="Cambria" w:cs="Calibri"/>
            <w:b/>
            <w:lang w:val="fr-FR"/>
          </w:rPr>
          <w:delText>+</w:delText>
        </w:r>
        <w:r w:rsidRPr="00F70A81" w:rsidDel="00BF17B0">
          <w:rPr>
            <w:rFonts w:ascii="Cambria" w:eastAsia="Calibri" w:hAnsi="Cambria" w:cs="Calibri"/>
            <w:lang w:val="fr-FR"/>
          </w:rPr>
          <w:delText xml:space="preserve"> ds_bop2</w:delText>
        </w:r>
      </w:del>
    </w:p>
    <w:p w14:paraId="69A7BE3E" w14:textId="3E1C5403" w:rsidR="005A2227" w:rsidRPr="00F70A81" w:rsidDel="00BF17B0" w:rsidRDefault="005A2227">
      <w:pPr>
        <w:tabs>
          <w:tab w:val="left" w:pos="0"/>
        </w:tabs>
        <w:spacing w:after="40"/>
        <w:rPr>
          <w:del w:id="4895" w:author="Laura Viignola" w:date="2017-07-10T16:58:00Z"/>
          <w:lang w:val="fr-FR"/>
        </w:rPr>
      </w:pPr>
    </w:p>
    <w:tbl>
      <w:tblPr>
        <w:tblW w:w="563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52"/>
        <w:gridCol w:w="1080"/>
        <w:gridCol w:w="1310"/>
        <w:gridCol w:w="1411"/>
      </w:tblGrid>
      <w:tr w:rsidR="005A2227" w:rsidRPr="00E352EF" w:rsidDel="00BF17B0" w14:paraId="4B4F6E3F" w14:textId="0122A2B9">
        <w:trPr>
          <w:trHeight w:val="374"/>
          <w:del w:id="4896" w:author="Laura Viignola" w:date="2017-07-10T16:58:00Z"/>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633A36A6" w14:textId="41053DDA" w:rsidR="005A2227" w:rsidRPr="00E352EF" w:rsidDel="00BF17B0" w:rsidRDefault="0097053A">
            <w:pPr>
              <w:rPr>
                <w:del w:id="4897" w:author="Laura Viignola" w:date="2017-07-10T16:58:00Z"/>
              </w:rPr>
            </w:pPr>
            <w:del w:id="4898" w:author="Laura Viignola" w:date="2017-07-10T16:58:00Z">
              <w:r w:rsidRPr="00E352EF" w:rsidDel="00BF17B0">
                <w:rPr>
                  <w:rFonts w:ascii="Calibri" w:eastAsia="Calibri" w:hAnsi="Calibri" w:cs="Calibri"/>
                </w:rPr>
                <w:delText>ds_plus</w:delText>
              </w:r>
            </w:del>
          </w:p>
        </w:tc>
      </w:tr>
      <w:tr w:rsidR="005A2227" w:rsidRPr="00E352EF" w:rsidDel="00BF17B0" w14:paraId="1A58E12B" w14:textId="6454FF2C">
        <w:trPr>
          <w:trHeight w:val="101"/>
          <w:del w:id="4899" w:author="Laura Viignola" w:date="2017-07-10T16:58:00Z"/>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1454EF6" w14:textId="4EBA6173" w:rsidR="005A2227" w:rsidRPr="00E352EF" w:rsidDel="00BF17B0" w:rsidRDefault="0097053A">
            <w:pPr>
              <w:rPr>
                <w:del w:id="4900" w:author="Laura Viignola" w:date="2017-07-10T16:58:00Z"/>
              </w:rPr>
            </w:pPr>
            <w:del w:id="4901" w:author="Laura Viignola" w:date="2017-07-10T16:58:00Z">
              <w:r w:rsidRPr="00E352EF" w:rsidDel="00BF17B0">
                <w:rPr>
                  <w:rFonts w:ascii="Calibri" w:eastAsia="Calibri" w:hAnsi="Calibri" w:cs="Calibri"/>
                  <w:b/>
                </w:rPr>
                <w:delText xml:space="preserve">TIME </w:delText>
              </w:r>
            </w:del>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AF318AC" w14:textId="38243684" w:rsidR="005A2227" w:rsidRPr="00E352EF" w:rsidDel="00BF17B0" w:rsidRDefault="0097053A">
            <w:pPr>
              <w:rPr>
                <w:del w:id="4902" w:author="Laura Viignola" w:date="2017-07-10T16:58:00Z"/>
              </w:rPr>
            </w:pPr>
            <w:del w:id="4903" w:author="Laura Viignola" w:date="2017-07-10T16:58:00Z">
              <w:r w:rsidRPr="00E352EF" w:rsidDel="00BF17B0">
                <w:rPr>
                  <w:rFonts w:ascii="Calibri" w:eastAsia="Calibri" w:hAnsi="Calibri" w:cs="Calibri"/>
                  <w:b/>
                </w:rPr>
                <w:delText xml:space="preserve">REF_AREA </w:delText>
              </w:r>
            </w:del>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B064823" w14:textId="64724BDF" w:rsidR="005A2227" w:rsidRPr="00E352EF" w:rsidDel="00BF17B0" w:rsidRDefault="0097053A">
            <w:pPr>
              <w:rPr>
                <w:del w:id="4904" w:author="Laura Viignola" w:date="2017-07-10T16:58:00Z"/>
              </w:rPr>
            </w:pPr>
            <w:del w:id="4905" w:author="Laura Viignola" w:date="2017-07-10T16:58:00Z">
              <w:r w:rsidRPr="00E352EF" w:rsidDel="00BF17B0">
                <w:rPr>
                  <w:rFonts w:ascii="Calibri" w:eastAsia="Calibri" w:hAnsi="Calibri" w:cs="Calibri"/>
                  <w:b/>
                </w:rPr>
                <w:delText xml:space="preserve">PARTNER </w:delText>
              </w:r>
            </w:del>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B0A55C2" w14:textId="0DA8CE70" w:rsidR="005A2227" w:rsidRPr="00E352EF" w:rsidDel="00BF17B0" w:rsidRDefault="0097053A">
            <w:pPr>
              <w:rPr>
                <w:del w:id="4906" w:author="Laura Viignola" w:date="2017-07-10T16:58:00Z"/>
              </w:rPr>
            </w:pPr>
            <w:del w:id="4907" w:author="Laura Viignola" w:date="2017-07-10T16:58:00Z">
              <w:r w:rsidRPr="00E352EF" w:rsidDel="00BF17B0">
                <w:rPr>
                  <w:rFonts w:ascii="Calibri" w:eastAsia="Calibri" w:hAnsi="Calibri" w:cs="Calibri"/>
                  <w:b/>
                </w:rPr>
                <w:delText xml:space="preserve">OBS_VALUE </w:delText>
              </w:r>
            </w:del>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1688D4D0" w14:textId="638E475F" w:rsidR="005A2227" w:rsidRPr="00E352EF" w:rsidDel="00BF17B0" w:rsidRDefault="0097053A">
            <w:pPr>
              <w:rPr>
                <w:del w:id="4908" w:author="Laura Viignola" w:date="2017-07-10T16:58:00Z"/>
              </w:rPr>
            </w:pPr>
            <w:del w:id="4909" w:author="Laura Viignola" w:date="2017-07-10T16:58:00Z">
              <w:r w:rsidRPr="00E352EF" w:rsidDel="00BF17B0">
                <w:rPr>
                  <w:rFonts w:ascii="Calibri" w:eastAsia="Calibri" w:hAnsi="Calibri" w:cs="Calibri"/>
                  <w:b/>
                </w:rPr>
                <w:delText>OBS_STATUS</w:delText>
              </w:r>
            </w:del>
          </w:p>
        </w:tc>
      </w:tr>
      <w:tr w:rsidR="005A2227" w:rsidRPr="00E352EF" w:rsidDel="00BF17B0" w14:paraId="4C6AFA40" w14:textId="6B6F5FA1">
        <w:trPr>
          <w:trHeight w:val="317"/>
          <w:del w:id="4910" w:author="Laura Viignola" w:date="2017-07-10T16:58:00Z"/>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C2EB89" w14:textId="1C778F06" w:rsidR="005A2227" w:rsidRPr="00E352EF" w:rsidDel="00BF17B0" w:rsidRDefault="0097053A">
            <w:pPr>
              <w:rPr>
                <w:del w:id="4911" w:author="Laura Viignola" w:date="2017-07-10T16:58:00Z"/>
              </w:rPr>
            </w:pPr>
            <w:del w:id="4912" w:author="Laura Viignola" w:date="2017-07-10T16:58:00Z">
              <w:r w:rsidRPr="00E352EF" w:rsidDel="00BF17B0">
                <w:rPr>
                  <w:rFonts w:ascii="Calibri" w:eastAsia="Calibri" w:hAnsi="Calibri" w:cs="Calibri"/>
                </w:rPr>
                <w:delText>2010</w:delText>
              </w:r>
            </w:del>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D2DA75" w14:textId="469A5409" w:rsidR="005A2227" w:rsidRPr="00E352EF" w:rsidDel="00BF17B0" w:rsidRDefault="0097053A">
            <w:pPr>
              <w:rPr>
                <w:del w:id="4913" w:author="Laura Viignola" w:date="2017-07-10T16:58:00Z"/>
              </w:rPr>
            </w:pPr>
            <w:del w:id="4914" w:author="Laura Viignola" w:date="2017-07-10T16:58:00Z">
              <w:r w:rsidRPr="00E352EF" w:rsidDel="00BF17B0">
                <w:rPr>
                  <w:rFonts w:ascii="Calibri" w:eastAsia="Calibri" w:hAnsi="Calibri" w:cs="Calibri"/>
                </w:rPr>
                <w:delText>EU25</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13A5BB" w14:textId="153AE783" w:rsidR="005A2227" w:rsidRPr="00E352EF" w:rsidDel="00BF17B0" w:rsidRDefault="0097053A">
            <w:pPr>
              <w:rPr>
                <w:del w:id="4915" w:author="Laura Viignola" w:date="2017-07-10T16:58:00Z"/>
              </w:rPr>
            </w:pPr>
            <w:del w:id="4916" w:author="Laura Viignola" w:date="2017-07-10T16:58:00Z">
              <w:r w:rsidRPr="00E352EF" w:rsidDel="00BF17B0">
                <w:rPr>
                  <w:rFonts w:ascii="Calibri" w:eastAsia="Calibri" w:hAnsi="Calibri" w:cs="Calibri"/>
                </w:rPr>
                <w:delText>CA</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C9A7B7" w14:textId="4447B190" w:rsidR="005A2227" w:rsidRPr="00E352EF" w:rsidDel="00BF17B0" w:rsidRDefault="0097053A">
            <w:pPr>
              <w:rPr>
                <w:del w:id="4917" w:author="Laura Viignola" w:date="2017-07-10T16:58:00Z"/>
              </w:rPr>
            </w:pPr>
            <w:del w:id="4918" w:author="Laura Viignola" w:date="2017-07-10T16:58:00Z">
              <w:r w:rsidRPr="00E352EF" w:rsidDel="00BF17B0">
                <w:rPr>
                  <w:rFonts w:ascii="Calibri" w:eastAsia="Calibri" w:hAnsi="Calibri" w:cs="Calibri"/>
                </w:rPr>
                <w:delText>30</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33D479" w14:textId="2AA08732" w:rsidR="005A2227" w:rsidRPr="00E352EF" w:rsidDel="00BF17B0" w:rsidRDefault="0097053A">
            <w:pPr>
              <w:rPr>
                <w:del w:id="4919" w:author="Laura Viignola" w:date="2017-07-10T16:58:00Z"/>
              </w:rPr>
            </w:pPr>
            <w:del w:id="4920" w:author="Laura Viignola" w:date="2017-07-10T16:58:00Z">
              <w:r w:rsidRPr="00E352EF" w:rsidDel="00BF17B0">
                <w:rPr>
                  <w:rFonts w:ascii="Calibri" w:eastAsia="Calibri" w:hAnsi="Calibri" w:cs="Calibri"/>
                </w:rPr>
                <w:delText>D</w:delText>
              </w:r>
            </w:del>
          </w:p>
        </w:tc>
      </w:tr>
    </w:tbl>
    <w:p w14:paraId="3F0F505A" w14:textId="2AB494DB" w:rsidR="005A2227" w:rsidRPr="00E352EF" w:rsidDel="00BF17B0" w:rsidRDefault="005A2227">
      <w:pPr>
        <w:tabs>
          <w:tab w:val="left" w:pos="0"/>
        </w:tabs>
        <w:spacing w:after="40"/>
        <w:rPr>
          <w:del w:id="4921" w:author="Laura Viignola" w:date="2017-07-10T16:58:00Z"/>
        </w:rPr>
      </w:pPr>
    </w:p>
    <w:p w14:paraId="498A6423" w14:textId="49C578EE" w:rsidR="005A2227" w:rsidRPr="00E352EF" w:rsidDel="00BF17B0" w:rsidRDefault="00EA6708">
      <w:pPr>
        <w:tabs>
          <w:tab w:val="left" w:pos="0"/>
        </w:tabs>
        <w:spacing w:after="40"/>
        <w:rPr>
          <w:del w:id="4922" w:author="Laura Viignola" w:date="2017-07-10T16:58:00Z"/>
          <w:rFonts w:ascii="Cambria" w:hAnsi="Cambria"/>
        </w:rPr>
      </w:pPr>
      <w:del w:id="4923" w:author="Laura Viignola" w:date="2017-07-10T16:58:00Z">
        <w:r w:rsidRPr="00E352EF" w:rsidDel="00BF17B0">
          <w:rPr>
            <w:rFonts w:ascii="Cambria" w:eastAsia="Calibri" w:hAnsi="Cambria" w:cs="Calibri"/>
          </w:rPr>
          <w:delText xml:space="preserve">2) </w:delText>
        </w:r>
        <w:r w:rsidR="0097053A" w:rsidRPr="00E352EF" w:rsidDel="00BF17B0">
          <w:rPr>
            <w:rFonts w:ascii="Cambria" w:eastAsia="Calibri" w:hAnsi="Cambria" w:cs="Calibri"/>
          </w:rPr>
          <w:delText xml:space="preserve">ds_sum := </w:delText>
        </w:r>
        <w:r w:rsidR="0097053A" w:rsidRPr="00E352EF" w:rsidDel="00BF17B0">
          <w:rPr>
            <w:rFonts w:ascii="Cambria" w:eastAsia="Calibri" w:hAnsi="Cambria" w:cs="Calibri"/>
            <w:b/>
          </w:rPr>
          <w:delText>listsum (</w:delText>
        </w:r>
        <w:r w:rsidR="0097053A" w:rsidRPr="00E352EF" w:rsidDel="00BF17B0">
          <w:rPr>
            <w:rFonts w:ascii="Cambria" w:eastAsia="Calibri" w:hAnsi="Cambria" w:cs="Calibri"/>
          </w:rPr>
          <w:delText xml:space="preserve"> ds_bop1 , - ds_bop2 </w:delText>
        </w:r>
        <w:r w:rsidR="0097053A" w:rsidRPr="00E352EF" w:rsidDel="00BF17B0">
          <w:rPr>
            <w:rFonts w:ascii="Cambria" w:eastAsia="Calibri" w:hAnsi="Cambria" w:cs="Calibri"/>
            <w:b/>
          </w:rPr>
          <w:delText>)</w:delText>
        </w:r>
      </w:del>
    </w:p>
    <w:p w14:paraId="5D306B94" w14:textId="37BD1B2D" w:rsidR="005A2227" w:rsidRPr="00E352EF" w:rsidDel="00BF17B0" w:rsidRDefault="005A2227">
      <w:pPr>
        <w:tabs>
          <w:tab w:val="left" w:pos="0"/>
        </w:tabs>
        <w:spacing w:after="40"/>
        <w:rPr>
          <w:del w:id="4924" w:author="Laura Viignola" w:date="2017-07-10T16:58:00Z"/>
        </w:rPr>
      </w:pPr>
    </w:p>
    <w:tbl>
      <w:tblPr>
        <w:tblW w:w="563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52"/>
        <w:gridCol w:w="1080"/>
        <w:gridCol w:w="1310"/>
        <w:gridCol w:w="1411"/>
      </w:tblGrid>
      <w:tr w:rsidR="005A2227" w:rsidRPr="00E352EF" w:rsidDel="00BF17B0" w14:paraId="6B5D3DC9" w14:textId="68F93E36">
        <w:trPr>
          <w:trHeight w:val="374"/>
          <w:del w:id="4925" w:author="Laura Viignola" w:date="2017-07-10T16:58:00Z"/>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259BF6F1" w14:textId="5F8769F8" w:rsidR="005A2227" w:rsidRPr="00E352EF" w:rsidDel="00BF17B0" w:rsidRDefault="0097053A">
            <w:pPr>
              <w:rPr>
                <w:del w:id="4926" w:author="Laura Viignola" w:date="2017-07-10T16:58:00Z"/>
              </w:rPr>
            </w:pPr>
            <w:del w:id="4927" w:author="Laura Viignola" w:date="2017-07-10T16:58:00Z">
              <w:r w:rsidRPr="00E352EF" w:rsidDel="00BF17B0">
                <w:rPr>
                  <w:rFonts w:ascii="Calibri" w:eastAsia="Calibri" w:hAnsi="Calibri" w:cs="Calibri"/>
                </w:rPr>
                <w:delText>ds_sum</w:delText>
              </w:r>
            </w:del>
          </w:p>
        </w:tc>
      </w:tr>
      <w:tr w:rsidR="005A2227" w:rsidRPr="00E352EF" w:rsidDel="00BF17B0" w14:paraId="251CCE3A" w14:textId="5DC046CF">
        <w:trPr>
          <w:trHeight w:val="101"/>
          <w:del w:id="4928" w:author="Laura Viignola" w:date="2017-07-10T16:58:00Z"/>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31837BC" w14:textId="401C9C7A" w:rsidR="005A2227" w:rsidRPr="00E352EF" w:rsidDel="00BF17B0" w:rsidRDefault="0097053A">
            <w:pPr>
              <w:rPr>
                <w:del w:id="4929" w:author="Laura Viignola" w:date="2017-07-10T16:58:00Z"/>
              </w:rPr>
            </w:pPr>
            <w:del w:id="4930" w:author="Laura Viignola" w:date="2017-07-10T16:58:00Z">
              <w:r w:rsidRPr="00E352EF" w:rsidDel="00BF17B0">
                <w:rPr>
                  <w:rFonts w:ascii="Calibri" w:eastAsia="Calibri" w:hAnsi="Calibri" w:cs="Calibri"/>
                  <w:b/>
                </w:rPr>
                <w:delText xml:space="preserve">TIME </w:delText>
              </w:r>
            </w:del>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31F20E9" w14:textId="6B05CF9D" w:rsidR="005A2227" w:rsidRPr="00E352EF" w:rsidDel="00BF17B0" w:rsidRDefault="0097053A">
            <w:pPr>
              <w:rPr>
                <w:del w:id="4931" w:author="Laura Viignola" w:date="2017-07-10T16:58:00Z"/>
              </w:rPr>
            </w:pPr>
            <w:del w:id="4932" w:author="Laura Viignola" w:date="2017-07-10T16:58:00Z">
              <w:r w:rsidRPr="00E352EF" w:rsidDel="00BF17B0">
                <w:rPr>
                  <w:rFonts w:ascii="Calibri" w:eastAsia="Calibri" w:hAnsi="Calibri" w:cs="Calibri"/>
                  <w:b/>
                </w:rPr>
                <w:delText xml:space="preserve">REF_AREA </w:delText>
              </w:r>
            </w:del>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C3E36A0" w14:textId="209A639A" w:rsidR="005A2227" w:rsidRPr="00E352EF" w:rsidDel="00BF17B0" w:rsidRDefault="0097053A">
            <w:pPr>
              <w:rPr>
                <w:del w:id="4933" w:author="Laura Viignola" w:date="2017-07-10T16:58:00Z"/>
              </w:rPr>
            </w:pPr>
            <w:del w:id="4934" w:author="Laura Viignola" w:date="2017-07-10T16:58:00Z">
              <w:r w:rsidRPr="00E352EF" w:rsidDel="00BF17B0">
                <w:rPr>
                  <w:rFonts w:ascii="Calibri" w:eastAsia="Calibri" w:hAnsi="Calibri" w:cs="Calibri"/>
                  <w:b/>
                </w:rPr>
                <w:delText xml:space="preserve">PARTNER </w:delText>
              </w:r>
            </w:del>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9C289DE" w14:textId="3CF9ED19" w:rsidR="005A2227" w:rsidRPr="00E352EF" w:rsidDel="00BF17B0" w:rsidRDefault="0097053A">
            <w:pPr>
              <w:rPr>
                <w:del w:id="4935" w:author="Laura Viignola" w:date="2017-07-10T16:58:00Z"/>
              </w:rPr>
            </w:pPr>
            <w:del w:id="4936" w:author="Laura Viignola" w:date="2017-07-10T16:58:00Z">
              <w:r w:rsidRPr="00E352EF" w:rsidDel="00BF17B0">
                <w:rPr>
                  <w:rFonts w:ascii="Calibri" w:eastAsia="Calibri" w:hAnsi="Calibri" w:cs="Calibri"/>
                  <w:b/>
                </w:rPr>
                <w:delText xml:space="preserve">OBS_VALUE </w:delText>
              </w:r>
            </w:del>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172FF027" w14:textId="1DD05E59" w:rsidR="005A2227" w:rsidRPr="00E352EF" w:rsidDel="00BF17B0" w:rsidRDefault="0097053A">
            <w:pPr>
              <w:rPr>
                <w:del w:id="4937" w:author="Laura Viignola" w:date="2017-07-10T16:58:00Z"/>
              </w:rPr>
            </w:pPr>
            <w:del w:id="4938" w:author="Laura Viignola" w:date="2017-07-10T16:58:00Z">
              <w:r w:rsidRPr="00E352EF" w:rsidDel="00BF17B0">
                <w:rPr>
                  <w:rFonts w:ascii="Calibri" w:eastAsia="Calibri" w:hAnsi="Calibri" w:cs="Calibri"/>
                  <w:b/>
                </w:rPr>
                <w:delText>OBS_STATUS</w:delText>
              </w:r>
            </w:del>
          </w:p>
        </w:tc>
      </w:tr>
      <w:tr w:rsidR="005A2227" w:rsidRPr="00E352EF" w:rsidDel="00BF17B0" w14:paraId="58EA91AA" w14:textId="3F042153">
        <w:trPr>
          <w:trHeight w:val="317"/>
          <w:del w:id="4939" w:author="Laura Viignola" w:date="2017-07-10T16:58:00Z"/>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205A8A" w14:textId="49E7E5D6" w:rsidR="005A2227" w:rsidRPr="00E352EF" w:rsidDel="00BF17B0" w:rsidRDefault="0097053A">
            <w:pPr>
              <w:rPr>
                <w:del w:id="4940" w:author="Laura Viignola" w:date="2017-07-10T16:58:00Z"/>
              </w:rPr>
            </w:pPr>
            <w:del w:id="4941" w:author="Laura Viignola" w:date="2017-07-10T16:58:00Z">
              <w:r w:rsidRPr="00E352EF" w:rsidDel="00BF17B0">
                <w:rPr>
                  <w:rFonts w:ascii="Calibri" w:eastAsia="Calibri" w:hAnsi="Calibri" w:cs="Calibri"/>
                </w:rPr>
                <w:delText>2010</w:delText>
              </w:r>
            </w:del>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3E474F" w14:textId="39B9E5FA" w:rsidR="005A2227" w:rsidRPr="00E352EF" w:rsidDel="00BF17B0" w:rsidRDefault="0097053A">
            <w:pPr>
              <w:rPr>
                <w:del w:id="4942" w:author="Laura Viignola" w:date="2017-07-10T16:58:00Z"/>
              </w:rPr>
            </w:pPr>
            <w:del w:id="4943" w:author="Laura Viignola" w:date="2017-07-10T16:58:00Z">
              <w:r w:rsidRPr="00E352EF" w:rsidDel="00BF17B0">
                <w:rPr>
                  <w:rFonts w:ascii="Calibri" w:eastAsia="Calibri" w:hAnsi="Calibri" w:cs="Calibri"/>
                </w:rPr>
                <w:delText>EU25</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42801D" w14:textId="5EDD52E1" w:rsidR="005A2227" w:rsidRPr="00E352EF" w:rsidDel="00BF17B0" w:rsidRDefault="0097053A">
            <w:pPr>
              <w:rPr>
                <w:del w:id="4944" w:author="Laura Viignola" w:date="2017-07-10T16:58:00Z"/>
              </w:rPr>
            </w:pPr>
            <w:del w:id="4945" w:author="Laura Viignola" w:date="2017-07-10T16:58:00Z">
              <w:r w:rsidRPr="00E352EF" w:rsidDel="00BF17B0">
                <w:rPr>
                  <w:rFonts w:ascii="Calibri" w:eastAsia="Calibri" w:hAnsi="Calibri" w:cs="Calibri"/>
                </w:rPr>
                <w:delText>CA</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3986EB" w14:textId="739E118A" w:rsidR="005A2227" w:rsidRPr="00E352EF" w:rsidDel="00BF17B0" w:rsidRDefault="0097053A">
            <w:pPr>
              <w:rPr>
                <w:del w:id="4946" w:author="Laura Viignola" w:date="2017-07-10T16:58:00Z"/>
              </w:rPr>
            </w:pPr>
            <w:del w:id="4947" w:author="Laura Viignola" w:date="2017-07-10T16:58:00Z">
              <w:r w:rsidRPr="00E352EF" w:rsidDel="00BF17B0">
                <w:rPr>
                  <w:rFonts w:ascii="Calibri" w:eastAsia="Calibri" w:hAnsi="Calibri" w:cs="Calibri"/>
                </w:rPr>
                <w:delText>10</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F9A98E" w14:textId="1C59E071" w:rsidR="005A2227" w:rsidRPr="00E352EF" w:rsidDel="00BF17B0" w:rsidRDefault="0097053A">
            <w:pPr>
              <w:rPr>
                <w:del w:id="4948" w:author="Laura Viignola" w:date="2017-07-10T16:58:00Z"/>
              </w:rPr>
            </w:pPr>
            <w:del w:id="4949" w:author="Laura Viignola" w:date="2017-07-10T16:58:00Z">
              <w:r w:rsidRPr="00E352EF" w:rsidDel="00BF17B0">
                <w:rPr>
                  <w:rFonts w:ascii="Calibri" w:eastAsia="Calibri" w:hAnsi="Calibri" w:cs="Calibri"/>
                </w:rPr>
                <w:delText>D</w:delText>
              </w:r>
            </w:del>
          </w:p>
        </w:tc>
      </w:tr>
      <w:tr w:rsidR="005A2227" w:rsidRPr="00E352EF" w:rsidDel="00BF17B0" w14:paraId="38BC500F" w14:textId="4AAD1342">
        <w:trPr>
          <w:trHeight w:val="101"/>
          <w:del w:id="4950" w:author="Laura Viignola" w:date="2017-07-10T16:58:00Z"/>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E301DF" w14:textId="569D34EE" w:rsidR="005A2227" w:rsidRPr="00E352EF" w:rsidDel="00BF17B0" w:rsidRDefault="0097053A">
            <w:pPr>
              <w:rPr>
                <w:del w:id="4951" w:author="Laura Viignola" w:date="2017-07-10T16:58:00Z"/>
              </w:rPr>
            </w:pPr>
            <w:del w:id="4952" w:author="Laura Viignola" w:date="2017-07-10T16:58:00Z">
              <w:r w:rsidRPr="00E352EF" w:rsidDel="00BF17B0">
                <w:rPr>
                  <w:rFonts w:ascii="Calibri" w:eastAsia="Calibri" w:hAnsi="Calibri" w:cs="Calibri"/>
                </w:rPr>
                <w:delText>2010</w:delText>
              </w:r>
            </w:del>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CB9D0E" w14:textId="10387493" w:rsidR="005A2227" w:rsidRPr="00E352EF" w:rsidDel="00BF17B0" w:rsidRDefault="0097053A">
            <w:pPr>
              <w:rPr>
                <w:del w:id="4953" w:author="Laura Viignola" w:date="2017-07-10T16:58:00Z"/>
              </w:rPr>
            </w:pPr>
            <w:del w:id="4954" w:author="Laura Viignola" w:date="2017-07-10T16:58:00Z">
              <w:r w:rsidRPr="00E352EF" w:rsidDel="00BF17B0">
                <w:rPr>
                  <w:rFonts w:ascii="Calibri" w:eastAsia="Calibri" w:hAnsi="Calibri" w:cs="Calibri"/>
                </w:rPr>
                <w:delText>BG</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550225" w14:textId="13B876EA" w:rsidR="005A2227" w:rsidRPr="00E352EF" w:rsidDel="00BF17B0" w:rsidRDefault="0097053A">
            <w:pPr>
              <w:rPr>
                <w:del w:id="4955" w:author="Laura Viignola" w:date="2017-07-10T16:58:00Z"/>
              </w:rPr>
            </w:pPr>
            <w:del w:id="4956" w:author="Laura Viignola" w:date="2017-07-10T16:58:00Z">
              <w:r w:rsidRPr="00E352EF" w:rsidDel="00BF17B0">
                <w:rPr>
                  <w:rFonts w:ascii="Calibri" w:eastAsia="Calibri" w:hAnsi="Calibri" w:cs="Calibri"/>
                </w:rPr>
                <w:delText>CA</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401A09" w14:textId="48C6323C" w:rsidR="005A2227" w:rsidRPr="00E352EF" w:rsidDel="00BF17B0" w:rsidRDefault="0097053A">
            <w:pPr>
              <w:rPr>
                <w:del w:id="4957" w:author="Laura Viignola" w:date="2017-07-10T16:58:00Z"/>
              </w:rPr>
            </w:pPr>
            <w:del w:id="4958" w:author="Laura Viignola" w:date="2017-07-10T16:58:00Z">
              <w:r w:rsidRPr="00E352EF" w:rsidDel="00BF17B0">
                <w:rPr>
                  <w:rFonts w:ascii="Calibri" w:eastAsia="Calibri" w:hAnsi="Calibri" w:cs="Calibri"/>
                </w:rPr>
                <w:delText>2</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33A7E1" w14:textId="74465EBB" w:rsidR="005A2227" w:rsidRPr="00E352EF" w:rsidDel="00BF17B0" w:rsidRDefault="0097053A">
            <w:pPr>
              <w:rPr>
                <w:del w:id="4959" w:author="Laura Viignola" w:date="2017-07-10T16:58:00Z"/>
              </w:rPr>
            </w:pPr>
            <w:del w:id="4960" w:author="Laura Viignola" w:date="2017-07-10T16:58:00Z">
              <w:r w:rsidRPr="00E352EF" w:rsidDel="00BF17B0">
                <w:rPr>
                  <w:rFonts w:ascii="Calibri" w:eastAsia="Calibri" w:hAnsi="Calibri" w:cs="Calibri"/>
                </w:rPr>
                <w:delText>P</w:delText>
              </w:r>
            </w:del>
          </w:p>
        </w:tc>
      </w:tr>
      <w:tr w:rsidR="005A2227" w:rsidRPr="00E352EF" w:rsidDel="00BF17B0" w14:paraId="11645ADC" w14:textId="2800F99A">
        <w:trPr>
          <w:trHeight w:val="101"/>
          <w:del w:id="4961" w:author="Laura Viignola" w:date="2017-07-10T16:58:00Z"/>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5829D0" w14:textId="6B309786" w:rsidR="005A2227" w:rsidRPr="00E352EF" w:rsidDel="00BF17B0" w:rsidRDefault="0097053A">
            <w:pPr>
              <w:rPr>
                <w:del w:id="4962" w:author="Laura Viignola" w:date="2017-07-10T16:58:00Z"/>
              </w:rPr>
            </w:pPr>
            <w:del w:id="4963" w:author="Laura Viignola" w:date="2017-07-10T16:58:00Z">
              <w:r w:rsidRPr="00E352EF" w:rsidDel="00BF17B0">
                <w:rPr>
                  <w:rFonts w:ascii="Calibri" w:eastAsia="Calibri" w:hAnsi="Calibri" w:cs="Calibri"/>
                </w:rPr>
                <w:delText>2010</w:delText>
              </w:r>
            </w:del>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48ECA6" w14:textId="0D122DCA" w:rsidR="005A2227" w:rsidRPr="00E352EF" w:rsidDel="00BF17B0" w:rsidRDefault="0097053A">
            <w:pPr>
              <w:rPr>
                <w:del w:id="4964" w:author="Laura Viignola" w:date="2017-07-10T16:58:00Z"/>
              </w:rPr>
            </w:pPr>
            <w:del w:id="4965" w:author="Laura Viignola" w:date="2017-07-10T16:58:00Z">
              <w:r w:rsidRPr="00E352EF" w:rsidDel="00BF17B0">
                <w:rPr>
                  <w:rFonts w:ascii="Calibri" w:eastAsia="Calibri" w:hAnsi="Calibri" w:cs="Calibri"/>
                </w:rPr>
                <w:delText>RO</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AB7F36" w14:textId="1B23E197" w:rsidR="005A2227" w:rsidRPr="00E352EF" w:rsidDel="00BF17B0" w:rsidRDefault="0097053A">
            <w:pPr>
              <w:rPr>
                <w:del w:id="4966" w:author="Laura Viignola" w:date="2017-07-10T16:58:00Z"/>
              </w:rPr>
            </w:pPr>
            <w:del w:id="4967" w:author="Laura Viignola" w:date="2017-07-10T16:58:00Z">
              <w:r w:rsidRPr="00E352EF" w:rsidDel="00BF17B0">
                <w:rPr>
                  <w:rFonts w:ascii="Calibri" w:eastAsia="Calibri" w:hAnsi="Calibri" w:cs="Calibri"/>
                </w:rPr>
                <w:delText>CA</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3C0B77" w14:textId="615F13A9" w:rsidR="005A2227" w:rsidRPr="00E352EF" w:rsidDel="00BF17B0" w:rsidRDefault="0097053A">
            <w:pPr>
              <w:rPr>
                <w:del w:id="4968" w:author="Laura Viignola" w:date="2017-07-10T16:58:00Z"/>
              </w:rPr>
            </w:pPr>
            <w:del w:id="4969" w:author="Laura Viignola" w:date="2017-07-10T16:58:00Z">
              <w:r w:rsidRPr="00E352EF" w:rsidDel="00BF17B0">
                <w:rPr>
                  <w:rFonts w:ascii="Calibri" w:eastAsia="Calibri" w:hAnsi="Calibri" w:cs="Calibri"/>
                </w:rPr>
                <w:delText xml:space="preserve">2 </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90ADB1" w14:textId="76D016A0" w:rsidR="005A2227" w:rsidRPr="00E352EF" w:rsidDel="00BF17B0" w:rsidRDefault="0097053A">
            <w:pPr>
              <w:rPr>
                <w:del w:id="4970" w:author="Laura Viignola" w:date="2017-07-10T16:58:00Z"/>
              </w:rPr>
            </w:pPr>
            <w:del w:id="4971" w:author="Laura Viignola" w:date="2017-07-10T16:58:00Z">
              <w:r w:rsidRPr="00E352EF" w:rsidDel="00BF17B0">
                <w:rPr>
                  <w:rFonts w:ascii="Calibri" w:eastAsia="Calibri" w:hAnsi="Calibri" w:cs="Calibri"/>
                </w:rPr>
                <w:delText>P</w:delText>
              </w:r>
            </w:del>
          </w:p>
        </w:tc>
      </w:tr>
    </w:tbl>
    <w:p w14:paraId="51FE718D" w14:textId="48745DFD" w:rsidR="005A2227" w:rsidRPr="00E352EF" w:rsidDel="00BF17B0" w:rsidRDefault="005A2227">
      <w:pPr>
        <w:rPr>
          <w:del w:id="4972" w:author="Laura Viignola" w:date="2017-07-10T16:58:00Z"/>
        </w:rPr>
      </w:pPr>
    </w:p>
    <w:p w14:paraId="295720F1" w14:textId="69B0E5BE" w:rsidR="005A2227" w:rsidRPr="00E352EF" w:rsidRDefault="0097053A" w:rsidP="00B3632D">
      <w:pPr>
        <w:pStyle w:val="Stile1"/>
        <w:rPr>
          <w:lang w:val="en-GB"/>
        </w:rPr>
      </w:pPr>
      <w:bookmarkStart w:id="4973" w:name="_Toc462659686"/>
      <w:bookmarkStart w:id="4974" w:name="_Toc463805756"/>
      <w:bookmarkStart w:id="4975" w:name="_Toc464487933"/>
      <w:r w:rsidRPr="00E352EF">
        <w:rPr>
          <w:lang w:val="en-GB"/>
        </w:rPr>
        <w:t>VTL</w:t>
      </w:r>
      <w:r w:rsidR="00EB2324" w:rsidRPr="00E352EF">
        <w:rPr>
          <w:lang w:val="en-GB"/>
        </w:rPr>
        <w:t>-</w:t>
      </w:r>
      <w:r w:rsidRPr="00E352EF">
        <w:rPr>
          <w:lang w:val="en-GB"/>
        </w:rPr>
        <w:t xml:space="preserve">ML  -  </w:t>
      </w:r>
      <w:del w:id="4976" w:author="Utente" w:date="2017-06-23T17:09:00Z">
        <w:r w:rsidRPr="00E352EF" w:rsidDel="005766AD">
          <w:rPr>
            <w:lang w:val="en-GB"/>
          </w:rPr>
          <w:delText xml:space="preserve">Boolean </w:delText>
        </w:r>
      </w:del>
      <w:ins w:id="4977" w:author="Utente" w:date="2017-06-23T17:09:00Z">
        <w:r w:rsidR="005766AD">
          <w:rPr>
            <w:lang w:val="en-GB"/>
          </w:rPr>
          <w:t>Comparison</w:t>
        </w:r>
        <w:r w:rsidR="005766AD" w:rsidRPr="00E352EF">
          <w:rPr>
            <w:lang w:val="en-GB"/>
          </w:rPr>
          <w:t xml:space="preserve"> </w:t>
        </w:r>
      </w:ins>
      <w:r w:rsidRPr="00E352EF">
        <w:rPr>
          <w:lang w:val="en-GB"/>
        </w:rPr>
        <w:t>operators</w:t>
      </w:r>
      <w:bookmarkEnd w:id="4973"/>
      <w:r w:rsidRPr="00E352EF">
        <w:rPr>
          <w:lang w:val="en-GB"/>
        </w:rPr>
        <w:t xml:space="preserve"> and functions</w:t>
      </w:r>
      <w:bookmarkEnd w:id="4974"/>
      <w:bookmarkEnd w:id="4975"/>
    </w:p>
    <w:p w14:paraId="635F0522" w14:textId="77777777" w:rsidR="005A2227" w:rsidRPr="00E352EF" w:rsidRDefault="0097053A" w:rsidP="002B273C">
      <w:pPr>
        <w:pStyle w:val="Stile3"/>
        <w:rPr>
          <w:lang w:val="en-GB"/>
        </w:rPr>
      </w:pPr>
      <w:bookmarkStart w:id="4978" w:name="_Toc462659691"/>
      <w:bookmarkStart w:id="4979" w:name="_Toc463805757"/>
      <w:bookmarkStart w:id="4980" w:name="_Toc464487934"/>
      <w:r w:rsidRPr="00E352EF">
        <w:rPr>
          <w:lang w:val="en-GB"/>
        </w:rPr>
        <w:t>equal to =</w:t>
      </w:r>
      <w:bookmarkEnd w:id="4978"/>
      <w:bookmarkEnd w:id="4979"/>
      <w:bookmarkEnd w:id="4980"/>
    </w:p>
    <w:p w14:paraId="4F54E73B" w14:textId="03B154AA" w:rsidR="005A2227" w:rsidRPr="00E352EF" w:rsidDel="00D47502" w:rsidRDefault="0097053A" w:rsidP="00D544A1">
      <w:pPr>
        <w:rPr>
          <w:del w:id="4981" w:author="Laura Viignola" w:date="2017-06-22T10:16:00Z"/>
          <w:rFonts w:ascii="Cambria" w:hAnsi="Cambria"/>
        </w:rPr>
      </w:pPr>
      <w:del w:id="4982" w:author="Laura Viignola" w:date="2017-06-22T10:16:00Z">
        <w:r w:rsidRPr="00E352EF" w:rsidDel="00D47502">
          <w:rPr>
            <w:rFonts w:ascii="Cambria" w:eastAsia="Calibri" w:hAnsi="Cambria" w:cs="Calibri"/>
            <w:i/>
            <w:color w:val="5B9BD5"/>
          </w:rPr>
          <w:delText>Semantic</w:delText>
        </w:r>
      </w:del>
    </w:p>
    <w:p w14:paraId="0737A245" w14:textId="55E09D17" w:rsidR="005A2227" w:rsidRPr="00E352EF" w:rsidDel="00D47502" w:rsidRDefault="0097053A" w:rsidP="00D544A1">
      <w:pPr>
        <w:rPr>
          <w:del w:id="4983" w:author="Laura Viignola" w:date="2017-06-22T10:16:00Z"/>
          <w:rFonts w:ascii="Cambria" w:hAnsi="Cambria"/>
        </w:rPr>
      </w:pPr>
      <w:del w:id="4984" w:author="Laura Viignola" w:date="2017-06-22T10:16:00Z">
        <w:r w:rsidRPr="00E352EF" w:rsidDel="00D47502">
          <w:rPr>
            <w:rFonts w:ascii="Cambria" w:eastAsia="Calibri" w:hAnsi="Cambria" w:cs="Calibri"/>
          </w:rPr>
          <w:delText xml:space="preserve">The operator </w:delText>
        </w:r>
        <w:r w:rsidRPr="00E352EF" w:rsidDel="00D47502">
          <w:rPr>
            <w:rFonts w:ascii="Cambria" w:eastAsia="Calibri" w:hAnsi="Cambria" w:cs="Calibri"/>
            <w:b/>
          </w:rPr>
          <w:delText>=</w:delText>
        </w:r>
        <w:r w:rsidRPr="00E352EF" w:rsidDel="00D47502">
          <w:rPr>
            <w:rFonts w:ascii="Cambria" w:eastAsia="Calibri" w:hAnsi="Cambria" w:cs="Calibri"/>
          </w:rPr>
          <w:delText xml:space="preserve"> compares two values to evaluate if they are equal.</w:delText>
        </w:r>
      </w:del>
    </w:p>
    <w:p w14:paraId="7C58F0C1" w14:textId="77777777" w:rsidR="00D544A1" w:rsidRPr="00E352EF" w:rsidRDefault="00D544A1" w:rsidP="00D544A1">
      <w:pPr>
        <w:rPr>
          <w:rFonts w:ascii="Cambria" w:eastAsia="Calibri" w:hAnsi="Cambria" w:cs="Calibri"/>
          <w:i/>
          <w:color w:val="5B9BD5"/>
          <w:sz w:val="22"/>
        </w:rPr>
      </w:pPr>
    </w:p>
    <w:p w14:paraId="7B190516"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09E50944" w14:textId="229C476D" w:rsidR="005A2227" w:rsidRPr="00F27DF7" w:rsidRDefault="0097053A" w:rsidP="00D544A1">
      <w:pPr>
        <w:rPr>
          <w:rFonts w:ascii="Arial" w:hAnsi="Arial" w:cs="Arial"/>
        </w:rPr>
      </w:pPr>
      <w:r w:rsidRPr="00E352EF">
        <w:rPr>
          <w:rFonts w:ascii="Cambria" w:eastAsia="Calibri" w:hAnsi="Cambria" w:cs="Calibri"/>
        </w:rPr>
        <w:t xml:space="preserve"> </w:t>
      </w:r>
      <w:del w:id="4985" w:author="Laura Viignola" w:date="2017-06-22T10:22:00Z">
        <w:r w:rsidRPr="00F27DF7" w:rsidDel="00D47502">
          <w:rPr>
            <w:rFonts w:ascii="Arial" w:eastAsia="Calibri" w:hAnsi="Arial" w:cs="Arial"/>
            <w:i/>
          </w:rPr>
          <w:delText>ds_</w:delText>
        </w:r>
        <w:r w:rsidRPr="00F27DF7" w:rsidDel="00D47502">
          <w:rPr>
            <w:rFonts w:ascii="Arial" w:eastAsia="Calibri" w:hAnsi="Arial" w:cs="Arial"/>
          </w:rPr>
          <w:delText>1</w:delText>
        </w:r>
      </w:del>
      <w:ins w:id="4986" w:author="Laura Viignola" w:date="2017-06-22T10:22:00Z">
        <w:r w:rsidR="00D47502" w:rsidRPr="00F27DF7">
          <w:rPr>
            <w:rFonts w:ascii="Arial" w:eastAsia="Calibri" w:hAnsi="Arial" w:cs="Arial"/>
          </w:rPr>
          <w:t>left</w:t>
        </w:r>
      </w:ins>
      <w:r w:rsidRPr="00F27DF7">
        <w:rPr>
          <w:rFonts w:ascii="Arial" w:eastAsia="Calibri" w:hAnsi="Arial" w:cs="Arial"/>
        </w:rPr>
        <w:t xml:space="preserve"> </w:t>
      </w:r>
      <w:r w:rsidRPr="00F27DF7">
        <w:rPr>
          <w:rFonts w:ascii="Arial" w:eastAsia="Calibri" w:hAnsi="Arial" w:cs="Arial"/>
          <w:b/>
        </w:rPr>
        <w:t>=</w:t>
      </w:r>
      <w:r w:rsidR="00D47502" w:rsidRPr="00F27DF7">
        <w:rPr>
          <w:rFonts w:ascii="Arial" w:eastAsia="Calibri" w:hAnsi="Arial" w:cs="Arial"/>
          <w:b/>
        </w:rPr>
        <w:t xml:space="preserve"> </w:t>
      </w:r>
      <w:ins w:id="4987" w:author="Laura Viignola" w:date="2017-06-22T10:23:00Z">
        <w:r w:rsidR="00D47502" w:rsidRPr="00F27DF7">
          <w:rPr>
            <w:rFonts w:ascii="Arial" w:eastAsia="Calibri" w:hAnsi="Arial" w:cs="Arial"/>
          </w:rPr>
          <w:t>right</w:t>
        </w:r>
      </w:ins>
      <w:del w:id="4988" w:author="Laura Viignola" w:date="2017-06-22T10:23:00Z">
        <w:r w:rsidRPr="00F27DF7" w:rsidDel="00D47502">
          <w:rPr>
            <w:rFonts w:ascii="Arial" w:eastAsia="Calibri" w:hAnsi="Arial" w:cs="Arial"/>
            <w:i/>
          </w:rPr>
          <w:delText>ds_2</w:delText>
        </w:r>
        <w:r w:rsidRPr="00F27DF7" w:rsidDel="00D47502">
          <w:rPr>
            <w:rFonts w:ascii="Arial" w:eastAsia="Calibri" w:hAnsi="Arial" w:cs="Arial"/>
          </w:rPr>
          <w:delText xml:space="preserve"> </w:delText>
        </w:r>
      </w:del>
    </w:p>
    <w:p w14:paraId="32A13B50" w14:textId="77777777" w:rsidR="00D544A1" w:rsidRPr="00E352EF" w:rsidRDefault="00D544A1" w:rsidP="00D544A1">
      <w:pPr>
        <w:rPr>
          <w:rFonts w:ascii="Cambria" w:eastAsia="Calibri" w:hAnsi="Cambria" w:cs="Calibri"/>
          <w:i/>
          <w:color w:val="5B9BD5"/>
          <w:sz w:val="22"/>
        </w:rPr>
      </w:pPr>
    </w:p>
    <w:p w14:paraId="6E6D3C15" w14:textId="5590AFE8" w:rsidR="005A2227" w:rsidRDefault="00D47502" w:rsidP="00AC4A81">
      <w:pPr>
        <w:rPr>
          <w:ins w:id="4989" w:author="Laura Viignola" w:date="2017-06-22T10:27:00Z"/>
          <w:rFonts w:ascii="Cambria" w:eastAsia="Calibri" w:hAnsi="Cambria" w:cs="Calibri"/>
          <w:i/>
          <w:color w:val="5B9BD5"/>
        </w:rPr>
      </w:pPr>
      <w:ins w:id="4990" w:author="Laura Viignola" w:date="2017-06-22T10:24:00Z">
        <w:r>
          <w:rPr>
            <w:rFonts w:ascii="Cambria" w:eastAsia="Calibri" w:hAnsi="Cambria" w:cs="Calibri"/>
            <w:i/>
            <w:color w:val="5B9BD5"/>
          </w:rPr>
          <w:t xml:space="preserve">Input </w:t>
        </w:r>
      </w:ins>
      <w:del w:id="4991" w:author="Laura Viignola" w:date="2017-06-22T10:24:00Z">
        <w:r w:rsidR="0097053A" w:rsidRPr="00E352EF" w:rsidDel="00D47502">
          <w:rPr>
            <w:rFonts w:ascii="Cambria" w:eastAsia="Calibri" w:hAnsi="Cambria" w:cs="Calibri"/>
            <w:i/>
            <w:color w:val="5B9BD5"/>
          </w:rPr>
          <w:delText>P</w:delText>
        </w:r>
      </w:del>
      <w:ins w:id="4992" w:author="Laura Viignola" w:date="2017-06-22T10:26:00Z">
        <w:r>
          <w:rPr>
            <w:rFonts w:ascii="Cambria" w:eastAsia="Calibri" w:hAnsi="Cambria" w:cs="Calibri"/>
            <w:i/>
            <w:color w:val="5B9BD5"/>
          </w:rPr>
          <w:t>p</w:t>
        </w:r>
      </w:ins>
      <w:r w:rsidR="0097053A" w:rsidRPr="00E352EF">
        <w:rPr>
          <w:rFonts w:ascii="Cambria" w:eastAsia="Calibri" w:hAnsi="Cambria" w:cs="Calibri"/>
          <w:i/>
          <w:color w:val="5B9BD5"/>
        </w:rPr>
        <w:t>arameters</w:t>
      </w:r>
    </w:p>
    <w:p w14:paraId="05DA4BF0" w14:textId="788F5B54" w:rsidR="00D47502" w:rsidRPr="00D71CDA" w:rsidRDefault="00D47502" w:rsidP="00AC4A81">
      <w:pPr>
        <w:rPr>
          <w:ins w:id="4993" w:author="Laura Viignola" w:date="2017-06-22T10:28:00Z"/>
          <w:rFonts w:asciiTheme="majorHAnsi" w:eastAsia="Calibri" w:hAnsiTheme="majorHAnsi" w:cs="Calibri"/>
          <w:color w:val="auto"/>
        </w:rPr>
      </w:pPr>
      <w:ins w:id="4994" w:author="Laura Viignola" w:date="2017-06-22T10:27:00Z">
        <w:r w:rsidRPr="00D71CDA">
          <w:rPr>
            <w:rFonts w:asciiTheme="majorHAnsi" w:eastAsia="Calibri" w:hAnsiTheme="majorHAnsi" w:cs="Courier New"/>
            <w:color w:val="auto"/>
          </w:rPr>
          <w:t>left</w:t>
        </w:r>
        <w:r w:rsidRPr="00D71CDA">
          <w:rPr>
            <w:rFonts w:asciiTheme="majorHAnsi" w:eastAsia="Calibri" w:hAnsiTheme="majorHAnsi" w:cs="Calibri"/>
            <w:color w:val="auto"/>
          </w:rPr>
          <w:tab/>
          <w:t>mandatory</w:t>
        </w:r>
      </w:ins>
      <w:ins w:id="4995" w:author="Laura Viignola" w:date="2017-06-22T10:28:00Z">
        <w:r w:rsidRPr="00D71CDA">
          <w:rPr>
            <w:rFonts w:asciiTheme="majorHAnsi" w:eastAsia="Calibri" w:hAnsiTheme="majorHAnsi" w:cs="Calibri"/>
            <w:color w:val="auto"/>
          </w:rPr>
          <w:tab/>
        </w:r>
      </w:ins>
      <w:ins w:id="4996" w:author="Laura Viignola" w:date="2017-06-22T10:27:00Z">
        <w:r w:rsidRPr="00D71CDA">
          <w:rPr>
            <w:rFonts w:asciiTheme="majorHAnsi" w:eastAsia="Calibri" w:hAnsiTheme="majorHAnsi" w:cs="Calibri"/>
            <w:color w:val="auto"/>
          </w:rPr>
          <w:t xml:space="preserve">the left </w:t>
        </w:r>
      </w:ins>
      <w:ins w:id="4997" w:author="Laura Viignola" w:date="2017-06-22T10:28:00Z">
        <w:r w:rsidRPr="00D71CDA">
          <w:rPr>
            <w:rFonts w:asciiTheme="majorHAnsi" w:eastAsia="Calibri" w:hAnsiTheme="majorHAnsi" w:cs="Calibri"/>
            <w:color w:val="auto"/>
          </w:rPr>
          <w:t>operand</w:t>
        </w:r>
        <w:del w:id="4998" w:author="Utente" w:date="2017-06-27T18:07:00Z">
          <w:r w:rsidRPr="00D71CDA" w:rsidDel="006619C5">
            <w:rPr>
              <w:rFonts w:asciiTheme="majorHAnsi" w:eastAsia="Calibri" w:hAnsiTheme="majorHAnsi" w:cs="Calibri"/>
              <w:color w:val="auto"/>
            </w:rPr>
            <w:delText xml:space="preserve"> </w:delText>
          </w:r>
        </w:del>
      </w:ins>
      <w:ins w:id="4999" w:author="Laura Viignola" w:date="2017-06-22T10:27:00Z">
        <w:del w:id="5000" w:author="Utente" w:date="2017-06-27T18:07:00Z">
          <w:r w:rsidRPr="00D71CDA" w:rsidDel="006619C5">
            <w:rPr>
              <w:rFonts w:asciiTheme="majorHAnsi" w:eastAsia="Calibri" w:hAnsiTheme="majorHAnsi" w:cs="Calibri"/>
              <w:color w:val="auto"/>
            </w:rPr>
            <w:delText>par</w:delText>
          </w:r>
        </w:del>
      </w:ins>
      <w:ins w:id="5001" w:author="Laura Viignola" w:date="2017-06-22T10:28:00Z">
        <w:del w:id="5002" w:author="Utente" w:date="2017-06-27T18:07:00Z">
          <w:r w:rsidRPr="00D71CDA" w:rsidDel="006619C5">
            <w:rPr>
              <w:rFonts w:asciiTheme="majorHAnsi" w:eastAsia="Calibri" w:hAnsiTheme="majorHAnsi" w:cs="Calibri"/>
              <w:color w:val="auto"/>
            </w:rPr>
            <w:delText>t of the comparison</w:delText>
          </w:r>
        </w:del>
      </w:ins>
    </w:p>
    <w:p w14:paraId="2547E93D" w14:textId="25874719" w:rsidR="00D47502" w:rsidRPr="00D71CDA" w:rsidRDefault="00D47502" w:rsidP="00AC4A81">
      <w:pPr>
        <w:rPr>
          <w:rFonts w:asciiTheme="majorHAnsi" w:eastAsia="Calibri" w:hAnsiTheme="majorHAnsi" w:cs="Calibri"/>
          <w:color w:val="auto"/>
        </w:rPr>
      </w:pPr>
      <w:ins w:id="5003" w:author="Laura Viignola" w:date="2017-06-22T10:28:00Z">
        <w:r w:rsidRPr="00D71CDA">
          <w:rPr>
            <w:rFonts w:asciiTheme="majorHAnsi" w:eastAsia="Calibri" w:hAnsiTheme="majorHAnsi" w:cs="Courier New"/>
            <w:color w:val="auto"/>
          </w:rPr>
          <w:t>right</w:t>
        </w:r>
        <w:r w:rsidRPr="00D71CDA">
          <w:rPr>
            <w:rFonts w:asciiTheme="majorHAnsi" w:eastAsia="Calibri" w:hAnsiTheme="majorHAnsi" w:cs="Calibri"/>
            <w:color w:val="auto"/>
          </w:rPr>
          <w:tab/>
          <w:t>mandatory</w:t>
        </w:r>
        <w:r w:rsidRPr="00D71CDA">
          <w:rPr>
            <w:rFonts w:asciiTheme="majorHAnsi" w:eastAsia="Calibri" w:hAnsiTheme="majorHAnsi" w:cs="Calibri"/>
            <w:color w:val="auto"/>
          </w:rPr>
          <w:tab/>
          <w:t>the right operan</w:t>
        </w:r>
      </w:ins>
      <w:ins w:id="5004" w:author="Laura Viignola" w:date="2017-06-22T12:00:00Z">
        <w:r w:rsidR="00B0068A" w:rsidRPr="00D71CDA">
          <w:rPr>
            <w:rFonts w:asciiTheme="majorHAnsi" w:eastAsia="Calibri" w:hAnsiTheme="majorHAnsi" w:cs="Calibri"/>
            <w:color w:val="auto"/>
          </w:rPr>
          <w:t>d</w:t>
        </w:r>
      </w:ins>
      <w:ins w:id="5005" w:author="Laura Viignola" w:date="2017-06-22T10:28:00Z">
        <w:del w:id="5006" w:author="Utente" w:date="2017-06-27T18:07:00Z">
          <w:r w:rsidRPr="00D71CDA" w:rsidDel="006619C5">
            <w:rPr>
              <w:rFonts w:asciiTheme="majorHAnsi" w:eastAsia="Calibri" w:hAnsiTheme="majorHAnsi" w:cs="Calibri"/>
              <w:color w:val="auto"/>
            </w:rPr>
            <w:delText xml:space="preserve"> part of the comparison</w:delText>
          </w:r>
        </w:del>
      </w:ins>
    </w:p>
    <w:p w14:paraId="6FA6F187" w14:textId="48B9775D" w:rsidR="005A2227" w:rsidRPr="00E352EF" w:rsidDel="006619C5" w:rsidRDefault="0097053A" w:rsidP="00D544A1">
      <w:pPr>
        <w:rPr>
          <w:del w:id="5007" w:author="Utente" w:date="2017-06-27T18:07:00Z"/>
          <w:rFonts w:ascii="Cambria" w:hAnsi="Cambria"/>
        </w:rPr>
      </w:pPr>
      <w:del w:id="5008" w:author="Utente" w:date="2017-06-27T18:07:00Z">
        <w:r w:rsidRPr="00E352EF" w:rsidDel="006619C5">
          <w:rPr>
            <w:rFonts w:ascii="Cambria" w:hAnsi="Cambria"/>
            <w:i/>
          </w:rPr>
          <w:delText>ds_1</w:delText>
        </w:r>
        <w:r w:rsidRPr="00E352EF" w:rsidDel="006619C5">
          <w:rPr>
            <w:rFonts w:ascii="Cambria" w:hAnsi="Cambria"/>
          </w:rPr>
          <w:delText xml:space="preserve">, </w:delText>
        </w:r>
        <w:r w:rsidRPr="00E352EF" w:rsidDel="006619C5">
          <w:rPr>
            <w:rFonts w:ascii="Cambria" w:hAnsi="Cambria"/>
            <w:i/>
          </w:rPr>
          <w:delText>ds_2</w:delText>
        </w:r>
        <w:r w:rsidR="00D544A1" w:rsidRPr="00E352EF" w:rsidDel="006619C5">
          <w:rPr>
            <w:rFonts w:ascii="Cambria" w:hAnsi="Cambria"/>
            <w:i/>
          </w:rPr>
          <w:delText xml:space="preserve"> </w:delText>
        </w:r>
        <w:r w:rsidR="00D544A1" w:rsidRPr="00E352EF" w:rsidDel="006619C5">
          <w:rPr>
            <w:rFonts w:ascii="Cambria" w:hAnsi="Cambria"/>
          </w:rPr>
          <w:delText>:</w:delText>
        </w:r>
        <w:r w:rsidRPr="00E352EF" w:rsidDel="006619C5">
          <w:rPr>
            <w:rFonts w:ascii="Cambria" w:hAnsi="Cambria"/>
          </w:rPr>
          <w:delText xml:space="preserve"> [</w:delText>
        </w:r>
        <w:r w:rsidRPr="00E352EF" w:rsidDel="006619C5">
          <w:rPr>
            <w:rFonts w:ascii="Cambria" w:eastAsia="Calibri" w:hAnsi="Cambria" w:cs="Calibri"/>
          </w:rPr>
          <w:delText xml:space="preserve">dataset {identifier &lt;IDENT&gt; as scalar-type}+ {measure &lt;IDENT&gt; as &lt;T&gt;}+ </w:delText>
        </w:r>
        <w:r w:rsidRPr="00E352EF" w:rsidDel="006619C5">
          <w:rPr>
            <w:rFonts w:ascii="Cambria" w:hAnsi="Cambria"/>
          </w:rPr>
          <w:delText>| bool</w:delText>
        </w:r>
        <w:r w:rsidR="00D544A1" w:rsidRPr="00E352EF" w:rsidDel="006619C5">
          <w:rPr>
            <w:rFonts w:ascii="Cambria" w:hAnsi="Cambria"/>
          </w:rPr>
          <w:delText>ean</w:delText>
        </w:r>
        <w:r w:rsidRPr="00E352EF" w:rsidDel="006619C5">
          <w:rPr>
            <w:rFonts w:ascii="Cambria" w:hAnsi="Cambria"/>
          </w:rPr>
          <w:delText>]</w:delText>
        </w:r>
      </w:del>
    </w:p>
    <w:p w14:paraId="2F8CBDCA" w14:textId="0E251304" w:rsidR="00D71CDA" w:rsidRPr="00E352EF" w:rsidDel="006619C5" w:rsidRDefault="00D71CDA" w:rsidP="00D544A1">
      <w:pPr>
        <w:rPr>
          <w:del w:id="5009" w:author="Utente" w:date="2017-06-27T18:07:00Z"/>
          <w:rFonts w:ascii="Cambria" w:hAnsi="Cambria"/>
        </w:rPr>
      </w:pPr>
    </w:p>
    <w:p w14:paraId="1E46E67F" w14:textId="40A9F214" w:rsidR="005A2227" w:rsidRPr="00E352EF" w:rsidDel="006619C5" w:rsidRDefault="0097053A" w:rsidP="00D544A1">
      <w:pPr>
        <w:rPr>
          <w:del w:id="5010" w:author="Utente" w:date="2017-06-27T18:07:00Z"/>
          <w:rFonts w:ascii="Cambria" w:hAnsi="Cambria"/>
        </w:rPr>
      </w:pPr>
      <w:del w:id="5011" w:author="Utente" w:date="2017-06-27T18:07:00Z">
        <w:r w:rsidRPr="00E352EF" w:rsidDel="006619C5">
          <w:rPr>
            <w:rFonts w:ascii="Cambria" w:hAnsi="Cambria"/>
            <w:i/>
          </w:rPr>
          <w:delText>ds_1</w:delText>
        </w:r>
        <w:r w:rsidRPr="00E352EF" w:rsidDel="006619C5">
          <w:rPr>
            <w:rFonts w:ascii="Cambria" w:hAnsi="Cambria"/>
          </w:rPr>
          <w:delText>,</w:delText>
        </w:r>
        <w:r w:rsidRPr="00E352EF" w:rsidDel="006619C5">
          <w:rPr>
            <w:rFonts w:ascii="Cambria" w:hAnsi="Cambria"/>
            <w:i/>
          </w:rPr>
          <w:delText>ds_2</w:delText>
        </w:r>
        <w:r w:rsidRPr="00E352EF" w:rsidDel="006619C5">
          <w:rPr>
            <w:rFonts w:ascii="Cambria" w:hAnsi="Cambria"/>
          </w:rPr>
          <w:delText xml:space="preserve"> – is a </w:delText>
        </w:r>
        <w:r w:rsidR="00F4601C" w:rsidRPr="00E352EF" w:rsidDel="006619C5">
          <w:delText>Dataset</w:delText>
        </w:r>
        <w:r w:rsidRPr="00E352EF" w:rsidDel="006619C5">
          <w:rPr>
            <w:rFonts w:ascii="Cambria" w:hAnsi="Cambria"/>
          </w:rPr>
          <w:delText xml:space="preserve"> expression or a </w:delText>
        </w:r>
        <w:r w:rsidR="00D544A1" w:rsidRPr="00E352EF" w:rsidDel="006619C5">
          <w:rPr>
            <w:rFonts w:ascii="Cambria" w:hAnsi="Cambria"/>
          </w:rPr>
          <w:delText>b</w:delText>
        </w:r>
        <w:r w:rsidRPr="00E352EF" w:rsidDel="006619C5">
          <w:rPr>
            <w:rFonts w:ascii="Cambria" w:hAnsi="Cambria"/>
          </w:rPr>
          <w:delText>oolean</w:delText>
        </w:r>
      </w:del>
    </w:p>
    <w:p w14:paraId="52B8D1A4" w14:textId="77777777" w:rsidR="006619C5" w:rsidRDefault="006619C5" w:rsidP="00D544A1">
      <w:pPr>
        <w:rPr>
          <w:ins w:id="5012" w:author="Utente" w:date="2017-06-27T18:07:00Z"/>
          <w:rFonts w:ascii="Cambria" w:hAnsi="Cambria"/>
          <w:i/>
        </w:rPr>
      </w:pPr>
    </w:p>
    <w:p w14:paraId="210565CA" w14:textId="7C172EB4" w:rsidR="00D544A1" w:rsidRPr="00D47502" w:rsidRDefault="00D47502" w:rsidP="00D544A1">
      <w:pPr>
        <w:rPr>
          <w:ins w:id="5013" w:author="Laura Viignola" w:date="2017-06-22T10:29:00Z"/>
          <w:rFonts w:ascii="Cambria" w:eastAsia="Calibri" w:hAnsi="Cambria" w:cs="Calibri"/>
          <w:i/>
          <w:color w:val="5B9BD5"/>
        </w:rPr>
      </w:pPr>
      <w:ins w:id="5014" w:author="Laura Viignola" w:date="2017-06-22T10:29:00Z">
        <w:r w:rsidRPr="00D47502">
          <w:rPr>
            <w:rFonts w:ascii="Cambria" w:eastAsia="Calibri" w:hAnsi="Cambria" w:cs="Calibri"/>
            <w:i/>
            <w:color w:val="5B9BD5"/>
          </w:rPr>
          <w:t>Examples of valid syntaxes</w:t>
        </w:r>
      </w:ins>
    </w:p>
    <w:p w14:paraId="16D74A0A" w14:textId="5FAD1C64" w:rsidR="00D47502" w:rsidDel="00060B0B" w:rsidRDefault="00D47502" w:rsidP="00D544A1">
      <w:pPr>
        <w:rPr>
          <w:del w:id="5015" w:author="Laura Viignola" w:date="2017-07-10T17:03:00Z"/>
          <w:rFonts w:ascii="Cambria" w:eastAsia="Calibri" w:hAnsi="Cambria" w:cs="Calibri"/>
          <w:i/>
          <w:color w:val="5B9BD5"/>
          <w:sz w:val="22"/>
        </w:rPr>
      </w:pPr>
      <w:ins w:id="5016" w:author="Laura Viignola" w:date="2017-06-22T10:29:00Z">
        <w:r w:rsidRPr="00D71CDA">
          <w:rPr>
            <w:rFonts w:ascii="Arial" w:eastAsia="Calibri" w:hAnsi="Arial" w:cs="Arial"/>
            <w:color w:val="auto"/>
          </w:rPr>
          <w:t>DS_1</w:t>
        </w:r>
        <w:r w:rsidRPr="00D71CDA">
          <w:rPr>
            <w:rFonts w:ascii="Arial" w:eastAsia="Calibri" w:hAnsi="Arial" w:cs="Arial"/>
            <w:b/>
            <w:color w:val="auto"/>
          </w:rPr>
          <w:t>=</w:t>
        </w:r>
        <w:r w:rsidRPr="00D71CDA">
          <w:rPr>
            <w:rFonts w:ascii="Arial" w:eastAsia="Calibri" w:hAnsi="Arial" w:cs="Arial"/>
            <w:color w:val="auto"/>
          </w:rPr>
          <w:t>DS_2</w:t>
        </w:r>
      </w:ins>
    </w:p>
    <w:p w14:paraId="0481468E" w14:textId="61B613D7" w:rsidR="00D47502" w:rsidDel="00DC509E" w:rsidRDefault="00D47502" w:rsidP="00D544A1">
      <w:pPr>
        <w:rPr>
          <w:del w:id="5017" w:author="Laura Viignola" w:date="2017-07-06T14:30:00Z"/>
          <w:rFonts w:ascii="Arial" w:eastAsia="Calibri" w:hAnsi="Arial" w:cs="Arial"/>
          <w:color w:val="auto"/>
        </w:rPr>
      </w:pPr>
    </w:p>
    <w:p w14:paraId="27ED8C71" w14:textId="21240FCD" w:rsidR="006619C5" w:rsidDel="00310252" w:rsidRDefault="006619C5" w:rsidP="00783602">
      <w:pPr>
        <w:rPr>
          <w:ins w:id="5018" w:author="Utente" w:date="2017-06-27T18:08:00Z"/>
          <w:del w:id="5019" w:author="Laura Viignola" w:date="2017-07-06T14:30:00Z"/>
          <w:rFonts w:ascii="Cambria" w:eastAsia="Calibri" w:hAnsi="Cambria" w:cs="Calibri"/>
          <w:i/>
          <w:color w:val="5B9BD5"/>
          <w:sz w:val="22"/>
        </w:rPr>
      </w:pPr>
    </w:p>
    <w:p w14:paraId="0F270C96" w14:textId="77777777" w:rsidR="00060B0B" w:rsidRDefault="00060B0B" w:rsidP="00783602">
      <w:pPr>
        <w:rPr>
          <w:ins w:id="5020" w:author="Laura Viignola" w:date="2017-07-10T17:03:00Z"/>
          <w:rFonts w:ascii="Cambria" w:eastAsia="Calibri" w:hAnsi="Cambria" w:cs="Calibri"/>
          <w:i/>
          <w:color w:val="5B9BD5"/>
          <w:sz w:val="22"/>
        </w:rPr>
      </w:pPr>
    </w:p>
    <w:p w14:paraId="24A75F7E" w14:textId="77777777" w:rsidR="00783602" w:rsidRDefault="00783602" w:rsidP="00783602">
      <w:pPr>
        <w:rPr>
          <w:ins w:id="5021" w:author="Laura Viignola" w:date="2017-06-22T10:30:00Z"/>
          <w:rFonts w:ascii="Cambria" w:eastAsia="Calibri" w:hAnsi="Cambria" w:cs="Calibri"/>
          <w:i/>
          <w:color w:val="5B9BD5"/>
        </w:rPr>
      </w:pPr>
      <w:ins w:id="5022" w:author="Laura Viignola" w:date="2017-06-22T10:30:00Z">
        <w:r>
          <w:rPr>
            <w:rFonts w:ascii="Cambria" w:eastAsia="Calibri" w:hAnsi="Cambria" w:cs="Calibri"/>
            <w:i/>
            <w:color w:val="5B9BD5"/>
          </w:rPr>
          <w:t>Semantic for scalar operations</w:t>
        </w:r>
      </w:ins>
    </w:p>
    <w:p w14:paraId="001E36F3" w14:textId="4AA0D9BC" w:rsidR="00783602" w:rsidRPr="00783602" w:rsidRDefault="00783602" w:rsidP="00AC4A81">
      <w:pPr>
        <w:rPr>
          <w:ins w:id="5023" w:author="Laura Viignola" w:date="2017-06-22T10:30:00Z"/>
          <w:rFonts w:ascii="Cambria" w:eastAsia="Calibri" w:hAnsi="Cambria" w:cs="Calibri"/>
          <w:color w:val="5B9BD5"/>
          <w:sz w:val="22"/>
        </w:rPr>
      </w:pPr>
      <w:ins w:id="5024" w:author="Laura Viignola" w:date="2017-06-22T10:36:00Z">
        <w:r>
          <w:rPr>
            <w:rFonts w:ascii="Cambria" w:eastAsia="Calibri" w:hAnsi="Cambria" w:cs="Calibri"/>
          </w:rPr>
          <w:t xml:space="preserve">The operator </w:t>
        </w:r>
      </w:ins>
      <w:ins w:id="5025" w:author="Laura Viignola" w:date="2017-06-22T10:52:00Z">
        <w:r w:rsidR="00EF5905">
          <w:rPr>
            <w:rFonts w:ascii="Cambria" w:eastAsia="Calibri" w:hAnsi="Cambria" w:cs="Calibri"/>
          </w:rPr>
          <w:t>verify if</w:t>
        </w:r>
      </w:ins>
      <w:ins w:id="5026" w:author="Laura Viignola" w:date="2017-06-22T10:36:00Z">
        <w:r>
          <w:rPr>
            <w:rFonts w:ascii="Cambria" w:eastAsia="Calibri" w:hAnsi="Cambria" w:cs="Calibri"/>
          </w:rPr>
          <w:t xml:space="preserve"> two </w:t>
        </w:r>
      </w:ins>
      <w:ins w:id="5027" w:author="Laura Viignola" w:date="2017-06-22T10:37:00Z">
        <w:r>
          <w:rPr>
            <w:rFonts w:ascii="Cambria" w:eastAsia="Calibri" w:hAnsi="Cambria" w:cs="Calibri"/>
          </w:rPr>
          <w:t>operands</w:t>
        </w:r>
      </w:ins>
      <w:ins w:id="5028" w:author="Laura Viignola" w:date="2017-06-22T10:52:00Z">
        <w:r w:rsidR="00EF5905">
          <w:rPr>
            <w:rFonts w:ascii="Cambria" w:eastAsia="Calibri" w:hAnsi="Cambria" w:cs="Calibri"/>
          </w:rPr>
          <w:t>,</w:t>
        </w:r>
      </w:ins>
      <w:ins w:id="5029" w:author="Laura Viignola" w:date="2017-06-22T10:37:00Z">
        <w:r>
          <w:rPr>
            <w:rFonts w:ascii="Cambria" w:eastAsia="Calibri" w:hAnsi="Cambria" w:cs="Calibri"/>
          </w:rPr>
          <w:t xml:space="preserve"> that </w:t>
        </w:r>
      </w:ins>
      <w:ins w:id="5030" w:author="Laura Viignola" w:date="2017-06-22T16:35:00Z">
        <w:r w:rsidR="001C025D">
          <w:rPr>
            <w:rFonts w:ascii="Cambria" w:eastAsia="Calibri" w:hAnsi="Cambria" w:cs="Calibri"/>
          </w:rPr>
          <w:t>can</w:t>
        </w:r>
      </w:ins>
      <w:ins w:id="5031" w:author="Laura Viignola" w:date="2017-06-22T10:37:00Z">
        <w:r>
          <w:rPr>
            <w:rFonts w:ascii="Cambria" w:eastAsia="Calibri" w:hAnsi="Cambria" w:cs="Calibri"/>
          </w:rPr>
          <w:t xml:space="preserve"> be of </w:t>
        </w:r>
      </w:ins>
      <w:ins w:id="5032" w:author="Laura Viignola" w:date="2017-06-22T12:00:00Z">
        <w:r w:rsidR="00B0068A">
          <w:rPr>
            <w:rFonts w:ascii="Cambria" w:eastAsia="Calibri" w:hAnsi="Cambria" w:cs="Calibri"/>
          </w:rPr>
          <w:t xml:space="preserve">any </w:t>
        </w:r>
      </w:ins>
      <w:ins w:id="5033" w:author="Laura Viignola" w:date="2017-06-22T10:37:00Z">
        <w:r>
          <w:rPr>
            <w:rFonts w:ascii="Cambria" w:eastAsia="Calibri" w:hAnsi="Cambria" w:cs="Calibri"/>
          </w:rPr>
          <w:t>scalar-type</w:t>
        </w:r>
      </w:ins>
      <w:ins w:id="5034" w:author="Laura Viignola" w:date="2017-06-22T10:52:00Z">
        <w:r w:rsidR="00EF5905">
          <w:rPr>
            <w:rFonts w:ascii="Cambria" w:eastAsia="Calibri" w:hAnsi="Cambria" w:cs="Calibri"/>
          </w:rPr>
          <w:t>,</w:t>
        </w:r>
      </w:ins>
      <w:ins w:id="5035" w:author="Laura Viignola" w:date="2017-06-22T10:37:00Z">
        <w:r>
          <w:rPr>
            <w:rFonts w:ascii="Cambria" w:eastAsia="Calibri" w:hAnsi="Cambria" w:cs="Calibri"/>
          </w:rPr>
          <w:t xml:space="preserve"> are equal.</w:t>
        </w:r>
      </w:ins>
    </w:p>
    <w:p w14:paraId="01A1EF18" w14:textId="77777777" w:rsidR="00783602" w:rsidRDefault="00783602" w:rsidP="00AC4A81">
      <w:pPr>
        <w:rPr>
          <w:ins w:id="5036" w:author="Laura Viignola" w:date="2017-06-22T10:39:00Z"/>
          <w:rFonts w:ascii="Cambria" w:eastAsia="Calibri" w:hAnsi="Cambria" w:cs="Calibri"/>
          <w:i/>
          <w:color w:val="5B9BD5"/>
          <w:sz w:val="22"/>
        </w:rPr>
      </w:pPr>
    </w:p>
    <w:p w14:paraId="2BEE08DF" w14:textId="5F5561D7" w:rsidR="00783602" w:rsidRPr="006619C5" w:rsidRDefault="006B6757" w:rsidP="00783602">
      <w:pPr>
        <w:rPr>
          <w:ins w:id="5037" w:author="Laura Viignola" w:date="2017-06-22T10:39:00Z"/>
          <w:rFonts w:ascii="Cambria" w:eastAsia="Calibri" w:hAnsi="Cambria" w:cs="Calibri"/>
          <w:i/>
          <w:color w:val="5B9BD5"/>
        </w:rPr>
      </w:pPr>
      <w:ins w:id="5038" w:author="Laura Viignola" w:date="2017-06-22T10:43:00Z">
        <w:r w:rsidRPr="006619C5">
          <w:rPr>
            <w:rFonts w:ascii="Cambria" w:eastAsia="Calibri" w:hAnsi="Cambria" w:cs="Calibri"/>
            <w:i/>
            <w:color w:val="5B9BD5"/>
          </w:rPr>
          <w:t>Example</w:t>
        </w:r>
      </w:ins>
      <w:ins w:id="5039" w:author="Utente" w:date="2017-06-23T12:10:00Z">
        <w:r w:rsidR="00294F20" w:rsidRPr="006619C5">
          <w:rPr>
            <w:rFonts w:ascii="Cambria" w:eastAsia="Calibri" w:hAnsi="Cambria" w:cs="Calibri"/>
            <w:i/>
            <w:color w:val="5B9BD5"/>
          </w:rPr>
          <w:t>s</w:t>
        </w:r>
      </w:ins>
    </w:p>
    <w:p w14:paraId="08D2708A" w14:textId="3424BA29" w:rsidR="00783602" w:rsidRPr="00F27DF7" w:rsidRDefault="006B6757" w:rsidP="006B6757">
      <w:pPr>
        <w:rPr>
          <w:ins w:id="5040" w:author="Laura Viignola" w:date="2017-06-22T10:39:00Z"/>
          <w:rFonts w:ascii="Arial" w:hAnsi="Arial" w:cs="Arial"/>
        </w:rPr>
      </w:pPr>
      <w:ins w:id="5041" w:author="Laura Viignola" w:date="2017-06-22T10:44:00Z">
        <w:r w:rsidRPr="00F27DF7">
          <w:rPr>
            <w:rFonts w:ascii="Arial" w:eastAsia="Calibri" w:hAnsi="Arial" w:cs="Arial"/>
          </w:rPr>
          <w:t>5</w:t>
        </w:r>
      </w:ins>
      <w:ins w:id="5042" w:author="Laura Viignola" w:date="2017-06-22T10:39:00Z">
        <w:r w:rsidR="00783602" w:rsidRPr="00F27DF7">
          <w:rPr>
            <w:rFonts w:ascii="Arial" w:eastAsia="Calibri" w:hAnsi="Arial" w:cs="Arial"/>
          </w:rPr>
          <w:t xml:space="preserve"> </w:t>
        </w:r>
        <w:r w:rsidR="00783602" w:rsidRPr="00F27DF7">
          <w:rPr>
            <w:rFonts w:ascii="Arial" w:eastAsia="Calibri" w:hAnsi="Arial" w:cs="Arial"/>
            <w:b/>
          </w:rPr>
          <w:t>=</w:t>
        </w:r>
        <w:r w:rsidR="00783602" w:rsidRPr="00F27DF7">
          <w:rPr>
            <w:rFonts w:ascii="Arial" w:eastAsia="Calibri" w:hAnsi="Arial" w:cs="Arial"/>
          </w:rPr>
          <w:t xml:space="preserve"> </w:t>
        </w:r>
      </w:ins>
      <w:ins w:id="5043" w:author="Laura Viignola" w:date="2017-06-22T10:44:00Z">
        <w:r w:rsidRPr="00F27DF7">
          <w:rPr>
            <w:rFonts w:ascii="Arial" w:eastAsia="Calibri" w:hAnsi="Arial" w:cs="Arial"/>
          </w:rPr>
          <w:t>9</w:t>
        </w:r>
      </w:ins>
      <w:ins w:id="5044" w:author="Laura Viignola" w:date="2017-06-22T10:39:00Z">
        <w:r w:rsidR="00783602" w:rsidRPr="00F27DF7">
          <w:rPr>
            <w:rFonts w:ascii="Arial" w:eastAsia="Calibri" w:hAnsi="Arial" w:cs="Arial"/>
          </w:rPr>
          <w:t xml:space="preserve">  </w:t>
        </w:r>
      </w:ins>
      <w:ins w:id="5045" w:author="Laura Viignola" w:date="2017-06-22T10:44:00Z">
        <w:r w:rsidRPr="00F27DF7">
          <w:rPr>
            <w:rFonts w:ascii="Arial" w:eastAsia="Calibri" w:hAnsi="Arial" w:cs="Arial"/>
          </w:rPr>
          <w:t>gives</w:t>
        </w:r>
      </w:ins>
      <w:ins w:id="5046" w:author="Laura Viignola" w:date="2017-06-22T10:45:00Z">
        <w:r w:rsidRPr="00F27DF7">
          <w:rPr>
            <w:rFonts w:ascii="Arial" w:eastAsia="Calibri" w:hAnsi="Arial" w:cs="Arial"/>
          </w:rPr>
          <w:t>:</w:t>
        </w:r>
      </w:ins>
      <w:ins w:id="5047" w:author="Laura Viignola" w:date="2017-06-22T10:39:00Z">
        <w:r w:rsidR="00783602" w:rsidRPr="00F27DF7">
          <w:rPr>
            <w:rFonts w:ascii="Arial" w:eastAsia="Calibri" w:hAnsi="Arial" w:cs="Arial"/>
          </w:rPr>
          <w:t xml:space="preserve"> false</w:t>
        </w:r>
      </w:ins>
    </w:p>
    <w:p w14:paraId="0C34040D" w14:textId="503D071D" w:rsidR="00783602" w:rsidRPr="00F27DF7" w:rsidRDefault="006B6757" w:rsidP="006B6757">
      <w:pPr>
        <w:rPr>
          <w:ins w:id="5048" w:author="Laura Viignola" w:date="2017-06-22T10:39:00Z"/>
          <w:rFonts w:ascii="Arial" w:hAnsi="Arial" w:cs="Arial"/>
        </w:rPr>
      </w:pPr>
      <w:ins w:id="5049" w:author="Laura Viignola" w:date="2017-06-22T10:44:00Z">
        <w:r w:rsidRPr="00F27DF7">
          <w:rPr>
            <w:rFonts w:ascii="Arial" w:eastAsia="Calibri" w:hAnsi="Arial" w:cs="Arial"/>
          </w:rPr>
          <w:t>5</w:t>
        </w:r>
      </w:ins>
      <w:ins w:id="5050" w:author="Laura Viignola" w:date="2017-06-22T10:39:00Z">
        <w:r w:rsidR="00783602" w:rsidRPr="00F27DF7">
          <w:rPr>
            <w:rFonts w:ascii="Arial" w:eastAsia="Calibri" w:hAnsi="Arial" w:cs="Arial"/>
          </w:rPr>
          <w:t xml:space="preserve"> </w:t>
        </w:r>
        <w:r w:rsidR="00783602" w:rsidRPr="00F27DF7">
          <w:rPr>
            <w:rFonts w:ascii="Arial" w:eastAsia="Calibri" w:hAnsi="Arial" w:cs="Arial"/>
            <w:b/>
          </w:rPr>
          <w:t>=</w:t>
        </w:r>
        <w:r w:rsidR="00783602" w:rsidRPr="00F27DF7">
          <w:rPr>
            <w:rFonts w:ascii="Arial" w:eastAsia="Calibri" w:hAnsi="Arial" w:cs="Arial"/>
          </w:rPr>
          <w:t xml:space="preserve"> </w:t>
        </w:r>
      </w:ins>
      <w:ins w:id="5051" w:author="Laura Viignola" w:date="2017-06-22T10:44:00Z">
        <w:r w:rsidRPr="00F27DF7">
          <w:rPr>
            <w:rFonts w:ascii="Arial" w:eastAsia="Calibri" w:hAnsi="Arial" w:cs="Arial"/>
          </w:rPr>
          <w:t>5</w:t>
        </w:r>
      </w:ins>
      <w:ins w:id="5052" w:author="Laura Viignola" w:date="2017-06-22T10:39:00Z">
        <w:r w:rsidR="00783602" w:rsidRPr="00F27DF7">
          <w:rPr>
            <w:rFonts w:ascii="Arial" w:eastAsia="Calibri" w:hAnsi="Arial" w:cs="Arial"/>
          </w:rPr>
          <w:t xml:space="preserve">  </w:t>
        </w:r>
      </w:ins>
      <w:ins w:id="5053" w:author="Laura Viignola" w:date="2017-06-22T10:44:00Z">
        <w:r w:rsidRPr="00F27DF7">
          <w:rPr>
            <w:rFonts w:ascii="Arial" w:eastAsia="Calibri" w:hAnsi="Arial" w:cs="Arial"/>
          </w:rPr>
          <w:t>gives</w:t>
        </w:r>
      </w:ins>
      <w:ins w:id="5054" w:author="Laura Viignola" w:date="2017-06-22T10:45:00Z">
        <w:r w:rsidRPr="00F27DF7">
          <w:rPr>
            <w:rFonts w:ascii="Arial" w:eastAsia="Calibri" w:hAnsi="Arial" w:cs="Arial"/>
          </w:rPr>
          <w:t>:</w:t>
        </w:r>
      </w:ins>
      <w:ins w:id="5055" w:author="Laura Viignola" w:date="2017-06-22T10:39:00Z">
        <w:r w:rsidR="00783602" w:rsidRPr="00F27DF7">
          <w:rPr>
            <w:rFonts w:ascii="Arial" w:eastAsia="Calibri" w:hAnsi="Arial" w:cs="Arial"/>
          </w:rPr>
          <w:t xml:space="preserve"> true</w:t>
        </w:r>
      </w:ins>
    </w:p>
    <w:p w14:paraId="1351AE27" w14:textId="58C14C71" w:rsidR="00783602" w:rsidRPr="00F27DF7" w:rsidRDefault="006B6757" w:rsidP="006B6757">
      <w:pPr>
        <w:rPr>
          <w:ins w:id="5056" w:author="Laura Viignola" w:date="2017-06-22T10:39:00Z"/>
          <w:rFonts w:ascii="Arial" w:hAnsi="Arial" w:cs="Arial"/>
          <w:lang w:val="en-US"/>
        </w:rPr>
      </w:pPr>
      <w:ins w:id="5057" w:author="Laura Viignola" w:date="2017-06-22T10:44:00Z">
        <w:r w:rsidRPr="00F27DF7">
          <w:rPr>
            <w:rFonts w:ascii="Arial" w:eastAsia="Calibri" w:hAnsi="Arial" w:cs="Arial"/>
            <w:lang w:val="en-US"/>
          </w:rPr>
          <w:t>“hello”</w:t>
        </w:r>
      </w:ins>
      <w:ins w:id="5058" w:author="Laura Viignola" w:date="2017-06-22T10:39:00Z">
        <w:r w:rsidR="00783602" w:rsidRPr="00F27DF7">
          <w:rPr>
            <w:rFonts w:ascii="Arial" w:eastAsia="Calibri" w:hAnsi="Arial" w:cs="Arial"/>
            <w:lang w:val="en-US"/>
          </w:rPr>
          <w:t xml:space="preserve"> </w:t>
        </w:r>
        <w:r w:rsidR="00783602" w:rsidRPr="00F27DF7">
          <w:rPr>
            <w:rFonts w:ascii="Arial" w:eastAsia="Calibri" w:hAnsi="Arial" w:cs="Arial"/>
            <w:b/>
            <w:lang w:val="en-US"/>
          </w:rPr>
          <w:t>=</w:t>
        </w:r>
        <w:r w:rsidR="00783602" w:rsidRPr="00F27DF7">
          <w:rPr>
            <w:rFonts w:ascii="Arial" w:eastAsia="Calibri" w:hAnsi="Arial" w:cs="Arial"/>
            <w:lang w:val="en-US"/>
          </w:rPr>
          <w:t xml:space="preserve"> </w:t>
        </w:r>
      </w:ins>
      <w:ins w:id="5059" w:author="Laura Viignola" w:date="2017-06-22T10:45:00Z">
        <w:r w:rsidRPr="00F27DF7">
          <w:rPr>
            <w:rFonts w:ascii="Arial" w:eastAsia="Calibri" w:hAnsi="Arial" w:cs="Arial"/>
            <w:lang w:val="en-US"/>
          </w:rPr>
          <w:t>“hi”</w:t>
        </w:r>
      </w:ins>
      <w:ins w:id="5060" w:author="Laura Viignola" w:date="2017-06-22T10:39:00Z">
        <w:r w:rsidR="00783602" w:rsidRPr="00F27DF7">
          <w:rPr>
            <w:rFonts w:ascii="Arial" w:eastAsia="Calibri" w:hAnsi="Arial" w:cs="Arial"/>
            <w:lang w:val="en-US"/>
          </w:rPr>
          <w:t xml:space="preserve">  </w:t>
        </w:r>
      </w:ins>
      <w:ins w:id="5061" w:author="Laura Viignola" w:date="2017-06-22T10:45:00Z">
        <w:r w:rsidRPr="00F27DF7">
          <w:rPr>
            <w:rFonts w:ascii="Arial" w:eastAsia="Calibri" w:hAnsi="Arial" w:cs="Arial"/>
            <w:lang w:val="en-US"/>
          </w:rPr>
          <w:t>gives:</w:t>
        </w:r>
      </w:ins>
      <w:ins w:id="5062" w:author="Laura Viignola" w:date="2017-06-22T10:39:00Z">
        <w:r w:rsidR="00783602" w:rsidRPr="00F27DF7">
          <w:rPr>
            <w:rFonts w:ascii="Arial" w:eastAsia="Calibri" w:hAnsi="Arial" w:cs="Arial"/>
            <w:lang w:val="en-US"/>
          </w:rPr>
          <w:t xml:space="preserve"> false</w:t>
        </w:r>
      </w:ins>
    </w:p>
    <w:p w14:paraId="4AC40288" w14:textId="77777777" w:rsidR="006B6757" w:rsidRDefault="006B6757" w:rsidP="006B6757">
      <w:pPr>
        <w:rPr>
          <w:ins w:id="5063" w:author="Laura Viignola" w:date="2017-06-22T10:46:00Z"/>
          <w:rFonts w:ascii="Cambria" w:eastAsia="Calibri" w:hAnsi="Cambria" w:cs="Calibri"/>
          <w:i/>
          <w:color w:val="5B9BD5"/>
        </w:rPr>
      </w:pPr>
    </w:p>
    <w:p w14:paraId="73CEEEFB" w14:textId="19E014B8" w:rsidR="006B6757" w:rsidRDefault="006B6757" w:rsidP="006B6757">
      <w:pPr>
        <w:rPr>
          <w:ins w:id="5064" w:author="Laura Viignola" w:date="2017-06-22T10:46:00Z"/>
          <w:rFonts w:ascii="Cambria" w:eastAsia="Calibri" w:hAnsi="Cambria" w:cs="Calibri"/>
          <w:i/>
          <w:color w:val="5B9BD5"/>
        </w:rPr>
      </w:pPr>
      <w:ins w:id="5065" w:author="Laura Viignola" w:date="2017-06-22T10:46:00Z">
        <w:r>
          <w:rPr>
            <w:rFonts w:ascii="Cambria" w:eastAsia="Calibri" w:hAnsi="Cambria" w:cs="Calibri"/>
            <w:i/>
            <w:color w:val="5B9BD5"/>
          </w:rPr>
          <w:t xml:space="preserve">Input </w:t>
        </w:r>
      </w:ins>
      <w:ins w:id="5066" w:author="Laura Viignola" w:date="2017-06-22T12:26:00Z">
        <w:r w:rsidR="000C3628">
          <w:rPr>
            <w:rFonts w:ascii="Cambria" w:eastAsia="Calibri" w:hAnsi="Cambria" w:cs="Calibri"/>
            <w:i/>
            <w:color w:val="5B9BD5"/>
          </w:rPr>
          <w:t>p</w:t>
        </w:r>
      </w:ins>
      <w:ins w:id="5067" w:author="Laura Viignola" w:date="2017-06-22T10:46:00Z">
        <w:r>
          <w:rPr>
            <w:rFonts w:ascii="Cambria" w:eastAsia="Calibri" w:hAnsi="Cambria" w:cs="Calibri"/>
            <w:i/>
            <w:color w:val="5B9BD5"/>
          </w:rPr>
          <w:t>arameters type</w:t>
        </w:r>
      </w:ins>
    </w:p>
    <w:p w14:paraId="72132686" w14:textId="77777777" w:rsidR="00B74B4A" w:rsidRPr="00310252" w:rsidRDefault="006B6757" w:rsidP="006B6757">
      <w:pPr>
        <w:rPr>
          <w:ins w:id="5068" w:author="Laura Viignola" w:date="2017-06-22T11:26:00Z"/>
          <w:rFonts w:asciiTheme="majorHAnsi" w:eastAsia="Calibri" w:hAnsiTheme="majorHAnsi" w:cs="Courier New"/>
          <w:i/>
        </w:rPr>
      </w:pPr>
      <w:ins w:id="5069" w:author="Laura Viignola" w:date="2017-06-22T10:50:00Z">
        <w:r w:rsidRPr="00310252">
          <w:rPr>
            <w:rFonts w:asciiTheme="majorHAnsi" w:eastAsia="Calibri" w:hAnsiTheme="majorHAnsi" w:cs="Courier New"/>
            <w:i/>
          </w:rPr>
          <w:t>l</w:t>
        </w:r>
      </w:ins>
      <w:ins w:id="5070" w:author="Laura Viignola" w:date="2017-06-22T10:48:00Z">
        <w:r w:rsidRPr="00310252">
          <w:rPr>
            <w:rFonts w:asciiTheme="majorHAnsi" w:eastAsia="Calibri" w:hAnsiTheme="majorHAnsi" w:cs="Courier New"/>
            <w:i/>
          </w:rPr>
          <w:t>eft</w:t>
        </w:r>
      </w:ins>
      <w:ins w:id="5071" w:author="Laura Viignola" w:date="2017-06-22T11:26:00Z">
        <w:r w:rsidR="00B74B4A" w:rsidRPr="00310252">
          <w:rPr>
            <w:rFonts w:asciiTheme="majorHAnsi" w:eastAsia="Calibri" w:hAnsiTheme="majorHAnsi" w:cs="Courier New"/>
            <w:i/>
          </w:rPr>
          <w:t>,</w:t>
        </w:r>
      </w:ins>
    </w:p>
    <w:p w14:paraId="5C12E4E1" w14:textId="42431547" w:rsidR="006B6757" w:rsidRPr="00F27DF7" w:rsidRDefault="00B74B4A" w:rsidP="006B6757">
      <w:pPr>
        <w:rPr>
          <w:ins w:id="5072" w:author="Laura Viignola" w:date="2017-06-22T10:47:00Z"/>
          <w:rFonts w:asciiTheme="majorHAnsi" w:eastAsia="Calibri" w:hAnsiTheme="majorHAnsi" w:cs="Courier New"/>
        </w:rPr>
      </w:pPr>
      <w:ins w:id="5073" w:author="Laura Viignola" w:date="2017-06-22T11:26:00Z">
        <w:r w:rsidRPr="00310252">
          <w:rPr>
            <w:rFonts w:asciiTheme="majorHAnsi" w:eastAsia="Calibri" w:hAnsiTheme="majorHAnsi" w:cs="Courier New"/>
            <w:i/>
          </w:rPr>
          <w:t>rig</w:t>
        </w:r>
      </w:ins>
      <w:ins w:id="5074" w:author="Laura Viignola" w:date="2017-07-10T16:15:00Z">
        <w:r w:rsidR="0026664B">
          <w:rPr>
            <w:rFonts w:asciiTheme="majorHAnsi" w:eastAsia="Calibri" w:hAnsiTheme="majorHAnsi" w:cs="Courier New"/>
            <w:i/>
          </w:rPr>
          <w:t>ht</w:t>
        </w:r>
      </w:ins>
      <w:ins w:id="5075" w:author="Laura Viignola" w:date="2017-06-22T10:50:00Z">
        <w:r w:rsidR="006B6757" w:rsidRPr="00F27DF7">
          <w:rPr>
            <w:rFonts w:asciiTheme="majorHAnsi" w:eastAsia="Calibri" w:hAnsiTheme="majorHAnsi" w:cs="Courier New"/>
          </w:rPr>
          <w:tab/>
        </w:r>
      </w:ins>
      <w:ins w:id="5076" w:author="Laura Viignola" w:date="2017-06-22T10:47:00Z">
        <w:r w:rsidR="006B6757" w:rsidRPr="00F27DF7">
          <w:rPr>
            <w:rFonts w:asciiTheme="majorHAnsi" w:eastAsia="Calibri" w:hAnsiTheme="majorHAnsi" w:cs="Courier New"/>
          </w:rPr>
          <w:t>::</w:t>
        </w:r>
      </w:ins>
      <w:ins w:id="5077" w:author="Laura Viignola" w:date="2017-06-22T11:27:00Z">
        <w:r w:rsidRPr="00F27DF7">
          <w:rPr>
            <w:rFonts w:asciiTheme="majorHAnsi" w:eastAsia="Calibri" w:hAnsiTheme="majorHAnsi" w:cs="Courier New"/>
          </w:rPr>
          <w:tab/>
          <w:t xml:space="preserve">   </w:t>
        </w:r>
      </w:ins>
      <w:ins w:id="5078" w:author="Laura Viignola" w:date="2017-06-22T10:47:00Z">
        <w:r w:rsidR="006B6757" w:rsidRPr="00F27DF7">
          <w:rPr>
            <w:rFonts w:asciiTheme="majorHAnsi" w:eastAsia="Calibri" w:hAnsiTheme="majorHAnsi" w:cs="Courier New"/>
          </w:rPr>
          <w:t>dataset</w:t>
        </w:r>
      </w:ins>
      <w:ins w:id="5079" w:author="Laura Viignola" w:date="2017-06-22T10:50:00Z">
        <w:r w:rsidR="006B6757" w:rsidRPr="00F27DF7">
          <w:rPr>
            <w:rFonts w:asciiTheme="majorHAnsi" w:eastAsia="Calibri" w:hAnsiTheme="majorHAnsi" w:cs="Courier New"/>
          </w:rPr>
          <w:t xml:space="preserve">   </w:t>
        </w:r>
      </w:ins>
      <w:ins w:id="5080" w:author="Laura Viignola" w:date="2017-06-22T10:47:00Z">
        <w:r w:rsidR="006B6757" w:rsidRPr="00F27DF7">
          <w:rPr>
            <w:rFonts w:asciiTheme="majorHAnsi" w:eastAsia="Calibri" w:hAnsiTheme="majorHAnsi" w:cs="Courier New"/>
          </w:rPr>
          <w:t>{measure&lt;</w:t>
        </w:r>
        <w:del w:id="5081" w:author="Utente" w:date="2017-06-23T17:16:00Z">
          <w:r w:rsidR="006B6757" w:rsidRPr="00F27DF7" w:rsidDel="00234472">
            <w:rPr>
              <w:rFonts w:asciiTheme="majorHAnsi" w:eastAsia="Calibri" w:hAnsiTheme="majorHAnsi" w:cs="Courier New"/>
            </w:rPr>
            <w:delText>string</w:delText>
          </w:r>
        </w:del>
      </w:ins>
      <w:ins w:id="5082" w:author="Utente" w:date="2017-06-23T17:16:00Z">
        <w:r w:rsidR="00234472" w:rsidRPr="00F27DF7">
          <w:rPr>
            <w:rFonts w:asciiTheme="majorHAnsi" w:eastAsia="Calibri" w:hAnsiTheme="majorHAnsi" w:cs="Courier New"/>
          </w:rPr>
          <w:t>scalar</w:t>
        </w:r>
      </w:ins>
      <w:ins w:id="5083" w:author="Laura Viignola" w:date="2017-06-22T10:47:00Z">
        <w:r w:rsidR="006B6757" w:rsidRPr="00F27DF7">
          <w:rPr>
            <w:rFonts w:asciiTheme="majorHAnsi" w:eastAsia="Calibri" w:hAnsiTheme="majorHAnsi" w:cs="Courier New"/>
          </w:rPr>
          <w:t>&gt;</w:t>
        </w:r>
      </w:ins>
      <w:ins w:id="5084" w:author="Laura Viignola" w:date="2017-06-22T12:15:00Z">
        <w:r w:rsidR="008F30E6" w:rsidRPr="00F27DF7">
          <w:rPr>
            <w:rFonts w:asciiTheme="majorHAnsi" w:eastAsia="Calibri" w:hAnsiTheme="majorHAnsi" w:cs="Courier New"/>
          </w:rPr>
          <w:t xml:space="preserve"> _</w:t>
        </w:r>
      </w:ins>
      <w:ins w:id="5085" w:author="Laura Viignola" w:date="2017-06-22T10:47:00Z">
        <w:r w:rsidR="006B6757" w:rsidRPr="00F27DF7">
          <w:rPr>
            <w:rFonts w:asciiTheme="majorHAnsi" w:eastAsia="Calibri" w:hAnsiTheme="majorHAnsi" w:cs="Courier New"/>
          </w:rPr>
          <w:t>}</w:t>
        </w:r>
      </w:ins>
    </w:p>
    <w:p w14:paraId="5BE36008" w14:textId="61ED9B3B" w:rsidR="006B6757" w:rsidRPr="00F27DF7" w:rsidRDefault="006B6757" w:rsidP="00B74B4A">
      <w:pPr>
        <w:ind w:left="1412" w:firstLine="4"/>
        <w:rPr>
          <w:ins w:id="5086" w:author="Laura Viignola" w:date="2017-06-22T10:47:00Z"/>
          <w:rFonts w:asciiTheme="majorHAnsi" w:eastAsia="Calibri" w:hAnsiTheme="majorHAnsi" w:cs="Courier New"/>
        </w:rPr>
      </w:pPr>
      <w:ins w:id="5087" w:author="Laura Viignola" w:date="2017-06-22T10:47:00Z">
        <w:r w:rsidRPr="00F27DF7">
          <w:rPr>
            <w:rFonts w:asciiTheme="majorHAnsi" w:eastAsia="Calibri" w:hAnsiTheme="majorHAnsi" w:cs="Courier New"/>
          </w:rPr>
          <w:t>|  component&lt;</w:t>
        </w:r>
        <w:del w:id="5088" w:author="Utente" w:date="2017-06-23T17:16:00Z">
          <w:r w:rsidRPr="00F27DF7" w:rsidDel="00234472">
            <w:rPr>
              <w:rFonts w:asciiTheme="majorHAnsi" w:eastAsia="Calibri" w:hAnsiTheme="majorHAnsi" w:cs="Courier New"/>
            </w:rPr>
            <w:delText>string</w:delText>
          </w:r>
        </w:del>
      </w:ins>
      <w:ins w:id="5089" w:author="Utente" w:date="2017-06-23T17:16:00Z">
        <w:r w:rsidR="00234472" w:rsidRPr="00F27DF7">
          <w:rPr>
            <w:rFonts w:asciiTheme="majorHAnsi" w:eastAsia="Calibri" w:hAnsiTheme="majorHAnsi" w:cs="Courier New"/>
          </w:rPr>
          <w:t>scalar</w:t>
        </w:r>
      </w:ins>
      <w:ins w:id="5090" w:author="Laura Viignola" w:date="2017-06-22T10:47:00Z">
        <w:r w:rsidRPr="00F27DF7">
          <w:rPr>
            <w:rFonts w:asciiTheme="majorHAnsi" w:eastAsia="Calibri" w:hAnsiTheme="majorHAnsi" w:cs="Courier New"/>
          </w:rPr>
          <w:t>&gt;</w:t>
        </w:r>
      </w:ins>
    </w:p>
    <w:p w14:paraId="3CE7FA02" w14:textId="0F4293F9" w:rsidR="006B6757" w:rsidRPr="006B6757" w:rsidRDefault="006B6757" w:rsidP="006B6757">
      <w:pPr>
        <w:ind w:left="708" w:firstLine="708"/>
        <w:rPr>
          <w:ins w:id="5091" w:author="Laura Viignola" w:date="2017-06-22T10:47:00Z"/>
          <w:rFonts w:ascii="Courier New" w:eastAsia="Calibri" w:hAnsi="Courier New" w:cs="Courier New"/>
        </w:rPr>
      </w:pPr>
      <w:ins w:id="5092" w:author="Laura Viignola" w:date="2017-06-22T10:47:00Z">
        <w:r w:rsidRPr="00F27DF7">
          <w:rPr>
            <w:rFonts w:asciiTheme="majorHAnsi" w:eastAsia="Calibri" w:hAnsiTheme="majorHAnsi" w:cs="Courier New"/>
          </w:rPr>
          <w:t xml:space="preserve">|  </w:t>
        </w:r>
      </w:ins>
      <w:ins w:id="5093" w:author="Laura Viignola" w:date="2017-06-22T10:49:00Z">
        <w:r w:rsidRPr="00F27DF7">
          <w:rPr>
            <w:rFonts w:asciiTheme="majorHAnsi" w:eastAsia="Calibri" w:hAnsiTheme="majorHAnsi" w:cs="Courier New"/>
          </w:rPr>
          <w:t>scalar</w:t>
        </w:r>
      </w:ins>
      <w:ins w:id="5094" w:author="Laura Viignola" w:date="2017-06-22T10:47:00Z">
        <w:r w:rsidRPr="00F27DF7">
          <w:rPr>
            <w:rFonts w:asciiTheme="majorHAnsi" w:eastAsia="Calibri" w:hAnsiTheme="majorHAnsi" w:cs="Courier New"/>
          </w:rPr>
          <w:t xml:space="preserve">  </w:t>
        </w:r>
        <w:r w:rsidRPr="006B6757">
          <w:rPr>
            <w:rFonts w:ascii="Courier New" w:eastAsia="Calibri" w:hAnsi="Courier New" w:cs="Courier New"/>
          </w:rPr>
          <w:t xml:space="preserve"> </w:t>
        </w:r>
        <w:r w:rsidRPr="006B6757">
          <w:rPr>
            <w:rFonts w:ascii="Courier New" w:eastAsia="Calibri" w:hAnsi="Courier New" w:cs="Courier New"/>
            <w:noProof/>
            <w:color w:val="5B9BD5"/>
            <w:lang w:val="en-US"/>
          </w:rPr>
          <w:t xml:space="preserve"> </w:t>
        </w:r>
      </w:ins>
    </w:p>
    <w:p w14:paraId="738B0681" w14:textId="77777777" w:rsidR="00783602" w:rsidRDefault="00783602" w:rsidP="00AC4A81">
      <w:pPr>
        <w:rPr>
          <w:ins w:id="5095" w:author="Utente" w:date="2017-07-05T17:49:00Z"/>
          <w:rFonts w:ascii="Cambria" w:eastAsia="Calibri" w:hAnsi="Cambria" w:cs="Calibri"/>
          <w:color w:val="5B9BD5"/>
          <w:sz w:val="22"/>
          <w:lang w:val="en-US"/>
        </w:rPr>
      </w:pPr>
    </w:p>
    <w:p w14:paraId="711D7BC2" w14:textId="77777777" w:rsidR="00A11D73" w:rsidRPr="00E64258" w:rsidDel="00DC509E" w:rsidRDefault="00A11D73" w:rsidP="00A11D73">
      <w:pPr>
        <w:rPr>
          <w:ins w:id="5096" w:author="Utente" w:date="2017-07-05T17:49:00Z"/>
          <w:del w:id="5097" w:author="Laura Viignola" w:date="2017-07-10T15:54:00Z"/>
          <w:rFonts w:ascii="Cambria" w:eastAsia="Calibri" w:hAnsi="Cambria" w:cs="Calibri"/>
          <w:i/>
          <w:color w:val="5B9BD5"/>
        </w:rPr>
      </w:pPr>
      <w:ins w:id="5098" w:author="Utente" w:date="2017-07-05T17:49:00Z">
        <w:r w:rsidRPr="00E64258">
          <w:rPr>
            <w:rFonts w:ascii="Cambria" w:eastAsia="Calibri" w:hAnsi="Cambria" w:cs="Calibri"/>
            <w:i/>
            <w:color w:val="5B9BD5"/>
          </w:rPr>
          <w:t>Result type</w:t>
        </w:r>
      </w:ins>
    </w:p>
    <w:p w14:paraId="1321C547" w14:textId="77777777" w:rsidR="00A11D73" w:rsidRPr="00E64258" w:rsidRDefault="00A11D73" w:rsidP="00A11D73">
      <w:pPr>
        <w:rPr>
          <w:ins w:id="5099" w:author="Utente" w:date="2017-07-05T17:49:00Z"/>
          <w:rFonts w:ascii="Cambria" w:eastAsia="Calibri" w:hAnsi="Cambria" w:cs="Calibri"/>
          <w:i/>
          <w:color w:val="auto"/>
        </w:rPr>
      </w:pPr>
    </w:p>
    <w:p w14:paraId="1199FBC1" w14:textId="43F8E4C7" w:rsidR="00A11D73" w:rsidRPr="006F2FA3" w:rsidRDefault="00A11D73" w:rsidP="00A11D73">
      <w:pPr>
        <w:rPr>
          <w:ins w:id="5100" w:author="Utente" w:date="2017-07-05T17:49:00Z"/>
          <w:rFonts w:ascii="Cambria" w:eastAsia="Calibri" w:hAnsi="Cambria" w:cs="Calibri"/>
        </w:rPr>
      </w:pPr>
      <w:ins w:id="5101" w:author="Utente" w:date="2017-07-05T17:49: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 xml:space="preserve">dataset   { </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&lt;</w:t>
        </w:r>
        <w:r w:rsidR="000F6BEE">
          <w:rPr>
            <w:rFonts w:ascii="Cambria" w:eastAsia="Calibri" w:hAnsi="Cambria" w:cs="Calibri"/>
          </w:rPr>
          <w:t>boolean</w:t>
        </w:r>
        <w:r>
          <w:rPr>
            <w:rFonts w:ascii="Cambria" w:eastAsia="Calibri" w:hAnsi="Cambria" w:cs="Calibri"/>
          </w:rPr>
          <w:t xml:space="preserve">&gt; </w:t>
        </w:r>
        <w:r w:rsidRPr="006F2FA3">
          <w:rPr>
            <w:rFonts w:ascii="Cambria" w:eastAsia="Calibri" w:hAnsi="Cambria" w:cs="Calibri"/>
          </w:rPr>
          <w:t xml:space="preserve"> _}</w:t>
        </w:r>
      </w:ins>
    </w:p>
    <w:p w14:paraId="5B5BCF1D" w14:textId="7A6E759F" w:rsidR="00A11D73" w:rsidRPr="006F2FA3" w:rsidRDefault="00A11D73" w:rsidP="00A11D73">
      <w:pPr>
        <w:ind w:left="708" w:firstLine="708"/>
        <w:rPr>
          <w:ins w:id="5102" w:author="Utente" w:date="2017-07-05T17:49:00Z"/>
          <w:rFonts w:ascii="Cambria" w:eastAsia="Calibri" w:hAnsi="Cambria" w:cs="Calibri"/>
        </w:rPr>
      </w:pPr>
      <w:ins w:id="5103" w:author="Utente" w:date="2017-07-05T17:49:00Z">
        <w:r w:rsidRPr="006F2FA3">
          <w:rPr>
            <w:rFonts w:ascii="Cambria" w:eastAsia="Calibri" w:hAnsi="Cambria" w:cs="Calibri"/>
          </w:rPr>
          <w:t>|   component&lt;</w:t>
        </w:r>
        <w:r w:rsidR="000F6BEE">
          <w:rPr>
            <w:rFonts w:ascii="Cambria" w:eastAsia="Calibri" w:hAnsi="Cambria" w:cs="Calibri"/>
          </w:rPr>
          <w:t>boolean</w:t>
        </w:r>
        <w:r w:rsidRPr="006F2FA3">
          <w:rPr>
            <w:rFonts w:ascii="Cambria" w:eastAsia="Calibri" w:hAnsi="Cambria" w:cs="Calibri"/>
          </w:rPr>
          <w:t>&gt;</w:t>
        </w:r>
      </w:ins>
    </w:p>
    <w:p w14:paraId="6C25679F" w14:textId="0F2C0E18" w:rsidR="00A11D73" w:rsidRDefault="00A11D73" w:rsidP="00A11D73">
      <w:pPr>
        <w:ind w:left="708" w:firstLine="708"/>
        <w:rPr>
          <w:ins w:id="5104" w:author="Utente" w:date="2017-07-05T17:49:00Z"/>
          <w:rFonts w:ascii="Cambria" w:hAnsi="Cambria"/>
        </w:rPr>
      </w:pPr>
      <w:ins w:id="5105" w:author="Utente" w:date="2017-07-05T17:49:00Z">
        <w:r w:rsidRPr="006F2FA3">
          <w:rPr>
            <w:rFonts w:ascii="Cambria" w:eastAsia="Calibri" w:hAnsi="Cambria" w:cs="Calibri"/>
          </w:rPr>
          <w:t xml:space="preserve">|   </w:t>
        </w:r>
        <w:r w:rsidR="000F6BEE">
          <w:rPr>
            <w:rFonts w:ascii="Cambria" w:eastAsia="Calibri" w:hAnsi="Cambria" w:cs="Calibri"/>
          </w:rPr>
          <w:t>boolean</w:t>
        </w:r>
        <w:r w:rsidRPr="00E64258">
          <w:rPr>
            <w:rFonts w:ascii="Cambria" w:eastAsia="Calibri" w:hAnsi="Cambria" w:cs="Calibri"/>
            <w:b/>
          </w:rPr>
          <w:t xml:space="preserve">   </w:t>
        </w:r>
      </w:ins>
    </w:p>
    <w:p w14:paraId="5145AA04" w14:textId="77777777" w:rsidR="00A11D73" w:rsidRDefault="00A11D73" w:rsidP="00AC4A81">
      <w:pPr>
        <w:rPr>
          <w:ins w:id="5106" w:author="Utente" w:date="2017-07-05T17:49:00Z"/>
          <w:rFonts w:ascii="Cambria" w:eastAsia="Calibri" w:hAnsi="Cambria" w:cs="Calibri"/>
          <w:color w:val="5B9BD5"/>
          <w:sz w:val="22"/>
          <w:lang w:val="en-US"/>
        </w:rPr>
      </w:pPr>
    </w:p>
    <w:p w14:paraId="4461619A" w14:textId="77777777" w:rsidR="00A11D73" w:rsidRPr="006B6757" w:rsidRDefault="00A11D73" w:rsidP="00AC4A81">
      <w:pPr>
        <w:rPr>
          <w:ins w:id="5107" w:author="Laura Viignola" w:date="2017-06-22T10:39:00Z"/>
          <w:rFonts w:ascii="Cambria" w:eastAsia="Calibri" w:hAnsi="Cambria" w:cs="Calibri"/>
          <w:color w:val="5B9BD5"/>
          <w:sz w:val="22"/>
          <w:lang w:val="en-US"/>
        </w:rPr>
      </w:pPr>
    </w:p>
    <w:p w14:paraId="671EAD14" w14:textId="3980DE90" w:rsidR="005A2227" w:rsidRDefault="0097053A" w:rsidP="00AC4A81">
      <w:pPr>
        <w:rPr>
          <w:ins w:id="5108" w:author="Laura Viignola" w:date="2017-06-22T11:28:00Z"/>
          <w:rFonts w:ascii="Cambria" w:eastAsia="Calibri" w:hAnsi="Cambria" w:cs="Calibri"/>
          <w:i/>
          <w:color w:val="5B9BD5"/>
        </w:rPr>
      </w:pPr>
      <w:del w:id="5109" w:author="Laura Viignola" w:date="2017-06-22T12:28:00Z">
        <w:r w:rsidRPr="00E352EF" w:rsidDel="00434059">
          <w:rPr>
            <w:rFonts w:ascii="Cambria" w:eastAsia="Calibri" w:hAnsi="Cambria" w:cs="Calibri"/>
            <w:i/>
            <w:color w:val="5B9BD5"/>
          </w:rPr>
          <w:delText>C</w:delText>
        </w:r>
      </w:del>
      <w:ins w:id="5110" w:author="Laura Viignola" w:date="2017-06-22T12:28:00Z">
        <w:r w:rsidR="00434059">
          <w:rPr>
            <w:rFonts w:ascii="Cambria" w:eastAsia="Calibri" w:hAnsi="Cambria" w:cs="Calibri"/>
            <w:i/>
            <w:color w:val="5B9BD5"/>
          </w:rPr>
          <w:t>Additional c</w:t>
        </w:r>
      </w:ins>
      <w:r w:rsidRPr="00E352EF">
        <w:rPr>
          <w:rFonts w:ascii="Cambria" w:eastAsia="Calibri" w:hAnsi="Cambria" w:cs="Calibri"/>
          <w:i/>
          <w:color w:val="5B9BD5"/>
        </w:rPr>
        <w:t>onstraints</w:t>
      </w:r>
    </w:p>
    <w:p w14:paraId="5895B5C3" w14:textId="52BD9A96" w:rsidR="00B74B4A" w:rsidRPr="006619C5" w:rsidRDefault="00B74B4A" w:rsidP="00AC4A81">
      <w:pPr>
        <w:rPr>
          <w:rFonts w:ascii="Cambria" w:eastAsia="Calibri" w:hAnsi="Cambria" w:cs="Calibri"/>
          <w:color w:val="auto"/>
        </w:rPr>
      </w:pPr>
      <w:ins w:id="5111" w:author="Laura Viignola" w:date="2017-06-22T11:34:00Z">
        <w:r w:rsidRPr="006619C5">
          <w:rPr>
            <w:rFonts w:ascii="Cambria" w:eastAsia="Calibri" w:hAnsi="Cambria" w:cs="Calibri"/>
            <w:color w:val="auto"/>
          </w:rPr>
          <w:t>(empty)</w:t>
        </w:r>
      </w:ins>
    </w:p>
    <w:p w14:paraId="1EE2C909" w14:textId="2507F49A" w:rsidR="005A2227" w:rsidRPr="00E352EF" w:rsidDel="00B74B4A" w:rsidRDefault="0097053A" w:rsidP="008A7573">
      <w:pPr>
        <w:numPr>
          <w:ilvl w:val="0"/>
          <w:numId w:val="4"/>
        </w:numPr>
        <w:ind w:left="360"/>
        <w:rPr>
          <w:del w:id="5112" w:author="Laura Viignola" w:date="2017-06-22T11:28:00Z"/>
          <w:rFonts w:ascii="Cambria" w:hAnsi="Cambria"/>
        </w:rPr>
      </w:pPr>
      <w:del w:id="5113" w:author="Laura Viignola" w:date="2017-06-22T11:28:00Z">
        <w:r w:rsidRPr="00E352EF" w:rsidDel="00B74B4A">
          <w:rPr>
            <w:rFonts w:ascii="Cambria" w:eastAsia="Calibri" w:hAnsi="Cambria" w:cs="Calibri"/>
          </w:rPr>
          <w:delText xml:space="preserve">If both </w:delText>
        </w:r>
        <w:r w:rsidRPr="00E352EF" w:rsidDel="00B74B4A">
          <w:rPr>
            <w:rFonts w:ascii="Cambria" w:eastAsia="Calibri" w:hAnsi="Cambria" w:cs="Calibri"/>
            <w:i/>
          </w:rPr>
          <w:delText>ds_1</w:delText>
        </w:r>
        <w:r w:rsidRPr="00E352EF" w:rsidDel="00B74B4A">
          <w:rPr>
            <w:rFonts w:ascii="Cambria" w:eastAsia="Calibri" w:hAnsi="Cambria" w:cs="Calibri"/>
          </w:rPr>
          <w:delText xml:space="preserve"> and </w:delText>
        </w:r>
        <w:r w:rsidRPr="00E352EF" w:rsidDel="00B74B4A">
          <w:rPr>
            <w:rFonts w:ascii="Cambria" w:eastAsia="Calibri" w:hAnsi="Cambria" w:cs="Calibri"/>
            <w:i/>
          </w:rPr>
          <w:delText>ds_2</w:delText>
        </w:r>
        <w:r w:rsidRPr="00E352EF" w:rsidDel="00B74B4A">
          <w:rPr>
            <w:rFonts w:ascii="Cambria" w:eastAsia="Calibri" w:hAnsi="Cambria" w:cs="Calibri"/>
          </w:rPr>
          <w:delText xml:space="preserve"> are </w:delText>
        </w:r>
        <w:r w:rsidR="00F4601C" w:rsidRPr="00E352EF" w:rsidDel="00B74B4A">
          <w:rPr>
            <w:rFonts w:ascii="Cambria" w:hAnsi="Cambria"/>
          </w:rPr>
          <w:delText>Dataset</w:delText>
        </w:r>
        <w:r w:rsidRPr="00E352EF" w:rsidDel="00B74B4A">
          <w:rPr>
            <w:rFonts w:ascii="Cambria" w:eastAsia="Calibri" w:hAnsi="Cambria" w:cs="Calibri"/>
          </w:rPr>
          <w:delText xml:space="preserve">s then they must have at least a </w:delText>
        </w:r>
        <w:r w:rsidR="00CC6A4A" w:rsidRPr="00E352EF" w:rsidDel="00B74B4A">
          <w:rPr>
            <w:rFonts w:ascii="Cambria" w:eastAsia="Calibri" w:hAnsi="Cambria" w:cs="Calibri"/>
          </w:rPr>
          <w:delText>Identifier Component</w:delText>
        </w:r>
        <w:r w:rsidRPr="00E352EF" w:rsidDel="00B74B4A">
          <w:rPr>
            <w:rFonts w:ascii="Cambria" w:eastAsia="Calibri" w:hAnsi="Cambria" w:cs="Calibri"/>
          </w:rPr>
          <w:delText xml:space="preserve"> in common (with the same name</w:delText>
        </w:r>
        <w:r w:rsidR="00D522BE" w:rsidRPr="00E352EF" w:rsidDel="00B74B4A">
          <w:rPr>
            <w:rFonts w:ascii="Cambria" w:eastAsia="Calibri" w:hAnsi="Cambria" w:cs="Calibri"/>
          </w:rPr>
          <w:delText xml:space="preserve"> and data type</w:delText>
        </w:r>
        <w:r w:rsidRPr="00E352EF" w:rsidDel="00B74B4A">
          <w:rPr>
            <w:rFonts w:ascii="Cambria" w:eastAsia="Calibri" w:hAnsi="Cambria" w:cs="Calibri"/>
          </w:rPr>
          <w:delText>).</w:delText>
        </w:r>
      </w:del>
    </w:p>
    <w:p w14:paraId="7D471FE7" w14:textId="3F4FE633" w:rsidR="005A2227" w:rsidRPr="00E352EF" w:rsidDel="00D71CDA" w:rsidRDefault="0097053A" w:rsidP="008A7573">
      <w:pPr>
        <w:numPr>
          <w:ilvl w:val="0"/>
          <w:numId w:val="4"/>
        </w:numPr>
        <w:ind w:left="360"/>
        <w:rPr>
          <w:del w:id="5114" w:author="Utente" w:date="2017-06-27T17:16:00Z"/>
          <w:rFonts w:ascii="Cambria" w:hAnsi="Cambria"/>
        </w:rPr>
      </w:pPr>
      <w:del w:id="5115" w:author="Utente" w:date="2017-06-27T17:16:00Z">
        <w:r w:rsidRPr="00E352EF" w:rsidDel="00D71CDA">
          <w:rPr>
            <w:rFonts w:ascii="Cambria" w:eastAsia="Calibri" w:hAnsi="Cambria" w:cs="Calibri"/>
          </w:rPr>
          <w:delText xml:space="preserve">If both </w:delText>
        </w:r>
        <w:r w:rsidRPr="00E352EF" w:rsidDel="00D71CDA">
          <w:rPr>
            <w:rFonts w:ascii="Cambria" w:eastAsia="Calibri" w:hAnsi="Cambria" w:cs="Calibri"/>
            <w:i/>
          </w:rPr>
          <w:delText>ds_1</w:delText>
        </w:r>
        <w:r w:rsidRPr="00E352EF" w:rsidDel="00D71CDA">
          <w:rPr>
            <w:rFonts w:ascii="Cambria" w:eastAsia="Calibri" w:hAnsi="Cambria" w:cs="Calibri"/>
          </w:rPr>
          <w:delText xml:space="preserve"> and </w:delText>
        </w:r>
        <w:r w:rsidRPr="00E352EF" w:rsidDel="00D71CDA">
          <w:rPr>
            <w:rFonts w:ascii="Cambria" w:eastAsia="Calibri" w:hAnsi="Cambria" w:cs="Calibri"/>
            <w:i/>
          </w:rPr>
          <w:delText>ds_2</w:delText>
        </w:r>
        <w:r w:rsidRPr="00E352EF" w:rsidDel="00D71CDA">
          <w:rPr>
            <w:rFonts w:ascii="Cambria" w:eastAsia="Calibri" w:hAnsi="Cambria" w:cs="Calibri"/>
          </w:rPr>
          <w:delText xml:space="preserve"> are </w:delText>
        </w:r>
        <w:r w:rsidR="00F4601C" w:rsidRPr="00E352EF" w:rsidDel="00D71CDA">
          <w:rPr>
            <w:rFonts w:ascii="Cambria" w:hAnsi="Cambria"/>
          </w:rPr>
          <w:delText>Dataset</w:delText>
        </w:r>
        <w:r w:rsidRPr="00E352EF" w:rsidDel="00D71CDA">
          <w:rPr>
            <w:rFonts w:ascii="Cambria" w:eastAsia="Calibri" w:hAnsi="Cambria" w:cs="Calibri"/>
          </w:rPr>
          <w:delText xml:space="preserve">s then either they have one or more measures in common, or at least one of them has only a measure. </w:delText>
        </w:r>
      </w:del>
    </w:p>
    <w:p w14:paraId="2C9FE59E" w14:textId="77777777" w:rsidR="00D544A1" w:rsidRPr="00E352EF" w:rsidRDefault="00D544A1" w:rsidP="00D544A1">
      <w:pPr>
        <w:rPr>
          <w:rFonts w:ascii="Cambria" w:eastAsia="Calibri" w:hAnsi="Cambria" w:cs="Calibri"/>
          <w:i/>
          <w:color w:val="5B9BD5"/>
        </w:rPr>
      </w:pPr>
    </w:p>
    <w:p w14:paraId="0D38AC41" w14:textId="3B8EF61C" w:rsidR="005A2227" w:rsidRDefault="0097053A" w:rsidP="00AC4A81">
      <w:pPr>
        <w:rPr>
          <w:ins w:id="5116" w:author="Laura Viignola" w:date="2017-06-22T11:35:00Z"/>
          <w:rFonts w:ascii="Cambria" w:eastAsia="Calibri" w:hAnsi="Cambria" w:cs="Calibri"/>
          <w:i/>
          <w:color w:val="5B9BD5"/>
        </w:rPr>
      </w:pPr>
      <w:del w:id="5117" w:author="Laura Viignola" w:date="2017-06-22T12:28:00Z">
        <w:r w:rsidRPr="00E352EF" w:rsidDel="00434059">
          <w:rPr>
            <w:rFonts w:ascii="Cambria" w:eastAsia="Calibri" w:hAnsi="Cambria" w:cs="Calibri"/>
            <w:i/>
            <w:color w:val="5B9BD5"/>
          </w:rPr>
          <w:delText>Returns</w:delText>
        </w:r>
      </w:del>
      <w:ins w:id="5118" w:author="Laura Viignola" w:date="2017-06-22T12:28:00Z">
        <w:r w:rsidR="00434059">
          <w:rPr>
            <w:rFonts w:ascii="Cambria" w:eastAsia="Calibri" w:hAnsi="Cambria" w:cs="Calibri"/>
            <w:i/>
            <w:color w:val="5B9BD5"/>
          </w:rPr>
          <w:t>Behaviour</w:t>
        </w:r>
      </w:ins>
    </w:p>
    <w:p w14:paraId="34FCE54F" w14:textId="31BBE4D8" w:rsidR="00B74B4A" w:rsidDel="006619C5" w:rsidRDefault="00B74B4A" w:rsidP="00B74B4A">
      <w:pPr>
        <w:jc w:val="both"/>
        <w:rPr>
          <w:del w:id="5119" w:author="Utente" w:date="2017-06-27T18:08:00Z"/>
          <w:rFonts w:ascii="Cambria" w:eastAsia="Calibri" w:hAnsi="Cambria" w:cs="Calibri"/>
          <w:i/>
          <w:color w:val="5B9BD5"/>
        </w:rPr>
      </w:pPr>
      <w:ins w:id="5120" w:author="Laura Viignola" w:date="2017-06-22T11:35:00Z">
        <w:r>
          <w:rPr>
            <w:rFonts w:ascii="Cambria" w:eastAsia="Calibri" w:hAnsi="Cambria" w:cs="Calibri"/>
            <w:color w:val="auto"/>
          </w:rPr>
          <w:t>The operator has the behaviour of the “</w:t>
        </w:r>
      </w:ins>
      <w:ins w:id="5121" w:author="Laura Viignola" w:date="2017-06-22T16:20:00Z">
        <w:r w:rsidR="000D307F">
          <w:rPr>
            <w:rFonts w:ascii="Cambria" w:eastAsia="Calibri" w:hAnsi="Cambria" w:cs="Calibri"/>
            <w:color w:val="auto"/>
          </w:rPr>
          <w:t>O</w:t>
        </w:r>
        <w:r w:rsidR="000D307F" w:rsidRPr="000D307F">
          <w:rPr>
            <w:rFonts w:ascii="Cambria" w:eastAsia="Calibri" w:hAnsi="Cambria" w:cs="Calibri"/>
            <w:color w:val="auto"/>
          </w:rPr>
          <w:t>perators which changes the measure type</w:t>
        </w:r>
      </w:ins>
      <w:ins w:id="5122" w:author="Laura Viignola" w:date="2017-06-22T11:35:00Z">
        <w:r>
          <w:rPr>
            <w:rFonts w:ascii="Cambria" w:eastAsia="Calibri" w:hAnsi="Cambria" w:cs="Calibri"/>
            <w:color w:val="auto"/>
          </w:rPr>
          <w:t xml:space="preserve">” (see the section “VTL-ML - Behaviour of the Operators”). </w:t>
        </w:r>
      </w:ins>
    </w:p>
    <w:p w14:paraId="1D5D8C28" w14:textId="0F46A958" w:rsidR="00B74B4A" w:rsidDel="006619C5" w:rsidRDefault="00B74B4A" w:rsidP="006619C5">
      <w:pPr>
        <w:jc w:val="both"/>
        <w:rPr>
          <w:del w:id="5123" w:author="Utente" w:date="2017-06-27T18:08:00Z"/>
          <w:rFonts w:ascii="Cambria" w:hAnsi="Cambria"/>
        </w:rPr>
      </w:pPr>
    </w:p>
    <w:p w14:paraId="18B7B118" w14:textId="77777777" w:rsidR="006619C5" w:rsidRDefault="006619C5" w:rsidP="006619C5">
      <w:pPr>
        <w:jc w:val="both"/>
        <w:rPr>
          <w:ins w:id="5124" w:author="Utente" w:date="2017-06-27T18:09:00Z"/>
          <w:rFonts w:ascii="Cambria" w:eastAsia="Calibri" w:hAnsi="Cambria" w:cs="Calibri"/>
          <w:i/>
          <w:color w:val="5B9BD5"/>
        </w:rPr>
      </w:pPr>
    </w:p>
    <w:p w14:paraId="5234E286" w14:textId="18471370" w:rsidR="005A2227" w:rsidRPr="00E352EF" w:rsidDel="006619C5" w:rsidRDefault="0097053A" w:rsidP="00D544A1">
      <w:pPr>
        <w:rPr>
          <w:del w:id="5125" w:author="Utente" w:date="2017-06-27T18:08:00Z"/>
          <w:rFonts w:ascii="Cambria" w:hAnsi="Cambria"/>
        </w:rPr>
      </w:pPr>
      <w:del w:id="5126" w:author="Utente" w:date="2017-06-27T18:08:00Z">
        <w:r w:rsidRPr="00E352EF" w:rsidDel="006619C5">
          <w:rPr>
            <w:rFonts w:ascii="Cambria" w:hAnsi="Cambria"/>
          </w:rPr>
          <w:delText xml:space="preserve">If both </w:delText>
        </w:r>
        <w:r w:rsidRPr="00E352EF" w:rsidDel="006619C5">
          <w:rPr>
            <w:rFonts w:ascii="Cambria" w:hAnsi="Cambria"/>
            <w:i/>
          </w:rPr>
          <w:delText>ds_1</w:delText>
        </w:r>
        <w:r w:rsidRPr="00E352EF" w:rsidDel="006619C5">
          <w:rPr>
            <w:rFonts w:ascii="Cambria" w:hAnsi="Cambria"/>
          </w:rPr>
          <w:delText xml:space="preserve"> and </w:delText>
        </w:r>
        <w:r w:rsidRPr="00E352EF" w:rsidDel="006619C5">
          <w:rPr>
            <w:rFonts w:ascii="Cambria" w:hAnsi="Cambria"/>
            <w:i/>
          </w:rPr>
          <w:delText>ds_2</w:delText>
        </w:r>
        <w:r w:rsidRPr="00E352EF" w:rsidDel="006619C5">
          <w:rPr>
            <w:rFonts w:ascii="Cambria" w:hAnsi="Cambria"/>
          </w:rPr>
          <w:delText xml:space="preserve"> are scalar values then the </w:delText>
        </w:r>
        <w:r w:rsidRPr="00E352EF" w:rsidDel="006619C5">
          <w:rPr>
            <w:rFonts w:ascii="Cambria" w:hAnsi="Cambria"/>
            <w:b/>
          </w:rPr>
          <w:delText>=</w:delText>
        </w:r>
        <w:r w:rsidRPr="00E352EF" w:rsidDel="006619C5">
          <w:rPr>
            <w:rFonts w:ascii="Cambria" w:hAnsi="Cambria"/>
          </w:rPr>
          <w:delText xml:space="preserve"> operator returns a scalar </w:delText>
        </w:r>
        <w:r w:rsidR="00D544A1" w:rsidRPr="00E352EF" w:rsidDel="006619C5">
          <w:rPr>
            <w:rFonts w:ascii="Cambria" w:hAnsi="Cambria"/>
          </w:rPr>
          <w:delText>b</w:delText>
        </w:r>
        <w:r w:rsidRPr="00E352EF" w:rsidDel="006619C5">
          <w:rPr>
            <w:rFonts w:ascii="Cambria" w:hAnsi="Cambria"/>
          </w:rPr>
          <w:delText xml:space="preserve">oolean value representing </w:delText>
        </w:r>
        <w:r w:rsidRPr="00E352EF" w:rsidDel="006619C5">
          <w:rPr>
            <w:rFonts w:ascii="Cambria" w:eastAsia="Calibri" w:hAnsi="Cambria" w:cs="Calibri"/>
          </w:rPr>
          <w:delText xml:space="preserve">the result of the </w:delText>
        </w:r>
        <w:r w:rsidRPr="00E352EF" w:rsidDel="006619C5">
          <w:rPr>
            <w:rFonts w:ascii="Cambria" w:eastAsia="Calibri" w:hAnsi="Cambria" w:cs="Calibri"/>
            <w:i/>
          </w:rPr>
          <w:delText>equal to</w:delText>
        </w:r>
        <w:r w:rsidRPr="00E352EF" w:rsidDel="006619C5">
          <w:rPr>
            <w:rFonts w:ascii="Cambria" w:eastAsia="Calibri" w:hAnsi="Cambria" w:cs="Calibri"/>
          </w:rPr>
          <w:delText xml:space="preserve"> validation.</w:delText>
        </w:r>
      </w:del>
    </w:p>
    <w:p w14:paraId="51E30F43" w14:textId="505635BF" w:rsidR="005A2227" w:rsidRPr="00E352EF" w:rsidDel="006619C5" w:rsidRDefault="0097053A" w:rsidP="00D544A1">
      <w:pPr>
        <w:rPr>
          <w:del w:id="5127" w:author="Utente" w:date="2017-06-27T18:08:00Z"/>
          <w:rFonts w:ascii="Cambria" w:hAnsi="Cambria"/>
        </w:rPr>
      </w:pPr>
      <w:del w:id="5128" w:author="Utente" w:date="2017-06-27T18:08:00Z">
        <w:r w:rsidRPr="00E352EF" w:rsidDel="006619C5">
          <w:rPr>
            <w:rFonts w:ascii="Cambria" w:hAnsi="Cambria"/>
          </w:rPr>
          <w:delText xml:space="preserve">If either </w:delText>
        </w:r>
        <w:r w:rsidRPr="00E352EF" w:rsidDel="006619C5">
          <w:rPr>
            <w:rFonts w:ascii="Cambria" w:hAnsi="Cambria"/>
            <w:i/>
          </w:rPr>
          <w:delText>ds_1</w:delText>
        </w:r>
        <w:r w:rsidRPr="00E352EF" w:rsidDel="006619C5">
          <w:rPr>
            <w:rFonts w:ascii="Cambria" w:hAnsi="Cambria"/>
          </w:rPr>
          <w:delText xml:space="preserve"> or </w:delText>
        </w:r>
        <w:r w:rsidRPr="00E352EF" w:rsidDel="006619C5">
          <w:rPr>
            <w:rFonts w:ascii="Cambria" w:hAnsi="Cambria"/>
            <w:i/>
          </w:rPr>
          <w:delText>ds_2</w:delText>
        </w:r>
        <w:r w:rsidRPr="00E352EF" w:rsidDel="006619C5">
          <w:rPr>
            <w:rFonts w:ascii="Cambria" w:hAnsi="Cambria"/>
          </w:rPr>
          <w:delText xml:space="preserve"> is a </w:delText>
        </w:r>
        <w:r w:rsidR="00F4601C" w:rsidRPr="00E352EF" w:rsidDel="006619C5">
          <w:rPr>
            <w:rFonts w:ascii="Cambria" w:hAnsi="Cambria"/>
          </w:rPr>
          <w:delText>Dataset</w:delText>
        </w:r>
        <w:r w:rsidRPr="00E352EF" w:rsidDel="006619C5">
          <w:rPr>
            <w:rFonts w:ascii="Cambria" w:hAnsi="Cambria"/>
          </w:rPr>
          <w:delText xml:space="preserve"> then the </w:delText>
        </w:r>
        <w:r w:rsidRPr="00E352EF" w:rsidDel="006619C5">
          <w:rPr>
            <w:rFonts w:ascii="Cambria" w:hAnsi="Cambria"/>
            <w:b/>
          </w:rPr>
          <w:delText>=</w:delText>
        </w:r>
        <w:r w:rsidRPr="00E352EF" w:rsidDel="006619C5">
          <w:rPr>
            <w:rFonts w:ascii="Cambria" w:hAnsi="Cambria"/>
          </w:rPr>
          <w:delText xml:space="preserve"> operator returns a Dataset having the following components: </w:delText>
        </w:r>
      </w:del>
    </w:p>
    <w:p w14:paraId="0ECD5C5A" w14:textId="1ADFA905" w:rsidR="005A2227" w:rsidRPr="00E352EF" w:rsidDel="006619C5" w:rsidRDefault="0097053A" w:rsidP="008A7573">
      <w:pPr>
        <w:numPr>
          <w:ilvl w:val="0"/>
          <w:numId w:val="4"/>
        </w:numPr>
        <w:ind w:left="360"/>
        <w:rPr>
          <w:del w:id="5129" w:author="Utente" w:date="2017-06-27T18:08:00Z"/>
          <w:rFonts w:ascii="Cambria" w:hAnsi="Cambria"/>
        </w:rPr>
      </w:pPr>
      <w:del w:id="5130" w:author="Utente" w:date="2017-06-27T18:08:00Z">
        <w:r w:rsidRPr="00E352EF" w:rsidDel="006619C5">
          <w:rPr>
            <w:rFonts w:ascii="Cambria" w:eastAsia="Calibri" w:hAnsi="Cambria" w:cs="Calibri"/>
          </w:rPr>
          <w:delText xml:space="preserve">The </w:delText>
        </w:r>
        <w:r w:rsidR="001E4C0B" w:rsidRPr="00E352EF" w:rsidDel="006619C5">
          <w:rPr>
            <w:rFonts w:ascii="Cambria" w:eastAsia="Calibri" w:hAnsi="Cambria" w:cs="Calibri"/>
          </w:rPr>
          <w:delText xml:space="preserve">superset of the identifier components of </w:delText>
        </w:r>
        <w:r w:rsidRPr="00E352EF" w:rsidDel="006619C5">
          <w:rPr>
            <w:rFonts w:ascii="Cambria" w:eastAsia="Calibri" w:hAnsi="Cambria" w:cs="Calibri"/>
            <w:i/>
          </w:rPr>
          <w:delText>ds_1</w:delText>
        </w:r>
        <w:r w:rsidRPr="00E352EF" w:rsidDel="006619C5">
          <w:rPr>
            <w:rFonts w:ascii="Cambria" w:eastAsia="Calibri" w:hAnsi="Cambria" w:cs="Calibri"/>
          </w:rPr>
          <w:delText xml:space="preserve"> and </w:delText>
        </w:r>
        <w:r w:rsidRPr="00E352EF" w:rsidDel="006619C5">
          <w:rPr>
            <w:rFonts w:ascii="Cambria" w:eastAsia="Calibri" w:hAnsi="Cambria" w:cs="Calibri"/>
            <w:i/>
          </w:rPr>
          <w:delText>ds_2</w:delText>
        </w:r>
      </w:del>
    </w:p>
    <w:p w14:paraId="775CA875" w14:textId="5026EFB0" w:rsidR="005A2227" w:rsidRPr="00E352EF" w:rsidDel="006619C5" w:rsidRDefault="0097053A" w:rsidP="008A7573">
      <w:pPr>
        <w:numPr>
          <w:ilvl w:val="0"/>
          <w:numId w:val="4"/>
        </w:numPr>
        <w:ind w:left="360"/>
        <w:rPr>
          <w:del w:id="5131" w:author="Utente" w:date="2017-06-27T18:08:00Z"/>
          <w:rFonts w:ascii="Cambria" w:hAnsi="Cambria"/>
        </w:rPr>
      </w:pPr>
      <w:del w:id="5132" w:author="Utente" w:date="2017-06-27T18:08:00Z">
        <w:r w:rsidRPr="00E352EF" w:rsidDel="006619C5">
          <w:rPr>
            <w:rFonts w:ascii="Cambria" w:eastAsia="Calibri" w:hAnsi="Cambria" w:cs="Calibri"/>
          </w:rPr>
          <w:delText xml:space="preserve">If </w:delText>
        </w:r>
        <w:r w:rsidRPr="00E352EF" w:rsidDel="006619C5">
          <w:rPr>
            <w:rFonts w:ascii="Cambria" w:eastAsia="Calibri" w:hAnsi="Cambria" w:cs="Calibri"/>
            <w:i/>
          </w:rPr>
          <w:delText>ds_1</w:delText>
        </w:r>
        <w:r w:rsidRPr="00E352EF" w:rsidDel="006619C5">
          <w:rPr>
            <w:rFonts w:ascii="Cambria" w:eastAsia="Calibri" w:hAnsi="Cambria" w:cs="Calibri"/>
          </w:rPr>
          <w:delText xml:space="preserve"> and </w:delText>
        </w:r>
        <w:r w:rsidRPr="00E352EF" w:rsidDel="006619C5">
          <w:rPr>
            <w:rFonts w:ascii="Cambria" w:eastAsia="Calibri" w:hAnsi="Cambria" w:cs="Calibri"/>
            <w:i/>
          </w:rPr>
          <w:delText>ds_2</w:delText>
        </w:r>
        <w:r w:rsidRPr="00E352EF" w:rsidDel="006619C5">
          <w:rPr>
            <w:rFonts w:ascii="Cambria" w:eastAsia="Calibri" w:hAnsi="Cambria" w:cs="Calibri"/>
          </w:rPr>
          <w:delText xml:space="preserve"> have one or more measures in common (i.e., with the same name) then the resulting </w:delText>
        </w:r>
        <w:r w:rsidR="00F4601C" w:rsidRPr="00E352EF" w:rsidDel="006619C5">
          <w:rPr>
            <w:rFonts w:ascii="Cambria" w:hAnsi="Cambria"/>
          </w:rPr>
          <w:delText>Dataset</w:delText>
        </w:r>
        <w:r w:rsidRPr="00E352EF" w:rsidDel="006619C5">
          <w:rPr>
            <w:rFonts w:ascii="Cambria" w:eastAsia="Calibri" w:hAnsi="Cambria" w:cs="Calibri"/>
          </w:rPr>
          <w:delText xml:space="preserve"> has these common measures, with the same name concatenated with the suffix  “</w:delText>
        </w:r>
        <w:r w:rsidRPr="00E352EF" w:rsidDel="006619C5">
          <w:rPr>
            <w:rFonts w:ascii="Cambria" w:eastAsia="Calibri" w:hAnsi="Cambria" w:cs="Calibri"/>
            <w:b/>
          </w:rPr>
          <w:delText>_</w:delText>
        </w:r>
        <w:r w:rsidR="00C847B8" w:rsidRPr="00E352EF" w:rsidDel="006619C5">
          <w:rPr>
            <w:rFonts w:ascii="Cambria" w:eastAsia="Calibri" w:hAnsi="Cambria" w:cs="Calibri"/>
            <w:b/>
          </w:rPr>
          <w:delText>CONDITION</w:delText>
        </w:r>
        <w:r w:rsidRPr="00E352EF" w:rsidDel="006619C5">
          <w:rPr>
            <w:rFonts w:ascii="Cambria" w:eastAsia="Calibri" w:hAnsi="Cambria" w:cs="Calibri"/>
          </w:rPr>
          <w:delText xml:space="preserve">”, containing the results  of the </w:delText>
        </w:r>
        <w:r w:rsidRPr="00E352EF" w:rsidDel="006619C5">
          <w:rPr>
            <w:rFonts w:ascii="Cambria" w:eastAsia="Calibri" w:hAnsi="Cambria" w:cs="Calibri"/>
            <w:i/>
          </w:rPr>
          <w:delText>equal to</w:delText>
        </w:r>
        <w:r w:rsidRPr="00E352EF" w:rsidDel="006619C5">
          <w:rPr>
            <w:rFonts w:ascii="Cambria" w:eastAsia="Calibri" w:hAnsi="Cambria" w:cs="Calibri"/>
            <w:b/>
          </w:rPr>
          <w:delText xml:space="preserve"> </w:delText>
        </w:r>
        <w:r w:rsidRPr="00E352EF" w:rsidDel="006619C5">
          <w:rPr>
            <w:rFonts w:ascii="Cambria" w:eastAsia="Calibri" w:hAnsi="Cambria" w:cs="Calibri"/>
          </w:rPr>
          <w:delText xml:space="preserve">validation of the respective measures of </w:delText>
        </w:r>
        <w:r w:rsidRPr="00E352EF" w:rsidDel="006619C5">
          <w:rPr>
            <w:rFonts w:ascii="Cambria" w:eastAsia="Calibri" w:hAnsi="Cambria" w:cs="Calibri"/>
            <w:i/>
          </w:rPr>
          <w:delText>ds_1</w:delText>
        </w:r>
        <w:r w:rsidRPr="00E352EF" w:rsidDel="006619C5">
          <w:rPr>
            <w:rFonts w:ascii="Cambria" w:eastAsia="Calibri" w:hAnsi="Cambria" w:cs="Calibri"/>
          </w:rPr>
          <w:delText xml:space="preserve"> and </w:delText>
        </w:r>
        <w:r w:rsidRPr="00E352EF" w:rsidDel="006619C5">
          <w:rPr>
            <w:rFonts w:ascii="Cambria" w:eastAsia="Calibri" w:hAnsi="Cambria" w:cs="Calibri"/>
            <w:i/>
          </w:rPr>
          <w:delText>ds_2</w:delText>
        </w:r>
        <w:r w:rsidRPr="00E352EF" w:rsidDel="006619C5">
          <w:rPr>
            <w:rFonts w:ascii="Cambria" w:eastAsia="Calibri" w:hAnsi="Cambria" w:cs="Calibri"/>
          </w:rPr>
          <w:delText xml:space="preserve">. Otherwise, if </w:delText>
        </w:r>
        <w:r w:rsidRPr="00E352EF" w:rsidDel="006619C5">
          <w:rPr>
            <w:rFonts w:ascii="Cambria" w:eastAsia="Calibri" w:hAnsi="Cambria" w:cs="Calibri"/>
            <w:i/>
          </w:rPr>
          <w:delText>ds_1</w:delText>
        </w:r>
        <w:r w:rsidRPr="00E352EF" w:rsidDel="006619C5">
          <w:rPr>
            <w:rFonts w:ascii="Cambria" w:eastAsia="Calibri" w:hAnsi="Cambria" w:cs="Calibri"/>
          </w:rPr>
          <w:delText xml:space="preserve"> and </w:delText>
        </w:r>
        <w:r w:rsidRPr="00E352EF" w:rsidDel="006619C5">
          <w:rPr>
            <w:rFonts w:ascii="Cambria" w:eastAsia="Calibri" w:hAnsi="Cambria" w:cs="Calibri"/>
            <w:i/>
          </w:rPr>
          <w:delText>ds_2</w:delText>
        </w:r>
        <w:r w:rsidRPr="00E352EF" w:rsidDel="006619C5">
          <w:rPr>
            <w:rFonts w:ascii="Cambria" w:eastAsia="Calibri" w:hAnsi="Cambria" w:cs="Calibri"/>
          </w:rPr>
          <w:delText xml:space="preserve"> do not have any measures in common and have only one measure then the resulting </w:delText>
        </w:r>
        <w:r w:rsidR="00F4601C" w:rsidRPr="00E352EF" w:rsidDel="006619C5">
          <w:rPr>
            <w:rFonts w:ascii="Cambria" w:hAnsi="Cambria"/>
          </w:rPr>
          <w:delText>Dataset</w:delText>
        </w:r>
        <w:r w:rsidRPr="00E352EF" w:rsidDel="006619C5">
          <w:rPr>
            <w:rFonts w:ascii="Cambria" w:eastAsia="Calibri" w:hAnsi="Cambria" w:cs="Calibri"/>
          </w:rPr>
          <w:delText xml:space="preserve"> contains a measure named </w:delText>
        </w:r>
        <w:r w:rsidR="00C847B8" w:rsidRPr="00E352EF" w:rsidDel="006619C5">
          <w:rPr>
            <w:rFonts w:ascii="Cambria" w:eastAsia="Calibri" w:hAnsi="Cambria" w:cs="Calibri"/>
            <w:b/>
          </w:rPr>
          <w:delText>CONDITION</w:delText>
        </w:r>
        <w:r w:rsidRPr="00E352EF" w:rsidDel="006619C5">
          <w:rPr>
            <w:rFonts w:ascii="Cambria" w:eastAsia="Calibri" w:hAnsi="Cambria" w:cs="Calibri"/>
          </w:rPr>
          <w:delText xml:space="preserve"> that contains the result of the </w:delText>
        </w:r>
        <w:r w:rsidRPr="00E352EF" w:rsidDel="006619C5">
          <w:rPr>
            <w:rFonts w:ascii="Cambria" w:eastAsia="Calibri" w:hAnsi="Cambria" w:cs="Calibri"/>
            <w:i/>
          </w:rPr>
          <w:delText>equal to</w:delText>
        </w:r>
        <w:r w:rsidRPr="00E352EF" w:rsidDel="006619C5">
          <w:rPr>
            <w:rFonts w:ascii="Cambria" w:eastAsia="Calibri" w:hAnsi="Cambria" w:cs="Calibri"/>
          </w:rPr>
          <w:delText xml:space="preserve"> validation of the single measures of </w:delText>
        </w:r>
        <w:r w:rsidRPr="00E352EF" w:rsidDel="006619C5">
          <w:rPr>
            <w:rFonts w:ascii="Cambria" w:eastAsia="Calibri" w:hAnsi="Cambria" w:cs="Calibri"/>
            <w:i/>
          </w:rPr>
          <w:delText>ds_1</w:delText>
        </w:r>
        <w:r w:rsidRPr="00E352EF" w:rsidDel="006619C5">
          <w:rPr>
            <w:rFonts w:ascii="Cambria" w:eastAsia="Calibri" w:hAnsi="Cambria" w:cs="Calibri"/>
          </w:rPr>
          <w:delText xml:space="preserve"> and </w:delText>
        </w:r>
        <w:r w:rsidRPr="00E352EF" w:rsidDel="006619C5">
          <w:rPr>
            <w:rFonts w:ascii="Cambria" w:eastAsia="Calibri" w:hAnsi="Cambria" w:cs="Calibri"/>
            <w:i/>
          </w:rPr>
          <w:delText>ds_2</w:delText>
        </w:r>
        <w:r w:rsidRPr="00E352EF" w:rsidDel="006619C5">
          <w:rPr>
            <w:rFonts w:ascii="Cambria" w:eastAsia="Calibri" w:hAnsi="Cambria" w:cs="Calibri"/>
          </w:rPr>
          <w:delText>.</w:delText>
        </w:r>
      </w:del>
    </w:p>
    <w:p w14:paraId="38B78073" w14:textId="3EC37621" w:rsidR="005A2227" w:rsidRPr="00E352EF" w:rsidDel="006619C5" w:rsidRDefault="0097053A" w:rsidP="00D544A1">
      <w:pPr>
        <w:rPr>
          <w:del w:id="5133" w:author="Utente" w:date="2017-06-27T18:08:00Z"/>
          <w:rFonts w:asciiTheme="majorHAnsi" w:hAnsiTheme="majorHAnsi"/>
        </w:rPr>
      </w:pPr>
      <w:del w:id="5134" w:author="Utente" w:date="2017-06-27T18:08:00Z">
        <w:r w:rsidRPr="00E352EF" w:rsidDel="006619C5">
          <w:rPr>
            <w:rFonts w:asciiTheme="majorHAnsi" w:hAnsiTheme="majorHAnsi"/>
          </w:rPr>
          <w:delText xml:space="preserve">The resulting </w:delText>
        </w:r>
        <w:r w:rsidR="00F4601C" w:rsidRPr="00E352EF" w:rsidDel="006619C5">
          <w:rPr>
            <w:rFonts w:asciiTheme="majorHAnsi" w:hAnsiTheme="majorHAnsi"/>
          </w:rPr>
          <w:delText>Dataset</w:delText>
        </w:r>
        <w:r w:rsidRPr="00E352EF" w:rsidDel="006619C5">
          <w:rPr>
            <w:rFonts w:asciiTheme="majorHAnsi" w:hAnsiTheme="majorHAnsi"/>
          </w:rPr>
          <w:delText xml:space="preserve"> contains a data point for each pair of data points of </w:delText>
        </w:r>
        <w:r w:rsidRPr="00E352EF" w:rsidDel="006619C5">
          <w:rPr>
            <w:rFonts w:asciiTheme="majorHAnsi" w:hAnsiTheme="majorHAnsi"/>
            <w:i/>
          </w:rPr>
          <w:delText>ds_1</w:delText>
        </w:r>
        <w:r w:rsidRPr="00E352EF" w:rsidDel="006619C5">
          <w:rPr>
            <w:rFonts w:asciiTheme="majorHAnsi" w:hAnsiTheme="majorHAnsi"/>
          </w:rPr>
          <w:delText xml:space="preserve"> and </w:delText>
        </w:r>
        <w:r w:rsidRPr="00E352EF" w:rsidDel="006619C5">
          <w:rPr>
            <w:rFonts w:asciiTheme="majorHAnsi" w:hAnsiTheme="majorHAnsi"/>
            <w:i/>
          </w:rPr>
          <w:delText>ds_2</w:delText>
        </w:r>
        <w:r w:rsidRPr="00E352EF" w:rsidDel="006619C5">
          <w:rPr>
            <w:rFonts w:asciiTheme="majorHAnsi" w:hAnsiTheme="majorHAnsi"/>
          </w:rPr>
          <w:delText xml:space="preserve"> that have the same key (the same values of the </w:delText>
        </w:r>
        <w:r w:rsidR="00CC6A4A" w:rsidRPr="00E352EF" w:rsidDel="006619C5">
          <w:rPr>
            <w:rFonts w:asciiTheme="majorHAnsi" w:eastAsia="Calibri" w:hAnsiTheme="majorHAnsi" w:cs="Calibri"/>
          </w:rPr>
          <w:delText>Identifier Component</w:delText>
        </w:r>
        <w:r w:rsidRPr="00E352EF" w:rsidDel="006619C5">
          <w:rPr>
            <w:rFonts w:asciiTheme="majorHAnsi" w:hAnsiTheme="majorHAnsi"/>
          </w:rPr>
          <w:delText xml:space="preserve">s). </w:delText>
        </w:r>
      </w:del>
    </w:p>
    <w:p w14:paraId="72C77DA3" w14:textId="6B97A5B4" w:rsidR="00D544A1" w:rsidRPr="00E352EF" w:rsidDel="006619C5" w:rsidRDefault="00D544A1" w:rsidP="00D544A1">
      <w:pPr>
        <w:rPr>
          <w:del w:id="5135" w:author="Utente" w:date="2017-06-27T18:08:00Z"/>
          <w:rFonts w:asciiTheme="majorHAnsi" w:eastAsia="Calibri" w:hAnsiTheme="majorHAnsi" w:cs="Calibri"/>
          <w:i/>
          <w:color w:val="5B9BD5"/>
        </w:rPr>
      </w:pPr>
    </w:p>
    <w:p w14:paraId="6A2BC974" w14:textId="7055A86A" w:rsidR="005A2227" w:rsidRPr="00E352EF" w:rsidDel="006619C5" w:rsidRDefault="0097053A" w:rsidP="00AC4A81">
      <w:pPr>
        <w:rPr>
          <w:del w:id="5136" w:author="Utente" w:date="2017-06-27T18:08:00Z"/>
          <w:rFonts w:ascii="Cambria" w:eastAsia="Calibri" w:hAnsi="Cambria" w:cs="Calibri"/>
          <w:i/>
          <w:color w:val="5B9BD5"/>
        </w:rPr>
      </w:pPr>
      <w:del w:id="5137" w:author="Utente" w:date="2017-06-27T18:08:00Z">
        <w:r w:rsidRPr="00E352EF" w:rsidDel="006619C5">
          <w:rPr>
            <w:rFonts w:ascii="Cambria" w:eastAsia="Calibri" w:hAnsi="Cambria" w:cs="Calibri"/>
            <w:i/>
            <w:color w:val="5B9BD5"/>
          </w:rPr>
          <w:delText>Semantic specification</w:delText>
        </w:r>
      </w:del>
    </w:p>
    <w:p w14:paraId="2CDC4F11" w14:textId="05A8F17D" w:rsidR="00D544A1" w:rsidRPr="00E352EF" w:rsidDel="006619C5" w:rsidRDefault="002B273C" w:rsidP="00D544A1">
      <w:pPr>
        <w:rPr>
          <w:del w:id="5138" w:author="Utente" w:date="2017-06-27T18:08:00Z"/>
          <w:rFonts w:ascii="Cambria" w:eastAsia="Calibri" w:hAnsi="Cambria" w:cs="Calibri"/>
          <w:i/>
          <w:color w:val="5B9BD5"/>
        </w:rPr>
      </w:pPr>
      <w:del w:id="5139" w:author="Utente" w:date="2017-06-27T18:08:00Z">
        <w:r w:rsidRPr="00E352EF" w:rsidDel="006619C5">
          <w:rPr>
            <w:rFonts w:ascii="Cambria" w:eastAsia="Calibri" w:hAnsi="Cambria" w:cs="Calibri"/>
          </w:rPr>
          <w:delText>If the two values are equal, the</w:delText>
        </w:r>
        <w:r w:rsidR="0097053A" w:rsidRPr="00E352EF" w:rsidDel="006619C5">
          <w:rPr>
            <w:rFonts w:ascii="Cambria" w:eastAsia="Calibri" w:hAnsi="Cambria" w:cs="Calibri"/>
          </w:rPr>
          <w:delText xml:space="preserve"> the result of the validation will be </w:delText>
        </w:r>
        <w:r w:rsidR="0097053A" w:rsidRPr="00E352EF" w:rsidDel="006619C5">
          <w:rPr>
            <w:rFonts w:ascii="Cambria" w:eastAsia="Calibri" w:hAnsi="Cambria" w:cs="Calibri"/>
            <w:i/>
          </w:rPr>
          <w:delText>true</w:delText>
        </w:r>
        <w:r w:rsidR="0097053A" w:rsidRPr="00E352EF" w:rsidDel="006619C5">
          <w:rPr>
            <w:rFonts w:ascii="Cambria" w:eastAsia="Calibri" w:hAnsi="Cambria" w:cs="Calibri"/>
          </w:rPr>
          <w:delText xml:space="preserve"> </w:delText>
        </w:r>
        <w:r w:rsidR="0097053A" w:rsidRPr="00E352EF" w:rsidDel="006619C5">
          <w:rPr>
            <w:rFonts w:ascii="Cambria" w:eastAsia="Calibri" w:hAnsi="Cambria" w:cs="Calibri"/>
            <w:i/>
          </w:rPr>
          <w:delText>false</w:delText>
        </w:r>
        <w:r w:rsidR="0097053A" w:rsidRPr="00E352EF" w:rsidDel="006619C5">
          <w:rPr>
            <w:rFonts w:ascii="Cambria" w:eastAsia="Calibri" w:hAnsi="Cambria" w:cs="Calibri"/>
          </w:rPr>
          <w:delText xml:space="preserve"> if they </w:delText>
        </w:r>
        <w:r w:rsidRPr="00E352EF" w:rsidDel="006619C5">
          <w:rPr>
            <w:rFonts w:ascii="Cambria" w:eastAsia="Calibri" w:hAnsi="Cambria" w:cs="Calibri"/>
          </w:rPr>
          <w:delText>differ</w:delText>
        </w:r>
        <w:r w:rsidR="0062787A" w:rsidRPr="00E352EF" w:rsidDel="006619C5">
          <w:rPr>
            <w:rFonts w:ascii="Cambria" w:eastAsia="Calibri" w:hAnsi="Cambria" w:cs="Calibri"/>
          </w:rPr>
          <w:delText>.</w:delText>
        </w:r>
      </w:del>
    </w:p>
    <w:p w14:paraId="1AD2168B" w14:textId="3D44FDD6" w:rsidR="0062787A" w:rsidDel="00310252" w:rsidRDefault="0062787A" w:rsidP="00D544A1">
      <w:pPr>
        <w:rPr>
          <w:del w:id="5140" w:author="Utente" w:date="2017-06-27T18:08:00Z"/>
          <w:rFonts w:ascii="Cambria" w:eastAsia="Calibri" w:hAnsi="Cambria" w:cs="Calibri"/>
          <w:i/>
          <w:color w:val="5B9BD5"/>
        </w:rPr>
      </w:pPr>
    </w:p>
    <w:p w14:paraId="3C54C7BD" w14:textId="77777777" w:rsidR="00310252" w:rsidRPr="00E352EF" w:rsidRDefault="00310252" w:rsidP="00D544A1">
      <w:pPr>
        <w:rPr>
          <w:ins w:id="5141" w:author="Laura Viignola" w:date="2017-07-06T14:36:00Z"/>
          <w:rFonts w:ascii="Cambria" w:eastAsia="Calibri" w:hAnsi="Cambria" w:cs="Calibri"/>
          <w:i/>
          <w:color w:val="5B9BD5"/>
        </w:rPr>
      </w:pPr>
    </w:p>
    <w:p w14:paraId="08B7A465" w14:textId="77777777" w:rsidR="005A2227" w:rsidRPr="00E352EF" w:rsidRDefault="00EA6708" w:rsidP="00D544A1">
      <w:pPr>
        <w:rPr>
          <w:rFonts w:ascii="Cambria" w:hAnsi="Cambria"/>
        </w:rPr>
      </w:pPr>
      <w:r w:rsidRPr="00E352EF">
        <w:rPr>
          <w:rFonts w:ascii="Cambria" w:eastAsia="Calibri" w:hAnsi="Cambria" w:cs="Calibri"/>
          <w:i/>
          <w:color w:val="5B9BD5"/>
        </w:rPr>
        <w:t>Examples</w:t>
      </w:r>
    </w:p>
    <w:p w14:paraId="082A7EA0" w14:textId="43501CF6" w:rsidR="005A2227" w:rsidRPr="00E352EF" w:rsidDel="00B0068A" w:rsidRDefault="00EA6708" w:rsidP="00D544A1">
      <w:pPr>
        <w:rPr>
          <w:del w:id="5142" w:author="Laura Viignola" w:date="2017-06-22T11:59:00Z"/>
          <w:rFonts w:ascii="Cambria" w:hAnsi="Cambria"/>
        </w:rPr>
      </w:pPr>
      <w:del w:id="5143" w:author="Laura Viignola" w:date="2017-06-22T11:59:00Z">
        <w:r w:rsidRPr="00E352EF" w:rsidDel="00B0068A">
          <w:rPr>
            <w:rFonts w:ascii="Cambria" w:hAnsi="Cambria"/>
          </w:rPr>
          <w:delText>O</w:delText>
        </w:r>
        <w:r w:rsidR="0097053A" w:rsidRPr="00E352EF" w:rsidDel="00B0068A">
          <w:rPr>
            <w:rFonts w:ascii="Cambria" w:hAnsi="Cambria"/>
          </w:rPr>
          <w:delText>n scalar</w:delText>
        </w:r>
      </w:del>
    </w:p>
    <w:p w14:paraId="614881FC" w14:textId="291858C2" w:rsidR="005A2227" w:rsidRPr="00E352EF" w:rsidDel="00B0068A" w:rsidRDefault="00EA6708" w:rsidP="00D544A1">
      <w:pPr>
        <w:rPr>
          <w:del w:id="5144" w:author="Laura Viignola" w:date="2017-06-22T11:59:00Z"/>
          <w:rFonts w:ascii="Cambria" w:hAnsi="Cambria"/>
        </w:rPr>
      </w:pPr>
      <w:del w:id="5145" w:author="Laura Viignola" w:date="2017-06-22T11:59:00Z">
        <w:r w:rsidRPr="00E352EF" w:rsidDel="00B0068A">
          <w:rPr>
            <w:rFonts w:ascii="Cambria" w:eastAsia="Calibri" w:hAnsi="Cambria" w:cs="Calibri"/>
          </w:rPr>
          <w:delText xml:space="preserve">1) </w:delText>
        </w:r>
        <w:r w:rsidR="0097053A" w:rsidRPr="00E352EF" w:rsidDel="00B0068A">
          <w:rPr>
            <w:rFonts w:ascii="Cambria" w:eastAsia="Calibri" w:hAnsi="Cambria" w:cs="Calibri"/>
          </w:rPr>
          <w:delText xml:space="preserve">If A = 5, B = 9, </w:delText>
        </w:r>
        <w:r w:rsidR="00994652" w:rsidRPr="00E352EF" w:rsidDel="00B0068A">
          <w:rPr>
            <w:rFonts w:ascii="Cambria" w:eastAsia="Calibri" w:hAnsi="Cambria" w:cs="Calibri"/>
          </w:rPr>
          <w:tab/>
        </w:r>
        <w:r w:rsidR="00994652" w:rsidRPr="00E352EF" w:rsidDel="00B0068A">
          <w:rPr>
            <w:rFonts w:ascii="Cambria" w:eastAsia="Calibri" w:hAnsi="Cambria" w:cs="Calibri"/>
          </w:rPr>
          <w:tab/>
        </w:r>
        <w:r w:rsidR="00994652" w:rsidRPr="00E352EF" w:rsidDel="00B0068A">
          <w:rPr>
            <w:rFonts w:ascii="Cambria" w:eastAsia="Calibri" w:hAnsi="Cambria" w:cs="Calibri"/>
          </w:rPr>
          <w:tab/>
        </w:r>
        <w:r w:rsidR="0097053A" w:rsidRPr="00E352EF" w:rsidDel="00B0068A">
          <w:rPr>
            <w:rFonts w:ascii="Cambria" w:eastAsia="Calibri" w:hAnsi="Cambria" w:cs="Calibri"/>
          </w:rPr>
          <w:delText>C = 5:</w:delText>
        </w:r>
      </w:del>
    </w:p>
    <w:p w14:paraId="35AF93CA" w14:textId="483B50C9" w:rsidR="005A2227" w:rsidRPr="00E352EF" w:rsidDel="00B0068A" w:rsidRDefault="0097053A" w:rsidP="00D544A1">
      <w:pPr>
        <w:ind w:left="720"/>
        <w:rPr>
          <w:del w:id="5146" w:author="Laura Viignola" w:date="2017-06-22T11:59:00Z"/>
          <w:rFonts w:ascii="Cambria" w:hAnsi="Cambria"/>
        </w:rPr>
      </w:pPr>
      <w:del w:id="5147" w:author="Laura Viignola" w:date="2017-06-22T11:59:00Z">
        <w:r w:rsidRPr="00E352EF" w:rsidDel="00B0068A">
          <w:rPr>
            <w:rFonts w:ascii="Cambria" w:eastAsia="Calibri" w:hAnsi="Cambria" w:cs="Calibri"/>
          </w:rPr>
          <w:delText xml:space="preserve">D := A </w:delText>
        </w:r>
        <w:r w:rsidRPr="00E352EF" w:rsidDel="00B0068A">
          <w:rPr>
            <w:rFonts w:ascii="Cambria" w:eastAsia="Calibri" w:hAnsi="Cambria" w:cs="Calibri"/>
            <w:b/>
          </w:rPr>
          <w:delText>=</w:delText>
        </w:r>
        <w:r w:rsidRPr="00E352EF" w:rsidDel="00B0068A">
          <w:rPr>
            <w:rFonts w:ascii="Cambria" w:eastAsia="Calibri" w:hAnsi="Cambria" w:cs="Calibri"/>
          </w:rPr>
          <w:delText xml:space="preserve"> B  </w:delText>
        </w:r>
        <w:r w:rsidR="00994652" w:rsidRPr="00E352EF" w:rsidDel="00B0068A">
          <w:rPr>
            <w:rFonts w:ascii="Cambria" w:eastAsia="Calibri" w:hAnsi="Cambria" w:cs="Calibri"/>
          </w:rPr>
          <w:tab/>
        </w:r>
        <w:r w:rsidR="00994652" w:rsidRPr="00E352EF" w:rsidDel="00B0068A">
          <w:rPr>
            <w:rFonts w:ascii="Cambria" w:eastAsia="Calibri" w:hAnsi="Cambria" w:cs="Calibri"/>
          </w:rPr>
          <w:tab/>
        </w:r>
        <w:r w:rsidR="00994652" w:rsidRPr="00E352EF" w:rsidDel="00B0068A">
          <w:rPr>
            <w:rFonts w:ascii="Cambria" w:eastAsia="Calibri" w:hAnsi="Cambria" w:cs="Calibri"/>
          </w:rPr>
          <w:tab/>
        </w:r>
        <w:r w:rsidRPr="00E352EF" w:rsidDel="00B0068A">
          <w:rPr>
            <w:rFonts w:ascii="Cambria" w:eastAsia="Calibri" w:hAnsi="Cambria" w:cs="Calibri"/>
          </w:rPr>
          <w:delText>D = false</w:delText>
        </w:r>
      </w:del>
    </w:p>
    <w:p w14:paraId="2BC56DCC" w14:textId="128261D6" w:rsidR="005A2227" w:rsidRPr="00E352EF" w:rsidDel="00B0068A" w:rsidRDefault="0097053A" w:rsidP="00D544A1">
      <w:pPr>
        <w:ind w:left="720"/>
        <w:rPr>
          <w:del w:id="5148" w:author="Laura Viignola" w:date="2017-06-22T11:59:00Z"/>
          <w:rFonts w:ascii="Cambria" w:hAnsi="Cambria"/>
        </w:rPr>
      </w:pPr>
      <w:del w:id="5149" w:author="Laura Viignola" w:date="2017-06-22T11:59:00Z">
        <w:r w:rsidRPr="00E352EF" w:rsidDel="00B0068A">
          <w:rPr>
            <w:rFonts w:ascii="Cambria" w:eastAsia="Calibri" w:hAnsi="Cambria" w:cs="Calibri"/>
          </w:rPr>
          <w:delText xml:space="preserve">D := A </w:delText>
        </w:r>
        <w:r w:rsidRPr="00E352EF" w:rsidDel="00B0068A">
          <w:rPr>
            <w:rFonts w:ascii="Cambria" w:eastAsia="Calibri" w:hAnsi="Cambria" w:cs="Calibri"/>
            <w:b/>
          </w:rPr>
          <w:delText>=</w:delText>
        </w:r>
        <w:r w:rsidRPr="00E352EF" w:rsidDel="00B0068A">
          <w:rPr>
            <w:rFonts w:ascii="Cambria" w:eastAsia="Calibri" w:hAnsi="Cambria" w:cs="Calibri"/>
          </w:rPr>
          <w:delText xml:space="preserve"> C  </w:delText>
        </w:r>
        <w:r w:rsidR="00994652" w:rsidRPr="00E352EF" w:rsidDel="00B0068A">
          <w:rPr>
            <w:rFonts w:ascii="Cambria" w:eastAsia="Calibri" w:hAnsi="Cambria" w:cs="Calibri"/>
          </w:rPr>
          <w:tab/>
        </w:r>
        <w:r w:rsidR="00994652" w:rsidRPr="00E352EF" w:rsidDel="00B0068A">
          <w:rPr>
            <w:rFonts w:ascii="Cambria" w:eastAsia="Calibri" w:hAnsi="Cambria" w:cs="Calibri"/>
          </w:rPr>
          <w:tab/>
        </w:r>
        <w:r w:rsidR="00994652" w:rsidRPr="00E352EF" w:rsidDel="00B0068A">
          <w:rPr>
            <w:rFonts w:ascii="Cambria" w:eastAsia="Calibri" w:hAnsi="Cambria" w:cs="Calibri"/>
          </w:rPr>
          <w:tab/>
        </w:r>
        <w:r w:rsidRPr="00E352EF" w:rsidDel="00B0068A">
          <w:rPr>
            <w:rFonts w:ascii="Cambria" w:eastAsia="Calibri" w:hAnsi="Cambria" w:cs="Calibri"/>
          </w:rPr>
          <w:delText>D = true</w:delText>
        </w:r>
      </w:del>
    </w:p>
    <w:p w14:paraId="5011F48A" w14:textId="70338B88" w:rsidR="005A2227" w:rsidRPr="00E352EF" w:rsidDel="00B0068A" w:rsidRDefault="00EA6708" w:rsidP="00D544A1">
      <w:pPr>
        <w:rPr>
          <w:del w:id="5150" w:author="Laura Viignola" w:date="2017-06-22T11:59:00Z"/>
          <w:rFonts w:ascii="Cambria" w:hAnsi="Cambria"/>
        </w:rPr>
      </w:pPr>
      <w:del w:id="5151" w:author="Laura Viignola" w:date="2017-06-22T11:59:00Z">
        <w:r w:rsidRPr="00E352EF" w:rsidDel="00B0068A">
          <w:rPr>
            <w:rFonts w:ascii="Cambria" w:eastAsia="Calibri" w:hAnsi="Cambria" w:cs="Calibri"/>
          </w:rPr>
          <w:delText xml:space="preserve">2) </w:delText>
        </w:r>
        <w:r w:rsidR="0097053A" w:rsidRPr="00E352EF" w:rsidDel="00B0068A">
          <w:rPr>
            <w:rFonts w:ascii="Cambria" w:eastAsia="Calibri" w:hAnsi="Cambria" w:cs="Calibri"/>
          </w:rPr>
          <w:delText>If A = “hello”, B = “hi”, C = “Hi”:</w:delText>
        </w:r>
      </w:del>
    </w:p>
    <w:p w14:paraId="5BDF2C45" w14:textId="55211557" w:rsidR="005A2227" w:rsidRPr="00E352EF" w:rsidDel="00B0068A" w:rsidRDefault="0097053A" w:rsidP="00D544A1">
      <w:pPr>
        <w:ind w:left="720"/>
        <w:rPr>
          <w:del w:id="5152" w:author="Laura Viignola" w:date="2017-06-22T11:59:00Z"/>
          <w:rFonts w:ascii="Cambria" w:hAnsi="Cambria"/>
        </w:rPr>
      </w:pPr>
      <w:del w:id="5153" w:author="Laura Viignola" w:date="2017-06-22T11:59:00Z">
        <w:r w:rsidRPr="00E352EF" w:rsidDel="00B0068A">
          <w:rPr>
            <w:rFonts w:ascii="Cambria" w:eastAsia="Calibri" w:hAnsi="Cambria" w:cs="Calibri"/>
          </w:rPr>
          <w:delText xml:space="preserve">D := A </w:delText>
        </w:r>
        <w:r w:rsidRPr="00E352EF" w:rsidDel="00B0068A">
          <w:rPr>
            <w:rFonts w:ascii="Cambria" w:eastAsia="Calibri" w:hAnsi="Cambria" w:cs="Calibri"/>
            <w:b/>
          </w:rPr>
          <w:delText>=</w:delText>
        </w:r>
        <w:r w:rsidRPr="00E352EF" w:rsidDel="00B0068A">
          <w:rPr>
            <w:rFonts w:ascii="Cambria" w:eastAsia="Calibri" w:hAnsi="Cambria" w:cs="Calibri"/>
          </w:rPr>
          <w:delText xml:space="preserve"> B  </w:delText>
        </w:r>
        <w:r w:rsidR="00994652" w:rsidRPr="00E352EF" w:rsidDel="00B0068A">
          <w:rPr>
            <w:rFonts w:ascii="Cambria" w:eastAsia="Calibri" w:hAnsi="Cambria" w:cs="Calibri"/>
          </w:rPr>
          <w:tab/>
        </w:r>
        <w:r w:rsidR="00994652" w:rsidRPr="00E352EF" w:rsidDel="00B0068A">
          <w:rPr>
            <w:rFonts w:ascii="Cambria" w:eastAsia="Calibri" w:hAnsi="Cambria" w:cs="Calibri"/>
          </w:rPr>
          <w:tab/>
        </w:r>
        <w:r w:rsidR="00994652" w:rsidRPr="00E352EF" w:rsidDel="00B0068A">
          <w:rPr>
            <w:rFonts w:ascii="Cambria" w:eastAsia="Calibri" w:hAnsi="Cambria" w:cs="Calibri"/>
          </w:rPr>
          <w:tab/>
        </w:r>
        <w:r w:rsidRPr="00E352EF" w:rsidDel="00B0068A">
          <w:rPr>
            <w:rFonts w:ascii="Cambria" w:eastAsia="Calibri" w:hAnsi="Cambria" w:cs="Calibri"/>
          </w:rPr>
          <w:delText>D = false</w:delText>
        </w:r>
      </w:del>
    </w:p>
    <w:p w14:paraId="1BB2409D" w14:textId="713C7C93" w:rsidR="005A2227" w:rsidRPr="00E352EF" w:rsidDel="00B0068A" w:rsidRDefault="005A2227" w:rsidP="00D544A1">
      <w:pPr>
        <w:rPr>
          <w:del w:id="5154" w:author="Laura Viignola" w:date="2017-06-22T11:59:00Z"/>
          <w:rFonts w:ascii="Cambria" w:hAnsi="Cambria"/>
        </w:rPr>
      </w:pPr>
    </w:p>
    <w:p w14:paraId="20658FF1" w14:textId="199461EB" w:rsidR="005A2227" w:rsidRPr="00E352EF" w:rsidDel="00B0068A" w:rsidRDefault="00EA6708" w:rsidP="00D544A1">
      <w:pPr>
        <w:rPr>
          <w:del w:id="5155" w:author="Laura Viignola" w:date="2017-06-22T11:59:00Z"/>
          <w:rFonts w:ascii="Cambria" w:hAnsi="Cambria"/>
        </w:rPr>
      </w:pPr>
      <w:del w:id="5156" w:author="Laura Viignola" w:date="2017-06-22T11:59:00Z">
        <w:r w:rsidRPr="00E352EF" w:rsidDel="00B0068A">
          <w:rPr>
            <w:rFonts w:ascii="Cambria" w:hAnsi="Cambria"/>
          </w:rPr>
          <w:delText>O</w:delText>
        </w:r>
        <w:r w:rsidR="0097053A" w:rsidRPr="00E352EF" w:rsidDel="00B0068A">
          <w:rPr>
            <w:rFonts w:ascii="Cambria" w:hAnsi="Cambria"/>
          </w:rPr>
          <w:delText xml:space="preserve">n </w:delText>
        </w:r>
        <w:r w:rsidR="00F4601C" w:rsidRPr="00E352EF" w:rsidDel="00B0068A">
          <w:delText>Dataset</w:delText>
        </w:r>
      </w:del>
    </w:p>
    <w:p w14:paraId="734FE046" w14:textId="54B72D2B" w:rsidR="005A2227" w:rsidRPr="00E352EF" w:rsidDel="00B0068A" w:rsidRDefault="00B0068A" w:rsidP="00AB605E">
      <w:pPr>
        <w:rPr>
          <w:del w:id="5157" w:author="Laura Viignola" w:date="2017-06-22T12:01:00Z"/>
          <w:rFonts w:ascii="Cambria" w:eastAsia="Calibri" w:hAnsi="Cambria"/>
        </w:rPr>
      </w:pPr>
      <w:ins w:id="5158" w:author="Laura Viignola" w:date="2017-06-22T12:01:00Z">
        <w:r>
          <w:rPr>
            <w:rFonts w:ascii="Cambria" w:hAnsi="Cambria"/>
          </w:rPr>
          <w:t>Given the left operand Data Set:</w:t>
        </w:r>
      </w:ins>
      <w:del w:id="5159" w:author="Laura Viignola" w:date="2017-06-22T12:01:00Z">
        <w:r w:rsidR="0062787A" w:rsidRPr="00E352EF" w:rsidDel="00B0068A">
          <w:rPr>
            <w:rFonts w:ascii="Cambria" w:eastAsia="Calibri" w:hAnsi="Cambria"/>
          </w:rPr>
          <w:delText>3</w:delText>
        </w:r>
        <w:r w:rsidR="00EA6708" w:rsidRPr="00E352EF" w:rsidDel="00B0068A">
          <w:rPr>
            <w:rFonts w:ascii="Cambria" w:eastAsia="Calibri" w:hAnsi="Cambria"/>
          </w:rPr>
          <w:delText xml:space="preserve">) </w:delText>
        </w:r>
        <w:r w:rsidR="0097053A" w:rsidRPr="00E352EF" w:rsidDel="00B0068A">
          <w:rPr>
            <w:rFonts w:ascii="Cambria" w:eastAsia="Calibri" w:hAnsi="Cambria"/>
          </w:rPr>
          <w:delText xml:space="preserve">DSr:=Overcrowding_rate_urbanization </w:delText>
        </w:r>
        <w:r w:rsidR="0097053A" w:rsidRPr="00E352EF" w:rsidDel="00B0068A">
          <w:rPr>
            <w:rFonts w:ascii="Cambria" w:eastAsia="Calibri" w:hAnsi="Cambria"/>
            <w:b/>
          </w:rPr>
          <w:delText>=</w:delText>
        </w:r>
        <w:r w:rsidR="0097053A" w:rsidRPr="00E352EF" w:rsidDel="00B0068A">
          <w:rPr>
            <w:rFonts w:ascii="Cambria" w:eastAsia="Calibri" w:hAnsi="Cambria"/>
          </w:rPr>
          <w:delText xml:space="preserve"> 0.08</w:delText>
        </w:r>
      </w:del>
    </w:p>
    <w:p w14:paraId="5A5BC175" w14:textId="77777777" w:rsidR="0062787A" w:rsidRPr="00E352EF" w:rsidRDefault="0062787A" w:rsidP="00AB605E">
      <w:pPr>
        <w:rPr>
          <w:rFonts w:ascii="Cambria" w:hAnsi="Cambria"/>
        </w:rPr>
      </w:pPr>
    </w:p>
    <w:tbl>
      <w:tblPr>
        <w:tblW w:w="5357"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07"/>
        <w:gridCol w:w="1163"/>
        <w:gridCol w:w="963"/>
        <w:gridCol w:w="930"/>
        <w:gridCol w:w="1308"/>
      </w:tblGrid>
      <w:tr w:rsidR="005A2227" w:rsidRPr="00F27DF7" w14:paraId="290B840D" w14:textId="77777777">
        <w:trPr>
          <w:trHeight w:val="259"/>
        </w:trPr>
        <w:tc>
          <w:tcPr>
            <w:tcW w:w="806"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D19923A" w14:textId="17022992" w:rsidR="005A2227" w:rsidRPr="00F27DF7" w:rsidRDefault="0097053A">
            <w:pPr>
              <w:jc w:val="both"/>
              <w:rPr>
                <w:rFonts w:ascii="Arial" w:hAnsi="Arial" w:cs="Arial"/>
              </w:rPr>
            </w:pPr>
            <w:del w:id="5160" w:author="Laura Viignola" w:date="2017-06-22T12:01:00Z">
              <w:r w:rsidRPr="00F27DF7" w:rsidDel="00B0068A">
                <w:rPr>
                  <w:rFonts w:ascii="Arial" w:eastAsia="Calibri" w:hAnsi="Arial" w:cs="Arial"/>
                </w:rPr>
                <w:delText>overcrowding_rate_urbanization</w:delText>
              </w:r>
            </w:del>
            <w:ins w:id="5161" w:author="Laura Viignola" w:date="2017-06-22T12:01:00Z">
              <w:r w:rsidR="00B0068A" w:rsidRPr="00F27DF7">
                <w:rPr>
                  <w:rFonts w:ascii="Arial" w:eastAsia="Calibri" w:hAnsi="Arial" w:cs="Arial"/>
                </w:rPr>
                <w:t>DS_1</w:t>
              </w:r>
            </w:ins>
          </w:p>
        </w:tc>
      </w:tr>
      <w:tr w:rsidR="005A2227" w:rsidRPr="00F27DF7" w14:paraId="72C7BFFC" w14:textId="77777777">
        <w:trPr>
          <w:trHeight w:val="259"/>
        </w:trPr>
        <w:tc>
          <w:tcPr>
            <w:tcW w:w="8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9D5BD6A" w14:textId="653ED95D" w:rsidR="005A2227" w:rsidRPr="00F27DF7" w:rsidRDefault="0097053A">
            <w:pPr>
              <w:jc w:val="both"/>
              <w:rPr>
                <w:rFonts w:ascii="Arial" w:hAnsi="Arial" w:cs="Arial"/>
              </w:rPr>
            </w:pPr>
            <w:del w:id="5162" w:author="Laura Viignola" w:date="2017-06-22T12:01:00Z">
              <w:r w:rsidRPr="00F27DF7" w:rsidDel="00B0068A">
                <w:rPr>
                  <w:rFonts w:ascii="Arial" w:eastAsia="Calibri" w:hAnsi="Arial" w:cs="Arial"/>
                  <w:b/>
                </w:rPr>
                <w:delText>TIME</w:delText>
              </w:r>
            </w:del>
            <w:ins w:id="5163" w:author="Laura Viignola" w:date="2017-06-22T12:01:00Z">
              <w:r w:rsidR="00B0068A" w:rsidRPr="00F27DF7">
                <w:rPr>
                  <w:rFonts w:ascii="Arial" w:eastAsia="Calibri" w:hAnsi="Arial" w:cs="Arial"/>
                  <w:b/>
                </w:rPr>
                <w:t>Id_1</w:t>
              </w:r>
            </w:ins>
          </w:p>
        </w:tc>
        <w:tc>
          <w:tcPr>
            <w:tcW w:w="1426"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57D06B6A" w14:textId="7E23A3A1" w:rsidR="005A2227" w:rsidRPr="00F27DF7" w:rsidRDefault="0097053A">
            <w:pPr>
              <w:jc w:val="both"/>
              <w:rPr>
                <w:rFonts w:ascii="Arial" w:hAnsi="Arial" w:cs="Arial"/>
              </w:rPr>
            </w:pPr>
            <w:del w:id="5164" w:author="Laura Viignola" w:date="2017-06-22T12:01:00Z">
              <w:r w:rsidRPr="00F27DF7" w:rsidDel="00B0068A">
                <w:rPr>
                  <w:rFonts w:ascii="Arial" w:eastAsia="Calibri" w:hAnsi="Arial" w:cs="Arial"/>
                  <w:b/>
                </w:rPr>
                <w:delText>GEO</w:delText>
              </w:r>
            </w:del>
            <w:ins w:id="5165" w:author="Laura Viignola" w:date="2017-06-22T12:01:00Z">
              <w:r w:rsidR="00B0068A" w:rsidRPr="00F27DF7">
                <w:rPr>
                  <w:rFonts w:ascii="Arial" w:eastAsia="Calibri" w:hAnsi="Arial" w:cs="Arial"/>
                  <w:b/>
                </w:rPr>
                <w:t>Id_2</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71B5AE87" w14:textId="680FC21D" w:rsidR="005A2227" w:rsidRPr="00F27DF7" w:rsidRDefault="0097053A">
            <w:pPr>
              <w:jc w:val="both"/>
              <w:rPr>
                <w:rFonts w:ascii="Arial" w:hAnsi="Arial" w:cs="Arial"/>
              </w:rPr>
            </w:pPr>
            <w:del w:id="5166" w:author="Laura Viignola" w:date="2017-06-22T12:01:00Z">
              <w:r w:rsidRPr="00F27DF7" w:rsidDel="00B0068A">
                <w:rPr>
                  <w:rFonts w:ascii="Arial" w:eastAsia="Calibri" w:hAnsi="Arial" w:cs="Arial"/>
                  <w:b/>
                </w:rPr>
                <w:delText>AGE</w:delText>
              </w:r>
            </w:del>
            <w:ins w:id="5167" w:author="Laura Viignola" w:date="2017-06-22T12:01:00Z">
              <w:r w:rsidR="00B0068A" w:rsidRPr="00F27DF7">
                <w:rPr>
                  <w:rFonts w:ascii="Arial" w:eastAsia="Calibri" w:hAnsi="Arial" w:cs="Arial"/>
                  <w:b/>
                </w:rPr>
                <w:t>Id_3</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61F555E5" w14:textId="5D7BB58E" w:rsidR="005A2227" w:rsidRPr="00F27DF7" w:rsidRDefault="0097053A">
            <w:pPr>
              <w:jc w:val="both"/>
              <w:rPr>
                <w:rFonts w:ascii="Arial" w:hAnsi="Arial" w:cs="Arial"/>
              </w:rPr>
            </w:pPr>
            <w:del w:id="5168" w:author="Laura Viignola" w:date="2017-06-22T12:01:00Z">
              <w:r w:rsidRPr="00F27DF7" w:rsidDel="00B0068A">
                <w:rPr>
                  <w:rFonts w:ascii="Arial" w:eastAsia="Calibri" w:hAnsi="Arial" w:cs="Arial"/>
                  <w:b/>
                </w:rPr>
                <w:delText>SEX</w:delText>
              </w:r>
            </w:del>
            <w:ins w:id="5169" w:author="Laura Viignola" w:date="2017-06-22T12:01:00Z">
              <w:r w:rsidR="00B0068A" w:rsidRPr="00F27DF7">
                <w:rPr>
                  <w:rFonts w:ascii="Arial" w:eastAsia="Calibri" w:hAnsi="Arial" w:cs="Arial"/>
                  <w:b/>
                </w:rPr>
                <w:t>Id_4</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1BED1EEA" w14:textId="5C13C51B" w:rsidR="005A2227" w:rsidRPr="00F27DF7" w:rsidRDefault="0097053A">
            <w:pPr>
              <w:jc w:val="both"/>
              <w:rPr>
                <w:rFonts w:ascii="Arial" w:hAnsi="Arial" w:cs="Arial"/>
              </w:rPr>
            </w:pPr>
            <w:del w:id="5170" w:author="Laura Viignola" w:date="2017-06-22T12:02:00Z">
              <w:r w:rsidRPr="00F27DF7" w:rsidDel="00B0068A">
                <w:rPr>
                  <w:rFonts w:ascii="Arial" w:eastAsia="Calibri" w:hAnsi="Arial" w:cs="Arial"/>
                  <w:b/>
                </w:rPr>
                <w:delText>VALUE</w:delText>
              </w:r>
            </w:del>
            <w:ins w:id="5171" w:author="Laura Viignola" w:date="2017-06-22T12:02:00Z">
              <w:r w:rsidR="00B0068A" w:rsidRPr="00F27DF7">
                <w:rPr>
                  <w:rFonts w:ascii="Arial" w:eastAsia="Calibri" w:hAnsi="Arial" w:cs="Arial"/>
                  <w:b/>
                </w:rPr>
                <w:t>Me_1</w:t>
              </w:r>
            </w:ins>
          </w:p>
        </w:tc>
      </w:tr>
      <w:tr w:rsidR="005A2227" w:rsidRPr="00F27DF7" w14:paraId="04740243" w14:textId="77777777">
        <w:trPr>
          <w:trHeight w:val="259"/>
        </w:trPr>
        <w:tc>
          <w:tcPr>
            <w:tcW w:w="80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41D2399" w14:textId="77777777" w:rsidR="005A2227" w:rsidRPr="00F27DF7" w:rsidRDefault="0097053A">
            <w:pPr>
              <w:jc w:val="both"/>
              <w:rPr>
                <w:rFonts w:ascii="Arial" w:hAnsi="Arial" w:cs="Arial"/>
              </w:rPr>
            </w:pPr>
            <w:r w:rsidRPr="00F27DF7">
              <w:rPr>
                <w:rFonts w:ascii="Arial" w:eastAsia="Calibri" w:hAnsi="Arial" w:cs="Arial"/>
              </w:rPr>
              <w:t>2012</w:t>
            </w:r>
          </w:p>
        </w:tc>
        <w:tc>
          <w:tcPr>
            <w:tcW w:w="14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CEBAAEE" w14:textId="77777777" w:rsidR="005A2227" w:rsidRPr="00F27DF7" w:rsidRDefault="0097053A">
            <w:pPr>
              <w:jc w:val="both"/>
              <w:rPr>
                <w:rFonts w:ascii="Arial" w:hAnsi="Arial" w:cs="Arial"/>
              </w:rPr>
            </w:pPr>
            <w:r w:rsidRPr="00F27DF7">
              <w:rPr>
                <w:rFonts w:ascii="Arial" w:eastAsia="Calibri" w:hAnsi="Arial" w:cs="Arial"/>
              </w:rPr>
              <w:t>Belgium</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8093A2A" w14:textId="77777777" w:rsidR="005A2227" w:rsidRPr="00F27DF7" w:rsidRDefault="0097053A">
            <w:pPr>
              <w:jc w:val="both"/>
              <w:rPr>
                <w:rFonts w:ascii="Arial" w:hAnsi="Arial" w:cs="Arial"/>
              </w:rPr>
            </w:pPr>
            <w:r w:rsidRPr="00F27DF7">
              <w:rPr>
                <w:rFonts w:ascii="Arial" w:eastAsia="Calibri" w:hAnsi="Arial" w:cs="Arial"/>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5091E99" w14:textId="77777777" w:rsidR="005A2227" w:rsidRPr="00F27DF7" w:rsidRDefault="0097053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9E7960B" w14:textId="77777777" w:rsidR="005A2227" w:rsidRPr="00F27DF7" w:rsidRDefault="0097053A">
            <w:pPr>
              <w:jc w:val="both"/>
              <w:rPr>
                <w:rFonts w:ascii="Arial" w:hAnsi="Arial" w:cs="Arial"/>
              </w:rPr>
            </w:pPr>
            <w:r w:rsidRPr="00F27DF7">
              <w:rPr>
                <w:rFonts w:ascii="Arial" w:eastAsia="Calibri" w:hAnsi="Arial" w:cs="Arial"/>
              </w:rPr>
              <w:t>NULL</w:t>
            </w:r>
          </w:p>
        </w:tc>
      </w:tr>
      <w:tr w:rsidR="005A2227" w:rsidRPr="00F27DF7" w14:paraId="0DA16527" w14:textId="77777777">
        <w:trPr>
          <w:trHeight w:val="259"/>
        </w:trPr>
        <w:tc>
          <w:tcPr>
            <w:tcW w:w="80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18764C8" w14:textId="77777777" w:rsidR="005A2227" w:rsidRPr="00F27DF7" w:rsidRDefault="0097053A">
            <w:pPr>
              <w:jc w:val="both"/>
              <w:rPr>
                <w:rFonts w:ascii="Arial" w:hAnsi="Arial" w:cs="Arial"/>
              </w:rPr>
            </w:pPr>
            <w:r w:rsidRPr="00F27DF7">
              <w:rPr>
                <w:rFonts w:ascii="Arial" w:eastAsia="Calibri" w:hAnsi="Arial" w:cs="Arial"/>
              </w:rPr>
              <w:t>2012</w:t>
            </w:r>
          </w:p>
        </w:tc>
        <w:tc>
          <w:tcPr>
            <w:tcW w:w="14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2323F72" w14:textId="77777777" w:rsidR="005A2227" w:rsidRPr="00F27DF7" w:rsidRDefault="0097053A">
            <w:pPr>
              <w:jc w:val="both"/>
              <w:rPr>
                <w:rFonts w:ascii="Arial" w:hAnsi="Arial" w:cs="Arial"/>
              </w:rPr>
            </w:pPr>
            <w:r w:rsidRPr="00F27DF7">
              <w:rPr>
                <w:rFonts w:ascii="Arial" w:eastAsia="Calibri" w:hAnsi="Arial" w:cs="Arial"/>
              </w:rPr>
              <w:t>Greece</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CB8DCBF" w14:textId="77777777" w:rsidR="005A2227" w:rsidRPr="00F27DF7" w:rsidRDefault="0097053A">
            <w:pPr>
              <w:jc w:val="both"/>
              <w:rPr>
                <w:rFonts w:ascii="Arial" w:hAnsi="Arial" w:cs="Arial"/>
              </w:rPr>
            </w:pPr>
            <w:r w:rsidRPr="00F27DF7">
              <w:rPr>
                <w:rFonts w:ascii="Arial" w:eastAsia="Calibri" w:hAnsi="Arial" w:cs="Arial"/>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AF94742" w14:textId="77777777" w:rsidR="005A2227" w:rsidRPr="00F27DF7" w:rsidRDefault="0097053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82F6779" w14:textId="77777777" w:rsidR="005A2227" w:rsidRPr="00F27DF7" w:rsidRDefault="0097053A">
            <w:pPr>
              <w:jc w:val="both"/>
              <w:rPr>
                <w:rFonts w:ascii="Arial" w:hAnsi="Arial" w:cs="Arial"/>
              </w:rPr>
            </w:pPr>
            <w:r w:rsidRPr="00F27DF7">
              <w:rPr>
                <w:rFonts w:ascii="Arial" w:eastAsia="Calibri" w:hAnsi="Arial" w:cs="Arial"/>
              </w:rPr>
              <w:t>0.286</w:t>
            </w:r>
          </w:p>
        </w:tc>
      </w:tr>
      <w:tr w:rsidR="005A2227" w:rsidRPr="00F27DF7" w14:paraId="084F4EC6" w14:textId="77777777">
        <w:trPr>
          <w:trHeight w:val="259"/>
        </w:trPr>
        <w:tc>
          <w:tcPr>
            <w:tcW w:w="80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3B234A1" w14:textId="77777777" w:rsidR="005A2227" w:rsidRPr="00F27DF7" w:rsidRDefault="0097053A">
            <w:pPr>
              <w:jc w:val="both"/>
              <w:rPr>
                <w:rFonts w:ascii="Arial" w:hAnsi="Arial" w:cs="Arial"/>
              </w:rPr>
            </w:pPr>
            <w:r w:rsidRPr="00F27DF7">
              <w:rPr>
                <w:rFonts w:ascii="Arial" w:eastAsia="Calibri" w:hAnsi="Arial" w:cs="Arial"/>
              </w:rPr>
              <w:t>2012</w:t>
            </w:r>
          </w:p>
        </w:tc>
        <w:tc>
          <w:tcPr>
            <w:tcW w:w="14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699C573" w14:textId="77777777" w:rsidR="005A2227" w:rsidRPr="00F27DF7" w:rsidRDefault="0097053A">
            <w:pPr>
              <w:jc w:val="both"/>
              <w:rPr>
                <w:rFonts w:ascii="Arial" w:hAnsi="Arial" w:cs="Arial"/>
              </w:rPr>
            </w:pPr>
            <w:r w:rsidRPr="00F27DF7">
              <w:rPr>
                <w:rFonts w:ascii="Arial" w:eastAsia="Calibri" w:hAnsi="Arial" w:cs="Arial"/>
              </w:rPr>
              <w:t>Spain</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438B920" w14:textId="77777777" w:rsidR="005A2227" w:rsidRPr="00F27DF7" w:rsidRDefault="0097053A">
            <w:pPr>
              <w:jc w:val="both"/>
              <w:rPr>
                <w:rFonts w:ascii="Arial" w:hAnsi="Arial" w:cs="Arial"/>
              </w:rPr>
            </w:pPr>
            <w:r w:rsidRPr="00F27DF7">
              <w:rPr>
                <w:rFonts w:ascii="Arial" w:eastAsia="Calibri" w:hAnsi="Arial" w:cs="Arial"/>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F22CD20" w14:textId="77777777" w:rsidR="005A2227" w:rsidRPr="00F27DF7" w:rsidRDefault="0097053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5242FEB" w14:textId="77777777" w:rsidR="005A2227" w:rsidRPr="00F27DF7" w:rsidRDefault="0097053A">
            <w:pPr>
              <w:jc w:val="both"/>
              <w:rPr>
                <w:rFonts w:ascii="Arial" w:hAnsi="Arial" w:cs="Arial"/>
              </w:rPr>
            </w:pPr>
            <w:r w:rsidRPr="00F27DF7">
              <w:rPr>
                <w:rFonts w:ascii="Arial" w:eastAsia="Calibri" w:hAnsi="Arial" w:cs="Arial"/>
              </w:rPr>
              <w:t>0.064</w:t>
            </w:r>
          </w:p>
        </w:tc>
      </w:tr>
      <w:tr w:rsidR="005A2227" w:rsidRPr="00F27DF7" w14:paraId="7F780C27" w14:textId="77777777">
        <w:trPr>
          <w:trHeight w:val="259"/>
        </w:trPr>
        <w:tc>
          <w:tcPr>
            <w:tcW w:w="80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58DB3E8" w14:textId="77777777" w:rsidR="005A2227" w:rsidRPr="00F27DF7" w:rsidRDefault="0097053A">
            <w:pPr>
              <w:jc w:val="both"/>
              <w:rPr>
                <w:rFonts w:ascii="Arial" w:hAnsi="Arial" w:cs="Arial"/>
              </w:rPr>
            </w:pPr>
            <w:r w:rsidRPr="00F27DF7">
              <w:rPr>
                <w:rFonts w:ascii="Arial" w:eastAsia="Calibri" w:hAnsi="Arial" w:cs="Arial"/>
              </w:rPr>
              <w:t>2012</w:t>
            </w:r>
          </w:p>
        </w:tc>
        <w:tc>
          <w:tcPr>
            <w:tcW w:w="14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83BAB0B" w14:textId="77777777" w:rsidR="005A2227" w:rsidRPr="00F27DF7" w:rsidRDefault="0097053A">
            <w:pPr>
              <w:jc w:val="both"/>
              <w:rPr>
                <w:rFonts w:ascii="Arial" w:hAnsi="Arial" w:cs="Arial"/>
              </w:rPr>
            </w:pPr>
            <w:r w:rsidRPr="00F27DF7">
              <w:rPr>
                <w:rFonts w:ascii="Arial" w:eastAsia="Calibri" w:hAnsi="Arial" w:cs="Arial"/>
              </w:rPr>
              <w:t>Malta</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41D7DB7" w14:textId="77777777" w:rsidR="005A2227" w:rsidRPr="00F27DF7" w:rsidRDefault="0097053A">
            <w:pPr>
              <w:jc w:val="both"/>
              <w:rPr>
                <w:rFonts w:ascii="Arial" w:hAnsi="Arial" w:cs="Arial"/>
              </w:rPr>
            </w:pPr>
            <w:r w:rsidRPr="00F27DF7">
              <w:rPr>
                <w:rFonts w:ascii="Arial" w:eastAsia="Calibri" w:hAnsi="Arial" w:cs="Arial"/>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A6CC294" w14:textId="77777777" w:rsidR="005A2227" w:rsidRPr="00F27DF7" w:rsidRDefault="0097053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9716D3A" w14:textId="77777777" w:rsidR="005A2227" w:rsidRPr="00F27DF7" w:rsidRDefault="0097053A">
            <w:pPr>
              <w:jc w:val="both"/>
              <w:rPr>
                <w:rFonts w:ascii="Arial" w:hAnsi="Arial" w:cs="Arial"/>
              </w:rPr>
            </w:pPr>
            <w:r w:rsidRPr="00F27DF7">
              <w:rPr>
                <w:rFonts w:ascii="Arial" w:eastAsia="Calibri" w:hAnsi="Arial" w:cs="Arial"/>
              </w:rPr>
              <w:t>0.043</w:t>
            </w:r>
          </w:p>
        </w:tc>
      </w:tr>
      <w:tr w:rsidR="005A2227" w:rsidRPr="00F27DF7" w14:paraId="2DB7C068" w14:textId="77777777">
        <w:trPr>
          <w:trHeight w:val="259"/>
        </w:trPr>
        <w:tc>
          <w:tcPr>
            <w:tcW w:w="80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B773C50" w14:textId="77777777" w:rsidR="005A2227" w:rsidRPr="00F27DF7" w:rsidRDefault="0097053A">
            <w:pPr>
              <w:jc w:val="both"/>
              <w:rPr>
                <w:rFonts w:ascii="Arial" w:hAnsi="Arial" w:cs="Arial"/>
              </w:rPr>
            </w:pPr>
            <w:r w:rsidRPr="00F27DF7">
              <w:rPr>
                <w:rFonts w:ascii="Arial" w:eastAsia="Calibri" w:hAnsi="Arial" w:cs="Arial"/>
              </w:rPr>
              <w:t>2012</w:t>
            </w:r>
          </w:p>
        </w:tc>
        <w:tc>
          <w:tcPr>
            <w:tcW w:w="14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851A48C" w14:textId="77777777" w:rsidR="005A2227" w:rsidRPr="00F27DF7" w:rsidRDefault="0097053A">
            <w:pPr>
              <w:jc w:val="both"/>
              <w:rPr>
                <w:rFonts w:ascii="Arial" w:hAnsi="Arial" w:cs="Arial"/>
              </w:rPr>
            </w:pPr>
            <w:r w:rsidRPr="00F27DF7">
              <w:rPr>
                <w:rFonts w:ascii="Arial" w:eastAsia="Calibri" w:hAnsi="Arial" w:cs="Arial"/>
              </w:rPr>
              <w:t>Finland</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F2286BF" w14:textId="77777777" w:rsidR="005A2227" w:rsidRPr="00F27DF7" w:rsidRDefault="0097053A">
            <w:pPr>
              <w:jc w:val="both"/>
              <w:rPr>
                <w:rFonts w:ascii="Arial" w:hAnsi="Arial" w:cs="Arial"/>
              </w:rPr>
            </w:pPr>
            <w:r w:rsidRPr="00F27DF7">
              <w:rPr>
                <w:rFonts w:ascii="Arial" w:eastAsia="Calibri" w:hAnsi="Arial" w:cs="Arial"/>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A9818D8" w14:textId="77777777" w:rsidR="005A2227" w:rsidRPr="00F27DF7" w:rsidRDefault="0097053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7FDC694" w14:textId="77777777" w:rsidR="005A2227" w:rsidRPr="00F27DF7" w:rsidRDefault="0097053A">
            <w:pPr>
              <w:jc w:val="both"/>
              <w:rPr>
                <w:rFonts w:ascii="Arial" w:hAnsi="Arial" w:cs="Arial"/>
              </w:rPr>
            </w:pPr>
            <w:r w:rsidRPr="00F27DF7">
              <w:rPr>
                <w:rFonts w:ascii="Arial" w:eastAsia="Calibri" w:hAnsi="Arial" w:cs="Arial"/>
              </w:rPr>
              <w:t>0.08</w:t>
            </w:r>
          </w:p>
        </w:tc>
      </w:tr>
      <w:tr w:rsidR="005A2227" w:rsidRPr="00F27DF7" w14:paraId="4DE7A0AE" w14:textId="77777777">
        <w:trPr>
          <w:trHeight w:val="259"/>
        </w:trPr>
        <w:tc>
          <w:tcPr>
            <w:tcW w:w="80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D5D28CC" w14:textId="77777777" w:rsidR="005A2227" w:rsidRPr="00F27DF7" w:rsidRDefault="0097053A">
            <w:pPr>
              <w:jc w:val="both"/>
              <w:rPr>
                <w:rFonts w:ascii="Arial" w:hAnsi="Arial" w:cs="Arial"/>
              </w:rPr>
            </w:pPr>
            <w:r w:rsidRPr="00F27DF7">
              <w:rPr>
                <w:rFonts w:ascii="Arial" w:eastAsia="Calibri" w:hAnsi="Arial" w:cs="Arial"/>
              </w:rPr>
              <w:t>2012</w:t>
            </w:r>
          </w:p>
        </w:tc>
        <w:tc>
          <w:tcPr>
            <w:tcW w:w="14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9F32433" w14:textId="77777777" w:rsidR="005A2227" w:rsidRPr="00F27DF7" w:rsidRDefault="0097053A">
            <w:pPr>
              <w:jc w:val="both"/>
              <w:rPr>
                <w:rFonts w:ascii="Arial" w:hAnsi="Arial" w:cs="Arial"/>
              </w:rPr>
            </w:pPr>
            <w:r w:rsidRPr="00F27DF7">
              <w:rPr>
                <w:rFonts w:ascii="Arial" w:eastAsia="Calibri" w:hAnsi="Arial" w:cs="Arial"/>
              </w:rPr>
              <w:t>Switzerland</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FC0AFBC" w14:textId="77777777" w:rsidR="005A2227" w:rsidRPr="00F27DF7" w:rsidRDefault="0097053A">
            <w:pPr>
              <w:jc w:val="both"/>
              <w:rPr>
                <w:rFonts w:ascii="Arial" w:hAnsi="Arial" w:cs="Arial"/>
              </w:rPr>
            </w:pPr>
            <w:r w:rsidRPr="00F27DF7">
              <w:rPr>
                <w:rFonts w:ascii="Arial" w:eastAsia="Calibri" w:hAnsi="Arial" w:cs="Arial"/>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E22BF34" w14:textId="77777777" w:rsidR="005A2227" w:rsidRPr="00F27DF7" w:rsidRDefault="0097053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60DE3C4" w14:textId="77777777" w:rsidR="005A2227" w:rsidRPr="00F27DF7" w:rsidRDefault="0097053A">
            <w:pPr>
              <w:jc w:val="both"/>
              <w:rPr>
                <w:rFonts w:ascii="Arial" w:hAnsi="Arial" w:cs="Arial"/>
              </w:rPr>
            </w:pPr>
            <w:r w:rsidRPr="00F27DF7">
              <w:rPr>
                <w:rFonts w:ascii="Arial" w:eastAsia="Calibri" w:hAnsi="Arial" w:cs="Arial"/>
              </w:rPr>
              <w:t>0.08</w:t>
            </w:r>
          </w:p>
        </w:tc>
      </w:tr>
    </w:tbl>
    <w:p w14:paraId="4A0C222E" w14:textId="77777777" w:rsidR="005A2227" w:rsidRDefault="005A2227">
      <w:pPr>
        <w:rPr>
          <w:ins w:id="5172" w:author="Laura Viignola" w:date="2017-06-22T12:02:00Z"/>
        </w:rPr>
      </w:pPr>
    </w:p>
    <w:p w14:paraId="485D7A34" w14:textId="6760F91F" w:rsidR="00B0068A" w:rsidRPr="00BF17B0" w:rsidRDefault="00B0068A">
      <w:pPr>
        <w:rPr>
          <w:rFonts w:ascii="Arial" w:hAnsi="Arial" w:cs="Arial"/>
          <w:color w:val="auto"/>
          <w:lang w:val="pt-PT"/>
        </w:rPr>
      </w:pPr>
      <w:ins w:id="5173" w:author="Laura Viignola" w:date="2017-06-22T12:02:00Z">
        <w:r w:rsidRPr="00D71CDA">
          <w:rPr>
            <w:rFonts w:ascii="Cambria" w:hAnsi="Cambria"/>
            <w:i/>
            <w:color w:val="auto"/>
          </w:rPr>
          <w:t>Example</w:t>
        </w:r>
        <w:del w:id="5174" w:author="Utente" w:date="2017-06-27T17:28:00Z">
          <w:r w:rsidRPr="00D71CDA" w:rsidDel="00D71CDA">
            <w:rPr>
              <w:rFonts w:ascii="Cambria" w:hAnsi="Cambria"/>
              <w:i/>
              <w:color w:val="auto"/>
            </w:rPr>
            <w:delText xml:space="preserve"> </w:delText>
          </w:r>
        </w:del>
      </w:ins>
      <w:ins w:id="5175" w:author="Utente" w:date="2017-06-27T17:28:00Z">
        <w:r w:rsidR="00D71CDA">
          <w:rPr>
            <w:rFonts w:ascii="Cambria" w:hAnsi="Cambria"/>
            <w:i/>
            <w:color w:val="auto"/>
          </w:rPr>
          <w:t xml:space="preserve"> </w:t>
        </w:r>
      </w:ins>
      <w:ins w:id="5176" w:author="Laura Viignola" w:date="2017-06-22T12:02:00Z">
        <w:r w:rsidRPr="00D71CDA">
          <w:rPr>
            <w:rFonts w:ascii="Cambria" w:hAnsi="Cambria"/>
            <w:i/>
            <w:color w:val="auto"/>
          </w:rPr>
          <w:t>1:</w:t>
        </w:r>
      </w:ins>
      <w:ins w:id="5177" w:author="Laura Viignola" w:date="2017-06-22T12:30:00Z">
        <w:r w:rsidR="00434059" w:rsidRPr="00D71CDA">
          <w:rPr>
            <w:rFonts w:ascii="Cambria" w:hAnsi="Cambria"/>
            <w:i/>
            <w:color w:val="auto"/>
          </w:rPr>
          <w:tab/>
        </w:r>
      </w:ins>
      <w:ins w:id="5178" w:author="Laura Viignola" w:date="2017-06-22T12:02:00Z">
        <w:r w:rsidRPr="00D71CDA">
          <w:rPr>
            <w:rFonts w:ascii="Arial" w:eastAsia="Calibri" w:hAnsi="Arial" w:cs="Arial"/>
            <w:color w:val="auto"/>
          </w:rPr>
          <w:t>DS</w:t>
        </w:r>
        <w:r w:rsidRPr="00D71CDA">
          <w:rPr>
            <w:rFonts w:ascii="Arial" w:eastAsia="Calibri" w:hAnsi="Arial" w:cs="Arial"/>
            <w:color w:val="auto"/>
            <w:lang w:val="pt-PT"/>
          </w:rPr>
          <w:t>_r</w:t>
        </w:r>
      </w:ins>
      <w:ins w:id="5179" w:author="Laura Viignola" w:date="2017-06-22T12:05:00Z">
        <w:r w:rsidR="00137C22" w:rsidRPr="00D71CDA">
          <w:rPr>
            <w:rFonts w:ascii="Arial" w:eastAsia="Calibri" w:hAnsi="Arial" w:cs="Arial"/>
            <w:color w:val="auto"/>
            <w:lang w:val="pt-PT"/>
          </w:rPr>
          <w:t xml:space="preserve"> </w:t>
        </w:r>
      </w:ins>
      <w:ins w:id="5180" w:author="Laura Viignola" w:date="2017-06-22T12:02:00Z">
        <w:r w:rsidRPr="00D71CDA">
          <w:rPr>
            <w:rFonts w:ascii="Arial" w:eastAsia="Calibri" w:hAnsi="Arial" w:cs="Arial"/>
            <w:b/>
            <w:color w:val="auto"/>
            <w:lang w:val="pt-PT"/>
          </w:rPr>
          <w:t>:=</w:t>
        </w:r>
      </w:ins>
      <w:ins w:id="5181" w:author="Laura Viignola" w:date="2017-06-22T12:05:00Z">
        <w:r w:rsidR="00137C22" w:rsidRPr="00D71CDA">
          <w:rPr>
            <w:rFonts w:ascii="Arial" w:eastAsia="Calibri" w:hAnsi="Arial" w:cs="Arial"/>
            <w:b/>
            <w:color w:val="auto"/>
            <w:lang w:val="pt-PT"/>
          </w:rPr>
          <w:t xml:space="preserve"> </w:t>
        </w:r>
        <w:r w:rsidR="00137C22" w:rsidRPr="00D71CDA">
          <w:rPr>
            <w:rFonts w:ascii="Arial" w:eastAsia="Calibri" w:hAnsi="Arial" w:cs="Arial"/>
            <w:color w:val="auto"/>
            <w:lang w:val="pt-PT"/>
          </w:rPr>
          <w:t>DS_1</w:t>
        </w:r>
      </w:ins>
      <w:ins w:id="5182" w:author="Laura Viignola" w:date="2017-06-22T12:06:00Z">
        <w:r w:rsidR="00137C22" w:rsidRPr="00D71CDA">
          <w:rPr>
            <w:rFonts w:ascii="Arial" w:eastAsia="Calibri" w:hAnsi="Arial" w:cs="Arial"/>
            <w:b/>
            <w:color w:val="auto"/>
            <w:lang w:val="pt-PT"/>
          </w:rPr>
          <w:t>=</w:t>
        </w:r>
        <w:r w:rsidR="00137C22" w:rsidRPr="00D71CDA">
          <w:rPr>
            <w:rFonts w:ascii="Arial" w:eastAsia="Calibri" w:hAnsi="Arial" w:cs="Arial"/>
            <w:color w:val="auto"/>
            <w:lang w:val="pt-PT"/>
          </w:rPr>
          <w:t>0.08</w:t>
        </w:r>
      </w:ins>
    </w:p>
    <w:tbl>
      <w:tblPr>
        <w:tblW w:w="5357"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07"/>
        <w:gridCol w:w="1163"/>
        <w:gridCol w:w="963"/>
        <w:gridCol w:w="930"/>
        <w:gridCol w:w="2085"/>
      </w:tblGrid>
      <w:tr w:rsidR="005A2227" w:rsidRPr="00F27DF7" w14:paraId="56310A3F" w14:textId="77777777">
        <w:trPr>
          <w:trHeight w:val="259"/>
        </w:trPr>
        <w:tc>
          <w:tcPr>
            <w:tcW w:w="82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E8818ED" w14:textId="56051CDD" w:rsidR="005A2227" w:rsidRPr="00F27DF7" w:rsidRDefault="0097053A">
            <w:pPr>
              <w:jc w:val="both"/>
              <w:rPr>
                <w:rFonts w:ascii="Arial" w:hAnsi="Arial" w:cs="Arial"/>
              </w:rPr>
            </w:pPr>
            <w:r w:rsidRPr="00F27DF7">
              <w:rPr>
                <w:rFonts w:ascii="Arial" w:eastAsia="Calibri" w:hAnsi="Arial" w:cs="Arial"/>
              </w:rPr>
              <w:t>DS</w:t>
            </w:r>
            <w:ins w:id="5183" w:author="Laura Viignola" w:date="2017-06-22T12:02:00Z">
              <w:r w:rsidR="00B0068A" w:rsidRPr="00F27DF7">
                <w:rPr>
                  <w:rFonts w:ascii="Arial" w:eastAsia="Calibri" w:hAnsi="Arial" w:cs="Arial"/>
                </w:rPr>
                <w:t>_</w:t>
              </w:r>
            </w:ins>
            <w:r w:rsidRPr="00F27DF7">
              <w:rPr>
                <w:rFonts w:ascii="Arial" w:eastAsia="Calibri" w:hAnsi="Arial" w:cs="Arial"/>
              </w:rPr>
              <w:t>r</w:t>
            </w:r>
          </w:p>
        </w:tc>
      </w:tr>
      <w:tr w:rsidR="005A2227" w:rsidRPr="00F27DF7" w14:paraId="1D7C1497" w14:textId="77777777">
        <w:trPr>
          <w:trHeight w:val="259"/>
        </w:trPr>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262FE09" w14:textId="29CE1650" w:rsidR="005A2227" w:rsidRPr="00F27DF7" w:rsidRDefault="0097053A">
            <w:pPr>
              <w:jc w:val="both"/>
              <w:rPr>
                <w:rFonts w:ascii="Arial" w:hAnsi="Arial" w:cs="Arial"/>
              </w:rPr>
            </w:pPr>
            <w:del w:id="5184" w:author="Laura Viignola" w:date="2017-06-22T12:06:00Z">
              <w:r w:rsidRPr="00F27DF7" w:rsidDel="00137C22">
                <w:rPr>
                  <w:rFonts w:ascii="Arial" w:eastAsia="Calibri" w:hAnsi="Arial" w:cs="Arial"/>
                  <w:b/>
                </w:rPr>
                <w:delText>TIME</w:delText>
              </w:r>
            </w:del>
            <w:ins w:id="5185" w:author="Laura Viignola" w:date="2017-06-22T12:06:00Z">
              <w:r w:rsidR="00137C22" w:rsidRPr="00F27DF7">
                <w:rPr>
                  <w:rFonts w:ascii="Arial" w:eastAsia="Calibri" w:hAnsi="Arial" w:cs="Arial"/>
                  <w:b/>
                </w:rPr>
                <w:t>Id_1</w:t>
              </w:r>
            </w:ins>
          </w:p>
        </w:tc>
        <w:tc>
          <w:tcPr>
            <w:tcW w:w="1555"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AB86F5F" w14:textId="16BDE0FD" w:rsidR="005A2227" w:rsidRPr="00F27DF7" w:rsidRDefault="0097053A">
            <w:pPr>
              <w:jc w:val="both"/>
              <w:rPr>
                <w:rFonts w:ascii="Arial" w:hAnsi="Arial" w:cs="Arial"/>
              </w:rPr>
            </w:pPr>
            <w:del w:id="5186" w:author="Laura Viignola" w:date="2017-06-22T12:06:00Z">
              <w:r w:rsidRPr="00F27DF7" w:rsidDel="00137C22">
                <w:rPr>
                  <w:rFonts w:ascii="Arial" w:eastAsia="Calibri" w:hAnsi="Arial" w:cs="Arial"/>
                  <w:b/>
                </w:rPr>
                <w:delText>GEO</w:delText>
              </w:r>
            </w:del>
            <w:ins w:id="5187" w:author="Laura Viignola" w:date="2017-06-22T12:06:00Z">
              <w:r w:rsidR="00137C22" w:rsidRPr="00F27DF7">
                <w:rPr>
                  <w:rFonts w:ascii="Arial" w:eastAsia="Calibri" w:hAnsi="Arial" w:cs="Arial"/>
                  <w:b/>
                </w:rPr>
                <w:t>Id_2</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09549A8" w14:textId="018FE7F2" w:rsidR="005A2227" w:rsidRPr="00F27DF7" w:rsidRDefault="0097053A">
            <w:pPr>
              <w:jc w:val="both"/>
              <w:rPr>
                <w:rFonts w:ascii="Arial" w:hAnsi="Arial" w:cs="Arial"/>
              </w:rPr>
            </w:pPr>
            <w:del w:id="5188" w:author="Laura Viignola" w:date="2017-06-22T12:06:00Z">
              <w:r w:rsidRPr="00F27DF7" w:rsidDel="00137C22">
                <w:rPr>
                  <w:rFonts w:ascii="Arial" w:eastAsia="Calibri" w:hAnsi="Arial" w:cs="Arial"/>
                  <w:b/>
                </w:rPr>
                <w:delText>AGE</w:delText>
              </w:r>
            </w:del>
            <w:ins w:id="5189" w:author="Laura Viignola" w:date="2017-06-22T12:06:00Z">
              <w:r w:rsidR="00137C22" w:rsidRPr="00F27DF7">
                <w:rPr>
                  <w:rFonts w:ascii="Arial" w:eastAsia="Calibri" w:hAnsi="Arial" w:cs="Arial"/>
                  <w:b/>
                </w:rPr>
                <w:t>Id_3</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6A378A12" w14:textId="29C9651A" w:rsidR="005A2227" w:rsidRPr="00F27DF7" w:rsidRDefault="0097053A">
            <w:pPr>
              <w:jc w:val="both"/>
              <w:rPr>
                <w:rFonts w:ascii="Arial" w:hAnsi="Arial" w:cs="Arial"/>
              </w:rPr>
            </w:pPr>
            <w:del w:id="5190" w:author="Laura Viignola" w:date="2017-06-22T12:06:00Z">
              <w:r w:rsidRPr="00F27DF7" w:rsidDel="00137C22">
                <w:rPr>
                  <w:rFonts w:ascii="Arial" w:eastAsia="Calibri" w:hAnsi="Arial" w:cs="Arial"/>
                  <w:b/>
                </w:rPr>
                <w:delText>SEX</w:delText>
              </w:r>
            </w:del>
            <w:ins w:id="5191" w:author="Laura Viignola" w:date="2017-06-22T12:06:00Z">
              <w:r w:rsidR="00137C22" w:rsidRPr="00F27DF7">
                <w:rPr>
                  <w:rFonts w:ascii="Arial" w:eastAsia="Calibri" w:hAnsi="Arial" w:cs="Arial"/>
                  <w:b/>
                </w:rPr>
                <w:t>Id_4</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6FB8BEC9" w14:textId="6C797F54" w:rsidR="005A2227" w:rsidRPr="00F27DF7" w:rsidRDefault="0097053A" w:rsidP="009D5C51">
            <w:pPr>
              <w:jc w:val="both"/>
              <w:rPr>
                <w:rFonts w:ascii="Arial" w:hAnsi="Arial" w:cs="Arial"/>
              </w:rPr>
            </w:pPr>
            <w:del w:id="5192" w:author="Utente" w:date="2017-06-26T16:02:00Z">
              <w:r w:rsidRPr="00F27DF7" w:rsidDel="009D5C51">
                <w:rPr>
                  <w:rFonts w:ascii="Arial" w:eastAsia="Calibri" w:hAnsi="Arial" w:cs="Arial"/>
                  <w:b/>
                </w:rPr>
                <w:delText>CONDITION</w:delText>
              </w:r>
            </w:del>
            <w:ins w:id="5193" w:author="Utente" w:date="2017-06-26T16:02:00Z">
              <w:r w:rsidR="009D5C51" w:rsidRPr="00F27DF7">
                <w:rPr>
                  <w:rFonts w:ascii="Arial" w:eastAsia="Calibri" w:hAnsi="Arial" w:cs="Arial"/>
                  <w:b/>
                </w:rPr>
                <w:t>bool_var</w:t>
              </w:r>
            </w:ins>
          </w:p>
        </w:tc>
      </w:tr>
      <w:tr w:rsidR="005A2227" w:rsidRPr="00F27DF7" w14:paraId="3A359B6E" w14:textId="77777777">
        <w:trPr>
          <w:trHeight w:val="259"/>
        </w:trPr>
        <w:tc>
          <w:tcPr>
            <w:tcW w:w="82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C2EAA2A" w14:textId="77777777" w:rsidR="005A2227" w:rsidRPr="00F27DF7" w:rsidRDefault="0097053A">
            <w:pPr>
              <w:jc w:val="both"/>
              <w:rPr>
                <w:rFonts w:ascii="Arial" w:hAnsi="Arial" w:cs="Arial"/>
              </w:rPr>
            </w:pPr>
            <w:r w:rsidRPr="00F27DF7">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542E7C5" w14:textId="77777777" w:rsidR="005A2227" w:rsidRPr="00F27DF7" w:rsidRDefault="0097053A">
            <w:pPr>
              <w:jc w:val="both"/>
              <w:rPr>
                <w:rFonts w:ascii="Arial" w:hAnsi="Arial" w:cs="Arial"/>
              </w:rPr>
            </w:pPr>
            <w:r w:rsidRPr="00F27DF7">
              <w:rPr>
                <w:rFonts w:ascii="Arial" w:eastAsia="Calibri" w:hAnsi="Arial" w:cs="Arial"/>
              </w:rPr>
              <w:t>Belgium</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2C25A97" w14:textId="77777777" w:rsidR="005A2227" w:rsidRPr="00F27DF7" w:rsidRDefault="0097053A">
            <w:pPr>
              <w:jc w:val="both"/>
              <w:rPr>
                <w:rFonts w:ascii="Arial" w:hAnsi="Arial" w:cs="Arial"/>
              </w:rPr>
            </w:pPr>
            <w:r w:rsidRPr="00F27DF7">
              <w:rPr>
                <w:rFonts w:ascii="Arial" w:eastAsia="Calibri" w:hAnsi="Arial" w:cs="Arial"/>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51A2D86" w14:textId="77777777" w:rsidR="005A2227" w:rsidRPr="00F27DF7" w:rsidRDefault="0097053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85118EA" w14:textId="77777777" w:rsidR="005A2227" w:rsidRPr="00F27DF7" w:rsidRDefault="0097053A">
            <w:pPr>
              <w:jc w:val="both"/>
              <w:rPr>
                <w:rFonts w:ascii="Arial" w:hAnsi="Arial" w:cs="Arial"/>
              </w:rPr>
            </w:pPr>
            <w:r w:rsidRPr="00F27DF7">
              <w:rPr>
                <w:rFonts w:ascii="Arial" w:eastAsia="Calibri" w:hAnsi="Arial" w:cs="Arial"/>
              </w:rPr>
              <w:t>NULL</w:t>
            </w:r>
          </w:p>
        </w:tc>
      </w:tr>
      <w:tr w:rsidR="005A2227" w:rsidRPr="00F27DF7" w14:paraId="5D16F025" w14:textId="77777777">
        <w:trPr>
          <w:trHeight w:val="259"/>
        </w:trPr>
        <w:tc>
          <w:tcPr>
            <w:tcW w:w="82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5989D4F" w14:textId="77777777" w:rsidR="005A2227" w:rsidRPr="00F27DF7" w:rsidRDefault="0097053A">
            <w:pPr>
              <w:jc w:val="both"/>
              <w:rPr>
                <w:rFonts w:ascii="Arial" w:hAnsi="Arial" w:cs="Arial"/>
              </w:rPr>
            </w:pPr>
            <w:r w:rsidRPr="00F27DF7">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AD7AB14" w14:textId="77777777" w:rsidR="005A2227" w:rsidRPr="00F27DF7" w:rsidRDefault="0097053A">
            <w:pPr>
              <w:jc w:val="both"/>
              <w:rPr>
                <w:rFonts w:ascii="Arial" w:hAnsi="Arial" w:cs="Arial"/>
              </w:rPr>
            </w:pPr>
            <w:r w:rsidRPr="00F27DF7">
              <w:rPr>
                <w:rFonts w:ascii="Arial" w:eastAsia="Calibri" w:hAnsi="Arial" w:cs="Arial"/>
              </w:rPr>
              <w:t>Greece</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ECAEDC3" w14:textId="77777777" w:rsidR="005A2227" w:rsidRPr="00F27DF7" w:rsidRDefault="0097053A">
            <w:pPr>
              <w:jc w:val="both"/>
              <w:rPr>
                <w:rFonts w:ascii="Arial" w:hAnsi="Arial" w:cs="Arial"/>
              </w:rPr>
            </w:pPr>
            <w:r w:rsidRPr="00F27DF7">
              <w:rPr>
                <w:rFonts w:ascii="Arial" w:eastAsia="Calibri" w:hAnsi="Arial" w:cs="Arial"/>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A104754" w14:textId="77777777" w:rsidR="005A2227" w:rsidRPr="00F27DF7" w:rsidRDefault="0097053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D8D3429" w14:textId="77777777" w:rsidR="005A2227" w:rsidRPr="00F27DF7" w:rsidRDefault="0097053A">
            <w:pPr>
              <w:jc w:val="both"/>
              <w:rPr>
                <w:rFonts w:ascii="Arial" w:hAnsi="Arial" w:cs="Arial"/>
              </w:rPr>
            </w:pPr>
            <w:r w:rsidRPr="00F27DF7">
              <w:rPr>
                <w:rFonts w:ascii="Arial" w:eastAsia="Calibri" w:hAnsi="Arial" w:cs="Arial"/>
              </w:rPr>
              <w:t>false</w:t>
            </w:r>
          </w:p>
        </w:tc>
      </w:tr>
      <w:tr w:rsidR="005A2227" w:rsidRPr="00F27DF7" w14:paraId="1742CE12" w14:textId="77777777">
        <w:trPr>
          <w:trHeight w:val="259"/>
        </w:trPr>
        <w:tc>
          <w:tcPr>
            <w:tcW w:w="82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407A0F8" w14:textId="77777777" w:rsidR="005A2227" w:rsidRPr="00F27DF7" w:rsidRDefault="0097053A">
            <w:pPr>
              <w:jc w:val="both"/>
              <w:rPr>
                <w:rFonts w:ascii="Arial" w:hAnsi="Arial" w:cs="Arial"/>
              </w:rPr>
            </w:pPr>
            <w:r w:rsidRPr="00F27DF7">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3B728A7" w14:textId="77777777" w:rsidR="005A2227" w:rsidRPr="00F27DF7" w:rsidRDefault="0097053A">
            <w:pPr>
              <w:jc w:val="both"/>
              <w:rPr>
                <w:rFonts w:ascii="Arial" w:hAnsi="Arial" w:cs="Arial"/>
              </w:rPr>
            </w:pPr>
            <w:r w:rsidRPr="00F27DF7">
              <w:rPr>
                <w:rFonts w:ascii="Arial" w:eastAsia="Calibri" w:hAnsi="Arial" w:cs="Arial"/>
              </w:rPr>
              <w:t>Spain</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49F7159" w14:textId="77777777" w:rsidR="005A2227" w:rsidRPr="00F27DF7" w:rsidRDefault="0097053A">
            <w:pPr>
              <w:jc w:val="both"/>
              <w:rPr>
                <w:rFonts w:ascii="Arial" w:hAnsi="Arial" w:cs="Arial"/>
              </w:rPr>
            </w:pPr>
            <w:r w:rsidRPr="00F27DF7">
              <w:rPr>
                <w:rFonts w:ascii="Arial" w:eastAsia="Calibri" w:hAnsi="Arial" w:cs="Arial"/>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3CC45A3" w14:textId="77777777" w:rsidR="005A2227" w:rsidRPr="00F27DF7" w:rsidRDefault="0097053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E98640A" w14:textId="77777777" w:rsidR="005A2227" w:rsidRPr="00F27DF7" w:rsidRDefault="0097053A">
            <w:pPr>
              <w:jc w:val="both"/>
              <w:rPr>
                <w:rFonts w:ascii="Arial" w:hAnsi="Arial" w:cs="Arial"/>
              </w:rPr>
            </w:pPr>
            <w:r w:rsidRPr="00F27DF7">
              <w:rPr>
                <w:rFonts w:ascii="Arial" w:eastAsia="Calibri" w:hAnsi="Arial" w:cs="Arial"/>
              </w:rPr>
              <w:t>false</w:t>
            </w:r>
          </w:p>
        </w:tc>
      </w:tr>
      <w:tr w:rsidR="005A2227" w:rsidRPr="00F27DF7" w14:paraId="3CAE364B" w14:textId="77777777">
        <w:trPr>
          <w:trHeight w:val="259"/>
        </w:trPr>
        <w:tc>
          <w:tcPr>
            <w:tcW w:w="82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8E8345E" w14:textId="77777777" w:rsidR="005A2227" w:rsidRPr="00F27DF7" w:rsidRDefault="0097053A">
            <w:pPr>
              <w:jc w:val="both"/>
              <w:rPr>
                <w:rFonts w:ascii="Arial" w:hAnsi="Arial" w:cs="Arial"/>
              </w:rPr>
            </w:pPr>
            <w:r w:rsidRPr="00F27DF7">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F2E0450" w14:textId="77777777" w:rsidR="005A2227" w:rsidRPr="00F27DF7" w:rsidRDefault="0097053A">
            <w:pPr>
              <w:jc w:val="both"/>
              <w:rPr>
                <w:rFonts w:ascii="Arial" w:hAnsi="Arial" w:cs="Arial"/>
              </w:rPr>
            </w:pPr>
            <w:r w:rsidRPr="00F27DF7">
              <w:rPr>
                <w:rFonts w:ascii="Arial" w:eastAsia="Calibri" w:hAnsi="Arial" w:cs="Arial"/>
              </w:rPr>
              <w:t>Malta</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3686F2B" w14:textId="77777777" w:rsidR="005A2227" w:rsidRPr="00F27DF7" w:rsidRDefault="0097053A">
            <w:pPr>
              <w:jc w:val="both"/>
              <w:rPr>
                <w:rFonts w:ascii="Arial" w:hAnsi="Arial" w:cs="Arial"/>
              </w:rPr>
            </w:pPr>
            <w:r w:rsidRPr="00F27DF7">
              <w:rPr>
                <w:rFonts w:ascii="Arial" w:eastAsia="Calibri" w:hAnsi="Arial" w:cs="Arial"/>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87D9311" w14:textId="77777777" w:rsidR="005A2227" w:rsidRPr="00F27DF7" w:rsidRDefault="0097053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47FFA33" w14:textId="77777777" w:rsidR="005A2227" w:rsidRPr="00F27DF7" w:rsidRDefault="0097053A">
            <w:pPr>
              <w:jc w:val="both"/>
              <w:rPr>
                <w:rFonts w:ascii="Arial" w:hAnsi="Arial" w:cs="Arial"/>
              </w:rPr>
            </w:pPr>
            <w:r w:rsidRPr="00F27DF7">
              <w:rPr>
                <w:rFonts w:ascii="Arial" w:eastAsia="Calibri" w:hAnsi="Arial" w:cs="Arial"/>
              </w:rPr>
              <w:t>false</w:t>
            </w:r>
          </w:p>
        </w:tc>
      </w:tr>
      <w:tr w:rsidR="005A2227" w:rsidRPr="00F27DF7" w14:paraId="5137081B" w14:textId="77777777">
        <w:trPr>
          <w:trHeight w:val="259"/>
        </w:trPr>
        <w:tc>
          <w:tcPr>
            <w:tcW w:w="82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265A4D4" w14:textId="77777777" w:rsidR="005A2227" w:rsidRPr="00F27DF7" w:rsidRDefault="0097053A">
            <w:pPr>
              <w:jc w:val="both"/>
              <w:rPr>
                <w:rFonts w:ascii="Arial" w:hAnsi="Arial" w:cs="Arial"/>
              </w:rPr>
            </w:pPr>
            <w:r w:rsidRPr="00F27DF7">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0711ABB" w14:textId="77777777" w:rsidR="005A2227" w:rsidRPr="00F27DF7" w:rsidRDefault="0097053A">
            <w:pPr>
              <w:jc w:val="both"/>
              <w:rPr>
                <w:rFonts w:ascii="Arial" w:hAnsi="Arial" w:cs="Arial"/>
              </w:rPr>
            </w:pPr>
            <w:r w:rsidRPr="00F27DF7">
              <w:rPr>
                <w:rFonts w:ascii="Arial" w:eastAsia="Calibri" w:hAnsi="Arial" w:cs="Arial"/>
              </w:rPr>
              <w:t>Finland</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E1B36E0" w14:textId="77777777" w:rsidR="005A2227" w:rsidRPr="00F27DF7" w:rsidRDefault="0097053A">
            <w:pPr>
              <w:jc w:val="both"/>
              <w:rPr>
                <w:rFonts w:ascii="Arial" w:hAnsi="Arial" w:cs="Arial"/>
              </w:rPr>
            </w:pPr>
            <w:r w:rsidRPr="00F27DF7">
              <w:rPr>
                <w:rFonts w:ascii="Arial" w:eastAsia="Calibri" w:hAnsi="Arial" w:cs="Arial"/>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5151008" w14:textId="77777777" w:rsidR="005A2227" w:rsidRPr="00F27DF7" w:rsidRDefault="0097053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414E8E3" w14:textId="77777777" w:rsidR="005A2227" w:rsidRPr="00F27DF7" w:rsidRDefault="0097053A">
            <w:pPr>
              <w:jc w:val="both"/>
              <w:rPr>
                <w:rFonts w:ascii="Arial" w:hAnsi="Arial" w:cs="Arial"/>
              </w:rPr>
            </w:pPr>
            <w:r w:rsidRPr="00F27DF7">
              <w:rPr>
                <w:rFonts w:ascii="Arial" w:eastAsia="Calibri" w:hAnsi="Arial" w:cs="Arial"/>
              </w:rPr>
              <w:t>true</w:t>
            </w:r>
          </w:p>
        </w:tc>
      </w:tr>
      <w:tr w:rsidR="005A2227" w:rsidRPr="00F27DF7" w14:paraId="3630A7B1" w14:textId="77777777">
        <w:trPr>
          <w:trHeight w:val="259"/>
        </w:trPr>
        <w:tc>
          <w:tcPr>
            <w:tcW w:w="82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73EE420" w14:textId="77777777" w:rsidR="005A2227" w:rsidRPr="00F27DF7" w:rsidRDefault="0097053A">
            <w:pPr>
              <w:jc w:val="both"/>
              <w:rPr>
                <w:rFonts w:ascii="Arial" w:hAnsi="Arial" w:cs="Arial"/>
              </w:rPr>
            </w:pPr>
            <w:r w:rsidRPr="00F27DF7">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2C2842E" w14:textId="77777777" w:rsidR="005A2227" w:rsidRPr="00F27DF7" w:rsidRDefault="0097053A">
            <w:pPr>
              <w:jc w:val="both"/>
              <w:rPr>
                <w:rFonts w:ascii="Arial" w:hAnsi="Arial" w:cs="Arial"/>
              </w:rPr>
            </w:pPr>
            <w:r w:rsidRPr="00F27DF7">
              <w:rPr>
                <w:rFonts w:ascii="Arial" w:eastAsia="Calibri" w:hAnsi="Arial" w:cs="Arial"/>
              </w:rPr>
              <w:t>Switzerland</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B55A96A" w14:textId="77777777" w:rsidR="005A2227" w:rsidRPr="00F27DF7" w:rsidRDefault="0097053A">
            <w:pPr>
              <w:jc w:val="both"/>
              <w:rPr>
                <w:rFonts w:ascii="Arial" w:hAnsi="Arial" w:cs="Arial"/>
              </w:rPr>
            </w:pPr>
            <w:r w:rsidRPr="00F27DF7">
              <w:rPr>
                <w:rFonts w:ascii="Arial" w:eastAsia="Calibri" w:hAnsi="Arial" w:cs="Arial"/>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050ECAB" w14:textId="77777777" w:rsidR="005A2227" w:rsidRPr="00F27DF7" w:rsidRDefault="0097053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B945FEB" w14:textId="77777777" w:rsidR="005A2227" w:rsidRPr="00F27DF7" w:rsidRDefault="0097053A">
            <w:pPr>
              <w:jc w:val="both"/>
              <w:rPr>
                <w:rFonts w:ascii="Arial" w:hAnsi="Arial" w:cs="Arial"/>
              </w:rPr>
            </w:pPr>
            <w:r w:rsidRPr="00F27DF7">
              <w:rPr>
                <w:rFonts w:ascii="Arial" w:eastAsia="Calibri" w:hAnsi="Arial" w:cs="Arial"/>
              </w:rPr>
              <w:t>true</w:t>
            </w:r>
          </w:p>
        </w:tc>
      </w:tr>
    </w:tbl>
    <w:p w14:paraId="039E0BBE" w14:textId="77777777" w:rsidR="005A2227" w:rsidRDefault="005A2227"/>
    <w:p w14:paraId="7A09C71E" w14:textId="272BA166" w:rsidR="00137C22" w:rsidRPr="00F27DF7" w:rsidDel="00DE4FE7" w:rsidRDefault="00137C22" w:rsidP="00137C22">
      <w:pPr>
        <w:rPr>
          <w:del w:id="5194" w:author="Utente" w:date="2017-06-27T18:29:00Z"/>
          <w:rFonts w:ascii="Arial" w:hAnsi="Arial" w:cs="Arial"/>
          <w:b/>
        </w:rPr>
      </w:pPr>
      <w:r w:rsidRPr="00CA0059">
        <w:rPr>
          <w:rFonts w:ascii="Cambria" w:hAnsi="Cambria"/>
          <w:i/>
        </w:rPr>
        <w:t>Example</w:t>
      </w:r>
      <w:del w:id="5195" w:author="Utente" w:date="2017-06-27T17:28:00Z">
        <w:r w:rsidRPr="00CA0059" w:rsidDel="00D71CDA">
          <w:rPr>
            <w:rFonts w:ascii="Cambria" w:hAnsi="Cambria"/>
            <w:i/>
          </w:rPr>
          <w:delText xml:space="preserve"> </w:delText>
        </w:r>
      </w:del>
      <w:ins w:id="5196" w:author="Utente" w:date="2017-06-27T17:28:00Z">
        <w:r w:rsidR="00D71CDA">
          <w:rPr>
            <w:rFonts w:ascii="Cambria" w:hAnsi="Cambria"/>
            <w:i/>
          </w:rPr>
          <w:t xml:space="preserve"> </w:t>
        </w:r>
      </w:ins>
      <w:r>
        <w:rPr>
          <w:rFonts w:ascii="Cambria" w:hAnsi="Cambria"/>
          <w:i/>
        </w:rPr>
        <w:t>2</w:t>
      </w:r>
      <w:ins w:id="5197" w:author="Laura Viignola" w:date="2017-06-22T12:22:00Z">
        <w:r w:rsidR="008F30E6">
          <w:rPr>
            <w:rFonts w:ascii="Cambria" w:hAnsi="Cambria"/>
            <w:i/>
          </w:rPr>
          <w:t xml:space="preserve"> (on </w:t>
        </w:r>
      </w:ins>
      <w:ins w:id="5198" w:author="Laura Viignola" w:date="2017-06-22T17:08:00Z">
        <w:r w:rsidR="00DF49EE">
          <w:rPr>
            <w:rFonts w:ascii="Cambria" w:hAnsi="Cambria"/>
            <w:i/>
          </w:rPr>
          <w:t>C</w:t>
        </w:r>
      </w:ins>
      <w:ins w:id="5199" w:author="Laura Viignola" w:date="2017-06-22T12:22:00Z">
        <w:r w:rsidR="008F30E6">
          <w:rPr>
            <w:rFonts w:ascii="Cambria" w:hAnsi="Cambria"/>
            <w:i/>
          </w:rPr>
          <w:t>omponents)</w:t>
        </w:r>
      </w:ins>
      <w:r w:rsidRPr="00CA0059">
        <w:rPr>
          <w:rFonts w:ascii="Cambria" w:hAnsi="Cambria"/>
          <w:i/>
        </w:rPr>
        <w:t>:</w:t>
      </w:r>
      <w:ins w:id="5200" w:author="Laura Viignola" w:date="2017-06-22T12:31:00Z">
        <w:r w:rsidR="00434059">
          <w:rPr>
            <w:rFonts w:ascii="Cambria" w:hAnsi="Cambria"/>
            <w:i/>
          </w:rPr>
          <w:tab/>
        </w:r>
      </w:ins>
      <w:r w:rsidRPr="00390729">
        <w:rPr>
          <w:rFonts w:ascii="Arial" w:eastAsia="Calibri" w:hAnsi="Arial" w:cs="Arial"/>
          <w:color w:val="auto"/>
        </w:rPr>
        <w:t>DS</w:t>
      </w:r>
      <w:r w:rsidRPr="00390729">
        <w:rPr>
          <w:rFonts w:ascii="Arial" w:eastAsia="Calibri" w:hAnsi="Arial" w:cs="Arial"/>
          <w:color w:val="auto"/>
          <w:lang w:val="pt-PT"/>
        </w:rPr>
        <w:t xml:space="preserve">_r </w:t>
      </w:r>
      <w:r w:rsidRPr="00F27DF7">
        <w:rPr>
          <w:rFonts w:ascii="Arial" w:eastAsia="Calibri" w:hAnsi="Arial" w:cs="Arial"/>
          <w:b/>
          <w:color w:val="auto"/>
          <w:lang w:val="pt-PT"/>
        </w:rPr>
        <w:t xml:space="preserve">:= </w:t>
      </w:r>
      <w:r w:rsidRPr="00F27DF7">
        <w:rPr>
          <w:rFonts w:ascii="Arial" w:eastAsia="Calibri" w:hAnsi="Arial" w:cs="Arial"/>
          <w:color w:val="auto"/>
          <w:lang w:val="pt-PT"/>
        </w:rPr>
        <w:t>DS_1</w:t>
      </w:r>
      <w:r w:rsidRPr="00F27DF7">
        <w:rPr>
          <w:rFonts w:ascii="Arial" w:eastAsia="Calibri" w:hAnsi="Arial" w:cs="Arial"/>
          <w:b/>
          <w:color w:val="auto"/>
          <w:lang w:val="pt-PT"/>
        </w:rPr>
        <w:t>[</w:t>
      </w:r>
      <w:r w:rsidRPr="00F27DF7">
        <w:rPr>
          <w:rFonts w:ascii="Arial" w:eastAsia="Calibri" w:hAnsi="Arial" w:cs="Arial"/>
          <w:color w:val="auto"/>
          <w:lang w:val="pt-PT"/>
        </w:rPr>
        <w:t>Me_2</w:t>
      </w:r>
      <w:r w:rsidRPr="00F27DF7">
        <w:rPr>
          <w:rFonts w:ascii="Arial" w:eastAsia="Calibri" w:hAnsi="Arial" w:cs="Arial"/>
          <w:b/>
          <w:color w:val="auto"/>
          <w:lang w:val="pt-PT"/>
        </w:rPr>
        <w:t>:=</w:t>
      </w:r>
      <w:r w:rsidRPr="00F27DF7">
        <w:rPr>
          <w:rFonts w:ascii="Arial" w:eastAsia="Calibri" w:hAnsi="Arial" w:cs="Arial"/>
          <w:color w:val="auto"/>
          <w:lang w:val="pt-PT"/>
        </w:rPr>
        <w:t xml:space="preserve"> Me_1</w:t>
      </w:r>
      <w:r w:rsidRPr="00F27DF7">
        <w:rPr>
          <w:rFonts w:ascii="Arial" w:eastAsia="Calibri" w:hAnsi="Arial" w:cs="Arial"/>
          <w:b/>
          <w:color w:val="auto"/>
          <w:lang w:val="pt-PT"/>
        </w:rPr>
        <w:t>=</w:t>
      </w:r>
      <w:r w:rsidRPr="00F27DF7">
        <w:rPr>
          <w:rFonts w:ascii="Arial" w:eastAsia="Calibri" w:hAnsi="Arial" w:cs="Arial"/>
          <w:color w:val="auto"/>
          <w:lang w:val="pt-PT"/>
        </w:rPr>
        <w:t>0.08</w:t>
      </w:r>
      <w:r w:rsidRPr="00F27DF7">
        <w:rPr>
          <w:rFonts w:ascii="Arial" w:eastAsia="Calibri" w:hAnsi="Arial" w:cs="Arial"/>
          <w:b/>
          <w:color w:val="auto"/>
          <w:lang w:val="pt-PT"/>
        </w:rPr>
        <w:t>]</w:t>
      </w:r>
    </w:p>
    <w:p w14:paraId="3AD04CCF" w14:textId="77777777" w:rsidR="00137C22" w:rsidRPr="00F27DF7" w:rsidRDefault="00137C22">
      <w:pPr>
        <w:rPr>
          <w:rFonts w:ascii="Arial" w:hAnsi="Arial" w:cs="Arial"/>
        </w:rPr>
      </w:pPr>
    </w:p>
    <w:tbl>
      <w:tblPr>
        <w:tblW w:w="6639"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20"/>
        <w:gridCol w:w="1555"/>
        <w:gridCol w:w="850"/>
        <w:gridCol w:w="850"/>
        <w:gridCol w:w="1282"/>
        <w:gridCol w:w="1282"/>
      </w:tblGrid>
      <w:tr w:rsidR="008F30E6" w:rsidRPr="00F27DF7" w14:paraId="37A4122F" w14:textId="2F67E855" w:rsidTr="00CC779A">
        <w:trPr>
          <w:trHeight w:val="259"/>
        </w:trPr>
        <w:tc>
          <w:tcPr>
            <w:tcW w:w="6639"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048DF8B" w14:textId="68DC594E" w:rsidR="008F30E6" w:rsidRPr="00F27DF7" w:rsidRDefault="008F30E6" w:rsidP="00CC779A">
            <w:pPr>
              <w:jc w:val="both"/>
              <w:rPr>
                <w:rFonts w:ascii="Arial" w:eastAsia="Calibri" w:hAnsi="Arial" w:cs="Arial"/>
              </w:rPr>
            </w:pPr>
            <w:r w:rsidRPr="00F27DF7">
              <w:rPr>
                <w:rFonts w:ascii="Arial" w:eastAsia="Calibri" w:hAnsi="Arial" w:cs="Arial"/>
              </w:rPr>
              <w:t>DS_r</w:t>
            </w:r>
          </w:p>
        </w:tc>
      </w:tr>
      <w:tr w:rsidR="008F30E6" w:rsidRPr="00F27DF7" w14:paraId="5325E71E" w14:textId="46B4A918" w:rsidTr="008F30E6">
        <w:trPr>
          <w:trHeight w:val="259"/>
        </w:trPr>
        <w:tc>
          <w:tcPr>
            <w:tcW w:w="820"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2C5A7356" w14:textId="77777777" w:rsidR="008F30E6" w:rsidRPr="00F27DF7" w:rsidRDefault="008F30E6" w:rsidP="00CC779A">
            <w:pPr>
              <w:jc w:val="both"/>
              <w:rPr>
                <w:rFonts w:ascii="Arial" w:hAnsi="Arial" w:cs="Arial"/>
              </w:rPr>
            </w:pPr>
            <w:r w:rsidRPr="00F27DF7">
              <w:rPr>
                <w:rFonts w:ascii="Arial" w:eastAsia="Calibri" w:hAnsi="Arial" w:cs="Arial"/>
                <w:b/>
              </w:rPr>
              <w:t>Id_1</w:t>
            </w:r>
          </w:p>
        </w:tc>
        <w:tc>
          <w:tcPr>
            <w:tcW w:w="1555"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2507710D" w14:textId="77777777" w:rsidR="008F30E6" w:rsidRPr="00F27DF7" w:rsidRDefault="008F30E6" w:rsidP="00CC779A">
            <w:pPr>
              <w:jc w:val="both"/>
              <w:rPr>
                <w:rFonts w:ascii="Arial" w:hAnsi="Arial" w:cs="Arial"/>
              </w:rPr>
            </w:pPr>
            <w:r w:rsidRPr="00F27DF7">
              <w:rPr>
                <w:rFonts w:ascii="Arial" w:eastAsia="Calibri" w:hAnsi="Arial" w:cs="Arial"/>
                <w:b/>
              </w:rPr>
              <w:t>Id_2</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2988CC27" w14:textId="77777777" w:rsidR="008F30E6" w:rsidRPr="00F27DF7" w:rsidRDefault="008F30E6" w:rsidP="00CC779A">
            <w:pPr>
              <w:jc w:val="both"/>
              <w:rPr>
                <w:rFonts w:ascii="Arial" w:hAnsi="Arial" w:cs="Arial"/>
              </w:rPr>
            </w:pPr>
            <w:r w:rsidRPr="00F27DF7">
              <w:rPr>
                <w:rFonts w:ascii="Arial" w:eastAsia="Calibri" w:hAnsi="Arial" w:cs="Arial"/>
                <w:b/>
              </w:rPr>
              <w:t>Id_3</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00CB223" w14:textId="77777777" w:rsidR="008F30E6" w:rsidRPr="00F27DF7" w:rsidRDefault="008F30E6" w:rsidP="00CC779A">
            <w:pPr>
              <w:jc w:val="both"/>
              <w:rPr>
                <w:rFonts w:ascii="Arial" w:hAnsi="Arial" w:cs="Arial"/>
              </w:rPr>
            </w:pPr>
            <w:r w:rsidRPr="00F27DF7">
              <w:rPr>
                <w:rFonts w:ascii="Arial" w:eastAsia="Calibri" w:hAnsi="Arial" w:cs="Arial"/>
                <w:b/>
              </w:rPr>
              <w:t>Id_4</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021AA483" w14:textId="77777777" w:rsidR="008F30E6" w:rsidRPr="00F27DF7" w:rsidRDefault="008F30E6" w:rsidP="00CC779A">
            <w:pPr>
              <w:jc w:val="both"/>
              <w:rPr>
                <w:rFonts w:ascii="Arial" w:hAnsi="Arial" w:cs="Arial"/>
              </w:rPr>
            </w:pPr>
            <w:r w:rsidRPr="00F27DF7">
              <w:rPr>
                <w:rFonts w:ascii="Arial" w:eastAsia="Calibri" w:hAnsi="Arial" w:cs="Arial"/>
                <w:b/>
              </w:rPr>
              <w:t>Me_1</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1BC7D024" w14:textId="57BE8077" w:rsidR="008F30E6" w:rsidRPr="00F27DF7" w:rsidRDefault="008F30E6" w:rsidP="00CC779A">
            <w:pPr>
              <w:jc w:val="both"/>
              <w:rPr>
                <w:rFonts w:ascii="Arial" w:eastAsia="Calibri" w:hAnsi="Arial" w:cs="Arial"/>
                <w:b/>
              </w:rPr>
            </w:pPr>
            <w:r w:rsidRPr="00F27DF7">
              <w:rPr>
                <w:rFonts w:ascii="Arial" w:eastAsia="Calibri" w:hAnsi="Arial" w:cs="Arial"/>
                <w:b/>
              </w:rPr>
              <w:t>Me_2</w:t>
            </w:r>
          </w:p>
        </w:tc>
      </w:tr>
      <w:tr w:rsidR="008F30E6" w:rsidRPr="00F27DF7" w14:paraId="42C302BF" w14:textId="5B88C76C" w:rsidTr="008F30E6">
        <w:trPr>
          <w:trHeight w:val="259"/>
        </w:trPr>
        <w:tc>
          <w:tcPr>
            <w:tcW w:w="82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02053DD" w14:textId="77777777" w:rsidR="008F30E6" w:rsidRPr="00F27DF7" w:rsidRDefault="008F30E6" w:rsidP="00CC779A">
            <w:pPr>
              <w:jc w:val="both"/>
              <w:rPr>
                <w:rFonts w:ascii="Arial" w:hAnsi="Arial" w:cs="Arial"/>
              </w:rPr>
            </w:pPr>
            <w:r w:rsidRPr="00F27DF7">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33E377A" w14:textId="77777777" w:rsidR="008F30E6" w:rsidRPr="00F27DF7" w:rsidRDefault="008F30E6" w:rsidP="00CC779A">
            <w:pPr>
              <w:jc w:val="both"/>
              <w:rPr>
                <w:rFonts w:ascii="Arial" w:hAnsi="Arial" w:cs="Arial"/>
              </w:rPr>
            </w:pPr>
            <w:r w:rsidRPr="00F27DF7">
              <w:rPr>
                <w:rFonts w:ascii="Arial" w:eastAsia="Calibri" w:hAnsi="Arial" w:cs="Arial"/>
              </w:rPr>
              <w:t>Belgium</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4E31645" w14:textId="77777777" w:rsidR="008F30E6" w:rsidRPr="00F27DF7" w:rsidRDefault="008F30E6" w:rsidP="00CC779A">
            <w:pPr>
              <w:jc w:val="both"/>
              <w:rPr>
                <w:rFonts w:ascii="Arial" w:hAnsi="Arial" w:cs="Arial"/>
              </w:rPr>
            </w:pPr>
            <w:r w:rsidRPr="00F27DF7">
              <w:rPr>
                <w:rFonts w:ascii="Arial" w:eastAsia="Calibri" w:hAnsi="Arial" w:cs="Arial"/>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6DA0B77" w14:textId="77777777" w:rsidR="008F30E6" w:rsidRPr="00F27DF7" w:rsidRDefault="008F30E6" w:rsidP="00CC779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5F6A91F" w14:textId="2A25E879" w:rsidR="008F30E6" w:rsidRPr="00F27DF7" w:rsidRDefault="008F30E6" w:rsidP="00CC779A">
            <w:pPr>
              <w:jc w:val="both"/>
              <w:rPr>
                <w:rFonts w:ascii="Arial" w:hAnsi="Arial" w:cs="Arial"/>
              </w:rPr>
            </w:pPr>
            <w:r w:rsidRPr="00F27DF7">
              <w:rPr>
                <w:rFonts w:ascii="Arial" w:eastAsia="Calibri" w:hAnsi="Arial" w:cs="Arial"/>
              </w:rPr>
              <w:t>NULL</w:t>
            </w:r>
          </w:p>
        </w:tc>
        <w:tc>
          <w:tcPr>
            <w:tcW w:w="1282" w:type="dxa"/>
            <w:tcBorders>
              <w:top w:val="single" w:sz="6" w:space="0" w:color="000000"/>
              <w:left w:val="single" w:sz="6" w:space="0" w:color="000000"/>
              <w:bottom w:val="single" w:sz="6" w:space="0" w:color="000000"/>
              <w:right w:val="single" w:sz="6" w:space="0" w:color="000000"/>
            </w:tcBorders>
          </w:tcPr>
          <w:p w14:paraId="29576BFA" w14:textId="3732F7EF" w:rsidR="008F30E6" w:rsidRPr="00F27DF7" w:rsidRDefault="008F30E6" w:rsidP="00CC779A">
            <w:pPr>
              <w:jc w:val="both"/>
              <w:rPr>
                <w:rFonts w:ascii="Arial" w:eastAsia="Calibri" w:hAnsi="Arial" w:cs="Arial"/>
              </w:rPr>
            </w:pPr>
            <w:r w:rsidRPr="00F27DF7">
              <w:rPr>
                <w:rFonts w:ascii="Arial" w:eastAsia="Calibri" w:hAnsi="Arial" w:cs="Arial"/>
              </w:rPr>
              <w:t>NULL</w:t>
            </w:r>
          </w:p>
        </w:tc>
      </w:tr>
      <w:tr w:rsidR="008F30E6" w:rsidRPr="00F27DF7" w14:paraId="6B4BE641" w14:textId="19D62552" w:rsidTr="008F30E6">
        <w:trPr>
          <w:trHeight w:val="259"/>
        </w:trPr>
        <w:tc>
          <w:tcPr>
            <w:tcW w:w="82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E4D3639" w14:textId="77777777" w:rsidR="008F30E6" w:rsidRPr="00F27DF7" w:rsidRDefault="008F30E6" w:rsidP="00CC779A">
            <w:pPr>
              <w:jc w:val="both"/>
              <w:rPr>
                <w:rFonts w:ascii="Arial" w:hAnsi="Arial" w:cs="Arial"/>
              </w:rPr>
            </w:pPr>
            <w:r w:rsidRPr="00F27DF7">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3260493" w14:textId="77777777" w:rsidR="008F30E6" w:rsidRPr="00F27DF7" w:rsidRDefault="008F30E6" w:rsidP="00CC779A">
            <w:pPr>
              <w:jc w:val="both"/>
              <w:rPr>
                <w:rFonts w:ascii="Arial" w:hAnsi="Arial" w:cs="Arial"/>
              </w:rPr>
            </w:pPr>
            <w:r w:rsidRPr="00F27DF7">
              <w:rPr>
                <w:rFonts w:ascii="Arial" w:eastAsia="Calibri" w:hAnsi="Arial" w:cs="Arial"/>
              </w:rPr>
              <w:t>Greece</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48A230A" w14:textId="77777777" w:rsidR="008F30E6" w:rsidRPr="00F27DF7" w:rsidRDefault="008F30E6" w:rsidP="00CC779A">
            <w:pPr>
              <w:jc w:val="both"/>
              <w:rPr>
                <w:rFonts w:ascii="Arial" w:hAnsi="Arial" w:cs="Arial"/>
              </w:rPr>
            </w:pPr>
            <w:r w:rsidRPr="00F27DF7">
              <w:rPr>
                <w:rFonts w:ascii="Arial" w:eastAsia="Calibri" w:hAnsi="Arial" w:cs="Arial"/>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26F13D9" w14:textId="77777777" w:rsidR="008F30E6" w:rsidRPr="00F27DF7" w:rsidRDefault="008F30E6" w:rsidP="00CC779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A5934D1" w14:textId="0B5438C9" w:rsidR="008F30E6" w:rsidRPr="00F27DF7" w:rsidRDefault="008F30E6" w:rsidP="00CC779A">
            <w:pPr>
              <w:jc w:val="both"/>
              <w:rPr>
                <w:rFonts w:ascii="Arial" w:hAnsi="Arial" w:cs="Arial"/>
              </w:rPr>
            </w:pPr>
            <w:r w:rsidRPr="00F27DF7">
              <w:rPr>
                <w:rFonts w:ascii="Arial" w:eastAsia="Calibri" w:hAnsi="Arial" w:cs="Arial"/>
              </w:rPr>
              <w:t>0.286</w:t>
            </w:r>
          </w:p>
        </w:tc>
        <w:tc>
          <w:tcPr>
            <w:tcW w:w="1282" w:type="dxa"/>
            <w:tcBorders>
              <w:top w:val="single" w:sz="6" w:space="0" w:color="000000"/>
              <w:left w:val="single" w:sz="6" w:space="0" w:color="000000"/>
              <w:bottom w:val="single" w:sz="6" w:space="0" w:color="000000"/>
              <w:right w:val="single" w:sz="6" w:space="0" w:color="000000"/>
            </w:tcBorders>
          </w:tcPr>
          <w:p w14:paraId="476289EA" w14:textId="72F3B902" w:rsidR="008F30E6" w:rsidRPr="00F27DF7" w:rsidRDefault="008F30E6" w:rsidP="00CC779A">
            <w:pPr>
              <w:jc w:val="both"/>
              <w:rPr>
                <w:rFonts w:ascii="Arial" w:eastAsia="Calibri" w:hAnsi="Arial" w:cs="Arial"/>
              </w:rPr>
            </w:pPr>
            <w:r w:rsidRPr="00F27DF7">
              <w:rPr>
                <w:rFonts w:ascii="Arial" w:eastAsia="Calibri" w:hAnsi="Arial" w:cs="Arial"/>
              </w:rPr>
              <w:t>false</w:t>
            </w:r>
          </w:p>
        </w:tc>
      </w:tr>
      <w:tr w:rsidR="008F30E6" w:rsidRPr="00F27DF7" w14:paraId="78FBFCD0" w14:textId="2A51A8A8" w:rsidTr="008F30E6">
        <w:trPr>
          <w:trHeight w:val="259"/>
        </w:trPr>
        <w:tc>
          <w:tcPr>
            <w:tcW w:w="82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9CD2B85" w14:textId="77777777" w:rsidR="008F30E6" w:rsidRPr="00F27DF7" w:rsidRDefault="008F30E6" w:rsidP="00CC779A">
            <w:pPr>
              <w:jc w:val="both"/>
              <w:rPr>
                <w:rFonts w:ascii="Arial" w:hAnsi="Arial" w:cs="Arial"/>
              </w:rPr>
            </w:pPr>
            <w:r w:rsidRPr="00F27DF7">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F0B7A57" w14:textId="77777777" w:rsidR="008F30E6" w:rsidRPr="00F27DF7" w:rsidRDefault="008F30E6" w:rsidP="00CC779A">
            <w:pPr>
              <w:jc w:val="both"/>
              <w:rPr>
                <w:rFonts w:ascii="Arial" w:hAnsi="Arial" w:cs="Arial"/>
              </w:rPr>
            </w:pPr>
            <w:r w:rsidRPr="00F27DF7">
              <w:rPr>
                <w:rFonts w:ascii="Arial" w:eastAsia="Calibri" w:hAnsi="Arial" w:cs="Arial"/>
              </w:rPr>
              <w:t>Spain</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6611A18" w14:textId="77777777" w:rsidR="008F30E6" w:rsidRPr="00F27DF7" w:rsidRDefault="008F30E6" w:rsidP="00CC779A">
            <w:pPr>
              <w:jc w:val="both"/>
              <w:rPr>
                <w:rFonts w:ascii="Arial" w:hAnsi="Arial" w:cs="Arial"/>
              </w:rPr>
            </w:pPr>
            <w:r w:rsidRPr="00F27DF7">
              <w:rPr>
                <w:rFonts w:ascii="Arial" w:eastAsia="Calibri" w:hAnsi="Arial" w:cs="Arial"/>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632F74A" w14:textId="77777777" w:rsidR="008F30E6" w:rsidRPr="00F27DF7" w:rsidRDefault="008F30E6" w:rsidP="00CC779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C45B34A" w14:textId="39132DCB" w:rsidR="008F30E6" w:rsidRPr="00F27DF7" w:rsidRDefault="008F30E6" w:rsidP="00CC779A">
            <w:pPr>
              <w:jc w:val="both"/>
              <w:rPr>
                <w:rFonts w:ascii="Arial" w:hAnsi="Arial" w:cs="Arial"/>
              </w:rPr>
            </w:pPr>
            <w:r w:rsidRPr="00F27DF7">
              <w:rPr>
                <w:rFonts w:ascii="Arial" w:eastAsia="Calibri" w:hAnsi="Arial" w:cs="Arial"/>
              </w:rPr>
              <w:t>0.064</w:t>
            </w:r>
          </w:p>
        </w:tc>
        <w:tc>
          <w:tcPr>
            <w:tcW w:w="1282" w:type="dxa"/>
            <w:tcBorders>
              <w:top w:val="single" w:sz="6" w:space="0" w:color="000000"/>
              <w:left w:val="single" w:sz="6" w:space="0" w:color="000000"/>
              <w:bottom w:val="single" w:sz="6" w:space="0" w:color="000000"/>
              <w:right w:val="single" w:sz="6" w:space="0" w:color="000000"/>
            </w:tcBorders>
          </w:tcPr>
          <w:p w14:paraId="19BFF5EC" w14:textId="1EAECB1D" w:rsidR="008F30E6" w:rsidRPr="00F27DF7" w:rsidRDefault="008F30E6" w:rsidP="00CC779A">
            <w:pPr>
              <w:jc w:val="both"/>
              <w:rPr>
                <w:rFonts w:ascii="Arial" w:eastAsia="Calibri" w:hAnsi="Arial" w:cs="Arial"/>
              </w:rPr>
            </w:pPr>
            <w:r w:rsidRPr="00F27DF7">
              <w:rPr>
                <w:rFonts w:ascii="Arial" w:eastAsia="Calibri" w:hAnsi="Arial" w:cs="Arial"/>
              </w:rPr>
              <w:t>false</w:t>
            </w:r>
          </w:p>
        </w:tc>
      </w:tr>
      <w:tr w:rsidR="008F30E6" w:rsidRPr="00F27DF7" w14:paraId="16E292C2" w14:textId="744A1DBF" w:rsidTr="008F30E6">
        <w:trPr>
          <w:trHeight w:val="259"/>
        </w:trPr>
        <w:tc>
          <w:tcPr>
            <w:tcW w:w="82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61EBD15" w14:textId="77777777" w:rsidR="008F30E6" w:rsidRPr="00F27DF7" w:rsidRDefault="008F30E6" w:rsidP="00CC779A">
            <w:pPr>
              <w:jc w:val="both"/>
              <w:rPr>
                <w:rFonts w:ascii="Arial" w:hAnsi="Arial" w:cs="Arial"/>
              </w:rPr>
            </w:pPr>
            <w:r w:rsidRPr="00F27DF7">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448C2D8" w14:textId="77777777" w:rsidR="008F30E6" w:rsidRPr="00F27DF7" w:rsidRDefault="008F30E6" w:rsidP="00CC779A">
            <w:pPr>
              <w:jc w:val="both"/>
              <w:rPr>
                <w:rFonts w:ascii="Arial" w:hAnsi="Arial" w:cs="Arial"/>
              </w:rPr>
            </w:pPr>
            <w:r w:rsidRPr="00F27DF7">
              <w:rPr>
                <w:rFonts w:ascii="Arial" w:eastAsia="Calibri" w:hAnsi="Arial" w:cs="Arial"/>
              </w:rPr>
              <w:t>Malta</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667A7D1" w14:textId="77777777" w:rsidR="008F30E6" w:rsidRPr="00F27DF7" w:rsidRDefault="008F30E6" w:rsidP="00CC779A">
            <w:pPr>
              <w:jc w:val="both"/>
              <w:rPr>
                <w:rFonts w:ascii="Arial" w:hAnsi="Arial" w:cs="Arial"/>
              </w:rPr>
            </w:pPr>
            <w:r w:rsidRPr="00F27DF7">
              <w:rPr>
                <w:rFonts w:ascii="Arial" w:eastAsia="Calibri" w:hAnsi="Arial" w:cs="Arial"/>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19DE47B" w14:textId="77777777" w:rsidR="008F30E6" w:rsidRPr="00F27DF7" w:rsidRDefault="008F30E6" w:rsidP="00CC779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152F735" w14:textId="2FD0961F" w:rsidR="008F30E6" w:rsidRPr="00F27DF7" w:rsidRDefault="008F30E6" w:rsidP="00CC779A">
            <w:pPr>
              <w:jc w:val="both"/>
              <w:rPr>
                <w:rFonts w:ascii="Arial" w:hAnsi="Arial" w:cs="Arial"/>
              </w:rPr>
            </w:pPr>
            <w:r w:rsidRPr="00F27DF7">
              <w:rPr>
                <w:rFonts w:ascii="Arial" w:eastAsia="Calibri" w:hAnsi="Arial" w:cs="Arial"/>
              </w:rPr>
              <w:t>0.043</w:t>
            </w:r>
          </w:p>
        </w:tc>
        <w:tc>
          <w:tcPr>
            <w:tcW w:w="1282" w:type="dxa"/>
            <w:tcBorders>
              <w:top w:val="single" w:sz="6" w:space="0" w:color="000000"/>
              <w:left w:val="single" w:sz="6" w:space="0" w:color="000000"/>
              <w:bottom w:val="single" w:sz="6" w:space="0" w:color="000000"/>
              <w:right w:val="single" w:sz="6" w:space="0" w:color="000000"/>
            </w:tcBorders>
          </w:tcPr>
          <w:p w14:paraId="5A641F5F" w14:textId="0FAD2911" w:rsidR="008F30E6" w:rsidRPr="00F27DF7" w:rsidRDefault="008F30E6" w:rsidP="00CC779A">
            <w:pPr>
              <w:jc w:val="both"/>
              <w:rPr>
                <w:rFonts w:ascii="Arial" w:eastAsia="Calibri" w:hAnsi="Arial" w:cs="Arial"/>
              </w:rPr>
            </w:pPr>
            <w:r w:rsidRPr="00F27DF7">
              <w:rPr>
                <w:rFonts w:ascii="Arial" w:eastAsia="Calibri" w:hAnsi="Arial" w:cs="Arial"/>
              </w:rPr>
              <w:t>false</w:t>
            </w:r>
          </w:p>
        </w:tc>
      </w:tr>
      <w:tr w:rsidR="008F30E6" w:rsidRPr="00F27DF7" w14:paraId="00107AB2" w14:textId="4E146A6F" w:rsidTr="008F30E6">
        <w:trPr>
          <w:trHeight w:val="259"/>
        </w:trPr>
        <w:tc>
          <w:tcPr>
            <w:tcW w:w="82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D24E28A" w14:textId="77777777" w:rsidR="008F30E6" w:rsidRPr="00F27DF7" w:rsidRDefault="008F30E6" w:rsidP="00CC779A">
            <w:pPr>
              <w:jc w:val="both"/>
              <w:rPr>
                <w:rFonts w:ascii="Arial" w:hAnsi="Arial" w:cs="Arial"/>
              </w:rPr>
            </w:pPr>
            <w:r w:rsidRPr="00F27DF7">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B13753D" w14:textId="77777777" w:rsidR="008F30E6" w:rsidRPr="00F27DF7" w:rsidRDefault="008F30E6" w:rsidP="00CC779A">
            <w:pPr>
              <w:jc w:val="both"/>
              <w:rPr>
                <w:rFonts w:ascii="Arial" w:hAnsi="Arial" w:cs="Arial"/>
              </w:rPr>
            </w:pPr>
            <w:r w:rsidRPr="00F27DF7">
              <w:rPr>
                <w:rFonts w:ascii="Arial" w:eastAsia="Calibri" w:hAnsi="Arial" w:cs="Arial"/>
              </w:rPr>
              <w:t>Finland</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4858C57" w14:textId="77777777" w:rsidR="008F30E6" w:rsidRPr="00F27DF7" w:rsidRDefault="008F30E6" w:rsidP="00CC779A">
            <w:pPr>
              <w:jc w:val="both"/>
              <w:rPr>
                <w:rFonts w:ascii="Arial" w:hAnsi="Arial" w:cs="Arial"/>
              </w:rPr>
            </w:pPr>
            <w:r w:rsidRPr="00F27DF7">
              <w:rPr>
                <w:rFonts w:ascii="Arial" w:eastAsia="Calibri" w:hAnsi="Arial" w:cs="Arial"/>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2659DA6" w14:textId="77777777" w:rsidR="008F30E6" w:rsidRPr="00F27DF7" w:rsidRDefault="008F30E6" w:rsidP="00CC779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F5DE469" w14:textId="788B1100" w:rsidR="008F30E6" w:rsidRPr="00F27DF7" w:rsidRDefault="008F30E6" w:rsidP="00CC779A">
            <w:pPr>
              <w:jc w:val="both"/>
              <w:rPr>
                <w:rFonts w:ascii="Arial" w:hAnsi="Arial" w:cs="Arial"/>
              </w:rPr>
            </w:pPr>
            <w:r w:rsidRPr="00F27DF7">
              <w:rPr>
                <w:rFonts w:ascii="Arial" w:eastAsia="Calibri" w:hAnsi="Arial" w:cs="Arial"/>
              </w:rPr>
              <w:t>0.08</w:t>
            </w:r>
          </w:p>
        </w:tc>
        <w:tc>
          <w:tcPr>
            <w:tcW w:w="1282" w:type="dxa"/>
            <w:tcBorders>
              <w:top w:val="single" w:sz="6" w:space="0" w:color="000000"/>
              <w:left w:val="single" w:sz="6" w:space="0" w:color="000000"/>
              <w:bottom w:val="single" w:sz="6" w:space="0" w:color="000000"/>
              <w:right w:val="single" w:sz="6" w:space="0" w:color="000000"/>
            </w:tcBorders>
          </w:tcPr>
          <w:p w14:paraId="004405E3" w14:textId="7285B258" w:rsidR="008F30E6" w:rsidRPr="00F27DF7" w:rsidRDefault="008F30E6" w:rsidP="00CC779A">
            <w:pPr>
              <w:jc w:val="both"/>
              <w:rPr>
                <w:rFonts w:ascii="Arial" w:eastAsia="Calibri" w:hAnsi="Arial" w:cs="Arial"/>
              </w:rPr>
            </w:pPr>
            <w:r w:rsidRPr="00F27DF7">
              <w:rPr>
                <w:rFonts w:ascii="Arial" w:eastAsia="Calibri" w:hAnsi="Arial" w:cs="Arial"/>
              </w:rPr>
              <w:t>true</w:t>
            </w:r>
          </w:p>
        </w:tc>
      </w:tr>
      <w:tr w:rsidR="008F30E6" w:rsidRPr="00F27DF7" w14:paraId="246A2333" w14:textId="4CA2759C" w:rsidTr="008F30E6">
        <w:trPr>
          <w:trHeight w:val="259"/>
        </w:trPr>
        <w:tc>
          <w:tcPr>
            <w:tcW w:w="82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33FBD88" w14:textId="77777777" w:rsidR="008F30E6" w:rsidRPr="00F27DF7" w:rsidRDefault="008F30E6" w:rsidP="00CC779A">
            <w:pPr>
              <w:jc w:val="both"/>
              <w:rPr>
                <w:rFonts w:ascii="Arial" w:hAnsi="Arial" w:cs="Arial"/>
              </w:rPr>
            </w:pPr>
            <w:r w:rsidRPr="00F27DF7">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F56CD19" w14:textId="77777777" w:rsidR="008F30E6" w:rsidRPr="00F27DF7" w:rsidRDefault="008F30E6" w:rsidP="00CC779A">
            <w:pPr>
              <w:jc w:val="both"/>
              <w:rPr>
                <w:rFonts w:ascii="Arial" w:hAnsi="Arial" w:cs="Arial"/>
              </w:rPr>
            </w:pPr>
            <w:r w:rsidRPr="00F27DF7">
              <w:rPr>
                <w:rFonts w:ascii="Arial" w:eastAsia="Calibri" w:hAnsi="Arial" w:cs="Arial"/>
              </w:rPr>
              <w:t>Switzerland</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006EC2E" w14:textId="77777777" w:rsidR="008F30E6" w:rsidRPr="00F27DF7" w:rsidRDefault="008F30E6" w:rsidP="00CC779A">
            <w:pPr>
              <w:jc w:val="both"/>
              <w:rPr>
                <w:rFonts w:ascii="Arial" w:hAnsi="Arial" w:cs="Arial"/>
              </w:rPr>
            </w:pPr>
            <w:r w:rsidRPr="00F27DF7">
              <w:rPr>
                <w:rFonts w:ascii="Arial" w:eastAsia="Calibri" w:hAnsi="Arial" w:cs="Arial"/>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49F558D" w14:textId="77777777" w:rsidR="008F30E6" w:rsidRPr="00F27DF7" w:rsidRDefault="008F30E6" w:rsidP="00CC779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FA1FCC0" w14:textId="0A181D9F" w:rsidR="008F30E6" w:rsidRPr="00F27DF7" w:rsidRDefault="008F30E6" w:rsidP="00CC779A">
            <w:pPr>
              <w:jc w:val="both"/>
              <w:rPr>
                <w:rFonts w:ascii="Arial" w:hAnsi="Arial" w:cs="Arial"/>
              </w:rPr>
            </w:pPr>
            <w:r w:rsidRPr="00F27DF7">
              <w:rPr>
                <w:rFonts w:ascii="Arial" w:eastAsia="Calibri" w:hAnsi="Arial" w:cs="Arial"/>
              </w:rPr>
              <w:t>0.08</w:t>
            </w:r>
          </w:p>
        </w:tc>
        <w:tc>
          <w:tcPr>
            <w:tcW w:w="1282" w:type="dxa"/>
            <w:tcBorders>
              <w:top w:val="single" w:sz="6" w:space="0" w:color="000000"/>
              <w:left w:val="single" w:sz="6" w:space="0" w:color="000000"/>
              <w:bottom w:val="single" w:sz="6" w:space="0" w:color="000000"/>
              <w:right w:val="single" w:sz="6" w:space="0" w:color="000000"/>
            </w:tcBorders>
          </w:tcPr>
          <w:p w14:paraId="0F86B898" w14:textId="40A16F28" w:rsidR="008F30E6" w:rsidRPr="00F27DF7" w:rsidRDefault="008F30E6" w:rsidP="00CC779A">
            <w:pPr>
              <w:jc w:val="both"/>
              <w:rPr>
                <w:rFonts w:ascii="Arial" w:eastAsia="Calibri" w:hAnsi="Arial" w:cs="Arial"/>
              </w:rPr>
            </w:pPr>
            <w:r w:rsidRPr="00F27DF7">
              <w:rPr>
                <w:rFonts w:ascii="Arial" w:eastAsia="Calibri" w:hAnsi="Arial" w:cs="Arial"/>
              </w:rPr>
              <w:t>true</w:t>
            </w:r>
          </w:p>
        </w:tc>
      </w:tr>
    </w:tbl>
    <w:p w14:paraId="634D9B6F" w14:textId="77777777" w:rsidR="008F30E6" w:rsidRPr="00F27DF7" w:rsidRDefault="008F30E6">
      <w:pPr>
        <w:rPr>
          <w:rFonts w:ascii="Arial" w:hAnsi="Arial" w:cs="Arial"/>
        </w:rPr>
      </w:pPr>
    </w:p>
    <w:p w14:paraId="613534B7" w14:textId="77777777" w:rsidR="005A2227" w:rsidRPr="00E352EF" w:rsidRDefault="0097053A" w:rsidP="00A667AB">
      <w:pPr>
        <w:pStyle w:val="Stile3"/>
        <w:rPr>
          <w:lang w:val="en-GB"/>
        </w:rPr>
      </w:pPr>
      <w:bookmarkStart w:id="5201" w:name="_Toc462659692"/>
      <w:bookmarkStart w:id="5202" w:name="_Toc463805758"/>
      <w:bookmarkStart w:id="5203" w:name="_Toc464487935"/>
      <w:r w:rsidRPr="00E352EF">
        <w:rPr>
          <w:lang w:val="en-GB"/>
        </w:rPr>
        <w:t>not equal to &lt;&gt;</w:t>
      </w:r>
      <w:bookmarkEnd w:id="5201"/>
      <w:bookmarkEnd w:id="5202"/>
      <w:bookmarkEnd w:id="5203"/>
    </w:p>
    <w:p w14:paraId="51342F44" w14:textId="46585EBF" w:rsidR="005A2227" w:rsidRPr="00E352EF" w:rsidDel="000C3628" w:rsidRDefault="0097053A" w:rsidP="00D544A1">
      <w:pPr>
        <w:rPr>
          <w:del w:id="5204" w:author="Laura Viignola" w:date="2017-06-22T12:23:00Z"/>
          <w:rFonts w:ascii="Cambria" w:hAnsi="Cambria"/>
        </w:rPr>
      </w:pPr>
      <w:del w:id="5205" w:author="Laura Viignola" w:date="2017-06-22T12:23:00Z">
        <w:r w:rsidRPr="00E352EF" w:rsidDel="000C3628">
          <w:rPr>
            <w:rFonts w:ascii="Cambria" w:eastAsia="Calibri" w:hAnsi="Cambria" w:cs="Calibri"/>
            <w:i/>
            <w:color w:val="5B9BD5"/>
          </w:rPr>
          <w:delText>Semantic</w:delText>
        </w:r>
      </w:del>
    </w:p>
    <w:p w14:paraId="5A0614ED" w14:textId="2B228363" w:rsidR="005A2227" w:rsidRPr="00E352EF" w:rsidDel="000C3628" w:rsidRDefault="0097053A" w:rsidP="00D544A1">
      <w:pPr>
        <w:rPr>
          <w:del w:id="5206" w:author="Laura Viignola" w:date="2017-06-22T12:23:00Z"/>
          <w:rFonts w:ascii="Cambria" w:hAnsi="Cambria"/>
        </w:rPr>
      </w:pPr>
      <w:del w:id="5207" w:author="Laura Viignola" w:date="2017-06-22T12:23:00Z">
        <w:r w:rsidRPr="00E352EF" w:rsidDel="000C3628">
          <w:rPr>
            <w:rFonts w:ascii="Cambria" w:eastAsia="Calibri" w:hAnsi="Cambria" w:cs="Calibri"/>
          </w:rPr>
          <w:delText xml:space="preserve">The operator </w:delText>
        </w:r>
        <w:r w:rsidRPr="00E352EF" w:rsidDel="000C3628">
          <w:rPr>
            <w:rFonts w:ascii="Cambria" w:eastAsia="Calibri" w:hAnsi="Cambria" w:cs="Calibri"/>
            <w:b/>
          </w:rPr>
          <w:delText xml:space="preserve">&lt;&gt;  </w:delText>
        </w:r>
        <w:r w:rsidRPr="00E352EF" w:rsidDel="000C3628">
          <w:rPr>
            <w:rFonts w:ascii="Cambria" w:eastAsia="Calibri" w:hAnsi="Cambria" w:cs="Calibri"/>
          </w:rPr>
          <w:delText>compares two values to evaluate if they are not equal.</w:delText>
        </w:r>
      </w:del>
    </w:p>
    <w:p w14:paraId="365D9E0B" w14:textId="77777777" w:rsidR="00D544A1" w:rsidRPr="00E352EF" w:rsidRDefault="00D544A1" w:rsidP="00D544A1">
      <w:pPr>
        <w:rPr>
          <w:rFonts w:ascii="Cambria" w:eastAsia="Calibri" w:hAnsi="Cambria" w:cs="Calibri"/>
          <w:i/>
          <w:color w:val="5B9BD5"/>
        </w:rPr>
      </w:pPr>
    </w:p>
    <w:p w14:paraId="4084CC96"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41A95FFF" w14:textId="3BA0C8A0" w:rsidR="005A2227" w:rsidRDefault="0097053A" w:rsidP="00D544A1">
      <w:pPr>
        <w:rPr>
          <w:ins w:id="5208" w:author="Laura Viignola" w:date="2017-06-22T12:23:00Z"/>
          <w:rFonts w:ascii="Cambria" w:eastAsia="Calibri" w:hAnsi="Cambria" w:cs="Calibri"/>
        </w:rPr>
      </w:pPr>
      <w:r w:rsidRPr="00E352EF">
        <w:rPr>
          <w:rFonts w:ascii="Cambria" w:eastAsia="Calibri" w:hAnsi="Cambria" w:cs="Calibri"/>
        </w:rPr>
        <w:t xml:space="preserve"> </w:t>
      </w:r>
      <w:del w:id="5209" w:author="Laura Viignola" w:date="2017-06-22T12:23:00Z">
        <w:r w:rsidRPr="00E352EF" w:rsidDel="000C3628">
          <w:rPr>
            <w:rFonts w:ascii="Cambria" w:eastAsia="Calibri" w:hAnsi="Cambria" w:cs="Calibri"/>
            <w:i/>
          </w:rPr>
          <w:delText>ds_1</w:delText>
        </w:r>
        <w:r w:rsidRPr="00E352EF" w:rsidDel="000C3628">
          <w:rPr>
            <w:rFonts w:ascii="Cambria" w:eastAsia="Calibri" w:hAnsi="Cambria" w:cs="Calibri"/>
          </w:rPr>
          <w:delText xml:space="preserve"> </w:delText>
        </w:r>
        <w:r w:rsidRPr="00E352EF" w:rsidDel="000C3628">
          <w:rPr>
            <w:rFonts w:ascii="Cambria" w:eastAsia="Calibri" w:hAnsi="Cambria" w:cs="Calibri"/>
            <w:b/>
          </w:rPr>
          <w:delText xml:space="preserve">&lt;&gt; </w:delText>
        </w:r>
        <w:r w:rsidRPr="00E352EF" w:rsidDel="000C3628">
          <w:rPr>
            <w:rFonts w:ascii="Cambria" w:eastAsia="Calibri" w:hAnsi="Cambria" w:cs="Calibri"/>
            <w:i/>
          </w:rPr>
          <w:delText>ds_2</w:delText>
        </w:r>
        <w:r w:rsidRPr="00E352EF" w:rsidDel="000C3628">
          <w:rPr>
            <w:rFonts w:ascii="Cambria" w:eastAsia="Calibri" w:hAnsi="Cambria" w:cs="Calibri"/>
          </w:rPr>
          <w:delText xml:space="preserve"> </w:delText>
        </w:r>
      </w:del>
    </w:p>
    <w:p w14:paraId="2732C55A" w14:textId="4D5CCABF" w:rsidR="000C3628" w:rsidRPr="0026664B" w:rsidRDefault="000C3628" w:rsidP="00D544A1">
      <w:pPr>
        <w:rPr>
          <w:rFonts w:ascii="Arial" w:hAnsi="Arial" w:cs="Arial"/>
        </w:rPr>
      </w:pPr>
      <w:ins w:id="5210" w:author="Laura Viignola" w:date="2017-06-22T12:23:00Z">
        <w:r w:rsidRPr="0026664B">
          <w:rPr>
            <w:rFonts w:ascii="Arial" w:eastAsia="Calibri" w:hAnsi="Arial" w:cs="Arial"/>
          </w:rPr>
          <w:t>left</w:t>
        </w:r>
        <w:r w:rsidRPr="0026664B">
          <w:rPr>
            <w:rFonts w:ascii="Arial" w:eastAsia="Calibri" w:hAnsi="Arial" w:cs="Arial"/>
            <w:b/>
          </w:rPr>
          <w:t>&lt;&gt;</w:t>
        </w:r>
        <w:r w:rsidR="0026664B">
          <w:rPr>
            <w:rFonts w:ascii="Arial" w:eastAsia="Calibri" w:hAnsi="Arial" w:cs="Arial"/>
          </w:rPr>
          <w:t>rig</w:t>
        </w:r>
        <w:r w:rsidRPr="0026664B">
          <w:rPr>
            <w:rFonts w:ascii="Arial" w:eastAsia="Calibri" w:hAnsi="Arial" w:cs="Arial"/>
          </w:rPr>
          <w:t>h</w:t>
        </w:r>
      </w:ins>
      <w:ins w:id="5211" w:author="Laura Viignola" w:date="2017-07-10T16:15:00Z">
        <w:r w:rsidR="0026664B">
          <w:rPr>
            <w:rFonts w:ascii="Arial" w:eastAsia="Calibri" w:hAnsi="Arial" w:cs="Arial"/>
          </w:rPr>
          <w:t>t</w:t>
        </w:r>
      </w:ins>
    </w:p>
    <w:p w14:paraId="19D49ABF" w14:textId="77777777" w:rsidR="00D544A1" w:rsidRPr="00E352EF" w:rsidRDefault="00D544A1" w:rsidP="00D544A1">
      <w:pPr>
        <w:rPr>
          <w:rFonts w:ascii="Cambria" w:eastAsia="Calibri" w:hAnsi="Cambria" w:cs="Calibri"/>
          <w:i/>
          <w:color w:val="5B9BD5"/>
        </w:rPr>
      </w:pPr>
    </w:p>
    <w:p w14:paraId="04F8B61C" w14:textId="77777777" w:rsidR="000C3628" w:rsidRDefault="000C3628" w:rsidP="000C3628">
      <w:pPr>
        <w:rPr>
          <w:ins w:id="5212" w:author="Laura Viignola" w:date="2017-06-22T12:23:00Z"/>
          <w:rFonts w:ascii="Cambria" w:eastAsia="Calibri" w:hAnsi="Cambria" w:cs="Calibri"/>
          <w:i/>
          <w:color w:val="5B9BD5"/>
        </w:rPr>
      </w:pPr>
      <w:ins w:id="5213" w:author="Laura Viignola" w:date="2017-06-22T12:23:00Z">
        <w:r>
          <w:rPr>
            <w:rFonts w:ascii="Cambria" w:eastAsia="Calibri" w:hAnsi="Cambria" w:cs="Calibri"/>
            <w:i/>
            <w:color w:val="5B9BD5"/>
          </w:rPr>
          <w:t>Input p</w:t>
        </w:r>
        <w:r w:rsidRPr="00E352EF">
          <w:rPr>
            <w:rFonts w:ascii="Cambria" w:eastAsia="Calibri" w:hAnsi="Cambria" w:cs="Calibri"/>
            <w:i/>
            <w:color w:val="5B9BD5"/>
          </w:rPr>
          <w:t>arameters</w:t>
        </w:r>
      </w:ins>
    </w:p>
    <w:p w14:paraId="546EF988" w14:textId="6ABA1765" w:rsidR="000C3628" w:rsidRPr="00060B0B" w:rsidRDefault="000C3628" w:rsidP="000C3628">
      <w:pPr>
        <w:rPr>
          <w:ins w:id="5214" w:author="Laura Viignola" w:date="2017-06-22T12:23:00Z"/>
          <w:rFonts w:asciiTheme="majorHAnsi" w:eastAsia="Calibri" w:hAnsiTheme="majorHAnsi" w:cs="Calibri"/>
          <w:color w:val="auto"/>
        </w:rPr>
      </w:pPr>
      <w:ins w:id="5215" w:author="Laura Viignola" w:date="2017-06-22T12:23:00Z">
        <w:r w:rsidRPr="00060B0B">
          <w:rPr>
            <w:rFonts w:asciiTheme="majorHAnsi" w:eastAsia="Calibri" w:hAnsiTheme="majorHAnsi" w:cs="Courier New"/>
            <w:color w:val="auto"/>
          </w:rPr>
          <w:t>left</w:t>
        </w:r>
        <w:r w:rsidRPr="00060B0B">
          <w:rPr>
            <w:rFonts w:asciiTheme="majorHAnsi" w:eastAsia="Calibri" w:hAnsiTheme="majorHAnsi" w:cs="Calibri"/>
            <w:color w:val="auto"/>
          </w:rPr>
          <w:tab/>
          <w:t>mandatory</w:t>
        </w:r>
        <w:r w:rsidRPr="00060B0B">
          <w:rPr>
            <w:rFonts w:asciiTheme="majorHAnsi" w:eastAsia="Calibri" w:hAnsiTheme="majorHAnsi" w:cs="Calibri"/>
            <w:color w:val="auto"/>
          </w:rPr>
          <w:tab/>
          <w:t>the left operand</w:t>
        </w:r>
        <w:del w:id="5216" w:author="Utente" w:date="2017-06-27T18:10:00Z">
          <w:r w:rsidRPr="00060B0B" w:rsidDel="006619C5">
            <w:rPr>
              <w:rFonts w:asciiTheme="majorHAnsi" w:eastAsia="Calibri" w:hAnsiTheme="majorHAnsi" w:cs="Calibri"/>
              <w:color w:val="auto"/>
            </w:rPr>
            <w:delText xml:space="preserve"> part of the comparison</w:delText>
          </w:r>
        </w:del>
      </w:ins>
    </w:p>
    <w:p w14:paraId="4067BA70" w14:textId="38506875" w:rsidR="000C3628" w:rsidRPr="00060B0B" w:rsidRDefault="000C3628" w:rsidP="000C3628">
      <w:pPr>
        <w:rPr>
          <w:ins w:id="5217" w:author="Laura Viignola" w:date="2017-06-22T12:23:00Z"/>
          <w:rFonts w:asciiTheme="majorHAnsi" w:eastAsia="Calibri" w:hAnsiTheme="majorHAnsi" w:cs="Calibri"/>
          <w:color w:val="auto"/>
        </w:rPr>
      </w:pPr>
      <w:ins w:id="5218" w:author="Laura Viignola" w:date="2017-06-22T12:23:00Z">
        <w:r w:rsidRPr="00060B0B">
          <w:rPr>
            <w:rFonts w:asciiTheme="majorHAnsi" w:eastAsia="Calibri" w:hAnsiTheme="majorHAnsi" w:cs="Courier New"/>
            <w:color w:val="auto"/>
          </w:rPr>
          <w:t>right</w:t>
        </w:r>
        <w:r w:rsidRPr="00060B0B">
          <w:rPr>
            <w:rFonts w:asciiTheme="majorHAnsi" w:eastAsia="Calibri" w:hAnsiTheme="majorHAnsi" w:cs="Calibri"/>
            <w:color w:val="auto"/>
          </w:rPr>
          <w:tab/>
          <w:t>mandatory</w:t>
        </w:r>
        <w:r w:rsidRPr="00060B0B">
          <w:rPr>
            <w:rFonts w:asciiTheme="majorHAnsi" w:eastAsia="Calibri" w:hAnsiTheme="majorHAnsi" w:cs="Calibri"/>
            <w:color w:val="auto"/>
          </w:rPr>
          <w:tab/>
          <w:t>the right operand</w:t>
        </w:r>
        <w:del w:id="5219" w:author="Utente" w:date="2017-06-27T18:10:00Z">
          <w:r w:rsidRPr="00060B0B" w:rsidDel="006619C5">
            <w:rPr>
              <w:rFonts w:asciiTheme="majorHAnsi" w:eastAsia="Calibri" w:hAnsiTheme="majorHAnsi" w:cs="Calibri"/>
              <w:color w:val="auto"/>
            </w:rPr>
            <w:delText xml:space="preserve"> part of the comparison</w:delText>
          </w:r>
        </w:del>
      </w:ins>
    </w:p>
    <w:p w14:paraId="0C415473" w14:textId="13CAC484" w:rsidR="005A2227" w:rsidRPr="00E352EF" w:rsidDel="000C3628" w:rsidRDefault="0097053A" w:rsidP="00AC4A81">
      <w:pPr>
        <w:rPr>
          <w:del w:id="5220" w:author="Laura Viignola" w:date="2017-06-22T12:23:00Z"/>
          <w:rFonts w:ascii="Cambria" w:eastAsia="Calibri" w:hAnsi="Cambria" w:cs="Calibri"/>
          <w:i/>
          <w:color w:val="5B9BD5"/>
        </w:rPr>
      </w:pPr>
      <w:del w:id="5221" w:author="Laura Viignola" w:date="2017-06-22T12:23:00Z">
        <w:r w:rsidRPr="00E352EF" w:rsidDel="000C3628">
          <w:rPr>
            <w:rFonts w:ascii="Cambria" w:eastAsia="Calibri" w:hAnsi="Cambria" w:cs="Calibri"/>
            <w:i/>
            <w:color w:val="5B9BD5"/>
          </w:rPr>
          <w:delText>Parameters</w:delText>
        </w:r>
      </w:del>
    </w:p>
    <w:p w14:paraId="4151890F" w14:textId="5DEADD67" w:rsidR="005A2227" w:rsidRPr="00E352EF" w:rsidDel="000C3628" w:rsidRDefault="0097053A" w:rsidP="00D544A1">
      <w:pPr>
        <w:rPr>
          <w:del w:id="5222" w:author="Laura Viignola" w:date="2017-06-22T12:23:00Z"/>
          <w:rFonts w:ascii="Cambria" w:hAnsi="Cambria"/>
        </w:rPr>
      </w:pPr>
      <w:del w:id="5223" w:author="Laura Viignola" w:date="2017-06-22T12:23:00Z">
        <w:r w:rsidRPr="00E352EF" w:rsidDel="000C3628">
          <w:rPr>
            <w:rFonts w:ascii="Cambria" w:hAnsi="Cambria"/>
            <w:i/>
          </w:rPr>
          <w:delText>ds_1</w:delText>
        </w:r>
        <w:r w:rsidRPr="00E352EF" w:rsidDel="000C3628">
          <w:rPr>
            <w:rFonts w:ascii="Cambria" w:hAnsi="Cambria"/>
          </w:rPr>
          <w:delText xml:space="preserve">, </w:delText>
        </w:r>
        <w:r w:rsidRPr="00E352EF" w:rsidDel="000C3628">
          <w:rPr>
            <w:rFonts w:ascii="Cambria" w:hAnsi="Cambria"/>
            <w:i/>
          </w:rPr>
          <w:delText>ds_2</w:delText>
        </w:r>
        <w:r w:rsidR="00D544A1" w:rsidRPr="00E352EF" w:rsidDel="000C3628">
          <w:rPr>
            <w:rFonts w:ascii="Cambria" w:hAnsi="Cambria"/>
          </w:rPr>
          <w:delText xml:space="preserve"> : </w:delText>
        </w:r>
        <w:r w:rsidRPr="00E352EF" w:rsidDel="000C3628">
          <w:rPr>
            <w:rFonts w:ascii="Cambria" w:hAnsi="Cambria"/>
          </w:rPr>
          <w:delText>[</w:delText>
        </w:r>
        <w:r w:rsidRPr="00E352EF" w:rsidDel="000C3628">
          <w:rPr>
            <w:rFonts w:ascii="Cambria" w:eastAsia="Calibri" w:hAnsi="Cambria" w:cs="Calibri"/>
          </w:rPr>
          <w:delText xml:space="preserve">dataset {identifier &lt;IDENT&gt; as scalar-type}+ {measure &lt;IDENT&gt; as &lt;T&gt;}+ </w:delText>
        </w:r>
        <w:r w:rsidRPr="00E352EF" w:rsidDel="000C3628">
          <w:rPr>
            <w:rFonts w:ascii="Cambria" w:hAnsi="Cambria"/>
          </w:rPr>
          <w:delText>| bool</w:delText>
        </w:r>
        <w:r w:rsidR="00D544A1" w:rsidRPr="00E352EF" w:rsidDel="000C3628">
          <w:rPr>
            <w:rFonts w:ascii="Cambria" w:hAnsi="Cambria"/>
          </w:rPr>
          <w:delText>ean</w:delText>
        </w:r>
        <w:r w:rsidRPr="00E352EF" w:rsidDel="000C3628">
          <w:rPr>
            <w:rFonts w:ascii="Cambria" w:hAnsi="Cambria"/>
          </w:rPr>
          <w:delText>]</w:delText>
        </w:r>
      </w:del>
    </w:p>
    <w:p w14:paraId="7003D0A6" w14:textId="163C9C27" w:rsidR="00DC675D" w:rsidRPr="00E352EF" w:rsidDel="000C3628" w:rsidRDefault="00DC675D" w:rsidP="00D544A1">
      <w:pPr>
        <w:rPr>
          <w:del w:id="5224" w:author="Laura Viignola" w:date="2017-06-22T12:23:00Z"/>
          <w:rFonts w:ascii="Cambria" w:hAnsi="Cambria"/>
        </w:rPr>
      </w:pPr>
    </w:p>
    <w:p w14:paraId="5D686617" w14:textId="0D6208CF" w:rsidR="005A2227" w:rsidRPr="00E352EF" w:rsidDel="000C3628" w:rsidRDefault="0097053A" w:rsidP="00D544A1">
      <w:pPr>
        <w:rPr>
          <w:del w:id="5225" w:author="Laura Viignola" w:date="2017-06-22T12:23:00Z"/>
          <w:rFonts w:ascii="Cambria" w:hAnsi="Cambria"/>
        </w:rPr>
      </w:pPr>
      <w:del w:id="5226" w:author="Laura Viignola" w:date="2017-06-22T12:23:00Z">
        <w:r w:rsidRPr="00E352EF" w:rsidDel="000C3628">
          <w:rPr>
            <w:rFonts w:ascii="Cambria" w:hAnsi="Cambria"/>
            <w:i/>
          </w:rPr>
          <w:delText>ds_1</w:delText>
        </w:r>
        <w:r w:rsidRPr="00E352EF" w:rsidDel="000C3628">
          <w:rPr>
            <w:rFonts w:ascii="Cambria" w:hAnsi="Cambria"/>
          </w:rPr>
          <w:delText>,</w:delText>
        </w:r>
        <w:r w:rsidRPr="00E352EF" w:rsidDel="000C3628">
          <w:rPr>
            <w:rFonts w:ascii="Cambria" w:hAnsi="Cambria"/>
            <w:i/>
          </w:rPr>
          <w:delText>ds_2</w:delText>
        </w:r>
        <w:r w:rsidRPr="00E352EF" w:rsidDel="000C3628">
          <w:rPr>
            <w:rFonts w:ascii="Cambria" w:hAnsi="Cambria"/>
          </w:rPr>
          <w:delText xml:space="preserve"> – is a </w:delText>
        </w:r>
        <w:r w:rsidR="00F4601C" w:rsidRPr="00E352EF" w:rsidDel="000C3628">
          <w:delText>Dataset</w:delText>
        </w:r>
        <w:r w:rsidRPr="00E352EF" w:rsidDel="000C3628">
          <w:rPr>
            <w:rFonts w:ascii="Cambria" w:hAnsi="Cambria"/>
          </w:rPr>
          <w:delText xml:space="preserve"> expression or a </w:delText>
        </w:r>
        <w:r w:rsidR="00D544A1" w:rsidRPr="00E352EF" w:rsidDel="000C3628">
          <w:rPr>
            <w:rFonts w:ascii="Cambria" w:hAnsi="Cambria"/>
          </w:rPr>
          <w:delText>b</w:delText>
        </w:r>
        <w:r w:rsidRPr="00E352EF" w:rsidDel="000C3628">
          <w:rPr>
            <w:rFonts w:ascii="Cambria" w:hAnsi="Cambria"/>
          </w:rPr>
          <w:delText>oolean</w:delText>
        </w:r>
      </w:del>
    </w:p>
    <w:p w14:paraId="1EF777E3" w14:textId="77777777" w:rsidR="00D71CDA" w:rsidRDefault="00D71CDA" w:rsidP="000C3628">
      <w:pPr>
        <w:rPr>
          <w:ins w:id="5227" w:author="Utente" w:date="2017-06-27T17:17:00Z"/>
          <w:rFonts w:ascii="Cambria" w:eastAsia="Calibri" w:hAnsi="Cambria" w:cs="Calibri"/>
          <w:i/>
          <w:color w:val="5B9BD5"/>
        </w:rPr>
      </w:pPr>
    </w:p>
    <w:p w14:paraId="7A2174FF" w14:textId="77777777" w:rsidR="000C3628" w:rsidRPr="00D47502" w:rsidRDefault="000C3628" w:rsidP="000C3628">
      <w:pPr>
        <w:rPr>
          <w:ins w:id="5228" w:author="Laura Viignola" w:date="2017-06-22T12:24:00Z"/>
          <w:rFonts w:ascii="Cambria" w:eastAsia="Calibri" w:hAnsi="Cambria" w:cs="Calibri"/>
          <w:i/>
          <w:color w:val="5B9BD5"/>
        </w:rPr>
      </w:pPr>
      <w:ins w:id="5229" w:author="Laura Viignola" w:date="2017-06-22T12:24:00Z">
        <w:r w:rsidRPr="00D47502">
          <w:rPr>
            <w:rFonts w:ascii="Cambria" w:eastAsia="Calibri" w:hAnsi="Cambria" w:cs="Calibri"/>
            <w:i/>
            <w:color w:val="5B9BD5"/>
          </w:rPr>
          <w:t>Examples of valid syntaxes</w:t>
        </w:r>
      </w:ins>
    </w:p>
    <w:p w14:paraId="709241BC" w14:textId="15D9415B" w:rsidR="000C3628" w:rsidRPr="00D71CDA" w:rsidRDefault="000C3628" w:rsidP="000C3628">
      <w:pPr>
        <w:rPr>
          <w:ins w:id="5230" w:author="Laura Viignola" w:date="2017-06-22T12:24:00Z"/>
          <w:rFonts w:ascii="Arial" w:eastAsia="Calibri" w:hAnsi="Arial" w:cs="Arial"/>
          <w:color w:val="auto"/>
        </w:rPr>
      </w:pPr>
      <w:ins w:id="5231" w:author="Laura Viignola" w:date="2017-06-22T12:24:00Z">
        <w:r w:rsidRPr="00D71CDA">
          <w:rPr>
            <w:rFonts w:ascii="Arial" w:eastAsia="Calibri" w:hAnsi="Arial" w:cs="Arial"/>
            <w:color w:val="auto"/>
          </w:rPr>
          <w:t>DS_1</w:t>
        </w:r>
      </w:ins>
      <w:ins w:id="5232" w:author="Laura Viignola" w:date="2017-06-22T16:27:00Z">
        <w:r w:rsidR="000D307F" w:rsidRPr="006619C5">
          <w:rPr>
            <w:rFonts w:ascii="Arial" w:eastAsia="Calibri" w:hAnsi="Arial" w:cs="Arial"/>
            <w:b/>
            <w:color w:val="auto"/>
          </w:rPr>
          <w:t>&lt;&gt;</w:t>
        </w:r>
      </w:ins>
      <w:ins w:id="5233" w:author="Laura Viignola" w:date="2017-06-22T12:24:00Z">
        <w:r w:rsidRPr="00D71CDA">
          <w:rPr>
            <w:rFonts w:ascii="Arial" w:eastAsia="Calibri" w:hAnsi="Arial" w:cs="Arial"/>
            <w:color w:val="auto"/>
          </w:rPr>
          <w:t>DS_2</w:t>
        </w:r>
      </w:ins>
    </w:p>
    <w:p w14:paraId="7A99C68F" w14:textId="77777777" w:rsidR="000C3628" w:rsidRDefault="000C3628" w:rsidP="000C3628">
      <w:pPr>
        <w:rPr>
          <w:ins w:id="5234" w:author="Laura Viignola" w:date="2017-06-22T12:25:00Z"/>
          <w:rFonts w:ascii="Cambria" w:eastAsia="Calibri" w:hAnsi="Cambria" w:cs="Calibri"/>
          <w:i/>
          <w:color w:val="5B9BD5"/>
        </w:rPr>
      </w:pPr>
    </w:p>
    <w:p w14:paraId="35F0C71A" w14:textId="77777777" w:rsidR="000C3628" w:rsidRDefault="000C3628" w:rsidP="000C3628">
      <w:pPr>
        <w:rPr>
          <w:ins w:id="5235" w:author="Laura Viignola" w:date="2017-06-22T12:24:00Z"/>
          <w:rFonts w:ascii="Cambria" w:eastAsia="Calibri" w:hAnsi="Cambria" w:cs="Calibri"/>
          <w:i/>
          <w:color w:val="5B9BD5"/>
        </w:rPr>
      </w:pPr>
      <w:ins w:id="5236" w:author="Laura Viignola" w:date="2017-06-22T12:24:00Z">
        <w:r>
          <w:rPr>
            <w:rFonts w:ascii="Cambria" w:eastAsia="Calibri" w:hAnsi="Cambria" w:cs="Calibri"/>
            <w:i/>
            <w:color w:val="5B9BD5"/>
          </w:rPr>
          <w:t>Semantic for scalar operations</w:t>
        </w:r>
      </w:ins>
    </w:p>
    <w:p w14:paraId="71130962" w14:textId="024702F7" w:rsidR="000C3628" w:rsidRPr="00783602" w:rsidRDefault="000C3628" w:rsidP="000C3628">
      <w:pPr>
        <w:rPr>
          <w:ins w:id="5237" w:author="Laura Viignola" w:date="2017-06-22T12:24:00Z"/>
          <w:rFonts w:ascii="Cambria" w:eastAsia="Calibri" w:hAnsi="Cambria" w:cs="Calibri"/>
          <w:color w:val="5B9BD5"/>
          <w:sz w:val="22"/>
        </w:rPr>
      </w:pPr>
      <w:ins w:id="5238" w:author="Laura Viignola" w:date="2017-06-22T12:24:00Z">
        <w:r>
          <w:rPr>
            <w:rFonts w:ascii="Cambria" w:eastAsia="Calibri" w:hAnsi="Cambria" w:cs="Calibri"/>
          </w:rPr>
          <w:t xml:space="preserve">The operator verify if two operands, that </w:t>
        </w:r>
      </w:ins>
      <w:ins w:id="5239" w:author="Laura Viignola" w:date="2017-06-22T16:35:00Z">
        <w:r w:rsidR="001C025D">
          <w:rPr>
            <w:rFonts w:ascii="Cambria" w:eastAsia="Calibri" w:hAnsi="Cambria" w:cs="Calibri"/>
          </w:rPr>
          <w:t>can</w:t>
        </w:r>
      </w:ins>
      <w:ins w:id="5240" w:author="Laura Viignola" w:date="2017-06-22T12:24:00Z">
        <w:r>
          <w:rPr>
            <w:rFonts w:ascii="Cambria" w:eastAsia="Calibri" w:hAnsi="Cambria" w:cs="Calibri"/>
          </w:rPr>
          <w:t xml:space="preserve"> be of any scalar-type, are not equal.</w:t>
        </w:r>
      </w:ins>
    </w:p>
    <w:p w14:paraId="09216EE1" w14:textId="77777777" w:rsidR="00D544A1" w:rsidRDefault="00D544A1" w:rsidP="00D544A1">
      <w:pPr>
        <w:rPr>
          <w:ins w:id="5241" w:author="Laura Viignola" w:date="2017-06-22T12:25:00Z"/>
          <w:rFonts w:ascii="Cambria" w:eastAsia="Calibri" w:hAnsi="Cambria" w:cs="Calibri"/>
          <w:i/>
          <w:color w:val="5B9BD5"/>
        </w:rPr>
      </w:pPr>
    </w:p>
    <w:p w14:paraId="32BD1882" w14:textId="12D7F13D" w:rsidR="000C3628" w:rsidRPr="006B6757" w:rsidRDefault="000C3628" w:rsidP="000C3628">
      <w:pPr>
        <w:rPr>
          <w:ins w:id="5242" w:author="Laura Viignola" w:date="2017-06-22T12:25:00Z"/>
          <w:rFonts w:ascii="Cambria" w:hAnsi="Cambria"/>
          <w:i/>
        </w:rPr>
      </w:pPr>
      <w:ins w:id="5243" w:author="Laura Viignola" w:date="2017-06-22T12:25:00Z">
        <w:r w:rsidRPr="006B6757">
          <w:rPr>
            <w:rFonts w:ascii="Cambria" w:hAnsi="Cambria"/>
            <w:i/>
          </w:rPr>
          <w:t>Example</w:t>
        </w:r>
      </w:ins>
      <w:ins w:id="5244" w:author="Utente" w:date="2017-06-23T12:10:00Z">
        <w:r w:rsidR="00294F20">
          <w:rPr>
            <w:rFonts w:ascii="Cambria" w:hAnsi="Cambria"/>
            <w:i/>
          </w:rPr>
          <w:t>s</w:t>
        </w:r>
      </w:ins>
    </w:p>
    <w:p w14:paraId="02D6C3D6" w14:textId="0B86A5BE" w:rsidR="000C3628" w:rsidRPr="00F27DF7" w:rsidRDefault="000C3628" w:rsidP="000C3628">
      <w:pPr>
        <w:rPr>
          <w:ins w:id="5245" w:author="Laura Viignola" w:date="2017-06-22T12:25:00Z"/>
          <w:rFonts w:ascii="Arial" w:hAnsi="Arial" w:cs="Arial"/>
        </w:rPr>
      </w:pPr>
      <w:ins w:id="5246" w:author="Laura Viignola" w:date="2017-06-22T12:25:00Z">
        <w:r w:rsidRPr="00F27DF7">
          <w:rPr>
            <w:rFonts w:ascii="Arial" w:eastAsia="Calibri" w:hAnsi="Arial" w:cs="Arial"/>
          </w:rPr>
          <w:t xml:space="preserve">5 </w:t>
        </w:r>
        <w:r w:rsidRPr="00F27DF7">
          <w:rPr>
            <w:rFonts w:ascii="Arial" w:eastAsia="Calibri" w:hAnsi="Arial" w:cs="Arial"/>
            <w:b/>
          </w:rPr>
          <w:t>&lt;&gt;</w:t>
        </w:r>
        <w:r w:rsidRPr="00F27DF7">
          <w:rPr>
            <w:rFonts w:ascii="Arial" w:eastAsia="Calibri" w:hAnsi="Arial" w:cs="Arial"/>
          </w:rPr>
          <w:t xml:space="preserve"> 9  gives: true</w:t>
        </w:r>
      </w:ins>
    </w:p>
    <w:p w14:paraId="0423940E" w14:textId="024395B5" w:rsidR="000C3628" w:rsidRPr="00F27DF7" w:rsidRDefault="000C3628" w:rsidP="000C3628">
      <w:pPr>
        <w:rPr>
          <w:ins w:id="5247" w:author="Laura Viignola" w:date="2017-06-22T12:25:00Z"/>
          <w:rFonts w:ascii="Arial" w:hAnsi="Arial" w:cs="Arial"/>
        </w:rPr>
      </w:pPr>
      <w:ins w:id="5248" w:author="Laura Viignola" w:date="2017-06-22T12:25:00Z">
        <w:r w:rsidRPr="00F27DF7">
          <w:rPr>
            <w:rFonts w:ascii="Arial" w:eastAsia="Calibri" w:hAnsi="Arial" w:cs="Arial"/>
          </w:rPr>
          <w:t xml:space="preserve">5 </w:t>
        </w:r>
        <w:r w:rsidRPr="00F27DF7">
          <w:rPr>
            <w:rFonts w:ascii="Arial" w:eastAsia="Calibri" w:hAnsi="Arial" w:cs="Arial"/>
            <w:b/>
          </w:rPr>
          <w:t>&lt;&gt;</w:t>
        </w:r>
        <w:r w:rsidRPr="00F27DF7">
          <w:rPr>
            <w:rFonts w:ascii="Arial" w:eastAsia="Calibri" w:hAnsi="Arial" w:cs="Arial"/>
          </w:rPr>
          <w:t xml:space="preserve"> 5  gives: false</w:t>
        </w:r>
      </w:ins>
    </w:p>
    <w:p w14:paraId="63F3901D" w14:textId="2BFCCDC3" w:rsidR="000C3628" w:rsidRPr="00F27DF7" w:rsidRDefault="000C3628" w:rsidP="000C3628">
      <w:pPr>
        <w:rPr>
          <w:ins w:id="5249" w:author="Laura Viignola" w:date="2017-06-22T12:25:00Z"/>
          <w:rFonts w:ascii="Arial" w:hAnsi="Arial" w:cs="Arial"/>
          <w:lang w:val="en-US"/>
        </w:rPr>
      </w:pPr>
      <w:ins w:id="5250" w:author="Laura Viignola" w:date="2017-06-22T12:25:00Z">
        <w:r w:rsidRPr="00F27DF7">
          <w:rPr>
            <w:rFonts w:ascii="Arial" w:eastAsia="Calibri" w:hAnsi="Arial" w:cs="Arial"/>
            <w:lang w:val="en-US"/>
          </w:rPr>
          <w:t xml:space="preserve">“hello” </w:t>
        </w:r>
        <w:r w:rsidRPr="00F27DF7">
          <w:rPr>
            <w:rFonts w:ascii="Arial" w:eastAsia="Calibri" w:hAnsi="Arial" w:cs="Arial"/>
            <w:b/>
            <w:lang w:val="en-US"/>
          </w:rPr>
          <w:t>&lt;&gt;</w:t>
        </w:r>
        <w:r w:rsidRPr="00F27DF7">
          <w:rPr>
            <w:rFonts w:ascii="Arial" w:eastAsia="Calibri" w:hAnsi="Arial" w:cs="Arial"/>
            <w:lang w:val="en-US"/>
          </w:rPr>
          <w:t xml:space="preserve"> “hi”  gives: true</w:t>
        </w:r>
      </w:ins>
    </w:p>
    <w:p w14:paraId="2BC70742" w14:textId="77777777" w:rsidR="000C3628" w:rsidRDefault="000C3628" w:rsidP="00D544A1">
      <w:pPr>
        <w:rPr>
          <w:ins w:id="5251" w:author="Laura Viignola" w:date="2017-06-22T12:26:00Z"/>
          <w:rFonts w:ascii="Cambria" w:eastAsia="Calibri" w:hAnsi="Cambria" w:cs="Calibri"/>
          <w:i/>
          <w:color w:val="5B9BD5"/>
          <w:lang w:val="en-US"/>
        </w:rPr>
      </w:pPr>
    </w:p>
    <w:p w14:paraId="7D7297ED" w14:textId="1658F932" w:rsidR="000C3628" w:rsidRDefault="000C3628" w:rsidP="000C3628">
      <w:pPr>
        <w:rPr>
          <w:ins w:id="5252" w:author="Laura Viignola" w:date="2017-06-22T12:26:00Z"/>
          <w:rFonts w:ascii="Cambria" w:eastAsia="Calibri" w:hAnsi="Cambria" w:cs="Calibri"/>
          <w:i/>
          <w:color w:val="5B9BD5"/>
        </w:rPr>
      </w:pPr>
      <w:ins w:id="5253" w:author="Laura Viignola" w:date="2017-06-22T12:26:00Z">
        <w:r>
          <w:rPr>
            <w:rFonts w:ascii="Cambria" w:eastAsia="Calibri" w:hAnsi="Cambria" w:cs="Calibri"/>
            <w:i/>
            <w:color w:val="5B9BD5"/>
          </w:rPr>
          <w:t>Input parameters type</w:t>
        </w:r>
      </w:ins>
    </w:p>
    <w:p w14:paraId="303B58EF" w14:textId="77777777" w:rsidR="000C3628" w:rsidRPr="00F27DF7" w:rsidRDefault="000C3628" w:rsidP="000C3628">
      <w:pPr>
        <w:rPr>
          <w:ins w:id="5254" w:author="Laura Viignola" w:date="2017-06-22T12:26:00Z"/>
          <w:rFonts w:asciiTheme="majorHAnsi" w:eastAsia="Calibri" w:hAnsiTheme="majorHAnsi" w:cs="Courier New"/>
        </w:rPr>
      </w:pPr>
      <w:ins w:id="5255" w:author="Laura Viignola" w:date="2017-06-22T12:26:00Z">
        <w:r w:rsidRPr="00D71CDA">
          <w:rPr>
            <w:rFonts w:asciiTheme="majorHAnsi" w:eastAsia="Calibri" w:hAnsiTheme="majorHAnsi" w:cs="Courier New"/>
            <w:i/>
          </w:rPr>
          <w:t>left</w:t>
        </w:r>
        <w:r w:rsidRPr="00F27DF7">
          <w:rPr>
            <w:rFonts w:asciiTheme="majorHAnsi" w:eastAsia="Calibri" w:hAnsiTheme="majorHAnsi" w:cs="Courier New"/>
          </w:rPr>
          <w:t>,</w:t>
        </w:r>
      </w:ins>
    </w:p>
    <w:p w14:paraId="6FCF89C9" w14:textId="4E13F697" w:rsidR="000C3628" w:rsidRPr="00F27DF7" w:rsidRDefault="0026664B" w:rsidP="000C3628">
      <w:pPr>
        <w:rPr>
          <w:ins w:id="5256" w:author="Laura Viignola" w:date="2017-06-22T12:26:00Z"/>
          <w:rFonts w:asciiTheme="majorHAnsi" w:eastAsia="Calibri" w:hAnsiTheme="majorHAnsi" w:cs="Courier New"/>
        </w:rPr>
      </w:pPr>
      <w:ins w:id="5257" w:author="Laura Viignola" w:date="2017-06-22T12:26:00Z">
        <w:r>
          <w:rPr>
            <w:rFonts w:asciiTheme="majorHAnsi" w:eastAsia="Calibri" w:hAnsiTheme="majorHAnsi" w:cs="Courier New"/>
            <w:i/>
          </w:rPr>
          <w:t>rig</w:t>
        </w:r>
        <w:r w:rsidR="000C3628" w:rsidRPr="00D71CDA">
          <w:rPr>
            <w:rFonts w:asciiTheme="majorHAnsi" w:eastAsia="Calibri" w:hAnsiTheme="majorHAnsi" w:cs="Courier New"/>
            <w:i/>
          </w:rPr>
          <w:t>h</w:t>
        </w:r>
      </w:ins>
      <w:ins w:id="5258" w:author="Laura Viignola" w:date="2017-07-10T16:16:00Z">
        <w:r>
          <w:rPr>
            <w:rFonts w:asciiTheme="majorHAnsi" w:eastAsia="Calibri" w:hAnsiTheme="majorHAnsi" w:cs="Courier New"/>
            <w:i/>
          </w:rPr>
          <w:t>t</w:t>
        </w:r>
      </w:ins>
      <w:ins w:id="5259" w:author="Laura Viignola" w:date="2017-06-22T12:26:00Z">
        <w:r w:rsidR="000C3628" w:rsidRPr="00F27DF7">
          <w:rPr>
            <w:rFonts w:asciiTheme="majorHAnsi" w:eastAsia="Calibri" w:hAnsiTheme="majorHAnsi" w:cs="Courier New"/>
          </w:rPr>
          <w:tab/>
          <w:t>::</w:t>
        </w:r>
      </w:ins>
      <w:ins w:id="5260" w:author="Laura Viignola" w:date="2017-06-22T12:29:00Z">
        <w:r w:rsidR="00434059" w:rsidRPr="00F27DF7">
          <w:rPr>
            <w:rFonts w:asciiTheme="majorHAnsi" w:eastAsia="Calibri" w:hAnsiTheme="majorHAnsi" w:cs="Courier New"/>
          </w:rPr>
          <w:tab/>
          <w:t xml:space="preserve">   </w:t>
        </w:r>
      </w:ins>
      <w:ins w:id="5261" w:author="Laura Viignola" w:date="2017-06-22T12:26:00Z">
        <w:r w:rsidR="000C3628" w:rsidRPr="00F27DF7">
          <w:rPr>
            <w:rFonts w:asciiTheme="majorHAnsi" w:eastAsia="Calibri" w:hAnsiTheme="majorHAnsi" w:cs="Courier New"/>
          </w:rPr>
          <w:t>dataset   {measure&lt;</w:t>
        </w:r>
        <w:del w:id="5262" w:author="Utente" w:date="2017-06-23T17:16:00Z">
          <w:r w:rsidR="000C3628" w:rsidRPr="00F27DF7" w:rsidDel="00234472">
            <w:rPr>
              <w:rFonts w:asciiTheme="majorHAnsi" w:eastAsia="Calibri" w:hAnsiTheme="majorHAnsi" w:cs="Courier New"/>
            </w:rPr>
            <w:delText>string</w:delText>
          </w:r>
        </w:del>
      </w:ins>
      <w:ins w:id="5263" w:author="Utente" w:date="2017-06-23T17:16:00Z">
        <w:r w:rsidR="00234472" w:rsidRPr="00F27DF7">
          <w:rPr>
            <w:rFonts w:asciiTheme="majorHAnsi" w:eastAsia="Calibri" w:hAnsiTheme="majorHAnsi" w:cs="Courier New"/>
          </w:rPr>
          <w:t>scalar</w:t>
        </w:r>
      </w:ins>
      <w:ins w:id="5264" w:author="Laura Viignola" w:date="2017-06-22T12:26:00Z">
        <w:r w:rsidR="000C3628" w:rsidRPr="00F27DF7">
          <w:rPr>
            <w:rFonts w:asciiTheme="majorHAnsi" w:eastAsia="Calibri" w:hAnsiTheme="majorHAnsi" w:cs="Courier New"/>
          </w:rPr>
          <w:t>&gt; _}</w:t>
        </w:r>
      </w:ins>
    </w:p>
    <w:p w14:paraId="07E5D05F" w14:textId="4DC317D5" w:rsidR="000C3628" w:rsidRPr="00F27DF7" w:rsidRDefault="000C3628" w:rsidP="00434059">
      <w:pPr>
        <w:ind w:left="706" w:firstLine="706"/>
        <w:rPr>
          <w:ins w:id="5265" w:author="Laura Viignola" w:date="2017-06-22T12:26:00Z"/>
          <w:rFonts w:asciiTheme="majorHAnsi" w:eastAsia="Calibri" w:hAnsiTheme="majorHAnsi" w:cs="Courier New"/>
        </w:rPr>
      </w:pPr>
      <w:ins w:id="5266" w:author="Laura Viignola" w:date="2017-06-22T12:26:00Z">
        <w:r w:rsidRPr="00F27DF7">
          <w:rPr>
            <w:rFonts w:asciiTheme="majorHAnsi" w:eastAsia="Calibri" w:hAnsiTheme="majorHAnsi" w:cs="Courier New"/>
          </w:rPr>
          <w:t>|  component&lt;</w:t>
        </w:r>
        <w:del w:id="5267" w:author="Utente" w:date="2017-06-23T17:16:00Z">
          <w:r w:rsidRPr="00F27DF7" w:rsidDel="00234472">
            <w:rPr>
              <w:rFonts w:asciiTheme="majorHAnsi" w:eastAsia="Calibri" w:hAnsiTheme="majorHAnsi" w:cs="Courier New"/>
            </w:rPr>
            <w:delText>string</w:delText>
          </w:r>
        </w:del>
      </w:ins>
      <w:ins w:id="5268" w:author="Utente" w:date="2017-06-23T17:16:00Z">
        <w:r w:rsidR="00234472" w:rsidRPr="00F27DF7">
          <w:rPr>
            <w:rFonts w:asciiTheme="majorHAnsi" w:eastAsia="Calibri" w:hAnsiTheme="majorHAnsi" w:cs="Courier New"/>
          </w:rPr>
          <w:t>scalar</w:t>
        </w:r>
      </w:ins>
      <w:ins w:id="5269" w:author="Laura Viignola" w:date="2017-06-22T12:26:00Z">
        <w:r w:rsidRPr="00F27DF7">
          <w:rPr>
            <w:rFonts w:asciiTheme="majorHAnsi" w:eastAsia="Calibri" w:hAnsiTheme="majorHAnsi" w:cs="Courier New"/>
          </w:rPr>
          <w:t>&gt;</w:t>
        </w:r>
      </w:ins>
    </w:p>
    <w:p w14:paraId="167772CE" w14:textId="77777777" w:rsidR="000C3628" w:rsidRPr="00F27DF7" w:rsidRDefault="000C3628" w:rsidP="000C3628">
      <w:pPr>
        <w:ind w:left="708" w:firstLine="708"/>
        <w:rPr>
          <w:ins w:id="5270" w:author="Laura Viignola" w:date="2017-06-22T12:26:00Z"/>
          <w:rFonts w:asciiTheme="majorHAnsi" w:eastAsia="Calibri" w:hAnsiTheme="majorHAnsi" w:cs="Courier New"/>
        </w:rPr>
      </w:pPr>
      <w:ins w:id="5271" w:author="Laura Viignola" w:date="2017-06-22T12:26:00Z">
        <w:r w:rsidRPr="00F27DF7">
          <w:rPr>
            <w:rFonts w:asciiTheme="majorHAnsi" w:eastAsia="Calibri" w:hAnsiTheme="majorHAnsi" w:cs="Courier New"/>
          </w:rPr>
          <w:t xml:space="preserve">|  scalar   </w:t>
        </w:r>
        <w:r w:rsidRPr="00F27DF7">
          <w:rPr>
            <w:rFonts w:asciiTheme="majorHAnsi" w:eastAsia="Calibri" w:hAnsiTheme="majorHAnsi" w:cs="Courier New"/>
            <w:noProof/>
            <w:color w:val="5B9BD5"/>
            <w:lang w:val="en-US"/>
          </w:rPr>
          <w:t xml:space="preserve"> </w:t>
        </w:r>
      </w:ins>
    </w:p>
    <w:p w14:paraId="143F9C5A" w14:textId="77777777" w:rsidR="000C3628" w:rsidRDefault="000C3628" w:rsidP="00D544A1">
      <w:pPr>
        <w:rPr>
          <w:ins w:id="5272" w:author="Utente" w:date="2017-07-05T17:51:00Z"/>
          <w:rFonts w:asciiTheme="majorHAnsi" w:eastAsia="Calibri" w:hAnsiTheme="majorHAnsi" w:cs="Calibri"/>
          <w:i/>
          <w:color w:val="5B9BD5"/>
          <w:lang w:val="en-US"/>
        </w:rPr>
      </w:pPr>
    </w:p>
    <w:p w14:paraId="2F1925AD" w14:textId="77777777" w:rsidR="000F6BEE" w:rsidRPr="00E64258" w:rsidDel="00DC509E" w:rsidRDefault="000F6BEE" w:rsidP="000F6BEE">
      <w:pPr>
        <w:rPr>
          <w:ins w:id="5273" w:author="Utente" w:date="2017-07-05T17:51:00Z"/>
          <w:del w:id="5274" w:author="Laura Viignola" w:date="2017-07-10T15:57:00Z"/>
          <w:rFonts w:ascii="Cambria" w:eastAsia="Calibri" w:hAnsi="Cambria" w:cs="Calibri"/>
          <w:i/>
          <w:color w:val="5B9BD5"/>
        </w:rPr>
      </w:pPr>
      <w:ins w:id="5275" w:author="Utente" w:date="2017-07-05T17:51:00Z">
        <w:r w:rsidRPr="00E64258">
          <w:rPr>
            <w:rFonts w:ascii="Cambria" w:eastAsia="Calibri" w:hAnsi="Cambria" w:cs="Calibri"/>
            <w:i/>
            <w:color w:val="5B9BD5"/>
          </w:rPr>
          <w:t>Result type</w:t>
        </w:r>
      </w:ins>
    </w:p>
    <w:p w14:paraId="72C732BD" w14:textId="77777777" w:rsidR="000F6BEE" w:rsidRPr="00E64258" w:rsidRDefault="000F6BEE" w:rsidP="000F6BEE">
      <w:pPr>
        <w:rPr>
          <w:ins w:id="5276" w:author="Utente" w:date="2017-07-05T17:51:00Z"/>
          <w:rFonts w:ascii="Cambria" w:eastAsia="Calibri" w:hAnsi="Cambria" w:cs="Calibri"/>
          <w:i/>
          <w:color w:val="auto"/>
        </w:rPr>
      </w:pPr>
    </w:p>
    <w:p w14:paraId="5EF27525" w14:textId="3E603103" w:rsidR="000F6BEE" w:rsidRPr="006F2FA3" w:rsidRDefault="000F6BEE" w:rsidP="000F6BEE">
      <w:pPr>
        <w:rPr>
          <w:ins w:id="5277" w:author="Utente" w:date="2017-07-05T17:51:00Z"/>
          <w:rFonts w:ascii="Cambria" w:eastAsia="Calibri" w:hAnsi="Cambria" w:cs="Calibri"/>
        </w:rPr>
      </w:pPr>
      <w:ins w:id="5278" w:author="Utente" w:date="2017-07-05T17:51: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 xml:space="preserve">dataset   { </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&lt;boolean&gt; </w:t>
        </w:r>
        <w:r w:rsidRPr="006F2FA3">
          <w:rPr>
            <w:rFonts w:ascii="Cambria" w:eastAsia="Calibri" w:hAnsi="Cambria" w:cs="Calibri"/>
          </w:rPr>
          <w:t xml:space="preserve"> _}</w:t>
        </w:r>
      </w:ins>
    </w:p>
    <w:p w14:paraId="1684E948" w14:textId="77777777" w:rsidR="000F6BEE" w:rsidRPr="006F2FA3" w:rsidRDefault="000F6BEE" w:rsidP="000F6BEE">
      <w:pPr>
        <w:ind w:left="708" w:firstLine="708"/>
        <w:rPr>
          <w:ins w:id="5279" w:author="Utente" w:date="2017-07-05T17:51:00Z"/>
          <w:rFonts w:ascii="Cambria" w:eastAsia="Calibri" w:hAnsi="Cambria" w:cs="Calibri"/>
        </w:rPr>
      </w:pPr>
      <w:ins w:id="5280" w:author="Utente" w:date="2017-07-05T17:51:00Z">
        <w:r w:rsidRPr="006F2FA3">
          <w:rPr>
            <w:rFonts w:ascii="Cambria" w:eastAsia="Calibri" w:hAnsi="Cambria" w:cs="Calibri"/>
          </w:rPr>
          <w:t>|   component&lt;</w:t>
        </w:r>
        <w:r>
          <w:rPr>
            <w:rFonts w:ascii="Cambria" w:eastAsia="Calibri" w:hAnsi="Cambria" w:cs="Calibri"/>
          </w:rPr>
          <w:t>boolean</w:t>
        </w:r>
        <w:r w:rsidRPr="006F2FA3">
          <w:rPr>
            <w:rFonts w:ascii="Cambria" w:eastAsia="Calibri" w:hAnsi="Cambria" w:cs="Calibri"/>
          </w:rPr>
          <w:t>&gt;</w:t>
        </w:r>
      </w:ins>
    </w:p>
    <w:p w14:paraId="69A671DC" w14:textId="03F624A9" w:rsidR="000F6BEE" w:rsidRDefault="000F6BEE" w:rsidP="000F6BEE">
      <w:pPr>
        <w:ind w:left="706" w:firstLine="706"/>
        <w:rPr>
          <w:ins w:id="5281" w:author="Utente" w:date="2017-07-05T17:52:00Z"/>
          <w:rFonts w:ascii="Cambria" w:eastAsia="Calibri" w:hAnsi="Cambria" w:cs="Calibri"/>
          <w:b/>
        </w:rPr>
      </w:pPr>
      <w:ins w:id="5282" w:author="Utente" w:date="2017-07-05T17:51:00Z">
        <w:r w:rsidRPr="006F2FA3">
          <w:rPr>
            <w:rFonts w:ascii="Cambria" w:eastAsia="Calibri" w:hAnsi="Cambria" w:cs="Calibri"/>
          </w:rPr>
          <w:t xml:space="preserve">|   </w:t>
        </w:r>
        <w:r>
          <w:rPr>
            <w:rFonts w:ascii="Cambria" w:eastAsia="Calibri" w:hAnsi="Cambria" w:cs="Calibri"/>
          </w:rPr>
          <w:t>boolean</w:t>
        </w:r>
        <w:r w:rsidRPr="00E64258">
          <w:rPr>
            <w:rFonts w:ascii="Cambria" w:eastAsia="Calibri" w:hAnsi="Cambria" w:cs="Calibri"/>
            <w:b/>
          </w:rPr>
          <w:t xml:space="preserve">   </w:t>
        </w:r>
      </w:ins>
    </w:p>
    <w:p w14:paraId="1020F5F0" w14:textId="77777777" w:rsidR="000F6BEE" w:rsidRPr="00F27DF7" w:rsidRDefault="000F6BEE" w:rsidP="000F6BEE">
      <w:pPr>
        <w:ind w:left="706" w:firstLine="706"/>
        <w:rPr>
          <w:rFonts w:asciiTheme="majorHAnsi" w:eastAsia="Calibri" w:hAnsiTheme="majorHAnsi" w:cs="Calibri"/>
          <w:i/>
          <w:color w:val="5B9BD5"/>
          <w:lang w:val="en-US"/>
        </w:rPr>
      </w:pPr>
    </w:p>
    <w:p w14:paraId="62A75E24" w14:textId="2955F930" w:rsidR="005A2227" w:rsidRDefault="0097053A" w:rsidP="00AC4A81">
      <w:pPr>
        <w:rPr>
          <w:ins w:id="5283" w:author="Laura Viignola" w:date="2017-06-22T12:26:00Z"/>
          <w:rFonts w:ascii="Cambria" w:eastAsia="Calibri" w:hAnsi="Cambria" w:cs="Calibri"/>
          <w:i/>
          <w:color w:val="5B9BD5"/>
        </w:rPr>
      </w:pPr>
      <w:del w:id="5284" w:author="Laura Viignola" w:date="2017-06-22T12:27:00Z">
        <w:r w:rsidRPr="00E352EF" w:rsidDel="00434059">
          <w:rPr>
            <w:rFonts w:ascii="Cambria" w:eastAsia="Calibri" w:hAnsi="Cambria" w:cs="Calibri"/>
            <w:i/>
            <w:color w:val="5B9BD5"/>
          </w:rPr>
          <w:delText>Constraints</w:delText>
        </w:r>
      </w:del>
      <w:ins w:id="5285" w:author="Laura Viignola" w:date="2017-06-22T12:27:00Z">
        <w:r w:rsidR="00434059">
          <w:rPr>
            <w:rFonts w:ascii="Cambria" w:eastAsia="Calibri" w:hAnsi="Cambria" w:cs="Calibri"/>
            <w:i/>
            <w:color w:val="5B9BD5"/>
          </w:rPr>
          <w:t>Additional c</w:t>
        </w:r>
        <w:r w:rsidR="00434059" w:rsidRPr="00E352EF">
          <w:rPr>
            <w:rFonts w:ascii="Cambria" w:eastAsia="Calibri" w:hAnsi="Cambria" w:cs="Calibri"/>
            <w:i/>
            <w:color w:val="5B9BD5"/>
          </w:rPr>
          <w:t>onstraints</w:t>
        </w:r>
      </w:ins>
    </w:p>
    <w:p w14:paraId="17DAE3F1" w14:textId="0DE6693A" w:rsidR="00434059" w:rsidDel="006619C5" w:rsidRDefault="00434059" w:rsidP="00AC4A81">
      <w:pPr>
        <w:rPr>
          <w:del w:id="5286" w:author="Laura Viignola" w:date="2017-06-22T12:26:00Z"/>
          <w:rFonts w:ascii="Cambria" w:eastAsia="Calibri" w:hAnsi="Cambria" w:cs="Calibri"/>
          <w:color w:val="auto"/>
        </w:rPr>
      </w:pPr>
      <w:ins w:id="5287" w:author="Laura Viignola" w:date="2017-06-22T12:26:00Z">
        <w:r w:rsidRPr="00D71CDA">
          <w:rPr>
            <w:rFonts w:ascii="Cambria" w:eastAsia="Calibri" w:hAnsi="Cambria" w:cs="Calibri"/>
            <w:color w:val="auto"/>
          </w:rPr>
          <w:t>(empty)</w:t>
        </w:r>
      </w:ins>
    </w:p>
    <w:p w14:paraId="51F03A9E" w14:textId="77777777" w:rsidR="006619C5" w:rsidRPr="00D71CDA" w:rsidRDefault="006619C5" w:rsidP="00AC4A81">
      <w:pPr>
        <w:rPr>
          <w:ins w:id="5288" w:author="Utente" w:date="2017-06-27T18:10:00Z"/>
          <w:rFonts w:ascii="Cambria" w:eastAsia="Calibri" w:hAnsi="Cambria" w:cs="Calibri"/>
          <w:color w:val="auto"/>
        </w:rPr>
      </w:pPr>
    </w:p>
    <w:p w14:paraId="49D371F4" w14:textId="7D4FBDA5" w:rsidR="005A2227" w:rsidRPr="00E352EF" w:rsidDel="00434059" w:rsidRDefault="0097053A" w:rsidP="008A7573">
      <w:pPr>
        <w:numPr>
          <w:ilvl w:val="0"/>
          <w:numId w:val="4"/>
        </w:numPr>
        <w:ind w:left="360"/>
        <w:rPr>
          <w:del w:id="5289" w:author="Laura Viignola" w:date="2017-06-22T12:26:00Z"/>
          <w:rFonts w:ascii="Cambria" w:hAnsi="Cambria"/>
        </w:rPr>
      </w:pPr>
      <w:del w:id="5290" w:author="Laura Viignola" w:date="2017-06-22T12:26:00Z">
        <w:r w:rsidRPr="00E352EF" w:rsidDel="00434059">
          <w:rPr>
            <w:rFonts w:ascii="Cambria" w:eastAsia="Calibri" w:hAnsi="Cambria" w:cs="Calibri"/>
          </w:rPr>
          <w:delText xml:space="preserve">If both </w:delText>
        </w:r>
        <w:r w:rsidRPr="00E352EF" w:rsidDel="00434059">
          <w:rPr>
            <w:rFonts w:ascii="Cambria" w:eastAsia="Calibri" w:hAnsi="Cambria" w:cs="Calibri"/>
            <w:i/>
          </w:rPr>
          <w:delText>ds_1</w:delText>
        </w:r>
        <w:r w:rsidRPr="00E352EF" w:rsidDel="00434059">
          <w:rPr>
            <w:rFonts w:ascii="Cambria" w:eastAsia="Calibri" w:hAnsi="Cambria" w:cs="Calibri"/>
          </w:rPr>
          <w:delText xml:space="preserve"> and </w:delText>
        </w:r>
        <w:r w:rsidRPr="00E352EF" w:rsidDel="00434059">
          <w:rPr>
            <w:rFonts w:ascii="Cambria" w:eastAsia="Calibri" w:hAnsi="Cambria" w:cs="Calibri"/>
            <w:i/>
          </w:rPr>
          <w:delText>ds_2</w:delText>
        </w:r>
        <w:r w:rsidRPr="00E352EF" w:rsidDel="00434059">
          <w:rPr>
            <w:rFonts w:ascii="Cambria" w:eastAsia="Calibri" w:hAnsi="Cambria" w:cs="Calibri"/>
          </w:rPr>
          <w:delText xml:space="preserve"> are </w:delText>
        </w:r>
        <w:r w:rsidR="00F4601C" w:rsidRPr="00E352EF" w:rsidDel="00434059">
          <w:delText>Dataset</w:delText>
        </w:r>
        <w:r w:rsidRPr="00E352EF" w:rsidDel="00434059">
          <w:rPr>
            <w:rFonts w:ascii="Cambria" w:eastAsia="Calibri" w:hAnsi="Cambria" w:cs="Calibri"/>
          </w:rPr>
          <w:delText xml:space="preserve">s then they must have at least a </w:delText>
        </w:r>
        <w:r w:rsidR="00CC6A4A" w:rsidRPr="00E352EF" w:rsidDel="00434059">
          <w:rPr>
            <w:rFonts w:ascii="Cambria" w:eastAsia="Calibri" w:hAnsi="Cambria" w:cs="Calibri"/>
          </w:rPr>
          <w:delText>Identifier Component</w:delText>
        </w:r>
        <w:r w:rsidRPr="00E352EF" w:rsidDel="00434059">
          <w:rPr>
            <w:rFonts w:ascii="Cambria" w:eastAsia="Calibri" w:hAnsi="Cambria" w:cs="Calibri"/>
          </w:rPr>
          <w:delText xml:space="preserve"> in common (with the same name</w:delText>
        </w:r>
        <w:r w:rsidR="00D522BE" w:rsidRPr="00E352EF" w:rsidDel="00434059">
          <w:rPr>
            <w:rFonts w:ascii="Cambria" w:eastAsia="Calibri" w:hAnsi="Cambria" w:cs="Calibri"/>
          </w:rPr>
          <w:delText xml:space="preserve"> and data type</w:delText>
        </w:r>
        <w:r w:rsidRPr="00E352EF" w:rsidDel="00434059">
          <w:rPr>
            <w:rFonts w:ascii="Cambria" w:eastAsia="Calibri" w:hAnsi="Cambria" w:cs="Calibri"/>
          </w:rPr>
          <w:delText>).</w:delText>
        </w:r>
      </w:del>
    </w:p>
    <w:p w14:paraId="4FC7868A" w14:textId="225AFE70" w:rsidR="005A2227" w:rsidRPr="00E352EF" w:rsidDel="00434059" w:rsidRDefault="0097053A" w:rsidP="008A7573">
      <w:pPr>
        <w:numPr>
          <w:ilvl w:val="0"/>
          <w:numId w:val="4"/>
        </w:numPr>
        <w:ind w:left="360"/>
        <w:rPr>
          <w:del w:id="5291" w:author="Laura Viignola" w:date="2017-06-22T12:26:00Z"/>
          <w:rFonts w:ascii="Cambria" w:hAnsi="Cambria"/>
        </w:rPr>
      </w:pPr>
      <w:del w:id="5292" w:author="Laura Viignola" w:date="2017-06-22T12:26:00Z">
        <w:r w:rsidRPr="00E352EF" w:rsidDel="00434059">
          <w:rPr>
            <w:rFonts w:ascii="Cambria" w:eastAsia="Calibri" w:hAnsi="Cambria" w:cs="Calibri"/>
          </w:rPr>
          <w:delText xml:space="preserve">If both </w:delText>
        </w:r>
        <w:r w:rsidRPr="00E352EF" w:rsidDel="00434059">
          <w:rPr>
            <w:rFonts w:ascii="Cambria" w:eastAsia="Calibri" w:hAnsi="Cambria" w:cs="Calibri"/>
            <w:i/>
          </w:rPr>
          <w:delText>ds_1</w:delText>
        </w:r>
        <w:r w:rsidRPr="00E352EF" w:rsidDel="00434059">
          <w:rPr>
            <w:rFonts w:ascii="Cambria" w:eastAsia="Calibri" w:hAnsi="Cambria" w:cs="Calibri"/>
          </w:rPr>
          <w:delText xml:space="preserve"> and </w:delText>
        </w:r>
        <w:r w:rsidRPr="00E352EF" w:rsidDel="00434059">
          <w:rPr>
            <w:rFonts w:ascii="Cambria" w:eastAsia="Calibri" w:hAnsi="Cambria" w:cs="Calibri"/>
            <w:i/>
          </w:rPr>
          <w:delText>ds_2</w:delText>
        </w:r>
        <w:r w:rsidRPr="00E352EF" w:rsidDel="00434059">
          <w:rPr>
            <w:rFonts w:ascii="Cambria" w:eastAsia="Calibri" w:hAnsi="Cambria" w:cs="Calibri"/>
          </w:rPr>
          <w:delText xml:space="preserve"> are </w:delText>
        </w:r>
        <w:r w:rsidR="00F4601C" w:rsidRPr="00E352EF" w:rsidDel="00434059">
          <w:delText>Dataset</w:delText>
        </w:r>
        <w:r w:rsidRPr="00E352EF" w:rsidDel="00434059">
          <w:rPr>
            <w:rFonts w:ascii="Cambria" w:eastAsia="Calibri" w:hAnsi="Cambria" w:cs="Calibri"/>
          </w:rPr>
          <w:delText xml:space="preserve">s then either they have one or more measures in common, or at least one of them has only a measure. </w:delText>
        </w:r>
      </w:del>
    </w:p>
    <w:p w14:paraId="3481415D" w14:textId="77777777" w:rsidR="00D544A1" w:rsidRPr="00E352EF" w:rsidRDefault="00D544A1" w:rsidP="00D544A1">
      <w:pPr>
        <w:rPr>
          <w:rFonts w:ascii="Cambria" w:eastAsia="Calibri" w:hAnsi="Cambria" w:cs="Calibri"/>
          <w:i/>
          <w:color w:val="5B9BD5"/>
        </w:rPr>
      </w:pPr>
    </w:p>
    <w:p w14:paraId="5DB54F78" w14:textId="75FBB7B6" w:rsidR="005A2227" w:rsidRDefault="0097053A" w:rsidP="00AC4A81">
      <w:pPr>
        <w:rPr>
          <w:ins w:id="5293" w:author="Laura Viignola" w:date="2017-06-22T12:27:00Z"/>
          <w:rFonts w:ascii="Cambria" w:eastAsia="Calibri" w:hAnsi="Cambria" w:cs="Calibri"/>
          <w:i/>
          <w:color w:val="5B9BD5"/>
        </w:rPr>
      </w:pPr>
      <w:del w:id="5294" w:author="Laura Viignola" w:date="2017-06-22T12:29:00Z">
        <w:r w:rsidRPr="00E352EF" w:rsidDel="00434059">
          <w:rPr>
            <w:rFonts w:ascii="Cambria" w:eastAsia="Calibri" w:hAnsi="Cambria" w:cs="Calibri"/>
            <w:i/>
            <w:color w:val="5B9BD5"/>
          </w:rPr>
          <w:delText>Returns</w:delText>
        </w:r>
      </w:del>
      <w:ins w:id="5295" w:author="Laura Viignola" w:date="2017-06-22T12:29:00Z">
        <w:r w:rsidR="00434059">
          <w:rPr>
            <w:rFonts w:ascii="Cambria" w:eastAsia="Calibri" w:hAnsi="Cambria" w:cs="Calibri"/>
            <w:i/>
            <w:color w:val="5B9BD5"/>
          </w:rPr>
          <w:t>Behaviour</w:t>
        </w:r>
      </w:ins>
    </w:p>
    <w:p w14:paraId="71E8C1D4" w14:textId="0039528A" w:rsidR="00434059" w:rsidRPr="00434059" w:rsidDel="00434059" w:rsidRDefault="00434059" w:rsidP="00434059">
      <w:pPr>
        <w:jc w:val="both"/>
        <w:rPr>
          <w:del w:id="5296" w:author="Laura Viignola" w:date="2017-06-22T12:27:00Z"/>
          <w:rFonts w:ascii="Cambria" w:eastAsia="Calibri" w:hAnsi="Cambria" w:cs="Calibri"/>
          <w:color w:val="auto"/>
        </w:rPr>
      </w:pPr>
      <w:ins w:id="5297" w:author="Laura Viignola" w:date="2017-06-22T12:27:00Z">
        <w:r>
          <w:rPr>
            <w:rFonts w:ascii="Cambria" w:eastAsia="Calibri" w:hAnsi="Cambria" w:cs="Calibri"/>
            <w:color w:val="auto"/>
          </w:rPr>
          <w:t>The operator has the behaviour of the “</w:t>
        </w:r>
      </w:ins>
      <w:ins w:id="5298" w:author="Laura Viignola" w:date="2017-06-22T16:20:00Z">
        <w:r w:rsidR="000D307F">
          <w:rPr>
            <w:rFonts w:ascii="Cambria" w:eastAsia="Calibri" w:hAnsi="Cambria" w:cs="Calibri"/>
            <w:color w:val="auto"/>
          </w:rPr>
          <w:t>O</w:t>
        </w:r>
        <w:r w:rsidR="000D307F" w:rsidRPr="000D307F">
          <w:rPr>
            <w:rFonts w:ascii="Cambria" w:eastAsia="Calibri" w:hAnsi="Cambria" w:cs="Calibri"/>
            <w:color w:val="auto"/>
          </w:rPr>
          <w:t>perators which changes the measure type</w:t>
        </w:r>
      </w:ins>
      <w:ins w:id="5299" w:author="Laura Viignola" w:date="2017-06-22T12:27:00Z">
        <w:r>
          <w:rPr>
            <w:rFonts w:ascii="Cambria" w:eastAsia="Calibri" w:hAnsi="Cambria" w:cs="Calibri"/>
            <w:color w:val="auto"/>
          </w:rPr>
          <w:t xml:space="preserve">” (see the section “VTL-ML - Behaviour of the Operators”). </w:t>
        </w:r>
      </w:ins>
    </w:p>
    <w:p w14:paraId="0FB6A1C3" w14:textId="6A72CB6B" w:rsidR="005A2227" w:rsidRPr="00E352EF" w:rsidDel="00434059" w:rsidRDefault="0097053A" w:rsidP="00D544A1">
      <w:pPr>
        <w:rPr>
          <w:del w:id="5300" w:author="Laura Viignola" w:date="2017-06-22T12:27:00Z"/>
          <w:rFonts w:ascii="Cambria" w:hAnsi="Cambria"/>
        </w:rPr>
      </w:pPr>
      <w:del w:id="5301" w:author="Laura Viignola" w:date="2017-06-22T12:27:00Z">
        <w:r w:rsidRPr="00E352EF" w:rsidDel="00434059">
          <w:rPr>
            <w:rFonts w:ascii="Cambria" w:hAnsi="Cambria"/>
          </w:rPr>
          <w:delText xml:space="preserve">If both </w:delText>
        </w:r>
        <w:r w:rsidRPr="00E352EF" w:rsidDel="00434059">
          <w:rPr>
            <w:rFonts w:ascii="Cambria" w:hAnsi="Cambria"/>
            <w:i/>
          </w:rPr>
          <w:delText>ds_1</w:delText>
        </w:r>
        <w:r w:rsidRPr="00E352EF" w:rsidDel="00434059">
          <w:rPr>
            <w:rFonts w:ascii="Cambria" w:hAnsi="Cambria"/>
          </w:rPr>
          <w:delText xml:space="preserve"> and </w:delText>
        </w:r>
        <w:r w:rsidRPr="00E352EF" w:rsidDel="00434059">
          <w:rPr>
            <w:rFonts w:ascii="Cambria" w:hAnsi="Cambria"/>
            <w:i/>
          </w:rPr>
          <w:delText>ds_2</w:delText>
        </w:r>
        <w:r w:rsidRPr="00E352EF" w:rsidDel="00434059">
          <w:rPr>
            <w:rFonts w:ascii="Cambria" w:hAnsi="Cambria"/>
          </w:rPr>
          <w:delText xml:space="preserve"> are scalar values then the operator returns a scalar Boolean value representing </w:delText>
        </w:r>
        <w:r w:rsidRPr="00E352EF" w:rsidDel="00434059">
          <w:rPr>
            <w:rFonts w:ascii="Cambria" w:eastAsia="Calibri" w:hAnsi="Cambria" w:cs="Calibri"/>
          </w:rPr>
          <w:delText xml:space="preserve">the result of the </w:delText>
        </w:r>
        <w:r w:rsidRPr="00E352EF" w:rsidDel="00434059">
          <w:rPr>
            <w:rFonts w:ascii="Cambria" w:eastAsia="Calibri" w:hAnsi="Cambria" w:cs="Calibri"/>
            <w:i/>
          </w:rPr>
          <w:delText>not equal to</w:delText>
        </w:r>
        <w:r w:rsidRPr="00E352EF" w:rsidDel="00434059">
          <w:rPr>
            <w:rFonts w:ascii="Cambria" w:eastAsia="Calibri" w:hAnsi="Cambria" w:cs="Calibri"/>
          </w:rPr>
          <w:delText xml:space="preserve"> validation.</w:delText>
        </w:r>
      </w:del>
    </w:p>
    <w:p w14:paraId="6C687048" w14:textId="2B3977EE" w:rsidR="005A2227" w:rsidRPr="00E352EF" w:rsidDel="00434059" w:rsidRDefault="0097053A" w:rsidP="00D544A1">
      <w:pPr>
        <w:rPr>
          <w:del w:id="5302" w:author="Laura Viignola" w:date="2017-06-22T12:27:00Z"/>
          <w:rFonts w:ascii="Cambria" w:hAnsi="Cambria"/>
        </w:rPr>
      </w:pPr>
      <w:del w:id="5303" w:author="Laura Viignola" w:date="2017-06-22T12:27:00Z">
        <w:r w:rsidRPr="00E352EF" w:rsidDel="00434059">
          <w:rPr>
            <w:rFonts w:ascii="Cambria" w:hAnsi="Cambria"/>
          </w:rPr>
          <w:delText xml:space="preserve">If either </w:delText>
        </w:r>
        <w:r w:rsidRPr="00E352EF" w:rsidDel="00434059">
          <w:rPr>
            <w:rFonts w:ascii="Cambria" w:hAnsi="Cambria"/>
            <w:i/>
          </w:rPr>
          <w:delText>ds_1</w:delText>
        </w:r>
        <w:r w:rsidRPr="00E352EF" w:rsidDel="00434059">
          <w:rPr>
            <w:rFonts w:ascii="Cambria" w:hAnsi="Cambria"/>
          </w:rPr>
          <w:delText xml:space="preserve"> or </w:delText>
        </w:r>
        <w:r w:rsidRPr="00E352EF" w:rsidDel="00434059">
          <w:rPr>
            <w:rFonts w:ascii="Cambria" w:hAnsi="Cambria"/>
            <w:i/>
          </w:rPr>
          <w:delText>ds_2</w:delText>
        </w:r>
        <w:r w:rsidRPr="00E352EF" w:rsidDel="00434059">
          <w:rPr>
            <w:rFonts w:ascii="Cambria" w:hAnsi="Cambria"/>
          </w:rPr>
          <w:delText xml:space="preserve"> is a </w:delText>
        </w:r>
        <w:r w:rsidR="00F4601C" w:rsidRPr="00E352EF" w:rsidDel="00434059">
          <w:delText>Dataset</w:delText>
        </w:r>
        <w:r w:rsidRPr="00E352EF" w:rsidDel="00434059">
          <w:rPr>
            <w:rFonts w:ascii="Cambria" w:hAnsi="Cambria"/>
          </w:rPr>
          <w:delText xml:space="preserve"> then the operator returns a </w:delText>
        </w:r>
        <w:r w:rsidR="00F4601C" w:rsidRPr="00E352EF" w:rsidDel="00434059">
          <w:delText>Dataset</w:delText>
        </w:r>
        <w:r w:rsidRPr="00E352EF" w:rsidDel="00434059">
          <w:rPr>
            <w:rFonts w:ascii="Cambria" w:hAnsi="Cambria"/>
          </w:rPr>
          <w:delText xml:space="preserve"> having the following components: </w:delText>
        </w:r>
      </w:del>
    </w:p>
    <w:p w14:paraId="7DA86E11" w14:textId="31C8ECF7" w:rsidR="005A2227" w:rsidRPr="00E352EF" w:rsidDel="00434059" w:rsidRDefault="0097053A" w:rsidP="008A7573">
      <w:pPr>
        <w:numPr>
          <w:ilvl w:val="0"/>
          <w:numId w:val="4"/>
        </w:numPr>
        <w:ind w:left="360"/>
        <w:rPr>
          <w:del w:id="5304" w:author="Laura Viignola" w:date="2017-06-22T12:27:00Z"/>
          <w:rFonts w:ascii="Cambria" w:hAnsi="Cambria"/>
        </w:rPr>
      </w:pPr>
      <w:del w:id="5305" w:author="Laura Viignola" w:date="2017-06-22T12:27:00Z">
        <w:r w:rsidRPr="00E352EF" w:rsidDel="00434059">
          <w:rPr>
            <w:rFonts w:ascii="Cambria" w:eastAsia="Calibri" w:hAnsi="Cambria" w:cs="Calibri"/>
          </w:rPr>
          <w:delText xml:space="preserve">The </w:delText>
        </w:r>
        <w:r w:rsidR="001E4C0B" w:rsidRPr="00E352EF" w:rsidDel="00434059">
          <w:rPr>
            <w:rFonts w:ascii="Cambria" w:eastAsia="Calibri" w:hAnsi="Cambria" w:cs="Calibri"/>
          </w:rPr>
          <w:delText xml:space="preserve">superset of the </w:delText>
        </w:r>
        <w:r w:rsidR="00CC6A4A" w:rsidRPr="00E352EF" w:rsidDel="00434059">
          <w:rPr>
            <w:rFonts w:ascii="Cambria" w:eastAsia="Calibri" w:hAnsi="Cambria" w:cs="Calibri"/>
          </w:rPr>
          <w:delText>I</w:delText>
        </w:r>
        <w:r w:rsidR="001E4C0B" w:rsidRPr="00E352EF" w:rsidDel="00434059">
          <w:rPr>
            <w:rFonts w:ascii="Cambria" w:eastAsia="Calibri" w:hAnsi="Cambria" w:cs="Calibri"/>
          </w:rPr>
          <w:delText xml:space="preserve">dentifier </w:delText>
        </w:r>
        <w:r w:rsidR="00CC6A4A" w:rsidRPr="00E352EF" w:rsidDel="00434059">
          <w:rPr>
            <w:rFonts w:ascii="Cambria" w:eastAsia="Calibri" w:hAnsi="Cambria" w:cs="Calibri"/>
          </w:rPr>
          <w:delText>C</w:delText>
        </w:r>
        <w:r w:rsidR="001E4C0B" w:rsidRPr="00E352EF" w:rsidDel="00434059">
          <w:rPr>
            <w:rFonts w:ascii="Cambria" w:eastAsia="Calibri" w:hAnsi="Cambria" w:cs="Calibri"/>
          </w:rPr>
          <w:delText xml:space="preserve">omponents of </w:delText>
        </w:r>
        <w:r w:rsidRPr="00E352EF" w:rsidDel="00434059">
          <w:rPr>
            <w:rFonts w:ascii="Cambria" w:eastAsia="Calibri" w:hAnsi="Cambria" w:cs="Calibri"/>
            <w:i/>
          </w:rPr>
          <w:delText>ds_1</w:delText>
        </w:r>
        <w:r w:rsidRPr="00E352EF" w:rsidDel="00434059">
          <w:rPr>
            <w:rFonts w:ascii="Cambria" w:eastAsia="Calibri" w:hAnsi="Cambria" w:cs="Calibri"/>
          </w:rPr>
          <w:delText xml:space="preserve"> and </w:delText>
        </w:r>
        <w:r w:rsidRPr="00E352EF" w:rsidDel="00434059">
          <w:rPr>
            <w:rFonts w:ascii="Cambria" w:eastAsia="Calibri" w:hAnsi="Cambria" w:cs="Calibri"/>
            <w:i/>
          </w:rPr>
          <w:delText>ds_2</w:delText>
        </w:r>
      </w:del>
    </w:p>
    <w:p w14:paraId="41938261" w14:textId="1BA6895B" w:rsidR="005A2227" w:rsidRPr="00E352EF" w:rsidDel="00434059" w:rsidRDefault="0097053A" w:rsidP="008A7573">
      <w:pPr>
        <w:numPr>
          <w:ilvl w:val="0"/>
          <w:numId w:val="4"/>
        </w:numPr>
        <w:ind w:left="360"/>
        <w:rPr>
          <w:del w:id="5306" w:author="Laura Viignola" w:date="2017-06-22T12:27:00Z"/>
          <w:rFonts w:ascii="Cambria" w:hAnsi="Cambria"/>
        </w:rPr>
      </w:pPr>
      <w:del w:id="5307" w:author="Laura Viignola" w:date="2017-06-22T12:27:00Z">
        <w:r w:rsidRPr="00E352EF" w:rsidDel="00434059">
          <w:rPr>
            <w:rFonts w:ascii="Cambria" w:eastAsia="Calibri" w:hAnsi="Cambria" w:cs="Calibri"/>
          </w:rPr>
          <w:delText xml:space="preserve">If </w:delText>
        </w:r>
        <w:r w:rsidRPr="00E352EF" w:rsidDel="00434059">
          <w:rPr>
            <w:rFonts w:ascii="Cambria" w:eastAsia="Calibri" w:hAnsi="Cambria" w:cs="Calibri"/>
            <w:i/>
          </w:rPr>
          <w:delText>ds_1</w:delText>
        </w:r>
        <w:r w:rsidRPr="00E352EF" w:rsidDel="00434059">
          <w:rPr>
            <w:rFonts w:ascii="Cambria" w:eastAsia="Calibri" w:hAnsi="Cambria" w:cs="Calibri"/>
          </w:rPr>
          <w:delText xml:space="preserve"> and </w:delText>
        </w:r>
        <w:r w:rsidRPr="00E352EF" w:rsidDel="00434059">
          <w:rPr>
            <w:rFonts w:ascii="Cambria" w:eastAsia="Calibri" w:hAnsi="Cambria" w:cs="Calibri"/>
            <w:i/>
          </w:rPr>
          <w:delText>ds_2</w:delText>
        </w:r>
        <w:r w:rsidRPr="00E352EF" w:rsidDel="00434059">
          <w:rPr>
            <w:rFonts w:ascii="Cambria" w:eastAsia="Calibri" w:hAnsi="Cambria" w:cs="Calibri"/>
          </w:rPr>
          <w:delText xml:space="preserve"> have one or more measures in common (i.e., with the same name) then the resulting </w:delText>
        </w:r>
        <w:r w:rsidR="00F4601C" w:rsidRPr="00E352EF" w:rsidDel="00434059">
          <w:delText>Dataset</w:delText>
        </w:r>
        <w:r w:rsidRPr="00E352EF" w:rsidDel="00434059">
          <w:rPr>
            <w:rFonts w:ascii="Cambria" w:eastAsia="Calibri" w:hAnsi="Cambria" w:cs="Calibri"/>
          </w:rPr>
          <w:delText xml:space="preserve"> has these common measures, with the same name concatenated with the suffix  “</w:delText>
        </w:r>
        <w:r w:rsidRPr="00E352EF" w:rsidDel="00434059">
          <w:rPr>
            <w:rFonts w:ascii="Cambria" w:eastAsia="Calibri" w:hAnsi="Cambria" w:cs="Calibri"/>
            <w:b/>
          </w:rPr>
          <w:delText>_</w:delText>
        </w:r>
        <w:r w:rsidR="00C847B8" w:rsidRPr="00E352EF" w:rsidDel="00434059">
          <w:rPr>
            <w:rFonts w:ascii="Cambria" w:eastAsia="Calibri" w:hAnsi="Cambria" w:cs="Calibri"/>
            <w:b/>
          </w:rPr>
          <w:delText>CONDITION</w:delText>
        </w:r>
        <w:r w:rsidRPr="00E352EF" w:rsidDel="00434059">
          <w:rPr>
            <w:rFonts w:ascii="Cambria" w:eastAsia="Calibri" w:hAnsi="Cambria" w:cs="Calibri"/>
          </w:rPr>
          <w:delText xml:space="preserve">”, containing the results  of the </w:delText>
        </w:r>
        <w:r w:rsidRPr="00E352EF" w:rsidDel="00434059">
          <w:rPr>
            <w:rFonts w:ascii="Cambria" w:eastAsia="Calibri" w:hAnsi="Cambria" w:cs="Calibri"/>
            <w:i/>
          </w:rPr>
          <w:delText>not equal to</w:delText>
        </w:r>
        <w:r w:rsidRPr="00E352EF" w:rsidDel="00434059">
          <w:rPr>
            <w:rFonts w:ascii="Cambria" w:eastAsia="Calibri" w:hAnsi="Cambria" w:cs="Calibri"/>
            <w:b/>
          </w:rPr>
          <w:delText xml:space="preserve"> </w:delText>
        </w:r>
        <w:r w:rsidRPr="00E352EF" w:rsidDel="00434059">
          <w:rPr>
            <w:rFonts w:ascii="Cambria" w:eastAsia="Calibri" w:hAnsi="Cambria" w:cs="Calibri"/>
          </w:rPr>
          <w:delText xml:space="preserve">validation of the respective measures of </w:delText>
        </w:r>
        <w:r w:rsidRPr="00E352EF" w:rsidDel="00434059">
          <w:rPr>
            <w:rFonts w:ascii="Cambria" w:eastAsia="Calibri" w:hAnsi="Cambria" w:cs="Calibri"/>
            <w:i/>
          </w:rPr>
          <w:delText>ds_1</w:delText>
        </w:r>
        <w:r w:rsidRPr="00E352EF" w:rsidDel="00434059">
          <w:rPr>
            <w:rFonts w:ascii="Cambria" w:eastAsia="Calibri" w:hAnsi="Cambria" w:cs="Calibri"/>
          </w:rPr>
          <w:delText xml:space="preserve"> and </w:delText>
        </w:r>
        <w:r w:rsidRPr="00E352EF" w:rsidDel="00434059">
          <w:rPr>
            <w:rFonts w:ascii="Cambria" w:eastAsia="Calibri" w:hAnsi="Cambria" w:cs="Calibri"/>
            <w:i/>
          </w:rPr>
          <w:delText>ds_2</w:delText>
        </w:r>
        <w:r w:rsidRPr="00E352EF" w:rsidDel="00434059">
          <w:rPr>
            <w:rFonts w:ascii="Cambria" w:eastAsia="Calibri" w:hAnsi="Cambria" w:cs="Calibri"/>
          </w:rPr>
          <w:delText xml:space="preserve">. Otherwise, if </w:delText>
        </w:r>
        <w:r w:rsidRPr="00E352EF" w:rsidDel="00434059">
          <w:rPr>
            <w:rFonts w:ascii="Cambria" w:eastAsia="Calibri" w:hAnsi="Cambria" w:cs="Calibri"/>
            <w:i/>
          </w:rPr>
          <w:delText>ds_1</w:delText>
        </w:r>
        <w:r w:rsidRPr="00E352EF" w:rsidDel="00434059">
          <w:rPr>
            <w:rFonts w:ascii="Cambria" w:eastAsia="Calibri" w:hAnsi="Cambria" w:cs="Calibri"/>
          </w:rPr>
          <w:delText xml:space="preserve"> and </w:delText>
        </w:r>
        <w:r w:rsidRPr="00E352EF" w:rsidDel="00434059">
          <w:rPr>
            <w:rFonts w:ascii="Cambria" w:eastAsia="Calibri" w:hAnsi="Cambria" w:cs="Calibri"/>
            <w:i/>
          </w:rPr>
          <w:delText>ds_2</w:delText>
        </w:r>
        <w:r w:rsidRPr="00E352EF" w:rsidDel="00434059">
          <w:rPr>
            <w:rFonts w:ascii="Cambria" w:eastAsia="Calibri" w:hAnsi="Cambria" w:cs="Calibri"/>
          </w:rPr>
          <w:delText xml:space="preserve"> do not have any measures in common and have only one measure then the resulting </w:delText>
        </w:r>
        <w:r w:rsidR="00F4601C" w:rsidRPr="00E352EF" w:rsidDel="00434059">
          <w:delText>Dataset</w:delText>
        </w:r>
        <w:r w:rsidRPr="00E352EF" w:rsidDel="00434059">
          <w:rPr>
            <w:rFonts w:ascii="Cambria" w:eastAsia="Calibri" w:hAnsi="Cambria" w:cs="Calibri"/>
          </w:rPr>
          <w:delText xml:space="preserve"> contains a measure named </w:delText>
        </w:r>
        <w:r w:rsidR="00C847B8" w:rsidRPr="00E352EF" w:rsidDel="00434059">
          <w:rPr>
            <w:rFonts w:ascii="Cambria" w:eastAsia="Calibri" w:hAnsi="Cambria" w:cs="Calibri"/>
            <w:b/>
          </w:rPr>
          <w:delText>CONDITION</w:delText>
        </w:r>
        <w:r w:rsidRPr="00E352EF" w:rsidDel="00434059">
          <w:rPr>
            <w:rFonts w:ascii="Cambria" w:eastAsia="Calibri" w:hAnsi="Cambria" w:cs="Calibri"/>
          </w:rPr>
          <w:delText xml:space="preserve"> that contains the result of the </w:delText>
        </w:r>
        <w:r w:rsidRPr="00E352EF" w:rsidDel="00434059">
          <w:rPr>
            <w:rFonts w:ascii="Cambria" w:eastAsia="Calibri" w:hAnsi="Cambria" w:cs="Calibri"/>
            <w:i/>
          </w:rPr>
          <w:delText>not equal to</w:delText>
        </w:r>
        <w:r w:rsidRPr="00E352EF" w:rsidDel="00434059">
          <w:rPr>
            <w:rFonts w:ascii="Cambria" w:eastAsia="Calibri" w:hAnsi="Cambria" w:cs="Calibri"/>
          </w:rPr>
          <w:delText xml:space="preserve"> validation of the single measures of </w:delText>
        </w:r>
        <w:r w:rsidRPr="00E352EF" w:rsidDel="00434059">
          <w:rPr>
            <w:rFonts w:ascii="Cambria" w:eastAsia="Calibri" w:hAnsi="Cambria" w:cs="Calibri"/>
            <w:i/>
          </w:rPr>
          <w:delText>ds_1</w:delText>
        </w:r>
        <w:r w:rsidRPr="00E352EF" w:rsidDel="00434059">
          <w:rPr>
            <w:rFonts w:ascii="Cambria" w:eastAsia="Calibri" w:hAnsi="Cambria" w:cs="Calibri"/>
          </w:rPr>
          <w:delText xml:space="preserve"> and </w:delText>
        </w:r>
        <w:r w:rsidRPr="00E352EF" w:rsidDel="00434059">
          <w:rPr>
            <w:rFonts w:ascii="Cambria" w:eastAsia="Calibri" w:hAnsi="Cambria" w:cs="Calibri"/>
            <w:i/>
          </w:rPr>
          <w:delText>ds_2</w:delText>
        </w:r>
        <w:r w:rsidRPr="00E352EF" w:rsidDel="00434059">
          <w:rPr>
            <w:rFonts w:ascii="Cambria" w:eastAsia="Calibri" w:hAnsi="Cambria" w:cs="Calibri"/>
          </w:rPr>
          <w:delText>.</w:delText>
        </w:r>
      </w:del>
    </w:p>
    <w:p w14:paraId="52FD94FC" w14:textId="77983E0B" w:rsidR="005A2227" w:rsidRPr="00E352EF" w:rsidDel="00434059" w:rsidRDefault="0097053A" w:rsidP="00D544A1">
      <w:pPr>
        <w:rPr>
          <w:del w:id="5308" w:author="Laura Viignola" w:date="2017-06-22T12:27:00Z"/>
          <w:rFonts w:ascii="Cambria" w:hAnsi="Cambria"/>
        </w:rPr>
      </w:pPr>
      <w:del w:id="5309" w:author="Laura Viignola" w:date="2017-06-22T12:27:00Z">
        <w:r w:rsidRPr="00E352EF" w:rsidDel="00434059">
          <w:rPr>
            <w:rFonts w:ascii="Cambria" w:hAnsi="Cambria"/>
          </w:rPr>
          <w:delText xml:space="preserve">The resulting </w:delText>
        </w:r>
        <w:r w:rsidR="00F4601C" w:rsidRPr="00E352EF" w:rsidDel="00434059">
          <w:delText>Dataset</w:delText>
        </w:r>
        <w:r w:rsidRPr="00E352EF" w:rsidDel="00434059">
          <w:rPr>
            <w:rFonts w:ascii="Cambria" w:hAnsi="Cambria"/>
          </w:rPr>
          <w:delText xml:space="preserve"> contains a data point for each pair of data points of </w:delText>
        </w:r>
        <w:r w:rsidRPr="00E352EF" w:rsidDel="00434059">
          <w:rPr>
            <w:rFonts w:ascii="Cambria" w:hAnsi="Cambria"/>
            <w:i/>
          </w:rPr>
          <w:delText>ds_1</w:delText>
        </w:r>
        <w:r w:rsidRPr="00E352EF" w:rsidDel="00434059">
          <w:rPr>
            <w:rFonts w:ascii="Cambria" w:hAnsi="Cambria"/>
          </w:rPr>
          <w:delText xml:space="preserve"> and </w:delText>
        </w:r>
        <w:r w:rsidRPr="00E352EF" w:rsidDel="00434059">
          <w:rPr>
            <w:rFonts w:ascii="Cambria" w:hAnsi="Cambria"/>
            <w:i/>
          </w:rPr>
          <w:delText>ds_2</w:delText>
        </w:r>
        <w:r w:rsidRPr="00E352EF" w:rsidDel="00434059">
          <w:rPr>
            <w:rFonts w:ascii="Cambria" w:hAnsi="Cambria"/>
          </w:rPr>
          <w:delText xml:space="preserve"> that have the same key (the same values of the </w:delText>
        </w:r>
        <w:r w:rsidR="00CC6A4A" w:rsidRPr="00E352EF" w:rsidDel="00434059">
          <w:rPr>
            <w:rFonts w:ascii="Cambria" w:eastAsia="Calibri" w:hAnsi="Cambria" w:cs="Calibri"/>
          </w:rPr>
          <w:delText>Identifier Component</w:delText>
        </w:r>
        <w:r w:rsidRPr="00E352EF" w:rsidDel="00434059">
          <w:rPr>
            <w:rFonts w:ascii="Cambria" w:hAnsi="Cambria"/>
          </w:rPr>
          <w:delText xml:space="preserve">s). </w:delText>
        </w:r>
      </w:del>
    </w:p>
    <w:p w14:paraId="654967E7" w14:textId="77777777" w:rsidR="00D544A1" w:rsidRPr="00E352EF" w:rsidRDefault="00D544A1" w:rsidP="00D544A1">
      <w:pPr>
        <w:rPr>
          <w:rFonts w:ascii="Cambria" w:eastAsia="Calibri" w:hAnsi="Cambria" w:cs="Calibri"/>
          <w:i/>
          <w:color w:val="5B9BD5"/>
        </w:rPr>
      </w:pPr>
    </w:p>
    <w:p w14:paraId="4C23F963" w14:textId="291C6DF0" w:rsidR="005A2227" w:rsidRPr="00E352EF" w:rsidDel="00434059" w:rsidRDefault="0097053A" w:rsidP="00AC4A81">
      <w:pPr>
        <w:rPr>
          <w:del w:id="5310" w:author="Laura Viignola" w:date="2017-06-22T12:30:00Z"/>
          <w:rFonts w:ascii="Cambria" w:eastAsia="Calibri" w:hAnsi="Cambria" w:cs="Calibri"/>
          <w:i/>
          <w:color w:val="5B9BD5"/>
        </w:rPr>
      </w:pPr>
      <w:del w:id="5311" w:author="Laura Viignola" w:date="2017-06-22T12:30:00Z">
        <w:r w:rsidRPr="00E352EF" w:rsidDel="00434059">
          <w:rPr>
            <w:rFonts w:ascii="Cambria" w:eastAsia="Calibri" w:hAnsi="Cambria" w:cs="Calibri"/>
            <w:i/>
            <w:color w:val="5B9BD5"/>
          </w:rPr>
          <w:delText>Semantic specification</w:delText>
        </w:r>
      </w:del>
    </w:p>
    <w:p w14:paraId="1B231718" w14:textId="72A520A6" w:rsidR="00D544A1" w:rsidRPr="00E352EF" w:rsidDel="00434059" w:rsidRDefault="00850CDE" w:rsidP="00D544A1">
      <w:pPr>
        <w:rPr>
          <w:del w:id="5312" w:author="Laura Viignola" w:date="2017-06-22T12:30:00Z"/>
          <w:rFonts w:ascii="Cambria" w:eastAsia="Calibri" w:hAnsi="Cambria" w:cs="Calibri"/>
          <w:i/>
          <w:color w:val="5B9BD5"/>
        </w:rPr>
      </w:pPr>
      <w:del w:id="5313" w:author="Laura Viignola" w:date="2017-06-22T12:30:00Z">
        <w:r w:rsidRPr="00E352EF" w:rsidDel="00434059">
          <w:rPr>
            <w:rFonts w:ascii="Cambria" w:eastAsia="Calibri" w:hAnsi="Cambria" w:cs="Calibri"/>
          </w:rPr>
          <w:delText>If the values are not eq</w:delText>
        </w:r>
        <w:r w:rsidR="0062787A" w:rsidRPr="00E352EF" w:rsidDel="00434059">
          <w:rPr>
            <w:rFonts w:ascii="Cambria" w:eastAsia="Calibri" w:hAnsi="Cambria" w:cs="Calibri"/>
          </w:rPr>
          <w:delText>u</w:delText>
        </w:r>
        <w:r w:rsidRPr="00E352EF" w:rsidDel="00434059">
          <w:rPr>
            <w:rFonts w:ascii="Cambria" w:eastAsia="Calibri" w:hAnsi="Cambria" w:cs="Calibri"/>
          </w:rPr>
          <w:delText>als,</w:delText>
        </w:r>
        <w:r w:rsidR="0097053A" w:rsidRPr="00E352EF" w:rsidDel="00434059">
          <w:rPr>
            <w:rFonts w:ascii="Cambria" w:eastAsia="Calibri" w:hAnsi="Cambria" w:cs="Calibri"/>
          </w:rPr>
          <w:delText xml:space="preserve"> the result of the validation will be </w:delText>
        </w:r>
        <w:r w:rsidR="0097053A" w:rsidRPr="00E352EF" w:rsidDel="00434059">
          <w:rPr>
            <w:rFonts w:ascii="Cambria" w:eastAsia="Calibri" w:hAnsi="Cambria" w:cs="Calibri"/>
            <w:i/>
          </w:rPr>
          <w:delText>true</w:delText>
        </w:r>
        <w:r w:rsidR="0097053A" w:rsidRPr="00E352EF" w:rsidDel="00434059">
          <w:rPr>
            <w:rFonts w:ascii="Cambria" w:eastAsia="Calibri" w:hAnsi="Cambria" w:cs="Calibri"/>
          </w:rPr>
          <w:delText xml:space="preserve">, </w:delText>
        </w:r>
        <w:r w:rsidR="0097053A" w:rsidRPr="00E352EF" w:rsidDel="00434059">
          <w:rPr>
            <w:rFonts w:ascii="Cambria" w:eastAsia="Calibri" w:hAnsi="Cambria" w:cs="Calibri"/>
            <w:i/>
          </w:rPr>
          <w:delText>false</w:delText>
        </w:r>
        <w:r w:rsidR="0097053A" w:rsidRPr="00E352EF" w:rsidDel="00434059">
          <w:rPr>
            <w:rFonts w:ascii="Cambria" w:eastAsia="Calibri" w:hAnsi="Cambria" w:cs="Calibri"/>
          </w:rPr>
          <w:delText xml:space="preserve"> if they </w:delText>
        </w:r>
        <w:r w:rsidRPr="00E352EF" w:rsidDel="00434059">
          <w:rPr>
            <w:rFonts w:ascii="Cambria" w:eastAsia="Calibri" w:hAnsi="Cambria" w:cs="Calibri"/>
          </w:rPr>
          <w:delText>not differ</w:delText>
        </w:r>
        <w:r w:rsidR="0062787A" w:rsidRPr="00E352EF" w:rsidDel="00434059">
          <w:rPr>
            <w:rFonts w:ascii="Cambria" w:eastAsia="Calibri" w:hAnsi="Cambria" w:cs="Calibri"/>
          </w:rPr>
          <w:delText>.</w:delText>
        </w:r>
      </w:del>
    </w:p>
    <w:p w14:paraId="07F98B17" w14:textId="77777777" w:rsidR="00D71CDA" w:rsidRDefault="00D71CDA" w:rsidP="00AC4A81">
      <w:pPr>
        <w:rPr>
          <w:ins w:id="5314" w:author="Utente" w:date="2017-06-27T17:18:00Z"/>
          <w:rFonts w:ascii="Cambria" w:eastAsia="Calibri" w:hAnsi="Cambria" w:cs="Calibri"/>
          <w:i/>
          <w:color w:val="5B9BD5"/>
        </w:rPr>
      </w:pPr>
    </w:p>
    <w:p w14:paraId="2C39BC2D" w14:textId="77777777" w:rsidR="005A2227" w:rsidRPr="00E352EF" w:rsidRDefault="00EA6708" w:rsidP="00AC4A81">
      <w:pPr>
        <w:rPr>
          <w:rFonts w:ascii="Cambria" w:eastAsia="Calibri" w:hAnsi="Cambria" w:cs="Calibri"/>
          <w:i/>
          <w:color w:val="5B9BD5"/>
        </w:rPr>
      </w:pPr>
      <w:r w:rsidRPr="00E352EF">
        <w:rPr>
          <w:rFonts w:ascii="Cambria" w:eastAsia="Calibri" w:hAnsi="Cambria" w:cs="Calibri"/>
          <w:i/>
          <w:color w:val="5B9BD5"/>
        </w:rPr>
        <w:t>Examples</w:t>
      </w:r>
    </w:p>
    <w:p w14:paraId="3DF4D6A0" w14:textId="78EC301F" w:rsidR="005A2227" w:rsidRPr="00E352EF" w:rsidDel="00434059" w:rsidRDefault="00EA6708" w:rsidP="00D544A1">
      <w:pPr>
        <w:rPr>
          <w:del w:id="5315" w:author="Laura Viignola" w:date="2017-06-22T12:30:00Z"/>
          <w:rFonts w:ascii="Cambria" w:hAnsi="Cambria"/>
        </w:rPr>
      </w:pPr>
      <w:del w:id="5316" w:author="Laura Viignola" w:date="2017-06-22T12:30:00Z">
        <w:r w:rsidRPr="00E352EF" w:rsidDel="00434059">
          <w:rPr>
            <w:rFonts w:ascii="Cambria" w:hAnsi="Cambria"/>
          </w:rPr>
          <w:delText>O</w:delText>
        </w:r>
        <w:r w:rsidR="0097053A" w:rsidRPr="00E352EF" w:rsidDel="00434059">
          <w:rPr>
            <w:rFonts w:ascii="Cambria" w:hAnsi="Cambria"/>
          </w:rPr>
          <w:delText>n scalar</w:delText>
        </w:r>
      </w:del>
    </w:p>
    <w:p w14:paraId="74DA8E84" w14:textId="1B661F1B" w:rsidR="005A2227" w:rsidRPr="00E352EF" w:rsidDel="00434059" w:rsidRDefault="00EA6708" w:rsidP="00D544A1">
      <w:pPr>
        <w:rPr>
          <w:del w:id="5317" w:author="Laura Viignola" w:date="2017-06-22T12:30:00Z"/>
          <w:rFonts w:ascii="Cambria" w:hAnsi="Cambria"/>
        </w:rPr>
      </w:pPr>
      <w:del w:id="5318" w:author="Laura Viignola" w:date="2017-06-22T12:30:00Z">
        <w:r w:rsidRPr="00E352EF" w:rsidDel="00434059">
          <w:rPr>
            <w:rFonts w:ascii="Cambria" w:eastAsia="Calibri" w:hAnsi="Cambria" w:cs="Calibri"/>
          </w:rPr>
          <w:delText xml:space="preserve">1) </w:delText>
        </w:r>
        <w:r w:rsidR="0097053A" w:rsidRPr="00E352EF" w:rsidDel="00434059">
          <w:rPr>
            <w:rFonts w:ascii="Cambria" w:eastAsia="Calibri" w:hAnsi="Cambria" w:cs="Calibri"/>
          </w:rPr>
          <w:delText>If A = 5, B = 9, C = 5:</w:delText>
        </w:r>
      </w:del>
    </w:p>
    <w:p w14:paraId="7F9A4859" w14:textId="639792AA" w:rsidR="005A2227" w:rsidRPr="00E352EF" w:rsidDel="00434059" w:rsidRDefault="0097053A" w:rsidP="00AB605E">
      <w:pPr>
        <w:ind w:firstLine="706"/>
        <w:rPr>
          <w:del w:id="5319" w:author="Laura Viignola" w:date="2017-06-22T12:30:00Z"/>
          <w:rFonts w:ascii="Cambria" w:hAnsi="Cambria"/>
        </w:rPr>
      </w:pPr>
      <w:del w:id="5320" w:author="Laura Viignola" w:date="2017-06-22T12:30:00Z">
        <w:r w:rsidRPr="00E352EF" w:rsidDel="00434059">
          <w:rPr>
            <w:rFonts w:ascii="Cambria" w:eastAsia="Calibri" w:hAnsi="Cambria"/>
          </w:rPr>
          <w:delText xml:space="preserve">D := A </w:delText>
        </w:r>
        <w:r w:rsidRPr="00E352EF" w:rsidDel="00434059">
          <w:rPr>
            <w:rFonts w:ascii="Cambria" w:eastAsia="Calibri" w:hAnsi="Cambria"/>
            <w:b/>
          </w:rPr>
          <w:delText>&lt;&gt;</w:delText>
        </w:r>
        <w:r w:rsidRPr="00E352EF" w:rsidDel="00434059">
          <w:rPr>
            <w:rFonts w:ascii="Cambria" w:eastAsia="Calibri" w:hAnsi="Cambria"/>
          </w:rPr>
          <w:delText xml:space="preserve"> C  </w:delText>
        </w:r>
        <w:r w:rsidR="00994652" w:rsidRPr="00E352EF" w:rsidDel="00434059">
          <w:rPr>
            <w:rFonts w:ascii="Cambria" w:eastAsia="Calibri" w:hAnsi="Cambria"/>
          </w:rPr>
          <w:tab/>
        </w:r>
        <w:r w:rsidR="00994652" w:rsidRPr="00E352EF" w:rsidDel="00434059">
          <w:rPr>
            <w:rFonts w:ascii="Cambria" w:eastAsia="Calibri" w:hAnsi="Cambria"/>
          </w:rPr>
          <w:tab/>
        </w:r>
        <w:r w:rsidR="00994652" w:rsidRPr="00E352EF" w:rsidDel="00434059">
          <w:rPr>
            <w:rFonts w:ascii="Cambria" w:eastAsia="Calibri" w:hAnsi="Cambria"/>
          </w:rPr>
          <w:tab/>
        </w:r>
        <w:r w:rsidRPr="00E352EF" w:rsidDel="00434059">
          <w:rPr>
            <w:rFonts w:ascii="Cambria" w:eastAsia="Calibri" w:hAnsi="Cambria"/>
          </w:rPr>
          <w:delText>D = false</w:delText>
        </w:r>
      </w:del>
    </w:p>
    <w:p w14:paraId="5CD67BD6" w14:textId="1C4B43A6" w:rsidR="005A2227" w:rsidRPr="00E352EF" w:rsidDel="00434059" w:rsidRDefault="00EA6708" w:rsidP="00D544A1">
      <w:pPr>
        <w:rPr>
          <w:del w:id="5321" w:author="Laura Viignola" w:date="2017-06-22T12:30:00Z"/>
          <w:rFonts w:ascii="Cambria" w:hAnsi="Cambria"/>
        </w:rPr>
      </w:pPr>
      <w:del w:id="5322" w:author="Laura Viignola" w:date="2017-06-22T12:30:00Z">
        <w:r w:rsidRPr="00E352EF" w:rsidDel="00434059">
          <w:rPr>
            <w:rFonts w:ascii="Cambria" w:eastAsia="Calibri" w:hAnsi="Cambria" w:cs="Calibri"/>
          </w:rPr>
          <w:delText xml:space="preserve">2) </w:delText>
        </w:r>
        <w:r w:rsidR="0097053A" w:rsidRPr="00E352EF" w:rsidDel="00434059">
          <w:rPr>
            <w:rFonts w:ascii="Cambria" w:eastAsia="Calibri" w:hAnsi="Cambria" w:cs="Calibri"/>
          </w:rPr>
          <w:delText>If A = “hello”, B = “hi”, C = “Hi”:</w:delText>
        </w:r>
      </w:del>
    </w:p>
    <w:p w14:paraId="2B59A42C" w14:textId="529E03AD" w:rsidR="005A2227" w:rsidRPr="00E352EF" w:rsidDel="00434059" w:rsidRDefault="0097053A" w:rsidP="00D544A1">
      <w:pPr>
        <w:ind w:left="720"/>
        <w:rPr>
          <w:del w:id="5323" w:author="Laura Viignola" w:date="2017-06-22T12:30:00Z"/>
          <w:rFonts w:ascii="Cambria" w:hAnsi="Cambria"/>
        </w:rPr>
      </w:pPr>
      <w:del w:id="5324" w:author="Laura Viignola" w:date="2017-06-22T12:30:00Z">
        <w:r w:rsidRPr="00E352EF" w:rsidDel="00434059">
          <w:rPr>
            <w:rFonts w:ascii="Cambria" w:eastAsia="Calibri" w:hAnsi="Cambria" w:cs="Calibri"/>
          </w:rPr>
          <w:delText>D := A</w:delText>
        </w:r>
        <w:r w:rsidRPr="00E352EF" w:rsidDel="00434059">
          <w:rPr>
            <w:rFonts w:ascii="Cambria" w:eastAsia="Calibri" w:hAnsi="Cambria" w:cs="Calibri"/>
            <w:b/>
          </w:rPr>
          <w:delText xml:space="preserve"> &lt;&gt;</w:delText>
        </w:r>
        <w:r w:rsidRPr="00E352EF" w:rsidDel="00434059">
          <w:rPr>
            <w:rFonts w:ascii="Cambria" w:eastAsia="Calibri" w:hAnsi="Cambria" w:cs="Calibri"/>
          </w:rPr>
          <w:delText xml:space="preserve"> B  </w:delText>
        </w:r>
        <w:r w:rsidR="00994652" w:rsidRPr="00E352EF" w:rsidDel="00434059">
          <w:rPr>
            <w:rFonts w:ascii="Cambria" w:eastAsia="Calibri" w:hAnsi="Cambria" w:cs="Calibri"/>
          </w:rPr>
          <w:tab/>
        </w:r>
        <w:r w:rsidR="00994652" w:rsidRPr="00E352EF" w:rsidDel="00434059">
          <w:rPr>
            <w:rFonts w:ascii="Cambria" w:eastAsia="Calibri" w:hAnsi="Cambria" w:cs="Calibri"/>
          </w:rPr>
          <w:tab/>
        </w:r>
        <w:r w:rsidR="00994652" w:rsidRPr="00E352EF" w:rsidDel="00434059">
          <w:rPr>
            <w:rFonts w:ascii="Cambria" w:eastAsia="Calibri" w:hAnsi="Cambria" w:cs="Calibri"/>
          </w:rPr>
          <w:tab/>
        </w:r>
        <w:r w:rsidRPr="00E352EF" w:rsidDel="00434059">
          <w:rPr>
            <w:rFonts w:ascii="Cambria" w:eastAsia="Calibri" w:hAnsi="Cambria" w:cs="Calibri"/>
          </w:rPr>
          <w:delText>D = true</w:delText>
        </w:r>
      </w:del>
    </w:p>
    <w:p w14:paraId="28FC0740" w14:textId="12FFF2F8" w:rsidR="005A2227" w:rsidRPr="00E352EF" w:rsidDel="00434059" w:rsidRDefault="005A2227" w:rsidP="00D544A1">
      <w:pPr>
        <w:rPr>
          <w:del w:id="5325" w:author="Laura Viignola" w:date="2017-06-22T12:30:00Z"/>
          <w:rFonts w:ascii="Cambria" w:hAnsi="Cambria"/>
        </w:rPr>
      </w:pPr>
    </w:p>
    <w:p w14:paraId="67AEDEDD" w14:textId="0C26D2D6" w:rsidR="005A2227" w:rsidDel="00434059" w:rsidRDefault="00EA6708" w:rsidP="00D544A1">
      <w:pPr>
        <w:rPr>
          <w:del w:id="5326" w:author="Laura Viignola" w:date="2017-06-22T12:30:00Z"/>
          <w:rFonts w:ascii="Cambria" w:eastAsia="Calibri" w:hAnsi="Cambria" w:cs="Calibri"/>
        </w:rPr>
      </w:pPr>
      <w:del w:id="5327" w:author="Laura Viignola" w:date="2017-06-22T12:30:00Z">
        <w:r w:rsidRPr="00E352EF" w:rsidDel="00434059">
          <w:rPr>
            <w:rFonts w:ascii="Cambria" w:hAnsi="Cambria"/>
          </w:rPr>
          <w:delText>O</w:delText>
        </w:r>
        <w:r w:rsidR="0097053A" w:rsidRPr="00E352EF" w:rsidDel="00434059">
          <w:rPr>
            <w:rFonts w:ascii="Cambria" w:hAnsi="Cambria"/>
          </w:rPr>
          <w:delText xml:space="preserve">n </w:delText>
        </w:r>
        <w:r w:rsidR="00F4601C" w:rsidRPr="00E352EF" w:rsidDel="00434059">
          <w:delText>Dataset</w:delText>
        </w:r>
        <w:r w:rsidR="0097053A" w:rsidRPr="00E352EF" w:rsidDel="00434059">
          <w:rPr>
            <w:rFonts w:ascii="Cambria" w:eastAsia="Calibri" w:hAnsi="Cambria" w:cs="Calibri"/>
          </w:rPr>
          <w:delText xml:space="preserve"> </w:delText>
        </w:r>
      </w:del>
    </w:p>
    <w:p w14:paraId="1B086E6A" w14:textId="189F3EBA" w:rsidR="00434059" w:rsidRDefault="00434059" w:rsidP="00D544A1">
      <w:pPr>
        <w:rPr>
          <w:rFonts w:ascii="Cambria" w:hAnsi="Cambria"/>
        </w:rPr>
      </w:pPr>
      <w:ins w:id="5328" w:author="Laura Viignola" w:date="2017-06-22T12:32:00Z">
        <w:r>
          <w:rPr>
            <w:rFonts w:ascii="Cambria" w:hAnsi="Cambria"/>
          </w:rPr>
          <w:t>Given the left operand Data Set</w:t>
        </w:r>
        <w:del w:id="5329" w:author="Utente" w:date="2017-06-26T16:08:00Z">
          <w:r w:rsidDel="00F27DF7">
            <w:rPr>
              <w:rFonts w:ascii="Cambria" w:hAnsi="Cambria"/>
            </w:rPr>
            <w:delText>, DS_1</w:delText>
          </w:r>
        </w:del>
        <w:r>
          <w:rPr>
            <w:rFonts w:ascii="Cambria" w:hAnsi="Cambria"/>
          </w:rPr>
          <w:t>:</w:t>
        </w:r>
      </w:ins>
    </w:p>
    <w:tbl>
      <w:tblPr>
        <w:tblpPr w:leftFromText="141" w:rightFromText="141" w:vertAnchor="text" w:horzAnchor="margin" w:tblpY="112"/>
        <w:tblW w:w="7142"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374"/>
        <w:gridCol w:w="887"/>
        <w:gridCol w:w="1249"/>
        <w:gridCol w:w="1353"/>
        <w:gridCol w:w="1279"/>
      </w:tblGrid>
      <w:tr w:rsidR="00434059" w:rsidRPr="00E352EF" w14:paraId="5CC6A84A" w14:textId="77777777" w:rsidTr="00434059">
        <w:tc>
          <w:tcPr>
            <w:tcW w:w="7142"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46BF5EF" w14:textId="30171ABB" w:rsidR="00434059" w:rsidRPr="00F27DF7" w:rsidRDefault="00434059" w:rsidP="00434059">
            <w:pPr>
              <w:jc w:val="both"/>
              <w:rPr>
                <w:rFonts w:ascii="Arial" w:hAnsi="Arial" w:cs="Arial"/>
              </w:rPr>
            </w:pPr>
            <w:del w:id="5330" w:author="Laura Viignola" w:date="2017-06-22T12:34:00Z">
              <w:r w:rsidRPr="00F27DF7" w:rsidDel="00434059">
                <w:rPr>
                  <w:rFonts w:ascii="Arial" w:eastAsia="Calibri" w:hAnsi="Arial" w:cs="Arial"/>
                </w:rPr>
                <w:delText>Y_unemployment_2012</w:delText>
              </w:r>
            </w:del>
            <w:ins w:id="5331" w:author="Laura Viignola" w:date="2017-06-22T12:34:00Z">
              <w:r w:rsidRPr="00F27DF7">
                <w:rPr>
                  <w:rFonts w:ascii="Arial" w:eastAsia="Calibri" w:hAnsi="Arial" w:cs="Arial"/>
                </w:rPr>
                <w:t>D</w:t>
              </w:r>
            </w:ins>
            <w:ins w:id="5332" w:author="Laura Viignola" w:date="2017-06-22T12:35:00Z">
              <w:r w:rsidRPr="00F27DF7">
                <w:rPr>
                  <w:rFonts w:ascii="Arial" w:eastAsia="Calibri" w:hAnsi="Arial" w:cs="Arial"/>
                </w:rPr>
                <w:t>S</w:t>
              </w:r>
            </w:ins>
            <w:ins w:id="5333" w:author="Laura Viignola" w:date="2017-06-22T12:34:00Z">
              <w:r w:rsidRPr="00F27DF7">
                <w:rPr>
                  <w:rFonts w:ascii="Arial" w:eastAsia="Calibri" w:hAnsi="Arial" w:cs="Arial"/>
                </w:rPr>
                <w:t>_1</w:t>
              </w:r>
            </w:ins>
          </w:p>
        </w:tc>
      </w:tr>
      <w:tr w:rsidR="00434059" w:rsidRPr="00E352EF" w14:paraId="2B6024E6" w14:textId="77777777" w:rsidTr="00434059">
        <w:tc>
          <w:tcPr>
            <w:tcW w:w="272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C331040" w14:textId="1301F7E2" w:rsidR="00434059" w:rsidRPr="00F27DF7" w:rsidRDefault="00434059" w:rsidP="00434059">
            <w:pPr>
              <w:jc w:val="both"/>
              <w:rPr>
                <w:rFonts w:ascii="Arial" w:hAnsi="Arial" w:cs="Arial"/>
              </w:rPr>
            </w:pPr>
            <w:del w:id="5334" w:author="Laura Viignola" w:date="2017-06-22T12:34:00Z">
              <w:r w:rsidRPr="00F27DF7" w:rsidDel="00434059">
                <w:rPr>
                  <w:rFonts w:ascii="Arial" w:eastAsia="Calibri" w:hAnsi="Arial" w:cs="Arial"/>
                  <w:b/>
                </w:rPr>
                <w:delText>GEO</w:delText>
              </w:r>
            </w:del>
            <w:ins w:id="5335" w:author="Laura Viignola" w:date="2017-06-22T12:34:00Z">
              <w:r w:rsidRPr="00F27DF7">
                <w:rPr>
                  <w:rFonts w:ascii="Arial" w:eastAsia="Calibri" w:hAnsi="Arial" w:cs="Arial"/>
                  <w:b/>
                </w:rPr>
                <w:t>Id_1</w:t>
              </w:r>
            </w:ins>
          </w:p>
        </w:tc>
        <w:tc>
          <w:tcPr>
            <w:tcW w:w="72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E033A45" w14:textId="69EA12D2" w:rsidR="00434059" w:rsidRPr="00F27DF7" w:rsidRDefault="00434059" w:rsidP="00434059">
            <w:pPr>
              <w:jc w:val="both"/>
              <w:rPr>
                <w:rFonts w:ascii="Arial" w:hAnsi="Arial" w:cs="Arial"/>
              </w:rPr>
            </w:pPr>
            <w:del w:id="5336" w:author="Laura Viignola" w:date="2017-06-22T12:34:00Z">
              <w:r w:rsidRPr="00F27DF7" w:rsidDel="00434059">
                <w:rPr>
                  <w:rFonts w:ascii="Arial" w:eastAsia="Calibri" w:hAnsi="Arial" w:cs="Arial"/>
                  <w:b/>
                </w:rPr>
                <w:delText>SEX</w:delText>
              </w:r>
            </w:del>
            <w:ins w:id="5337" w:author="Laura Viignola" w:date="2017-06-22T12:34:00Z">
              <w:r w:rsidRPr="00F27DF7">
                <w:rPr>
                  <w:rFonts w:ascii="Arial" w:eastAsia="Calibri" w:hAnsi="Arial" w:cs="Arial"/>
                  <w:b/>
                </w:rPr>
                <w:t>Id_2</w:t>
              </w:r>
            </w:ins>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CDF4CCC" w14:textId="321EA263" w:rsidR="00434059" w:rsidRPr="00F27DF7" w:rsidRDefault="00434059" w:rsidP="00434059">
            <w:pPr>
              <w:jc w:val="both"/>
              <w:rPr>
                <w:rFonts w:ascii="Arial" w:hAnsi="Arial" w:cs="Arial"/>
              </w:rPr>
            </w:pPr>
            <w:del w:id="5338" w:author="Laura Viignola" w:date="2017-06-22T12:34:00Z">
              <w:r w:rsidRPr="00F27DF7" w:rsidDel="00434059">
                <w:rPr>
                  <w:rFonts w:ascii="Arial" w:eastAsia="Calibri" w:hAnsi="Arial" w:cs="Arial"/>
                  <w:b/>
                </w:rPr>
                <w:delText>UNIT</w:delText>
              </w:r>
            </w:del>
            <w:ins w:id="5339" w:author="Laura Viignola" w:date="2017-06-22T12:34:00Z">
              <w:r w:rsidRPr="00F27DF7">
                <w:rPr>
                  <w:rFonts w:ascii="Arial" w:eastAsia="Calibri" w:hAnsi="Arial" w:cs="Arial"/>
                  <w:b/>
                </w:rPr>
                <w:t>Id_3</w:t>
              </w:r>
            </w:ins>
          </w:p>
        </w:tc>
        <w:tc>
          <w:tcPr>
            <w:tcW w:w="11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D91FEE1" w14:textId="0A13C2F8" w:rsidR="00434059" w:rsidRPr="00F27DF7" w:rsidRDefault="00434059" w:rsidP="00434059">
            <w:pPr>
              <w:jc w:val="both"/>
              <w:rPr>
                <w:rFonts w:ascii="Arial" w:hAnsi="Arial" w:cs="Arial"/>
              </w:rPr>
            </w:pPr>
            <w:ins w:id="5340" w:author="Laura Viignola" w:date="2017-06-22T12:34:00Z">
              <w:r w:rsidRPr="00F27DF7">
                <w:rPr>
                  <w:rFonts w:ascii="Arial" w:eastAsia="Calibri" w:hAnsi="Arial" w:cs="Arial"/>
                  <w:b/>
                </w:rPr>
                <w:t>Id_4</w:t>
              </w:r>
            </w:ins>
            <w:del w:id="5341" w:author="Laura Viignola" w:date="2017-06-22T12:34:00Z">
              <w:r w:rsidRPr="00F27DF7" w:rsidDel="00434059">
                <w:rPr>
                  <w:rFonts w:ascii="Arial" w:eastAsia="Calibri" w:hAnsi="Arial" w:cs="Arial"/>
                  <w:b/>
                </w:rPr>
                <w:delText>C_BIRTH</w:delText>
              </w:r>
            </w:del>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4EBF699" w14:textId="11DAE171" w:rsidR="00434059" w:rsidRPr="00F27DF7" w:rsidRDefault="00434059" w:rsidP="00434059">
            <w:pPr>
              <w:jc w:val="both"/>
              <w:rPr>
                <w:rFonts w:ascii="Arial" w:hAnsi="Arial" w:cs="Arial"/>
              </w:rPr>
            </w:pPr>
            <w:del w:id="5342" w:author="Laura Viignola" w:date="2017-06-22T12:34:00Z">
              <w:r w:rsidRPr="00F27DF7" w:rsidDel="00434059">
                <w:rPr>
                  <w:rFonts w:ascii="Arial" w:eastAsia="Calibri" w:hAnsi="Arial" w:cs="Arial"/>
                  <w:b/>
                </w:rPr>
                <w:delText>VALUE</w:delText>
              </w:r>
            </w:del>
            <w:ins w:id="5343" w:author="Laura Viignola" w:date="2017-06-22T12:34:00Z">
              <w:r w:rsidRPr="00F27DF7">
                <w:rPr>
                  <w:rFonts w:ascii="Arial" w:eastAsia="Calibri" w:hAnsi="Arial" w:cs="Arial"/>
                  <w:b/>
                </w:rPr>
                <w:t>Me_1</w:t>
              </w:r>
            </w:ins>
          </w:p>
        </w:tc>
      </w:tr>
      <w:tr w:rsidR="00434059" w:rsidRPr="00E352EF" w14:paraId="2A292EB7" w14:textId="77777777" w:rsidTr="00434059">
        <w:tc>
          <w:tcPr>
            <w:tcW w:w="2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7452D0" w14:textId="77777777" w:rsidR="00434059" w:rsidRPr="00F27DF7" w:rsidRDefault="00434059" w:rsidP="00434059">
            <w:pPr>
              <w:jc w:val="both"/>
              <w:rPr>
                <w:rFonts w:ascii="Arial" w:hAnsi="Arial" w:cs="Arial"/>
              </w:rPr>
            </w:pPr>
            <w:r w:rsidRPr="00F27DF7">
              <w:rPr>
                <w:rFonts w:ascii="Arial" w:eastAsia="Calibri" w:hAnsi="Arial" w:cs="Arial"/>
              </w:rPr>
              <w:t>Germany</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99C56F" w14:textId="77777777" w:rsidR="00434059" w:rsidRPr="00F27DF7" w:rsidRDefault="00434059" w:rsidP="00434059">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38254B" w14:textId="77777777" w:rsidR="00434059" w:rsidRPr="00F27DF7" w:rsidRDefault="00434059" w:rsidP="00434059">
            <w:pPr>
              <w:jc w:val="both"/>
              <w:rPr>
                <w:rFonts w:ascii="Arial" w:hAnsi="Arial" w:cs="Arial"/>
              </w:rPr>
            </w:pPr>
            <w:r w:rsidRPr="00F27DF7">
              <w:rPr>
                <w:rFonts w:ascii="Arial" w:eastAsia="Calibri" w:hAnsi="Arial" w:cs="Arial"/>
              </w:rPr>
              <w:t>Percentage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FB6C4A" w14:textId="77777777" w:rsidR="00434059" w:rsidRPr="00F27DF7" w:rsidRDefault="00434059" w:rsidP="00434059">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7615A6" w14:textId="77777777" w:rsidR="00434059" w:rsidRPr="00F27DF7" w:rsidRDefault="00434059" w:rsidP="00434059">
            <w:pPr>
              <w:jc w:val="both"/>
              <w:rPr>
                <w:rFonts w:ascii="Arial" w:hAnsi="Arial" w:cs="Arial"/>
              </w:rPr>
            </w:pPr>
            <w:r w:rsidRPr="00F27DF7">
              <w:rPr>
                <w:rFonts w:ascii="Arial" w:eastAsia="Calibri" w:hAnsi="Arial" w:cs="Arial"/>
              </w:rPr>
              <w:t>7.1</w:t>
            </w:r>
          </w:p>
        </w:tc>
      </w:tr>
      <w:tr w:rsidR="00434059" w:rsidRPr="00E352EF" w14:paraId="4FA73B5A" w14:textId="77777777" w:rsidTr="00434059">
        <w:tc>
          <w:tcPr>
            <w:tcW w:w="2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F1D8CF" w14:textId="77777777" w:rsidR="00434059" w:rsidRPr="00F27DF7" w:rsidRDefault="00434059" w:rsidP="00434059">
            <w:pPr>
              <w:jc w:val="both"/>
              <w:rPr>
                <w:rFonts w:ascii="Arial" w:hAnsi="Arial" w:cs="Arial"/>
              </w:rPr>
            </w:pPr>
            <w:r w:rsidRPr="00F27DF7">
              <w:rPr>
                <w:rFonts w:ascii="Arial" w:eastAsia="Calibri" w:hAnsi="Arial" w:cs="Arial"/>
              </w:rPr>
              <w:t>Greece</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173043" w14:textId="77777777" w:rsidR="00434059" w:rsidRPr="00F27DF7" w:rsidRDefault="00434059" w:rsidP="00434059">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A35F3B" w14:textId="77777777" w:rsidR="00434059" w:rsidRPr="00F27DF7" w:rsidRDefault="00434059" w:rsidP="00434059">
            <w:pPr>
              <w:jc w:val="both"/>
              <w:rPr>
                <w:rFonts w:ascii="Arial" w:hAnsi="Arial" w:cs="Arial"/>
              </w:rPr>
            </w:pPr>
            <w:r w:rsidRPr="00F27DF7">
              <w:rPr>
                <w:rFonts w:ascii="Arial" w:eastAsia="Calibri" w:hAnsi="Arial" w:cs="Arial"/>
              </w:rPr>
              <w:t>Percentage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893758" w14:textId="77777777" w:rsidR="00434059" w:rsidRPr="00F27DF7" w:rsidRDefault="00434059" w:rsidP="00434059">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1D0DCD" w14:textId="77777777" w:rsidR="00434059" w:rsidRPr="00F27DF7" w:rsidRDefault="00434059" w:rsidP="00434059">
            <w:pPr>
              <w:jc w:val="both"/>
              <w:rPr>
                <w:rFonts w:ascii="Arial" w:hAnsi="Arial" w:cs="Arial"/>
              </w:rPr>
            </w:pPr>
            <w:r w:rsidRPr="00F27DF7">
              <w:rPr>
                <w:rFonts w:ascii="Arial" w:eastAsia="Calibri" w:hAnsi="Arial" w:cs="Arial"/>
              </w:rPr>
              <w:t>NULL</w:t>
            </w:r>
          </w:p>
        </w:tc>
      </w:tr>
    </w:tbl>
    <w:p w14:paraId="22DD1BC5" w14:textId="77777777" w:rsidR="00434059" w:rsidRDefault="00434059" w:rsidP="00D544A1">
      <w:pPr>
        <w:rPr>
          <w:rFonts w:ascii="Cambria" w:hAnsi="Cambria"/>
        </w:rPr>
      </w:pPr>
    </w:p>
    <w:p w14:paraId="318CA849" w14:textId="77777777" w:rsidR="00434059" w:rsidRDefault="00434059" w:rsidP="00D544A1">
      <w:pPr>
        <w:rPr>
          <w:rFonts w:ascii="Cambria" w:hAnsi="Cambria"/>
        </w:rPr>
      </w:pPr>
    </w:p>
    <w:p w14:paraId="1124470E" w14:textId="77777777" w:rsidR="00434059" w:rsidRDefault="00434059" w:rsidP="00D544A1">
      <w:pPr>
        <w:rPr>
          <w:ins w:id="5344" w:author="Laura Viignola" w:date="2017-06-22T12:33:00Z"/>
          <w:rFonts w:ascii="Cambria" w:eastAsia="Calibri" w:hAnsi="Cambria" w:cs="Calibri"/>
          <w:i/>
        </w:rPr>
      </w:pPr>
    </w:p>
    <w:p w14:paraId="1C662949" w14:textId="77777777" w:rsidR="00434059" w:rsidRDefault="00434059" w:rsidP="00D544A1">
      <w:pPr>
        <w:rPr>
          <w:ins w:id="5345" w:author="Laura Viignola" w:date="2017-06-22T12:33:00Z"/>
          <w:rFonts w:ascii="Cambria" w:eastAsia="Calibri" w:hAnsi="Cambria" w:cs="Calibri"/>
          <w:i/>
        </w:rPr>
      </w:pPr>
    </w:p>
    <w:p w14:paraId="064CB669" w14:textId="77777777" w:rsidR="00434059" w:rsidRDefault="00434059" w:rsidP="00D544A1">
      <w:pPr>
        <w:rPr>
          <w:ins w:id="5346" w:author="Laura Viignola" w:date="2017-06-22T12:33:00Z"/>
          <w:rFonts w:ascii="Cambria" w:eastAsia="Calibri" w:hAnsi="Cambria" w:cs="Calibri"/>
          <w:i/>
        </w:rPr>
      </w:pPr>
    </w:p>
    <w:p w14:paraId="1D461256" w14:textId="77777777" w:rsidR="00434059" w:rsidRDefault="00434059" w:rsidP="00D544A1">
      <w:pPr>
        <w:rPr>
          <w:ins w:id="5347" w:author="Laura Viignola" w:date="2017-06-22T12:33:00Z"/>
          <w:rFonts w:ascii="Cambria" w:eastAsia="Calibri" w:hAnsi="Cambria" w:cs="Calibri"/>
          <w:i/>
        </w:rPr>
      </w:pPr>
    </w:p>
    <w:p w14:paraId="63EB908C" w14:textId="77777777" w:rsidR="00434059" w:rsidRDefault="00434059" w:rsidP="00D544A1">
      <w:pPr>
        <w:rPr>
          <w:ins w:id="5348" w:author="Laura Viignola" w:date="2017-06-22T12:33:00Z"/>
          <w:rFonts w:ascii="Cambria" w:eastAsia="Calibri" w:hAnsi="Cambria" w:cs="Calibri"/>
          <w:i/>
        </w:rPr>
      </w:pPr>
    </w:p>
    <w:p w14:paraId="00DC2135" w14:textId="25246CF5" w:rsidR="00434059" w:rsidDel="00D71CDA" w:rsidRDefault="00434059" w:rsidP="00D544A1">
      <w:pPr>
        <w:rPr>
          <w:ins w:id="5349" w:author="Laura Viignola" w:date="2017-06-22T12:33:00Z"/>
          <w:del w:id="5350" w:author="Utente" w:date="2017-06-27T17:19:00Z"/>
          <w:rFonts w:ascii="Cambria" w:eastAsia="Calibri" w:hAnsi="Cambria" w:cs="Calibri"/>
          <w:i/>
        </w:rPr>
      </w:pPr>
    </w:p>
    <w:p w14:paraId="192A474C" w14:textId="5AC95EF0" w:rsidR="00434059" w:rsidRPr="00F27DF7" w:rsidRDefault="00434059" w:rsidP="00D544A1">
      <w:pPr>
        <w:rPr>
          <w:rFonts w:ascii="Arial" w:eastAsia="Calibri" w:hAnsi="Arial" w:cs="Arial"/>
        </w:rPr>
      </w:pPr>
      <w:ins w:id="5351" w:author="Laura Viignola" w:date="2017-06-22T12:34:00Z">
        <w:r>
          <w:rPr>
            <w:rFonts w:ascii="Cambria" w:eastAsia="Calibri" w:hAnsi="Cambria" w:cs="Calibri"/>
          </w:rPr>
          <w:t>a</w:t>
        </w:r>
      </w:ins>
      <w:ins w:id="5352" w:author="Laura Viignola" w:date="2017-06-22T12:33:00Z">
        <w:r>
          <w:rPr>
            <w:rFonts w:ascii="Cambria" w:eastAsia="Calibri" w:hAnsi="Cambria" w:cs="Calibri"/>
          </w:rPr>
          <w:t>nd the right operand Data Set</w:t>
        </w:r>
        <w:del w:id="5353" w:author="Utente" w:date="2017-06-26T16:08:00Z">
          <w:r w:rsidDel="00F27DF7">
            <w:rPr>
              <w:rFonts w:ascii="Cambria" w:eastAsia="Calibri" w:hAnsi="Cambria" w:cs="Calibri"/>
            </w:rPr>
            <w:delText>, DS_2</w:delText>
          </w:r>
        </w:del>
        <w:r>
          <w:rPr>
            <w:rFonts w:ascii="Cambria" w:eastAsia="Calibri" w:hAnsi="Cambria" w:cs="Calibri"/>
          </w:rPr>
          <w:t>:</w:t>
        </w:r>
      </w:ins>
    </w:p>
    <w:tbl>
      <w:tblPr>
        <w:tblpPr w:leftFromText="141" w:rightFromText="141" w:vertAnchor="text" w:horzAnchor="margin" w:tblpY="175"/>
        <w:tblW w:w="548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31"/>
        <w:gridCol w:w="887"/>
        <w:gridCol w:w="1109"/>
        <w:gridCol w:w="1353"/>
        <w:gridCol w:w="1265"/>
      </w:tblGrid>
      <w:tr w:rsidR="00434059" w:rsidRPr="00F27DF7" w14:paraId="537EC584" w14:textId="77777777" w:rsidTr="00434059">
        <w:tc>
          <w:tcPr>
            <w:tcW w:w="5486"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C805D0F" w14:textId="63DC9581" w:rsidR="00434059" w:rsidRPr="00F27DF7" w:rsidRDefault="00434059" w:rsidP="00434059">
            <w:pPr>
              <w:jc w:val="both"/>
              <w:rPr>
                <w:rFonts w:ascii="Arial" w:hAnsi="Arial" w:cs="Arial"/>
              </w:rPr>
            </w:pPr>
            <w:del w:id="5354" w:author="Laura Viignola" w:date="2017-06-22T12:34:00Z">
              <w:r w:rsidRPr="00F27DF7" w:rsidDel="00434059">
                <w:rPr>
                  <w:rFonts w:ascii="Arial" w:eastAsia="Calibri" w:hAnsi="Arial" w:cs="Arial"/>
                </w:rPr>
                <w:delText>y_unemployment_2011</w:delText>
              </w:r>
            </w:del>
            <w:ins w:id="5355" w:author="Laura Viignola" w:date="2017-06-22T12:34:00Z">
              <w:r w:rsidRPr="00F27DF7">
                <w:rPr>
                  <w:rFonts w:ascii="Arial" w:eastAsia="Calibri" w:hAnsi="Arial" w:cs="Arial"/>
                </w:rPr>
                <w:t>DS_2</w:t>
              </w:r>
            </w:ins>
          </w:p>
        </w:tc>
      </w:tr>
      <w:tr w:rsidR="00434059" w:rsidRPr="00F27DF7" w14:paraId="54650629" w14:textId="77777777" w:rsidTr="00434059">
        <w:tc>
          <w:tcPr>
            <w:tcW w:w="1065"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3" w:type="dxa"/>
              <w:left w:w="43" w:type="dxa"/>
              <w:bottom w:w="43" w:type="dxa"/>
              <w:right w:w="43" w:type="dxa"/>
            </w:tcMar>
          </w:tcPr>
          <w:p w14:paraId="416C3437" w14:textId="49188788" w:rsidR="00434059" w:rsidRPr="00F27DF7" w:rsidRDefault="00434059" w:rsidP="00434059">
            <w:pPr>
              <w:jc w:val="both"/>
              <w:rPr>
                <w:rFonts w:ascii="Arial" w:hAnsi="Arial" w:cs="Arial"/>
              </w:rPr>
            </w:pPr>
            <w:del w:id="5356" w:author="Laura Viignola" w:date="2017-06-22T12:35:00Z">
              <w:r w:rsidRPr="00F27DF7" w:rsidDel="00434059">
                <w:rPr>
                  <w:rFonts w:ascii="Arial" w:eastAsia="Calibri" w:hAnsi="Arial" w:cs="Arial"/>
                  <w:b/>
                </w:rPr>
                <w:delText>GEO</w:delText>
              </w:r>
            </w:del>
            <w:ins w:id="5357" w:author="Laura Viignola" w:date="2017-06-22T12:35:00Z">
              <w:r w:rsidRPr="00F27DF7">
                <w:rPr>
                  <w:rFonts w:ascii="Arial" w:eastAsia="Calibri" w:hAnsi="Arial" w:cs="Arial"/>
                  <w:b/>
                </w:rPr>
                <w:t>Id_1</w:t>
              </w:r>
            </w:ins>
          </w:p>
        </w:tc>
        <w:tc>
          <w:tcPr>
            <w:tcW w:w="720"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3" w:type="dxa"/>
              <w:left w:w="43" w:type="dxa"/>
              <w:bottom w:w="43" w:type="dxa"/>
              <w:right w:w="43" w:type="dxa"/>
            </w:tcMar>
          </w:tcPr>
          <w:p w14:paraId="6F1C04F5" w14:textId="134EBBA1" w:rsidR="00434059" w:rsidRPr="00F27DF7" w:rsidRDefault="00434059" w:rsidP="00434059">
            <w:pPr>
              <w:jc w:val="both"/>
              <w:rPr>
                <w:rFonts w:ascii="Arial" w:hAnsi="Arial" w:cs="Arial"/>
              </w:rPr>
            </w:pPr>
            <w:del w:id="5358" w:author="Laura Viignola" w:date="2017-06-22T12:35:00Z">
              <w:r w:rsidRPr="00F27DF7" w:rsidDel="00434059">
                <w:rPr>
                  <w:rFonts w:ascii="Arial" w:eastAsia="Calibri" w:hAnsi="Arial" w:cs="Arial"/>
                  <w:b/>
                </w:rPr>
                <w:delText>SEX</w:delText>
              </w:r>
            </w:del>
            <w:ins w:id="5359" w:author="Laura Viignola" w:date="2017-06-22T12:35:00Z">
              <w:r w:rsidRPr="00F27DF7">
                <w:rPr>
                  <w:rFonts w:ascii="Arial" w:eastAsia="Calibri" w:hAnsi="Arial" w:cs="Arial"/>
                  <w:b/>
                </w:rPr>
                <w:t>Id_2</w:t>
              </w:r>
            </w:ins>
          </w:p>
        </w:tc>
        <w:tc>
          <w:tcPr>
            <w:tcW w:w="1282"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3" w:type="dxa"/>
              <w:left w:w="43" w:type="dxa"/>
              <w:bottom w:w="43" w:type="dxa"/>
              <w:right w:w="43" w:type="dxa"/>
            </w:tcMar>
          </w:tcPr>
          <w:p w14:paraId="20F7292F" w14:textId="791C55AC" w:rsidR="00434059" w:rsidRPr="00F27DF7" w:rsidRDefault="00434059" w:rsidP="00434059">
            <w:pPr>
              <w:jc w:val="both"/>
              <w:rPr>
                <w:rFonts w:ascii="Arial" w:hAnsi="Arial" w:cs="Arial"/>
              </w:rPr>
            </w:pPr>
            <w:del w:id="5360" w:author="Laura Viignola" w:date="2017-06-22T12:35:00Z">
              <w:r w:rsidRPr="00F27DF7" w:rsidDel="00434059">
                <w:rPr>
                  <w:rFonts w:ascii="Arial" w:eastAsia="Calibri" w:hAnsi="Arial" w:cs="Arial"/>
                  <w:b/>
                </w:rPr>
                <w:delText>UNIT</w:delText>
              </w:r>
            </w:del>
            <w:ins w:id="5361" w:author="Laura Viignola" w:date="2017-06-22T12:35:00Z">
              <w:r w:rsidRPr="00F27DF7">
                <w:rPr>
                  <w:rFonts w:ascii="Arial" w:eastAsia="Calibri" w:hAnsi="Arial" w:cs="Arial"/>
                  <w:b/>
                </w:rPr>
                <w:t>Id_3</w:t>
              </w:r>
            </w:ins>
          </w:p>
        </w:tc>
        <w:tc>
          <w:tcPr>
            <w:tcW w:w="1138"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3" w:type="dxa"/>
              <w:left w:w="43" w:type="dxa"/>
              <w:bottom w:w="43" w:type="dxa"/>
              <w:right w:w="43" w:type="dxa"/>
            </w:tcMar>
          </w:tcPr>
          <w:p w14:paraId="44F3C56B" w14:textId="093CBE9E" w:rsidR="00434059" w:rsidRPr="00F27DF7" w:rsidRDefault="00434059" w:rsidP="00434059">
            <w:pPr>
              <w:jc w:val="both"/>
              <w:rPr>
                <w:rFonts w:ascii="Arial" w:hAnsi="Arial" w:cs="Arial"/>
              </w:rPr>
            </w:pPr>
            <w:ins w:id="5362" w:author="Laura Viignola" w:date="2017-06-22T12:35:00Z">
              <w:r w:rsidRPr="00F27DF7">
                <w:rPr>
                  <w:rFonts w:ascii="Arial" w:eastAsia="Calibri" w:hAnsi="Arial" w:cs="Arial"/>
                  <w:b/>
                </w:rPr>
                <w:t>Id_4</w:t>
              </w:r>
            </w:ins>
            <w:del w:id="5363" w:author="Laura Viignola" w:date="2017-06-22T12:35:00Z">
              <w:r w:rsidRPr="00F27DF7" w:rsidDel="00434059">
                <w:rPr>
                  <w:rFonts w:ascii="Arial" w:eastAsia="Calibri" w:hAnsi="Arial" w:cs="Arial"/>
                  <w:b/>
                </w:rPr>
                <w:delText>C_BIRTH</w:delText>
              </w:r>
            </w:del>
          </w:p>
        </w:tc>
        <w:tc>
          <w:tcPr>
            <w:tcW w:w="128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6E96F70" w14:textId="2F9FD97E" w:rsidR="00434059" w:rsidRPr="00F27DF7" w:rsidRDefault="00434059" w:rsidP="00434059">
            <w:pPr>
              <w:jc w:val="both"/>
              <w:rPr>
                <w:rFonts w:ascii="Arial" w:hAnsi="Arial" w:cs="Arial"/>
              </w:rPr>
            </w:pPr>
            <w:del w:id="5364" w:author="Laura Viignola" w:date="2017-06-22T12:36:00Z">
              <w:r w:rsidRPr="00F27DF7" w:rsidDel="00434059">
                <w:rPr>
                  <w:rFonts w:ascii="Arial" w:eastAsia="Calibri" w:hAnsi="Arial" w:cs="Arial"/>
                  <w:b/>
                </w:rPr>
                <w:delText>VALUE</w:delText>
              </w:r>
            </w:del>
            <w:ins w:id="5365" w:author="Laura Viignola" w:date="2017-06-22T12:36:00Z">
              <w:r w:rsidRPr="00F27DF7">
                <w:rPr>
                  <w:rFonts w:ascii="Arial" w:eastAsia="Calibri" w:hAnsi="Arial" w:cs="Arial"/>
                  <w:b/>
                </w:rPr>
                <w:t>Me_1</w:t>
              </w:r>
            </w:ins>
          </w:p>
        </w:tc>
      </w:tr>
      <w:tr w:rsidR="00434059" w:rsidRPr="00F27DF7" w14:paraId="504E54B8" w14:textId="77777777" w:rsidTr="00434059">
        <w:tc>
          <w:tcPr>
            <w:tcW w:w="10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AA3101" w14:textId="77777777" w:rsidR="00434059" w:rsidRPr="00F27DF7" w:rsidRDefault="00434059" w:rsidP="00434059">
            <w:pPr>
              <w:jc w:val="both"/>
              <w:rPr>
                <w:rFonts w:ascii="Arial" w:hAnsi="Arial" w:cs="Arial"/>
              </w:rPr>
            </w:pPr>
            <w:r w:rsidRPr="00F27DF7">
              <w:rPr>
                <w:rFonts w:ascii="Arial" w:eastAsia="Calibri" w:hAnsi="Arial" w:cs="Arial"/>
              </w:rPr>
              <w:t>Germany</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26D29A" w14:textId="77777777" w:rsidR="00434059" w:rsidRPr="00F27DF7" w:rsidRDefault="00434059" w:rsidP="00434059">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6A0C40" w14:textId="77777777" w:rsidR="00434059" w:rsidRPr="00F27DF7" w:rsidRDefault="00434059" w:rsidP="00434059">
            <w:pPr>
              <w:jc w:val="both"/>
              <w:rPr>
                <w:rFonts w:ascii="Arial" w:hAnsi="Arial" w:cs="Arial"/>
              </w:rPr>
            </w:pPr>
            <w:r w:rsidRPr="00F27DF7">
              <w:rPr>
                <w:rFonts w:ascii="Arial" w:eastAsia="Calibri" w:hAnsi="Arial" w:cs="Arial"/>
              </w:rPr>
              <w:t>Percentage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64D6D5" w14:textId="77777777" w:rsidR="00434059" w:rsidRPr="00F27DF7" w:rsidRDefault="00434059" w:rsidP="00434059">
            <w:pPr>
              <w:jc w:val="both"/>
              <w:rPr>
                <w:rFonts w:ascii="Arial" w:hAnsi="Arial" w:cs="Arial"/>
              </w:rPr>
            </w:pPr>
            <w:r w:rsidRPr="00F27DF7">
              <w:rPr>
                <w:rFonts w:ascii="Arial" w:eastAsia="Calibri" w:hAnsi="Arial" w:cs="Arial"/>
              </w:rPr>
              <w:t>Total</w:t>
            </w:r>
          </w:p>
        </w:tc>
        <w:tc>
          <w:tcPr>
            <w:tcW w:w="12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926C38" w14:textId="77777777" w:rsidR="00434059" w:rsidRPr="00F27DF7" w:rsidRDefault="00434059" w:rsidP="00434059">
            <w:pPr>
              <w:jc w:val="both"/>
              <w:rPr>
                <w:rFonts w:ascii="Arial" w:hAnsi="Arial" w:cs="Arial"/>
              </w:rPr>
            </w:pPr>
            <w:r w:rsidRPr="00F27DF7">
              <w:rPr>
                <w:rFonts w:ascii="Arial" w:eastAsia="Calibri" w:hAnsi="Arial" w:cs="Arial"/>
              </w:rPr>
              <w:t>7.5</w:t>
            </w:r>
          </w:p>
        </w:tc>
      </w:tr>
      <w:tr w:rsidR="00434059" w:rsidRPr="00F27DF7" w14:paraId="36A78C10" w14:textId="77777777" w:rsidTr="00434059">
        <w:tc>
          <w:tcPr>
            <w:tcW w:w="10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14FAE9" w14:textId="77777777" w:rsidR="00434059" w:rsidRPr="00F27DF7" w:rsidRDefault="00434059" w:rsidP="00434059">
            <w:pPr>
              <w:jc w:val="both"/>
              <w:rPr>
                <w:rFonts w:ascii="Arial" w:hAnsi="Arial" w:cs="Arial"/>
              </w:rPr>
            </w:pPr>
            <w:r w:rsidRPr="00F27DF7">
              <w:rPr>
                <w:rFonts w:ascii="Arial" w:eastAsia="Calibri" w:hAnsi="Arial" w:cs="Arial"/>
              </w:rPr>
              <w:t>Greece</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EA998F" w14:textId="77777777" w:rsidR="00434059" w:rsidRPr="00F27DF7" w:rsidRDefault="00434059" w:rsidP="00434059">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11BF6A" w14:textId="77777777" w:rsidR="00434059" w:rsidRPr="00F27DF7" w:rsidRDefault="00434059" w:rsidP="00434059">
            <w:pPr>
              <w:jc w:val="both"/>
              <w:rPr>
                <w:rFonts w:ascii="Arial" w:hAnsi="Arial" w:cs="Arial"/>
              </w:rPr>
            </w:pPr>
            <w:r w:rsidRPr="00F27DF7">
              <w:rPr>
                <w:rFonts w:ascii="Arial" w:eastAsia="Calibri" w:hAnsi="Arial" w:cs="Arial"/>
              </w:rPr>
              <w:t>Percentage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E935C1" w14:textId="77777777" w:rsidR="00434059" w:rsidRPr="00F27DF7" w:rsidRDefault="00434059" w:rsidP="00434059">
            <w:pPr>
              <w:jc w:val="both"/>
              <w:rPr>
                <w:rFonts w:ascii="Arial" w:hAnsi="Arial" w:cs="Arial"/>
              </w:rPr>
            </w:pPr>
            <w:r w:rsidRPr="00F27DF7">
              <w:rPr>
                <w:rFonts w:ascii="Arial" w:eastAsia="Calibri" w:hAnsi="Arial" w:cs="Arial"/>
              </w:rPr>
              <w:t>Total</w:t>
            </w:r>
          </w:p>
        </w:tc>
        <w:tc>
          <w:tcPr>
            <w:tcW w:w="12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BFE456" w14:textId="77777777" w:rsidR="00434059" w:rsidRPr="00F27DF7" w:rsidRDefault="00434059" w:rsidP="00434059">
            <w:pPr>
              <w:jc w:val="both"/>
              <w:rPr>
                <w:rFonts w:ascii="Arial" w:hAnsi="Arial" w:cs="Arial"/>
              </w:rPr>
            </w:pPr>
            <w:r w:rsidRPr="00F27DF7">
              <w:rPr>
                <w:rFonts w:ascii="Arial" w:eastAsia="Calibri" w:hAnsi="Arial" w:cs="Arial"/>
              </w:rPr>
              <w:t>3</w:t>
            </w:r>
          </w:p>
        </w:tc>
      </w:tr>
    </w:tbl>
    <w:p w14:paraId="791E49AD" w14:textId="77777777" w:rsidR="00434059" w:rsidRPr="00F27DF7" w:rsidRDefault="00434059" w:rsidP="00D544A1">
      <w:pPr>
        <w:rPr>
          <w:rFonts w:ascii="Arial" w:eastAsia="Calibri" w:hAnsi="Arial" w:cs="Arial"/>
          <w:i/>
        </w:rPr>
      </w:pPr>
    </w:p>
    <w:p w14:paraId="26CCE626" w14:textId="77777777" w:rsidR="00434059" w:rsidRPr="00F27DF7" w:rsidRDefault="00434059" w:rsidP="00D544A1">
      <w:pPr>
        <w:rPr>
          <w:rFonts w:ascii="Arial" w:eastAsia="Calibri" w:hAnsi="Arial" w:cs="Arial"/>
          <w:i/>
        </w:rPr>
      </w:pPr>
    </w:p>
    <w:p w14:paraId="1407D667" w14:textId="77777777" w:rsidR="00434059" w:rsidRPr="00F27DF7" w:rsidRDefault="00434059" w:rsidP="00D544A1">
      <w:pPr>
        <w:rPr>
          <w:rFonts w:ascii="Arial" w:eastAsia="Calibri" w:hAnsi="Arial" w:cs="Arial"/>
          <w:i/>
        </w:rPr>
      </w:pPr>
    </w:p>
    <w:p w14:paraId="441050C6" w14:textId="77777777" w:rsidR="00434059" w:rsidRPr="00F27DF7" w:rsidRDefault="00434059" w:rsidP="00D544A1">
      <w:pPr>
        <w:rPr>
          <w:rFonts w:ascii="Arial" w:eastAsia="Calibri" w:hAnsi="Arial" w:cs="Arial"/>
          <w:i/>
        </w:rPr>
      </w:pPr>
    </w:p>
    <w:p w14:paraId="13D64506" w14:textId="77777777" w:rsidR="00434059" w:rsidRPr="00F27DF7" w:rsidRDefault="00434059" w:rsidP="00D544A1">
      <w:pPr>
        <w:rPr>
          <w:rFonts w:ascii="Arial" w:eastAsia="Calibri" w:hAnsi="Arial" w:cs="Arial"/>
          <w:i/>
        </w:rPr>
      </w:pPr>
    </w:p>
    <w:p w14:paraId="19A67A13" w14:textId="77777777" w:rsidR="00434059" w:rsidRPr="00F27DF7" w:rsidRDefault="00434059" w:rsidP="00D544A1">
      <w:pPr>
        <w:rPr>
          <w:ins w:id="5366" w:author="Laura Viignola" w:date="2017-06-22T12:36:00Z"/>
          <w:rFonts w:ascii="Arial" w:eastAsia="Calibri" w:hAnsi="Arial" w:cs="Arial"/>
          <w:i/>
        </w:rPr>
      </w:pPr>
    </w:p>
    <w:p w14:paraId="271CF966" w14:textId="77777777" w:rsidR="00434059" w:rsidRPr="00F27DF7" w:rsidRDefault="00434059" w:rsidP="00D544A1">
      <w:pPr>
        <w:rPr>
          <w:ins w:id="5367" w:author="Laura Viignola" w:date="2017-06-22T12:36:00Z"/>
          <w:rFonts w:ascii="Arial" w:eastAsia="Calibri" w:hAnsi="Arial" w:cs="Arial"/>
          <w:i/>
        </w:rPr>
      </w:pPr>
    </w:p>
    <w:p w14:paraId="7DEF85FA" w14:textId="77777777" w:rsidR="00434059" w:rsidRPr="00F27DF7" w:rsidRDefault="00434059" w:rsidP="00D544A1">
      <w:pPr>
        <w:rPr>
          <w:ins w:id="5368" w:author="Laura Viignola" w:date="2017-06-22T12:36:00Z"/>
          <w:rFonts w:ascii="Arial" w:eastAsia="Calibri" w:hAnsi="Arial" w:cs="Arial"/>
          <w:i/>
        </w:rPr>
      </w:pPr>
    </w:p>
    <w:p w14:paraId="249F40CD" w14:textId="2D809713" w:rsidR="00434059" w:rsidRPr="00F27DF7" w:rsidDel="00DE4FE7" w:rsidRDefault="00434059" w:rsidP="00D544A1">
      <w:pPr>
        <w:rPr>
          <w:del w:id="5369" w:author="Utente" w:date="2017-06-27T18:29:00Z"/>
          <w:rFonts w:ascii="Arial" w:hAnsi="Arial" w:cs="Arial"/>
        </w:rPr>
      </w:pPr>
      <w:r>
        <w:rPr>
          <w:rFonts w:ascii="Cambria" w:eastAsia="Calibri" w:hAnsi="Cambria" w:cs="Calibri"/>
          <w:i/>
        </w:rPr>
        <w:t>Example 1:</w:t>
      </w:r>
      <w:r w:rsidRPr="00434059">
        <w:rPr>
          <w:rFonts w:ascii="Cambria" w:eastAsia="Calibri" w:hAnsi="Cambria" w:cs="Calibri"/>
        </w:rPr>
        <w:tab/>
      </w:r>
      <w:r w:rsidRPr="00F27DF7">
        <w:rPr>
          <w:rFonts w:ascii="Arial" w:eastAsia="Calibri" w:hAnsi="Arial" w:cs="Arial"/>
        </w:rPr>
        <w:t xml:space="preserve">DS_r </w:t>
      </w:r>
      <w:r w:rsidRPr="00F27DF7">
        <w:rPr>
          <w:rFonts w:ascii="Arial" w:eastAsia="Calibri" w:hAnsi="Arial" w:cs="Arial"/>
          <w:b/>
        </w:rPr>
        <w:t>:=</w:t>
      </w:r>
      <w:r w:rsidRPr="00F27DF7">
        <w:rPr>
          <w:rFonts w:ascii="Arial" w:eastAsia="Calibri" w:hAnsi="Arial" w:cs="Arial"/>
        </w:rPr>
        <w:t xml:space="preserve"> DS_1 </w:t>
      </w:r>
      <w:r w:rsidRPr="00F27DF7">
        <w:rPr>
          <w:rFonts w:ascii="Arial" w:eastAsia="Calibri" w:hAnsi="Arial" w:cs="Arial"/>
          <w:b/>
        </w:rPr>
        <w:t>&lt;&gt;</w:t>
      </w:r>
      <w:r w:rsidRPr="00F27DF7">
        <w:rPr>
          <w:rFonts w:ascii="Arial" w:eastAsia="Calibri" w:hAnsi="Arial" w:cs="Arial"/>
        </w:rPr>
        <w:t xml:space="preserve"> DS_2</w:t>
      </w:r>
    </w:p>
    <w:p w14:paraId="7BACD153" w14:textId="77777777" w:rsidR="005A2227" w:rsidRPr="00E352EF" w:rsidRDefault="005A2227" w:rsidP="00DE4FE7"/>
    <w:tbl>
      <w:tblPr>
        <w:tblW w:w="6019"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31"/>
        <w:gridCol w:w="887"/>
        <w:gridCol w:w="1109"/>
        <w:gridCol w:w="1353"/>
        <w:gridCol w:w="3332"/>
      </w:tblGrid>
      <w:tr w:rsidR="005A2227" w:rsidRPr="00F27DF7" w14:paraId="58740F22" w14:textId="77777777">
        <w:tc>
          <w:tcPr>
            <w:tcW w:w="105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FE75351" w14:textId="759B1AC1" w:rsidR="005A2227" w:rsidRPr="00F27DF7" w:rsidRDefault="0097053A">
            <w:pPr>
              <w:jc w:val="both"/>
              <w:rPr>
                <w:rFonts w:ascii="Arial" w:hAnsi="Arial" w:cs="Arial"/>
              </w:rPr>
            </w:pPr>
            <w:del w:id="5370" w:author="Laura Viignola" w:date="2017-06-22T12:38:00Z">
              <w:r w:rsidRPr="00F27DF7" w:rsidDel="00965D6E">
                <w:rPr>
                  <w:rFonts w:ascii="Arial" w:eastAsia="Calibri" w:hAnsi="Arial" w:cs="Arial"/>
                </w:rPr>
                <w:delText>compare_ds</w:delText>
              </w:r>
            </w:del>
            <w:ins w:id="5371" w:author="Laura Viignola" w:date="2017-06-22T12:38:00Z">
              <w:r w:rsidR="00965D6E" w:rsidRPr="00F27DF7">
                <w:rPr>
                  <w:rFonts w:ascii="Arial" w:eastAsia="Calibri" w:hAnsi="Arial" w:cs="Arial"/>
                </w:rPr>
                <w:t>DS_r</w:t>
              </w:r>
            </w:ins>
          </w:p>
        </w:tc>
      </w:tr>
      <w:tr w:rsidR="005A2227" w:rsidRPr="00F27DF7" w14:paraId="10ACE16D" w14:textId="77777777">
        <w:tc>
          <w:tcPr>
            <w:tcW w:w="105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7757AD8" w14:textId="799AD55D" w:rsidR="005A2227" w:rsidRPr="00F27DF7" w:rsidRDefault="0097053A">
            <w:pPr>
              <w:jc w:val="both"/>
              <w:rPr>
                <w:rFonts w:ascii="Arial" w:hAnsi="Arial" w:cs="Arial"/>
              </w:rPr>
            </w:pPr>
            <w:del w:id="5372" w:author="Laura Viignola" w:date="2017-06-22T12:38:00Z">
              <w:r w:rsidRPr="00F27DF7" w:rsidDel="00965D6E">
                <w:rPr>
                  <w:rFonts w:ascii="Arial" w:eastAsia="Calibri" w:hAnsi="Arial" w:cs="Arial"/>
                  <w:b/>
                </w:rPr>
                <w:delText>GEO</w:delText>
              </w:r>
            </w:del>
            <w:ins w:id="5373" w:author="Laura Viignola" w:date="2017-06-22T12:38:00Z">
              <w:r w:rsidR="00965D6E" w:rsidRPr="00F27DF7">
                <w:rPr>
                  <w:rFonts w:ascii="Arial" w:eastAsia="Calibri" w:hAnsi="Arial" w:cs="Arial"/>
                  <w:b/>
                </w:rPr>
                <w:t>Id_1</w:t>
              </w:r>
            </w:ins>
          </w:p>
        </w:tc>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0F69518" w14:textId="4BCF4C3F" w:rsidR="005A2227" w:rsidRPr="00F27DF7" w:rsidRDefault="0097053A">
            <w:pPr>
              <w:jc w:val="both"/>
              <w:rPr>
                <w:rFonts w:ascii="Arial" w:hAnsi="Arial" w:cs="Arial"/>
              </w:rPr>
            </w:pPr>
            <w:del w:id="5374" w:author="Laura Viignola" w:date="2017-06-22T12:38:00Z">
              <w:r w:rsidRPr="00F27DF7" w:rsidDel="00965D6E">
                <w:rPr>
                  <w:rFonts w:ascii="Arial" w:eastAsia="Calibri" w:hAnsi="Arial" w:cs="Arial"/>
                  <w:b/>
                </w:rPr>
                <w:delText>SEX</w:delText>
              </w:r>
            </w:del>
            <w:ins w:id="5375" w:author="Laura Viignola" w:date="2017-06-22T12:38:00Z">
              <w:r w:rsidR="00965D6E" w:rsidRPr="00F27DF7">
                <w:rPr>
                  <w:rFonts w:ascii="Arial" w:eastAsia="Calibri" w:hAnsi="Arial" w:cs="Arial"/>
                  <w:b/>
                </w:rPr>
                <w:t>Id_2</w:t>
              </w:r>
            </w:ins>
          </w:p>
        </w:tc>
        <w:tc>
          <w:tcPr>
            <w:tcW w:w="1267"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EC2B7D3" w14:textId="241EB988" w:rsidR="005A2227" w:rsidRPr="00F27DF7" w:rsidRDefault="0097053A">
            <w:pPr>
              <w:jc w:val="both"/>
              <w:rPr>
                <w:rFonts w:ascii="Arial" w:hAnsi="Arial" w:cs="Arial"/>
              </w:rPr>
            </w:pPr>
            <w:del w:id="5376" w:author="Laura Viignola" w:date="2017-06-22T12:39:00Z">
              <w:r w:rsidRPr="00F27DF7" w:rsidDel="00965D6E">
                <w:rPr>
                  <w:rFonts w:ascii="Arial" w:eastAsia="Calibri" w:hAnsi="Arial" w:cs="Arial"/>
                  <w:b/>
                </w:rPr>
                <w:delText>UNIT</w:delText>
              </w:r>
            </w:del>
            <w:ins w:id="5377" w:author="Laura Viignola" w:date="2017-06-22T12:39:00Z">
              <w:r w:rsidR="00965D6E" w:rsidRPr="00F27DF7">
                <w:rPr>
                  <w:rFonts w:ascii="Arial" w:eastAsia="Calibri" w:hAnsi="Arial" w:cs="Arial"/>
                  <w:b/>
                </w:rPr>
                <w:t>Id_3</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F12E81A" w14:textId="1CB19766" w:rsidR="005A2227" w:rsidRPr="00F27DF7" w:rsidRDefault="0097053A">
            <w:pPr>
              <w:jc w:val="both"/>
              <w:rPr>
                <w:rFonts w:ascii="Arial" w:hAnsi="Arial" w:cs="Arial"/>
              </w:rPr>
            </w:pPr>
            <w:del w:id="5378" w:author="Laura Viignola" w:date="2017-06-22T12:39:00Z">
              <w:r w:rsidRPr="00F27DF7" w:rsidDel="00965D6E">
                <w:rPr>
                  <w:rFonts w:ascii="Arial" w:eastAsia="Calibri" w:hAnsi="Arial" w:cs="Arial"/>
                  <w:b/>
                </w:rPr>
                <w:delText>C_BIRTH</w:delText>
              </w:r>
            </w:del>
            <w:ins w:id="5379" w:author="Laura Viignola" w:date="2017-06-22T12:39:00Z">
              <w:r w:rsidR="00965D6E" w:rsidRPr="00F27DF7">
                <w:rPr>
                  <w:rFonts w:ascii="Arial" w:eastAsia="Calibri" w:hAnsi="Arial" w:cs="Arial"/>
                  <w:b/>
                </w:rPr>
                <w:t>Id_4</w:t>
              </w:r>
            </w:ins>
          </w:p>
        </w:tc>
        <w:tc>
          <w:tcPr>
            <w:tcW w:w="187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35F0E1B" w14:textId="3A36A321" w:rsidR="005A2227" w:rsidRPr="00F27DF7" w:rsidRDefault="00390729" w:rsidP="0062787A">
            <w:pPr>
              <w:jc w:val="both"/>
              <w:rPr>
                <w:rFonts w:ascii="Arial" w:hAnsi="Arial" w:cs="Arial"/>
              </w:rPr>
            </w:pPr>
            <w:ins w:id="5380" w:author="Utente" w:date="2017-06-26T16:35:00Z">
              <w:r w:rsidRPr="00F27DF7">
                <w:rPr>
                  <w:rFonts w:ascii="Arial" w:eastAsia="Calibri" w:hAnsi="Arial" w:cs="Arial"/>
                  <w:b/>
                </w:rPr>
                <w:t>bool_var</w:t>
              </w:r>
            </w:ins>
            <w:del w:id="5381" w:author="Laura Viignola" w:date="2017-06-22T12:39:00Z">
              <w:r w:rsidR="0097053A" w:rsidRPr="00F27DF7" w:rsidDel="00965D6E">
                <w:rPr>
                  <w:rFonts w:ascii="Arial" w:eastAsia="Calibri" w:hAnsi="Arial" w:cs="Arial"/>
                  <w:b/>
                </w:rPr>
                <w:delText>VALUE</w:delText>
              </w:r>
              <w:r w:rsidR="00C847B8" w:rsidRPr="00F27DF7" w:rsidDel="00965D6E">
                <w:rPr>
                  <w:rFonts w:ascii="Arial" w:eastAsia="Calibri" w:hAnsi="Arial" w:cs="Arial"/>
                  <w:b/>
                </w:rPr>
                <w:delText>_CONDITION</w:delText>
              </w:r>
            </w:del>
            <w:ins w:id="5382" w:author="Laura Viignola" w:date="2017-06-22T12:39:00Z">
              <w:del w:id="5383" w:author="Utente" w:date="2017-06-26T16:35:00Z">
                <w:r w:rsidR="00965D6E" w:rsidRPr="00F27DF7" w:rsidDel="00390729">
                  <w:rPr>
                    <w:rFonts w:ascii="Arial" w:eastAsia="Calibri" w:hAnsi="Arial" w:cs="Arial"/>
                    <w:b/>
                  </w:rPr>
                  <w:delText>Me_1</w:delText>
                </w:r>
              </w:del>
            </w:ins>
          </w:p>
        </w:tc>
      </w:tr>
      <w:tr w:rsidR="005A2227" w:rsidRPr="00F27DF7" w14:paraId="1810A545" w14:textId="77777777">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50CE3D" w14:textId="77777777" w:rsidR="005A2227" w:rsidRPr="00F27DF7" w:rsidRDefault="0097053A">
            <w:pPr>
              <w:jc w:val="both"/>
              <w:rPr>
                <w:rFonts w:ascii="Arial" w:hAnsi="Arial" w:cs="Arial"/>
              </w:rPr>
            </w:pPr>
            <w:r w:rsidRPr="00F27DF7">
              <w:rPr>
                <w:rFonts w:ascii="Arial" w:eastAsia="Calibri" w:hAnsi="Arial" w:cs="Arial"/>
              </w:rPr>
              <w:t>Germany</w:t>
            </w:r>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04EA7A" w14:textId="77777777" w:rsidR="005A2227" w:rsidRPr="00F27DF7" w:rsidRDefault="0097053A">
            <w:pPr>
              <w:jc w:val="both"/>
              <w:rPr>
                <w:rFonts w:ascii="Arial" w:hAnsi="Arial" w:cs="Arial"/>
              </w:rPr>
            </w:pPr>
            <w:r w:rsidRPr="00F27DF7">
              <w:rPr>
                <w:rFonts w:ascii="Arial" w:eastAsia="Calibri" w:hAnsi="Arial" w:cs="Arial"/>
              </w:rPr>
              <w:t>Total</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A42EDF" w14:textId="77777777" w:rsidR="005A2227" w:rsidRPr="00F27DF7" w:rsidRDefault="0097053A">
            <w:pPr>
              <w:jc w:val="both"/>
              <w:rPr>
                <w:rFonts w:ascii="Arial" w:hAnsi="Arial" w:cs="Arial"/>
              </w:rPr>
            </w:pPr>
            <w:r w:rsidRPr="00F27DF7">
              <w:rPr>
                <w:rFonts w:ascii="Arial" w:eastAsia="Calibri" w:hAnsi="Arial" w:cs="Arial"/>
              </w:rPr>
              <w:t>Percentage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A71813" w14:textId="77777777" w:rsidR="005A2227" w:rsidRPr="00F27DF7" w:rsidRDefault="0097053A">
            <w:pPr>
              <w:jc w:val="both"/>
              <w:rPr>
                <w:rFonts w:ascii="Arial" w:hAnsi="Arial" w:cs="Arial"/>
              </w:rPr>
            </w:pPr>
            <w:r w:rsidRPr="00F27DF7">
              <w:rPr>
                <w:rFonts w:ascii="Arial" w:eastAsia="Calibri" w:hAnsi="Arial" w:cs="Arial"/>
              </w:rPr>
              <w:t>Total</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535C82" w14:textId="77777777" w:rsidR="005A2227" w:rsidRPr="00F27DF7" w:rsidRDefault="0097053A">
            <w:pPr>
              <w:jc w:val="both"/>
              <w:rPr>
                <w:rFonts w:ascii="Arial" w:hAnsi="Arial" w:cs="Arial"/>
              </w:rPr>
            </w:pPr>
            <w:r w:rsidRPr="00F27DF7">
              <w:rPr>
                <w:rFonts w:ascii="Arial" w:eastAsia="Calibri" w:hAnsi="Arial" w:cs="Arial"/>
              </w:rPr>
              <w:t>true</w:t>
            </w:r>
          </w:p>
        </w:tc>
      </w:tr>
      <w:tr w:rsidR="005A2227" w:rsidRPr="00F27DF7" w14:paraId="1D16399B" w14:textId="77777777">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A10AD4" w14:textId="77777777" w:rsidR="005A2227" w:rsidRPr="00F27DF7" w:rsidRDefault="0097053A">
            <w:pPr>
              <w:jc w:val="both"/>
              <w:rPr>
                <w:rFonts w:ascii="Arial" w:hAnsi="Arial" w:cs="Arial"/>
              </w:rPr>
            </w:pPr>
            <w:r w:rsidRPr="00F27DF7">
              <w:rPr>
                <w:rFonts w:ascii="Arial" w:eastAsia="Calibri" w:hAnsi="Arial" w:cs="Arial"/>
              </w:rPr>
              <w:t>Greece</w:t>
            </w:r>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293ACA" w14:textId="77777777" w:rsidR="005A2227" w:rsidRPr="00F27DF7" w:rsidRDefault="0097053A">
            <w:pPr>
              <w:jc w:val="both"/>
              <w:rPr>
                <w:rFonts w:ascii="Arial" w:hAnsi="Arial" w:cs="Arial"/>
              </w:rPr>
            </w:pPr>
            <w:r w:rsidRPr="00F27DF7">
              <w:rPr>
                <w:rFonts w:ascii="Arial" w:eastAsia="Calibri" w:hAnsi="Arial" w:cs="Arial"/>
              </w:rPr>
              <w:t>Total</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C10DB6" w14:textId="77777777" w:rsidR="005A2227" w:rsidRPr="00F27DF7" w:rsidRDefault="0097053A">
            <w:pPr>
              <w:jc w:val="both"/>
              <w:rPr>
                <w:rFonts w:ascii="Arial" w:hAnsi="Arial" w:cs="Arial"/>
              </w:rPr>
            </w:pPr>
            <w:r w:rsidRPr="00F27DF7">
              <w:rPr>
                <w:rFonts w:ascii="Arial" w:eastAsia="Calibri" w:hAnsi="Arial" w:cs="Arial"/>
              </w:rPr>
              <w:t>Percentage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37A6AE" w14:textId="77777777" w:rsidR="005A2227" w:rsidRPr="00F27DF7" w:rsidRDefault="0097053A">
            <w:pPr>
              <w:jc w:val="both"/>
              <w:rPr>
                <w:rFonts w:ascii="Arial" w:hAnsi="Arial" w:cs="Arial"/>
              </w:rPr>
            </w:pPr>
            <w:r w:rsidRPr="00F27DF7">
              <w:rPr>
                <w:rFonts w:ascii="Arial" w:eastAsia="Calibri" w:hAnsi="Arial" w:cs="Arial"/>
              </w:rPr>
              <w:t>Total</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023775" w14:textId="77777777" w:rsidR="005A2227" w:rsidRPr="00F27DF7" w:rsidRDefault="0097053A">
            <w:pPr>
              <w:jc w:val="both"/>
              <w:rPr>
                <w:rFonts w:ascii="Arial" w:hAnsi="Arial" w:cs="Arial"/>
              </w:rPr>
            </w:pPr>
            <w:r w:rsidRPr="00F27DF7">
              <w:rPr>
                <w:rFonts w:ascii="Arial" w:eastAsia="Calibri" w:hAnsi="Arial" w:cs="Arial"/>
              </w:rPr>
              <w:t>NULL</w:t>
            </w:r>
          </w:p>
        </w:tc>
      </w:tr>
    </w:tbl>
    <w:p w14:paraId="78ACA853" w14:textId="77777777" w:rsidR="005A2227" w:rsidRPr="00E352EF" w:rsidRDefault="005A2227">
      <w:pPr>
        <w:ind w:left="720"/>
      </w:pPr>
    </w:p>
    <w:p w14:paraId="12C28120" w14:textId="77777777" w:rsidR="005A2227" w:rsidRPr="00E352EF" w:rsidRDefault="0097053A" w:rsidP="00AB605E">
      <w:pPr>
        <w:rPr>
          <w:rFonts w:ascii="Cambria" w:hAnsi="Cambria"/>
        </w:rPr>
      </w:pPr>
      <w:r w:rsidRPr="00E352EF">
        <w:rPr>
          <w:rFonts w:ascii="Cambria" w:eastAsia="Calibri" w:hAnsi="Cambria"/>
        </w:rPr>
        <w:t xml:space="preserve">If VALUE for Greece in the second operand had also been NULL, then the result would still be NULL for Greece. </w:t>
      </w:r>
    </w:p>
    <w:p w14:paraId="006CC9BB" w14:textId="77777777" w:rsidR="00DD142E" w:rsidRDefault="00DD142E">
      <w:pPr>
        <w:rPr>
          <w:ins w:id="5384" w:author="Laura Viignola" w:date="2017-06-22T12:40:00Z"/>
          <w:rFonts w:ascii="Cambria" w:eastAsia="Calibri" w:hAnsi="Cambria" w:cs="Calibri"/>
          <w:i/>
        </w:rPr>
      </w:pPr>
    </w:p>
    <w:p w14:paraId="4AE05D99" w14:textId="58CA0F3A" w:rsidR="005A2227" w:rsidRPr="00F27DF7" w:rsidRDefault="00DD142E">
      <w:pPr>
        <w:rPr>
          <w:rFonts w:ascii="Arial" w:eastAsia="Calibri" w:hAnsi="Arial" w:cs="Arial"/>
        </w:rPr>
      </w:pPr>
      <w:r>
        <w:rPr>
          <w:rFonts w:ascii="Cambria" w:eastAsia="Calibri" w:hAnsi="Cambria" w:cs="Calibri"/>
          <w:i/>
        </w:rPr>
        <w:t>Example</w:t>
      </w:r>
      <w:del w:id="5385" w:author="Utente" w:date="2017-06-27T17:27:00Z">
        <w:r w:rsidDel="00D71CDA">
          <w:rPr>
            <w:rFonts w:ascii="Cambria" w:eastAsia="Calibri" w:hAnsi="Cambria" w:cs="Calibri"/>
            <w:i/>
          </w:rPr>
          <w:delText xml:space="preserve"> </w:delText>
        </w:r>
      </w:del>
      <w:ins w:id="5386" w:author="Utente" w:date="2017-06-27T17:28:00Z">
        <w:r w:rsidR="00D71CDA">
          <w:rPr>
            <w:rFonts w:ascii="Cambria" w:eastAsia="Calibri" w:hAnsi="Cambria" w:cs="Calibri"/>
            <w:i/>
          </w:rPr>
          <w:t xml:space="preserve"> </w:t>
        </w:r>
      </w:ins>
      <w:r>
        <w:rPr>
          <w:rFonts w:ascii="Cambria" w:eastAsia="Calibri" w:hAnsi="Cambria" w:cs="Calibri"/>
          <w:i/>
        </w:rPr>
        <w:t>2</w:t>
      </w:r>
      <w:ins w:id="5387" w:author="Laura Viignola" w:date="2017-06-22T17:09:00Z">
        <w:r w:rsidR="00DF49EE">
          <w:rPr>
            <w:rFonts w:ascii="Cambria" w:eastAsia="Calibri" w:hAnsi="Cambria" w:cs="Calibri"/>
            <w:i/>
          </w:rPr>
          <w:t xml:space="preserve"> (on Components)</w:t>
        </w:r>
      </w:ins>
      <w:r>
        <w:rPr>
          <w:rFonts w:ascii="Cambria" w:eastAsia="Calibri" w:hAnsi="Cambria" w:cs="Calibri"/>
          <w:i/>
        </w:rPr>
        <w:t>:</w:t>
      </w:r>
      <w:r w:rsidRPr="00DD142E">
        <w:rPr>
          <w:rFonts w:ascii="Cambria" w:eastAsia="Calibri" w:hAnsi="Cambria" w:cs="Calibri"/>
        </w:rPr>
        <w:tab/>
      </w:r>
      <w:r w:rsidRPr="00F27DF7">
        <w:rPr>
          <w:rFonts w:ascii="Arial" w:eastAsia="Calibri" w:hAnsi="Arial" w:cs="Arial"/>
        </w:rPr>
        <w:t xml:space="preserve">DS_r </w:t>
      </w:r>
      <w:r w:rsidRPr="00F27DF7">
        <w:rPr>
          <w:rFonts w:ascii="Arial" w:eastAsia="Calibri" w:hAnsi="Arial" w:cs="Arial"/>
          <w:b/>
        </w:rPr>
        <w:t>:=</w:t>
      </w:r>
      <w:r w:rsidRPr="00F27DF7">
        <w:rPr>
          <w:rFonts w:ascii="Arial" w:eastAsia="Calibri" w:hAnsi="Arial" w:cs="Arial"/>
        </w:rPr>
        <w:t xml:space="preserve"> DS_1[ Me_2 </w:t>
      </w:r>
      <w:r w:rsidRPr="00F27DF7">
        <w:rPr>
          <w:rFonts w:ascii="Arial" w:eastAsia="Calibri" w:hAnsi="Arial" w:cs="Arial"/>
          <w:b/>
        </w:rPr>
        <w:t>:=</w:t>
      </w:r>
      <w:r w:rsidRPr="00F27DF7">
        <w:rPr>
          <w:rFonts w:ascii="Arial" w:eastAsia="Calibri" w:hAnsi="Arial" w:cs="Arial"/>
        </w:rPr>
        <w:t xml:space="preserve"> Me_1</w:t>
      </w:r>
      <w:r w:rsidRPr="00F27DF7">
        <w:rPr>
          <w:rFonts w:ascii="Arial" w:eastAsia="Calibri" w:hAnsi="Arial" w:cs="Arial"/>
          <w:b/>
        </w:rPr>
        <w:t>&lt;&gt;</w:t>
      </w:r>
      <w:r w:rsidRPr="00F27DF7">
        <w:rPr>
          <w:rFonts w:ascii="Arial" w:eastAsia="Calibri" w:hAnsi="Arial" w:cs="Arial"/>
        </w:rPr>
        <w:t>7.5]</w:t>
      </w:r>
    </w:p>
    <w:tbl>
      <w:tblPr>
        <w:tblpPr w:leftFromText="141" w:rightFromText="141" w:vertAnchor="text" w:horzAnchor="margin" w:tblpY="175"/>
        <w:tblW w:w="6767"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65"/>
        <w:gridCol w:w="720"/>
        <w:gridCol w:w="1282"/>
        <w:gridCol w:w="1138"/>
        <w:gridCol w:w="1281"/>
        <w:gridCol w:w="1281"/>
      </w:tblGrid>
      <w:tr w:rsidR="00DD142E" w:rsidRPr="00F27DF7" w14:paraId="3494D518" w14:textId="3F56798E" w:rsidTr="00CC779A">
        <w:tc>
          <w:tcPr>
            <w:tcW w:w="6767"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3821CDE" w14:textId="6C25154F" w:rsidR="00DD142E" w:rsidRPr="00F27DF7" w:rsidRDefault="00DD142E" w:rsidP="00DD142E">
            <w:pPr>
              <w:jc w:val="both"/>
              <w:rPr>
                <w:rFonts w:ascii="Arial" w:eastAsia="Calibri" w:hAnsi="Arial" w:cs="Arial"/>
              </w:rPr>
            </w:pPr>
            <w:r w:rsidRPr="00F27DF7">
              <w:rPr>
                <w:rFonts w:ascii="Arial" w:eastAsia="Calibri" w:hAnsi="Arial" w:cs="Arial"/>
              </w:rPr>
              <w:t>DS_r</w:t>
            </w:r>
          </w:p>
        </w:tc>
      </w:tr>
      <w:tr w:rsidR="00DD142E" w:rsidRPr="00F27DF7" w14:paraId="6A255089" w14:textId="619A5A25" w:rsidTr="00DD142E">
        <w:tc>
          <w:tcPr>
            <w:tcW w:w="1065"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3" w:type="dxa"/>
              <w:left w:w="43" w:type="dxa"/>
              <w:bottom w:w="43" w:type="dxa"/>
              <w:right w:w="43" w:type="dxa"/>
            </w:tcMar>
          </w:tcPr>
          <w:p w14:paraId="4CBFBCEE" w14:textId="77777777" w:rsidR="00DD142E" w:rsidRPr="00F27DF7" w:rsidRDefault="00DD142E" w:rsidP="00CC779A">
            <w:pPr>
              <w:jc w:val="both"/>
              <w:rPr>
                <w:rFonts w:ascii="Arial" w:hAnsi="Arial" w:cs="Arial"/>
              </w:rPr>
            </w:pPr>
            <w:r w:rsidRPr="00F27DF7">
              <w:rPr>
                <w:rFonts w:ascii="Arial" w:eastAsia="Calibri" w:hAnsi="Arial" w:cs="Arial"/>
                <w:b/>
              </w:rPr>
              <w:t>Id_1</w:t>
            </w:r>
          </w:p>
        </w:tc>
        <w:tc>
          <w:tcPr>
            <w:tcW w:w="720"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3" w:type="dxa"/>
              <w:left w:w="43" w:type="dxa"/>
              <w:bottom w:w="43" w:type="dxa"/>
              <w:right w:w="43" w:type="dxa"/>
            </w:tcMar>
          </w:tcPr>
          <w:p w14:paraId="72BFCDAD" w14:textId="77777777" w:rsidR="00DD142E" w:rsidRPr="00F27DF7" w:rsidRDefault="00DD142E" w:rsidP="00CC779A">
            <w:pPr>
              <w:jc w:val="both"/>
              <w:rPr>
                <w:rFonts w:ascii="Arial" w:hAnsi="Arial" w:cs="Arial"/>
              </w:rPr>
            </w:pPr>
            <w:r w:rsidRPr="00F27DF7">
              <w:rPr>
                <w:rFonts w:ascii="Arial" w:eastAsia="Calibri" w:hAnsi="Arial" w:cs="Arial"/>
                <w:b/>
              </w:rPr>
              <w:t>Id_2</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3" w:type="dxa"/>
              <w:left w:w="43" w:type="dxa"/>
              <w:bottom w:w="43" w:type="dxa"/>
              <w:right w:w="43" w:type="dxa"/>
            </w:tcMar>
          </w:tcPr>
          <w:p w14:paraId="4342502C" w14:textId="77777777" w:rsidR="00DD142E" w:rsidRPr="00F27DF7" w:rsidRDefault="00DD142E" w:rsidP="00CC779A">
            <w:pPr>
              <w:jc w:val="both"/>
              <w:rPr>
                <w:rFonts w:ascii="Arial" w:hAnsi="Arial" w:cs="Arial"/>
              </w:rPr>
            </w:pPr>
            <w:r w:rsidRPr="00F27DF7">
              <w:rPr>
                <w:rFonts w:ascii="Arial" w:eastAsia="Calibri" w:hAnsi="Arial" w:cs="Arial"/>
                <w:b/>
              </w:rPr>
              <w:t>Id_3</w:t>
            </w:r>
          </w:p>
        </w:tc>
        <w:tc>
          <w:tcPr>
            <w:tcW w:w="1138"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3" w:type="dxa"/>
              <w:left w:w="43" w:type="dxa"/>
              <w:bottom w:w="43" w:type="dxa"/>
              <w:right w:w="43" w:type="dxa"/>
            </w:tcMar>
          </w:tcPr>
          <w:p w14:paraId="620A783B" w14:textId="77777777" w:rsidR="00DD142E" w:rsidRPr="00F27DF7" w:rsidRDefault="00DD142E" w:rsidP="00CC779A">
            <w:pPr>
              <w:jc w:val="both"/>
              <w:rPr>
                <w:rFonts w:ascii="Arial" w:hAnsi="Arial" w:cs="Arial"/>
              </w:rPr>
            </w:pPr>
            <w:r w:rsidRPr="00F27DF7">
              <w:rPr>
                <w:rFonts w:ascii="Arial" w:eastAsia="Calibri" w:hAnsi="Arial" w:cs="Arial"/>
                <w:b/>
              </w:rPr>
              <w:t>Id_4</w:t>
            </w:r>
          </w:p>
        </w:tc>
        <w:tc>
          <w:tcPr>
            <w:tcW w:w="128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6B35DE1" w14:textId="77777777" w:rsidR="00DD142E" w:rsidRPr="00F27DF7" w:rsidRDefault="00DD142E" w:rsidP="00CC779A">
            <w:pPr>
              <w:jc w:val="both"/>
              <w:rPr>
                <w:rFonts w:ascii="Arial" w:hAnsi="Arial" w:cs="Arial"/>
              </w:rPr>
            </w:pPr>
            <w:r w:rsidRPr="00F27DF7">
              <w:rPr>
                <w:rFonts w:ascii="Arial" w:eastAsia="Calibri" w:hAnsi="Arial" w:cs="Arial"/>
                <w:b/>
              </w:rPr>
              <w:t>Me_1</w:t>
            </w:r>
          </w:p>
        </w:tc>
        <w:tc>
          <w:tcPr>
            <w:tcW w:w="1281" w:type="dxa"/>
            <w:tcBorders>
              <w:top w:val="single" w:sz="6" w:space="0" w:color="000000"/>
              <w:left w:val="single" w:sz="6" w:space="0" w:color="000000"/>
              <w:bottom w:val="single" w:sz="6" w:space="0" w:color="000000"/>
              <w:right w:val="single" w:sz="6" w:space="0" w:color="000000"/>
            </w:tcBorders>
            <w:shd w:val="clear" w:color="auto" w:fill="C6D9F1"/>
          </w:tcPr>
          <w:p w14:paraId="7981340D" w14:textId="69524A31" w:rsidR="00DD142E" w:rsidRPr="00F27DF7" w:rsidRDefault="00DD142E" w:rsidP="00CC779A">
            <w:pPr>
              <w:jc w:val="both"/>
              <w:rPr>
                <w:rFonts w:ascii="Arial" w:eastAsia="Calibri" w:hAnsi="Arial" w:cs="Arial"/>
                <w:b/>
              </w:rPr>
            </w:pPr>
            <w:r w:rsidRPr="00F27DF7">
              <w:rPr>
                <w:rFonts w:ascii="Arial" w:eastAsia="Calibri" w:hAnsi="Arial" w:cs="Arial"/>
                <w:b/>
              </w:rPr>
              <w:t>Me_2</w:t>
            </w:r>
          </w:p>
        </w:tc>
      </w:tr>
      <w:tr w:rsidR="00DD142E" w:rsidRPr="00F27DF7" w14:paraId="76D617F4" w14:textId="6CB6C52A" w:rsidTr="00DD142E">
        <w:tc>
          <w:tcPr>
            <w:tcW w:w="10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8F82C5" w14:textId="77777777" w:rsidR="00DD142E" w:rsidRPr="00F27DF7" w:rsidRDefault="00DD142E" w:rsidP="00CC779A">
            <w:pPr>
              <w:jc w:val="both"/>
              <w:rPr>
                <w:rFonts w:ascii="Arial" w:hAnsi="Arial" w:cs="Arial"/>
              </w:rPr>
            </w:pPr>
            <w:r w:rsidRPr="00F27DF7">
              <w:rPr>
                <w:rFonts w:ascii="Arial" w:eastAsia="Calibri" w:hAnsi="Arial" w:cs="Arial"/>
              </w:rPr>
              <w:t>Germany</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9881BB" w14:textId="77777777" w:rsidR="00DD142E" w:rsidRPr="00F27DF7" w:rsidRDefault="00DD142E" w:rsidP="00CC779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B5A551" w14:textId="77777777" w:rsidR="00DD142E" w:rsidRPr="00F27DF7" w:rsidRDefault="00DD142E" w:rsidP="00CC779A">
            <w:pPr>
              <w:jc w:val="both"/>
              <w:rPr>
                <w:rFonts w:ascii="Arial" w:hAnsi="Arial" w:cs="Arial"/>
              </w:rPr>
            </w:pPr>
            <w:r w:rsidRPr="00F27DF7">
              <w:rPr>
                <w:rFonts w:ascii="Arial" w:eastAsia="Calibri" w:hAnsi="Arial" w:cs="Arial"/>
              </w:rPr>
              <w:t>Percentage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941215" w14:textId="77777777" w:rsidR="00DD142E" w:rsidRPr="00F27DF7" w:rsidRDefault="00DD142E" w:rsidP="00CC779A">
            <w:pPr>
              <w:jc w:val="both"/>
              <w:rPr>
                <w:rFonts w:ascii="Arial" w:hAnsi="Arial" w:cs="Arial"/>
              </w:rPr>
            </w:pPr>
            <w:r w:rsidRPr="00F27DF7">
              <w:rPr>
                <w:rFonts w:ascii="Arial" w:eastAsia="Calibri" w:hAnsi="Arial" w:cs="Arial"/>
              </w:rPr>
              <w:t>Total</w:t>
            </w:r>
          </w:p>
        </w:tc>
        <w:tc>
          <w:tcPr>
            <w:tcW w:w="12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86862C" w14:textId="77777777" w:rsidR="00DD142E" w:rsidRPr="00F27DF7" w:rsidRDefault="00DD142E" w:rsidP="00CC779A">
            <w:pPr>
              <w:jc w:val="both"/>
              <w:rPr>
                <w:rFonts w:ascii="Arial" w:hAnsi="Arial" w:cs="Arial"/>
              </w:rPr>
            </w:pPr>
            <w:r w:rsidRPr="00F27DF7">
              <w:rPr>
                <w:rFonts w:ascii="Arial" w:eastAsia="Calibri" w:hAnsi="Arial" w:cs="Arial"/>
              </w:rPr>
              <w:t>7.5</w:t>
            </w:r>
          </w:p>
        </w:tc>
        <w:tc>
          <w:tcPr>
            <w:tcW w:w="1281" w:type="dxa"/>
            <w:tcBorders>
              <w:top w:val="single" w:sz="6" w:space="0" w:color="000000"/>
              <w:left w:val="single" w:sz="6" w:space="0" w:color="000000"/>
              <w:bottom w:val="single" w:sz="6" w:space="0" w:color="000000"/>
              <w:right w:val="single" w:sz="6" w:space="0" w:color="000000"/>
            </w:tcBorders>
          </w:tcPr>
          <w:p w14:paraId="3AB6D292" w14:textId="1C0DA6C3" w:rsidR="00DD142E" w:rsidRPr="00F27DF7" w:rsidRDefault="00DD142E" w:rsidP="00CC779A">
            <w:pPr>
              <w:jc w:val="both"/>
              <w:rPr>
                <w:rFonts w:ascii="Arial" w:eastAsia="Calibri" w:hAnsi="Arial" w:cs="Arial"/>
              </w:rPr>
            </w:pPr>
            <w:r w:rsidRPr="00F27DF7">
              <w:rPr>
                <w:rFonts w:ascii="Arial" w:eastAsia="Calibri" w:hAnsi="Arial" w:cs="Arial"/>
              </w:rPr>
              <w:t>true</w:t>
            </w:r>
          </w:p>
        </w:tc>
      </w:tr>
      <w:tr w:rsidR="00DD142E" w:rsidRPr="00F27DF7" w14:paraId="78549B00" w14:textId="12B8FDB0" w:rsidTr="00DD142E">
        <w:tc>
          <w:tcPr>
            <w:tcW w:w="10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61E0E8" w14:textId="77777777" w:rsidR="00DD142E" w:rsidRPr="00F27DF7" w:rsidRDefault="00DD142E" w:rsidP="00CC779A">
            <w:pPr>
              <w:jc w:val="both"/>
              <w:rPr>
                <w:rFonts w:ascii="Arial" w:hAnsi="Arial" w:cs="Arial"/>
              </w:rPr>
            </w:pPr>
            <w:r w:rsidRPr="00F27DF7">
              <w:rPr>
                <w:rFonts w:ascii="Arial" w:eastAsia="Calibri" w:hAnsi="Arial" w:cs="Arial"/>
              </w:rPr>
              <w:t>Greece</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FDE219" w14:textId="77777777" w:rsidR="00DD142E" w:rsidRPr="00F27DF7" w:rsidRDefault="00DD142E" w:rsidP="00CC779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D7AD4D" w14:textId="77777777" w:rsidR="00DD142E" w:rsidRPr="00F27DF7" w:rsidRDefault="00DD142E" w:rsidP="00CC779A">
            <w:pPr>
              <w:jc w:val="both"/>
              <w:rPr>
                <w:rFonts w:ascii="Arial" w:hAnsi="Arial" w:cs="Arial"/>
              </w:rPr>
            </w:pPr>
            <w:r w:rsidRPr="00F27DF7">
              <w:rPr>
                <w:rFonts w:ascii="Arial" w:eastAsia="Calibri" w:hAnsi="Arial" w:cs="Arial"/>
              </w:rPr>
              <w:t>Percentage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20431B" w14:textId="77777777" w:rsidR="00DD142E" w:rsidRPr="00F27DF7" w:rsidRDefault="00DD142E" w:rsidP="00CC779A">
            <w:pPr>
              <w:jc w:val="both"/>
              <w:rPr>
                <w:rFonts w:ascii="Arial" w:hAnsi="Arial" w:cs="Arial"/>
              </w:rPr>
            </w:pPr>
            <w:r w:rsidRPr="00F27DF7">
              <w:rPr>
                <w:rFonts w:ascii="Arial" w:eastAsia="Calibri" w:hAnsi="Arial" w:cs="Arial"/>
              </w:rPr>
              <w:t>Total</w:t>
            </w:r>
          </w:p>
        </w:tc>
        <w:tc>
          <w:tcPr>
            <w:tcW w:w="12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BB3E5F" w14:textId="77777777" w:rsidR="00DD142E" w:rsidRPr="00F27DF7" w:rsidRDefault="00DD142E" w:rsidP="00CC779A">
            <w:pPr>
              <w:jc w:val="both"/>
              <w:rPr>
                <w:rFonts w:ascii="Arial" w:hAnsi="Arial" w:cs="Arial"/>
              </w:rPr>
            </w:pPr>
            <w:r w:rsidRPr="00F27DF7">
              <w:rPr>
                <w:rFonts w:ascii="Arial" w:eastAsia="Calibri" w:hAnsi="Arial" w:cs="Arial"/>
              </w:rPr>
              <w:t>3</w:t>
            </w:r>
          </w:p>
        </w:tc>
        <w:tc>
          <w:tcPr>
            <w:tcW w:w="1281" w:type="dxa"/>
            <w:tcBorders>
              <w:top w:val="single" w:sz="6" w:space="0" w:color="000000"/>
              <w:left w:val="single" w:sz="6" w:space="0" w:color="000000"/>
              <w:bottom w:val="single" w:sz="6" w:space="0" w:color="000000"/>
              <w:right w:val="single" w:sz="6" w:space="0" w:color="000000"/>
            </w:tcBorders>
          </w:tcPr>
          <w:p w14:paraId="5DE909D3" w14:textId="26F74338" w:rsidR="00DD142E" w:rsidRPr="00F27DF7" w:rsidRDefault="00DD142E" w:rsidP="00CC779A">
            <w:pPr>
              <w:jc w:val="both"/>
              <w:rPr>
                <w:rFonts w:ascii="Arial" w:eastAsia="Calibri" w:hAnsi="Arial" w:cs="Arial"/>
              </w:rPr>
            </w:pPr>
            <w:r w:rsidRPr="00F27DF7">
              <w:rPr>
                <w:rFonts w:ascii="Arial" w:eastAsia="Calibri" w:hAnsi="Arial" w:cs="Arial"/>
              </w:rPr>
              <w:t>NULL</w:t>
            </w:r>
          </w:p>
        </w:tc>
      </w:tr>
    </w:tbl>
    <w:p w14:paraId="0EB5CB06" w14:textId="77777777" w:rsidR="00DD142E" w:rsidRPr="00F27DF7" w:rsidRDefault="00DD142E">
      <w:pPr>
        <w:rPr>
          <w:rFonts w:ascii="Arial" w:hAnsi="Arial" w:cs="Arial"/>
        </w:rPr>
      </w:pPr>
    </w:p>
    <w:p w14:paraId="45884DF0" w14:textId="77777777" w:rsidR="00DD142E" w:rsidRPr="00F27DF7" w:rsidRDefault="00DD142E" w:rsidP="00DD142E">
      <w:pPr>
        <w:rPr>
          <w:rFonts w:ascii="Arial" w:eastAsia="Calibri" w:hAnsi="Arial" w:cs="Arial"/>
          <w:i/>
          <w:color w:val="5B9BD5"/>
        </w:rPr>
      </w:pPr>
      <w:bookmarkStart w:id="5388" w:name="_Toc462659693"/>
      <w:bookmarkStart w:id="5389" w:name="_Toc463805759"/>
      <w:bookmarkStart w:id="5390" w:name="_Toc464487936"/>
    </w:p>
    <w:p w14:paraId="68775355" w14:textId="77777777" w:rsidR="00DD142E" w:rsidRPr="00F27DF7" w:rsidRDefault="00DD142E" w:rsidP="00DD142E">
      <w:pPr>
        <w:rPr>
          <w:rFonts w:ascii="Arial" w:eastAsia="Calibri" w:hAnsi="Arial" w:cs="Arial"/>
          <w:i/>
          <w:color w:val="5B9BD5"/>
        </w:rPr>
      </w:pPr>
    </w:p>
    <w:p w14:paraId="34848E40" w14:textId="77777777" w:rsidR="00DD142E" w:rsidRPr="00F27DF7" w:rsidRDefault="00DD142E" w:rsidP="00DD142E">
      <w:pPr>
        <w:rPr>
          <w:rFonts w:ascii="Arial" w:hAnsi="Arial" w:cs="Arial"/>
        </w:rPr>
      </w:pPr>
    </w:p>
    <w:p w14:paraId="79C7AB5F" w14:textId="77777777" w:rsidR="00DD142E" w:rsidRPr="00F27DF7" w:rsidRDefault="00DD142E" w:rsidP="00DD142E">
      <w:pPr>
        <w:rPr>
          <w:rFonts w:ascii="Arial" w:eastAsia="Calibri" w:hAnsi="Arial" w:cs="Arial"/>
          <w:i/>
          <w:color w:val="5B9BD5"/>
        </w:rPr>
      </w:pPr>
    </w:p>
    <w:p w14:paraId="4E2D2143" w14:textId="77777777" w:rsidR="00DD142E" w:rsidRPr="00F27DF7" w:rsidRDefault="00DD142E" w:rsidP="00DD142E">
      <w:pPr>
        <w:rPr>
          <w:rFonts w:ascii="Arial" w:eastAsia="Calibri" w:hAnsi="Arial" w:cs="Arial"/>
          <w:i/>
          <w:color w:val="5B9BD5"/>
        </w:rPr>
      </w:pPr>
    </w:p>
    <w:p w14:paraId="378FB8B3" w14:textId="77777777" w:rsidR="00DD142E" w:rsidRDefault="00DD142E" w:rsidP="00DD142E">
      <w:pPr>
        <w:rPr>
          <w:rFonts w:ascii="Cambria" w:eastAsia="Calibri" w:hAnsi="Cambria" w:cs="Calibri"/>
          <w:i/>
          <w:color w:val="5B9BD5"/>
        </w:rPr>
      </w:pPr>
    </w:p>
    <w:p w14:paraId="754FAF93" w14:textId="77777777" w:rsidR="00DD142E" w:rsidRDefault="00DD142E" w:rsidP="00DD142E">
      <w:pPr>
        <w:rPr>
          <w:rFonts w:ascii="Cambria" w:eastAsia="Calibri" w:hAnsi="Cambria" w:cs="Calibri"/>
          <w:i/>
          <w:color w:val="5B9BD5"/>
        </w:rPr>
      </w:pPr>
    </w:p>
    <w:p w14:paraId="1C73A088" w14:textId="77777777" w:rsidR="005A2227" w:rsidRPr="00E352EF" w:rsidRDefault="0097053A" w:rsidP="00DD142E">
      <w:pPr>
        <w:pStyle w:val="Stile3"/>
        <w:rPr>
          <w:lang w:val="en-GB"/>
        </w:rPr>
      </w:pPr>
      <w:r w:rsidRPr="00DD142E">
        <w:rPr>
          <w:lang w:val="en-GB"/>
        </w:rPr>
        <w:t>greater</w:t>
      </w:r>
      <w:r w:rsidRPr="00E352EF">
        <w:rPr>
          <w:lang w:val="en-GB"/>
        </w:rPr>
        <w:t xml:space="preserve"> than     &gt;  &gt;=</w:t>
      </w:r>
      <w:bookmarkEnd w:id="5388"/>
      <w:bookmarkEnd w:id="5389"/>
      <w:bookmarkEnd w:id="5390"/>
    </w:p>
    <w:p w14:paraId="2A0F112C" w14:textId="7C252EC1" w:rsidR="00DD142E" w:rsidDel="005933D2" w:rsidRDefault="00DD142E" w:rsidP="00AC4A81">
      <w:pPr>
        <w:rPr>
          <w:del w:id="5391" w:author="Laura Viignola" w:date="2017-06-22T12:48:00Z"/>
          <w:rFonts w:ascii="Cambria" w:eastAsia="Calibri" w:hAnsi="Cambria" w:cs="Calibri"/>
          <w:i/>
          <w:color w:val="5B9BD5"/>
        </w:rPr>
      </w:pPr>
    </w:p>
    <w:p w14:paraId="1AE2551B" w14:textId="717FC3CA" w:rsidR="005A2227" w:rsidRPr="00E352EF" w:rsidDel="005933D2" w:rsidRDefault="0097053A" w:rsidP="00AC4A81">
      <w:pPr>
        <w:rPr>
          <w:del w:id="5392" w:author="Laura Viignola" w:date="2017-06-22T12:48:00Z"/>
          <w:rFonts w:ascii="Cambria" w:eastAsia="Calibri" w:hAnsi="Cambria" w:cs="Calibri"/>
          <w:i/>
          <w:color w:val="5B9BD5"/>
        </w:rPr>
      </w:pPr>
      <w:del w:id="5393" w:author="Laura Viignola" w:date="2017-06-22T12:48:00Z">
        <w:r w:rsidRPr="00E352EF" w:rsidDel="005933D2">
          <w:rPr>
            <w:rFonts w:ascii="Cambria" w:eastAsia="Calibri" w:hAnsi="Cambria" w:cs="Calibri"/>
            <w:i/>
            <w:color w:val="5B9BD5"/>
          </w:rPr>
          <w:delText>Semantic</w:delText>
        </w:r>
      </w:del>
    </w:p>
    <w:p w14:paraId="77E79C29" w14:textId="2B233E1E" w:rsidR="005A2227" w:rsidRPr="00E352EF" w:rsidDel="005933D2" w:rsidRDefault="0097053A" w:rsidP="00B82A38">
      <w:pPr>
        <w:rPr>
          <w:del w:id="5394" w:author="Laura Viignola" w:date="2017-06-22T12:48:00Z"/>
          <w:rFonts w:ascii="Cambria" w:hAnsi="Cambria"/>
        </w:rPr>
      </w:pPr>
      <w:del w:id="5395" w:author="Laura Viignola" w:date="2017-06-22T12:48:00Z">
        <w:r w:rsidRPr="00E352EF" w:rsidDel="005933D2">
          <w:rPr>
            <w:rFonts w:ascii="Cambria" w:eastAsia="Calibri" w:hAnsi="Cambria" w:cs="Calibri"/>
          </w:rPr>
          <w:delText xml:space="preserve">The operator </w:delText>
        </w:r>
        <w:r w:rsidRPr="00E352EF" w:rsidDel="005933D2">
          <w:rPr>
            <w:rFonts w:ascii="Cambria" w:eastAsia="Calibri" w:hAnsi="Cambria" w:cs="Calibri"/>
            <w:b/>
          </w:rPr>
          <w:delText>&gt;</w:delText>
        </w:r>
        <w:r w:rsidRPr="00E352EF" w:rsidDel="005933D2">
          <w:rPr>
            <w:rFonts w:ascii="Cambria" w:eastAsia="Calibri" w:hAnsi="Cambria" w:cs="Calibri"/>
          </w:rPr>
          <w:delText xml:space="preserve"> </w:delText>
        </w:r>
        <w:r w:rsidRPr="00E352EF" w:rsidDel="005933D2">
          <w:rPr>
            <w:rFonts w:ascii="Cambria" w:eastAsia="Calibri" w:hAnsi="Cambria" w:cs="Calibri"/>
            <w:b/>
          </w:rPr>
          <w:delText xml:space="preserve">&gt;=  </w:delText>
        </w:r>
        <w:r w:rsidRPr="00E352EF" w:rsidDel="005933D2">
          <w:rPr>
            <w:rFonts w:ascii="Cambria" w:eastAsia="Calibri" w:hAnsi="Cambria" w:cs="Calibri"/>
          </w:rPr>
          <w:delText>compares two values to evaluate if one</w:delText>
        </w:r>
        <w:r w:rsidR="00FD3798" w:rsidRPr="00E352EF" w:rsidDel="005933D2">
          <w:rPr>
            <w:rFonts w:ascii="Cambria" w:eastAsia="Calibri" w:hAnsi="Cambria" w:cs="Calibri"/>
          </w:rPr>
          <w:delText xml:space="preserve"> is</w:delText>
        </w:r>
        <w:r w:rsidRPr="00E352EF" w:rsidDel="005933D2">
          <w:rPr>
            <w:rFonts w:ascii="Cambria" w:eastAsia="Calibri" w:hAnsi="Cambria" w:cs="Calibri"/>
          </w:rPr>
          <w:delText xml:space="preserve"> greater (or equal) to the other.</w:delText>
        </w:r>
      </w:del>
    </w:p>
    <w:p w14:paraId="0B5EC94F" w14:textId="0212C9B0" w:rsidR="00B82A38" w:rsidRPr="00E352EF" w:rsidDel="005933D2" w:rsidRDefault="00B82A38" w:rsidP="00B82A38">
      <w:pPr>
        <w:rPr>
          <w:del w:id="5396" w:author="Laura Viignola" w:date="2017-06-22T12:48:00Z"/>
          <w:rFonts w:ascii="Cambria" w:eastAsia="Calibri" w:hAnsi="Cambria" w:cs="Calibri"/>
          <w:i/>
          <w:color w:val="5B9BD5"/>
        </w:rPr>
      </w:pPr>
    </w:p>
    <w:p w14:paraId="4E5D8B47"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75B509BE" w14:textId="7120E604" w:rsidR="005A2227" w:rsidRPr="0026664B" w:rsidRDefault="0097053A" w:rsidP="00B82A38">
      <w:pPr>
        <w:rPr>
          <w:rFonts w:ascii="Arial" w:hAnsi="Arial" w:cs="Arial"/>
        </w:rPr>
      </w:pPr>
      <w:r w:rsidRPr="0026664B">
        <w:rPr>
          <w:rFonts w:ascii="Arial" w:eastAsia="Calibri" w:hAnsi="Arial" w:cs="Arial"/>
        </w:rPr>
        <w:t xml:space="preserve"> </w:t>
      </w:r>
      <w:del w:id="5397" w:author="Laura Viignola" w:date="2017-06-22T12:48:00Z">
        <w:r w:rsidRPr="0026664B" w:rsidDel="005933D2">
          <w:rPr>
            <w:rFonts w:ascii="Arial" w:eastAsia="Calibri" w:hAnsi="Arial" w:cs="Arial"/>
            <w:i/>
          </w:rPr>
          <w:delText>ds_1</w:delText>
        </w:r>
      </w:del>
      <w:ins w:id="5398" w:author="Laura Viignola" w:date="2017-06-22T12:48:00Z">
        <w:r w:rsidR="005933D2" w:rsidRPr="0026664B">
          <w:rPr>
            <w:rFonts w:ascii="Arial" w:eastAsia="Calibri" w:hAnsi="Arial" w:cs="Arial"/>
          </w:rPr>
          <w:t>left</w:t>
        </w:r>
      </w:ins>
      <w:r w:rsidRPr="0026664B">
        <w:rPr>
          <w:rFonts w:ascii="Arial" w:eastAsia="Calibri" w:hAnsi="Arial" w:cs="Arial"/>
          <w:i/>
        </w:rPr>
        <w:t xml:space="preserve"> </w:t>
      </w:r>
      <w:r w:rsidRPr="0026664B">
        <w:rPr>
          <w:rFonts w:ascii="Arial" w:eastAsia="Calibri" w:hAnsi="Arial" w:cs="Arial"/>
        </w:rPr>
        <w:t xml:space="preserve">[ </w:t>
      </w:r>
      <w:r w:rsidRPr="0026664B">
        <w:rPr>
          <w:rFonts w:ascii="Arial" w:eastAsia="Calibri" w:hAnsi="Arial" w:cs="Arial"/>
          <w:b/>
        </w:rPr>
        <w:t>&gt;</w:t>
      </w:r>
      <w:r w:rsidRPr="0026664B">
        <w:rPr>
          <w:rFonts w:ascii="Arial" w:eastAsia="Calibri" w:hAnsi="Arial" w:cs="Arial"/>
        </w:rPr>
        <w:t xml:space="preserve">| </w:t>
      </w:r>
      <w:r w:rsidRPr="0026664B">
        <w:rPr>
          <w:rFonts w:ascii="Arial" w:eastAsia="Calibri" w:hAnsi="Arial" w:cs="Arial"/>
          <w:b/>
        </w:rPr>
        <w:t>&gt;=</w:t>
      </w:r>
      <w:r w:rsidRPr="0026664B">
        <w:rPr>
          <w:rFonts w:ascii="Arial" w:eastAsia="Calibri" w:hAnsi="Arial" w:cs="Arial"/>
        </w:rPr>
        <w:t>]</w:t>
      </w:r>
      <w:r w:rsidRPr="0026664B">
        <w:rPr>
          <w:rFonts w:ascii="Arial" w:eastAsia="Calibri" w:hAnsi="Arial" w:cs="Arial"/>
          <w:b/>
        </w:rPr>
        <w:t xml:space="preserve">   </w:t>
      </w:r>
      <w:del w:id="5399" w:author="Laura Viignola" w:date="2017-06-22T12:48:00Z">
        <w:r w:rsidRPr="0026664B" w:rsidDel="005933D2">
          <w:rPr>
            <w:rFonts w:ascii="Arial" w:eastAsia="Calibri" w:hAnsi="Arial" w:cs="Arial"/>
            <w:i/>
          </w:rPr>
          <w:delText>ds_2</w:delText>
        </w:r>
        <w:r w:rsidRPr="0026664B" w:rsidDel="005933D2">
          <w:rPr>
            <w:rFonts w:ascii="Arial" w:eastAsia="Calibri" w:hAnsi="Arial" w:cs="Arial"/>
          </w:rPr>
          <w:delText xml:space="preserve"> </w:delText>
        </w:r>
      </w:del>
      <w:ins w:id="5400" w:author="Laura Viignola" w:date="2017-06-22T12:48:00Z">
        <w:r w:rsidR="0026664B" w:rsidRPr="0026664B">
          <w:rPr>
            <w:rFonts w:ascii="Arial" w:eastAsia="Calibri" w:hAnsi="Arial" w:cs="Arial"/>
          </w:rPr>
          <w:t>rig</w:t>
        </w:r>
        <w:r w:rsidR="005933D2" w:rsidRPr="0026664B">
          <w:rPr>
            <w:rFonts w:ascii="Arial" w:eastAsia="Calibri" w:hAnsi="Arial" w:cs="Arial"/>
          </w:rPr>
          <w:t>h</w:t>
        </w:r>
      </w:ins>
      <w:ins w:id="5401" w:author="Laura Viignola" w:date="2017-07-10T16:15:00Z">
        <w:r w:rsidR="0026664B" w:rsidRPr="0026664B">
          <w:rPr>
            <w:rFonts w:ascii="Arial" w:eastAsia="Calibri" w:hAnsi="Arial" w:cs="Arial"/>
          </w:rPr>
          <w:t>t</w:t>
        </w:r>
      </w:ins>
    </w:p>
    <w:p w14:paraId="3D43ADE4" w14:textId="77777777" w:rsidR="00B82A38" w:rsidRPr="00E352EF" w:rsidRDefault="00B82A38" w:rsidP="00B82A38">
      <w:pPr>
        <w:rPr>
          <w:rFonts w:ascii="Cambria" w:eastAsia="Calibri" w:hAnsi="Cambria" w:cs="Calibri"/>
          <w:i/>
          <w:color w:val="5B9BD5"/>
        </w:rPr>
      </w:pPr>
    </w:p>
    <w:p w14:paraId="6872E502" w14:textId="27A386B0" w:rsidR="005A2227" w:rsidRDefault="005933D2" w:rsidP="00AC4A81">
      <w:pPr>
        <w:rPr>
          <w:ins w:id="5402" w:author="Laura Viignola" w:date="2017-06-22T12:48:00Z"/>
          <w:rFonts w:ascii="Cambria" w:eastAsia="Calibri" w:hAnsi="Cambria" w:cs="Calibri"/>
          <w:i/>
          <w:color w:val="5B9BD5"/>
        </w:rPr>
      </w:pPr>
      <w:ins w:id="5403" w:author="Laura Viignola" w:date="2017-06-22T12:48:00Z">
        <w:r>
          <w:rPr>
            <w:rFonts w:ascii="Cambria" w:eastAsia="Calibri" w:hAnsi="Cambria" w:cs="Calibri"/>
            <w:i/>
            <w:color w:val="5B9BD5"/>
          </w:rPr>
          <w:t xml:space="preserve">Input </w:t>
        </w:r>
      </w:ins>
      <w:del w:id="5404" w:author="Laura Viignola" w:date="2017-06-22T12:48:00Z">
        <w:r w:rsidR="0097053A" w:rsidRPr="00E352EF" w:rsidDel="005933D2">
          <w:rPr>
            <w:rFonts w:ascii="Cambria" w:eastAsia="Calibri" w:hAnsi="Cambria" w:cs="Calibri"/>
            <w:i/>
            <w:color w:val="5B9BD5"/>
          </w:rPr>
          <w:delText>P</w:delText>
        </w:r>
      </w:del>
      <w:ins w:id="5405" w:author="Laura Viignola" w:date="2017-06-22T12:48:00Z">
        <w:r>
          <w:rPr>
            <w:rFonts w:ascii="Cambria" w:eastAsia="Calibri" w:hAnsi="Cambria" w:cs="Calibri"/>
            <w:i/>
            <w:color w:val="5B9BD5"/>
          </w:rPr>
          <w:t>p</w:t>
        </w:r>
      </w:ins>
      <w:r w:rsidR="0097053A" w:rsidRPr="00E352EF">
        <w:rPr>
          <w:rFonts w:ascii="Cambria" w:eastAsia="Calibri" w:hAnsi="Cambria" w:cs="Calibri"/>
          <w:i/>
          <w:color w:val="5B9BD5"/>
        </w:rPr>
        <w:t>arameters</w:t>
      </w:r>
    </w:p>
    <w:p w14:paraId="47D89AAB" w14:textId="77777777" w:rsidR="005933D2" w:rsidRPr="00D71CDA" w:rsidRDefault="005933D2" w:rsidP="005933D2">
      <w:pPr>
        <w:rPr>
          <w:ins w:id="5406" w:author="Laura Viignola" w:date="2017-06-22T12:48:00Z"/>
          <w:rFonts w:asciiTheme="majorHAnsi" w:eastAsia="Calibri" w:hAnsiTheme="majorHAnsi" w:cs="Calibri"/>
          <w:color w:val="auto"/>
        </w:rPr>
      </w:pPr>
      <w:ins w:id="5407" w:author="Laura Viignola" w:date="2017-06-22T12:48:00Z">
        <w:r w:rsidRPr="00D71CDA">
          <w:rPr>
            <w:rFonts w:asciiTheme="majorHAnsi" w:eastAsia="Calibri" w:hAnsiTheme="majorHAnsi" w:cs="Courier New"/>
            <w:color w:val="auto"/>
          </w:rPr>
          <w:t>left</w:t>
        </w:r>
        <w:r w:rsidRPr="00D71CDA">
          <w:rPr>
            <w:rFonts w:asciiTheme="majorHAnsi" w:eastAsia="Calibri" w:hAnsiTheme="majorHAnsi" w:cs="Calibri"/>
            <w:color w:val="auto"/>
          </w:rPr>
          <w:tab/>
          <w:t>mandatory</w:t>
        </w:r>
        <w:r w:rsidRPr="00D71CDA">
          <w:rPr>
            <w:rFonts w:asciiTheme="majorHAnsi" w:eastAsia="Calibri" w:hAnsiTheme="majorHAnsi" w:cs="Calibri"/>
            <w:color w:val="auto"/>
          </w:rPr>
          <w:tab/>
          <w:t>the left operand part of the comparison</w:t>
        </w:r>
      </w:ins>
    </w:p>
    <w:p w14:paraId="5BB26630" w14:textId="77777777" w:rsidR="005933D2" w:rsidRPr="00D71CDA" w:rsidRDefault="005933D2" w:rsidP="005933D2">
      <w:pPr>
        <w:rPr>
          <w:ins w:id="5408" w:author="Laura Viignola" w:date="2017-06-22T12:48:00Z"/>
          <w:rFonts w:asciiTheme="majorHAnsi" w:eastAsia="Calibri" w:hAnsiTheme="majorHAnsi" w:cs="Calibri"/>
          <w:color w:val="auto"/>
        </w:rPr>
      </w:pPr>
      <w:ins w:id="5409" w:author="Laura Viignola" w:date="2017-06-22T12:48:00Z">
        <w:r w:rsidRPr="00D71CDA">
          <w:rPr>
            <w:rFonts w:asciiTheme="majorHAnsi" w:eastAsia="Calibri" w:hAnsiTheme="majorHAnsi" w:cs="Courier New"/>
            <w:color w:val="auto"/>
          </w:rPr>
          <w:t>right</w:t>
        </w:r>
        <w:r w:rsidRPr="00D71CDA">
          <w:rPr>
            <w:rFonts w:asciiTheme="majorHAnsi" w:eastAsia="Calibri" w:hAnsiTheme="majorHAnsi" w:cs="Calibri"/>
            <w:color w:val="auto"/>
          </w:rPr>
          <w:tab/>
          <w:t>mandatory</w:t>
        </w:r>
        <w:r w:rsidRPr="00D71CDA">
          <w:rPr>
            <w:rFonts w:asciiTheme="majorHAnsi" w:eastAsia="Calibri" w:hAnsiTheme="majorHAnsi" w:cs="Calibri"/>
            <w:color w:val="auto"/>
          </w:rPr>
          <w:tab/>
          <w:t>the right operand part of the comparison</w:t>
        </w:r>
      </w:ins>
    </w:p>
    <w:p w14:paraId="4772D485" w14:textId="77777777" w:rsidR="005933D2" w:rsidRPr="00D71CDA" w:rsidRDefault="005933D2" w:rsidP="00AC4A81">
      <w:pPr>
        <w:rPr>
          <w:rFonts w:ascii="Cambria" w:eastAsia="Calibri" w:hAnsi="Cambria" w:cs="Calibri"/>
          <w:i/>
          <w:color w:val="auto"/>
        </w:rPr>
      </w:pPr>
    </w:p>
    <w:p w14:paraId="1AC86E1F" w14:textId="16B0F6B7" w:rsidR="005A2227" w:rsidRPr="00E352EF" w:rsidDel="005933D2" w:rsidRDefault="0097053A" w:rsidP="00B82A38">
      <w:pPr>
        <w:rPr>
          <w:del w:id="5410" w:author="Laura Viignola" w:date="2017-06-22T12:48:00Z"/>
          <w:rFonts w:ascii="Cambria" w:hAnsi="Cambria"/>
        </w:rPr>
      </w:pPr>
      <w:del w:id="5411" w:author="Laura Viignola" w:date="2017-06-22T12:48:00Z">
        <w:r w:rsidRPr="00E352EF" w:rsidDel="005933D2">
          <w:rPr>
            <w:rFonts w:ascii="Cambria" w:hAnsi="Cambria"/>
            <w:i/>
          </w:rPr>
          <w:delText>ds_1</w:delText>
        </w:r>
        <w:r w:rsidRPr="00E352EF" w:rsidDel="005933D2">
          <w:rPr>
            <w:rFonts w:ascii="Cambria" w:hAnsi="Cambria"/>
          </w:rPr>
          <w:delText xml:space="preserve">, </w:delText>
        </w:r>
        <w:r w:rsidRPr="00E352EF" w:rsidDel="005933D2">
          <w:rPr>
            <w:rFonts w:ascii="Cambria" w:hAnsi="Cambria"/>
            <w:i/>
          </w:rPr>
          <w:delText>ds_2</w:delText>
        </w:r>
        <w:r w:rsidR="00B82A38" w:rsidRPr="00E352EF" w:rsidDel="005933D2">
          <w:rPr>
            <w:rFonts w:ascii="Cambria" w:hAnsi="Cambria"/>
          </w:rPr>
          <w:delText xml:space="preserve"> :</w:delText>
        </w:r>
        <w:r w:rsidRPr="00E352EF" w:rsidDel="005933D2">
          <w:rPr>
            <w:rFonts w:ascii="Cambria" w:hAnsi="Cambria"/>
          </w:rPr>
          <w:delText xml:space="preserve"> [</w:delText>
        </w:r>
        <w:r w:rsidRPr="00E352EF" w:rsidDel="005933D2">
          <w:rPr>
            <w:rFonts w:ascii="Cambria" w:eastAsia="Calibri" w:hAnsi="Cambria" w:cs="Calibri"/>
          </w:rPr>
          <w:delText xml:space="preserve">dataset {identifier &lt;IDENT&gt; as scalar-type}+ {measure &lt;IDENT&gt; as &lt;T&gt;}+ </w:delText>
        </w:r>
        <w:r w:rsidRPr="00E352EF" w:rsidDel="005933D2">
          <w:rPr>
            <w:rFonts w:ascii="Cambria" w:hAnsi="Cambria"/>
          </w:rPr>
          <w:delText>| bool</w:delText>
        </w:r>
        <w:r w:rsidR="00B82A38" w:rsidRPr="00E352EF" w:rsidDel="005933D2">
          <w:rPr>
            <w:rFonts w:ascii="Cambria" w:hAnsi="Cambria"/>
          </w:rPr>
          <w:delText>ean</w:delText>
        </w:r>
        <w:r w:rsidRPr="00E352EF" w:rsidDel="005933D2">
          <w:rPr>
            <w:rFonts w:ascii="Cambria" w:hAnsi="Cambria"/>
          </w:rPr>
          <w:delText>]</w:delText>
        </w:r>
      </w:del>
    </w:p>
    <w:p w14:paraId="1635606C" w14:textId="1DF57D82" w:rsidR="00DC675D" w:rsidRPr="00E352EF" w:rsidDel="005933D2" w:rsidRDefault="00DC675D" w:rsidP="00B82A38">
      <w:pPr>
        <w:rPr>
          <w:del w:id="5412" w:author="Laura Viignola" w:date="2017-06-22T12:48:00Z"/>
          <w:rFonts w:ascii="Cambria" w:hAnsi="Cambria"/>
        </w:rPr>
      </w:pPr>
    </w:p>
    <w:p w14:paraId="18C0DBD0" w14:textId="6941BB43" w:rsidR="005A2227" w:rsidRPr="00E352EF" w:rsidDel="005933D2" w:rsidRDefault="0097053A" w:rsidP="00B82A38">
      <w:pPr>
        <w:rPr>
          <w:del w:id="5413" w:author="Laura Viignola" w:date="2017-06-22T12:48:00Z"/>
          <w:rFonts w:ascii="Cambria" w:hAnsi="Cambria"/>
        </w:rPr>
      </w:pPr>
      <w:del w:id="5414" w:author="Laura Viignola" w:date="2017-06-22T12:48:00Z">
        <w:r w:rsidRPr="00E352EF" w:rsidDel="005933D2">
          <w:rPr>
            <w:rFonts w:ascii="Cambria" w:hAnsi="Cambria"/>
            <w:i/>
          </w:rPr>
          <w:delText>ds_1</w:delText>
        </w:r>
        <w:r w:rsidRPr="00E352EF" w:rsidDel="005933D2">
          <w:rPr>
            <w:rFonts w:ascii="Cambria" w:hAnsi="Cambria"/>
          </w:rPr>
          <w:delText>,</w:delText>
        </w:r>
        <w:r w:rsidRPr="00E352EF" w:rsidDel="005933D2">
          <w:rPr>
            <w:rFonts w:ascii="Cambria" w:hAnsi="Cambria"/>
            <w:i/>
          </w:rPr>
          <w:delText>ds_2</w:delText>
        </w:r>
        <w:r w:rsidRPr="00E352EF" w:rsidDel="005933D2">
          <w:rPr>
            <w:rFonts w:ascii="Cambria" w:hAnsi="Cambria"/>
          </w:rPr>
          <w:delText xml:space="preserve"> – is a </w:delText>
        </w:r>
        <w:r w:rsidR="00F4601C" w:rsidRPr="00E352EF" w:rsidDel="005933D2">
          <w:delText>Dataset</w:delText>
        </w:r>
        <w:r w:rsidRPr="00E352EF" w:rsidDel="005933D2">
          <w:rPr>
            <w:rFonts w:ascii="Cambria" w:hAnsi="Cambria"/>
          </w:rPr>
          <w:delText xml:space="preserve"> expression or a Boolean</w:delText>
        </w:r>
      </w:del>
    </w:p>
    <w:p w14:paraId="10EBB95E" w14:textId="77777777" w:rsidR="000D307F" w:rsidRPr="00D47502" w:rsidRDefault="000D307F" w:rsidP="000D307F">
      <w:pPr>
        <w:rPr>
          <w:ins w:id="5415" w:author="Laura Viignola" w:date="2017-06-22T16:28:00Z"/>
          <w:rFonts w:ascii="Cambria" w:eastAsia="Calibri" w:hAnsi="Cambria" w:cs="Calibri"/>
          <w:i/>
          <w:color w:val="5B9BD5"/>
        </w:rPr>
      </w:pPr>
      <w:ins w:id="5416" w:author="Laura Viignola" w:date="2017-06-22T16:28:00Z">
        <w:r w:rsidRPr="00D47502">
          <w:rPr>
            <w:rFonts w:ascii="Cambria" w:eastAsia="Calibri" w:hAnsi="Cambria" w:cs="Calibri"/>
            <w:i/>
            <w:color w:val="5B9BD5"/>
          </w:rPr>
          <w:t>Examples of valid syntaxes</w:t>
        </w:r>
      </w:ins>
    </w:p>
    <w:p w14:paraId="3E330AEA" w14:textId="53D3B63F" w:rsidR="000D307F" w:rsidRPr="00D71CDA" w:rsidRDefault="000D307F" w:rsidP="000D307F">
      <w:pPr>
        <w:rPr>
          <w:ins w:id="5417" w:author="Laura Viignola" w:date="2017-06-22T16:28:00Z"/>
          <w:rFonts w:ascii="Arial" w:eastAsia="Calibri" w:hAnsi="Arial" w:cs="Arial"/>
          <w:color w:val="auto"/>
        </w:rPr>
      </w:pPr>
      <w:ins w:id="5418" w:author="Laura Viignola" w:date="2017-06-22T16:28:00Z">
        <w:r w:rsidRPr="00D71CDA">
          <w:rPr>
            <w:rFonts w:ascii="Arial" w:eastAsia="Calibri" w:hAnsi="Arial" w:cs="Arial"/>
            <w:color w:val="auto"/>
          </w:rPr>
          <w:t>DS_1</w:t>
        </w:r>
        <w:r w:rsidRPr="006619C5">
          <w:rPr>
            <w:rFonts w:ascii="Arial" w:eastAsia="Calibri" w:hAnsi="Arial" w:cs="Arial"/>
            <w:b/>
            <w:color w:val="auto"/>
          </w:rPr>
          <w:t>&gt;</w:t>
        </w:r>
        <w:r w:rsidRPr="00D71CDA">
          <w:rPr>
            <w:rFonts w:ascii="Arial" w:eastAsia="Calibri" w:hAnsi="Arial" w:cs="Arial"/>
            <w:color w:val="auto"/>
          </w:rPr>
          <w:t>DS_2</w:t>
        </w:r>
      </w:ins>
    </w:p>
    <w:p w14:paraId="3AE4A5C2" w14:textId="04DC6293" w:rsidR="000D307F" w:rsidRPr="00D71CDA" w:rsidRDefault="000D307F" w:rsidP="000D307F">
      <w:pPr>
        <w:rPr>
          <w:ins w:id="5419" w:author="Laura Viignola" w:date="2017-06-22T16:28:00Z"/>
          <w:rFonts w:ascii="Arial" w:eastAsia="Calibri" w:hAnsi="Arial" w:cs="Arial"/>
          <w:color w:val="auto"/>
        </w:rPr>
      </w:pPr>
      <w:ins w:id="5420" w:author="Laura Viignola" w:date="2017-06-22T16:28:00Z">
        <w:r w:rsidRPr="00D71CDA">
          <w:rPr>
            <w:rFonts w:ascii="Arial" w:eastAsia="Calibri" w:hAnsi="Arial" w:cs="Arial"/>
            <w:color w:val="auto"/>
          </w:rPr>
          <w:t>DS_1</w:t>
        </w:r>
        <w:r w:rsidRPr="006619C5">
          <w:rPr>
            <w:rFonts w:ascii="Arial" w:eastAsia="Calibri" w:hAnsi="Arial" w:cs="Arial"/>
            <w:b/>
            <w:color w:val="auto"/>
          </w:rPr>
          <w:t>&gt;=</w:t>
        </w:r>
        <w:r w:rsidRPr="00D71CDA">
          <w:rPr>
            <w:rFonts w:ascii="Arial" w:eastAsia="Calibri" w:hAnsi="Arial" w:cs="Arial"/>
            <w:color w:val="auto"/>
          </w:rPr>
          <w:t>DS_2</w:t>
        </w:r>
      </w:ins>
    </w:p>
    <w:p w14:paraId="39BD8677" w14:textId="77777777" w:rsidR="00B82A38" w:rsidRDefault="00B82A38" w:rsidP="00B82A38">
      <w:pPr>
        <w:rPr>
          <w:ins w:id="5421" w:author="Laura Viignola" w:date="2017-06-22T16:30:00Z"/>
          <w:rFonts w:ascii="Cambria" w:eastAsia="Calibri" w:hAnsi="Cambria" w:cs="Calibri"/>
          <w:i/>
          <w:color w:val="5B9BD5"/>
        </w:rPr>
      </w:pPr>
    </w:p>
    <w:p w14:paraId="6A485D1E" w14:textId="77777777" w:rsidR="001C025D" w:rsidRDefault="001C025D" w:rsidP="001C025D">
      <w:pPr>
        <w:rPr>
          <w:ins w:id="5422" w:author="Laura Viignola" w:date="2017-06-22T16:30:00Z"/>
          <w:rFonts w:ascii="Cambria" w:eastAsia="Calibri" w:hAnsi="Cambria" w:cs="Calibri"/>
          <w:i/>
          <w:color w:val="5B9BD5"/>
        </w:rPr>
      </w:pPr>
      <w:ins w:id="5423" w:author="Laura Viignola" w:date="2017-06-22T16:30:00Z">
        <w:r>
          <w:rPr>
            <w:rFonts w:ascii="Cambria" w:eastAsia="Calibri" w:hAnsi="Cambria" w:cs="Calibri"/>
            <w:i/>
            <w:color w:val="5B9BD5"/>
          </w:rPr>
          <w:t>Semantic for scalar operations</w:t>
        </w:r>
      </w:ins>
    </w:p>
    <w:p w14:paraId="752943FA" w14:textId="4587051B" w:rsidR="001C025D" w:rsidRPr="00783602" w:rsidRDefault="001C025D" w:rsidP="001C025D">
      <w:pPr>
        <w:rPr>
          <w:ins w:id="5424" w:author="Laura Viignola" w:date="2017-06-22T16:30:00Z"/>
          <w:rFonts w:ascii="Cambria" w:eastAsia="Calibri" w:hAnsi="Cambria" w:cs="Calibri"/>
          <w:color w:val="5B9BD5"/>
          <w:sz w:val="22"/>
        </w:rPr>
      </w:pPr>
      <w:ins w:id="5425" w:author="Laura Viignola" w:date="2017-06-22T16:30:00Z">
        <w:r>
          <w:rPr>
            <w:rFonts w:ascii="Cambria" w:eastAsia="Calibri" w:hAnsi="Cambria" w:cs="Calibri"/>
          </w:rPr>
          <w:t xml:space="preserve">The operator </w:t>
        </w:r>
      </w:ins>
      <w:ins w:id="5426" w:author="Laura Viignola" w:date="2017-06-22T16:33:00Z">
        <w:r>
          <w:rPr>
            <w:rFonts w:ascii="Cambria" w:eastAsia="Calibri" w:hAnsi="Cambria" w:cs="Calibri"/>
          </w:rPr>
          <w:t>verifies if the left operand is greater (equal) than the right operand.</w:t>
        </w:r>
      </w:ins>
      <w:ins w:id="5427" w:author="Laura Viignola" w:date="2017-06-22T16:34:00Z">
        <w:r w:rsidR="00A023FF">
          <w:rPr>
            <w:rFonts w:ascii="Cambria" w:eastAsia="Calibri" w:hAnsi="Cambria" w:cs="Calibri"/>
          </w:rPr>
          <w:t xml:space="preserve"> The two opera</w:t>
        </w:r>
        <w:r>
          <w:rPr>
            <w:rFonts w:ascii="Cambria" w:eastAsia="Calibri" w:hAnsi="Cambria" w:cs="Calibri"/>
          </w:rPr>
          <w:t>nds can</w:t>
        </w:r>
      </w:ins>
      <w:ins w:id="5428" w:author="Laura Viignola" w:date="2017-06-22T16:30:00Z">
        <w:r>
          <w:rPr>
            <w:rFonts w:ascii="Cambria" w:eastAsia="Calibri" w:hAnsi="Cambria" w:cs="Calibri"/>
          </w:rPr>
          <w:t xml:space="preserve"> be of any scalar-type</w:t>
        </w:r>
      </w:ins>
      <w:ins w:id="5429" w:author="Laura Viignola" w:date="2017-06-22T16:34:00Z">
        <w:r>
          <w:t>.</w:t>
        </w:r>
      </w:ins>
    </w:p>
    <w:p w14:paraId="62253CEC" w14:textId="77777777" w:rsidR="001C025D" w:rsidRDefault="001C025D" w:rsidP="00B82A38">
      <w:pPr>
        <w:rPr>
          <w:ins w:id="5430" w:author="Laura Viignola" w:date="2017-06-22T16:29:00Z"/>
          <w:rFonts w:ascii="Cambria" w:eastAsia="Calibri" w:hAnsi="Cambria" w:cs="Calibri"/>
          <w:i/>
          <w:color w:val="5B9BD5"/>
        </w:rPr>
      </w:pPr>
    </w:p>
    <w:p w14:paraId="168686FE" w14:textId="5A3DB11A" w:rsidR="001C025D" w:rsidRPr="006619C5" w:rsidRDefault="001C025D" w:rsidP="001C025D">
      <w:pPr>
        <w:rPr>
          <w:ins w:id="5431" w:author="Laura Viignola" w:date="2017-06-22T16:35:00Z"/>
          <w:rFonts w:ascii="Cambria" w:eastAsia="Calibri" w:hAnsi="Cambria" w:cs="Calibri"/>
          <w:i/>
          <w:color w:val="5B9BD5"/>
        </w:rPr>
      </w:pPr>
      <w:ins w:id="5432" w:author="Laura Viignola" w:date="2017-06-22T16:35:00Z">
        <w:r w:rsidRPr="006619C5">
          <w:rPr>
            <w:rFonts w:ascii="Cambria" w:eastAsia="Calibri" w:hAnsi="Cambria" w:cs="Calibri"/>
            <w:i/>
            <w:color w:val="5B9BD5"/>
          </w:rPr>
          <w:t>Example</w:t>
        </w:r>
      </w:ins>
      <w:ins w:id="5433" w:author="Utente" w:date="2017-06-23T12:09:00Z">
        <w:r w:rsidR="00294F20" w:rsidRPr="006619C5">
          <w:rPr>
            <w:rFonts w:ascii="Cambria" w:eastAsia="Calibri" w:hAnsi="Cambria" w:cs="Calibri"/>
            <w:i/>
            <w:color w:val="5B9BD5"/>
          </w:rPr>
          <w:t>s</w:t>
        </w:r>
      </w:ins>
    </w:p>
    <w:p w14:paraId="41F575DF" w14:textId="25310226" w:rsidR="001C025D" w:rsidRPr="00F27DF7" w:rsidRDefault="001C025D" w:rsidP="001C025D">
      <w:pPr>
        <w:rPr>
          <w:ins w:id="5434" w:author="Laura Viignola" w:date="2017-06-22T16:35:00Z"/>
          <w:rFonts w:ascii="Arial" w:hAnsi="Arial" w:cs="Arial"/>
        </w:rPr>
      </w:pPr>
      <w:ins w:id="5435" w:author="Laura Viignola" w:date="2017-06-22T16:35:00Z">
        <w:r w:rsidRPr="00F27DF7">
          <w:rPr>
            <w:rFonts w:ascii="Arial" w:eastAsia="Calibri" w:hAnsi="Arial" w:cs="Arial"/>
          </w:rPr>
          <w:t xml:space="preserve">5 </w:t>
        </w:r>
        <w:r w:rsidRPr="00F27DF7">
          <w:rPr>
            <w:rFonts w:ascii="Arial" w:eastAsia="Calibri" w:hAnsi="Arial" w:cs="Arial"/>
            <w:b/>
          </w:rPr>
          <w:t>&gt;</w:t>
        </w:r>
        <w:r w:rsidRPr="00F27DF7">
          <w:rPr>
            <w:rFonts w:ascii="Arial" w:eastAsia="Calibri" w:hAnsi="Arial" w:cs="Arial"/>
          </w:rPr>
          <w:t xml:space="preserve"> 9  gives: </w:t>
        </w:r>
        <w:del w:id="5436" w:author="Utente" w:date="2017-06-27T18:12:00Z">
          <w:r w:rsidRPr="00F27DF7" w:rsidDel="006619C5">
            <w:rPr>
              <w:rFonts w:ascii="Arial" w:eastAsia="Calibri" w:hAnsi="Arial" w:cs="Arial"/>
            </w:rPr>
            <w:delText>true</w:delText>
          </w:r>
        </w:del>
      </w:ins>
      <w:ins w:id="5437" w:author="Utente" w:date="2017-06-27T18:12:00Z">
        <w:r w:rsidR="006619C5">
          <w:rPr>
            <w:rFonts w:ascii="Arial" w:eastAsia="Calibri" w:hAnsi="Arial" w:cs="Arial"/>
          </w:rPr>
          <w:t>false</w:t>
        </w:r>
      </w:ins>
    </w:p>
    <w:p w14:paraId="00B7BD50" w14:textId="6A342CB2" w:rsidR="001C025D" w:rsidRPr="00F27DF7" w:rsidRDefault="001C025D" w:rsidP="001C025D">
      <w:pPr>
        <w:rPr>
          <w:ins w:id="5438" w:author="Laura Viignola" w:date="2017-06-22T16:35:00Z"/>
          <w:rFonts w:ascii="Arial" w:hAnsi="Arial" w:cs="Arial"/>
        </w:rPr>
      </w:pPr>
      <w:ins w:id="5439" w:author="Laura Viignola" w:date="2017-06-22T16:35:00Z">
        <w:r w:rsidRPr="00F27DF7">
          <w:rPr>
            <w:rFonts w:ascii="Arial" w:eastAsia="Calibri" w:hAnsi="Arial" w:cs="Arial"/>
          </w:rPr>
          <w:t xml:space="preserve">5 </w:t>
        </w:r>
        <w:r w:rsidRPr="00F27DF7">
          <w:rPr>
            <w:rFonts w:ascii="Arial" w:eastAsia="Calibri" w:hAnsi="Arial" w:cs="Arial"/>
            <w:b/>
          </w:rPr>
          <w:t>&gt;=</w:t>
        </w:r>
        <w:r w:rsidRPr="00F27DF7">
          <w:rPr>
            <w:rFonts w:ascii="Arial" w:eastAsia="Calibri" w:hAnsi="Arial" w:cs="Arial"/>
          </w:rPr>
          <w:t xml:space="preserve"> 5  gives: </w:t>
        </w:r>
      </w:ins>
      <w:ins w:id="5440" w:author="Laura Viignola" w:date="2017-06-22T16:36:00Z">
        <w:r w:rsidRPr="00F27DF7">
          <w:rPr>
            <w:rFonts w:ascii="Arial" w:eastAsia="Calibri" w:hAnsi="Arial" w:cs="Arial"/>
          </w:rPr>
          <w:t>true</w:t>
        </w:r>
      </w:ins>
    </w:p>
    <w:p w14:paraId="23E65C9D" w14:textId="1BE656A7" w:rsidR="001C025D" w:rsidRPr="00F27DF7" w:rsidRDefault="001C025D" w:rsidP="001C025D">
      <w:pPr>
        <w:rPr>
          <w:ins w:id="5441" w:author="Laura Viignola" w:date="2017-06-22T16:35:00Z"/>
          <w:rFonts w:ascii="Arial" w:hAnsi="Arial" w:cs="Arial"/>
          <w:lang w:val="en-US"/>
        </w:rPr>
      </w:pPr>
      <w:ins w:id="5442" w:author="Laura Viignola" w:date="2017-06-22T16:35:00Z">
        <w:r w:rsidRPr="00F27DF7">
          <w:rPr>
            <w:rFonts w:ascii="Arial" w:eastAsia="Calibri" w:hAnsi="Arial" w:cs="Arial"/>
            <w:lang w:val="en-US"/>
          </w:rPr>
          <w:t xml:space="preserve">“hello” </w:t>
        </w:r>
        <w:r w:rsidRPr="00F27DF7">
          <w:rPr>
            <w:rFonts w:ascii="Arial" w:eastAsia="Calibri" w:hAnsi="Arial" w:cs="Arial"/>
            <w:b/>
            <w:lang w:val="en-US"/>
          </w:rPr>
          <w:t>&gt;</w:t>
        </w:r>
        <w:r w:rsidRPr="00F27DF7">
          <w:rPr>
            <w:rFonts w:ascii="Arial" w:eastAsia="Calibri" w:hAnsi="Arial" w:cs="Arial"/>
            <w:lang w:val="en-US"/>
          </w:rPr>
          <w:t xml:space="preserve"> “hi”  gives: </w:t>
        </w:r>
      </w:ins>
      <w:ins w:id="5443" w:author="Laura Viignola" w:date="2017-06-22T16:36:00Z">
        <w:r w:rsidRPr="00F27DF7">
          <w:rPr>
            <w:rFonts w:ascii="Arial" w:eastAsia="Calibri" w:hAnsi="Arial" w:cs="Arial"/>
            <w:lang w:val="en-US"/>
          </w:rPr>
          <w:t>false</w:t>
        </w:r>
      </w:ins>
    </w:p>
    <w:p w14:paraId="577BAF81" w14:textId="77777777" w:rsidR="001C025D" w:rsidRPr="00F27DF7" w:rsidRDefault="001C025D" w:rsidP="001C025D">
      <w:pPr>
        <w:rPr>
          <w:ins w:id="5444" w:author="Laura Viignola" w:date="2017-06-22T16:35:00Z"/>
          <w:rFonts w:ascii="Arial" w:eastAsia="Calibri" w:hAnsi="Arial" w:cs="Arial"/>
          <w:i/>
          <w:color w:val="5B9BD5"/>
          <w:lang w:val="en-US"/>
        </w:rPr>
      </w:pPr>
    </w:p>
    <w:p w14:paraId="3F08BD3F" w14:textId="77777777" w:rsidR="001C025D" w:rsidRDefault="001C025D" w:rsidP="001C025D">
      <w:pPr>
        <w:rPr>
          <w:ins w:id="5445" w:author="Laura Viignola" w:date="2017-06-22T16:35:00Z"/>
          <w:rFonts w:ascii="Cambria" w:eastAsia="Calibri" w:hAnsi="Cambria" w:cs="Calibri"/>
          <w:i/>
          <w:color w:val="5B9BD5"/>
        </w:rPr>
      </w:pPr>
      <w:ins w:id="5446" w:author="Laura Viignola" w:date="2017-06-22T16:35:00Z">
        <w:r>
          <w:rPr>
            <w:rFonts w:ascii="Cambria" w:eastAsia="Calibri" w:hAnsi="Cambria" w:cs="Calibri"/>
            <w:i/>
            <w:color w:val="5B9BD5"/>
          </w:rPr>
          <w:t>Input parameters type</w:t>
        </w:r>
      </w:ins>
    </w:p>
    <w:p w14:paraId="4D50DFB8" w14:textId="77777777" w:rsidR="001C025D" w:rsidRPr="00F27DF7" w:rsidRDefault="001C025D" w:rsidP="001C025D">
      <w:pPr>
        <w:rPr>
          <w:ins w:id="5447" w:author="Laura Viignola" w:date="2017-06-22T16:35:00Z"/>
          <w:rFonts w:asciiTheme="majorHAnsi" w:eastAsia="Calibri" w:hAnsiTheme="majorHAnsi" w:cs="Courier New"/>
        </w:rPr>
      </w:pPr>
      <w:ins w:id="5448" w:author="Laura Viignola" w:date="2017-06-22T16:35:00Z">
        <w:r w:rsidRPr="00930F4A">
          <w:rPr>
            <w:rFonts w:asciiTheme="majorHAnsi" w:eastAsia="Calibri" w:hAnsiTheme="majorHAnsi" w:cs="Courier New"/>
            <w:i/>
          </w:rPr>
          <w:t>left</w:t>
        </w:r>
        <w:r w:rsidRPr="00F27DF7">
          <w:rPr>
            <w:rFonts w:asciiTheme="majorHAnsi" w:eastAsia="Calibri" w:hAnsiTheme="majorHAnsi" w:cs="Courier New"/>
          </w:rPr>
          <w:t>,</w:t>
        </w:r>
      </w:ins>
    </w:p>
    <w:p w14:paraId="32A37AC6" w14:textId="073A9EC2" w:rsidR="001C025D" w:rsidRPr="00F27DF7" w:rsidRDefault="001C025D" w:rsidP="001C025D">
      <w:pPr>
        <w:rPr>
          <w:ins w:id="5449" w:author="Laura Viignola" w:date="2017-06-22T16:35:00Z"/>
          <w:rFonts w:asciiTheme="majorHAnsi" w:eastAsia="Calibri" w:hAnsiTheme="majorHAnsi" w:cs="Courier New"/>
        </w:rPr>
      </w:pPr>
      <w:ins w:id="5450" w:author="Laura Viignola" w:date="2017-06-22T16:35:00Z">
        <w:r w:rsidRPr="00930F4A">
          <w:rPr>
            <w:rFonts w:asciiTheme="majorHAnsi" w:eastAsia="Calibri" w:hAnsiTheme="majorHAnsi" w:cs="Courier New"/>
            <w:i/>
          </w:rPr>
          <w:t>rig</w:t>
        </w:r>
      </w:ins>
      <w:ins w:id="5451" w:author="Laura Viignola" w:date="2017-07-10T16:17:00Z">
        <w:r w:rsidR="0026664B">
          <w:rPr>
            <w:rFonts w:asciiTheme="majorHAnsi" w:eastAsia="Calibri" w:hAnsiTheme="majorHAnsi" w:cs="Courier New"/>
            <w:i/>
          </w:rPr>
          <w:t>ht</w:t>
        </w:r>
      </w:ins>
      <w:ins w:id="5452" w:author="Laura Viignola" w:date="2017-06-22T16:35:00Z">
        <w:r w:rsidRPr="00F27DF7">
          <w:rPr>
            <w:rFonts w:asciiTheme="majorHAnsi" w:eastAsia="Calibri" w:hAnsiTheme="majorHAnsi" w:cs="Courier New"/>
          </w:rPr>
          <w:tab/>
          <w:t>::</w:t>
        </w:r>
      </w:ins>
      <w:ins w:id="5453" w:author="Laura Viignola" w:date="2017-06-22T16:36:00Z">
        <w:r w:rsidRPr="00F27DF7">
          <w:rPr>
            <w:rFonts w:asciiTheme="majorHAnsi" w:eastAsia="Calibri" w:hAnsiTheme="majorHAnsi" w:cs="Courier New"/>
          </w:rPr>
          <w:tab/>
          <w:t xml:space="preserve">   </w:t>
        </w:r>
      </w:ins>
      <w:ins w:id="5454" w:author="Laura Viignola" w:date="2017-06-22T16:35:00Z">
        <w:r w:rsidRPr="00F27DF7">
          <w:rPr>
            <w:rFonts w:asciiTheme="majorHAnsi" w:eastAsia="Calibri" w:hAnsiTheme="majorHAnsi" w:cs="Courier New"/>
          </w:rPr>
          <w:t>dataset   {measure&lt;</w:t>
        </w:r>
        <w:del w:id="5455" w:author="Utente" w:date="2017-06-23T17:17:00Z">
          <w:r w:rsidRPr="00F27DF7" w:rsidDel="00234472">
            <w:rPr>
              <w:rFonts w:asciiTheme="majorHAnsi" w:eastAsia="Calibri" w:hAnsiTheme="majorHAnsi" w:cs="Courier New"/>
            </w:rPr>
            <w:delText>string</w:delText>
          </w:r>
        </w:del>
      </w:ins>
      <w:ins w:id="5456" w:author="Utente" w:date="2017-06-23T17:17:00Z">
        <w:r w:rsidR="00234472" w:rsidRPr="00F27DF7">
          <w:rPr>
            <w:rFonts w:asciiTheme="majorHAnsi" w:eastAsia="Calibri" w:hAnsiTheme="majorHAnsi" w:cs="Courier New"/>
          </w:rPr>
          <w:t>scalar</w:t>
        </w:r>
      </w:ins>
      <w:ins w:id="5457" w:author="Laura Viignola" w:date="2017-06-22T16:35:00Z">
        <w:r w:rsidRPr="00F27DF7">
          <w:rPr>
            <w:rFonts w:asciiTheme="majorHAnsi" w:eastAsia="Calibri" w:hAnsiTheme="majorHAnsi" w:cs="Courier New"/>
          </w:rPr>
          <w:t>&gt; _}</w:t>
        </w:r>
      </w:ins>
    </w:p>
    <w:p w14:paraId="44A9CB1B" w14:textId="5390A71E" w:rsidR="001C025D" w:rsidRPr="00F27DF7" w:rsidRDefault="001C025D" w:rsidP="001C025D">
      <w:pPr>
        <w:ind w:left="706" w:firstLine="706"/>
        <w:rPr>
          <w:ins w:id="5458" w:author="Laura Viignola" w:date="2017-06-22T16:35:00Z"/>
          <w:rFonts w:asciiTheme="majorHAnsi" w:eastAsia="Calibri" w:hAnsiTheme="majorHAnsi" w:cs="Courier New"/>
        </w:rPr>
      </w:pPr>
      <w:ins w:id="5459" w:author="Laura Viignola" w:date="2017-06-22T16:35:00Z">
        <w:r w:rsidRPr="00F27DF7">
          <w:rPr>
            <w:rFonts w:asciiTheme="majorHAnsi" w:eastAsia="Calibri" w:hAnsiTheme="majorHAnsi" w:cs="Courier New"/>
          </w:rPr>
          <w:t>|  component&lt;</w:t>
        </w:r>
        <w:del w:id="5460" w:author="Utente" w:date="2017-06-23T17:17:00Z">
          <w:r w:rsidRPr="00F27DF7" w:rsidDel="00234472">
            <w:rPr>
              <w:rFonts w:asciiTheme="majorHAnsi" w:eastAsia="Calibri" w:hAnsiTheme="majorHAnsi" w:cs="Courier New"/>
            </w:rPr>
            <w:delText>string</w:delText>
          </w:r>
        </w:del>
      </w:ins>
      <w:ins w:id="5461" w:author="Utente" w:date="2017-06-23T17:17:00Z">
        <w:r w:rsidR="00234472" w:rsidRPr="00F27DF7">
          <w:rPr>
            <w:rFonts w:asciiTheme="majorHAnsi" w:eastAsia="Calibri" w:hAnsiTheme="majorHAnsi" w:cs="Courier New"/>
          </w:rPr>
          <w:t>scalar</w:t>
        </w:r>
      </w:ins>
      <w:ins w:id="5462" w:author="Laura Viignola" w:date="2017-06-22T16:35:00Z">
        <w:r w:rsidRPr="00F27DF7">
          <w:rPr>
            <w:rFonts w:asciiTheme="majorHAnsi" w:eastAsia="Calibri" w:hAnsiTheme="majorHAnsi" w:cs="Courier New"/>
          </w:rPr>
          <w:t>&gt;</w:t>
        </w:r>
      </w:ins>
    </w:p>
    <w:p w14:paraId="40E1A818" w14:textId="77777777" w:rsidR="001C025D" w:rsidRDefault="001C025D" w:rsidP="001C025D">
      <w:pPr>
        <w:ind w:left="708" w:firstLine="708"/>
        <w:rPr>
          <w:ins w:id="5463" w:author="Utente" w:date="2017-07-05T17:54:00Z"/>
          <w:rFonts w:asciiTheme="majorHAnsi" w:eastAsia="Calibri" w:hAnsiTheme="majorHAnsi" w:cs="Courier New"/>
          <w:noProof/>
          <w:color w:val="5B9BD5"/>
          <w:lang w:val="en-US"/>
        </w:rPr>
      </w:pPr>
      <w:ins w:id="5464" w:author="Laura Viignola" w:date="2017-06-22T16:35:00Z">
        <w:r w:rsidRPr="00F27DF7">
          <w:rPr>
            <w:rFonts w:asciiTheme="majorHAnsi" w:eastAsia="Calibri" w:hAnsiTheme="majorHAnsi" w:cs="Courier New"/>
          </w:rPr>
          <w:t xml:space="preserve">|  scalar   </w:t>
        </w:r>
        <w:r w:rsidRPr="00F27DF7">
          <w:rPr>
            <w:rFonts w:asciiTheme="majorHAnsi" w:eastAsia="Calibri" w:hAnsiTheme="majorHAnsi" w:cs="Courier New"/>
            <w:noProof/>
            <w:color w:val="5B9BD5"/>
            <w:lang w:val="en-US"/>
          </w:rPr>
          <w:t xml:space="preserve"> </w:t>
        </w:r>
      </w:ins>
    </w:p>
    <w:p w14:paraId="5EDD9D28" w14:textId="77777777" w:rsidR="000F6BEE" w:rsidRDefault="000F6BEE" w:rsidP="001C025D">
      <w:pPr>
        <w:ind w:left="708" w:firstLine="708"/>
        <w:rPr>
          <w:ins w:id="5465" w:author="Utente" w:date="2017-07-05T17:54:00Z"/>
          <w:rFonts w:asciiTheme="majorHAnsi" w:eastAsia="Calibri" w:hAnsiTheme="majorHAnsi" w:cs="Courier New"/>
          <w:noProof/>
          <w:color w:val="5B9BD5"/>
          <w:lang w:val="en-US"/>
        </w:rPr>
      </w:pPr>
    </w:p>
    <w:p w14:paraId="2879F628" w14:textId="77777777" w:rsidR="000F6BEE" w:rsidRPr="00E64258" w:rsidRDefault="000F6BEE" w:rsidP="000F6BEE">
      <w:pPr>
        <w:rPr>
          <w:ins w:id="5466" w:author="Utente" w:date="2017-07-05T17:54:00Z"/>
          <w:rFonts w:ascii="Cambria" w:eastAsia="Calibri" w:hAnsi="Cambria" w:cs="Calibri"/>
          <w:i/>
          <w:color w:val="5B9BD5"/>
        </w:rPr>
      </w:pPr>
      <w:ins w:id="5467" w:author="Utente" w:date="2017-07-05T17:54:00Z">
        <w:r w:rsidRPr="00E64258">
          <w:rPr>
            <w:rFonts w:ascii="Cambria" w:eastAsia="Calibri" w:hAnsi="Cambria" w:cs="Calibri"/>
            <w:i/>
            <w:color w:val="5B9BD5"/>
          </w:rPr>
          <w:t>Result type</w:t>
        </w:r>
      </w:ins>
    </w:p>
    <w:p w14:paraId="69E51925" w14:textId="77777777" w:rsidR="000F6BEE" w:rsidRPr="00E64258" w:rsidRDefault="000F6BEE" w:rsidP="000F6BEE">
      <w:pPr>
        <w:rPr>
          <w:ins w:id="5468" w:author="Utente" w:date="2017-07-05T17:54:00Z"/>
          <w:rFonts w:ascii="Cambria" w:eastAsia="Calibri" w:hAnsi="Cambria" w:cs="Calibri"/>
          <w:i/>
          <w:color w:val="auto"/>
        </w:rPr>
      </w:pPr>
    </w:p>
    <w:p w14:paraId="15029EA0" w14:textId="1B32A5A0" w:rsidR="000F6BEE" w:rsidRPr="006F2FA3" w:rsidRDefault="000F6BEE" w:rsidP="000F6BEE">
      <w:pPr>
        <w:rPr>
          <w:ins w:id="5469" w:author="Utente" w:date="2017-07-05T17:54:00Z"/>
          <w:rFonts w:ascii="Cambria" w:eastAsia="Calibri" w:hAnsi="Cambria" w:cs="Calibri"/>
        </w:rPr>
      </w:pPr>
      <w:ins w:id="5470" w:author="Utente" w:date="2017-07-05T17:54: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 xml:space="preserve">dataset   { </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&lt;boolean&gt; </w:t>
        </w:r>
        <w:r w:rsidRPr="006F2FA3">
          <w:rPr>
            <w:rFonts w:ascii="Cambria" w:eastAsia="Calibri" w:hAnsi="Cambria" w:cs="Calibri"/>
          </w:rPr>
          <w:t xml:space="preserve"> _}</w:t>
        </w:r>
      </w:ins>
    </w:p>
    <w:p w14:paraId="208C0F1B" w14:textId="77777777" w:rsidR="000F6BEE" w:rsidRPr="006F2FA3" w:rsidRDefault="000F6BEE" w:rsidP="000F6BEE">
      <w:pPr>
        <w:ind w:left="708" w:firstLine="708"/>
        <w:rPr>
          <w:ins w:id="5471" w:author="Utente" w:date="2017-07-05T17:54:00Z"/>
          <w:rFonts w:ascii="Cambria" w:eastAsia="Calibri" w:hAnsi="Cambria" w:cs="Calibri"/>
        </w:rPr>
      </w:pPr>
      <w:ins w:id="5472" w:author="Utente" w:date="2017-07-05T17:54:00Z">
        <w:r w:rsidRPr="006F2FA3">
          <w:rPr>
            <w:rFonts w:ascii="Cambria" w:eastAsia="Calibri" w:hAnsi="Cambria" w:cs="Calibri"/>
          </w:rPr>
          <w:t>|   component&lt;</w:t>
        </w:r>
        <w:r>
          <w:rPr>
            <w:rFonts w:ascii="Cambria" w:eastAsia="Calibri" w:hAnsi="Cambria" w:cs="Calibri"/>
          </w:rPr>
          <w:t>boolean</w:t>
        </w:r>
        <w:r w:rsidRPr="006F2FA3">
          <w:rPr>
            <w:rFonts w:ascii="Cambria" w:eastAsia="Calibri" w:hAnsi="Cambria" w:cs="Calibri"/>
          </w:rPr>
          <w:t>&gt;</w:t>
        </w:r>
      </w:ins>
    </w:p>
    <w:p w14:paraId="4D844C49" w14:textId="382C5461" w:rsidR="000F6BEE" w:rsidRPr="00F27DF7" w:rsidRDefault="000F6BEE" w:rsidP="000F6BEE">
      <w:pPr>
        <w:ind w:left="708" w:firstLine="708"/>
        <w:rPr>
          <w:ins w:id="5473" w:author="Laura Viignola" w:date="2017-06-22T16:35:00Z"/>
          <w:rFonts w:asciiTheme="majorHAnsi" w:eastAsia="Calibri" w:hAnsiTheme="majorHAnsi" w:cs="Courier New"/>
        </w:rPr>
      </w:pPr>
      <w:ins w:id="5474" w:author="Utente" w:date="2017-07-05T17:54:00Z">
        <w:r w:rsidRPr="006F2FA3">
          <w:rPr>
            <w:rFonts w:ascii="Cambria" w:eastAsia="Calibri" w:hAnsi="Cambria" w:cs="Calibri"/>
          </w:rPr>
          <w:t xml:space="preserve">|   </w:t>
        </w:r>
        <w:r>
          <w:rPr>
            <w:rFonts w:ascii="Cambria" w:eastAsia="Calibri" w:hAnsi="Cambria" w:cs="Calibri"/>
          </w:rPr>
          <w:t>boolean</w:t>
        </w:r>
        <w:r w:rsidRPr="00E64258">
          <w:rPr>
            <w:rFonts w:ascii="Cambria" w:eastAsia="Calibri" w:hAnsi="Cambria" w:cs="Calibri"/>
            <w:b/>
          </w:rPr>
          <w:t xml:space="preserve">   </w:t>
        </w:r>
      </w:ins>
    </w:p>
    <w:p w14:paraId="1262793E" w14:textId="77777777" w:rsidR="000D307F" w:rsidRPr="00E352EF" w:rsidRDefault="000D307F" w:rsidP="00B82A38">
      <w:pPr>
        <w:rPr>
          <w:rFonts w:ascii="Cambria" w:eastAsia="Calibri" w:hAnsi="Cambria" w:cs="Calibri"/>
          <w:i/>
          <w:color w:val="5B9BD5"/>
        </w:rPr>
      </w:pPr>
    </w:p>
    <w:p w14:paraId="36DC5D25" w14:textId="391A6DDA" w:rsidR="005A2227" w:rsidRDefault="001C025D" w:rsidP="00AC4A81">
      <w:pPr>
        <w:rPr>
          <w:ins w:id="5475" w:author="Laura Viignola" w:date="2017-06-22T16:37:00Z"/>
          <w:rFonts w:ascii="Cambria" w:eastAsia="Calibri" w:hAnsi="Cambria" w:cs="Calibri"/>
          <w:i/>
          <w:color w:val="5B9BD5"/>
        </w:rPr>
      </w:pPr>
      <w:ins w:id="5476" w:author="Laura Viignola" w:date="2017-06-22T16:37:00Z">
        <w:r>
          <w:rPr>
            <w:rFonts w:ascii="Cambria" w:eastAsia="Calibri" w:hAnsi="Cambria" w:cs="Calibri"/>
            <w:i/>
            <w:color w:val="5B9BD5"/>
          </w:rPr>
          <w:t xml:space="preserve">Additional </w:t>
        </w:r>
      </w:ins>
      <w:del w:id="5477" w:author="Laura Viignola" w:date="2017-06-22T16:37:00Z">
        <w:r w:rsidR="0097053A" w:rsidRPr="00E352EF" w:rsidDel="001C025D">
          <w:rPr>
            <w:rFonts w:ascii="Cambria" w:eastAsia="Calibri" w:hAnsi="Cambria" w:cs="Calibri"/>
            <w:i/>
            <w:color w:val="5B9BD5"/>
          </w:rPr>
          <w:delText>C</w:delText>
        </w:r>
      </w:del>
      <w:ins w:id="5478" w:author="Laura Viignola" w:date="2017-06-22T16:37:00Z">
        <w:r>
          <w:rPr>
            <w:rFonts w:ascii="Cambria" w:eastAsia="Calibri" w:hAnsi="Cambria" w:cs="Calibri"/>
            <w:i/>
            <w:color w:val="5B9BD5"/>
          </w:rPr>
          <w:t>c</w:t>
        </w:r>
      </w:ins>
      <w:r w:rsidR="0097053A" w:rsidRPr="00E352EF">
        <w:rPr>
          <w:rFonts w:ascii="Cambria" w:eastAsia="Calibri" w:hAnsi="Cambria" w:cs="Calibri"/>
          <w:i/>
          <w:color w:val="5B9BD5"/>
        </w:rPr>
        <w:t>onstraints</w:t>
      </w:r>
    </w:p>
    <w:p w14:paraId="45F5042F" w14:textId="6529F222" w:rsidR="001C025D" w:rsidRPr="00D71CDA" w:rsidRDefault="001C025D" w:rsidP="00AC4A81">
      <w:pPr>
        <w:rPr>
          <w:rFonts w:ascii="Cambria" w:eastAsia="Calibri" w:hAnsi="Cambria" w:cs="Calibri"/>
          <w:i/>
          <w:color w:val="auto"/>
        </w:rPr>
      </w:pPr>
      <w:ins w:id="5479" w:author="Laura Viignola" w:date="2017-06-22T16:37:00Z">
        <w:r w:rsidRPr="00D71CDA">
          <w:rPr>
            <w:rFonts w:ascii="Cambria" w:eastAsia="Calibri" w:hAnsi="Cambria" w:cs="Calibri"/>
            <w:color w:val="auto"/>
          </w:rPr>
          <w:t>(empty)</w:t>
        </w:r>
      </w:ins>
    </w:p>
    <w:p w14:paraId="3EEE2D15" w14:textId="370B61B1" w:rsidR="005A2227" w:rsidRPr="00E352EF" w:rsidDel="001C025D" w:rsidRDefault="0097053A" w:rsidP="008A7573">
      <w:pPr>
        <w:numPr>
          <w:ilvl w:val="0"/>
          <w:numId w:val="4"/>
        </w:numPr>
        <w:ind w:left="360"/>
        <w:rPr>
          <w:del w:id="5480" w:author="Laura Viignola" w:date="2017-06-22T16:37:00Z"/>
          <w:rFonts w:ascii="Cambria" w:hAnsi="Cambria"/>
        </w:rPr>
      </w:pPr>
      <w:del w:id="5481" w:author="Laura Viignola" w:date="2017-06-22T16:37:00Z">
        <w:r w:rsidRPr="00E352EF" w:rsidDel="001C025D">
          <w:rPr>
            <w:rFonts w:ascii="Cambria" w:eastAsia="Calibri" w:hAnsi="Cambria" w:cs="Calibri"/>
          </w:rPr>
          <w:delText xml:space="preserve">If both </w:delText>
        </w:r>
        <w:r w:rsidRPr="00E352EF" w:rsidDel="001C025D">
          <w:rPr>
            <w:rFonts w:ascii="Cambria" w:eastAsia="Calibri" w:hAnsi="Cambria" w:cs="Calibri"/>
            <w:i/>
          </w:rPr>
          <w:delText>ds_1</w:delText>
        </w:r>
        <w:r w:rsidRPr="00E352EF" w:rsidDel="001C025D">
          <w:rPr>
            <w:rFonts w:ascii="Cambria" w:eastAsia="Calibri" w:hAnsi="Cambria" w:cs="Calibri"/>
          </w:rPr>
          <w:delText xml:space="preserve"> and </w:delText>
        </w:r>
        <w:r w:rsidRPr="00E352EF" w:rsidDel="001C025D">
          <w:rPr>
            <w:rFonts w:ascii="Cambria" w:eastAsia="Calibri" w:hAnsi="Cambria" w:cs="Calibri"/>
            <w:i/>
          </w:rPr>
          <w:delText>ds_2</w:delText>
        </w:r>
        <w:r w:rsidRPr="00E352EF" w:rsidDel="001C025D">
          <w:rPr>
            <w:rFonts w:ascii="Cambria" w:eastAsia="Calibri" w:hAnsi="Cambria" w:cs="Calibri"/>
          </w:rPr>
          <w:delText xml:space="preserve"> are </w:delText>
        </w:r>
        <w:r w:rsidR="00F4601C" w:rsidRPr="00E352EF" w:rsidDel="001C025D">
          <w:delText>Dataset</w:delText>
        </w:r>
        <w:r w:rsidRPr="00E352EF" w:rsidDel="001C025D">
          <w:rPr>
            <w:rFonts w:ascii="Cambria" w:eastAsia="Calibri" w:hAnsi="Cambria" w:cs="Calibri"/>
          </w:rPr>
          <w:delText xml:space="preserve">s then they must have at least </w:delText>
        </w:r>
        <w:r w:rsidR="00CC6A4A" w:rsidRPr="00E352EF" w:rsidDel="001C025D">
          <w:rPr>
            <w:rFonts w:ascii="Cambria" w:eastAsia="Calibri" w:hAnsi="Cambria" w:cs="Calibri"/>
          </w:rPr>
          <w:delText>one Identifier Component</w:delText>
        </w:r>
        <w:r w:rsidRPr="00E352EF" w:rsidDel="001C025D">
          <w:rPr>
            <w:rFonts w:ascii="Cambria" w:eastAsia="Calibri" w:hAnsi="Cambria" w:cs="Calibri"/>
          </w:rPr>
          <w:delText>in common (with the same name</w:delText>
        </w:r>
        <w:r w:rsidR="00D522BE" w:rsidRPr="00E352EF" w:rsidDel="001C025D">
          <w:rPr>
            <w:rFonts w:ascii="Cambria" w:eastAsia="Calibri" w:hAnsi="Cambria" w:cs="Calibri"/>
          </w:rPr>
          <w:delText xml:space="preserve"> and data type</w:delText>
        </w:r>
        <w:r w:rsidRPr="00E352EF" w:rsidDel="001C025D">
          <w:rPr>
            <w:rFonts w:ascii="Cambria" w:eastAsia="Calibri" w:hAnsi="Cambria" w:cs="Calibri"/>
          </w:rPr>
          <w:delText>).</w:delText>
        </w:r>
      </w:del>
    </w:p>
    <w:p w14:paraId="524453E6" w14:textId="62A287AD" w:rsidR="005A2227" w:rsidRPr="00E352EF" w:rsidDel="001C025D" w:rsidRDefault="0097053A" w:rsidP="008A7573">
      <w:pPr>
        <w:numPr>
          <w:ilvl w:val="0"/>
          <w:numId w:val="4"/>
        </w:numPr>
        <w:ind w:left="360"/>
        <w:rPr>
          <w:del w:id="5482" w:author="Laura Viignola" w:date="2017-06-22T16:37:00Z"/>
          <w:rFonts w:ascii="Cambria" w:hAnsi="Cambria"/>
        </w:rPr>
      </w:pPr>
      <w:del w:id="5483" w:author="Laura Viignola" w:date="2017-06-22T16:37:00Z">
        <w:r w:rsidRPr="00E352EF" w:rsidDel="001C025D">
          <w:rPr>
            <w:rFonts w:ascii="Cambria" w:eastAsia="Calibri" w:hAnsi="Cambria" w:cs="Calibri"/>
          </w:rPr>
          <w:delText xml:space="preserve">If both </w:delText>
        </w:r>
        <w:r w:rsidRPr="00E352EF" w:rsidDel="001C025D">
          <w:rPr>
            <w:rFonts w:ascii="Cambria" w:eastAsia="Calibri" w:hAnsi="Cambria" w:cs="Calibri"/>
            <w:i/>
          </w:rPr>
          <w:delText>ds_1</w:delText>
        </w:r>
        <w:r w:rsidRPr="00E352EF" w:rsidDel="001C025D">
          <w:rPr>
            <w:rFonts w:ascii="Cambria" w:eastAsia="Calibri" w:hAnsi="Cambria" w:cs="Calibri"/>
          </w:rPr>
          <w:delText xml:space="preserve"> and </w:delText>
        </w:r>
        <w:r w:rsidRPr="00E352EF" w:rsidDel="001C025D">
          <w:rPr>
            <w:rFonts w:ascii="Cambria" w:eastAsia="Calibri" w:hAnsi="Cambria" w:cs="Calibri"/>
            <w:i/>
          </w:rPr>
          <w:delText>ds_2</w:delText>
        </w:r>
        <w:r w:rsidRPr="00E352EF" w:rsidDel="001C025D">
          <w:rPr>
            <w:rFonts w:ascii="Cambria" w:eastAsia="Calibri" w:hAnsi="Cambria" w:cs="Calibri"/>
          </w:rPr>
          <w:delText xml:space="preserve"> are </w:delText>
        </w:r>
        <w:r w:rsidR="00F4601C" w:rsidRPr="00E352EF" w:rsidDel="001C025D">
          <w:delText>Dataset</w:delText>
        </w:r>
        <w:r w:rsidRPr="00E352EF" w:rsidDel="001C025D">
          <w:rPr>
            <w:rFonts w:ascii="Cambria" w:eastAsia="Calibri" w:hAnsi="Cambria" w:cs="Calibri"/>
          </w:rPr>
          <w:delText xml:space="preserve">s then either they have one or more measures in common, or at least one of them has only a measure. </w:delText>
        </w:r>
      </w:del>
    </w:p>
    <w:p w14:paraId="22536D28" w14:textId="103BEED6" w:rsidR="00AC4A81" w:rsidRPr="00E352EF" w:rsidDel="001C025D" w:rsidRDefault="00AC4A81" w:rsidP="00AC4A81">
      <w:pPr>
        <w:rPr>
          <w:del w:id="5484" w:author="Laura Viignola" w:date="2017-06-22T16:37:00Z"/>
          <w:rFonts w:ascii="Cambria" w:eastAsia="Calibri" w:hAnsi="Cambria" w:cs="Calibri"/>
          <w:i/>
          <w:color w:val="5B9BD5"/>
        </w:rPr>
      </w:pPr>
    </w:p>
    <w:p w14:paraId="00BEB9F3" w14:textId="77777777" w:rsidR="00D71CDA" w:rsidRDefault="00D71CDA" w:rsidP="001C025D">
      <w:pPr>
        <w:rPr>
          <w:ins w:id="5485" w:author="Utente" w:date="2017-06-27T17:19:00Z"/>
          <w:rFonts w:ascii="Cambria" w:eastAsia="Calibri" w:hAnsi="Cambria" w:cs="Calibri"/>
          <w:i/>
          <w:color w:val="5B9BD5"/>
        </w:rPr>
      </w:pPr>
    </w:p>
    <w:p w14:paraId="55CD9E52" w14:textId="77777777" w:rsidR="001C025D" w:rsidRDefault="001C025D" w:rsidP="001C025D">
      <w:pPr>
        <w:rPr>
          <w:ins w:id="5486" w:author="Laura Viignola" w:date="2017-06-22T16:37:00Z"/>
          <w:rFonts w:ascii="Cambria" w:eastAsia="Calibri" w:hAnsi="Cambria" w:cs="Calibri"/>
          <w:i/>
          <w:color w:val="5B9BD5"/>
        </w:rPr>
      </w:pPr>
      <w:ins w:id="5487" w:author="Laura Viignola" w:date="2017-06-22T16:37:00Z">
        <w:r>
          <w:rPr>
            <w:rFonts w:ascii="Cambria" w:eastAsia="Calibri" w:hAnsi="Cambria" w:cs="Calibri"/>
            <w:i/>
            <w:color w:val="5B9BD5"/>
          </w:rPr>
          <w:t>Behaviour</w:t>
        </w:r>
      </w:ins>
    </w:p>
    <w:p w14:paraId="03B69CEC" w14:textId="77777777" w:rsidR="001C025D" w:rsidRDefault="001C025D" w:rsidP="001C025D">
      <w:pPr>
        <w:rPr>
          <w:ins w:id="5488" w:author="Laura Viignola" w:date="2017-06-22T16:37:00Z"/>
          <w:rFonts w:ascii="Cambria" w:eastAsia="Calibri" w:hAnsi="Cambria" w:cs="Calibri"/>
          <w:color w:val="auto"/>
        </w:rPr>
      </w:pPr>
      <w:ins w:id="5489" w:author="Laura Viignola" w:date="2017-06-22T16:37:00Z">
        <w:r>
          <w:rPr>
            <w:rFonts w:ascii="Cambria" w:eastAsia="Calibri" w:hAnsi="Cambria" w:cs="Calibri"/>
            <w:color w:val="auto"/>
          </w:rPr>
          <w:t>The operator has the behaviour of the “O</w:t>
        </w:r>
        <w:r w:rsidRPr="000D307F">
          <w:rPr>
            <w:rFonts w:ascii="Cambria" w:eastAsia="Calibri" w:hAnsi="Cambria" w:cs="Calibri"/>
            <w:color w:val="auto"/>
          </w:rPr>
          <w:t>perators which changes the measure type</w:t>
        </w:r>
        <w:r>
          <w:rPr>
            <w:rFonts w:ascii="Cambria" w:eastAsia="Calibri" w:hAnsi="Cambria" w:cs="Calibri"/>
            <w:color w:val="auto"/>
          </w:rPr>
          <w:t xml:space="preserve">” (see the section “VTL-ML - Behaviour of the Operators”). </w:t>
        </w:r>
      </w:ins>
    </w:p>
    <w:p w14:paraId="758F5FC2" w14:textId="518F8660" w:rsidR="005A2227" w:rsidRPr="00E352EF" w:rsidDel="006619C5" w:rsidRDefault="0097053A" w:rsidP="001C025D">
      <w:pPr>
        <w:rPr>
          <w:del w:id="5490" w:author="Utente" w:date="2017-06-27T18:13:00Z"/>
          <w:rFonts w:ascii="Cambria" w:eastAsia="Calibri" w:hAnsi="Cambria" w:cs="Calibri"/>
          <w:i/>
          <w:color w:val="5B9BD5"/>
        </w:rPr>
      </w:pPr>
      <w:del w:id="5491" w:author="Utente" w:date="2017-06-27T18:13:00Z">
        <w:r w:rsidRPr="00E352EF" w:rsidDel="006619C5">
          <w:rPr>
            <w:rFonts w:ascii="Cambria" w:eastAsia="Calibri" w:hAnsi="Cambria" w:cs="Calibri"/>
            <w:i/>
            <w:color w:val="5B9BD5"/>
          </w:rPr>
          <w:delText>Returns</w:delText>
        </w:r>
      </w:del>
    </w:p>
    <w:p w14:paraId="18599994" w14:textId="313CF49C" w:rsidR="005A2227" w:rsidRPr="00E352EF" w:rsidDel="006619C5" w:rsidRDefault="0097053A" w:rsidP="00B82A38">
      <w:pPr>
        <w:rPr>
          <w:del w:id="5492" w:author="Utente" w:date="2017-06-27T18:13:00Z"/>
          <w:rFonts w:ascii="Cambria" w:hAnsi="Cambria"/>
        </w:rPr>
      </w:pPr>
      <w:del w:id="5493" w:author="Utente" w:date="2017-06-27T18:13:00Z">
        <w:r w:rsidRPr="00E352EF" w:rsidDel="006619C5">
          <w:rPr>
            <w:rFonts w:ascii="Cambria" w:hAnsi="Cambria"/>
          </w:rPr>
          <w:delText xml:space="preserve">If both </w:delText>
        </w:r>
        <w:r w:rsidRPr="00E352EF" w:rsidDel="006619C5">
          <w:rPr>
            <w:rFonts w:ascii="Cambria" w:hAnsi="Cambria"/>
            <w:i/>
          </w:rPr>
          <w:delText>ds_1</w:delText>
        </w:r>
        <w:r w:rsidRPr="00E352EF" w:rsidDel="006619C5">
          <w:rPr>
            <w:rFonts w:ascii="Cambria" w:hAnsi="Cambria"/>
          </w:rPr>
          <w:delText xml:space="preserve"> and </w:delText>
        </w:r>
        <w:r w:rsidRPr="00E352EF" w:rsidDel="006619C5">
          <w:rPr>
            <w:rFonts w:ascii="Cambria" w:hAnsi="Cambria"/>
            <w:i/>
          </w:rPr>
          <w:delText>ds_2</w:delText>
        </w:r>
        <w:r w:rsidRPr="00E352EF" w:rsidDel="006619C5">
          <w:rPr>
            <w:rFonts w:ascii="Cambria" w:hAnsi="Cambria"/>
          </w:rPr>
          <w:delText xml:space="preserve"> are scalar values then the operator returns a scalar </w:delText>
        </w:r>
        <w:r w:rsidR="00B82A38" w:rsidRPr="00E352EF" w:rsidDel="006619C5">
          <w:rPr>
            <w:rFonts w:ascii="Cambria" w:hAnsi="Cambria"/>
          </w:rPr>
          <w:delText>b</w:delText>
        </w:r>
        <w:r w:rsidRPr="00E352EF" w:rsidDel="006619C5">
          <w:rPr>
            <w:rFonts w:ascii="Cambria" w:hAnsi="Cambria"/>
          </w:rPr>
          <w:delText xml:space="preserve">oolean value representing </w:delText>
        </w:r>
        <w:r w:rsidRPr="00E352EF" w:rsidDel="006619C5">
          <w:rPr>
            <w:rFonts w:ascii="Cambria" w:eastAsia="Calibri" w:hAnsi="Cambria" w:cs="Calibri"/>
          </w:rPr>
          <w:delText xml:space="preserve">the result of the comparison </w:delText>
        </w:r>
        <w:r w:rsidRPr="00E352EF" w:rsidDel="006619C5">
          <w:rPr>
            <w:rFonts w:ascii="Cambria" w:eastAsia="Calibri" w:hAnsi="Cambria" w:cs="Calibri"/>
            <w:i/>
          </w:rPr>
          <w:delText>greater</w:delText>
        </w:r>
        <w:r w:rsidRPr="00E352EF" w:rsidDel="006619C5">
          <w:rPr>
            <w:rFonts w:ascii="Cambria" w:eastAsia="Calibri" w:hAnsi="Cambria" w:cs="Calibri"/>
          </w:rPr>
          <w:delText xml:space="preserve"> (or </w:delText>
        </w:r>
        <w:r w:rsidRPr="00E352EF" w:rsidDel="006619C5">
          <w:rPr>
            <w:rFonts w:ascii="Cambria" w:eastAsia="Calibri" w:hAnsi="Cambria" w:cs="Calibri"/>
            <w:i/>
          </w:rPr>
          <w:delText>equal</w:delText>
        </w:r>
        <w:r w:rsidRPr="00E352EF" w:rsidDel="006619C5">
          <w:rPr>
            <w:rFonts w:ascii="Cambria" w:eastAsia="Calibri" w:hAnsi="Cambria" w:cs="Calibri"/>
          </w:rPr>
          <w:delText>) validation.</w:delText>
        </w:r>
      </w:del>
    </w:p>
    <w:p w14:paraId="40657F3C" w14:textId="6997659B" w:rsidR="005A2227" w:rsidRPr="00E352EF" w:rsidDel="006619C5" w:rsidRDefault="0097053A" w:rsidP="00B82A38">
      <w:pPr>
        <w:rPr>
          <w:del w:id="5494" w:author="Utente" w:date="2017-06-27T18:13:00Z"/>
          <w:rFonts w:ascii="Cambria" w:hAnsi="Cambria"/>
        </w:rPr>
      </w:pPr>
      <w:del w:id="5495" w:author="Utente" w:date="2017-06-27T18:13:00Z">
        <w:r w:rsidRPr="00E352EF" w:rsidDel="006619C5">
          <w:rPr>
            <w:rFonts w:ascii="Cambria" w:hAnsi="Cambria"/>
          </w:rPr>
          <w:delText xml:space="preserve">If either </w:delText>
        </w:r>
        <w:r w:rsidRPr="00E352EF" w:rsidDel="006619C5">
          <w:rPr>
            <w:rFonts w:ascii="Cambria" w:hAnsi="Cambria"/>
            <w:i/>
          </w:rPr>
          <w:delText>ds_1</w:delText>
        </w:r>
        <w:r w:rsidRPr="00E352EF" w:rsidDel="006619C5">
          <w:rPr>
            <w:rFonts w:ascii="Cambria" w:hAnsi="Cambria"/>
          </w:rPr>
          <w:delText xml:space="preserve"> or </w:delText>
        </w:r>
        <w:r w:rsidRPr="00E352EF" w:rsidDel="006619C5">
          <w:rPr>
            <w:rFonts w:ascii="Cambria" w:hAnsi="Cambria"/>
            <w:i/>
          </w:rPr>
          <w:delText>ds_2</w:delText>
        </w:r>
        <w:r w:rsidRPr="00E352EF" w:rsidDel="006619C5">
          <w:rPr>
            <w:rFonts w:ascii="Cambria" w:hAnsi="Cambria"/>
          </w:rPr>
          <w:delText xml:space="preserve"> is a </w:delText>
        </w:r>
        <w:r w:rsidR="00F4601C" w:rsidRPr="00E352EF" w:rsidDel="006619C5">
          <w:delText>Dataset</w:delText>
        </w:r>
        <w:r w:rsidRPr="00E352EF" w:rsidDel="006619C5">
          <w:rPr>
            <w:rFonts w:ascii="Cambria" w:hAnsi="Cambria"/>
          </w:rPr>
          <w:delText xml:space="preserve"> then the operator returns a Dataset having the following components: </w:delText>
        </w:r>
      </w:del>
    </w:p>
    <w:p w14:paraId="10CEEAAE" w14:textId="6A6787A9" w:rsidR="005A2227" w:rsidRPr="00E352EF" w:rsidDel="006619C5" w:rsidRDefault="0097053A" w:rsidP="008A7573">
      <w:pPr>
        <w:numPr>
          <w:ilvl w:val="0"/>
          <w:numId w:val="4"/>
        </w:numPr>
        <w:ind w:left="360"/>
        <w:rPr>
          <w:del w:id="5496" w:author="Utente" w:date="2017-06-27T18:13:00Z"/>
          <w:rFonts w:ascii="Cambria" w:hAnsi="Cambria"/>
        </w:rPr>
      </w:pPr>
      <w:del w:id="5497" w:author="Utente" w:date="2017-06-27T18:13:00Z">
        <w:r w:rsidRPr="00E352EF" w:rsidDel="006619C5">
          <w:rPr>
            <w:rFonts w:ascii="Cambria" w:eastAsia="Calibri" w:hAnsi="Cambria" w:cs="Calibri"/>
          </w:rPr>
          <w:delText xml:space="preserve">The </w:delText>
        </w:r>
        <w:r w:rsidR="001E4C0B" w:rsidRPr="00E352EF" w:rsidDel="006619C5">
          <w:rPr>
            <w:rFonts w:ascii="Cambria" w:eastAsia="Calibri" w:hAnsi="Cambria" w:cs="Calibri"/>
          </w:rPr>
          <w:delText xml:space="preserve">superset of the </w:delText>
        </w:r>
        <w:r w:rsidR="00E9063A" w:rsidRPr="00E352EF" w:rsidDel="006619C5">
          <w:rPr>
            <w:rFonts w:ascii="Cambria" w:eastAsia="Calibri" w:hAnsi="Cambria" w:cs="Calibri"/>
          </w:rPr>
          <w:delText>I</w:delText>
        </w:r>
        <w:r w:rsidR="001E4C0B" w:rsidRPr="00E352EF" w:rsidDel="006619C5">
          <w:rPr>
            <w:rFonts w:ascii="Cambria" w:eastAsia="Calibri" w:hAnsi="Cambria" w:cs="Calibri"/>
          </w:rPr>
          <w:delText xml:space="preserve">dentifier </w:delText>
        </w:r>
        <w:r w:rsidR="00E9063A" w:rsidRPr="00E352EF" w:rsidDel="006619C5">
          <w:rPr>
            <w:rFonts w:ascii="Cambria" w:eastAsia="Calibri" w:hAnsi="Cambria" w:cs="Calibri"/>
          </w:rPr>
          <w:delText>C</w:delText>
        </w:r>
        <w:r w:rsidR="001E4C0B" w:rsidRPr="00E352EF" w:rsidDel="006619C5">
          <w:rPr>
            <w:rFonts w:ascii="Cambria" w:eastAsia="Calibri" w:hAnsi="Cambria" w:cs="Calibri"/>
          </w:rPr>
          <w:delText xml:space="preserve">omponents of </w:delText>
        </w:r>
        <w:r w:rsidRPr="00E352EF" w:rsidDel="006619C5">
          <w:rPr>
            <w:rFonts w:ascii="Cambria" w:eastAsia="Calibri" w:hAnsi="Cambria" w:cs="Calibri"/>
            <w:i/>
          </w:rPr>
          <w:delText>ds_1</w:delText>
        </w:r>
        <w:r w:rsidRPr="00E352EF" w:rsidDel="006619C5">
          <w:rPr>
            <w:rFonts w:ascii="Cambria" w:eastAsia="Calibri" w:hAnsi="Cambria" w:cs="Calibri"/>
          </w:rPr>
          <w:delText xml:space="preserve"> and </w:delText>
        </w:r>
        <w:r w:rsidRPr="00E352EF" w:rsidDel="006619C5">
          <w:rPr>
            <w:rFonts w:ascii="Cambria" w:eastAsia="Calibri" w:hAnsi="Cambria" w:cs="Calibri"/>
            <w:i/>
          </w:rPr>
          <w:delText>ds_2</w:delText>
        </w:r>
      </w:del>
    </w:p>
    <w:p w14:paraId="6D0DCC6E" w14:textId="1880149F" w:rsidR="005A2227" w:rsidRPr="00E352EF" w:rsidDel="006619C5" w:rsidRDefault="0097053A" w:rsidP="008A7573">
      <w:pPr>
        <w:numPr>
          <w:ilvl w:val="0"/>
          <w:numId w:val="4"/>
        </w:numPr>
        <w:ind w:left="360"/>
        <w:rPr>
          <w:del w:id="5498" w:author="Utente" w:date="2017-06-27T18:13:00Z"/>
          <w:rFonts w:ascii="Cambria" w:hAnsi="Cambria"/>
        </w:rPr>
      </w:pPr>
      <w:del w:id="5499" w:author="Utente" w:date="2017-06-27T18:13:00Z">
        <w:r w:rsidRPr="00E352EF" w:rsidDel="006619C5">
          <w:rPr>
            <w:rFonts w:ascii="Cambria" w:eastAsia="Calibri" w:hAnsi="Cambria" w:cs="Calibri"/>
          </w:rPr>
          <w:delText xml:space="preserve">If </w:delText>
        </w:r>
        <w:r w:rsidRPr="00E352EF" w:rsidDel="006619C5">
          <w:rPr>
            <w:rFonts w:ascii="Cambria" w:eastAsia="Calibri" w:hAnsi="Cambria" w:cs="Calibri"/>
            <w:i/>
          </w:rPr>
          <w:delText>ds_1</w:delText>
        </w:r>
        <w:r w:rsidRPr="00E352EF" w:rsidDel="006619C5">
          <w:rPr>
            <w:rFonts w:ascii="Cambria" w:eastAsia="Calibri" w:hAnsi="Cambria" w:cs="Calibri"/>
          </w:rPr>
          <w:delText xml:space="preserve"> and </w:delText>
        </w:r>
        <w:r w:rsidRPr="00E352EF" w:rsidDel="006619C5">
          <w:rPr>
            <w:rFonts w:ascii="Cambria" w:eastAsia="Calibri" w:hAnsi="Cambria" w:cs="Calibri"/>
            <w:i/>
          </w:rPr>
          <w:delText>ds_2</w:delText>
        </w:r>
        <w:r w:rsidRPr="00E352EF" w:rsidDel="006619C5">
          <w:rPr>
            <w:rFonts w:ascii="Cambria" w:eastAsia="Calibri" w:hAnsi="Cambria" w:cs="Calibri"/>
          </w:rPr>
          <w:delText xml:space="preserve"> have one or more measures in common (i.e., with the same name) then the resulting </w:delText>
        </w:r>
        <w:r w:rsidR="00F4601C" w:rsidRPr="00E352EF" w:rsidDel="006619C5">
          <w:delText>Dataset</w:delText>
        </w:r>
        <w:r w:rsidRPr="00E352EF" w:rsidDel="006619C5">
          <w:rPr>
            <w:rFonts w:ascii="Cambria" w:eastAsia="Calibri" w:hAnsi="Cambria" w:cs="Calibri"/>
          </w:rPr>
          <w:delText xml:space="preserve"> has these common measures, with the same name concatenated with the suffix  “</w:delText>
        </w:r>
        <w:r w:rsidRPr="00E352EF" w:rsidDel="006619C5">
          <w:rPr>
            <w:rFonts w:ascii="Cambria" w:eastAsia="Calibri" w:hAnsi="Cambria" w:cs="Calibri"/>
            <w:b/>
          </w:rPr>
          <w:delText>_</w:delText>
        </w:r>
        <w:r w:rsidR="00C847B8" w:rsidRPr="00E352EF" w:rsidDel="006619C5">
          <w:rPr>
            <w:rFonts w:ascii="Cambria" w:eastAsia="Calibri" w:hAnsi="Cambria" w:cs="Calibri"/>
            <w:b/>
          </w:rPr>
          <w:delText>CONDITION</w:delText>
        </w:r>
        <w:r w:rsidRPr="00E352EF" w:rsidDel="006619C5">
          <w:rPr>
            <w:rFonts w:ascii="Cambria" w:eastAsia="Calibri" w:hAnsi="Cambria" w:cs="Calibri"/>
          </w:rPr>
          <w:delText xml:space="preserve">”, containing the results  of the comparison greater (or equal) validation of the respective measures of </w:delText>
        </w:r>
        <w:r w:rsidRPr="00E352EF" w:rsidDel="006619C5">
          <w:rPr>
            <w:rFonts w:ascii="Cambria" w:eastAsia="Calibri" w:hAnsi="Cambria" w:cs="Calibri"/>
            <w:i/>
          </w:rPr>
          <w:delText>ds_1</w:delText>
        </w:r>
        <w:r w:rsidRPr="00E352EF" w:rsidDel="006619C5">
          <w:rPr>
            <w:rFonts w:ascii="Cambria" w:eastAsia="Calibri" w:hAnsi="Cambria" w:cs="Calibri"/>
          </w:rPr>
          <w:delText xml:space="preserve"> and </w:delText>
        </w:r>
        <w:r w:rsidRPr="00E352EF" w:rsidDel="006619C5">
          <w:rPr>
            <w:rFonts w:ascii="Cambria" w:eastAsia="Calibri" w:hAnsi="Cambria" w:cs="Calibri"/>
            <w:i/>
          </w:rPr>
          <w:delText>ds_2</w:delText>
        </w:r>
        <w:r w:rsidRPr="00E352EF" w:rsidDel="006619C5">
          <w:rPr>
            <w:rFonts w:ascii="Cambria" w:eastAsia="Calibri" w:hAnsi="Cambria" w:cs="Calibri"/>
          </w:rPr>
          <w:delText xml:space="preserve">. Otherwise, if </w:delText>
        </w:r>
        <w:r w:rsidRPr="00E352EF" w:rsidDel="006619C5">
          <w:rPr>
            <w:rFonts w:ascii="Cambria" w:eastAsia="Calibri" w:hAnsi="Cambria" w:cs="Calibri"/>
            <w:i/>
          </w:rPr>
          <w:delText>ds_1</w:delText>
        </w:r>
        <w:r w:rsidRPr="00E352EF" w:rsidDel="006619C5">
          <w:rPr>
            <w:rFonts w:ascii="Cambria" w:eastAsia="Calibri" w:hAnsi="Cambria" w:cs="Calibri"/>
          </w:rPr>
          <w:delText xml:space="preserve"> and </w:delText>
        </w:r>
        <w:r w:rsidRPr="00E352EF" w:rsidDel="006619C5">
          <w:rPr>
            <w:rFonts w:ascii="Cambria" w:eastAsia="Calibri" w:hAnsi="Cambria" w:cs="Calibri"/>
            <w:i/>
          </w:rPr>
          <w:delText>ds_2</w:delText>
        </w:r>
        <w:r w:rsidRPr="00E352EF" w:rsidDel="006619C5">
          <w:rPr>
            <w:rFonts w:ascii="Cambria" w:eastAsia="Calibri" w:hAnsi="Cambria" w:cs="Calibri"/>
          </w:rPr>
          <w:delText xml:space="preserve"> do not have any measures in common and have only one measure then the resulting </w:delText>
        </w:r>
        <w:r w:rsidR="00F4601C" w:rsidRPr="00E352EF" w:rsidDel="006619C5">
          <w:delText>Dataset</w:delText>
        </w:r>
        <w:r w:rsidRPr="00E352EF" w:rsidDel="006619C5">
          <w:rPr>
            <w:rFonts w:ascii="Cambria" w:eastAsia="Calibri" w:hAnsi="Cambria" w:cs="Calibri"/>
          </w:rPr>
          <w:delText xml:space="preserve"> contains a measure named </w:delText>
        </w:r>
        <w:r w:rsidR="00C847B8" w:rsidRPr="00E352EF" w:rsidDel="006619C5">
          <w:rPr>
            <w:rFonts w:ascii="Cambria" w:eastAsia="Calibri" w:hAnsi="Cambria" w:cs="Calibri"/>
            <w:b/>
          </w:rPr>
          <w:delText>CONDITION</w:delText>
        </w:r>
        <w:r w:rsidRPr="00E352EF" w:rsidDel="006619C5">
          <w:rPr>
            <w:rFonts w:ascii="Cambria" w:eastAsia="Calibri" w:hAnsi="Cambria" w:cs="Calibri"/>
          </w:rPr>
          <w:delText xml:space="preserve"> that contains the result of the comparison greater (or equal) validation of the single measures of </w:delText>
        </w:r>
        <w:r w:rsidRPr="00E352EF" w:rsidDel="006619C5">
          <w:rPr>
            <w:rFonts w:ascii="Cambria" w:eastAsia="Calibri" w:hAnsi="Cambria" w:cs="Calibri"/>
            <w:i/>
          </w:rPr>
          <w:delText>ds_1</w:delText>
        </w:r>
        <w:r w:rsidRPr="00E352EF" w:rsidDel="006619C5">
          <w:rPr>
            <w:rFonts w:ascii="Cambria" w:eastAsia="Calibri" w:hAnsi="Cambria" w:cs="Calibri"/>
          </w:rPr>
          <w:delText xml:space="preserve"> and </w:delText>
        </w:r>
        <w:r w:rsidRPr="00E352EF" w:rsidDel="006619C5">
          <w:rPr>
            <w:rFonts w:ascii="Cambria" w:eastAsia="Calibri" w:hAnsi="Cambria" w:cs="Calibri"/>
            <w:i/>
          </w:rPr>
          <w:delText>ds_2</w:delText>
        </w:r>
        <w:r w:rsidRPr="00E352EF" w:rsidDel="006619C5">
          <w:rPr>
            <w:rFonts w:ascii="Cambria" w:eastAsia="Calibri" w:hAnsi="Cambria" w:cs="Calibri"/>
          </w:rPr>
          <w:delText>.</w:delText>
        </w:r>
      </w:del>
    </w:p>
    <w:p w14:paraId="45689325" w14:textId="41714C1A" w:rsidR="005A2227" w:rsidRPr="00E352EF" w:rsidDel="006619C5" w:rsidRDefault="0097053A" w:rsidP="00B82A38">
      <w:pPr>
        <w:rPr>
          <w:del w:id="5500" w:author="Utente" w:date="2017-06-27T18:13:00Z"/>
          <w:rFonts w:ascii="Cambria" w:hAnsi="Cambria"/>
        </w:rPr>
      </w:pPr>
      <w:del w:id="5501" w:author="Utente" w:date="2017-06-27T18:13:00Z">
        <w:r w:rsidRPr="00E352EF" w:rsidDel="006619C5">
          <w:rPr>
            <w:rFonts w:ascii="Cambria" w:hAnsi="Cambria"/>
          </w:rPr>
          <w:delText xml:space="preserve">The resulting </w:delText>
        </w:r>
        <w:r w:rsidR="00F4601C" w:rsidRPr="00E352EF" w:rsidDel="006619C5">
          <w:delText>Dataset</w:delText>
        </w:r>
        <w:r w:rsidRPr="00E352EF" w:rsidDel="006619C5">
          <w:rPr>
            <w:rFonts w:ascii="Cambria" w:hAnsi="Cambria"/>
          </w:rPr>
          <w:delText xml:space="preserve"> contains a data point for each pair of data points of </w:delText>
        </w:r>
        <w:r w:rsidRPr="00E352EF" w:rsidDel="006619C5">
          <w:rPr>
            <w:rFonts w:ascii="Cambria" w:hAnsi="Cambria"/>
            <w:i/>
          </w:rPr>
          <w:delText>ds_1</w:delText>
        </w:r>
        <w:r w:rsidRPr="00E352EF" w:rsidDel="006619C5">
          <w:rPr>
            <w:rFonts w:ascii="Cambria" w:hAnsi="Cambria"/>
          </w:rPr>
          <w:delText xml:space="preserve"> and </w:delText>
        </w:r>
        <w:r w:rsidRPr="00E352EF" w:rsidDel="006619C5">
          <w:rPr>
            <w:rFonts w:ascii="Cambria" w:hAnsi="Cambria"/>
            <w:i/>
          </w:rPr>
          <w:delText>ds_2</w:delText>
        </w:r>
        <w:r w:rsidRPr="00E352EF" w:rsidDel="006619C5">
          <w:rPr>
            <w:rFonts w:ascii="Cambria" w:hAnsi="Cambria"/>
          </w:rPr>
          <w:delText xml:space="preserve"> that have the same key (the same values of the </w:delText>
        </w:r>
        <w:r w:rsidR="00CC6A4A" w:rsidRPr="00E352EF" w:rsidDel="006619C5">
          <w:rPr>
            <w:rFonts w:ascii="Cambria" w:eastAsia="Calibri" w:hAnsi="Cambria" w:cs="Calibri"/>
          </w:rPr>
          <w:delText>Identifier Component</w:delText>
        </w:r>
        <w:r w:rsidRPr="00E352EF" w:rsidDel="006619C5">
          <w:rPr>
            <w:rFonts w:ascii="Cambria" w:hAnsi="Cambria"/>
          </w:rPr>
          <w:delText xml:space="preserve">s). </w:delText>
        </w:r>
      </w:del>
    </w:p>
    <w:p w14:paraId="57E1BD98" w14:textId="32814E53" w:rsidR="00B82A38" w:rsidRPr="00E352EF" w:rsidDel="006619C5" w:rsidRDefault="00B82A38" w:rsidP="00B82A38">
      <w:pPr>
        <w:rPr>
          <w:del w:id="5502" w:author="Utente" w:date="2017-06-27T18:13:00Z"/>
          <w:rFonts w:ascii="Cambria" w:eastAsia="Calibri" w:hAnsi="Cambria" w:cs="Calibri"/>
          <w:i/>
          <w:color w:val="5B9BD5"/>
        </w:rPr>
      </w:pPr>
    </w:p>
    <w:p w14:paraId="0A33512E" w14:textId="00AB8F1C" w:rsidR="005A2227" w:rsidRPr="00E352EF" w:rsidDel="006619C5" w:rsidRDefault="0097053A" w:rsidP="00AC4A81">
      <w:pPr>
        <w:rPr>
          <w:del w:id="5503" w:author="Utente" w:date="2017-06-27T18:13:00Z"/>
          <w:rFonts w:ascii="Cambria" w:eastAsia="Calibri" w:hAnsi="Cambria" w:cs="Calibri"/>
          <w:i/>
          <w:color w:val="5B9BD5"/>
        </w:rPr>
      </w:pPr>
      <w:del w:id="5504" w:author="Utente" w:date="2017-06-27T18:13:00Z">
        <w:r w:rsidRPr="00E352EF" w:rsidDel="006619C5">
          <w:rPr>
            <w:rFonts w:ascii="Cambria" w:eastAsia="Calibri" w:hAnsi="Cambria" w:cs="Calibri"/>
            <w:i/>
            <w:color w:val="5B9BD5"/>
          </w:rPr>
          <w:delText>Semantic specification</w:delText>
        </w:r>
      </w:del>
    </w:p>
    <w:p w14:paraId="6DBE06D5" w14:textId="766B254A" w:rsidR="005A2227" w:rsidRPr="00E352EF" w:rsidDel="006619C5" w:rsidRDefault="00850CDE" w:rsidP="00B82A38">
      <w:pPr>
        <w:rPr>
          <w:del w:id="5505" w:author="Utente" w:date="2017-06-27T18:13:00Z"/>
          <w:rFonts w:ascii="Cambria" w:hAnsi="Cambria"/>
        </w:rPr>
      </w:pPr>
      <w:del w:id="5506" w:author="Utente" w:date="2017-06-27T18:13:00Z">
        <w:r w:rsidRPr="00E352EF" w:rsidDel="006619C5">
          <w:rPr>
            <w:rFonts w:ascii="Cambria" w:eastAsia="Calibri" w:hAnsi="Cambria" w:cs="Calibri"/>
          </w:rPr>
          <w:delText xml:space="preserve">If the value on the left side is greater </w:delText>
        </w:r>
        <w:r w:rsidR="00193EF8" w:rsidRPr="00E352EF" w:rsidDel="006619C5">
          <w:rPr>
            <w:rFonts w:ascii="Cambria" w:eastAsia="Calibri" w:hAnsi="Cambria" w:cs="Calibri"/>
          </w:rPr>
          <w:delText>(</w:delText>
        </w:r>
        <w:r w:rsidRPr="00E352EF" w:rsidDel="006619C5">
          <w:rPr>
            <w:rFonts w:ascii="Cambria" w:eastAsia="Calibri" w:hAnsi="Cambria" w:cs="Calibri"/>
          </w:rPr>
          <w:delText xml:space="preserve">or </w:delText>
        </w:r>
        <w:r w:rsidR="00193EF8" w:rsidRPr="00E352EF" w:rsidDel="006619C5">
          <w:rPr>
            <w:rFonts w:ascii="Cambria" w:eastAsia="Calibri" w:hAnsi="Cambria" w:cs="Calibri"/>
          </w:rPr>
          <w:delText xml:space="preserve">equal) </w:delText>
        </w:r>
        <w:r w:rsidRPr="00E352EF" w:rsidDel="006619C5">
          <w:rPr>
            <w:rFonts w:ascii="Cambria" w:eastAsia="Calibri" w:hAnsi="Cambria" w:cs="Calibri"/>
          </w:rPr>
          <w:delText xml:space="preserve">than the value on the right side, </w:delText>
        </w:r>
        <w:r w:rsidR="0097053A" w:rsidRPr="00E352EF" w:rsidDel="006619C5">
          <w:rPr>
            <w:rFonts w:ascii="Cambria" w:eastAsia="Calibri" w:hAnsi="Cambria" w:cs="Calibri"/>
          </w:rPr>
          <w:delText xml:space="preserve"> the result of the validation will be </w:delText>
        </w:r>
        <w:r w:rsidR="0097053A" w:rsidRPr="00E352EF" w:rsidDel="006619C5">
          <w:rPr>
            <w:rFonts w:ascii="Cambria" w:eastAsia="Calibri" w:hAnsi="Cambria" w:cs="Calibri"/>
            <w:i/>
          </w:rPr>
          <w:delText>true</w:delText>
        </w:r>
        <w:r w:rsidR="0097053A" w:rsidRPr="00E352EF" w:rsidDel="006619C5">
          <w:rPr>
            <w:rFonts w:ascii="Cambria" w:eastAsia="Calibri" w:hAnsi="Cambria" w:cs="Calibri"/>
          </w:rPr>
          <w:delText xml:space="preserve"> if, </w:delText>
        </w:r>
        <w:r w:rsidR="0097053A" w:rsidRPr="00E352EF" w:rsidDel="006619C5">
          <w:rPr>
            <w:rFonts w:ascii="Cambria" w:eastAsia="Calibri" w:hAnsi="Cambria" w:cs="Calibri"/>
            <w:i/>
          </w:rPr>
          <w:delText>false</w:delText>
        </w:r>
        <w:r w:rsidR="0097053A" w:rsidRPr="00E352EF" w:rsidDel="006619C5">
          <w:rPr>
            <w:rFonts w:ascii="Cambria" w:eastAsia="Calibri" w:hAnsi="Cambria" w:cs="Calibri"/>
          </w:rPr>
          <w:delText xml:space="preserve"> if </w:delText>
        </w:r>
        <w:r w:rsidRPr="00E352EF" w:rsidDel="006619C5">
          <w:rPr>
            <w:rFonts w:ascii="Cambria" w:eastAsia="Calibri" w:hAnsi="Cambria" w:cs="Calibri"/>
          </w:rPr>
          <w:delText xml:space="preserve">not </w:delText>
        </w:r>
        <w:r w:rsidR="0097053A" w:rsidRPr="00E352EF" w:rsidDel="006619C5">
          <w:rPr>
            <w:rFonts w:ascii="Cambria" w:eastAsia="Calibri" w:hAnsi="Cambria" w:cs="Calibri"/>
          </w:rPr>
          <w:delText xml:space="preserve">or </w:delText>
        </w:r>
        <w:r w:rsidRPr="00E352EF" w:rsidDel="006619C5">
          <w:rPr>
            <w:rFonts w:ascii="Cambria" w:eastAsia="Calibri" w:hAnsi="Cambria" w:cs="Calibri"/>
          </w:rPr>
          <w:delText xml:space="preserve">either of them is </w:delText>
        </w:r>
        <w:r w:rsidR="0097053A" w:rsidRPr="00E352EF" w:rsidDel="006619C5">
          <w:rPr>
            <w:rFonts w:ascii="Cambria" w:eastAsia="Calibri" w:hAnsi="Cambria" w:cs="Calibri"/>
          </w:rPr>
          <w:delText xml:space="preserve">NULL. </w:delText>
        </w:r>
      </w:del>
    </w:p>
    <w:p w14:paraId="2E191144" w14:textId="07828517" w:rsidR="00B82A38" w:rsidRPr="00E352EF" w:rsidDel="006619C5" w:rsidRDefault="00B82A38" w:rsidP="00B82A38">
      <w:pPr>
        <w:rPr>
          <w:del w:id="5507" w:author="Utente" w:date="2017-06-27T18:13:00Z"/>
          <w:rFonts w:ascii="Cambria" w:eastAsia="Calibri" w:hAnsi="Cambria" w:cs="Calibri"/>
          <w:i/>
          <w:color w:val="5B9BD5"/>
        </w:rPr>
      </w:pPr>
    </w:p>
    <w:p w14:paraId="35388AEA" w14:textId="77777777" w:rsidR="006619C5" w:rsidRDefault="006619C5" w:rsidP="00AB605E">
      <w:pPr>
        <w:rPr>
          <w:ins w:id="5508" w:author="Utente" w:date="2017-06-27T18:13:00Z"/>
          <w:rFonts w:ascii="Cambria" w:eastAsia="Calibri" w:hAnsi="Cambria" w:cs="Calibri"/>
          <w:i/>
          <w:color w:val="5B9BD5"/>
        </w:rPr>
      </w:pPr>
    </w:p>
    <w:p w14:paraId="12B82929" w14:textId="77777777" w:rsidR="005A2227" w:rsidRPr="00E352EF" w:rsidRDefault="00EA6708" w:rsidP="00AB605E">
      <w:pPr>
        <w:rPr>
          <w:rFonts w:ascii="Cambria" w:eastAsia="Calibri" w:hAnsi="Cambria" w:cs="Calibri"/>
          <w:i/>
          <w:color w:val="5B9BD5"/>
        </w:rPr>
      </w:pPr>
      <w:r w:rsidRPr="00E352EF">
        <w:rPr>
          <w:rFonts w:ascii="Cambria" w:eastAsia="Calibri" w:hAnsi="Cambria" w:cs="Calibri"/>
          <w:i/>
          <w:color w:val="5B9BD5"/>
        </w:rPr>
        <w:t>Examples</w:t>
      </w:r>
    </w:p>
    <w:p w14:paraId="3E0FBA00" w14:textId="6FFFB472" w:rsidR="005A2227" w:rsidRPr="00E352EF" w:rsidDel="00D71CDA" w:rsidRDefault="00EA6708" w:rsidP="00B82A38">
      <w:pPr>
        <w:rPr>
          <w:del w:id="5509" w:author="Utente" w:date="2017-06-27T17:20:00Z"/>
          <w:rFonts w:ascii="Cambria" w:hAnsi="Cambria"/>
        </w:rPr>
      </w:pPr>
      <w:del w:id="5510" w:author="Utente" w:date="2017-06-27T17:20:00Z">
        <w:r w:rsidRPr="00E352EF" w:rsidDel="00D71CDA">
          <w:rPr>
            <w:rFonts w:ascii="Cambria" w:hAnsi="Cambria"/>
          </w:rPr>
          <w:delText>O</w:delText>
        </w:r>
        <w:r w:rsidR="0097053A" w:rsidRPr="00E352EF" w:rsidDel="00D71CDA">
          <w:rPr>
            <w:rFonts w:ascii="Cambria" w:hAnsi="Cambria"/>
          </w:rPr>
          <w:delText>n scalar</w:delText>
        </w:r>
      </w:del>
    </w:p>
    <w:p w14:paraId="7C5F5D00" w14:textId="5EA73E70" w:rsidR="005A2227" w:rsidRPr="00E352EF" w:rsidDel="00D71CDA" w:rsidRDefault="00EA6708" w:rsidP="00B82A38">
      <w:pPr>
        <w:rPr>
          <w:del w:id="5511" w:author="Utente" w:date="2017-06-27T17:20:00Z"/>
          <w:rFonts w:ascii="Cambria" w:hAnsi="Cambria"/>
        </w:rPr>
      </w:pPr>
      <w:del w:id="5512" w:author="Utente" w:date="2017-06-27T17:20:00Z">
        <w:r w:rsidRPr="00E352EF" w:rsidDel="00D71CDA">
          <w:rPr>
            <w:rFonts w:ascii="Cambria" w:eastAsia="Calibri" w:hAnsi="Cambria" w:cs="Calibri"/>
          </w:rPr>
          <w:delText xml:space="preserve">1) </w:delText>
        </w:r>
        <w:r w:rsidR="0097053A" w:rsidRPr="00E352EF" w:rsidDel="00D71CDA">
          <w:rPr>
            <w:rFonts w:ascii="Cambria" w:eastAsia="Calibri" w:hAnsi="Cambria" w:cs="Calibri"/>
          </w:rPr>
          <w:delText>If A = 5, B = 9, C = 5:</w:delText>
        </w:r>
      </w:del>
    </w:p>
    <w:p w14:paraId="717FC262" w14:textId="5EAC9273" w:rsidR="005A2227" w:rsidRPr="00E352EF" w:rsidDel="00D71CDA" w:rsidRDefault="0097053A" w:rsidP="00B82A38">
      <w:pPr>
        <w:ind w:left="720"/>
        <w:rPr>
          <w:del w:id="5513" w:author="Utente" w:date="2017-06-27T17:20:00Z"/>
          <w:rFonts w:ascii="Cambria" w:hAnsi="Cambria"/>
        </w:rPr>
      </w:pPr>
      <w:del w:id="5514" w:author="Utente" w:date="2017-06-27T17:20:00Z">
        <w:r w:rsidRPr="00E352EF" w:rsidDel="00D71CDA">
          <w:rPr>
            <w:rFonts w:ascii="Cambria" w:eastAsia="Calibri" w:hAnsi="Cambria" w:cs="Calibri"/>
          </w:rPr>
          <w:delText xml:space="preserve">D := A </w:delText>
        </w:r>
        <w:r w:rsidRPr="00E352EF" w:rsidDel="00D71CDA">
          <w:rPr>
            <w:rFonts w:ascii="Cambria" w:eastAsia="Calibri" w:hAnsi="Cambria" w:cs="Calibri"/>
            <w:b/>
          </w:rPr>
          <w:delText>&gt;</w:delText>
        </w:r>
        <w:r w:rsidRPr="00E352EF" w:rsidDel="00D71CDA">
          <w:rPr>
            <w:rFonts w:ascii="Cambria" w:eastAsia="Calibri" w:hAnsi="Cambria" w:cs="Calibri"/>
          </w:rPr>
          <w:delText xml:space="preserve"> B  </w:delText>
        </w:r>
        <w:r w:rsidR="00994652" w:rsidRPr="00E352EF" w:rsidDel="00D71CDA">
          <w:rPr>
            <w:rFonts w:ascii="Cambria" w:eastAsia="Calibri" w:hAnsi="Cambria" w:cs="Calibri"/>
          </w:rPr>
          <w:tab/>
        </w:r>
        <w:r w:rsidR="00994652" w:rsidRPr="00E352EF" w:rsidDel="00D71CDA">
          <w:rPr>
            <w:rFonts w:ascii="Cambria" w:eastAsia="Calibri" w:hAnsi="Cambria" w:cs="Calibri"/>
          </w:rPr>
          <w:tab/>
        </w:r>
        <w:r w:rsidR="00994652" w:rsidRPr="00E352EF" w:rsidDel="00D71CDA">
          <w:rPr>
            <w:rFonts w:ascii="Cambria" w:eastAsia="Calibri" w:hAnsi="Cambria" w:cs="Calibri"/>
          </w:rPr>
          <w:tab/>
        </w:r>
        <w:r w:rsidRPr="00E352EF" w:rsidDel="00D71CDA">
          <w:rPr>
            <w:rFonts w:ascii="Cambria" w:eastAsia="Calibri" w:hAnsi="Cambria" w:cs="Calibri"/>
          </w:rPr>
          <w:delText>D = false</w:delText>
        </w:r>
      </w:del>
    </w:p>
    <w:p w14:paraId="4D510D55" w14:textId="1B273892" w:rsidR="005A2227" w:rsidRPr="00E352EF" w:rsidDel="00D71CDA" w:rsidRDefault="0097053A" w:rsidP="00B82A38">
      <w:pPr>
        <w:ind w:left="720"/>
        <w:rPr>
          <w:del w:id="5515" w:author="Utente" w:date="2017-06-27T17:20:00Z"/>
          <w:rFonts w:ascii="Cambria" w:hAnsi="Cambria"/>
        </w:rPr>
      </w:pPr>
      <w:del w:id="5516" w:author="Utente" w:date="2017-06-27T17:20:00Z">
        <w:r w:rsidRPr="00E352EF" w:rsidDel="00D71CDA">
          <w:rPr>
            <w:rFonts w:ascii="Cambria" w:eastAsia="Calibri" w:hAnsi="Cambria" w:cs="Calibri"/>
          </w:rPr>
          <w:delText xml:space="preserve">D := A </w:delText>
        </w:r>
        <w:r w:rsidRPr="00E352EF" w:rsidDel="00D71CDA">
          <w:rPr>
            <w:rFonts w:ascii="Cambria" w:eastAsia="Calibri" w:hAnsi="Cambria" w:cs="Calibri"/>
            <w:b/>
          </w:rPr>
          <w:delText>&gt;=</w:delText>
        </w:r>
        <w:r w:rsidRPr="00E352EF" w:rsidDel="00D71CDA">
          <w:rPr>
            <w:rFonts w:ascii="Cambria" w:eastAsia="Calibri" w:hAnsi="Cambria" w:cs="Calibri"/>
          </w:rPr>
          <w:delText xml:space="preserve"> C  </w:delText>
        </w:r>
        <w:r w:rsidR="00994652" w:rsidRPr="00E352EF" w:rsidDel="00D71CDA">
          <w:rPr>
            <w:rFonts w:ascii="Cambria" w:eastAsia="Calibri" w:hAnsi="Cambria" w:cs="Calibri"/>
          </w:rPr>
          <w:tab/>
        </w:r>
        <w:r w:rsidR="00994652" w:rsidRPr="00E352EF" w:rsidDel="00D71CDA">
          <w:rPr>
            <w:rFonts w:ascii="Cambria" w:eastAsia="Calibri" w:hAnsi="Cambria" w:cs="Calibri"/>
          </w:rPr>
          <w:tab/>
        </w:r>
        <w:r w:rsidR="00994652" w:rsidRPr="00E352EF" w:rsidDel="00D71CDA">
          <w:rPr>
            <w:rFonts w:ascii="Cambria" w:eastAsia="Calibri" w:hAnsi="Cambria" w:cs="Calibri"/>
          </w:rPr>
          <w:tab/>
        </w:r>
        <w:r w:rsidRPr="00E352EF" w:rsidDel="00D71CDA">
          <w:rPr>
            <w:rFonts w:ascii="Cambria" w:eastAsia="Calibri" w:hAnsi="Cambria" w:cs="Calibri"/>
          </w:rPr>
          <w:delText>D = true</w:delText>
        </w:r>
      </w:del>
    </w:p>
    <w:p w14:paraId="397946BA" w14:textId="65D5E933" w:rsidR="005A2227" w:rsidRPr="00E352EF" w:rsidDel="00D71CDA" w:rsidRDefault="00EA6708" w:rsidP="00B82A38">
      <w:pPr>
        <w:rPr>
          <w:del w:id="5517" w:author="Utente" w:date="2017-06-27T17:20:00Z"/>
          <w:rFonts w:ascii="Cambria" w:hAnsi="Cambria"/>
        </w:rPr>
      </w:pPr>
      <w:del w:id="5518" w:author="Utente" w:date="2017-06-27T17:20:00Z">
        <w:r w:rsidRPr="00E352EF" w:rsidDel="00D71CDA">
          <w:rPr>
            <w:rFonts w:ascii="Cambria" w:eastAsia="Calibri" w:hAnsi="Cambria" w:cs="Calibri"/>
          </w:rPr>
          <w:delText xml:space="preserve">2) </w:delText>
        </w:r>
        <w:r w:rsidR="0097053A" w:rsidRPr="00E352EF" w:rsidDel="00D71CDA">
          <w:rPr>
            <w:rFonts w:ascii="Cambria" w:eastAsia="Calibri" w:hAnsi="Cambria" w:cs="Calibri"/>
          </w:rPr>
          <w:delText>If A = “hello”, B = “hi”, C = “Hi”:</w:delText>
        </w:r>
      </w:del>
    </w:p>
    <w:p w14:paraId="7C9B2708" w14:textId="2A7665DE" w:rsidR="005A2227" w:rsidRPr="00E352EF" w:rsidDel="00D71CDA" w:rsidRDefault="0097053A" w:rsidP="00B82A38">
      <w:pPr>
        <w:ind w:left="720"/>
        <w:rPr>
          <w:del w:id="5519" w:author="Utente" w:date="2017-06-27T17:20:00Z"/>
          <w:rFonts w:ascii="Cambria" w:hAnsi="Cambria"/>
        </w:rPr>
      </w:pPr>
      <w:del w:id="5520" w:author="Utente" w:date="2017-06-27T17:20:00Z">
        <w:r w:rsidRPr="00E352EF" w:rsidDel="00D71CDA">
          <w:rPr>
            <w:rFonts w:ascii="Cambria" w:eastAsia="Calibri" w:hAnsi="Cambria" w:cs="Calibri"/>
          </w:rPr>
          <w:delText>D := A</w:delText>
        </w:r>
        <w:r w:rsidRPr="00E352EF" w:rsidDel="00D71CDA">
          <w:rPr>
            <w:rFonts w:ascii="Cambria" w:eastAsia="Calibri" w:hAnsi="Cambria" w:cs="Calibri"/>
            <w:b/>
          </w:rPr>
          <w:delText xml:space="preserve"> &gt;</w:delText>
        </w:r>
        <w:r w:rsidRPr="00E352EF" w:rsidDel="00D71CDA">
          <w:rPr>
            <w:rFonts w:ascii="Cambria" w:eastAsia="Calibri" w:hAnsi="Cambria" w:cs="Calibri"/>
          </w:rPr>
          <w:delText xml:space="preserve"> B  </w:delText>
        </w:r>
        <w:r w:rsidR="00994652" w:rsidRPr="00E352EF" w:rsidDel="00D71CDA">
          <w:rPr>
            <w:rFonts w:ascii="Cambria" w:eastAsia="Calibri" w:hAnsi="Cambria" w:cs="Calibri"/>
          </w:rPr>
          <w:tab/>
        </w:r>
        <w:r w:rsidR="00994652" w:rsidRPr="00E352EF" w:rsidDel="00D71CDA">
          <w:rPr>
            <w:rFonts w:ascii="Cambria" w:eastAsia="Calibri" w:hAnsi="Cambria" w:cs="Calibri"/>
          </w:rPr>
          <w:tab/>
        </w:r>
        <w:r w:rsidR="00994652" w:rsidRPr="00E352EF" w:rsidDel="00D71CDA">
          <w:rPr>
            <w:rFonts w:ascii="Cambria" w:eastAsia="Calibri" w:hAnsi="Cambria" w:cs="Calibri"/>
          </w:rPr>
          <w:tab/>
        </w:r>
        <w:r w:rsidRPr="00E352EF" w:rsidDel="00D71CDA">
          <w:rPr>
            <w:rFonts w:ascii="Cambria" w:eastAsia="Calibri" w:hAnsi="Cambria" w:cs="Calibri"/>
          </w:rPr>
          <w:delText>D = false</w:delText>
        </w:r>
      </w:del>
    </w:p>
    <w:p w14:paraId="67355976" w14:textId="1B2ECAEB" w:rsidR="005A2227" w:rsidRPr="00E352EF" w:rsidDel="00D71CDA" w:rsidRDefault="005A2227" w:rsidP="00B82A38">
      <w:pPr>
        <w:rPr>
          <w:del w:id="5521" w:author="Utente" w:date="2017-06-27T17:20:00Z"/>
          <w:rFonts w:ascii="Cambria" w:hAnsi="Cambria"/>
        </w:rPr>
      </w:pPr>
    </w:p>
    <w:p w14:paraId="04B5F1F1" w14:textId="6BA9E66F" w:rsidR="005A2227" w:rsidRPr="00E352EF" w:rsidDel="00D71CDA" w:rsidRDefault="00EA6708" w:rsidP="00B82A38">
      <w:pPr>
        <w:rPr>
          <w:del w:id="5522" w:author="Utente" w:date="2017-06-27T17:20:00Z"/>
          <w:rFonts w:ascii="Cambria" w:hAnsi="Cambria"/>
        </w:rPr>
      </w:pPr>
      <w:del w:id="5523" w:author="Utente" w:date="2017-06-27T17:20:00Z">
        <w:r w:rsidRPr="00E352EF" w:rsidDel="00D71CDA">
          <w:rPr>
            <w:rFonts w:ascii="Cambria" w:hAnsi="Cambria"/>
          </w:rPr>
          <w:delText>O</w:delText>
        </w:r>
        <w:r w:rsidR="0097053A" w:rsidRPr="00E352EF" w:rsidDel="00D71CDA">
          <w:rPr>
            <w:rFonts w:ascii="Cambria" w:hAnsi="Cambria"/>
          </w:rPr>
          <w:delText xml:space="preserve">n </w:delText>
        </w:r>
        <w:r w:rsidR="00F4601C" w:rsidRPr="00E352EF" w:rsidDel="00D71CDA">
          <w:delText>Dataset</w:delText>
        </w:r>
        <w:r w:rsidR="0097053A" w:rsidRPr="00E352EF" w:rsidDel="00D71CDA">
          <w:rPr>
            <w:rFonts w:ascii="Cambria" w:eastAsia="Calibri" w:hAnsi="Cambria" w:cs="Calibri"/>
          </w:rPr>
          <w:delText xml:space="preserve"> </w:delText>
        </w:r>
      </w:del>
    </w:p>
    <w:p w14:paraId="0DC51F72" w14:textId="0280BDAE" w:rsidR="001C025D" w:rsidDel="00D71CDA" w:rsidRDefault="00EA6708" w:rsidP="00B82A38">
      <w:pPr>
        <w:rPr>
          <w:del w:id="5524" w:author="Utente" w:date="2017-06-27T17:20:00Z"/>
          <w:rFonts w:ascii="Cambria" w:eastAsia="Calibri" w:hAnsi="Cambria"/>
        </w:rPr>
      </w:pPr>
      <w:del w:id="5525" w:author="Utente" w:date="2017-06-27T17:20:00Z">
        <w:r w:rsidRPr="00E352EF" w:rsidDel="00D71CDA">
          <w:rPr>
            <w:rFonts w:ascii="Cambria" w:eastAsia="Calibri" w:hAnsi="Cambria"/>
          </w:rPr>
          <w:delText>3</w:delText>
        </w:r>
        <w:r w:rsidR="00B82A38" w:rsidRPr="00E352EF" w:rsidDel="00D71CDA">
          <w:rPr>
            <w:rFonts w:ascii="Cambria" w:eastAsia="Calibri" w:hAnsi="Cambria"/>
          </w:rPr>
          <w:delText xml:space="preserve">) </w:delText>
        </w:r>
      </w:del>
    </w:p>
    <w:p w14:paraId="58F08287" w14:textId="4EC187BC" w:rsidR="001C025D" w:rsidRDefault="001C025D" w:rsidP="001C025D">
      <w:pPr>
        <w:rPr>
          <w:ins w:id="5526" w:author="Laura Viignola" w:date="2017-06-22T16:39:00Z"/>
          <w:rFonts w:ascii="Cambria" w:hAnsi="Cambria"/>
        </w:rPr>
      </w:pPr>
      <w:ins w:id="5527" w:author="Laura Viignola" w:date="2017-06-22T16:39:00Z">
        <w:r>
          <w:rPr>
            <w:rFonts w:ascii="Cambria" w:hAnsi="Cambria"/>
          </w:rPr>
          <w:t>Given the left operand Data Set</w:t>
        </w:r>
        <w:del w:id="5528" w:author="Utente" w:date="2017-06-26T16:11:00Z">
          <w:r w:rsidDel="00F27DF7">
            <w:rPr>
              <w:rFonts w:ascii="Cambria" w:hAnsi="Cambria"/>
            </w:rPr>
            <w:delText>, DS_1</w:delText>
          </w:r>
        </w:del>
        <w:r>
          <w:rPr>
            <w:rFonts w:ascii="Cambria" w:hAnsi="Cambria"/>
          </w:rPr>
          <w:t>:</w:t>
        </w:r>
      </w:ins>
    </w:p>
    <w:p w14:paraId="530F5782" w14:textId="4C237977" w:rsidR="005A2227" w:rsidRPr="00E352EF" w:rsidDel="00A040C9" w:rsidRDefault="0097053A" w:rsidP="00B82A38">
      <w:pPr>
        <w:rPr>
          <w:del w:id="5529" w:author="Laura Viignola" w:date="2017-06-22T16:42:00Z"/>
          <w:rFonts w:ascii="Cambria" w:eastAsia="Calibri" w:hAnsi="Cambria" w:cs="Calibri"/>
        </w:rPr>
      </w:pPr>
      <w:del w:id="5530" w:author="Laura Viignola" w:date="2017-06-22T16:42:00Z">
        <w:r w:rsidRPr="00E352EF" w:rsidDel="00A040C9">
          <w:rPr>
            <w:rFonts w:ascii="Cambria" w:eastAsia="Calibri" w:hAnsi="Cambria" w:cs="Calibri"/>
          </w:rPr>
          <w:delText>compare_ds := foreign_languages_known &gt; 20</w:delText>
        </w:r>
      </w:del>
    </w:p>
    <w:p w14:paraId="0E9CEF78" w14:textId="77777777" w:rsidR="0062787A" w:rsidRPr="00E352EF" w:rsidRDefault="0062787A" w:rsidP="00B82A38">
      <w:pPr>
        <w:rPr>
          <w:rFonts w:ascii="Cambria" w:hAnsi="Cambria"/>
        </w:rPr>
      </w:pPr>
    </w:p>
    <w:tbl>
      <w:tblPr>
        <w:tblW w:w="6451"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309"/>
        <w:gridCol w:w="931"/>
        <w:gridCol w:w="964"/>
        <w:gridCol w:w="920"/>
        <w:gridCol w:w="1109"/>
        <w:gridCol w:w="1265"/>
      </w:tblGrid>
      <w:tr w:rsidR="005A2227" w:rsidRPr="00F27DF7" w14:paraId="2BC54819" w14:textId="77777777">
        <w:tc>
          <w:tcPr>
            <w:tcW w:w="922"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59B8EE2" w14:textId="2C208D4E" w:rsidR="005A2227" w:rsidRPr="00F27DF7" w:rsidRDefault="0097053A">
            <w:pPr>
              <w:jc w:val="both"/>
              <w:rPr>
                <w:rFonts w:ascii="Arial" w:hAnsi="Arial" w:cs="Arial"/>
              </w:rPr>
            </w:pPr>
            <w:del w:id="5531" w:author="Laura Viignola" w:date="2017-06-22T16:42:00Z">
              <w:r w:rsidRPr="00F27DF7" w:rsidDel="00A040C9">
                <w:rPr>
                  <w:rFonts w:ascii="Arial" w:eastAsia="Calibri" w:hAnsi="Arial" w:cs="Arial"/>
                </w:rPr>
                <w:delText>foreign_languages_known</w:delText>
              </w:r>
            </w:del>
            <w:ins w:id="5532" w:author="Laura Viignola" w:date="2017-06-22T16:42:00Z">
              <w:r w:rsidR="00A040C9" w:rsidRPr="00F27DF7">
                <w:rPr>
                  <w:rFonts w:ascii="Arial" w:eastAsia="Calibri" w:hAnsi="Arial" w:cs="Arial"/>
                </w:rPr>
                <w:t>DS_1</w:t>
              </w:r>
            </w:ins>
          </w:p>
        </w:tc>
      </w:tr>
      <w:tr w:rsidR="005A2227" w:rsidRPr="00F27DF7" w14:paraId="06E6412D" w14:textId="77777777">
        <w:tc>
          <w:tcPr>
            <w:tcW w:w="92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A6BB24F" w14:textId="72EB97A7" w:rsidR="005A2227" w:rsidRPr="00F27DF7" w:rsidRDefault="0097053A" w:rsidP="00A040C9">
            <w:pPr>
              <w:jc w:val="both"/>
              <w:rPr>
                <w:rFonts w:ascii="Arial" w:hAnsi="Arial" w:cs="Arial"/>
              </w:rPr>
            </w:pPr>
            <w:del w:id="5533" w:author="Laura Viignola" w:date="2017-06-22T16:42:00Z">
              <w:r w:rsidRPr="00F27DF7" w:rsidDel="00A040C9">
                <w:rPr>
                  <w:rFonts w:ascii="Arial" w:eastAsia="Calibri" w:hAnsi="Arial" w:cs="Arial"/>
                  <w:b/>
                </w:rPr>
                <w:delText>N_LANG</w:delText>
              </w:r>
            </w:del>
            <w:ins w:id="5534" w:author="Laura Viignola" w:date="2017-06-22T16:42:00Z">
              <w:r w:rsidR="00A040C9" w:rsidRPr="00F27DF7">
                <w:rPr>
                  <w:rFonts w:ascii="Arial" w:eastAsia="Calibri" w:hAnsi="Arial" w:cs="Arial"/>
                  <w:b/>
                </w:rPr>
                <w:t>Id_1</w:t>
              </w:r>
            </w:ins>
          </w:p>
        </w:tc>
        <w:tc>
          <w:tcPr>
            <w:tcW w:w="96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0A468A1" w14:textId="60CB0EEB" w:rsidR="005A2227" w:rsidRPr="00F27DF7" w:rsidRDefault="0097053A">
            <w:pPr>
              <w:jc w:val="both"/>
              <w:rPr>
                <w:rFonts w:ascii="Arial" w:hAnsi="Arial" w:cs="Arial"/>
              </w:rPr>
            </w:pPr>
            <w:del w:id="5535" w:author="Laura Viignola" w:date="2017-06-22T16:42:00Z">
              <w:r w:rsidRPr="00F27DF7" w:rsidDel="00A040C9">
                <w:rPr>
                  <w:rFonts w:ascii="Arial" w:eastAsia="Calibri" w:hAnsi="Arial" w:cs="Arial"/>
                  <w:b/>
                </w:rPr>
                <w:delText>GEO</w:delText>
              </w:r>
            </w:del>
            <w:ins w:id="5536" w:author="Laura Viignola" w:date="2017-06-22T16:42:00Z">
              <w:r w:rsidR="00A040C9" w:rsidRPr="00F27DF7">
                <w:rPr>
                  <w:rFonts w:ascii="Arial" w:eastAsia="Calibri" w:hAnsi="Arial" w:cs="Arial"/>
                  <w:b/>
                </w:rPr>
                <w:t>Id_2</w:t>
              </w:r>
            </w:ins>
          </w:p>
        </w:tc>
        <w:tc>
          <w:tcPr>
            <w:tcW w:w="74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E4E997D" w14:textId="7760D6E0" w:rsidR="005A2227" w:rsidRPr="00F27DF7" w:rsidRDefault="0097053A">
            <w:pPr>
              <w:jc w:val="both"/>
              <w:rPr>
                <w:rFonts w:ascii="Arial" w:hAnsi="Arial" w:cs="Arial"/>
              </w:rPr>
            </w:pPr>
            <w:del w:id="5537" w:author="Laura Viignola" w:date="2017-06-22T16:42:00Z">
              <w:r w:rsidRPr="00F27DF7" w:rsidDel="00A040C9">
                <w:rPr>
                  <w:rFonts w:ascii="Arial" w:eastAsia="Calibri" w:hAnsi="Arial" w:cs="Arial"/>
                  <w:b/>
                </w:rPr>
                <w:delText>TIME</w:delText>
              </w:r>
            </w:del>
            <w:ins w:id="5538" w:author="Laura Viignola" w:date="2017-06-22T16:42:00Z">
              <w:r w:rsidR="00A040C9" w:rsidRPr="00F27DF7">
                <w:rPr>
                  <w:rFonts w:ascii="Arial" w:eastAsia="Calibri" w:hAnsi="Arial" w:cs="Arial"/>
                  <w:b/>
                </w:rPr>
                <w:t>Id_3</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86348AC" w14:textId="1A17D9BD" w:rsidR="005A2227" w:rsidRPr="00F27DF7" w:rsidRDefault="0097053A">
            <w:pPr>
              <w:jc w:val="both"/>
              <w:rPr>
                <w:rFonts w:ascii="Arial" w:hAnsi="Arial" w:cs="Arial"/>
              </w:rPr>
            </w:pPr>
            <w:del w:id="5539" w:author="Laura Viignola" w:date="2017-06-22T16:42:00Z">
              <w:r w:rsidRPr="00F27DF7" w:rsidDel="00A040C9">
                <w:rPr>
                  <w:rFonts w:ascii="Arial" w:eastAsia="Calibri" w:hAnsi="Arial" w:cs="Arial"/>
                  <w:b/>
                </w:rPr>
                <w:delText>AGE</w:delText>
              </w:r>
            </w:del>
            <w:ins w:id="5540" w:author="Laura Viignola" w:date="2017-06-22T16:42:00Z">
              <w:r w:rsidR="00A040C9" w:rsidRPr="00F27DF7">
                <w:rPr>
                  <w:rFonts w:ascii="Arial" w:eastAsia="Calibri" w:hAnsi="Arial" w:cs="Arial"/>
                  <w:b/>
                </w:rPr>
                <w:t>Id_4</w:t>
              </w:r>
            </w:ins>
          </w:p>
        </w:tc>
        <w:tc>
          <w:tcPr>
            <w:tcW w:w="155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3E7B66A" w14:textId="26FAC096" w:rsidR="005A2227" w:rsidRPr="00F27DF7" w:rsidRDefault="0097053A">
            <w:pPr>
              <w:jc w:val="both"/>
              <w:rPr>
                <w:rFonts w:ascii="Arial" w:hAnsi="Arial" w:cs="Arial"/>
              </w:rPr>
            </w:pPr>
            <w:del w:id="5541" w:author="Laura Viignola" w:date="2017-06-22T16:42:00Z">
              <w:r w:rsidRPr="00F27DF7" w:rsidDel="00A040C9">
                <w:rPr>
                  <w:rFonts w:ascii="Arial" w:eastAsia="Calibri" w:hAnsi="Arial" w:cs="Arial"/>
                  <w:b/>
                </w:rPr>
                <w:delText>UNIT</w:delText>
              </w:r>
            </w:del>
            <w:ins w:id="5542" w:author="Laura Viignola" w:date="2017-06-22T16:42:00Z">
              <w:r w:rsidR="00A040C9" w:rsidRPr="00F27DF7">
                <w:rPr>
                  <w:rFonts w:ascii="Arial" w:eastAsia="Calibri" w:hAnsi="Arial" w:cs="Arial"/>
                  <w:b/>
                </w:rPr>
                <w:t>Id_5</w:t>
              </w:r>
            </w:ins>
          </w:p>
        </w:tc>
        <w:tc>
          <w:tcPr>
            <w:tcW w:w="141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B4DE8BC" w14:textId="520B701D" w:rsidR="005A2227" w:rsidRPr="00F27DF7" w:rsidRDefault="0097053A">
            <w:pPr>
              <w:jc w:val="both"/>
              <w:rPr>
                <w:rFonts w:ascii="Arial" w:hAnsi="Arial" w:cs="Arial"/>
              </w:rPr>
            </w:pPr>
            <w:del w:id="5543" w:author="Laura Viignola" w:date="2017-06-22T16:42:00Z">
              <w:r w:rsidRPr="00F27DF7" w:rsidDel="00A040C9">
                <w:rPr>
                  <w:rFonts w:ascii="Arial" w:eastAsia="Calibri" w:hAnsi="Arial" w:cs="Arial"/>
                  <w:b/>
                </w:rPr>
                <w:delText>VALUE</w:delText>
              </w:r>
            </w:del>
            <w:ins w:id="5544" w:author="Laura Viignola" w:date="2017-06-22T16:42:00Z">
              <w:r w:rsidR="00A040C9" w:rsidRPr="00F27DF7">
                <w:rPr>
                  <w:rFonts w:ascii="Arial" w:eastAsia="Calibri" w:hAnsi="Arial" w:cs="Arial"/>
                  <w:b/>
                </w:rPr>
                <w:t>Me_1</w:t>
              </w:r>
            </w:ins>
          </w:p>
        </w:tc>
      </w:tr>
      <w:tr w:rsidR="005A2227" w:rsidRPr="00F27DF7" w14:paraId="6FD98794" w14:textId="77777777">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5F1CC2" w14:textId="77777777" w:rsidR="005A2227" w:rsidRPr="00F27DF7" w:rsidRDefault="0097053A">
            <w:pPr>
              <w:jc w:val="both"/>
              <w:rPr>
                <w:rFonts w:ascii="Arial" w:hAnsi="Arial" w:cs="Arial"/>
              </w:rPr>
            </w:pPr>
            <w:r w:rsidRPr="00F27DF7">
              <w:rPr>
                <w:rFonts w:ascii="Arial" w:eastAsia="Calibri" w:hAnsi="Arial" w:cs="Arial"/>
              </w:rPr>
              <w:t>2</w:t>
            </w:r>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DF2E45" w14:textId="77777777" w:rsidR="005A2227" w:rsidRPr="00F27DF7" w:rsidRDefault="0097053A">
            <w:pPr>
              <w:jc w:val="both"/>
              <w:rPr>
                <w:rFonts w:ascii="Arial" w:hAnsi="Arial" w:cs="Arial"/>
              </w:rPr>
            </w:pPr>
            <w:r w:rsidRPr="00F27DF7">
              <w:rPr>
                <w:rFonts w:ascii="Arial" w:eastAsia="Calibri" w:hAnsi="Arial" w:cs="Arial"/>
              </w:rPr>
              <w:t>Germany</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FEE735" w14:textId="77777777" w:rsidR="005A2227" w:rsidRPr="00F27DF7" w:rsidRDefault="0097053A">
            <w:pPr>
              <w:jc w:val="both"/>
              <w:rPr>
                <w:rFonts w:ascii="Arial" w:hAnsi="Arial" w:cs="Arial"/>
              </w:rPr>
            </w:pPr>
            <w:r w:rsidRPr="00F27DF7">
              <w:rPr>
                <w:rFonts w:ascii="Arial" w:eastAsia="Calibri" w:hAnsi="Arial" w:cs="Arial"/>
              </w:rPr>
              <w:t>2011</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F8A370" w14:textId="77777777" w:rsidR="005A2227" w:rsidRPr="00F27DF7" w:rsidRDefault="0097053A">
            <w:pPr>
              <w:jc w:val="both"/>
              <w:rPr>
                <w:rFonts w:ascii="Arial" w:hAnsi="Arial" w:cs="Arial"/>
              </w:rPr>
            </w:pPr>
            <w:r w:rsidRPr="00F27DF7">
              <w:rPr>
                <w:rFonts w:ascii="Arial" w:eastAsia="Calibri" w:hAnsi="Arial" w:cs="Arial"/>
              </w:rPr>
              <w:t>Total</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A2C897" w14:textId="77777777" w:rsidR="005A2227" w:rsidRPr="00F27DF7" w:rsidRDefault="0097053A">
            <w:pPr>
              <w:jc w:val="both"/>
              <w:rPr>
                <w:rFonts w:ascii="Arial" w:hAnsi="Arial" w:cs="Arial"/>
              </w:rPr>
            </w:pPr>
            <w:r w:rsidRPr="00F27DF7">
              <w:rPr>
                <w:rFonts w:ascii="Arial" w:eastAsia="Calibri" w:hAnsi="Arial" w:cs="Arial"/>
              </w:rPr>
              <w:t>Percentage</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F63EF1" w14:textId="77777777" w:rsidR="005A2227" w:rsidRPr="00F27DF7" w:rsidRDefault="0097053A">
            <w:pPr>
              <w:jc w:val="both"/>
              <w:rPr>
                <w:rFonts w:ascii="Arial" w:hAnsi="Arial" w:cs="Arial"/>
              </w:rPr>
            </w:pPr>
            <w:r w:rsidRPr="00F27DF7">
              <w:rPr>
                <w:rFonts w:ascii="Arial" w:eastAsia="Calibri" w:hAnsi="Arial" w:cs="Arial"/>
              </w:rPr>
              <w:t>NULL</w:t>
            </w:r>
          </w:p>
        </w:tc>
      </w:tr>
      <w:tr w:rsidR="005A2227" w:rsidRPr="00F27DF7" w14:paraId="4B99B5F7" w14:textId="77777777">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33256A" w14:textId="77777777" w:rsidR="005A2227" w:rsidRPr="00F27DF7" w:rsidRDefault="0097053A">
            <w:pPr>
              <w:jc w:val="both"/>
              <w:rPr>
                <w:rFonts w:ascii="Arial" w:hAnsi="Arial" w:cs="Arial"/>
              </w:rPr>
            </w:pPr>
            <w:r w:rsidRPr="00F27DF7">
              <w:rPr>
                <w:rFonts w:ascii="Arial" w:eastAsia="Calibri" w:hAnsi="Arial" w:cs="Arial"/>
              </w:rPr>
              <w:t>2</w:t>
            </w:r>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2F15AB" w14:textId="77777777" w:rsidR="005A2227" w:rsidRPr="00F27DF7" w:rsidRDefault="0097053A">
            <w:pPr>
              <w:jc w:val="both"/>
              <w:rPr>
                <w:rFonts w:ascii="Arial" w:hAnsi="Arial" w:cs="Arial"/>
              </w:rPr>
            </w:pPr>
            <w:r w:rsidRPr="00F27DF7">
              <w:rPr>
                <w:rFonts w:ascii="Arial" w:eastAsia="Calibri" w:hAnsi="Arial" w:cs="Arial"/>
              </w:rPr>
              <w:t>Greece</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5F29DF" w14:textId="77777777" w:rsidR="005A2227" w:rsidRPr="00F27DF7" w:rsidRDefault="0097053A">
            <w:pPr>
              <w:jc w:val="both"/>
              <w:rPr>
                <w:rFonts w:ascii="Arial" w:hAnsi="Arial" w:cs="Arial"/>
              </w:rPr>
            </w:pPr>
            <w:r w:rsidRPr="00F27DF7">
              <w:rPr>
                <w:rFonts w:ascii="Arial" w:eastAsia="Calibri" w:hAnsi="Arial" w:cs="Arial"/>
              </w:rPr>
              <w:t>2011</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D6274E" w14:textId="77777777" w:rsidR="005A2227" w:rsidRPr="00F27DF7" w:rsidRDefault="0097053A">
            <w:pPr>
              <w:jc w:val="both"/>
              <w:rPr>
                <w:rFonts w:ascii="Arial" w:hAnsi="Arial" w:cs="Arial"/>
              </w:rPr>
            </w:pPr>
            <w:r w:rsidRPr="00F27DF7">
              <w:rPr>
                <w:rFonts w:ascii="Arial" w:eastAsia="Calibri" w:hAnsi="Arial" w:cs="Arial"/>
              </w:rPr>
              <w:t>Total</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AEA644" w14:textId="77777777" w:rsidR="005A2227" w:rsidRPr="00F27DF7" w:rsidRDefault="0097053A">
            <w:pPr>
              <w:jc w:val="both"/>
              <w:rPr>
                <w:rFonts w:ascii="Arial" w:hAnsi="Arial" w:cs="Arial"/>
              </w:rPr>
            </w:pPr>
            <w:r w:rsidRPr="00F27DF7">
              <w:rPr>
                <w:rFonts w:ascii="Arial" w:eastAsia="Calibri" w:hAnsi="Arial" w:cs="Arial"/>
              </w:rPr>
              <w:t>Percentage</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2D4AC2" w14:textId="77777777" w:rsidR="005A2227" w:rsidRPr="00F27DF7" w:rsidRDefault="0097053A">
            <w:pPr>
              <w:jc w:val="both"/>
              <w:rPr>
                <w:rFonts w:ascii="Arial" w:hAnsi="Arial" w:cs="Arial"/>
              </w:rPr>
            </w:pPr>
            <w:r w:rsidRPr="00F27DF7">
              <w:rPr>
                <w:rFonts w:ascii="Arial" w:eastAsia="Calibri" w:hAnsi="Arial" w:cs="Arial"/>
              </w:rPr>
              <w:t>12.2</w:t>
            </w:r>
          </w:p>
        </w:tc>
      </w:tr>
      <w:tr w:rsidR="005A2227" w:rsidRPr="00F27DF7" w14:paraId="5AD2910A" w14:textId="77777777">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E69520" w14:textId="77777777" w:rsidR="005A2227" w:rsidRPr="00F27DF7" w:rsidRDefault="0097053A">
            <w:pPr>
              <w:jc w:val="both"/>
              <w:rPr>
                <w:rFonts w:ascii="Arial" w:hAnsi="Arial" w:cs="Arial"/>
              </w:rPr>
            </w:pPr>
            <w:r w:rsidRPr="00F27DF7">
              <w:rPr>
                <w:rFonts w:ascii="Arial" w:eastAsia="Calibri" w:hAnsi="Arial" w:cs="Arial"/>
              </w:rPr>
              <w:t>2</w:t>
            </w:r>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F3E902" w14:textId="77777777" w:rsidR="005A2227" w:rsidRPr="00F27DF7" w:rsidRDefault="0097053A">
            <w:pPr>
              <w:jc w:val="both"/>
              <w:rPr>
                <w:rFonts w:ascii="Arial" w:hAnsi="Arial" w:cs="Arial"/>
              </w:rPr>
            </w:pPr>
            <w:r w:rsidRPr="00F27DF7">
              <w:rPr>
                <w:rFonts w:ascii="Arial" w:eastAsia="Calibri" w:hAnsi="Arial" w:cs="Arial"/>
              </w:rPr>
              <w:t>Finland</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3EB949" w14:textId="77777777" w:rsidR="005A2227" w:rsidRPr="00F27DF7" w:rsidRDefault="0097053A">
            <w:pPr>
              <w:jc w:val="both"/>
              <w:rPr>
                <w:rFonts w:ascii="Arial" w:hAnsi="Arial" w:cs="Arial"/>
              </w:rPr>
            </w:pPr>
            <w:r w:rsidRPr="00F27DF7">
              <w:rPr>
                <w:rFonts w:ascii="Arial" w:eastAsia="Calibri" w:hAnsi="Arial" w:cs="Arial"/>
              </w:rPr>
              <w:t>2011</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56EAE7" w14:textId="77777777" w:rsidR="005A2227" w:rsidRPr="00F27DF7" w:rsidRDefault="0097053A">
            <w:pPr>
              <w:jc w:val="both"/>
              <w:rPr>
                <w:rFonts w:ascii="Arial" w:hAnsi="Arial" w:cs="Arial"/>
              </w:rPr>
            </w:pPr>
            <w:r w:rsidRPr="00F27DF7">
              <w:rPr>
                <w:rFonts w:ascii="Arial" w:eastAsia="Calibri" w:hAnsi="Arial" w:cs="Arial"/>
              </w:rPr>
              <w:t>Total</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7E8167" w14:textId="77777777" w:rsidR="005A2227" w:rsidRPr="00F27DF7" w:rsidRDefault="0097053A">
            <w:pPr>
              <w:jc w:val="both"/>
              <w:rPr>
                <w:rFonts w:ascii="Arial" w:hAnsi="Arial" w:cs="Arial"/>
              </w:rPr>
            </w:pPr>
            <w:r w:rsidRPr="00F27DF7">
              <w:rPr>
                <w:rFonts w:ascii="Arial" w:eastAsia="Calibri" w:hAnsi="Arial" w:cs="Arial"/>
              </w:rPr>
              <w:t>Percentage</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370BF6" w14:textId="77777777" w:rsidR="005A2227" w:rsidRPr="00F27DF7" w:rsidRDefault="0097053A">
            <w:pPr>
              <w:jc w:val="both"/>
              <w:rPr>
                <w:rFonts w:ascii="Arial" w:hAnsi="Arial" w:cs="Arial"/>
              </w:rPr>
            </w:pPr>
            <w:r w:rsidRPr="00F27DF7">
              <w:rPr>
                <w:rFonts w:ascii="Arial" w:eastAsia="Calibri" w:hAnsi="Arial" w:cs="Arial"/>
              </w:rPr>
              <w:t>29.5</w:t>
            </w:r>
          </w:p>
        </w:tc>
      </w:tr>
    </w:tbl>
    <w:p w14:paraId="5B132112" w14:textId="77777777" w:rsidR="005A2227" w:rsidRDefault="005A2227"/>
    <w:p w14:paraId="24EA76D8" w14:textId="19F43759" w:rsidR="00A040C9" w:rsidRPr="00F27DF7" w:rsidDel="006619C5" w:rsidRDefault="00A040C9" w:rsidP="00A040C9">
      <w:pPr>
        <w:rPr>
          <w:ins w:id="5545" w:author="Laura Viignola" w:date="2017-06-22T16:41:00Z"/>
          <w:del w:id="5546" w:author="Utente" w:date="2017-06-27T18:13:00Z"/>
          <w:rFonts w:ascii="Arial" w:eastAsia="Calibri" w:hAnsi="Arial" w:cs="Arial"/>
        </w:rPr>
      </w:pPr>
      <w:ins w:id="5547" w:author="Laura Viignola" w:date="2017-06-22T16:43:00Z">
        <w:r w:rsidRPr="00D71CDA">
          <w:rPr>
            <w:rFonts w:ascii="Cambria" w:hAnsi="Cambria"/>
            <w:i/>
          </w:rPr>
          <w:t>Example</w:t>
        </w:r>
      </w:ins>
      <w:ins w:id="5548" w:author="Utente" w:date="2017-06-27T17:29:00Z">
        <w:r w:rsidR="00D71CDA">
          <w:rPr>
            <w:rFonts w:ascii="Cambria" w:hAnsi="Cambria"/>
            <w:i/>
          </w:rPr>
          <w:t xml:space="preserve"> </w:t>
        </w:r>
      </w:ins>
      <w:ins w:id="5549" w:author="Laura Viignola" w:date="2017-06-22T16:43:00Z">
        <w:r w:rsidRPr="00D71CDA">
          <w:rPr>
            <w:rFonts w:ascii="Cambria" w:hAnsi="Cambria"/>
            <w:i/>
          </w:rPr>
          <w:t>1</w:t>
        </w:r>
        <w:r w:rsidRPr="00DF49EE">
          <w:rPr>
            <w:rFonts w:ascii="Cambria" w:hAnsi="Cambria"/>
          </w:rPr>
          <w:t>:</w:t>
        </w:r>
        <w:r>
          <w:rPr>
            <w:rFonts w:ascii="Cambria" w:hAnsi="Cambria"/>
          </w:rPr>
          <w:t xml:space="preserve"> </w:t>
        </w:r>
        <w:r>
          <w:rPr>
            <w:rFonts w:ascii="Cambria" w:hAnsi="Cambria"/>
          </w:rPr>
          <w:tab/>
        </w:r>
      </w:ins>
      <w:ins w:id="5550" w:author="Laura Viignola" w:date="2017-06-22T16:42:00Z">
        <w:r w:rsidRPr="00F27DF7">
          <w:rPr>
            <w:rFonts w:ascii="Arial" w:eastAsia="Calibri" w:hAnsi="Arial" w:cs="Arial"/>
          </w:rPr>
          <w:t>DS_r</w:t>
        </w:r>
      </w:ins>
      <w:ins w:id="5551" w:author="Laura Viignola" w:date="2017-06-22T16:41:00Z">
        <w:r w:rsidRPr="00F27DF7">
          <w:rPr>
            <w:rFonts w:ascii="Arial" w:eastAsia="Calibri" w:hAnsi="Arial" w:cs="Arial"/>
          </w:rPr>
          <w:t xml:space="preserve"> </w:t>
        </w:r>
        <w:r w:rsidRPr="00D71CDA">
          <w:rPr>
            <w:rFonts w:ascii="Arial" w:eastAsia="Calibri" w:hAnsi="Arial" w:cs="Arial"/>
            <w:b/>
          </w:rPr>
          <w:t>:=</w:t>
        </w:r>
        <w:r w:rsidRPr="00F27DF7">
          <w:rPr>
            <w:rFonts w:ascii="Arial" w:eastAsia="Calibri" w:hAnsi="Arial" w:cs="Arial"/>
          </w:rPr>
          <w:t xml:space="preserve"> </w:t>
        </w:r>
      </w:ins>
      <w:ins w:id="5552" w:author="Laura Viignola" w:date="2017-06-22T16:42:00Z">
        <w:r w:rsidRPr="00F27DF7">
          <w:rPr>
            <w:rFonts w:ascii="Arial" w:eastAsia="Calibri" w:hAnsi="Arial" w:cs="Arial"/>
          </w:rPr>
          <w:t>DS_1</w:t>
        </w:r>
      </w:ins>
      <w:ins w:id="5553" w:author="Laura Viignola" w:date="2017-06-22T16:41:00Z">
        <w:r w:rsidRPr="00F27DF7">
          <w:rPr>
            <w:rFonts w:ascii="Arial" w:eastAsia="Calibri" w:hAnsi="Arial" w:cs="Arial"/>
          </w:rPr>
          <w:t xml:space="preserve"> </w:t>
        </w:r>
        <w:r w:rsidRPr="00D71CDA">
          <w:rPr>
            <w:rFonts w:ascii="Arial" w:eastAsia="Calibri" w:hAnsi="Arial" w:cs="Arial"/>
            <w:b/>
          </w:rPr>
          <w:t>&gt;</w:t>
        </w:r>
        <w:r w:rsidRPr="00F27DF7">
          <w:rPr>
            <w:rFonts w:ascii="Arial" w:eastAsia="Calibri" w:hAnsi="Arial" w:cs="Arial"/>
          </w:rPr>
          <w:t xml:space="preserve"> 20</w:t>
        </w:r>
      </w:ins>
    </w:p>
    <w:p w14:paraId="44BE9855" w14:textId="77777777" w:rsidR="001C025D" w:rsidRPr="00F27DF7" w:rsidRDefault="001C025D">
      <w:pPr>
        <w:rPr>
          <w:rFonts w:ascii="Arial" w:hAnsi="Arial" w:cs="Arial"/>
        </w:rPr>
      </w:pPr>
    </w:p>
    <w:tbl>
      <w:tblPr>
        <w:tblW w:w="6466"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309"/>
        <w:gridCol w:w="931"/>
        <w:gridCol w:w="964"/>
        <w:gridCol w:w="920"/>
        <w:gridCol w:w="1109"/>
        <w:gridCol w:w="2543"/>
      </w:tblGrid>
      <w:tr w:rsidR="005A2227" w:rsidRPr="00F27DF7" w14:paraId="029FB53D" w14:textId="77777777">
        <w:tc>
          <w:tcPr>
            <w:tcW w:w="878"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7E8A21C" w14:textId="438243A0" w:rsidR="005A2227" w:rsidRPr="00F27DF7" w:rsidRDefault="0097053A" w:rsidP="00A040C9">
            <w:pPr>
              <w:jc w:val="both"/>
              <w:rPr>
                <w:rFonts w:ascii="Arial" w:hAnsi="Arial" w:cs="Arial"/>
              </w:rPr>
            </w:pPr>
            <w:del w:id="5554" w:author="Laura Viignola" w:date="2017-06-22T16:44:00Z">
              <w:r w:rsidRPr="00F27DF7" w:rsidDel="00A040C9">
                <w:rPr>
                  <w:rFonts w:ascii="Arial" w:eastAsia="Calibri" w:hAnsi="Arial" w:cs="Arial"/>
                </w:rPr>
                <w:delText>compare_ds</w:delText>
              </w:r>
            </w:del>
            <w:ins w:id="5555" w:author="Laura Viignola" w:date="2017-06-22T16:44:00Z">
              <w:r w:rsidR="00A040C9" w:rsidRPr="00F27DF7">
                <w:rPr>
                  <w:rFonts w:ascii="Arial" w:eastAsia="Calibri" w:hAnsi="Arial" w:cs="Arial"/>
                </w:rPr>
                <w:t>DS_r</w:t>
              </w:r>
            </w:ins>
          </w:p>
        </w:tc>
      </w:tr>
      <w:tr w:rsidR="005A2227" w:rsidRPr="00F27DF7" w14:paraId="778E8211" w14:textId="77777777">
        <w:tc>
          <w:tcPr>
            <w:tcW w:w="87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3F886F4" w14:textId="7618ED52" w:rsidR="005A2227" w:rsidRPr="00F27DF7" w:rsidRDefault="0097053A">
            <w:pPr>
              <w:jc w:val="both"/>
              <w:rPr>
                <w:rFonts w:ascii="Arial" w:hAnsi="Arial" w:cs="Arial"/>
              </w:rPr>
            </w:pPr>
            <w:del w:id="5556" w:author="Laura Viignola" w:date="2017-06-22T16:44:00Z">
              <w:r w:rsidRPr="00F27DF7" w:rsidDel="00A040C9">
                <w:rPr>
                  <w:rFonts w:ascii="Arial" w:eastAsia="Calibri" w:hAnsi="Arial" w:cs="Arial"/>
                  <w:b/>
                </w:rPr>
                <w:delText>N_LANG</w:delText>
              </w:r>
            </w:del>
            <w:ins w:id="5557" w:author="Laura Viignola" w:date="2017-06-22T16:44:00Z">
              <w:r w:rsidR="00A040C9" w:rsidRPr="00F27DF7">
                <w:rPr>
                  <w:rFonts w:ascii="Arial" w:eastAsia="Calibri" w:hAnsi="Arial" w:cs="Arial"/>
                  <w:b/>
                </w:rPr>
                <w:t>Id_1</w:t>
              </w:r>
            </w:ins>
          </w:p>
        </w:tc>
        <w:tc>
          <w:tcPr>
            <w:tcW w:w="106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05E1569" w14:textId="4C5B7F14" w:rsidR="005A2227" w:rsidRPr="00F27DF7" w:rsidRDefault="0097053A">
            <w:pPr>
              <w:jc w:val="both"/>
              <w:rPr>
                <w:rFonts w:ascii="Arial" w:hAnsi="Arial" w:cs="Arial"/>
              </w:rPr>
            </w:pPr>
            <w:del w:id="5558" w:author="Laura Viignola" w:date="2017-06-22T16:44:00Z">
              <w:r w:rsidRPr="00F27DF7" w:rsidDel="00A040C9">
                <w:rPr>
                  <w:rFonts w:ascii="Arial" w:eastAsia="Calibri" w:hAnsi="Arial" w:cs="Arial"/>
                  <w:b/>
                </w:rPr>
                <w:delText>GEO</w:delText>
              </w:r>
            </w:del>
            <w:ins w:id="5559" w:author="Laura Viignola" w:date="2017-06-22T16:44:00Z">
              <w:r w:rsidR="00A040C9" w:rsidRPr="00F27DF7">
                <w:rPr>
                  <w:rFonts w:ascii="Arial" w:eastAsia="Calibri" w:hAnsi="Arial" w:cs="Arial"/>
                  <w:b/>
                </w:rPr>
                <w:t>Id_2</w:t>
              </w:r>
            </w:ins>
          </w:p>
        </w:tc>
        <w:tc>
          <w:tcPr>
            <w:tcW w:w="72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6834AA" w14:textId="2F80BCFE" w:rsidR="005A2227" w:rsidRPr="00F27DF7" w:rsidRDefault="0097053A">
            <w:pPr>
              <w:jc w:val="both"/>
              <w:rPr>
                <w:rFonts w:ascii="Arial" w:hAnsi="Arial" w:cs="Arial"/>
              </w:rPr>
            </w:pPr>
            <w:del w:id="5560" w:author="Laura Viignola" w:date="2017-06-22T16:44:00Z">
              <w:r w:rsidRPr="00F27DF7" w:rsidDel="00A040C9">
                <w:rPr>
                  <w:rFonts w:ascii="Arial" w:eastAsia="Calibri" w:hAnsi="Arial" w:cs="Arial"/>
                  <w:b/>
                </w:rPr>
                <w:delText>TIME</w:delText>
              </w:r>
            </w:del>
            <w:ins w:id="5561" w:author="Laura Viignola" w:date="2017-06-22T16:44:00Z">
              <w:r w:rsidR="00A040C9" w:rsidRPr="00F27DF7">
                <w:rPr>
                  <w:rFonts w:ascii="Arial" w:eastAsia="Calibri" w:hAnsi="Arial" w:cs="Arial"/>
                  <w:b/>
                </w:rPr>
                <w:t>Id_3</w:t>
              </w:r>
            </w:ins>
          </w:p>
        </w:tc>
        <w:tc>
          <w:tcPr>
            <w:tcW w:w="87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CB9173A" w14:textId="7D878390" w:rsidR="005A2227" w:rsidRPr="00F27DF7" w:rsidRDefault="0097053A">
            <w:pPr>
              <w:jc w:val="both"/>
              <w:rPr>
                <w:rFonts w:ascii="Arial" w:hAnsi="Arial" w:cs="Arial"/>
              </w:rPr>
            </w:pPr>
            <w:del w:id="5562" w:author="Laura Viignola" w:date="2017-06-22T16:44:00Z">
              <w:r w:rsidRPr="00F27DF7" w:rsidDel="00A040C9">
                <w:rPr>
                  <w:rFonts w:ascii="Arial" w:eastAsia="Calibri" w:hAnsi="Arial" w:cs="Arial"/>
                  <w:b/>
                </w:rPr>
                <w:delText>AGE</w:delText>
              </w:r>
            </w:del>
            <w:ins w:id="5563" w:author="Laura Viignola" w:date="2017-06-22T16:44:00Z">
              <w:r w:rsidR="00A040C9" w:rsidRPr="00F27DF7">
                <w:rPr>
                  <w:rFonts w:ascii="Arial" w:eastAsia="Calibri" w:hAnsi="Arial" w:cs="Arial"/>
                  <w:b/>
                </w:rPr>
                <w:t>Id_4</w:t>
              </w:r>
            </w:ins>
          </w:p>
        </w:tc>
        <w:tc>
          <w:tcPr>
            <w:tcW w:w="146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3BCF21F" w14:textId="7C0A3397" w:rsidR="005A2227" w:rsidRPr="00F27DF7" w:rsidRDefault="0097053A">
            <w:pPr>
              <w:jc w:val="both"/>
              <w:rPr>
                <w:rFonts w:ascii="Arial" w:hAnsi="Arial" w:cs="Arial"/>
              </w:rPr>
            </w:pPr>
            <w:del w:id="5564" w:author="Laura Viignola" w:date="2017-06-22T16:44:00Z">
              <w:r w:rsidRPr="00F27DF7" w:rsidDel="00A040C9">
                <w:rPr>
                  <w:rFonts w:ascii="Arial" w:eastAsia="Calibri" w:hAnsi="Arial" w:cs="Arial"/>
                  <w:b/>
                </w:rPr>
                <w:delText>UNIT</w:delText>
              </w:r>
            </w:del>
            <w:ins w:id="5565" w:author="Laura Viignola" w:date="2017-06-22T16:44:00Z">
              <w:r w:rsidR="00A040C9" w:rsidRPr="00F27DF7">
                <w:rPr>
                  <w:rFonts w:ascii="Arial" w:eastAsia="Calibri" w:hAnsi="Arial" w:cs="Arial"/>
                  <w:b/>
                </w:rPr>
                <w:t>Id_5</w:t>
              </w:r>
            </w:ins>
          </w:p>
        </w:tc>
        <w:tc>
          <w:tcPr>
            <w:tcW w:w="145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2A1783D" w14:textId="0D94633C" w:rsidR="005A2227" w:rsidRPr="00F27DF7" w:rsidRDefault="0097053A">
            <w:pPr>
              <w:jc w:val="both"/>
              <w:rPr>
                <w:rFonts w:ascii="Arial" w:hAnsi="Arial" w:cs="Arial"/>
              </w:rPr>
            </w:pPr>
            <w:del w:id="5566" w:author="Laura Viignola" w:date="2017-06-22T16:44:00Z">
              <w:r w:rsidRPr="00F27DF7" w:rsidDel="00A040C9">
                <w:rPr>
                  <w:rFonts w:ascii="Arial" w:eastAsia="Calibri" w:hAnsi="Arial" w:cs="Arial"/>
                  <w:b/>
                </w:rPr>
                <w:delText>CONDITION</w:delText>
              </w:r>
            </w:del>
            <w:ins w:id="5567" w:author="Utente" w:date="2017-06-26T16:36:00Z">
              <w:r w:rsidR="00390729" w:rsidRPr="00F27DF7">
                <w:rPr>
                  <w:rFonts w:ascii="Arial" w:eastAsia="Calibri" w:hAnsi="Arial" w:cs="Arial"/>
                  <w:b/>
                </w:rPr>
                <w:t>bool_var</w:t>
              </w:r>
            </w:ins>
            <w:ins w:id="5568" w:author="Laura Viignola" w:date="2017-06-22T16:44:00Z">
              <w:del w:id="5569" w:author="Utente" w:date="2017-06-26T16:36:00Z">
                <w:r w:rsidR="00A040C9" w:rsidRPr="00F27DF7" w:rsidDel="00390729">
                  <w:rPr>
                    <w:rFonts w:ascii="Arial" w:eastAsia="Calibri" w:hAnsi="Arial" w:cs="Arial"/>
                    <w:b/>
                  </w:rPr>
                  <w:delText>Me_1</w:delText>
                </w:r>
              </w:del>
            </w:ins>
          </w:p>
        </w:tc>
      </w:tr>
      <w:tr w:rsidR="005A2227" w:rsidRPr="00F27DF7" w14:paraId="2AA2CDF0" w14:textId="77777777">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20B213" w14:textId="77777777" w:rsidR="005A2227" w:rsidRPr="00F27DF7" w:rsidRDefault="0097053A">
            <w:pPr>
              <w:jc w:val="both"/>
              <w:rPr>
                <w:rFonts w:ascii="Arial" w:hAnsi="Arial" w:cs="Arial"/>
              </w:rPr>
            </w:pPr>
            <w:r w:rsidRPr="00F27DF7">
              <w:rPr>
                <w:rFonts w:ascii="Arial" w:eastAsia="Calibri" w:hAnsi="Arial" w:cs="Arial"/>
              </w:rPr>
              <w:t>2</w:t>
            </w:r>
          </w:p>
        </w:tc>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5C4BF5" w14:textId="77777777" w:rsidR="005A2227" w:rsidRPr="00F27DF7" w:rsidRDefault="0097053A">
            <w:pPr>
              <w:jc w:val="both"/>
              <w:rPr>
                <w:rFonts w:ascii="Arial" w:hAnsi="Arial" w:cs="Arial"/>
              </w:rPr>
            </w:pPr>
            <w:r w:rsidRPr="00F27DF7">
              <w:rPr>
                <w:rFonts w:ascii="Arial" w:eastAsia="Calibri" w:hAnsi="Arial" w:cs="Arial"/>
              </w:rPr>
              <w:t>Germany</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DAD3AA" w14:textId="77777777" w:rsidR="005A2227" w:rsidRPr="00F27DF7" w:rsidRDefault="0097053A">
            <w:pPr>
              <w:jc w:val="both"/>
              <w:rPr>
                <w:rFonts w:ascii="Arial" w:hAnsi="Arial" w:cs="Arial"/>
              </w:rPr>
            </w:pPr>
            <w:r w:rsidRPr="00F27DF7">
              <w:rPr>
                <w:rFonts w:ascii="Arial" w:eastAsia="Calibri" w:hAnsi="Arial" w:cs="Arial"/>
              </w:rPr>
              <w:t>2011</w:t>
            </w:r>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F6FC8B" w14:textId="77777777" w:rsidR="005A2227" w:rsidRPr="00F27DF7" w:rsidRDefault="0097053A">
            <w:pPr>
              <w:jc w:val="both"/>
              <w:rPr>
                <w:rFonts w:ascii="Arial" w:hAnsi="Arial" w:cs="Arial"/>
              </w:rPr>
            </w:pPr>
            <w:r w:rsidRPr="00F27DF7">
              <w:rPr>
                <w:rFonts w:ascii="Arial" w:eastAsia="Calibri" w:hAnsi="Arial" w:cs="Arial"/>
              </w:rPr>
              <w:t>Total</w:t>
            </w:r>
          </w:p>
        </w:tc>
        <w:tc>
          <w:tcPr>
            <w:tcW w:w="14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434DE3" w14:textId="77777777" w:rsidR="005A2227" w:rsidRPr="00F27DF7" w:rsidRDefault="0097053A">
            <w:pPr>
              <w:jc w:val="both"/>
              <w:rPr>
                <w:rFonts w:ascii="Arial" w:hAnsi="Arial" w:cs="Arial"/>
              </w:rPr>
            </w:pPr>
            <w:r w:rsidRPr="00F27DF7">
              <w:rPr>
                <w:rFonts w:ascii="Arial" w:eastAsia="Calibri" w:hAnsi="Arial" w:cs="Arial"/>
              </w:rPr>
              <w:t>Percentage</w:t>
            </w:r>
          </w:p>
        </w:tc>
        <w:tc>
          <w:tcPr>
            <w:tcW w:w="14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100529" w14:textId="77777777" w:rsidR="005A2227" w:rsidRPr="00F27DF7" w:rsidRDefault="0097053A">
            <w:pPr>
              <w:jc w:val="both"/>
              <w:rPr>
                <w:rFonts w:ascii="Arial" w:hAnsi="Arial" w:cs="Arial"/>
              </w:rPr>
            </w:pPr>
            <w:r w:rsidRPr="00F27DF7">
              <w:rPr>
                <w:rFonts w:ascii="Arial" w:eastAsia="Calibri" w:hAnsi="Arial" w:cs="Arial"/>
              </w:rPr>
              <w:t>NULL</w:t>
            </w:r>
          </w:p>
        </w:tc>
      </w:tr>
      <w:tr w:rsidR="005A2227" w:rsidRPr="00F27DF7" w14:paraId="07EE05AD" w14:textId="77777777">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C33413" w14:textId="77777777" w:rsidR="005A2227" w:rsidRPr="00F27DF7" w:rsidRDefault="0097053A">
            <w:pPr>
              <w:jc w:val="both"/>
              <w:rPr>
                <w:rFonts w:ascii="Arial" w:hAnsi="Arial" w:cs="Arial"/>
              </w:rPr>
            </w:pPr>
            <w:r w:rsidRPr="00F27DF7">
              <w:rPr>
                <w:rFonts w:ascii="Arial" w:eastAsia="Calibri" w:hAnsi="Arial" w:cs="Arial"/>
              </w:rPr>
              <w:t>2</w:t>
            </w:r>
          </w:p>
        </w:tc>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B1861B" w14:textId="77777777" w:rsidR="005A2227" w:rsidRPr="00F27DF7" w:rsidRDefault="0097053A">
            <w:pPr>
              <w:jc w:val="both"/>
              <w:rPr>
                <w:rFonts w:ascii="Arial" w:hAnsi="Arial" w:cs="Arial"/>
              </w:rPr>
            </w:pPr>
            <w:r w:rsidRPr="00F27DF7">
              <w:rPr>
                <w:rFonts w:ascii="Arial" w:eastAsia="Calibri" w:hAnsi="Arial" w:cs="Arial"/>
              </w:rPr>
              <w:t>Greece</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72A569" w14:textId="77777777" w:rsidR="005A2227" w:rsidRPr="00F27DF7" w:rsidRDefault="0097053A">
            <w:pPr>
              <w:jc w:val="both"/>
              <w:rPr>
                <w:rFonts w:ascii="Arial" w:hAnsi="Arial" w:cs="Arial"/>
              </w:rPr>
            </w:pPr>
            <w:r w:rsidRPr="00F27DF7">
              <w:rPr>
                <w:rFonts w:ascii="Arial" w:eastAsia="Calibri" w:hAnsi="Arial" w:cs="Arial"/>
              </w:rPr>
              <w:t>2011</w:t>
            </w:r>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405A54" w14:textId="77777777" w:rsidR="005A2227" w:rsidRPr="00F27DF7" w:rsidRDefault="0097053A">
            <w:pPr>
              <w:jc w:val="both"/>
              <w:rPr>
                <w:rFonts w:ascii="Arial" w:hAnsi="Arial" w:cs="Arial"/>
              </w:rPr>
            </w:pPr>
            <w:r w:rsidRPr="00F27DF7">
              <w:rPr>
                <w:rFonts w:ascii="Arial" w:eastAsia="Calibri" w:hAnsi="Arial" w:cs="Arial"/>
              </w:rPr>
              <w:t>Total</w:t>
            </w:r>
          </w:p>
        </w:tc>
        <w:tc>
          <w:tcPr>
            <w:tcW w:w="14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D6104D" w14:textId="77777777" w:rsidR="005A2227" w:rsidRPr="00F27DF7" w:rsidRDefault="0097053A">
            <w:pPr>
              <w:jc w:val="both"/>
              <w:rPr>
                <w:rFonts w:ascii="Arial" w:hAnsi="Arial" w:cs="Arial"/>
              </w:rPr>
            </w:pPr>
            <w:r w:rsidRPr="00F27DF7">
              <w:rPr>
                <w:rFonts w:ascii="Arial" w:eastAsia="Calibri" w:hAnsi="Arial" w:cs="Arial"/>
              </w:rPr>
              <w:t>Percentage</w:t>
            </w:r>
          </w:p>
        </w:tc>
        <w:tc>
          <w:tcPr>
            <w:tcW w:w="14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3C0DE6" w14:textId="77777777" w:rsidR="005A2227" w:rsidRPr="00F27DF7" w:rsidRDefault="0097053A">
            <w:pPr>
              <w:jc w:val="both"/>
              <w:rPr>
                <w:rFonts w:ascii="Arial" w:hAnsi="Arial" w:cs="Arial"/>
              </w:rPr>
            </w:pPr>
            <w:r w:rsidRPr="00F27DF7">
              <w:rPr>
                <w:rFonts w:ascii="Arial" w:eastAsia="Calibri" w:hAnsi="Arial" w:cs="Arial"/>
              </w:rPr>
              <w:t>false</w:t>
            </w:r>
          </w:p>
        </w:tc>
      </w:tr>
      <w:tr w:rsidR="005A2227" w:rsidRPr="00F27DF7" w14:paraId="5C50A489" w14:textId="77777777">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5C7E83" w14:textId="77777777" w:rsidR="005A2227" w:rsidRPr="00F27DF7" w:rsidRDefault="0097053A">
            <w:pPr>
              <w:jc w:val="both"/>
              <w:rPr>
                <w:rFonts w:ascii="Arial" w:hAnsi="Arial" w:cs="Arial"/>
              </w:rPr>
            </w:pPr>
            <w:r w:rsidRPr="00F27DF7">
              <w:rPr>
                <w:rFonts w:ascii="Arial" w:eastAsia="Calibri" w:hAnsi="Arial" w:cs="Arial"/>
              </w:rPr>
              <w:t>2</w:t>
            </w:r>
          </w:p>
        </w:tc>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6E3810" w14:textId="77777777" w:rsidR="005A2227" w:rsidRPr="00F27DF7" w:rsidRDefault="0097053A">
            <w:pPr>
              <w:jc w:val="both"/>
              <w:rPr>
                <w:rFonts w:ascii="Arial" w:hAnsi="Arial" w:cs="Arial"/>
              </w:rPr>
            </w:pPr>
            <w:r w:rsidRPr="00F27DF7">
              <w:rPr>
                <w:rFonts w:ascii="Arial" w:eastAsia="Calibri" w:hAnsi="Arial" w:cs="Arial"/>
              </w:rPr>
              <w:t>Finland</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699ACC" w14:textId="77777777" w:rsidR="005A2227" w:rsidRPr="00F27DF7" w:rsidRDefault="0097053A">
            <w:pPr>
              <w:jc w:val="both"/>
              <w:rPr>
                <w:rFonts w:ascii="Arial" w:hAnsi="Arial" w:cs="Arial"/>
              </w:rPr>
            </w:pPr>
            <w:r w:rsidRPr="00F27DF7">
              <w:rPr>
                <w:rFonts w:ascii="Arial" w:eastAsia="Calibri" w:hAnsi="Arial" w:cs="Arial"/>
              </w:rPr>
              <w:t>2011</w:t>
            </w:r>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646DE9" w14:textId="77777777" w:rsidR="005A2227" w:rsidRPr="00F27DF7" w:rsidRDefault="0097053A">
            <w:pPr>
              <w:jc w:val="both"/>
              <w:rPr>
                <w:rFonts w:ascii="Arial" w:hAnsi="Arial" w:cs="Arial"/>
              </w:rPr>
            </w:pPr>
            <w:r w:rsidRPr="00F27DF7">
              <w:rPr>
                <w:rFonts w:ascii="Arial" w:eastAsia="Calibri" w:hAnsi="Arial" w:cs="Arial"/>
              </w:rPr>
              <w:t>Total</w:t>
            </w:r>
          </w:p>
        </w:tc>
        <w:tc>
          <w:tcPr>
            <w:tcW w:w="14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D94967" w14:textId="77777777" w:rsidR="005A2227" w:rsidRPr="00F27DF7" w:rsidRDefault="0097053A">
            <w:pPr>
              <w:jc w:val="both"/>
              <w:rPr>
                <w:rFonts w:ascii="Arial" w:hAnsi="Arial" w:cs="Arial"/>
              </w:rPr>
            </w:pPr>
            <w:r w:rsidRPr="00F27DF7">
              <w:rPr>
                <w:rFonts w:ascii="Arial" w:eastAsia="Calibri" w:hAnsi="Arial" w:cs="Arial"/>
              </w:rPr>
              <w:t>Percentage</w:t>
            </w:r>
          </w:p>
        </w:tc>
        <w:tc>
          <w:tcPr>
            <w:tcW w:w="14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E1D260" w14:textId="77777777" w:rsidR="005A2227" w:rsidRPr="00F27DF7" w:rsidRDefault="0097053A">
            <w:pPr>
              <w:jc w:val="both"/>
              <w:rPr>
                <w:rFonts w:ascii="Arial" w:hAnsi="Arial" w:cs="Arial"/>
              </w:rPr>
            </w:pPr>
            <w:r w:rsidRPr="00F27DF7">
              <w:rPr>
                <w:rFonts w:ascii="Arial" w:eastAsia="Calibri" w:hAnsi="Arial" w:cs="Arial"/>
              </w:rPr>
              <w:t>true</w:t>
            </w:r>
          </w:p>
        </w:tc>
      </w:tr>
    </w:tbl>
    <w:p w14:paraId="1CC4F8C2" w14:textId="77777777" w:rsidR="005A2227" w:rsidRPr="00F27DF7" w:rsidRDefault="005A2227">
      <w:pPr>
        <w:rPr>
          <w:rFonts w:ascii="Arial" w:hAnsi="Arial" w:cs="Arial"/>
        </w:rPr>
      </w:pPr>
    </w:p>
    <w:p w14:paraId="5CDFC885" w14:textId="43496CBE" w:rsidR="00A040C9" w:rsidRPr="00F27DF7" w:rsidDel="006619C5" w:rsidRDefault="00A040C9">
      <w:pPr>
        <w:rPr>
          <w:ins w:id="5570" w:author="Laura Viignola" w:date="2017-06-22T16:45:00Z"/>
          <w:del w:id="5571" w:author="Utente" w:date="2017-06-27T18:13:00Z"/>
          <w:rFonts w:ascii="Arial" w:eastAsia="Calibri" w:hAnsi="Arial" w:cs="Arial"/>
        </w:rPr>
      </w:pPr>
      <w:ins w:id="5572" w:author="Laura Viignola" w:date="2017-06-22T16:43:00Z">
        <w:r w:rsidRPr="00D71CDA">
          <w:rPr>
            <w:rFonts w:ascii="Cambria" w:eastAsia="Calibri" w:hAnsi="Cambria" w:cs="Calibri"/>
            <w:i/>
          </w:rPr>
          <w:t>Example</w:t>
        </w:r>
      </w:ins>
      <w:ins w:id="5573" w:author="Utente" w:date="2017-06-27T17:29:00Z">
        <w:r w:rsidR="00D71CDA">
          <w:rPr>
            <w:rFonts w:ascii="Cambria" w:eastAsia="Calibri" w:hAnsi="Cambria" w:cs="Calibri"/>
            <w:i/>
          </w:rPr>
          <w:t xml:space="preserve"> </w:t>
        </w:r>
      </w:ins>
      <w:ins w:id="5574" w:author="Laura Viignola" w:date="2017-06-22T16:43:00Z">
        <w:r w:rsidRPr="00D71CDA">
          <w:rPr>
            <w:rFonts w:ascii="Cambria" w:eastAsia="Calibri" w:hAnsi="Cambria" w:cs="Calibri"/>
            <w:i/>
          </w:rPr>
          <w:t>2</w:t>
        </w:r>
      </w:ins>
      <w:ins w:id="5575" w:author="Utente" w:date="2017-06-27T17:29:00Z">
        <w:r w:rsidR="00D71CDA">
          <w:rPr>
            <w:rFonts w:ascii="Cambria" w:eastAsia="Calibri" w:hAnsi="Cambria" w:cs="Calibri"/>
            <w:i/>
          </w:rPr>
          <w:t xml:space="preserve"> (on Components)</w:t>
        </w:r>
      </w:ins>
      <w:ins w:id="5576" w:author="Laura Viignola" w:date="2017-06-22T16:43:00Z">
        <w:r w:rsidRPr="00DF49EE">
          <w:rPr>
            <w:rFonts w:ascii="Cambria" w:eastAsia="Calibri" w:hAnsi="Cambria" w:cs="Calibri"/>
          </w:rPr>
          <w:t>:</w:t>
        </w:r>
        <w:r>
          <w:rPr>
            <w:rFonts w:ascii="Cambria" w:eastAsia="Calibri" w:hAnsi="Cambria" w:cs="Calibri"/>
          </w:rPr>
          <w:t xml:space="preserve"> </w:t>
        </w:r>
        <w:r>
          <w:rPr>
            <w:rFonts w:ascii="Cambria" w:eastAsia="Calibri" w:hAnsi="Cambria" w:cs="Calibri"/>
          </w:rPr>
          <w:tab/>
        </w:r>
      </w:ins>
      <w:ins w:id="5577" w:author="Laura Viignola" w:date="2017-06-22T16:44:00Z">
        <w:r w:rsidRPr="00F27DF7">
          <w:rPr>
            <w:rFonts w:ascii="Arial" w:eastAsia="Calibri" w:hAnsi="Arial" w:cs="Arial"/>
          </w:rPr>
          <w:t xml:space="preserve">DS_r </w:t>
        </w:r>
        <w:r w:rsidRPr="00D71CDA">
          <w:rPr>
            <w:rFonts w:ascii="Arial" w:eastAsia="Calibri" w:hAnsi="Arial" w:cs="Arial"/>
            <w:b/>
          </w:rPr>
          <w:t>:=</w:t>
        </w:r>
        <w:r w:rsidRPr="00F27DF7">
          <w:rPr>
            <w:rFonts w:ascii="Arial" w:eastAsia="Calibri" w:hAnsi="Arial" w:cs="Arial"/>
          </w:rPr>
          <w:t xml:space="preserve"> DS_1</w:t>
        </w:r>
        <w:r w:rsidRPr="00D71CDA">
          <w:rPr>
            <w:rFonts w:ascii="Arial" w:eastAsia="Calibri" w:hAnsi="Arial" w:cs="Arial"/>
            <w:b/>
          </w:rPr>
          <w:t>[</w:t>
        </w:r>
      </w:ins>
      <w:ins w:id="5578" w:author="Utente" w:date="2017-06-27T17:21:00Z">
        <w:r w:rsidR="00D71CDA">
          <w:rPr>
            <w:rFonts w:ascii="Arial" w:eastAsia="Calibri" w:hAnsi="Arial" w:cs="Arial"/>
          </w:rPr>
          <w:t xml:space="preserve"> </w:t>
        </w:r>
      </w:ins>
      <w:ins w:id="5579" w:author="Laura Viignola" w:date="2017-06-22T16:44:00Z">
        <w:r w:rsidRPr="00F27DF7">
          <w:rPr>
            <w:rFonts w:ascii="Arial" w:eastAsia="Calibri" w:hAnsi="Arial" w:cs="Arial"/>
          </w:rPr>
          <w:t xml:space="preserve">Me_2 </w:t>
        </w:r>
        <w:r w:rsidRPr="00D71CDA">
          <w:rPr>
            <w:rFonts w:ascii="Arial" w:eastAsia="Calibri" w:hAnsi="Arial" w:cs="Arial"/>
            <w:b/>
          </w:rPr>
          <w:t>:=</w:t>
        </w:r>
        <w:r w:rsidRPr="00F27DF7">
          <w:rPr>
            <w:rFonts w:ascii="Arial" w:eastAsia="Calibri" w:hAnsi="Arial" w:cs="Arial"/>
          </w:rPr>
          <w:t xml:space="preserve"> Me_1</w:t>
        </w:r>
        <w:r w:rsidRPr="00D71CDA">
          <w:rPr>
            <w:rFonts w:ascii="Arial" w:eastAsia="Calibri" w:hAnsi="Arial" w:cs="Arial"/>
            <w:b/>
          </w:rPr>
          <w:t>&gt;</w:t>
        </w:r>
        <w:r w:rsidRPr="00F27DF7">
          <w:rPr>
            <w:rFonts w:ascii="Arial" w:eastAsia="Calibri" w:hAnsi="Arial" w:cs="Arial"/>
          </w:rPr>
          <w:t>20</w:t>
        </w:r>
        <w:r w:rsidRPr="00D71CDA">
          <w:rPr>
            <w:rFonts w:ascii="Arial" w:eastAsia="Calibri" w:hAnsi="Arial" w:cs="Arial"/>
            <w:b/>
          </w:rPr>
          <w:t>]</w:t>
        </w:r>
      </w:ins>
    </w:p>
    <w:p w14:paraId="5115E4D6" w14:textId="77777777" w:rsidR="00A040C9" w:rsidRPr="00F27DF7" w:rsidRDefault="00A040C9">
      <w:pPr>
        <w:rPr>
          <w:ins w:id="5580" w:author="Laura Viignola" w:date="2017-06-22T16:45:00Z"/>
          <w:rFonts w:ascii="Arial" w:eastAsia="Calibri" w:hAnsi="Arial" w:cs="Arial"/>
        </w:rPr>
      </w:pPr>
    </w:p>
    <w:tbl>
      <w:tblPr>
        <w:tblW w:w="6422"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603"/>
        <w:gridCol w:w="909"/>
        <w:gridCol w:w="701"/>
        <w:gridCol w:w="700"/>
        <w:gridCol w:w="1268"/>
        <w:gridCol w:w="1129"/>
        <w:gridCol w:w="1112"/>
      </w:tblGrid>
      <w:tr w:rsidR="00A040C9" w:rsidRPr="00F27DF7" w14:paraId="4691B7AC" w14:textId="13D4D28E" w:rsidTr="00A040C9">
        <w:tc>
          <w:tcPr>
            <w:tcW w:w="6422" w:type="dxa"/>
            <w:gridSpan w:val="7"/>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69E5385" w14:textId="06448A34" w:rsidR="00A040C9" w:rsidRPr="00F27DF7" w:rsidRDefault="00A040C9" w:rsidP="00CC779A">
            <w:pPr>
              <w:jc w:val="both"/>
              <w:rPr>
                <w:ins w:id="5581" w:author="Laura Viignola" w:date="2017-06-22T16:45:00Z"/>
                <w:rFonts w:ascii="Arial" w:eastAsia="Calibri" w:hAnsi="Arial" w:cs="Arial"/>
              </w:rPr>
            </w:pPr>
            <w:r w:rsidRPr="00F27DF7">
              <w:rPr>
                <w:rFonts w:ascii="Arial" w:eastAsia="Calibri" w:hAnsi="Arial" w:cs="Arial"/>
              </w:rPr>
              <w:t>DS_r</w:t>
            </w:r>
          </w:p>
        </w:tc>
      </w:tr>
      <w:tr w:rsidR="00A040C9" w:rsidRPr="00F27DF7" w14:paraId="348A30F2" w14:textId="62F70F86" w:rsidTr="00A040C9">
        <w:tc>
          <w:tcPr>
            <w:tcW w:w="61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F4021EA" w14:textId="77777777" w:rsidR="00A040C9" w:rsidRPr="00F27DF7" w:rsidRDefault="00A040C9" w:rsidP="00CC779A">
            <w:pPr>
              <w:jc w:val="both"/>
              <w:rPr>
                <w:rFonts w:ascii="Arial" w:hAnsi="Arial" w:cs="Arial"/>
              </w:rPr>
            </w:pPr>
            <w:r w:rsidRPr="00F27DF7">
              <w:rPr>
                <w:rFonts w:ascii="Arial" w:eastAsia="Calibri" w:hAnsi="Arial" w:cs="Arial"/>
                <w:b/>
              </w:rPr>
              <w:t>Id_1</w:t>
            </w:r>
          </w:p>
        </w:tc>
        <w:tc>
          <w:tcPr>
            <w:tcW w:w="85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A620572" w14:textId="77777777" w:rsidR="00A040C9" w:rsidRPr="00F27DF7" w:rsidRDefault="00A040C9" w:rsidP="00CC779A">
            <w:pPr>
              <w:jc w:val="both"/>
              <w:rPr>
                <w:rFonts w:ascii="Arial" w:hAnsi="Arial" w:cs="Arial"/>
              </w:rPr>
            </w:pPr>
            <w:r w:rsidRPr="00F27DF7">
              <w:rPr>
                <w:rFonts w:ascii="Arial" w:eastAsia="Calibri" w:hAnsi="Arial" w:cs="Arial"/>
                <w:b/>
              </w:rPr>
              <w:t>Id_2</w:t>
            </w:r>
          </w:p>
        </w:tc>
        <w:tc>
          <w:tcPr>
            <w:tcW w:w="70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D77AE6B" w14:textId="77777777" w:rsidR="00A040C9" w:rsidRPr="00F27DF7" w:rsidRDefault="00A040C9" w:rsidP="00CC779A">
            <w:pPr>
              <w:jc w:val="both"/>
              <w:rPr>
                <w:rFonts w:ascii="Arial" w:hAnsi="Arial" w:cs="Arial"/>
              </w:rPr>
            </w:pPr>
            <w:r w:rsidRPr="00F27DF7">
              <w:rPr>
                <w:rFonts w:ascii="Arial" w:eastAsia="Calibri" w:hAnsi="Arial" w:cs="Arial"/>
                <w:b/>
              </w:rPr>
              <w:t>Id_3</w:t>
            </w:r>
          </w:p>
        </w:tc>
        <w:tc>
          <w:tcPr>
            <w:tcW w:w="70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36B2E10" w14:textId="77777777" w:rsidR="00A040C9" w:rsidRPr="00F27DF7" w:rsidRDefault="00A040C9" w:rsidP="00CC779A">
            <w:pPr>
              <w:jc w:val="both"/>
              <w:rPr>
                <w:rFonts w:ascii="Arial" w:hAnsi="Arial" w:cs="Arial"/>
              </w:rPr>
            </w:pPr>
            <w:r w:rsidRPr="00F27DF7">
              <w:rPr>
                <w:rFonts w:ascii="Arial" w:eastAsia="Calibri" w:hAnsi="Arial" w:cs="Arial"/>
                <w:b/>
              </w:rPr>
              <w:t>Id_4</w:t>
            </w:r>
          </w:p>
        </w:tc>
        <w:tc>
          <w:tcPr>
            <w:tcW w:w="127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1D30AEE" w14:textId="77777777" w:rsidR="00A040C9" w:rsidRPr="00F27DF7" w:rsidRDefault="00A040C9" w:rsidP="00CC779A">
            <w:pPr>
              <w:jc w:val="both"/>
              <w:rPr>
                <w:rFonts w:ascii="Arial" w:hAnsi="Arial" w:cs="Arial"/>
              </w:rPr>
            </w:pPr>
            <w:r w:rsidRPr="00F27DF7">
              <w:rPr>
                <w:rFonts w:ascii="Arial" w:eastAsia="Calibri" w:hAnsi="Arial" w:cs="Arial"/>
                <w:b/>
              </w:rPr>
              <w:t>Id_5</w:t>
            </w:r>
          </w:p>
        </w:tc>
        <w:tc>
          <w:tcPr>
            <w:tcW w:w="113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857349D" w14:textId="77777777" w:rsidR="00A040C9" w:rsidRPr="00F27DF7" w:rsidRDefault="00A040C9" w:rsidP="00CC779A">
            <w:pPr>
              <w:jc w:val="both"/>
              <w:rPr>
                <w:rFonts w:ascii="Arial" w:hAnsi="Arial" w:cs="Arial"/>
              </w:rPr>
            </w:pPr>
            <w:r w:rsidRPr="00F27DF7">
              <w:rPr>
                <w:rFonts w:ascii="Arial" w:eastAsia="Calibri" w:hAnsi="Arial" w:cs="Arial"/>
                <w:b/>
              </w:rPr>
              <w:t>Me_1</w:t>
            </w:r>
          </w:p>
        </w:tc>
        <w:tc>
          <w:tcPr>
            <w:tcW w:w="1134" w:type="dxa"/>
            <w:tcBorders>
              <w:top w:val="single" w:sz="6" w:space="0" w:color="000000"/>
              <w:left w:val="single" w:sz="6" w:space="0" w:color="000000"/>
              <w:bottom w:val="single" w:sz="6" w:space="0" w:color="000000"/>
              <w:right w:val="single" w:sz="6" w:space="0" w:color="000000"/>
            </w:tcBorders>
            <w:shd w:val="clear" w:color="auto" w:fill="C6D9F1"/>
          </w:tcPr>
          <w:p w14:paraId="3B1B6B56" w14:textId="0F00D515" w:rsidR="00A040C9" w:rsidRPr="00F27DF7" w:rsidRDefault="00A040C9" w:rsidP="00CC779A">
            <w:pPr>
              <w:jc w:val="both"/>
              <w:rPr>
                <w:ins w:id="5582" w:author="Laura Viignola" w:date="2017-06-22T16:45:00Z"/>
                <w:rFonts w:ascii="Arial" w:eastAsia="Calibri" w:hAnsi="Arial" w:cs="Arial"/>
                <w:b/>
              </w:rPr>
            </w:pPr>
            <w:ins w:id="5583" w:author="Laura Viignola" w:date="2017-06-22T16:45:00Z">
              <w:r w:rsidRPr="00F27DF7">
                <w:rPr>
                  <w:rFonts w:ascii="Arial" w:eastAsia="Calibri" w:hAnsi="Arial" w:cs="Arial"/>
                  <w:b/>
                </w:rPr>
                <w:t>Me_2</w:t>
              </w:r>
            </w:ins>
          </w:p>
        </w:tc>
      </w:tr>
      <w:tr w:rsidR="00A040C9" w:rsidRPr="00F27DF7" w14:paraId="263F463D" w14:textId="25F18C0C" w:rsidTr="00A040C9">
        <w:tc>
          <w:tcPr>
            <w:tcW w:w="6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847973" w14:textId="77777777" w:rsidR="00A040C9" w:rsidRPr="00F27DF7" w:rsidRDefault="00A040C9" w:rsidP="00CC779A">
            <w:pPr>
              <w:jc w:val="both"/>
              <w:rPr>
                <w:rFonts w:ascii="Arial" w:hAnsi="Arial" w:cs="Arial"/>
              </w:rPr>
            </w:pPr>
            <w:r w:rsidRPr="00F27DF7">
              <w:rPr>
                <w:rFonts w:ascii="Arial" w:eastAsia="Calibri" w:hAnsi="Arial" w:cs="Arial"/>
              </w:rPr>
              <w:t>2</w:t>
            </w:r>
          </w:p>
        </w:tc>
        <w:tc>
          <w:tcPr>
            <w:tcW w:w="8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33F9D5" w14:textId="77777777" w:rsidR="00A040C9" w:rsidRPr="00F27DF7" w:rsidRDefault="00A040C9" w:rsidP="00CC779A">
            <w:pPr>
              <w:jc w:val="both"/>
              <w:rPr>
                <w:rFonts w:ascii="Arial" w:hAnsi="Arial" w:cs="Arial"/>
              </w:rPr>
            </w:pPr>
            <w:r w:rsidRPr="00F27DF7">
              <w:rPr>
                <w:rFonts w:ascii="Arial" w:eastAsia="Calibri" w:hAnsi="Arial" w:cs="Arial"/>
              </w:rPr>
              <w:t>Germany</w:t>
            </w:r>
          </w:p>
        </w:tc>
        <w:tc>
          <w:tcPr>
            <w:tcW w:w="7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043E0A" w14:textId="77777777" w:rsidR="00A040C9" w:rsidRPr="00F27DF7" w:rsidRDefault="00A040C9" w:rsidP="00CC779A">
            <w:pPr>
              <w:jc w:val="both"/>
              <w:rPr>
                <w:rFonts w:ascii="Arial" w:hAnsi="Arial" w:cs="Arial"/>
              </w:rPr>
            </w:pPr>
            <w:r w:rsidRPr="00F27DF7">
              <w:rPr>
                <w:rFonts w:ascii="Arial" w:eastAsia="Calibri" w:hAnsi="Arial" w:cs="Arial"/>
              </w:rPr>
              <w:t>2011</w:t>
            </w:r>
          </w:p>
        </w:tc>
        <w:tc>
          <w:tcPr>
            <w:tcW w:w="7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CCE16B" w14:textId="77777777" w:rsidR="00A040C9" w:rsidRPr="00F27DF7" w:rsidRDefault="00A040C9" w:rsidP="00CC779A">
            <w:pPr>
              <w:jc w:val="both"/>
              <w:rPr>
                <w:rFonts w:ascii="Arial" w:hAnsi="Arial" w:cs="Arial"/>
              </w:rPr>
            </w:pPr>
            <w:r w:rsidRPr="00F27DF7">
              <w:rPr>
                <w:rFonts w:ascii="Arial" w:eastAsia="Calibri" w:hAnsi="Arial" w:cs="Arial"/>
              </w:rPr>
              <w:t>Total</w:t>
            </w:r>
          </w:p>
        </w:tc>
        <w:tc>
          <w:tcPr>
            <w:tcW w:w="12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F0B345" w14:textId="77777777" w:rsidR="00A040C9" w:rsidRPr="00F27DF7" w:rsidRDefault="00A040C9" w:rsidP="00CC779A">
            <w:pPr>
              <w:jc w:val="both"/>
              <w:rPr>
                <w:rFonts w:ascii="Arial" w:hAnsi="Arial" w:cs="Arial"/>
              </w:rPr>
            </w:pPr>
            <w:r w:rsidRPr="00F27DF7">
              <w:rPr>
                <w:rFonts w:ascii="Arial" w:eastAsia="Calibri" w:hAnsi="Arial" w:cs="Arial"/>
              </w:rPr>
              <w:t>Percentage</w:t>
            </w:r>
          </w:p>
        </w:tc>
        <w:tc>
          <w:tcPr>
            <w:tcW w:w="11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1A190A" w14:textId="77777777" w:rsidR="00A040C9" w:rsidRPr="00F27DF7" w:rsidRDefault="00A040C9" w:rsidP="00CC779A">
            <w:pPr>
              <w:jc w:val="both"/>
              <w:rPr>
                <w:rFonts w:ascii="Arial" w:hAnsi="Arial" w:cs="Arial"/>
              </w:rPr>
            </w:pPr>
            <w:r w:rsidRPr="00F27DF7">
              <w:rPr>
                <w:rFonts w:ascii="Arial" w:eastAsia="Calibri" w:hAnsi="Arial" w:cs="Arial"/>
              </w:rPr>
              <w:t>NULL</w:t>
            </w:r>
          </w:p>
        </w:tc>
        <w:tc>
          <w:tcPr>
            <w:tcW w:w="1134" w:type="dxa"/>
            <w:tcBorders>
              <w:top w:val="single" w:sz="6" w:space="0" w:color="000000"/>
              <w:left w:val="single" w:sz="6" w:space="0" w:color="000000"/>
              <w:bottom w:val="single" w:sz="6" w:space="0" w:color="000000"/>
              <w:right w:val="single" w:sz="6" w:space="0" w:color="000000"/>
            </w:tcBorders>
          </w:tcPr>
          <w:p w14:paraId="3E967EFA" w14:textId="6AFD262C" w:rsidR="00A040C9" w:rsidRPr="00F27DF7" w:rsidRDefault="00A040C9" w:rsidP="00CC779A">
            <w:pPr>
              <w:jc w:val="both"/>
              <w:rPr>
                <w:ins w:id="5584" w:author="Laura Viignola" w:date="2017-06-22T16:45:00Z"/>
                <w:rFonts w:ascii="Arial" w:eastAsia="Calibri" w:hAnsi="Arial" w:cs="Arial"/>
              </w:rPr>
            </w:pPr>
            <w:ins w:id="5585" w:author="Laura Viignola" w:date="2017-06-22T16:45:00Z">
              <w:r w:rsidRPr="00F27DF7">
                <w:rPr>
                  <w:rFonts w:ascii="Arial" w:eastAsia="Calibri" w:hAnsi="Arial" w:cs="Arial"/>
                </w:rPr>
                <w:t>NULL</w:t>
              </w:r>
            </w:ins>
          </w:p>
        </w:tc>
      </w:tr>
      <w:tr w:rsidR="00A040C9" w:rsidRPr="00F27DF7" w14:paraId="2A160CC8" w14:textId="2E9215C3" w:rsidTr="00A040C9">
        <w:tc>
          <w:tcPr>
            <w:tcW w:w="6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766612" w14:textId="77777777" w:rsidR="00A040C9" w:rsidRPr="00F27DF7" w:rsidRDefault="00A040C9" w:rsidP="00CC779A">
            <w:pPr>
              <w:jc w:val="both"/>
              <w:rPr>
                <w:rFonts w:ascii="Arial" w:hAnsi="Arial" w:cs="Arial"/>
              </w:rPr>
            </w:pPr>
            <w:r w:rsidRPr="00F27DF7">
              <w:rPr>
                <w:rFonts w:ascii="Arial" w:eastAsia="Calibri" w:hAnsi="Arial" w:cs="Arial"/>
              </w:rPr>
              <w:t>2</w:t>
            </w:r>
          </w:p>
        </w:tc>
        <w:tc>
          <w:tcPr>
            <w:tcW w:w="8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369BEA" w14:textId="77777777" w:rsidR="00A040C9" w:rsidRPr="00F27DF7" w:rsidRDefault="00A040C9" w:rsidP="00CC779A">
            <w:pPr>
              <w:jc w:val="both"/>
              <w:rPr>
                <w:rFonts w:ascii="Arial" w:hAnsi="Arial" w:cs="Arial"/>
              </w:rPr>
            </w:pPr>
            <w:r w:rsidRPr="00F27DF7">
              <w:rPr>
                <w:rFonts w:ascii="Arial" w:eastAsia="Calibri" w:hAnsi="Arial" w:cs="Arial"/>
              </w:rPr>
              <w:t>Greece</w:t>
            </w:r>
          </w:p>
        </w:tc>
        <w:tc>
          <w:tcPr>
            <w:tcW w:w="7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083A39" w14:textId="77777777" w:rsidR="00A040C9" w:rsidRPr="00F27DF7" w:rsidRDefault="00A040C9" w:rsidP="00CC779A">
            <w:pPr>
              <w:jc w:val="both"/>
              <w:rPr>
                <w:rFonts w:ascii="Arial" w:hAnsi="Arial" w:cs="Arial"/>
              </w:rPr>
            </w:pPr>
            <w:r w:rsidRPr="00F27DF7">
              <w:rPr>
                <w:rFonts w:ascii="Arial" w:eastAsia="Calibri" w:hAnsi="Arial" w:cs="Arial"/>
              </w:rPr>
              <w:t>2011</w:t>
            </w:r>
          </w:p>
        </w:tc>
        <w:tc>
          <w:tcPr>
            <w:tcW w:w="7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AE6ADC" w14:textId="77777777" w:rsidR="00A040C9" w:rsidRPr="00F27DF7" w:rsidRDefault="00A040C9" w:rsidP="00CC779A">
            <w:pPr>
              <w:jc w:val="both"/>
              <w:rPr>
                <w:rFonts w:ascii="Arial" w:hAnsi="Arial" w:cs="Arial"/>
              </w:rPr>
            </w:pPr>
            <w:r w:rsidRPr="00F27DF7">
              <w:rPr>
                <w:rFonts w:ascii="Arial" w:eastAsia="Calibri" w:hAnsi="Arial" w:cs="Arial"/>
              </w:rPr>
              <w:t>Total</w:t>
            </w:r>
          </w:p>
        </w:tc>
        <w:tc>
          <w:tcPr>
            <w:tcW w:w="12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463EB4" w14:textId="77777777" w:rsidR="00A040C9" w:rsidRPr="00F27DF7" w:rsidRDefault="00A040C9" w:rsidP="00CC779A">
            <w:pPr>
              <w:jc w:val="both"/>
              <w:rPr>
                <w:rFonts w:ascii="Arial" w:hAnsi="Arial" w:cs="Arial"/>
              </w:rPr>
            </w:pPr>
            <w:r w:rsidRPr="00F27DF7">
              <w:rPr>
                <w:rFonts w:ascii="Arial" w:eastAsia="Calibri" w:hAnsi="Arial" w:cs="Arial"/>
              </w:rPr>
              <w:t>Percentage</w:t>
            </w:r>
          </w:p>
        </w:tc>
        <w:tc>
          <w:tcPr>
            <w:tcW w:w="11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E075DA" w14:textId="384BC1A2" w:rsidR="00A040C9" w:rsidRPr="00F27DF7" w:rsidRDefault="00A040C9" w:rsidP="00A040C9">
            <w:pPr>
              <w:jc w:val="both"/>
              <w:rPr>
                <w:rFonts w:ascii="Arial" w:hAnsi="Arial" w:cs="Arial"/>
              </w:rPr>
            </w:pPr>
            <w:del w:id="5586" w:author="Laura Viignola" w:date="2017-06-22T16:45:00Z">
              <w:r w:rsidRPr="00F27DF7" w:rsidDel="00A040C9">
                <w:rPr>
                  <w:rFonts w:ascii="Arial" w:eastAsia="Calibri" w:hAnsi="Arial" w:cs="Arial"/>
                </w:rPr>
                <w:delText>False</w:delText>
              </w:r>
            </w:del>
            <w:ins w:id="5587" w:author="Laura Viignola" w:date="2017-06-22T16:45:00Z">
              <w:del w:id="5588" w:author="Utente" w:date="2017-06-27T18:26:00Z">
                <w:r w:rsidRPr="00F27DF7" w:rsidDel="00DE4FE7">
                  <w:rPr>
                    <w:rFonts w:ascii="Arial" w:eastAsia="Calibri" w:hAnsi="Arial" w:cs="Arial"/>
                  </w:rPr>
                  <w:delText>f</w:delText>
                </w:r>
              </w:del>
              <w:r w:rsidRPr="00F27DF7">
                <w:rPr>
                  <w:rFonts w:ascii="Arial" w:eastAsia="Calibri" w:hAnsi="Arial" w:cs="Arial"/>
                </w:rPr>
                <w:t>12.2</w:t>
              </w:r>
            </w:ins>
          </w:p>
        </w:tc>
        <w:tc>
          <w:tcPr>
            <w:tcW w:w="1134" w:type="dxa"/>
            <w:tcBorders>
              <w:top w:val="single" w:sz="6" w:space="0" w:color="000000"/>
              <w:left w:val="single" w:sz="6" w:space="0" w:color="000000"/>
              <w:bottom w:val="single" w:sz="6" w:space="0" w:color="000000"/>
              <w:right w:val="single" w:sz="6" w:space="0" w:color="000000"/>
            </w:tcBorders>
          </w:tcPr>
          <w:p w14:paraId="3559A49F" w14:textId="5FDD9D24" w:rsidR="00A040C9" w:rsidRPr="00F27DF7" w:rsidRDefault="00A040C9" w:rsidP="00CC779A">
            <w:pPr>
              <w:jc w:val="both"/>
              <w:rPr>
                <w:ins w:id="5589" w:author="Laura Viignola" w:date="2017-06-22T16:45:00Z"/>
                <w:rFonts w:ascii="Arial" w:eastAsia="Calibri" w:hAnsi="Arial" w:cs="Arial"/>
              </w:rPr>
            </w:pPr>
            <w:ins w:id="5590" w:author="Laura Viignola" w:date="2017-06-22T16:45:00Z">
              <w:r w:rsidRPr="00F27DF7">
                <w:rPr>
                  <w:rFonts w:ascii="Arial" w:eastAsia="Calibri" w:hAnsi="Arial" w:cs="Arial"/>
                </w:rPr>
                <w:t>false</w:t>
              </w:r>
            </w:ins>
          </w:p>
        </w:tc>
      </w:tr>
      <w:tr w:rsidR="00A040C9" w:rsidRPr="00F27DF7" w14:paraId="60E4A81D" w14:textId="4B0D25E0" w:rsidTr="00A040C9">
        <w:tc>
          <w:tcPr>
            <w:tcW w:w="6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F50D4E" w14:textId="77777777" w:rsidR="00A040C9" w:rsidRPr="00F27DF7" w:rsidRDefault="00A040C9" w:rsidP="00CC779A">
            <w:pPr>
              <w:jc w:val="both"/>
              <w:rPr>
                <w:rFonts w:ascii="Arial" w:hAnsi="Arial" w:cs="Arial"/>
              </w:rPr>
            </w:pPr>
            <w:r w:rsidRPr="00F27DF7">
              <w:rPr>
                <w:rFonts w:ascii="Arial" w:eastAsia="Calibri" w:hAnsi="Arial" w:cs="Arial"/>
              </w:rPr>
              <w:t>2</w:t>
            </w:r>
          </w:p>
        </w:tc>
        <w:tc>
          <w:tcPr>
            <w:tcW w:w="8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0C291A" w14:textId="77777777" w:rsidR="00A040C9" w:rsidRPr="00F27DF7" w:rsidRDefault="00A040C9" w:rsidP="00CC779A">
            <w:pPr>
              <w:jc w:val="both"/>
              <w:rPr>
                <w:rFonts w:ascii="Arial" w:hAnsi="Arial" w:cs="Arial"/>
              </w:rPr>
            </w:pPr>
            <w:r w:rsidRPr="00F27DF7">
              <w:rPr>
                <w:rFonts w:ascii="Arial" w:eastAsia="Calibri" w:hAnsi="Arial" w:cs="Arial"/>
              </w:rPr>
              <w:t>Finland</w:t>
            </w:r>
          </w:p>
        </w:tc>
        <w:tc>
          <w:tcPr>
            <w:tcW w:w="7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919406" w14:textId="77777777" w:rsidR="00A040C9" w:rsidRPr="00F27DF7" w:rsidRDefault="00A040C9" w:rsidP="00CC779A">
            <w:pPr>
              <w:jc w:val="both"/>
              <w:rPr>
                <w:rFonts w:ascii="Arial" w:hAnsi="Arial" w:cs="Arial"/>
              </w:rPr>
            </w:pPr>
            <w:r w:rsidRPr="00F27DF7">
              <w:rPr>
                <w:rFonts w:ascii="Arial" w:eastAsia="Calibri" w:hAnsi="Arial" w:cs="Arial"/>
              </w:rPr>
              <w:t>2011</w:t>
            </w:r>
          </w:p>
        </w:tc>
        <w:tc>
          <w:tcPr>
            <w:tcW w:w="7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E89241" w14:textId="77777777" w:rsidR="00A040C9" w:rsidRPr="00F27DF7" w:rsidRDefault="00A040C9" w:rsidP="00CC779A">
            <w:pPr>
              <w:jc w:val="both"/>
              <w:rPr>
                <w:rFonts w:ascii="Arial" w:hAnsi="Arial" w:cs="Arial"/>
              </w:rPr>
            </w:pPr>
            <w:r w:rsidRPr="00F27DF7">
              <w:rPr>
                <w:rFonts w:ascii="Arial" w:eastAsia="Calibri" w:hAnsi="Arial" w:cs="Arial"/>
              </w:rPr>
              <w:t>Total</w:t>
            </w:r>
          </w:p>
        </w:tc>
        <w:tc>
          <w:tcPr>
            <w:tcW w:w="12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3FACFD" w14:textId="77777777" w:rsidR="00A040C9" w:rsidRPr="00F27DF7" w:rsidRDefault="00A040C9" w:rsidP="00CC779A">
            <w:pPr>
              <w:jc w:val="both"/>
              <w:rPr>
                <w:rFonts w:ascii="Arial" w:hAnsi="Arial" w:cs="Arial"/>
              </w:rPr>
            </w:pPr>
            <w:r w:rsidRPr="00F27DF7">
              <w:rPr>
                <w:rFonts w:ascii="Arial" w:eastAsia="Calibri" w:hAnsi="Arial" w:cs="Arial"/>
              </w:rPr>
              <w:t>Percentage</w:t>
            </w:r>
          </w:p>
        </w:tc>
        <w:tc>
          <w:tcPr>
            <w:tcW w:w="11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DC5CE6" w14:textId="0C11821C" w:rsidR="00A040C9" w:rsidRPr="00F27DF7" w:rsidRDefault="00A040C9" w:rsidP="00CC779A">
            <w:pPr>
              <w:jc w:val="both"/>
              <w:rPr>
                <w:rFonts w:ascii="Arial" w:hAnsi="Arial" w:cs="Arial"/>
              </w:rPr>
            </w:pPr>
            <w:del w:id="5591" w:author="Laura Viignola" w:date="2017-06-22T16:45:00Z">
              <w:r w:rsidRPr="00F27DF7" w:rsidDel="00A040C9">
                <w:rPr>
                  <w:rFonts w:ascii="Arial" w:eastAsia="Calibri" w:hAnsi="Arial" w:cs="Arial"/>
                </w:rPr>
                <w:delText>true</w:delText>
              </w:r>
            </w:del>
            <w:ins w:id="5592" w:author="Laura Viignola" w:date="2017-06-22T16:45:00Z">
              <w:r w:rsidRPr="00F27DF7">
                <w:rPr>
                  <w:rFonts w:ascii="Arial" w:eastAsia="Calibri" w:hAnsi="Arial" w:cs="Arial"/>
                </w:rPr>
                <w:t>29.5</w:t>
              </w:r>
            </w:ins>
          </w:p>
        </w:tc>
        <w:tc>
          <w:tcPr>
            <w:tcW w:w="1134" w:type="dxa"/>
            <w:tcBorders>
              <w:top w:val="single" w:sz="6" w:space="0" w:color="000000"/>
              <w:left w:val="single" w:sz="6" w:space="0" w:color="000000"/>
              <w:bottom w:val="single" w:sz="6" w:space="0" w:color="000000"/>
              <w:right w:val="single" w:sz="6" w:space="0" w:color="000000"/>
            </w:tcBorders>
          </w:tcPr>
          <w:p w14:paraId="5272F278" w14:textId="14551C79" w:rsidR="00A040C9" w:rsidRPr="00F27DF7" w:rsidRDefault="00A040C9" w:rsidP="00CC779A">
            <w:pPr>
              <w:jc w:val="both"/>
              <w:rPr>
                <w:ins w:id="5593" w:author="Laura Viignola" w:date="2017-06-22T16:45:00Z"/>
                <w:rFonts w:ascii="Arial" w:eastAsia="Calibri" w:hAnsi="Arial" w:cs="Arial"/>
              </w:rPr>
            </w:pPr>
            <w:ins w:id="5594" w:author="Laura Viignola" w:date="2017-06-22T16:45:00Z">
              <w:r w:rsidRPr="00F27DF7">
                <w:rPr>
                  <w:rFonts w:ascii="Arial" w:eastAsia="Calibri" w:hAnsi="Arial" w:cs="Arial"/>
                </w:rPr>
                <w:t>true</w:t>
              </w:r>
            </w:ins>
          </w:p>
        </w:tc>
      </w:tr>
    </w:tbl>
    <w:p w14:paraId="1FBE0121" w14:textId="77777777" w:rsidR="00A040C9" w:rsidRDefault="00A040C9">
      <w:pPr>
        <w:rPr>
          <w:ins w:id="5595" w:author="Laura Viignola" w:date="2017-06-22T16:45:00Z"/>
          <w:rFonts w:ascii="Cambria" w:eastAsia="Calibri" w:hAnsi="Cambria" w:cs="Calibri"/>
        </w:rPr>
      </w:pPr>
    </w:p>
    <w:p w14:paraId="404DCFBA" w14:textId="18682D01" w:rsidR="00A040C9" w:rsidDel="00DE4FE7" w:rsidRDefault="00A040C9">
      <w:pPr>
        <w:rPr>
          <w:ins w:id="5596" w:author="Laura Viignola" w:date="2017-06-22T16:46:00Z"/>
          <w:del w:id="5597" w:author="Utente" w:date="2017-06-27T18:28:00Z"/>
          <w:rFonts w:ascii="Cambria" w:hAnsi="Cambria"/>
        </w:rPr>
      </w:pPr>
      <w:ins w:id="5598" w:author="Laura Viignola" w:date="2017-06-22T16:46:00Z">
        <w:r>
          <w:rPr>
            <w:rFonts w:ascii="Cambria" w:hAnsi="Cambria"/>
          </w:rPr>
          <w:t>Given the left operand Data Set</w:t>
        </w:r>
      </w:ins>
      <w:ins w:id="5599" w:author="Utente" w:date="2017-06-27T17:21:00Z">
        <w:r w:rsidR="00D71CDA">
          <w:rPr>
            <w:rFonts w:ascii="Cambria" w:hAnsi="Cambria"/>
          </w:rPr>
          <w:t>:</w:t>
        </w:r>
      </w:ins>
      <w:ins w:id="5600" w:author="Laura Viignola" w:date="2017-06-22T16:46:00Z">
        <w:del w:id="5601" w:author="Utente" w:date="2017-06-26T16:12:00Z">
          <w:r w:rsidDel="00F27DF7">
            <w:rPr>
              <w:rFonts w:ascii="Cambria" w:hAnsi="Cambria"/>
            </w:rPr>
            <w:delText>, DS_1</w:delText>
          </w:r>
        </w:del>
      </w:ins>
    </w:p>
    <w:p w14:paraId="4B87EDE9" w14:textId="50448F4E" w:rsidR="005A2227" w:rsidRPr="00E352EF" w:rsidDel="00A040C9" w:rsidRDefault="00EA6708">
      <w:pPr>
        <w:rPr>
          <w:del w:id="5602" w:author="Laura Viignola" w:date="2017-06-22T16:49:00Z"/>
          <w:rFonts w:ascii="Cambria" w:hAnsi="Cambria"/>
        </w:rPr>
      </w:pPr>
      <w:del w:id="5603" w:author="Laura Viignola" w:date="2017-06-22T16:49:00Z">
        <w:r w:rsidRPr="00E352EF" w:rsidDel="00A040C9">
          <w:rPr>
            <w:rFonts w:ascii="Cambria" w:eastAsia="Calibri" w:hAnsi="Cambria" w:cs="Calibri"/>
          </w:rPr>
          <w:delText>4</w:delText>
        </w:r>
        <w:r w:rsidR="00B82A38" w:rsidRPr="00E352EF" w:rsidDel="00A040C9">
          <w:rPr>
            <w:rFonts w:ascii="Cambria" w:eastAsia="Calibri" w:hAnsi="Cambria" w:cs="Calibri"/>
          </w:rPr>
          <w:delText>)</w:delText>
        </w:r>
        <w:r w:rsidRPr="00E352EF" w:rsidDel="00A040C9">
          <w:rPr>
            <w:rFonts w:ascii="Cambria" w:eastAsia="Calibri" w:hAnsi="Cambria" w:cs="Calibri"/>
          </w:rPr>
          <w:delText xml:space="preserve"> </w:delText>
        </w:r>
        <w:r w:rsidR="0097053A" w:rsidRPr="00E352EF" w:rsidDel="00A040C9">
          <w:rPr>
            <w:rFonts w:ascii="Cambria" w:eastAsia="Calibri" w:hAnsi="Cambria" w:cs="Calibri"/>
          </w:rPr>
          <w:delText xml:space="preserve">compare_ds := y_unemployment_2012 </w:delText>
        </w:r>
        <w:r w:rsidR="0097053A" w:rsidRPr="00E352EF" w:rsidDel="00A040C9">
          <w:rPr>
            <w:rFonts w:ascii="Cambria" w:eastAsia="Calibri" w:hAnsi="Cambria" w:cs="Calibri"/>
            <w:b/>
          </w:rPr>
          <w:delText>&gt;</w:delText>
        </w:r>
        <w:r w:rsidR="0097053A" w:rsidRPr="00E352EF" w:rsidDel="00A040C9">
          <w:rPr>
            <w:rFonts w:ascii="Cambria" w:eastAsia="Calibri" w:hAnsi="Cambria" w:cs="Calibri"/>
          </w:rPr>
          <w:delText xml:space="preserve"> y_unemployment_2011</w:delText>
        </w:r>
      </w:del>
    </w:p>
    <w:p w14:paraId="38BEEFC4" w14:textId="77777777" w:rsidR="005A2227" w:rsidRPr="00E352EF" w:rsidRDefault="005A2227"/>
    <w:tbl>
      <w:tblPr>
        <w:tblW w:w="6034"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22"/>
        <w:gridCol w:w="887"/>
        <w:gridCol w:w="1312"/>
        <w:gridCol w:w="1353"/>
        <w:gridCol w:w="1460"/>
      </w:tblGrid>
      <w:tr w:rsidR="005A2227" w:rsidRPr="00F27DF7" w14:paraId="13D5EC8F" w14:textId="77777777">
        <w:tc>
          <w:tcPr>
            <w:tcW w:w="1066"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001102B" w14:textId="5CF342EC" w:rsidR="005A2227" w:rsidRPr="00F27DF7" w:rsidRDefault="0097053A">
            <w:pPr>
              <w:jc w:val="both"/>
              <w:rPr>
                <w:rFonts w:ascii="Arial" w:hAnsi="Arial" w:cs="Arial"/>
              </w:rPr>
            </w:pPr>
            <w:del w:id="5604" w:author="Laura Viignola" w:date="2017-06-22T16:46:00Z">
              <w:r w:rsidRPr="00F27DF7" w:rsidDel="00A040C9">
                <w:rPr>
                  <w:rFonts w:ascii="Arial" w:eastAsia="Calibri" w:hAnsi="Arial" w:cs="Arial"/>
                </w:rPr>
                <w:delText>y_unemployment_2012</w:delText>
              </w:r>
            </w:del>
            <w:ins w:id="5605" w:author="Laura Viignola" w:date="2017-06-22T16:46:00Z">
              <w:r w:rsidR="00A040C9" w:rsidRPr="00F27DF7">
                <w:rPr>
                  <w:rFonts w:ascii="Arial" w:eastAsia="Calibri" w:hAnsi="Arial" w:cs="Arial"/>
                </w:rPr>
                <w:t>DS_1</w:t>
              </w:r>
            </w:ins>
          </w:p>
        </w:tc>
      </w:tr>
      <w:tr w:rsidR="005A2227" w:rsidRPr="00F27DF7" w14:paraId="659BB614" w14:textId="77777777">
        <w:tc>
          <w:tcPr>
            <w:tcW w:w="106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0E0E080" w14:textId="4DA310DA" w:rsidR="005A2227" w:rsidRPr="00F27DF7" w:rsidRDefault="00A040C9">
            <w:pPr>
              <w:jc w:val="both"/>
              <w:rPr>
                <w:rFonts w:ascii="Arial" w:hAnsi="Arial" w:cs="Arial"/>
              </w:rPr>
            </w:pPr>
            <w:ins w:id="5606" w:author="Laura Viignola" w:date="2017-06-22T16:46:00Z">
              <w:r w:rsidRPr="00F27DF7">
                <w:rPr>
                  <w:rFonts w:ascii="Arial" w:eastAsia="Calibri" w:hAnsi="Arial" w:cs="Arial"/>
                  <w:b/>
                </w:rPr>
                <w:t>Id_1</w:t>
              </w:r>
            </w:ins>
            <w:del w:id="5607" w:author="Laura Viignola" w:date="2017-06-22T16:46:00Z">
              <w:r w:rsidR="0097053A" w:rsidRPr="00F27DF7" w:rsidDel="00A040C9">
                <w:rPr>
                  <w:rFonts w:ascii="Arial" w:eastAsia="Calibri" w:hAnsi="Arial" w:cs="Arial"/>
                  <w:b/>
                </w:rPr>
                <w:delText>GEO</w:delText>
              </w:r>
            </w:del>
          </w:p>
        </w:tc>
        <w:tc>
          <w:tcPr>
            <w:tcW w:w="86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E114AF8" w14:textId="62D7421C" w:rsidR="005A2227" w:rsidRPr="00F27DF7" w:rsidRDefault="0097053A">
            <w:pPr>
              <w:jc w:val="both"/>
              <w:rPr>
                <w:rFonts w:ascii="Arial" w:hAnsi="Arial" w:cs="Arial"/>
              </w:rPr>
            </w:pPr>
            <w:del w:id="5608" w:author="Laura Viignola" w:date="2017-06-22T16:46:00Z">
              <w:r w:rsidRPr="00F27DF7" w:rsidDel="00A040C9">
                <w:rPr>
                  <w:rFonts w:ascii="Arial" w:eastAsia="Calibri" w:hAnsi="Arial" w:cs="Arial"/>
                  <w:b/>
                </w:rPr>
                <w:delText>SEX</w:delText>
              </w:r>
            </w:del>
            <w:ins w:id="5609" w:author="Laura Viignola" w:date="2017-06-22T16:46:00Z">
              <w:r w:rsidR="00A040C9" w:rsidRPr="00F27DF7">
                <w:rPr>
                  <w:rFonts w:ascii="Arial" w:eastAsia="Calibri" w:hAnsi="Arial" w:cs="Arial"/>
                  <w:b/>
                </w:rPr>
                <w:t>Id_2</w:t>
              </w:r>
            </w:ins>
          </w:p>
        </w:tc>
        <w:tc>
          <w:tcPr>
            <w:tcW w:w="141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875D5FA" w14:textId="3D0E222D" w:rsidR="005A2227" w:rsidRPr="00F27DF7" w:rsidRDefault="0097053A">
            <w:pPr>
              <w:jc w:val="both"/>
              <w:rPr>
                <w:rFonts w:ascii="Arial" w:hAnsi="Arial" w:cs="Arial"/>
              </w:rPr>
            </w:pPr>
            <w:del w:id="5610" w:author="Laura Viignola" w:date="2017-06-22T16:46:00Z">
              <w:r w:rsidRPr="00F27DF7" w:rsidDel="00A040C9">
                <w:rPr>
                  <w:rFonts w:ascii="Arial" w:eastAsia="Calibri" w:hAnsi="Arial" w:cs="Arial"/>
                  <w:b/>
                </w:rPr>
                <w:delText>UNIT</w:delText>
              </w:r>
            </w:del>
            <w:ins w:id="5611" w:author="Laura Viignola" w:date="2017-06-22T16:46:00Z">
              <w:r w:rsidR="00A040C9" w:rsidRPr="00F27DF7">
                <w:rPr>
                  <w:rFonts w:ascii="Arial" w:eastAsia="Calibri" w:hAnsi="Arial" w:cs="Arial"/>
                  <w:b/>
                </w:rPr>
                <w:t>Id_3</w:t>
              </w:r>
            </w:ins>
          </w:p>
        </w:tc>
        <w:tc>
          <w:tcPr>
            <w:tcW w:w="11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B9E8F0A" w14:textId="4E091FCC" w:rsidR="005A2227" w:rsidRPr="00F27DF7" w:rsidRDefault="0097053A">
            <w:pPr>
              <w:jc w:val="both"/>
              <w:rPr>
                <w:rFonts w:ascii="Arial" w:hAnsi="Arial" w:cs="Arial"/>
              </w:rPr>
            </w:pPr>
            <w:del w:id="5612" w:author="Laura Viignola" w:date="2017-06-22T16:47:00Z">
              <w:r w:rsidRPr="00F27DF7" w:rsidDel="00A040C9">
                <w:rPr>
                  <w:rFonts w:ascii="Arial" w:eastAsia="Calibri" w:hAnsi="Arial" w:cs="Arial"/>
                  <w:b/>
                </w:rPr>
                <w:delText>C_BIRTH</w:delText>
              </w:r>
            </w:del>
            <w:ins w:id="5613" w:author="Laura Viignola" w:date="2017-06-22T16:47:00Z">
              <w:r w:rsidR="00A040C9" w:rsidRPr="00F27DF7">
                <w:rPr>
                  <w:rFonts w:ascii="Arial" w:eastAsia="Calibri" w:hAnsi="Arial" w:cs="Arial"/>
                  <w:b/>
                </w:rPr>
                <w:t>Id_4</w:t>
              </w:r>
            </w:ins>
          </w:p>
        </w:tc>
        <w:tc>
          <w:tcPr>
            <w:tcW w:w="155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CE26DD2" w14:textId="50C17C4A" w:rsidR="005A2227" w:rsidRPr="00F27DF7" w:rsidRDefault="0097053A">
            <w:pPr>
              <w:jc w:val="both"/>
              <w:rPr>
                <w:rFonts w:ascii="Arial" w:hAnsi="Arial" w:cs="Arial"/>
              </w:rPr>
            </w:pPr>
            <w:del w:id="5614" w:author="Laura Viignola" w:date="2017-06-22T16:47:00Z">
              <w:r w:rsidRPr="00F27DF7" w:rsidDel="00A040C9">
                <w:rPr>
                  <w:rFonts w:ascii="Arial" w:eastAsia="Calibri" w:hAnsi="Arial" w:cs="Arial"/>
                  <w:b/>
                </w:rPr>
                <w:delText>VALUE</w:delText>
              </w:r>
            </w:del>
            <w:ins w:id="5615" w:author="Laura Viignola" w:date="2017-06-22T16:47:00Z">
              <w:r w:rsidR="00A040C9" w:rsidRPr="00F27DF7">
                <w:rPr>
                  <w:rFonts w:ascii="Arial" w:eastAsia="Calibri" w:hAnsi="Arial" w:cs="Arial"/>
                  <w:b/>
                </w:rPr>
                <w:t>Me_1</w:t>
              </w:r>
            </w:ins>
          </w:p>
        </w:tc>
      </w:tr>
      <w:tr w:rsidR="005A2227" w:rsidRPr="00F27DF7" w14:paraId="55D9611D" w14:textId="77777777">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A4FE3A" w14:textId="77777777" w:rsidR="005A2227" w:rsidRPr="00F27DF7" w:rsidRDefault="0097053A">
            <w:pPr>
              <w:jc w:val="both"/>
              <w:rPr>
                <w:rFonts w:ascii="Arial" w:hAnsi="Arial" w:cs="Arial"/>
              </w:rPr>
            </w:pPr>
            <w:r w:rsidRPr="00F27DF7">
              <w:rPr>
                <w:rFonts w:ascii="Arial" w:eastAsia="Calibri" w:hAnsi="Arial" w:cs="Arial"/>
              </w:rPr>
              <w:t>Germany</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B9AC32" w14:textId="77777777" w:rsidR="005A2227" w:rsidRPr="00F27DF7" w:rsidRDefault="0097053A">
            <w:pPr>
              <w:jc w:val="both"/>
              <w:rPr>
                <w:rFonts w:ascii="Arial" w:hAnsi="Arial" w:cs="Arial"/>
              </w:rPr>
            </w:pPr>
            <w:r w:rsidRPr="00F27DF7">
              <w:rPr>
                <w:rFonts w:ascii="Arial" w:eastAsia="Calibri" w:hAnsi="Arial" w:cs="Arial"/>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0FCBAF" w14:textId="77777777" w:rsidR="005A2227" w:rsidRPr="00F27DF7" w:rsidRDefault="0097053A">
            <w:pPr>
              <w:jc w:val="both"/>
              <w:rPr>
                <w:rFonts w:ascii="Arial" w:hAnsi="Arial" w:cs="Arial"/>
              </w:rPr>
            </w:pPr>
            <w:r w:rsidRPr="00F27DF7">
              <w:rPr>
                <w:rFonts w:ascii="Arial" w:eastAsia="Calibri" w:hAnsi="Arial" w:cs="Arial"/>
              </w:rPr>
              <w:t>Percentage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05EA65" w14:textId="77777777" w:rsidR="005A2227" w:rsidRPr="00F27DF7" w:rsidRDefault="0097053A">
            <w:pPr>
              <w:jc w:val="both"/>
              <w:rPr>
                <w:rFonts w:ascii="Arial" w:hAnsi="Arial" w:cs="Arial"/>
              </w:rPr>
            </w:pPr>
            <w:r w:rsidRPr="00F27DF7">
              <w:rPr>
                <w:rFonts w:ascii="Arial" w:eastAsia="Calibri" w:hAnsi="Arial" w:cs="Arial"/>
              </w:rPr>
              <w:t>Total</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FDD4CB" w14:textId="1D21340F" w:rsidR="005A2227" w:rsidRPr="00F27DF7" w:rsidRDefault="0097053A">
            <w:pPr>
              <w:jc w:val="both"/>
              <w:rPr>
                <w:rFonts w:ascii="Arial" w:hAnsi="Arial" w:cs="Arial"/>
              </w:rPr>
            </w:pPr>
            <w:r w:rsidRPr="00F27DF7">
              <w:rPr>
                <w:rFonts w:ascii="Arial" w:eastAsia="Calibri" w:hAnsi="Arial" w:cs="Arial"/>
              </w:rPr>
              <w:t>7.1</w:t>
            </w:r>
          </w:p>
        </w:tc>
      </w:tr>
      <w:tr w:rsidR="005A2227" w:rsidRPr="00F27DF7" w14:paraId="5439A843" w14:textId="77777777">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6F688F" w14:textId="77777777" w:rsidR="005A2227" w:rsidRPr="00F27DF7" w:rsidRDefault="0097053A">
            <w:pPr>
              <w:jc w:val="both"/>
              <w:rPr>
                <w:rFonts w:ascii="Arial" w:hAnsi="Arial" w:cs="Arial"/>
              </w:rPr>
            </w:pPr>
            <w:r w:rsidRPr="00F27DF7">
              <w:rPr>
                <w:rFonts w:ascii="Arial" w:eastAsia="Calibri" w:hAnsi="Arial" w:cs="Arial"/>
              </w:rPr>
              <w:t>Greece</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0AF351" w14:textId="77777777" w:rsidR="005A2227" w:rsidRPr="00F27DF7" w:rsidRDefault="0097053A">
            <w:pPr>
              <w:jc w:val="both"/>
              <w:rPr>
                <w:rFonts w:ascii="Arial" w:hAnsi="Arial" w:cs="Arial"/>
              </w:rPr>
            </w:pPr>
            <w:r w:rsidRPr="00F27DF7">
              <w:rPr>
                <w:rFonts w:ascii="Arial" w:eastAsia="Calibri" w:hAnsi="Arial" w:cs="Arial"/>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253B32" w14:textId="77777777" w:rsidR="005A2227" w:rsidRPr="00F27DF7" w:rsidRDefault="0097053A">
            <w:pPr>
              <w:jc w:val="both"/>
              <w:rPr>
                <w:rFonts w:ascii="Arial" w:hAnsi="Arial" w:cs="Arial"/>
              </w:rPr>
            </w:pPr>
            <w:r w:rsidRPr="00F27DF7">
              <w:rPr>
                <w:rFonts w:ascii="Arial" w:eastAsia="Calibri" w:hAnsi="Arial" w:cs="Arial"/>
              </w:rPr>
              <w:t>Percentage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5CE606" w14:textId="77777777" w:rsidR="005A2227" w:rsidRPr="00F27DF7" w:rsidRDefault="0097053A">
            <w:pPr>
              <w:jc w:val="both"/>
              <w:rPr>
                <w:rFonts w:ascii="Arial" w:hAnsi="Arial" w:cs="Arial"/>
              </w:rPr>
            </w:pPr>
            <w:r w:rsidRPr="00F27DF7">
              <w:rPr>
                <w:rFonts w:ascii="Arial" w:eastAsia="Calibri" w:hAnsi="Arial" w:cs="Arial"/>
              </w:rPr>
              <w:t>Total</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F14D92" w14:textId="77777777" w:rsidR="005A2227" w:rsidRPr="00F27DF7" w:rsidRDefault="0097053A">
            <w:pPr>
              <w:jc w:val="both"/>
              <w:rPr>
                <w:rFonts w:ascii="Arial" w:hAnsi="Arial" w:cs="Arial"/>
              </w:rPr>
            </w:pPr>
            <w:r w:rsidRPr="00F27DF7">
              <w:rPr>
                <w:rFonts w:ascii="Arial" w:eastAsia="Calibri" w:hAnsi="Arial" w:cs="Arial"/>
              </w:rPr>
              <w:t>42.5</w:t>
            </w:r>
          </w:p>
        </w:tc>
      </w:tr>
    </w:tbl>
    <w:p w14:paraId="4A5A4996" w14:textId="2D6600A8" w:rsidR="00A040C9" w:rsidRDefault="00A040C9" w:rsidP="00A040C9"/>
    <w:p w14:paraId="6E577294" w14:textId="0E990531" w:rsidR="00A040C9" w:rsidDel="00DE4FE7" w:rsidRDefault="00A040C9" w:rsidP="00A040C9">
      <w:pPr>
        <w:rPr>
          <w:del w:id="5616" w:author="Utente" w:date="2017-06-27T18:28:00Z"/>
        </w:rPr>
      </w:pPr>
      <w:ins w:id="5617" w:author="Laura Viignola" w:date="2017-06-22T16:48:00Z">
        <w:r>
          <w:t>and the right operand Data Set</w:t>
        </w:r>
      </w:ins>
      <w:ins w:id="5618" w:author="Utente" w:date="2017-06-27T17:21:00Z">
        <w:r w:rsidR="00D71CDA">
          <w:t>:</w:t>
        </w:r>
      </w:ins>
      <w:ins w:id="5619" w:author="Laura Viignola" w:date="2017-06-22T16:48:00Z">
        <w:del w:id="5620" w:author="Utente" w:date="2017-06-26T16:12:00Z">
          <w:r w:rsidDel="00F27DF7">
            <w:delText>, DS_2</w:delText>
          </w:r>
        </w:del>
      </w:ins>
    </w:p>
    <w:p w14:paraId="4A674DE4" w14:textId="77777777" w:rsidR="00A040C9" w:rsidRPr="00E352EF" w:rsidRDefault="00A040C9" w:rsidP="00A040C9"/>
    <w:tbl>
      <w:tblPr>
        <w:tblW w:w="6034"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30"/>
        <w:gridCol w:w="887"/>
        <w:gridCol w:w="1308"/>
        <w:gridCol w:w="1353"/>
        <w:gridCol w:w="1456"/>
      </w:tblGrid>
      <w:tr w:rsidR="005A2227" w:rsidRPr="00F27DF7" w14:paraId="5F13F790" w14:textId="77777777" w:rsidTr="00EA6708">
        <w:tc>
          <w:tcPr>
            <w:tcW w:w="603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62CC87B" w14:textId="4352EE6F" w:rsidR="005A2227" w:rsidRPr="00F27DF7" w:rsidRDefault="0097053A">
            <w:pPr>
              <w:jc w:val="both"/>
              <w:rPr>
                <w:rFonts w:ascii="Arial" w:hAnsi="Arial" w:cs="Arial"/>
              </w:rPr>
            </w:pPr>
            <w:del w:id="5621" w:author="Laura Viignola" w:date="2017-06-22T16:48:00Z">
              <w:r w:rsidRPr="00F27DF7" w:rsidDel="00A040C9">
                <w:rPr>
                  <w:rFonts w:ascii="Arial" w:eastAsia="Calibri" w:hAnsi="Arial" w:cs="Arial"/>
                </w:rPr>
                <w:delText>y_unemployment_2011</w:delText>
              </w:r>
            </w:del>
            <w:ins w:id="5622" w:author="Laura Viignola" w:date="2017-06-22T16:48:00Z">
              <w:r w:rsidR="00A040C9" w:rsidRPr="00F27DF7">
                <w:rPr>
                  <w:rFonts w:ascii="Arial" w:eastAsia="Calibri" w:hAnsi="Arial" w:cs="Arial"/>
                </w:rPr>
                <w:t>DS_2</w:t>
              </w:r>
            </w:ins>
          </w:p>
        </w:tc>
      </w:tr>
      <w:tr w:rsidR="005A2227" w:rsidRPr="00F27DF7" w14:paraId="176F0ADB"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C0D4A33" w14:textId="24080735" w:rsidR="005A2227" w:rsidRPr="00F27DF7" w:rsidRDefault="00A040C9">
            <w:pPr>
              <w:jc w:val="both"/>
              <w:rPr>
                <w:rFonts w:ascii="Arial" w:hAnsi="Arial" w:cs="Arial"/>
              </w:rPr>
            </w:pPr>
            <w:ins w:id="5623" w:author="Laura Viignola" w:date="2017-06-22T16:48:00Z">
              <w:r w:rsidRPr="00F27DF7">
                <w:rPr>
                  <w:rFonts w:ascii="Arial" w:eastAsia="Calibri" w:hAnsi="Arial" w:cs="Arial"/>
                  <w:b/>
                </w:rPr>
                <w:t>Id_1</w:t>
              </w:r>
            </w:ins>
            <w:del w:id="5624" w:author="Laura Viignola" w:date="2017-06-22T16:48:00Z">
              <w:r w:rsidR="0097053A" w:rsidRPr="00F27DF7" w:rsidDel="00A040C9">
                <w:rPr>
                  <w:rFonts w:ascii="Arial" w:eastAsia="Calibri" w:hAnsi="Arial" w:cs="Arial"/>
                  <w:b/>
                </w:rPr>
                <w:delText>GEO</w:delText>
              </w:r>
            </w:del>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4E435CF" w14:textId="1D19CE24" w:rsidR="005A2227" w:rsidRPr="00F27DF7" w:rsidRDefault="0097053A">
            <w:pPr>
              <w:jc w:val="both"/>
              <w:rPr>
                <w:rFonts w:ascii="Arial" w:hAnsi="Arial" w:cs="Arial"/>
              </w:rPr>
            </w:pPr>
            <w:del w:id="5625" w:author="Laura Viignola" w:date="2017-06-22T16:49:00Z">
              <w:r w:rsidRPr="00F27DF7" w:rsidDel="00A040C9">
                <w:rPr>
                  <w:rFonts w:ascii="Arial" w:eastAsia="Calibri" w:hAnsi="Arial" w:cs="Arial"/>
                  <w:b/>
                </w:rPr>
                <w:delText>SEX</w:delText>
              </w:r>
            </w:del>
            <w:ins w:id="5626" w:author="Laura Viignola" w:date="2017-06-22T16:49:00Z">
              <w:r w:rsidR="00A040C9" w:rsidRPr="00F27DF7">
                <w:rPr>
                  <w:rFonts w:ascii="Arial" w:eastAsia="Calibri" w:hAnsi="Arial" w:cs="Arial"/>
                  <w:b/>
                </w:rPr>
                <w:t>Id_2</w:t>
              </w:r>
            </w:ins>
          </w:p>
        </w:tc>
        <w:tc>
          <w:tcPr>
            <w:tcW w:w="141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1F11148" w14:textId="737B0C01" w:rsidR="005A2227" w:rsidRPr="00F27DF7" w:rsidRDefault="0097053A">
            <w:pPr>
              <w:jc w:val="both"/>
              <w:rPr>
                <w:rFonts w:ascii="Arial" w:hAnsi="Arial" w:cs="Arial"/>
              </w:rPr>
            </w:pPr>
            <w:del w:id="5627" w:author="Laura Viignola" w:date="2017-06-22T16:49:00Z">
              <w:r w:rsidRPr="00F27DF7" w:rsidDel="00A040C9">
                <w:rPr>
                  <w:rFonts w:ascii="Arial" w:eastAsia="Calibri" w:hAnsi="Arial" w:cs="Arial"/>
                  <w:b/>
                </w:rPr>
                <w:delText>UNIT</w:delText>
              </w:r>
            </w:del>
            <w:ins w:id="5628" w:author="Laura Viignola" w:date="2017-06-22T16:49:00Z">
              <w:r w:rsidR="00A040C9" w:rsidRPr="00F27DF7">
                <w:rPr>
                  <w:rFonts w:ascii="Arial" w:eastAsia="Calibri" w:hAnsi="Arial" w:cs="Arial"/>
                  <w:b/>
                </w:rPr>
                <w:t>Id_3</w:t>
              </w:r>
            </w:ins>
          </w:p>
        </w:tc>
        <w:tc>
          <w:tcPr>
            <w:tcW w:w="11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830AAC9" w14:textId="21187D2E" w:rsidR="005A2227" w:rsidRPr="00F27DF7" w:rsidRDefault="0097053A">
            <w:pPr>
              <w:jc w:val="both"/>
              <w:rPr>
                <w:rFonts w:ascii="Arial" w:hAnsi="Arial" w:cs="Arial"/>
              </w:rPr>
            </w:pPr>
            <w:del w:id="5629" w:author="Laura Viignola" w:date="2017-06-22T16:49:00Z">
              <w:r w:rsidRPr="00F27DF7" w:rsidDel="00A040C9">
                <w:rPr>
                  <w:rFonts w:ascii="Arial" w:eastAsia="Calibri" w:hAnsi="Arial" w:cs="Arial"/>
                  <w:b/>
                </w:rPr>
                <w:delText>C_BIRTH</w:delText>
              </w:r>
            </w:del>
            <w:ins w:id="5630" w:author="Laura Viignola" w:date="2017-06-22T16:49:00Z">
              <w:r w:rsidR="00A040C9" w:rsidRPr="00F27DF7">
                <w:rPr>
                  <w:rFonts w:ascii="Arial" w:eastAsia="Calibri" w:hAnsi="Arial" w:cs="Arial"/>
                  <w:b/>
                </w:rPr>
                <w:t>Id_4</w:t>
              </w:r>
            </w:ins>
          </w:p>
        </w:tc>
        <w:tc>
          <w:tcPr>
            <w:tcW w:w="155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E149A45" w14:textId="358D3252" w:rsidR="005A2227" w:rsidRPr="00F27DF7" w:rsidRDefault="0097053A">
            <w:pPr>
              <w:jc w:val="both"/>
              <w:rPr>
                <w:rFonts w:ascii="Arial" w:hAnsi="Arial" w:cs="Arial"/>
              </w:rPr>
            </w:pPr>
            <w:del w:id="5631" w:author="Laura Viignola" w:date="2017-06-22T16:49:00Z">
              <w:r w:rsidRPr="00F27DF7" w:rsidDel="00A040C9">
                <w:rPr>
                  <w:rFonts w:ascii="Arial" w:eastAsia="Calibri" w:hAnsi="Arial" w:cs="Arial"/>
                  <w:b/>
                </w:rPr>
                <w:delText>VALUE</w:delText>
              </w:r>
            </w:del>
            <w:ins w:id="5632" w:author="Laura Viignola" w:date="2017-06-22T16:49:00Z">
              <w:r w:rsidR="00A040C9" w:rsidRPr="00F27DF7">
                <w:rPr>
                  <w:rFonts w:ascii="Arial" w:eastAsia="Calibri" w:hAnsi="Arial" w:cs="Arial"/>
                  <w:b/>
                </w:rPr>
                <w:t>Me_1</w:t>
              </w:r>
            </w:ins>
          </w:p>
        </w:tc>
      </w:tr>
      <w:tr w:rsidR="005A2227" w:rsidRPr="00F27DF7" w14:paraId="6F8CFF52"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003978" w14:textId="77777777" w:rsidR="005A2227" w:rsidRPr="00F27DF7" w:rsidRDefault="0097053A">
            <w:pPr>
              <w:jc w:val="both"/>
              <w:rPr>
                <w:rFonts w:ascii="Arial" w:hAnsi="Arial" w:cs="Arial"/>
              </w:rPr>
            </w:pPr>
            <w:r w:rsidRPr="00F27DF7">
              <w:rPr>
                <w:rFonts w:ascii="Arial" w:eastAsia="Calibri" w:hAnsi="Arial" w:cs="Arial"/>
              </w:rPr>
              <w:t>Germany</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A97621" w14:textId="77777777" w:rsidR="005A2227" w:rsidRPr="00F27DF7" w:rsidRDefault="0097053A">
            <w:pPr>
              <w:jc w:val="both"/>
              <w:rPr>
                <w:rFonts w:ascii="Arial" w:hAnsi="Arial" w:cs="Arial"/>
              </w:rPr>
            </w:pPr>
            <w:r w:rsidRPr="00F27DF7">
              <w:rPr>
                <w:rFonts w:ascii="Arial" w:eastAsia="Calibri" w:hAnsi="Arial" w:cs="Arial"/>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25990C" w14:textId="77777777" w:rsidR="005A2227" w:rsidRPr="00F27DF7" w:rsidRDefault="0097053A">
            <w:pPr>
              <w:jc w:val="both"/>
              <w:rPr>
                <w:rFonts w:ascii="Arial" w:hAnsi="Arial" w:cs="Arial"/>
              </w:rPr>
            </w:pPr>
            <w:r w:rsidRPr="00F27DF7">
              <w:rPr>
                <w:rFonts w:ascii="Arial" w:eastAsia="Calibri" w:hAnsi="Arial" w:cs="Arial"/>
              </w:rPr>
              <w:t>Percentage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6D18A8" w14:textId="77777777" w:rsidR="005A2227" w:rsidRPr="00F27DF7" w:rsidRDefault="0097053A">
            <w:pPr>
              <w:jc w:val="both"/>
              <w:rPr>
                <w:rFonts w:ascii="Arial" w:hAnsi="Arial" w:cs="Arial"/>
              </w:rPr>
            </w:pPr>
            <w:r w:rsidRPr="00F27DF7">
              <w:rPr>
                <w:rFonts w:ascii="Arial" w:eastAsia="Calibri" w:hAnsi="Arial" w:cs="Arial"/>
              </w:rPr>
              <w:t>Total</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57C0D2" w14:textId="77777777" w:rsidR="005A2227" w:rsidRPr="00F27DF7" w:rsidRDefault="0097053A">
            <w:pPr>
              <w:jc w:val="both"/>
              <w:rPr>
                <w:rFonts w:ascii="Arial" w:hAnsi="Arial" w:cs="Arial"/>
              </w:rPr>
            </w:pPr>
            <w:r w:rsidRPr="00F27DF7">
              <w:rPr>
                <w:rFonts w:ascii="Arial" w:eastAsia="Calibri" w:hAnsi="Arial" w:cs="Arial"/>
              </w:rPr>
              <w:t>7.5</w:t>
            </w:r>
          </w:p>
        </w:tc>
      </w:tr>
      <w:tr w:rsidR="005A2227" w:rsidRPr="00F27DF7" w14:paraId="3FC4EDF1"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2BCE20" w14:textId="77777777" w:rsidR="005A2227" w:rsidRPr="00F27DF7" w:rsidRDefault="0097053A">
            <w:pPr>
              <w:jc w:val="both"/>
              <w:rPr>
                <w:rFonts w:ascii="Arial" w:hAnsi="Arial" w:cs="Arial"/>
              </w:rPr>
            </w:pPr>
            <w:r w:rsidRPr="00F27DF7">
              <w:rPr>
                <w:rFonts w:ascii="Arial" w:eastAsia="Calibri" w:hAnsi="Arial" w:cs="Arial"/>
              </w:rPr>
              <w:t>Greece</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8F534E" w14:textId="77777777" w:rsidR="005A2227" w:rsidRPr="00F27DF7" w:rsidRDefault="0097053A">
            <w:pPr>
              <w:jc w:val="both"/>
              <w:rPr>
                <w:rFonts w:ascii="Arial" w:hAnsi="Arial" w:cs="Arial"/>
              </w:rPr>
            </w:pPr>
            <w:r w:rsidRPr="00F27DF7">
              <w:rPr>
                <w:rFonts w:ascii="Arial" w:eastAsia="Calibri" w:hAnsi="Arial" w:cs="Arial"/>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7B9B38" w14:textId="77777777" w:rsidR="005A2227" w:rsidRPr="00F27DF7" w:rsidRDefault="0097053A">
            <w:pPr>
              <w:jc w:val="both"/>
              <w:rPr>
                <w:rFonts w:ascii="Arial" w:hAnsi="Arial" w:cs="Arial"/>
              </w:rPr>
            </w:pPr>
            <w:r w:rsidRPr="00F27DF7">
              <w:rPr>
                <w:rFonts w:ascii="Arial" w:eastAsia="Calibri" w:hAnsi="Arial" w:cs="Arial"/>
              </w:rPr>
              <w:t>Percentage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FEA2E9" w14:textId="77777777" w:rsidR="005A2227" w:rsidRPr="00F27DF7" w:rsidRDefault="0097053A">
            <w:pPr>
              <w:jc w:val="both"/>
              <w:rPr>
                <w:rFonts w:ascii="Arial" w:hAnsi="Arial" w:cs="Arial"/>
              </w:rPr>
            </w:pPr>
            <w:r w:rsidRPr="00F27DF7">
              <w:rPr>
                <w:rFonts w:ascii="Arial" w:eastAsia="Calibri" w:hAnsi="Arial" w:cs="Arial"/>
              </w:rPr>
              <w:t>Total</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BCB050" w14:textId="77777777" w:rsidR="005A2227" w:rsidRPr="00F27DF7" w:rsidRDefault="0097053A">
            <w:pPr>
              <w:jc w:val="both"/>
              <w:rPr>
                <w:rFonts w:ascii="Arial" w:hAnsi="Arial" w:cs="Arial"/>
              </w:rPr>
            </w:pPr>
            <w:r w:rsidRPr="00F27DF7">
              <w:rPr>
                <w:rFonts w:ascii="Arial" w:eastAsia="Calibri" w:hAnsi="Arial" w:cs="Arial"/>
              </w:rPr>
              <w:t>33.7</w:t>
            </w:r>
          </w:p>
        </w:tc>
      </w:tr>
    </w:tbl>
    <w:p w14:paraId="00E8FA37" w14:textId="77777777" w:rsidR="005A2227" w:rsidRDefault="005A2227" w:rsidP="00A040C9">
      <w:pPr>
        <w:rPr>
          <w:ins w:id="5633" w:author="Laura Viignola" w:date="2017-06-22T16:49:00Z"/>
        </w:rPr>
      </w:pPr>
    </w:p>
    <w:p w14:paraId="672B2F9E" w14:textId="16284021" w:rsidR="00A040C9" w:rsidRPr="00F27DF7" w:rsidDel="00DE4FE7" w:rsidRDefault="00A040C9" w:rsidP="00A040C9">
      <w:pPr>
        <w:rPr>
          <w:ins w:id="5634" w:author="Laura Viignola" w:date="2017-06-22T16:49:00Z"/>
          <w:del w:id="5635" w:author="Utente" w:date="2017-06-27T18:28:00Z"/>
          <w:rFonts w:ascii="Arial" w:hAnsi="Arial" w:cs="Arial"/>
        </w:rPr>
      </w:pPr>
      <w:ins w:id="5636" w:author="Laura Viignola" w:date="2017-06-22T16:49:00Z">
        <w:r w:rsidRPr="00D71CDA">
          <w:rPr>
            <w:i/>
          </w:rPr>
          <w:t>Example</w:t>
        </w:r>
      </w:ins>
      <w:ins w:id="5637" w:author="Utente" w:date="2017-06-27T17:29:00Z">
        <w:r w:rsidR="00D71CDA">
          <w:rPr>
            <w:i/>
          </w:rPr>
          <w:t xml:space="preserve"> </w:t>
        </w:r>
      </w:ins>
      <w:ins w:id="5638" w:author="Laura Viignola" w:date="2017-06-22T16:49:00Z">
        <w:r w:rsidRPr="00D71CDA">
          <w:rPr>
            <w:i/>
          </w:rPr>
          <w:t>3</w:t>
        </w:r>
        <w:r>
          <w:t>:</w:t>
        </w:r>
      </w:ins>
      <w:ins w:id="5639" w:author="Laura Viignola" w:date="2017-06-22T17:07:00Z">
        <w:r w:rsidR="00DF49EE">
          <w:tab/>
        </w:r>
      </w:ins>
      <w:ins w:id="5640" w:author="Laura Viignola" w:date="2017-06-22T16:49:00Z">
        <w:del w:id="5641" w:author="Utente" w:date="2017-06-26T16:12:00Z">
          <w:r w:rsidRPr="00E352EF" w:rsidDel="00F27DF7">
            <w:rPr>
              <w:rFonts w:ascii="Cambria" w:eastAsia="Calibri" w:hAnsi="Cambria" w:cs="Calibri"/>
            </w:rPr>
            <w:delText>compare_</w:delText>
          </w:r>
        </w:del>
      </w:ins>
      <w:ins w:id="5642" w:author="Laura Viignola" w:date="2017-06-22T16:50:00Z">
        <w:r w:rsidRPr="00F27DF7">
          <w:rPr>
            <w:rFonts w:ascii="Arial" w:eastAsia="Calibri" w:hAnsi="Arial" w:cs="Arial"/>
          </w:rPr>
          <w:t>DS_r</w:t>
        </w:r>
      </w:ins>
      <w:ins w:id="5643" w:author="Laura Viignola" w:date="2017-06-22T16:49:00Z">
        <w:r w:rsidRPr="00D71CDA">
          <w:rPr>
            <w:rFonts w:ascii="Arial" w:eastAsia="Calibri" w:hAnsi="Arial" w:cs="Arial"/>
            <w:b/>
          </w:rPr>
          <w:t>:=</w:t>
        </w:r>
        <w:r w:rsidRPr="00F27DF7">
          <w:rPr>
            <w:rFonts w:ascii="Arial" w:eastAsia="Calibri" w:hAnsi="Arial" w:cs="Arial"/>
          </w:rPr>
          <w:t xml:space="preserve"> </w:t>
        </w:r>
      </w:ins>
      <w:ins w:id="5644" w:author="Laura Viignola" w:date="2017-06-22T16:50:00Z">
        <w:r w:rsidRPr="00F27DF7">
          <w:rPr>
            <w:rFonts w:ascii="Arial" w:eastAsia="Calibri" w:hAnsi="Arial" w:cs="Arial"/>
          </w:rPr>
          <w:t>DS_1</w:t>
        </w:r>
      </w:ins>
      <w:ins w:id="5645" w:author="Laura Viignola" w:date="2017-06-22T16:49:00Z">
        <w:r w:rsidRPr="00F27DF7">
          <w:rPr>
            <w:rFonts w:ascii="Arial" w:eastAsia="Calibri" w:hAnsi="Arial" w:cs="Arial"/>
          </w:rPr>
          <w:t xml:space="preserve"> </w:t>
        </w:r>
        <w:r w:rsidRPr="00F27DF7">
          <w:rPr>
            <w:rFonts w:ascii="Arial" w:eastAsia="Calibri" w:hAnsi="Arial" w:cs="Arial"/>
            <w:b/>
          </w:rPr>
          <w:t>&gt;</w:t>
        </w:r>
        <w:r w:rsidRPr="00F27DF7">
          <w:rPr>
            <w:rFonts w:ascii="Arial" w:eastAsia="Calibri" w:hAnsi="Arial" w:cs="Arial"/>
          </w:rPr>
          <w:t xml:space="preserve"> </w:t>
        </w:r>
        <w:del w:id="5646" w:author="Utente" w:date="2017-06-27T18:27:00Z">
          <w:r w:rsidRPr="00F27DF7" w:rsidDel="00DE4FE7">
            <w:rPr>
              <w:rFonts w:ascii="Arial" w:eastAsia="Calibri" w:hAnsi="Arial" w:cs="Arial"/>
            </w:rPr>
            <w:delText>y_</w:delText>
          </w:r>
        </w:del>
      </w:ins>
      <w:ins w:id="5647" w:author="Laura Viignola" w:date="2017-06-22T16:50:00Z">
        <w:r w:rsidRPr="00F27DF7">
          <w:rPr>
            <w:rFonts w:ascii="Arial" w:eastAsia="Calibri" w:hAnsi="Arial" w:cs="Arial"/>
          </w:rPr>
          <w:t>DS_2</w:t>
        </w:r>
      </w:ins>
    </w:p>
    <w:p w14:paraId="60CCA8B1" w14:textId="3DBBC2C1" w:rsidR="00A040C9" w:rsidRPr="00F27DF7" w:rsidDel="00DE4FE7" w:rsidRDefault="00A040C9" w:rsidP="00A040C9">
      <w:pPr>
        <w:rPr>
          <w:del w:id="5648" w:author="Utente" w:date="2017-06-27T18:28:00Z"/>
          <w:rFonts w:ascii="Arial" w:hAnsi="Arial" w:cs="Arial"/>
        </w:rPr>
      </w:pPr>
    </w:p>
    <w:p w14:paraId="645A831D" w14:textId="77777777" w:rsidR="00A040C9" w:rsidRPr="00F27DF7" w:rsidRDefault="00A040C9" w:rsidP="00DE4FE7">
      <w:pPr>
        <w:rPr>
          <w:rFonts w:ascii="Arial" w:hAnsi="Arial" w:cs="Arial"/>
        </w:rPr>
      </w:pPr>
    </w:p>
    <w:tbl>
      <w:tblPr>
        <w:tblW w:w="6293" w:type="dxa"/>
        <w:tblInd w:w="43" w:type="dxa"/>
        <w:tblBorders>
          <w:top w:val="single" w:sz="6" w:space="0" w:color="000000"/>
          <w:left w:val="single" w:sz="0" w:space="0" w:color="FFFFFF"/>
          <w:bottom w:val="single" w:sz="6" w:space="0" w:color="000000"/>
          <w:right w:val="single" w:sz="6" w:space="0" w:color="000000"/>
          <w:insideH w:val="nil"/>
          <w:insideV w:val="nil"/>
        </w:tblBorders>
        <w:tblLayout w:type="fixed"/>
        <w:tblCellMar>
          <w:top w:w="40" w:type="dxa"/>
          <w:left w:w="80" w:type="dxa"/>
          <w:bottom w:w="40" w:type="dxa"/>
          <w:right w:w="80" w:type="dxa"/>
        </w:tblCellMar>
        <w:tblLook w:val="04A0" w:firstRow="1" w:lastRow="0" w:firstColumn="1" w:lastColumn="0" w:noHBand="0" w:noVBand="1"/>
      </w:tblPr>
      <w:tblGrid>
        <w:gridCol w:w="1036"/>
        <w:gridCol w:w="992"/>
        <w:gridCol w:w="1134"/>
        <w:gridCol w:w="992"/>
        <w:gridCol w:w="2139"/>
      </w:tblGrid>
      <w:tr w:rsidR="005A2227" w:rsidRPr="00F27DF7" w14:paraId="4B1DCFC1" w14:textId="77777777" w:rsidTr="00C847B8">
        <w:tc>
          <w:tcPr>
            <w:tcW w:w="6293"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4D3C449" w14:textId="63464532" w:rsidR="005A2227" w:rsidRPr="00F27DF7" w:rsidRDefault="0097053A">
            <w:pPr>
              <w:jc w:val="both"/>
              <w:rPr>
                <w:rFonts w:ascii="Arial" w:hAnsi="Arial" w:cs="Arial"/>
              </w:rPr>
            </w:pPr>
            <w:del w:id="5649" w:author="Laura Viignola" w:date="2017-06-22T16:50:00Z">
              <w:r w:rsidRPr="00F27DF7" w:rsidDel="00A040C9">
                <w:rPr>
                  <w:rFonts w:ascii="Arial" w:eastAsia="Calibri" w:hAnsi="Arial" w:cs="Arial"/>
                </w:rPr>
                <w:delText>compare_ds</w:delText>
              </w:r>
            </w:del>
            <w:ins w:id="5650" w:author="Laura Viignola" w:date="2017-06-22T16:50:00Z">
              <w:r w:rsidR="00A040C9" w:rsidRPr="00F27DF7">
                <w:rPr>
                  <w:rFonts w:ascii="Arial" w:eastAsia="Calibri" w:hAnsi="Arial" w:cs="Arial"/>
                </w:rPr>
                <w:t>DS_r</w:t>
              </w:r>
            </w:ins>
          </w:p>
        </w:tc>
      </w:tr>
      <w:tr w:rsidR="005A2227" w:rsidRPr="00F27DF7" w14:paraId="50A9BC91" w14:textId="77777777" w:rsidTr="00D71CDA">
        <w:tc>
          <w:tcPr>
            <w:tcW w:w="10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1B7FD08" w14:textId="477F9A06" w:rsidR="005A2227" w:rsidRPr="00F27DF7" w:rsidRDefault="0097053A">
            <w:pPr>
              <w:jc w:val="both"/>
              <w:rPr>
                <w:rFonts w:ascii="Arial" w:hAnsi="Arial" w:cs="Arial"/>
              </w:rPr>
            </w:pPr>
            <w:del w:id="5651" w:author="Laura Viignola" w:date="2017-06-22T16:50:00Z">
              <w:r w:rsidRPr="00F27DF7" w:rsidDel="00A040C9">
                <w:rPr>
                  <w:rFonts w:ascii="Arial" w:eastAsia="Calibri" w:hAnsi="Arial" w:cs="Arial"/>
                  <w:b/>
                </w:rPr>
                <w:delText>GEO</w:delText>
              </w:r>
            </w:del>
            <w:ins w:id="5652" w:author="Laura Viignola" w:date="2017-06-22T16:50:00Z">
              <w:r w:rsidR="00A040C9" w:rsidRPr="00F27DF7">
                <w:rPr>
                  <w:rFonts w:ascii="Arial" w:eastAsia="Calibri" w:hAnsi="Arial" w:cs="Arial"/>
                  <w:b/>
                </w:rPr>
                <w:t>Id_1</w:t>
              </w:r>
            </w:ins>
          </w:p>
        </w:tc>
        <w:tc>
          <w:tcPr>
            <w:tcW w:w="99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A72F54C" w14:textId="7981783C" w:rsidR="005A2227" w:rsidRPr="00F27DF7" w:rsidRDefault="0097053A">
            <w:pPr>
              <w:jc w:val="both"/>
              <w:rPr>
                <w:rFonts w:ascii="Arial" w:hAnsi="Arial" w:cs="Arial"/>
              </w:rPr>
            </w:pPr>
            <w:del w:id="5653" w:author="Laura Viignola" w:date="2017-06-22T16:50:00Z">
              <w:r w:rsidRPr="00F27DF7" w:rsidDel="00A040C9">
                <w:rPr>
                  <w:rFonts w:ascii="Arial" w:eastAsia="Calibri" w:hAnsi="Arial" w:cs="Arial"/>
                  <w:b/>
                </w:rPr>
                <w:delText>SEX</w:delText>
              </w:r>
            </w:del>
            <w:ins w:id="5654" w:author="Laura Viignola" w:date="2017-06-22T16:50:00Z">
              <w:r w:rsidR="00A040C9" w:rsidRPr="00F27DF7">
                <w:rPr>
                  <w:rFonts w:ascii="Arial" w:eastAsia="Calibri" w:hAnsi="Arial" w:cs="Arial"/>
                  <w:b/>
                </w:rPr>
                <w:t>Id_2</w:t>
              </w:r>
            </w:ins>
          </w:p>
        </w:tc>
        <w:tc>
          <w:tcPr>
            <w:tcW w:w="113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73932D6" w14:textId="22371744" w:rsidR="005A2227" w:rsidRPr="00F27DF7" w:rsidRDefault="0097053A">
            <w:pPr>
              <w:jc w:val="both"/>
              <w:rPr>
                <w:rFonts w:ascii="Arial" w:hAnsi="Arial" w:cs="Arial"/>
              </w:rPr>
            </w:pPr>
            <w:del w:id="5655" w:author="Laura Viignola" w:date="2017-06-22T16:50:00Z">
              <w:r w:rsidRPr="00F27DF7" w:rsidDel="00A040C9">
                <w:rPr>
                  <w:rFonts w:ascii="Arial" w:eastAsia="Calibri" w:hAnsi="Arial" w:cs="Arial"/>
                  <w:b/>
                </w:rPr>
                <w:delText>UNIT</w:delText>
              </w:r>
            </w:del>
            <w:ins w:id="5656" w:author="Laura Viignola" w:date="2017-06-22T16:50:00Z">
              <w:r w:rsidR="00A040C9" w:rsidRPr="00F27DF7">
                <w:rPr>
                  <w:rFonts w:ascii="Arial" w:eastAsia="Calibri" w:hAnsi="Arial" w:cs="Arial"/>
                  <w:b/>
                </w:rPr>
                <w:t>Id_3</w:t>
              </w:r>
            </w:ins>
          </w:p>
        </w:tc>
        <w:tc>
          <w:tcPr>
            <w:tcW w:w="99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860077E" w14:textId="27A57B01" w:rsidR="005A2227" w:rsidRPr="00F27DF7" w:rsidRDefault="0097053A">
            <w:pPr>
              <w:jc w:val="both"/>
              <w:rPr>
                <w:rFonts w:ascii="Arial" w:hAnsi="Arial" w:cs="Arial"/>
              </w:rPr>
            </w:pPr>
            <w:del w:id="5657" w:author="Laura Viignola" w:date="2017-06-22T16:50:00Z">
              <w:r w:rsidRPr="00F27DF7" w:rsidDel="00A040C9">
                <w:rPr>
                  <w:rFonts w:ascii="Arial" w:eastAsia="Calibri" w:hAnsi="Arial" w:cs="Arial"/>
                  <w:b/>
                </w:rPr>
                <w:delText>C_BIRTH</w:delText>
              </w:r>
            </w:del>
            <w:ins w:id="5658" w:author="Laura Viignola" w:date="2017-06-22T16:50:00Z">
              <w:r w:rsidR="00A040C9" w:rsidRPr="00F27DF7">
                <w:rPr>
                  <w:rFonts w:ascii="Arial" w:eastAsia="Calibri" w:hAnsi="Arial" w:cs="Arial"/>
                  <w:b/>
                </w:rPr>
                <w:t>Id_4</w:t>
              </w:r>
            </w:ins>
          </w:p>
        </w:tc>
        <w:tc>
          <w:tcPr>
            <w:tcW w:w="213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500C375" w14:textId="7FEDF419" w:rsidR="00CC779A" w:rsidRPr="00F27DF7" w:rsidDel="00D71CDA" w:rsidRDefault="0097053A" w:rsidP="00C847B8">
            <w:pPr>
              <w:jc w:val="both"/>
              <w:rPr>
                <w:ins w:id="5659" w:author="Laura Viignola" w:date="2017-06-22T16:59:00Z"/>
                <w:del w:id="5660" w:author="Utente" w:date="2017-06-27T17:22:00Z"/>
                <w:rFonts w:ascii="Arial" w:eastAsia="Calibri" w:hAnsi="Arial" w:cs="Arial"/>
                <w:b/>
              </w:rPr>
            </w:pPr>
            <w:del w:id="5661" w:author="Utente" w:date="2017-06-27T17:22:00Z">
              <w:r w:rsidRPr="00F27DF7" w:rsidDel="00D71CDA">
                <w:rPr>
                  <w:rFonts w:ascii="Arial" w:eastAsia="Calibri" w:hAnsi="Arial" w:cs="Arial"/>
                  <w:b/>
                </w:rPr>
                <w:delText>VALUE</w:delText>
              </w:r>
              <w:r w:rsidR="00C847B8" w:rsidRPr="00F27DF7" w:rsidDel="00D71CDA">
                <w:rPr>
                  <w:rFonts w:ascii="Arial" w:eastAsia="Calibri" w:hAnsi="Arial" w:cs="Arial"/>
                  <w:b/>
                </w:rPr>
                <w:delText>_CONDITION</w:delText>
              </w:r>
            </w:del>
          </w:p>
          <w:p w14:paraId="170C5F1E" w14:textId="5A7DA799" w:rsidR="005A2227" w:rsidRPr="00F27DF7" w:rsidRDefault="00390729" w:rsidP="00C847B8">
            <w:pPr>
              <w:jc w:val="both"/>
              <w:rPr>
                <w:rFonts w:ascii="Arial" w:hAnsi="Arial" w:cs="Arial"/>
              </w:rPr>
            </w:pPr>
            <w:ins w:id="5662" w:author="Utente" w:date="2017-06-26T16:36:00Z">
              <w:r w:rsidRPr="00F27DF7">
                <w:rPr>
                  <w:rFonts w:ascii="Arial" w:eastAsia="Calibri" w:hAnsi="Arial" w:cs="Arial"/>
                  <w:b/>
                </w:rPr>
                <w:t>bool_var</w:t>
              </w:r>
            </w:ins>
            <w:ins w:id="5663" w:author="Laura Viignola" w:date="2017-06-22T16:50:00Z">
              <w:del w:id="5664" w:author="Utente" w:date="2017-06-26T16:36:00Z">
                <w:r w:rsidR="00A040C9" w:rsidRPr="00F27DF7" w:rsidDel="00390729">
                  <w:rPr>
                    <w:rFonts w:ascii="Arial" w:eastAsia="Calibri" w:hAnsi="Arial" w:cs="Arial"/>
                    <w:b/>
                  </w:rPr>
                  <w:delText>Me_1</w:delText>
                </w:r>
              </w:del>
            </w:ins>
          </w:p>
        </w:tc>
      </w:tr>
      <w:tr w:rsidR="005A2227" w:rsidRPr="00F27DF7" w14:paraId="55DE45BF" w14:textId="77777777" w:rsidTr="00D71CDA">
        <w:tc>
          <w:tcPr>
            <w:tcW w:w="10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B3E922" w14:textId="77777777" w:rsidR="005A2227" w:rsidRPr="00F27DF7" w:rsidRDefault="0097053A">
            <w:pPr>
              <w:jc w:val="both"/>
              <w:rPr>
                <w:rFonts w:ascii="Arial" w:hAnsi="Arial" w:cs="Arial"/>
              </w:rPr>
            </w:pPr>
            <w:r w:rsidRPr="00F27DF7">
              <w:rPr>
                <w:rFonts w:ascii="Arial" w:eastAsia="Calibri" w:hAnsi="Arial" w:cs="Arial"/>
              </w:rPr>
              <w:t>Germany</w:t>
            </w:r>
          </w:p>
        </w:tc>
        <w:tc>
          <w:tcPr>
            <w:tcW w:w="9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038AC2" w14:textId="77777777" w:rsidR="005A2227" w:rsidRPr="00F27DF7" w:rsidRDefault="0097053A">
            <w:pPr>
              <w:jc w:val="both"/>
              <w:rPr>
                <w:rFonts w:ascii="Arial" w:hAnsi="Arial" w:cs="Arial"/>
              </w:rPr>
            </w:pPr>
            <w:r w:rsidRPr="00F27DF7">
              <w:rPr>
                <w:rFonts w:ascii="Arial" w:eastAsia="Calibri" w:hAnsi="Arial" w:cs="Arial"/>
              </w:rPr>
              <w:t>Total</w:t>
            </w:r>
          </w:p>
        </w:tc>
        <w:tc>
          <w:tcPr>
            <w:tcW w:w="11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EED9F1" w14:textId="77777777" w:rsidR="005A2227" w:rsidRPr="00F27DF7" w:rsidRDefault="0097053A">
            <w:pPr>
              <w:jc w:val="both"/>
              <w:rPr>
                <w:rFonts w:ascii="Arial" w:hAnsi="Arial" w:cs="Arial"/>
              </w:rPr>
            </w:pPr>
            <w:r w:rsidRPr="00F27DF7">
              <w:rPr>
                <w:rFonts w:ascii="Arial" w:eastAsia="Calibri" w:hAnsi="Arial" w:cs="Arial"/>
              </w:rPr>
              <w:t>Percentage</w:t>
            </w:r>
          </w:p>
        </w:tc>
        <w:tc>
          <w:tcPr>
            <w:tcW w:w="9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2BC580" w14:textId="77777777" w:rsidR="005A2227" w:rsidRPr="00F27DF7" w:rsidRDefault="0097053A">
            <w:pPr>
              <w:jc w:val="both"/>
              <w:rPr>
                <w:rFonts w:ascii="Arial" w:hAnsi="Arial" w:cs="Arial"/>
              </w:rPr>
            </w:pPr>
            <w:r w:rsidRPr="00F27DF7">
              <w:rPr>
                <w:rFonts w:ascii="Arial" w:eastAsia="Calibri" w:hAnsi="Arial" w:cs="Arial"/>
              </w:rPr>
              <w:t>Total</w:t>
            </w:r>
          </w:p>
        </w:tc>
        <w:tc>
          <w:tcPr>
            <w:tcW w:w="213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448CE6" w14:textId="35BD58BC" w:rsidR="005A2227" w:rsidRPr="00F27DF7" w:rsidRDefault="0097053A">
            <w:pPr>
              <w:jc w:val="both"/>
              <w:rPr>
                <w:rFonts w:ascii="Arial" w:hAnsi="Arial" w:cs="Arial"/>
              </w:rPr>
            </w:pPr>
            <w:r w:rsidRPr="00F27DF7">
              <w:rPr>
                <w:rFonts w:ascii="Arial" w:eastAsia="Calibri" w:hAnsi="Arial" w:cs="Arial"/>
              </w:rPr>
              <w:t>false</w:t>
            </w:r>
          </w:p>
        </w:tc>
      </w:tr>
      <w:tr w:rsidR="005A2227" w:rsidRPr="00F27DF7" w14:paraId="6638794E" w14:textId="77777777" w:rsidTr="00D71CDA">
        <w:tc>
          <w:tcPr>
            <w:tcW w:w="10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268355" w14:textId="77777777" w:rsidR="005A2227" w:rsidRPr="00F27DF7" w:rsidRDefault="0097053A">
            <w:pPr>
              <w:jc w:val="both"/>
              <w:rPr>
                <w:rFonts w:ascii="Arial" w:hAnsi="Arial" w:cs="Arial"/>
              </w:rPr>
            </w:pPr>
            <w:r w:rsidRPr="00F27DF7">
              <w:rPr>
                <w:rFonts w:ascii="Arial" w:eastAsia="Calibri" w:hAnsi="Arial" w:cs="Arial"/>
              </w:rPr>
              <w:t>Greece</w:t>
            </w:r>
          </w:p>
        </w:tc>
        <w:tc>
          <w:tcPr>
            <w:tcW w:w="9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8930A4" w14:textId="77777777" w:rsidR="005A2227" w:rsidRPr="00F27DF7" w:rsidRDefault="0097053A">
            <w:pPr>
              <w:jc w:val="both"/>
              <w:rPr>
                <w:rFonts w:ascii="Arial" w:hAnsi="Arial" w:cs="Arial"/>
              </w:rPr>
            </w:pPr>
            <w:r w:rsidRPr="00F27DF7">
              <w:rPr>
                <w:rFonts w:ascii="Arial" w:eastAsia="Calibri" w:hAnsi="Arial" w:cs="Arial"/>
              </w:rPr>
              <w:t>Total</w:t>
            </w:r>
          </w:p>
        </w:tc>
        <w:tc>
          <w:tcPr>
            <w:tcW w:w="11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1BD878" w14:textId="77777777" w:rsidR="005A2227" w:rsidRPr="00F27DF7" w:rsidRDefault="0097053A">
            <w:pPr>
              <w:jc w:val="both"/>
              <w:rPr>
                <w:rFonts w:ascii="Arial" w:hAnsi="Arial" w:cs="Arial"/>
              </w:rPr>
            </w:pPr>
            <w:r w:rsidRPr="00F27DF7">
              <w:rPr>
                <w:rFonts w:ascii="Arial" w:eastAsia="Calibri" w:hAnsi="Arial" w:cs="Arial"/>
              </w:rPr>
              <w:t>Percentage</w:t>
            </w:r>
          </w:p>
        </w:tc>
        <w:tc>
          <w:tcPr>
            <w:tcW w:w="9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4C6C14" w14:textId="77777777" w:rsidR="005A2227" w:rsidRPr="00F27DF7" w:rsidRDefault="0097053A">
            <w:pPr>
              <w:jc w:val="both"/>
              <w:rPr>
                <w:rFonts w:ascii="Arial" w:hAnsi="Arial" w:cs="Arial"/>
              </w:rPr>
            </w:pPr>
            <w:r w:rsidRPr="00F27DF7">
              <w:rPr>
                <w:rFonts w:ascii="Arial" w:eastAsia="Calibri" w:hAnsi="Arial" w:cs="Arial"/>
              </w:rPr>
              <w:t>Total</w:t>
            </w:r>
          </w:p>
        </w:tc>
        <w:tc>
          <w:tcPr>
            <w:tcW w:w="213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DB1819" w14:textId="77777777" w:rsidR="005A2227" w:rsidRPr="00F27DF7" w:rsidRDefault="0097053A">
            <w:pPr>
              <w:jc w:val="both"/>
              <w:rPr>
                <w:rFonts w:ascii="Arial" w:hAnsi="Arial" w:cs="Arial"/>
              </w:rPr>
            </w:pPr>
            <w:r w:rsidRPr="00F27DF7">
              <w:rPr>
                <w:rFonts w:ascii="Arial" w:eastAsia="Calibri" w:hAnsi="Arial" w:cs="Arial"/>
              </w:rPr>
              <w:t>true</w:t>
            </w:r>
          </w:p>
        </w:tc>
      </w:tr>
    </w:tbl>
    <w:p w14:paraId="1F9299DA" w14:textId="77777777" w:rsidR="005A2227" w:rsidRPr="00E352EF" w:rsidRDefault="005A2227">
      <w:pPr>
        <w:ind w:left="720"/>
      </w:pPr>
    </w:p>
    <w:p w14:paraId="47364893" w14:textId="095B4B4D" w:rsidR="00D71CDA" w:rsidRPr="000F6D91" w:rsidRDefault="0097053A" w:rsidP="000F6D91">
      <w:pPr>
        <w:ind w:hanging="14"/>
        <w:rPr>
          <w:rFonts w:ascii="Cambria" w:eastAsia="Calibri" w:hAnsi="Cambria" w:cs="Calibri"/>
        </w:rPr>
      </w:pPr>
      <w:r w:rsidRPr="00E352EF">
        <w:rPr>
          <w:rFonts w:ascii="Cambria" w:eastAsia="Calibri" w:hAnsi="Cambria" w:cs="Calibri"/>
        </w:rPr>
        <w:t xml:space="preserve">If the VALUE column for Germany in the </w:t>
      </w:r>
      <w:del w:id="5665" w:author="Laura Viignola" w:date="2017-06-22T17:11:00Z">
        <w:r w:rsidRPr="00E352EF" w:rsidDel="00DF49EE">
          <w:rPr>
            <w:rFonts w:ascii="Cambria" w:eastAsia="Calibri" w:hAnsi="Cambria" w:cs="Calibri"/>
          </w:rPr>
          <w:delText>y_unemployment_2012</w:delText>
        </w:r>
      </w:del>
      <w:ins w:id="5666" w:author="Laura Viignola" w:date="2017-06-22T17:11:00Z">
        <w:r w:rsidR="00DF49EE">
          <w:rPr>
            <w:rFonts w:ascii="Cambria" w:eastAsia="Calibri" w:hAnsi="Cambria" w:cs="Calibri"/>
          </w:rPr>
          <w:t>DS_2</w:t>
        </w:r>
      </w:ins>
      <w:r w:rsidRPr="00E352EF">
        <w:rPr>
          <w:rFonts w:ascii="Cambria" w:eastAsia="Calibri" w:hAnsi="Cambria" w:cs="Calibri"/>
        </w:rPr>
        <w:t xml:space="preserve"> </w:t>
      </w:r>
      <w:r w:rsidR="00F4601C" w:rsidRPr="00E352EF">
        <w:t>Data</w:t>
      </w:r>
      <w:del w:id="5667" w:author="Utente" w:date="2017-06-27T17:23:00Z">
        <w:r w:rsidR="00F4601C" w:rsidRPr="00E352EF" w:rsidDel="00D71CDA">
          <w:delText>s</w:delText>
        </w:r>
      </w:del>
      <w:ins w:id="5668" w:author="Utente" w:date="2017-06-27T17:23:00Z">
        <w:r w:rsidR="00D71CDA">
          <w:t xml:space="preserve"> S</w:t>
        </w:r>
      </w:ins>
      <w:r w:rsidR="00F4601C" w:rsidRPr="00E352EF">
        <w:t>et</w:t>
      </w:r>
      <w:r w:rsidRPr="00E352EF">
        <w:rPr>
          <w:rFonts w:ascii="Cambria" w:eastAsia="Calibri" w:hAnsi="Cambria" w:cs="Calibri"/>
        </w:rPr>
        <w:t xml:space="preserve"> had a NULL value the result would be:</w:t>
      </w:r>
    </w:p>
    <w:tbl>
      <w:tblPr>
        <w:tblW w:w="6293"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01"/>
        <w:gridCol w:w="887"/>
        <w:gridCol w:w="1258"/>
        <w:gridCol w:w="1353"/>
        <w:gridCol w:w="1794"/>
      </w:tblGrid>
      <w:tr w:rsidR="005A2227" w:rsidRPr="00F27DF7" w14:paraId="6B9B67A9" w14:textId="018D2619">
        <w:tc>
          <w:tcPr>
            <w:tcW w:w="1066"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53CE148" w14:textId="7B1909E7" w:rsidR="005A2227" w:rsidRPr="00F27DF7" w:rsidRDefault="00DF49EE" w:rsidP="00DF49EE">
            <w:pPr>
              <w:jc w:val="both"/>
              <w:rPr>
                <w:rFonts w:ascii="Arial" w:hAnsi="Arial" w:cs="Arial"/>
              </w:rPr>
            </w:pPr>
            <w:ins w:id="5669" w:author="Laura Viignola" w:date="2017-06-22T17:11:00Z">
              <w:r w:rsidRPr="00F27DF7">
                <w:rPr>
                  <w:rFonts w:ascii="Arial" w:eastAsia="Calibri" w:hAnsi="Arial" w:cs="Arial"/>
                </w:rPr>
                <w:t>DS_r</w:t>
              </w:r>
            </w:ins>
            <w:del w:id="5670" w:author="Laura Viignola" w:date="2017-06-22T17:11:00Z">
              <w:r w:rsidR="0097053A" w:rsidRPr="00F27DF7" w:rsidDel="00DF49EE">
                <w:rPr>
                  <w:rFonts w:ascii="Arial" w:eastAsia="Calibri" w:hAnsi="Arial" w:cs="Arial"/>
                </w:rPr>
                <w:delText>compare_ds</w:delText>
              </w:r>
            </w:del>
          </w:p>
        </w:tc>
      </w:tr>
      <w:tr w:rsidR="005A2227" w:rsidRPr="00F27DF7" w14:paraId="56215643" w14:textId="72AD5D9F">
        <w:tc>
          <w:tcPr>
            <w:tcW w:w="106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3E4BCCC" w14:textId="232C26AC" w:rsidR="005A2227" w:rsidRPr="00F27DF7" w:rsidRDefault="0097053A">
            <w:pPr>
              <w:jc w:val="both"/>
              <w:rPr>
                <w:rFonts w:ascii="Arial" w:hAnsi="Arial" w:cs="Arial"/>
              </w:rPr>
            </w:pPr>
            <w:del w:id="5671" w:author="Utente" w:date="2017-06-26T16:36:00Z">
              <w:r w:rsidRPr="00F27DF7" w:rsidDel="00390729">
                <w:rPr>
                  <w:rFonts w:ascii="Arial" w:eastAsia="Calibri" w:hAnsi="Arial" w:cs="Arial"/>
                  <w:b/>
                </w:rPr>
                <w:delText>GEO</w:delText>
              </w:r>
            </w:del>
            <w:ins w:id="5672" w:author="Utente" w:date="2017-06-26T16:36:00Z">
              <w:r w:rsidR="00390729">
                <w:rPr>
                  <w:rFonts w:ascii="Arial" w:eastAsia="Calibri" w:hAnsi="Arial" w:cs="Arial"/>
                  <w:b/>
                </w:rPr>
                <w:t>id_1</w:t>
              </w:r>
            </w:ins>
          </w:p>
        </w:tc>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92BC86F" w14:textId="54859B3E" w:rsidR="005A2227" w:rsidRPr="00F27DF7" w:rsidRDefault="0097053A">
            <w:pPr>
              <w:jc w:val="both"/>
              <w:rPr>
                <w:rFonts w:ascii="Arial" w:hAnsi="Arial" w:cs="Arial"/>
              </w:rPr>
            </w:pPr>
            <w:del w:id="5673" w:author="Utente" w:date="2017-06-26T16:36:00Z">
              <w:r w:rsidRPr="00F27DF7" w:rsidDel="00390729">
                <w:rPr>
                  <w:rFonts w:ascii="Arial" w:eastAsia="Calibri" w:hAnsi="Arial" w:cs="Arial"/>
                  <w:b/>
                </w:rPr>
                <w:delText>SEX</w:delText>
              </w:r>
            </w:del>
            <w:ins w:id="5674" w:author="Utente" w:date="2017-06-26T16:36:00Z">
              <w:r w:rsidR="00390729">
                <w:rPr>
                  <w:rFonts w:ascii="Arial" w:eastAsia="Calibri" w:hAnsi="Arial" w:cs="Arial"/>
                  <w:b/>
                </w:rPr>
                <w:t>Id_2</w:t>
              </w:r>
            </w:ins>
          </w:p>
        </w:tc>
        <w:tc>
          <w:tcPr>
            <w:tcW w:w="1397"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FB51A7F" w14:textId="73D642B5" w:rsidR="005A2227" w:rsidRPr="00F27DF7" w:rsidRDefault="0097053A">
            <w:pPr>
              <w:jc w:val="both"/>
              <w:rPr>
                <w:rFonts w:ascii="Arial" w:hAnsi="Arial" w:cs="Arial"/>
              </w:rPr>
            </w:pPr>
            <w:del w:id="5675" w:author="Utente" w:date="2017-06-26T16:36:00Z">
              <w:r w:rsidRPr="00F27DF7" w:rsidDel="00390729">
                <w:rPr>
                  <w:rFonts w:ascii="Arial" w:eastAsia="Calibri" w:hAnsi="Arial" w:cs="Arial"/>
                  <w:b/>
                </w:rPr>
                <w:delText>UNIT</w:delText>
              </w:r>
            </w:del>
            <w:ins w:id="5676" w:author="Utente" w:date="2017-06-26T16:36:00Z">
              <w:r w:rsidR="00390729">
                <w:rPr>
                  <w:rFonts w:ascii="Arial" w:eastAsia="Calibri" w:hAnsi="Arial" w:cs="Arial"/>
                  <w:b/>
                </w:rPr>
                <w:t>Id_3</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1C6619D" w14:textId="16C94B6B" w:rsidR="005A2227" w:rsidRPr="00F27DF7" w:rsidRDefault="0097053A">
            <w:pPr>
              <w:jc w:val="both"/>
              <w:rPr>
                <w:rFonts w:ascii="Arial" w:hAnsi="Arial" w:cs="Arial"/>
              </w:rPr>
            </w:pPr>
            <w:del w:id="5677" w:author="Utente" w:date="2017-06-26T16:36:00Z">
              <w:r w:rsidRPr="00F27DF7" w:rsidDel="00390729">
                <w:rPr>
                  <w:rFonts w:ascii="Arial" w:eastAsia="Calibri" w:hAnsi="Arial" w:cs="Arial"/>
                  <w:b/>
                </w:rPr>
                <w:delText>C_BIRTH</w:delText>
              </w:r>
            </w:del>
            <w:ins w:id="5678" w:author="Utente" w:date="2017-06-26T16:36:00Z">
              <w:r w:rsidR="00390729">
                <w:rPr>
                  <w:rFonts w:ascii="Arial" w:eastAsia="Calibri" w:hAnsi="Arial" w:cs="Arial"/>
                  <w:b/>
                </w:rPr>
                <w:t>Id_4</w:t>
              </w:r>
            </w:ins>
          </w:p>
        </w:tc>
        <w:tc>
          <w:tcPr>
            <w:tcW w:w="187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29B97F4" w14:textId="0E73ED90" w:rsidR="005A2227" w:rsidRPr="00F27DF7" w:rsidRDefault="00390729">
            <w:pPr>
              <w:jc w:val="both"/>
              <w:rPr>
                <w:rFonts w:ascii="Arial" w:hAnsi="Arial" w:cs="Arial"/>
              </w:rPr>
            </w:pPr>
            <w:ins w:id="5679" w:author="Utente" w:date="2017-06-26T16:36:00Z">
              <w:r w:rsidRPr="00F27DF7">
                <w:rPr>
                  <w:rFonts w:ascii="Arial" w:eastAsia="Calibri" w:hAnsi="Arial" w:cs="Arial"/>
                  <w:b/>
                </w:rPr>
                <w:t>bool_var</w:t>
              </w:r>
            </w:ins>
            <w:del w:id="5680" w:author="Utente" w:date="2017-06-26T16:36:00Z">
              <w:r w:rsidR="0097053A" w:rsidRPr="00F27DF7" w:rsidDel="00390729">
                <w:rPr>
                  <w:rFonts w:ascii="Arial" w:eastAsia="Calibri" w:hAnsi="Arial" w:cs="Arial"/>
                  <w:b/>
                </w:rPr>
                <w:delText>VALUE</w:delText>
              </w:r>
              <w:r w:rsidR="00C847B8" w:rsidRPr="00F27DF7" w:rsidDel="00390729">
                <w:rPr>
                  <w:rFonts w:ascii="Arial" w:eastAsia="Calibri" w:hAnsi="Arial" w:cs="Arial"/>
                  <w:b/>
                </w:rPr>
                <w:delText>_ CONDITION</w:delText>
              </w:r>
            </w:del>
          </w:p>
        </w:tc>
      </w:tr>
      <w:tr w:rsidR="005A2227" w:rsidRPr="00F27DF7" w14:paraId="34FC26C3" w14:textId="4AB0A59D">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F73476" w14:textId="6D1AF0E5" w:rsidR="005A2227" w:rsidRPr="00F27DF7" w:rsidRDefault="0097053A">
            <w:pPr>
              <w:jc w:val="both"/>
              <w:rPr>
                <w:rFonts w:ascii="Arial" w:hAnsi="Arial" w:cs="Arial"/>
              </w:rPr>
            </w:pPr>
            <w:r w:rsidRPr="00F27DF7">
              <w:rPr>
                <w:rFonts w:ascii="Arial" w:eastAsia="Calibri" w:hAnsi="Arial" w:cs="Arial"/>
              </w:rPr>
              <w:t>Germany</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A470D4" w14:textId="1A7E6159" w:rsidR="005A2227" w:rsidRPr="00F27DF7" w:rsidRDefault="0097053A">
            <w:pPr>
              <w:jc w:val="both"/>
              <w:rPr>
                <w:rFonts w:ascii="Arial" w:hAnsi="Arial" w:cs="Arial"/>
              </w:rPr>
            </w:pPr>
            <w:r w:rsidRPr="00F27DF7">
              <w:rPr>
                <w:rFonts w:ascii="Arial" w:eastAsia="Calibri" w:hAnsi="Arial" w:cs="Arial"/>
              </w:rPr>
              <w:t>Total</w:t>
            </w:r>
          </w:p>
        </w:tc>
        <w:tc>
          <w:tcPr>
            <w:tcW w:w="139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894650" w14:textId="49E56F59" w:rsidR="005A2227" w:rsidRPr="00F27DF7" w:rsidRDefault="0097053A">
            <w:pPr>
              <w:jc w:val="both"/>
              <w:rPr>
                <w:rFonts w:ascii="Arial" w:hAnsi="Arial" w:cs="Arial"/>
              </w:rPr>
            </w:pPr>
            <w:r w:rsidRPr="00F27DF7">
              <w:rPr>
                <w:rFonts w:ascii="Arial" w:eastAsia="Calibri" w:hAnsi="Arial" w:cs="Arial"/>
              </w:rPr>
              <w:t>Percentage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5B47FA" w14:textId="0E07D518" w:rsidR="005A2227" w:rsidRPr="00F27DF7" w:rsidRDefault="0097053A">
            <w:pPr>
              <w:jc w:val="both"/>
              <w:rPr>
                <w:rFonts w:ascii="Arial" w:hAnsi="Arial" w:cs="Arial"/>
              </w:rPr>
            </w:pPr>
            <w:r w:rsidRPr="00F27DF7">
              <w:rPr>
                <w:rFonts w:ascii="Arial" w:eastAsia="Calibri" w:hAnsi="Arial" w:cs="Arial"/>
              </w:rPr>
              <w:t>Total</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E4FE49" w14:textId="1275C26E" w:rsidR="005A2227" w:rsidRPr="00F27DF7" w:rsidRDefault="0097053A">
            <w:pPr>
              <w:jc w:val="both"/>
              <w:rPr>
                <w:rFonts w:ascii="Arial" w:hAnsi="Arial" w:cs="Arial"/>
              </w:rPr>
            </w:pPr>
            <w:r w:rsidRPr="00F27DF7">
              <w:rPr>
                <w:rFonts w:ascii="Arial" w:eastAsia="Calibri" w:hAnsi="Arial" w:cs="Arial"/>
              </w:rPr>
              <w:t>NULL</w:t>
            </w:r>
          </w:p>
        </w:tc>
      </w:tr>
      <w:tr w:rsidR="005A2227" w:rsidRPr="00F27DF7" w14:paraId="36C98F28" w14:textId="7D7578F3">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67E46D" w14:textId="0A2A2D64" w:rsidR="005A2227" w:rsidRPr="00F27DF7" w:rsidRDefault="0097053A">
            <w:pPr>
              <w:jc w:val="both"/>
              <w:rPr>
                <w:rFonts w:ascii="Arial" w:hAnsi="Arial" w:cs="Arial"/>
              </w:rPr>
            </w:pPr>
            <w:r w:rsidRPr="00F27DF7">
              <w:rPr>
                <w:rFonts w:ascii="Arial" w:eastAsia="Calibri" w:hAnsi="Arial" w:cs="Arial"/>
              </w:rPr>
              <w:t>Greece</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B2FE6A" w14:textId="42B58B0F" w:rsidR="005A2227" w:rsidRPr="00F27DF7" w:rsidRDefault="0097053A">
            <w:pPr>
              <w:jc w:val="both"/>
              <w:rPr>
                <w:rFonts w:ascii="Arial" w:hAnsi="Arial" w:cs="Arial"/>
              </w:rPr>
            </w:pPr>
            <w:r w:rsidRPr="00F27DF7">
              <w:rPr>
                <w:rFonts w:ascii="Arial" w:eastAsia="Calibri" w:hAnsi="Arial" w:cs="Arial"/>
              </w:rPr>
              <w:t>Total</w:t>
            </w:r>
          </w:p>
        </w:tc>
        <w:tc>
          <w:tcPr>
            <w:tcW w:w="139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D71A05" w14:textId="4964ECB6" w:rsidR="005A2227" w:rsidRPr="00F27DF7" w:rsidRDefault="0097053A">
            <w:pPr>
              <w:jc w:val="both"/>
              <w:rPr>
                <w:rFonts w:ascii="Arial" w:hAnsi="Arial" w:cs="Arial"/>
              </w:rPr>
            </w:pPr>
            <w:r w:rsidRPr="00F27DF7">
              <w:rPr>
                <w:rFonts w:ascii="Arial" w:eastAsia="Calibri" w:hAnsi="Arial" w:cs="Arial"/>
              </w:rPr>
              <w:t>Percentage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0E3923" w14:textId="245691FD" w:rsidR="005A2227" w:rsidRPr="00F27DF7" w:rsidRDefault="0097053A">
            <w:pPr>
              <w:jc w:val="both"/>
              <w:rPr>
                <w:rFonts w:ascii="Arial" w:hAnsi="Arial" w:cs="Arial"/>
              </w:rPr>
            </w:pPr>
            <w:r w:rsidRPr="00F27DF7">
              <w:rPr>
                <w:rFonts w:ascii="Arial" w:eastAsia="Calibri" w:hAnsi="Arial" w:cs="Arial"/>
              </w:rPr>
              <w:t>Total</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B2CF5B" w14:textId="2152B84F" w:rsidR="005A2227" w:rsidRPr="00F27DF7" w:rsidRDefault="0097053A">
            <w:pPr>
              <w:jc w:val="both"/>
              <w:rPr>
                <w:rFonts w:ascii="Arial" w:hAnsi="Arial" w:cs="Arial"/>
              </w:rPr>
            </w:pPr>
            <w:r w:rsidRPr="00F27DF7">
              <w:rPr>
                <w:rFonts w:ascii="Arial" w:eastAsia="Calibri" w:hAnsi="Arial" w:cs="Arial"/>
              </w:rPr>
              <w:t>true</w:t>
            </w:r>
          </w:p>
        </w:tc>
      </w:tr>
    </w:tbl>
    <w:p w14:paraId="6D85B4BD" w14:textId="1EAE02B5" w:rsidR="005A2227" w:rsidRPr="00E352EF" w:rsidRDefault="005A2227">
      <w:pPr>
        <w:ind w:hanging="14"/>
      </w:pPr>
    </w:p>
    <w:p w14:paraId="3D73B43E" w14:textId="77777777" w:rsidR="005A2227" w:rsidRPr="00E352EF" w:rsidRDefault="0097053A" w:rsidP="00B82A38">
      <w:pPr>
        <w:pStyle w:val="Stile3"/>
        <w:rPr>
          <w:lang w:val="en-GB"/>
        </w:rPr>
      </w:pPr>
      <w:bookmarkStart w:id="5681" w:name="_Toc462659694"/>
      <w:bookmarkStart w:id="5682" w:name="_Toc463805760"/>
      <w:bookmarkStart w:id="5683" w:name="_Toc464487937"/>
      <w:r w:rsidRPr="00E352EF">
        <w:rPr>
          <w:lang w:val="en-GB"/>
        </w:rPr>
        <w:t>less than     &lt;  &lt;=</w:t>
      </w:r>
      <w:bookmarkEnd w:id="5681"/>
      <w:bookmarkEnd w:id="5682"/>
      <w:bookmarkEnd w:id="5683"/>
    </w:p>
    <w:p w14:paraId="1AD6727C" w14:textId="586141BC" w:rsidR="005A2227" w:rsidRPr="00E352EF" w:rsidDel="00CC779A" w:rsidRDefault="0097053A" w:rsidP="00B82A38">
      <w:pPr>
        <w:rPr>
          <w:del w:id="5684" w:author="Laura Viignola" w:date="2017-06-22T17:00:00Z"/>
          <w:rFonts w:ascii="Cambria" w:hAnsi="Cambria"/>
        </w:rPr>
      </w:pPr>
      <w:del w:id="5685" w:author="Laura Viignola" w:date="2017-06-22T17:00:00Z">
        <w:r w:rsidRPr="00E352EF" w:rsidDel="00CC779A">
          <w:rPr>
            <w:rFonts w:ascii="Cambria" w:eastAsia="Calibri" w:hAnsi="Cambria" w:cs="Calibri"/>
            <w:i/>
            <w:color w:val="5B9BD5"/>
          </w:rPr>
          <w:delText>Semantic</w:delText>
        </w:r>
      </w:del>
    </w:p>
    <w:p w14:paraId="2FF2CF39" w14:textId="5FBCBD31" w:rsidR="005A2227" w:rsidRPr="00E352EF" w:rsidDel="00CC779A" w:rsidRDefault="0097053A" w:rsidP="00B82A38">
      <w:pPr>
        <w:rPr>
          <w:del w:id="5686" w:author="Laura Viignola" w:date="2017-06-22T17:00:00Z"/>
          <w:rFonts w:ascii="Cambria" w:hAnsi="Cambria"/>
        </w:rPr>
      </w:pPr>
      <w:del w:id="5687" w:author="Laura Viignola" w:date="2017-06-22T17:00:00Z">
        <w:r w:rsidRPr="00E352EF" w:rsidDel="00CC779A">
          <w:rPr>
            <w:rFonts w:ascii="Cambria" w:eastAsia="Calibri" w:hAnsi="Cambria" w:cs="Calibri"/>
          </w:rPr>
          <w:delText xml:space="preserve">The operator </w:delText>
        </w:r>
        <w:r w:rsidR="00FD3798" w:rsidRPr="00E352EF" w:rsidDel="00CC779A">
          <w:rPr>
            <w:rFonts w:ascii="Cambria" w:eastAsia="Calibri" w:hAnsi="Cambria" w:cs="Calibri"/>
            <w:b/>
          </w:rPr>
          <w:delText>&lt; &lt;=</w:delText>
        </w:r>
        <w:r w:rsidRPr="00E352EF" w:rsidDel="00CC779A">
          <w:rPr>
            <w:rFonts w:ascii="Cambria" w:eastAsia="Calibri" w:hAnsi="Cambria" w:cs="Calibri"/>
            <w:b/>
          </w:rPr>
          <w:delText xml:space="preserve">  </w:delText>
        </w:r>
        <w:r w:rsidRPr="00E352EF" w:rsidDel="00CC779A">
          <w:rPr>
            <w:rFonts w:ascii="Cambria" w:eastAsia="Calibri" w:hAnsi="Cambria" w:cs="Calibri"/>
          </w:rPr>
          <w:delText xml:space="preserve">compares two values to evaluate if </w:delText>
        </w:r>
        <w:r w:rsidR="00FD3798" w:rsidRPr="00E352EF" w:rsidDel="00CC779A">
          <w:rPr>
            <w:rFonts w:ascii="Cambria" w:eastAsia="Calibri" w:hAnsi="Cambria" w:cs="Calibri"/>
          </w:rPr>
          <w:delText xml:space="preserve">one is </w:delText>
        </w:r>
        <w:r w:rsidRPr="00E352EF" w:rsidDel="00CC779A">
          <w:rPr>
            <w:rFonts w:ascii="Cambria" w:eastAsia="Calibri" w:hAnsi="Cambria" w:cs="Calibri"/>
          </w:rPr>
          <w:delText>less (or equal) to the other.</w:delText>
        </w:r>
      </w:del>
    </w:p>
    <w:p w14:paraId="11047ED3" w14:textId="77777777" w:rsidR="00B82A38" w:rsidRPr="00E352EF" w:rsidRDefault="00B82A38" w:rsidP="00B82A38">
      <w:pPr>
        <w:rPr>
          <w:rFonts w:ascii="Cambria" w:eastAsia="Calibri" w:hAnsi="Cambria" w:cs="Calibri"/>
          <w:i/>
          <w:color w:val="5B9BD5"/>
        </w:rPr>
      </w:pPr>
    </w:p>
    <w:p w14:paraId="74821235"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3D0165E1" w14:textId="4F269F3C" w:rsidR="005A2227" w:rsidRPr="0026664B" w:rsidRDefault="0097053A" w:rsidP="00B82A38">
      <w:pPr>
        <w:rPr>
          <w:rFonts w:ascii="Arial" w:hAnsi="Arial" w:cs="Arial"/>
        </w:rPr>
      </w:pPr>
      <w:r w:rsidRPr="0026664B">
        <w:rPr>
          <w:rFonts w:ascii="Arial" w:eastAsia="Calibri" w:hAnsi="Arial" w:cs="Arial"/>
        </w:rPr>
        <w:t xml:space="preserve"> </w:t>
      </w:r>
      <w:del w:id="5688" w:author="Laura Viignola" w:date="2017-06-22T17:00:00Z">
        <w:r w:rsidRPr="0026664B" w:rsidDel="00CC779A">
          <w:rPr>
            <w:rFonts w:ascii="Arial" w:eastAsia="Calibri" w:hAnsi="Arial" w:cs="Arial"/>
          </w:rPr>
          <w:delText>ds_1</w:delText>
        </w:r>
      </w:del>
      <w:ins w:id="5689" w:author="Laura Viignola" w:date="2017-06-22T17:00:00Z">
        <w:r w:rsidR="00CC779A" w:rsidRPr="0026664B">
          <w:rPr>
            <w:rFonts w:ascii="Arial" w:eastAsia="Calibri" w:hAnsi="Arial" w:cs="Arial"/>
          </w:rPr>
          <w:t>left</w:t>
        </w:r>
      </w:ins>
      <w:del w:id="5690" w:author="Laura Viignola" w:date="2017-07-10T16:14:00Z">
        <w:r w:rsidRPr="0026664B" w:rsidDel="0026664B">
          <w:rPr>
            <w:rFonts w:ascii="Arial" w:eastAsia="Calibri" w:hAnsi="Arial" w:cs="Arial"/>
            <w:i/>
          </w:rPr>
          <w:delText xml:space="preserve"> </w:delText>
        </w:r>
      </w:del>
      <w:ins w:id="5691" w:author="Laura Viignola" w:date="2017-07-10T16:14:00Z">
        <w:r w:rsidR="0026664B" w:rsidRPr="0026664B">
          <w:rPr>
            <w:rFonts w:ascii="Arial" w:eastAsia="Calibri" w:hAnsi="Arial" w:cs="Arial"/>
            <w:i/>
          </w:rPr>
          <w:t xml:space="preserve"> </w:t>
        </w:r>
      </w:ins>
      <w:r w:rsidRPr="0026664B">
        <w:rPr>
          <w:rFonts w:ascii="Arial" w:eastAsia="Calibri" w:hAnsi="Arial" w:cs="Arial"/>
        </w:rPr>
        <w:t xml:space="preserve">[ </w:t>
      </w:r>
      <w:r w:rsidRPr="0026664B">
        <w:rPr>
          <w:rFonts w:ascii="Arial" w:eastAsia="Calibri" w:hAnsi="Arial" w:cs="Arial"/>
          <w:b/>
        </w:rPr>
        <w:t>&lt;</w:t>
      </w:r>
      <w:r w:rsidRPr="0026664B">
        <w:rPr>
          <w:rFonts w:ascii="Arial" w:eastAsia="Calibri" w:hAnsi="Arial" w:cs="Arial"/>
        </w:rPr>
        <w:t xml:space="preserve">| </w:t>
      </w:r>
      <w:r w:rsidRPr="0026664B">
        <w:rPr>
          <w:rFonts w:ascii="Arial" w:eastAsia="Calibri" w:hAnsi="Arial" w:cs="Arial"/>
          <w:b/>
        </w:rPr>
        <w:t>&lt;=</w:t>
      </w:r>
      <w:r w:rsidRPr="0026664B">
        <w:rPr>
          <w:rFonts w:ascii="Arial" w:eastAsia="Calibri" w:hAnsi="Arial" w:cs="Arial"/>
        </w:rPr>
        <w:t>]</w:t>
      </w:r>
      <w:r w:rsidRPr="0026664B">
        <w:rPr>
          <w:rFonts w:ascii="Arial" w:eastAsia="Calibri" w:hAnsi="Arial" w:cs="Arial"/>
          <w:b/>
        </w:rPr>
        <w:t xml:space="preserve">   </w:t>
      </w:r>
      <w:del w:id="5692" w:author="Laura Viignola" w:date="2017-06-22T17:00:00Z">
        <w:r w:rsidRPr="0026664B" w:rsidDel="00CC779A">
          <w:rPr>
            <w:rFonts w:ascii="Arial" w:eastAsia="Calibri" w:hAnsi="Arial" w:cs="Arial"/>
          </w:rPr>
          <w:delText xml:space="preserve">ds_2 </w:delText>
        </w:r>
      </w:del>
      <w:ins w:id="5693" w:author="Laura Viignola" w:date="2017-06-22T17:00:00Z">
        <w:r w:rsidR="00CC779A" w:rsidRPr="0026664B">
          <w:rPr>
            <w:rFonts w:ascii="Arial" w:eastAsia="Calibri" w:hAnsi="Arial" w:cs="Arial"/>
          </w:rPr>
          <w:t>righ</w:t>
        </w:r>
      </w:ins>
      <w:ins w:id="5694" w:author="Laura Viignola" w:date="2017-07-10T16:14:00Z">
        <w:r w:rsidR="0026664B" w:rsidRPr="0026664B">
          <w:rPr>
            <w:rFonts w:ascii="Arial" w:eastAsia="Calibri" w:hAnsi="Arial" w:cs="Arial"/>
          </w:rPr>
          <w:t>t</w:t>
        </w:r>
      </w:ins>
    </w:p>
    <w:p w14:paraId="79AE2E7E" w14:textId="77777777" w:rsidR="00B82A38" w:rsidRPr="00E352EF" w:rsidRDefault="00B82A38" w:rsidP="00B82A38">
      <w:pPr>
        <w:rPr>
          <w:rFonts w:ascii="Cambria" w:eastAsia="Calibri" w:hAnsi="Cambria" w:cs="Calibri"/>
          <w:i/>
          <w:color w:val="5B9BD5"/>
        </w:rPr>
      </w:pPr>
    </w:p>
    <w:p w14:paraId="2A3A9C19" w14:textId="214095BD" w:rsidR="005A2227" w:rsidRPr="00E352EF" w:rsidRDefault="00CC779A" w:rsidP="00AC4A81">
      <w:pPr>
        <w:rPr>
          <w:rFonts w:ascii="Cambria" w:eastAsia="Calibri" w:hAnsi="Cambria" w:cs="Calibri"/>
          <w:i/>
          <w:color w:val="5B9BD5"/>
        </w:rPr>
      </w:pPr>
      <w:ins w:id="5695" w:author="Laura Viignola" w:date="2017-06-22T17:00:00Z">
        <w:r>
          <w:rPr>
            <w:rFonts w:ascii="Cambria" w:eastAsia="Calibri" w:hAnsi="Cambria" w:cs="Calibri"/>
            <w:i/>
            <w:color w:val="5B9BD5"/>
          </w:rPr>
          <w:t xml:space="preserve">Input </w:t>
        </w:r>
      </w:ins>
      <w:del w:id="5696" w:author="Laura Viignola" w:date="2017-06-22T17:00:00Z">
        <w:r w:rsidR="0097053A" w:rsidRPr="00E352EF" w:rsidDel="00CC779A">
          <w:rPr>
            <w:rFonts w:ascii="Cambria" w:eastAsia="Calibri" w:hAnsi="Cambria" w:cs="Calibri"/>
            <w:i/>
            <w:color w:val="5B9BD5"/>
          </w:rPr>
          <w:delText>P</w:delText>
        </w:r>
      </w:del>
      <w:ins w:id="5697" w:author="Laura Viignola" w:date="2017-06-22T17:00:00Z">
        <w:r>
          <w:rPr>
            <w:rFonts w:ascii="Cambria" w:eastAsia="Calibri" w:hAnsi="Cambria" w:cs="Calibri"/>
            <w:i/>
            <w:color w:val="5B9BD5"/>
          </w:rPr>
          <w:t>p</w:t>
        </w:r>
      </w:ins>
      <w:r w:rsidR="0097053A" w:rsidRPr="00E352EF">
        <w:rPr>
          <w:rFonts w:ascii="Cambria" w:eastAsia="Calibri" w:hAnsi="Cambria" w:cs="Calibri"/>
          <w:i/>
          <w:color w:val="5B9BD5"/>
        </w:rPr>
        <w:t>arameters</w:t>
      </w:r>
    </w:p>
    <w:p w14:paraId="25833C88" w14:textId="60DF2309" w:rsidR="005A2227" w:rsidRPr="00E352EF" w:rsidDel="00CC779A" w:rsidRDefault="0097053A" w:rsidP="00B82A38">
      <w:pPr>
        <w:rPr>
          <w:del w:id="5698" w:author="Laura Viignola" w:date="2017-06-22T17:00:00Z"/>
          <w:rFonts w:ascii="Cambria" w:hAnsi="Cambria"/>
        </w:rPr>
      </w:pPr>
      <w:del w:id="5699" w:author="Laura Viignola" w:date="2017-06-22T17:00:00Z">
        <w:r w:rsidRPr="00E352EF" w:rsidDel="00CC779A">
          <w:rPr>
            <w:rFonts w:ascii="Cambria" w:hAnsi="Cambria"/>
            <w:i/>
          </w:rPr>
          <w:delText>ds_1</w:delText>
        </w:r>
        <w:r w:rsidRPr="00E352EF" w:rsidDel="00CC779A">
          <w:rPr>
            <w:rFonts w:ascii="Cambria" w:hAnsi="Cambria"/>
          </w:rPr>
          <w:delText xml:space="preserve">, </w:delText>
        </w:r>
        <w:r w:rsidRPr="00E352EF" w:rsidDel="00CC779A">
          <w:rPr>
            <w:rFonts w:ascii="Cambria" w:hAnsi="Cambria"/>
            <w:i/>
          </w:rPr>
          <w:delText>ds_2</w:delText>
        </w:r>
        <w:r w:rsidR="00B82A38" w:rsidRPr="00E352EF" w:rsidDel="00CC779A">
          <w:rPr>
            <w:rFonts w:ascii="Cambria" w:hAnsi="Cambria"/>
            <w:i/>
          </w:rPr>
          <w:delText xml:space="preserve"> </w:delText>
        </w:r>
        <w:r w:rsidR="00B82A38" w:rsidRPr="00E352EF" w:rsidDel="00CC779A">
          <w:rPr>
            <w:rFonts w:ascii="Cambria" w:hAnsi="Cambria"/>
          </w:rPr>
          <w:delText>:</w:delText>
        </w:r>
        <w:r w:rsidRPr="00E352EF" w:rsidDel="00CC779A">
          <w:rPr>
            <w:rFonts w:ascii="Cambria" w:hAnsi="Cambria"/>
          </w:rPr>
          <w:delText xml:space="preserve"> [</w:delText>
        </w:r>
        <w:r w:rsidRPr="00E352EF" w:rsidDel="00CC779A">
          <w:rPr>
            <w:rFonts w:ascii="Cambria" w:eastAsia="Calibri" w:hAnsi="Cambria" w:cs="Calibri"/>
          </w:rPr>
          <w:delText xml:space="preserve">dataset {identifier &lt;IDENT&gt; as scalar-type}+ {measure &lt;IDENT&gt; as &lt;T&gt;}+ </w:delText>
        </w:r>
        <w:r w:rsidRPr="00E352EF" w:rsidDel="00CC779A">
          <w:rPr>
            <w:rFonts w:ascii="Cambria" w:hAnsi="Cambria"/>
          </w:rPr>
          <w:delText>| bool</w:delText>
        </w:r>
        <w:r w:rsidR="00B82A38" w:rsidRPr="00E352EF" w:rsidDel="00CC779A">
          <w:rPr>
            <w:rFonts w:ascii="Cambria" w:hAnsi="Cambria"/>
          </w:rPr>
          <w:delText>ean</w:delText>
        </w:r>
        <w:r w:rsidRPr="00E352EF" w:rsidDel="00CC779A">
          <w:rPr>
            <w:rFonts w:ascii="Cambria" w:hAnsi="Cambria"/>
          </w:rPr>
          <w:delText>]</w:delText>
        </w:r>
      </w:del>
    </w:p>
    <w:p w14:paraId="36B5F1E4" w14:textId="6B500767" w:rsidR="00DC675D" w:rsidRPr="00E352EF" w:rsidDel="00CC779A" w:rsidRDefault="00DC675D" w:rsidP="00B82A38">
      <w:pPr>
        <w:rPr>
          <w:del w:id="5700" w:author="Laura Viignola" w:date="2017-06-22T17:00:00Z"/>
          <w:rFonts w:ascii="Cambria" w:hAnsi="Cambria"/>
        </w:rPr>
      </w:pPr>
    </w:p>
    <w:p w14:paraId="7D0D926A" w14:textId="7231FF4F" w:rsidR="005A2227" w:rsidRPr="00E352EF" w:rsidDel="00CC779A" w:rsidRDefault="0097053A" w:rsidP="00B82A38">
      <w:pPr>
        <w:rPr>
          <w:del w:id="5701" w:author="Laura Viignola" w:date="2017-06-22T17:00:00Z"/>
          <w:rFonts w:ascii="Cambria" w:hAnsi="Cambria"/>
        </w:rPr>
      </w:pPr>
      <w:del w:id="5702" w:author="Laura Viignola" w:date="2017-06-22T17:00:00Z">
        <w:r w:rsidRPr="00E352EF" w:rsidDel="00CC779A">
          <w:rPr>
            <w:rFonts w:ascii="Cambria" w:hAnsi="Cambria"/>
            <w:i/>
          </w:rPr>
          <w:delText>ds_1</w:delText>
        </w:r>
        <w:r w:rsidRPr="00E352EF" w:rsidDel="00CC779A">
          <w:rPr>
            <w:rFonts w:ascii="Cambria" w:hAnsi="Cambria"/>
          </w:rPr>
          <w:delText>,</w:delText>
        </w:r>
        <w:r w:rsidRPr="00E352EF" w:rsidDel="00CC779A">
          <w:rPr>
            <w:rFonts w:ascii="Cambria" w:hAnsi="Cambria"/>
            <w:i/>
          </w:rPr>
          <w:delText>ds_2</w:delText>
        </w:r>
        <w:r w:rsidRPr="00E352EF" w:rsidDel="00CC779A">
          <w:rPr>
            <w:rFonts w:ascii="Cambria" w:hAnsi="Cambria"/>
          </w:rPr>
          <w:delText xml:space="preserve"> – is a </w:delText>
        </w:r>
        <w:r w:rsidR="00F4601C" w:rsidRPr="00E352EF" w:rsidDel="00CC779A">
          <w:delText>Dataset</w:delText>
        </w:r>
        <w:r w:rsidRPr="00E352EF" w:rsidDel="00CC779A">
          <w:rPr>
            <w:rFonts w:ascii="Cambria" w:hAnsi="Cambria"/>
          </w:rPr>
          <w:delText xml:space="preserve"> expression or a </w:delText>
        </w:r>
        <w:r w:rsidR="00B82A38" w:rsidRPr="00E352EF" w:rsidDel="00CC779A">
          <w:rPr>
            <w:rFonts w:ascii="Cambria" w:hAnsi="Cambria"/>
          </w:rPr>
          <w:delText>b</w:delText>
        </w:r>
        <w:r w:rsidRPr="00E352EF" w:rsidDel="00CC779A">
          <w:rPr>
            <w:rFonts w:ascii="Cambria" w:hAnsi="Cambria"/>
          </w:rPr>
          <w:delText>oolean</w:delText>
        </w:r>
      </w:del>
    </w:p>
    <w:p w14:paraId="15E57FD6" w14:textId="77777777" w:rsidR="00CC779A" w:rsidRPr="00D71CDA" w:rsidRDefault="00CC779A" w:rsidP="00CC779A">
      <w:pPr>
        <w:rPr>
          <w:ins w:id="5703" w:author="Laura Viignola" w:date="2017-06-22T17:00:00Z"/>
          <w:rFonts w:asciiTheme="majorHAnsi" w:eastAsia="Calibri" w:hAnsiTheme="majorHAnsi" w:cs="Calibri"/>
          <w:color w:val="auto"/>
        </w:rPr>
      </w:pPr>
      <w:ins w:id="5704" w:author="Laura Viignola" w:date="2017-06-22T17:00:00Z">
        <w:r w:rsidRPr="00D71CDA">
          <w:rPr>
            <w:rFonts w:asciiTheme="majorHAnsi" w:eastAsia="Calibri" w:hAnsiTheme="majorHAnsi" w:cs="Courier New"/>
            <w:color w:val="auto"/>
          </w:rPr>
          <w:t>left</w:t>
        </w:r>
        <w:r w:rsidRPr="00D71CDA">
          <w:rPr>
            <w:rFonts w:asciiTheme="majorHAnsi" w:eastAsia="Calibri" w:hAnsiTheme="majorHAnsi" w:cs="Calibri"/>
            <w:color w:val="auto"/>
          </w:rPr>
          <w:tab/>
          <w:t>mandatory</w:t>
        </w:r>
        <w:r w:rsidRPr="00D71CDA">
          <w:rPr>
            <w:rFonts w:asciiTheme="majorHAnsi" w:eastAsia="Calibri" w:hAnsiTheme="majorHAnsi" w:cs="Calibri"/>
            <w:color w:val="auto"/>
          </w:rPr>
          <w:tab/>
          <w:t>the left operand part of the comparison</w:t>
        </w:r>
      </w:ins>
    </w:p>
    <w:p w14:paraId="2065EB84" w14:textId="77777777" w:rsidR="00CC779A" w:rsidRPr="00D71CDA" w:rsidRDefault="00CC779A" w:rsidP="00CC779A">
      <w:pPr>
        <w:rPr>
          <w:ins w:id="5705" w:author="Laura Viignola" w:date="2017-06-22T17:00:00Z"/>
          <w:rFonts w:asciiTheme="majorHAnsi" w:eastAsia="Calibri" w:hAnsiTheme="majorHAnsi" w:cs="Calibri"/>
          <w:color w:val="auto"/>
        </w:rPr>
      </w:pPr>
      <w:ins w:id="5706" w:author="Laura Viignola" w:date="2017-06-22T17:00:00Z">
        <w:r w:rsidRPr="00D71CDA">
          <w:rPr>
            <w:rFonts w:asciiTheme="majorHAnsi" w:eastAsia="Calibri" w:hAnsiTheme="majorHAnsi" w:cs="Courier New"/>
            <w:color w:val="auto"/>
          </w:rPr>
          <w:t>right</w:t>
        </w:r>
        <w:r w:rsidRPr="00D71CDA">
          <w:rPr>
            <w:rFonts w:asciiTheme="majorHAnsi" w:eastAsia="Calibri" w:hAnsiTheme="majorHAnsi" w:cs="Calibri"/>
            <w:color w:val="auto"/>
          </w:rPr>
          <w:tab/>
          <w:t>mandatory</w:t>
        </w:r>
        <w:r w:rsidRPr="00D71CDA">
          <w:rPr>
            <w:rFonts w:asciiTheme="majorHAnsi" w:eastAsia="Calibri" w:hAnsiTheme="majorHAnsi" w:cs="Calibri"/>
            <w:color w:val="auto"/>
          </w:rPr>
          <w:tab/>
          <w:t>the right operand part of the comparison</w:t>
        </w:r>
      </w:ins>
    </w:p>
    <w:p w14:paraId="084F8224" w14:textId="77777777" w:rsidR="00CC779A" w:rsidRPr="00F27DF7" w:rsidRDefault="00CC779A" w:rsidP="00CC779A">
      <w:pPr>
        <w:rPr>
          <w:ins w:id="5707" w:author="Laura Viignola" w:date="2017-06-22T17:01:00Z"/>
          <w:rFonts w:asciiTheme="majorHAnsi" w:eastAsia="Calibri" w:hAnsiTheme="majorHAnsi" w:cs="Calibri"/>
          <w:i/>
          <w:color w:val="5B9BD5"/>
        </w:rPr>
      </w:pPr>
    </w:p>
    <w:p w14:paraId="69A174BA" w14:textId="77777777" w:rsidR="00CC779A" w:rsidRPr="00D47502" w:rsidRDefault="00CC779A" w:rsidP="00CC779A">
      <w:pPr>
        <w:rPr>
          <w:ins w:id="5708" w:author="Laura Viignola" w:date="2017-06-22T17:01:00Z"/>
          <w:rFonts w:ascii="Cambria" w:eastAsia="Calibri" w:hAnsi="Cambria" w:cs="Calibri"/>
          <w:i/>
          <w:color w:val="5B9BD5"/>
        </w:rPr>
      </w:pPr>
      <w:ins w:id="5709" w:author="Laura Viignola" w:date="2017-06-22T17:01:00Z">
        <w:r w:rsidRPr="00D47502">
          <w:rPr>
            <w:rFonts w:ascii="Cambria" w:eastAsia="Calibri" w:hAnsi="Cambria" w:cs="Calibri"/>
            <w:i/>
            <w:color w:val="5B9BD5"/>
          </w:rPr>
          <w:t>Examples of valid syntaxes</w:t>
        </w:r>
      </w:ins>
    </w:p>
    <w:p w14:paraId="7207E1FA" w14:textId="4B9E914E" w:rsidR="00CC779A" w:rsidRPr="00D71CDA" w:rsidRDefault="00CC779A" w:rsidP="00CC779A">
      <w:pPr>
        <w:rPr>
          <w:ins w:id="5710" w:author="Laura Viignola" w:date="2017-06-22T17:01:00Z"/>
          <w:rFonts w:ascii="Arial" w:eastAsia="Calibri" w:hAnsi="Arial" w:cs="Arial"/>
          <w:color w:val="auto"/>
        </w:rPr>
      </w:pPr>
      <w:ins w:id="5711" w:author="Laura Viignola" w:date="2017-06-22T17:01:00Z">
        <w:r w:rsidRPr="00D71CDA">
          <w:rPr>
            <w:rFonts w:ascii="Arial" w:eastAsia="Calibri" w:hAnsi="Arial" w:cs="Arial"/>
            <w:color w:val="auto"/>
          </w:rPr>
          <w:t>DS_1</w:t>
        </w:r>
      </w:ins>
      <w:ins w:id="5712" w:author="Laura Viignola" w:date="2017-06-22T17:03:00Z">
        <w:r w:rsidR="00DF49EE" w:rsidRPr="00D71CDA">
          <w:rPr>
            <w:rFonts w:ascii="Arial" w:eastAsia="Calibri" w:hAnsi="Arial" w:cs="Arial"/>
            <w:b/>
            <w:color w:val="auto"/>
          </w:rPr>
          <w:t xml:space="preserve">&lt; </w:t>
        </w:r>
      </w:ins>
      <w:ins w:id="5713" w:author="Laura Viignola" w:date="2017-06-22T17:01:00Z">
        <w:r w:rsidRPr="00D71CDA">
          <w:rPr>
            <w:rFonts w:ascii="Arial" w:eastAsia="Calibri" w:hAnsi="Arial" w:cs="Arial"/>
            <w:color w:val="auto"/>
          </w:rPr>
          <w:t>DS_2</w:t>
        </w:r>
      </w:ins>
    </w:p>
    <w:p w14:paraId="33752EEE" w14:textId="125C444C" w:rsidR="00CC779A" w:rsidRPr="00D71CDA" w:rsidRDefault="00CC779A" w:rsidP="00CC779A">
      <w:pPr>
        <w:rPr>
          <w:ins w:id="5714" w:author="Laura Viignola" w:date="2017-06-22T17:01:00Z"/>
          <w:rFonts w:ascii="Arial" w:eastAsia="Calibri" w:hAnsi="Arial" w:cs="Arial"/>
          <w:color w:val="auto"/>
        </w:rPr>
      </w:pPr>
      <w:ins w:id="5715" w:author="Laura Viignola" w:date="2017-06-22T17:01:00Z">
        <w:r w:rsidRPr="00D71CDA">
          <w:rPr>
            <w:rFonts w:ascii="Arial" w:eastAsia="Calibri" w:hAnsi="Arial" w:cs="Arial"/>
            <w:color w:val="auto"/>
          </w:rPr>
          <w:t>DS_1</w:t>
        </w:r>
      </w:ins>
      <w:ins w:id="5716" w:author="Laura Viignola" w:date="2017-06-22T17:03:00Z">
        <w:r w:rsidR="00DF49EE" w:rsidRPr="00D71CDA">
          <w:rPr>
            <w:rFonts w:ascii="Arial" w:eastAsia="Calibri" w:hAnsi="Arial" w:cs="Arial"/>
            <w:b/>
            <w:color w:val="auto"/>
          </w:rPr>
          <w:t>&lt;</w:t>
        </w:r>
      </w:ins>
      <w:ins w:id="5717" w:author="Laura Viignola" w:date="2017-06-22T17:01:00Z">
        <w:r w:rsidRPr="00D71CDA">
          <w:rPr>
            <w:rFonts w:ascii="Arial" w:eastAsia="Calibri" w:hAnsi="Arial" w:cs="Arial"/>
            <w:b/>
            <w:color w:val="auto"/>
          </w:rPr>
          <w:t>=</w:t>
        </w:r>
        <w:r w:rsidRPr="00D71CDA">
          <w:rPr>
            <w:rFonts w:ascii="Arial" w:eastAsia="Calibri" w:hAnsi="Arial" w:cs="Arial"/>
            <w:color w:val="auto"/>
          </w:rPr>
          <w:t>DS_2</w:t>
        </w:r>
      </w:ins>
    </w:p>
    <w:p w14:paraId="6568AB77" w14:textId="77777777" w:rsidR="00CC779A" w:rsidRDefault="00CC779A" w:rsidP="00B82A38">
      <w:pPr>
        <w:rPr>
          <w:ins w:id="5718" w:author="Laura Viignola" w:date="2017-06-22T17:01:00Z"/>
          <w:rFonts w:ascii="Cambria" w:eastAsia="Calibri" w:hAnsi="Cambria" w:cs="Calibri"/>
          <w:i/>
          <w:color w:val="5B9BD5"/>
        </w:rPr>
      </w:pPr>
    </w:p>
    <w:p w14:paraId="274124FE" w14:textId="77777777" w:rsidR="00CC779A" w:rsidRDefault="00CC779A" w:rsidP="00CC779A">
      <w:pPr>
        <w:rPr>
          <w:ins w:id="5719" w:author="Laura Viignola" w:date="2017-06-22T17:01:00Z"/>
          <w:rFonts w:ascii="Cambria" w:eastAsia="Calibri" w:hAnsi="Cambria" w:cs="Calibri"/>
          <w:i/>
          <w:color w:val="5B9BD5"/>
        </w:rPr>
      </w:pPr>
      <w:ins w:id="5720" w:author="Laura Viignola" w:date="2017-06-22T17:01:00Z">
        <w:r>
          <w:rPr>
            <w:rFonts w:ascii="Cambria" w:eastAsia="Calibri" w:hAnsi="Cambria" w:cs="Calibri"/>
            <w:i/>
            <w:color w:val="5B9BD5"/>
          </w:rPr>
          <w:t>Semantic for scalar operations</w:t>
        </w:r>
      </w:ins>
    </w:p>
    <w:p w14:paraId="12A590FA" w14:textId="191AD078" w:rsidR="00CC779A" w:rsidRDefault="00CC779A" w:rsidP="00CC779A">
      <w:pPr>
        <w:rPr>
          <w:ins w:id="5721" w:author="Laura Viignola" w:date="2017-06-22T17:01:00Z"/>
          <w:rFonts w:ascii="Cambria" w:eastAsia="Calibri" w:hAnsi="Cambria" w:cs="Calibri"/>
          <w:i/>
          <w:color w:val="5B9BD5"/>
        </w:rPr>
      </w:pPr>
      <w:ins w:id="5722" w:author="Laura Viignola" w:date="2017-06-22T17:01:00Z">
        <w:r>
          <w:rPr>
            <w:rFonts w:ascii="Cambria" w:eastAsia="Calibri" w:hAnsi="Cambria" w:cs="Calibri"/>
          </w:rPr>
          <w:t xml:space="preserve">The operator verifies if the left operand is </w:t>
        </w:r>
      </w:ins>
      <w:ins w:id="5723" w:author="Laura Viignola" w:date="2017-06-22T17:12:00Z">
        <w:r w:rsidR="00A023FF">
          <w:rPr>
            <w:rFonts w:ascii="Cambria" w:eastAsia="Calibri" w:hAnsi="Cambria" w:cs="Calibri"/>
          </w:rPr>
          <w:t>less</w:t>
        </w:r>
      </w:ins>
      <w:ins w:id="5724" w:author="Laura Viignola" w:date="2017-06-22T17:01:00Z">
        <w:r>
          <w:rPr>
            <w:rFonts w:ascii="Cambria" w:eastAsia="Calibri" w:hAnsi="Cambria" w:cs="Calibri"/>
          </w:rPr>
          <w:t xml:space="preserve"> (equal) than t</w:t>
        </w:r>
        <w:r w:rsidR="00A023FF">
          <w:rPr>
            <w:rFonts w:ascii="Cambria" w:eastAsia="Calibri" w:hAnsi="Cambria" w:cs="Calibri"/>
          </w:rPr>
          <w:t>he right operand. The two opera</w:t>
        </w:r>
        <w:r>
          <w:rPr>
            <w:rFonts w:ascii="Cambria" w:eastAsia="Calibri" w:hAnsi="Cambria" w:cs="Calibri"/>
          </w:rPr>
          <w:t>nds can be of any scalar-type</w:t>
        </w:r>
      </w:ins>
    </w:p>
    <w:p w14:paraId="18C621F1" w14:textId="77777777" w:rsidR="00CC779A" w:rsidRDefault="00CC779A" w:rsidP="00B82A38">
      <w:pPr>
        <w:rPr>
          <w:ins w:id="5725" w:author="Laura Viignola" w:date="2017-06-22T17:01:00Z"/>
          <w:rFonts w:ascii="Cambria" w:eastAsia="Calibri" w:hAnsi="Cambria" w:cs="Calibri"/>
          <w:i/>
          <w:color w:val="5B9BD5"/>
        </w:rPr>
      </w:pPr>
    </w:p>
    <w:p w14:paraId="36A91417" w14:textId="5B32AD03" w:rsidR="00CC779A" w:rsidRPr="00F27DF7" w:rsidRDefault="00CC779A" w:rsidP="00CC779A">
      <w:pPr>
        <w:rPr>
          <w:ins w:id="5726" w:author="Laura Viignola" w:date="2017-06-22T17:01:00Z"/>
          <w:rFonts w:ascii="Arial" w:hAnsi="Arial" w:cs="Arial"/>
        </w:rPr>
      </w:pPr>
      <w:ins w:id="5727" w:author="Laura Viignola" w:date="2017-06-22T17:01:00Z">
        <w:r w:rsidRPr="00F27DF7">
          <w:rPr>
            <w:rFonts w:ascii="Arial" w:eastAsia="Calibri" w:hAnsi="Arial" w:cs="Arial"/>
          </w:rPr>
          <w:t xml:space="preserve">5 </w:t>
        </w:r>
        <w:r w:rsidR="00DF49EE" w:rsidRPr="00F27DF7">
          <w:rPr>
            <w:rFonts w:ascii="Arial" w:eastAsia="Calibri" w:hAnsi="Arial" w:cs="Arial"/>
            <w:b/>
          </w:rPr>
          <w:t>&lt;</w:t>
        </w:r>
        <w:r w:rsidRPr="00F27DF7">
          <w:rPr>
            <w:rFonts w:ascii="Arial" w:eastAsia="Calibri" w:hAnsi="Arial" w:cs="Arial"/>
          </w:rPr>
          <w:t xml:space="preserve"> </w:t>
        </w:r>
      </w:ins>
      <w:ins w:id="5728" w:author="Laura Viignola" w:date="2017-06-22T17:02:00Z">
        <w:r w:rsidR="00DF49EE" w:rsidRPr="00F27DF7">
          <w:rPr>
            <w:rFonts w:ascii="Arial" w:eastAsia="Calibri" w:hAnsi="Arial" w:cs="Arial"/>
          </w:rPr>
          <w:t>4</w:t>
        </w:r>
      </w:ins>
      <w:ins w:id="5729" w:author="Laura Viignola" w:date="2017-06-22T17:01:00Z">
        <w:r w:rsidRPr="00F27DF7">
          <w:rPr>
            <w:rFonts w:ascii="Arial" w:eastAsia="Calibri" w:hAnsi="Arial" w:cs="Arial"/>
          </w:rPr>
          <w:t xml:space="preserve">  gives: </w:t>
        </w:r>
      </w:ins>
      <w:ins w:id="5730" w:author="Laura Viignola" w:date="2017-06-22T17:02:00Z">
        <w:r w:rsidR="00DF49EE" w:rsidRPr="00F27DF7">
          <w:rPr>
            <w:rFonts w:ascii="Arial" w:eastAsia="Calibri" w:hAnsi="Arial" w:cs="Arial"/>
          </w:rPr>
          <w:t>false</w:t>
        </w:r>
      </w:ins>
    </w:p>
    <w:p w14:paraId="0F74760C" w14:textId="7ED76C53" w:rsidR="00CC779A" w:rsidRPr="00F27DF7" w:rsidRDefault="00CC779A" w:rsidP="00CC779A">
      <w:pPr>
        <w:rPr>
          <w:ins w:id="5731" w:author="Laura Viignola" w:date="2017-06-22T17:01:00Z"/>
          <w:rFonts w:ascii="Arial" w:hAnsi="Arial" w:cs="Arial"/>
        </w:rPr>
      </w:pPr>
      <w:ins w:id="5732" w:author="Laura Viignola" w:date="2017-06-22T17:01:00Z">
        <w:r w:rsidRPr="00F27DF7">
          <w:rPr>
            <w:rFonts w:ascii="Arial" w:eastAsia="Calibri" w:hAnsi="Arial" w:cs="Arial"/>
          </w:rPr>
          <w:t xml:space="preserve">5 </w:t>
        </w:r>
        <w:r w:rsidR="00DF49EE" w:rsidRPr="00F27DF7">
          <w:rPr>
            <w:rFonts w:ascii="Arial" w:eastAsia="Calibri" w:hAnsi="Arial" w:cs="Arial"/>
            <w:b/>
          </w:rPr>
          <w:t>&lt;</w:t>
        </w:r>
        <w:r w:rsidRPr="00F27DF7">
          <w:rPr>
            <w:rFonts w:ascii="Arial" w:eastAsia="Calibri" w:hAnsi="Arial" w:cs="Arial"/>
            <w:b/>
          </w:rPr>
          <w:t>=</w:t>
        </w:r>
        <w:r w:rsidRPr="00F27DF7">
          <w:rPr>
            <w:rFonts w:ascii="Arial" w:eastAsia="Calibri" w:hAnsi="Arial" w:cs="Arial"/>
          </w:rPr>
          <w:t xml:space="preserve"> 5  gives: true</w:t>
        </w:r>
      </w:ins>
    </w:p>
    <w:p w14:paraId="01E16CFA" w14:textId="7898C24A" w:rsidR="00CC779A" w:rsidRPr="00F27DF7" w:rsidRDefault="00CC779A" w:rsidP="00CC779A">
      <w:pPr>
        <w:rPr>
          <w:ins w:id="5733" w:author="Laura Viignola" w:date="2017-06-22T17:01:00Z"/>
          <w:rFonts w:ascii="Arial" w:hAnsi="Arial" w:cs="Arial"/>
          <w:lang w:val="en-US"/>
        </w:rPr>
      </w:pPr>
      <w:ins w:id="5734" w:author="Laura Viignola" w:date="2017-06-22T17:01:00Z">
        <w:r w:rsidRPr="00F27DF7">
          <w:rPr>
            <w:rFonts w:ascii="Arial" w:eastAsia="Calibri" w:hAnsi="Arial" w:cs="Arial"/>
            <w:lang w:val="en-US"/>
          </w:rPr>
          <w:t xml:space="preserve">“hello” </w:t>
        </w:r>
      </w:ins>
      <w:ins w:id="5735" w:author="Laura Viignola" w:date="2017-06-22T17:02:00Z">
        <w:r w:rsidR="00DF49EE" w:rsidRPr="00F27DF7">
          <w:rPr>
            <w:rFonts w:ascii="Arial" w:eastAsia="Calibri" w:hAnsi="Arial" w:cs="Arial"/>
            <w:b/>
            <w:lang w:val="en-US"/>
          </w:rPr>
          <w:t>&lt;</w:t>
        </w:r>
      </w:ins>
      <w:ins w:id="5736" w:author="Laura Viignola" w:date="2017-06-22T17:01:00Z">
        <w:r w:rsidRPr="00F27DF7">
          <w:rPr>
            <w:rFonts w:ascii="Arial" w:eastAsia="Calibri" w:hAnsi="Arial" w:cs="Arial"/>
            <w:lang w:val="en-US"/>
          </w:rPr>
          <w:t xml:space="preserve"> “h</w:t>
        </w:r>
      </w:ins>
      <w:ins w:id="5737" w:author="Laura Viignola" w:date="2017-06-22T17:03:00Z">
        <w:r w:rsidR="00DF49EE" w:rsidRPr="00F27DF7">
          <w:rPr>
            <w:rFonts w:ascii="Arial" w:eastAsia="Calibri" w:hAnsi="Arial" w:cs="Arial"/>
            <w:lang w:val="en-US"/>
          </w:rPr>
          <w:t>i</w:t>
        </w:r>
      </w:ins>
      <w:ins w:id="5738" w:author="Laura Viignola" w:date="2017-06-22T17:01:00Z">
        <w:r w:rsidRPr="00F27DF7">
          <w:rPr>
            <w:rFonts w:ascii="Arial" w:eastAsia="Calibri" w:hAnsi="Arial" w:cs="Arial"/>
            <w:lang w:val="en-US"/>
          </w:rPr>
          <w:t xml:space="preserve">”  gives: </w:t>
        </w:r>
      </w:ins>
      <w:ins w:id="5739" w:author="Laura Viignola" w:date="2017-06-22T17:03:00Z">
        <w:r w:rsidR="00DF49EE" w:rsidRPr="00F27DF7">
          <w:rPr>
            <w:rFonts w:ascii="Arial" w:eastAsia="Calibri" w:hAnsi="Arial" w:cs="Arial"/>
            <w:lang w:val="en-US"/>
          </w:rPr>
          <w:t>true</w:t>
        </w:r>
      </w:ins>
    </w:p>
    <w:p w14:paraId="3BE38140" w14:textId="77777777" w:rsidR="00CC779A" w:rsidRDefault="00CC779A" w:rsidP="00B82A38">
      <w:pPr>
        <w:rPr>
          <w:ins w:id="5740" w:author="Laura Viignola" w:date="2017-06-22T17:04:00Z"/>
          <w:rFonts w:ascii="Cambria" w:eastAsia="Calibri" w:hAnsi="Cambria" w:cs="Calibri"/>
          <w:i/>
          <w:color w:val="5B9BD5"/>
          <w:lang w:val="en-US"/>
        </w:rPr>
      </w:pPr>
    </w:p>
    <w:p w14:paraId="55EA3BBB" w14:textId="77777777" w:rsidR="00DF49EE" w:rsidRDefault="00DF49EE" w:rsidP="00DF49EE">
      <w:pPr>
        <w:rPr>
          <w:ins w:id="5741" w:author="Laura Viignola" w:date="2017-06-22T17:04:00Z"/>
          <w:rFonts w:ascii="Cambria" w:eastAsia="Calibri" w:hAnsi="Cambria" w:cs="Calibri"/>
          <w:i/>
          <w:color w:val="5B9BD5"/>
        </w:rPr>
      </w:pPr>
      <w:ins w:id="5742" w:author="Laura Viignola" w:date="2017-06-22T17:04:00Z">
        <w:r>
          <w:rPr>
            <w:rFonts w:ascii="Cambria" w:eastAsia="Calibri" w:hAnsi="Cambria" w:cs="Calibri"/>
            <w:i/>
            <w:color w:val="5B9BD5"/>
          </w:rPr>
          <w:t>Input parameters type</w:t>
        </w:r>
      </w:ins>
    </w:p>
    <w:p w14:paraId="160252F9" w14:textId="77777777" w:rsidR="00DF49EE" w:rsidRPr="00F27DF7" w:rsidRDefault="00DF49EE" w:rsidP="00DF49EE">
      <w:pPr>
        <w:rPr>
          <w:ins w:id="5743" w:author="Laura Viignola" w:date="2017-06-22T17:04:00Z"/>
          <w:rFonts w:asciiTheme="majorHAnsi" w:eastAsia="Calibri" w:hAnsiTheme="majorHAnsi" w:cs="Courier New"/>
        </w:rPr>
      </w:pPr>
      <w:ins w:id="5744" w:author="Laura Viignola" w:date="2017-06-22T17:04:00Z">
        <w:r w:rsidRPr="00F27DF7">
          <w:rPr>
            <w:rFonts w:asciiTheme="majorHAnsi" w:eastAsia="Calibri" w:hAnsiTheme="majorHAnsi" w:cs="Courier New"/>
            <w:i/>
          </w:rPr>
          <w:t>left</w:t>
        </w:r>
        <w:r w:rsidRPr="00F27DF7">
          <w:rPr>
            <w:rFonts w:asciiTheme="majorHAnsi" w:eastAsia="Calibri" w:hAnsiTheme="majorHAnsi" w:cs="Courier New"/>
          </w:rPr>
          <w:t>,</w:t>
        </w:r>
      </w:ins>
    </w:p>
    <w:p w14:paraId="7235CC5B" w14:textId="76314FEB" w:rsidR="00DF49EE" w:rsidRPr="00F27DF7" w:rsidRDefault="00DF49EE" w:rsidP="00DF49EE">
      <w:pPr>
        <w:rPr>
          <w:ins w:id="5745" w:author="Laura Viignola" w:date="2017-06-22T17:04:00Z"/>
          <w:rFonts w:asciiTheme="majorHAnsi" w:eastAsia="Calibri" w:hAnsiTheme="majorHAnsi" w:cs="Courier New"/>
        </w:rPr>
      </w:pPr>
      <w:ins w:id="5746" w:author="Laura Viignola" w:date="2017-06-22T17:04:00Z">
        <w:r w:rsidRPr="00F27DF7">
          <w:rPr>
            <w:rFonts w:asciiTheme="majorHAnsi" w:eastAsia="Calibri" w:hAnsiTheme="majorHAnsi" w:cs="Courier New"/>
            <w:i/>
          </w:rPr>
          <w:t>rig</w:t>
        </w:r>
      </w:ins>
      <w:ins w:id="5747" w:author="Laura Viignola" w:date="2017-07-10T16:18:00Z">
        <w:r w:rsidR="0026664B">
          <w:rPr>
            <w:rFonts w:asciiTheme="majorHAnsi" w:eastAsia="Calibri" w:hAnsiTheme="majorHAnsi" w:cs="Courier New"/>
            <w:i/>
          </w:rPr>
          <w:t>ht</w:t>
        </w:r>
      </w:ins>
      <w:ins w:id="5748" w:author="Laura Viignola" w:date="2017-06-22T17:04:00Z">
        <w:r w:rsidRPr="00F27DF7">
          <w:rPr>
            <w:rFonts w:asciiTheme="majorHAnsi" w:eastAsia="Calibri" w:hAnsiTheme="majorHAnsi" w:cs="Courier New"/>
          </w:rPr>
          <w:tab/>
          <w:t>::</w:t>
        </w:r>
        <w:r w:rsidRPr="00F27DF7">
          <w:rPr>
            <w:rFonts w:asciiTheme="majorHAnsi" w:eastAsia="Calibri" w:hAnsiTheme="majorHAnsi" w:cs="Courier New"/>
          </w:rPr>
          <w:tab/>
          <w:t xml:space="preserve">   dataset   {measure&lt;</w:t>
        </w:r>
        <w:del w:id="5749" w:author="Utente" w:date="2017-06-23T17:17:00Z">
          <w:r w:rsidRPr="00F27DF7" w:rsidDel="00234472">
            <w:rPr>
              <w:rFonts w:asciiTheme="majorHAnsi" w:eastAsia="Calibri" w:hAnsiTheme="majorHAnsi" w:cs="Courier New"/>
            </w:rPr>
            <w:delText>string</w:delText>
          </w:r>
        </w:del>
      </w:ins>
      <w:ins w:id="5750" w:author="Utente" w:date="2017-06-23T17:17:00Z">
        <w:r w:rsidR="00234472" w:rsidRPr="00F27DF7">
          <w:rPr>
            <w:rFonts w:asciiTheme="majorHAnsi" w:eastAsia="Calibri" w:hAnsiTheme="majorHAnsi" w:cs="Courier New"/>
          </w:rPr>
          <w:t>scalar</w:t>
        </w:r>
      </w:ins>
      <w:ins w:id="5751" w:author="Laura Viignola" w:date="2017-06-22T17:04:00Z">
        <w:r w:rsidRPr="00F27DF7">
          <w:rPr>
            <w:rFonts w:asciiTheme="majorHAnsi" w:eastAsia="Calibri" w:hAnsiTheme="majorHAnsi" w:cs="Courier New"/>
          </w:rPr>
          <w:t>&gt; _}</w:t>
        </w:r>
      </w:ins>
    </w:p>
    <w:p w14:paraId="14EDBE37" w14:textId="07801E91" w:rsidR="00DF49EE" w:rsidRPr="00F27DF7" w:rsidRDefault="00DF49EE" w:rsidP="00DF49EE">
      <w:pPr>
        <w:ind w:left="706" w:firstLine="706"/>
        <w:rPr>
          <w:ins w:id="5752" w:author="Laura Viignola" w:date="2017-06-22T17:04:00Z"/>
          <w:rFonts w:asciiTheme="majorHAnsi" w:eastAsia="Calibri" w:hAnsiTheme="majorHAnsi" w:cs="Courier New"/>
        </w:rPr>
      </w:pPr>
      <w:ins w:id="5753" w:author="Laura Viignola" w:date="2017-06-22T17:04:00Z">
        <w:r w:rsidRPr="00F27DF7">
          <w:rPr>
            <w:rFonts w:asciiTheme="majorHAnsi" w:eastAsia="Calibri" w:hAnsiTheme="majorHAnsi" w:cs="Courier New"/>
          </w:rPr>
          <w:t>|  component&lt;</w:t>
        </w:r>
        <w:del w:id="5754" w:author="Utente" w:date="2017-06-23T17:17:00Z">
          <w:r w:rsidRPr="00F27DF7" w:rsidDel="00234472">
            <w:rPr>
              <w:rFonts w:asciiTheme="majorHAnsi" w:eastAsia="Calibri" w:hAnsiTheme="majorHAnsi" w:cs="Courier New"/>
            </w:rPr>
            <w:delText>string</w:delText>
          </w:r>
        </w:del>
      </w:ins>
      <w:ins w:id="5755" w:author="Utente" w:date="2017-06-23T17:17:00Z">
        <w:r w:rsidR="00234472" w:rsidRPr="00F27DF7">
          <w:rPr>
            <w:rFonts w:asciiTheme="majorHAnsi" w:eastAsia="Calibri" w:hAnsiTheme="majorHAnsi" w:cs="Courier New"/>
          </w:rPr>
          <w:t>scalar</w:t>
        </w:r>
      </w:ins>
      <w:ins w:id="5756" w:author="Laura Viignola" w:date="2017-06-22T17:04:00Z">
        <w:r w:rsidRPr="00F27DF7">
          <w:rPr>
            <w:rFonts w:asciiTheme="majorHAnsi" w:eastAsia="Calibri" w:hAnsiTheme="majorHAnsi" w:cs="Courier New"/>
          </w:rPr>
          <w:t>&gt;</w:t>
        </w:r>
      </w:ins>
    </w:p>
    <w:p w14:paraId="6E5C5466" w14:textId="7FA700E5" w:rsidR="00DF49EE" w:rsidRPr="00F27DF7" w:rsidRDefault="00DF49EE" w:rsidP="00DF49EE">
      <w:pPr>
        <w:ind w:left="706" w:firstLine="706"/>
        <w:rPr>
          <w:ins w:id="5757" w:author="Laura Viignola" w:date="2017-06-22T17:04:00Z"/>
          <w:rFonts w:asciiTheme="majorHAnsi" w:eastAsia="Calibri" w:hAnsiTheme="majorHAnsi" w:cs="Courier New"/>
          <w:noProof/>
          <w:color w:val="5B9BD5"/>
          <w:lang w:val="en-US"/>
        </w:rPr>
      </w:pPr>
      <w:ins w:id="5758" w:author="Laura Viignola" w:date="2017-06-22T17:04:00Z">
        <w:r w:rsidRPr="00F27DF7">
          <w:rPr>
            <w:rFonts w:asciiTheme="majorHAnsi" w:eastAsia="Calibri" w:hAnsiTheme="majorHAnsi" w:cs="Courier New"/>
          </w:rPr>
          <w:t xml:space="preserve">|  scalar   </w:t>
        </w:r>
        <w:r w:rsidRPr="00F27DF7">
          <w:rPr>
            <w:rFonts w:asciiTheme="majorHAnsi" w:eastAsia="Calibri" w:hAnsiTheme="majorHAnsi" w:cs="Courier New"/>
            <w:noProof/>
            <w:color w:val="5B9BD5"/>
            <w:lang w:val="en-US"/>
          </w:rPr>
          <w:t xml:space="preserve"> </w:t>
        </w:r>
      </w:ins>
    </w:p>
    <w:p w14:paraId="352B6FBC" w14:textId="77777777" w:rsidR="00DF49EE" w:rsidRDefault="00DF49EE" w:rsidP="00DF49EE">
      <w:pPr>
        <w:rPr>
          <w:ins w:id="5759" w:author="Utente" w:date="2017-07-05T23:41:00Z"/>
          <w:rFonts w:ascii="Cambria" w:eastAsia="Calibri" w:hAnsi="Cambria" w:cs="Calibri"/>
          <w:i/>
          <w:color w:val="5B9BD5"/>
          <w:lang w:val="en-US"/>
        </w:rPr>
      </w:pPr>
    </w:p>
    <w:p w14:paraId="7161251A" w14:textId="77777777" w:rsidR="00F73B8C" w:rsidRPr="00E64258" w:rsidDel="0026664B" w:rsidRDefault="00F73B8C" w:rsidP="00F73B8C">
      <w:pPr>
        <w:rPr>
          <w:ins w:id="5760" w:author="Utente" w:date="2017-07-05T23:41:00Z"/>
          <w:del w:id="5761" w:author="Laura Viignola" w:date="2017-07-10T16:18:00Z"/>
          <w:rFonts w:ascii="Cambria" w:eastAsia="Calibri" w:hAnsi="Cambria" w:cs="Calibri"/>
          <w:i/>
          <w:color w:val="5B9BD5"/>
        </w:rPr>
      </w:pPr>
      <w:ins w:id="5762" w:author="Utente" w:date="2017-07-05T23:41:00Z">
        <w:r w:rsidRPr="00E64258">
          <w:rPr>
            <w:rFonts w:ascii="Cambria" w:eastAsia="Calibri" w:hAnsi="Cambria" w:cs="Calibri"/>
            <w:i/>
            <w:color w:val="5B9BD5"/>
          </w:rPr>
          <w:t>Result type</w:t>
        </w:r>
      </w:ins>
    </w:p>
    <w:p w14:paraId="36D940B2" w14:textId="77777777" w:rsidR="00F73B8C" w:rsidRPr="00E64258" w:rsidRDefault="00F73B8C" w:rsidP="00F73B8C">
      <w:pPr>
        <w:rPr>
          <w:ins w:id="5763" w:author="Utente" w:date="2017-07-05T23:41:00Z"/>
          <w:rFonts w:ascii="Cambria" w:eastAsia="Calibri" w:hAnsi="Cambria" w:cs="Calibri"/>
          <w:i/>
          <w:color w:val="auto"/>
        </w:rPr>
      </w:pPr>
    </w:p>
    <w:p w14:paraId="4793B605" w14:textId="77777777" w:rsidR="00F73B8C" w:rsidRPr="006F2FA3" w:rsidRDefault="00F73B8C" w:rsidP="00F73B8C">
      <w:pPr>
        <w:rPr>
          <w:ins w:id="5764" w:author="Utente" w:date="2017-07-05T23:41:00Z"/>
          <w:rFonts w:ascii="Cambria" w:eastAsia="Calibri" w:hAnsi="Cambria" w:cs="Calibri"/>
        </w:rPr>
      </w:pPr>
      <w:ins w:id="5765" w:author="Utente" w:date="2017-07-05T23:41: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 xml:space="preserve">dataset   { </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&lt;boolean&gt; </w:t>
        </w:r>
        <w:r w:rsidRPr="006F2FA3">
          <w:rPr>
            <w:rFonts w:ascii="Cambria" w:eastAsia="Calibri" w:hAnsi="Cambria" w:cs="Calibri"/>
          </w:rPr>
          <w:t xml:space="preserve"> _+   </w:t>
        </w:r>
        <w:r>
          <w:rPr>
            <w:rFonts w:ascii="Cambria" w:eastAsia="Calibri" w:hAnsi="Cambria" w:cs="Calibri"/>
          </w:rPr>
          <w:t xml:space="preserve"> </w:t>
        </w:r>
        <w:r w:rsidRPr="006F2FA3">
          <w:rPr>
            <w:rFonts w:ascii="Cambria" w:eastAsia="Calibri" w:hAnsi="Cambria" w:cs="Calibri"/>
          </w:rPr>
          <w:t>}</w:t>
        </w:r>
      </w:ins>
    </w:p>
    <w:p w14:paraId="08BAB0FE" w14:textId="77777777" w:rsidR="00F73B8C" w:rsidRPr="006F2FA3" w:rsidRDefault="00F73B8C" w:rsidP="00F73B8C">
      <w:pPr>
        <w:ind w:left="708" w:firstLine="708"/>
        <w:rPr>
          <w:ins w:id="5766" w:author="Utente" w:date="2017-07-05T23:41:00Z"/>
          <w:rFonts w:ascii="Cambria" w:eastAsia="Calibri" w:hAnsi="Cambria" w:cs="Calibri"/>
        </w:rPr>
      </w:pPr>
      <w:ins w:id="5767" w:author="Utente" w:date="2017-07-05T23:41:00Z">
        <w:r w:rsidRPr="006F2FA3">
          <w:rPr>
            <w:rFonts w:ascii="Cambria" w:eastAsia="Calibri" w:hAnsi="Cambria" w:cs="Calibri"/>
          </w:rPr>
          <w:t>|   component&lt;</w:t>
        </w:r>
        <w:r>
          <w:rPr>
            <w:rFonts w:ascii="Cambria" w:eastAsia="Calibri" w:hAnsi="Cambria" w:cs="Calibri"/>
          </w:rPr>
          <w:t>boolean</w:t>
        </w:r>
        <w:r w:rsidRPr="006F2FA3">
          <w:rPr>
            <w:rFonts w:ascii="Cambria" w:eastAsia="Calibri" w:hAnsi="Cambria" w:cs="Calibri"/>
          </w:rPr>
          <w:t>&gt;</w:t>
        </w:r>
      </w:ins>
    </w:p>
    <w:p w14:paraId="7D24A536" w14:textId="77777777" w:rsidR="00F73B8C" w:rsidRDefault="00F73B8C" w:rsidP="00F73B8C">
      <w:pPr>
        <w:ind w:left="708" w:firstLine="708"/>
        <w:rPr>
          <w:ins w:id="5768" w:author="Utente" w:date="2017-07-05T23:41:00Z"/>
          <w:rFonts w:ascii="Cambria" w:hAnsi="Cambria"/>
        </w:rPr>
      </w:pPr>
      <w:ins w:id="5769" w:author="Utente" w:date="2017-07-05T23:41:00Z">
        <w:r w:rsidRPr="006F2FA3">
          <w:rPr>
            <w:rFonts w:ascii="Cambria" w:eastAsia="Calibri" w:hAnsi="Cambria" w:cs="Calibri"/>
          </w:rPr>
          <w:t xml:space="preserve">|   </w:t>
        </w:r>
        <w:r>
          <w:rPr>
            <w:rFonts w:ascii="Cambria" w:eastAsia="Calibri" w:hAnsi="Cambria" w:cs="Calibri"/>
          </w:rPr>
          <w:t>boolean</w:t>
        </w:r>
        <w:r w:rsidRPr="00E64258">
          <w:rPr>
            <w:rFonts w:ascii="Cambria" w:eastAsia="Calibri" w:hAnsi="Cambria" w:cs="Calibri"/>
            <w:b/>
          </w:rPr>
          <w:t xml:space="preserve">   </w:t>
        </w:r>
      </w:ins>
    </w:p>
    <w:p w14:paraId="5A222F65" w14:textId="77777777" w:rsidR="00F73B8C" w:rsidRPr="00CC779A" w:rsidRDefault="00F73B8C" w:rsidP="00DF49EE">
      <w:pPr>
        <w:rPr>
          <w:rFonts w:ascii="Cambria" w:eastAsia="Calibri" w:hAnsi="Cambria" w:cs="Calibri"/>
          <w:i/>
          <w:color w:val="5B9BD5"/>
          <w:lang w:val="en-US"/>
        </w:rPr>
      </w:pPr>
    </w:p>
    <w:p w14:paraId="4B3C9D92" w14:textId="77777777" w:rsidR="00DF49EE" w:rsidRDefault="00DF49EE" w:rsidP="00DF49EE">
      <w:pPr>
        <w:rPr>
          <w:ins w:id="5770" w:author="Laura Viignola" w:date="2017-06-22T17:03:00Z"/>
          <w:rFonts w:ascii="Cambria" w:eastAsia="Calibri" w:hAnsi="Cambria" w:cs="Calibri"/>
          <w:i/>
          <w:color w:val="5B9BD5"/>
        </w:rPr>
      </w:pPr>
      <w:ins w:id="5771" w:author="Laura Viignola" w:date="2017-06-22T17:03:00Z">
        <w:r>
          <w:rPr>
            <w:rFonts w:ascii="Cambria" w:eastAsia="Calibri" w:hAnsi="Cambria" w:cs="Calibri"/>
            <w:i/>
            <w:color w:val="5B9BD5"/>
          </w:rPr>
          <w:t>Additional c</w:t>
        </w:r>
        <w:r w:rsidRPr="00E352EF">
          <w:rPr>
            <w:rFonts w:ascii="Cambria" w:eastAsia="Calibri" w:hAnsi="Cambria" w:cs="Calibri"/>
            <w:i/>
            <w:color w:val="5B9BD5"/>
          </w:rPr>
          <w:t>onstraints</w:t>
        </w:r>
      </w:ins>
    </w:p>
    <w:p w14:paraId="6F75B87D" w14:textId="77777777" w:rsidR="00DF49EE" w:rsidRPr="00D71CDA" w:rsidRDefault="00DF49EE" w:rsidP="00DF49EE">
      <w:pPr>
        <w:rPr>
          <w:ins w:id="5772" w:author="Laura Viignola" w:date="2017-06-22T17:03:00Z"/>
          <w:rFonts w:ascii="Cambria" w:eastAsia="Calibri" w:hAnsi="Cambria" w:cs="Calibri"/>
          <w:i/>
          <w:color w:val="auto"/>
        </w:rPr>
      </w:pPr>
      <w:ins w:id="5773" w:author="Laura Viignola" w:date="2017-06-22T17:03:00Z">
        <w:r w:rsidRPr="00D71CDA">
          <w:rPr>
            <w:rFonts w:ascii="Cambria" w:eastAsia="Calibri" w:hAnsi="Cambria" w:cs="Calibri"/>
            <w:color w:val="auto"/>
          </w:rPr>
          <w:t>(empty)</w:t>
        </w:r>
      </w:ins>
    </w:p>
    <w:p w14:paraId="5E5C4E0A" w14:textId="5B4CEC57" w:rsidR="005A2227" w:rsidRPr="00E352EF" w:rsidDel="00DF49EE" w:rsidRDefault="0097053A" w:rsidP="00AC4A81">
      <w:pPr>
        <w:rPr>
          <w:del w:id="5774" w:author="Laura Viignola" w:date="2017-06-22T17:03:00Z"/>
          <w:rFonts w:ascii="Cambria" w:eastAsia="Calibri" w:hAnsi="Cambria" w:cs="Calibri"/>
          <w:i/>
          <w:color w:val="5B9BD5"/>
        </w:rPr>
      </w:pPr>
      <w:del w:id="5775" w:author="Laura Viignola" w:date="2017-06-22T17:03:00Z">
        <w:r w:rsidRPr="00E352EF" w:rsidDel="00DF49EE">
          <w:rPr>
            <w:rFonts w:ascii="Cambria" w:eastAsia="Calibri" w:hAnsi="Cambria" w:cs="Calibri"/>
            <w:i/>
            <w:color w:val="5B9BD5"/>
          </w:rPr>
          <w:delText>Constraints</w:delText>
        </w:r>
      </w:del>
    </w:p>
    <w:p w14:paraId="162ACDF8" w14:textId="7FAC48A2" w:rsidR="005A2227" w:rsidRPr="00E352EF" w:rsidDel="00DF49EE" w:rsidRDefault="0097053A" w:rsidP="008A7573">
      <w:pPr>
        <w:numPr>
          <w:ilvl w:val="0"/>
          <w:numId w:val="4"/>
        </w:numPr>
        <w:ind w:left="360"/>
        <w:rPr>
          <w:del w:id="5776" w:author="Laura Viignola" w:date="2017-06-22T17:03:00Z"/>
          <w:rFonts w:ascii="Cambria" w:hAnsi="Cambria"/>
        </w:rPr>
      </w:pPr>
      <w:del w:id="5777" w:author="Laura Viignola" w:date="2017-06-22T17:03:00Z">
        <w:r w:rsidRPr="00E352EF" w:rsidDel="00DF49EE">
          <w:rPr>
            <w:rFonts w:ascii="Cambria" w:eastAsia="Calibri" w:hAnsi="Cambria" w:cs="Calibri"/>
          </w:rPr>
          <w:delText xml:space="preserve">If both </w:delText>
        </w:r>
        <w:r w:rsidRPr="00E352EF" w:rsidDel="00DF49EE">
          <w:rPr>
            <w:rFonts w:ascii="Cambria" w:eastAsia="Calibri" w:hAnsi="Cambria" w:cs="Calibri"/>
            <w:i/>
          </w:rPr>
          <w:delText>ds_1</w:delText>
        </w:r>
        <w:r w:rsidRPr="00E352EF" w:rsidDel="00DF49EE">
          <w:rPr>
            <w:rFonts w:ascii="Cambria" w:eastAsia="Calibri" w:hAnsi="Cambria" w:cs="Calibri"/>
          </w:rPr>
          <w:delText xml:space="preserve"> and </w:delText>
        </w:r>
        <w:r w:rsidRPr="00E352EF" w:rsidDel="00DF49EE">
          <w:rPr>
            <w:rFonts w:ascii="Cambria" w:eastAsia="Calibri" w:hAnsi="Cambria" w:cs="Calibri"/>
            <w:i/>
          </w:rPr>
          <w:delText>ds_2</w:delText>
        </w:r>
        <w:r w:rsidRPr="00E352EF" w:rsidDel="00DF49EE">
          <w:rPr>
            <w:rFonts w:ascii="Cambria" w:eastAsia="Calibri" w:hAnsi="Cambria" w:cs="Calibri"/>
          </w:rPr>
          <w:delText xml:space="preserve"> are </w:delText>
        </w:r>
        <w:r w:rsidR="00F4601C" w:rsidRPr="00E352EF" w:rsidDel="00DF49EE">
          <w:delText>Dataset</w:delText>
        </w:r>
        <w:r w:rsidRPr="00E352EF" w:rsidDel="00DF49EE">
          <w:rPr>
            <w:rFonts w:ascii="Cambria" w:eastAsia="Calibri" w:hAnsi="Cambria" w:cs="Calibri"/>
          </w:rPr>
          <w:delText xml:space="preserve">s then they must have at least </w:delText>
        </w:r>
        <w:r w:rsidR="00CC6A4A" w:rsidRPr="00E352EF" w:rsidDel="00DF49EE">
          <w:rPr>
            <w:rFonts w:ascii="Cambria" w:eastAsia="Calibri" w:hAnsi="Cambria" w:cs="Calibri"/>
          </w:rPr>
          <w:delText>one Identifier Component</w:delText>
        </w:r>
        <w:r w:rsidRPr="00E352EF" w:rsidDel="00DF49EE">
          <w:rPr>
            <w:rFonts w:ascii="Cambria" w:eastAsia="Calibri" w:hAnsi="Cambria" w:cs="Calibri"/>
          </w:rPr>
          <w:delText xml:space="preserve"> in common (with the same name</w:delText>
        </w:r>
        <w:r w:rsidR="00D522BE" w:rsidRPr="00E352EF" w:rsidDel="00DF49EE">
          <w:rPr>
            <w:rFonts w:ascii="Cambria" w:eastAsia="Calibri" w:hAnsi="Cambria" w:cs="Calibri"/>
          </w:rPr>
          <w:delText xml:space="preserve"> and data type</w:delText>
        </w:r>
        <w:r w:rsidRPr="00E352EF" w:rsidDel="00DF49EE">
          <w:rPr>
            <w:rFonts w:ascii="Cambria" w:eastAsia="Calibri" w:hAnsi="Cambria" w:cs="Calibri"/>
          </w:rPr>
          <w:delText>).</w:delText>
        </w:r>
      </w:del>
    </w:p>
    <w:p w14:paraId="032C71FF" w14:textId="76D457E3" w:rsidR="005A2227" w:rsidRPr="00E352EF" w:rsidDel="00DF49EE" w:rsidRDefault="0097053A" w:rsidP="008A7573">
      <w:pPr>
        <w:numPr>
          <w:ilvl w:val="0"/>
          <w:numId w:val="4"/>
        </w:numPr>
        <w:ind w:left="360"/>
        <w:rPr>
          <w:del w:id="5778" w:author="Laura Viignola" w:date="2017-06-22T17:03:00Z"/>
          <w:rFonts w:ascii="Cambria" w:hAnsi="Cambria"/>
        </w:rPr>
      </w:pPr>
      <w:del w:id="5779" w:author="Laura Viignola" w:date="2017-06-22T17:03:00Z">
        <w:r w:rsidRPr="00E352EF" w:rsidDel="00DF49EE">
          <w:rPr>
            <w:rFonts w:ascii="Cambria" w:eastAsia="Calibri" w:hAnsi="Cambria" w:cs="Calibri"/>
          </w:rPr>
          <w:delText xml:space="preserve">If both </w:delText>
        </w:r>
        <w:r w:rsidRPr="00E352EF" w:rsidDel="00DF49EE">
          <w:rPr>
            <w:rFonts w:ascii="Cambria" w:eastAsia="Calibri" w:hAnsi="Cambria" w:cs="Calibri"/>
            <w:i/>
          </w:rPr>
          <w:delText>ds_1</w:delText>
        </w:r>
        <w:r w:rsidRPr="00E352EF" w:rsidDel="00DF49EE">
          <w:rPr>
            <w:rFonts w:ascii="Cambria" w:eastAsia="Calibri" w:hAnsi="Cambria" w:cs="Calibri"/>
          </w:rPr>
          <w:delText xml:space="preserve"> and </w:delText>
        </w:r>
        <w:r w:rsidRPr="00E352EF" w:rsidDel="00DF49EE">
          <w:rPr>
            <w:rFonts w:ascii="Cambria" w:eastAsia="Calibri" w:hAnsi="Cambria" w:cs="Calibri"/>
            <w:i/>
          </w:rPr>
          <w:delText>ds_2</w:delText>
        </w:r>
        <w:r w:rsidRPr="00E352EF" w:rsidDel="00DF49EE">
          <w:rPr>
            <w:rFonts w:ascii="Cambria" w:eastAsia="Calibri" w:hAnsi="Cambria" w:cs="Calibri"/>
          </w:rPr>
          <w:delText xml:space="preserve"> are </w:delText>
        </w:r>
        <w:r w:rsidR="00F4601C" w:rsidRPr="00E352EF" w:rsidDel="00DF49EE">
          <w:delText>Dataset</w:delText>
        </w:r>
        <w:r w:rsidRPr="00E352EF" w:rsidDel="00DF49EE">
          <w:rPr>
            <w:rFonts w:ascii="Cambria" w:eastAsia="Calibri" w:hAnsi="Cambria" w:cs="Calibri"/>
          </w:rPr>
          <w:delText xml:space="preserve">s then either they have one or more measures in common, or at least one of them has only a measure. </w:delText>
        </w:r>
      </w:del>
    </w:p>
    <w:p w14:paraId="5B1E0160" w14:textId="77777777" w:rsidR="00B82A38" w:rsidRPr="00E352EF" w:rsidRDefault="00B82A38" w:rsidP="00B82A38">
      <w:pPr>
        <w:rPr>
          <w:rFonts w:ascii="Cambria" w:eastAsia="Calibri" w:hAnsi="Cambria" w:cs="Calibri"/>
          <w:i/>
          <w:color w:val="5B9BD5"/>
        </w:rPr>
      </w:pPr>
    </w:p>
    <w:p w14:paraId="3752A3E4" w14:textId="77777777" w:rsidR="00DF49EE" w:rsidRDefault="00DF49EE" w:rsidP="00DF49EE">
      <w:pPr>
        <w:rPr>
          <w:ins w:id="5780" w:author="Laura Viignola" w:date="2017-06-22T17:04:00Z"/>
          <w:rFonts w:ascii="Cambria" w:eastAsia="Calibri" w:hAnsi="Cambria" w:cs="Calibri"/>
          <w:i/>
          <w:color w:val="5B9BD5"/>
        </w:rPr>
      </w:pPr>
      <w:ins w:id="5781" w:author="Laura Viignola" w:date="2017-06-22T17:04:00Z">
        <w:r>
          <w:rPr>
            <w:rFonts w:ascii="Cambria" w:eastAsia="Calibri" w:hAnsi="Cambria" w:cs="Calibri"/>
            <w:i/>
            <w:color w:val="5B9BD5"/>
          </w:rPr>
          <w:t>Behaviour</w:t>
        </w:r>
      </w:ins>
    </w:p>
    <w:p w14:paraId="78663991" w14:textId="77777777" w:rsidR="00DF49EE" w:rsidRDefault="00DF49EE" w:rsidP="00DF49EE">
      <w:pPr>
        <w:rPr>
          <w:ins w:id="5782" w:author="Laura Viignola" w:date="2017-06-22T17:04:00Z"/>
          <w:rFonts w:ascii="Cambria" w:eastAsia="Calibri" w:hAnsi="Cambria" w:cs="Calibri"/>
          <w:color w:val="auto"/>
        </w:rPr>
      </w:pPr>
      <w:ins w:id="5783" w:author="Laura Viignola" w:date="2017-06-22T17:04:00Z">
        <w:r>
          <w:rPr>
            <w:rFonts w:ascii="Cambria" w:eastAsia="Calibri" w:hAnsi="Cambria" w:cs="Calibri"/>
            <w:color w:val="auto"/>
          </w:rPr>
          <w:t>The operator has the behaviour of the “O</w:t>
        </w:r>
        <w:r w:rsidRPr="000D307F">
          <w:rPr>
            <w:rFonts w:ascii="Cambria" w:eastAsia="Calibri" w:hAnsi="Cambria" w:cs="Calibri"/>
            <w:color w:val="auto"/>
          </w:rPr>
          <w:t>perators which changes the measure type</w:t>
        </w:r>
        <w:r>
          <w:rPr>
            <w:rFonts w:ascii="Cambria" w:eastAsia="Calibri" w:hAnsi="Cambria" w:cs="Calibri"/>
            <w:color w:val="auto"/>
          </w:rPr>
          <w:t xml:space="preserve">” (see the section “VTL-ML - Behaviour of the Operators”). </w:t>
        </w:r>
      </w:ins>
    </w:p>
    <w:p w14:paraId="2927B37E" w14:textId="75E20223" w:rsidR="005A2227" w:rsidRPr="00E352EF" w:rsidDel="00DF49EE" w:rsidRDefault="0097053A" w:rsidP="00AC4A81">
      <w:pPr>
        <w:rPr>
          <w:del w:id="5784" w:author="Laura Viignola" w:date="2017-06-22T17:04:00Z"/>
          <w:rFonts w:ascii="Cambria" w:eastAsia="Calibri" w:hAnsi="Cambria" w:cs="Calibri"/>
          <w:i/>
          <w:color w:val="5B9BD5"/>
        </w:rPr>
      </w:pPr>
      <w:del w:id="5785" w:author="Laura Viignola" w:date="2017-06-22T17:04:00Z">
        <w:r w:rsidRPr="00E352EF" w:rsidDel="00DF49EE">
          <w:rPr>
            <w:rFonts w:ascii="Cambria" w:eastAsia="Calibri" w:hAnsi="Cambria" w:cs="Calibri"/>
            <w:i/>
            <w:color w:val="5B9BD5"/>
          </w:rPr>
          <w:delText>Returns</w:delText>
        </w:r>
      </w:del>
    </w:p>
    <w:p w14:paraId="731DBDAA" w14:textId="61EE14D3" w:rsidR="005A2227" w:rsidRPr="00E352EF" w:rsidDel="00DF49EE" w:rsidRDefault="0097053A" w:rsidP="00B82A38">
      <w:pPr>
        <w:rPr>
          <w:del w:id="5786" w:author="Laura Viignola" w:date="2017-06-22T17:04:00Z"/>
          <w:rFonts w:ascii="Cambria" w:hAnsi="Cambria"/>
        </w:rPr>
      </w:pPr>
      <w:del w:id="5787" w:author="Laura Viignola" w:date="2017-06-22T17:04:00Z">
        <w:r w:rsidRPr="00E352EF" w:rsidDel="00DF49EE">
          <w:rPr>
            <w:rFonts w:ascii="Cambria" w:hAnsi="Cambria"/>
          </w:rPr>
          <w:delText xml:space="preserve">If both </w:delText>
        </w:r>
        <w:r w:rsidRPr="00E352EF" w:rsidDel="00DF49EE">
          <w:rPr>
            <w:rFonts w:ascii="Cambria" w:hAnsi="Cambria"/>
            <w:i/>
          </w:rPr>
          <w:delText>ds_1</w:delText>
        </w:r>
        <w:r w:rsidRPr="00E352EF" w:rsidDel="00DF49EE">
          <w:rPr>
            <w:rFonts w:ascii="Cambria" w:hAnsi="Cambria"/>
          </w:rPr>
          <w:delText xml:space="preserve"> and </w:delText>
        </w:r>
        <w:r w:rsidRPr="00E352EF" w:rsidDel="00DF49EE">
          <w:rPr>
            <w:rFonts w:ascii="Cambria" w:hAnsi="Cambria"/>
            <w:i/>
          </w:rPr>
          <w:delText>ds_2</w:delText>
        </w:r>
        <w:r w:rsidRPr="00E352EF" w:rsidDel="00DF49EE">
          <w:rPr>
            <w:rFonts w:ascii="Cambria" w:hAnsi="Cambria"/>
          </w:rPr>
          <w:delText xml:space="preserve"> are scalar values then the operator returns a scalar Boolean value representing </w:delText>
        </w:r>
        <w:r w:rsidRPr="00E352EF" w:rsidDel="00DF49EE">
          <w:rPr>
            <w:rFonts w:ascii="Cambria" w:eastAsia="Calibri" w:hAnsi="Cambria" w:cs="Calibri"/>
          </w:rPr>
          <w:delText xml:space="preserve">the results of the comparison </w:delText>
        </w:r>
        <w:r w:rsidRPr="00E352EF" w:rsidDel="00DF49EE">
          <w:rPr>
            <w:rFonts w:ascii="Cambria" w:eastAsia="Calibri" w:hAnsi="Cambria" w:cs="Calibri"/>
            <w:i/>
          </w:rPr>
          <w:delText>less</w:delText>
        </w:r>
        <w:r w:rsidRPr="00E352EF" w:rsidDel="00DF49EE">
          <w:rPr>
            <w:rFonts w:ascii="Cambria" w:eastAsia="Calibri" w:hAnsi="Cambria" w:cs="Calibri"/>
          </w:rPr>
          <w:delText xml:space="preserve"> (or </w:delText>
        </w:r>
        <w:r w:rsidRPr="00E352EF" w:rsidDel="00DF49EE">
          <w:rPr>
            <w:rFonts w:ascii="Cambria" w:eastAsia="Calibri" w:hAnsi="Cambria" w:cs="Calibri"/>
            <w:i/>
          </w:rPr>
          <w:delText>equal</w:delText>
        </w:r>
        <w:r w:rsidRPr="00E352EF" w:rsidDel="00DF49EE">
          <w:rPr>
            <w:rFonts w:ascii="Cambria" w:eastAsia="Calibri" w:hAnsi="Cambria" w:cs="Calibri"/>
          </w:rPr>
          <w:delText>) than validation.</w:delText>
        </w:r>
      </w:del>
    </w:p>
    <w:p w14:paraId="57021B3E" w14:textId="2EE80037" w:rsidR="005A2227" w:rsidRPr="00E352EF" w:rsidDel="00DF49EE" w:rsidRDefault="0097053A" w:rsidP="00B82A38">
      <w:pPr>
        <w:rPr>
          <w:del w:id="5788" w:author="Laura Viignola" w:date="2017-06-22T17:04:00Z"/>
          <w:rFonts w:ascii="Cambria" w:hAnsi="Cambria"/>
        </w:rPr>
      </w:pPr>
      <w:del w:id="5789" w:author="Laura Viignola" w:date="2017-06-22T17:04:00Z">
        <w:r w:rsidRPr="00E352EF" w:rsidDel="00DF49EE">
          <w:rPr>
            <w:rFonts w:ascii="Cambria" w:hAnsi="Cambria"/>
          </w:rPr>
          <w:delText xml:space="preserve">If either </w:delText>
        </w:r>
        <w:r w:rsidRPr="00E352EF" w:rsidDel="00DF49EE">
          <w:rPr>
            <w:rFonts w:ascii="Cambria" w:hAnsi="Cambria"/>
            <w:i/>
          </w:rPr>
          <w:delText>ds_1</w:delText>
        </w:r>
        <w:r w:rsidRPr="00E352EF" w:rsidDel="00DF49EE">
          <w:rPr>
            <w:rFonts w:ascii="Cambria" w:hAnsi="Cambria"/>
          </w:rPr>
          <w:delText xml:space="preserve"> or </w:delText>
        </w:r>
        <w:r w:rsidRPr="00E352EF" w:rsidDel="00DF49EE">
          <w:rPr>
            <w:rFonts w:ascii="Cambria" w:hAnsi="Cambria"/>
            <w:i/>
          </w:rPr>
          <w:delText>ds_2</w:delText>
        </w:r>
        <w:r w:rsidRPr="00E352EF" w:rsidDel="00DF49EE">
          <w:rPr>
            <w:rFonts w:ascii="Cambria" w:hAnsi="Cambria"/>
          </w:rPr>
          <w:delText xml:space="preserve"> is a </w:delText>
        </w:r>
        <w:r w:rsidR="00F4601C" w:rsidRPr="00E352EF" w:rsidDel="00DF49EE">
          <w:delText>Dataset</w:delText>
        </w:r>
        <w:r w:rsidRPr="00E352EF" w:rsidDel="00DF49EE">
          <w:rPr>
            <w:rFonts w:ascii="Cambria" w:hAnsi="Cambria"/>
          </w:rPr>
          <w:delText xml:space="preserve"> then the operator returns a Dataset having the following components: </w:delText>
        </w:r>
      </w:del>
    </w:p>
    <w:p w14:paraId="06DBF65D" w14:textId="7029145B" w:rsidR="005A2227" w:rsidRPr="00E352EF" w:rsidDel="00DF49EE" w:rsidRDefault="0097053A" w:rsidP="008A7573">
      <w:pPr>
        <w:numPr>
          <w:ilvl w:val="0"/>
          <w:numId w:val="4"/>
        </w:numPr>
        <w:ind w:left="360"/>
        <w:rPr>
          <w:del w:id="5790" w:author="Laura Viignola" w:date="2017-06-22T17:04:00Z"/>
          <w:rFonts w:ascii="Cambria" w:hAnsi="Cambria"/>
        </w:rPr>
      </w:pPr>
      <w:del w:id="5791" w:author="Laura Viignola" w:date="2017-06-22T17:04:00Z">
        <w:r w:rsidRPr="00E352EF" w:rsidDel="00DF49EE">
          <w:rPr>
            <w:rFonts w:ascii="Cambria" w:eastAsia="Calibri" w:hAnsi="Cambria" w:cs="Calibri"/>
          </w:rPr>
          <w:delText xml:space="preserve">The </w:delText>
        </w:r>
        <w:r w:rsidR="001E4C0B" w:rsidRPr="00E352EF" w:rsidDel="00DF49EE">
          <w:rPr>
            <w:rFonts w:ascii="Cambria" w:eastAsia="Calibri" w:hAnsi="Cambria" w:cs="Calibri"/>
          </w:rPr>
          <w:delText xml:space="preserve">superset of the </w:delText>
        </w:r>
        <w:r w:rsidR="00E95DF9" w:rsidRPr="00E352EF" w:rsidDel="00DF49EE">
          <w:rPr>
            <w:rFonts w:ascii="Cambria" w:eastAsia="Calibri" w:hAnsi="Cambria" w:cs="Calibri"/>
          </w:rPr>
          <w:delText>I</w:delText>
        </w:r>
        <w:r w:rsidR="001E4C0B" w:rsidRPr="00E352EF" w:rsidDel="00DF49EE">
          <w:rPr>
            <w:rFonts w:ascii="Cambria" w:eastAsia="Calibri" w:hAnsi="Cambria" w:cs="Calibri"/>
          </w:rPr>
          <w:delText xml:space="preserve">dentifier </w:delText>
        </w:r>
        <w:r w:rsidR="00E95DF9" w:rsidRPr="00E352EF" w:rsidDel="00DF49EE">
          <w:rPr>
            <w:rFonts w:ascii="Cambria" w:eastAsia="Calibri" w:hAnsi="Cambria" w:cs="Calibri"/>
          </w:rPr>
          <w:delText>C</w:delText>
        </w:r>
        <w:r w:rsidR="001E4C0B" w:rsidRPr="00E352EF" w:rsidDel="00DF49EE">
          <w:rPr>
            <w:rFonts w:ascii="Cambria" w:eastAsia="Calibri" w:hAnsi="Cambria" w:cs="Calibri"/>
          </w:rPr>
          <w:delText xml:space="preserve">omponents of </w:delText>
        </w:r>
        <w:r w:rsidRPr="00E352EF" w:rsidDel="00DF49EE">
          <w:rPr>
            <w:rFonts w:ascii="Cambria" w:eastAsia="Calibri" w:hAnsi="Cambria" w:cs="Calibri"/>
            <w:i/>
          </w:rPr>
          <w:delText>ds_1</w:delText>
        </w:r>
        <w:r w:rsidRPr="00E352EF" w:rsidDel="00DF49EE">
          <w:rPr>
            <w:rFonts w:ascii="Cambria" w:eastAsia="Calibri" w:hAnsi="Cambria" w:cs="Calibri"/>
          </w:rPr>
          <w:delText xml:space="preserve"> and </w:delText>
        </w:r>
        <w:r w:rsidRPr="00E352EF" w:rsidDel="00DF49EE">
          <w:rPr>
            <w:rFonts w:ascii="Cambria" w:eastAsia="Calibri" w:hAnsi="Cambria" w:cs="Calibri"/>
            <w:i/>
          </w:rPr>
          <w:delText>ds_2</w:delText>
        </w:r>
      </w:del>
    </w:p>
    <w:p w14:paraId="3F870349" w14:textId="68EFBD0F" w:rsidR="005A2227" w:rsidRPr="00E352EF" w:rsidDel="00DF49EE" w:rsidRDefault="0097053A" w:rsidP="008A7573">
      <w:pPr>
        <w:numPr>
          <w:ilvl w:val="0"/>
          <w:numId w:val="4"/>
        </w:numPr>
        <w:ind w:left="360"/>
        <w:rPr>
          <w:del w:id="5792" w:author="Laura Viignola" w:date="2017-06-22T17:04:00Z"/>
          <w:rFonts w:ascii="Cambria" w:hAnsi="Cambria"/>
        </w:rPr>
      </w:pPr>
      <w:del w:id="5793" w:author="Laura Viignola" w:date="2017-06-22T17:04:00Z">
        <w:r w:rsidRPr="00E352EF" w:rsidDel="00DF49EE">
          <w:rPr>
            <w:rFonts w:ascii="Cambria" w:eastAsia="Calibri" w:hAnsi="Cambria" w:cs="Calibri"/>
          </w:rPr>
          <w:delText xml:space="preserve">If </w:delText>
        </w:r>
        <w:r w:rsidRPr="00E352EF" w:rsidDel="00DF49EE">
          <w:rPr>
            <w:rFonts w:ascii="Cambria" w:eastAsia="Calibri" w:hAnsi="Cambria" w:cs="Calibri"/>
            <w:i/>
          </w:rPr>
          <w:delText>ds_1</w:delText>
        </w:r>
        <w:r w:rsidRPr="00E352EF" w:rsidDel="00DF49EE">
          <w:rPr>
            <w:rFonts w:ascii="Cambria" w:eastAsia="Calibri" w:hAnsi="Cambria" w:cs="Calibri"/>
          </w:rPr>
          <w:delText xml:space="preserve"> and </w:delText>
        </w:r>
        <w:r w:rsidRPr="00E352EF" w:rsidDel="00DF49EE">
          <w:rPr>
            <w:rFonts w:ascii="Cambria" w:eastAsia="Calibri" w:hAnsi="Cambria" w:cs="Calibri"/>
            <w:i/>
          </w:rPr>
          <w:delText>ds_2</w:delText>
        </w:r>
        <w:r w:rsidRPr="00E352EF" w:rsidDel="00DF49EE">
          <w:rPr>
            <w:rFonts w:ascii="Cambria" w:eastAsia="Calibri" w:hAnsi="Cambria" w:cs="Calibri"/>
          </w:rPr>
          <w:delText xml:space="preserve"> have one or more measures in common (i.e., with the same name) then the resulting </w:delText>
        </w:r>
        <w:r w:rsidR="00F4601C" w:rsidRPr="00E352EF" w:rsidDel="00DF49EE">
          <w:delText>Dataset</w:delText>
        </w:r>
        <w:r w:rsidRPr="00E352EF" w:rsidDel="00DF49EE">
          <w:rPr>
            <w:rFonts w:ascii="Cambria" w:eastAsia="Calibri" w:hAnsi="Cambria" w:cs="Calibri"/>
          </w:rPr>
          <w:delText xml:space="preserve"> has these common measures, with the same name</w:delText>
        </w:r>
        <w:r w:rsidRPr="00E352EF" w:rsidDel="00DF49EE">
          <w:rPr>
            <w:rFonts w:ascii="Cambria" w:eastAsia="Calibri Light" w:hAnsi="Cambria" w:cs="Calibri Light"/>
            <w:i/>
            <w:color w:val="5B9BD5"/>
          </w:rPr>
          <w:delText xml:space="preserve"> </w:delText>
        </w:r>
        <w:r w:rsidRPr="00E352EF" w:rsidDel="00DF49EE">
          <w:rPr>
            <w:rFonts w:ascii="Cambria" w:eastAsia="Calibri" w:hAnsi="Cambria" w:cs="Calibri"/>
          </w:rPr>
          <w:delText>concatenated with the suffix  “</w:delText>
        </w:r>
        <w:r w:rsidRPr="00E352EF" w:rsidDel="00DF49EE">
          <w:rPr>
            <w:rFonts w:ascii="Cambria" w:eastAsia="Calibri" w:hAnsi="Cambria" w:cs="Calibri"/>
            <w:b/>
          </w:rPr>
          <w:delText>_</w:delText>
        </w:r>
        <w:r w:rsidR="00C847B8" w:rsidRPr="00E352EF" w:rsidDel="00DF49EE">
          <w:rPr>
            <w:rFonts w:ascii="Cambria" w:eastAsia="Calibri" w:hAnsi="Cambria" w:cs="Calibri"/>
            <w:b/>
          </w:rPr>
          <w:delText>CONDITION</w:delText>
        </w:r>
        <w:r w:rsidRPr="00E352EF" w:rsidDel="00DF49EE">
          <w:rPr>
            <w:rFonts w:ascii="Cambria" w:eastAsia="Calibri" w:hAnsi="Cambria" w:cs="Calibri"/>
          </w:rPr>
          <w:delText xml:space="preserve">”, containing the results of the comparison less (or equal) than validation of the respective measures of </w:delText>
        </w:r>
        <w:r w:rsidRPr="00E352EF" w:rsidDel="00DF49EE">
          <w:rPr>
            <w:rFonts w:ascii="Cambria" w:eastAsia="Calibri" w:hAnsi="Cambria" w:cs="Calibri"/>
            <w:i/>
          </w:rPr>
          <w:delText>ds_1</w:delText>
        </w:r>
        <w:r w:rsidRPr="00E352EF" w:rsidDel="00DF49EE">
          <w:rPr>
            <w:rFonts w:ascii="Cambria" w:eastAsia="Calibri" w:hAnsi="Cambria" w:cs="Calibri"/>
          </w:rPr>
          <w:delText xml:space="preserve"> and </w:delText>
        </w:r>
        <w:r w:rsidRPr="00E352EF" w:rsidDel="00DF49EE">
          <w:rPr>
            <w:rFonts w:ascii="Cambria" w:eastAsia="Calibri" w:hAnsi="Cambria" w:cs="Calibri"/>
            <w:i/>
          </w:rPr>
          <w:delText>ds_2</w:delText>
        </w:r>
        <w:r w:rsidRPr="00E352EF" w:rsidDel="00DF49EE">
          <w:rPr>
            <w:rFonts w:ascii="Cambria" w:eastAsia="Calibri" w:hAnsi="Cambria" w:cs="Calibri"/>
          </w:rPr>
          <w:delText xml:space="preserve">. Otherwise, if </w:delText>
        </w:r>
        <w:r w:rsidRPr="00E352EF" w:rsidDel="00DF49EE">
          <w:rPr>
            <w:rFonts w:ascii="Cambria" w:eastAsia="Calibri" w:hAnsi="Cambria" w:cs="Calibri"/>
            <w:i/>
          </w:rPr>
          <w:delText>ds_1</w:delText>
        </w:r>
        <w:r w:rsidRPr="00E352EF" w:rsidDel="00DF49EE">
          <w:rPr>
            <w:rFonts w:ascii="Cambria" w:eastAsia="Calibri" w:hAnsi="Cambria" w:cs="Calibri"/>
          </w:rPr>
          <w:delText xml:space="preserve"> and </w:delText>
        </w:r>
        <w:r w:rsidRPr="00E352EF" w:rsidDel="00DF49EE">
          <w:rPr>
            <w:rFonts w:ascii="Cambria" w:eastAsia="Calibri" w:hAnsi="Cambria" w:cs="Calibri"/>
            <w:i/>
          </w:rPr>
          <w:delText>ds_2</w:delText>
        </w:r>
        <w:r w:rsidRPr="00E352EF" w:rsidDel="00DF49EE">
          <w:rPr>
            <w:rFonts w:ascii="Cambria" w:eastAsia="Calibri" w:hAnsi="Cambria" w:cs="Calibri"/>
          </w:rPr>
          <w:delText xml:space="preserve"> do not have any measures in common and have only one measure then the resulting </w:delText>
        </w:r>
        <w:r w:rsidR="00F4601C" w:rsidRPr="00E352EF" w:rsidDel="00DF49EE">
          <w:delText>Dataset</w:delText>
        </w:r>
        <w:r w:rsidRPr="00E352EF" w:rsidDel="00DF49EE">
          <w:rPr>
            <w:rFonts w:ascii="Cambria" w:eastAsia="Calibri" w:hAnsi="Cambria" w:cs="Calibri"/>
          </w:rPr>
          <w:delText xml:space="preserve"> contains a measure named </w:delText>
        </w:r>
        <w:r w:rsidR="00C847B8" w:rsidRPr="00E352EF" w:rsidDel="00DF49EE">
          <w:rPr>
            <w:rFonts w:ascii="Cambria" w:eastAsia="Calibri" w:hAnsi="Cambria" w:cs="Calibri"/>
            <w:b/>
          </w:rPr>
          <w:delText>CONDITION</w:delText>
        </w:r>
        <w:r w:rsidRPr="00E352EF" w:rsidDel="00DF49EE">
          <w:rPr>
            <w:rFonts w:ascii="Cambria" w:eastAsia="Calibri" w:hAnsi="Cambria" w:cs="Calibri"/>
          </w:rPr>
          <w:delText xml:space="preserve"> that contains the results of the comparison less (or equal) than validation of the single measures of </w:delText>
        </w:r>
        <w:r w:rsidRPr="00E352EF" w:rsidDel="00DF49EE">
          <w:rPr>
            <w:rFonts w:ascii="Cambria" w:eastAsia="Calibri" w:hAnsi="Cambria" w:cs="Calibri"/>
            <w:i/>
          </w:rPr>
          <w:delText>ds_1</w:delText>
        </w:r>
        <w:r w:rsidRPr="00E352EF" w:rsidDel="00DF49EE">
          <w:rPr>
            <w:rFonts w:ascii="Cambria" w:eastAsia="Calibri" w:hAnsi="Cambria" w:cs="Calibri"/>
          </w:rPr>
          <w:delText xml:space="preserve"> and </w:delText>
        </w:r>
        <w:r w:rsidRPr="00E352EF" w:rsidDel="00DF49EE">
          <w:rPr>
            <w:rFonts w:ascii="Cambria" w:eastAsia="Calibri" w:hAnsi="Cambria" w:cs="Calibri"/>
            <w:i/>
          </w:rPr>
          <w:delText>ds_2</w:delText>
        </w:r>
        <w:r w:rsidRPr="00E352EF" w:rsidDel="00DF49EE">
          <w:rPr>
            <w:rFonts w:ascii="Cambria" w:eastAsia="Calibri" w:hAnsi="Cambria" w:cs="Calibri"/>
          </w:rPr>
          <w:delText>.</w:delText>
        </w:r>
      </w:del>
    </w:p>
    <w:p w14:paraId="3995D585" w14:textId="7495F130" w:rsidR="005A2227" w:rsidRPr="00E352EF" w:rsidDel="00DF49EE" w:rsidRDefault="0097053A" w:rsidP="00B82A38">
      <w:pPr>
        <w:rPr>
          <w:del w:id="5794" w:author="Laura Viignola" w:date="2017-06-22T17:04:00Z"/>
          <w:rFonts w:ascii="Cambria" w:hAnsi="Cambria"/>
        </w:rPr>
      </w:pPr>
      <w:del w:id="5795" w:author="Laura Viignola" w:date="2017-06-22T17:04:00Z">
        <w:r w:rsidRPr="00E352EF" w:rsidDel="00DF49EE">
          <w:rPr>
            <w:rFonts w:ascii="Cambria" w:hAnsi="Cambria"/>
          </w:rPr>
          <w:delText xml:space="preserve">The resulting </w:delText>
        </w:r>
        <w:r w:rsidR="00F4601C" w:rsidRPr="00E352EF" w:rsidDel="00DF49EE">
          <w:delText>Dataset</w:delText>
        </w:r>
        <w:r w:rsidRPr="00E352EF" w:rsidDel="00DF49EE">
          <w:rPr>
            <w:rFonts w:ascii="Cambria" w:hAnsi="Cambria"/>
          </w:rPr>
          <w:delText xml:space="preserve"> contains a data point for each pair of data points of </w:delText>
        </w:r>
        <w:r w:rsidRPr="00E352EF" w:rsidDel="00DF49EE">
          <w:rPr>
            <w:rFonts w:ascii="Cambria" w:hAnsi="Cambria"/>
            <w:i/>
          </w:rPr>
          <w:delText>ds_1</w:delText>
        </w:r>
        <w:r w:rsidRPr="00E352EF" w:rsidDel="00DF49EE">
          <w:rPr>
            <w:rFonts w:ascii="Cambria" w:hAnsi="Cambria"/>
          </w:rPr>
          <w:delText xml:space="preserve"> and </w:delText>
        </w:r>
        <w:r w:rsidRPr="00E352EF" w:rsidDel="00DF49EE">
          <w:rPr>
            <w:rFonts w:ascii="Cambria" w:hAnsi="Cambria"/>
            <w:i/>
          </w:rPr>
          <w:delText>ds_2</w:delText>
        </w:r>
        <w:r w:rsidRPr="00E352EF" w:rsidDel="00DF49EE">
          <w:rPr>
            <w:rFonts w:ascii="Cambria" w:hAnsi="Cambria"/>
          </w:rPr>
          <w:delText xml:space="preserve"> that have the same key (the same values of the </w:delText>
        </w:r>
        <w:r w:rsidR="00CC6A4A" w:rsidRPr="00E352EF" w:rsidDel="00DF49EE">
          <w:rPr>
            <w:rFonts w:ascii="Cambria" w:eastAsia="Calibri" w:hAnsi="Cambria" w:cs="Calibri"/>
          </w:rPr>
          <w:delText>Identifier Component</w:delText>
        </w:r>
        <w:r w:rsidRPr="00E352EF" w:rsidDel="00DF49EE">
          <w:rPr>
            <w:rFonts w:ascii="Cambria" w:hAnsi="Cambria"/>
          </w:rPr>
          <w:delText xml:space="preserve">s). </w:delText>
        </w:r>
      </w:del>
    </w:p>
    <w:p w14:paraId="442D2C87" w14:textId="77777777" w:rsidR="00B82A38" w:rsidRPr="00E352EF" w:rsidRDefault="00B82A38" w:rsidP="00B82A38">
      <w:pPr>
        <w:rPr>
          <w:rFonts w:ascii="Cambria" w:eastAsia="Calibri" w:hAnsi="Cambria" w:cs="Calibri"/>
          <w:i/>
          <w:color w:val="5B9BD5"/>
        </w:rPr>
      </w:pPr>
    </w:p>
    <w:p w14:paraId="14120F63" w14:textId="7FFAB7D7" w:rsidR="005A2227" w:rsidRPr="00E352EF" w:rsidDel="00DF49EE" w:rsidRDefault="0097053A" w:rsidP="00AC4A81">
      <w:pPr>
        <w:rPr>
          <w:del w:id="5796" w:author="Laura Viignola" w:date="2017-06-22T17:05:00Z"/>
          <w:rFonts w:ascii="Cambria" w:eastAsia="Calibri" w:hAnsi="Cambria" w:cs="Calibri"/>
          <w:i/>
          <w:color w:val="5B9BD5"/>
        </w:rPr>
      </w:pPr>
      <w:del w:id="5797" w:author="Laura Viignola" w:date="2017-06-22T17:05:00Z">
        <w:r w:rsidRPr="00E352EF" w:rsidDel="00DF49EE">
          <w:rPr>
            <w:rFonts w:ascii="Cambria" w:eastAsia="Calibri" w:hAnsi="Cambria" w:cs="Calibri"/>
            <w:i/>
            <w:color w:val="5B9BD5"/>
          </w:rPr>
          <w:delText>Semantic specification</w:delText>
        </w:r>
      </w:del>
    </w:p>
    <w:p w14:paraId="13E5025D" w14:textId="36513A97" w:rsidR="005A2227" w:rsidRPr="00E352EF" w:rsidDel="00DF49EE" w:rsidRDefault="00850CDE" w:rsidP="00B82A38">
      <w:pPr>
        <w:rPr>
          <w:del w:id="5798" w:author="Laura Viignola" w:date="2017-06-22T17:05:00Z"/>
          <w:rFonts w:ascii="Cambria" w:hAnsi="Cambria"/>
        </w:rPr>
      </w:pPr>
      <w:del w:id="5799" w:author="Laura Viignola" w:date="2017-06-22T17:05:00Z">
        <w:r w:rsidRPr="00E352EF" w:rsidDel="00DF49EE">
          <w:rPr>
            <w:rFonts w:ascii="Cambria" w:eastAsia="Calibri" w:hAnsi="Cambria" w:cs="Calibri"/>
            <w:i/>
          </w:rPr>
          <w:delText>f</w:delText>
        </w:r>
        <w:r w:rsidRPr="00E352EF" w:rsidDel="00DF49EE">
          <w:rPr>
            <w:rFonts w:ascii="Cambria" w:eastAsia="Calibri" w:hAnsi="Cambria" w:cs="Calibri"/>
          </w:rPr>
          <w:delText xml:space="preserve"> the value on the left side is less </w:delText>
        </w:r>
        <w:r w:rsidR="00E95DF9" w:rsidRPr="00E352EF" w:rsidDel="00DF49EE">
          <w:rPr>
            <w:rFonts w:ascii="Cambria" w:eastAsia="Calibri" w:hAnsi="Cambria" w:cs="Calibri"/>
          </w:rPr>
          <w:delText>(</w:delText>
        </w:r>
        <w:r w:rsidRPr="00E352EF" w:rsidDel="00DF49EE">
          <w:rPr>
            <w:rFonts w:ascii="Cambria" w:eastAsia="Calibri" w:hAnsi="Cambria" w:cs="Calibri"/>
          </w:rPr>
          <w:delText xml:space="preserve">or </w:delText>
        </w:r>
        <w:r w:rsidR="00E95DF9" w:rsidRPr="00E352EF" w:rsidDel="00DF49EE">
          <w:rPr>
            <w:rFonts w:ascii="Cambria" w:eastAsia="Calibri" w:hAnsi="Cambria" w:cs="Calibri"/>
          </w:rPr>
          <w:delText xml:space="preserve">equal) </w:delText>
        </w:r>
        <w:r w:rsidRPr="00E352EF" w:rsidDel="00DF49EE">
          <w:rPr>
            <w:rFonts w:ascii="Cambria" w:eastAsia="Calibri" w:hAnsi="Cambria" w:cs="Calibri"/>
          </w:rPr>
          <w:delText>than the value on the right side</w:delText>
        </w:r>
        <w:r w:rsidR="0097053A" w:rsidRPr="00E352EF" w:rsidDel="00DF49EE">
          <w:rPr>
            <w:rFonts w:ascii="Cambria" w:eastAsia="Calibri" w:hAnsi="Cambria" w:cs="Calibri"/>
          </w:rPr>
          <w:delText xml:space="preserve"> the result of the validation will be </w:delText>
        </w:r>
        <w:r w:rsidR="0097053A" w:rsidRPr="00E352EF" w:rsidDel="00DF49EE">
          <w:rPr>
            <w:rFonts w:ascii="Cambria" w:eastAsia="Calibri" w:hAnsi="Cambria" w:cs="Calibri"/>
            <w:i/>
          </w:rPr>
          <w:delText>true</w:delText>
        </w:r>
        <w:r w:rsidR="0097053A" w:rsidRPr="00E352EF" w:rsidDel="00DF49EE">
          <w:rPr>
            <w:rFonts w:ascii="Cambria" w:eastAsia="Calibri" w:hAnsi="Cambria" w:cs="Calibri"/>
          </w:rPr>
          <w:delText xml:space="preserve">, </w:delText>
        </w:r>
        <w:r w:rsidR="0097053A" w:rsidRPr="00E352EF" w:rsidDel="00DF49EE">
          <w:rPr>
            <w:rFonts w:ascii="Cambria" w:eastAsia="Calibri" w:hAnsi="Cambria" w:cs="Calibri"/>
            <w:i/>
          </w:rPr>
          <w:delText>false</w:delText>
        </w:r>
        <w:r w:rsidR="0097053A" w:rsidRPr="00E352EF" w:rsidDel="00DF49EE">
          <w:rPr>
            <w:rFonts w:ascii="Cambria" w:eastAsia="Calibri" w:hAnsi="Cambria" w:cs="Calibri"/>
          </w:rPr>
          <w:delText xml:space="preserve"> if </w:delText>
        </w:r>
        <w:r w:rsidRPr="00E352EF" w:rsidDel="00DF49EE">
          <w:rPr>
            <w:rFonts w:ascii="Cambria" w:eastAsia="Calibri" w:hAnsi="Cambria" w:cs="Calibri"/>
          </w:rPr>
          <w:delText xml:space="preserve">not or </w:delText>
        </w:r>
        <w:r w:rsidR="0097053A" w:rsidRPr="00E352EF" w:rsidDel="00DF49EE">
          <w:rPr>
            <w:rFonts w:ascii="Cambria" w:eastAsia="Calibri" w:hAnsi="Cambria" w:cs="Calibri"/>
          </w:rPr>
          <w:delText xml:space="preserve"> if </w:delText>
        </w:r>
        <w:r w:rsidRPr="00E352EF" w:rsidDel="00DF49EE">
          <w:rPr>
            <w:rFonts w:ascii="Cambria" w:eastAsia="Calibri" w:hAnsi="Cambria" w:cs="Calibri"/>
          </w:rPr>
          <w:delText xml:space="preserve">either of them </w:delText>
        </w:r>
        <w:r w:rsidR="0097053A" w:rsidRPr="00E352EF" w:rsidDel="00DF49EE">
          <w:rPr>
            <w:rFonts w:ascii="Cambria" w:eastAsia="Calibri" w:hAnsi="Cambria" w:cs="Calibri"/>
          </w:rPr>
          <w:delText xml:space="preserve"> is NULL. </w:delText>
        </w:r>
      </w:del>
    </w:p>
    <w:p w14:paraId="53986281" w14:textId="77777777" w:rsidR="00B82A38" w:rsidRPr="00E352EF" w:rsidRDefault="00B82A38" w:rsidP="00B82A38">
      <w:pPr>
        <w:rPr>
          <w:rFonts w:ascii="Cambria" w:eastAsia="Calibri" w:hAnsi="Cambria" w:cs="Calibri"/>
          <w:i/>
          <w:color w:val="5B9BD5"/>
        </w:rPr>
      </w:pPr>
    </w:p>
    <w:p w14:paraId="1807DBF6" w14:textId="77777777" w:rsidR="005A2227" w:rsidRPr="00E352EF" w:rsidRDefault="00EA6708" w:rsidP="00AB605E">
      <w:pPr>
        <w:rPr>
          <w:rFonts w:ascii="Cambria" w:eastAsia="Calibri" w:hAnsi="Cambria" w:cs="Calibri"/>
          <w:i/>
          <w:color w:val="5B9BD5"/>
        </w:rPr>
      </w:pPr>
      <w:r w:rsidRPr="00E352EF">
        <w:rPr>
          <w:rFonts w:ascii="Cambria" w:eastAsia="Calibri" w:hAnsi="Cambria" w:cs="Calibri"/>
          <w:i/>
          <w:color w:val="5B9BD5"/>
        </w:rPr>
        <w:t>Examples</w:t>
      </w:r>
    </w:p>
    <w:p w14:paraId="008E31D4" w14:textId="53EE9B7D" w:rsidR="005A2227" w:rsidRPr="00E352EF" w:rsidDel="00DF49EE" w:rsidRDefault="00EA6708" w:rsidP="00B82A38">
      <w:pPr>
        <w:rPr>
          <w:del w:id="5800" w:author="Laura Viignola" w:date="2017-06-22T17:05:00Z"/>
          <w:rFonts w:ascii="Cambria" w:hAnsi="Cambria"/>
        </w:rPr>
      </w:pPr>
      <w:del w:id="5801" w:author="Laura Viignola" w:date="2017-06-22T17:05:00Z">
        <w:r w:rsidRPr="00E352EF" w:rsidDel="00DF49EE">
          <w:rPr>
            <w:rFonts w:ascii="Cambria" w:hAnsi="Cambria"/>
          </w:rPr>
          <w:delText>O</w:delText>
        </w:r>
        <w:r w:rsidR="0097053A" w:rsidRPr="00E352EF" w:rsidDel="00DF49EE">
          <w:rPr>
            <w:rFonts w:ascii="Cambria" w:hAnsi="Cambria"/>
          </w:rPr>
          <w:delText>n scalar</w:delText>
        </w:r>
      </w:del>
    </w:p>
    <w:p w14:paraId="6A1A541A" w14:textId="227695C7" w:rsidR="005A2227" w:rsidRPr="00E352EF" w:rsidDel="00DF49EE" w:rsidRDefault="00EA6708" w:rsidP="00B82A38">
      <w:pPr>
        <w:rPr>
          <w:del w:id="5802" w:author="Laura Viignola" w:date="2017-06-22T17:05:00Z"/>
          <w:rFonts w:ascii="Cambria" w:hAnsi="Cambria"/>
        </w:rPr>
      </w:pPr>
      <w:del w:id="5803" w:author="Laura Viignola" w:date="2017-06-22T17:05:00Z">
        <w:r w:rsidRPr="00E352EF" w:rsidDel="00DF49EE">
          <w:rPr>
            <w:rFonts w:ascii="Cambria" w:eastAsia="Calibri" w:hAnsi="Cambria" w:cs="Calibri"/>
          </w:rPr>
          <w:delText xml:space="preserve">1) </w:delText>
        </w:r>
        <w:r w:rsidR="0097053A" w:rsidRPr="00E352EF" w:rsidDel="00DF49EE">
          <w:rPr>
            <w:rFonts w:ascii="Cambria" w:eastAsia="Calibri" w:hAnsi="Cambria" w:cs="Calibri"/>
          </w:rPr>
          <w:delText>If A = 5, B = 9, C = 5:</w:delText>
        </w:r>
      </w:del>
    </w:p>
    <w:p w14:paraId="0F194B3B" w14:textId="15FF07C5" w:rsidR="005A2227" w:rsidRPr="00E352EF" w:rsidDel="00DF49EE" w:rsidRDefault="0097053A" w:rsidP="00B82A38">
      <w:pPr>
        <w:ind w:left="720"/>
        <w:rPr>
          <w:del w:id="5804" w:author="Laura Viignola" w:date="2017-06-22T17:05:00Z"/>
          <w:rFonts w:ascii="Cambria" w:hAnsi="Cambria"/>
        </w:rPr>
      </w:pPr>
      <w:del w:id="5805" w:author="Laura Viignola" w:date="2017-06-22T17:05:00Z">
        <w:r w:rsidRPr="00E352EF" w:rsidDel="00DF49EE">
          <w:rPr>
            <w:rFonts w:ascii="Cambria" w:eastAsia="Calibri" w:hAnsi="Cambria" w:cs="Calibri"/>
          </w:rPr>
          <w:delText xml:space="preserve">D := A </w:delText>
        </w:r>
        <w:r w:rsidRPr="00E352EF" w:rsidDel="00DF49EE">
          <w:rPr>
            <w:rFonts w:ascii="Cambria" w:eastAsia="Calibri" w:hAnsi="Cambria" w:cs="Calibri"/>
            <w:b/>
          </w:rPr>
          <w:delText>&lt;</w:delText>
        </w:r>
        <w:r w:rsidRPr="00E352EF" w:rsidDel="00DF49EE">
          <w:rPr>
            <w:rFonts w:ascii="Cambria" w:eastAsia="Calibri" w:hAnsi="Cambria" w:cs="Calibri"/>
          </w:rPr>
          <w:delText xml:space="preserve"> B  </w:delText>
        </w:r>
        <w:r w:rsidR="00994652" w:rsidRPr="00E352EF" w:rsidDel="00DF49EE">
          <w:rPr>
            <w:rFonts w:ascii="Cambria" w:eastAsia="Calibri" w:hAnsi="Cambria" w:cs="Calibri"/>
          </w:rPr>
          <w:tab/>
        </w:r>
        <w:r w:rsidR="00994652" w:rsidRPr="00E352EF" w:rsidDel="00DF49EE">
          <w:rPr>
            <w:rFonts w:ascii="Cambria" w:eastAsia="Calibri" w:hAnsi="Cambria" w:cs="Calibri"/>
          </w:rPr>
          <w:tab/>
        </w:r>
        <w:r w:rsidR="00994652" w:rsidRPr="00E352EF" w:rsidDel="00DF49EE">
          <w:rPr>
            <w:rFonts w:ascii="Cambria" w:eastAsia="Calibri" w:hAnsi="Cambria" w:cs="Calibri"/>
          </w:rPr>
          <w:tab/>
        </w:r>
        <w:r w:rsidRPr="00E352EF" w:rsidDel="00DF49EE">
          <w:rPr>
            <w:rFonts w:ascii="Cambria" w:eastAsia="Calibri" w:hAnsi="Cambria" w:cs="Calibri"/>
          </w:rPr>
          <w:delText>D = true</w:delText>
        </w:r>
      </w:del>
    </w:p>
    <w:p w14:paraId="5867D6F2" w14:textId="0A95ACD1" w:rsidR="005A2227" w:rsidRPr="00E352EF" w:rsidDel="00DF49EE" w:rsidRDefault="0097053A" w:rsidP="00B82A38">
      <w:pPr>
        <w:ind w:left="720"/>
        <w:rPr>
          <w:del w:id="5806" w:author="Laura Viignola" w:date="2017-06-22T17:05:00Z"/>
          <w:rFonts w:ascii="Cambria" w:hAnsi="Cambria"/>
        </w:rPr>
      </w:pPr>
      <w:del w:id="5807" w:author="Laura Viignola" w:date="2017-06-22T17:05:00Z">
        <w:r w:rsidRPr="00E352EF" w:rsidDel="00DF49EE">
          <w:rPr>
            <w:rFonts w:ascii="Cambria" w:eastAsia="Calibri" w:hAnsi="Cambria" w:cs="Calibri"/>
          </w:rPr>
          <w:delText xml:space="preserve">D := A </w:delText>
        </w:r>
        <w:r w:rsidRPr="00E352EF" w:rsidDel="00DF49EE">
          <w:rPr>
            <w:rFonts w:ascii="Cambria" w:eastAsia="Calibri" w:hAnsi="Cambria" w:cs="Calibri"/>
            <w:b/>
          </w:rPr>
          <w:delText>&lt;=</w:delText>
        </w:r>
        <w:r w:rsidRPr="00E352EF" w:rsidDel="00DF49EE">
          <w:rPr>
            <w:rFonts w:ascii="Cambria" w:eastAsia="Calibri" w:hAnsi="Cambria" w:cs="Calibri"/>
          </w:rPr>
          <w:delText xml:space="preserve"> C  </w:delText>
        </w:r>
        <w:r w:rsidR="00994652" w:rsidRPr="00E352EF" w:rsidDel="00DF49EE">
          <w:rPr>
            <w:rFonts w:ascii="Cambria" w:eastAsia="Calibri" w:hAnsi="Cambria" w:cs="Calibri"/>
          </w:rPr>
          <w:tab/>
        </w:r>
        <w:r w:rsidR="00994652" w:rsidRPr="00E352EF" w:rsidDel="00DF49EE">
          <w:rPr>
            <w:rFonts w:ascii="Cambria" w:eastAsia="Calibri" w:hAnsi="Cambria" w:cs="Calibri"/>
          </w:rPr>
          <w:tab/>
        </w:r>
        <w:r w:rsidR="00994652" w:rsidRPr="00E352EF" w:rsidDel="00DF49EE">
          <w:rPr>
            <w:rFonts w:ascii="Cambria" w:eastAsia="Calibri" w:hAnsi="Cambria" w:cs="Calibri"/>
          </w:rPr>
          <w:tab/>
        </w:r>
        <w:r w:rsidRPr="00E352EF" w:rsidDel="00DF49EE">
          <w:rPr>
            <w:rFonts w:ascii="Cambria" w:eastAsia="Calibri" w:hAnsi="Cambria" w:cs="Calibri"/>
          </w:rPr>
          <w:delText>D = true</w:delText>
        </w:r>
      </w:del>
    </w:p>
    <w:p w14:paraId="22ADEAD1" w14:textId="19D886BA" w:rsidR="005A2227" w:rsidRPr="00E352EF" w:rsidDel="00DF49EE" w:rsidRDefault="00EA6708" w:rsidP="00B82A38">
      <w:pPr>
        <w:rPr>
          <w:del w:id="5808" w:author="Laura Viignola" w:date="2017-06-22T17:05:00Z"/>
          <w:rFonts w:ascii="Cambria" w:hAnsi="Cambria"/>
        </w:rPr>
      </w:pPr>
      <w:del w:id="5809" w:author="Laura Viignola" w:date="2017-06-22T17:05:00Z">
        <w:r w:rsidRPr="00E352EF" w:rsidDel="00DF49EE">
          <w:rPr>
            <w:rFonts w:ascii="Cambria" w:eastAsia="Calibri" w:hAnsi="Cambria" w:cs="Calibri"/>
          </w:rPr>
          <w:delText xml:space="preserve">2) </w:delText>
        </w:r>
        <w:r w:rsidR="0097053A" w:rsidRPr="00E352EF" w:rsidDel="00DF49EE">
          <w:rPr>
            <w:rFonts w:ascii="Cambria" w:eastAsia="Calibri" w:hAnsi="Cambria" w:cs="Calibri"/>
          </w:rPr>
          <w:delText>If A = “hello”, B = “hi”, C = “Hi”:</w:delText>
        </w:r>
      </w:del>
    </w:p>
    <w:p w14:paraId="051612CB" w14:textId="669613E6" w:rsidR="005A2227" w:rsidRPr="00F70A81" w:rsidDel="00DF49EE" w:rsidRDefault="0097053A" w:rsidP="00B82A38">
      <w:pPr>
        <w:ind w:left="720"/>
        <w:rPr>
          <w:del w:id="5810" w:author="Laura Viignola" w:date="2017-06-22T17:05:00Z"/>
          <w:rFonts w:ascii="Cambria" w:hAnsi="Cambria"/>
          <w:lang w:val="fi-FI"/>
        </w:rPr>
      </w:pPr>
      <w:del w:id="5811" w:author="Laura Viignola" w:date="2017-06-22T17:05:00Z">
        <w:r w:rsidRPr="00F70A81" w:rsidDel="00DF49EE">
          <w:rPr>
            <w:rFonts w:ascii="Cambria" w:eastAsia="Calibri" w:hAnsi="Cambria" w:cs="Calibri"/>
            <w:lang w:val="fi-FI"/>
          </w:rPr>
          <w:delText xml:space="preserve">D := C </w:delText>
        </w:r>
        <w:r w:rsidRPr="00F70A81" w:rsidDel="00DF49EE">
          <w:rPr>
            <w:rFonts w:ascii="Cambria" w:eastAsia="Calibri" w:hAnsi="Cambria" w:cs="Calibri"/>
            <w:b/>
            <w:lang w:val="fi-FI"/>
          </w:rPr>
          <w:delText>&lt;</w:delText>
        </w:r>
        <w:r w:rsidRPr="00F70A81" w:rsidDel="00DF49EE">
          <w:rPr>
            <w:rFonts w:ascii="Cambria" w:eastAsia="Calibri" w:hAnsi="Cambria" w:cs="Calibri"/>
            <w:lang w:val="fi-FI"/>
          </w:rPr>
          <w:delText xml:space="preserve"> B  </w:delText>
        </w:r>
        <w:r w:rsidR="00994652" w:rsidRPr="00F70A81" w:rsidDel="00DF49EE">
          <w:rPr>
            <w:rFonts w:ascii="Cambria" w:eastAsia="Calibri" w:hAnsi="Cambria" w:cs="Calibri"/>
            <w:lang w:val="fi-FI"/>
          </w:rPr>
          <w:tab/>
        </w:r>
        <w:r w:rsidR="00994652" w:rsidRPr="00F70A81" w:rsidDel="00DF49EE">
          <w:rPr>
            <w:rFonts w:ascii="Cambria" w:eastAsia="Calibri" w:hAnsi="Cambria" w:cs="Calibri"/>
            <w:lang w:val="fi-FI"/>
          </w:rPr>
          <w:tab/>
        </w:r>
        <w:r w:rsidR="00994652" w:rsidRPr="00F70A81" w:rsidDel="00DF49EE">
          <w:rPr>
            <w:rFonts w:ascii="Cambria" w:eastAsia="Calibri" w:hAnsi="Cambria" w:cs="Calibri"/>
            <w:lang w:val="fi-FI"/>
          </w:rPr>
          <w:tab/>
        </w:r>
        <w:r w:rsidRPr="00F70A81" w:rsidDel="00DF49EE">
          <w:rPr>
            <w:rFonts w:ascii="Cambria" w:eastAsia="Calibri" w:hAnsi="Cambria" w:cs="Calibri"/>
            <w:lang w:val="fi-FI"/>
          </w:rPr>
          <w:delText>D = false</w:delText>
        </w:r>
      </w:del>
    </w:p>
    <w:p w14:paraId="3ADBB86F" w14:textId="26863EFD" w:rsidR="005A2227" w:rsidRPr="00F70A81" w:rsidDel="00DF49EE" w:rsidRDefault="005A2227" w:rsidP="00B82A38">
      <w:pPr>
        <w:rPr>
          <w:del w:id="5812" w:author="Laura Viignola" w:date="2017-06-22T17:05:00Z"/>
          <w:rFonts w:ascii="Cambria" w:hAnsi="Cambria"/>
          <w:lang w:val="fi-FI"/>
        </w:rPr>
      </w:pPr>
    </w:p>
    <w:p w14:paraId="1A3F4721" w14:textId="130304A1" w:rsidR="005A2227" w:rsidRPr="00F70A81" w:rsidDel="00DF49EE" w:rsidRDefault="00EA6708" w:rsidP="00B82A38">
      <w:pPr>
        <w:rPr>
          <w:del w:id="5813" w:author="Laura Viignola" w:date="2017-06-22T17:05:00Z"/>
          <w:rFonts w:ascii="Cambria" w:hAnsi="Cambria"/>
          <w:lang w:val="fi-FI"/>
        </w:rPr>
      </w:pPr>
      <w:del w:id="5814" w:author="Laura Viignola" w:date="2017-06-22T17:05:00Z">
        <w:r w:rsidRPr="00F70A81" w:rsidDel="00DF49EE">
          <w:rPr>
            <w:rFonts w:ascii="Cambria" w:hAnsi="Cambria"/>
            <w:lang w:val="fi-FI"/>
          </w:rPr>
          <w:delText>O</w:delText>
        </w:r>
        <w:r w:rsidR="0097053A" w:rsidRPr="00F70A81" w:rsidDel="00DF49EE">
          <w:rPr>
            <w:rFonts w:ascii="Cambria" w:hAnsi="Cambria"/>
            <w:lang w:val="fi-FI"/>
          </w:rPr>
          <w:delText xml:space="preserve">n </w:delText>
        </w:r>
        <w:r w:rsidR="00F4601C" w:rsidRPr="00F70A81" w:rsidDel="00DF49EE">
          <w:rPr>
            <w:lang w:val="fi-FI"/>
          </w:rPr>
          <w:delText>Dataset</w:delText>
        </w:r>
      </w:del>
    </w:p>
    <w:p w14:paraId="1D8DF20D" w14:textId="5270A8A4" w:rsidR="00DF49EE" w:rsidDel="00DE4FE7" w:rsidRDefault="00DF49EE" w:rsidP="00B82A38">
      <w:pPr>
        <w:rPr>
          <w:ins w:id="5815" w:author="Laura Viignola" w:date="2017-06-22T17:05:00Z"/>
          <w:del w:id="5816" w:author="Utente" w:date="2017-06-27T18:29:00Z"/>
          <w:rFonts w:ascii="Cambria" w:hAnsi="Cambria"/>
        </w:rPr>
      </w:pPr>
      <w:ins w:id="5817" w:author="Laura Viignola" w:date="2017-06-22T17:05:00Z">
        <w:r>
          <w:rPr>
            <w:rFonts w:ascii="Cambria" w:hAnsi="Cambria"/>
          </w:rPr>
          <w:t>Given the left operand Data Set</w:t>
        </w:r>
        <w:del w:id="5818" w:author="Utente" w:date="2017-06-27T18:28:00Z">
          <w:r w:rsidDel="00DE4FE7">
            <w:rPr>
              <w:rFonts w:ascii="Cambria" w:hAnsi="Cambria"/>
            </w:rPr>
            <w:delText>, DS_1</w:delText>
          </w:r>
        </w:del>
        <w:r>
          <w:rPr>
            <w:rFonts w:ascii="Cambria" w:hAnsi="Cambria"/>
          </w:rPr>
          <w:t>:</w:t>
        </w:r>
      </w:ins>
    </w:p>
    <w:p w14:paraId="08987770" w14:textId="15A26768" w:rsidR="005A2227" w:rsidRPr="00E352EF" w:rsidRDefault="00DF49EE" w:rsidP="00B82A38">
      <w:pPr>
        <w:rPr>
          <w:rFonts w:ascii="Cambria" w:hAnsi="Cambria"/>
        </w:rPr>
      </w:pPr>
      <w:ins w:id="5819" w:author="Laura Viignola" w:date="2017-06-22T17:05:00Z">
        <w:del w:id="5820" w:author="Utente" w:date="2017-06-23T12:20:00Z">
          <w:r w:rsidDel="00144678">
            <w:rPr>
              <w:rFonts w:ascii="Cambria" w:hAnsi="Cambria"/>
            </w:rPr>
            <w:delText xml:space="preserve"> </w:delText>
          </w:r>
        </w:del>
      </w:ins>
      <w:del w:id="5821" w:author="Utente" w:date="2017-06-23T12:20:00Z">
        <w:r w:rsidR="00EA6708" w:rsidRPr="00E352EF" w:rsidDel="00144678">
          <w:rPr>
            <w:rFonts w:ascii="Cambria" w:hAnsi="Cambria"/>
          </w:rPr>
          <w:delText xml:space="preserve">3) </w:delText>
        </w:r>
        <w:r w:rsidR="0097053A" w:rsidRPr="00E352EF" w:rsidDel="00144678">
          <w:rPr>
            <w:rFonts w:ascii="Cambria" w:hAnsi="Cambria"/>
          </w:rPr>
          <w:delText>compare_ds := total_population &lt; 15000000</w:delText>
        </w:r>
      </w:del>
    </w:p>
    <w:tbl>
      <w:tblPr>
        <w:tblW w:w="5760"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73"/>
        <w:gridCol w:w="1460"/>
        <w:gridCol w:w="968"/>
        <w:gridCol w:w="1087"/>
        <w:gridCol w:w="1372"/>
      </w:tblGrid>
      <w:tr w:rsidR="005A2227" w:rsidRPr="00E352EF" w14:paraId="6BEA2D23" w14:textId="77777777">
        <w:tc>
          <w:tcPr>
            <w:tcW w:w="69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C2AAAE0" w14:textId="1846E4BC" w:rsidR="005A2227" w:rsidRPr="00E352EF" w:rsidRDefault="0097053A">
            <w:pPr>
              <w:jc w:val="both"/>
            </w:pPr>
            <w:del w:id="5822" w:author="Laura Viignola" w:date="2017-06-22T17:05:00Z">
              <w:r w:rsidRPr="00E352EF" w:rsidDel="00DF49EE">
                <w:rPr>
                  <w:rFonts w:ascii="Calibri" w:eastAsia="Calibri" w:hAnsi="Calibri" w:cs="Calibri"/>
                </w:rPr>
                <w:delText>total_population</w:delText>
              </w:r>
            </w:del>
            <w:ins w:id="5823" w:author="Laura Viignola" w:date="2017-06-22T17:05:00Z">
              <w:r w:rsidR="00DF49EE">
                <w:rPr>
                  <w:rFonts w:ascii="Calibri" w:eastAsia="Calibri" w:hAnsi="Calibri" w:cs="Calibri"/>
                </w:rPr>
                <w:t>DS_1</w:t>
              </w:r>
            </w:ins>
          </w:p>
        </w:tc>
      </w:tr>
      <w:tr w:rsidR="005A2227" w:rsidRPr="00E352EF" w14:paraId="578D39D5" w14:textId="77777777">
        <w:tc>
          <w:tcPr>
            <w:tcW w:w="69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1D288C9" w14:textId="35E477EC" w:rsidR="005A2227" w:rsidRPr="00E352EF" w:rsidRDefault="0097053A">
            <w:pPr>
              <w:jc w:val="both"/>
            </w:pPr>
            <w:del w:id="5824" w:author="Laura Viignola" w:date="2017-06-22T17:05:00Z">
              <w:r w:rsidRPr="00E352EF" w:rsidDel="00DF49EE">
                <w:rPr>
                  <w:rFonts w:ascii="Calibri" w:eastAsia="Calibri" w:hAnsi="Calibri" w:cs="Calibri"/>
                  <w:b/>
                </w:rPr>
                <w:delText>TIME</w:delText>
              </w:r>
            </w:del>
            <w:ins w:id="5825" w:author="Laura Viignola" w:date="2017-06-22T17:05:00Z">
              <w:r w:rsidR="00DF49EE">
                <w:rPr>
                  <w:rFonts w:ascii="Calibri" w:eastAsia="Calibri" w:hAnsi="Calibri" w:cs="Calibri"/>
                  <w:b/>
                </w:rPr>
                <w:t>Id_1</w:t>
              </w:r>
            </w:ins>
          </w:p>
        </w:tc>
        <w:tc>
          <w:tcPr>
            <w:tcW w:w="152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4D63E3E" w14:textId="784BAE3F" w:rsidR="005A2227" w:rsidRPr="00E352EF" w:rsidRDefault="0097053A">
            <w:pPr>
              <w:jc w:val="both"/>
            </w:pPr>
            <w:del w:id="5826" w:author="Laura Viignola" w:date="2017-06-22T17:05:00Z">
              <w:r w:rsidRPr="00E352EF" w:rsidDel="00DF49EE">
                <w:rPr>
                  <w:rFonts w:ascii="Calibri" w:eastAsia="Calibri" w:hAnsi="Calibri" w:cs="Calibri"/>
                  <w:b/>
                </w:rPr>
                <w:delText>GEO</w:delText>
              </w:r>
            </w:del>
            <w:ins w:id="5827" w:author="Laura Viignola" w:date="2017-06-22T17:05:00Z">
              <w:r w:rsidR="00DF49EE">
                <w:rPr>
                  <w:rFonts w:ascii="Calibri" w:eastAsia="Calibri" w:hAnsi="Calibri" w:cs="Calibri"/>
                  <w:b/>
                </w:rPr>
                <w:t>Id_2</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A1EA558" w14:textId="0AB06367" w:rsidR="005A2227" w:rsidRPr="00E352EF" w:rsidRDefault="0097053A">
            <w:pPr>
              <w:jc w:val="both"/>
            </w:pPr>
            <w:del w:id="5828" w:author="Laura Viignola" w:date="2017-06-22T17:06:00Z">
              <w:r w:rsidRPr="00E352EF" w:rsidDel="00DF49EE">
                <w:rPr>
                  <w:rFonts w:ascii="Calibri" w:eastAsia="Calibri" w:hAnsi="Calibri" w:cs="Calibri"/>
                  <w:b/>
                </w:rPr>
                <w:delText>AGE</w:delText>
              </w:r>
            </w:del>
            <w:ins w:id="5829" w:author="Laura Viignola" w:date="2017-06-22T17:06:00Z">
              <w:r w:rsidR="00DF49EE">
                <w:rPr>
                  <w:rFonts w:ascii="Calibri" w:eastAsia="Calibri" w:hAnsi="Calibri" w:cs="Calibri"/>
                  <w:b/>
                </w:rPr>
                <w:t>Id_3</w:t>
              </w:r>
            </w:ins>
          </w:p>
        </w:tc>
        <w:tc>
          <w:tcPr>
            <w:tcW w:w="11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4B9EC1F" w14:textId="15394B2B" w:rsidR="005A2227" w:rsidRPr="00E352EF" w:rsidRDefault="0097053A">
            <w:pPr>
              <w:jc w:val="both"/>
            </w:pPr>
            <w:del w:id="5830" w:author="Laura Viignola" w:date="2017-06-22T17:06:00Z">
              <w:r w:rsidRPr="00E352EF" w:rsidDel="00DF49EE">
                <w:rPr>
                  <w:rFonts w:ascii="Calibri" w:eastAsia="Calibri" w:hAnsi="Calibri" w:cs="Calibri"/>
                  <w:b/>
                </w:rPr>
                <w:delText>SEX</w:delText>
              </w:r>
            </w:del>
            <w:ins w:id="5831" w:author="Laura Viignola" w:date="2017-06-22T17:06:00Z">
              <w:r w:rsidR="00DF49EE">
                <w:rPr>
                  <w:rFonts w:ascii="Calibri" w:eastAsia="Calibri" w:hAnsi="Calibri" w:cs="Calibri"/>
                  <w:b/>
                </w:rPr>
                <w:t>Id_4</w:t>
              </w:r>
            </w:ins>
          </w:p>
        </w:tc>
        <w:tc>
          <w:tcPr>
            <w:tcW w:w="141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BA44238" w14:textId="3CE89A95" w:rsidR="005A2227" w:rsidRPr="00E352EF" w:rsidRDefault="0097053A">
            <w:pPr>
              <w:jc w:val="both"/>
            </w:pPr>
            <w:del w:id="5832" w:author="Laura Viignola" w:date="2017-06-22T17:06:00Z">
              <w:r w:rsidRPr="00E352EF" w:rsidDel="00DF49EE">
                <w:rPr>
                  <w:rFonts w:ascii="Calibri" w:eastAsia="Calibri" w:hAnsi="Calibri" w:cs="Calibri"/>
                  <w:b/>
                </w:rPr>
                <w:delText>VALUE</w:delText>
              </w:r>
            </w:del>
            <w:ins w:id="5833" w:author="Laura Viignola" w:date="2017-06-22T17:06:00Z">
              <w:r w:rsidR="00DF49EE">
                <w:rPr>
                  <w:rFonts w:ascii="Calibri" w:eastAsia="Calibri" w:hAnsi="Calibri" w:cs="Calibri"/>
                  <w:b/>
                </w:rPr>
                <w:t>Me_1</w:t>
              </w:r>
            </w:ins>
          </w:p>
        </w:tc>
      </w:tr>
      <w:tr w:rsidR="005A2227" w:rsidRPr="00E352EF" w14:paraId="2E77383C" w14:textId="77777777">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F071E6" w14:textId="77777777" w:rsidR="005A2227" w:rsidRPr="00E352EF" w:rsidRDefault="0097053A">
            <w:pPr>
              <w:jc w:val="both"/>
            </w:pPr>
            <w:r w:rsidRPr="00E352EF">
              <w:rPr>
                <w:rFonts w:ascii="Calibri" w:eastAsia="Calibri" w:hAnsi="Calibri" w:cs="Calibri"/>
              </w:rPr>
              <w:t>2012</w:t>
            </w:r>
          </w:p>
        </w:tc>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4E765F" w14:textId="77777777" w:rsidR="005A2227" w:rsidRPr="00E352EF" w:rsidRDefault="0097053A">
            <w:pPr>
              <w:jc w:val="both"/>
            </w:pPr>
            <w:r w:rsidRPr="00E352EF">
              <w:rPr>
                <w:rFonts w:ascii="Calibri" w:eastAsia="Calibri" w:hAnsi="Calibri" w:cs="Calibri"/>
              </w:rPr>
              <w:t>Belgium</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1FF0FB" w14:textId="77777777" w:rsidR="005A2227" w:rsidRPr="00E352EF" w:rsidRDefault="0097053A">
            <w:pPr>
              <w:jc w:val="both"/>
            </w:pPr>
            <w:r w:rsidRPr="00E352EF">
              <w:rPr>
                <w:rFonts w:ascii="Calibri" w:eastAsia="Calibri" w:hAnsi="Calibri" w:cs="Calibri"/>
              </w:rPr>
              <w:t>Total</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6C9831" w14:textId="77777777" w:rsidR="005A2227" w:rsidRPr="00E352EF" w:rsidRDefault="0097053A">
            <w:pPr>
              <w:jc w:val="both"/>
            </w:pPr>
            <w:r w:rsidRPr="00E352EF">
              <w:rPr>
                <w:rFonts w:ascii="Calibri" w:eastAsia="Calibri" w:hAnsi="Calibri" w:cs="Calibri"/>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173C74" w14:textId="77777777" w:rsidR="005A2227" w:rsidRPr="00E352EF" w:rsidRDefault="0097053A">
            <w:pPr>
              <w:jc w:val="both"/>
            </w:pPr>
            <w:r w:rsidRPr="00E352EF">
              <w:rPr>
                <w:rFonts w:ascii="Calibri" w:eastAsia="Calibri" w:hAnsi="Calibri" w:cs="Calibri"/>
              </w:rPr>
              <w:t>11094850</w:t>
            </w:r>
          </w:p>
        </w:tc>
      </w:tr>
      <w:tr w:rsidR="005A2227" w:rsidRPr="00E352EF" w14:paraId="6C35D006" w14:textId="77777777">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B526A5" w14:textId="77777777" w:rsidR="005A2227" w:rsidRPr="00E352EF" w:rsidRDefault="0097053A">
            <w:pPr>
              <w:jc w:val="both"/>
            </w:pPr>
            <w:r w:rsidRPr="00E352EF">
              <w:rPr>
                <w:rFonts w:ascii="Calibri" w:eastAsia="Calibri" w:hAnsi="Calibri" w:cs="Calibri"/>
              </w:rPr>
              <w:t>2012</w:t>
            </w:r>
          </w:p>
        </w:tc>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986167" w14:textId="77777777" w:rsidR="005A2227" w:rsidRPr="00E352EF" w:rsidRDefault="0097053A">
            <w:pPr>
              <w:jc w:val="both"/>
            </w:pPr>
            <w:r w:rsidRPr="00E352EF">
              <w:rPr>
                <w:rFonts w:ascii="Calibri" w:eastAsia="Calibri" w:hAnsi="Calibri" w:cs="Calibri"/>
              </w:rPr>
              <w:t>Greece</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DDA7F9" w14:textId="77777777" w:rsidR="005A2227" w:rsidRPr="00E352EF" w:rsidRDefault="0097053A">
            <w:pPr>
              <w:jc w:val="both"/>
            </w:pPr>
            <w:r w:rsidRPr="00E352EF">
              <w:rPr>
                <w:rFonts w:ascii="Calibri" w:eastAsia="Calibri" w:hAnsi="Calibri" w:cs="Calibri"/>
              </w:rPr>
              <w:t>Total</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81E987" w14:textId="77777777" w:rsidR="005A2227" w:rsidRPr="00E352EF" w:rsidRDefault="0097053A">
            <w:pPr>
              <w:jc w:val="both"/>
            </w:pPr>
            <w:r w:rsidRPr="00E352EF">
              <w:rPr>
                <w:rFonts w:ascii="Calibri" w:eastAsia="Calibri" w:hAnsi="Calibri" w:cs="Calibri"/>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E8B35E" w14:textId="77777777" w:rsidR="005A2227" w:rsidRPr="00E352EF" w:rsidRDefault="0097053A">
            <w:pPr>
              <w:jc w:val="both"/>
            </w:pPr>
            <w:r w:rsidRPr="00E352EF">
              <w:rPr>
                <w:rFonts w:ascii="Calibri" w:eastAsia="Calibri" w:hAnsi="Calibri" w:cs="Calibri"/>
              </w:rPr>
              <w:t>11123034</w:t>
            </w:r>
          </w:p>
        </w:tc>
      </w:tr>
      <w:tr w:rsidR="005A2227" w:rsidRPr="00E352EF" w14:paraId="0E521560" w14:textId="77777777">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7A5CD4" w14:textId="77777777" w:rsidR="005A2227" w:rsidRPr="00E352EF" w:rsidRDefault="0097053A">
            <w:pPr>
              <w:jc w:val="both"/>
            </w:pPr>
            <w:r w:rsidRPr="00E352EF">
              <w:rPr>
                <w:rFonts w:ascii="Calibri" w:eastAsia="Calibri" w:hAnsi="Calibri" w:cs="Calibri"/>
              </w:rPr>
              <w:t>2012</w:t>
            </w:r>
          </w:p>
        </w:tc>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482B86" w14:textId="77777777" w:rsidR="005A2227" w:rsidRPr="00E352EF" w:rsidRDefault="0097053A">
            <w:pPr>
              <w:jc w:val="both"/>
            </w:pPr>
            <w:r w:rsidRPr="00E352EF">
              <w:rPr>
                <w:rFonts w:ascii="Calibri" w:eastAsia="Calibri" w:hAnsi="Calibri" w:cs="Calibri"/>
              </w:rPr>
              <w:t>Spain</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BA8CD8" w14:textId="77777777" w:rsidR="005A2227" w:rsidRPr="00E352EF" w:rsidRDefault="0097053A">
            <w:pPr>
              <w:jc w:val="both"/>
            </w:pPr>
            <w:r w:rsidRPr="00E352EF">
              <w:rPr>
                <w:rFonts w:ascii="Calibri" w:eastAsia="Calibri" w:hAnsi="Calibri" w:cs="Calibri"/>
              </w:rPr>
              <w:t>Total</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BA1A27" w14:textId="77777777" w:rsidR="005A2227" w:rsidRPr="00E352EF" w:rsidRDefault="0097053A">
            <w:pPr>
              <w:jc w:val="both"/>
            </w:pPr>
            <w:r w:rsidRPr="00E352EF">
              <w:rPr>
                <w:rFonts w:ascii="Calibri" w:eastAsia="Calibri" w:hAnsi="Calibri" w:cs="Calibri"/>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8A2249" w14:textId="77777777" w:rsidR="005A2227" w:rsidRPr="00E352EF" w:rsidRDefault="0097053A">
            <w:pPr>
              <w:jc w:val="both"/>
            </w:pPr>
            <w:r w:rsidRPr="00E352EF">
              <w:rPr>
                <w:rFonts w:ascii="Calibri" w:eastAsia="Calibri" w:hAnsi="Calibri" w:cs="Calibri"/>
              </w:rPr>
              <w:t>46818219</w:t>
            </w:r>
          </w:p>
        </w:tc>
      </w:tr>
      <w:tr w:rsidR="005A2227" w:rsidRPr="00E352EF" w14:paraId="4C8ED04D" w14:textId="77777777">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0AC8F5" w14:textId="77777777" w:rsidR="005A2227" w:rsidRPr="00E352EF" w:rsidRDefault="0097053A">
            <w:pPr>
              <w:jc w:val="both"/>
            </w:pPr>
            <w:r w:rsidRPr="00E352EF">
              <w:rPr>
                <w:rFonts w:ascii="Calibri" w:eastAsia="Calibri" w:hAnsi="Calibri" w:cs="Calibri"/>
              </w:rPr>
              <w:t>2012</w:t>
            </w:r>
          </w:p>
        </w:tc>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CC4AF9" w14:textId="77777777" w:rsidR="005A2227" w:rsidRPr="00E352EF" w:rsidRDefault="0097053A">
            <w:pPr>
              <w:jc w:val="both"/>
            </w:pPr>
            <w:r w:rsidRPr="00E352EF">
              <w:rPr>
                <w:rFonts w:ascii="Calibri" w:eastAsia="Calibri" w:hAnsi="Calibri" w:cs="Calibri"/>
              </w:rPr>
              <w:t>Malta</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6528EA" w14:textId="77777777" w:rsidR="005A2227" w:rsidRPr="00E352EF" w:rsidRDefault="0097053A">
            <w:pPr>
              <w:jc w:val="both"/>
            </w:pPr>
            <w:r w:rsidRPr="00E352EF">
              <w:rPr>
                <w:rFonts w:ascii="Calibri" w:eastAsia="Calibri" w:hAnsi="Calibri" w:cs="Calibri"/>
              </w:rPr>
              <w:t>Total</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DF9FF5" w14:textId="77777777" w:rsidR="005A2227" w:rsidRPr="00E352EF" w:rsidRDefault="0097053A">
            <w:pPr>
              <w:jc w:val="both"/>
            </w:pPr>
            <w:r w:rsidRPr="00E352EF">
              <w:rPr>
                <w:rFonts w:ascii="Calibri" w:eastAsia="Calibri" w:hAnsi="Calibri" w:cs="Calibri"/>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0832B9" w14:textId="77777777" w:rsidR="005A2227" w:rsidRPr="00E352EF" w:rsidRDefault="0097053A">
            <w:pPr>
              <w:jc w:val="both"/>
            </w:pPr>
            <w:r w:rsidRPr="00E352EF">
              <w:rPr>
                <w:rFonts w:ascii="Calibri" w:eastAsia="Calibri" w:hAnsi="Calibri" w:cs="Calibri"/>
              </w:rPr>
              <w:t>NULL</w:t>
            </w:r>
          </w:p>
        </w:tc>
      </w:tr>
      <w:tr w:rsidR="005A2227" w:rsidRPr="00E352EF" w14:paraId="766E262F" w14:textId="77777777">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DA05CC" w14:textId="77777777" w:rsidR="005A2227" w:rsidRPr="00E352EF" w:rsidRDefault="0097053A">
            <w:pPr>
              <w:jc w:val="both"/>
            </w:pPr>
            <w:r w:rsidRPr="00E352EF">
              <w:rPr>
                <w:rFonts w:ascii="Calibri" w:eastAsia="Calibri" w:hAnsi="Calibri" w:cs="Calibri"/>
              </w:rPr>
              <w:t>2012</w:t>
            </w:r>
          </w:p>
        </w:tc>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1D2532" w14:textId="77777777" w:rsidR="005A2227" w:rsidRPr="00E352EF" w:rsidRDefault="0097053A">
            <w:pPr>
              <w:jc w:val="both"/>
            </w:pPr>
            <w:r w:rsidRPr="00E352EF">
              <w:rPr>
                <w:rFonts w:ascii="Calibri" w:eastAsia="Calibri" w:hAnsi="Calibri" w:cs="Calibri"/>
              </w:rPr>
              <w:t>Finland</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28D0F3" w14:textId="77777777" w:rsidR="005A2227" w:rsidRPr="00E352EF" w:rsidRDefault="0097053A">
            <w:pPr>
              <w:jc w:val="both"/>
            </w:pPr>
            <w:r w:rsidRPr="00E352EF">
              <w:rPr>
                <w:rFonts w:ascii="Calibri" w:eastAsia="Calibri" w:hAnsi="Calibri" w:cs="Calibri"/>
              </w:rPr>
              <w:t>Total</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E4AF53" w14:textId="77777777" w:rsidR="005A2227" w:rsidRPr="00E352EF" w:rsidRDefault="0097053A">
            <w:pPr>
              <w:jc w:val="both"/>
            </w:pPr>
            <w:r w:rsidRPr="00E352EF">
              <w:rPr>
                <w:rFonts w:ascii="Calibri" w:eastAsia="Calibri" w:hAnsi="Calibri" w:cs="Calibri"/>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26F412" w14:textId="77777777" w:rsidR="005A2227" w:rsidRPr="00E352EF" w:rsidRDefault="0097053A">
            <w:pPr>
              <w:jc w:val="both"/>
            </w:pPr>
            <w:r w:rsidRPr="00E352EF">
              <w:rPr>
                <w:rFonts w:ascii="Calibri" w:eastAsia="Calibri" w:hAnsi="Calibri" w:cs="Calibri"/>
              </w:rPr>
              <w:t>5401267</w:t>
            </w:r>
          </w:p>
        </w:tc>
      </w:tr>
      <w:tr w:rsidR="005A2227" w:rsidRPr="00E352EF" w14:paraId="5FD17BA7" w14:textId="77777777">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BBDC7F" w14:textId="77777777" w:rsidR="005A2227" w:rsidRPr="00E352EF" w:rsidRDefault="0097053A">
            <w:pPr>
              <w:jc w:val="both"/>
            </w:pPr>
            <w:r w:rsidRPr="00E352EF">
              <w:rPr>
                <w:rFonts w:ascii="Calibri" w:eastAsia="Calibri" w:hAnsi="Calibri" w:cs="Calibri"/>
              </w:rPr>
              <w:t>2012</w:t>
            </w:r>
          </w:p>
        </w:tc>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06E50F" w14:textId="77777777" w:rsidR="005A2227" w:rsidRPr="00E352EF" w:rsidRDefault="0097053A">
            <w:pPr>
              <w:jc w:val="both"/>
            </w:pPr>
            <w:r w:rsidRPr="00E352EF">
              <w:rPr>
                <w:rFonts w:ascii="Calibri" w:eastAsia="Calibri" w:hAnsi="Calibri" w:cs="Calibri"/>
              </w:rPr>
              <w:t>Switzerland</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8E19BC" w14:textId="77777777" w:rsidR="005A2227" w:rsidRPr="00E352EF" w:rsidRDefault="0097053A">
            <w:pPr>
              <w:jc w:val="both"/>
            </w:pPr>
            <w:r w:rsidRPr="00E352EF">
              <w:rPr>
                <w:rFonts w:ascii="Calibri" w:eastAsia="Calibri" w:hAnsi="Calibri" w:cs="Calibri"/>
              </w:rPr>
              <w:t>Total</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7E1E5B" w14:textId="77777777" w:rsidR="005A2227" w:rsidRPr="00E352EF" w:rsidRDefault="0097053A">
            <w:pPr>
              <w:jc w:val="both"/>
            </w:pPr>
            <w:r w:rsidRPr="00E352EF">
              <w:rPr>
                <w:rFonts w:ascii="Calibri" w:eastAsia="Calibri" w:hAnsi="Calibri" w:cs="Calibri"/>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5F79D3" w14:textId="77777777" w:rsidR="005A2227" w:rsidRPr="00E352EF" w:rsidRDefault="0097053A">
            <w:pPr>
              <w:jc w:val="both"/>
            </w:pPr>
            <w:r w:rsidRPr="00E352EF">
              <w:rPr>
                <w:rFonts w:ascii="Calibri" w:eastAsia="Calibri" w:hAnsi="Calibri" w:cs="Calibri"/>
              </w:rPr>
              <w:t>7954662</w:t>
            </w:r>
          </w:p>
        </w:tc>
      </w:tr>
    </w:tbl>
    <w:p w14:paraId="02819402" w14:textId="77777777" w:rsidR="005A2227" w:rsidRDefault="005A2227">
      <w:pPr>
        <w:rPr>
          <w:ins w:id="5834" w:author="Laura Viignola" w:date="2017-06-22T17:06:00Z"/>
        </w:rPr>
      </w:pPr>
    </w:p>
    <w:p w14:paraId="671232F2" w14:textId="31926C07" w:rsidR="00DF49EE" w:rsidRPr="00DF49EE" w:rsidDel="00DE4FE7" w:rsidRDefault="00DF49EE">
      <w:pPr>
        <w:rPr>
          <w:ins w:id="5835" w:author="Laura Viignola" w:date="2017-06-22T17:06:00Z"/>
          <w:del w:id="5836" w:author="Utente" w:date="2017-06-27T18:29:00Z"/>
          <w:rFonts w:ascii="Cambria" w:hAnsi="Cambria"/>
        </w:rPr>
      </w:pPr>
      <w:ins w:id="5837" w:author="Laura Viignola" w:date="2017-06-22T17:06:00Z">
        <w:r w:rsidRPr="00D71CDA">
          <w:rPr>
            <w:i/>
          </w:rPr>
          <w:t>Example</w:t>
        </w:r>
      </w:ins>
      <w:ins w:id="5838" w:author="Utente" w:date="2017-06-27T17:30:00Z">
        <w:r w:rsidR="00D71CDA">
          <w:rPr>
            <w:i/>
          </w:rPr>
          <w:t xml:space="preserve"> </w:t>
        </w:r>
      </w:ins>
      <w:ins w:id="5839" w:author="Laura Viignola" w:date="2017-06-22T17:06:00Z">
        <w:r w:rsidRPr="00D71CDA">
          <w:rPr>
            <w:i/>
          </w:rPr>
          <w:t>1</w:t>
        </w:r>
      </w:ins>
      <w:ins w:id="5840" w:author="Laura Viignola" w:date="2017-06-22T17:07:00Z">
        <w:r>
          <w:t>:</w:t>
        </w:r>
        <w:r>
          <w:tab/>
        </w:r>
        <w:r>
          <w:rPr>
            <w:rFonts w:ascii="Cambria" w:hAnsi="Cambria"/>
          </w:rPr>
          <w:t>DS_r</w:t>
        </w:r>
        <w:r w:rsidRPr="00E352EF">
          <w:rPr>
            <w:rFonts w:ascii="Cambria" w:hAnsi="Cambria"/>
          </w:rPr>
          <w:t xml:space="preserve"> </w:t>
        </w:r>
        <w:r w:rsidRPr="00D71CDA">
          <w:rPr>
            <w:rFonts w:ascii="Cambria" w:hAnsi="Cambria"/>
            <w:b/>
          </w:rPr>
          <w:t>:=</w:t>
        </w:r>
        <w:r w:rsidRPr="00E352EF">
          <w:rPr>
            <w:rFonts w:ascii="Cambria" w:hAnsi="Cambria"/>
          </w:rPr>
          <w:t xml:space="preserve"> </w:t>
        </w:r>
        <w:r>
          <w:rPr>
            <w:rFonts w:ascii="Cambria" w:hAnsi="Cambria"/>
          </w:rPr>
          <w:t>DS_1</w:t>
        </w:r>
        <w:r w:rsidRPr="00E352EF">
          <w:rPr>
            <w:rFonts w:ascii="Cambria" w:hAnsi="Cambria"/>
          </w:rPr>
          <w:t xml:space="preserve"> </w:t>
        </w:r>
        <w:r w:rsidRPr="00D71CDA">
          <w:rPr>
            <w:rFonts w:ascii="Cambria" w:hAnsi="Cambria"/>
            <w:b/>
          </w:rPr>
          <w:t xml:space="preserve">&lt; </w:t>
        </w:r>
        <w:r w:rsidRPr="00E352EF">
          <w:rPr>
            <w:rFonts w:ascii="Cambria" w:hAnsi="Cambria"/>
          </w:rPr>
          <w:t>15000000</w:t>
        </w:r>
      </w:ins>
    </w:p>
    <w:p w14:paraId="167F530F" w14:textId="77777777" w:rsidR="00DF49EE" w:rsidRPr="00E352EF" w:rsidRDefault="00DF49EE"/>
    <w:tbl>
      <w:tblPr>
        <w:tblW w:w="6192"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14"/>
        <w:gridCol w:w="1159"/>
        <w:gridCol w:w="814"/>
        <w:gridCol w:w="837"/>
        <w:gridCol w:w="2368"/>
      </w:tblGrid>
      <w:tr w:rsidR="005A2227" w:rsidRPr="00E352EF" w14:paraId="69000562" w14:textId="77777777">
        <w:tc>
          <w:tcPr>
            <w:tcW w:w="126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017B824" w14:textId="10ADDA2B" w:rsidR="005A2227" w:rsidRPr="00E352EF" w:rsidRDefault="0097053A">
            <w:pPr>
              <w:jc w:val="both"/>
            </w:pPr>
            <w:del w:id="5841" w:author="Laura Viignola" w:date="2017-06-22T17:07:00Z">
              <w:r w:rsidRPr="00E352EF" w:rsidDel="00DF49EE">
                <w:rPr>
                  <w:rFonts w:ascii="Calibri" w:eastAsia="Calibri" w:hAnsi="Calibri" w:cs="Calibri"/>
                </w:rPr>
                <w:delText>compare_ds</w:delText>
              </w:r>
            </w:del>
            <w:ins w:id="5842" w:author="Laura Viignola" w:date="2017-06-22T17:07:00Z">
              <w:r w:rsidR="00DF49EE">
                <w:rPr>
                  <w:rFonts w:ascii="Calibri" w:eastAsia="Calibri" w:hAnsi="Calibri" w:cs="Calibri"/>
                </w:rPr>
                <w:t>DS_r</w:t>
              </w:r>
            </w:ins>
          </w:p>
        </w:tc>
      </w:tr>
      <w:tr w:rsidR="005A2227" w:rsidRPr="00E352EF" w14:paraId="7D35CD53" w14:textId="77777777">
        <w:tc>
          <w:tcPr>
            <w:tcW w:w="1267"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0DB7C4F" w14:textId="0BDBC298" w:rsidR="005A2227" w:rsidRPr="00E352EF" w:rsidRDefault="0097053A">
            <w:pPr>
              <w:jc w:val="both"/>
            </w:pPr>
            <w:del w:id="5843" w:author="Laura Viignola" w:date="2017-06-22T17:08:00Z">
              <w:r w:rsidRPr="00E352EF" w:rsidDel="00DF49EE">
                <w:rPr>
                  <w:rFonts w:ascii="Calibri" w:eastAsia="Calibri" w:hAnsi="Calibri" w:cs="Calibri"/>
                  <w:b/>
                </w:rPr>
                <w:delText>TIME</w:delText>
              </w:r>
            </w:del>
            <w:ins w:id="5844" w:author="Laura Viignola" w:date="2017-06-22T17:08:00Z">
              <w:r w:rsidR="00DF49EE">
                <w:rPr>
                  <w:rFonts w:ascii="Calibri" w:eastAsia="Calibri" w:hAnsi="Calibri" w:cs="Calibri"/>
                  <w:b/>
                </w:rPr>
                <w:t>Id_1</w:t>
              </w:r>
            </w:ins>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F3CB845" w14:textId="6702DFA4" w:rsidR="005A2227" w:rsidRPr="00E352EF" w:rsidRDefault="0097053A">
            <w:pPr>
              <w:jc w:val="both"/>
            </w:pPr>
            <w:del w:id="5845" w:author="Laura Viignola" w:date="2017-06-22T17:08:00Z">
              <w:r w:rsidRPr="00E352EF" w:rsidDel="00DF49EE">
                <w:rPr>
                  <w:rFonts w:ascii="Calibri" w:eastAsia="Calibri" w:hAnsi="Calibri" w:cs="Calibri"/>
                  <w:b/>
                </w:rPr>
                <w:delText>GEO</w:delText>
              </w:r>
            </w:del>
            <w:ins w:id="5846" w:author="Laura Viignola" w:date="2017-06-22T17:08:00Z">
              <w:r w:rsidR="00DF49EE">
                <w:rPr>
                  <w:rFonts w:ascii="Calibri" w:eastAsia="Calibri" w:hAnsi="Calibri" w:cs="Calibri"/>
                  <w:b/>
                </w:rPr>
                <w:t>Id_2</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775F32E" w14:textId="181B5006" w:rsidR="005A2227" w:rsidRPr="00E352EF" w:rsidRDefault="0097053A">
            <w:pPr>
              <w:jc w:val="both"/>
            </w:pPr>
            <w:del w:id="5847" w:author="Laura Viignola" w:date="2017-06-22T17:08:00Z">
              <w:r w:rsidRPr="00E352EF" w:rsidDel="00DF49EE">
                <w:rPr>
                  <w:rFonts w:ascii="Calibri" w:eastAsia="Calibri" w:hAnsi="Calibri" w:cs="Calibri"/>
                  <w:b/>
                </w:rPr>
                <w:delText>AGE</w:delText>
              </w:r>
            </w:del>
            <w:ins w:id="5848" w:author="Laura Viignola" w:date="2017-06-22T17:08:00Z">
              <w:r w:rsidR="00DF49EE">
                <w:rPr>
                  <w:rFonts w:ascii="Calibri" w:eastAsia="Calibri" w:hAnsi="Calibri" w:cs="Calibri"/>
                  <w:b/>
                </w:rPr>
                <w:t>Id_3</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2FEE376" w14:textId="5F63B877" w:rsidR="005A2227" w:rsidRPr="00E352EF" w:rsidRDefault="0097053A">
            <w:pPr>
              <w:jc w:val="both"/>
            </w:pPr>
            <w:del w:id="5849" w:author="Laura Viignola" w:date="2017-06-22T17:08:00Z">
              <w:r w:rsidRPr="00E352EF" w:rsidDel="00DF49EE">
                <w:rPr>
                  <w:rFonts w:ascii="Calibri" w:eastAsia="Calibri" w:hAnsi="Calibri" w:cs="Calibri"/>
                  <w:b/>
                </w:rPr>
                <w:delText>SEX</w:delText>
              </w:r>
            </w:del>
            <w:ins w:id="5850" w:author="Laura Viignola" w:date="2017-06-22T17:08:00Z">
              <w:r w:rsidR="00DF49EE">
                <w:rPr>
                  <w:rFonts w:ascii="Calibri" w:eastAsia="Calibri" w:hAnsi="Calibri" w:cs="Calibri"/>
                  <w:b/>
                </w:rPr>
                <w:t>Id_4</w:t>
              </w:r>
            </w:ins>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768DEBD" w14:textId="714F1E95" w:rsidR="005A2227" w:rsidRPr="00E352EF" w:rsidRDefault="0097053A">
            <w:pPr>
              <w:jc w:val="both"/>
            </w:pPr>
            <w:del w:id="5851" w:author="Laura Viignola" w:date="2017-06-22T17:08:00Z">
              <w:r w:rsidRPr="00E352EF" w:rsidDel="00DF49EE">
                <w:rPr>
                  <w:rFonts w:ascii="Calibri" w:eastAsia="Calibri" w:hAnsi="Calibri" w:cs="Calibri"/>
                  <w:b/>
                </w:rPr>
                <w:delText>CONDITION</w:delText>
              </w:r>
            </w:del>
            <w:ins w:id="5852" w:author="Utente" w:date="2017-06-26T16:36:00Z">
              <w:r w:rsidR="00390729" w:rsidRPr="00F27DF7">
                <w:rPr>
                  <w:rFonts w:ascii="Arial" w:eastAsia="Calibri" w:hAnsi="Arial" w:cs="Arial"/>
                  <w:b/>
                </w:rPr>
                <w:t>bool_var</w:t>
              </w:r>
            </w:ins>
            <w:ins w:id="5853" w:author="Laura Viignola" w:date="2017-06-22T17:08:00Z">
              <w:del w:id="5854" w:author="Utente" w:date="2017-06-26T16:36:00Z">
                <w:r w:rsidR="00DF49EE" w:rsidDel="00390729">
                  <w:rPr>
                    <w:rFonts w:ascii="Calibri" w:eastAsia="Calibri" w:hAnsi="Calibri" w:cs="Calibri"/>
                    <w:b/>
                  </w:rPr>
                  <w:delText>Me_1</w:delText>
                </w:r>
              </w:del>
            </w:ins>
          </w:p>
        </w:tc>
      </w:tr>
      <w:tr w:rsidR="005A2227" w:rsidRPr="00E352EF" w14:paraId="57A88354" w14:textId="77777777">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12F319"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04C8FE" w14:textId="77777777" w:rsidR="005A2227" w:rsidRPr="00E352EF" w:rsidRDefault="0097053A">
            <w:pPr>
              <w:jc w:val="both"/>
            </w:pPr>
            <w:r w:rsidRPr="00E352EF">
              <w:rPr>
                <w:rFonts w:ascii="Calibri" w:eastAsia="Calibri" w:hAnsi="Calibri" w:cs="Calibri"/>
              </w:rPr>
              <w:t>Belgium</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9F99FA" w14:textId="77777777" w:rsidR="005A2227" w:rsidRPr="00E352EF" w:rsidRDefault="0097053A">
            <w:pPr>
              <w:jc w:val="both"/>
            </w:pPr>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E306A1" w14:textId="77777777" w:rsidR="005A2227" w:rsidRPr="00E352EF" w:rsidRDefault="0097053A">
            <w:pPr>
              <w:jc w:val="both"/>
            </w:pPr>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821D3C" w14:textId="77777777" w:rsidR="005A2227" w:rsidRPr="00E352EF" w:rsidRDefault="0097053A">
            <w:pPr>
              <w:jc w:val="both"/>
            </w:pPr>
            <w:r w:rsidRPr="00E352EF">
              <w:rPr>
                <w:rFonts w:ascii="Calibri" w:eastAsia="Calibri" w:hAnsi="Calibri" w:cs="Calibri"/>
              </w:rPr>
              <w:t>true</w:t>
            </w:r>
          </w:p>
        </w:tc>
      </w:tr>
      <w:tr w:rsidR="005A2227" w:rsidRPr="00E352EF" w14:paraId="3CFF6FAD" w14:textId="77777777">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C30301"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57473C" w14:textId="77777777" w:rsidR="005A2227" w:rsidRPr="00E352EF" w:rsidRDefault="0097053A">
            <w:pPr>
              <w:jc w:val="both"/>
            </w:pPr>
            <w:r w:rsidRPr="00E352EF">
              <w:rPr>
                <w:rFonts w:ascii="Calibri" w:eastAsia="Calibri" w:hAnsi="Calibri" w:cs="Calibri"/>
              </w:rPr>
              <w:t>Greece</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5484AA" w14:textId="77777777" w:rsidR="005A2227" w:rsidRPr="00E352EF" w:rsidRDefault="0097053A">
            <w:pPr>
              <w:jc w:val="both"/>
            </w:pPr>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724C9F" w14:textId="77777777" w:rsidR="005A2227" w:rsidRPr="00E352EF" w:rsidRDefault="0097053A">
            <w:pPr>
              <w:jc w:val="both"/>
            </w:pPr>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F22197" w14:textId="77777777" w:rsidR="005A2227" w:rsidRPr="00E352EF" w:rsidRDefault="0097053A">
            <w:pPr>
              <w:jc w:val="both"/>
            </w:pPr>
            <w:r w:rsidRPr="00E352EF">
              <w:rPr>
                <w:rFonts w:ascii="Calibri" w:eastAsia="Calibri" w:hAnsi="Calibri" w:cs="Calibri"/>
              </w:rPr>
              <w:t>true</w:t>
            </w:r>
          </w:p>
        </w:tc>
      </w:tr>
      <w:tr w:rsidR="005A2227" w:rsidRPr="00E352EF" w14:paraId="47D4082D" w14:textId="77777777">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6C272D"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27AF56" w14:textId="77777777" w:rsidR="005A2227" w:rsidRPr="00E352EF" w:rsidRDefault="0097053A">
            <w:pPr>
              <w:jc w:val="both"/>
            </w:pPr>
            <w:r w:rsidRPr="00E352EF">
              <w:rPr>
                <w:rFonts w:ascii="Calibri" w:eastAsia="Calibri" w:hAnsi="Calibri" w:cs="Calibri"/>
              </w:rPr>
              <w:t>Spain</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7E1C62" w14:textId="77777777" w:rsidR="005A2227" w:rsidRPr="00E352EF" w:rsidRDefault="0097053A">
            <w:pPr>
              <w:jc w:val="both"/>
            </w:pPr>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13A088" w14:textId="77777777" w:rsidR="005A2227" w:rsidRPr="00E352EF" w:rsidRDefault="0097053A">
            <w:pPr>
              <w:jc w:val="both"/>
            </w:pPr>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0285CE" w14:textId="77777777" w:rsidR="005A2227" w:rsidRPr="00E352EF" w:rsidRDefault="0097053A">
            <w:pPr>
              <w:jc w:val="both"/>
            </w:pPr>
            <w:r w:rsidRPr="00E352EF">
              <w:rPr>
                <w:rFonts w:ascii="Calibri" w:eastAsia="Calibri" w:hAnsi="Calibri" w:cs="Calibri"/>
              </w:rPr>
              <w:t>false</w:t>
            </w:r>
          </w:p>
        </w:tc>
      </w:tr>
      <w:tr w:rsidR="005A2227" w:rsidRPr="00E352EF" w14:paraId="3CA6870D" w14:textId="77777777">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4A861C"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0798E5" w14:textId="77777777" w:rsidR="005A2227" w:rsidRPr="00E352EF" w:rsidRDefault="0097053A">
            <w:pPr>
              <w:jc w:val="both"/>
            </w:pPr>
            <w:r w:rsidRPr="00E352EF">
              <w:rPr>
                <w:rFonts w:ascii="Calibri" w:eastAsia="Calibri" w:hAnsi="Calibri" w:cs="Calibri"/>
              </w:rPr>
              <w:t>Malta</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814FED" w14:textId="77777777" w:rsidR="005A2227" w:rsidRPr="00E352EF" w:rsidRDefault="0097053A">
            <w:pPr>
              <w:jc w:val="both"/>
            </w:pPr>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E3FC8E" w14:textId="77777777" w:rsidR="005A2227" w:rsidRPr="00E352EF" w:rsidRDefault="0097053A">
            <w:pPr>
              <w:jc w:val="both"/>
            </w:pPr>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5CBC09" w14:textId="77777777" w:rsidR="005A2227" w:rsidRPr="00E352EF" w:rsidRDefault="0097053A">
            <w:pPr>
              <w:jc w:val="both"/>
            </w:pPr>
            <w:r w:rsidRPr="00E352EF">
              <w:rPr>
                <w:rFonts w:ascii="Calibri" w:eastAsia="Calibri" w:hAnsi="Calibri" w:cs="Calibri"/>
              </w:rPr>
              <w:t>NULL</w:t>
            </w:r>
          </w:p>
        </w:tc>
      </w:tr>
      <w:tr w:rsidR="005A2227" w:rsidRPr="00E352EF" w14:paraId="662F4F18" w14:textId="77777777">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97D935"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74BE23" w14:textId="77777777" w:rsidR="005A2227" w:rsidRPr="00E352EF" w:rsidRDefault="0097053A">
            <w:pPr>
              <w:jc w:val="both"/>
            </w:pPr>
            <w:r w:rsidRPr="00E352EF">
              <w:rPr>
                <w:rFonts w:ascii="Calibri" w:eastAsia="Calibri" w:hAnsi="Calibri" w:cs="Calibri"/>
              </w:rPr>
              <w:t>Finland</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AF3687" w14:textId="77777777" w:rsidR="005A2227" w:rsidRPr="00E352EF" w:rsidRDefault="0097053A">
            <w:pPr>
              <w:jc w:val="both"/>
            </w:pPr>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CBD5F2" w14:textId="77777777" w:rsidR="005A2227" w:rsidRPr="00E352EF" w:rsidRDefault="0097053A">
            <w:pPr>
              <w:jc w:val="both"/>
            </w:pPr>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DB9D53" w14:textId="77777777" w:rsidR="005A2227" w:rsidRPr="00E352EF" w:rsidRDefault="0097053A">
            <w:pPr>
              <w:jc w:val="both"/>
            </w:pPr>
            <w:r w:rsidRPr="00E352EF">
              <w:rPr>
                <w:rFonts w:ascii="Calibri" w:eastAsia="Calibri" w:hAnsi="Calibri" w:cs="Calibri"/>
              </w:rPr>
              <w:t>true</w:t>
            </w:r>
          </w:p>
        </w:tc>
      </w:tr>
      <w:tr w:rsidR="005A2227" w:rsidRPr="00E352EF" w14:paraId="1FA25AF7" w14:textId="77777777">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FA32AC"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76B9FC" w14:textId="77777777" w:rsidR="005A2227" w:rsidRPr="00E352EF" w:rsidRDefault="0097053A">
            <w:pPr>
              <w:jc w:val="both"/>
            </w:pPr>
            <w:r w:rsidRPr="00E352EF">
              <w:rPr>
                <w:rFonts w:ascii="Calibri" w:eastAsia="Calibri" w:hAnsi="Calibri" w:cs="Calibri"/>
              </w:rPr>
              <w:t>Switzerland</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CA0004" w14:textId="77777777" w:rsidR="005A2227" w:rsidRPr="00E352EF" w:rsidRDefault="0097053A">
            <w:pPr>
              <w:jc w:val="both"/>
            </w:pPr>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6F82E0" w14:textId="77777777" w:rsidR="005A2227" w:rsidRPr="00E352EF" w:rsidRDefault="0097053A">
            <w:pPr>
              <w:jc w:val="both"/>
            </w:pPr>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FCBB17" w14:textId="77777777" w:rsidR="005A2227" w:rsidRPr="00E352EF" w:rsidRDefault="0097053A">
            <w:pPr>
              <w:jc w:val="both"/>
            </w:pPr>
            <w:r w:rsidRPr="00E352EF">
              <w:rPr>
                <w:rFonts w:ascii="Calibri" w:eastAsia="Calibri" w:hAnsi="Calibri" w:cs="Calibri"/>
              </w:rPr>
              <w:t>true</w:t>
            </w:r>
          </w:p>
        </w:tc>
      </w:tr>
    </w:tbl>
    <w:p w14:paraId="32888801" w14:textId="77777777" w:rsidR="005A2227" w:rsidRPr="00E352EF" w:rsidRDefault="005A2227"/>
    <w:p w14:paraId="3AD652C6" w14:textId="6C8B59E7" w:rsidR="005A2227" w:rsidRPr="00E352EF" w:rsidRDefault="0097053A" w:rsidP="00B82A38">
      <w:pPr>
        <w:pStyle w:val="Stile3"/>
        <w:rPr>
          <w:lang w:val="en-GB"/>
        </w:rPr>
      </w:pPr>
      <w:bookmarkStart w:id="5855" w:name="_Toc462659695"/>
      <w:bookmarkStart w:id="5856" w:name="_Toc463805761"/>
      <w:bookmarkStart w:id="5857" w:name="_Toc464487938"/>
      <w:r w:rsidRPr="00E352EF">
        <w:rPr>
          <w:lang w:val="en-GB"/>
        </w:rPr>
        <w:t>in</w:t>
      </w:r>
      <w:del w:id="5858" w:author="Utente" w:date="2017-06-23T11:47:00Z">
        <w:r w:rsidRPr="00E352EF" w:rsidDel="00E01596">
          <w:rPr>
            <w:lang w:val="en-GB"/>
          </w:rPr>
          <w:delText>, not in</w:delText>
        </w:r>
      </w:del>
      <w:bookmarkEnd w:id="5855"/>
      <w:bookmarkEnd w:id="5856"/>
      <w:bookmarkEnd w:id="5857"/>
    </w:p>
    <w:p w14:paraId="4B32498D" w14:textId="17652A1B" w:rsidR="005A2227" w:rsidRPr="00E352EF" w:rsidDel="00A023FF" w:rsidRDefault="0097053A" w:rsidP="00AC4A81">
      <w:pPr>
        <w:rPr>
          <w:del w:id="5859" w:author="Laura Viignola" w:date="2017-06-22T17:13:00Z"/>
          <w:rFonts w:ascii="Cambria" w:eastAsia="Calibri" w:hAnsi="Cambria" w:cs="Calibri"/>
          <w:i/>
          <w:color w:val="5B9BD5"/>
        </w:rPr>
      </w:pPr>
      <w:del w:id="5860" w:author="Laura Viignola" w:date="2017-06-22T17:13:00Z">
        <w:r w:rsidRPr="00E352EF" w:rsidDel="00A023FF">
          <w:rPr>
            <w:rFonts w:ascii="Cambria" w:eastAsia="Calibri" w:hAnsi="Cambria" w:cs="Calibri"/>
            <w:i/>
            <w:color w:val="5B9BD5"/>
          </w:rPr>
          <w:delText>Semantic</w:delText>
        </w:r>
      </w:del>
    </w:p>
    <w:p w14:paraId="633C74F8" w14:textId="41872D11" w:rsidR="005A2227" w:rsidRPr="00E352EF" w:rsidDel="00A023FF" w:rsidRDefault="0097053A" w:rsidP="00B82A38">
      <w:pPr>
        <w:rPr>
          <w:del w:id="5861" w:author="Laura Viignola" w:date="2017-06-22T17:13:00Z"/>
          <w:rFonts w:ascii="Cambria" w:hAnsi="Cambria"/>
        </w:rPr>
      </w:pPr>
      <w:del w:id="5862" w:author="Laura Viignola" w:date="2017-06-22T17:13:00Z">
        <w:r w:rsidRPr="00E352EF" w:rsidDel="00A023FF">
          <w:rPr>
            <w:rFonts w:ascii="Cambria" w:eastAsia="Calibri" w:hAnsi="Cambria" w:cs="Calibri"/>
          </w:rPr>
          <w:delText xml:space="preserve">The operator </w:delText>
        </w:r>
        <w:r w:rsidRPr="00E352EF" w:rsidDel="00A023FF">
          <w:rPr>
            <w:rFonts w:ascii="Cambria" w:eastAsia="Calibri" w:hAnsi="Cambria" w:cs="Calibri"/>
            <w:b/>
          </w:rPr>
          <w:delText>in</w:delText>
        </w:r>
        <w:r w:rsidRPr="00E352EF" w:rsidDel="00A023FF">
          <w:rPr>
            <w:rFonts w:ascii="Cambria" w:eastAsia="Calibri" w:hAnsi="Cambria" w:cs="Calibri"/>
          </w:rPr>
          <w:delText xml:space="preserve">, </w:delText>
        </w:r>
        <w:r w:rsidRPr="00E352EF" w:rsidDel="00A023FF">
          <w:rPr>
            <w:rFonts w:ascii="Cambria" w:eastAsia="Calibri" w:hAnsi="Cambria" w:cs="Calibri"/>
            <w:b/>
          </w:rPr>
          <w:delText xml:space="preserve">not in  </w:delText>
        </w:r>
        <w:r w:rsidRPr="00E352EF" w:rsidDel="00A023FF">
          <w:rPr>
            <w:rFonts w:ascii="Cambria" w:eastAsia="Calibri" w:hAnsi="Cambria" w:cs="Calibri"/>
          </w:rPr>
          <w:delText>verifies if a value belongs to a set of values of a set or a list</w:delText>
        </w:r>
      </w:del>
    </w:p>
    <w:p w14:paraId="21604AA0" w14:textId="77777777" w:rsidR="00E95DF9" w:rsidRPr="00E352EF" w:rsidRDefault="00E95DF9" w:rsidP="00B82A38">
      <w:pPr>
        <w:rPr>
          <w:rFonts w:ascii="Cambria" w:eastAsia="Calibri" w:hAnsi="Cambria" w:cs="Calibri"/>
          <w:i/>
          <w:color w:val="5B9BD5"/>
        </w:rPr>
      </w:pPr>
    </w:p>
    <w:p w14:paraId="061BB19F"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6F79DDE7" w14:textId="0A3981E3" w:rsidR="005A2227" w:rsidRPr="00E352EF" w:rsidRDefault="0097053A" w:rsidP="00B82A38">
      <w:pPr>
        <w:rPr>
          <w:rFonts w:ascii="Cambria" w:hAnsi="Cambria"/>
        </w:rPr>
      </w:pPr>
      <w:del w:id="5863" w:author="Laura Viignola" w:date="2017-06-22T17:13:00Z">
        <w:r w:rsidRPr="00E352EF" w:rsidDel="00A023FF">
          <w:rPr>
            <w:rFonts w:ascii="Cambria" w:eastAsia="Calibri" w:hAnsi="Cambria" w:cs="Calibri"/>
            <w:i/>
          </w:rPr>
          <w:delText>ds</w:delText>
        </w:r>
        <w:r w:rsidRPr="00E352EF" w:rsidDel="00A023FF">
          <w:rPr>
            <w:rFonts w:ascii="Cambria" w:eastAsia="Calibri" w:hAnsi="Cambria" w:cs="Calibri"/>
          </w:rPr>
          <w:delText xml:space="preserve"> </w:delText>
        </w:r>
      </w:del>
      <w:ins w:id="5864" w:author="Laura Viignola" w:date="2017-06-22T17:13:00Z">
        <w:r w:rsidR="00A023FF">
          <w:rPr>
            <w:rFonts w:ascii="Cambria" w:eastAsia="Calibri" w:hAnsi="Cambria" w:cs="Calibri"/>
            <w:i/>
          </w:rPr>
          <w:t>operand</w:t>
        </w:r>
        <w:r w:rsidR="00A023FF" w:rsidRPr="00E352EF">
          <w:rPr>
            <w:rFonts w:ascii="Cambria" w:eastAsia="Calibri" w:hAnsi="Cambria" w:cs="Calibri"/>
          </w:rPr>
          <w:t xml:space="preserve"> </w:t>
        </w:r>
      </w:ins>
      <w:del w:id="5865" w:author="Laura Viignola" w:date="2017-06-22T17:13:00Z">
        <w:r w:rsidRPr="00E352EF" w:rsidDel="00A023FF">
          <w:rPr>
            <w:rFonts w:ascii="Cambria" w:eastAsia="Calibri" w:hAnsi="Cambria" w:cs="Calibri"/>
          </w:rPr>
          <w:delText>{</w:delText>
        </w:r>
      </w:del>
      <w:ins w:id="5866" w:author="Laura Viignola" w:date="2017-06-22T17:13:00Z">
        <w:del w:id="5867" w:author="Utente" w:date="2017-06-23T09:53:00Z">
          <w:r w:rsidR="00A023FF" w:rsidDel="000578B5">
            <w:rPr>
              <w:rFonts w:ascii="Cambria" w:eastAsia="Calibri" w:hAnsi="Cambria" w:cs="Calibri"/>
            </w:rPr>
            <w:delText>[</w:delText>
          </w:r>
        </w:del>
        <w:r w:rsidR="00A023FF" w:rsidRPr="0026664B">
          <w:rPr>
            <w:rFonts w:ascii="Cambria" w:eastAsia="Calibri" w:hAnsi="Cambria" w:cs="Calibri"/>
            <w:b/>
          </w:rPr>
          <w:t>in</w:t>
        </w:r>
        <w:r w:rsidR="00A023FF">
          <w:rPr>
            <w:rFonts w:ascii="Cambria" w:eastAsia="Calibri" w:hAnsi="Cambria" w:cs="Calibri"/>
          </w:rPr>
          <w:t xml:space="preserve"> </w:t>
        </w:r>
        <w:del w:id="5868" w:author="Utente" w:date="2017-06-23T09:53:00Z">
          <w:r w:rsidR="00A023FF" w:rsidDel="000578B5">
            <w:rPr>
              <w:rFonts w:ascii="Cambria" w:eastAsia="Calibri" w:hAnsi="Cambria" w:cs="Calibri"/>
            </w:rPr>
            <w:delText>|</w:delText>
          </w:r>
        </w:del>
      </w:ins>
      <w:del w:id="5869" w:author="Utente" w:date="2017-06-23T09:53:00Z">
        <w:r w:rsidRPr="00E352EF" w:rsidDel="000578B5">
          <w:rPr>
            <w:rFonts w:ascii="Cambria" w:eastAsia="Calibri" w:hAnsi="Cambria" w:cs="Calibri"/>
            <w:b/>
          </w:rPr>
          <w:delText>not</w:delText>
        </w:r>
        <w:r w:rsidRPr="00E352EF" w:rsidDel="000578B5">
          <w:rPr>
            <w:rFonts w:ascii="Cambria" w:eastAsia="Calibri" w:hAnsi="Cambria" w:cs="Calibri"/>
          </w:rPr>
          <w:delText xml:space="preserve">} </w:delText>
        </w:r>
      </w:del>
      <w:ins w:id="5870" w:author="Laura Viignola" w:date="2017-06-22T17:13:00Z">
        <w:del w:id="5871" w:author="Utente" w:date="2017-06-23T09:53:00Z">
          <w:r w:rsidR="00A023FF" w:rsidDel="000578B5">
            <w:rPr>
              <w:rFonts w:ascii="Cambria" w:eastAsia="Calibri" w:hAnsi="Cambria" w:cs="Calibri"/>
            </w:rPr>
            <w:delText>_</w:delText>
          </w:r>
        </w:del>
      </w:ins>
      <w:del w:id="5872" w:author="Utente" w:date="2017-06-23T09:53:00Z">
        <w:r w:rsidRPr="00E352EF" w:rsidDel="000578B5">
          <w:rPr>
            <w:rFonts w:ascii="Cambria" w:eastAsia="Calibri" w:hAnsi="Cambria" w:cs="Calibri"/>
            <w:b/>
          </w:rPr>
          <w:delText>in</w:delText>
        </w:r>
      </w:del>
      <w:ins w:id="5873" w:author="Laura Viignola" w:date="2017-06-22T17:13:00Z">
        <w:del w:id="5874" w:author="Utente" w:date="2017-06-23T09:53:00Z">
          <w:r w:rsidR="00A023FF" w:rsidDel="000578B5">
            <w:rPr>
              <w:rFonts w:ascii="Cambria" w:eastAsia="Calibri" w:hAnsi="Cambria" w:cs="Calibri"/>
              <w:b/>
            </w:rPr>
            <w:delText>]</w:delText>
          </w:r>
        </w:del>
      </w:ins>
      <w:del w:id="5875" w:author="Utente" w:date="2017-06-23T09:53:00Z">
        <w:r w:rsidRPr="00E352EF" w:rsidDel="000578B5">
          <w:rPr>
            <w:rFonts w:ascii="Cambria" w:eastAsia="Calibri" w:hAnsi="Cambria" w:cs="Calibri"/>
            <w:b/>
          </w:rPr>
          <w:delText xml:space="preserve"> </w:delText>
        </w:r>
      </w:del>
      <w:del w:id="5876" w:author="Utente" w:date="2017-06-23T12:02:00Z">
        <w:r w:rsidRPr="00E352EF" w:rsidDel="00294F20">
          <w:rPr>
            <w:rFonts w:ascii="Cambria" w:eastAsia="Calibri" w:hAnsi="Cambria" w:cs="Calibri"/>
          </w:rPr>
          <w:delText>[</w:delText>
        </w:r>
        <w:r w:rsidRPr="00A023FF" w:rsidDel="00294F20">
          <w:rPr>
            <w:rFonts w:ascii="Cambria" w:eastAsia="Calibri" w:hAnsi="Cambria" w:cs="Calibri"/>
          </w:rPr>
          <w:delText>list | inlineList</w:delText>
        </w:r>
        <w:r w:rsidRPr="00E352EF" w:rsidDel="00294F20">
          <w:rPr>
            <w:rFonts w:ascii="Cambria" w:eastAsia="Calibri" w:hAnsi="Cambria" w:cs="Calibri"/>
            <w:i/>
          </w:rPr>
          <w:delText xml:space="preserve"> </w:delText>
        </w:r>
        <w:r w:rsidRPr="00E352EF" w:rsidDel="00294F20">
          <w:rPr>
            <w:rFonts w:ascii="Cambria" w:eastAsia="Calibri" w:hAnsi="Cambria" w:cs="Calibri"/>
          </w:rPr>
          <w:delText xml:space="preserve"> ]</w:delText>
        </w:r>
      </w:del>
      <w:ins w:id="5877" w:author="Utente" w:date="2017-06-23T12:40:00Z">
        <w:r w:rsidR="00BF59C0">
          <w:rPr>
            <w:rFonts w:ascii="Cambria" w:eastAsia="Calibri" w:hAnsi="Cambria" w:cs="Calibri"/>
          </w:rPr>
          <w:t>s</w:t>
        </w:r>
      </w:ins>
      <w:ins w:id="5878" w:author="Utente" w:date="2017-06-23T12:02:00Z">
        <w:r w:rsidR="00294F20">
          <w:rPr>
            <w:rFonts w:ascii="Cambria" w:eastAsia="Calibri" w:hAnsi="Cambria" w:cs="Calibri"/>
          </w:rPr>
          <w:t>et</w:t>
        </w:r>
      </w:ins>
    </w:p>
    <w:p w14:paraId="3142C926" w14:textId="77777777" w:rsidR="00E95DF9" w:rsidRPr="00E352EF" w:rsidRDefault="00E95DF9" w:rsidP="00B82A38">
      <w:pPr>
        <w:rPr>
          <w:rFonts w:ascii="Cambria" w:eastAsia="Calibri" w:hAnsi="Cambria" w:cs="Calibri"/>
          <w:i/>
          <w:color w:val="5B9BD5"/>
        </w:rPr>
      </w:pPr>
    </w:p>
    <w:p w14:paraId="6A2B95BD" w14:textId="34AB2188" w:rsidR="005A2227" w:rsidRDefault="00A023FF" w:rsidP="00AC4A81">
      <w:pPr>
        <w:rPr>
          <w:ins w:id="5879" w:author="Laura Viignola" w:date="2017-06-22T17:14:00Z"/>
          <w:rFonts w:ascii="Cambria" w:eastAsia="Calibri" w:hAnsi="Cambria" w:cs="Calibri"/>
          <w:i/>
          <w:color w:val="5B9BD5"/>
        </w:rPr>
      </w:pPr>
      <w:ins w:id="5880" w:author="Laura Viignola" w:date="2017-06-22T17:14:00Z">
        <w:r>
          <w:rPr>
            <w:rFonts w:ascii="Cambria" w:eastAsia="Calibri" w:hAnsi="Cambria" w:cs="Calibri"/>
            <w:i/>
            <w:color w:val="5B9BD5"/>
          </w:rPr>
          <w:t>Input p</w:t>
        </w:r>
      </w:ins>
      <w:del w:id="5881" w:author="Laura Viignola" w:date="2017-06-22T17:14:00Z">
        <w:r w:rsidR="0097053A" w:rsidRPr="00E352EF" w:rsidDel="00A023FF">
          <w:rPr>
            <w:rFonts w:ascii="Cambria" w:eastAsia="Calibri" w:hAnsi="Cambria" w:cs="Calibri"/>
            <w:i/>
            <w:color w:val="5B9BD5"/>
          </w:rPr>
          <w:delText>P</w:delText>
        </w:r>
      </w:del>
      <w:r w:rsidR="0097053A" w:rsidRPr="00E352EF">
        <w:rPr>
          <w:rFonts w:ascii="Cambria" w:eastAsia="Calibri" w:hAnsi="Cambria" w:cs="Calibri"/>
          <w:i/>
          <w:color w:val="5B9BD5"/>
        </w:rPr>
        <w:t>arameters</w:t>
      </w:r>
    </w:p>
    <w:p w14:paraId="58FA0DEF" w14:textId="3929076E" w:rsidR="00A023FF" w:rsidRPr="00060B0B" w:rsidRDefault="00A023FF" w:rsidP="00AC4A81">
      <w:pPr>
        <w:rPr>
          <w:ins w:id="5882" w:author="Laura Viignola" w:date="2017-06-22T17:18:00Z"/>
          <w:rFonts w:ascii="Cambria" w:eastAsia="Calibri" w:hAnsi="Cambria" w:cs="Calibri"/>
          <w:color w:val="auto"/>
        </w:rPr>
      </w:pPr>
      <w:ins w:id="5883" w:author="Laura Viignola" w:date="2017-06-22T17:14:00Z">
        <w:r w:rsidRPr="00060B0B">
          <w:rPr>
            <w:rFonts w:ascii="Cambria" w:eastAsia="Calibri" w:hAnsi="Cambria" w:cs="Calibri"/>
            <w:color w:val="auto"/>
          </w:rPr>
          <w:t>operand ::</w:t>
        </w:r>
        <w:r w:rsidRPr="00060B0B">
          <w:rPr>
            <w:rFonts w:ascii="Cambria" w:eastAsia="Calibri" w:hAnsi="Cambria" w:cs="Calibri"/>
            <w:color w:val="auto"/>
          </w:rPr>
          <w:tab/>
        </w:r>
      </w:ins>
      <w:ins w:id="5884" w:author="Utente" w:date="2017-06-23T09:39:00Z">
        <w:r w:rsidR="00E01596" w:rsidRPr="00060B0B">
          <w:rPr>
            <w:rFonts w:ascii="Cambria" w:eastAsia="Calibri" w:hAnsi="Cambria" w:cs="Calibri"/>
            <w:color w:val="auto"/>
          </w:rPr>
          <w:t>mandatory</w:t>
        </w:r>
      </w:ins>
      <w:ins w:id="5885" w:author="Utente" w:date="2017-06-23T12:07:00Z">
        <w:r w:rsidR="00294F20" w:rsidRPr="00060B0B">
          <w:rPr>
            <w:rFonts w:ascii="Cambria" w:eastAsia="Calibri" w:hAnsi="Cambria" w:cs="Calibri"/>
            <w:color w:val="auto"/>
          </w:rPr>
          <w:tab/>
        </w:r>
      </w:ins>
      <w:ins w:id="5886" w:author="Laura Viignola" w:date="2017-06-22T17:16:00Z">
        <w:r w:rsidRPr="00060B0B">
          <w:rPr>
            <w:rFonts w:ascii="Cambria" w:eastAsia="Calibri" w:hAnsi="Cambria" w:cs="Calibri"/>
            <w:color w:val="auto"/>
          </w:rPr>
          <w:t xml:space="preserve">the operand </w:t>
        </w:r>
      </w:ins>
    </w:p>
    <w:p w14:paraId="4A68ABD9" w14:textId="46D69713" w:rsidR="00B0458E" w:rsidRPr="00060B0B" w:rsidRDefault="00A023FF" w:rsidP="00AC4A81">
      <w:pPr>
        <w:rPr>
          <w:ins w:id="5887" w:author="Utente" w:date="2017-06-23T09:37:00Z"/>
          <w:rFonts w:ascii="Cambria" w:eastAsia="Calibri" w:hAnsi="Cambria" w:cs="Calibri"/>
          <w:color w:val="auto"/>
        </w:rPr>
      </w:pPr>
      <w:ins w:id="5888" w:author="Laura Viignola" w:date="2017-06-22T17:18:00Z">
        <w:del w:id="5889" w:author="Utente" w:date="2017-06-23T12:08:00Z">
          <w:r w:rsidRPr="00060B0B" w:rsidDel="00294F20">
            <w:rPr>
              <w:rFonts w:ascii="Cambria" w:eastAsia="Calibri" w:hAnsi="Cambria" w:cs="Calibri"/>
              <w:color w:val="auto"/>
            </w:rPr>
            <w:delText>list</w:delText>
          </w:r>
        </w:del>
      </w:ins>
      <w:ins w:id="5890" w:author="Utente" w:date="2017-06-23T12:08:00Z">
        <w:r w:rsidR="00294F20" w:rsidRPr="00060B0B">
          <w:rPr>
            <w:rFonts w:ascii="Cambria" w:eastAsia="Calibri" w:hAnsi="Cambria" w:cs="Calibri"/>
            <w:color w:val="auto"/>
          </w:rPr>
          <w:t>set</w:t>
        </w:r>
      </w:ins>
      <w:ins w:id="5891" w:author="Laura Viignola" w:date="2017-06-22T17:18:00Z">
        <w:r w:rsidRPr="00060B0B">
          <w:rPr>
            <w:rFonts w:ascii="Cambria" w:eastAsia="Calibri" w:hAnsi="Cambria" w:cs="Calibri"/>
            <w:color w:val="auto"/>
          </w:rPr>
          <w:t>::</w:t>
        </w:r>
      </w:ins>
      <w:ins w:id="5892" w:author="Utente" w:date="2017-06-23T09:37:00Z">
        <w:r w:rsidR="00B0458E" w:rsidRPr="00060B0B">
          <w:rPr>
            <w:rFonts w:ascii="Cambria" w:eastAsia="Calibri" w:hAnsi="Cambria" w:cs="Calibri"/>
            <w:color w:val="auto"/>
          </w:rPr>
          <w:tab/>
        </w:r>
        <w:r w:rsidR="00B0458E" w:rsidRPr="00060B0B">
          <w:rPr>
            <w:rFonts w:ascii="Cambria" w:eastAsia="Calibri" w:hAnsi="Cambria" w:cs="Calibri"/>
            <w:color w:val="auto"/>
          </w:rPr>
          <w:tab/>
        </w:r>
      </w:ins>
      <w:ins w:id="5893" w:author="Utente" w:date="2017-06-23T09:53:00Z">
        <w:r w:rsidR="000578B5" w:rsidRPr="00060B0B">
          <w:rPr>
            <w:rFonts w:ascii="Cambria" w:eastAsia="Calibri" w:hAnsi="Cambria" w:cs="Calibri"/>
            <w:color w:val="auto"/>
          </w:rPr>
          <w:t xml:space="preserve">mandatory </w:t>
        </w:r>
      </w:ins>
      <w:ins w:id="5894" w:author="Utente" w:date="2017-06-23T12:08:00Z">
        <w:r w:rsidR="00294F20" w:rsidRPr="00060B0B">
          <w:rPr>
            <w:rFonts w:ascii="Cambria" w:eastAsia="Calibri" w:hAnsi="Cambria" w:cs="Calibri"/>
            <w:color w:val="auto"/>
          </w:rPr>
          <w:tab/>
          <w:t>the set</w:t>
        </w:r>
      </w:ins>
    </w:p>
    <w:p w14:paraId="2D531CBA" w14:textId="6E4EA2C1" w:rsidR="00A023FF" w:rsidRPr="00A023FF" w:rsidDel="00294F20" w:rsidRDefault="00A023FF" w:rsidP="00AC4A81">
      <w:pPr>
        <w:rPr>
          <w:del w:id="5895" w:author="Utente" w:date="2017-06-23T12:08:00Z"/>
          <w:rFonts w:ascii="Cambria" w:eastAsia="Calibri" w:hAnsi="Cambria" w:cs="Calibri"/>
          <w:color w:val="5B9BD5"/>
        </w:rPr>
      </w:pPr>
      <w:del w:id="5896" w:author="Utente" w:date="2017-06-23T11:44:00Z">
        <w:r w:rsidDel="00E01596">
          <w:rPr>
            <w:rFonts w:ascii="Cambria" w:eastAsia="Calibri" w:hAnsi="Cambria" w:cs="Calibri"/>
            <w:color w:val="5B9BD5"/>
          </w:rPr>
          <w:tab/>
        </w:r>
      </w:del>
    </w:p>
    <w:p w14:paraId="251C52D2" w14:textId="3CACDEC0" w:rsidR="005A2227" w:rsidRPr="00E352EF" w:rsidDel="00E01596" w:rsidRDefault="0097053A" w:rsidP="00E83D59">
      <w:pPr>
        <w:rPr>
          <w:del w:id="5897" w:author="Utente" w:date="2017-06-23T11:45:00Z"/>
          <w:rFonts w:ascii="Cambria" w:hAnsi="Cambria"/>
        </w:rPr>
      </w:pPr>
      <w:del w:id="5898" w:author="Utente" w:date="2017-06-23T11:45:00Z">
        <w:r w:rsidRPr="00E352EF" w:rsidDel="00E01596">
          <w:rPr>
            <w:rFonts w:ascii="Cambria" w:eastAsia="Calibri" w:hAnsi="Cambria" w:cs="Calibri"/>
            <w:i/>
          </w:rPr>
          <w:delText xml:space="preserve">ds </w:delText>
        </w:r>
        <w:r w:rsidR="00E83D59" w:rsidRPr="00E352EF" w:rsidDel="00E01596">
          <w:rPr>
            <w:rFonts w:ascii="Cambria" w:hAnsi="Cambria"/>
          </w:rPr>
          <w:delText>:</w:delText>
        </w:r>
        <w:r w:rsidRPr="00E352EF" w:rsidDel="00E01596">
          <w:rPr>
            <w:rFonts w:ascii="Cambria" w:eastAsia="Calibri" w:hAnsi="Cambria" w:cs="Calibri"/>
          </w:rPr>
          <w:delText xml:space="preserve"> [dataset {identifier &lt;IDENT&gt; as scalar-type}+ {measure &lt;IDENT&gt; as &lt;T&gt;}+|constant&lt;T&gt;]</w:delText>
        </w:r>
      </w:del>
    </w:p>
    <w:p w14:paraId="4AA20FFD" w14:textId="390448E2" w:rsidR="005A2227" w:rsidRPr="00E352EF" w:rsidDel="00E01596" w:rsidRDefault="00E83D59" w:rsidP="00E83D59">
      <w:pPr>
        <w:rPr>
          <w:del w:id="5899" w:author="Utente" w:date="2017-06-23T11:45:00Z"/>
          <w:rFonts w:ascii="Cambria" w:hAnsi="Cambria"/>
        </w:rPr>
      </w:pPr>
      <w:del w:id="5900" w:author="Utente" w:date="2017-06-23T11:45:00Z">
        <w:r w:rsidRPr="00E352EF" w:rsidDel="00E01596">
          <w:rPr>
            <w:rFonts w:ascii="Cambria" w:eastAsia="Calibri" w:hAnsi="Cambria" w:cs="Calibri"/>
            <w:i/>
          </w:rPr>
          <w:delText>l</w:delText>
        </w:r>
        <w:r w:rsidR="0097053A" w:rsidRPr="00E352EF" w:rsidDel="00E01596">
          <w:rPr>
            <w:rFonts w:ascii="Cambria" w:eastAsia="Calibri" w:hAnsi="Cambria" w:cs="Calibri"/>
            <w:i/>
          </w:rPr>
          <w:delText>ist</w:delText>
        </w:r>
        <w:r w:rsidRPr="00E352EF" w:rsidDel="00E01596">
          <w:rPr>
            <w:rFonts w:ascii="Cambria" w:eastAsia="Calibri" w:hAnsi="Cambria" w:cs="Calibri"/>
          </w:rPr>
          <w:delText xml:space="preserve"> </w:delText>
        </w:r>
        <w:r w:rsidRPr="00E352EF" w:rsidDel="00E01596">
          <w:rPr>
            <w:rFonts w:ascii="Cambria" w:hAnsi="Cambria"/>
          </w:rPr>
          <w:delText>:</w:delText>
        </w:r>
        <w:r w:rsidR="0097053A" w:rsidRPr="00E352EF" w:rsidDel="00E01596">
          <w:rPr>
            <w:rFonts w:ascii="Cambria" w:eastAsia="Calibri" w:hAnsi="Cambria" w:cs="Calibri"/>
          </w:rPr>
          <w:delText xml:space="preserve"> list-ref</w:delText>
        </w:r>
      </w:del>
    </w:p>
    <w:p w14:paraId="464C449C" w14:textId="6EE23FDD" w:rsidR="005A2227" w:rsidRPr="00E352EF" w:rsidDel="00E01596" w:rsidRDefault="0097053A" w:rsidP="00E83D59">
      <w:pPr>
        <w:rPr>
          <w:del w:id="5901" w:author="Utente" w:date="2017-06-23T11:45:00Z"/>
          <w:rFonts w:ascii="Cambria" w:eastAsia="Calibri" w:hAnsi="Cambria" w:cs="Calibri"/>
        </w:rPr>
      </w:pPr>
      <w:del w:id="5902" w:author="Utente" w:date="2017-06-23T11:45:00Z">
        <w:r w:rsidRPr="00E352EF" w:rsidDel="00E01596">
          <w:rPr>
            <w:rFonts w:ascii="Cambria" w:eastAsia="Calibri" w:hAnsi="Cambria" w:cs="Calibri"/>
          </w:rPr>
          <w:delText>i</w:delText>
        </w:r>
      </w:del>
      <w:del w:id="5903" w:author="Utente" w:date="2017-06-23T09:37:00Z">
        <w:r w:rsidRPr="00E352EF" w:rsidDel="00B0458E">
          <w:rPr>
            <w:rFonts w:ascii="Cambria" w:eastAsia="Calibri" w:hAnsi="Cambria" w:cs="Calibri"/>
          </w:rPr>
          <w:delText>nlineList</w:delText>
        </w:r>
      </w:del>
      <w:del w:id="5904" w:author="Utente" w:date="2017-06-23T11:45:00Z">
        <w:r w:rsidR="00E83D59" w:rsidRPr="00E352EF" w:rsidDel="00E01596">
          <w:rPr>
            <w:rFonts w:ascii="Cambria" w:eastAsia="Calibri" w:hAnsi="Cambria" w:cs="Calibri"/>
          </w:rPr>
          <w:delText xml:space="preserve"> : </w:delText>
        </w:r>
        <w:r w:rsidRPr="00E352EF" w:rsidDel="00E01596">
          <w:rPr>
            <w:rFonts w:ascii="Cambria" w:eastAsia="Calibri" w:hAnsi="Cambria" w:cs="Calibri"/>
          </w:rPr>
          <w:delText xml:space="preserve"> list(</w:delText>
        </w:r>
        <w:r w:rsidRPr="00E352EF" w:rsidDel="00E01596">
          <w:rPr>
            <w:rFonts w:ascii="Cambria" w:eastAsia="Calibri" w:hAnsi="Cambria" w:cs="Calibri"/>
            <w:b/>
          </w:rPr>
          <w:delText xml:space="preserve"> </w:delText>
        </w:r>
        <w:r w:rsidRPr="00E352EF" w:rsidDel="00E01596">
          <w:rPr>
            <w:rFonts w:ascii="Cambria" w:eastAsia="Calibri" w:hAnsi="Cambria" w:cs="Calibri"/>
          </w:rPr>
          <w:delText>{constant&lt;T&gt;}+ )</w:delText>
        </w:r>
      </w:del>
    </w:p>
    <w:p w14:paraId="76F0FD7E" w14:textId="78B8FD5D" w:rsidR="00DC675D" w:rsidRPr="00E352EF" w:rsidDel="00E01596" w:rsidRDefault="00DC675D" w:rsidP="00E83D59">
      <w:pPr>
        <w:rPr>
          <w:del w:id="5905" w:author="Utente" w:date="2017-06-23T11:45:00Z"/>
          <w:rFonts w:ascii="Cambria" w:hAnsi="Cambria"/>
        </w:rPr>
      </w:pPr>
    </w:p>
    <w:p w14:paraId="1639CF66" w14:textId="214A7BF8" w:rsidR="005A2227" w:rsidRPr="00E352EF" w:rsidDel="00E01596" w:rsidRDefault="0097053A" w:rsidP="008A7573">
      <w:pPr>
        <w:numPr>
          <w:ilvl w:val="0"/>
          <w:numId w:val="4"/>
        </w:numPr>
        <w:ind w:left="360"/>
        <w:rPr>
          <w:del w:id="5906" w:author="Utente" w:date="2017-06-23T11:45:00Z"/>
          <w:rFonts w:ascii="Cambria" w:hAnsi="Cambria"/>
        </w:rPr>
      </w:pPr>
      <w:del w:id="5907" w:author="Utente" w:date="2017-06-23T11:45:00Z">
        <w:r w:rsidRPr="00E352EF" w:rsidDel="00E01596">
          <w:rPr>
            <w:rFonts w:ascii="Cambria" w:eastAsia="Calibri" w:hAnsi="Cambria" w:cs="Calibri"/>
            <w:i/>
          </w:rPr>
          <w:delText>ds</w:delText>
        </w:r>
        <w:r w:rsidRPr="00E352EF" w:rsidDel="00E01596">
          <w:rPr>
            <w:rFonts w:ascii="Cambria" w:eastAsia="Calibri" w:hAnsi="Cambria" w:cs="Calibri"/>
          </w:rPr>
          <w:delText xml:space="preserve"> – is a </w:delText>
        </w:r>
        <w:r w:rsidR="00F4601C" w:rsidRPr="00E352EF" w:rsidDel="00E01596">
          <w:delText>Dataset</w:delText>
        </w:r>
        <w:r w:rsidRPr="00E352EF" w:rsidDel="00E01596">
          <w:rPr>
            <w:rFonts w:ascii="Cambria" w:eastAsia="Calibri" w:hAnsi="Cambria" w:cs="Calibri"/>
          </w:rPr>
          <w:delText xml:space="preserve"> expression or a scalar</w:delText>
        </w:r>
      </w:del>
    </w:p>
    <w:p w14:paraId="42D64303" w14:textId="22A0D038" w:rsidR="005A2227" w:rsidRPr="00E352EF" w:rsidDel="00E01596" w:rsidRDefault="0097053A" w:rsidP="008A7573">
      <w:pPr>
        <w:numPr>
          <w:ilvl w:val="0"/>
          <w:numId w:val="4"/>
        </w:numPr>
        <w:ind w:left="360"/>
        <w:rPr>
          <w:del w:id="5908" w:author="Utente" w:date="2017-06-23T11:45:00Z"/>
          <w:rFonts w:ascii="Cambria" w:hAnsi="Cambria"/>
        </w:rPr>
      </w:pPr>
      <w:del w:id="5909" w:author="Utente" w:date="2017-06-23T11:45:00Z">
        <w:r w:rsidRPr="00E352EF" w:rsidDel="00E01596">
          <w:rPr>
            <w:rFonts w:ascii="Cambria" w:eastAsia="Calibri" w:hAnsi="Cambria" w:cs="Calibri"/>
            <w:i/>
          </w:rPr>
          <w:delText>list</w:delText>
        </w:r>
        <w:r w:rsidRPr="00E352EF" w:rsidDel="00E01596">
          <w:rPr>
            <w:rFonts w:ascii="Cambria" w:eastAsia="Calibri" w:hAnsi="Cambria" w:cs="Calibri"/>
          </w:rPr>
          <w:delText xml:space="preserve"> – is a reference to a valid List.</w:delText>
        </w:r>
      </w:del>
    </w:p>
    <w:p w14:paraId="30D5A474" w14:textId="3CC4FB3E" w:rsidR="005A2227" w:rsidRPr="00E352EF" w:rsidDel="00E01596" w:rsidRDefault="0097053A" w:rsidP="008A7573">
      <w:pPr>
        <w:numPr>
          <w:ilvl w:val="0"/>
          <w:numId w:val="4"/>
        </w:numPr>
        <w:ind w:left="360"/>
        <w:rPr>
          <w:del w:id="5910" w:author="Utente" w:date="2017-06-23T11:45:00Z"/>
          <w:rFonts w:ascii="Cambria" w:hAnsi="Cambria"/>
        </w:rPr>
      </w:pPr>
      <w:del w:id="5911" w:author="Utente" w:date="2017-06-23T11:45:00Z">
        <w:r w:rsidRPr="00E352EF" w:rsidDel="00E01596">
          <w:rPr>
            <w:rFonts w:ascii="Cambria" w:eastAsia="Calibri" w:hAnsi="Cambria" w:cs="Calibri"/>
            <w:i/>
          </w:rPr>
          <w:delText>inlineList</w:delText>
        </w:r>
        <w:r w:rsidRPr="00E352EF" w:rsidDel="00E01596">
          <w:rPr>
            <w:rFonts w:ascii="Cambria" w:eastAsia="Calibri" w:hAnsi="Cambria" w:cs="Calibri"/>
          </w:rPr>
          <w:delText xml:space="preserve"> – is an in-line specification of a List. The elements of the List are constants.</w:delText>
        </w:r>
      </w:del>
    </w:p>
    <w:p w14:paraId="48E79E90" w14:textId="77777777" w:rsidR="00D71CDA" w:rsidRDefault="00D71CDA" w:rsidP="00E01596">
      <w:pPr>
        <w:rPr>
          <w:ins w:id="5912" w:author="Utente" w:date="2017-06-27T17:24:00Z"/>
          <w:rFonts w:eastAsia="Calibri" w:cs="Calibri"/>
          <w:i/>
          <w:color w:val="5B9BD5"/>
        </w:rPr>
      </w:pPr>
    </w:p>
    <w:p w14:paraId="584B13D9" w14:textId="77777777" w:rsidR="00E01596" w:rsidRDefault="00E01596" w:rsidP="00E01596">
      <w:pPr>
        <w:rPr>
          <w:ins w:id="5913" w:author="Utente" w:date="2017-06-23T11:46:00Z"/>
          <w:rFonts w:eastAsia="Calibri" w:cs="Calibri"/>
          <w:i/>
          <w:color w:val="5B9BD5"/>
        </w:rPr>
      </w:pPr>
      <w:ins w:id="5914" w:author="Utente" w:date="2017-06-23T11:46:00Z">
        <w:r w:rsidRPr="00E01596">
          <w:rPr>
            <w:rFonts w:eastAsia="Calibri" w:cs="Calibri"/>
            <w:i/>
            <w:color w:val="5B9BD5"/>
          </w:rPr>
          <w:t>Examples of valid syntaxes</w:t>
        </w:r>
      </w:ins>
    </w:p>
    <w:p w14:paraId="74211813" w14:textId="3FDE2CF3" w:rsidR="00E01596" w:rsidRPr="00D71CDA" w:rsidRDefault="00E01596" w:rsidP="00E01596">
      <w:pPr>
        <w:rPr>
          <w:ins w:id="5915" w:author="Utente" w:date="2017-06-23T11:46:00Z"/>
          <w:rFonts w:ascii="Arial" w:eastAsia="Calibri" w:hAnsi="Arial" w:cs="Arial"/>
          <w:color w:val="auto"/>
        </w:rPr>
      </w:pPr>
      <w:ins w:id="5916" w:author="Utente" w:date="2017-06-23T11:46:00Z">
        <w:r w:rsidRPr="00D71CDA">
          <w:rPr>
            <w:rFonts w:ascii="Arial" w:eastAsia="Calibri" w:hAnsi="Arial" w:cs="Arial"/>
            <w:color w:val="auto"/>
          </w:rPr>
          <w:t xml:space="preserve">DS_1 </w:t>
        </w:r>
        <w:r w:rsidRPr="00D71CDA">
          <w:rPr>
            <w:rFonts w:ascii="Arial" w:eastAsia="Calibri" w:hAnsi="Arial" w:cs="Arial"/>
            <w:b/>
            <w:color w:val="auto"/>
          </w:rPr>
          <w:t>in</w:t>
        </w:r>
        <w:r w:rsidRPr="00D71CDA">
          <w:rPr>
            <w:rFonts w:ascii="Arial" w:eastAsia="Calibri" w:hAnsi="Arial" w:cs="Arial"/>
            <w:color w:val="auto"/>
          </w:rPr>
          <w:t xml:space="preserve"> </w:t>
        </w:r>
      </w:ins>
      <w:ins w:id="5917" w:author="Utente" w:date="2017-07-05T17:30:00Z">
        <w:r w:rsidR="00BD26B7">
          <w:rPr>
            <w:rFonts w:ascii="Arial" w:eastAsia="Calibri" w:hAnsi="Arial" w:cs="Arial"/>
            <w:color w:val="auto"/>
          </w:rPr>
          <w:t>[</w:t>
        </w:r>
      </w:ins>
      <w:ins w:id="5918" w:author="Utente" w:date="2017-06-23T12:05:00Z">
        <w:r w:rsidR="00294F20" w:rsidRPr="00D71CDA">
          <w:rPr>
            <w:rFonts w:ascii="Arial" w:eastAsia="Calibri" w:hAnsi="Arial" w:cs="Arial"/>
            <w:color w:val="auto"/>
          </w:rPr>
          <w:t>1,2,3</w:t>
        </w:r>
      </w:ins>
      <w:ins w:id="5919" w:author="Utente" w:date="2017-07-05T17:30:00Z">
        <w:r w:rsidR="00BD26B7">
          <w:rPr>
            <w:rFonts w:ascii="Arial" w:eastAsia="Calibri" w:hAnsi="Arial" w:cs="Arial"/>
            <w:color w:val="auto"/>
          </w:rPr>
          <w:t>]</w:t>
        </w:r>
      </w:ins>
    </w:p>
    <w:p w14:paraId="5BD75DD3" w14:textId="77777777" w:rsidR="00E01596" w:rsidRDefault="00E01596" w:rsidP="00AC4A81">
      <w:pPr>
        <w:rPr>
          <w:ins w:id="5920" w:author="Utente" w:date="2017-06-23T11:46:00Z"/>
          <w:rFonts w:ascii="Cambria" w:eastAsia="Calibri" w:hAnsi="Cambria" w:cs="Calibri"/>
          <w:i/>
          <w:color w:val="5B9BD5"/>
        </w:rPr>
      </w:pPr>
    </w:p>
    <w:p w14:paraId="31A60C43" w14:textId="77777777" w:rsidR="00294F20" w:rsidRPr="00294F20" w:rsidRDefault="00294F20" w:rsidP="00294F20">
      <w:pPr>
        <w:rPr>
          <w:ins w:id="5921" w:author="Utente" w:date="2017-06-23T12:07:00Z"/>
          <w:rFonts w:ascii="Cambria" w:eastAsia="Calibri" w:hAnsi="Cambria" w:cs="Calibri"/>
          <w:i/>
          <w:color w:val="5B9BD5"/>
        </w:rPr>
      </w:pPr>
      <w:ins w:id="5922" w:author="Utente" w:date="2017-06-23T12:07:00Z">
        <w:r w:rsidRPr="00294F20">
          <w:rPr>
            <w:rFonts w:ascii="Cambria" w:eastAsia="Calibri" w:hAnsi="Cambria" w:cs="Calibri"/>
            <w:i/>
            <w:color w:val="5B9BD5"/>
          </w:rPr>
          <w:t>Semantic for scalar operations</w:t>
        </w:r>
      </w:ins>
    </w:p>
    <w:p w14:paraId="15F87416" w14:textId="29B90FA9" w:rsidR="00294F20" w:rsidRPr="00D71CDA" w:rsidRDefault="00294F20" w:rsidP="00294F20">
      <w:pPr>
        <w:rPr>
          <w:ins w:id="5923" w:author="Utente" w:date="2017-06-23T12:08:00Z"/>
          <w:rFonts w:ascii="Cambria" w:eastAsia="Calibri" w:hAnsi="Cambria" w:cs="Calibri"/>
          <w:i/>
          <w:color w:val="auto"/>
        </w:rPr>
      </w:pPr>
      <w:ins w:id="5924" w:author="Utente" w:date="2017-06-23T12:07:00Z">
        <w:r w:rsidRPr="00D71CDA">
          <w:rPr>
            <w:rFonts w:ascii="Cambria" w:eastAsia="Calibri" w:hAnsi="Cambria" w:cs="Calibri"/>
            <w:i/>
            <w:color w:val="auto"/>
          </w:rPr>
          <w:t>The operator verifies if  a value of an operand belongs to a set of values</w:t>
        </w:r>
      </w:ins>
      <w:ins w:id="5925" w:author="Utente" w:date="2017-06-23T12:08:00Z">
        <w:r w:rsidRPr="00D71CDA">
          <w:rPr>
            <w:rFonts w:ascii="Cambria" w:eastAsia="Calibri" w:hAnsi="Cambria" w:cs="Calibri"/>
            <w:i/>
            <w:color w:val="auto"/>
          </w:rPr>
          <w:t>.</w:t>
        </w:r>
        <w:r w:rsidRPr="00D71CDA">
          <w:rPr>
            <w:rFonts w:ascii="Cambria" w:eastAsia="Calibri" w:hAnsi="Cambria" w:cs="Calibri"/>
            <w:color w:val="auto"/>
          </w:rPr>
          <w:t xml:space="preserve"> The operand</w:t>
        </w:r>
      </w:ins>
      <w:ins w:id="5926" w:author="Utente" w:date="2017-06-23T12:09:00Z">
        <w:r w:rsidRPr="00D71CDA">
          <w:rPr>
            <w:rFonts w:ascii="Cambria" w:eastAsia="Calibri" w:hAnsi="Cambria" w:cs="Calibri"/>
            <w:color w:val="auto"/>
          </w:rPr>
          <w:t xml:space="preserve"> and the set</w:t>
        </w:r>
      </w:ins>
      <w:ins w:id="5927" w:author="Utente" w:date="2017-06-23T12:08:00Z">
        <w:r w:rsidRPr="00D71CDA">
          <w:rPr>
            <w:rFonts w:ascii="Cambria" w:eastAsia="Calibri" w:hAnsi="Cambria" w:cs="Calibri"/>
            <w:color w:val="auto"/>
          </w:rPr>
          <w:t xml:space="preserve"> can be of any scalar-type</w:t>
        </w:r>
      </w:ins>
    </w:p>
    <w:p w14:paraId="0B5ED7CC" w14:textId="64A7D738" w:rsidR="00E01596" w:rsidRDefault="00E01596" w:rsidP="00AC4A81">
      <w:pPr>
        <w:rPr>
          <w:ins w:id="5928" w:author="Utente" w:date="2017-06-23T11:46:00Z"/>
          <w:rFonts w:ascii="Cambria" w:eastAsia="Calibri" w:hAnsi="Cambria" w:cs="Calibri"/>
          <w:i/>
          <w:color w:val="5B9BD5"/>
        </w:rPr>
      </w:pPr>
    </w:p>
    <w:p w14:paraId="4DABD452" w14:textId="77777777" w:rsidR="00294F20" w:rsidRPr="006B6757" w:rsidRDefault="00294F20" w:rsidP="00294F20">
      <w:pPr>
        <w:rPr>
          <w:ins w:id="5929" w:author="Utente" w:date="2017-06-23T12:10:00Z"/>
          <w:rFonts w:ascii="Cambria" w:hAnsi="Cambria"/>
          <w:i/>
        </w:rPr>
      </w:pPr>
      <w:ins w:id="5930" w:author="Utente" w:date="2017-06-23T12:10:00Z">
        <w:r w:rsidRPr="006B6757">
          <w:rPr>
            <w:rFonts w:ascii="Cambria" w:hAnsi="Cambria"/>
            <w:i/>
          </w:rPr>
          <w:t>Example</w:t>
        </w:r>
        <w:r>
          <w:rPr>
            <w:rFonts w:ascii="Cambria" w:hAnsi="Cambria"/>
            <w:i/>
          </w:rPr>
          <w:t>s</w:t>
        </w:r>
      </w:ins>
    </w:p>
    <w:p w14:paraId="73C564AA" w14:textId="29541970" w:rsidR="00294F20" w:rsidRPr="00D71CDA" w:rsidRDefault="00294F20" w:rsidP="00AC4A81">
      <w:pPr>
        <w:rPr>
          <w:ins w:id="5931" w:author="Utente" w:date="2017-06-23T12:08:00Z"/>
          <w:rFonts w:ascii="Arial" w:eastAsia="Calibri" w:hAnsi="Arial" w:cs="Arial"/>
          <w:color w:val="auto"/>
        </w:rPr>
      </w:pPr>
      <w:ins w:id="5932" w:author="Utente" w:date="2017-06-23T12:10:00Z">
        <w:r w:rsidRPr="00D71CDA">
          <w:rPr>
            <w:rFonts w:ascii="Arial" w:eastAsia="Calibri" w:hAnsi="Arial" w:cs="Arial"/>
            <w:color w:val="auto"/>
          </w:rPr>
          <w:t xml:space="preserve">1 </w:t>
        </w:r>
        <w:r w:rsidRPr="00D71CDA">
          <w:rPr>
            <w:rFonts w:ascii="Arial" w:eastAsia="Calibri" w:hAnsi="Arial" w:cs="Arial"/>
            <w:b/>
            <w:color w:val="auto"/>
          </w:rPr>
          <w:t>in</w:t>
        </w:r>
        <w:r w:rsidR="00BD26B7">
          <w:rPr>
            <w:rFonts w:ascii="Arial" w:eastAsia="Calibri" w:hAnsi="Arial" w:cs="Arial"/>
            <w:color w:val="auto"/>
          </w:rPr>
          <w:t xml:space="preserve"> </w:t>
        </w:r>
      </w:ins>
      <w:ins w:id="5933" w:author="Utente" w:date="2017-07-05T17:30:00Z">
        <w:r w:rsidR="00BD26B7">
          <w:rPr>
            <w:rFonts w:ascii="Arial" w:eastAsia="Calibri" w:hAnsi="Arial" w:cs="Arial"/>
            <w:color w:val="auto"/>
          </w:rPr>
          <w:t>[</w:t>
        </w:r>
      </w:ins>
      <w:ins w:id="5934" w:author="Utente" w:date="2017-06-23T12:10:00Z">
        <w:r w:rsidR="00BD26B7">
          <w:rPr>
            <w:rFonts w:ascii="Arial" w:eastAsia="Calibri" w:hAnsi="Arial" w:cs="Arial"/>
            <w:color w:val="auto"/>
          </w:rPr>
          <w:t>1,2,3</w:t>
        </w:r>
      </w:ins>
      <w:ins w:id="5935" w:author="Utente" w:date="2017-07-05T17:30:00Z">
        <w:r w:rsidR="00BD26B7">
          <w:rPr>
            <w:rFonts w:ascii="Arial" w:eastAsia="Calibri" w:hAnsi="Arial" w:cs="Arial"/>
            <w:color w:val="auto"/>
          </w:rPr>
          <w:t>]</w:t>
        </w:r>
      </w:ins>
      <w:ins w:id="5936" w:author="Utente" w:date="2017-06-23T12:21:00Z">
        <w:r w:rsidR="00FC7F15" w:rsidRPr="00D71CDA">
          <w:rPr>
            <w:rFonts w:ascii="Arial" w:eastAsia="Calibri" w:hAnsi="Arial" w:cs="Arial"/>
            <w:color w:val="auto"/>
          </w:rPr>
          <w:t xml:space="preserve">  </w:t>
        </w:r>
      </w:ins>
      <w:ins w:id="5937" w:author="Utente" w:date="2017-06-23T12:10:00Z">
        <w:r w:rsidRPr="00D71CDA">
          <w:rPr>
            <w:rFonts w:ascii="Arial" w:eastAsia="Calibri" w:hAnsi="Arial" w:cs="Arial"/>
            <w:color w:val="auto"/>
          </w:rPr>
          <w:t>gives: true</w:t>
        </w:r>
      </w:ins>
    </w:p>
    <w:p w14:paraId="41290AB2" w14:textId="3B564937" w:rsidR="00294F20" w:rsidRPr="00D71CDA" w:rsidRDefault="00144678" w:rsidP="00AC4A81">
      <w:pPr>
        <w:rPr>
          <w:ins w:id="5938" w:author="Utente" w:date="2017-06-23T12:08:00Z"/>
          <w:rFonts w:ascii="Arial" w:eastAsia="Calibri" w:hAnsi="Arial" w:cs="Arial"/>
          <w:color w:val="auto"/>
        </w:rPr>
      </w:pPr>
      <w:ins w:id="5939" w:author="Utente" w:date="2017-06-23T12:14:00Z">
        <w:r w:rsidRPr="00D71CDA">
          <w:rPr>
            <w:rFonts w:ascii="Arial" w:eastAsia="Calibri" w:hAnsi="Arial" w:cs="Arial"/>
            <w:color w:val="auto"/>
            <w:highlight w:val="yellow"/>
          </w:rPr>
          <w:t xml:space="preserve">“a” </w:t>
        </w:r>
        <w:r w:rsidRPr="00D71CDA">
          <w:rPr>
            <w:rFonts w:ascii="Arial" w:eastAsia="Calibri" w:hAnsi="Arial" w:cs="Arial"/>
            <w:b/>
            <w:color w:val="auto"/>
            <w:highlight w:val="yellow"/>
          </w:rPr>
          <w:t>in</w:t>
        </w:r>
        <w:r w:rsidR="00BD26B7">
          <w:rPr>
            <w:rFonts w:ascii="Arial" w:eastAsia="Calibri" w:hAnsi="Arial" w:cs="Arial"/>
            <w:color w:val="auto"/>
            <w:highlight w:val="yellow"/>
          </w:rPr>
          <w:t xml:space="preserve"> </w:t>
        </w:r>
      </w:ins>
      <w:ins w:id="5940" w:author="Utente" w:date="2017-07-05T17:30:00Z">
        <w:r w:rsidR="00BD26B7">
          <w:rPr>
            <w:rFonts w:ascii="Arial" w:eastAsia="Calibri" w:hAnsi="Arial" w:cs="Arial"/>
            <w:color w:val="auto"/>
            <w:highlight w:val="yellow"/>
          </w:rPr>
          <w:t>[</w:t>
        </w:r>
      </w:ins>
      <w:ins w:id="5941" w:author="Utente" w:date="2017-06-23T12:14:00Z">
        <w:r w:rsidRPr="00D71CDA">
          <w:rPr>
            <w:rFonts w:ascii="Arial" w:eastAsia="Calibri" w:hAnsi="Arial" w:cs="Arial"/>
            <w:color w:val="auto"/>
            <w:highlight w:val="yellow"/>
          </w:rPr>
          <w:t>“A”, “ab”, “bb”, “bc”</w:t>
        </w:r>
      </w:ins>
      <w:ins w:id="5942" w:author="Utente" w:date="2017-07-05T17:30:00Z">
        <w:r w:rsidR="00BD26B7">
          <w:rPr>
            <w:rFonts w:ascii="Arial" w:eastAsia="Calibri" w:hAnsi="Arial" w:cs="Arial"/>
            <w:color w:val="auto"/>
            <w:highlight w:val="yellow"/>
          </w:rPr>
          <w:t>]</w:t>
        </w:r>
      </w:ins>
      <w:ins w:id="5943" w:author="Utente" w:date="2017-06-23T12:21:00Z">
        <w:r w:rsidR="00FC7F15" w:rsidRPr="00D71CDA">
          <w:rPr>
            <w:rFonts w:ascii="Arial" w:eastAsia="Calibri" w:hAnsi="Arial" w:cs="Arial"/>
            <w:color w:val="auto"/>
            <w:highlight w:val="yellow"/>
          </w:rPr>
          <w:t xml:space="preserve">  </w:t>
        </w:r>
      </w:ins>
      <w:ins w:id="5944" w:author="Utente" w:date="2017-06-23T12:15:00Z">
        <w:r w:rsidRPr="00D71CDA">
          <w:rPr>
            <w:rFonts w:ascii="Arial" w:eastAsia="Calibri" w:hAnsi="Arial" w:cs="Arial"/>
            <w:color w:val="auto"/>
            <w:highlight w:val="yellow"/>
          </w:rPr>
          <w:t>gives: false</w:t>
        </w:r>
      </w:ins>
    </w:p>
    <w:p w14:paraId="7989FF32" w14:textId="77777777" w:rsidR="00294F20" w:rsidRDefault="00294F20" w:rsidP="00AC4A81">
      <w:pPr>
        <w:rPr>
          <w:ins w:id="5945" w:author="Utente" w:date="2017-06-23T12:15:00Z"/>
          <w:rFonts w:ascii="Cambria" w:eastAsia="Calibri" w:hAnsi="Cambria" w:cs="Calibri"/>
          <w:i/>
          <w:color w:val="5B9BD5"/>
        </w:rPr>
      </w:pPr>
    </w:p>
    <w:p w14:paraId="0AA2912E" w14:textId="77777777" w:rsidR="00144678" w:rsidRDefault="00144678" w:rsidP="00144678">
      <w:pPr>
        <w:rPr>
          <w:ins w:id="5946" w:author="Utente" w:date="2017-06-23T12:15:00Z"/>
          <w:rFonts w:ascii="Cambria" w:eastAsia="Calibri" w:hAnsi="Cambria" w:cs="Calibri"/>
          <w:i/>
          <w:color w:val="5B9BD5"/>
        </w:rPr>
      </w:pPr>
      <w:ins w:id="5947" w:author="Utente" w:date="2017-06-23T12:15:00Z">
        <w:r>
          <w:rPr>
            <w:rFonts w:ascii="Cambria" w:eastAsia="Calibri" w:hAnsi="Cambria" w:cs="Calibri"/>
            <w:i/>
            <w:color w:val="5B9BD5"/>
          </w:rPr>
          <w:t>Input parameters type</w:t>
        </w:r>
      </w:ins>
    </w:p>
    <w:p w14:paraId="673F566F" w14:textId="215E2EF7" w:rsidR="00144678" w:rsidRPr="00060B0B" w:rsidRDefault="00144678" w:rsidP="00144678">
      <w:pPr>
        <w:rPr>
          <w:ins w:id="5948" w:author="Utente" w:date="2017-06-23T12:15:00Z"/>
          <w:rFonts w:asciiTheme="majorHAnsi" w:eastAsia="Calibri" w:hAnsiTheme="majorHAnsi" w:cs="Arial"/>
          <w:color w:val="auto"/>
        </w:rPr>
      </w:pPr>
      <w:ins w:id="5949" w:author="Utente" w:date="2017-06-23T12:16:00Z">
        <w:r w:rsidRPr="00060B0B">
          <w:rPr>
            <w:rFonts w:asciiTheme="majorHAnsi" w:eastAsia="Calibri" w:hAnsiTheme="majorHAnsi" w:cs="Arial"/>
            <w:i/>
            <w:color w:val="auto"/>
          </w:rPr>
          <w:t>Operand</w:t>
        </w:r>
      </w:ins>
      <w:ins w:id="5950" w:author="Utente" w:date="2017-06-23T12:17:00Z">
        <w:r w:rsidRPr="00060B0B">
          <w:rPr>
            <w:rFonts w:asciiTheme="majorHAnsi" w:eastAsia="Calibri" w:hAnsiTheme="majorHAnsi" w:cs="Arial"/>
            <w:color w:val="auto"/>
          </w:rPr>
          <w:t xml:space="preserve"> </w:t>
        </w:r>
      </w:ins>
      <w:ins w:id="5951" w:author="Utente" w:date="2017-06-23T12:15:00Z">
        <w:r w:rsidRPr="00060B0B">
          <w:rPr>
            <w:rFonts w:asciiTheme="majorHAnsi" w:eastAsia="Calibri" w:hAnsiTheme="majorHAnsi" w:cs="Arial"/>
            <w:color w:val="auto"/>
          </w:rPr>
          <w:t>::</w:t>
        </w:r>
      </w:ins>
      <w:ins w:id="5952" w:author="Utente" w:date="2017-06-23T12:17:00Z">
        <w:r w:rsidRPr="00060B0B">
          <w:rPr>
            <w:rFonts w:asciiTheme="majorHAnsi" w:eastAsia="Calibri" w:hAnsiTheme="majorHAnsi" w:cs="Arial"/>
            <w:color w:val="auto"/>
          </w:rPr>
          <w:tab/>
          <w:t xml:space="preserve">   </w:t>
        </w:r>
      </w:ins>
      <w:ins w:id="5953" w:author="Utente" w:date="2017-06-23T12:15:00Z">
        <w:r w:rsidRPr="00060B0B">
          <w:rPr>
            <w:rFonts w:asciiTheme="majorHAnsi" w:eastAsia="Calibri" w:hAnsiTheme="majorHAnsi" w:cs="Arial"/>
            <w:color w:val="auto"/>
          </w:rPr>
          <w:t>dataset   {measure&lt;</w:t>
        </w:r>
      </w:ins>
      <w:ins w:id="5954" w:author="Utente" w:date="2017-06-23T17:17:00Z">
        <w:r w:rsidR="00234472" w:rsidRPr="00060B0B">
          <w:rPr>
            <w:rFonts w:asciiTheme="majorHAnsi" w:eastAsia="Calibri" w:hAnsiTheme="majorHAnsi" w:cs="Arial"/>
            <w:color w:val="auto"/>
          </w:rPr>
          <w:t>scalar</w:t>
        </w:r>
      </w:ins>
      <w:ins w:id="5955" w:author="Utente" w:date="2017-06-23T12:15:00Z">
        <w:r w:rsidRPr="00060B0B">
          <w:rPr>
            <w:rFonts w:asciiTheme="majorHAnsi" w:eastAsia="Calibri" w:hAnsiTheme="majorHAnsi" w:cs="Arial"/>
            <w:color w:val="auto"/>
          </w:rPr>
          <w:t>&gt; _}</w:t>
        </w:r>
      </w:ins>
    </w:p>
    <w:p w14:paraId="03E3DD89" w14:textId="2BD1B859" w:rsidR="00144678" w:rsidRPr="00060B0B" w:rsidRDefault="00144678" w:rsidP="00144678">
      <w:pPr>
        <w:ind w:left="706" w:firstLine="706"/>
        <w:rPr>
          <w:ins w:id="5956" w:author="Utente" w:date="2017-06-23T12:15:00Z"/>
          <w:rFonts w:asciiTheme="majorHAnsi" w:eastAsia="Calibri" w:hAnsiTheme="majorHAnsi" w:cs="Arial"/>
          <w:color w:val="auto"/>
        </w:rPr>
      </w:pPr>
      <w:ins w:id="5957" w:author="Utente" w:date="2017-06-23T12:15:00Z">
        <w:r w:rsidRPr="00060B0B">
          <w:rPr>
            <w:rFonts w:asciiTheme="majorHAnsi" w:eastAsia="Calibri" w:hAnsiTheme="majorHAnsi" w:cs="Arial"/>
            <w:color w:val="auto"/>
          </w:rPr>
          <w:t>|  component&lt;</w:t>
        </w:r>
      </w:ins>
      <w:ins w:id="5958" w:author="Utente" w:date="2017-06-23T17:17:00Z">
        <w:r w:rsidR="00234472" w:rsidRPr="00060B0B">
          <w:rPr>
            <w:rFonts w:asciiTheme="majorHAnsi" w:eastAsia="Calibri" w:hAnsiTheme="majorHAnsi" w:cs="Arial"/>
            <w:color w:val="auto"/>
          </w:rPr>
          <w:t>scalar</w:t>
        </w:r>
      </w:ins>
      <w:ins w:id="5959" w:author="Utente" w:date="2017-06-23T12:15:00Z">
        <w:r w:rsidRPr="00060B0B">
          <w:rPr>
            <w:rFonts w:asciiTheme="majorHAnsi" w:eastAsia="Calibri" w:hAnsiTheme="majorHAnsi" w:cs="Arial"/>
            <w:color w:val="auto"/>
          </w:rPr>
          <w:t>&gt;</w:t>
        </w:r>
      </w:ins>
    </w:p>
    <w:p w14:paraId="57B671E3" w14:textId="77777777" w:rsidR="00144678" w:rsidRPr="00060B0B" w:rsidRDefault="00144678" w:rsidP="00144678">
      <w:pPr>
        <w:ind w:left="706" w:firstLine="706"/>
        <w:rPr>
          <w:ins w:id="5960" w:author="Utente" w:date="2017-06-23T12:15:00Z"/>
          <w:rFonts w:asciiTheme="majorHAnsi" w:eastAsia="Calibri" w:hAnsiTheme="majorHAnsi" w:cs="Arial"/>
          <w:noProof/>
          <w:color w:val="auto"/>
          <w:lang w:val="en-US"/>
        </w:rPr>
      </w:pPr>
      <w:ins w:id="5961" w:author="Utente" w:date="2017-06-23T12:15:00Z">
        <w:r w:rsidRPr="00060B0B">
          <w:rPr>
            <w:rFonts w:asciiTheme="majorHAnsi" w:eastAsia="Calibri" w:hAnsiTheme="majorHAnsi" w:cs="Arial"/>
            <w:color w:val="auto"/>
          </w:rPr>
          <w:t xml:space="preserve">|  scalar   </w:t>
        </w:r>
        <w:r w:rsidRPr="00060B0B">
          <w:rPr>
            <w:rFonts w:asciiTheme="majorHAnsi" w:eastAsia="Calibri" w:hAnsiTheme="majorHAnsi" w:cs="Arial"/>
            <w:noProof/>
            <w:color w:val="auto"/>
            <w:lang w:val="en-US"/>
          </w:rPr>
          <w:t xml:space="preserve"> </w:t>
        </w:r>
      </w:ins>
    </w:p>
    <w:p w14:paraId="3B38F20F" w14:textId="2CB521F8" w:rsidR="00144678" w:rsidRPr="00060B0B" w:rsidRDefault="00144678" w:rsidP="00AC4A81">
      <w:pPr>
        <w:rPr>
          <w:ins w:id="5962" w:author="Utente" w:date="2017-06-23T12:08:00Z"/>
          <w:rFonts w:asciiTheme="majorHAnsi" w:eastAsia="Calibri" w:hAnsiTheme="majorHAnsi" w:cs="Arial"/>
          <w:color w:val="auto"/>
        </w:rPr>
      </w:pPr>
      <w:ins w:id="5963" w:author="Utente" w:date="2017-06-23T12:16:00Z">
        <w:r w:rsidRPr="00060B0B">
          <w:rPr>
            <w:rFonts w:asciiTheme="majorHAnsi" w:eastAsia="Calibri" w:hAnsiTheme="majorHAnsi" w:cs="Arial"/>
            <w:i/>
            <w:color w:val="auto"/>
            <w:highlight w:val="yellow"/>
          </w:rPr>
          <w:t>Set</w:t>
        </w:r>
      </w:ins>
      <w:ins w:id="5964" w:author="Utente" w:date="2017-06-23T12:17:00Z">
        <w:r w:rsidRPr="00060B0B">
          <w:rPr>
            <w:rFonts w:asciiTheme="majorHAnsi" w:eastAsia="Calibri" w:hAnsiTheme="majorHAnsi" w:cs="Arial"/>
            <w:color w:val="auto"/>
            <w:highlight w:val="yellow"/>
          </w:rPr>
          <w:t xml:space="preserve"> </w:t>
        </w:r>
      </w:ins>
      <w:ins w:id="5965" w:author="Utente" w:date="2017-06-23T12:16:00Z">
        <w:r w:rsidRPr="00060B0B">
          <w:rPr>
            <w:rFonts w:asciiTheme="majorHAnsi" w:eastAsia="Calibri" w:hAnsiTheme="majorHAnsi" w:cs="Arial"/>
            <w:color w:val="auto"/>
            <w:highlight w:val="yellow"/>
          </w:rPr>
          <w:t>::</w:t>
        </w:r>
      </w:ins>
      <w:ins w:id="5966" w:author="Utente" w:date="2017-06-23T12:17:00Z">
        <w:r w:rsidRPr="00060B0B">
          <w:rPr>
            <w:rFonts w:asciiTheme="majorHAnsi" w:eastAsia="Calibri" w:hAnsiTheme="majorHAnsi" w:cs="Arial"/>
            <w:color w:val="auto"/>
            <w:highlight w:val="yellow"/>
          </w:rPr>
          <w:tab/>
          <w:t xml:space="preserve">   </w:t>
        </w:r>
      </w:ins>
      <w:ins w:id="5967" w:author="Utente" w:date="2017-06-27T17:30:00Z">
        <w:r w:rsidR="00D71CDA" w:rsidRPr="00060B0B">
          <w:rPr>
            <w:rFonts w:asciiTheme="majorHAnsi" w:eastAsia="Calibri" w:hAnsiTheme="majorHAnsi" w:cs="Arial"/>
            <w:color w:val="auto"/>
            <w:highlight w:val="yellow"/>
          </w:rPr>
          <w:tab/>
        </w:r>
      </w:ins>
      <w:ins w:id="5968" w:author="Utente" w:date="2017-06-27T17:32:00Z">
        <w:r w:rsidR="00D71CDA" w:rsidRPr="00060B0B">
          <w:rPr>
            <w:rFonts w:asciiTheme="majorHAnsi" w:eastAsia="Calibri" w:hAnsiTheme="majorHAnsi" w:cs="Arial"/>
            <w:color w:val="auto"/>
            <w:highlight w:val="yellow"/>
          </w:rPr>
          <w:t>set{</w:t>
        </w:r>
      </w:ins>
      <w:ins w:id="5969" w:author="Utente" w:date="2017-06-23T12:17:00Z">
        <w:r w:rsidR="00D71CDA" w:rsidRPr="00060B0B">
          <w:rPr>
            <w:rFonts w:asciiTheme="majorHAnsi" w:eastAsia="Calibri" w:hAnsiTheme="majorHAnsi" w:cs="Arial"/>
            <w:color w:val="auto"/>
            <w:highlight w:val="yellow"/>
          </w:rPr>
          <w:t>&lt;scalar&gt;+</w:t>
        </w:r>
      </w:ins>
      <w:ins w:id="5970" w:author="Utente" w:date="2017-06-27T17:32:00Z">
        <w:r w:rsidR="00D71CDA" w:rsidRPr="00060B0B">
          <w:rPr>
            <w:rFonts w:asciiTheme="majorHAnsi" w:eastAsia="Calibri" w:hAnsiTheme="majorHAnsi" w:cs="Arial"/>
            <w:color w:val="auto"/>
          </w:rPr>
          <w:t>}</w:t>
        </w:r>
      </w:ins>
    </w:p>
    <w:p w14:paraId="1681529D" w14:textId="77777777" w:rsidR="002C5841" w:rsidRDefault="002C5841" w:rsidP="00144678">
      <w:pPr>
        <w:rPr>
          <w:ins w:id="5971" w:author="Utente" w:date="2017-07-05T23:41:00Z"/>
          <w:rFonts w:ascii="Cambria" w:eastAsia="Calibri" w:hAnsi="Cambria" w:cs="Calibri"/>
          <w:i/>
          <w:color w:val="5B9BD5"/>
        </w:rPr>
      </w:pPr>
    </w:p>
    <w:p w14:paraId="18C702C0" w14:textId="77777777" w:rsidR="00F73B8C" w:rsidRPr="00E64258" w:rsidDel="0026664B" w:rsidRDefault="00F73B8C" w:rsidP="00F73B8C">
      <w:pPr>
        <w:rPr>
          <w:ins w:id="5972" w:author="Utente" w:date="2017-07-05T23:41:00Z"/>
          <w:del w:id="5973" w:author="Laura Viignola" w:date="2017-07-10T16:20:00Z"/>
          <w:rFonts w:ascii="Cambria" w:eastAsia="Calibri" w:hAnsi="Cambria" w:cs="Calibri"/>
          <w:i/>
          <w:color w:val="5B9BD5"/>
        </w:rPr>
      </w:pPr>
      <w:ins w:id="5974" w:author="Utente" w:date="2017-07-05T23:41:00Z">
        <w:r w:rsidRPr="00E64258">
          <w:rPr>
            <w:rFonts w:ascii="Cambria" w:eastAsia="Calibri" w:hAnsi="Cambria" w:cs="Calibri"/>
            <w:i/>
            <w:color w:val="5B9BD5"/>
          </w:rPr>
          <w:t>Result type</w:t>
        </w:r>
      </w:ins>
    </w:p>
    <w:p w14:paraId="25C14224" w14:textId="77777777" w:rsidR="00F73B8C" w:rsidRPr="00E64258" w:rsidRDefault="00F73B8C" w:rsidP="00F73B8C">
      <w:pPr>
        <w:rPr>
          <w:ins w:id="5975" w:author="Utente" w:date="2017-07-05T23:41:00Z"/>
          <w:rFonts w:ascii="Cambria" w:eastAsia="Calibri" w:hAnsi="Cambria" w:cs="Calibri"/>
          <w:i/>
          <w:color w:val="auto"/>
        </w:rPr>
      </w:pPr>
    </w:p>
    <w:p w14:paraId="02132703" w14:textId="1AB3B04A" w:rsidR="00F73B8C" w:rsidRPr="006F2FA3" w:rsidRDefault="00F73B8C" w:rsidP="00F73B8C">
      <w:pPr>
        <w:rPr>
          <w:ins w:id="5976" w:author="Utente" w:date="2017-07-05T23:41:00Z"/>
          <w:rFonts w:ascii="Cambria" w:eastAsia="Calibri" w:hAnsi="Cambria" w:cs="Calibri"/>
        </w:rPr>
      </w:pPr>
      <w:ins w:id="5977" w:author="Utente" w:date="2017-07-05T23:41: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 xml:space="preserve">dataset   { </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&lt;boolean&gt; </w:t>
        </w:r>
        <w:r w:rsidRPr="006F2FA3">
          <w:rPr>
            <w:rFonts w:ascii="Cambria" w:eastAsia="Calibri" w:hAnsi="Cambria" w:cs="Calibri"/>
          </w:rPr>
          <w:t xml:space="preserve"> _}</w:t>
        </w:r>
      </w:ins>
    </w:p>
    <w:p w14:paraId="33CC5FF4" w14:textId="77777777" w:rsidR="00F73B8C" w:rsidRPr="006F2FA3" w:rsidRDefault="00F73B8C" w:rsidP="00F73B8C">
      <w:pPr>
        <w:ind w:left="708" w:firstLine="708"/>
        <w:rPr>
          <w:ins w:id="5978" w:author="Utente" w:date="2017-07-05T23:41:00Z"/>
          <w:rFonts w:ascii="Cambria" w:eastAsia="Calibri" w:hAnsi="Cambria" w:cs="Calibri"/>
        </w:rPr>
      </w:pPr>
      <w:ins w:id="5979" w:author="Utente" w:date="2017-07-05T23:41:00Z">
        <w:r w:rsidRPr="006F2FA3">
          <w:rPr>
            <w:rFonts w:ascii="Cambria" w:eastAsia="Calibri" w:hAnsi="Cambria" w:cs="Calibri"/>
          </w:rPr>
          <w:t>|   component&lt;</w:t>
        </w:r>
        <w:r>
          <w:rPr>
            <w:rFonts w:ascii="Cambria" w:eastAsia="Calibri" w:hAnsi="Cambria" w:cs="Calibri"/>
          </w:rPr>
          <w:t>boolean</w:t>
        </w:r>
        <w:r w:rsidRPr="006F2FA3">
          <w:rPr>
            <w:rFonts w:ascii="Cambria" w:eastAsia="Calibri" w:hAnsi="Cambria" w:cs="Calibri"/>
          </w:rPr>
          <w:t>&gt;</w:t>
        </w:r>
      </w:ins>
    </w:p>
    <w:p w14:paraId="4289E085" w14:textId="77777777" w:rsidR="00F73B8C" w:rsidRDefault="00F73B8C" w:rsidP="00F73B8C">
      <w:pPr>
        <w:ind w:left="708" w:firstLine="708"/>
        <w:rPr>
          <w:ins w:id="5980" w:author="Utente" w:date="2017-07-05T23:41:00Z"/>
          <w:rFonts w:ascii="Cambria" w:hAnsi="Cambria"/>
        </w:rPr>
      </w:pPr>
      <w:ins w:id="5981" w:author="Utente" w:date="2017-07-05T23:41:00Z">
        <w:r w:rsidRPr="006F2FA3">
          <w:rPr>
            <w:rFonts w:ascii="Cambria" w:eastAsia="Calibri" w:hAnsi="Cambria" w:cs="Calibri"/>
          </w:rPr>
          <w:t xml:space="preserve">|   </w:t>
        </w:r>
        <w:r>
          <w:rPr>
            <w:rFonts w:ascii="Cambria" w:eastAsia="Calibri" w:hAnsi="Cambria" w:cs="Calibri"/>
          </w:rPr>
          <w:t>boolean</w:t>
        </w:r>
        <w:r w:rsidRPr="00E64258">
          <w:rPr>
            <w:rFonts w:ascii="Cambria" w:eastAsia="Calibri" w:hAnsi="Cambria" w:cs="Calibri"/>
            <w:b/>
          </w:rPr>
          <w:t xml:space="preserve">   </w:t>
        </w:r>
      </w:ins>
    </w:p>
    <w:p w14:paraId="1C2FD5D3" w14:textId="77777777" w:rsidR="00F73B8C" w:rsidRDefault="00F73B8C" w:rsidP="00144678">
      <w:pPr>
        <w:rPr>
          <w:ins w:id="5982" w:author="Utente" w:date="2017-06-23T12:48:00Z"/>
          <w:rFonts w:ascii="Cambria" w:eastAsia="Calibri" w:hAnsi="Cambria" w:cs="Calibri"/>
          <w:i/>
          <w:color w:val="5B9BD5"/>
        </w:rPr>
      </w:pPr>
    </w:p>
    <w:p w14:paraId="1C6791C2" w14:textId="77777777" w:rsidR="00144678" w:rsidRDefault="00144678" w:rsidP="00144678">
      <w:pPr>
        <w:rPr>
          <w:ins w:id="5983" w:author="Utente" w:date="2017-06-23T12:19:00Z"/>
          <w:rFonts w:ascii="Cambria" w:eastAsia="Calibri" w:hAnsi="Cambria" w:cs="Calibri"/>
          <w:i/>
          <w:color w:val="5B9BD5"/>
        </w:rPr>
      </w:pPr>
      <w:ins w:id="5984" w:author="Utente" w:date="2017-06-23T12:19:00Z">
        <w:r>
          <w:rPr>
            <w:rFonts w:ascii="Cambria" w:eastAsia="Calibri" w:hAnsi="Cambria" w:cs="Calibri"/>
            <w:i/>
            <w:color w:val="5B9BD5"/>
          </w:rPr>
          <w:t>Additional c</w:t>
        </w:r>
        <w:r w:rsidRPr="00E352EF">
          <w:rPr>
            <w:rFonts w:ascii="Cambria" w:eastAsia="Calibri" w:hAnsi="Cambria" w:cs="Calibri"/>
            <w:i/>
            <w:color w:val="5B9BD5"/>
          </w:rPr>
          <w:t>onstraints</w:t>
        </w:r>
      </w:ins>
    </w:p>
    <w:p w14:paraId="4C4F8323" w14:textId="77777777" w:rsidR="00144678" w:rsidRPr="00D71CDA" w:rsidRDefault="00144678" w:rsidP="00144678">
      <w:pPr>
        <w:rPr>
          <w:ins w:id="5985" w:author="Utente" w:date="2017-06-23T12:19:00Z"/>
          <w:rFonts w:ascii="Cambria" w:eastAsia="Calibri" w:hAnsi="Cambria" w:cs="Calibri"/>
          <w:i/>
          <w:color w:val="auto"/>
        </w:rPr>
      </w:pPr>
      <w:ins w:id="5986" w:author="Utente" w:date="2017-06-23T12:19:00Z">
        <w:r w:rsidRPr="00D71CDA">
          <w:rPr>
            <w:rFonts w:ascii="Cambria" w:eastAsia="Calibri" w:hAnsi="Cambria" w:cs="Calibri"/>
            <w:color w:val="auto"/>
          </w:rPr>
          <w:t>(empty)</w:t>
        </w:r>
      </w:ins>
    </w:p>
    <w:p w14:paraId="2A55EEE3" w14:textId="77777777" w:rsidR="00144678" w:rsidRDefault="00144678" w:rsidP="00AC4A81">
      <w:pPr>
        <w:rPr>
          <w:ins w:id="5987" w:author="Utente" w:date="2017-06-23T12:19:00Z"/>
          <w:rFonts w:ascii="Cambria" w:eastAsia="Calibri" w:hAnsi="Cambria" w:cs="Calibri"/>
          <w:i/>
          <w:color w:val="5B9BD5"/>
        </w:rPr>
      </w:pPr>
    </w:p>
    <w:p w14:paraId="573BDA3C" w14:textId="77777777" w:rsidR="00144678" w:rsidRDefault="00144678" w:rsidP="00144678">
      <w:pPr>
        <w:rPr>
          <w:ins w:id="5988" w:author="Utente" w:date="2017-06-23T12:19:00Z"/>
          <w:rFonts w:ascii="Cambria" w:eastAsia="Calibri" w:hAnsi="Cambria" w:cs="Calibri"/>
          <w:i/>
          <w:color w:val="5B9BD5"/>
        </w:rPr>
      </w:pPr>
      <w:ins w:id="5989" w:author="Utente" w:date="2017-06-23T12:19:00Z">
        <w:r>
          <w:rPr>
            <w:rFonts w:ascii="Cambria" w:eastAsia="Calibri" w:hAnsi="Cambria" w:cs="Calibri"/>
            <w:i/>
            <w:color w:val="5B9BD5"/>
          </w:rPr>
          <w:t>Behaviour</w:t>
        </w:r>
      </w:ins>
    </w:p>
    <w:p w14:paraId="2E300B83" w14:textId="77777777" w:rsidR="00144678" w:rsidRPr="00D71CDA" w:rsidRDefault="00144678" w:rsidP="00144678">
      <w:pPr>
        <w:rPr>
          <w:ins w:id="5990" w:author="Utente" w:date="2017-06-23T12:19:00Z"/>
          <w:rFonts w:ascii="Cambria" w:eastAsia="Calibri" w:hAnsi="Cambria" w:cs="Calibri"/>
          <w:color w:val="auto"/>
        </w:rPr>
      </w:pPr>
      <w:ins w:id="5991" w:author="Utente" w:date="2017-06-23T12:19:00Z">
        <w:r w:rsidRPr="00D71CDA">
          <w:rPr>
            <w:rFonts w:ascii="Cambria" w:eastAsia="Calibri" w:hAnsi="Cambria" w:cs="Calibri"/>
            <w:color w:val="auto"/>
          </w:rPr>
          <w:t xml:space="preserve">The operator has the behaviour of the “Operators which changes the measure type” (see the section “VTL-ML - Behaviour of the Operators”). </w:t>
        </w:r>
      </w:ins>
    </w:p>
    <w:p w14:paraId="7EB20389" w14:textId="77777777" w:rsidR="00144678" w:rsidRDefault="00144678" w:rsidP="00AC4A81">
      <w:pPr>
        <w:rPr>
          <w:ins w:id="5992" w:author="Utente" w:date="2017-06-23T12:18:00Z"/>
          <w:rFonts w:ascii="Cambria" w:eastAsia="Calibri" w:hAnsi="Cambria" w:cs="Calibri"/>
          <w:i/>
          <w:color w:val="5B9BD5"/>
        </w:rPr>
      </w:pPr>
    </w:p>
    <w:p w14:paraId="0F12D23B" w14:textId="32D560B4" w:rsidR="005A2227" w:rsidRPr="00E352EF" w:rsidDel="00144678" w:rsidRDefault="0097053A" w:rsidP="00AC4A81">
      <w:pPr>
        <w:rPr>
          <w:del w:id="5993" w:author="Utente" w:date="2017-06-23T12:20:00Z"/>
          <w:rFonts w:ascii="Cambria" w:eastAsia="Calibri" w:hAnsi="Cambria" w:cs="Calibri"/>
          <w:i/>
          <w:color w:val="5B9BD5"/>
        </w:rPr>
      </w:pPr>
      <w:del w:id="5994" w:author="Utente" w:date="2017-06-23T12:20:00Z">
        <w:r w:rsidRPr="00E352EF" w:rsidDel="00144678">
          <w:rPr>
            <w:rFonts w:ascii="Cambria" w:eastAsia="Calibri" w:hAnsi="Cambria" w:cs="Calibri"/>
            <w:i/>
            <w:color w:val="5B9BD5"/>
          </w:rPr>
          <w:delText>Constraints</w:delText>
        </w:r>
      </w:del>
    </w:p>
    <w:p w14:paraId="6017DDF9" w14:textId="256682CD" w:rsidR="005A2227" w:rsidRPr="00E352EF" w:rsidDel="00144678" w:rsidRDefault="0097053A" w:rsidP="008A7573">
      <w:pPr>
        <w:numPr>
          <w:ilvl w:val="0"/>
          <w:numId w:val="4"/>
        </w:numPr>
        <w:ind w:left="360"/>
        <w:rPr>
          <w:del w:id="5995" w:author="Utente" w:date="2017-06-23T12:20:00Z"/>
          <w:rFonts w:ascii="Cambria" w:hAnsi="Cambria"/>
        </w:rPr>
      </w:pPr>
      <w:del w:id="5996" w:author="Utente" w:date="2017-06-23T12:20:00Z">
        <w:r w:rsidRPr="00E352EF" w:rsidDel="00144678">
          <w:rPr>
            <w:rFonts w:ascii="Cambria" w:eastAsia="Calibri" w:hAnsi="Cambria" w:cs="Calibri"/>
          </w:rPr>
          <w:delText xml:space="preserve">if </w:delText>
        </w:r>
        <w:r w:rsidRPr="00E352EF" w:rsidDel="00144678">
          <w:rPr>
            <w:rFonts w:ascii="Cambria" w:eastAsia="Calibri" w:hAnsi="Cambria" w:cs="Calibri"/>
            <w:i/>
          </w:rPr>
          <w:delText xml:space="preserve">ds </w:delText>
        </w:r>
        <w:r w:rsidRPr="00E352EF" w:rsidDel="00144678">
          <w:rPr>
            <w:rFonts w:ascii="Cambria" w:eastAsia="Calibri" w:hAnsi="Cambria" w:cs="Calibri"/>
          </w:rPr>
          <w:delText>is a scalar the elements of the List must be of the same type and  If set is specified, then it must be a reference to a mono-dimensional Set.</w:delText>
        </w:r>
      </w:del>
    </w:p>
    <w:p w14:paraId="0EAB90AC" w14:textId="464D0B64" w:rsidR="005A2227" w:rsidRPr="00E352EF" w:rsidDel="00144678" w:rsidRDefault="0097053A" w:rsidP="008A7573">
      <w:pPr>
        <w:numPr>
          <w:ilvl w:val="0"/>
          <w:numId w:val="4"/>
        </w:numPr>
        <w:ind w:left="360"/>
        <w:rPr>
          <w:del w:id="5997" w:author="Utente" w:date="2017-06-23T12:20:00Z"/>
          <w:rFonts w:ascii="Cambria" w:hAnsi="Cambria"/>
        </w:rPr>
      </w:pPr>
      <w:del w:id="5998" w:author="Utente" w:date="2017-06-23T12:20:00Z">
        <w:r w:rsidRPr="00E352EF" w:rsidDel="00144678">
          <w:rPr>
            <w:rFonts w:ascii="Cambria" w:eastAsia="Calibri" w:hAnsi="Cambria" w:cs="Calibri"/>
          </w:rPr>
          <w:delText xml:space="preserve">if </w:delText>
        </w:r>
        <w:r w:rsidRPr="00E352EF" w:rsidDel="00144678">
          <w:rPr>
            <w:rFonts w:ascii="Cambria" w:eastAsia="Calibri" w:hAnsi="Cambria" w:cs="Calibri"/>
            <w:i/>
          </w:rPr>
          <w:delText xml:space="preserve">ds </w:delText>
        </w:r>
        <w:r w:rsidRPr="00E352EF" w:rsidDel="00144678">
          <w:rPr>
            <w:rFonts w:ascii="Cambria" w:eastAsia="Calibri" w:hAnsi="Cambria" w:cs="Calibri"/>
          </w:rPr>
          <w:delText xml:space="preserve">is a </w:delText>
        </w:r>
        <w:r w:rsidR="00F4601C" w:rsidRPr="00E352EF" w:rsidDel="00144678">
          <w:delText>Dataset</w:delText>
        </w:r>
        <w:r w:rsidRPr="00E352EF" w:rsidDel="00144678">
          <w:rPr>
            <w:rFonts w:ascii="Cambria" w:eastAsia="Calibri" w:hAnsi="Cambria" w:cs="Calibri"/>
          </w:rPr>
          <w:delText>, all the Measure Components of ds must have the same type T (which is also the type of the Set or List),</w:delText>
        </w:r>
      </w:del>
    </w:p>
    <w:p w14:paraId="66D9C995" w14:textId="14BAC3A3" w:rsidR="00E95DF9" w:rsidRPr="00E352EF" w:rsidDel="00144678" w:rsidRDefault="00E95DF9" w:rsidP="00B82A38">
      <w:pPr>
        <w:rPr>
          <w:del w:id="5999" w:author="Utente" w:date="2017-06-23T12:20:00Z"/>
          <w:rFonts w:ascii="Cambria" w:eastAsia="Calibri" w:hAnsi="Cambria" w:cs="Calibri"/>
          <w:i/>
          <w:color w:val="5B9BD5"/>
        </w:rPr>
      </w:pPr>
    </w:p>
    <w:p w14:paraId="4C1754AF" w14:textId="219EE039" w:rsidR="005A2227" w:rsidRPr="00E352EF" w:rsidDel="00144678" w:rsidRDefault="0097053A" w:rsidP="00AC4A81">
      <w:pPr>
        <w:rPr>
          <w:del w:id="6000" w:author="Utente" w:date="2017-06-23T12:20:00Z"/>
          <w:rFonts w:ascii="Cambria" w:eastAsia="Calibri" w:hAnsi="Cambria" w:cs="Calibri"/>
          <w:i/>
          <w:color w:val="5B9BD5"/>
        </w:rPr>
      </w:pPr>
      <w:del w:id="6001" w:author="Utente" w:date="2017-06-23T12:20:00Z">
        <w:r w:rsidRPr="00E352EF" w:rsidDel="00144678">
          <w:rPr>
            <w:rFonts w:ascii="Cambria" w:eastAsia="Calibri" w:hAnsi="Cambria" w:cs="Calibri"/>
            <w:i/>
            <w:color w:val="5B9BD5"/>
          </w:rPr>
          <w:delText>Returns</w:delText>
        </w:r>
      </w:del>
    </w:p>
    <w:p w14:paraId="3618AB92" w14:textId="111A16EE" w:rsidR="005A2227" w:rsidRPr="00E352EF" w:rsidDel="00144678" w:rsidRDefault="0097053A" w:rsidP="00B82A38">
      <w:pPr>
        <w:rPr>
          <w:del w:id="6002" w:author="Utente" w:date="2017-06-23T12:20:00Z"/>
          <w:rFonts w:ascii="Cambria" w:hAnsi="Cambria"/>
        </w:rPr>
      </w:pPr>
      <w:del w:id="6003" w:author="Utente" w:date="2017-06-23T12:20:00Z">
        <w:r w:rsidRPr="00E352EF" w:rsidDel="00144678">
          <w:rPr>
            <w:rFonts w:ascii="Cambria" w:hAnsi="Cambria"/>
          </w:rPr>
          <w:delText xml:space="preserve">If </w:delText>
        </w:r>
        <w:r w:rsidRPr="00E352EF" w:rsidDel="00144678">
          <w:rPr>
            <w:rFonts w:ascii="Cambria" w:hAnsi="Cambria"/>
            <w:i/>
          </w:rPr>
          <w:delText>ds</w:delText>
        </w:r>
        <w:r w:rsidRPr="00E352EF" w:rsidDel="00144678">
          <w:rPr>
            <w:rFonts w:ascii="Cambria" w:hAnsi="Cambria"/>
          </w:rPr>
          <w:delText xml:space="preserve"> is a scalar then </w:delText>
        </w:r>
        <w:r w:rsidRPr="00E352EF" w:rsidDel="00144678">
          <w:rPr>
            <w:rFonts w:ascii="Cambria" w:hAnsi="Cambria"/>
            <w:b/>
          </w:rPr>
          <w:delText>in, not in</w:delText>
        </w:r>
        <w:r w:rsidRPr="00E352EF" w:rsidDel="00144678">
          <w:rPr>
            <w:rFonts w:ascii="Cambria" w:hAnsi="Cambria"/>
          </w:rPr>
          <w:delText xml:space="preserve"> returns </w:delText>
        </w:r>
        <w:r w:rsidRPr="00E352EF" w:rsidDel="00144678">
          <w:rPr>
            <w:rFonts w:ascii="Cambria" w:eastAsia="Calibri" w:hAnsi="Cambria" w:cs="Calibri"/>
          </w:rPr>
          <w:delText>a Boolean value representing the presence of the constant in the List.</w:delText>
        </w:r>
      </w:del>
    </w:p>
    <w:p w14:paraId="6B7ACC63" w14:textId="3B6902F1" w:rsidR="005A2227" w:rsidRPr="00E352EF" w:rsidDel="00144678" w:rsidRDefault="0097053A" w:rsidP="00B82A38">
      <w:pPr>
        <w:rPr>
          <w:del w:id="6004" w:author="Utente" w:date="2017-06-23T12:20:00Z"/>
          <w:rFonts w:ascii="Cambria" w:hAnsi="Cambria"/>
        </w:rPr>
      </w:pPr>
      <w:del w:id="6005" w:author="Utente" w:date="2017-06-23T12:20:00Z">
        <w:r w:rsidRPr="00E352EF" w:rsidDel="00144678">
          <w:rPr>
            <w:rFonts w:ascii="Cambria" w:hAnsi="Cambria"/>
          </w:rPr>
          <w:delText xml:space="preserve">If </w:delText>
        </w:r>
        <w:r w:rsidRPr="00E352EF" w:rsidDel="00144678">
          <w:rPr>
            <w:rFonts w:ascii="Cambria" w:hAnsi="Cambria"/>
            <w:i/>
          </w:rPr>
          <w:delText>ds</w:delText>
        </w:r>
        <w:r w:rsidRPr="00E352EF" w:rsidDel="00144678">
          <w:rPr>
            <w:rFonts w:ascii="Cambria" w:hAnsi="Cambria"/>
          </w:rPr>
          <w:delText xml:space="preserve"> is a </w:delText>
        </w:r>
        <w:r w:rsidR="00F4601C" w:rsidRPr="00E352EF" w:rsidDel="00144678">
          <w:delText>Dataset</w:delText>
        </w:r>
        <w:r w:rsidRPr="00E352EF" w:rsidDel="00144678">
          <w:rPr>
            <w:rFonts w:ascii="Cambria" w:hAnsi="Cambria"/>
          </w:rPr>
          <w:delText xml:space="preserve"> and has N measures then </w:delText>
        </w:r>
        <w:r w:rsidRPr="00E352EF" w:rsidDel="00144678">
          <w:rPr>
            <w:rFonts w:ascii="Cambria" w:hAnsi="Cambria"/>
            <w:b/>
          </w:rPr>
          <w:delText>in, not in</w:delText>
        </w:r>
        <w:r w:rsidRPr="00E352EF" w:rsidDel="00144678">
          <w:rPr>
            <w:rFonts w:ascii="Cambria" w:hAnsi="Cambria"/>
          </w:rPr>
          <w:delText xml:space="preserve"> returns a </w:delText>
        </w:r>
        <w:r w:rsidR="00F4601C" w:rsidRPr="00E352EF" w:rsidDel="00144678">
          <w:delText>Dataset</w:delText>
        </w:r>
        <w:r w:rsidRPr="00E352EF" w:rsidDel="00144678">
          <w:rPr>
            <w:rFonts w:ascii="Cambria" w:hAnsi="Cambria"/>
          </w:rPr>
          <w:delText xml:space="preserve"> having the </w:delText>
        </w:r>
        <w:r w:rsidR="00286514" w:rsidRPr="00E352EF" w:rsidDel="00144678">
          <w:rPr>
            <w:rFonts w:ascii="Cambria" w:hAnsi="Cambria"/>
          </w:rPr>
          <w:delText xml:space="preserve">identifier components </w:delText>
        </w:r>
        <w:r w:rsidRPr="00E352EF" w:rsidDel="00144678">
          <w:rPr>
            <w:rFonts w:ascii="Cambria" w:hAnsi="Cambria"/>
          </w:rPr>
          <w:delText xml:space="preserve">of </w:delText>
        </w:r>
        <w:r w:rsidRPr="00E352EF" w:rsidDel="00144678">
          <w:rPr>
            <w:rFonts w:ascii="Cambria" w:hAnsi="Cambria"/>
            <w:i/>
          </w:rPr>
          <w:delText xml:space="preserve">ds </w:delText>
        </w:r>
        <w:r w:rsidRPr="00E352EF" w:rsidDel="00144678">
          <w:rPr>
            <w:rFonts w:ascii="Cambria" w:hAnsi="Cambria"/>
          </w:rPr>
          <w:delText xml:space="preserve">and N </w:delText>
        </w:r>
        <w:r w:rsidRPr="00E352EF" w:rsidDel="00144678">
          <w:rPr>
            <w:rFonts w:ascii="Cambria" w:eastAsia="Calibri" w:hAnsi="Cambria" w:cs="Calibri"/>
          </w:rPr>
          <w:delText>Boolean Measure Components having the same name concatenated with the suffix  “</w:delText>
        </w:r>
        <w:r w:rsidRPr="00E352EF" w:rsidDel="00144678">
          <w:rPr>
            <w:rFonts w:ascii="Cambria" w:eastAsia="Calibri" w:hAnsi="Cambria" w:cs="Calibri"/>
            <w:b/>
          </w:rPr>
          <w:delText>_</w:delText>
        </w:r>
        <w:r w:rsidR="00C847B8" w:rsidRPr="00E352EF" w:rsidDel="00144678">
          <w:rPr>
            <w:rFonts w:ascii="Cambria" w:eastAsia="Calibri" w:hAnsi="Cambria" w:cs="Calibri"/>
            <w:b/>
          </w:rPr>
          <w:delText>CONDITION</w:delText>
        </w:r>
        <w:r w:rsidRPr="00E352EF" w:rsidDel="00144678">
          <w:rPr>
            <w:rFonts w:ascii="Cambria" w:eastAsia="Calibri" w:hAnsi="Cambria" w:cs="Calibri"/>
          </w:rPr>
          <w:delText xml:space="preserve">” that states if the values of </w:delText>
        </w:r>
        <w:r w:rsidRPr="00E352EF" w:rsidDel="00144678">
          <w:rPr>
            <w:rFonts w:ascii="Cambria" w:eastAsia="Calibri" w:hAnsi="Cambria" w:cs="Calibri"/>
            <w:i/>
          </w:rPr>
          <w:delText>ds</w:delText>
        </w:r>
        <w:r w:rsidRPr="00E352EF" w:rsidDel="00144678">
          <w:rPr>
            <w:rFonts w:ascii="Cambria" w:eastAsia="Calibri" w:hAnsi="Cambria" w:cs="Calibri"/>
          </w:rPr>
          <w:delText xml:space="preserve"> are (not) in </w:delText>
        </w:r>
        <w:r w:rsidR="00E83D59" w:rsidRPr="00E352EF" w:rsidDel="00144678">
          <w:rPr>
            <w:rFonts w:ascii="Cambria" w:eastAsia="Calibri" w:hAnsi="Cambria" w:cs="Calibri"/>
            <w:i/>
          </w:rPr>
          <w:delText xml:space="preserve"> </w:delText>
        </w:r>
        <w:r w:rsidR="00E83D59" w:rsidRPr="00E352EF" w:rsidDel="00144678">
          <w:rPr>
            <w:rFonts w:ascii="Cambria" w:eastAsia="Calibri" w:hAnsi="Cambria" w:cs="Calibri"/>
          </w:rPr>
          <w:delText>the</w:delText>
        </w:r>
        <w:r w:rsidR="00E83D59" w:rsidRPr="00E352EF" w:rsidDel="00144678">
          <w:rPr>
            <w:rFonts w:ascii="Cambria" w:eastAsia="Calibri" w:hAnsi="Cambria" w:cs="Calibri"/>
            <w:i/>
          </w:rPr>
          <w:delText xml:space="preserve"> </w:delText>
        </w:r>
        <w:r w:rsidRPr="00E352EF" w:rsidDel="00144678">
          <w:rPr>
            <w:rFonts w:ascii="Cambria" w:eastAsia="Calibri" w:hAnsi="Cambria" w:cs="Calibri"/>
            <w:i/>
          </w:rPr>
          <w:delText>list</w:delText>
        </w:r>
        <w:r w:rsidRPr="00E352EF" w:rsidDel="00144678">
          <w:rPr>
            <w:rFonts w:ascii="Cambria" w:eastAsia="Calibri" w:hAnsi="Cambria" w:cs="Calibri"/>
          </w:rPr>
          <w:delText xml:space="preserve">. </w:delText>
        </w:r>
      </w:del>
    </w:p>
    <w:p w14:paraId="60FFF5B0" w14:textId="77777777" w:rsidR="005A2227" w:rsidRPr="00E352EF" w:rsidRDefault="005A2227" w:rsidP="00B82A38">
      <w:pPr>
        <w:rPr>
          <w:rFonts w:ascii="Cambria" w:hAnsi="Cambria"/>
        </w:rPr>
      </w:pPr>
    </w:p>
    <w:p w14:paraId="5681475D" w14:textId="77777777" w:rsidR="005A2227" w:rsidRPr="00E352EF" w:rsidRDefault="00EA6708" w:rsidP="00AC4A81">
      <w:pPr>
        <w:rPr>
          <w:rFonts w:ascii="Cambria" w:eastAsia="Calibri" w:hAnsi="Cambria" w:cs="Calibri"/>
          <w:i/>
          <w:color w:val="5B9BD5"/>
        </w:rPr>
      </w:pPr>
      <w:r w:rsidRPr="00E352EF">
        <w:rPr>
          <w:rFonts w:ascii="Cambria" w:eastAsia="Calibri" w:hAnsi="Cambria" w:cs="Calibri"/>
          <w:i/>
          <w:color w:val="5B9BD5"/>
        </w:rPr>
        <w:t>Examples</w:t>
      </w:r>
    </w:p>
    <w:p w14:paraId="389BA03D" w14:textId="34023451" w:rsidR="005A2227" w:rsidRPr="00E352EF" w:rsidDel="00144678" w:rsidRDefault="00EA6708" w:rsidP="00B82A38">
      <w:pPr>
        <w:rPr>
          <w:del w:id="6006" w:author="Utente" w:date="2017-06-23T12:20:00Z"/>
          <w:rFonts w:ascii="Cambria" w:hAnsi="Cambria"/>
        </w:rPr>
      </w:pPr>
      <w:del w:id="6007" w:author="Utente" w:date="2017-06-23T12:20:00Z">
        <w:r w:rsidRPr="00E352EF" w:rsidDel="00144678">
          <w:rPr>
            <w:rFonts w:ascii="Cambria" w:hAnsi="Cambria"/>
          </w:rPr>
          <w:delText>O</w:delText>
        </w:r>
        <w:r w:rsidR="0097053A" w:rsidRPr="00E352EF" w:rsidDel="00144678">
          <w:rPr>
            <w:rFonts w:ascii="Cambria" w:hAnsi="Cambria"/>
          </w:rPr>
          <w:delText xml:space="preserve">n </w:delText>
        </w:r>
        <w:r w:rsidR="00F4601C" w:rsidRPr="00E352EF" w:rsidDel="00144678">
          <w:delText>Dataset</w:delText>
        </w:r>
      </w:del>
    </w:p>
    <w:p w14:paraId="455F1BC0" w14:textId="7D4E407C" w:rsidR="005A2227" w:rsidRPr="00E352EF" w:rsidRDefault="00930F4A" w:rsidP="00B82A38">
      <w:pPr>
        <w:rPr>
          <w:rFonts w:ascii="Cambria" w:hAnsi="Cambria"/>
        </w:rPr>
      </w:pPr>
      <w:ins w:id="6008" w:author="Utente" w:date="2017-06-23T12:21:00Z">
        <w:r>
          <w:rPr>
            <w:rFonts w:ascii="Cambria" w:eastAsia="Calibri" w:hAnsi="Cambria" w:cs="Calibri"/>
          </w:rPr>
          <w:t xml:space="preserve">Given the operand </w:t>
        </w:r>
      </w:ins>
      <w:ins w:id="6009" w:author="Utente" w:date="2017-06-26T16:23:00Z">
        <w:r>
          <w:rPr>
            <w:rFonts w:ascii="Cambria" w:eastAsia="Calibri" w:hAnsi="Cambria"/>
          </w:rPr>
          <w:t>Data Set</w:t>
        </w:r>
      </w:ins>
      <w:ins w:id="6010" w:author="Utente" w:date="2017-06-27T18:17:00Z">
        <w:r w:rsidR="006619C5">
          <w:rPr>
            <w:rFonts w:ascii="Cambria" w:eastAsia="Calibri" w:hAnsi="Cambria"/>
          </w:rPr>
          <w:t>:</w:t>
        </w:r>
      </w:ins>
      <w:ins w:id="6011" w:author="Utente" w:date="2017-06-26T16:23:00Z">
        <w:r>
          <w:rPr>
            <w:rFonts w:ascii="Cambria" w:eastAsia="Calibri" w:hAnsi="Cambria"/>
          </w:rPr>
          <w:t xml:space="preserve"> </w:t>
        </w:r>
      </w:ins>
      <w:del w:id="6012" w:author="Utente" w:date="2017-06-23T12:23:00Z">
        <w:r w:rsidR="0097053A" w:rsidRPr="00E352EF" w:rsidDel="00FC7F15">
          <w:rPr>
            <w:rFonts w:ascii="Cambria" w:eastAsia="Calibri" w:hAnsi="Cambria" w:cs="Calibri"/>
          </w:rPr>
          <w:delText xml:space="preserve">ds_1 := total_population </w:delText>
        </w:r>
        <w:r w:rsidR="0097053A" w:rsidRPr="00E352EF" w:rsidDel="00FC7F15">
          <w:rPr>
            <w:rFonts w:ascii="Cambria" w:eastAsia="Calibri" w:hAnsi="Cambria" w:cs="Calibri"/>
            <w:b/>
          </w:rPr>
          <w:delText>in</w:delText>
        </w:r>
        <w:r w:rsidR="0097053A" w:rsidRPr="00E352EF" w:rsidDel="00FC7F15">
          <w:rPr>
            <w:rFonts w:ascii="Cambria" w:eastAsia="Calibri" w:hAnsi="Cambria" w:cs="Calibri"/>
          </w:rPr>
          <w:delText xml:space="preserve"> (11094850, 46818219, 222, 111)</w:delText>
        </w:r>
      </w:del>
    </w:p>
    <w:tbl>
      <w:tblPr>
        <w:tblW w:w="8381"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368"/>
        <w:gridCol w:w="1699"/>
        <w:gridCol w:w="1555"/>
        <w:gridCol w:w="1282"/>
        <w:gridCol w:w="2477"/>
      </w:tblGrid>
      <w:tr w:rsidR="005A2227" w:rsidRPr="00930F4A" w14:paraId="7C68B227" w14:textId="77777777">
        <w:tc>
          <w:tcPr>
            <w:tcW w:w="1368"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CB87B8D" w14:textId="4A7F2CA7" w:rsidR="005A2227" w:rsidRPr="00930F4A" w:rsidRDefault="0097053A">
            <w:pPr>
              <w:jc w:val="both"/>
              <w:rPr>
                <w:rFonts w:ascii="Arial" w:hAnsi="Arial" w:cs="Arial"/>
              </w:rPr>
            </w:pPr>
            <w:del w:id="6013" w:author="Utente" w:date="2017-06-23T12:22:00Z">
              <w:r w:rsidRPr="00930F4A" w:rsidDel="00FC7F15">
                <w:rPr>
                  <w:rFonts w:ascii="Arial" w:eastAsia="Calibri" w:hAnsi="Arial" w:cs="Arial"/>
                </w:rPr>
                <w:delText>total_population</w:delText>
              </w:r>
            </w:del>
            <w:ins w:id="6014" w:author="Utente" w:date="2017-06-23T12:22:00Z">
              <w:r w:rsidR="00FC7F15" w:rsidRPr="00930F4A">
                <w:rPr>
                  <w:rFonts w:ascii="Arial" w:eastAsia="Calibri" w:hAnsi="Arial" w:cs="Arial"/>
                </w:rPr>
                <w:t>DS_1</w:t>
              </w:r>
            </w:ins>
          </w:p>
        </w:tc>
      </w:tr>
      <w:tr w:rsidR="005A2227" w:rsidRPr="00930F4A" w14:paraId="34089AFB" w14:textId="77777777">
        <w:tc>
          <w:tcPr>
            <w:tcW w:w="136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7876B97" w14:textId="7D3B5132" w:rsidR="005A2227" w:rsidRPr="00930F4A" w:rsidRDefault="00FC7F15">
            <w:pPr>
              <w:jc w:val="both"/>
              <w:rPr>
                <w:rFonts w:ascii="Arial" w:hAnsi="Arial" w:cs="Arial"/>
              </w:rPr>
            </w:pPr>
            <w:ins w:id="6015" w:author="Utente" w:date="2017-06-23T12:22:00Z">
              <w:r w:rsidRPr="00930F4A">
                <w:rPr>
                  <w:rFonts w:ascii="Arial" w:eastAsia="Calibri" w:hAnsi="Arial" w:cs="Arial"/>
                  <w:b/>
                </w:rPr>
                <w:t>Id_1</w:t>
              </w:r>
            </w:ins>
            <w:del w:id="6016" w:author="Utente" w:date="2017-06-23T12:22:00Z">
              <w:r w:rsidR="0097053A" w:rsidRPr="00930F4A" w:rsidDel="00FC7F15">
                <w:rPr>
                  <w:rFonts w:ascii="Arial" w:eastAsia="Calibri" w:hAnsi="Arial" w:cs="Arial"/>
                  <w:b/>
                </w:rPr>
                <w:delText>TIME</w:delText>
              </w:r>
            </w:del>
          </w:p>
        </w:tc>
        <w:tc>
          <w:tcPr>
            <w:tcW w:w="169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1376F94" w14:textId="157903A7" w:rsidR="005A2227" w:rsidRPr="00930F4A" w:rsidRDefault="0097053A">
            <w:pPr>
              <w:jc w:val="both"/>
              <w:rPr>
                <w:rFonts w:ascii="Arial" w:hAnsi="Arial" w:cs="Arial"/>
              </w:rPr>
            </w:pPr>
            <w:del w:id="6017" w:author="Utente" w:date="2017-06-23T12:22:00Z">
              <w:r w:rsidRPr="00930F4A" w:rsidDel="00FC7F15">
                <w:rPr>
                  <w:rFonts w:ascii="Arial" w:eastAsia="Calibri" w:hAnsi="Arial" w:cs="Arial"/>
                  <w:b/>
                </w:rPr>
                <w:delText>GEO</w:delText>
              </w:r>
            </w:del>
            <w:ins w:id="6018" w:author="Utente" w:date="2017-06-23T12:22:00Z">
              <w:r w:rsidR="00FC7F15" w:rsidRPr="00930F4A">
                <w:rPr>
                  <w:rFonts w:ascii="Arial" w:eastAsia="Calibri" w:hAnsi="Arial" w:cs="Arial"/>
                  <w:b/>
                </w:rPr>
                <w:t>Id_2</w:t>
              </w:r>
            </w:ins>
          </w:p>
        </w:tc>
        <w:tc>
          <w:tcPr>
            <w:tcW w:w="155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6C02D93" w14:textId="43786B9A" w:rsidR="005A2227" w:rsidRPr="00930F4A" w:rsidRDefault="0097053A">
            <w:pPr>
              <w:jc w:val="both"/>
              <w:rPr>
                <w:rFonts w:ascii="Arial" w:hAnsi="Arial" w:cs="Arial"/>
              </w:rPr>
            </w:pPr>
            <w:del w:id="6019" w:author="Utente" w:date="2017-06-23T12:22:00Z">
              <w:r w:rsidRPr="00930F4A" w:rsidDel="00FC7F15">
                <w:rPr>
                  <w:rFonts w:ascii="Arial" w:eastAsia="Calibri" w:hAnsi="Arial" w:cs="Arial"/>
                  <w:b/>
                </w:rPr>
                <w:delText>AGE</w:delText>
              </w:r>
            </w:del>
            <w:ins w:id="6020" w:author="Utente" w:date="2017-06-23T12:22:00Z">
              <w:r w:rsidR="00FC7F15" w:rsidRPr="00930F4A">
                <w:rPr>
                  <w:rFonts w:ascii="Arial" w:eastAsia="Calibri" w:hAnsi="Arial" w:cs="Arial"/>
                  <w:b/>
                </w:rPr>
                <w:t>Id_3</w:t>
              </w:r>
            </w:ins>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5A12BB5" w14:textId="45917326" w:rsidR="005A2227" w:rsidRPr="00930F4A" w:rsidRDefault="0097053A">
            <w:pPr>
              <w:jc w:val="both"/>
              <w:rPr>
                <w:rFonts w:ascii="Arial" w:hAnsi="Arial" w:cs="Arial"/>
              </w:rPr>
            </w:pPr>
            <w:del w:id="6021" w:author="Utente" w:date="2017-06-23T12:22:00Z">
              <w:r w:rsidRPr="00930F4A" w:rsidDel="00FC7F15">
                <w:rPr>
                  <w:rFonts w:ascii="Arial" w:eastAsia="Calibri" w:hAnsi="Arial" w:cs="Arial"/>
                  <w:b/>
                </w:rPr>
                <w:delText>SEX</w:delText>
              </w:r>
            </w:del>
            <w:ins w:id="6022" w:author="Utente" w:date="2017-06-23T12:22:00Z">
              <w:r w:rsidR="00FC7F15" w:rsidRPr="00930F4A">
                <w:rPr>
                  <w:rFonts w:ascii="Arial" w:eastAsia="Calibri" w:hAnsi="Arial" w:cs="Arial"/>
                  <w:b/>
                </w:rPr>
                <w:t>Id_4</w:t>
              </w:r>
            </w:ins>
          </w:p>
        </w:tc>
        <w:tc>
          <w:tcPr>
            <w:tcW w:w="2477"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31692C0" w14:textId="6360E343" w:rsidR="005A2227" w:rsidRPr="00930F4A" w:rsidRDefault="0097053A">
            <w:pPr>
              <w:jc w:val="both"/>
              <w:rPr>
                <w:rFonts w:ascii="Arial" w:hAnsi="Arial" w:cs="Arial"/>
              </w:rPr>
            </w:pPr>
            <w:del w:id="6023" w:author="Utente" w:date="2017-06-23T12:22:00Z">
              <w:r w:rsidRPr="00930F4A" w:rsidDel="00FC7F15">
                <w:rPr>
                  <w:rFonts w:ascii="Arial" w:eastAsia="Calibri" w:hAnsi="Arial" w:cs="Arial"/>
                  <w:b/>
                </w:rPr>
                <w:delText>POPULATION</w:delText>
              </w:r>
            </w:del>
            <w:ins w:id="6024" w:author="Utente" w:date="2017-06-23T12:22:00Z">
              <w:r w:rsidR="00FC7F15" w:rsidRPr="00930F4A">
                <w:rPr>
                  <w:rFonts w:ascii="Arial" w:eastAsia="Calibri" w:hAnsi="Arial" w:cs="Arial"/>
                  <w:b/>
                </w:rPr>
                <w:t>Me_1</w:t>
              </w:r>
            </w:ins>
          </w:p>
        </w:tc>
      </w:tr>
      <w:tr w:rsidR="005A2227" w:rsidRPr="00930F4A" w14:paraId="791AE9DF"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2E50BF" w14:textId="77777777" w:rsidR="005A2227" w:rsidRPr="00930F4A" w:rsidRDefault="0097053A">
            <w:pPr>
              <w:jc w:val="both"/>
              <w:rPr>
                <w:rFonts w:ascii="Arial" w:hAnsi="Arial" w:cs="Arial"/>
              </w:rPr>
            </w:pPr>
            <w:r w:rsidRPr="00930F4A">
              <w:rPr>
                <w:rFonts w:ascii="Arial" w:eastAsia="Calibri" w:hAnsi="Arial" w:cs="Arial"/>
              </w:rPr>
              <w:t>2012</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DC86C2" w14:textId="77777777" w:rsidR="005A2227" w:rsidRPr="00930F4A" w:rsidRDefault="0097053A">
            <w:pPr>
              <w:jc w:val="both"/>
              <w:rPr>
                <w:rFonts w:ascii="Arial" w:hAnsi="Arial" w:cs="Arial"/>
              </w:rPr>
            </w:pPr>
            <w:r w:rsidRPr="00930F4A">
              <w:rPr>
                <w:rFonts w:ascii="Arial" w:eastAsia="Calibri" w:hAnsi="Arial" w:cs="Arial"/>
              </w:rPr>
              <w:t>Belgium</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2A6C02" w14:textId="77777777" w:rsidR="005A2227" w:rsidRPr="00930F4A" w:rsidRDefault="0097053A">
            <w:pPr>
              <w:jc w:val="both"/>
              <w:rPr>
                <w:rFonts w:ascii="Arial" w:hAnsi="Arial" w:cs="Arial"/>
              </w:rPr>
            </w:pPr>
            <w:r w:rsidRPr="00930F4A">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7E7706" w14:textId="77777777" w:rsidR="005A2227" w:rsidRPr="00930F4A" w:rsidRDefault="0097053A">
            <w:pPr>
              <w:jc w:val="both"/>
              <w:rPr>
                <w:rFonts w:ascii="Arial" w:hAnsi="Arial" w:cs="Arial"/>
              </w:rPr>
            </w:pPr>
            <w:r w:rsidRPr="00930F4A">
              <w:rPr>
                <w:rFonts w:ascii="Arial" w:eastAsia="Calibri" w:hAnsi="Arial" w:cs="Arial"/>
              </w:rPr>
              <w:t>Total</w:t>
            </w:r>
          </w:p>
        </w:tc>
        <w:tc>
          <w:tcPr>
            <w:tcW w:w="24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A8E30A" w14:textId="77777777" w:rsidR="005A2227" w:rsidRPr="00930F4A" w:rsidRDefault="0097053A">
            <w:pPr>
              <w:jc w:val="both"/>
              <w:rPr>
                <w:rFonts w:ascii="Arial" w:hAnsi="Arial" w:cs="Arial"/>
              </w:rPr>
            </w:pPr>
            <w:r w:rsidRPr="00930F4A">
              <w:rPr>
                <w:rFonts w:ascii="Arial" w:eastAsia="Calibri" w:hAnsi="Arial" w:cs="Arial"/>
              </w:rPr>
              <w:t>11094850</w:t>
            </w:r>
          </w:p>
        </w:tc>
      </w:tr>
      <w:tr w:rsidR="005A2227" w:rsidRPr="00930F4A" w14:paraId="06CBFFCC"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8AF7CA" w14:textId="77777777" w:rsidR="005A2227" w:rsidRPr="00930F4A" w:rsidRDefault="0097053A">
            <w:pPr>
              <w:jc w:val="both"/>
              <w:rPr>
                <w:rFonts w:ascii="Arial" w:hAnsi="Arial" w:cs="Arial"/>
              </w:rPr>
            </w:pPr>
            <w:r w:rsidRPr="00930F4A">
              <w:rPr>
                <w:rFonts w:ascii="Arial" w:eastAsia="Calibri" w:hAnsi="Arial" w:cs="Arial"/>
              </w:rPr>
              <w:t>2012</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50C9E4" w14:textId="77777777" w:rsidR="005A2227" w:rsidRPr="00930F4A" w:rsidRDefault="0097053A">
            <w:pPr>
              <w:jc w:val="both"/>
              <w:rPr>
                <w:rFonts w:ascii="Arial" w:hAnsi="Arial" w:cs="Arial"/>
              </w:rPr>
            </w:pPr>
            <w:r w:rsidRPr="00930F4A">
              <w:rPr>
                <w:rFonts w:ascii="Arial" w:eastAsia="Calibri" w:hAnsi="Arial" w:cs="Arial"/>
              </w:rPr>
              <w:t>Greece</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5DEA93" w14:textId="77777777" w:rsidR="005A2227" w:rsidRPr="00930F4A" w:rsidRDefault="0097053A">
            <w:pPr>
              <w:jc w:val="both"/>
              <w:rPr>
                <w:rFonts w:ascii="Arial" w:hAnsi="Arial" w:cs="Arial"/>
              </w:rPr>
            </w:pPr>
            <w:r w:rsidRPr="00930F4A">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FCCC77" w14:textId="77777777" w:rsidR="005A2227" w:rsidRPr="00930F4A" w:rsidRDefault="0097053A">
            <w:pPr>
              <w:jc w:val="both"/>
              <w:rPr>
                <w:rFonts w:ascii="Arial" w:hAnsi="Arial" w:cs="Arial"/>
              </w:rPr>
            </w:pPr>
            <w:r w:rsidRPr="00930F4A">
              <w:rPr>
                <w:rFonts w:ascii="Arial" w:eastAsia="Calibri" w:hAnsi="Arial" w:cs="Arial"/>
              </w:rPr>
              <w:t>Total</w:t>
            </w:r>
          </w:p>
        </w:tc>
        <w:tc>
          <w:tcPr>
            <w:tcW w:w="24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3CBA82" w14:textId="77777777" w:rsidR="005A2227" w:rsidRPr="00930F4A" w:rsidRDefault="0097053A">
            <w:pPr>
              <w:jc w:val="both"/>
              <w:rPr>
                <w:rFonts w:ascii="Arial" w:hAnsi="Arial" w:cs="Arial"/>
              </w:rPr>
            </w:pPr>
            <w:r w:rsidRPr="00930F4A">
              <w:rPr>
                <w:rFonts w:ascii="Arial" w:eastAsia="Calibri" w:hAnsi="Arial" w:cs="Arial"/>
              </w:rPr>
              <w:t>11123034</w:t>
            </w:r>
          </w:p>
        </w:tc>
      </w:tr>
      <w:tr w:rsidR="005A2227" w:rsidRPr="00930F4A" w14:paraId="0A755EC9"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20DE3E" w14:textId="77777777" w:rsidR="005A2227" w:rsidRPr="00930F4A" w:rsidRDefault="0097053A">
            <w:pPr>
              <w:jc w:val="both"/>
              <w:rPr>
                <w:rFonts w:ascii="Arial" w:hAnsi="Arial" w:cs="Arial"/>
              </w:rPr>
            </w:pPr>
            <w:r w:rsidRPr="00930F4A">
              <w:rPr>
                <w:rFonts w:ascii="Arial" w:eastAsia="Calibri" w:hAnsi="Arial" w:cs="Arial"/>
              </w:rPr>
              <w:t>2012</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FAE604" w14:textId="77777777" w:rsidR="005A2227" w:rsidRPr="00930F4A" w:rsidRDefault="0097053A">
            <w:pPr>
              <w:jc w:val="both"/>
              <w:rPr>
                <w:rFonts w:ascii="Arial" w:hAnsi="Arial" w:cs="Arial"/>
              </w:rPr>
            </w:pPr>
            <w:r w:rsidRPr="00930F4A">
              <w:rPr>
                <w:rFonts w:ascii="Arial" w:eastAsia="Calibri" w:hAnsi="Arial" w:cs="Arial"/>
              </w:rPr>
              <w:t>Spain</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56D3BD" w14:textId="77777777" w:rsidR="005A2227" w:rsidRPr="00930F4A" w:rsidRDefault="0097053A">
            <w:pPr>
              <w:jc w:val="both"/>
              <w:rPr>
                <w:rFonts w:ascii="Arial" w:hAnsi="Arial" w:cs="Arial"/>
              </w:rPr>
            </w:pPr>
            <w:r w:rsidRPr="00930F4A">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05BA8C" w14:textId="77777777" w:rsidR="005A2227" w:rsidRPr="00930F4A" w:rsidRDefault="0097053A">
            <w:pPr>
              <w:jc w:val="both"/>
              <w:rPr>
                <w:rFonts w:ascii="Arial" w:hAnsi="Arial" w:cs="Arial"/>
              </w:rPr>
            </w:pPr>
            <w:r w:rsidRPr="00930F4A">
              <w:rPr>
                <w:rFonts w:ascii="Arial" w:eastAsia="Calibri" w:hAnsi="Arial" w:cs="Arial"/>
              </w:rPr>
              <w:t>Total</w:t>
            </w:r>
          </w:p>
        </w:tc>
        <w:tc>
          <w:tcPr>
            <w:tcW w:w="24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D2723D" w14:textId="77777777" w:rsidR="005A2227" w:rsidRPr="00930F4A" w:rsidRDefault="0097053A">
            <w:pPr>
              <w:jc w:val="both"/>
              <w:rPr>
                <w:rFonts w:ascii="Arial" w:hAnsi="Arial" w:cs="Arial"/>
              </w:rPr>
            </w:pPr>
            <w:r w:rsidRPr="00930F4A">
              <w:rPr>
                <w:rFonts w:ascii="Arial" w:eastAsia="Calibri" w:hAnsi="Arial" w:cs="Arial"/>
              </w:rPr>
              <w:t>46818219</w:t>
            </w:r>
          </w:p>
        </w:tc>
      </w:tr>
      <w:tr w:rsidR="005A2227" w:rsidRPr="00930F4A" w14:paraId="7AD1DD3E"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C20994" w14:textId="77777777" w:rsidR="005A2227" w:rsidRPr="00930F4A" w:rsidRDefault="0097053A">
            <w:pPr>
              <w:jc w:val="both"/>
              <w:rPr>
                <w:rFonts w:ascii="Arial" w:hAnsi="Arial" w:cs="Arial"/>
              </w:rPr>
            </w:pPr>
            <w:r w:rsidRPr="00930F4A">
              <w:rPr>
                <w:rFonts w:ascii="Arial" w:eastAsia="Calibri" w:hAnsi="Arial" w:cs="Arial"/>
              </w:rPr>
              <w:t>2012</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F65452" w14:textId="77777777" w:rsidR="005A2227" w:rsidRPr="00930F4A" w:rsidRDefault="0097053A">
            <w:pPr>
              <w:jc w:val="both"/>
              <w:rPr>
                <w:rFonts w:ascii="Arial" w:hAnsi="Arial" w:cs="Arial"/>
              </w:rPr>
            </w:pPr>
            <w:r w:rsidRPr="00930F4A">
              <w:rPr>
                <w:rFonts w:ascii="Arial" w:eastAsia="Calibri" w:hAnsi="Arial" w:cs="Arial"/>
              </w:rPr>
              <w:t>Malta</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0DBAA8" w14:textId="77777777" w:rsidR="005A2227" w:rsidRPr="00930F4A" w:rsidRDefault="0097053A">
            <w:pPr>
              <w:jc w:val="both"/>
              <w:rPr>
                <w:rFonts w:ascii="Arial" w:hAnsi="Arial" w:cs="Arial"/>
              </w:rPr>
            </w:pPr>
            <w:r w:rsidRPr="00930F4A">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BEBC50" w14:textId="77777777" w:rsidR="005A2227" w:rsidRPr="00930F4A" w:rsidRDefault="0097053A">
            <w:pPr>
              <w:jc w:val="both"/>
              <w:rPr>
                <w:rFonts w:ascii="Arial" w:hAnsi="Arial" w:cs="Arial"/>
              </w:rPr>
            </w:pPr>
            <w:r w:rsidRPr="00930F4A">
              <w:rPr>
                <w:rFonts w:ascii="Arial" w:eastAsia="Calibri" w:hAnsi="Arial" w:cs="Arial"/>
              </w:rPr>
              <w:t>Total</w:t>
            </w:r>
          </w:p>
        </w:tc>
        <w:tc>
          <w:tcPr>
            <w:tcW w:w="24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4B1784" w14:textId="77777777" w:rsidR="005A2227" w:rsidRPr="00930F4A" w:rsidRDefault="0097053A">
            <w:pPr>
              <w:jc w:val="both"/>
              <w:rPr>
                <w:rFonts w:ascii="Arial" w:hAnsi="Arial" w:cs="Arial"/>
              </w:rPr>
            </w:pPr>
            <w:r w:rsidRPr="00930F4A">
              <w:rPr>
                <w:rFonts w:ascii="Arial" w:eastAsia="Calibri" w:hAnsi="Arial" w:cs="Arial"/>
              </w:rPr>
              <w:t>417546</w:t>
            </w:r>
          </w:p>
        </w:tc>
      </w:tr>
      <w:tr w:rsidR="005A2227" w:rsidRPr="00930F4A" w14:paraId="7EB17E8F"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219FDD" w14:textId="77777777" w:rsidR="005A2227" w:rsidRPr="00930F4A" w:rsidRDefault="0097053A">
            <w:pPr>
              <w:jc w:val="both"/>
              <w:rPr>
                <w:rFonts w:ascii="Arial" w:hAnsi="Arial" w:cs="Arial"/>
              </w:rPr>
            </w:pPr>
            <w:r w:rsidRPr="00930F4A">
              <w:rPr>
                <w:rFonts w:ascii="Arial" w:eastAsia="Calibri" w:hAnsi="Arial" w:cs="Arial"/>
              </w:rPr>
              <w:t>2012</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FEC35F" w14:textId="77777777" w:rsidR="005A2227" w:rsidRPr="00930F4A" w:rsidRDefault="0097053A">
            <w:pPr>
              <w:jc w:val="both"/>
              <w:rPr>
                <w:rFonts w:ascii="Arial" w:hAnsi="Arial" w:cs="Arial"/>
              </w:rPr>
            </w:pPr>
            <w:r w:rsidRPr="00930F4A">
              <w:rPr>
                <w:rFonts w:ascii="Arial" w:eastAsia="Calibri" w:hAnsi="Arial" w:cs="Arial"/>
              </w:rPr>
              <w:t>Finland</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99BE12" w14:textId="77777777" w:rsidR="005A2227" w:rsidRPr="00930F4A" w:rsidRDefault="0097053A">
            <w:pPr>
              <w:jc w:val="both"/>
              <w:rPr>
                <w:rFonts w:ascii="Arial" w:hAnsi="Arial" w:cs="Arial"/>
              </w:rPr>
            </w:pPr>
            <w:r w:rsidRPr="00930F4A">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1D98F8" w14:textId="77777777" w:rsidR="005A2227" w:rsidRPr="00930F4A" w:rsidRDefault="0097053A">
            <w:pPr>
              <w:jc w:val="both"/>
              <w:rPr>
                <w:rFonts w:ascii="Arial" w:hAnsi="Arial" w:cs="Arial"/>
              </w:rPr>
            </w:pPr>
            <w:r w:rsidRPr="00930F4A">
              <w:rPr>
                <w:rFonts w:ascii="Arial" w:eastAsia="Calibri" w:hAnsi="Arial" w:cs="Arial"/>
              </w:rPr>
              <w:t>Total</w:t>
            </w:r>
          </w:p>
        </w:tc>
        <w:tc>
          <w:tcPr>
            <w:tcW w:w="24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825988" w14:textId="77777777" w:rsidR="005A2227" w:rsidRPr="00930F4A" w:rsidRDefault="0097053A">
            <w:pPr>
              <w:jc w:val="both"/>
              <w:rPr>
                <w:rFonts w:ascii="Arial" w:hAnsi="Arial" w:cs="Arial"/>
              </w:rPr>
            </w:pPr>
            <w:r w:rsidRPr="00930F4A">
              <w:rPr>
                <w:rFonts w:ascii="Arial" w:eastAsia="Calibri" w:hAnsi="Arial" w:cs="Arial"/>
              </w:rPr>
              <w:t>5401267</w:t>
            </w:r>
          </w:p>
        </w:tc>
      </w:tr>
      <w:tr w:rsidR="005A2227" w:rsidRPr="00930F4A" w14:paraId="0E8528E4"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513114" w14:textId="77777777" w:rsidR="005A2227" w:rsidRPr="00930F4A" w:rsidRDefault="0097053A">
            <w:pPr>
              <w:jc w:val="both"/>
              <w:rPr>
                <w:rFonts w:ascii="Arial" w:hAnsi="Arial" w:cs="Arial"/>
              </w:rPr>
            </w:pPr>
            <w:r w:rsidRPr="00930F4A">
              <w:rPr>
                <w:rFonts w:ascii="Arial" w:eastAsia="Calibri" w:hAnsi="Arial" w:cs="Arial"/>
              </w:rPr>
              <w:t>2012</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D4B34B" w14:textId="77777777" w:rsidR="005A2227" w:rsidRPr="00930F4A" w:rsidRDefault="0097053A">
            <w:pPr>
              <w:jc w:val="both"/>
              <w:rPr>
                <w:rFonts w:ascii="Arial" w:hAnsi="Arial" w:cs="Arial"/>
              </w:rPr>
            </w:pPr>
            <w:r w:rsidRPr="00930F4A">
              <w:rPr>
                <w:rFonts w:ascii="Arial" w:eastAsia="Calibri" w:hAnsi="Arial" w:cs="Arial"/>
              </w:rPr>
              <w:t>NULL</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EF14CB" w14:textId="77777777" w:rsidR="005A2227" w:rsidRPr="00930F4A" w:rsidRDefault="0097053A">
            <w:pPr>
              <w:jc w:val="both"/>
              <w:rPr>
                <w:rFonts w:ascii="Arial" w:hAnsi="Arial" w:cs="Arial"/>
              </w:rPr>
            </w:pPr>
            <w:r w:rsidRPr="00930F4A">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FD93B3" w14:textId="77777777" w:rsidR="005A2227" w:rsidRPr="00930F4A" w:rsidRDefault="0097053A">
            <w:pPr>
              <w:jc w:val="both"/>
              <w:rPr>
                <w:rFonts w:ascii="Arial" w:hAnsi="Arial" w:cs="Arial"/>
              </w:rPr>
            </w:pPr>
            <w:r w:rsidRPr="00930F4A">
              <w:rPr>
                <w:rFonts w:ascii="Arial" w:eastAsia="Calibri" w:hAnsi="Arial" w:cs="Arial"/>
              </w:rPr>
              <w:t>Total</w:t>
            </w:r>
          </w:p>
        </w:tc>
        <w:tc>
          <w:tcPr>
            <w:tcW w:w="24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181FB4" w14:textId="77777777" w:rsidR="005A2227" w:rsidRPr="00930F4A" w:rsidRDefault="0097053A">
            <w:pPr>
              <w:jc w:val="both"/>
              <w:rPr>
                <w:rFonts w:ascii="Arial" w:hAnsi="Arial" w:cs="Arial"/>
              </w:rPr>
            </w:pPr>
            <w:r w:rsidRPr="00930F4A">
              <w:rPr>
                <w:rFonts w:ascii="Arial" w:eastAsia="Calibri" w:hAnsi="Arial" w:cs="Arial"/>
              </w:rPr>
              <w:t>7954662</w:t>
            </w:r>
          </w:p>
        </w:tc>
      </w:tr>
    </w:tbl>
    <w:p w14:paraId="257E66E8" w14:textId="77777777" w:rsidR="005A2227" w:rsidRDefault="005A2227">
      <w:pPr>
        <w:ind w:hanging="14"/>
        <w:rPr>
          <w:ins w:id="6025" w:author="Utente" w:date="2017-06-23T12:22:00Z"/>
        </w:rPr>
      </w:pPr>
    </w:p>
    <w:p w14:paraId="0829E9F5" w14:textId="2989D7D5" w:rsidR="00FC7F15" w:rsidRPr="00DE4FE7" w:rsidRDefault="00FC7F15" w:rsidP="00DE4FE7">
      <w:pPr>
        <w:ind w:hanging="14"/>
        <w:rPr>
          <w:rFonts w:ascii="Arial" w:hAnsi="Arial" w:cs="Arial"/>
          <w:i/>
        </w:rPr>
      </w:pPr>
      <w:ins w:id="6026" w:author="Utente" w:date="2017-06-23T12:22:00Z">
        <w:r w:rsidRPr="00FC7F15">
          <w:rPr>
            <w:i/>
          </w:rPr>
          <w:t>Example</w:t>
        </w:r>
      </w:ins>
      <w:ins w:id="6027" w:author="Utente" w:date="2017-06-27T18:17:00Z">
        <w:r w:rsidR="006619C5">
          <w:rPr>
            <w:i/>
          </w:rPr>
          <w:t xml:space="preserve"> </w:t>
        </w:r>
      </w:ins>
      <w:ins w:id="6028" w:author="Utente" w:date="2017-06-23T12:22:00Z">
        <w:r w:rsidRPr="00FC7F15">
          <w:rPr>
            <w:i/>
          </w:rPr>
          <w:t>1</w:t>
        </w:r>
      </w:ins>
      <w:ins w:id="6029" w:author="Utente" w:date="2017-06-23T12:23:00Z">
        <w:r w:rsidRPr="00FC7F15">
          <w:t>:</w:t>
        </w:r>
        <w:r>
          <w:tab/>
        </w:r>
      </w:ins>
      <w:ins w:id="6030" w:author="Utente" w:date="2017-06-23T12:24:00Z">
        <w:r w:rsidRPr="00930F4A">
          <w:rPr>
            <w:rFonts w:ascii="Arial" w:hAnsi="Arial" w:cs="Arial"/>
          </w:rPr>
          <w:t>DS_r</w:t>
        </w:r>
      </w:ins>
      <w:ins w:id="6031" w:author="Utente" w:date="2017-06-23T12:23:00Z">
        <w:r w:rsidRPr="00930F4A">
          <w:rPr>
            <w:rFonts w:ascii="Arial" w:eastAsia="Calibri" w:hAnsi="Arial" w:cs="Arial"/>
          </w:rPr>
          <w:t xml:space="preserve"> </w:t>
        </w:r>
        <w:r w:rsidRPr="00D71CDA">
          <w:rPr>
            <w:rFonts w:ascii="Arial" w:eastAsia="Calibri" w:hAnsi="Arial" w:cs="Arial"/>
            <w:b/>
          </w:rPr>
          <w:t>:=</w:t>
        </w:r>
        <w:r w:rsidRPr="00930F4A">
          <w:rPr>
            <w:rFonts w:ascii="Arial" w:eastAsia="Calibri" w:hAnsi="Arial" w:cs="Arial"/>
          </w:rPr>
          <w:t xml:space="preserve"> </w:t>
        </w:r>
      </w:ins>
      <w:ins w:id="6032" w:author="Utente" w:date="2017-06-23T12:24:00Z">
        <w:r w:rsidRPr="00930F4A">
          <w:rPr>
            <w:rFonts w:ascii="Arial" w:eastAsia="Calibri" w:hAnsi="Arial" w:cs="Arial"/>
          </w:rPr>
          <w:t>DS_1</w:t>
        </w:r>
      </w:ins>
      <w:ins w:id="6033" w:author="Utente" w:date="2017-06-27T17:26:00Z">
        <w:r w:rsidR="00D71CDA">
          <w:rPr>
            <w:rFonts w:ascii="Arial" w:eastAsia="Calibri" w:hAnsi="Arial" w:cs="Arial"/>
          </w:rPr>
          <w:t xml:space="preserve"> </w:t>
        </w:r>
      </w:ins>
      <w:ins w:id="6034" w:author="Utente" w:date="2017-06-23T12:23:00Z">
        <w:r w:rsidRPr="00930F4A">
          <w:rPr>
            <w:rFonts w:ascii="Arial" w:eastAsia="Calibri" w:hAnsi="Arial" w:cs="Arial"/>
            <w:b/>
          </w:rPr>
          <w:t>in</w:t>
        </w:r>
        <w:r w:rsidRPr="00930F4A">
          <w:rPr>
            <w:rFonts w:ascii="Arial" w:eastAsia="Calibri" w:hAnsi="Arial" w:cs="Arial"/>
          </w:rPr>
          <w:t xml:space="preserve"> </w:t>
        </w:r>
      </w:ins>
      <w:ins w:id="6035" w:author="Utente" w:date="2017-06-27T17:26:00Z">
        <w:r w:rsidR="00D71CDA">
          <w:rPr>
            <w:rFonts w:ascii="Arial" w:eastAsia="Calibri" w:hAnsi="Arial" w:cs="Arial"/>
          </w:rPr>
          <w:t xml:space="preserve"> </w:t>
        </w:r>
      </w:ins>
      <w:ins w:id="6036" w:author="Utente" w:date="2017-07-05T17:30:00Z">
        <w:r w:rsidR="00BD26B7">
          <w:rPr>
            <w:rFonts w:ascii="Arial" w:eastAsia="Calibri" w:hAnsi="Arial" w:cs="Arial"/>
            <w:b/>
          </w:rPr>
          <w:t>[</w:t>
        </w:r>
      </w:ins>
      <w:ins w:id="6037" w:author="Utente" w:date="2017-06-23T12:23:00Z">
        <w:r w:rsidRPr="00930F4A">
          <w:rPr>
            <w:rFonts w:ascii="Arial" w:eastAsia="Calibri" w:hAnsi="Arial" w:cs="Arial"/>
          </w:rPr>
          <w:t>11094850, 46818219, 222, 111</w:t>
        </w:r>
      </w:ins>
      <w:ins w:id="6038" w:author="Utente" w:date="2017-07-05T17:30:00Z">
        <w:r w:rsidR="00BD26B7">
          <w:rPr>
            <w:rFonts w:ascii="Arial" w:eastAsia="Calibri" w:hAnsi="Arial" w:cs="Arial"/>
            <w:b/>
          </w:rPr>
          <w:t>]</w:t>
        </w:r>
      </w:ins>
    </w:p>
    <w:tbl>
      <w:tblPr>
        <w:tblW w:w="8525"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366"/>
        <w:gridCol w:w="1696"/>
        <w:gridCol w:w="1552"/>
        <w:gridCol w:w="1280"/>
        <w:gridCol w:w="2631"/>
      </w:tblGrid>
      <w:tr w:rsidR="005A2227" w:rsidRPr="00930F4A" w14:paraId="63FFC53D" w14:textId="77777777">
        <w:tc>
          <w:tcPr>
            <w:tcW w:w="1368"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7D3E8EF8" w14:textId="6CD84E4D" w:rsidR="005A2227" w:rsidRPr="00930F4A" w:rsidRDefault="0097053A">
            <w:pPr>
              <w:jc w:val="both"/>
              <w:rPr>
                <w:rFonts w:ascii="Arial" w:hAnsi="Arial" w:cs="Arial"/>
              </w:rPr>
            </w:pPr>
            <w:del w:id="6039" w:author="Utente" w:date="2017-06-23T12:24:00Z">
              <w:r w:rsidRPr="00930F4A" w:rsidDel="00FC7F15">
                <w:rPr>
                  <w:rFonts w:ascii="Arial" w:eastAsia="Calibri" w:hAnsi="Arial" w:cs="Arial"/>
                </w:rPr>
                <w:delText>ds_1</w:delText>
              </w:r>
            </w:del>
            <w:ins w:id="6040" w:author="Utente" w:date="2017-06-23T12:24:00Z">
              <w:r w:rsidR="00FC7F15" w:rsidRPr="00930F4A">
                <w:rPr>
                  <w:rFonts w:ascii="Arial" w:eastAsia="Calibri" w:hAnsi="Arial" w:cs="Arial"/>
                </w:rPr>
                <w:t>DS_r</w:t>
              </w:r>
            </w:ins>
          </w:p>
        </w:tc>
      </w:tr>
      <w:tr w:rsidR="005A2227" w:rsidRPr="00930F4A" w14:paraId="374C1C83" w14:textId="77777777">
        <w:tc>
          <w:tcPr>
            <w:tcW w:w="136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63EACD2" w14:textId="595F3767" w:rsidR="005A2227" w:rsidRPr="00930F4A" w:rsidRDefault="00FC7F15" w:rsidP="00FC7F15">
            <w:pPr>
              <w:tabs>
                <w:tab w:val="left" w:pos="908"/>
              </w:tabs>
              <w:jc w:val="both"/>
              <w:rPr>
                <w:rFonts w:ascii="Arial" w:hAnsi="Arial" w:cs="Arial"/>
              </w:rPr>
            </w:pPr>
            <w:ins w:id="6041" w:author="Utente" w:date="2017-06-23T12:24:00Z">
              <w:r w:rsidRPr="00930F4A">
                <w:rPr>
                  <w:rFonts w:ascii="Arial" w:eastAsia="Calibri" w:hAnsi="Arial" w:cs="Arial"/>
                  <w:b/>
                </w:rPr>
                <w:t>Id_1</w:t>
              </w:r>
            </w:ins>
            <w:del w:id="6042" w:author="Utente" w:date="2017-06-23T12:24:00Z">
              <w:r w:rsidR="0097053A" w:rsidRPr="00930F4A" w:rsidDel="00FC7F15">
                <w:rPr>
                  <w:rFonts w:ascii="Arial" w:eastAsia="Calibri" w:hAnsi="Arial" w:cs="Arial"/>
                  <w:b/>
                </w:rPr>
                <w:delText>TIME</w:delText>
              </w:r>
            </w:del>
          </w:p>
        </w:tc>
        <w:tc>
          <w:tcPr>
            <w:tcW w:w="169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D78D134" w14:textId="1538102C" w:rsidR="005A2227" w:rsidRPr="00930F4A" w:rsidRDefault="0097053A">
            <w:pPr>
              <w:jc w:val="both"/>
              <w:rPr>
                <w:rFonts w:ascii="Arial" w:hAnsi="Arial" w:cs="Arial"/>
              </w:rPr>
            </w:pPr>
            <w:del w:id="6043" w:author="Utente" w:date="2017-06-23T12:24:00Z">
              <w:r w:rsidRPr="00930F4A" w:rsidDel="00FC7F15">
                <w:rPr>
                  <w:rFonts w:ascii="Arial" w:eastAsia="Calibri" w:hAnsi="Arial" w:cs="Arial"/>
                  <w:b/>
                </w:rPr>
                <w:delText>GEO</w:delText>
              </w:r>
            </w:del>
            <w:ins w:id="6044" w:author="Utente" w:date="2017-06-23T12:24:00Z">
              <w:r w:rsidR="00FC7F15" w:rsidRPr="00930F4A">
                <w:rPr>
                  <w:rFonts w:ascii="Arial" w:eastAsia="Calibri" w:hAnsi="Arial" w:cs="Arial"/>
                  <w:b/>
                </w:rPr>
                <w:t>Id_2</w:t>
              </w:r>
            </w:ins>
          </w:p>
        </w:tc>
        <w:tc>
          <w:tcPr>
            <w:tcW w:w="155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EFE745B" w14:textId="2EF8B7AD" w:rsidR="005A2227" w:rsidRPr="00930F4A" w:rsidRDefault="0097053A">
            <w:pPr>
              <w:jc w:val="both"/>
              <w:rPr>
                <w:rFonts w:ascii="Arial" w:hAnsi="Arial" w:cs="Arial"/>
              </w:rPr>
            </w:pPr>
            <w:del w:id="6045" w:author="Utente" w:date="2017-06-23T12:24:00Z">
              <w:r w:rsidRPr="00930F4A" w:rsidDel="00FC7F15">
                <w:rPr>
                  <w:rFonts w:ascii="Arial" w:eastAsia="Calibri" w:hAnsi="Arial" w:cs="Arial"/>
                  <w:b/>
                </w:rPr>
                <w:delText>AGE</w:delText>
              </w:r>
            </w:del>
            <w:ins w:id="6046" w:author="Utente" w:date="2017-06-23T12:24:00Z">
              <w:r w:rsidR="00FC7F15" w:rsidRPr="00930F4A">
                <w:rPr>
                  <w:rFonts w:ascii="Arial" w:eastAsia="Calibri" w:hAnsi="Arial" w:cs="Arial"/>
                  <w:b/>
                </w:rPr>
                <w:t>Id_3</w:t>
              </w:r>
            </w:ins>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2C2B74D" w14:textId="2B557E45" w:rsidR="005A2227" w:rsidRPr="00930F4A" w:rsidRDefault="0097053A">
            <w:pPr>
              <w:jc w:val="both"/>
              <w:rPr>
                <w:rFonts w:ascii="Arial" w:hAnsi="Arial" w:cs="Arial"/>
              </w:rPr>
            </w:pPr>
            <w:del w:id="6047" w:author="Utente" w:date="2017-06-23T12:24:00Z">
              <w:r w:rsidRPr="00930F4A" w:rsidDel="00FC7F15">
                <w:rPr>
                  <w:rFonts w:ascii="Arial" w:eastAsia="Calibri" w:hAnsi="Arial" w:cs="Arial"/>
                  <w:b/>
                </w:rPr>
                <w:delText>SEX</w:delText>
              </w:r>
            </w:del>
            <w:ins w:id="6048" w:author="Utente" w:date="2017-06-23T12:24:00Z">
              <w:r w:rsidR="00FC7F15" w:rsidRPr="00930F4A">
                <w:rPr>
                  <w:rFonts w:ascii="Arial" w:eastAsia="Calibri" w:hAnsi="Arial" w:cs="Arial"/>
                  <w:b/>
                </w:rPr>
                <w:t>Id_4</w:t>
              </w:r>
            </w:ins>
          </w:p>
        </w:tc>
        <w:tc>
          <w:tcPr>
            <w:tcW w:w="26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8574D00" w14:textId="77777777" w:rsidR="00FC7F15" w:rsidRPr="00930F4A" w:rsidRDefault="0097053A" w:rsidP="0062787A">
            <w:pPr>
              <w:jc w:val="both"/>
              <w:rPr>
                <w:ins w:id="6049" w:author="Utente" w:date="2017-06-23T12:25:00Z"/>
                <w:rFonts w:ascii="Arial" w:eastAsia="Calibri" w:hAnsi="Arial" w:cs="Arial"/>
                <w:b/>
              </w:rPr>
            </w:pPr>
            <w:del w:id="6050" w:author="Utente" w:date="2017-06-23T12:24:00Z">
              <w:r w:rsidRPr="00930F4A" w:rsidDel="00FC7F15">
                <w:rPr>
                  <w:rFonts w:ascii="Arial" w:eastAsia="Calibri" w:hAnsi="Arial" w:cs="Arial"/>
                  <w:b/>
                </w:rPr>
                <w:delText>POPULATION</w:delText>
              </w:r>
              <w:r w:rsidR="00C847B8" w:rsidRPr="00930F4A" w:rsidDel="00FC7F15">
                <w:rPr>
                  <w:rFonts w:ascii="Arial" w:eastAsia="Calibri" w:hAnsi="Arial" w:cs="Arial"/>
                  <w:b/>
                </w:rPr>
                <w:delText>_CONDITION</w:delText>
              </w:r>
            </w:del>
          </w:p>
          <w:p w14:paraId="72FEE2B5" w14:textId="56BAC25D" w:rsidR="005A2227" w:rsidRPr="00930F4A" w:rsidRDefault="00390729" w:rsidP="0062787A">
            <w:pPr>
              <w:jc w:val="both"/>
              <w:rPr>
                <w:rFonts w:ascii="Arial" w:hAnsi="Arial" w:cs="Arial"/>
              </w:rPr>
            </w:pPr>
            <w:ins w:id="6051" w:author="Utente" w:date="2017-06-26T16:36:00Z">
              <w:r w:rsidRPr="00F27DF7">
                <w:rPr>
                  <w:rFonts w:ascii="Arial" w:eastAsia="Calibri" w:hAnsi="Arial" w:cs="Arial"/>
                  <w:b/>
                </w:rPr>
                <w:t>bool_var</w:t>
              </w:r>
            </w:ins>
          </w:p>
        </w:tc>
      </w:tr>
      <w:tr w:rsidR="005A2227" w:rsidRPr="00930F4A" w14:paraId="7E2EEAC2"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EE90A6" w14:textId="77777777" w:rsidR="005A2227" w:rsidRPr="00930F4A" w:rsidRDefault="0097053A">
            <w:pPr>
              <w:jc w:val="both"/>
              <w:rPr>
                <w:rFonts w:ascii="Arial" w:hAnsi="Arial" w:cs="Arial"/>
              </w:rPr>
            </w:pPr>
            <w:r w:rsidRPr="00930F4A">
              <w:rPr>
                <w:rFonts w:ascii="Arial" w:eastAsia="Calibri" w:hAnsi="Arial" w:cs="Arial"/>
              </w:rPr>
              <w:t>2012</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301FF3" w14:textId="77777777" w:rsidR="005A2227" w:rsidRPr="00930F4A" w:rsidRDefault="0097053A">
            <w:pPr>
              <w:jc w:val="both"/>
              <w:rPr>
                <w:rFonts w:ascii="Arial" w:hAnsi="Arial" w:cs="Arial"/>
              </w:rPr>
            </w:pPr>
            <w:r w:rsidRPr="00930F4A">
              <w:rPr>
                <w:rFonts w:ascii="Arial" w:eastAsia="Calibri" w:hAnsi="Arial" w:cs="Arial"/>
              </w:rPr>
              <w:t>Belgium</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4679A2" w14:textId="77777777" w:rsidR="005A2227" w:rsidRPr="00930F4A" w:rsidRDefault="0097053A">
            <w:pPr>
              <w:jc w:val="both"/>
              <w:rPr>
                <w:rFonts w:ascii="Arial" w:hAnsi="Arial" w:cs="Arial"/>
              </w:rPr>
            </w:pPr>
            <w:r w:rsidRPr="00930F4A">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B4F2D8" w14:textId="77777777" w:rsidR="005A2227" w:rsidRPr="00930F4A" w:rsidRDefault="0097053A">
            <w:pPr>
              <w:jc w:val="both"/>
              <w:rPr>
                <w:rFonts w:ascii="Arial" w:hAnsi="Arial" w:cs="Arial"/>
              </w:rPr>
            </w:pPr>
            <w:r w:rsidRPr="00930F4A">
              <w:rPr>
                <w:rFonts w:ascii="Arial" w:eastAsia="Calibri" w:hAnsi="Arial" w:cs="Arial"/>
              </w:rPr>
              <w:t>Total</w:t>
            </w:r>
          </w:p>
        </w:tc>
        <w:tc>
          <w:tcPr>
            <w:tcW w:w="26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D5551B" w14:textId="77777777" w:rsidR="005A2227" w:rsidRPr="00930F4A" w:rsidRDefault="0097053A">
            <w:pPr>
              <w:jc w:val="both"/>
              <w:rPr>
                <w:rFonts w:ascii="Arial" w:hAnsi="Arial" w:cs="Arial"/>
              </w:rPr>
            </w:pPr>
            <w:r w:rsidRPr="00930F4A">
              <w:rPr>
                <w:rFonts w:ascii="Arial" w:eastAsia="Calibri" w:hAnsi="Arial" w:cs="Arial"/>
              </w:rPr>
              <w:t>true</w:t>
            </w:r>
          </w:p>
        </w:tc>
      </w:tr>
      <w:tr w:rsidR="005A2227" w:rsidRPr="00930F4A" w14:paraId="391B18E8"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F121A4" w14:textId="77777777" w:rsidR="005A2227" w:rsidRPr="00930F4A" w:rsidRDefault="0097053A">
            <w:pPr>
              <w:jc w:val="both"/>
              <w:rPr>
                <w:rFonts w:ascii="Arial" w:hAnsi="Arial" w:cs="Arial"/>
              </w:rPr>
            </w:pPr>
            <w:r w:rsidRPr="00930F4A">
              <w:rPr>
                <w:rFonts w:ascii="Arial" w:eastAsia="Calibri" w:hAnsi="Arial" w:cs="Arial"/>
              </w:rPr>
              <w:t>2012</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A47283" w14:textId="77777777" w:rsidR="005A2227" w:rsidRPr="00930F4A" w:rsidRDefault="0097053A">
            <w:pPr>
              <w:jc w:val="both"/>
              <w:rPr>
                <w:rFonts w:ascii="Arial" w:hAnsi="Arial" w:cs="Arial"/>
              </w:rPr>
            </w:pPr>
            <w:r w:rsidRPr="00930F4A">
              <w:rPr>
                <w:rFonts w:ascii="Arial" w:eastAsia="Calibri" w:hAnsi="Arial" w:cs="Arial"/>
              </w:rPr>
              <w:t>Greece</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C9CE94" w14:textId="77777777" w:rsidR="005A2227" w:rsidRPr="00930F4A" w:rsidRDefault="0097053A">
            <w:pPr>
              <w:jc w:val="both"/>
              <w:rPr>
                <w:rFonts w:ascii="Arial" w:hAnsi="Arial" w:cs="Arial"/>
              </w:rPr>
            </w:pPr>
            <w:r w:rsidRPr="00930F4A">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06C614" w14:textId="77777777" w:rsidR="005A2227" w:rsidRPr="00930F4A" w:rsidRDefault="0097053A">
            <w:pPr>
              <w:jc w:val="both"/>
              <w:rPr>
                <w:rFonts w:ascii="Arial" w:hAnsi="Arial" w:cs="Arial"/>
              </w:rPr>
            </w:pPr>
            <w:r w:rsidRPr="00930F4A">
              <w:rPr>
                <w:rFonts w:ascii="Arial" w:eastAsia="Calibri" w:hAnsi="Arial" w:cs="Arial"/>
              </w:rPr>
              <w:t>Total</w:t>
            </w:r>
          </w:p>
        </w:tc>
        <w:tc>
          <w:tcPr>
            <w:tcW w:w="26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E9BD98" w14:textId="77777777" w:rsidR="005A2227" w:rsidRPr="00930F4A" w:rsidRDefault="0097053A">
            <w:pPr>
              <w:jc w:val="both"/>
              <w:rPr>
                <w:rFonts w:ascii="Arial" w:hAnsi="Arial" w:cs="Arial"/>
              </w:rPr>
            </w:pPr>
            <w:r w:rsidRPr="00930F4A">
              <w:rPr>
                <w:rFonts w:ascii="Arial" w:eastAsia="Calibri" w:hAnsi="Arial" w:cs="Arial"/>
              </w:rPr>
              <w:t>false</w:t>
            </w:r>
          </w:p>
        </w:tc>
      </w:tr>
      <w:tr w:rsidR="005A2227" w:rsidRPr="00930F4A" w14:paraId="74480E89"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9747F5" w14:textId="77777777" w:rsidR="005A2227" w:rsidRPr="00930F4A" w:rsidRDefault="0097053A">
            <w:pPr>
              <w:jc w:val="both"/>
              <w:rPr>
                <w:rFonts w:ascii="Arial" w:hAnsi="Arial" w:cs="Arial"/>
              </w:rPr>
            </w:pPr>
            <w:r w:rsidRPr="00930F4A">
              <w:rPr>
                <w:rFonts w:ascii="Arial" w:eastAsia="Calibri" w:hAnsi="Arial" w:cs="Arial"/>
              </w:rPr>
              <w:t>2012</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B06D60" w14:textId="77777777" w:rsidR="005A2227" w:rsidRPr="00930F4A" w:rsidRDefault="0097053A">
            <w:pPr>
              <w:jc w:val="both"/>
              <w:rPr>
                <w:rFonts w:ascii="Arial" w:hAnsi="Arial" w:cs="Arial"/>
              </w:rPr>
            </w:pPr>
            <w:r w:rsidRPr="00930F4A">
              <w:rPr>
                <w:rFonts w:ascii="Arial" w:eastAsia="Calibri" w:hAnsi="Arial" w:cs="Arial"/>
              </w:rPr>
              <w:t>Spain</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60E0E2" w14:textId="77777777" w:rsidR="005A2227" w:rsidRPr="00930F4A" w:rsidRDefault="0097053A">
            <w:pPr>
              <w:jc w:val="both"/>
              <w:rPr>
                <w:rFonts w:ascii="Arial" w:hAnsi="Arial" w:cs="Arial"/>
              </w:rPr>
            </w:pPr>
            <w:r w:rsidRPr="00930F4A">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9FEBE1" w14:textId="77777777" w:rsidR="005A2227" w:rsidRPr="00930F4A" w:rsidRDefault="0097053A">
            <w:pPr>
              <w:jc w:val="both"/>
              <w:rPr>
                <w:rFonts w:ascii="Arial" w:hAnsi="Arial" w:cs="Arial"/>
              </w:rPr>
            </w:pPr>
            <w:r w:rsidRPr="00930F4A">
              <w:rPr>
                <w:rFonts w:ascii="Arial" w:eastAsia="Calibri" w:hAnsi="Arial" w:cs="Arial"/>
              </w:rPr>
              <w:t>Total</w:t>
            </w:r>
          </w:p>
        </w:tc>
        <w:tc>
          <w:tcPr>
            <w:tcW w:w="26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291644" w14:textId="77777777" w:rsidR="005A2227" w:rsidRPr="00930F4A" w:rsidRDefault="0097053A">
            <w:pPr>
              <w:jc w:val="both"/>
              <w:rPr>
                <w:rFonts w:ascii="Arial" w:hAnsi="Arial" w:cs="Arial"/>
              </w:rPr>
            </w:pPr>
            <w:r w:rsidRPr="00930F4A">
              <w:rPr>
                <w:rFonts w:ascii="Arial" w:eastAsia="Calibri" w:hAnsi="Arial" w:cs="Arial"/>
              </w:rPr>
              <w:t>true</w:t>
            </w:r>
          </w:p>
        </w:tc>
      </w:tr>
      <w:tr w:rsidR="005A2227" w:rsidRPr="00930F4A" w14:paraId="45C468C9"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6283D3" w14:textId="77777777" w:rsidR="005A2227" w:rsidRPr="00930F4A" w:rsidRDefault="0097053A">
            <w:pPr>
              <w:jc w:val="both"/>
              <w:rPr>
                <w:rFonts w:ascii="Arial" w:hAnsi="Arial" w:cs="Arial"/>
              </w:rPr>
            </w:pPr>
            <w:r w:rsidRPr="00930F4A">
              <w:rPr>
                <w:rFonts w:ascii="Arial" w:eastAsia="Calibri" w:hAnsi="Arial" w:cs="Arial"/>
              </w:rPr>
              <w:t>2012</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67F869" w14:textId="77777777" w:rsidR="005A2227" w:rsidRPr="00930F4A" w:rsidRDefault="0097053A">
            <w:pPr>
              <w:jc w:val="both"/>
              <w:rPr>
                <w:rFonts w:ascii="Arial" w:hAnsi="Arial" w:cs="Arial"/>
              </w:rPr>
            </w:pPr>
            <w:r w:rsidRPr="00930F4A">
              <w:rPr>
                <w:rFonts w:ascii="Arial" w:eastAsia="Calibri" w:hAnsi="Arial" w:cs="Arial"/>
              </w:rPr>
              <w:t>Malta</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B1CE46" w14:textId="77777777" w:rsidR="005A2227" w:rsidRPr="00930F4A" w:rsidRDefault="0097053A">
            <w:pPr>
              <w:jc w:val="both"/>
              <w:rPr>
                <w:rFonts w:ascii="Arial" w:hAnsi="Arial" w:cs="Arial"/>
              </w:rPr>
            </w:pPr>
            <w:r w:rsidRPr="00930F4A">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43567A" w14:textId="77777777" w:rsidR="005A2227" w:rsidRPr="00930F4A" w:rsidRDefault="0097053A">
            <w:pPr>
              <w:jc w:val="both"/>
              <w:rPr>
                <w:rFonts w:ascii="Arial" w:hAnsi="Arial" w:cs="Arial"/>
              </w:rPr>
            </w:pPr>
            <w:r w:rsidRPr="00930F4A">
              <w:rPr>
                <w:rFonts w:ascii="Arial" w:eastAsia="Calibri" w:hAnsi="Arial" w:cs="Arial"/>
              </w:rPr>
              <w:t>Total</w:t>
            </w:r>
          </w:p>
        </w:tc>
        <w:tc>
          <w:tcPr>
            <w:tcW w:w="26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597AB0" w14:textId="77777777" w:rsidR="005A2227" w:rsidRPr="00930F4A" w:rsidRDefault="0097053A">
            <w:pPr>
              <w:jc w:val="both"/>
              <w:rPr>
                <w:rFonts w:ascii="Arial" w:hAnsi="Arial" w:cs="Arial"/>
              </w:rPr>
            </w:pPr>
            <w:r w:rsidRPr="00930F4A">
              <w:rPr>
                <w:rFonts w:ascii="Arial" w:eastAsia="Calibri" w:hAnsi="Arial" w:cs="Arial"/>
              </w:rPr>
              <w:t>false</w:t>
            </w:r>
          </w:p>
        </w:tc>
      </w:tr>
      <w:tr w:rsidR="005A2227" w:rsidRPr="00930F4A" w14:paraId="591ED68C"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F4BF5D" w14:textId="77777777" w:rsidR="005A2227" w:rsidRPr="00930F4A" w:rsidRDefault="0097053A">
            <w:pPr>
              <w:jc w:val="both"/>
              <w:rPr>
                <w:rFonts w:ascii="Arial" w:hAnsi="Arial" w:cs="Arial"/>
              </w:rPr>
            </w:pPr>
            <w:r w:rsidRPr="00930F4A">
              <w:rPr>
                <w:rFonts w:ascii="Arial" w:eastAsia="Calibri" w:hAnsi="Arial" w:cs="Arial"/>
              </w:rPr>
              <w:t>2012</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5E0C2E" w14:textId="77777777" w:rsidR="005A2227" w:rsidRPr="00930F4A" w:rsidRDefault="0097053A">
            <w:pPr>
              <w:jc w:val="both"/>
              <w:rPr>
                <w:rFonts w:ascii="Arial" w:hAnsi="Arial" w:cs="Arial"/>
              </w:rPr>
            </w:pPr>
            <w:r w:rsidRPr="00930F4A">
              <w:rPr>
                <w:rFonts w:ascii="Arial" w:eastAsia="Calibri" w:hAnsi="Arial" w:cs="Arial"/>
              </w:rPr>
              <w:t>Finland</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061FCC" w14:textId="77777777" w:rsidR="005A2227" w:rsidRPr="00930F4A" w:rsidRDefault="0097053A">
            <w:pPr>
              <w:jc w:val="both"/>
              <w:rPr>
                <w:rFonts w:ascii="Arial" w:hAnsi="Arial" w:cs="Arial"/>
              </w:rPr>
            </w:pPr>
            <w:r w:rsidRPr="00930F4A">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FE9BD8" w14:textId="77777777" w:rsidR="005A2227" w:rsidRPr="00930F4A" w:rsidRDefault="0097053A">
            <w:pPr>
              <w:jc w:val="both"/>
              <w:rPr>
                <w:rFonts w:ascii="Arial" w:hAnsi="Arial" w:cs="Arial"/>
              </w:rPr>
            </w:pPr>
            <w:r w:rsidRPr="00930F4A">
              <w:rPr>
                <w:rFonts w:ascii="Arial" w:eastAsia="Calibri" w:hAnsi="Arial" w:cs="Arial"/>
              </w:rPr>
              <w:t>Total</w:t>
            </w:r>
          </w:p>
        </w:tc>
        <w:tc>
          <w:tcPr>
            <w:tcW w:w="26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AD72ED" w14:textId="77777777" w:rsidR="005A2227" w:rsidRPr="00930F4A" w:rsidRDefault="0097053A">
            <w:pPr>
              <w:jc w:val="both"/>
              <w:rPr>
                <w:rFonts w:ascii="Arial" w:hAnsi="Arial" w:cs="Arial"/>
              </w:rPr>
            </w:pPr>
            <w:r w:rsidRPr="00930F4A">
              <w:rPr>
                <w:rFonts w:ascii="Arial" w:eastAsia="Calibri" w:hAnsi="Arial" w:cs="Arial"/>
              </w:rPr>
              <w:t>false</w:t>
            </w:r>
          </w:p>
        </w:tc>
      </w:tr>
      <w:tr w:rsidR="005A2227" w:rsidRPr="00930F4A" w14:paraId="42C5ECCD"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199AA5" w14:textId="77777777" w:rsidR="005A2227" w:rsidRPr="00930F4A" w:rsidRDefault="0097053A">
            <w:pPr>
              <w:jc w:val="both"/>
              <w:rPr>
                <w:rFonts w:ascii="Arial" w:hAnsi="Arial" w:cs="Arial"/>
              </w:rPr>
            </w:pPr>
            <w:r w:rsidRPr="00930F4A">
              <w:rPr>
                <w:rFonts w:ascii="Arial" w:eastAsia="Calibri" w:hAnsi="Arial" w:cs="Arial"/>
              </w:rPr>
              <w:t>2012</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4E60FD" w14:textId="77777777" w:rsidR="005A2227" w:rsidRPr="00930F4A" w:rsidRDefault="0097053A">
            <w:pPr>
              <w:jc w:val="both"/>
              <w:rPr>
                <w:rFonts w:ascii="Arial" w:hAnsi="Arial" w:cs="Arial"/>
              </w:rPr>
            </w:pPr>
            <w:r w:rsidRPr="00930F4A">
              <w:rPr>
                <w:rFonts w:ascii="Arial" w:eastAsia="Calibri" w:hAnsi="Arial" w:cs="Arial"/>
              </w:rPr>
              <w:t>NULL</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EBBAD4" w14:textId="77777777" w:rsidR="005A2227" w:rsidRPr="00930F4A" w:rsidRDefault="0097053A">
            <w:pPr>
              <w:jc w:val="both"/>
              <w:rPr>
                <w:rFonts w:ascii="Arial" w:hAnsi="Arial" w:cs="Arial"/>
              </w:rPr>
            </w:pPr>
            <w:r w:rsidRPr="00930F4A">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6B2697" w14:textId="77777777" w:rsidR="005A2227" w:rsidRPr="00930F4A" w:rsidRDefault="0097053A">
            <w:pPr>
              <w:jc w:val="both"/>
              <w:rPr>
                <w:rFonts w:ascii="Arial" w:hAnsi="Arial" w:cs="Arial"/>
              </w:rPr>
            </w:pPr>
            <w:r w:rsidRPr="00930F4A">
              <w:rPr>
                <w:rFonts w:ascii="Arial" w:eastAsia="Calibri" w:hAnsi="Arial" w:cs="Arial"/>
              </w:rPr>
              <w:t>Total</w:t>
            </w:r>
          </w:p>
        </w:tc>
        <w:tc>
          <w:tcPr>
            <w:tcW w:w="26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B444F2" w14:textId="77777777" w:rsidR="005A2227" w:rsidRPr="00930F4A" w:rsidRDefault="0097053A">
            <w:pPr>
              <w:jc w:val="both"/>
              <w:rPr>
                <w:rFonts w:ascii="Arial" w:hAnsi="Arial" w:cs="Arial"/>
              </w:rPr>
            </w:pPr>
            <w:r w:rsidRPr="00930F4A">
              <w:rPr>
                <w:rFonts w:ascii="Arial" w:eastAsia="Calibri" w:hAnsi="Arial" w:cs="Arial"/>
              </w:rPr>
              <w:t>false</w:t>
            </w:r>
          </w:p>
        </w:tc>
      </w:tr>
    </w:tbl>
    <w:p w14:paraId="3E1A5C19" w14:textId="77777777" w:rsidR="005A2227" w:rsidRDefault="005A2227"/>
    <w:p w14:paraId="65B0667A" w14:textId="2710C8EC" w:rsidR="00FC7F15" w:rsidRPr="00930F4A" w:rsidDel="00DE4FE7" w:rsidRDefault="00FC7F15" w:rsidP="00FC7F15">
      <w:pPr>
        <w:ind w:hanging="14"/>
        <w:rPr>
          <w:del w:id="6052" w:author="Utente" w:date="2017-06-27T18:30:00Z"/>
          <w:rFonts w:ascii="Arial" w:eastAsia="Calibri" w:hAnsi="Arial" w:cs="Arial"/>
          <w:b/>
        </w:rPr>
      </w:pPr>
      <w:r w:rsidRPr="00FC7F15">
        <w:rPr>
          <w:i/>
        </w:rPr>
        <w:t>Example</w:t>
      </w:r>
      <w:ins w:id="6053" w:author="Utente" w:date="2017-06-27T18:17:00Z">
        <w:r w:rsidR="006619C5">
          <w:rPr>
            <w:i/>
          </w:rPr>
          <w:t xml:space="preserve"> </w:t>
        </w:r>
      </w:ins>
      <w:r>
        <w:rPr>
          <w:i/>
        </w:rPr>
        <w:t>2 (on Components)</w:t>
      </w:r>
      <w:r w:rsidRPr="00FC7F15">
        <w:t>:</w:t>
      </w:r>
      <w:r>
        <w:t xml:space="preserve">  </w:t>
      </w:r>
      <w:r w:rsidRPr="00930F4A">
        <w:rPr>
          <w:rFonts w:ascii="Arial" w:hAnsi="Arial" w:cs="Arial"/>
        </w:rPr>
        <w:t>DS_r</w:t>
      </w:r>
      <w:r w:rsidRPr="00930F4A">
        <w:rPr>
          <w:rFonts w:ascii="Arial" w:hAnsi="Arial" w:cs="Arial"/>
          <w:b/>
        </w:rPr>
        <w:t>:=</w:t>
      </w:r>
      <w:ins w:id="6054" w:author="Utente" w:date="2017-06-27T17:33:00Z">
        <w:r w:rsidR="00D71CDA">
          <w:rPr>
            <w:rFonts w:ascii="Arial" w:hAnsi="Arial" w:cs="Arial"/>
            <w:b/>
          </w:rPr>
          <w:t xml:space="preserve"> </w:t>
        </w:r>
      </w:ins>
      <w:r w:rsidRPr="00930F4A">
        <w:rPr>
          <w:rFonts w:ascii="Arial" w:hAnsi="Arial" w:cs="Arial"/>
        </w:rPr>
        <w:t>DS_1</w:t>
      </w:r>
      <w:r w:rsidRPr="00930F4A">
        <w:rPr>
          <w:rFonts w:ascii="Arial" w:hAnsi="Arial" w:cs="Arial"/>
          <w:b/>
        </w:rPr>
        <w:t>[</w:t>
      </w:r>
      <w:ins w:id="6055" w:author="Utente" w:date="2017-06-27T17:33:00Z">
        <w:r w:rsidR="00D71CDA">
          <w:rPr>
            <w:rFonts w:ascii="Arial" w:hAnsi="Arial" w:cs="Arial"/>
            <w:b/>
          </w:rPr>
          <w:t xml:space="preserve"> </w:t>
        </w:r>
      </w:ins>
      <w:r w:rsidRPr="00930F4A">
        <w:rPr>
          <w:rFonts w:ascii="Arial" w:hAnsi="Arial" w:cs="Arial"/>
        </w:rPr>
        <w:t>Me_2</w:t>
      </w:r>
      <w:r w:rsidRPr="00930F4A">
        <w:rPr>
          <w:rFonts w:ascii="Arial" w:hAnsi="Arial" w:cs="Arial"/>
          <w:b/>
        </w:rPr>
        <w:t>:=</w:t>
      </w:r>
      <w:ins w:id="6056" w:author="Utente" w:date="2017-06-27T17:33:00Z">
        <w:r w:rsidR="00D71CDA">
          <w:rPr>
            <w:rFonts w:ascii="Arial" w:hAnsi="Arial" w:cs="Arial"/>
            <w:b/>
          </w:rPr>
          <w:t xml:space="preserve"> </w:t>
        </w:r>
      </w:ins>
      <w:r w:rsidRPr="00930F4A">
        <w:rPr>
          <w:rFonts w:ascii="Arial" w:hAnsi="Arial" w:cs="Arial"/>
        </w:rPr>
        <w:t xml:space="preserve">Me_1 </w:t>
      </w:r>
      <w:r w:rsidRPr="00930F4A">
        <w:rPr>
          <w:rFonts w:ascii="Arial" w:hAnsi="Arial" w:cs="Arial"/>
          <w:b/>
        </w:rPr>
        <w:t xml:space="preserve">in </w:t>
      </w:r>
      <w:del w:id="6057" w:author="Utente" w:date="2017-07-05T17:30:00Z">
        <w:r w:rsidRPr="00930F4A" w:rsidDel="00BD26B7">
          <w:rPr>
            <w:rFonts w:ascii="Arial" w:eastAsia="Calibri" w:hAnsi="Arial" w:cs="Arial"/>
            <w:b/>
          </w:rPr>
          <w:delText>(</w:delText>
        </w:r>
      </w:del>
      <w:ins w:id="6058" w:author="Utente" w:date="2017-07-05T17:30:00Z">
        <w:r w:rsidR="00BD26B7">
          <w:rPr>
            <w:rFonts w:ascii="Arial" w:eastAsia="Calibri" w:hAnsi="Arial" w:cs="Arial"/>
            <w:b/>
          </w:rPr>
          <w:t>[</w:t>
        </w:r>
      </w:ins>
      <w:r w:rsidRPr="00930F4A">
        <w:rPr>
          <w:rFonts w:ascii="Arial" w:eastAsia="Calibri" w:hAnsi="Arial" w:cs="Arial"/>
        </w:rPr>
        <w:t>11094850, 46818219, 222, 111</w:t>
      </w:r>
      <w:del w:id="6059" w:author="Utente" w:date="2017-07-05T17:30:00Z">
        <w:r w:rsidRPr="00930F4A" w:rsidDel="00BD26B7">
          <w:rPr>
            <w:rFonts w:ascii="Arial" w:eastAsia="Calibri" w:hAnsi="Arial" w:cs="Arial"/>
            <w:b/>
          </w:rPr>
          <w:delText>)</w:delText>
        </w:r>
      </w:del>
      <w:ins w:id="6060" w:author="Utente" w:date="2017-07-05T17:30:00Z">
        <w:r w:rsidR="00BD26B7">
          <w:rPr>
            <w:rFonts w:ascii="Arial" w:eastAsia="Calibri" w:hAnsi="Arial" w:cs="Arial"/>
            <w:b/>
          </w:rPr>
          <w:t>]</w:t>
        </w:r>
      </w:ins>
      <w:r w:rsidRPr="00930F4A">
        <w:rPr>
          <w:rFonts w:ascii="Arial" w:eastAsia="Calibri" w:hAnsi="Arial" w:cs="Arial"/>
          <w:b/>
        </w:rPr>
        <w:t>]</w:t>
      </w:r>
    </w:p>
    <w:p w14:paraId="17DBA983" w14:textId="77777777" w:rsidR="00871D7C" w:rsidRPr="00930F4A" w:rsidRDefault="00871D7C" w:rsidP="00DE4FE7">
      <w:pPr>
        <w:ind w:hanging="14"/>
        <w:rPr>
          <w:rFonts w:ascii="Arial" w:hAnsi="Arial" w:cs="Arial"/>
          <w:i/>
        </w:rPr>
      </w:pPr>
    </w:p>
    <w:tbl>
      <w:tblPr>
        <w:tblW w:w="8548"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36"/>
        <w:gridCol w:w="1555"/>
        <w:gridCol w:w="1396"/>
        <w:gridCol w:w="1164"/>
        <w:gridCol w:w="1213"/>
        <w:gridCol w:w="1984"/>
      </w:tblGrid>
      <w:tr w:rsidR="00871D7C" w:rsidRPr="00930F4A" w14:paraId="7B2DCDD2" w14:textId="790C6CF2" w:rsidTr="005F1783">
        <w:tc>
          <w:tcPr>
            <w:tcW w:w="8548"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CBC7E64" w14:textId="7AC3B0E4" w:rsidR="00871D7C" w:rsidRPr="00930F4A" w:rsidRDefault="00871D7C" w:rsidP="005F1783">
            <w:pPr>
              <w:jc w:val="both"/>
              <w:rPr>
                <w:ins w:id="6061" w:author="Utente" w:date="2017-06-23T16:54:00Z"/>
                <w:rFonts w:ascii="Arial" w:eastAsia="Calibri" w:hAnsi="Arial" w:cs="Arial"/>
              </w:rPr>
            </w:pPr>
            <w:r w:rsidRPr="00930F4A">
              <w:rPr>
                <w:rFonts w:ascii="Arial" w:eastAsia="Calibri" w:hAnsi="Arial" w:cs="Arial"/>
              </w:rPr>
              <w:t>DS_r</w:t>
            </w:r>
          </w:p>
        </w:tc>
      </w:tr>
      <w:tr w:rsidR="00871D7C" w:rsidRPr="00930F4A" w14:paraId="61BD1D33" w14:textId="1649B38C" w:rsidTr="00871D7C">
        <w:tc>
          <w:tcPr>
            <w:tcW w:w="12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73DF072" w14:textId="77777777" w:rsidR="00871D7C" w:rsidRPr="00930F4A" w:rsidRDefault="00871D7C" w:rsidP="005F1783">
            <w:pPr>
              <w:jc w:val="both"/>
              <w:rPr>
                <w:rFonts w:ascii="Arial" w:hAnsi="Arial" w:cs="Arial"/>
              </w:rPr>
            </w:pPr>
            <w:r w:rsidRPr="00930F4A">
              <w:rPr>
                <w:rFonts w:ascii="Arial" w:eastAsia="Calibri" w:hAnsi="Arial" w:cs="Arial"/>
                <w:b/>
              </w:rPr>
              <w:t>Id_1</w:t>
            </w:r>
          </w:p>
        </w:tc>
        <w:tc>
          <w:tcPr>
            <w:tcW w:w="155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E3E0256" w14:textId="77777777" w:rsidR="00871D7C" w:rsidRPr="00930F4A" w:rsidRDefault="00871D7C" w:rsidP="005F1783">
            <w:pPr>
              <w:jc w:val="both"/>
              <w:rPr>
                <w:rFonts w:ascii="Arial" w:hAnsi="Arial" w:cs="Arial"/>
              </w:rPr>
            </w:pPr>
            <w:r w:rsidRPr="00930F4A">
              <w:rPr>
                <w:rFonts w:ascii="Arial" w:eastAsia="Calibri" w:hAnsi="Arial" w:cs="Arial"/>
                <w:b/>
              </w:rPr>
              <w:t>Id_2</w:t>
            </w:r>
          </w:p>
        </w:tc>
        <w:tc>
          <w:tcPr>
            <w:tcW w:w="139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BEC4434" w14:textId="77777777" w:rsidR="00871D7C" w:rsidRPr="00930F4A" w:rsidRDefault="00871D7C" w:rsidP="005F1783">
            <w:pPr>
              <w:jc w:val="both"/>
              <w:rPr>
                <w:rFonts w:ascii="Arial" w:hAnsi="Arial" w:cs="Arial"/>
              </w:rPr>
            </w:pPr>
            <w:r w:rsidRPr="00930F4A">
              <w:rPr>
                <w:rFonts w:ascii="Arial" w:eastAsia="Calibri" w:hAnsi="Arial" w:cs="Arial"/>
                <w:b/>
              </w:rPr>
              <w:t>Id_3</w:t>
            </w:r>
          </w:p>
        </w:tc>
        <w:tc>
          <w:tcPr>
            <w:tcW w:w="116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2016A1D" w14:textId="77777777" w:rsidR="00871D7C" w:rsidRPr="00930F4A" w:rsidRDefault="00871D7C" w:rsidP="005F1783">
            <w:pPr>
              <w:jc w:val="both"/>
              <w:rPr>
                <w:rFonts w:ascii="Arial" w:hAnsi="Arial" w:cs="Arial"/>
              </w:rPr>
            </w:pPr>
            <w:r w:rsidRPr="00930F4A">
              <w:rPr>
                <w:rFonts w:ascii="Arial" w:eastAsia="Calibri" w:hAnsi="Arial" w:cs="Arial"/>
                <w:b/>
              </w:rPr>
              <w:t>Id_4</w:t>
            </w:r>
          </w:p>
        </w:tc>
        <w:tc>
          <w:tcPr>
            <w:tcW w:w="1213"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B50B1AC" w14:textId="77777777" w:rsidR="00871D7C" w:rsidRPr="00930F4A" w:rsidRDefault="00871D7C" w:rsidP="005F1783">
            <w:pPr>
              <w:jc w:val="both"/>
              <w:rPr>
                <w:rFonts w:ascii="Arial" w:hAnsi="Arial" w:cs="Arial"/>
              </w:rPr>
            </w:pPr>
            <w:r w:rsidRPr="00930F4A">
              <w:rPr>
                <w:rFonts w:ascii="Arial" w:eastAsia="Calibri" w:hAnsi="Arial" w:cs="Arial"/>
                <w:b/>
              </w:rPr>
              <w:t>Me_1</w:t>
            </w:r>
          </w:p>
        </w:tc>
        <w:tc>
          <w:tcPr>
            <w:tcW w:w="1984" w:type="dxa"/>
            <w:tcBorders>
              <w:top w:val="single" w:sz="6" w:space="0" w:color="000000"/>
              <w:left w:val="single" w:sz="6" w:space="0" w:color="000000"/>
              <w:bottom w:val="single" w:sz="6" w:space="0" w:color="000000"/>
              <w:right w:val="single" w:sz="6" w:space="0" w:color="000000"/>
            </w:tcBorders>
            <w:shd w:val="clear" w:color="auto" w:fill="C6D9F1"/>
          </w:tcPr>
          <w:p w14:paraId="2479C705" w14:textId="2F054A25" w:rsidR="00871D7C" w:rsidRPr="00930F4A" w:rsidRDefault="00871D7C" w:rsidP="005F1783">
            <w:pPr>
              <w:jc w:val="both"/>
              <w:rPr>
                <w:ins w:id="6062" w:author="Utente" w:date="2017-06-23T16:54:00Z"/>
                <w:rFonts w:ascii="Arial" w:eastAsia="Calibri" w:hAnsi="Arial" w:cs="Arial"/>
                <w:b/>
              </w:rPr>
            </w:pPr>
            <w:ins w:id="6063" w:author="Utente" w:date="2017-06-23T16:54:00Z">
              <w:r w:rsidRPr="00930F4A">
                <w:rPr>
                  <w:rFonts w:ascii="Arial" w:eastAsia="Calibri" w:hAnsi="Arial" w:cs="Arial"/>
                  <w:b/>
                </w:rPr>
                <w:t>Me_2</w:t>
              </w:r>
            </w:ins>
          </w:p>
        </w:tc>
      </w:tr>
      <w:tr w:rsidR="00871D7C" w:rsidRPr="00930F4A" w14:paraId="73E1B610" w14:textId="6ED4D764" w:rsidTr="00871D7C">
        <w:tc>
          <w:tcPr>
            <w:tcW w:w="12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162856" w14:textId="77777777" w:rsidR="00871D7C" w:rsidRPr="00930F4A" w:rsidRDefault="00871D7C" w:rsidP="005F1783">
            <w:pPr>
              <w:jc w:val="both"/>
              <w:rPr>
                <w:rFonts w:ascii="Arial" w:hAnsi="Arial" w:cs="Arial"/>
              </w:rPr>
            </w:pPr>
            <w:r w:rsidRPr="00930F4A">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1639EC" w14:textId="77777777" w:rsidR="00871D7C" w:rsidRPr="00930F4A" w:rsidRDefault="00871D7C" w:rsidP="005F1783">
            <w:pPr>
              <w:jc w:val="both"/>
              <w:rPr>
                <w:rFonts w:ascii="Arial" w:hAnsi="Arial" w:cs="Arial"/>
              </w:rPr>
            </w:pPr>
            <w:r w:rsidRPr="00930F4A">
              <w:rPr>
                <w:rFonts w:ascii="Arial" w:eastAsia="Calibri" w:hAnsi="Arial" w:cs="Arial"/>
              </w:rPr>
              <w:t>Belgium</w:t>
            </w:r>
          </w:p>
        </w:tc>
        <w:tc>
          <w:tcPr>
            <w:tcW w:w="13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B8BB91" w14:textId="77777777" w:rsidR="00871D7C" w:rsidRPr="00930F4A" w:rsidRDefault="00871D7C" w:rsidP="005F1783">
            <w:pPr>
              <w:jc w:val="both"/>
              <w:rPr>
                <w:rFonts w:ascii="Arial" w:hAnsi="Arial" w:cs="Arial"/>
              </w:rPr>
            </w:pPr>
            <w:r w:rsidRPr="00930F4A">
              <w:rPr>
                <w:rFonts w:ascii="Arial" w:eastAsia="Calibri" w:hAnsi="Arial" w:cs="Arial"/>
              </w:rPr>
              <w:t>Total</w:t>
            </w:r>
          </w:p>
        </w:tc>
        <w:tc>
          <w:tcPr>
            <w:tcW w:w="11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00A9A8" w14:textId="77777777" w:rsidR="00871D7C" w:rsidRPr="00930F4A" w:rsidRDefault="00871D7C" w:rsidP="005F1783">
            <w:pPr>
              <w:jc w:val="both"/>
              <w:rPr>
                <w:rFonts w:ascii="Arial" w:hAnsi="Arial" w:cs="Arial"/>
              </w:rPr>
            </w:pPr>
            <w:r w:rsidRPr="00930F4A">
              <w:rPr>
                <w:rFonts w:ascii="Arial" w:eastAsia="Calibri" w:hAnsi="Arial" w:cs="Arial"/>
              </w:rPr>
              <w:t>Total</w:t>
            </w:r>
          </w:p>
        </w:tc>
        <w:tc>
          <w:tcPr>
            <w:tcW w:w="121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795C96" w14:textId="77777777" w:rsidR="00871D7C" w:rsidRPr="00930F4A" w:rsidRDefault="00871D7C" w:rsidP="005F1783">
            <w:pPr>
              <w:jc w:val="both"/>
              <w:rPr>
                <w:rFonts w:ascii="Arial" w:hAnsi="Arial" w:cs="Arial"/>
              </w:rPr>
            </w:pPr>
            <w:r w:rsidRPr="00930F4A">
              <w:rPr>
                <w:rFonts w:ascii="Arial" w:eastAsia="Calibri" w:hAnsi="Arial" w:cs="Arial"/>
              </w:rPr>
              <w:t>11094850</w:t>
            </w:r>
          </w:p>
        </w:tc>
        <w:tc>
          <w:tcPr>
            <w:tcW w:w="1984" w:type="dxa"/>
            <w:tcBorders>
              <w:top w:val="single" w:sz="6" w:space="0" w:color="000000"/>
              <w:left w:val="single" w:sz="6" w:space="0" w:color="000000"/>
              <w:bottom w:val="single" w:sz="6" w:space="0" w:color="000000"/>
              <w:right w:val="single" w:sz="6" w:space="0" w:color="000000"/>
            </w:tcBorders>
          </w:tcPr>
          <w:p w14:paraId="76580997" w14:textId="4CA38EAB" w:rsidR="00871D7C" w:rsidRPr="00930F4A" w:rsidRDefault="00871D7C" w:rsidP="005F1783">
            <w:pPr>
              <w:jc w:val="both"/>
              <w:rPr>
                <w:ins w:id="6064" w:author="Utente" w:date="2017-06-23T16:54:00Z"/>
                <w:rFonts w:ascii="Arial" w:eastAsia="Calibri" w:hAnsi="Arial" w:cs="Arial"/>
              </w:rPr>
            </w:pPr>
            <w:ins w:id="6065" w:author="Utente" w:date="2017-06-23T16:54:00Z">
              <w:r w:rsidRPr="00930F4A">
                <w:rPr>
                  <w:rFonts w:ascii="Arial" w:eastAsia="Calibri" w:hAnsi="Arial" w:cs="Arial"/>
                </w:rPr>
                <w:t>true</w:t>
              </w:r>
            </w:ins>
          </w:p>
        </w:tc>
      </w:tr>
      <w:tr w:rsidR="00871D7C" w:rsidRPr="00930F4A" w14:paraId="39D2E2C1" w14:textId="2A74E636" w:rsidTr="00871D7C">
        <w:tc>
          <w:tcPr>
            <w:tcW w:w="12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128045" w14:textId="77777777" w:rsidR="00871D7C" w:rsidRPr="00930F4A" w:rsidRDefault="00871D7C" w:rsidP="005F1783">
            <w:pPr>
              <w:jc w:val="both"/>
              <w:rPr>
                <w:rFonts w:ascii="Arial" w:hAnsi="Arial" w:cs="Arial"/>
              </w:rPr>
            </w:pPr>
            <w:r w:rsidRPr="00930F4A">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CFA5AB" w14:textId="77777777" w:rsidR="00871D7C" w:rsidRPr="00930F4A" w:rsidRDefault="00871D7C" w:rsidP="005F1783">
            <w:pPr>
              <w:jc w:val="both"/>
              <w:rPr>
                <w:rFonts w:ascii="Arial" w:hAnsi="Arial" w:cs="Arial"/>
              </w:rPr>
            </w:pPr>
            <w:r w:rsidRPr="00930F4A">
              <w:rPr>
                <w:rFonts w:ascii="Arial" w:eastAsia="Calibri" w:hAnsi="Arial" w:cs="Arial"/>
              </w:rPr>
              <w:t>Greece</w:t>
            </w:r>
          </w:p>
        </w:tc>
        <w:tc>
          <w:tcPr>
            <w:tcW w:w="13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13595A" w14:textId="77777777" w:rsidR="00871D7C" w:rsidRPr="00930F4A" w:rsidRDefault="00871D7C" w:rsidP="005F1783">
            <w:pPr>
              <w:jc w:val="both"/>
              <w:rPr>
                <w:rFonts w:ascii="Arial" w:hAnsi="Arial" w:cs="Arial"/>
              </w:rPr>
            </w:pPr>
            <w:r w:rsidRPr="00930F4A">
              <w:rPr>
                <w:rFonts w:ascii="Arial" w:eastAsia="Calibri" w:hAnsi="Arial" w:cs="Arial"/>
              </w:rPr>
              <w:t>Total</w:t>
            </w:r>
          </w:p>
        </w:tc>
        <w:tc>
          <w:tcPr>
            <w:tcW w:w="11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57AF6F" w14:textId="77777777" w:rsidR="00871D7C" w:rsidRPr="00930F4A" w:rsidRDefault="00871D7C" w:rsidP="005F1783">
            <w:pPr>
              <w:jc w:val="both"/>
              <w:rPr>
                <w:rFonts w:ascii="Arial" w:hAnsi="Arial" w:cs="Arial"/>
              </w:rPr>
            </w:pPr>
            <w:r w:rsidRPr="00930F4A">
              <w:rPr>
                <w:rFonts w:ascii="Arial" w:eastAsia="Calibri" w:hAnsi="Arial" w:cs="Arial"/>
              </w:rPr>
              <w:t>Total</w:t>
            </w:r>
          </w:p>
        </w:tc>
        <w:tc>
          <w:tcPr>
            <w:tcW w:w="121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F1F1B8" w14:textId="77777777" w:rsidR="00871D7C" w:rsidRPr="00930F4A" w:rsidRDefault="00871D7C" w:rsidP="005F1783">
            <w:pPr>
              <w:jc w:val="both"/>
              <w:rPr>
                <w:rFonts w:ascii="Arial" w:hAnsi="Arial" w:cs="Arial"/>
              </w:rPr>
            </w:pPr>
            <w:r w:rsidRPr="00930F4A">
              <w:rPr>
                <w:rFonts w:ascii="Arial" w:eastAsia="Calibri" w:hAnsi="Arial" w:cs="Arial"/>
              </w:rPr>
              <w:t>11123034</w:t>
            </w:r>
          </w:p>
        </w:tc>
        <w:tc>
          <w:tcPr>
            <w:tcW w:w="1984" w:type="dxa"/>
            <w:tcBorders>
              <w:top w:val="single" w:sz="6" w:space="0" w:color="000000"/>
              <w:left w:val="single" w:sz="6" w:space="0" w:color="000000"/>
              <w:bottom w:val="single" w:sz="6" w:space="0" w:color="000000"/>
              <w:right w:val="single" w:sz="6" w:space="0" w:color="000000"/>
            </w:tcBorders>
          </w:tcPr>
          <w:p w14:paraId="61B05EF0" w14:textId="39A521B8" w:rsidR="00871D7C" w:rsidRPr="00930F4A" w:rsidRDefault="00871D7C" w:rsidP="005F1783">
            <w:pPr>
              <w:jc w:val="both"/>
              <w:rPr>
                <w:ins w:id="6066" w:author="Utente" w:date="2017-06-23T16:54:00Z"/>
                <w:rFonts w:ascii="Arial" w:eastAsia="Calibri" w:hAnsi="Arial" w:cs="Arial"/>
              </w:rPr>
            </w:pPr>
            <w:ins w:id="6067" w:author="Utente" w:date="2017-06-23T16:54:00Z">
              <w:r w:rsidRPr="00930F4A">
                <w:rPr>
                  <w:rFonts w:ascii="Arial" w:eastAsia="Calibri" w:hAnsi="Arial" w:cs="Arial"/>
                </w:rPr>
                <w:t>false</w:t>
              </w:r>
            </w:ins>
          </w:p>
        </w:tc>
      </w:tr>
      <w:tr w:rsidR="00871D7C" w:rsidRPr="00930F4A" w14:paraId="3C4B316E" w14:textId="4636F54E" w:rsidTr="00871D7C">
        <w:tc>
          <w:tcPr>
            <w:tcW w:w="12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51E7D2" w14:textId="77777777" w:rsidR="00871D7C" w:rsidRPr="00930F4A" w:rsidRDefault="00871D7C" w:rsidP="005F1783">
            <w:pPr>
              <w:jc w:val="both"/>
              <w:rPr>
                <w:rFonts w:ascii="Arial" w:hAnsi="Arial" w:cs="Arial"/>
              </w:rPr>
            </w:pPr>
            <w:r w:rsidRPr="00930F4A">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374EBC" w14:textId="77777777" w:rsidR="00871D7C" w:rsidRPr="00930F4A" w:rsidRDefault="00871D7C" w:rsidP="005F1783">
            <w:pPr>
              <w:jc w:val="both"/>
              <w:rPr>
                <w:rFonts w:ascii="Arial" w:hAnsi="Arial" w:cs="Arial"/>
              </w:rPr>
            </w:pPr>
            <w:r w:rsidRPr="00930F4A">
              <w:rPr>
                <w:rFonts w:ascii="Arial" w:eastAsia="Calibri" w:hAnsi="Arial" w:cs="Arial"/>
              </w:rPr>
              <w:t>Spain</w:t>
            </w:r>
          </w:p>
        </w:tc>
        <w:tc>
          <w:tcPr>
            <w:tcW w:w="13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D46E44" w14:textId="77777777" w:rsidR="00871D7C" w:rsidRPr="00930F4A" w:rsidRDefault="00871D7C" w:rsidP="005F1783">
            <w:pPr>
              <w:jc w:val="both"/>
              <w:rPr>
                <w:rFonts w:ascii="Arial" w:hAnsi="Arial" w:cs="Arial"/>
              </w:rPr>
            </w:pPr>
            <w:r w:rsidRPr="00930F4A">
              <w:rPr>
                <w:rFonts w:ascii="Arial" w:eastAsia="Calibri" w:hAnsi="Arial" w:cs="Arial"/>
              </w:rPr>
              <w:t>Total</w:t>
            </w:r>
          </w:p>
        </w:tc>
        <w:tc>
          <w:tcPr>
            <w:tcW w:w="11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971D16" w14:textId="77777777" w:rsidR="00871D7C" w:rsidRPr="00930F4A" w:rsidRDefault="00871D7C" w:rsidP="005F1783">
            <w:pPr>
              <w:jc w:val="both"/>
              <w:rPr>
                <w:rFonts w:ascii="Arial" w:hAnsi="Arial" w:cs="Arial"/>
              </w:rPr>
            </w:pPr>
            <w:r w:rsidRPr="00930F4A">
              <w:rPr>
                <w:rFonts w:ascii="Arial" w:eastAsia="Calibri" w:hAnsi="Arial" w:cs="Arial"/>
              </w:rPr>
              <w:t>Total</w:t>
            </w:r>
          </w:p>
        </w:tc>
        <w:tc>
          <w:tcPr>
            <w:tcW w:w="121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43D4E5" w14:textId="77777777" w:rsidR="00871D7C" w:rsidRPr="00930F4A" w:rsidRDefault="00871D7C" w:rsidP="005F1783">
            <w:pPr>
              <w:jc w:val="both"/>
              <w:rPr>
                <w:rFonts w:ascii="Arial" w:hAnsi="Arial" w:cs="Arial"/>
              </w:rPr>
            </w:pPr>
            <w:r w:rsidRPr="00930F4A">
              <w:rPr>
                <w:rFonts w:ascii="Arial" w:eastAsia="Calibri" w:hAnsi="Arial" w:cs="Arial"/>
              </w:rPr>
              <w:t>46818219</w:t>
            </w:r>
          </w:p>
        </w:tc>
        <w:tc>
          <w:tcPr>
            <w:tcW w:w="1984" w:type="dxa"/>
            <w:tcBorders>
              <w:top w:val="single" w:sz="6" w:space="0" w:color="000000"/>
              <w:left w:val="single" w:sz="6" w:space="0" w:color="000000"/>
              <w:bottom w:val="single" w:sz="6" w:space="0" w:color="000000"/>
              <w:right w:val="single" w:sz="6" w:space="0" w:color="000000"/>
            </w:tcBorders>
          </w:tcPr>
          <w:p w14:paraId="456D7C30" w14:textId="0F0B6364" w:rsidR="00871D7C" w:rsidRPr="00930F4A" w:rsidRDefault="00871D7C" w:rsidP="005F1783">
            <w:pPr>
              <w:jc w:val="both"/>
              <w:rPr>
                <w:ins w:id="6068" w:author="Utente" w:date="2017-06-23T16:54:00Z"/>
                <w:rFonts w:ascii="Arial" w:eastAsia="Calibri" w:hAnsi="Arial" w:cs="Arial"/>
              </w:rPr>
            </w:pPr>
            <w:ins w:id="6069" w:author="Utente" w:date="2017-06-23T16:54:00Z">
              <w:r w:rsidRPr="00930F4A">
                <w:rPr>
                  <w:rFonts w:ascii="Arial" w:eastAsia="Calibri" w:hAnsi="Arial" w:cs="Arial"/>
                </w:rPr>
                <w:t>true</w:t>
              </w:r>
            </w:ins>
          </w:p>
        </w:tc>
      </w:tr>
      <w:tr w:rsidR="00871D7C" w:rsidRPr="00930F4A" w14:paraId="572124F8" w14:textId="144228E3" w:rsidTr="00871D7C">
        <w:tc>
          <w:tcPr>
            <w:tcW w:w="12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B41371" w14:textId="77777777" w:rsidR="00871D7C" w:rsidRPr="00930F4A" w:rsidRDefault="00871D7C" w:rsidP="005F1783">
            <w:pPr>
              <w:jc w:val="both"/>
              <w:rPr>
                <w:rFonts w:ascii="Arial" w:hAnsi="Arial" w:cs="Arial"/>
              </w:rPr>
            </w:pPr>
            <w:r w:rsidRPr="00930F4A">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5A9EA8" w14:textId="77777777" w:rsidR="00871D7C" w:rsidRPr="00930F4A" w:rsidRDefault="00871D7C" w:rsidP="005F1783">
            <w:pPr>
              <w:jc w:val="both"/>
              <w:rPr>
                <w:rFonts w:ascii="Arial" w:hAnsi="Arial" w:cs="Arial"/>
              </w:rPr>
            </w:pPr>
            <w:r w:rsidRPr="00930F4A">
              <w:rPr>
                <w:rFonts w:ascii="Arial" w:eastAsia="Calibri" w:hAnsi="Arial" w:cs="Arial"/>
              </w:rPr>
              <w:t>Malta</w:t>
            </w:r>
          </w:p>
        </w:tc>
        <w:tc>
          <w:tcPr>
            <w:tcW w:w="13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856D3F" w14:textId="77777777" w:rsidR="00871D7C" w:rsidRPr="00930F4A" w:rsidRDefault="00871D7C" w:rsidP="005F1783">
            <w:pPr>
              <w:jc w:val="both"/>
              <w:rPr>
                <w:rFonts w:ascii="Arial" w:hAnsi="Arial" w:cs="Arial"/>
              </w:rPr>
            </w:pPr>
            <w:r w:rsidRPr="00930F4A">
              <w:rPr>
                <w:rFonts w:ascii="Arial" w:eastAsia="Calibri" w:hAnsi="Arial" w:cs="Arial"/>
              </w:rPr>
              <w:t>Total</w:t>
            </w:r>
          </w:p>
        </w:tc>
        <w:tc>
          <w:tcPr>
            <w:tcW w:w="11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BCD80A" w14:textId="77777777" w:rsidR="00871D7C" w:rsidRPr="00930F4A" w:rsidRDefault="00871D7C" w:rsidP="005F1783">
            <w:pPr>
              <w:jc w:val="both"/>
              <w:rPr>
                <w:rFonts w:ascii="Arial" w:hAnsi="Arial" w:cs="Arial"/>
              </w:rPr>
            </w:pPr>
            <w:r w:rsidRPr="00930F4A">
              <w:rPr>
                <w:rFonts w:ascii="Arial" w:eastAsia="Calibri" w:hAnsi="Arial" w:cs="Arial"/>
              </w:rPr>
              <w:t>Total</w:t>
            </w:r>
          </w:p>
        </w:tc>
        <w:tc>
          <w:tcPr>
            <w:tcW w:w="121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B8BC6A" w14:textId="77777777" w:rsidR="00871D7C" w:rsidRPr="00930F4A" w:rsidRDefault="00871D7C" w:rsidP="005F1783">
            <w:pPr>
              <w:jc w:val="both"/>
              <w:rPr>
                <w:rFonts w:ascii="Arial" w:hAnsi="Arial" w:cs="Arial"/>
              </w:rPr>
            </w:pPr>
            <w:r w:rsidRPr="00930F4A">
              <w:rPr>
                <w:rFonts w:ascii="Arial" w:eastAsia="Calibri" w:hAnsi="Arial" w:cs="Arial"/>
              </w:rPr>
              <w:t>417546</w:t>
            </w:r>
          </w:p>
        </w:tc>
        <w:tc>
          <w:tcPr>
            <w:tcW w:w="1984" w:type="dxa"/>
            <w:tcBorders>
              <w:top w:val="single" w:sz="6" w:space="0" w:color="000000"/>
              <w:left w:val="single" w:sz="6" w:space="0" w:color="000000"/>
              <w:bottom w:val="single" w:sz="6" w:space="0" w:color="000000"/>
              <w:right w:val="single" w:sz="6" w:space="0" w:color="000000"/>
            </w:tcBorders>
          </w:tcPr>
          <w:p w14:paraId="49275213" w14:textId="42F0BB1C" w:rsidR="00871D7C" w:rsidRPr="00930F4A" w:rsidRDefault="00871D7C" w:rsidP="005F1783">
            <w:pPr>
              <w:jc w:val="both"/>
              <w:rPr>
                <w:ins w:id="6070" w:author="Utente" w:date="2017-06-23T16:54:00Z"/>
                <w:rFonts w:ascii="Arial" w:eastAsia="Calibri" w:hAnsi="Arial" w:cs="Arial"/>
              </w:rPr>
            </w:pPr>
            <w:ins w:id="6071" w:author="Utente" w:date="2017-06-23T16:54:00Z">
              <w:r w:rsidRPr="00930F4A">
                <w:rPr>
                  <w:rFonts w:ascii="Arial" w:eastAsia="Calibri" w:hAnsi="Arial" w:cs="Arial"/>
                </w:rPr>
                <w:t>false</w:t>
              </w:r>
            </w:ins>
          </w:p>
        </w:tc>
      </w:tr>
      <w:tr w:rsidR="00871D7C" w:rsidRPr="00930F4A" w14:paraId="386F26D9" w14:textId="048472EE" w:rsidTr="00871D7C">
        <w:tc>
          <w:tcPr>
            <w:tcW w:w="12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941EAE" w14:textId="77777777" w:rsidR="00871D7C" w:rsidRPr="00930F4A" w:rsidRDefault="00871D7C" w:rsidP="005F1783">
            <w:pPr>
              <w:jc w:val="both"/>
              <w:rPr>
                <w:rFonts w:ascii="Arial" w:hAnsi="Arial" w:cs="Arial"/>
              </w:rPr>
            </w:pPr>
            <w:r w:rsidRPr="00930F4A">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69B1DC" w14:textId="77777777" w:rsidR="00871D7C" w:rsidRPr="00930F4A" w:rsidRDefault="00871D7C" w:rsidP="005F1783">
            <w:pPr>
              <w:jc w:val="both"/>
              <w:rPr>
                <w:rFonts w:ascii="Arial" w:hAnsi="Arial" w:cs="Arial"/>
              </w:rPr>
            </w:pPr>
            <w:r w:rsidRPr="00930F4A">
              <w:rPr>
                <w:rFonts w:ascii="Arial" w:eastAsia="Calibri" w:hAnsi="Arial" w:cs="Arial"/>
              </w:rPr>
              <w:t>Finland</w:t>
            </w:r>
          </w:p>
        </w:tc>
        <w:tc>
          <w:tcPr>
            <w:tcW w:w="13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D904B0" w14:textId="77777777" w:rsidR="00871D7C" w:rsidRPr="00930F4A" w:rsidRDefault="00871D7C" w:rsidP="005F1783">
            <w:pPr>
              <w:jc w:val="both"/>
              <w:rPr>
                <w:rFonts w:ascii="Arial" w:hAnsi="Arial" w:cs="Arial"/>
              </w:rPr>
            </w:pPr>
            <w:r w:rsidRPr="00930F4A">
              <w:rPr>
                <w:rFonts w:ascii="Arial" w:eastAsia="Calibri" w:hAnsi="Arial" w:cs="Arial"/>
              </w:rPr>
              <w:t>Total</w:t>
            </w:r>
          </w:p>
        </w:tc>
        <w:tc>
          <w:tcPr>
            <w:tcW w:w="11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959D85" w14:textId="77777777" w:rsidR="00871D7C" w:rsidRPr="00930F4A" w:rsidRDefault="00871D7C" w:rsidP="005F1783">
            <w:pPr>
              <w:jc w:val="both"/>
              <w:rPr>
                <w:rFonts w:ascii="Arial" w:hAnsi="Arial" w:cs="Arial"/>
              </w:rPr>
            </w:pPr>
            <w:r w:rsidRPr="00930F4A">
              <w:rPr>
                <w:rFonts w:ascii="Arial" w:eastAsia="Calibri" w:hAnsi="Arial" w:cs="Arial"/>
              </w:rPr>
              <w:t>Total</w:t>
            </w:r>
          </w:p>
        </w:tc>
        <w:tc>
          <w:tcPr>
            <w:tcW w:w="121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C8B908" w14:textId="77777777" w:rsidR="00871D7C" w:rsidRPr="00930F4A" w:rsidRDefault="00871D7C" w:rsidP="005F1783">
            <w:pPr>
              <w:jc w:val="both"/>
              <w:rPr>
                <w:rFonts w:ascii="Arial" w:hAnsi="Arial" w:cs="Arial"/>
              </w:rPr>
            </w:pPr>
            <w:r w:rsidRPr="00930F4A">
              <w:rPr>
                <w:rFonts w:ascii="Arial" w:eastAsia="Calibri" w:hAnsi="Arial" w:cs="Arial"/>
              </w:rPr>
              <w:t>5401267</w:t>
            </w:r>
          </w:p>
        </w:tc>
        <w:tc>
          <w:tcPr>
            <w:tcW w:w="1984" w:type="dxa"/>
            <w:tcBorders>
              <w:top w:val="single" w:sz="6" w:space="0" w:color="000000"/>
              <w:left w:val="single" w:sz="6" w:space="0" w:color="000000"/>
              <w:bottom w:val="single" w:sz="6" w:space="0" w:color="000000"/>
              <w:right w:val="single" w:sz="6" w:space="0" w:color="000000"/>
            </w:tcBorders>
          </w:tcPr>
          <w:p w14:paraId="6839C7A3" w14:textId="2846FB76" w:rsidR="00871D7C" w:rsidRPr="00930F4A" w:rsidRDefault="00871D7C" w:rsidP="005F1783">
            <w:pPr>
              <w:jc w:val="both"/>
              <w:rPr>
                <w:ins w:id="6072" w:author="Utente" w:date="2017-06-23T16:54:00Z"/>
                <w:rFonts w:ascii="Arial" w:eastAsia="Calibri" w:hAnsi="Arial" w:cs="Arial"/>
              </w:rPr>
            </w:pPr>
            <w:ins w:id="6073" w:author="Utente" w:date="2017-06-23T16:54:00Z">
              <w:r w:rsidRPr="00930F4A">
                <w:rPr>
                  <w:rFonts w:ascii="Arial" w:eastAsia="Calibri" w:hAnsi="Arial" w:cs="Arial"/>
                </w:rPr>
                <w:t>false</w:t>
              </w:r>
            </w:ins>
          </w:p>
        </w:tc>
      </w:tr>
      <w:tr w:rsidR="00871D7C" w:rsidRPr="00930F4A" w14:paraId="44839657" w14:textId="0BAC9461" w:rsidTr="00871D7C">
        <w:tc>
          <w:tcPr>
            <w:tcW w:w="12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321C7D" w14:textId="77777777" w:rsidR="00871D7C" w:rsidRPr="00930F4A" w:rsidRDefault="00871D7C" w:rsidP="005F1783">
            <w:pPr>
              <w:jc w:val="both"/>
              <w:rPr>
                <w:rFonts w:ascii="Arial" w:hAnsi="Arial" w:cs="Arial"/>
              </w:rPr>
            </w:pPr>
            <w:r w:rsidRPr="00930F4A">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7BB017" w14:textId="77777777" w:rsidR="00871D7C" w:rsidRPr="00930F4A" w:rsidRDefault="00871D7C" w:rsidP="005F1783">
            <w:pPr>
              <w:jc w:val="both"/>
              <w:rPr>
                <w:rFonts w:ascii="Arial" w:hAnsi="Arial" w:cs="Arial"/>
              </w:rPr>
            </w:pPr>
            <w:r w:rsidRPr="00930F4A">
              <w:rPr>
                <w:rFonts w:ascii="Arial" w:eastAsia="Calibri" w:hAnsi="Arial" w:cs="Arial"/>
              </w:rPr>
              <w:t>NULL</w:t>
            </w:r>
          </w:p>
        </w:tc>
        <w:tc>
          <w:tcPr>
            <w:tcW w:w="13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1F4389" w14:textId="77777777" w:rsidR="00871D7C" w:rsidRPr="00930F4A" w:rsidRDefault="00871D7C" w:rsidP="005F1783">
            <w:pPr>
              <w:jc w:val="both"/>
              <w:rPr>
                <w:rFonts w:ascii="Arial" w:hAnsi="Arial" w:cs="Arial"/>
              </w:rPr>
            </w:pPr>
            <w:r w:rsidRPr="00930F4A">
              <w:rPr>
                <w:rFonts w:ascii="Arial" w:eastAsia="Calibri" w:hAnsi="Arial" w:cs="Arial"/>
              </w:rPr>
              <w:t>Total</w:t>
            </w:r>
          </w:p>
        </w:tc>
        <w:tc>
          <w:tcPr>
            <w:tcW w:w="11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6ECF3D" w14:textId="77777777" w:rsidR="00871D7C" w:rsidRPr="00930F4A" w:rsidRDefault="00871D7C" w:rsidP="005F1783">
            <w:pPr>
              <w:jc w:val="both"/>
              <w:rPr>
                <w:rFonts w:ascii="Arial" w:hAnsi="Arial" w:cs="Arial"/>
              </w:rPr>
            </w:pPr>
            <w:r w:rsidRPr="00930F4A">
              <w:rPr>
                <w:rFonts w:ascii="Arial" w:eastAsia="Calibri" w:hAnsi="Arial" w:cs="Arial"/>
              </w:rPr>
              <w:t>Total</w:t>
            </w:r>
          </w:p>
        </w:tc>
        <w:tc>
          <w:tcPr>
            <w:tcW w:w="121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112349" w14:textId="77777777" w:rsidR="00871D7C" w:rsidRPr="00930F4A" w:rsidRDefault="00871D7C" w:rsidP="005F1783">
            <w:pPr>
              <w:jc w:val="both"/>
              <w:rPr>
                <w:rFonts w:ascii="Arial" w:hAnsi="Arial" w:cs="Arial"/>
              </w:rPr>
            </w:pPr>
            <w:r w:rsidRPr="00930F4A">
              <w:rPr>
                <w:rFonts w:ascii="Arial" w:eastAsia="Calibri" w:hAnsi="Arial" w:cs="Arial"/>
              </w:rPr>
              <w:t>7954662</w:t>
            </w:r>
          </w:p>
        </w:tc>
        <w:tc>
          <w:tcPr>
            <w:tcW w:w="1984" w:type="dxa"/>
            <w:tcBorders>
              <w:top w:val="single" w:sz="6" w:space="0" w:color="000000"/>
              <w:left w:val="single" w:sz="6" w:space="0" w:color="000000"/>
              <w:bottom w:val="single" w:sz="6" w:space="0" w:color="000000"/>
              <w:right w:val="single" w:sz="6" w:space="0" w:color="000000"/>
            </w:tcBorders>
          </w:tcPr>
          <w:p w14:paraId="76C510BF" w14:textId="4629B2FC" w:rsidR="00871D7C" w:rsidRPr="00930F4A" w:rsidRDefault="00871D7C" w:rsidP="005F1783">
            <w:pPr>
              <w:jc w:val="both"/>
              <w:rPr>
                <w:ins w:id="6074" w:author="Utente" w:date="2017-06-23T16:54:00Z"/>
                <w:rFonts w:ascii="Arial" w:eastAsia="Calibri" w:hAnsi="Arial" w:cs="Arial"/>
              </w:rPr>
            </w:pPr>
            <w:ins w:id="6075" w:author="Utente" w:date="2017-06-23T16:54:00Z">
              <w:r w:rsidRPr="00930F4A">
                <w:rPr>
                  <w:rFonts w:ascii="Arial" w:eastAsia="Calibri" w:hAnsi="Arial" w:cs="Arial"/>
                </w:rPr>
                <w:t>false</w:t>
              </w:r>
            </w:ins>
          </w:p>
        </w:tc>
      </w:tr>
    </w:tbl>
    <w:p w14:paraId="2C61A64B" w14:textId="5E0E6DD9" w:rsidR="00FC7F15" w:rsidRPr="00930F4A" w:rsidRDefault="00FC7F15">
      <w:pPr>
        <w:rPr>
          <w:rFonts w:ascii="Arial" w:hAnsi="Arial" w:cs="Arial"/>
        </w:rPr>
      </w:pPr>
    </w:p>
    <w:p w14:paraId="144C0CF1" w14:textId="61411F0D" w:rsidR="005A2227" w:rsidRPr="00E352EF" w:rsidDel="002A3201" w:rsidRDefault="00FC7F15" w:rsidP="00E83D59">
      <w:pPr>
        <w:pStyle w:val="Stile3"/>
        <w:rPr>
          <w:del w:id="6076" w:author="Utente" w:date="2017-06-26T15:35:00Z"/>
          <w:lang w:val="en-GB"/>
        </w:rPr>
      </w:pPr>
      <w:bookmarkStart w:id="6077" w:name="_Toc462659698"/>
      <w:bookmarkStart w:id="6078" w:name="_Toc463805762"/>
      <w:bookmarkStart w:id="6079" w:name="_Toc464487939"/>
      <w:del w:id="6080" w:author="Utente" w:date="2017-06-26T15:35:00Z">
        <w:r w:rsidRPr="00E352EF" w:rsidDel="002A3201">
          <w:rPr>
            <w:lang w:val="en-GB"/>
          </w:rPr>
          <w:delText>B</w:delText>
        </w:r>
        <w:r w:rsidR="0097053A" w:rsidRPr="00E352EF" w:rsidDel="002A3201">
          <w:rPr>
            <w:lang w:val="en-GB"/>
          </w:rPr>
          <w:delText>etween</w:delText>
        </w:r>
        <w:bookmarkEnd w:id="6077"/>
        <w:bookmarkEnd w:id="6078"/>
        <w:bookmarkEnd w:id="6079"/>
      </w:del>
    </w:p>
    <w:p w14:paraId="44993592" w14:textId="373E45E7" w:rsidR="005A2227" w:rsidRPr="00E352EF" w:rsidDel="002A3201" w:rsidRDefault="0097053A" w:rsidP="00E83D59">
      <w:pPr>
        <w:rPr>
          <w:del w:id="6081" w:author="Utente" w:date="2017-06-26T15:35:00Z"/>
          <w:rFonts w:ascii="Cambria" w:hAnsi="Cambria"/>
        </w:rPr>
      </w:pPr>
      <w:del w:id="6082" w:author="Utente" w:date="2017-06-26T15:35:00Z">
        <w:r w:rsidRPr="00E352EF" w:rsidDel="002A3201">
          <w:rPr>
            <w:rFonts w:ascii="Cambria" w:eastAsia="Calibri" w:hAnsi="Cambria" w:cs="Calibri"/>
            <w:i/>
            <w:color w:val="5B9BD5"/>
          </w:rPr>
          <w:delText>Semantic</w:delText>
        </w:r>
      </w:del>
    </w:p>
    <w:p w14:paraId="44A8E879" w14:textId="32E0050C" w:rsidR="005A2227" w:rsidRPr="00E352EF" w:rsidDel="002A3201" w:rsidRDefault="0097053A" w:rsidP="00E83D59">
      <w:pPr>
        <w:rPr>
          <w:del w:id="6083" w:author="Utente" w:date="2017-06-26T15:35:00Z"/>
          <w:rFonts w:ascii="Cambria" w:hAnsi="Cambria"/>
        </w:rPr>
      </w:pPr>
      <w:del w:id="6084" w:author="Utente" w:date="2017-06-26T15:35:00Z">
        <w:r w:rsidRPr="00E352EF" w:rsidDel="002A3201">
          <w:rPr>
            <w:rFonts w:ascii="Cambria" w:eastAsia="Calibri" w:hAnsi="Cambria" w:cs="Calibri"/>
          </w:rPr>
          <w:delText xml:space="preserve">The operator </w:delText>
        </w:r>
        <w:r w:rsidRPr="00E352EF" w:rsidDel="002A3201">
          <w:rPr>
            <w:rFonts w:ascii="Cambria" w:eastAsia="Calibri" w:hAnsi="Cambria" w:cs="Calibri"/>
            <w:b/>
          </w:rPr>
          <w:delText>between</w:delText>
        </w:r>
        <w:r w:rsidRPr="00E352EF" w:rsidDel="002A3201">
          <w:rPr>
            <w:rFonts w:ascii="Cambria" w:eastAsia="Calibri" w:hAnsi="Cambria" w:cs="Calibri"/>
          </w:rPr>
          <w:delText xml:space="preserve"> v</w:delText>
        </w:r>
        <w:r w:rsidR="004149A1" w:rsidRPr="00E352EF" w:rsidDel="002A3201">
          <w:rPr>
            <w:rFonts w:ascii="Cambria" w:eastAsia="Calibri" w:hAnsi="Cambria" w:cs="Calibri"/>
          </w:rPr>
          <w:delText xml:space="preserve">erifies if a value belongs to an interval </w:delText>
        </w:r>
        <w:r w:rsidRPr="00E352EF" w:rsidDel="002A3201">
          <w:rPr>
            <w:rFonts w:ascii="Cambria" w:eastAsia="Calibri" w:hAnsi="Cambria" w:cs="Calibri"/>
          </w:rPr>
          <w:delText>of values</w:delText>
        </w:r>
      </w:del>
    </w:p>
    <w:p w14:paraId="1EEB39E8" w14:textId="572E777F" w:rsidR="00E83D59" w:rsidRPr="00E352EF" w:rsidDel="002A3201" w:rsidRDefault="00E83D59" w:rsidP="00E83D59">
      <w:pPr>
        <w:rPr>
          <w:del w:id="6085" w:author="Utente" w:date="2017-06-26T15:35:00Z"/>
          <w:rFonts w:ascii="Cambria" w:eastAsia="Calibri" w:hAnsi="Cambria" w:cs="Calibri"/>
          <w:i/>
          <w:color w:val="5B9BD5"/>
        </w:rPr>
      </w:pPr>
    </w:p>
    <w:p w14:paraId="41194BDA" w14:textId="3E77727B" w:rsidR="005A2227" w:rsidRPr="00E352EF" w:rsidDel="002A3201" w:rsidRDefault="0097053A" w:rsidP="00543198">
      <w:pPr>
        <w:rPr>
          <w:del w:id="6086" w:author="Utente" w:date="2017-06-26T15:35:00Z"/>
          <w:rFonts w:ascii="Cambria" w:eastAsia="Calibri" w:hAnsi="Cambria" w:cs="Calibri"/>
          <w:i/>
          <w:color w:val="5B9BD5"/>
        </w:rPr>
      </w:pPr>
      <w:del w:id="6087" w:author="Utente" w:date="2017-06-26T15:35:00Z">
        <w:r w:rsidRPr="00E352EF" w:rsidDel="002A3201">
          <w:rPr>
            <w:rFonts w:ascii="Cambria" w:eastAsia="Calibri" w:hAnsi="Cambria" w:cs="Calibri"/>
            <w:i/>
            <w:color w:val="5B9BD5"/>
          </w:rPr>
          <w:delText>Syntax</w:delText>
        </w:r>
      </w:del>
    </w:p>
    <w:p w14:paraId="027FCA7B" w14:textId="7B8E0FB4" w:rsidR="005A2227" w:rsidRPr="00E352EF" w:rsidDel="002A3201" w:rsidRDefault="0097053A" w:rsidP="00E83D59">
      <w:pPr>
        <w:rPr>
          <w:del w:id="6088" w:author="Utente" w:date="2017-06-26T15:35:00Z"/>
          <w:rFonts w:ascii="Cambria" w:hAnsi="Cambria"/>
        </w:rPr>
      </w:pPr>
      <w:del w:id="6089" w:author="Utente" w:date="2017-06-26T15:35:00Z">
        <w:r w:rsidRPr="00E352EF" w:rsidDel="002A3201">
          <w:rPr>
            <w:rFonts w:ascii="Cambria" w:eastAsia="Calibri" w:hAnsi="Cambria" w:cs="Calibri"/>
            <w:i/>
          </w:rPr>
          <w:delText>ds_1</w:delText>
        </w:r>
        <w:r w:rsidRPr="00E352EF" w:rsidDel="002A3201">
          <w:rPr>
            <w:rFonts w:ascii="Cambria" w:eastAsia="Calibri" w:hAnsi="Cambria" w:cs="Calibri"/>
          </w:rPr>
          <w:delText xml:space="preserve"> </w:delText>
        </w:r>
        <w:r w:rsidRPr="00E352EF" w:rsidDel="002A3201">
          <w:rPr>
            <w:rFonts w:ascii="Cambria" w:eastAsia="Calibri" w:hAnsi="Cambria" w:cs="Calibri"/>
            <w:b/>
          </w:rPr>
          <w:delText>between</w:delText>
        </w:r>
        <w:r w:rsidRPr="00E352EF" w:rsidDel="002A3201">
          <w:rPr>
            <w:rFonts w:ascii="Cambria" w:eastAsia="Calibri" w:hAnsi="Cambria" w:cs="Calibri"/>
          </w:rPr>
          <w:delText xml:space="preserve"> </w:delText>
        </w:r>
        <w:r w:rsidRPr="00E352EF" w:rsidDel="002A3201">
          <w:rPr>
            <w:rFonts w:ascii="Cambria" w:eastAsia="Calibri" w:hAnsi="Cambria" w:cs="Calibri"/>
            <w:i/>
          </w:rPr>
          <w:delText>ds_2</w:delText>
        </w:r>
        <w:r w:rsidRPr="00E352EF" w:rsidDel="002A3201">
          <w:rPr>
            <w:rFonts w:ascii="Cambria" w:eastAsia="Calibri" w:hAnsi="Cambria" w:cs="Calibri"/>
          </w:rPr>
          <w:delText xml:space="preserve"> </w:delText>
        </w:r>
        <w:r w:rsidRPr="00E352EF" w:rsidDel="002A3201">
          <w:rPr>
            <w:rFonts w:ascii="Cambria" w:eastAsia="Calibri" w:hAnsi="Cambria" w:cs="Calibri"/>
            <w:b/>
          </w:rPr>
          <w:delText>and</w:delText>
        </w:r>
        <w:r w:rsidRPr="00E352EF" w:rsidDel="002A3201">
          <w:rPr>
            <w:rFonts w:ascii="Cambria" w:eastAsia="Calibri" w:hAnsi="Cambria" w:cs="Calibri"/>
          </w:rPr>
          <w:delText xml:space="preserve"> </w:delText>
        </w:r>
        <w:r w:rsidRPr="00E352EF" w:rsidDel="002A3201">
          <w:rPr>
            <w:rFonts w:ascii="Cambria" w:eastAsia="Calibri" w:hAnsi="Cambria" w:cs="Calibri"/>
            <w:i/>
          </w:rPr>
          <w:delText>ds_3</w:delText>
        </w:r>
      </w:del>
    </w:p>
    <w:p w14:paraId="7B8793D1" w14:textId="13FD6660" w:rsidR="00E83D59" w:rsidRPr="00E352EF" w:rsidDel="002A3201" w:rsidRDefault="00E83D59" w:rsidP="00E83D59">
      <w:pPr>
        <w:rPr>
          <w:del w:id="6090" w:author="Utente" w:date="2017-06-26T15:35:00Z"/>
          <w:rFonts w:ascii="Cambria" w:eastAsia="Calibri" w:hAnsi="Cambria" w:cs="Calibri"/>
          <w:i/>
          <w:color w:val="5B9BD5"/>
        </w:rPr>
      </w:pPr>
    </w:p>
    <w:p w14:paraId="1B3EAF8B" w14:textId="5D8EB34B" w:rsidR="005A2227" w:rsidRPr="00E352EF" w:rsidDel="002A3201" w:rsidRDefault="0097053A" w:rsidP="00543198">
      <w:pPr>
        <w:rPr>
          <w:del w:id="6091" w:author="Utente" w:date="2017-06-26T15:35:00Z"/>
          <w:rFonts w:ascii="Cambria" w:eastAsia="Calibri" w:hAnsi="Cambria" w:cs="Calibri"/>
          <w:i/>
          <w:color w:val="5B9BD5"/>
        </w:rPr>
      </w:pPr>
      <w:del w:id="6092" w:author="Utente" w:date="2017-06-26T15:35:00Z">
        <w:r w:rsidRPr="00E352EF" w:rsidDel="002A3201">
          <w:rPr>
            <w:rFonts w:ascii="Cambria" w:eastAsia="Calibri" w:hAnsi="Cambria" w:cs="Calibri"/>
            <w:i/>
            <w:color w:val="5B9BD5"/>
          </w:rPr>
          <w:delText>Parameters</w:delText>
        </w:r>
      </w:del>
    </w:p>
    <w:p w14:paraId="4EE12037" w14:textId="2792549D" w:rsidR="00DC675D" w:rsidRPr="00E352EF" w:rsidDel="002A3201" w:rsidRDefault="0097053A" w:rsidP="00E83D59">
      <w:pPr>
        <w:rPr>
          <w:del w:id="6093" w:author="Utente" w:date="2017-06-26T15:35:00Z"/>
          <w:rFonts w:ascii="Cambria" w:eastAsia="Calibri" w:hAnsi="Cambria" w:cs="Calibri"/>
        </w:rPr>
      </w:pPr>
      <w:del w:id="6094" w:author="Utente" w:date="2017-06-26T15:35:00Z">
        <w:r w:rsidRPr="00E352EF" w:rsidDel="002A3201">
          <w:rPr>
            <w:rFonts w:ascii="Cambria" w:eastAsia="Calibri" w:hAnsi="Cambria" w:cs="Calibri"/>
            <w:i/>
          </w:rPr>
          <w:delText>ds_1, ds_2, ds_3</w:delText>
        </w:r>
        <w:r w:rsidR="00E83D59" w:rsidRPr="00E352EF" w:rsidDel="002A3201">
          <w:rPr>
            <w:rFonts w:ascii="Cambria" w:eastAsia="Calibri" w:hAnsi="Cambria" w:cs="Calibri"/>
            <w:i/>
          </w:rPr>
          <w:delText xml:space="preserve"> </w:delText>
        </w:r>
        <w:r w:rsidR="00E83D59" w:rsidRPr="00E352EF" w:rsidDel="002A3201">
          <w:rPr>
            <w:rFonts w:ascii="Cambria" w:eastAsia="Calibri" w:hAnsi="Cambria" w:cs="Calibri"/>
          </w:rPr>
          <w:delText>:</w:delText>
        </w:r>
        <w:r w:rsidRPr="00E352EF" w:rsidDel="002A3201">
          <w:rPr>
            <w:rFonts w:ascii="Cambria" w:eastAsia="Calibri" w:hAnsi="Cambria" w:cs="Calibri"/>
          </w:rPr>
          <w:delText xml:space="preserve"> [dataset {identifier &lt;IDENT&gt; as scalar-type}+ {measure &lt;IDENT&gt; as &lt;T&gt;}+ |constant&lt;T&gt;]</w:delText>
        </w:r>
      </w:del>
    </w:p>
    <w:p w14:paraId="2D9DCB14" w14:textId="33C4CFBF" w:rsidR="00E83D59" w:rsidRPr="00E352EF" w:rsidDel="002A3201" w:rsidRDefault="00E83D59" w:rsidP="00E83D59">
      <w:pPr>
        <w:rPr>
          <w:del w:id="6095" w:author="Utente" w:date="2017-06-26T15:35:00Z"/>
          <w:rFonts w:ascii="Cambria" w:hAnsi="Cambria"/>
        </w:rPr>
      </w:pPr>
    </w:p>
    <w:p w14:paraId="198483BA" w14:textId="1252BBC5" w:rsidR="005A2227" w:rsidRPr="00E352EF" w:rsidDel="002A3201" w:rsidRDefault="0097053A" w:rsidP="008A7573">
      <w:pPr>
        <w:numPr>
          <w:ilvl w:val="0"/>
          <w:numId w:val="4"/>
        </w:numPr>
        <w:ind w:left="360"/>
        <w:rPr>
          <w:del w:id="6096" w:author="Utente" w:date="2017-06-26T15:35:00Z"/>
          <w:rFonts w:ascii="Cambria" w:hAnsi="Cambria"/>
        </w:rPr>
      </w:pPr>
      <w:del w:id="6097" w:author="Utente" w:date="2017-06-26T15:35:00Z">
        <w:r w:rsidRPr="00E352EF" w:rsidDel="002A3201">
          <w:rPr>
            <w:rFonts w:ascii="Cambria" w:eastAsia="Calibri" w:hAnsi="Cambria" w:cs="Calibri"/>
            <w:i/>
          </w:rPr>
          <w:delText>ds_1</w:delText>
        </w:r>
        <w:r w:rsidRPr="00E352EF" w:rsidDel="002A3201">
          <w:rPr>
            <w:rFonts w:ascii="Cambria" w:eastAsia="Calibri" w:hAnsi="Cambria" w:cs="Calibri"/>
          </w:rPr>
          <w:delText xml:space="preserve"> – is the </w:delText>
        </w:r>
        <w:r w:rsidR="00F4601C" w:rsidRPr="00E352EF" w:rsidDel="002A3201">
          <w:delText>Dataset</w:delText>
        </w:r>
        <w:r w:rsidRPr="00E352EF" w:rsidDel="002A3201">
          <w:rPr>
            <w:rFonts w:ascii="Cambria" w:eastAsia="Calibri" w:hAnsi="Cambria" w:cs="Calibri"/>
          </w:rPr>
          <w:delText xml:space="preserve"> or the scalar to validate.</w:delText>
        </w:r>
      </w:del>
    </w:p>
    <w:p w14:paraId="0BBE38A9" w14:textId="26B7FB55" w:rsidR="005A2227" w:rsidRPr="00E352EF" w:rsidDel="002A3201" w:rsidRDefault="0097053A" w:rsidP="008A7573">
      <w:pPr>
        <w:numPr>
          <w:ilvl w:val="0"/>
          <w:numId w:val="4"/>
        </w:numPr>
        <w:ind w:left="360"/>
        <w:rPr>
          <w:del w:id="6098" w:author="Utente" w:date="2017-06-26T15:35:00Z"/>
          <w:rFonts w:ascii="Cambria" w:hAnsi="Cambria"/>
        </w:rPr>
      </w:pPr>
      <w:del w:id="6099" w:author="Utente" w:date="2017-06-26T15:35:00Z">
        <w:r w:rsidRPr="00E352EF" w:rsidDel="002A3201">
          <w:rPr>
            <w:rFonts w:ascii="Cambria" w:eastAsia="Calibri" w:hAnsi="Cambria" w:cs="Calibri"/>
            <w:i/>
          </w:rPr>
          <w:delText>ds_2</w:delText>
        </w:r>
        <w:r w:rsidRPr="00E352EF" w:rsidDel="002A3201">
          <w:rPr>
            <w:rFonts w:ascii="Cambria" w:eastAsia="Calibri" w:hAnsi="Cambria" w:cs="Calibri"/>
          </w:rPr>
          <w:delText xml:space="preserve"> – is the </w:delText>
        </w:r>
        <w:r w:rsidR="005C5FF8" w:rsidRPr="00E352EF" w:rsidDel="002A3201">
          <w:rPr>
            <w:rFonts w:ascii="Cambria" w:hAnsi="Cambria"/>
          </w:rPr>
          <w:delText xml:space="preserve">lowerbound </w:delText>
        </w:r>
        <w:r w:rsidRPr="00E352EF" w:rsidDel="002A3201">
          <w:rPr>
            <w:rFonts w:ascii="Cambria" w:eastAsia="Calibri" w:hAnsi="Cambria" w:cs="Calibri"/>
          </w:rPr>
          <w:delText>of a value’s range.</w:delText>
        </w:r>
      </w:del>
    </w:p>
    <w:p w14:paraId="1B9066D1" w14:textId="3B91C61B" w:rsidR="005A2227" w:rsidRPr="00E352EF" w:rsidDel="002A3201" w:rsidRDefault="0097053A" w:rsidP="008A7573">
      <w:pPr>
        <w:numPr>
          <w:ilvl w:val="0"/>
          <w:numId w:val="4"/>
        </w:numPr>
        <w:ind w:left="360"/>
        <w:rPr>
          <w:del w:id="6100" w:author="Utente" w:date="2017-06-26T15:35:00Z"/>
          <w:rFonts w:ascii="Cambria" w:hAnsi="Cambria"/>
        </w:rPr>
      </w:pPr>
      <w:del w:id="6101" w:author="Utente" w:date="2017-06-26T15:35:00Z">
        <w:r w:rsidRPr="00E352EF" w:rsidDel="002A3201">
          <w:rPr>
            <w:rFonts w:ascii="Cambria" w:eastAsia="Calibri" w:hAnsi="Cambria" w:cs="Calibri"/>
            <w:i/>
          </w:rPr>
          <w:delText>ds_3</w:delText>
        </w:r>
        <w:r w:rsidRPr="00E352EF" w:rsidDel="002A3201">
          <w:rPr>
            <w:rFonts w:ascii="Cambria" w:eastAsia="Calibri" w:hAnsi="Cambria" w:cs="Calibri"/>
          </w:rPr>
          <w:delText xml:space="preserve"> – is the </w:delText>
        </w:r>
        <w:r w:rsidR="005C5FF8" w:rsidRPr="00E352EF" w:rsidDel="002A3201">
          <w:rPr>
            <w:rFonts w:ascii="Cambria" w:hAnsi="Cambria"/>
          </w:rPr>
          <w:delText xml:space="preserve">upperbound </w:delText>
        </w:r>
        <w:r w:rsidRPr="00E352EF" w:rsidDel="002A3201">
          <w:rPr>
            <w:rFonts w:ascii="Cambria" w:eastAsia="Calibri" w:hAnsi="Cambria" w:cs="Calibri"/>
          </w:rPr>
          <w:delText xml:space="preserve">of a value’s range. </w:delText>
        </w:r>
      </w:del>
    </w:p>
    <w:p w14:paraId="0DC514FA" w14:textId="6269DC43" w:rsidR="00E83D59" w:rsidRPr="00E352EF" w:rsidDel="002A3201" w:rsidRDefault="00E83D59" w:rsidP="00E83D59">
      <w:pPr>
        <w:rPr>
          <w:del w:id="6102" w:author="Utente" w:date="2017-06-26T15:35:00Z"/>
          <w:rFonts w:ascii="Cambria" w:eastAsia="Calibri" w:hAnsi="Cambria" w:cs="Calibri"/>
          <w:i/>
          <w:color w:val="5B9BD5"/>
        </w:rPr>
      </w:pPr>
    </w:p>
    <w:p w14:paraId="5CC2855F" w14:textId="6CA8D9A2" w:rsidR="005A2227" w:rsidRPr="00E352EF" w:rsidDel="002A3201" w:rsidRDefault="0097053A" w:rsidP="00543198">
      <w:pPr>
        <w:rPr>
          <w:del w:id="6103" w:author="Utente" w:date="2017-06-26T15:35:00Z"/>
          <w:rFonts w:ascii="Cambria" w:eastAsia="Calibri" w:hAnsi="Cambria" w:cs="Calibri"/>
          <w:i/>
          <w:color w:val="5B9BD5"/>
        </w:rPr>
      </w:pPr>
      <w:del w:id="6104" w:author="Utente" w:date="2017-06-26T15:35:00Z">
        <w:r w:rsidRPr="00E352EF" w:rsidDel="002A3201">
          <w:rPr>
            <w:rFonts w:ascii="Cambria" w:eastAsia="Calibri" w:hAnsi="Cambria" w:cs="Calibri"/>
            <w:i/>
            <w:color w:val="5B9BD5"/>
          </w:rPr>
          <w:delText>Constraints</w:delText>
        </w:r>
      </w:del>
    </w:p>
    <w:p w14:paraId="2D838373" w14:textId="39F64F1C" w:rsidR="005A2227" w:rsidRPr="00E352EF" w:rsidDel="002A3201" w:rsidRDefault="0097053A" w:rsidP="008A7573">
      <w:pPr>
        <w:numPr>
          <w:ilvl w:val="0"/>
          <w:numId w:val="4"/>
        </w:numPr>
        <w:ind w:left="360"/>
        <w:rPr>
          <w:del w:id="6105" w:author="Utente" w:date="2017-06-26T15:35:00Z"/>
          <w:rFonts w:ascii="Cambria" w:hAnsi="Cambria"/>
        </w:rPr>
      </w:pPr>
      <w:del w:id="6106" w:author="Utente" w:date="2017-06-26T15:35:00Z">
        <w:r w:rsidRPr="00E352EF" w:rsidDel="002A3201">
          <w:rPr>
            <w:rFonts w:ascii="Cambria" w:eastAsia="Calibri" w:hAnsi="Cambria" w:cs="Calibri"/>
          </w:rPr>
          <w:delText xml:space="preserve">If </w:delText>
        </w:r>
        <w:r w:rsidRPr="00E352EF" w:rsidDel="002A3201">
          <w:rPr>
            <w:rFonts w:ascii="Cambria" w:eastAsia="Calibri" w:hAnsi="Cambria" w:cs="Calibri"/>
            <w:i/>
          </w:rPr>
          <w:delText>ds_1</w:delText>
        </w:r>
        <w:r w:rsidRPr="00E352EF" w:rsidDel="002A3201">
          <w:rPr>
            <w:rFonts w:ascii="Cambria" w:eastAsia="Calibri" w:hAnsi="Cambria" w:cs="Calibri"/>
          </w:rPr>
          <w:delText xml:space="preserve"> is a scalar then the defined constants must be all of the same type.</w:delText>
        </w:r>
      </w:del>
    </w:p>
    <w:p w14:paraId="2956A8DF" w14:textId="3209E67E" w:rsidR="005A2227" w:rsidRPr="00E352EF" w:rsidDel="002A3201" w:rsidRDefault="0097053A" w:rsidP="008A7573">
      <w:pPr>
        <w:numPr>
          <w:ilvl w:val="0"/>
          <w:numId w:val="4"/>
        </w:numPr>
        <w:ind w:left="360"/>
        <w:rPr>
          <w:del w:id="6107" w:author="Utente" w:date="2017-06-26T15:35:00Z"/>
          <w:rFonts w:ascii="Cambria" w:hAnsi="Cambria"/>
        </w:rPr>
      </w:pPr>
      <w:del w:id="6108" w:author="Utente" w:date="2017-06-26T15:35:00Z">
        <w:r w:rsidRPr="00E352EF" w:rsidDel="002A3201">
          <w:rPr>
            <w:rFonts w:ascii="Cambria" w:eastAsia="Calibri" w:hAnsi="Cambria" w:cs="Calibri"/>
          </w:rPr>
          <w:delText xml:space="preserve">If </w:delText>
        </w:r>
        <w:r w:rsidRPr="00E352EF" w:rsidDel="002A3201">
          <w:rPr>
            <w:rFonts w:ascii="Cambria" w:eastAsia="Calibri" w:hAnsi="Cambria" w:cs="Calibri"/>
            <w:i/>
          </w:rPr>
          <w:delText>ds_1</w:delText>
        </w:r>
        <w:r w:rsidRPr="00E352EF" w:rsidDel="002A3201">
          <w:rPr>
            <w:rFonts w:ascii="Cambria" w:eastAsia="Calibri" w:hAnsi="Cambria" w:cs="Calibri"/>
          </w:rPr>
          <w:delText xml:space="preserve"> is a </w:delText>
        </w:r>
        <w:r w:rsidR="00F4601C" w:rsidRPr="00E352EF" w:rsidDel="002A3201">
          <w:delText>Dataset</w:delText>
        </w:r>
        <w:r w:rsidRPr="00E352EF" w:rsidDel="002A3201">
          <w:rPr>
            <w:rFonts w:ascii="Cambria" w:eastAsia="Calibri" w:hAnsi="Cambria" w:cs="Calibri"/>
          </w:rPr>
          <w:delText xml:space="preserve"> then:</w:delText>
        </w:r>
      </w:del>
    </w:p>
    <w:p w14:paraId="7C994188" w14:textId="597791F4" w:rsidR="005A2227" w:rsidRPr="00E352EF" w:rsidDel="002A3201" w:rsidRDefault="0097053A" w:rsidP="008A7573">
      <w:pPr>
        <w:numPr>
          <w:ilvl w:val="1"/>
          <w:numId w:val="4"/>
        </w:numPr>
        <w:ind w:left="1080"/>
        <w:rPr>
          <w:del w:id="6109" w:author="Utente" w:date="2017-06-26T15:35:00Z"/>
          <w:rFonts w:ascii="Cambria" w:hAnsi="Cambria"/>
        </w:rPr>
      </w:pPr>
      <w:del w:id="6110" w:author="Utente" w:date="2017-06-26T15:35:00Z">
        <w:r w:rsidRPr="00E352EF" w:rsidDel="002A3201">
          <w:rPr>
            <w:rFonts w:ascii="Cambria" w:eastAsia="Calibri" w:hAnsi="Cambria" w:cs="Calibri"/>
          </w:rPr>
          <w:delText xml:space="preserve"> At least one Dataset must be defined.</w:delText>
        </w:r>
      </w:del>
    </w:p>
    <w:p w14:paraId="1E740C66" w14:textId="7A16B1CC" w:rsidR="005A2227" w:rsidRPr="00E352EF" w:rsidDel="002A3201" w:rsidRDefault="0097053A" w:rsidP="008A7573">
      <w:pPr>
        <w:numPr>
          <w:ilvl w:val="1"/>
          <w:numId w:val="4"/>
        </w:numPr>
        <w:ind w:left="1080"/>
        <w:rPr>
          <w:del w:id="6111" w:author="Utente" w:date="2017-06-26T15:35:00Z"/>
          <w:rFonts w:ascii="Cambria" w:hAnsi="Cambria"/>
        </w:rPr>
      </w:pPr>
      <w:del w:id="6112" w:author="Utente" w:date="2017-06-26T15:35:00Z">
        <w:r w:rsidRPr="00E352EF" w:rsidDel="002A3201">
          <w:rPr>
            <w:rFonts w:ascii="Cambria" w:eastAsia="Calibri" w:hAnsi="Cambria" w:cs="Calibri"/>
          </w:rPr>
          <w:delText>If two (or three) Datasets are defined, for every pair of Datasets, it must hold that either they have the same Identifier Components or the ones of the former is a subset of the ones of the latter (static).</w:delText>
        </w:r>
      </w:del>
    </w:p>
    <w:p w14:paraId="650C609F" w14:textId="1AF78A54" w:rsidR="005A2227" w:rsidRPr="00E352EF" w:rsidDel="002A3201" w:rsidRDefault="0097053A" w:rsidP="008A7573">
      <w:pPr>
        <w:numPr>
          <w:ilvl w:val="1"/>
          <w:numId w:val="4"/>
        </w:numPr>
        <w:ind w:left="1080"/>
        <w:rPr>
          <w:del w:id="6113" w:author="Utente" w:date="2017-06-26T15:35:00Z"/>
          <w:rFonts w:ascii="Cambria" w:hAnsi="Cambria"/>
        </w:rPr>
      </w:pPr>
      <w:del w:id="6114" w:author="Utente" w:date="2017-06-26T15:35:00Z">
        <w:r w:rsidRPr="00E352EF" w:rsidDel="002A3201">
          <w:rPr>
            <w:rFonts w:ascii="Cambria" w:eastAsia="Calibri" w:hAnsi="Cambria" w:cs="Calibri"/>
          </w:rPr>
          <w:delText>If two (or three) Datasets are defined, they must have the same Measure Components, in name and number (as explained in the syntax) (static).</w:delText>
        </w:r>
      </w:del>
    </w:p>
    <w:p w14:paraId="26E39D1D" w14:textId="699C6EAC" w:rsidR="005A2227" w:rsidRPr="00E352EF" w:rsidDel="002A3201" w:rsidRDefault="0097053A" w:rsidP="008A7573">
      <w:pPr>
        <w:numPr>
          <w:ilvl w:val="1"/>
          <w:numId w:val="4"/>
        </w:numPr>
        <w:ind w:left="1080"/>
        <w:rPr>
          <w:del w:id="6115" w:author="Utente" w:date="2017-06-26T15:35:00Z"/>
          <w:rFonts w:ascii="Cambria" w:hAnsi="Cambria"/>
        </w:rPr>
      </w:pPr>
      <w:del w:id="6116" w:author="Utente" w:date="2017-06-26T15:35:00Z">
        <w:r w:rsidRPr="00E352EF" w:rsidDel="002A3201">
          <w:rPr>
            <w:rFonts w:ascii="Cambria" w:eastAsia="Calibri" w:hAnsi="Cambria" w:cs="Calibri"/>
          </w:rPr>
          <w:delText>If at least one Constant is defined, the Datasets must have a single Measure Component of type &lt;T&gt; (static).</w:delText>
        </w:r>
      </w:del>
    </w:p>
    <w:p w14:paraId="050F23DA" w14:textId="314EBB7D" w:rsidR="00E83D59" w:rsidRPr="00E352EF" w:rsidDel="002A3201" w:rsidRDefault="00E83D59" w:rsidP="00E83D59">
      <w:pPr>
        <w:rPr>
          <w:del w:id="6117" w:author="Utente" w:date="2017-06-26T15:35:00Z"/>
          <w:rFonts w:ascii="Cambria" w:eastAsia="Calibri" w:hAnsi="Cambria" w:cs="Calibri"/>
          <w:i/>
          <w:color w:val="5B9BD5"/>
        </w:rPr>
      </w:pPr>
    </w:p>
    <w:p w14:paraId="30DF0C28" w14:textId="00DE04D1" w:rsidR="005A2227" w:rsidRPr="00E352EF" w:rsidDel="002A3201" w:rsidRDefault="0097053A" w:rsidP="00543198">
      <w:pPr>
        <w:rPr>
          <w:del w:id="6118" w:author="Utente" w:date="2017-06-26T15:35:00Z"/>
          <w:rFonts w:ascii="Cambria" w:eastAsia="Calibri" w:hAnsi="Cambria" w:cs="Calibri"/>
          <w:i/>
          <w:color w:val="5B9BD5"/>
        </w:rPr>
      </w:pPr>
      <w:del w:id="6119" w:author="Utente" w:date="2017-06-26T15:35:00Z">
        <w:r w:rsidRPr="00E352EF" w:rsidDel="002A3201">
          <w:rPr>
            <w:rFonts w:ascii="Cambria" w:eastAsia="Calibri" w:hAnsi="Cambria" w:cs="Calibri"/>
            <w:i/>
            <w:color w:val="5B9BD5"/>
          </w:rPr>
          <w:delText>Returns</w:delText>
        </w:r>
      </w:del>
    </w:p>
    <w:p w14:paraId="77E22994" w14:textId="3871263F" w:rsidR="005A2227" w:rsidRPr="00E352EF" w:rsidDel="002A3201" w:rsidRDefault="0097053A" w:rsidP="00E83D59">
      <w:pPr>
        <w:rPr>
          <w:del w:id="6120" w:author="Utente" w:date="2017-06-26T15:35:00Z"/>
          <w:rFonts w:ascii="Cambria" w:hAnsi="Cambria"/>
        </w:rPr>
      </w:pPr>
      <w:del w:id="6121" w:author="Utente" w:date="2017-06-26T15:35:00Z">
        <w:r w:rsidRPr="00E352EF" w:rsidDel="002A3201">
          <w:rPr>
            <w:rFonts w:ascii="Cambria" w:hAnsi="Cambria"/>
          </w:rPr>
          <w:delText xml:space="preserve">If </w:delText>
        </w:r>
        <w:r w:rsidRPr="00E352EF" w:rsidDel="002A3201">
          <w:rPr>
            <w:rFonts w:ascii="Cambria" w:hAnsi="Cambria"/>
            <w:i/>
          </w:rPr>
          <w:delText>ds_1</w:delText>
        </w:r>
        <w:r w:rsidRPr="00E352EF" w:rsidDel="002A3201">
          <w:rPr>
            <w:rFonts w:ascii="Cambria" w:hAnsi="Cambria"/>
          </w:rPr>
          <w:delText xml:space="preserve"> is a scalar</w:delText>
        </w:r>
        <w:r w:rsidR="00FD3798" w:rsidRPr="00E352EF" w:rsidDel="002A3201">
          <w:rPr>
            <w:rFonts w:ascii="Cambria" w:hAnsi="Cambria"/>
          </w:rPr>
          <w:delText xml:space="preserve"> then</w:delText>
        </w:r>
        <w:r w:rsidRPr="00E352EF" w:rsidDel="002A3201">
          <w:rPr>
            <w:rFonts w:ascii="Cambria" w:hAnsi="Cambria"/>
          </w:rPr>
          <w:delText xml:space="preserve"> </w:delText>
        </w:r>
        <w:r w:rsidRPr="00E352EF" w:rsidDel="002A3201">
          <w:rPr>
            <w:rFonts w:ascii="Cambria" w:eastAsia="Calibri" w:hAnsi="Cambria" w:cs="Calibri"/>
            <w:b/>
          </w:rPr>
          <w:delText>between</w:delText>
        </w:r>
        <w:r w:rsidRPr="00E352EF" w:rsidDel="002A3201">
          <w:rPr>
            <w:rFonts w:ascii="Cambria" w:eastAsia="Calibri" w:hAnsi="Cambria" w:cs="Calibri"/>
          </w:rPr>
          <w:delText xml:space="preserve"> returns a Boolean value representing if </w:delText>
        </w:r>
        <w:r w:rsidRPr="00E352EF" w:rsidDel="002A3201">
          <w:rPr>
            <w:rFonts w:ascii="Cambria" w:eastAsia="Calibri" w:hAnsi="Cambria" w:cs="Calibri"/>
            <w:i/>
          </w:rPr>
          <w:delText>c</w:delText>
        </w:r>
      </w:del>
      <w:ins w:id="6122" w:author="Laura Viignola" w:date="2017-05-10T17:34:00Z">
        <w:del w:id="6123" w:author="Utente" w:date="2017-06-26T15:35:00Z">
          <w:r w:rsidR="00236B1B" w:rsidDel="002A3201">
            <w:rPr>
              <w:rFonts w:ascii="Cambria" w:eastAsia="Calibri" w:hAnsi="Cambria" w:cs="Calibri"/>
              <w:i/>
            </w:rPr>
            <w:delText>ds</w:delText>
          </w:r>
        </w:del>
      </w:ins>
      <w:del w:id="6124" w:author="Utente" w:date="2017-06-26T15:35:00Z">
        <w:r w:rsidRPr="00E352EF" w:rsidDel="002A3201">
          <w:rPr>
            <w:rFonts w:ascii="Cambria" w:eastAsia="Calibri" w:hAnsi="Cambria" w:cs="Calibri"/>
            <w:i/>
          </w:rPr>
          <w:delText>_1</w:delText>
        </w:r>
        <w:r w:rsidRPr="00E352EF" w:rsidDel="002A3201">
          <w:rPr>
            <w:rFonts w:ascii="Cambria" w:eastAsia="Calibri" w:hAnsi="Cambria" w:cs="Calibri"/>
          </w:rPr>
          <w:delText xml:space="preserve"> is greater or equal than </w:delText>
        </w:r>
        <w:r w:rsidRPr="00E352EF" w:rsidDel="002A3201">
          <w:rPr>
            <w:rFonts w:ascii="Cambria" w:eastAsia="Calibri" w:hAnsi="Cambria" w:cs="Calibri"/>
            <w:i/>
          </w:rPr>
          <w:delText>c</w:delText>
        </w:r>
      </w:del>
      <w:ins w:id="6125" w:author="Laura Viignola" w:date="2017-05-10T17:34:00Z">
        <w:del w:id="6126" w:author="Utente" w:date="2017-06-26T15:35:00Z">
          <w:r w:rsidR="00236B1B" w:rsidDel="002A3201">
            <w:rPr>
              <w:rFonts w:ascii="Cambria" w:eastAsia="Calibri" w:hAnsi="Cambria" w:cs="Calibri"/>
              <w:i/>
            </w:rPr>
            <w:delText>ds</w:delText>
          </w:r>
        </w:del>
      </w:ins>
      <w:del w:id="6127" w:author="Utente" w:date="2017-06-26T15:35:00Z">
        <w:r w:rsidRPr="00E352EF" w:rsidDel="002A3201">
          <w:rPr>
            <w:rFonts w:ascii="Cambria" w:eastAsia="Calibri" w:hAnsi="Cambria" w:cs="Calibri"/>
            <w:i/>
          </w:rPr>
          <w:delText>_2</w:delText>
        </w:r>
        <w:r w:rsidRPr="00E352EF" w:rsidDel="002A3201">
          <w:rPr>
            <w:rFonts w:ascii="Cambria" w:eastAsia="Calibri" w:hAnsi="Cambria" w:cs="Calibri"/>
          </w:rPr>
          <w:delText xml:space="preserve"> and less or equal than </w:delText>
        </w:r>
        <w:r w:rsidRPr="00E352EF" w:rsidDel="002A3201">
          <w:rPr>
            <w:rFonts w:ascii="Cambria" w:eastAsia="Calibri" w:hAnsi="Cambria" w:cs="Calibri"/>
            <w:i/>
          </w:rPr>
          <w:delText>c</w:delText>
        </w:r>
      </w:del>
      <w:ins w:id="6128" w:author="Laura Viignola" w:date="2017-05-10T17:34:00Z">
        <w:del w:id="6129" w:author="Utente" w:date="2017-06-26T15:35:00Z">
          <w:r w:rsidR="00236B1B" w:rsidDel="002A3201">
            <w:rPr>
              <w:rFonts w:ascii="Cambria" w:eastAsia="Calibri" w:hAnsi="Cambria" w:cs="Calibri"/>
              <w:i/>
            </w:rPr>
            <w:delText>ds</w:delText>
          </w:r>
        </w:del>
      </w:ins>
      <w:del w:id="6130" w:author="Utente" w:date="2017-06-26T15:35:00Z">
        <w:r w:rsidRPr="00E352EF" w:rsidDel="002A3201">
          <w:rPr>
            <w:rFonts w:ascii="Cambria" w:eastAsia="Calibri" w:hAnsi="Cambria" w:cs="Calibri"/>
            <w:i/>
          </w:rPr>
          <w:delText>_3.</w:delText>
        </w:r>
      </w:del>
    </w:p>
    <w:p w14:paraId="3A6204CF" w14:textId="3B4658B8" w:rsidR="005A2227" w:rsidRPr="00E352EF" w:rsidDel="002A3201" w:rsidRDefault="0097053A" w:rsidP="00E83D59">
      <w:pPr>
        <w:rPr>
          <w:del w:id="6131" w:author="Utente" w:date="2017-06-26T15:35:00Z"/>
          <w:rFonts w:ascii="Cambria" w:hAnsi="Cambria"/>
        </w:rPr>
      </w:pPr>
      <w:del w:id="6132" w:author="Utente" w:date="2017-06-26T15:35:00Z">
        <w:r w:rsidRPr="00E352EF" w:rsidDel="002A3201">
          <w:rPr>
            <w:rFonts w:ascii="Cambria" w:hAnsi="Cambria"/>
          </w:rPr>
          <w:delText xml:space="preserve">If </w:delText>
        </w:r>
        <w:r w:rsidRPr="00E352EF" w:rsidDel="002A3201">
          <w:rPr>
            <w:rFonts w:ascii="Cambria" w:hAnsi="Cambria"/>
            <w:i/>
          </w:rPr>
          <w:delText>ds</w:delText>
        </w:r>
      </w:del>
      <w:ins w:id="6133" w:author="Laura Viignola" w:date="2017-05-10T17:34:00Z">
        <w:del w:id="6134" w:author="Utente" w:date="2017-06-26T15:35:00Z">
          <w:r w:rsidR="00355368" w:rsidDel="002A3201">
            <w:rPr>
              <w:rFonts w:ascii="Cambria" w:hAnsi="Cambria"/>
              <w:i/>
            </w:rPr>
            <w:delText>_1</w:delText>
          </w:r>
        </w:del>
      </w:ins>
      <w:del w:id="6135" w:author="Utente" w:date="2017-06-26T15:35:00Z">
        <w:r w:rsidRPr="00E352EF" w:rsidDel="002A3201">
          <w:rPr>
            <w:rFonts w:ascii="Cambria" w:hAnsi="Cambria"/>
          </w:rPr>
          <w:delText xml:space="preserve"> is a </w:delText>
        </w:r>
        <w:r w:rsidR="00F4601C" w:rsidRPr="00E352EF" w:rsidDel="002A3201">
          <w:delText>Dataset</w:delText>
        </w:r>
        <w:r w:rsidRPr="00E352EF" w:rsidDel="002A3201">
          <w:rPr>
            <w:rFonts w:ascii="Cambria" w:hAnsi="Cambria"/>
          </w:rPr>
          <w:delText xml:space="preserve"> and has N measures then operator return</w:delText>
        </w:r>
        <w:r w:rsidR="00FD3798" w:rsidRPr="00E352EF" w:rsidDel="002A3201">
          <w:rPr>
            <w:rFonts w:ascii="Cambria" w:hAnsi="Cambria"/>
          </w:rPr>
          <w:delText>s</w:delText>
        </w:r>
        <w:r w:rsidRPr="00E352EF" w:rsidDel="002A3201">
          <w:rPr>
            <w:rFonts w:ascii="Cambria" w:hAnsi="Cambria"/>
          </w:rPr>
          <w:delText xml:space="preserve"> a </w:delText>
        </w:r>
        <w:r w:rsidR="00F4601C" w:rsidRPr="00E352EF" w:rsidDel="002A3201">
          <w:delText>Dataset</w:delText>
        </w:r>
        <w:r w:rsidRPr="00E352EF" w:rsidDel="002A3201">
          <w:rPr>
            <w:rFonts w:ascii="Cambria" w:hAnsi="Cambria"/>
          </w:rPr>
          <w:delText xml:space="preserve"> having the </w:delText>
        </w:r>
        <w:r w:rsidR="00713CDB" w:rsidRPr="00E352EF" w:rsidDel="002A3201">
          <w:rPr>
            <w:rFonts w:ascii="Cambria" w:hAnsi="Cambria"/>
          </w:rPr>
          <w:delText>I</w:delText>
        </w:r>
        <w:r w:rsidR="00FD3798" w:rsidRPr="00E352EF" w:rsidDel="002A3201">
          <w:rPr>
            <w:rFonts w:ascii="Cambria" w:hAnsi="Cambria"/>
          </w:rPr>
          <w:delText xml:space="preserve">dentifier </w:delText>
        </w:r>
        <w:r w:rsidR="00713CDB" w:rsidRPr="00E352EF" w:rsidDel="002A3201">
          <w:rPr>
            <w:rFonts w:ascii="Cambria" w:hAnsi="Cambria"/>
          </w:rPr>
          <w:delText>C</w:delText>
        </w:r>
        <w:r w:rsidR="00FD3798" w:rsidRPr="00E352EF" w:rsidDel="002A3201">
          <w:rPr>
            <w:rFonts w:ascii="Cambria" w:hAnsi="Cambria"/>
          </w:rPr>
          <w:delText xml:space="preserve">omponents </w:delText>
        </w:r>
        <w:r w:rsidRPr="00E352EF" w:rsidDel="002A3201">
          <w:rPr>
            <w:rFonts w:ascii="Cambria" w:hAnsi="Cambria"/>
          </w:rPr>
          <w:delText xml:space="preserve">of </w:delText>
        </w:r>
        <w:r w:rsidRPr="00E352EF" w:rsidDel="002A3201">
          <w:rPr>
            <w:rFonts w:ascii="Cambria" w:hAnsi="Cambria"/>
            <w:i/>
          </w:rPr>
          <w:delText>ds</w:delText>
        </w:r>
      </w:del>
      <w:ins w:id="6136" w:author="Laura Viignola" w:date="2017-05-10T17:35:00Z">
        <w:del w:id="6137" w:author="Utente" w:date="2017-06-26T15:35:00Z">
          <w:r w:rsidR="00355368" w:rsidDel="002A3201">
            <w:rPr>
              <w:rFonts w:ascii="Cambria" w:hAnsi="Cambria"/>
              <w:i/>
            </w:rPr>
            <w:delText>_1</w:delText>
          </w:r>
        </w:del>
      </w:ins>
      <w:del w:id="6138" w:author="Utente" w:date="2017-06-26T15:35:00Z">
        <w:r w:rsidRPr="00E352EF" w:rsidDel="002A3201">
          <w:rPr>
            <w:rFonts w:ascii="Cambria" w:hAnsi="Cambria"/>
          </w:rPr>
          <w:delText xml:space="preserve"> and N  </w:delText>
        </w:r>
        <w:r w:rsidRPr="00E352EF" w:rsidDel="002A3201">
          <w:rPr>
            <w:rFonts w:ascii="Cambria" w:eastAsia="Calibri" w:hAnsi="Cambria" w:cs="Calibri"/>
          </w:rPr>
          <w:delText>Boolean measures having the same name concatenated with the suffix  “</w:delText>
        </w:r>
        <w:r w:rsidRPr="00E352EF" w:rsidDel="002A3201">
          <w:rPr>
            <w:rFonts w:ascii="Cambria" w:eastAsia="Calibri" w:hAnsi="Cambria" w:cs="Calibri"/>
            <w:b/>
          </w:rPr>
          <w:delText>_</w:delText>
        </w:r>
        <w:r w:rsidR="00C847B8" w:rsidRPr="00E352EF" w:rsidDel="002A3201">
          <w:rPr>
            <w:rFonts w:ascii="Cambria" w:eastAsia="Calibri" w:hAnsi="Cambria" w:cs="Calibri"/>
            <w:b/>
          </w:rPr>
          <w:delText>CONDITION</w:delText>
        </w:r>
        <w:r w:rsidRPr="00E352EF" w:rsidDel="002A3201">
          <w:rPr>
            <w:rFonts w:ascii="Cambria" w:eastAsia="Calibri" w:hAnsi="Cambria" w:cs="Calibri"/>
          </w:rPr>
          <w:delText>”  containing the result of the range comparison.</w:delText>
        </w:r>
      </w:del>
    </w:p>
    <w:p w14:paraId="5D5F3E5B" w14:textId="14C65BEB" w:rsidR="005A2227" w:rsidRPr="00E352EF" w:rsidDel="002A3201" w:rsidRDefault="005A2227" w:rsidP="00E83D59">
      <w:pPr>
        <w:rPr>
          <w:del w:id="6139" w:author="Utente" w:date="2017-06-26T15:35:00Z"/>
          <w:rFonts w:ascii="Cambria" w:hAnsi="Cambria"/>
        </w:rPr>
      </w:pPr>
    </w:p>
    <w:p w14:paraId="29E81C00" w14:textId="41516812" w:rsidR="005A2227" w:rsidRPr="00E352EF" w:rsidDel="002A3201" w:rsidRDefault="0097053A" w:rsidP="00543198">
      <w:pPr>
        <w:rPr>
          <w:del w:id="6140" w:author="Utente" w:date="2017-06-26T15:35:00Z"/>
          <w:rFonts w:ascii="Cambria" w:eastAsia="Calibri" w:hAnsi="Cambria" w:cs="Calibri"/>
          <w:i/>
          <w:color w:val="5B9BD5"/>
        </w:rPr>
      </w:pPr>
      <w:del w:id="6141" w:author="Utente" w:date="2017-06-26T15:35:00Z">
        <w:r w:rsidRPr="00E352EF" w:rsidDel="002A3201">
          <w:rPr>
            <w:rFonts w:ascii="Cambria" w:eastAsia="Calibri" w:hAnsi="Cambria" w:cs="Calibri"/>
            <w:i/>
            <w:color w:val="5B9BD5"/>
          </w:rPr>
          <w:delText>Examples</w:delText>
        </w:r>
      </w:del>
    </w:p>
    <w:p w14:paraId="4886F7E7" w14:textId="6775FB01" w:rsidR="005A2227" w:rsidRPr="00E352EF" w:rsidDel="002A3201" w:rsidRDefault="00EA6708" w:rsidP="00E83D59">
      <w:pPr>
        <w:rPr>
          <w:del w:id="6142" w:author="Utente" w:date="2017-06-26T15:35:00Z"/>
          <w:rFonts w:ascii="Cambria" w:hAnsi="Cambria"/>
        </w:rPr>
      </w:pPr>
      <w:del w:id="6143" w:author="Utente" w:date="2017-06-26T15:35:00Z">
        <w:r w:rsidRPr="00E352EF" w:rsidDel="002A3201">
          <w:rPr>
            <w:rFonts w:ascii="Cambria" w:hAnsi="Cambria"/>
          </w:rPr>
          <w:delText>On</w:delText>
        </w:r>
        <w:r w:rsidR="0097053A" w:rsidRPr="00E352EF" w:rsidDel="002A3201">
          <w:rPr>
            <w:rFonts w:ascii="Cambria" w:hAnsi="Cambria"/>
          </w:rPr>
          <w:delText xml:space="preserve"> </w:delText>
        </w:r>
        <w:r w:rsidR="00F4601C" w:rsidRPr="00E352EF" w:rsidDel="002A3201">
          <w:delText>Dataset</w:delText>
        </w:r>
      </w:del>
    </w:p>
    <w:p w14:paraId="7CE132D4" w14:textId="6EB9C761" w:rsidR="005A2227" w:rsidRPr="00E352EF" w:rsidDel="002A3201" w:rsidRDefault="0097053A" w:rsidP="00E83D59">
      <w:pPr>
        <w:rPr>
          <w:del w:id="6144" w:author="Utente" w:date="2017-06-26T15:35:00Z"/>
          <w:rFonts w:ascii="Cambria" w:eastAsia="Calibri" w:hAnsi="Cambria" w:cs="Calibri"/>
        </w:rPr>
      </w:pPr>
      <w:del w:id="6145" w:author="Utente" w:date="2017-06-26T15:35:00Z">
        <w:r w:rsidRPr="00E352EF" w:rsidDel="002A3201">
          <w:rPr>
            <w:rFonts w:ascii="Cambria" w:eastAsia="Calibri" w:hAnsi="Cambria" w:cs="Calibri"/>
          </w:rPr>
          <w:delText xml:space="preserve">1) comparison_ds := unemployment_rate </w:delText>
        </w:r>
        <w:r w:rsidRPr="00E352EF" w:rsidDel="002A3201">
          <w:rPr>
            <w:rFonts w:ascii="Cambria" w:eastAsia="Calibri" w:hAnsi="Cambria" w:cs="Calibri"/>
            <w:b/>
          </w:rPr>
          <w:delText>between</w:delText>
        </w:r>
        <w:r w:rsidRPr="00E352EF" w:rsidDel="002A3201">
          <w:rPr>
            <w:rFonts w:ascii="Cambria" w:eastAsia="Calibri" w:hAnsi="Cambria" w:cs="Calibri"/>
          </w:rPr>
          <w:delText xml:space="preserve"> 7.5 </w:delText>
        </w:r>
        <w:r w:rsidRPr="00E352EF" w:rsidDel="002A3201">
          <w:rPr>
            <w:rFonts w:ascii="Cambria" w:eastAsia="Calibri" w:hAnsi="Cambria" w:cs="Calibri"/>
            <w:b/>
          </w:rPr>
          <w:delText>and</w:delText>
        </w:r>
        <w:r w:rsidRPr="00E352EF" w:rsidDel="002A3201">
          <w:rPr>
            <w:rFonts w:ascii="Cambria" w:eastAsia="Calibri" w:hAnsi="Cambria" w:cs="Calibri"/>
          </w:rPr>
          <w:delText xml:space="preserve"> 8.0</w:delText>
        </w:r>
      </w:del>
    </w:p>
    <w:p w14:paraId="6667EE04" w14:textId="6822D005" w:rsidR="00994652" w:rsidRPr="00E352EF" w:rsidDel="002A3201" w:rsidRDefault="00994652" w:rsidP="00E83D59">
      <w:pPr>
        <w:rPr>
          <w:del w:id="6146" w:author="Utente" w:date="2017-06-26T15:35:00Z"/>
          <w:rFonts w:ascii="Cambria" w:hAnsi="Cambria"/>
        </w:rPr>
      </w:pPr>
    </w:p>
    <w:tbl>
      <w:tblPr>
        <w:tblW w:w="4190"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77"/>
        <w:gridCol w:w="1123"/>
        <w:gridCol w:w="2290"/>
      </w:tblGrid>
      <w:tr w:rsidR="005A2227" w:rsidRPr="00E352EF" w:rsidDel="002A3201" w14:paraId="276FF977" w14:textId="37602DD8">
        <w:trPr>
          <w:del w:id="6147" w:author="Utente" w:date="2017-06-26T15:35:00Z"/>
        </w:trPr>
        <w:tc>
          <w:tcPr>
            <w:tcW w:w="778"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C230B29" w14:textId="1B195F0D" w:rsidR="005A2227" w:rsidRPr="00E352EF" w:rsidDel="002A3201" w:rsidRDefault="0097053A">
            <w:pPr>
              <w:jc w:val="both"/>
              <w:rPr>
                <w:del w:id="6148" w:author="Utente" w:date="2017-06-26T15:35:00Z"/>
              </w:rPr>
            </w:pPr>
            <w:del w:id="6149" w:author="Utente" w:date="2017-06-26T15:35:00Z">
              <w:r w:rsidRPr="00E352EF" w:rsidDel="002A3201">
                <w:rPr>
                  <w:rFonts w:ascii="Calibri" w:eastAsia="Calibri" w:hAnsi="Calibri" w:cs="Calibri"/>
                </w:rPr>
                <w:delText>unemployment_rate</w:delText>
              </w:r>
            </w:del>
          </w:p>
        </w:tc>
      </w:tr>
      <w:tr w:rsidR="005A2227" w:rsidRPr="00E352EF" w:rsidDel="002A3201" w14:paraId="1D892527" w14:textId="12E89FE0">
        <w:trPr>
          <w:del w:id="6150" w:author="Utente" w:date="2017-06-26T15:35:00Z"/>
        </w:trPr>
        <w:tc>
          <w:tcPr>
            <w:tcW w:w="77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DC20E58" w14:textId="30C24E3E" w:rsidR="005A2227" w:rsidRPr="00E352EF" w:rsidDel="002A3201" w:rsidRDefault="0097053A">
            <w:pPr>
              <w:jc w:val="both"/>
              <w:rPr>
                <w:del w:id="6151" w:author="Utente" w:date="2017-06-26T15:35:00Z"/>
              </w:rPr>
            </w:pPr>
            <w:del w:id="6152" w:author="Utente" w:date="2017-06-26T15:35:00Z">
              <w:r w:rsidRPr="00E352EF" w:rsidDel="002A3201">
                <w:rPr>
                  <w:rFonts w:ascii="Calibri" w:eastAsia="Calibri" w:hAnsi="Calibri" w:cs="Calibri"/>
                  <w:b/>
                </w:rPr>
                <w:delText>TIME</w:delText>
              </w:r>
            </w:del>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8ACFDB7" w14:textId="2A582B50" w:rsidR="005A2227" w:rsidRPr="00E352EF" w:rsidDel="002A3201" w:rsidRDefault="0097053A">
            <w:pPr>
              <w:jc w:val="both"/>
              <w:rPr>
                <w:del w:id="6153" w:author="Utente" w:date="2017-06-26T15:35:00Z"/>
              </w:rPr>
            </w:pPr>
            <w:del w:id="6154" w:author="Utente" w:date="2017-06-26T15:35:00Z">
              <w:r w:rsidRPr="00E352EF" w:rsidDel="002A3201">
                <w:rPr>
                  <w:rFonts w:ascii="Calibri" w:eastAsia="Calibri" w:hAnsi="Calibri" w:cs="Calibri"/>
                  <w:b/>
                </w:rPr>
                <w:delText>GEO</w:delText>
              </w:r>
            </w:del>
          </w:p>
        </w:tc>
        <w:tc>
          <w:tcPr>
            <w:tcW w:w="229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F8E34B7" w14:textId="0A770432" w:rsidR="005A2227" w:rsidRPr="00E352EF" w:rsidDel="002A3201" w:rsidRDefault="0097053A">
            <w:pPr>
              <w:jc w:val="both"/>
              <w:rPr>
                <w:del w:id="6155" w:author="Utente" w:date="2017-06-26T15:35:00Z"/>
              </w:rPr>
            </w:pPr>
            <w:del w:id="6156" w:author="Utente" w:date="2017-06-26T15:35:00Z">
              <w:r w:rsidRPr="00E352EF" w:rsidDel="002A3201">
                <w:rPr>
                  <w:rFonts w:ascii="Calibri" w:eastAsia="Calibri" w:hAnsi="Calibri" w:cs="Calibri"/>
                  <w:b/>
                </w:rPr>
                <w:delText>UNEMPLOYMENT_RATE</w:delText>
              </w:r>
            </w:del>
          </w:p>
        </w:tc>
      </w:tr>
      <w:tr w:rsidR="005A2227" w:rsidRPr="00E352EF" w:rsidDel="002A3201" w14:paraId="473CCD2F" w14:textId="6EAE73E7">
        <w:trPr>
          <w:del w:id="6157" w:author="Utente" w:date="2017-06-26T15:35:00Z"/>
        </w:trPr>
        <w:tc>
          <w:tcPr>
            <w:tcW w:w="7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630663" w14:textId="0EF6D510" w:rsidR="005A2227" w:rsidRPr="00E352EF" w:rsidDel="002A3201" w:rsidRDefault="0097053A">
            <w:pPr>
              <w:jc w:val="both"/>
              <w:rPr>
                <w:del w:id="6158" w:author="Utente" w:date="2017-06-26T15:35:00Z"/>
              </w:rPr>
            </w:pPr>
            <w:del w:id="6159" w:author="Utente" w:date="2017-06-26T15:35:00Z">
              <w:r w:rsidRPr="00E352EF" w:rsidDel="002A3201">
                <w:rPr>
                  <w:rFonts w:ascii="Calibri" w:eastAsia="Calibri" w:hAnsi="Calibri" w:cs="Calibri"/>
                </w:rPr>
                <w:delText>2013</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F8C6CD" w14:textId="1307C9AE" w:rsidR="005A2227" w:rsidRPr="00E352EF" w:rsidDel="002A3201" w:rsidRDefault="0097053A">
            <w:pPr>
              <w:jc w:val="both"/>
              <w:rPr>
                <w:del w:id="6160" w:author="Utente" w:date="2017-06-26T15:35:00Z"/>
              </w:rPr>
            </w:pPr>
            <w:del w:id="6161" w:author="Utente" w:date="2017-06-26T15:35:00Z">
              <w:r w:rsidRPr="00E352EF" w:rsidDel="002A3201">
                <w:rPr>
                  <w:rFonts w:ascii="Calibri" w:eastAsia="Calibri" w:hAnsi="Calibri" w:cs="Calibri"/>
                </w:rPr>
                <w:delText>Finland</w:delText>
              </w:r>
            </w:del>
          </w:p>
        </w:tc>
        <w:tc>
          <w:tcPr>
            <w:tcW w:w="229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EF8135" w14:textId="634F2795" w:rsidR="005A2227" w:rsidRPr="00E352EF" w:rsidDel="002A3201" w:rsidRDefault="0097053A">
            <w:pPr>
              <w:jc w:val="both"/>
              <w:rPr>
                <w:del w:id="6162" w:author="Utente" w:date="2017-06-26T15:35:00Z"/>
              </w:rPr>
            </w:pPr>
            <w:del w:id="6163" w:author="Utente" w:date="2017-06-26T15:35:00Z">
              <w:r w:rsidRPr="00E352EF" w:rsidDel="002A3201">
                <w:rPr>
                  <w:rFonts w:ascii="Calibri" w:eastAsia="Calibri" w:hAnsi="Calibri" w:cs="Calibri"/>
                </w:rPr>
                <w:delText>8.2</w:delText>
              </w:r>
            </w:del>
          </w:p>
        </w:tc>
      </w:tr>
      <w:tr w:rsidR="005A2227" w:rsidRPr="00E352EF" w:rsidDel="002A3201" w14:paraId="507BB8F2" w14:textId="55BFB7C2">
        <w:trPr>
          <w:del w:id="6164" w:author="Utente" w:date="2017-06-26T15:35:00Z"/>
        </w:trPr>
        <w:tc>
          <w:tcPr>
            <w:tcW w:w="7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985261" w14:textId="0952A33A" w:rsidR="005A2227" w:rsidRPr="00E352EF" w:rsidDel="002A3201" w:rsidRDefault="0097053A">
            <w:pPr>
              <w:jc w:val="both"/>
              <w:rPr>
                <w:del w:id="6165" w:author="Utente" w:date="2017-06-26T15:35:00Z"/>
              </w:rPr>
            </w:pPr>
            <w:del w:id="6166" w:author="Utente" w:date="2017-06-26T15:35:00Z">
              <w:r w:rsidRPr="00E352EF" w:rsidDel="002A3201">
                <w:rPr>
                  <w:rFonts w:ascii="Calibri" w:eastAsia="Calibri" w:hAnsi="Calibri" w:cs="Calibri"/>
                </w:rPr>
                <w:delText>2012</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9CFF99" w14:textId="0DFB526D" w:rsidR="005A2227" w:rsidRPr="00E352EF" w:rsidDel="002A3201" w:rsidRDefault="0097053A">
            <w:pPr>
              <w:jc w:val="both"/>
              <w:rPr>
                <w:del w:id="6167" w:author="Utente" w:date="2017-06-26T15:35:00Z"/>
              </w:rPr>
            </w:pPr>
            <w:del w:id="6168" w:author="Utente" w:date="2017-06-26T15:35:00Z">
              <w:r w:rsidRPr="00E352EF" w:rsidDel="002A3201">
                <w:rPr>
                  <w:rFonts w:ascii="Calibri" w:eastAsia="Calibri" w:hAnsi="Calibri" w:cs="Calibri"/>
                </w:rPr>
                <w:delText>Finland</w:delText>
              </w:r>
            </w:del>
          </w:p>
        </w:tc>
        <w:tc>
          <w:tcPr>
            <w:tcW w:w="229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065871" w14:textId="77D23171" w:rsidR="005A2227" w:rsidRPr="00E352EF" w:rsidDel="002A3201" w:rsidRDefault="0097053A">
            <w:pPr>
              <w:jc w:val="both"/>
              <w:rPr>
                <w:del w:id="6169" w:author="Utente" w:date="2017-06-26T15:35:00Z"/>
              </w:rPr>
            </w:pPr>
            <w:del w:id="6170" w:author="Utente" w:date="2017-06-26T15:35:00Z">
              <w:r w:rsidRPr="00E352EF" w:rsidDel="002A3201">
                <w:rPr>
                  <w:rFonts w:ascii="Calibri" w:eastAsia="Calibri" w:hAnsi="Calibri" w:cs="Calibri"/>
                </w:rPr>
                <w:delText>7.7</w:delText>
              </w:r>
            </w:del>
          </w:p>
        </w:tc>
      </w:tr>
      <w:tr w:rsidR="005A2227" w:rsidRPr="00E352EF" w:rsidDel="002A3201" w14:paraId="4FDF57B9" w14:textId="7AADC660">
        <w:trPr>
          <w:del w:id="6171" w:author="Utente" w:date="2017-06-26T15:35:00Z"/>
        </w:trPr>
        <w:tc>
          <w:tcPr>
            <w:tcW w:w="7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730A36" w14:textId="185C6758" w:rsidR="005A2227" w:rsidRPr="00E352EF" w:rsidDel="002A3201" w:rsidRDefault="0097053A">
            <w:pPr>
              <w:jc w:val="both"/>
              <w:rPr>
                <w:del w:id="6172" w:author="Utente" w:date="2017-06-26T15:35:00Z"/>
              </w:rPr>
            </w:pPr>
            <w:del w:id="6173" w:author="Utente" w:date="2017-06-26T15:35:00Z">
              <w:r w:rsidRPr="00E352EF" w:rsidDel="002A3201">
                <w:rPr>
                  <w:rFonts w:ascii="Calibri" w:eastAsia="Calibri" w:hAnsi="Calibri" w:cs="Calibri"/>
                </w:rPr>
                <w:delText>2011</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5B7B7B" w14:textId="7CD4FCD3" w:rsidR="005A2227" w:rsidRPr="00E352EF" w:rsidDel="002A3201" w:rsidRDefault="0097053A">
            <w:pPr>
              <w:jc w:val="both"/>
              <w:rPr>
                <w:del w:id="6174" w:author="Utente" w:date="2017-06-26T15:35:00Z"/>
              </w:rPr>
            </w:pPr>
            <w:del w:id="6175" w:author="Utente" w:date="2017-06-26T15:35:00Z">
              <w:r w:rsidRPr="00E352EF" w:rsidDel="002A3201">
                <w:rPr>
                  <w:rFonts w:ascii="Calibri" w:eastAsia="Calibri" w:hAnsi="Calibri" w:cs="Calibri"/>
                </w:rPr>
                <w:delText>Finland</w:delText>
              </w:r>
            </w:del>
          </w:p>
        </w:tc>
        <w:tc>
          <w:tcPr>
            <w:tcW w:w="229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9CEA8F" w14:textId="5DCF744E" w:rsidR="005A2227" w:rsidRPr="00E352EF" w:rsidDel="002A3201" w:rsidRDefault="0097053A">
            <w:pPr>
              <w:jc w:val="both"/>
              <w:rPr>
                <w:del w:id="6176" w:author="Utente" w:date="2017-06-26T15:35:00Z"/>
              </w:rPr>
            </w:pPr>
            <w:del w:id="6177" w:author="Utente" w:date="2017-06-26T15:35:00Z">
              <w:r w:rsidRPr="00E352EF" w:rsidDel="002A3201">
                <w:rPr>
                  <w:rFonts w:ascii="Calibri" w:eastAsia="Calibri" w:hAnsi="Calibri" w:cs="Calibri"/>
                </w:rPr>
                <w:delText>7.8</w:delText>
              </w:r>
            </w:del>
          </w:p>
        </w:tc>
      </w:tr>
      <w:tr w:rsidR="005A2227" w:rsidRPr="00E352EF" w:rsidDel="002A3201" w14:paraId="0B6C4D40" w14:textId="523DA289">
        <w:trPr>
          <w:del w:id="6178" w:author="Utente" w:date="2017-06-26T15:35:00Z"/>
        </w:trPr>
        <w:tc>
          <w:tcPr>
            <w:tcW w:w="7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354400" w14:textId="593421F7" w:rsidR="005A2227" w:rsidRPr="00E352EF" w:rsidDel="002A3201" w:rsidRDefault="0097053A">
            <w:pPr>
              <w:jc w:val="both"/>
              <w:rPr>
                <w:del w:id="6179" w:author="Utente" w:date="2017-06-26T15:35:00Z"/>
              </w:rPr>
            </w:pPr>
            <w:del w:id="6180" w:author="Utente" w:date="2017-06-26T15:35:00Z">
              <w:r w:rsidRPr="00E352EF" w:rsidDel="002A3201">
                <w:rPr>
                  <w:rFonts w:ascii="Calibri" w:eastAsia="Calibri" w:hAnsi="Calibri" w:cs="Calibri"/>
                </w:rPr>
                <w:delText>2010</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7E8E25" w14:textId="088CA263" w:rsidR="005A2227" w:rsidRPr="00E352EF" w:rsidDel="002A3201" w:rsidRDefault="0097053A">
            <w:pPr>
              <w:jc w:val="both"/>
              <w:rPr>
                <w:del w:id="6181" w:author="Utente" w:date="2017-06-26T15:35:00Z"/>
              </w:rPr>
            </w:pPr>
            <w:del w:id="6182" w:author="Utente" w:date="2017-06-26T15:35:00Z">
              <w:r w:rsidRPr="00E352EF" w:rsidDel="002A3201">
                <w:rPr>
                  <w:rFonts w:ascii="Calibri" w:eastAsia="Calibri" w:hAnsi="Calibri" w:cs="Calibri"/>
                </w:rPr>
                <w:delText>Finland</w:delText>
              </w:r>
            </w:del>
          </w:p>
        </w:tc>
        <w:tc>
          <w:tcPr>
            <w:tcW w:w="229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1FC244" w14:textId="72CA3419" w:rsidR="005A2227" w:rsidRPr="00E352EF" w:rsidDel="002A3201" w:rsidRDefault="0097053A">
            <w:pPr>
              <w:jc w:val="both"/>
              <w:rPr>
                <w:del w:id="6183" w:author="Utente" w:date="2017-06-26T15:35:00Z"/>
              </w:rPr>
            </w:pPr>
            <w:del w:id="6184" w:author="Utente" w:date="2017-06-26T15:35:00Z">
              <w:r w:rsidRPr="00E352EF" w:rsidDel="002A3201">
                <w:rPr>
                  <w:rFonts w:ascii="Calibri" w:eastAsia="Calibri" w:hAnsi="Calibri" w:cs="Calibri"/>
                </w:rPr>
                <w:delText>8.4</w:delText>
              </w:r>
            </w:del>
          </w:p>
        </w:tc>
      </w:tr>
      <w:tr w:rsidR="005A2227" w:rsidRPr="00E352EF" w:rsidDel="002A3201" w14:paraId="607392DC" w14:textId="005A1852">
        <w:trPr>
          <w:del w:id="6185" w:author="Utente" w:date="2017-06-26T15:35:00Z"/>
        </w:trPr>
        <w:tc>
          <w:tcPr>
            <w:tcW w:w="7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DC399C" w14:textId="5B806327" w:rsidR="005A2227" w:rsidRPr="00E352EF" w:rsidDel="002A3201" w:rsidRDefault="0097053A">
            <w:pPr>
              <w:jc w:val="both"/>
              <w:rPr>
                <w:del w:id="6186" w:author="Utente" w:date="2017-06-26T15:35:00Z"/>
              </w:rPr>
            </w:pPr>
            <w:del w:id="6187" w:author="Utente" w:date="2017-06-26T15:35:00Z">
              <w:r w:rsidRPr="00E352EF" w:rsidDel="002A3201">
                <w:rPr>
                  <w:rFonts w:ascii="Calibri" w:eastAsia="Calibri" w:hAnsi="Calibri" w:cs="Calibri"/>
                </w:rPr>
                <w:delText>2009</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9AF9B4" w14:textId="37FCE2CF" w:rsidR="005A2227" w:rsidRPr="00E352EF" w:rsidDel="002A3201" w:rsidRDefault="0097053A">
            <w:pPr>
              <w:jc w:val="both"/>
              <w:rPr>
                <w:del w:id="6188" w:author="Utente" w:date="2017-06-26T15:35:00Z"/>
              </w:rPr>
            </w:pPr>
            <w:del w:id="6189" w:author="Utente" w:date="2017-06-26T15:35:00Z">
              <w:r w:rsidRPr="00E352EF" w:rsidDel="002A3201">
                <w:rPr>
                  <w:rFonts w:ascii="Calibri" w:eastAsia="Calibri" w:hAnsi="Calibri" w:cs="Calibri"/>
                </w:rPr>
                <w:delText>Finland</w:delText>
              </w:r>
            </w:del>
          </w:p>
        </w:tc>
        <w:tc>
          <w:tcPr>
            <w:tcW w:w="229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6A34AD" w14:textId="43070BBD" w:rsidR="005A2227" w:rsidRPr="00E352EF" w:rsidDel="002A3201" w:rsidRDefault="0097053A">
            <w:pPr>
              <w:jc w:val="both"/>
              <w:rPr>
                <w:del w:id="6190" w:author="Utente" w:date="2017-06-26T15:35:00Z"/>
              </w:rPr>
            </w:pPr>
            <w:del w:id="6191" w:author="Utente" w:date="2017-06-26T15:35:00Z">
              <w:r w:rsidRPr="00E352EF" w:rsidDel="002A3201">
                <w:rPr>
                  <w:rFonts w:ascii="Calibri" w:eastAsia="Calibri" w:hAnsi="Calibri" w:cs="Calibri"/>
                </w:rPr>
                <w:delText>NULL</w:delText>
              </w:r>
            </w:del>
          </w:p>
        </w:tc>
      </w:tr>
    </w:tbl>
    <w:p w14:paraId="4CD5DCBC" w14:textId="1B63C048" w:rsidR="005A2227" w:rsidRPr="00E352EF" w:rsidDel="002A3201" w:rsidRDefault="005A2227">
      <w:pPr>
        <w:rPr>
          <w:del w:id="6192" w:author="Utente" w:date="2017-06-26T15:35:00Z"/>
        </w:rPr>
      </w:pPr>
    </w:p>
    <w:tbl>
      <w:tblPr>
        <w:tblW w:w="4666"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82"/>
        <w:gridCol w:w="1094"/>
        <w:gridCol w:w="2290"/>
      </w:tblGrid>
      <w:tr w:rsidR="005A2227" w:rsidRPr="00E352EF" w:rsidDel="002A3201" w14:paraId="6C0D708E" w14:textId="42C2DAE8">
        <w:trPr>
          <w:del w:id="6193" w:author="Utente" w:date="2017-06-26T15:35:00Z"/>
        </w:trPr>
        <w:tc>
          <w:tcPr>
            <w:tcW w:w="1282"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381F7D5" w14:textId="581BEF94" w:rsidR="005A2227" w:rsidRPr="00E352EF" w:rsidDel="002A3201" w:rsidRDefault="0097053A">
            <w:pPr>
              <w:jc w:val="both"/>
              <w:rPr>
                <w:del w:id="6194" w:author="Utente" w:date="2017-06-26T15:35:00Z"/>
              </w:rPr>
            </w:pPr>
            <w:del w:id="6195" w:author="Utente" w:date="2017-06-26T15:35:00Z">
              <w:r w:rsidRPr="00E352EF" w:rsidDel="002A3201">
                <w:rPr>
                  <w:rFonts w:ascii="Calibri" w:eastAsia="Calibri" w:hAnsi="Calibri" w:cs="Calibri"/>
                </w:rPr>
                <w:delText>comparison_ds</w:delText>
              </w:r>
            </w:del>
          </w:p>
        </w:tc>
      </w:tr>
      <w:tr w:rsidR="005A2227" w:rsidRPr="00E352EF" w:rsidDel="002A3201" w14:paraId="2DE71A30" w14:textId="4220A4D0">
        <w:trPr>
          <w:del w:id="6196" w:author="Utente" w:date="2017-06-26T15:35:00Z"/>
        </w:trPr>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AA3F10B" w14:textId="75F54722" w:rsidR="005A2227" w:rsidRPr="00E352EF" w:rsidDel="002A3201" w:rsidRDefault="0097053A">
            <w:pPr>
              <w:jc w:val="both"/>
              <w:rPr>
                <w:del w:id="6197" w:author="Utente" w:date="2017-06-26T15:35:00Z"/>
              </w:rPr>
            </w:pPr>
            <w:del w:id="6198" w:author="Utente" w:date="2017-06-26T15:35:00Z">
              <w:r w:rsidRPr="00E352EF" w:rsidDel="002A3201">
                <w:rPr>
                  <w:rFonts w:ascii="Calibri" w:eastAsia="Calibri" w:hAnsi="Calibri" w:cs="Calibri"/>
                  <w:b/>
                </w:rPr>
                <w:delText>TIME</w:delText>
              </w:r>
            </w:del>
          </w:p>
        </w:tc>
        <w:tc>
          <w:tcPr>
            <w:tcW w:w="10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E631DC4" w14:textId="4AC081B7" w:rsidR="005A2227" w:rsidRPr="00E352EF" w:rsidDel="002A3201" w:rsidRDefault="0097053A">
            <w:pPr>
              <w:jc w:val="both"/>
              <w:rPr>
                <w:del w:id="6199" w:author="Utente" w:date="2017-06-26T15:35:00Z"/>
              </w:rPr>
            </w:pPr>
            <w:del w:id="6200" w:author="Utente" w:date="2017-06-26T15:35:00Z">
              <w:r w:rsidRPr="00E352EF" w:rsidDel="002A3201">
                <w:rPr>
                  <w:rFonts w:ascii="Calibri" w:eastAsia="Calibri" w:hAnsi="Calibri" w:cs="Calibri"/>
                  <w:b/>
                </w:rPr>
                <w:delText>GEO</w:delText>
              </w:r>
            </w:del>
          </w:p>
        </w:tc>
        <w:tc>
          <w:tcPr>
            <w:tcW w:w="229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B79E230" w14:textId="05525201" w:rsidR="005A2227" w:rsidRPr="00E352EF" w:rsidDel="002A3201" w:rsidRDefault="0097053A">
            <w:pPr>
              <w:jc w:val="both"/>
              <w:rPr>
                <w:del w:id="6201" w:author="Utente" w:date="2017-06-26T15:35:00Z"/>
              </w:rPr>
            </w:pPr>
            <w:del w:id="6202" w:author="Utente" w:date="2017-06-26T15:35:00Z">
              <w:r w:rsidRPr="00E352EF" w:rsidDel="002A3201">
                <w:rPr>
                  <w:rFonts w:ascii="Calibri" w:eastAsia="Calibri" w:hAnsi="Calibri" w:cs="Calibri"/>
                  <w:b/>
                </w:rPr>
                <w:delText>UNEMPLOYMENT_RATE</w:delText>
              </w:r>
            </w:del>
          </w:p>
        </w:tc>
      </w:tr>
      <w:tr w:rsidR="005A2227" w:rsidRPr="00E352EF" w:rsidDel="002A3201" w14:paraId="396CCC0D" w14:textId="10BA6DC9">
        <w:trPr>
          <w:del w:id="6203" w:author="Utente" w:date="2017-06-26T15:35:00Z"/>
        </w:trPr>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E4799C" w14:textId="64674C42" w:rsidR="005A2227" w:rsidRPr="00E352EF" w:rsidDel="002A3201" w:rsidRDefault="0097053A">
            <w:pPr>
              <w:jc w:val="both"/>
              <w:rPr>
                <w:del w:id="6204" w:author="Utente" w:date="2017-06-26T15:35:00Z"/>
              </w:rPr>
            </w:pPr>
            <w:del w:id="6205" w:author="Utente" w:date="2017-06-26T15:35:00Z">
              <w:r w:rsidRPr="00E352EF" w:rsidDel="002A3201">
                <w:rPr>
                  <w:rFonts w:ascii="Calibri" w:eastAsia="Calibri" w:hAnsi="Calibri" w:cs="Calibri"/>
                </w:rPr>
                <w:delText>2013</w:delText>
              </w:r>
            </w:del>
          </w:p>
        </w:tc>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1A04CC" w14:textId="237641C4" w:rsidR="005A2227" w:rsidRPr="00E352EF" w:rsidDel="002A3201" w:rsidRDefault="0097053A">
            <w:pPr>
              <w:jc w:val="both"/>
              <w:rPr>
                <w:del w:id="6206" w:author="Utente" w:date="2017-06-26T15:35:00Z"/>
              </w:rPr>
            </w:pPr>
            <w:del w:id="6207" w:author="Utente" w:date="2017-06-26T15:35:00Z">
              <w:r w:rsidRPr="00E352EF" w:rsidDel="002A3201">
                <w:rPr>
                  <w:rFonts w:ascii="Calibri" w:eastAsia="Calibri" w:hAnsi="Calibri" w:cs="Calibri"/>
                </w:rPr>
                <w:delText>Finland</w:delText>
              </w:r>
            </w:del>
          </w:p>
        </w:tc>
        <w:tc>
          <w:tcPr>
            <w:tcW w:w="229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370FF9" w14:textId="5F7B1AA7" w:rsidR="005A2227" w:rsidRPr="00E352EF" w:rsidDel="002A3201" w:rsidRDefault="0097053A">
            <w:pPr>
              <w:jc w:val="both"/>
              <w:rPr>
                <w:del w:id="6208" w:author="Utente" w:date="2017-06-26T15:35:00Z"/>
              </w:rPr>
            </w:pPr>
            <w:del w:id="6209" w:author="Utente" w:date="2017-06-26T15:35:00Z">
              <w:r w:rsidRPr="00E352EF" w:rsidDel="002A3201">
                <w:rPr>
                  <w:rFonts w:ascii="Calibri" w:eastAsia="Calibri" w:hAnsi="Calibri" w:cs="Calibri"/>
                </w:rPr>
                <w:delText>false</w:delText>
              </w:r>
            </w:del>
          </w:p>
        </w:tc>
      </w:tr>
      <w:tr w:rsidR="005A2227" w:rsidRPr="00E352EF" w:rsidDel="002A3201" w14:paraId="50239433" w14:textId="05FEAFD3">
        <w:trPr>
          <w:del w:id="6210" w:author="Utente" w:date="2017-06-26T15:35:00Z"/>
        </w:trPr>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DCEDA9" w14:textId="6C25DF25" w:rsidR="005A2227" w:rsidRPr="00E352EF" w:rsidDel="002A3201" w:rsidRDefault="0097053A">
            <w:pPr>
              <w:jc w:val="both"/>
              <w:rPr>
                <w:del w:id="6211" w:author="Utente" w:date="2017-06-26T15:35:00Z"/>
              </w:rPr>
            </w:pPr>
            <w:del w:id="6212" w:author="Utente" w:date="2017-06-26T15:35:00Z">
              <w:r w:rsidRPr="00E352EF" w:rsidDel="002A3201">
                <w:rPr>
                  <w:rFonts w:ascii="Calibri" w:eastAsia="Calibri" w:hAnsi="Calibri" w:cs="Calibri"/>
                </w:rPr>
                <w:delText>2012</w:delText>
              </w:r>
            </w:del>
          </w:p>
        </w:tc>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962531" w14:textId="6D963325" w:rsidR="005A2227" w:rsidRPr="00E352EF" w:rsidDel="002A3201" w:rsidRDefault="0097053A">
            <w:pPr>
              <w:jc w:val="both"/>
              <w:rPr>
                <w:del w:id="6213" w:author="Utente" w:date="2017-06-26T15:35:00Z"/>
              </w:rPr>
            </w:pPr>
            <w:del w:id="6214" w:author="Utente" w:date="2017-06-26T15:35:00Z">
              <w:r w:rsidRPr="00E352EF" w:rsidDel="002A3201">
                <w:rPr>
                  <w:rFonts w:ascii="Calibri" w:eastAsia="Calibri" w:hAnsi="Calibri" w:cs="Calibri"/>
                </w:rPr>
                <w:delText>Finland</w:delText>
              </w:r>
            </w:del>
          </w:p>
        </w:tc>
        <w:tc>
          <w:tcPr>
            <w:tcW w:w="229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1D967F" w14:textId="2819EF51" w:rsidR="005A2227" w:rsidRPr="00E352EF" w:rsidDel="002A3201" w:rsidRDefault="0097053A">
            <w:pPr>
              <w:jc w:val="both"/>
              <w:rPr>
                <w:del w:id="6215" w:author="Utente" w:date="2017-06-26T15:35:00Z"/>
              </w:rPr>
            </w:pPr>
            <w:del w:id="6216" w:author="Utente" w:date="2017-06-26T15:35:00Z">
              <w:r w:rsidRPr="00E352EF" w:rsidDel="002A3201">
                <w:rPr>
                  <w:rFonts w:ascii="Calibri" w:eastAsia="Calibri" w:hAnsi="Calibri" w:cs="Calibri"/>
                </w:rPr>
                <w:delText>true</w:delText>
              </w:r>
            </w:del>
          </w:p>
        </w:tc>
      </w:tr>
      <w:tr w:rsidR="005A2227" w:rsidRPr="00E352EF" w:rsidDel="002A3201" w14:paraId="41035FBB" w14:textId="0A98C349">
        <w:trPr>
          <w:del w:id="6217" w:author="Utente" w:date="2017-06-26T15:35:00Z"/>
        </w:trPr>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F95159" w14:textId="5C4B2B9B" w:rsidR="005A2227" w:rsidRPr="00E352EF" w:rsidDel="002A3201" w:rsidRDefault="0097053A">
            <w:pPr>
              <w:jc w:val="both"/>
              <w:rPr>
                <w:del w:id="6218" w:author="Utente" w:date="2017-06-26T15:35:00Z"/>
              </w:rPr>
            </w:pPr>
            <w:del w:id="6219" w:author="Utente" w:date="2017-06-26T15:35:00Z">
              <w:r w:rsidRPr="00E352EF" w:rsidDel="002A3201">
                <w:rPr>
                  <w:rFonts w:ascii="Calibri" w:eastAsia="Calibri" w:hAnsi="Calibri" w:cs="Calibri"/>
                </w:rPr>
                <w:delText>2011</w:delText>
              </w:r>
            </w:del>
          </w:p>
        </w:tc>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B2C7F5" w14:textId="5F9B6B70" w:rsidR="005A2227" w:rsidRPr="00E352EF" w:rsidDel="002A3201" w:rsidRDefault="0097053A">
            <w:pPr>
              <w:jc w:val="both"/>
              <w:rPr>
                <w:del w:id="6220" w:author="Utente" w:date="2017-06-26T15:35:00Z"/>
              </w:rPr>
            </w:pPr>
            <w:del w:id="6221" w:author="Utente" w:date="2017-06-26T15:35:00Z">
              <w:r w:rsidRPr="00E352EF" w:rsidDel="002A3201">
                <w:rPr>
                  <w:rFonts w:ascii="Calibri" w:eastAsia="Calibri" w:hAnsi="Calibri" w:cs="Calibri"/>
                </w:rPr>
                <w:delText>Finland</w:delText>
              </w:r>
            </w:del>
          </w:p>
        </w:tc>
        <w:tc>
          <w:tcPr>
            <w:tcW w:w="229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ADC8F6" w14:textId="00279C03" w:rsidR="005A2227" w:rsidRPr="00E352EF" w:rsidDel="002A3201" w:rsidRDefault="0097053A">
            <w:pPr>
              <w:jc w:val="both"/>
              <w:rPr>
                <w:del w:id="6222" w:author="Utente" w:date="2017-06-26T15:35:00Z"/>
              </w:rPr>
            </w:pPr>
            <w:del w:id="6223" w:author="Utente" w:date="2017-06-26T15:35:00Z">
              <w:r w:rsidRPr="00E352EF" w:rsidDel="002A3201">
                <w:rPr>
                  <w:rFonts w:ascii="Calibri" w:eastAsia="Calibri" w:hAnsi="Calibri" w:cs="Calibri"/>
                </w:rPr>
                <w:delText>true</w:delText>
              </w:r>
            </w:del>
          </w:p>
        </w:tc>
      </w:tr>
      <w:tr w:rsidR="005A2227" w:rsidRPr="00E352EF" w:rsidDel="002A3201" w14:paraId="36E93FA0" w14:textId="16F15685">
        <w:trPr>
          <w:del w:id="6224" w:author="Utente" w:date="2017-06-26T15:35:00Z"/>
        </w:trPr>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7C6505" w14:textId="0A599A68" w:rsidR="005A2227" w:rsidRPr="00E352EF" w:rsidDel="002A3201" w:rsidRDefault="0097053A">
            <w:pPr>
              <w:jc w:val="both"/>
              <w:rPr>
                <w:del w:id="6225" w:author="Utente" w:date="2017-06-26T15:35:00Z"/>
              </w:rPr>
            </w:pPr>
            <w:del w:id="6226" w:author="Utente" w:date="2017-06-26T15:35:00Z">
              <w:r w:rsidRPr="00E352EF" w:rsidDel="002A3201">
                <w:rPr>
                  <w:rFonts w:ascii="Calibri" w:eastAsia="Calibri" w:hAnsi="Calibri" w:cs="Calibri"/>
                </w:rPr>
                <w:delText>2010</w:delText>
              </w:r>
            </w:del>
          </w:p>
        </w:tc>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3C53B8" w14:textId="554BE88E" w:rsidR="005A2227" w:rsidRPr="00E352EF" w:rsidDel="002A3201" w:rsidRDefault="0097053A">
            <w:pPr>
              <w:jc w:val="both"/>
              <w:rPr>
                <w:del w:id="6227" w:author="Utente" w:date="2017-06-26T15:35:00Z"/>
              </w:rPr>
            </w:pPr>
            <w:del w:id="6228" w:author="Utente" w:date="2017-06-26T15:35:00Z">
              <w:r w:rsidRPr="00E352EF" w:rsidDel="002A3201">
                <w:rPr>
                  <w:rFonts w:ascii="Calibri" w:eastAsia="Calibri" w:hAnsi="Calibri" w:cs="Calibri"/>
                </w:rPr>
                <w:delText>Finland</w:delText>
              </w:r>
            </w:del>
          </w:p>
        </w:tc>
        <w:tc>
          <w:tcPr>
            <w:tcW w:w="229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64B10E" w14:textId="24D83EE3" w:rsidR="005A2227" w:rsidRPr="00E352EF" w:rsidDel="002A3201" w:rsidRDefault="0097053A">
            <w:pPr>
              <w:jc w:val="both"/>
              <w:rPr>
                <w:del w:id="6229" w:author="Utente" w:date="2017-06-26T15:35:00Z"/>
              </w:rPr>
            </w:pPr>
            <w:del w:id="6230" w:author="Utente" w:date="2017-06-26T15:35:00Z">
              <w:r w:rsidRPr="00E352EF" w:rsidDel="002A3201">
                <w:rPr>
                  <w:rFonts w:ascii="Calibri" w:eastAsia="Calibri" w:hAnsi="Calibri" w:cs="Calibri"/>
                </w:rPr>
                <w:delText>false</w:delText>
              </w:r>
            </w:del>
          </w:p>
        </w:tc>
      </w:tr>
      <w:tr w:rsidR="005A2227" w:rsidRPr="00E352EF" w:rsidDel="002A3201" w14:paraId="5F167CB5" w14:textId="6B6D2FF3">
        <w:trPr>
          <w:del w:id="6231" w:author="Utente" w:date="2017-06-26T15:35:00Z"/>
        </w:trPr>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3AB94A" w14:textId="29FFC83C" w:rsidR="005A2227" w:rsidRPr="00E352EF" w:rsidDel="002A3201" w:rsidRDefault="0097053A">
            <w:pPr>
              <w:jc w:val="both"/>
              <w:rPr>
                <w:del w:id="6232" w:author="Utente" w:date="2017-06-26T15:35:00Z"/>
              </w:rPr>
            </w:pPr>
            <w:del w:id="6233" w:author="Utente" w:date="2017-06-26T15:35:00Z">
              <w:r w:rsidRPr="00E352EF" w:rsidDel="002A3201">
                <w:rPr>
                  <w:rFonts w:ascii="Calibri" w:eastAsia="Calibri" w:hAnsi="Calibri" w:cs="Calibri"/>
                </w:rPr>
                <w:delText>2009</w:delText>
              </w:r>
            </w:del>
          </w:p>
        </w:tc>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E30F65" w14:textId="37E7C87C" w:rsidR="005A2227" w:rsidRPr="00E352EF" w:rsidDel="002A3201" w:rsidRDefault="0097053A">
            <w:pPr>
              <w:jc w:val="both"/>
              <w:rPr>
                <w:del w:id="6234" w:author="Utente" w:date="2017-06-26T15:35:00Z"/>
              </w:rPr>
            </w:pPr>
            <w:del w:id="6235" w:author="Utente" w:date="2017-06-26T15:35:00Z">
              <w:r w:rsidRPr="00E352EF" w:rsidDel="002A3201">
                <w:rPr>
                  <w:rFonts w:ascii="Calibri" w:eastAsia="Calibri" w:hAnsi="Calibri" w:cs="Calibri"/>
                </w:rPr>
                <w:delText>Finland</w:delText>
              </w:r>
            </w:del>
          </w:p>
        </w:tc>
        <w:tc>
          <w:tcPr>
            <w:tcW w:w="229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D2626B" w14:textId="58811771" w:rsidR="005A2227" w:rsidRPr="00E352EF" w:rsidDel="002A3201" w:rsidRDefault="0097053A">
            <w:pPr>
              <w:jc w:val="both"/>
              <w:rPr>
                <w:del w:id="6236" w:author="Utente" w:date="2017-06-26T15:35:00Z"/>
              </w:rPr>
            </w:pPr>
            <w:del w:id="6237" w:author="Utente" w:date="2017-06-26T15:35:00Z">
              <w:r w:rsidRPr="00E352EF" w:rsidDel="002A3201">
                <w:rPr>
                  <w:rFonts w:ascii="Calibri" w:eastAsia="Calibri" w:hAnsi="Calibri" w:cs="Calibri"/>
                </w:rPr>
                <w:delText>NULL</w:delText>
              </w:r>
            </w:del>
          </w:p>
        </w:tc>
      </w:tr>
    </w:tbl>
    <w:p w14:paraId="7CBB23C9" w14:textId="56D57EAD" w:rsidR="005A2227" w:rsidRPr="00E352EF" w:rsidDel="002A3201" w:rsidRDefault="005A2227">
      <w:pPr>
        <w:rPr>
          <w:del w:id="6238" w:author="Utente" w:date="2017-06-26T15:35:00Z"/>
        </w:rPr>
      </w:pPr>
    </w:p>
    <w:p w14:paraId="3258D5C6" w14:textId="77BBFC6B" w:rsidR="005A2227" w:rsidRPr="00E352EF" w:rsidDel="002A3201" w:rsidRDefault="0097053A">
      <w:pPr>
        <w:rPr>
          <w:del w:id="6239" w:author="Utente" w:date="2017-06-26T15:35:00Z"/>
          <w:rFonts w:ascii="Cambria" w:eastAsia="Calibri" w:hAnsi="Cambria" w:cs="Calibri"/>
        </w:rPr>
      </w:pPr>
      <w:del w:id="6240" w:author="Utente" w:date="2017-06-26T15:35:00Z">
        <w:r w:rsidRPr="00E352EF" w:rsidDel="002A3201">
          <w:rPr>
            <w:rFonts w:ascii="Cambria" w:eastAsia="Calibri" w:hAnsi="Cambria"/>
          </w:rPr>
          <w:delText xml:space="preserve">2) </w:delText>
        </w:r>
        <w:r w:rsidRPr="00E352EF" w:rsidDel="002A3201">
          <w:rPr>
            <w:rFonts w:ascii="Cambria" w:eastAsia="Calibri" w:hAnsi="Cambria" w:cs="Calibri"/>
          </w:rPr>
          <w:delText xml:space="preserve">comparison_ds := overcrowding_rate_urbanization_2011 </w:delText>
        </w:r>
        <w:r w:rsidRPr="00E352EF" w:rsidDel="002A3201">
          <w:rPr>
            <w:rFonts w:ascii="Cambria" w:eastAsia="Calibri" w:hAnsi="Cambria" w:cs="Calibri"/>
            <w:b/>
          </w:rPr>
          <w:delText>between</w:delText>
        </w:r>
        <w:r w:rsidRPr="00E352EF" w:rsidDel="002A3201">
          <w:rPr>
            <w:rFonts w:ascii="Cambria" w:eastAsia="Calibri" w:hAnsi="Cambria" w:cs="Calibri"/>
          </w:rPr>
          <w:delText xml:space="preserve"> Overcrowding_rate_urbanization_2010 </w:delText>
        </w:r>
        <w:r w:rsidRPr="00E352EF" w:rsidDel="002A3201">
          <w:rPr>
            <w:rFonts w:ascii="Cambria" w:eastAsia="Calibri" w:hAnsi="Cambria" w:cs="Calibri"/>
            <w:b/>
          </w:rPr>
          <w:delText>and</w:delText>
        </w:r>
        <w:r w:rsidRPr="00E352EF" w:rsidDel="002A3201">
          <w:rPr>
            <w:rFonts w:ascii="Cambria" w:eastAsia="Calibri" w:hAnsi="Cambria" w:cs="Calibri"/>
          </w:rPr>
          <w:delText xml:space="preserve"> Overcrowding_rate_urbanization_2012</w:delText>
        </w:r>
      </w:del>
    </w:p>
    <w:p w14:paraId="150DDB3C" w14:textId="01CF8079" w:rsidR="00994652" w:rsidRPr="00E352EF" w:rsidDel="002A3201" w:rsidRDefault="00994652">
      <w:pPr>
        <w:rPr>
          <w:del w:id="6241" w:author="Utente" w:date="2017-06-26T15:35:00Z"/>
          <w:rFonts w:ascii="Cambria" w:hAnsi="Cambria"/>
        </w:rPr>
      </w:pPr>
    </w:p>
    <w:tbl>
      <w:tblPr>
        <w:tblW w:w="443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765"/>
        <w:gridCol w:w="1670"/>
      </w:tblGrid>
      <w:tr w:rsidR="005A2227" w:rsidRPr="00E352EF" w:rsidDel="002A3201" w14:paraId="50BD7B63" w14:textId="4360EC37">
        <w:trPr>
          <w:del w:id="6242" w:author="Utente" w:date="2017-06-26T15:35:00Z"/>
        </w:trPr>
        <w:tc>
          <w:tcPr>
            <w:tcW w:w="2765"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FA03927" w14:textId="2568DFDD" w:rsidR="005A2227" w:rsidRPr="00E352EF" w:rsidDel="002A3201" w:rsidRDefault="0097053A">
            <w:pPr>
              <w:jc w:val="both"/>
              <w:rPr>
                <w:del w:id="6243" w:author="Utente" w:date="2017-06-26T15:35:00Z"/>
              </w:rPr>
            </w:pPr>
            <w:del w:id="6244" w:author="Utente" w:date="2017-06-26T15:35:00Z">
              <w:r w:rsidRPr="00E352EF" w:rsidDel="002A3201">
                <w:rPr>
                  <w:rFonts w:ascii="Calibri" w:eastAsia="Calibri" w:hAnsi="Calibri" w:cs="Calibri"/>
                </w:rPr>
                <w:delText>overcrowding_rate_urbanization_2011</w:delText>
              </w:r>
            </w:del>
          </w:p>
        </w:tc>
      </w:tr>
      <w:tr w:rsidR="005A2227" w:rsidRPr="00E352EF" w:rsidDel="002A3201" w14:paraId="621505CA" w14:textId="5B5EC307">
        <w:trPr>
          <w:del w:id="6245" w:author="Utente" w:date="2017-06-26T15:35:00Z"/>
        </w:trPr>
        <w:tc>
          <w:tcPr>
            <w:tcW w:w="276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033663A" w14:textId="1A8408C2" w:rsidR="005A2227" w:rsidRPr="00E352EF" w:rsidDel="002A3201" w:rsidRDefault="0097053A">
            <w:pPr>
              <w:jc w:val="both"/>
              <w:rPr>
                <w:del w:id="6246" w:author="Utente" w:date="2017-06-26T15:35:00Z"/>
              </w:rPr>
            </w:pPr>
            <w:del w:id="6247" w:author="Utente" w:date="2017-06-26T15:35:00Z">
              <w:r w:rsidRPr="00E352EF" w:rsidDel="002A3201">
                <w:rPr>
                  <w:rFonts w:ascii="Calibri" w:eastAsia="Calibri" w:hAnsi="Calibri" w:cs="Calibri"/>
                  <w:b/>
                </w:rPr>
                <w:delText>GEO</w:delText>
              </w:r>
            </w:del>
          </w:p>
        </w:tc>
        <w:tc>
          <w:tcPr>
            <w:tcW w:w="167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EE569B5" w14:textId="74898922" w:rsidR="005A2227" w:rsidRPr="00E352EF" w:rsidDel="002A3201" w:rsidRDefault="0097053A">
            <w:pPr>
              <w:jc w:val="both"/>
              <w:rPr>
                <w:del w:id="6248" w:author="Utente" w:date="2017-06-26T15:35:00Z"/>
              </w:rPr>
            </w:pPr>
            <w:del w:id="6249" w:author="Utente" w:date="2017-06-26T15:35:00Z">
              <w:r w:rsidRPr="00E352EF" w:rsidDel="002A3201">
                <w:rPr>
                  <w:rFonts w:ascii="Calibri" w:eastAsia="Calibri" w:hAnsi="Calibri" w:cs="Calibri"/>
                  <w:b/>
                </w:rPr>
                <w:delText>VALUE</w:delText>
              </w:r>
            </w:del>
          </w:p>
        </w:tc>
      </w:tr>
      <w:tr w:rsidR="005A2227" w:rsidRPr="00E352EF" w:rsidDel="002A3201" w14:paraId="5419E174" w14:textId="2C9FABF5">
        <w:trPr>
          <w:del w:id="6250" w:author="Utente" w:date="2017-06-26T15:35:00Z"/>
        </w:trPr>
        <w:tc>
          <w:tcPr>
            <w:tcW w:w="27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8C09B2" w14:textId="3278C9F1" w:rsidR="005A2227" w:rsidRPr="00E352EF" w:rsidDel="002A3201" w:rsidRDefault="0097053A">
            <w:pPr>
              <w:jc w:val="both"/>
              <w:rPr>
                <w:del w:id="6251" w:author="Utente" w:date="2017-06-26T15:35:00Z"/>
              </w:rPr>
            </w:pPr>
            <w:del w:id="6252" w:author="Utente" w:date="2017-06-26T15:35:00Z">
              <w:r w:rsidRPr="00E352EF" w:rsidDel="002A3201">
                <w:rPr>
                  <w:rFonts w:ascii="Calibri" w:eastAsia="Calibri" w:hAnsi="Calibri" w:cs="Calibri"/>
                </w:rPr>
                <w:delText>Belgium</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5CE069" w14:textId="058DD136" w:rsidR="005A2227" w:rsidRPr="00E352EF" w:rsidDel="002A3201" w:rsidRDefault="0097053A">
            <w:pPr>
              <w:jc w:val="both"/>
              <w:rPr>
                <w:del w:id="6253" w:author="Utente" w:date="2017-06-26T15:35:00Z"/>
              </w:rPr>
            </w:pPr>
            <w:del w:id="6254" w:author="Utente" w:date="2017-06-26T15:35:00Z">
              <w:r w:rsidRPr="00E352EF" w:rsidDel="002A3201">
                <w:rPr>
                  <w:rFonts w:ascii="Calibri" w:eastAsia="Calibri" w:hAnsi="Calibri" w:cs="Calibri"/>
                </w:rPr>
                <w:delText>NULL</w:delText>
              </w:r>
            </w:del>
          </w:p>
        </w:tc>
      </w:tr>
      <w:tr w:rsidR="005A2227" w:rsidRPr="00E352EF" w:rsidDel="002A3201" w14:paraId="49E2120A" w14:textId="6004AC61">
        <w:trPr>
          <w:del w:id="6255" w:author="Utente" w:date="2017-06-26T15:35:00Z"/>
        </w:trPr>
        <w:tc>
          <w:tcPr>
            <w:tcW w:w="27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EAF9A7" w14:textId="537ECD6E" w:rsidR="005A2227" w:rsidRPr="00E352EF" w:rsidDel="002A3201" w:rsidRDefault="0097053A">
            <w:pPr>
              <w:jc w:val="both"/>
              <w:rPr>
                <w:del w:id="6256" w:author="Utente" w:date="2017-06-26T15:35:00Z"/>
              </w:rPr>
            </w:pPr>
            <w:del w:id="6257" w:author="Utente" w:date="2017-06-26T15:35:00Z">
              <w:r w:rsidRPr="00E352EF" w:rsidDel="002A3201">
                <w:rPr>
                  <w:rFonts w:ascii="Calibri" w:eastAsia="Calibri" w:hAnsi="Calibri" w:cs="Calibri"/>
                </w:rPr>
                <w:delText>Greece</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7865B0" w14:textId="6F02F883" w:rsidR="005A2227" w:rsidRPr="00E352EF" w:rsidDel="002A3201" w:rsidRDefault="0097053A">
            <w:pPr>
              <w:jc w:val="both"/>
              <w:rPr>
                <w:del w:id="6258" w:author="Utente" w:date="2017-06-26T15:35:00Z"/>
              </w:rPr>
            </w:pPr>
            <w:del w:id="6259" w:author="Utente" w:date="2017-06-26T15:35:00Z">
              <w:r w:rsidRPr="00E352EF" w:rsidDel="002A3201">
                <w:rPr>
                  <w:rFonts w:ascii="Calibri" w:eastAsia="Calibri" w:hAnsi="Calibri" w:cs="Calibri"/>
                </w:rPr>
                <w:delText>0.276</w:delText>
              </w:r>
            </w:del>
          </w:p>
        </w:tc>
      </w:tr>
      <w:tr w:rsidR="005A2227" w:rsidRPr="00E352EF" w:rsidDel="002A3201" w14:paraId="4B81DDA1" w14:textId="6DA641AF">
        <w:trPr>
          <w:del w:id="6260" w:author="Utente" w:date="2017-06-26T15:35:00Z"/>
        </w:trPr>
        <w:tc>
          <w:tcPr>
            <w:tcW w:w="27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DAE247" w14:textId="30EE41D5" w:rsidR="005A2227" w:rsidRPr="00E352EF" w:rsidDel="002A3201" w:rsidRDefault="0097053A">
            <w:pPr>
              <w:jc w:val="both"/>
              <w:rPr>
                <w:del w:id="6261" w:author="Utente" w:date="2017-06-26T15:35:00Z"/>
              </w:rPr>
            </w:pPr>
            <w:del w:id="6262" w:author="Utente" w:date="2017-06-26T15:35:00Z">
              <w:r w:rsidRPr="00E352EF" w:rsidDel="002A3201">
                <w:rPr>
                  <w:rFonts w:ascii="Calibri" w:eastAsia="Calibri" w:hAnsi="Calibri" w:cs="Calibri"/>
                </w:rPr>
                <w:delText>Finland</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276CB2" w14:textId="6F5A1360" w:rsidR="005A2227" w:rsidRPr="00E352EF" w:rsidDel="002A3201" w:rsidRDefault="0097053A">
            <w:pPr>
              <w:jc w:val="both"/>
              <w:rPr>
                <w:del w:id="6263" w:author="Utente" w:date="2017-06-26T15:35:00Z"/>
              </w:rPr>
            </w:pPr>
            <w:del w:id="6264" w:author="Utente" w:date="2017-06-26T15:35:00Z">
              <w:r w:rsidRPr="00E352EF" w:rsidDel="002A3201">
                <w:rPr>
                  <w:rFonts w:ascii="Calibri" w:eastAsia="Calibri" w:hAnsi="Calibri" w:cs="Calibri"/>
                </w:rPr>
                <w:delText>0.093</w:delText>
              </w:r>
            </w:del>
          </w:p>
        </w:tc>
      </w:tr>
      <w:tr w:rsidR="005A2227" w:rsidRPr="00E352EF" w:rsidDel="002A3201" w14:paraId="1DFC82CC" w14:textId="497D1B92">
        <w:trPr>
          <w:del w:id="6265" w:author="Utente" w:date="2017-06-26T15:35:00Z"/>
        </w:trPr>
        <w:tc>
          <w:tcPr>
            <w:tcW w:w="27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203D2F" w14:textId="1C3606C5" w:rsidR="005A2227" w:rsidRPr="00E352EF" w:rsidDel="002A3201" w:rsidRDefault="0097053A">
            <w:pPr>
              <w:jc w:val="both"/>
              <w:rPr>
                <w:del w:id="6266" w:author="Utente" w:date="2017-06-26T15:35:00Z"/>
              </w:rPr>
            </w:pPr>
            <w:del w:id="6267" w:author="Utente" w:date="2017-06-26T15:35:00Z">
              <w:r w:rsidRPr="00E352EF" w:rsidDel="002A3201">
                <w:rPr>
                  <w:rFonts w:ascii="Calibri" w:eastAsia="Calibri" w:hAnsi="Calibri" w:cs="Calibri"/>
                </w:rPr>
                <w:delText>Switzerland</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D809CA" w14:textId="449955CB" w:rsidR="005A2227" w:rsidRPr="00E352EF" w:rsidDel="002A3201" w:rsidRDefault="0097053A">
            <w:pPr>
              <w:jc w:val="both"/>
              <w:rPr>
                <w:del w:id="6268" w:author="Utente" w:date="2017-06-26T15:35:00Z"/>
              </w:rPr>
            </w:pPr>
            <w:del w:id="6269" w:author="Utente" w:date="2017-06-26T15:35:00Z">
              <w:r w:rsidRPr="00E352EF" w:rsidDel="002A3201">
                <w:rPr>
                  <w:rFonts w:ascii="Calibri" w:eastAsia="Calibri" w:hAnsi="Calibri" w:cs="Calibri"/>
                </w:rPr>
                <w:delText>0.08</w:delText>
              </w:r>
            </w:del>
          </w:p>
        </w:tc>
      </w:tr>
      <w:tr w:rsidR="005A2227" w:rsidRPr="00E352EF" w:rsidDel="002A3201" w14:paraId="1148F57C" w14:textId="6F695630">
        <w:trPr>
          <w:del w:id="6270" w:author="Utente" w:date="2017-06-26T15:35:00Z"/>
        </w:trPr>
        <w:tc>
          <w:tcPr>
            <w:tcW w:w="27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327BB0" w14:textId="7C941EB8" w:rsidR="005A2227" w:rsidRPr="00E352EF" w:rsidDel="002A3201" w:rsidRDefault="0097053A">
            <w:pPr>
              <w:jc w:val="both"/>
              <w:rPr>
                <w:del w:id="6271" w:author="Utente" w:date="2017-06-26T15:35:00Z"/>
              </w:rPr>
            </w:pPr>
            <w:del w:id="6272" w:author="Utente" w:date="2017-06-26T15:35:00Z">
              <w:r w:rsidRPr="00E352EF" w:rsidDel="002A3201">
                <w:rPr>
                  <w:rFonts w:ascii="Calibri" w:eastAsia="Calibri" w:hAnsi="Calibri" w:cs="Calibri"/>
                </w:rPr>
                <w:delText>United Kingdom</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BFF5E3" w14:textId="0BCA6AA1" w:rsidR="005A2227" w:rsidRPr="00E352EF" w:rsidDel="002A3201" w:rsidRDefault="0097053A">
            <w:pPr>
              <w:jc w:val="both"/>
              <w:rPr>
                <w:del w:id="6273" w:author="Utente" w:date="2017-06-26T15:35:00Z"/>
              </w:rPr>
            </w:pPr>
            <w:del w:id="6274" w:author="Utente" w:date="2017-06-26T15:35:00Z">
              <w:r w:rsidRPr="00E352EF" w:rsidDel="002A3201">
                <w:rPr>
                  <w:rFonts w:ascii="Calibri" w:eastAsia="Calibri" w:hAnsi="Calibri" w:cs="Calibri"/>
                </w:rPr>
                <w:delText>0.089</w:delText>
              </w:r>
            </w:del>
          </w:p>
        </w:tc>
      </w:tr>
      <w:tr w:rsidR="005A2227" w:rsidRPr="00E352EF" w:rsidDel="002A3201" w14:paraId="20954425" w14:textId="5E630798">
        <w:trPr>
          <w:del w:id="6275" w:author="Utente" w:date="2017-06-26T15:35:00Z"/>
        </w:trPr>
        <w:tc>
          <w:tcPr>
            <w:tcW w:w="27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FE5EBA" w14:textId="551CA48E" w:rsidR="005A2227" w:rsidRPr="00E352EF" w:rsidDel="002A3201" w:rsidRDefault="0097053A">
            <w:pPr>
              <w:jc w:val="both"/>
              <w:rPr>
                <w:del w:id="6276" w:author="Utente" w:date="2017-06-26T15:35:00Z"/>
              </w:rPr>
            </w:pPr>
            <w:del w:id="6277" w:author="Utente" w:date="2017-06-26T15:35:00Z">
              <w:r w:rsidRPr="00E352EF" w:rsidDel="002A3201">
                <w:rPr>
                  <w:rFonts w:ascii="Calibri" w:eastAsia="Calibri" w:hAnsi="Calibri" w:cs="Calibri"/>
                </w:rPr>
                <w:delText>France</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84E6C0" w14:textId="5B72CE59" w:rsidR="005A2227" w:rsidRPr="00E352EF" w:rsidDel="002A3201" w:rsidRDefault="0097053A">
            <w:pPr>
              <w:jc w:val="both"/>
              <w:rPr>
                <w:del w:id="6278" w:author="Utente" w:date="2017-06-26T15:35:00Z"/>
              </w:rPr>
            </w:pPr>
            <w:del w:id="6279" w:author="Utente" w:date="2017-06-26T15:35:00Z">
              <w:r w:rsidRPr="00E352EF" w:rsidDel="002A3201">
                <w:rPr>
                  <w:rFonts w:ascii="Calibri" w:eastAsia="Calibri" w:hAnsi="Calibri" w:cs="Calibri"/>
                </w:rPr>
                <w:delText>0.125</w:delText>
              </w:r>
            </w:del>
          </w:p>
        </w:tc>
      </w:tr>
    </w:tbl>
    <w:p w14:paraId="1964049A" w14:textId="18273534" w:rsidR="005A2227" w:rsidRPr="00E352EF" w:rsidDel="002A3201" w:rsidRDefault="005A2227">
      <w:pPr>
        <w:ind w:left="720"/>
        <w:rPr>
          <w:del w:id="6280" w:author="Utente" w:date="2017-06-26T15:35:00Z"/>
        </w:rPr>
      </w:pPr>
    </w:p>
    <w:tbl>
      <w:tblPr>
        <w:tblW w:w="4522"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613"/>
        <w:gridCol w:w="893"/>
        <w:gridCol w:w="878"/>
        <w:gridCol w:w="1138"/>
      </w:tblGrid>
      <w:tr w:rsidR="005A2227" w:rsidRPr="00E352EF" w:rsidDel="002A3201" w14:paraId="0CE46496" w14:textId="001808A3">
        <w:trPr>
          <w:del w:id="6281" w:author="Utente" w:date="2017-06-26T15:35:00Z"/>
        </w:trPr>
        <w:tc>
          <w:tcPr>
            <w:tcW w:w="1613"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D115486" w14:textId="6FDCAE4F" w:rsidR="005A2227" w:rsidRPr="00E352EF" w:rsidDel="002A3201" w:rsidRDefault="0097053A">
            <w:pPr>
              <w:jc w:val="both"/>
              <w:rPr>
                <w:del w:id="6282" w:author="Utente" w:date="2017-06-26T15:35:00Z"/>
              </w:rPr>
            </w:pPr>
            <w:del w:id="6283" w:author="Utente" w:date="2017-06-26T15:35:00Z">
              <w:r w:rsidRPr="00E352EF" w:rsidDel="002A3201">
                <w:rPr>
                  <w:rFonts w:ascii="Calibri" w:eastAsia="Calibri" w:hAnsi="Calibri" w:cs="Calibri"/>
                </w:rPr>
                <w:delText>overcrowding_rate_urbanization_2010</w:delText>
              </w:r>
            </w:del>
          </w:p>
        </w:tc>
      </w:tr>
      <w:tr w:rsidR="005A2227" w:rsidRPr="00E352EF" w:rsidDel="002A3201" w14:paraId="120D098A" w14:textId="613CC114">
        <w:trPr>
          <w:del w:id="6284" w:author="Utente" w:date="2017-06-26T15:35:00Z"/>
        </w:trPr>
        <w:tc>
          <w:tcPr>
            <w:tcW w:w="1613"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0F3820B" w14:textId="3FEE6538" w:rsidR="005A2227" w:rsidRPr="00E352EF" w:rsidDel="002A3201" w:rsidRDefault="0097053A">
            <w:pPr>
              <w:jc w:val="both"/>
              <w:rPr>
                <w:del w:id="6285" w:author="Utente" w:date="2017-06-26T15:35:00Z"/>
              </w:rPr>
            </w:pPr>
            <w:del w:id="6286" w:author="Utente" w:date="2017-06-26T15:35:00Z">
              <w:r w:rsidRPr="00E352EF" w:rsidDel="002A3201">
                <w:rPr>
                  <w:rFonts w:ascii="Calibri" w:eastAsia="Calibri" w:hAnsi="Calibri" w:cs="Calibri"/>
                  <w:b/>
                </w:rPr>
                <w:delText>GEO</w:delText>
              </w:r>
            </w:del>
          </w:p>
        </w:tc>
        <w:tc>
          <w:tcPr>
            <w:tcW w:w="893"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8D0B8A4" w14:textId="285B9D20" w:rsidR="005A2227" w:rsidRPr="00E352EF" w:rsidDel="002A3201" w:rsidRDefault="0097053A">
            <w:pPr>
              <w:jc w:val="both"/>
              <w:rPr>
                <w:del w:id="6287" w:author="Utente" w:date="2017-06-26T15:35:00Z"/>
              </w:rPr>
            </w:pPr>
            <w:del w:id="6288" w:author="Utente" w:date="2017-06-26T15:35:00Z">
              <w:r w:rsidRPr="00E352EF" w:rsidDel="002A3201">
                <w:rPr>
                  <w:rFonts w:ascii="Calibri" w:eastAsia="Calibri" w:hAnsi="Calibri" w:cs="Calibri"/>
                  <w:b/>
                </w:rPr>
                <w:delText>AGE</w:delText>
              </w:r>
            </w:del>
          </w:p>
        </w:tc>
        <w:tc>
          <w:tcPr>
            <w:tcW w:w="87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A481A7C" w14:textId="0219BCB8" w:rsidR="005A2227" w:rsidRPr="00E352EF" w:rsidDel="002A3201" w:rsidRDefault="0097053A">
            <w:pPr>
              <w:jc w:val="both"/>
              <w:rPr>
                <w:del w:id="6289" w:author="Utente" w:date="2017-06-26T15:35:00Z"/>
              </w:rPr>
            </w:pPr>
            <w:del w:id="6290" w:author="Utente" w:date="2017-06-26T15:35:00Z">
              <w:r w:rsidRPr="00E352EF" w:rsidDel="002A3201">
                <w:rPr>
                  <w:rFonts w:ascii="Calibri" w:eastAsia="Calibri" w:hAnsi="Calibri" w:cs="Calibri"/>
                  <w:b/>
                </w:rPr>
                <w:delText>SEX</w:delText>
              </w:r>
            </w:del>
          </w:p>
        </w:tc>
        <w:tc>
          <w:tcPr>
            <w:tcW w:w="113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B2CD5A5" w14:textId="5F808A0B" w:rsidR="005A2227" w:rsidRPr="00E352EF" w:rsidDel="002A3201" w:rsidRDefault="0097053A">
            <w:pPr>
              <w:jc w:val="both"/>
              <w:rPr>
                <w:del w:id="6291" w:author="Utente" w:date="2017-06-26T15:35:00Z"/>
              </w:rPr>
            </w:pPr>
            <w:del w:id="6292" w:author="Utente" w:date="2017-06-26T15:35:00Z">
              <w:r w:rsidRPr="00E352EF" w:rsidDel="002A3201">
                <w:rPr>
                  <w:rFonts w:ascii="Calibri" w:eastAsia="Calibri" w:hAnsi="Calibri" w:cs="Calibri"/>
                  <w:b/>
                </w:rPr>
                <w:delText>VALUE</w:delText>
              </w:r>
            </w:del>
          </w:p>
        </w:tc>
      </w:tr>
      <w:tr w:rsidR="005A2227" w:rsidRPr="00E352EF" w:rsidDel="002A3201" w14:paraId="15B6B71F" w14:textId="4B1A3FA1">
        <w:trPr>
          <w:del w:id="6293" w:author="Utente" w:date="2017-06-26T15:35:00Z"/>
        </w:trPr>
        <w:tc>
          <w:tcPr>
            <w:tcW w:w="161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33AA82" w14:textId="7F47184D" w:rsidR="005A2227" w:rsidRPr="00E352EF" w:rsidDel="002A3201" w:rsidRDefault="0097053A">
            <w:pPr>
              <w:jc w:val="both"/>
              <w:rPr>
                <w:del w:id="6294" w:author="Utente" w:date="2017-06-26T15:35:00Z"/>
              </w:rPr>
            </w:pPr>
            <w:del w:id="6295" w:author="Utente" w:date="2017-06-26T15:35:00Z">
              <w:r w:rsidRPr="00E352EF" w:rsidDel="002A3201">
                <w:rPr>
                  <w:rFonts w:ascii="Calibri" w:eastAsia="Calibri" w:hAnsi="Calibri" w:cs="Calibri"/>
                </w:rPr>
                <w:delText>Belgium</w:delText>
              </w:r>
            </w:del>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20F99E" w14:textId="69B61918" w:rsidR="005A2227" w:rsidRPr="00E352EF" w:rsidDel="002A3201" w:rsidRDefault="0097053A">
            <w:pPr>
              <w:jc w:val="both"/>
              <w:rPr>
                <w:del w:id="6296" w:author="Utente" w:date="2017-06-26T15:35:00Z"/>
              </w:rPr>
            </w:pPr>
            <w:del w:id="6297" w:author="Utente" w:date="2017-06-26T15:35:00Z">
              <w:r w:rsidRPr="00E352EF" w:rsidDel="002A3201">
                <w:rPr>
                  <w:rFonts w:ascii="Calibri" w:eastAsia="Calibri" w:hAnsi="Calibri" w:cs="Calibri"/>
                </w:rPr>
                <w:delText>Total</w:delText>
              </w:r>
            </w:del>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150BAD" w14:textId="7C16C0D8" w:rsidR="005A2227" w:rsidRPr="00E352EF" w:rsidDel="002A3201" w:rsidRDefault="0097053A">
            <w:pPr>
              <w:jc w:val="both"/>
              <w:rPr>
                <w:del w:id="6298" w:author="Utente" w:date="2017-06-26T15:35:00Z"/>
              </w:rPr>
            </w:pPr>
            <w:del w:id="6299" w:author="Utente" w:date="2017-06-26T15:35:00Z">
              <w:r w:rsidRPr="00E352EF" w:rsidDel="002A3201">
                <w:rPr>
                  <w:rFonts w:ascii="Calibri" w:eastAsia="Calibri" w:hAnsi="Calibri" w:cs="Calibri"/>
                </w:rPr>
                <w:delText>Total</w:delText>
              </w:r>
            </w:del>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6DA743" w14:textId="31DECAE3" w:rsidR="005A2227" w:rsidRPr="00E352EF" w:rsidDel="002A3201" w:rsidRDefault="0097053A">
            <w:pPr>
              <w:jc w:val="both"/>
              <w:rPr>
                <w:del w:id="6300" w:author="Utente" w:date="2017-06-26T15:35:00Z"/>
              </w:rPr>
            </w:pPr>
            <w:del w:id="6301" w:author="Utente" w:date="2017-06-26T15:35:00Z">
              <w:r w:rsidRPr="00E352EF" w:rsidDel="002A3201">
                <w:rPr>
                  <w:rFonts w:ascii="Calibri" w:eastAsia="Calibri" w:hAnsi="Calibri" w:cs="Calibri"/>
                </w:rPr>
                <w:delText>0.06</w:delText>
              </w:r>
            </w:del>
          </w:p>
        </w:tc>
      </w:tr>
      <w:tr w:rsidR="005A2227" w:rsidRPr="00E352EF" w:rsidDel="002A3201" w14:paraId="3E37953F" w14:textId="093DDA7D">
        <w:trPr>
          <w:del w:id="6302" w:author="Utente" w:date="2017-06-26T15:35:00Z"/>
        </w:trPr>
        <w:tc>
          <w:tcPr>
            <w:tcW w:w="161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9BDB88" w14:textId="4EA2E719" w:rsidR="005A2227" w:rsidRPr="00E352EF" w:rsidDel="002A3201" w:rsidRDefault="0097053A">
            <w:pPr>
              <w:jc w:val="both"/>
              <w:rPr>
                <w:del w:id="6303" w:author="Utente" w:date="2017-06-26T15:35:00Z"/>
              </w:rPr>
            </w:pPr>
            <w:del w:id="6304" w:author="Utente" w:date="2017-06-26T15:35:00Z">
              <w:r w:rsidRPr="00E352EF" w:rsidDel="002A3201">
                <w:rPr>
                  <w:rFonts w:ascii="Calibri" w:eastAsia="Calibri" w:hAnsi="Calibri" w:cs="Calibri"/>
                </w:rPr>
                <w:delText>Greece</w:delText>
              </w:r>
            </w:del>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41BDE1" w14:textId="45BA9E0E" w:rsidR="005A2227" w:rsidRPr="00E352EF" w:rsidDel="002A3201" w:rsidRDefault="0097053A">
            <w:pPr>
              <w:jc w:val="both"/>
              <w:rPr>
                <w:del w:id="6305" w:author="Utente" w:date="2017-06-26T15:35:00Z"/>
              </w:rPr>
            </w:pPr>
            <w:del w:id="6306" w:author="Utente" w:date="2017-06-26T15:35:00Z">
              <w:r w:rsidRPr="00E352EF" w:rsidDel="002A3201">
                <w:rPr>
                  <w:rFonts w:ascii="Calibri" w:eastAsia="Calibri" w:hAnsi="Calibri" w:cs="Calibri"/>
                </w:rPr>
                <w:delText>Total</w:delText>
              </w:r>
            </w:del>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1E59E6" w14:textId="126DEE7A" w:rsidR="005A2227" w:rsidRPr="00E352EF" w:rsidDel="002A3201" w:rsidRDefault="0097053A">
            <w:pPr>
              <w:jc w:val="both"/>
              <w:rPr>
                <w:del w:id="6307" w:author="Utente" w:date="2017-06-26T15:35:00Z"/>
              </w:rPr>
            </w:pPr>
            <w:del w:id="6308" w:author="Utente" w:date="2017-06-26T15:35:00Z">
              <w:r w:rsidRPr="00E352EF" w:rsidDel="002A3201">
                <w:rPr>
                  <w:rFonts w:ascii="Calibri" w:eastAsia="Calibri" w:hAnsi="Calibri" w:cs="Calibri"/>
                </w:rPr>
                <w:delText>Total</w:delText>
              </w:r>
            </w:del>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6B9B74" w14:textId="41A8F14C" w:rsidR="005A2227" w:rsidRPr="00E352EF" w:rsidDel="002A3201" w:rsidRDefault="0097053A">
            <w:pPr>
              <w:jc w:val="both"/>
              <w:rPr>
                <w:del w:id="6309" w:author="Utente" w:date="2017-06-26T15:35:00Z"/>
              </w:rPr>
            </w:pPr>
            <w:del w:id="6310" w:author="Utente" w:date="2017-06-26T15:35:00Z">
              <w:r w:rsidRPr="00E352EF" w:rsidDel="002A3201">
                <w:rPr>
                  <w:rFonts w:ascii="Calibri" w:eastAsia="Calibri" w:hAnsi="Calibri" w:cs="Calibri"/>
                </w:rPr>
                <w:delText>0.281</w:delText>
              </w:r>
            </w:del>
          </w:p>
        </w:tc>
      </w:tr>
      <w:tr w:rsidR="005A2227" w:rsidRPr="00E352EF" w:rsidDel="002A3201" w14:paraId="0DB89558" w14:textId="7F72244E">
        <w:trPr>
          <w:del w:id="6311" w:author="Utente" w:date="2017-06-26T15:35:00Z"/>
        </w:trPr>
        <w:tc>
          <w:tcPr>
            <w:tcW w:w="161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655F23" w14:textId="2F78ECC5" w:rsidR="005A2227" w:rsidRPr="00E352EF" w:rsidDel="002A3201" w:rsidRDefault="0097053A">
            <w:pPr>
              <w:jc w:val="both"/>
              <w:rPr>
                <w:del w:id="6312" w:author="Utente" w:date="2017-06-26T15:35:00Z"/>
              </w:rPr>
            </w:pPr>
            <w:del w:id="6313" w:author="Utente" w:date="2017-06-26T15:35:00Z">
              <w:r w:rsidRPr="00E352EF" w:rsidDel="002A3201">
                <w:rPr>
                  <w:rFonts w:ascii="Calibri" w:eastAsia="Calibri" w:hAnsi="Calibri" w:cs="Calibri"/>
                </w:rPr>
                <w:delText>Spain</w:delText>
              </w:r>
            </w:del>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FFA5F8" w14:textId="628EE48C" w:rsidR="005A2227" w:rsidRPr="00E352EF" w:rsidDel="002A3201" w:rsidRDefault="0097053A">
            <w:pPr>
              <w:jc w:val="both"/>
              <w:rPr>
                <w:del w:id="6314" w:author="Utente" w:date="2017-06-26T15:35:00Z"/>
              </w:rPr>
            </w:pPr>
            <w:del w:id="6315" w:author="Utente" w:date="2017-06-26T15:35:00Z">
              <w:r w:rsidRPr="00E352EF" w:rsidDel="002A3201">
                <w:rPr>
                  <w:rFonts w:ascii="Calibri" w:eastAsia="Calibri" w:hAnsi="Calibri" w:cs="Calibri"/>
                </w:rPr>
                <w:delText>Total</w:delText>
              </w:r>
            </w:del>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8EF66F" w14:textId="7C70DE87" w:rsidR="005A2227" w:rsidRPr="00E352EF" w:rsidDel="002A3201" w:rsidRDefault="0097053A">
            <w:pPr>
              <w:jc w:val="both"/>
              <w:rPr>
                <w:del w:id="6316" w:author="Utente" w:date="2017-06-26T15:35:00Z"/>
              </w:rPr>
            </w:pPr>
            <w:del w:id="6317" w:author="Utente" w:date="2017-06-26T15:35:00Z">
              <w:r w:rsidRPr="00E352EF" w:rsidDel="002A3201">
                <w:rPr>
                  <w:rFonts w:ascii="Calibri" w:eastAsia="Calibri" w:hAnsi="Calibri" w:cs="Calibri"/>
                </w:rPr>
                <w:delText>Total</w:delText>
              </w:r>
            </w:del>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90C3E9" w14:textId="0D5B37A3" w:rsidR="005A2227" w:rsidRPr="00E352EF" w:rsidDel="002A3201" w:rsidRDefault="0097053A">
            <w:pPr>
              <w:jc w:val="both"/>
              <w:rPr>
                <w:del w:id="6318" w:author="Utente" w:date="2017-06-26T15:35:00Z"/>
              </w:rPr>
            </w:pPr>
            <w:del w:id="6319" w:author="Utente" w:date="2017-06-26T15:35:00Z">
              <w:r w:rsidRPr="00E352EF" w:rsidDel="002A3201">
                <w:rPr>
                  <w:rFonts w:ascii="Calibri" w:eastAsia="Calibri" w:hAnsi="Calibri" w:cs="Calibri"/>
                </w:rPr>
                <w:delText>0.06</w:delText>
              </w:r>
            </w:del>
          </w:p>
        </w:tc>
      </w:tr>
      <w:tr w:rsidR="005A2227" w:rsidRPr="00E352EF" w:rsidDel="002A3201" w14:paraId="0B3FFDD5" w14:textId="5CB4E396">
        <w:trPr>
          <w:del w:id="6320" w:author="Utente" w:date="2017-06-26T15:35:00Z"/>
        </w:trPr>
        <w:tc>
          <w:tcPr>
            <w:tcW w:w="161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460052" w14:textId="4C8E8959" w:rsidR="005A2227" w:rsidRPr="00E352EF" w:rsidDel="002A3201" w:rsidRDefault="0097053A">
            <w:pPr>
              <w:jc w:val="both"/>
              <w:rPr>
                <w:del w:id="6321" w:author="Utente" w:date="2017-06-26T15:35:00Z"/>
              </w:rPr>
            </w:pPr>
            <w:del w:id="6322" w:author="Utente" w:date="2017-06-26T15:35:00Z">
              <w:r w:rsidRPr="00E352EF" w:rsidDel="002A3201">
                <w:rPr>
                  <w:rFonts w:ascii="Calibri" w:eastAsia="Calibri" w:hAnsi="Calibri" w:cs="Calibri"/>
                </w:rPr>
                <w:delText>Malta</w:delText>
              </w:r>
            </w:del>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874234" w14:textId="64C84A86" w:rsidR="005A2227" w:rsidRPr="00E352EF" w:rsidDel="002A3201" w:rsidRDefault="0097053A">
            <w:pPr>
              <w:jc w:val="both"/>
              <w:rPr>
                <w:del w:id="6323" w:author="Utente" w:date="2017-06-26T15:35:00Z"/>
              </w:rPr>
            </w:pPr>
            <w:del w:id="6324" w:author="Utente" w:date="2017-06-26T15:35:00Z">
              <w:r w:rsidRPr="00E352EF" w:rsidDel="002A3201">
                <w:rPr>
                  <w:rFonts w:ascii="Calibri" w:eastAsia="Calibri" w:hAnsi="Calibri" w:cs="Calibri"/>
                </w:rPr>
                <w:delText>Total</w:delText>
              </w:r>
            </w:del>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037478" w14:textId="145FB5AA" w:rsidR="005A2227" w:rsidRPr="00E352EF" w:rsidDel="002A3201" w:rsidRDefault="0097053A">
            <w:pPr>
              <w:jc w:val="both"/>
              <w:rPr>
                <w:del w:id="6325" w:author="Utente" w:date="2017-06-26T15:35:00Z"/>
              </w:rPr>
            </w:pPr>
            <w:del w:id="6326" w:author="Utente" w:date="2017-06-26T15:35:00Z">
              <w:r w:rsidRPr="00E352EF" w:rsidDel="002A3201">
                <w:rPr>
                  <w:rFonts w:ascii="Calibri" w:eastAsia="Calibri" w:hAnsi="Calibri" w:cs="Calibri"/>
                </w:rPr>
                <w:delText>Total</w:delText>
              </w:r>
            </w:del>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98068C" w14:textId="58876184" w:rsidR="005A2227" w:rsidRPr="00E352EF" w:rsidDel="002A3201" w:rsidRDefault="0097053A">
            <w:pPr>
              <w:jc w:val="both"/>
              <w:rPr>
                <w:del w:id="6327" w:author="Utente" w:date="2017-06-26T15:35:00Z"/>
              </w:rPr>
            </w:pPr>
            <w:del w:id="6328" w:author="Utente" w:date="2017-06-26T15:35:00Z">
              <w:r w:rsidRPr="00E352EF" w:rsidDel="002A3201">
                <w:rPr>
                  <w:rFonts w:ascii="Calibri" w:eastAsia="Calibri" w:hAnsi="Calibri" w:cs="Calibri"/>
                </w:rPr>
                <w:delText>0.041</w:delText>
              </w:r>
            </w:del>
          </w:p>
        </w:tc>
      </w:tr>
      <w:tr w:rsidR="005A2227" w:rsidRPr="00E352EF" w:rsidDel="002A3201" w14:paraId="304FCBAC" w14:textId="32477B77">
        <w:trPr>
          <w:del w:id="6329" w:author="Utente" w:date="2017-06-26T15:35:00Z"/>
        </w:trPr>
        <w:tc>
          <w:tcPr>
            <w:tcW w:w="161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F9871B" w14:textId="6A62D243" w:rsidR="005A2227" w:rsidRPr="00E352EF" w:rsidDel="002A3201" w:rsidRDefault="0097053A">
            <w:pPr>
              <w:jc w:val="both"/>
              <w:rPr>
                <w:del w:id="6330" w:author="Utente" w:date="2017-06-26T15:35:00Z"/>
              </w:rPr>
            </w:pPr>
            <w:del w:id="6331" w:author="Utente" w:date="2017-06-26T15:35:00Z">
              <w:r w:rsidRPr="00E352EF" w:rsidDel="002A3201">
                <w:rPr>
                  <w:rFonts w:ascii="Calibri" w:eastAsia="Calibri" w:hAnsi="Calibri" w:cs="Calibri"/>
                </w:rPr>
                <w:delText>Switzerland</w:delText>
              </w:r>
            </w:del>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C0EF85" w14:textId="04B7B70C" w:rsidR="005A2227" w:rsidRPr="00E352EF" w:rsidDel="002A3201" w:rsidRDefault="0097053A">
            <w:pPr>
              <w:jc w:val="both"/>
              <w:rPr>
                <w:del w:id="6332" w:author="Utente" w:date="2017-06-26T15:35:00Z"/>
              </w:rPr>
            </w:pPr>
            <w:del w:id="6333" w:author="Utente" w:date="2017-06-26T15:35:00Z">
              <w:r w:rsidRPr="00E352EF" w:rsidDel="002A3201">
                <w:rPr>
                  <w:rFonts w:ascii="Calibri" w:eastAsia="Calibri" w:hAnsi="Calibri" w:cs="Calibri"/>
                </w:rPr>
                <w:delText>Total</w:delText>
              </w:r>
            </w:del>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B1C3EA" w14:textId="772BA3D3" w:rsidR="005A2227" w:rsidRPr="00E352EF" w:rsidDel="002A3201" w:rsidRDefault="0097053A">
            <w:pPr>
              <w:jc w:val="both"/>
              <w:rPr>
                <w:del w:id="6334" w:author="Utente" w:date="2017-06-26T15:35:00Z"/>
              </w:rPr>
            </w:pPr>
            <w:del w:id="6335" w:author="Utente" w:date="2017-06-26T15:35:00Z">
              <w:r w:rsidRPr="00E352EF" w:rsidDel="002A3201">
                <w:rPr>
                  <w:rFonts w:ascii="Calibri" w:eastAsia="Calibri" w:hAnsi="Calibri" w:cs="Calibri"/>
                </w:rPr>
                <w:delText>Total</w:delText>
              </w:r>
            </w:del>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B5D8EC" w14:textId="7BDEED6D" w:rsidR="005A2227" w:rsidRPr="00E352EF" w:rsidDel="002A3201" w:rsidRDefault="0097053A">
            <w:pPr>
              <w:jc w:val="both"/>
              <w:rPr>
                <w:del w:id="6336" w:author="Utente" w:date="2017-06-26T15:35:00Z"/>
              </w:rPr>
            </w:pPr>
            <w:del w:id="6337" w:author="Utente" w:date="2017-06-26T15:35:00Z">
              <w:r w:rsidRPr="00E352EF" w:rsidDel="002A3201">
                <w:rPr>
                  <w:rFonts w:ascii="Calibri" w:eastAsia="Calibri" w:hAnsi="Calibri" w:cs="Calibri"/>
                </w:rPr>
                <w:delText>NULL</w:delText>
              </w:r>
            </w:del>
          </w:p>
        </w:tc>
      </w:tr>
    </w:tbl>
    <w:p w14:paraId="00455B95" w14:textId="7B584A49" w:rsidR="005A2227" w:rsidRPr="00E352EF" w:rsidDel="002A3201" w:rsidRDefault="005A2227">
      <w:pPr>
        <w:ind w:left="720"/>
        <w:rPr>
          <w:del w:id="6338" w:author="Utente" w:date="2017-06-26T15:35:00Z"/>
        </w:rPr>
      </w:pPr>
    </w:p>
    <w:tbl>
      <w:tblPr>
        <w:tblW w:w="5184"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691"/>
        <w:gridCol w:w="1382"/>
        <w:gridCol w:w="850"/>
        <w:gridCol w:w="850"/>
        <w:gridCol w:w="1411"/>
      </w:tblGrid>
      <w:tr w:rsidR="005A2227" w:rsidRPr="00E352EF" w:rsidDel="002A3201" w14:paraId="77D8FD82" w14:textId="428E2C2A">
        <w:trPr>
          <w:del w:id="6339" w:author="Utente" w:date="2017-06-26T15:35:00Z"/>
        </w:trPr>
        <w:tc>
          <w:tcPr>
            <w:tcW w:w="69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FD70B49" w14:textId="3C7A8006" w:rsidR="005A2227" w:rsidRPr="00E352EF" w:rsidDel="002A3201" w:rsidRDefault="0097053A">
            <w:pPr>
              <w:jc w:val="both"/>
              <w:rPr>
                <w:del w:id="6340" w:author="Utente" w:date="2017-06-26T15:35:00Z"/>
              </w:rPr>
            </w:pPr>
            <w:del w:id="6341" w:author="Utente" w:date="2017-06-26T15:35:00Z">
              <w:r w:rsidRPr="00E352EF" w:rsidDel="002A3201">
                <w:rPr>
                  <w:rFonts w:ascii="Calibri" w:eastAsia="Calibri" w:hAnsi="Calibri" w:cs="Calibri"/>
                </w:rPr>
                <w:delText>overcrowding_rate_urbanization_2012</w:delText>
              </w:r>
            </w:del>
          </w:p>
        </w:tc>
      </w:tr>
      <w:tr w:rsidR="005A2227" w:rsidRPr="00E352EF" w:rsidDel="002A3201" w14:paraId="2C8C05EB" w14:textId="28EB95DF">
        <w:trPr>
          <w:del w:id="6342" w:author="Utente" w:date="2017-06-26T15:35:00Z"/>
        </w:trPr>
        <w:tc>
          <w:tcPr>
            <w:tcW w:w="69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A82548B" w14:textId="529FE4C6" w:rsidR="005A2227" w:rsidRPr="00E352EF" w:rsidDel="002A3201" w:rsidRDefault="0097053A">
            <w:pPr>
              <w:jc w:val="both"/>
              <w:rPr>
                <w:del w:id="6343" w:author="Utente" w:date="2017-06-26T15:35:00Z"/>
              </w:rPr>
            </w:pPr>
            <w:del w:id="6344" w:author="Utente" w:date="2017-06-26T15:35:00Z">
              <w:r w:rsidRPr="00E352EF" w:rsidDel="002A3201">
                <w:rPr>
                  <w:rFonts w:ascii="Calibri" w:eastAsia="Calibri" w:hAnsi="Calibri" w:cs="Calibri"/>
                  <w:b/>
                </w:rPr>
                <w:delText>TIME</w:delText>
              </w:r>
            </w:del>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4F23D20" w14:textId="50D9A4FF" w:rsidR="005A2227" w:rsidRPr="00E352EF" w:rsidDel="002A3201" w:rsidRDefault="0097053A">
            <w:pPr>
              <w:jc w:val="both"/>
              <w:rPr>
                <w:del w:id="6345" w:author="Utente" w:date="2017-06-26T15:35:00Z"/>
              </w:rPr>
            </w:pPr>
            <w:del w:id="6346" w:author="Utente" w:date="2017-06-26T15:35:00Z">
              <w:r w:rsidRPr="00E352EF" w:rsidDel="002A3201">
                <w:rPr>
                  <w:rFonts w:ascii="Calibri" w:eastAsia="Calibri" w:hAnsi="Calibri" w:cs="Calibri"/>
                  <w:b/>
                </w:rPr>
                <w:delText>GEO</w:delText>
              </w:r>
            </w:del>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C1FCC4A" w14:textId="15D96FCE" w:rsidR="005A2227" w:rsidRPr="00E352EF" w:rsidDel="002A3201" w:rsidRDefault="0097053A">
            <w:pPr>
              <w:jc w:val="both"/>
              <w:rPr>
                <w:del w:id="6347" w:author="Utente" w:date="2017-06-26T15:35:00Z"/>
              </w:rPr>
            </w:pPr>
            <w:del w:id="6348" w:author="Utente" w:date="2017-06-26T15:35:00Z">
              <w:r w:rsidRPr="00E352EF" w:rsidDel="002A3201">
                <w:rPr>
                  <w:rFonts w:ascii="Calibri" w:eastAsia="Calibri" w:hAnsi="Calibri" w:cs="Calibri"/>
                  <w:b/>
                </w:rPr>
                <w:delText>AGE</w:delText>
              </w:r>
            </w:del>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AED20A8" w14:textId="74185F24" w:rsidR="005A2227" w:rsidRPr="00E352EF" w:rsidDel="002A3201" w:rsidRDefault="0097053A">
            <w:pPr>
              <w:jc w:val="both"/>
              <w:rPr>
                <w:del w:id="6349" w:author="Utente" w:date="2017-06-26T15:35:00Z"/>
              </w:rPr>
            </w:pPr>
            <w:del w:id="6350" w:author="Utente" w:date="2017-06-26T15:35:00Z">
              <w:r w:rsidRPr="00E352EF" w:rsidDel="002A3201">
                <w:rPr>
                  <w:rFonts w:ascii="Calibri" w:eastAsia="Calibri" w:hAnsi="Calibri" w:cs="Calibri"/>
                  <w:b/>
                </w:rPr>
                <w:delText>SEX</w:delText>
              </w:r>
            </w:del>
          </w:p>
        </w:tc>
        <w:tc>
          <w:tcPr>
            <w:tcW w:w="141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60A848E" w14:textId="31912956" w:rsidR="005A2227" w:rsidRPr="00E352EF" w:rsidDel="002A3201" w:rsidRDefault="0097053A">
            <w:pPr>
              <w:jc w:val="both"/>
              <w:rPr>
                <w:del w:id="6351" w:author="Utente" w:date="2017-06-26T15:35:00Z"/>
              </w:rPr>
            </w:pPr>
            <w:del w:id="6352" w:author="Utente" w:date="2017-06-26T15:35:00Z">
              <w:r w:rsidRPr="00E352EF" w:rsidDel="002A3201">
                <w:rPr>
                  <w:rFonts w:ascii="Calibri" w:eastAsia="Calibri" w:hAnsi="Calibri" w:cs="Calibri"/>
                  <w:b/>
                </w:rPr>
                <w:delText>VALUE</w:delText>
              </w:r>
            </w:del>
          </w:p>
        </w:tc>
      </w:tr>
      <w:tr w:rsidR="005A2227" w:rsidRPr="00E352EF" w:rsidDel="002A3201" w14:paraId="4EC34FEB" w14:textId="4CB2A423">
        <w:trPr>
          <w:del w:id="6353" w:author="Utente" w:date="2017-06-26T15:35:00Z"/>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CBC30B" w14:textId="0D55E430" w:rsidR="005A2227" w:rsidRPr="00E352EF" w:rsidDel="002A3201" w:rsidRDefault="0097053A">
            <w:pPr>
              <w:jc w:val="both"/>
              <w:rPr>
                <w:del w:id="6354" w:author="Utente" w:date="2017-06-26T15:35:00Z"/>
              </w:rPr>
            </w:pPr>
            <w:del w:id="6355" w:author="Utente" w:date="2017-06-26T15:35:00Z">
              <w:r w:rsidRPr="00E352EF" w:rsidDel="002A3201">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063917" w14:textId="63A6B370" w:rsidR="005A2227" w:rsidRPr="00E352EF" w:rsidDel="002A3201" w:rsidRDefault="0097053A">
            <w:pPr>
              <w:jc w:val="both"/>
              <w:rPr>
                <w:del w:id="6356" w:author="Utente" w:date="2017-06-26T15:35:00Z"/>
              </w:rPr>
            </w:pPr>
            <w:del w:id="6357" w:author="Utente" w:date="2017-06-26T15:35:00Z">
              <w:r w:rsidRPr="00E352EF" w:rsidDel="002A3201">
                <w:rPr>
                  <w:rFonts w:ascii="Calibri" w:eastAsia="Calibri" w:hAnsi="Calibri" w:cs="Calibri"/>
                </w:rPr>
                <w:delText>Belgium</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C8F4C2" w14:textId="37D23387" w:rsidR="005A2227" w:rsidRPr="00E352EF" w:rsidDel="002A3201" w:rsidRDefault="0097053A">
            <w:pPr>
              <w:jc w:val="both"/>
              <w:rPr>
                <w:del w:id="6358" w:author="Utente" w:date="2017-06-26T15:35:00Z"/>
              </w:rPr>
            </w:pPr>
            <w:del w:id="6359" w:author="Utente" w:date="2017-06-26T15:35:00Z">
              <w:r w:rsidRPr="00E352EF" w:rsidDel="002A3201">
                <w:rPr>
                  <w:rFonts w:ascii="Calibri" w:eastAsia="Calibri" w:hAnsi="Calibri" w:cs="Calibri"/>
                </w:rPr>
                <w:delText>Total</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62824E" w14:textId="6CF0A065" w:rsidR="005A2227" w:rsidRPr="00E352EF" w:rsidDel="002A3201" w:rsidRDefault="0097053A">
            <w:pPr>
              <w:jc w:val="both"/>
              <w:rPr>
                <w:del w:id="6360" w:author="Utente" w:date="2017-06-26T15:35:00Z"/>
              </w:rPr>
            </w:pPr>
            <w:del w:id="6361" w:author="Utente" w:date="2017-06-26T15:35:00Z">
              <w:r w:rsidRPr="00E352EF" w:rsidDel="002A3201">
                <w:rPr>
                  <w:rFonts w:ascii="Calibri" w:eastAsia="Calibri" w:hAnsi="Calibri" w:cs="Calibri"/>
                </w:rPr>
                <w:delText>Total</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2DBD48" w14:textId="3008625F" w:rsidR="005A2227" w:rsidRPr="00E352EF" w:rsidDel="002A3201" w:rsidRDefault="0097053A">
            <w:pPr>
              <w:jc w:val="both"/>
              <w:rPr>
                <w:del w:id="6362" w:author="Utente" w:date="2017-06-26T15:35:00Z"/>
              </w:rPr>
            </w:pPr>
            <w:del w:id="6363" w:author="Utente" w:date="2017-06-26T15:35:00Z">
              <w:r w:rsidRPr="00E352EF" w:rsidDel="002A3201">
                <w:rPr>
                  <w:rFonts w:ascii="Calibri" w:eastAsia="Calibri" w:hAnsi="Calibri" w:cs="Calibri"/>
                </w:rPr>
                <w:delText>0.023</w:delText>
              </w:r>
            </w:del>
          </w:p>
        </w:tc>
      </w:tr>
      <w:tr w:rsidR="005A2227" w:rsidRPr="00E352EF" w:rsidDel="002A3201" w14:paraId="0019032D" w14:textId="3799A33E">
        <w:trPr>
          <w:del w:id="6364" w:author="Utente" w:date="2017-06-26T15:35:00Z"/>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DDBF44" w14:textId="18A4095D" w:rsidR="005A2227" w:rsidRPr="00E352EF" w:rsidDel="002A3201" w:rsidRDefault="0097053A">
            <w:pPr>
              <w:jc w:val="both"/>
              <w:rPr>
                <w:del w:id="6365" w:author="Utente" w:date="2017-06-26T15:35:00Z"/>
              </w:rPr>
            </w:pPr>
            <w:del w:id="6366" w:author="Utente" w:date="2017-06-26T15:35:00Z">
              <w:r w:rsidRPr="00E352EF" w:rsidDel="002A3201">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FF65D4" w14:textId="13071CC6" w:rsidR="005A2227" w:rsidRPr="00E352EF" w:rsidDel="002A3201" w:rsidRDefault="0097053A">
            <w:pPr>
              <w:jc w:val="both"/>
              <w:rPr>
                <w:del w:id="6367" w:author="Utente" w:date="2017-06-26T15:35:00Z"/>
              </w:rPr>
            </w:pPr>
            <w:del w:id="6368" w:author="Utente" w:date="2017-06-26T15:35:00Z">
              <w:r w:rsidRPr="00E352EF" w:rsidDel="002A3201">
                <w:rPr>
                  <w:rFonts w:ascii="Calibri" w:eastAsia="Calibri" w:hAnsi="Calibri" w:cs="Calibri"/>
                </w:rPr>
                <w:delText>Greece</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F22C7D" w14:textId="57B3A843" w:rsidR="005A2227" w:rsidRPr="00E352EF" w:rsidDel="002A3201" w:rsidRDefault="0097053A">
            <w:pPr>
              <w:jc w:val="both"/>
              <w:rPr>
                <w:del w:id="6369" w:author="Utente" w:date="2017-06-26T15:35:00Z"/>
              </w:rPr>
            </w:pPr>
            <w:del w:id="6370" w:author="Utente" w:date="2017-06-26T15:35:00Z">
              <w:r w:rsidRPr="00E352EF" w:rsidDel="002A3201">
                <w:rPr>
                  <w:rFonts w:ascii="Calibri" w:eastAsia="Calibri" w:hAnsi="Calibri" w:cs="Calibri"/>
                </w:rPr>
                <w:delText>Total</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A19347" w14:textId="3227D1CB" w:rsidR="005A2227" w:rsidRPr="00E352EF" w:rsidDel="002A3201" w:rsidRDefault="0097053A">
            <w:pPr>
              <w:jc w:val="both"/>
              <w:rPr>
                <w:del w:id="6371" w:author="Utente" w:date="2017-06-26T15:35:00Z"/>
              </w:rPr>
            </w:pPr>
            <w:del w:id="6372" w:author="Utente" w:date="2017-06-26T15:35:00Z">
              <w:r w:rsidRPr="00E352EF" w:rsidDel="002A3201">
                <w:rPr>
                  <w:rFonts w:ascii="Calibri" w:eastAsia="Calibri" w:hAnsi="Calibri" w:cs="Calibri"/>
                </w:rPr>
                <w:delText>Total</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9BB26E" w14:textId="1B30BB99" w:rsidR="005A2227" w:rsidRPr="00E352EF" w:rsidDel="002A3201" w:rsidRDefault="0097053A">
            <w:pPr>
              <w:jc w:val="both"/>
              <w:rPr>
                <w:del w:id="6373" w:author="Utente" w:date="2017-06-26T15:35:00Z"/>
              </w:rPr>
            </w:pPr>
            <w:del w:id="6374" w:author="Utente" w:date="2017-06-26T15:35:00Z">
              <w:r w:rsidRPr="00E352EF" w:rsidDel="002A3201">
                <w:rPr>
                  <w:rFonts w:ascii="Calibri" w:eastAsia="Calibri" w:hAnsi="Calibri" w:cs="Calibri"/>
                </w:rPr>
                <w:delText>0.286</w:delText>
              </w:r>
            </w:del>
          </w:p>
        </w:tc>
      </w:tr>
      <w:tr w:rsidR="005A2227" w:rsidRPr="00E352EF" w:rsidDel="002A3201" w14:paraId="3A825F1F" w14:textId="575C23D0">
        <w:trPr>
          <w:del w:id="6375" w:author="Utente" w:date="2017-06-26T15:35:00Z"/>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9B8753" w14:textId="695C9FA9" w:rsidR="005A2227" w:rsidRPr="00E352EF" w:rsidDel="002A3201" w:rsidRDefault="0097053A">
            <w:pPr>
              <w:jc w:val="both"/>
              <w:rPr>
                <w:del w:id="6376" w:author="Utente" w:date="2017-06-26T15:35:00Z"/>
              </w:rPr>
            </w:pPr>
            <w:del w:id="6377" w:author="Utente" w:date="2017-06-26T15:35:00Z">
              <w:r w:rsidRPr="00E352EF" w:rsidDel="002A3201">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A35AEA" w14:textId="5FE05268" w:rsidR="005A2227" w:rsidRPr="00E352EF" w:rsidDel="002A3201" w:rsidRDefault="0097053A">
            <w:pPr>
              <w:jc w:val="both"/>
              <w:rPr>
                <w:del w:id="6378" w:author="Utente" w:date="2017-06-26T15:35:00Z"/>
              </w:rPr>
            </w:pPr>
            <w:del w:id="6379" w:author="Utente" w:date="2017-06-26T15:35:00Z">
              <w:r w:rsidRPr="00E352EF" w:rsidDel="002A3201">
                <w:rPr>
                  <w:rFonts w:ascii="Calibri" w:eastAsia="Calibri" w:hAnsi="Calibri" w:cs="Calibri"/>
                </w:rPr>
                <w:delText>Spain</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E3895D" w14:textId="3F697140" w:rsidR="005A2227" w:rsidRPr="00E352EF" w:rsidDel="002A3201" w:rsidRDefault="0097053A">
            <w:pPr>
              <w:jc w:val="both"/>
              <w:rPr>
                <w:del w:id="6380" w:author="Utente" w:date="2017-06-26T15:35:00Z"/>
              </w:rPr>
            </w:pPr>
            <w:del w:id="6381" w:author="Utente" w:date="2017-06-26T15:35:00Z">
              <w:r w:rsidRPr="00E352EF" w:rsidDel="002A3201">
                <w:rPr>
                  <w:rFonts w:ascii="Calibri" w:eastAsia="Calibri" w:hAnsi="Calibri" w:cs="Calibri"/>
                </w:rPr>
                <w:delText>Total</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19A422" w14:textId="3A47D21A" w:rsidR="005A2227" w:rsidRPr="00E352EF" w:rsidDel="002A3201" w:rsidRDefault="0097053A">
            <w:pPr>
              <w:jc w:val="both"/>
              <w:rPr>
                <w:del w:id="6382" w:author="Utente" w:date="2017-06-26T15:35:00Z"/>
              </w:rPr>
            </w:pPr>
            <w:del w:id="6383" w:author="Utente" w:date="2017-06-26T15:35:00Z">
              <w:r w:rsidRPr="00E352EF" w:rsidDel="002A3201">
                <w:rPr>
                  <w:rFonts w:ascii="Calibri" w:eastAsia="Calibri" w:hAnsi="Calibri" w:cs="Calibri"/>
                </w:rPr>
                <w:delText>Total</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BA5CAE" w14:textId="639E9F8F" w:rsidR="005A2227" w:rsidRPr="00E352EF" w:rsidDel="002A3201" w:rsidRDefault="0097053A">
            <w:pPr>
              <w:jc w:val="both"/>
              <w:rPr>
                <w:del w:id="6384" w:author="Utente" w:date="2017-06-26T15:35:00Z"/>
              </w:rPr>
            </w:pPr>
            <w:del w:id="6385" w:author="Utente" w:date="2017-06-26T15:35:00Z">
              <w:r w:rsidRPr="00E352EF" w:rsidDel="002A3201">
                <w:rPr>
                  <w:rFonts w:ascii="Calibri" w:eastAsia="Calibri" w:hAnsi="Calibri" w:cs="Calibri"/>
                </w:rPr>
                <w:delText>0.064</w:delText>
              </w:r>
            </w:del>
          </w:p>
        </w:tc>
      </w:tr>
      <w:tr w:rsidR="005A2227" w:rsidRPr="00E352EF" w:rsidDel="002A3201" w14:paraId="5C3A1706" w14:textId="59705883">
        <w:trPr>
          <w:del w:id="6386" w:author="Utente" w:date="2017-06-26T15:35:00Z"/>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87EEEC" w14:textId="3FA44EF5" w:rsidR="005A2227" w:rsidRPr="00E352EF" w:rsidDel="002A3201" w:rsidRDefault="0097053A">
            <w:pPr>
              <w:jc w:val="both"/>
              <w:rPr>
                <w:del w:id="6387" w:author="Utente" w:date="2017-06-26T15:35:00Z"/>
              </w:rPr>
            </w:pPr>
            <w:del w:id="6388" w:author="Utente" w:date="2017-06-26T15:35:00Z">
              <w:r w:rsidRPr="00E352EF" w:rsidDel="002A3201">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E5923A" w14:textId="4EE960DB" w:rsidR="005A2227" w:rsidRPr="00E352EF" w:rsidDel="002A3201" w:rsidRDefault="0097053A">
            <w:pPr>
              <w:jc w:val="both"/>
              <w:rPr>
                <w:del w:id="6389" w:author="Utente" w:date="2017-06-26T15:35:00Z"/>
              </w:rPr>
            </w:pPr>
            <w:del w:id="6390" w:author="Utente" w:date="2017-06-26T15:35:00Z">
              <w:r w:rsidRPr="00E352EF" w:rsidDel="002A3201">
                <w:rPr>
                  <w:rFonts w:ascii="Calibri" w:eastAsia="Calibri" w:hAnsi="Calibri" w:cs="Calibri"/>
                </w:rPr>
                <w:delText>Malta</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278147" w14:textId="2498E990" w:rsidR="005A2227" w:rsidRPr="00E352EF" w:rsidDel="002A3201" w:rsidRDefault="0097053A">
            <w:pPr>
              <w:jc w:val="both"/>
              <w:rPr>
                <w:del w:id="6391" w:author="Utente" w:date="2017-06-26T15:35:00Z"/>
              </w:rPr>
            </w:pPr>
            <w:del w:id="6392" w:author="Utente" w:date="2017-06-26T15:35:00Z">
              <w:r w:rsidRPr="00E352EF" w:rsidDel="002A3201">
                <w:rPr>
                  <w:rFonts w:ascii="Calibri" w:eastAsia="Calibri" w:hAnsi="Calibri" w:cs="Calibri"/>
                </w:rPr>
                <w:delText>Total</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976233" w14:textId="0775CDF1" w:rsidR="005A2227" w:rsidRPr="00E352EF" w:rsidDel="002A3201" w:rsidRDefault="0097053A">
            <w:pPr>
              <w:jc w:val="both"/>
              <w:rPr>
                <w:del w:id="6393" w:author="Utente" w:date="2017-06-26T15:35:00Z"/>
              </w:rPr>
            </w:pPr>
            <w:del w:id="6394" w:author="Utente" w:date="2017-06-26T15:35:00Z">
              <w:r w:rsidRPr="00E352EF" w:rsidDel="002A3201">
                <w:rPr>
                  <w:rFonts w:ascii="Calibri" w:eastAsia="Calibri" w:hAnsi="Calibri" w:cs="Calibri"/>
                </w:rPr>
                <w:delText>Total</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9F1D75" w14:textId="028F95BE" w:rsidR="005A2227" w:rsidRPr="00E352EF" w:rsidDel="002A3201" w:rsidRDefault="0097053A">
            <w:pPr>
              <w:jc w:val="both"/>
              <w:rPr>
                <w:del w:id="6395" w:author="Utente" w:date="2017-06-26T15:35:00Z"/>
              </w:rPr>
            </w:pPr>
            <w:del w:id="6396" w:author="Utente" w:date="2017-06-26T15:35:00Z">
              <w:r w:rsidRPr="00E352EF" w:rsidDel="002A3201">
                <w:rPr>
                  <w:rFonts w:ascii="Calibri" w:eastAsia="Calibri" w:hAnsi="Calibri" w:cs="Calibri"/>
                </w:rPr>
                <w:delText>0.043</w:delText>
              </w:r>
            </w:del>
          </w:p>
        </w:tc>
      </w:tr>
      <w:tr w:rsidR="005A2227" w:rsidRPr="00E352EF" w:rsidDel="002A3201" w14:paraId="6CBF0D97" w14:textId="746F2E70">
        <w:trPr>
          <w:del w:id="6397" w:author="Utente" w:date="2017-06-26T15:35:00Z"/>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923565" w14:textId="1D27CB4F" w:rsidR="005A2227" w:rsidRPr="00E352EF" w:rsidDel="002A3201" w:rsidRDefault="0097053A">
            <w:pPr>
              <w:jc w:val="both"/>
              <w:rPr>
                <w:del w:id="6398" w:author="Utente" w:date="2017-06-26T15:35:00Z"/>
              </w:rPr>
            </w:pPr>
            <w:del w:id="6399" w:author="Utente" w:date="2017-06-26T15:35:00Z">
              <w:r w:rsidRPr="00E352EF" w:rsidDel="002A3201">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1732F6" w14:textId="50FEBBE0" w:rsidR="005A2227" w:rsidRPr="00E352EF" w:rsidDel="002A3201" w:rsidRDefault="0097053A">
            <w:pPr>
              <w:jc w:val="both"/>
              <w:rPr>
                <w:del w:id="6400" w:author="Utente" w:date="2017-06-26T15:35:00Z"/>
              </w:rPr>
            </w:pPr>
            <w:del w:id="6401" w:author="Utente" w:date="2017-06-26T15:35:00Z">
              <w:r w:rsidRPr="00E352EF" w:rsidDel="002A3201">
                <w:rPr>
                  <w:rFonts w:ascii="Calibri" w:eastAsia="Calibri" w:hAnsi="Calibri" w:cs="Calibri"/>
                </w:rPr>
                <w:delText>Finland</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0B0E50" w14:textId="0A0F36BC" w:rsidR="005A2227" w:rsidRPr="00E352EF" w:rsidDel="002A3201" w:rsidRDefault="0097053A">
            <w:pPr>
              <w:jc w:val="both"/>
              <w:rPr>
                <w:del w:id="6402" w:author="Utente" w:date="2017-06-26T15:35:00Z"/>
              </w:rPr>
            </w:pPr>
            <w:del w:id="6403" w:author="Utente" w:date="2017-06-26T15:35:00Z">
              <w:r w:rsidRPr="00E352EF" w:rsidDel="002A3201">
                <w:rPr>
                  <w:rFonts w:ascii="Calibri" w:eastAsia="Calibri" w:hAnsi="Calibri" w:cs="Calibri"/>
                </w:rPr>
                <w:delText>Total</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30F226" w14:textId="77C9E59F" w:rsidR="005A2227" w:rsidRPr="00E352EF" w:rsidDel="002A3201" w:rsidRDefault="0097053A">
            <w:pPr>
              <w:jc w:val="both"/>
              <w:rPr>
                <w:del w:id="6404" w:author="Utente" w:date="2017-06-26T15:35:00Z"/>
              </w:rPr>
            </w:pPr>
            <w:del w:id="6405" w:author="Utente" w:date="2017-06-26T15:35:00Z">
              <w:r w:rsidRPr="00E352EF" w:rsidDel="002A3201">
                <w:rPr>
                  <w:rFonts w:ascii="Calibri" w:eastAsia="Calibri" w:hAnsi="Calibri" w:cs="Calibri"/>
                </w:rPr>
                <w:delText>Total</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C6628A" w14:textId="6327442C" w:rsidR="005A2227" w:rsidRPr="00E352EF" w:rsidDel="002A3201" w:rsidRDefault="0097053A">
            <w:pPr>
              <w:jc w:val="both"/>
              <w:rPr>
                <w:del w:id="6406" w:author="Utente" w:date="2017-06-26T15:35:00Z"/>
              </w:rPr>
            </w:pPr>
            <w:del w:id="6407" w:author="Utente" w:date="2017-06-26T15:35:00Z">
              <w:r w:rsidRPr="00E352EF" w:rsidDel="002A3201">
                <w:rPr>
                  <w:rFonts w:ascii="Calibri" w:eastAsia="Calibri" w:hAnsi="Calibri" w:cs="Calibri"/>
                </w:rPr>
                <w:delText>0.08</w:delText>
              </w:r>
            </w:del>
          </w:p>
        </w:tc>
      </w:tr>
      <w:tr w:rsidR="005A2227" w:rsidRPr="00E352EF" w:rsidDel="002A3201" w14:paraId="72FC3E3B" w14:textId="5977E83D">
        <w:trPr>
          <w:del w:id="6408" w:author="Utente" w:date="2017-06-26T15:35:00Z"/>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79424D" w14:textId="3114980B" w:rsidR="005A2227" w:rsidRPr="00E352EF" w:rsidDel="002A3201" w:rsidRDefault="0097053A">
            <w:pPr>
              <w:jc w:val="both"/>
              <w:rPr>
                <w:del w:id="6409" w:author="Utente" w:date="2017-06-26T15:35:00Z"/>
              </w:rPr>
            </w:pPr>
            <w:del w:id="6410" w:author="Utente" w:date="2017-06-26T15:35:00Z">
              <w:r w:rsidRPr="00E352EF" w:rsidDel="002A3201">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F18C44" w14:textId="3BB13E49" w:rsidR="005A2227" w:rsidRPr="00E352EF" w:rsidDel="002A3201" w:rsidRDefault="0097053A">
            <w:pPr>
              <w:jc w:val="both"/>
              <w:rPr>
                <w:del w:id="6411" w:author="Utente" w:date="2017-06-26T15:35:00Z"/>
              </w:rPr>
            </w:pPr>
            <w:del w:id="6412" w:author="Utente" w:date="2017-06-26T15:35:00Z">
              <w:r w:rsidRPr="00E352EF" w:rsidDel="002A3201">
                <w:rPr>
                  <w:rFonts w:ascii="Calibri" w:eastAsia="Calibri" w:hAnsi="Calibri" w:cs="Calibri"/>
                </w:rPr>
                <w:delText>Switzerland</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9EF620" w14:textId="74FE32DA" w:rsidR="005A2227" w:rsidRPr="00E352EF" w:rsidDel="002A3201" w:rsidRDefault="0097053A">
            <w:pPr>
              <w:jc w:val="both"/>
              <w:rPr>
                <w:del w:id="6413" w:author="Utente" w:date="2017-06-26T15:35:00Z"/>
              </w:rPr>
            </w:pPr>
            <w:del w:id="6414" w:author="Utente" w:date="2017-06-26T15:35:00Z">
              <w:r w:rsidRPr="00E352EF" w:rsidDel="002A3201">
                <w:rPr>
                  <w:rFonts w:ascii="Calibri" w:eastAsia="Calibri" w:hAnsi="Calibri" w:cs="Calibri"/>
                </w:rPr>
                <w:delText>Total</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551945" w14:textId="1352E14F" w:rsidR="005A2227" w:rsidRPr="00E352EF" w:rsidDel="002A3201" w:rsidRDefault="0097053A">
            <w:pPr>
              <w:jc w:val="both"/>
              <w:rPr>
                <w:del w:id="6415" w:author="Utente" w:date="2017-06-26T15:35:00Z"/>
              </w:rPr>
            </w:pPr>
            <w:del w:id="6416" w:author="Utente" w:date="2017-06-26T15:35:00Z">
              <w:r w:rsidRPr="00E352EF" w:rsidDel="002A3201">
                <w:rPr>
                  <w:rFonts w:ascii="Calibri" w:eastAsia="Calibri" w:hAnsi="Calibri" w:cs="Calibri"/>
                </w:rPr>
                <w:delText>Total</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B7386B" w14:textId="5483A5AE" w:rsidR="005A2227" w:rsidRPr="00E352EF" w:rsidDel="002A3201" w:rsidRDefault="0097053A">
            <w:pPr>
              <w:jc w:val="both"/>
              <w:rPr>
                <w:del w:id="6417" w:author="Utente" w:date="2017-06-26T15:35:00Z"/>
              </w:rPr>
            </w:pPr>
            <w:del w:id="6418" w:author="Utente" w:date="2017-06-26T15:35:00Z">
              <w:r w:rsidRPr="00E352EF" w:rsidDel="002A3201">
                <w:rPr>
                  <w:rFonts w:ascii="Calibri" w:eastAsia="Calibri" w:hAnsi="Calibri" w:cs="Calibri"/>
                </w:rPr>
                <w:delText>0.08</w:delText>
              </w:r>
            </w:del>
          </w:p>
        </w:tc>
      </w:tr>
    </w:tbl>
    <w:p w14:paraId="51EC43B6" w14:textId="681558CE" w:rsidR="005A2227" w:rsidRPr="00E352EF" w:rsidDel="002A3201" w:rsidRDefault="005A2227">
      <w:pPr>
        <w:ind w:left="720"/>
        <w:rPr>
          <w:del w:id="6419" w:author="Utente" w:date="2017-06-26T15:35:00Z"/>
        </w:rPr>
      </w:pPr>
    </w:p>
    <w:p w14:paraId="6FEE74B5" w14:textId="15FCBF37" w:rsidR="005A2227" w:rsidRPr="00E352EF" w:rsidDel="002A3201" w:rsidRDefault="005A2227">
      <w:pPr>
        <w:rPr>
          <w:del w:id="6420" w:author="Utente" w:date="2017-06-26T15:35:00Z"/>
        </w:rPr>
      </w:pPr>
    </w:p>
    <w:tbl>
      <w:tblPr>
        <w:tblW w:w="5731"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604"/>
        <w:gridCol w:w="1555"/>
        <w:gridCol w:w="850"/>
        <w:gridCol w:w="850"/>
        <w:gridCol w:w="1872"/>
      </w:tblGrid>
      <w:tr w:rsidR="005A2227" w:rsidRPr="00E352EF" w:rsidDel="002A3201" w14:paraId="636D6B84" w14:textId="688F9E50">
        <w:trPr>
          <w:del w:id="6421" w:author="Utente" w:date="2017-06-26T15:35:00Z"/>
        </w:trPr>
        <w:tc>
          <w:tcPr>
            <w:tcW w:w="605"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A002A8F" w14:textId="6B1A3C7E" w:rsidR="005A2227" w:rsidRPr="00E352EF" w:rsidDel="002A3201" w:rsidRDefault="0097053A">
            <w:pPr>
              <w:jc w:val="both"/>
              <w:rPr>
                <w:del w:id="6422" w:author="Utente" w:date="2017-06-26T15:35:00Z"/>
              </w:rPr>
            </w:pPr>
            <w:del w:id="6423" w:author="Utente" w:date="2017-06-26T15:35:00Z">
              <w:r w:rsidRPr="00E352EF" w:rsidDel="002A3201">
                <w:rPr>
                  <w:rFonts w:ascii="Calibri" w:eastAsia="Calibri" w:hAnsi="Calibri" w:cs="Calibri"/>
                </w:rPr>
                <w:delText>comparison_ds</w:delText>
              </w:r>
            </w:del>
          </w:p>
        </w:tc>
      </w:tr>
      <w:tr w:rsidR="005A2227" w:rsidRPr="00E352EF" w:rsidDel="002A3201" w14:paraId="243F18AB" w14:textId="06491F2D">
        <w:trPr>
          <w:del w:id="6424" w:author="Utente" w:date="2017-06-26T15:35:00Z"/>
        </w:trPr>
        <w:tc>
          <w:tcPr>
            <w:tcW w:w="60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7C2904D" w14:textId="2A2504C2" w:rsidR="005A2227" w:rsidRPr="00E352EF" w:rsidDel="002A3201" w:rsidRDefault="0097053A">
            <w:pPr>
              <w:jc w:val="both"/>
              <w:rPr>
                <w:del w:id="6425" w:author="Utente" w:date="2017-06-26T15:35:00Z"/>
              </w:rPr>
            </w:pPr>
            <w:del w:id="6426" w:author="Utente" w:date="2017-06-26T15:35:00Z">
              <w:r w:rsidRPr="00E352EF" w:rsidDel="002A3201">
                <w:rPr>
                  <w:rFonts w:ascii="Calibri" w:eastAsia="Calibri" w:hAnsi="Calibri" w:cs="Calibri"/>
                  <w:b/>
                </w:rPr>
                <w:delText>TIME</w:delText>
              </w:r>
            </w:del>
          </w:p>
        </w:tc>
        <w:tc>
          <w:tcPr>
            <w:tcW w:w="155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E26C2A5" w14:textId="1629BA16" w:rsidR="005A2227" w:rsidRPr="00E352EF" w:rsidDel="002A3201" w:rsidRDefault="0097053A">
            <w:pPr>
              <w:jc w:val="both"/>
              <w:rPr>
                <w:del w:id="6427" w:author="Utente" w:date="2017-06-26T15:35:00Z"/>
              </w:rPr>
            </w:pPr>
            <w:del w:id="6428" w:author="Utente" w:date="2017-06-26T15:35:00Z">
              <w:r w:rsidRPr="00E352EF" w:rsidDel="002A3201">
                <w:rPr>
                  <w:rFonts w:ascii="Calibri" w:eastAsia="Calibri" w:hAnsi="Calibri" w:cs="Calibri"/>
                  <w:b/>
                </w:rPr>
                <w:delText>GEO</w:delText>
              </w:r>
            </w:del>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0062AB4" w14:textId="4EF3CB31" w:rsidR="005A2227" w:rsidRPr="00E352EF" w:rsidDel="002A3201" w:rsidRDefault="0097053A">
            <w:pPr>
              <w:jc w:val="both"/>
              <w:rPr>
                <w:del w:id="6429" w:author="Utente" w:date="2017-06-26T15:35:00Z"/>
              </w:rPr>
            </w:pPr>
            <w:del w:id="6430" w:author="Utente" w:date="2017-06-26T15:35:00Z">
              <w:r w:rsidRPr="00E352EF" w:rsidDel="002A3201">
                <w:rPr>
                  <w:rFonts w:ascii="Calibri" w:eastAsia="Calibri" w:hAnsi="Calibri" w:cs="Calibri"/>
                  <w:b/>
                </w:rPr>
                <w:delText>AGE</w:delText>
              </w:r>
            </w:del>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7A1117B" w14:textId="5F63DCC0" w:rsidR="005A2227" w:rsidRPr="00E352EF" w:rsidDel="002A3201" w:rsidRDefault="0097053A">
            <w:pPr>
              <w:jc w:val="both"/>
              <w:rPr>
                <w:del w:id="6431" w:author="Utente" w:date="2017-06-26T15:35:00Z"/>
              </w:rPr>
            </w:pPr>
            <w:del w:id="6432" w:author="Utente" w:date="2017-06-26T15:35:00Z">
              <w:r w:rsidRPr="00E352EF" w:rsidDel="002A3201">
                <w:rPr>
                  <w:rFonts w:ascii="Calibri" w:eastAsia="Calibri" w:hAnsi="Calibri" w:cs="Calibri"/>
                  <w:b/>
                </w:rPr>
                <w:delText>SEX</w:delText>
              </w:r>
            </w:del>
          </w:p>
        </w:tc>
        <w:tc>
          <w:tcPr>
            <w:tcW w:w="187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9289092" w14:textId="7F8E0455" w:rsidR="005A2227" w:rsidRPr="00E352EF" w:rsidDel="002A3201" w:rsidRDefault="0097053A" w:rsidP="0062787A">
            <w:pPr>
              <w:jc w:val="both"/>
              <w:rPr>
                <w:del w:id="6433" w:author="Utente" w:date="2017-06-26T15:35:00Z"/>
              </w:rPr>
            </w:pPr>
            <w:del w:id="6434" w:author="Utente" w:date="2017-06-26T15:35:00Z">
              <w:r w:rsidRPr="00E352EF" w:rsidDel="002A3201">
                <w:rPr>
                  <w:rFonts w:ascii="Calibri" w:eastAsia="Calibri" w:hAnsi="Calibri" w:cs="Calibri"/>
                  <w:b/>
                </w:rPr>
                <w:delText>VALUE</w:delText>
              </w:r>
              <w:r w:rsidR="00C847B8" w:rsidRPr="00E352EF" w:rsidDel="002A3201">
                <w:rPr>
                  <w:rFonts w:ascii="Calibri" w:eastAsia="Calibri" w:hAnsi="Calibri" w:cs="Calibri"/>
                  <w:b/>
                </w:rPr>
                <w:delText>_CONDITION</w:delText>
              </w:r>
            </w:del>
          </w:p>
        </w:tc>
      </w:tr>
      <w:tr w:rsidR="005A2227" w:rsidRPr="00E352EF" w:rsidDel="002A3201" w14:paraId="2107478C" w14:textId="743DAC8E">
        <w:trPr>
          <w:del w:id="6435" w:author="Utente" w:date="2017-06-26T15:35:00Z"/>
        </w:trPr>
        <w:tc>
          <w:tcPr>
            <w:tcW w:w="6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A213B1" w14:textId="6276BB7E" w:rsidR="005A2227" w:rsidRPr="00E352EF" w:rsidDel="002A3201" w:rsidRDefault="0097053A">
            <w:pPr>
              <w:jc w:val="both"/>
              <w:rPr>
                <w:del w:id="6436" w:author="Utente" w:date="2017-06-26T15:35:00Z"/>
              </w:rPr>
            </w:pPr>
            <w:del w:id="6437" w:author="Utente" w:date="2017-06-26T15:35:00Z">
              <w:r w:rsidRPr="00E352EF" w:rsidDel="002A3201">
                <w:rPr>
                  <w:rFonts w:ascii="Calibri" w:eastAsia="Calibri" w:hAnsi="Calibri" w:cs="Calibri"/>
                </w:rPr>
                <w:delText>2012</w:delText>
              </w:r>
            </w:del>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DA304A" w14:textId="29CBC2A7" w:rsidR="005A2227" w:rsidRPr="00E352EF" w:rsidDel="002A3201" w:rsidRDefault="0097053A">
            <w:pPr>
              <w:jc w:val="both"/>
              <w:rPr>
                <w:del w:id="6438" w:author="Utente" w:date="2017-06-26T15:35:00Z"/>
              </w:rPr>
            </w:pPr>
            <w:del w:id="6439" w:author="Utente" w:date="2017-06-26T15:35:00Z">
              <w:r w:rsidRPr="00E352EF" w:rsidDel="002A3201">
                <w:rPr>
                  <w:rFonts w:ascii="Calibri" w:eastAsia="Calibri" w:hAnsi="Calibri" w:cs="Calibri"/>
                </w:rPr>
                <w:delText>Belgium</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7B4932" w14:textId="14638C35" w:rsidR="005A2227" w:rsidRPr="00E352EF" w:rsidDel="002A3201" w:rsidRDefault="0097053A">
            <w:pPr>
              <w:jc w:val="both"/>
              <w:rPr>
                <w:del w:id="6440" w:author="Utente" w:date="2017-06-26T15:35:00Z"/>
              </w:rPr>
            </w:pPr>
            <w:del w:id="6441" w:author="Utente" w:date="2017-06-26T15:35:00Z">
              <w:r w:rsidRPr="00E352EF" w:rsidDel="002A3201">
                <w:rPr>
                  <w:rFonts w:ascii="Calibri" w:eastAsia="Calibri" w:hAnsi="Calibri" w:cs="Calibri"/>
                </w:rPr>
                <w:delText>Total</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B3D37D" w14:textId="79CE21C6" w:rsidR="005A2227" w:rsidRPr="00E352EF" w:rsidDel="002A3201" w:rsidRDefault="0097053A">
            <w:pPr>
              <w:jc w:val="both"/>
              <w:rPr>
                <w:del w:id="6442" w:author="Utente" w:date="2017-06-26T15:35:00Z"/>
              </w:rPr>
            </w:pPr>
            <w:del w:id="6443" w:author="Utente" w:date="2017-06-26T15:35:00Z">
              <w:r w:rsidRPr="00E352EF" w:rsidDel="002A3201">
                <w:rPr>
                  <w:rFonts w:ascii="Calibri" w:eastAsia="Calibri" w:hAnsi="Calibri" w:cs="Calibri"/>
                </w:rPr>
                <w:delText>Total</w:delText>
              </w:r>
            </w:del>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C53176" w14:textId="3FB3EAA6" w:rsidR="005A2227" w:rsidRPr="00E352EF" w:rsidDel="002A3201" w:rsidRDefault="0097053A">
            <w:pPr>
              <w:jc w:val="both"/>
              <w:rPr>
                <w:del w:id="6444" w:author="Utente" w:date="2017-06-26T15:35:00Z"/>
              </w:rPr>
            </w:pPr>
            <w:del w:id="6445" w:author="Utente" w:date="2017-06-26T15:35:00Z">
              <w:r w:rsidRPr="00E352EF" w:rsidDel="002A3201">
                <w:rPr>
                  <w:rFonts w:ascii="Calibri" w:eastAsia="Calibri" w:hAnsi="Calibri" w:cs="Calibri"/>
                </w:rPr>
                <w:delText>NULL</w:delText>
              </w:r>
            </w:del>
          </w:p>
        </w:tc>
      </w:tr>
      <w:tr w:rsidR="005A2227" w:rsidRPr="00E352EF" w:rsidDel="002A3201" w14:paraId="3FE499BB" w14:textId="7AD9B0F7">
        <w:trPr>
          <w:del w:id="6446" w:author="Utente" w:date="2017-06-26T15:35:00Z"/>
        </w:trPr>
        <w:tc>
          <w:tcPr>
            <w:tcW w:w="6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508ADF" w14:textId="2D998DD1" w:rsidR="005A2227" w:rsidRPr="00E352EF" w:rsidDel="002A3201" w:rsidRDefault="0097053A">
            <w:pPr>
              <w:jc w:val="both"/>
              <w:rPr>
                <w:del w:id="6447" w:author="Utente" w:date="2017-06-26T15:35:00Z"/>
              </w:rPr>
            </w:pPr>
            <w:del w:id="6448" w:author="Utente" w:date="2017-06-26T15:35:00Z">
              <w:r w:rsidRPr="00E352EF" w:rsidDel="002A3201">
                <w:rPr>
                  <w:rFonts w:ascii="Calibri" w:eastAsia="Calibri" w:hAnsi="Calibri" w:cs="Calibri"/>
                </w:rPr>
                <w:delText>2012</w:delText>
              </w:r>
            </w:del>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EC4BA7" w14:textId="666E82CE" w:rsidR="005A2227" w:rsidRPr="00E352EF" w:rsidDel="002A3201" w:rsidRDefault="0097053A">
            <w:pPr>
              <w:jc w:val="both"/>
              <w:rPr>
                <w:del w:id="6449" w:author="Utente" w:date="2017-06-26T15:35:00Z"/>
              </w:rPr>
            </w:pPr>
            <w:del w:id="6450" w:author="Utente" w:date="2017-06-26T15:35:00Z">
              <w:r w:rsidRPr="00E352EF" w:rsidDel="002A3201">
                <w:rPr>
                  <w:rFonts w:ascii="Calibri" w:eastAsia="Calibri" w:hAnsi="Calibri" w:cs="Calibri"/>
                </w:rPr>
                <w:delText>Greece</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1F19CF" w14:textId="79A91669" w:rsidR="005A2227" w:rsidRPr="00E352EF" w:rsidDel="002A3201" w:rsidRDefault="0097053A">
            <w:pPr>
              <w:jc w:val="both"/>
              <w:rPr>
                <w:del w:id="6451" w:author="Utente" w:date="2017-06-26T15:35:00Z"/>
              </w:rPr>
            </w:pPr>
            <w:del w:id="6452" w:author="Utente" w:date="2017-06-26T15:35:00Z">
              <w:r w:rsidRPr="00E352EF" w:rsidDel="002A3201">
                <w:rPr>
                  <w:rFonts w:ascii="Calibri" w:eastAsia="Calibri" w:hAnsi="Calibri" w:cs="Calibri"/>
                </w:rPr>
                <w:delText>Total</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2E19BB" w14:textId="7D27FD70" w:rsidR="005A2227" w:rsidRPr="00E352EF" w:rsidDel="002A3201" w:rsidRDefault="0097053A">
            <w:pPr>
              <w:jc w:val="both"/>
              <w:rPr>
                <w:del w:id="6453" w:author="Utente" w:date="2017-06-26T15:35:00Z"/>
              </w:rPr>
            </w:pPr>
            <w:del w:id="6454" w:author="Utente" w:date="2017-06-26T15:35:00Z">
              <w:r w:rsidRPr="00E352EF" w:rsidDel="002A3201">
                <w:rPr>
                  <w:rFonts w:ascii="Calibri" w:eastAsia="Calibri" w:hAnsi="Calibri" w:cs="Calibri"/>
                </w:rPr>
                <w:delText>Total</w:delText>
              </w:r>
            </w:del>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9DD442" w14:textId="6DA8ABF4" w:rsidR="005A2227" w:rsidRPr="00E352EF" w:rsidDel="002A3201" w:rsidRDefault="0097053A">
            <w:pPr>
              <w:jc w:val="both"/>
              <w:rPr>
                <w:del w:id="6455" w:author="Utente" w:date="2017-06-26T15:35:00Z"/>
              </w:rPr>
            </w:pPr>
            <w:del w:id="6456" w:author="Utente" w:date="2017-06-26T15:35:00Z">
              <w:r w:rsidRPr="00E352EF" w:rsidDel="002A3201">
                <w:rPr>
                  <w:rFonts w:ascii="Calibri" w:eastAsia="Calibri" w:hAnsi="Calibri" w:cs="Calibri"/>
                </w:rPr>
                <w:delText>false</w:delText>
              </w:r>
            </w:del>
          </w:p>
        </w:tc>
      </w:tr>
      <w:tr w:rsidR="005A2227" w:rsidRPr="00E352EF" w:rsidDel="002A3201" w14:paraId="4BDB3305" w14:textId="719BB181">
        <w:trPr>
          <w:del w:id="6457" w:author="Utente" w:date="2017-06-26T15:35:00Z"/>
        </w:trPr>
        <w:tc>
          <w:tcPr>
            <w:tcW w:w="6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EA65CA" w14:textId="654FA211" w:rsidR="005A2227" w:rsidRPr="00E352EF" w:rsidDel="002A3201" w:rsidRDefault="0097053A">
            <w:pPr>
              <w:jc w:val="both"/>
              <w:rPr>
                <w:del w:id="6458" w:author="Utente" w:date="2017-06-26T15:35:00Z"/>
              </w:rPr>
            </w:pPr>
            <w:del w:id="6459" w:author="Utente" w:date="2017-06-26T15:35:00Z">
              <w:r w:rsidRPr="00E352EF" w:rsidDel="002A3201">
                <w:rPr>
                  <w:rFonts w:ascii="Calibri" w:eastAsia="Calibri" w:hAnsi="Calibri" w:cs="Calibri"/>
                </w:rPr>
                <w:delText>2012</w:delText>
              </w:r>
            </w:del>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4FBB78" w14:textId="72504CEB" w:rsidR="005A2227" w:rsidRPr="00E352EF" w:rsidDel="002A3201" w:rsidRDefault="0097053A">
            <w:pPr>
              <w:jc w:val="both"/>
              <w:rPr>
                <w:del w:id="6460" w:author="Utente" w:date="2017-06-26T15:35:00Z"/>
              </w:rPr>
            </w:pPr>
            <w:del w:id="6461" w:author="Utente" w:date="2017-06-26T15:35:00Z">
              <w:r w:rsidRPr="00E352EF" w:rsidDel="002A3201">
                <w:rPr>
                  <w:rFonts w:ascii="Calibri" w:eastAsia="Calibri" w:hAnsi="Calibri" w:cs="Calibri"/>
                </w:rPr>
                <w:delText>Switzerland</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D7B033" w14:textId="5D0D4D5B" w:rsidR="005A2227" w:rsidRPr="00E352EF" w:rsidDel="002A3201" w:rsidRDefault="0097053A">
            <w:pPr>
              <w:jc w:val="both"/>
              <w:rPr>
                <w:del w:id="6462" w:author="Utente" w:date="2017-06-26T15:35:00Z"/>
              </w:rPr>
            </w:pPr>
            <w:del w:id="6463" w:author="Utente" w:date="2017-06-26T15:35:00Z">
              <w:r w:rsidRPr="00E352EF" w:rsidDel="002A3201">
                <w:rPr>
                  <w:rFonts w:ascii="Calibri" w:eastAsia="Calibri" w:hAnsi="Calibri" w:cs="Calibri"/>
                </w:rPr>
                <w:delText>Total</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8F8AEA" w14:textId="3B57B27D" w:rsidR="005A2227" w:rsidRPr="00E352EF" w:rsidDel="002A3201" w:rsidRDefault="0097053A">
            <w:pPr>
              <w:jc w:val="both"/>
              <w:rPr>
                <w:del w:id="6464" w:author="Utente" w:date="2017-06-26T15:35:00Z"/>
              </w:rPr>
            </w:pPr>
            <w:del w:id="6465" w:author="Utente" w:date="2017-06-26T15:35:00Z">
              <w:r w:rsidRPr="00E352EF" w:rsidDel="002A3201">
                <w:rPr>
                  <w:rFonts w:ascii="Calibri" w:eastAsia="Calibri" w:hAnsi="Calibri" w:cs="Calibri"/>
                </w:rPr>
                <w:delText>Total</w:delText>
              </w:r>
            </w:del>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D10C8D" w14:textId="4829407C" w:rsidR="005A2227" w:rsidRPr="00E352EF" w:rsidDel="002A3201" w:rsidRDefault="0097053A">
            <w:pPr>
              <w:jc w:val="both"/>
              <w:rPr>
                <w:del w:id="6466" w:author="Utente" w:date="2017-06-26T15:35:00Z"/>
              </w:rPr>
            </w:pPr>
            <w:del w:id="6467" w:author="Utente" w:date="2017-06-26T15:35:00Z">
              <w:r w:rsidRPr="00E352EF" w:rsidDel="002A3201">
                <w:rPr>
                  <w:rFonts w:ascii="Calibri" w:eastAsia="Calibri" w:hAnsi="Calibri" w:cs="Calibri"/>
                </w:rPr>
                <w:delText>NULL</w:delText>
              </w:r>
            </w:del>
          </w:p>
        </w:tc>
      </w:tr>
    </w:tbl>
    <w:p w14:paraId="334130B2" w14:textId="7CF5A79B" w:rsidR="005A2227" w:rsidRPr="00E352EF" w:rsidDel="002A3201" w:rsidRDefault="005A2227">
      <w:pPr>
        <w:rPr>
          <w:del w:id="6468" w:author="Utente" w:date="2017-06-26T15:35:00Z"/>
        </w:rPr>
      </w:pPr>
    </w:p>
    <w:p w14:paraId="66F5DA07" w14:textId="77777777" w:rsidR="005A2227" w:rsidRPr="00E352EF" w:rsidRDefault="0097053A" w:rsidP="00E83D59">
      <w:pPr>
        <w:pStyle w:val="Stile3"/>
        <w:rPr>
          <w:lang w:val="en-GB"/>
        </w:rPr>
      </w:pPr>
      <w:bookmarkStart w:id="6469" w:name="_Toc462659701"/>
      <w:bookmarkStart w:id="6470" w:name="_Toc463805763"/>
      <w:bookmarkStart w:id="6471" w:name="_Toc464487940"/>
      <w:r w:rsidRPr="00E352EF">
        <w:rPr>
          <w:lang w:val="en-GB"/>
        </w:rPr>
        <w:t>isnull</w:t>
      </w:r>
      <w:bookmarkEnd w:id="6469"/>
      <w:bookmarkEnd w:id="6470"/>
      <w:bookmarkEnd w:id="6471"/>
    </w:p>
    <w:p w14:paraId="00BA35AF" w14:textId="05E641B8" w:rsidR="005A2227" w:rsidRPr="00E352EF" w:rsidDel="00FC7F15" w:rsidRDefault="0097053A" w:rsidP="00E83D59">
      <w:pPr>
        <w:rPr>
          <w:del w:id="6472" w:author="Utente" w:date="2017-06-23T12:29:00Z"/>
          <w:rFonts w:ascii="Cambria" w:hAnsi="Cambria"/>
        </w:rPr>
      </w:pPr>
      <w:del w:id="6473" w:author="Utente" w:date="2017-06-23T12:29:00Z">
        <w:r w:rsidRPr="00E352EF" w:rsidDel="00FC7F15">
          <w:rPr>
            <w:rFonts w:ascii="Cambria" w:eastAsia="Calibri" w:hAnsi="Cambria" w:cs="Calibri"/>
            <w:i/>
            <w:color w:val="5B9BD5"/>
          </w:rPr>
          <w:delText>Semantics</w:delText>
        </w:r>
      </w:del>
    </w:p>
    <w:p w14:paraId="02AA26B6" w14:textId="5F36173D" w:rsidR="005A2227" w:rsidRPr="00E352EF" w:rsidDel="00FC7F15" w:rsidRDefault="0097053A" w:rsidP="00E83D59">
      <w:pPr>
        <w:rPr>
          <w:del w:id="6474" w:author="Utente" w:date="2017-06-23T12:29:00Z"/>
          <w:rFonts w:ascii="Cambria" w:hAnsi="Cambria"/>
        </w:rPr>
      </w:pPr>
      <w:del w:id="6475" w:author="Utente" w:date="2017-06-23T12:29:00Z">
        <w:r w:rsidRPr="00E352EF" w:rsidDel="00FC7F15">
          <w:rPr>
            <w:rFonts w:ascii="Cambria" w:eastAsia="Calibri" w:hAnsi="Cambria" w:cs="Calibri"/>
          </w:rPr>
          <w:delText xml:space="preserve">The </w:delText>
        </w:r>
        <w:r w:rsidRPr="00E352EF" w:rsidDel="00FC7F15">
          <w:rPr>
            <w:rFonts w:ascii="Cambria" w:eastAsia="Calibri" w:hAnsi="Cambria" w:cs="Calibri"/>
            <w:b/>
          </w:rPr>
          <w:delText xml:space="preserve">isnull </w:delText>
        </w:r>
        <w:r w:rsidRPr="00E352EF" w:rsidDel="00FC7F15">
          <w:rPr>
            <w:rFonts w:ascii="Cambria" w:eastAsia="Calibri" w:hAnsi="Cambria" w:cs="Calibri"/>
          </w:rPr>
          <w:delText>operator, compares the values with the NULL</w:delText>
        </w:r>
        <w:r w:rsidRPr="00E352EF" w:rsidDel="00FC7F15">
          <w:rPr>
            <w:rFonts w:ascii="Cambria" w:eastAsia="Calibri" w:hAnsi="Cambria" w:cs="Calibri"/>
            <w:color w:val="5B9BD5"/>
          </w:rPr>
          <w:delText>.</w:delText>
        </w:r>
      </w:del>
    </w:p>
    <w:p w14:paraId="549BC712" w14:textId="3DC58A17" w:rsidR="00E83D59" w:rsidRPr="00E352EF" w:rsidDel="00D71CDA" w:rsidRDefault="00E83D59" w:rsidP="00E83D59">
      <w:pPr>
        <w:rPr>
          <w:del w:id="6476" w:author="Utente" w:date="2017-06-27T17:34:00Z"/>
          <w:rFonts w:ascii="Cambria" w:eastAsia="Calibri" w:hAnsi="Cambria" w:cs="Calibri"/>
          <w:i/>
          <w:color w:val="5B9BD5"/>
        </w:rPr>
      </w:pPr>
    </w:p>
    <w:p w14:paraId="7730D04B"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Syntax</w:t>
      </w:r>
    </w:p>
    <w:p w14:paraId="26B3BB2B" w14:textId="3E84E560" w:rsidR="005A2227" w:rsidRPr="00E352EF" w:rsidRDefault="00FC7F15" w:rsidP="00E83D59">
      <w:pPr>
        <w:rPr>
          <w:rFonts w:ascii="Cambria" w:hAnsi="Cambria"/>
        </w:rPr>
      </w:pPr>
      <w:del w:id="6477" w:author="Utente" w:date="2017-06-23T12:29:00Z">
        <w:r w:rsidRPr="00E352EF" w:rsidDel="00FC7F15">
          <w:rPr>
            <w:rFonts w:ascii="Cambria" w:eastAsia="Calibri" w:hAnsi="Cambria" w:cs="Calibri"/>
            <w:b/>
          </w:rPr>
          <w:delText>I</w:delText>
        </w:r>
        <w:r w:rsidR="0097053A" w:rsidRPr="00E352EF" w:rsidDel="00FC7F15">
          <w:rPr>
            <w:rFonts w:ascii="Cambria" w:eastAsia="Calibri" w:hAnsi="Cambria" w:cs="Calibri"/>
            <w:b/>
          </w:rPr>
          <w:delText>s</w:delText>
        </w:r>
      </w:del>
      <w:ins w:id="6478" w:author="Utente" w:date="2017-06-23T12:29:00Z">
        <w:r>
          <w:rPr>
            <w:rFonts w:ascii="Cambria" w:eastAsia="Calibri" w:hAnsi="Cambria" w:cs="Calibri"/>
            <w:b/>
          </w:rPr>
          <w:t>i</w:t>
        </w:r>
        <w:r w:rsidRPr="00E352EF">
          <w:rPr>
            <w:rFonts w:ascii="Cambria" w:eastAsia="Calibri" w:hAnsi="Cambria" w:cs="Calibri"/>
            <w:b/>
          </w:rPr>
          <w:t>s</w:t>
        </w:r>
      </w:ins>
      <w:r w:rsidR="0097053A" w:rsidRPr="00E352EF">
        <w:rPr>
          <w:rFonts w:ascii="Cambria" w:eastAsia="Calibri" w:hAnsi="Cambria" w:cs="Calibri"/>
          <w:b/>
        </w:rPr>
        <w:t>null(</w:t>
      </w:r>
      <w:del w:id="6479" w:author="Utente" w:date="2017-06-23T12:41:00Z">
        <w:r w:rsidR="0097053A" w:rsidRPr="00E352EF" w:rsidDel="00BF59C0">
          <w:rPr>
            <w:rFonts w:ascii="Cambria" w:eastAsia="Calibri" w:hAnsi="Cambria" w:cs="Calibri"/>
            <w:i/>
          </w:rPr>
          <w:delText>ds</w:delText>
        </w:r>
      </w:del>
      <w:ins w:id="6480" w:author="Utente" w:date="2017-06-23T12:41:00Z">
        <w:r w:rsidR="00BF59C0">
          <w:rPr>
            <w:rFonts w:ascii="Cambria" w:eastAsia="Calibri" w:hAnsi="Cambria" w:cs="Calibri"/>
            <w:i/>
          </w:rPr>
          <w:t>operand</w:t>
        </w:r>
      </w:ins>
      <w:r w:rsidR="0097053A" w:rsidRPr="00E352EF">
        <w:rPr>
          <w:rFonts w:ascii="Cambria" w:eastAsia="Calibri" w:hAnsi="Cambria" w:cs="Calibri"/>
          <w:b/>
        </w:rPr>
        <w:t>)</w:t>
      </w:r>
    </w:p>
    <w:p w14:paraId="58202614" w14:textId="77777777" w:rsidR="00E83D59" w:rsidRDefault="00E83D59" w:rsidP="00E83D59">
      <w:pPr>
        <w:rPr>
          <w:ins w:id="6481" w:author="Utente" w:date="2017-06-23T12:41:00Z"/>
          <w:rFonts w:ascii="Cambria" w:eastAsia="Calibri" w:hAnsi="Cambria" w:cs="Calibri"/>
          <w:i/>
          <w:color w:val="5B9BD5"/>
        </w:rPr>
      </w:pPr>
    </w:p>
    <w:p w14:paraId="4D971F4A" w14:textId="77777777" w:rsidR="00BF59C0" w:rsidRDefault="00BF59C0" w:rsidP="00BF59C0">
      <w:pPr>
        <w:rPr>
          <w:ins w:id="6482" w:author="Utente" w:date="2017-06-23T12:41:00Z"/>
          <w:rFonts w:ascii="Cambria" w:eastAsia="Calibri" w:hAnsi="Cambria" w:cs="Calibri"/>
          <w:i/>
          <w:color w:val="5B9BD5"/>
        </w:rPr>
      </w:pPr>
      <w:ins w:id="6483" w:author="Utente" w:date="2017-06-23T12:41:00Z">
        <w:r>
          <w:rPr>
            <w:rFonts w:ascii="Cambria" w:eastAsia="Calibri" w:hAnsi="Cambria" w:cs="Calibri"/>
            <w:i/>
            <w:color w:val="5B9BD5"/>
          </w:rPr>
          <w:t>Input p</w:t>
        </w:r>
        <w:r w:rsidRPr="00E352EF">
          <w:rPr>
            <w:rFonts w:ascii="Cambria" w:eastAsia="Calibri" w:hAnsi="Cambria" w:cs="Calibri"/>
            <w:i/>
            <w:color w:val="5B9BD5"/>
          </w:rPr>
          <w:t>arameters</w:t>
        </w:r>
      </w:ins>
    </w:p>
    <w:p w14:paraId="399834FF" w14:textId="1AD438A3" w:rsidR="00BF59C0" w:rsidRPr="00DE4FE7" w:rsidRDefault="00BF59C0" w:rsidP="00BF59C0">
      <w:pPr>
        <w:rPr>
          <w:ins w:id="6484" w:author="Utente" w:date="2017-06-23T12:41:00Z"/>
          <w:rFonts w:ascii="Cambria" w:eastAsia="Calibri" w:hAnsi="Cambria" w:cs="Calibri"/>
          <w:color w:val="auto"/>
        </w:rPr>
      </w:pPr>
      <w:ins w:id="6485" w:author="Utente" w:date="2017-06-23T12:41:00Z">
        <w:r w:rsidRPr="00DE4FE7">
          <w:rPr>
            <w:rFonts w:ascii="Cambria" w:eastAsia="Calibri" w:hAnsi="Cambria" w:cs="Calibri"/>
            <w:color w:val="auto"/>
          </w:rPr>
          <w:t>operand</w:t>
        </w:r>
        <w:r w:rsidRPr="00DE4FE7">
          <w:rPr>
            <w:rFonts w:ascii="Cambria" w:eastAsia="Calibri" w:hAnsi="Cambria" w:cs="Calibri"/>
            <w:color w:val="auto"/>
          </w:rPr>
          <w:tab/>
          <w:t>mandatory</w:t>
        </w:r>
        <w:r w:rsidRPr="00DE4FE7">
          <w:rPr>
            <w:rFonts w:ascii="Cambria" w:eastAsia="Calibri" w:hAnsi="Cambria" w:cs="Calibri"/>
            <w:color w:val="auto"/>
          </w:rPr>
          <w:tab/>
          <w:t xml:space="preserve">the operand </w:t>
        </w:r>
      </w:ins>
    </w:p>
    <w:p w14:paraId="425A03D2" w14:textId="1A647257" w:rsidR="00BF59C0" w:rsidRPr="00E352EF" w:rsidDel="00D71CDA" w:rsidRDefault="00BF59C0" w:rsidP="00E83D59">
      <w:pPr>
        <w:rPr>
          <w:del w:id="6486" w:author="Utente" w:date="2017-06-27T17:34:00Z"/>
          <w:rFonts w:ascii="Cambria" w:eastAsia="Calibri" w:hAnsi="Cambria" w:cs="Calibri"/>
          <w:i/>
          <w:color w:val="5B9BD5"/>
        </w:rPr>
      </w:pPr>
    </w:p>
    <w:p w14:paraId="6461B5B7" w14:textId="597A8C47" w:rsidR="005A2227" w:rsidRPr="00E352EF" w:rsidDel="00BF59C0" w:rsidRDefault="0097053A" w:rsidP="00543198">
      <w:pPr>
        <w:rPr>
          <w:del w:id="6487" w:author="Utente" w:date="2017-06-23T12:41:00Z"/>
          <w:rFonts w:ascii="Cambria" w:eastAsia="Calibri" w:hAnsi="Cambria" w:cs="Calibri"/>
          <w:i/>
          <w:color w:val="5B9BD5"/>
        </w:rPr>
      </w:pPr>
      <w:del w:id="6488" w:author="Utente" w:date="2017-06-23T12:41:00Z">
        <w:r w:rsidRPr="00E352EF" w:rsidDel="00BF59C0">
          <w:rPr>
            <w:rFonts w:ascii="Cambria" w:eastAsia="Calibri" w:hAnsi="Cambria" w:cs="Calibri"/>
            <w:i/>
            <w:color w:val="5B9BD5"/>
          </w:rPr>
          <w:delText>Parameters</w:delText>
        </w:r>
      </w:del>
    </w:p>
    <w:p w14:paraId="13850F44" w14:textId="61066266" w:rsidR="005A2227" w:rsidRPr="00E352EF" w:rsidDel="00BF59C0" w:rsidRDefault="00E83D59" w:rsidP="00E83D59">
      <w:pPr>
        <w:rPr>
          <w:del w:id="6489" w:author="Utente" w:date="2017-06-23T12:41:00Z"/>
          <w:rFonts w:ascii="Cambria" w:hAnsi="Cambria"/>
        </w:rPr>
      </w:pPr>
      <w:del w:id="6490" w:author="Utente" w:date="2017-06-23T12:41:00Z">
        <w:r w:rsidRPr="00E352EF" w:rsidDel="00BF59C0">
          <w:rPr>
            <w:rFonts w:ascii="Cambria" w:eastAsia="Calibri" w:hAnsi="Cambria" w:cs="Calibri"/>
            <w:i/>
          </w:rPr>
          <w:delText>d</w:delText>
        </w:r>
        <w:r w:rsidR="0097053A" w:rsidRPr="00E352EF" w:rsidDel="00BF59C0">
          <w:rPr>
            <w:rFonts w:ascii="Cambria" w:eastAsia="Calibri" w:hAnsi="Cambria" w:cs="Calibri"/>
            <w:i/>
          </w:rPr>
          <w:delText>s</w:delText>
        </w:r>
        <w:r w:rsidRPr="00E352EF" w:rsidDel="00BF59C0">
          <w:rPr>
            <w:rFonts w:ascii="Cambria" w:hAnsi="Cambria"/>
          </w:rPr>
          <w:delText xml:space="preserve"> : </w:delText>
        </w:r>
        <w:r w:rsidR="0097053A" w:rsidRPr="00E352EF" w:rsidDel="00BF59C0">
          <w:rPr>
            <w:rFonts w:ascii="Cambria" w:eastAsia="Calibri" w:hAnsi="Cambria" w:cs="Calibri"/>
          </w:rPr>
          <w:delText xml:space="preserve"> [ dataset {identifier &lt;IDENT&gt; as scalar-type}+ {measure &lt;IDENT&gt; as scalar-type }*</w:delText>
        </w:r>
      </w:del>
    </w:p>
    <w:p w14:paraId="72A758C0" w14:textId="2DA1178E" w:rsidR="005A2227" w:rsidRPr="00E352EF" w:rsidDel="00BF59C0" w:rsidRDefault="0097053A" w:rsidP="00E83D59">
      <w:pPr>
        <w:rPr>
          <w:del w:id="6491" w:author="Utente" w:date="2017-06-23T12:41:00Z"/>
          <w:rFonts w:ascii="Cambria" w:eastAsia="Calibri" w:hAnsi="Cambria" w:cs="Calibri"/>
        </w:rPr>
      </w:pPr>
      <w:del w:id="6492" w:author="Utente" w:date="2017-06-23T12:41:00Z">
        <w:r w:rsidRPr="00E352EF" w:rsidDel="00BF59C0">
          <w:rPr>
            <w:rFonts w:ascii="Cambria" w:hAnsi="Cambria"/>
          </w:rPr>
          <w:tab/>
        </w:r>
        <w:r w:rsidRPr="00E352EF" w:rsidDel="00BF59C0">
          <w:rPr>
            <w:rFonts w:ascii="Cambria" w:hAnsi="Cambria"/>
          </w:rPr>
          <w:tab/>
        </w:r>
        <w:r w:rsidRPr="00E352EF" w:rsidDel="00BF59C0">
          <w:rPr>
            <w:rFonts w:ascii="Cambria" w:eastAsia="Calibri" w:hAnsi="Cambria" w:cs="Calibri"/>
          </w:rPr>
          <w:delText xml:space="preserve">      {attribute &lt;IDENT&gt; as scalar-type}*|constant]</w:delText>
        </w:r>
      </w:del>
    </w:p>
    <w:p w14:paraId="1904AEAB" w14:textId="18115F6E" w:rsidR="00DC675D" w:rsidRPr="00E352EF" w:rsidDel="00BF59C0" w:rsidRDefault="00DC675D" w:rsidP="00E83D59">
      <w:pPr>
        <w:rPr>
          <w:del w:id="6493" w:author="Utente" w:date="2017-06-23T12:41:00Z"/>
          <w:rFonts w:ascii="Cambria" w:hAnsi="Cambria"/>
        </w:rPr>
      </w:pPr>
    </w:p>
    <w:p w14:paraId="63ADA5C5" w14:textId="1A83376B" w:rsidR="005A2227" w:rsidRPr="00E352EF" w:rsidDel="00D71CDA" w:rsidRDefault="0097053A" w:rsidP="00E83D59">
      <w:pPr>
        <w:rPr>
          <w:del w:id="6494" w:author="Utente" w:date="2017-06-27T17:34:00Z"/>
          <w:rFonts w:ascii="Cambria" w:hAnsi="Cambria"/>
        </w:rPr>
      </w:pPr>
      <w:del w:id="6495" w:author="Utente" w:date="2017-06-23T12:41:00Z">
        <w:r w:rsidRPr="00E352EF" w:rsidDel="00BF59C0">
          <w:rPr>
            <w:rFonts w:ascii="Cambria" w:eastAsia="Calibri" w:hAnsi="Cambria" w:cs="Calibri"/>
            <w:i/>
          </w:rPr>
          <w:delText>ds</w:delText>
        </w:r>
        <w:r w:rsidRPr="00E352EF" w:rsidDel="00BF59C0">
          <w:rPr>
            <w:rFonts w:ascii="Cambria" w:eastAsia="Calibri" w:hAnsi="Cambria" w:cs="Calibri"/>
          </w:rPr>
          <w:delText xml:space="preserve"> – is a Dataset or a scalar value</w:delText>
        </w:r>
      </w:del>
      <w:del w:id="6496" w:author="Utente" w:date="2017-06-27T17:34:00Z">
        <w:r w:rsidRPr="00E352EF" w:rsidDel="00D71CDA">
          <w:rPr>
            <w:rFonts w:ascii="Cambria" w:eastAsia="Calibri" w:hAnsi="Cambria" w:cs="Calibri"/>
          </w:rPr>
          <w:delText>.</w:delText>
        </w:r>
      </w:del>
    </w:p>
    <w:p w14:paraId="36F1C61C" w14:textId="77777777" w:rsidR="00D71CDA" w:rsidRDefault="00D71CDA" w:rsidP="00BF59C0">
      <w:pPr>
        <w:rPr>
          <w:ins w:id="6497" w:author="Utente" w:date="2017-06-27T17:34:00Z"/>
          <w:rFonts w:ascii="Cambria" w:eastAsia="Calibri" w:hAnsi="Cambria" w:cs="Calibri"/>
          <w:i/>
          <w:color w:val="5B9BD5"/>
        </w:rPr>
      </w:pPr>
    </w:p>
    <w:p w14:paraId="5DA87DE5" w14:textId="77777777" w:rsidR="00BF59C0" w:rsidRDefault="00BF59C0" w:rsidP="00BF59C0">
      <w:pPr>
        <w:rPr>
          <w:ins w:id="6498" w:author="Utente" w:date="2017-06-23T12:43:00Z"/>
          <w:rFonts w:eastAsia="Calibri" w:cs="Calibri"/>
          <w:i/>
          <w:color w:val="5B9BD5"/>
        </w:rPr>
      </w:pPr>
      <w:ins w:id="6499" w:author="Utente" w:date="2017-06-23T12:43:00Z">
        <w:r w:rsidRPr="00E01596">
          <w:rPr>
            <w:rFonts w:eastAsia="Calibri" w:cs="Calibri"/>
            <w:i/>
            <w:color w:val="5B9BD5"/>
          </w:rPr>
          <w:t>Examples of valid syntaxes</w:t>
        </w:r>
      </w:ins>
    </w:p>
    <w:p w14:paraId="23F2AF75" w14:textId="27ED4408" w:rsidR="00BF59C0" w:rsidRPr="007E718D" w:rsidRDefault="00BF59C0" w:rsidP="00BF59C0">
      <w:pPr>
        <w:rPr>
          <w:ins w:id="6500" w:author="Utente" w:date="2017-06-23T12:43:00Z"/>
          <w:rFonts w:ascii="Arial" w:eastAsia="Calibri" w:hAnsi="Arial" w:cs="Arial"/>
          <w:color w:val="auto"/>
        </w:rPr>
      </w:pPr>
      <w:ins w:id="6501" w:author="Utente" w:date="2017-06-23T12:43:00Z">
        <w:r w:rsidRPr="007E718D">
          <w:rPr>
            <w:rFonts w:ascii="Arial" w:eastAsia="Calibri" w:hAnsi="Arial" w:cs="Arial"/>
            <w:b/>
            <w:color w:val="auto"/>
          </w:rPr>
          <w:t>isnull</w:t>
        </w:r>
        <w:r w:rsidRPr="007E718D">
          <w:rPr>
            <w:rFonts w:ascii="Arial" w:eastAsia="Calibri" w:hAnsi="Arial" w:cs="Arial"/>
            <w:color w:val="auto"/>
          </w:rPr>
          <w:t>(DS_1)</w:t>
        </w:r>
      </w:ins>
    </w:p>
    <w:p w14:paraId="3041D93F" w14:textId="77777777" w:rsidR="00BF59C0" w:rsidRDefault="00BF59C0" w:rsidP="00BF59C0">
      <w:pPr>
        <w:rPr>
          <w:ins w:id="6502" w:author="Utente" w:date="2017-06-23T12:43:00Z"/>
          <w:rFonts w:ascii="Cambria" w:eastAsia="Calibri" w:hAnsi="Cambria" w:cs="Calibri"/>
          <w:i/>
          <w:color w:val="5B9BD5"/>
        </w:rPr>
      </w:pPr>
    </w:p>
    <w:p w14:paraId="69381323" w14:textId="77777777" w:rsidR="00BF59C0" w:rsidRPr="00294F20" w:rsidRDefault="00BF59C0" w:rsidP="00BF59C0">
      <w:pPr>
        <w:rPr>
          <w:ins w:id="6503" w:author="Utente" w:date="2017-06-23T12:43:00Z"/>
          <w:rFonts w:ascii="Cambria" w:eastAsia="Calibri" w:hAnsi="Cambria" w:cs="Calibri"/>
          <w:i/>
          <w:color w:val="5B9BD5"/>
        </w:rPr>
      </w:pPr>
      <w:ins w:id="6504" w:author="Utente" w:date="2017-06-23T12:43:00Z">
        <w:r w:rsidRPr="00294F20">
          <w:rPr>
            <w:rFonts w:ascii="Cambria" w:eastAsia="Calibri" w:hAnsi="Cambria" w:cs="Calibri"/>
            <w:i/>
            <w:color w:val="5B9BD5"/>
          </w:rPr>
          <w:t>Semantic for scalar operations</w:t>
        </w:r>
      </w:ins>
    </w:p>
    <w:p w14:paraId="274309F9" w14:textId="4968702F" w:rsidR="00BF59C0" w:rsidRPr="007E718D" w:rsidRDefault="00BF59C0" w:rsidP="00BF59C0">
      <w:pPr>
        <w:rPr>
          <w:ins w:id="6505" w:author="Utente" w:date="2017-06-23T12:43:00Z"/>
          <w:rFonts w:ascii="Cambria" w:eastAsia="Calibri" w:hAnsi="Cambria" w:cs="Calibri"/>
          <w:i/>
          <w:color w:val="auto"/>
        </w:rPr>
      </w:pPr>
      <w:ins w:id="6506" w:author="Utente" w:date="2017-06-23T12:43:00Z">
        <w:r w:rsidRPr="007E718D">
          <w:rPr>
            <w:rFonts w:ascii="Cambria" w:eastAsia="Calibri" w:hAnsi="Cambria" w:cs="Calibri"/>
            <w:i/>
            <w:color w:val="auto"/>
          </w:rPr>
          <w:t>The operator verifies if  a value of an operand is NULL.</w:t>
        </w:r>
        <w:r w:rsidRPr="007E718D">
          <w:rPr>
            <w:rFonts w:ascii="Cambria" w:eastAsia="Calibri" w:hAnsi="Cambria" w:cs="Calibri"/>
            <w:color w:val="auto"/>
          </w:rPr>
          <w:t xml:space="preserve"> The operand can be of any scalar-type</w:t>
        </w:r>
      </w:ins>
      <w:ins w:id="6507" w:author="Utente" w:date="2017-06-23T12:44:00Z">
        <w:r w:rsidRPr="007E718D">
          <w:rPr>
            <w:rFonts w:ascii="Cambria" w:eastAsia="Calibri" w:hAnsi="Cambria" w:cs="Calibri"/>
            <w:color w:val="auto"/>
          </w:rPr>
          <w:t>.</w:t>
        </w:r>
      </w:ins>
    </w:p>
    <w:p w14:paraId="17BD53A1" w14:textId="77777777" w:rsidR="00E83D59" w:rsidRPr="00E352EF" w:rsidRDefault="00E83D59" w:rsidP="00E83D59">
      <w:pPr>
        <w:rPr>
          <w:rFonts w:ascii="Cambria" w:eastAsia="Calibri" w:hAnsi="Cambria" w:cs="Calibri"/>
          <w:i/>
          <w:color w:val="5B9BD5"/>
        </w:rPr>
      </w:pPr>
    </w:p>
    <w:p w14:paraId="3D547BE5" w14:textId="77777777" w:rsidR="00BF59C0" w:rsidRDefault="00BF59C0" w:rsidP="00BF59C0">
      <w:pPr>
        <w:rPr>
          <w:ins w:id="6508" w:author="Utente" w:date="2017-06-23T12:47:00Z"/>
          <w:rFonts w:ascii="Cambria" w:eastAsia="Calibri" w:hAnsi="Cambria" w:cs="Calibri"/>
          <w:i/>
          <w:color w:val="5B9BD5"/>
        </w:rPr>
      </w:pPr>
      <w:ins w:id="6509" w:author="Utente" w:date="2017-06-23T12:44:00Z">
        <w:r w:rsidRPr="00E352EF">
          <w:rPr>
            <w:rFonts w:ascii="Cambria" w:eastAsia="Calibri" w:hAnsi="Cambria" w:cs="Calibri"/>
            <w:i/>
            <w:color w:val="5B9BD5"/>
          </w:rPr>
          <w:t>Examples</w:t>
        </w:r>
      </w:ins>
    </w:p>
    <w:p w14:paraId="5DA8E2F4" w14:textId="2752F7CE" w:rsidR="00BF59C0" w:rsidRPr="00930F4A" w:rsidRDefault="00BF59C0" w:rsidP="00BF59C0">
      <w:pPr>
        <w:rPr>
          <w:ins w:id="6510" w:author="Utente" w:date="2017-06-23T12:47:00Z"/>
          <w:rFonts w:ascii="Arial" w:eastAsia="Calibri" w:hAnsi="Arial" w:cs="Arial"/>
        </w:rPr>
      </w:pPr>
      <w:ins w:id="6511" w:author="Utente" w:date="2017-06-23T12:44:00Z">
        <w:r w:rsidRPr="00930F4A">
          <w:rPr>
            <w:rFonts w:ascii="Arial" w:eastAsia="Calibri" w:hAnsi="Arial" w:cs="Arial"/>
            <w:b/>
          </w:rPr>
          <w:t>isnull(</w:t>
        </w:r>
      </w:ins>
      <w:ins w:id="6512" w:author="Utente" w:date="2017-06-23T12:45:00Z">
        <w:r w:rsidRPr="00930F4A">
          <w:rPr>
            <w:rFonts w:ascii="Arial" w:eastAsia="Calibri" w:hAnsi="Arial" w:cs="Arial"/>
          </w:rPr>
          <w:t>“Hello</w:t>
        </w:r>
      </w:ins>
      <w:ins w:id="6513" w:author="Utente" w:date="2017-06-23T12:46:00Z">
        <w:r w:rsidRPr="00930F4A">
          <w:rPr>
            <w:rFonts w:ascii="Arial" w:eastAsia="Calibri" w:hAnsi="Arial" w:cs="Arial"/>
          </w:rPr>
          <w:t>”</w:t>
        </w:r>
      </w:ins>
      <w:ins w:id="6514" w:author="Utente" w:date="2017-06-23T12:44:00Z">
        <w:r w:rsidRPr="00930F4A">
          <w:rPr>
            <w:rFonts w:ascii="Arial" w:eastAsia="Calibri" w:hAnsi="Arial" w:cs="Arial"/>
            <w:b/>
          </w:rPr>
          <w:t>)</w:t>
        </w:r>
        <w:r w:rsidRPr="00930F4A">
          <w:rPr>
            <w:rFonts w:ascii="Arial" w:eastAsia="Calibri" w:hAnsi="Arial" w:cs="Arial"/>
          </w:rPr>
          <w:t xml:space="preserve">  </w:t>
        </w:r>
      </w:ins>
      <w:ins w:id="6515" w:author="Utente" w:date="2017-06-23T12:46:00Z">
        <w:r w:rsidRPr="00930F4A">
          <w:rPr>
            <w:rFonts w:ascii="Arial" w:eastAsia="Calibri" w:hAnsi="Arial" w:cs="Arial"/>
          </w:rPr>
          <w:t xml:space="preserve"> gives: false</w:t>
        </w:r>
      </w:ins>
    </w:p>
    <w:p w14:paraId="2CA0620D" w14:textId="3E0D1691" w:rsidR="00BF59C0" w:rsidRPr="00930F4A" w:rsidRDefault="00BF59C0" w:rsidP="00BF59C0">
      <w:pPr>
        <w:rPr>
          <w:ins w:id="6516" w:author="Utente" w:date="2017-06-23T12:44:00Z"/>
          <w:rFonts w:ascii="Arial" w:hAnsi="Arial" w:cs="Arial"/>
        </w:rPr>
      </w:pPr>
      <w:ins w:id="6517" w:author="Utente" w:date="2017-06-23T12:44:00Z">
        <w:r w:rsidRPr="00930F4A">
          <w:rPr>
            <w:rFonts w:ascii="Arial" w:eastAsia="Calibri" w:hAnsi="Arial" w:cs="Arial"/>
            <w:b/>
          </w:rPr>
          <w:t>isnull(</w:t>
        </w:r>
      </w:ins>
      <w:ins w:id="6518" w:author="Utente" w:date="2017-06-23T12:46:00Z">
        <w:r w:rsidRPr="00930F4A">
          <w:rPr>
            <w:rFonts w:ascii="Arial" w:eastAsia="Calibri" w:hAnsi="Arial" w:cs="Arial"/>
          </w:rPr>
          <w:t>NULL</w:t>
        </w:r>
      </w:ins>
      <w:ins w:id="6519" w:author="Utente" w:date="2017-06-23T12:44:00Z">
        <w:r w:rsidRPr="00930F4A">
          <w:rPr>
            <w:rFonts w:ascii="Arial" w:eastAsia="Calibri" w:hAnsi="Arial" w:cs="Arial"/>
            <w:b/>
          </w:rPr>
          <w:t>)</w:t>
        </w:r>
        <w:r w:rsidRPr="00930F4A">
          <w:rPr>
            <w:rFonts w:ascii="Arial" w:eastAsia="Calibri" w:hAnsi="Arial" w:cs="Arial"/>
          </w:rPr>
          <w:t xml:space="preserve">  </w:t>
        </w:r>
      </w:ins>
      <w:ins w:id="6520" w:author="Utente" w:date="2017-06-23T12:46:00Z">
        <w:r w:rsidRPr="00930F4A">
          <w:rPr>
            <w:rFonts w:ascii="Arial" w:eastAsia="Calibri" w:hAnsi="Arial" w:cs="Arial"/>
          </w:rPr>
          <w:t>gives: true</w:t>
        </w:r>
      </w:ins>
    </w:p>
    <w:p w14:paraId="1FDE47EB" w14:textId="77777777" w:rsidR="00BF59C0" w:rsidRPr="00E352EF" w:rsidRDefault="00BF59C0" w:rsidP="00BF59C0">
      <w:pPr>
        <w:rPr>
          <w:ins w:id="6521" w:author="Utente" w:date="2017-06-23T12:44:00Z"/>
          <w:rFonts w:ascii="Cambria" w:hAnsi="Cambria"/>
        </w:rPr>
      </w:pPr>
    </w:p>
    <w:p w14:paraId="69B91795" w14:textId="77777777" w:rsidR="002C5841" w:rsidRDefault="002C5841" w:rsidP="002C5841">
      <w:pPr>
        <w:rPr>
          <w:ins w:id="6522" w:author="Utente" w:date="2017-06-23T12:48:00Z"/>
          <w:rFonts w:ascii="Cambria" w:eastAsia="Calibri" w:hAnsi="Cambria" w:cs="Calibri"/>
          <w:i/>
          <w:color w:val="5B9BD5"/>
        </w:rPr>
      </w:pPr>
      <w:ins w:id="6523" w:author="Utente" w:date="2017-06-23T12:48:00Z">
        <w:r>
          <w:rPr>
            <w:rFonts w:ascii="Cambria" w:eastAsia="Calibri" w:hAnsi="Cambria" w:cs="Calibri"/>
            <w:i/>
            <w:color w:val="5B9BD5"/>
          </w:rPr>
          <w:t>Input parameters type</w:t>
        </w:r>
      </w:ins>
    </w:p>
    <w:p w14:paraId="7CCA96C0" w14:textId="0BBA139C" w:rsidR="002C5841" w:rsidRPr="00930F4A" w:rsidRDefault="002C5841" w:rsidP="002C5841">
      <w:pPr>
        <w:rPr>
          <w:ins w:id="6524" w:author="Utente" w:date="2017-06-23T12:48:00Z"/>
          <w:rFonts w:asciiTheme="majorHAnsi" w:eastAsia="Calibri" w:hAnsiTheme="majorHAnsi" w:cs="Arial"/>
        </w:rPr>
      </w:pPr>
      <w:ins w:id="6525" w:author="Utente" w:date="2017-06-23T12:48:00Z">
        <w:r w:rsidRPr="00930F4A">
          <w:rPr>
            <w:rFonts w:asciiTheme="majorHAnsi" w:eastAsia="Calibri" w:hAnsiTheme="majorHAnsi" w:cs="Arial"/>
            <w:i/>
          </w:rPr>
          <w:t>operand</w:t>
        </w:r>
        <w:r w:rsidRPr="00930F4A">
          <w:rPr>
            <w:rFonts w:asciiTheme="majorHAnsi" w:eastAsia="Calibri" w:hAnsiTheme="majorHAnsi" w:cs="Arial"/>
          </w:rPr>
          <w:t xml:space="preserve"> ::</w:t>
        </w:r>
        <w:r w:rsidRPr="00930F4A">
          <w:rPr>
            <w:rFonts w:asciiTheme="majorHAnsi" w:eastAsia="Calibri" w:hAnsiTheme="majorHAnsi" w:cs="Arial"/>
          </w:rPr>
          <w:tab/>
          <w:t xml:space="preserve">   dataset   {measure&lt;</w:t>
        </w:r>
      </w:ins>
      <w:ins w:id="6526" w:author="Utente" w:date="2017-06-23T17:18:00Z">
        <w:r w:rsidR="00234472" w:rsidRPr="00930F4A">
          <w:rPr>
            <w:rFonts w:asciiTheme="majorHAnsi" w:eastAsia="Calibri" w:hAnsiTheme="majorHAnsi" w:cs="Arial"/>
          </w:rPr>
          <w:t>scalar</w:t>
        </w:r>
      </w:ins>
      <w:ins w:id="6527" w:author="Utente" w:date="2017-06-23T12:48:00Z">
        <w:r w:rsidRPr="00930F4A">
          <w:rPr>
            <w:rFonts w:asciiTheme="majorHAnsi" w:eastAsia="Calibri" w:hAnsiTheme="majorHAnsi" w:cs="Arial"/>
          </w:rPr>
          <w:t>&gt; _}</w:t>
        </w:r>
      </w:ins>
    </w:p>
    <w:p w14:paraId="03064BF9" w14:textId="703F344D" w:rsidR="002C5841" w:rsidRPr="00930F4A" w:rsidRDefault="002C5841" w:rsidP="002C5841">
      <w:pPr>
        <w:ind w:left="706" w:firstLine="706"/>
        <w:rPr>
          <w:ins w:id="6528" w:author="Utente" w:date="2017-06-23T12:48:00Z"/>
          <w:rFonts w:asciiTheme="majorHAnsi" w:eastAsia="Calibri" w:hAnsiTheme="majorHAnsi" w:cs="Arial"/>
        </w:rPr>
      </w:pPr>
      <w:ins w:id="6529" w:author="Utente" w:date="2017-06-23T12:48:00Z">
        <w:r w:rsidRPr="00930F4A">
          <w:rPr>
            <w:rFonts w:asciiTheme="majorHAnsi" w:eastAsia="Calibri" w:hAnsiTheme="majorHAnsi" w:cs="Arial"/>
          </w:rPr>
          <w:t>|  component&lt;</w:t>
        </w:r>
      </w:ins>
      <w:ins w:id="6530" w:author="Utente" w:date="2017-06-23T17:18:00Z">
        <w:r w:rsidR="00234472" w:rsidRPr="00930F4A">
          <w:rPr>
            <w:rFonts w:asciiTheme="majorHAnsi" w:eastAsia="Calibri" w:hAnsiTheme="majorHAnsi" w:cs="Arial"/>
          </w:rPr>
          <w:t>scalar</w:t>
        </w:r>
      </w:ins>
      <w:ins w:id="6531" w:author="Utente" w:date="2017-06-23T12:48:00Z">
        <w:r w:rsidRPr="00930F4A">
          <w:rPr>
            <w:rFonts w:asciiTheme="majorHAnsi" w:eastAsia="Calibri" w:hAnsiTheme="majorHAnsi" w:cs="Arial"/>
          </w:rPr>
          <w:t>&gt;</w:t>
        </w:r>
      </w:ins>
    </w:p>
    <w:p w14:paraId="239D4BA0" w14:textId="77777777" w:rsidR="002C5841" w:rsidRPr="00930F4A" w:rsidRDefault="002C5841" w:rsidP="002C5841">
      <w:pPr>
        <w:ind w:left="706" w:firstLine="706"/>
        <w:rPr>
          <w:ins w:id="6532" w:author="Utente" w:date="2017-06-23T12:48:00Z"/>
          <w:rFonts w:asciiTheme="majorHAnsi" w:eastAsia="Calibri" w:hAnsiTheme="majorHAnsi" w:cs="Arial"/>
          <w:noProof/>
          <w:color w:val="5B9BD5"/>
          <w:lang w:val="en-US"/>
        </w:rPr>
      </w:pPr>
      <w:ins w:id="6533" w:author="Utente" w:date="2017-06-23T12:48:00Z">
        <w:r w:rsidRPr="00930F4A">
          <w:rPr>
            <w:rFonts w:asciiTheme="majorHAnsi" w:eastAsia="Calibri" w:hAnsiTheme="majorHAnsi" w:cs="Arial"/>
          </w:rPr>
          <w:t xml:space="preserve">|  scalar   </w:t>
        </w:r>
        <w:r w:rsidRPr="00930F4A">
          <w:rPr>
            <w:rFonts w:asciiTheme="majorHAnsi" w:eastAsia="Calibri" w:hAnsiTheme="majorHAnsi" w:cs="Arial"/>
            <w:noProof/>
            <w:color w:val="5B9BD5"/>
            <w:lang w:val="en-US"/>
          </w:rPr>
          <w:t xml:space="preserve"> </w:t>
        </w:r>
      </w:ins>
    </w:p>
    <w:p w14:paraId="73D728E1" w14:textId="77777777" w:rsidR="002C5841" w:rsidRDefault="002C5841" w:rsidP="00543198">
      <w:pPr>
        <w:rPr>
          <w:ins w:id="6534" w:author="Utente" w:date="2017-07-05T23:42:00Z"/>
          <w:rFonts w:ascii="Cambria" w:eastAsia="Calibri" w:hAnsi="Cambria" w:cs="Calibri"/>
          <w:i/>
          <w:color w:val="5B9BD5"/>
        </w:rPr>
      </w:pPr>
    </w:p>
    <w:p w14:paraId="5EB45ADB" w14:textId="77777777" w:rsidR="00F73B8C" w:rsidRPr="00E64258" w:rsidDel="000D0634" w:rsidRDefault="00F73B8C" w:rsidP="00F73B8C">
      <w:pPr>
        <w:rPr>
          <w:ins w:id="6535" w:author="Utente" w:date="2017-07-05T23:42:00Z"/>
          <w:del w:id="6536" w:author="Laura Viignola" w:date="2017-07-10T16:25:00Z"/>
          <w:rFonts w:ascii="Cambria" w:eastAsia="Calibri" w:hAnsi="Cambria" w:cs="Calibri"/>
          <w:i/>
          <w:color w:val="5B9BD5"/>
        </w:rPr>
      </w:pPr>
      <w:ins w:id="6537" w:author="Utente" w:date="2017-07-05T23:42:00Z">
        <w:r w:rsidRPr="00E64258">
          <w:rPr>
            <w:rFonts w:ascii="Cambria" w:eastAsia="Calibri" w:hAnsi="Cambria" w:cs="Calibri"/>
            <w:i/>
            <w:color w:val="5B9BD5"/>
          </w:rPr>
          <w:t>Result type</w:t>
        </w:r>
      </w:ins>
    </w:p>
    <w:p w14:paraId="480E651D" w14:textId="77777777" w:rsidR="00F73B8C" w:rsidRPr="00E64258" w:rsidRDefault="00F73B8C" w:rsidP="00F73B8C">
      <w:pPr>
        <w:rPr>
          <w:ins w:id="6538" w:author="Utente" w:date="2017-07-05T23:42:00Z"/>
          <w:rFonts w:ascii="Cambria" w:eastAsia="Calibri" w:hAnsi="Cambria" w:cs="Calibri"/>
          <w:i/>
          <w:color w:val="auto"/>
        </w:rPr>
      </w:pPr>
    </w:p>
    <w:p w14:paraId="6B49F667" w14:textId="69129746" w:rsidR="00F73B8C" w:rsidRPr="006F2FA3" w:rsidRDefault="00F73B8C" w:rsidP="00F73B8C">
      <w:pPr>
        <w:rPr>
          <w:ins w:id="6539" w:author="Utente" w:date="2017-07-05T23:42:00Z"/>
          <w:rFonts w:ascii="Cambria" w:eastAsia="Calibri" w:hAnsi="Cambria" w:cs="Calibri"/>
        </w:rPr>
      </w:pPr>
      <w:ins w:id="6540" w:author="Utente" w:date="2017-07-05T23:42: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 xml:space="preserve">dataset   { </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&lt;boolean&gt; </w:t>
        </w:r>
        <w:r w:rsidRPr="006F2FA3">
          <w:rPr>
            <w:rFonts w:ascii="Cambria" w:eastAsia="Calibri" w:hAnsi="Cambria" w:cs="Calibri"/>
          </w:rPr>
          <w:t xml:space="preserve"> _}</w:t>
        </w:r>
      </w:ins>
    </w:p>
    <w:p w14:paraId="0F7ECAB4" w14:textId="77777777" w:rsidR="00F73B8C" w:rsidRPr="006F2FA3" w:rsidRDefault="00F73B8C" w:rsidP="00F73B8C">
      <w:pPr>
        <w:ind w:left="708" w:firstLine="708"/>
        <w:rPr>
          <w:ins w:id="6541" w:author="Utente" w:date="2017-07-05T23:42:00Z"/>
          <w:rFonts w:ascii="Cambria" w:eastAsia="Calibri" w:hAnsi="Cambria" w:cs="Calibri"/>
        </w:rPr>
      </w:pPr>
      <w:ins w:id="6542" w:author="Utente" w:date="2017-07-05T23:42:00Z">
        <w:r w:rsidRPr="006F2FA3">
          <w:rPr>
            <w:rFonts w:ascii="Cambria" w:eastAsia="Calibri" w:hAnsi="Cambria" w:cs="Calibri"/>
          </w:rPr>
          <w:t>|   component&lt;</w:t>
        </w:r>
        <w:r>
          <w:rPr>
            <w:rFonts w:ascii="Cambria" w:eastAsia="Calibri" w:hAnsi="Cambria" w:cs="Calibri"/>
          </w:rPr>
          <w:t>boolean</w:t>
        </w:r>
        <w:r w:rsidRPr="006F2FA3">
          <w:rPr>
            <w:rFonts w:ascii="Cambria" w:eastAsia="Calibri" w:hAnsi="Cambria" w:cs="Calibri"/>
          </w:rPr>
          <w:t>&gt;</w:t>
        </w:r>
      </w:ins>
    </w:p>
    <w:p w14:paraId="0E33037B" w14:textId="77777777" w:rsidR="00F73B8C" w:rsidRDefault="00F73B8C" w:rsidP="00F73B8C">
      <w:pPr>
        <w:ind w:left="708" w:firstLine="708"/>
        <w:rPr>
          <w:ins w:id="6543" w:author="Utente" w:date="2017-07-05T23:42:00Z"/>
          <w:rFonts w:ascii="Cambria" w:hAnsi="Cambria"/>
        </w:rPr>
      </w:pPr>
      <w:ins w:id="6544" w:author="Utente" w:date="2017-07-05T23:42:00Z">
        <w:r w:rsidRPr="006F2FA3">
          <w:rPr>
            <w:rFonts w:ascii="Cambria" w:eastAsia="Calibri" w:hAnsi="Cambria" w:cs="Calibri"/>
          </w:rPr>
          <w:t xml:space="preserve">|   </w:t>
        </w:r>
        <w:r>
          <w:rPr>
            <w:rFonts w:ascii="Cambria" w:eastAsia="Calibri" w:hAnsi="Cambria" w:cs="Calibri"/>
          </w:rPr>
          <w:t>boolean</w:t>
        </w:r>
        <w:r w:rsidRPr="00E64258">
          <w:rPr>
            <w:rFonts w:ascii="Cambria" w:eastAsia="Calibri" w:hAnsi="Cambria" w:cs="Calibri"/>
            <w:b/>
          </w:rPr>
          <w:t xml:space="preserve">   </w:t>
        </w:r>
      </w:ins>
    </w:p>
    <w:p w14:paraId="6C5B2035" w14:textId="77777777" w:rsidR="00F73B8C" w:rsidRDefault="00F73B8C" w:rsidP="00543198">
      <w:pPr>
        <w:rPr>
          <w:ins w:id="6545" w:author="Utente" w:date="2017-06-23T12:48:00Z"/>
          <w:rFonts w:ascii="Cambria" w:eastAsia="Calibri" w:hAnsi="Cambria" w:cs="Calibri"/>
          <w:i/>
          <w:color w:val="5B9BD5"/>
        </w:rPr>
      </w:pPr>
    </w:p>
    <w:p w14:paraId="733D3CC6" w14:textId="77777777" w:rsidR="002C5841" w:rsidRDefault="002C5841" w:rsidP="002C5841">
      <w:pPr>
        <w:rPr>
          <w:ins w:id="6546" w:author="Utente" w:date="2017-06-23T12:48:00Z"/>
          <w:rFonts w:ascii="Cambria" w:eastAsia="Calibri" w:hAnsi="Cambria" w:cs="Calibri"/>
          <w:i/>
          <w:color w:val="5B9BD5"/>
        </w:rPr>
      </w:pPr>
      <w:ins w:id="6547" w:author="Utente" w:date="2017-06-23T12:48:00Z">
        <w:r>
          <w:rPr>
            <w:rFonts w:ascii="Cambria" w:eastAsia="Calibri" w:hAnsi="Cambria" w:cs="Calibri"/>
            <w:i/>
            <w:color w:val="5B9BD5"/>
          </w:rPr>
          <w:t>Additional c</w:t>
        </w:r>
        <w:r w:rsidRPr="00E352EF">
          <w:rPr>
            <w:rFonts w:ascii="Cambria" w:eastAsia="Calibri" w:hAnsi="Cambria" w:cs="Calibri"/>
            <w:i/>
            <w:color w:val="5B9BD5"/>
          </w:rPr>
          <w:t>onstraints</w:t>
        </w:r>
      </w:ins>
    </w:p>
    <w:p w14:paraId="0F517FB4" w14:textId="77777777" w:rsidR="002C5841" w:rsidRPr="007E718D" w:rsidRDefault="002C5841" w:rsidP="002C5841">
      <w:pPr>
        <w:rPr>
          <w:ins w:id="6548" w:author="Utente" w:date="2017-06-23T12:48:00Z"/>
          <w:rFonts w:ascii="Cambria" w:eastAsia="Calibri" w:hAnsi="Cambria" w:cs="Calibri"/>
          <w:i/>
          <w:color w:val="auto"/>
        </w:rPr>
      </w:pPr>
      <w:ins w:id="6549" w:author="Utente" w:date="2017-06-23T12:48:00Z">
        <w:r w:rsidRPr="007E718D">
          <w:rPr>
            <w:rFonts w:ascii="Cambria" w:eastAsia="Calibri" w:hAnsi="Cambria" w:cs="Calibri"/>
            <w:color w:val="auto"/>
          </w:rPr>
          <w:t>(empty)</w:t>
        </w:r>
      </w:ins>
    </w:p>
    <w:p w14:paraId="449CD4F6" w14:textId="77777777" w:rsidR="002C5841" w:rsidRDefault="002C5841" w:rsidP="002C5841">
      <w:pPr>
        <w:rPr>
          <w:ins w:id="6550" w:author="Utente" w:date="2017-06-23T12:48:00Z"/>
          <w:rFonts w:ascii="Cambria" w:eastAsia="Calibri" w:hAnsi="Cambria" w:cs="Calibri"/>
          <w:i/>
          <w:color w:val="5B9BD5"/>
        </w:rPr>
      </w:pPr>
    </w:p>
    <w:p w14:paraId="4FA2C087" w14:textId="77777777" w:rsidR="002C5841" w:rsidRDefault="002C5841" w:rsidP="002C5841">
      <w:pPr>
        <w:rPr>
          <w:ins w:id="6551" w:author="Utente" w:date="2017-06-23T12:48:00Z"/>
          <w:rFonts w:ascii="Cambria" w:eastAsia="Calibri" w:hAnsi="Cambria" w:cs="Calibri"/>
          <w:i/>
          <w:color w:val="5B9BD5"/>
        </w:rPr>
      </w:pPr>
      <w:ins w:id="6552" w:author="Utente" w:date="2017-06-23T12:48:00Z">
        <w:r>
          <w:rPr>
            <w:rFonts w:ascii="Cambria" w:eastAsia="Calibri" w:hAnsi="Cambria" w:cs="Calibri"/>
            <w:i/>
            <w:color w:val="5B9BD5"/>
          </w:rPr>
          <w:t>Behaviour</w:t>
        </w:r>
      </w:ins>
    </w:p>
    <w:p w14:paraId="31C0C8BF" w14:textId="77777777" w:rsidR="002C5841" w:rsidRDefault="002C5841" w:rsidP="002C5841">
      <w:pPr>
        <w:rPr>
          <w:ins w:id="6553" w:author="Utente" w:date="2017-06-23T12:48:00Z"/>
          <w:rFonts w:ascii="Cambria" w:eastAsia="Calibri" w:hAnsi="Cambria" w:cs="Calibri"/>
          <w:color w:val="auto"/>
        </w:rPr>
      </w:pPr>
      <w:ins w:id="6554" w:author="Utente" w:date="2017-06-23T12:48:00Z">
        <w:r>
          <w:rPr>
            <w:rFonts w:ascii="Cambria" w:eastAsia="Calibri" w:hAnsi="Cambria" w:cs="Calibri"/>
            <w:color w:val="auto"/>
          </w:rPr>
          <w:t>The operator has the behaviour of the “O</w:t>
        </w:r>
        <w:r w:rsidRPr="000D307F">
          <w:rPr>
            <w:rFonts w:ascii="Cambria" w:eastAsia="Calibri" w:hAnsi="Cambria" w:cs="Calibri"/>
            <w:color w:val="auto"/>
          </w:rPr>
          <w:t>perators which changes the measure type</w:t>
        </w:r>
        <w:r>
          <w:rPr>
            <w:rFonts w:ascii="Cambria" w:eastAsia="Calibri" w:hAnsi="Cambria" w:cs="Calibri"/>
            <w:color w:val="auto"/>
          </w:rPr>
          <w:t xml:space="preserve">” (see the section “VTL-ML - Behaviour of the Operators”). </w:t>
        </w:r>
      </w:ins>
    </w:p>
    <w:p w14:paraId="553E11E4" w14:textId="2B77E6E8" w:rsidR="005A2227" w:rsidRPr="00E352EF" w:rsidDel="002C5841" w:rsidRDefault="0097053A" w:rsidP="00543198">
      <w:pPr>
        <w:rPr>
          <w:del w:id="6555" w:author="Utente" w:date="2017-06-23T12:48:00Z"/>
          <w:rFonts w:ascii="Cambria" w:eastAsia="Calibri" w:hAnsi="Cambria" w:cs="Calibri"/>
          <w:i/>
          <w:color w:val="5B9BD5"/>
        </w:rPr>
      </w:pPr>
      <w:del w:id="6556" w:author="Utente" w:date="2017-06-23T12:48:00Z">
        <w:r w:rsidRPr="00E352EF" w:rsidDel="002C5841">
          <w:rPr>
            <w:rFonts w:ascii="Cambria" w:eastAsia="Calibri" w:hAnsi="Cambria" w:cs="Calibri"/>
            <w:i/>
            <w:color w:val="5B9BD5"/>
          </w:rPr>
          <w:delText>Constraints</w:delText>
        </w:r>
      </w:del>
    </w:p>
    <w:p w14:paraId="49413FD4" w14:textId="4B7601EF" w:rsidR="005A2227" w:rsidRPr="00E352EF" w:rsidDel="002C5841" w:rsidRDefault="00286514" w:rsidP="00AB605E">
      <w:pPr>
        <w:rPr>
          <w:del w:id="6557" w:author="Utente" w:date="2017-06-23T12:48:00Z"/>
          <w:rFonts w:asciiTheme="majorHAnsi" w:hAnsiTheme="majorHAnsi"/>
        </w:rPr>
      </w:pPr>
      <w:del w:id="6558" w:author="Utente" w:date="2017-06-23T12:48:00Z">
        <w:r w:rsidRPr="00E352EF" w:rsidDel="002C5841">
          <w:rPr>
            <w:rFonts w:asciiTheme="majorHAnsi" w:eastAsia="Calibri" w:hAnsiTheme="majorHAnsi"/>
          </w:rPr>
          <w:delText>None</w:delText>
        </w:r>
      </w:del>
    </w:p>
    <w:p w14:paraId="673A8659" w14:textId="093518E7" w:rsidR="00E83D59" w:rsidRPr="00E352EF" w:rsidDel="002C5841" w:rsidRDefault="00E83D59" w:rsidP="00E83D59">
      <w:pPr>
        <w:rPr>
          <w:del w:id="6559" w:author="Utente" w:date="2017-06-23T12:48:00Z"/>
          <w:rFonts w:ascii="Cambria" w:eastAsia="Calibri" w:hAnsi="Cambria" w:cs="Calibri"/>
          <w:i/>
          <w:color w:val="5B9BD5"/>
        </w:rPr>
      </w:pPr>
    </w:p>
    <w:p w14:paraId="4B40F878" w14:textId="54393634" w:rsidR="005A2227" w:rsidRPr="00E352EF" w:rsidDel="002C5841" w:rsidRDefault="0097053A" w:rsidP="00543198">
      <w:pPr>
        <w:rPr>
          <w:del w:id="6560" w:author="Utente" w:date="2017-06-23T12:48:00Z"/>
          <w:rFonts w:ascii="Cambria" w:eastAsia="Calibri" w:hAnsi="Cambria" w:cs="Calibri"/>
          <w:i/>
          <w:color w:val="5B9BD5"/>
        </w:rPr>
      </w:pPr>
      <w:del w:id="6561" w:author="Utente" w:date="2017-06-23T12:48:00Z">
        <w:r w:rsidRPr="00E352EF" w:rsidDel="002C5841">
          <w:rPr>
            <w:rFonts w:ascii="Cambria" w:eastAsia="Calibri" w:hAnsi="Cambria" w:cs="Calibri"/>
            <w:i/>
            <w:color w:val="5B9BD5"/>
          </w:rPr>
          <w:delText xml:space="preserve">Returns </w:delText>
        </w:r>
      </w:del>
    </w:p>
    <w:p w14:paraId="16890244" w14:textId="0636ECBB" w:rsidR="005A2227" w:rsidRPr="00E352EF" w:rsidDel="002C5841" w:rsidRDefault="0097053A" w:rsidP="00E83D59">
      <w:pPr>
        <w:rPr>
          <w:del w:id="6562" w:author="Utente" w:date="2017-06-23T12:48:00Z"/>
          <w:rFonts w:ascii="Cambria" w:hAnsi="Cambria"/>
        </w:rPr>
      </w:pPr>
      <w:del w:id="6563" w:author="Utente" w:date="2017-06-23T12:48:00Z">
        <w:r w:rsidRPr="00E352EF" w:rsidDel="002C5841">
          <w:rPr>
            <w:rFonts w:ascii="Cambria" w:hAnsi="Cambria"/>
          </w:rPr>
          <w:delText xml:space="preserve">If </w:delText>
        </w:r>
        <w:r w:rsidRPr="00E352EF" w:rsidDel="002C5841">
          <w:rPr>
            <w:rFonts w:ascii="Cambria" w:hAnsi="Cambria"/>
            <w:i/>
          </w:rPr>
          <w:delText>ds</w:delText>
        </w:r>
        <w:r w:rsidRPr="00E352EF" w:rsidDel="002C5841">
          <w:rPr>
            <w:rFonts w:ascii="Cambria" w:hAnsi="Cambria"/>
          </w:rPr>
          <w:delText xml:space="preserve"> is a scalar then </w:delText>
        </w:r>
        <w:r w:rsidRPr="00E352EF" w:rsidDel="002C5841">
          <w:rPr>
            <w:rFonts w:ascii="Cambria" w:hAnsi="Cambria"/>
            <w:b/>
          </w:rPr>
          <w:delText>isnull</w:delText>
        </w:r>
        <w:r w:rsidRPr="00E352EF" w:rsidDel="002C5841">
          <w:rPr>
            <w:rFonts w:ascii="Cambria" w:hAnsi="Cambria"/>
          </w:rPr>
          <w:delText xml:space="preserve"> returns </w:delText>
        </w:r>
        <w:r w:rsidR="00FD3798" w:rsidRPr="00E352EF" w:rsidDel="002C5841">
          <w:rPr>
            <w:rFonts w:ascii="Cambria" w:hAnsi="Cambria"/>
          </w:rPr>
          <w:delText xml:space="preserve">a </w:delText>
        </w:r>
        <w:r w:rsidR="00FD3798" w:rsidRPr="00E352EF" w:rsidDel="002C5841">
          <w:rPr>
            <w:rFonts w:ascii="Cambria" w:eastAsia="Calibri" w:hAnsi="Cambria" w:cs="Calibri"/>
          </w:rPr>
          <w:delText>b</w:delText>
        </w:r>
        <w:r w:rsidRPr="00E352EF" w:rsidDel="002C5841">
          <w:rPr>
            <w:rFonts w:ascii="Cambria" w:eastAsia="Calibri" w:hAnsi="Cambria" w:cs="Calibri"/>
          </w:rPr>
          <w:delText>oolean value representing if the value is (not) NULL.</w:delText>
        </w:r>
      </w:del>
    </w:p>
    <w:p w14:paraId="2128A90C" w14:textId="56F6CBBB" w:rsidR="005A2227" w:rsidRPr="00E352EF" w:rsidDel="002C5841" w:rsidRDefault="0097053A" w:rsidP="00E83D59">
      <w:pPr>
        <w:rPr>
          <w:del w:id="6564" w:author="Utente" w:date="2017-06-23T12:48:00Z"/>
          <w:rFonts w:ascii="Cambria" w:hAnsi="Cambria"/>
        </w:rPr>
      </w:pPr>
      <w:del w:id="6565" w:author="Utente" w:date="2017-06-23T12:48:00Z">
        <w:r w:rsidRPr="00E352EF" w:rsidDel="002C5841">
          <w:rPr>
            <w:rFonts w:ascii="Cambria" w:hAnsi="Cambria"/>
          </w:rPr>
          <w:delText xml:space="preserve">If </w:delText>
        </w:r>
        <w:r w:rsidRPr="00E352EF" w:rsidDel="002C5841">
          <w:rPr>
            <w:rFonts w:ascii="Cambria" w:hAnsi="Cambria"/>
            <w:i/>
          </w:rPr>
          <w:delText>ds</w:delText>
        </w:r>
        <w:r w:rsidRPr="00E352EF" w:rsidDel="002C5841">
          <w:rPr>
            <w:rFonts w:ascii="Cambria" w:hAnsi="Cambria"/>
          </w:rPr>
          <w:delText xml:space="preserve"> is a </w:delText>
        </w:r>
        <w:r w:rsidR="00F4601C" w:rsidRPr="00E352EF" w:rsidDel="002C5841">
          <w:delText>Dataset</w:delText>
        </w:r>
        <w:r w:rsidRPr="00E352EF" w:rsidDel="002C5841">
          <w:rPr>
            <w:rFonts w:ascii="Cambria" w:hAnsi="Cambria"/>
          </w:rPr>
          <w:delText xml:space="preserve"> and has N measures then </w:delText>
        </w:r>
        <w:r w:rsidRPr="00E352EF" w:rsidDel="002C5841">
          <w:rPr>
            <w:rFonts w:ascii="Cambria" w:hAnsi="Cambria"/>
            <w:b/>
          </w:rPr>
          <w:delText>isnull</w:delText>
        </w:r>
        <w:r w:rsidRPr="00E352EF" w:rsidDel="002C5841">
          <w:rPr>
            <w:rFonts w:ascii="Cambria" w:hAnsi="Cambria"/>
          </w:rPr>
          <w:delText xml:space="preserve"> returns a </w:delText>
        </w:r>
        <w:r w:rsidR="00F4601C" w:rsidRPr="00E352EF" w:rsidDel="002C5841">
          <w:delText>Dataset</w:delText>
        </w:r>
        <w:r w:rsidRPr="00E352EF" w:rsidDel="002C5841">
          <w:rPr>
            <w:rFonts w:ascii="Cambria" w:hAnsi="Cambria"/>
          </w:rPr>
          <w:delText xml:space="preserve"> having the </w:delText>
        </w:r>
        <w:r w:rsidR="00CC6A4A" w:rsidRPr="00E352EF" w:rsidDel="002C5841">
          <w:rPr>
            <w:rFonts w:ascii="Cambria" w:eastAsia="Calibri" w:hAnsi="Cambria" w:cs="Calibri"/>
          </w:rPr>
          <w:delText>Identifier Components</w:delText>
        </w:r>
        <w:r w:rsidRPr="00E352EF" w:rsidDel="002C5841">
          <w:rPr>
            <w:rFonts w:ascii="Cambria" w:hAnsi="Cambria"/>
          </w:rPr>
          <w:delText xml:space="preserve"> of </w:delText>
        </w:r>
        <w:r w:rsidRPr="00E352EF" w:rsidDel="002C5841">
          <w:rPr>
            <w:rFonts w:ascii="Cambria" w:hAnsi="Cambria"/>
            <w:i/>
          </w:rPr>
          <w:delText xml:space="preserve">ds  </w:delText>
        </w:r>
        <w:r w:rsidRPr="00E352EF" w:rsidDel="002C5841">
          <w:rPr>
            <w:rFonts w:ascii="Cambria" w:hAnsi="Cambria"/>
          </w:rPr>
          <w:delText xml:space="preserve">and N numeric measures with the same </w:delText>
        </w:r>
        <w:r w:rsidRPr="00E352EF" w:rsidDel="002C5841">
          <w:rPr>
            <w:rFonts w:ascii="Cambria" w:eastAsia="Calibri" w:hAnsi="Cambria" w:cs="Calibri"/>
          </w:rPr>
          <w:delText>name concatenated with the suffix  “</w:delText>
        </w:r>
        <w:r w:rsidRPr="00E352EF" w:rsidDel="002C5841">
          <w:rPr>
            <w:rFonts w:ascii="Cambria" w:eastAsia="Calibri" w:hAnsi="Cambria" w:cs="Calibri"/>
            <w:b/>
          </w:rPr>
          <w:delText>_</w:delText>
        </w:r>
        <w:r w:rsidR="00C847B8" w:rsidRPr="00E352EF" w:rsidDel="002C5841">
          <w:rPr>
            <w:rFonts w:ascii="Cambria" w:eastAsia="Calibri" w:hAnsi="Cambria" w:cs="Calibri"/>
            <w:b/>
          </w:rPr>
          <w:delText>CONDITION</w:delText>
        </w:r>
        <w:r w:rsidRPr="00E352EF" w:rsidDel="002C5841">
          <w:rPr>
            <w:rFonts w:ascii="Cambria" w:eastAsia="Calibri" w:hAnsi="Cambria" w:cs="Calibri"/>
          </w:rPr>
          <w:delText xml:space="preserve">” but  assuming a </w:delText>
        </w:r>
        <w:r w:rsidR="00E83D59" w:rsidRPr="00E352EF" w:rsidDel="002C5841">
          <w:rPr>
            <w:rFonts w:ascii="Cambria" w:eastAsia="Calibri" w:hAnsi="Cambria" w:cs="Calibri"/>
          </w:rPr>
          <w:delText>b</w:delText>
        </w:r>
        <w:r w:rsidRPr="00E352EF" w:rsidDel="002C5841">
          <w:rPr>
            <w:rFonts w:ascii="Cambria" w:eastAsia="Calibri" w:hAnsi="Cambria" w:cs="Calibri"/>
          </w:rPr>
          <w:delText>oolean value if the value is (not) NULL.</w:delText>
        </w:r>
      </w:del>
    </w:p>
    <w:p w14:paraId="2FE9E9A2" w14:textId="77777777" w:rsidR="005A2227" w:rsidRPr="00E352EF" w:rsidRDefault="005A2227" w:rsidP="00E83D59">
      <w:pPr>
        <w:rPr>
          <w:rFonts w:ascii="Cambria" w:hAnsi="Cambria"/>
        </w:rPr>
      </w:pPr>
    </w:p>
    <w:p w14:paraId="3BB4AF23" w14:textId="77777777" w:rsidR="005A2227" w:rsidRPr="00E352EF" w:rsidRDefault="00EA6708" w:rsidP="00543198">
      <w:pPr>
        <w:rPr>
          <w:rFonts w:ascii="Cambria" w:eastAsia="Calibri" w:hAnsi="Cambria" w:cs="Calibri"/>
          <w:i/>
          <w:color w:val="5B9BD5"/>
        </w:rPr>
      </w:pPr>
      <w:r w:rsidRPr="00E352EF">
        <w:rPr>
          <w:rFonts w:ascii="Cambria" w:eastAsia="Calibri" w:hAnsi="Cambria" w:cs="Calibri"/>
          <w:i/>
          <w:color w:val="5B9BD5"/>
        </w:rPr>
        <w:t>Examples</w:t>
      </w:r>
    </w:p>
    <w:p w14:paraId="1DAFAFE7" w14:textId="761B9631" w:rsidR="005A2227" w:rsidRPr="00E352EF" w:rsidDel="00871D7C" w:rsidRDefault="00EA6708" w:rsidP="00E83D59">
      <w:pPr>
        <w:rPr>
          <w:del w:id="6566" w:author="Utente" w:date="2017-06-23T16:51:00Z"/>
          <w:rFonts w:ascii="Cambria" w:hAnsi="Cambria"/>
        </w:rPr>
      </w:pPr>
      <w:del w:id="6567" w:author="Utente" w:date="2017-06-23T16:51:00Z">
        <w:r w:rsidRPr="00E352EF" w:rsidDel="00871D7C">
          <w:rPr>
            <w:rFonts w:ascii="Cambria" w:hAnsi="Cambria"/>
          </w:rPr>
          <w:delText>O</w:delText>
        </w:r>
        <w:r w:rsidR="0097053A" w:rsidRPr="00E352EF" w:rsidDel="00871D7C">
          <w:rPr>
            <w:rFonts w:ascii="Cambria" w:hAnsi="Cambria"/>
          </w:rPr>
          <w:delText>n scalar</w:delText>
        </w:r>
      </w:del>
    </w:p>
    <w:p w14:paraId="77FBF0C1" w14:textId="6CF396F6" w:rsidR="005A2227" w:rsidRPr="00E352EF" w:rsidDel="00871D7C" w:rsidRDefault="00EA6708" w:rsidP="00E83D59">
      <w:pPr>
        <w:rPr>
          <w:del w:id="6568" w:author="Utente" w:date="2017-06-23T16:51:00Z"/>
          <w:rFonts w:ascii="Cambria" w:hAnsi="Cambria"/>
        </w:rPr>
      </w:pPr>
      <w:del w:id="6569" w:author="Utente" w:date="2017-06-23T16:51:00Z">
        <w:r w:rsidRPr="00E352EF" w:rsidDel="00871D7C">
          <w:rPr>
            <w:rFonts w:ascii="Cambria" w:eastAsia="Calibri" w:hAnsi="Cambria" w:cs="Calibri"/>
          </w:rPr>
          <w:delText xml:space="preserve">1) </w:delText>
        </w:r>
        <w:r w:rsidR="0097053A" w:rsidRPr="00E352EF" w:rsidDel="00871D7C">
          <w:rPr>
            <w:rFonts w:ascii="Cambria" w:eastAsia="Calibri" w:hAnsi="Cambria" w:cs="Calibri"/>
          </w:rPr>
          <w:delText>If C is null:</w:delText>
        </w:r>
      </w:del>
    </w:p>
    <w:p w14:paraId="17501307" w14:textId="288EBFD9" w:rsidR="005A2227" w:rsidRPr="00E352EF" w:rsidDel="00871D7C" w:rsidRDefault="0097053A" w:rsidP="0062787A">
      <w:pPr>
        <w:ind w:firstLine="706"/>
        <w:rPr>
          <w:del w:id="6570" w:author="Utente" w:date="2017-06-23T16:51:00Z"/>
          <w:rFonts w:ascii="Cambria" w:hAnsi="Cambria"/>
        </w:rPr>
      </w:pPr>
      <w:del w:id="6571" w:author="Utente" w:date="2017-06-23T16:51:00Z">
        <w:r w:rsidRPr="00E352EF" w:rsidDel="00871D7C">
          <w:rPr>
            <w:rFonts w:ascii="Cambria" w:eastAsia="Calibri" w:hAnsi="Cambria"/>
          </w:rPr>
          <w:delText xml:space="preserve">A := </w:delText>
        </w:r>
        <w:r w:rsidRPr="00E352EF" w:rsidDel="00871D7C">
          <w:rPr>
            <w:rFonts w:ascii="Cambria" w:eastAsia="Calibri" w:hAnsi="Cambria"/>
            <w:b/>
          </w:rPr>
          <w:delText>isnull(</w:delText>
        </w:r>
        <w:r w:rsidRPr="00E352EF" w:rsidDel="00871D7C">
          <w:rPr>
            <w:rFonts w:ascii="Cambria" w:eastAsia="Calibri" w:hAnsi="Cambria"/>
          </w:rPr>
          <w:delText>C</w:delText>
        </w:r>
        <w:r w:rsidRPr="00E352EF" w:rsidDel="00871D7C">
          <w:rPr>
            <w:rFonts w:ascii="Cambria" w:eastAsia="Calibri" w:hAnsi="Cambria"/>
            <w:b/>
          </w:rPr>
          <w:delText>)</w:delText>
        </w:r>
        <w:r w:rsidRPr="00E352EF" w:rsidDel="00871D7C">
          <w:rPr>
            <w:rFonts w:ascii="Cambria" w:eastAsia="Calibri" w:hAnsi="Cambria"/>
          </w:rPr>
          <w:delText xml:space="preserve">  A = true</w:delText>
        </w:r>
      </w:del>
    </w:p>
    <w:p w14:paraId="75F6B135" w14:textId="00FCA825" w:rsidR="005A2227" w:rsidRPr="00E352EF" w:rsidDel="00871D7C" w:rsidRDefault="00EA6708" w:rsidP="00E83D59">
      <w:pPr>
        <w:rPr>
          <w:del w:id="6572" w:author="Utente" w:date="2017-06-23T16:51:00Z"/>
          <w:rFonts w:ascii="Cambria" w:hAnsi="Cambria"/>
        </w:rPr>
      </w:pPr>
      <w:del w:id="6573" w:author="Utente" w:date="2017-06-23T16:51:00Z">
        <w:r w:rsidRPr="00E352EF" w:rsidDel="00871D7C">
          <w:rPr>
            <w:rFonts w:ascii="Cambria" w:eastAsia="Calibri" w:hAnsi="Cambria" w:cs="Calibri"/>
          </w:rPr>
          <w:delText xml:space="preserve">2) </w:delText>
        </w:r>
        <w:r w:rsidR="0097053A" w:rsidRPr="00E352EF" w:rsidDel="00871D7C">
          <w:rPr>
            <w:rFonts w:ascii="Cambria" w:eastAsia="Calibri" w:hAnsi="Cambria" w:cs="Calibri"/>
          </w:rPr>
          <w:delText>If C is not null:</w:delText>
        </w:r>
      </w:del>
    </w:p>
    <w:p w14:paraId="13F92AE7" w14:textId="2A75870B" w:rsidR="005A2227" w:rsidRPr="00E352EF" w:rsidDel="00871D7C" w:rsidRDefault="0097053A" w:rsidP="0062787A">
      <w:pPr>
        <w:ind w:firstLine="706"/>
        <w:rPr>
          <w:del w:id="6574" w:author="Utente" w:date="2017-06-23T16:51:00Z"/>
          <w:rFonts w:ascii="Cambria" w:hAnsi="Cambria"/>
        </w:rPr>
      </w:pPr>
      <w:del w:id="6575" w:author="Utente" w:date="2017-06-23T16:51:00Z">
        <w:r w:rsidRPr="00E352EF" w:rsidDel="00871D7C">
          <w:rPr>
            <w:rFonts w:ascii="Cambria" w:eastAsia="Calibri" w:hAnsi="Cambria" w:cs="Calibri"/>
          </w:rPr>
          <w:delText xml:space="preserve">A := </w:delText>
        </w:r>
        <w:r w:rsidRPr="00E352EF" w:rsidDel="00871D7C">
          <w:rPr>
            <w:rFonts w:ascii="Cambria" w:eastAsia="Calibri" w:hAnsi="Cambria" w:cs="Calibri"/>
            <w:b/>
          </w:rPr>
          <w:delText>isnull(</w:delText>
        </w:r>
        <w:r w:rsidRPr="00E352EF" w:rsidDel="00871D7C">
          <w:rPr>
            <w:rFonts w:ascii="Cambria" w:eastAsia="Calibri" w:hAnsi="Cambria" w:cs="Calibri"/>
          </w:rPr>
          <w:delText>C</w:delText>
        </w:r>
        <w:r w:rsidRPr="00E352EF" w:rsidDel="00871D7C">
          <w:rPr>
            <w:rFonts w:ascii="Cambria" w:eastAsia="Calibri" w:hAnsi="Cambria" w:cs="Calibri"/>
            <w:b/>
          </w:rPr>
          <w:delText>)</w:delText>
        </w:r>
        <w:r w:rsidRPr="00E352EF" w:rsidDel="00871D7C">
          <w:rPr>
            <w:rFonts w:ascii="Cambria" w:eastAsia="Calibri" w:hAnsi="Cambria" w:cs="Calibri"/>
          </w:rPr>
          <w:delText xml:space="preserve">  A = false</w:delText>
        </w:r>
      </w:del>
    </w:p>
    <w:p w14:paraId="58EFA214" w14:textId="79CA7541" w:rsidR="00EA6708" w:rsidRPr="00E352EF" w:rsidDel="00871D7C" w:rsidRDefault="00EA6708" w:rsidP="00E83D59">
      <w:pPr>
        <w:rPr>
          <w:del w:id="6576" w:author="Utente" w:date="2017-06-23T16:51:00Z"/>
          <w:rFonts w:ascii="Cambria" w:hAnsi="Cambria"/>
        </w:rPr>
      </w:pPr>
    </w:p>
    <w:p w14:paraId="7C29C203" w14:textId="22D50079" w:rsidR="005A2227" w:rsidRPr="00E352EF" w:rsidDel="00871D7C" w:rsidRDefault="00EA6708" w:rsidP="00E83D59">
      <w:pPr>
        <w:rPr>
          <w:del w:id="6577" w:author="Utente" w:date="2017-06-23T16:51:00Z"/>
          <w:rFonts w:ascii="Cambria" w:hAnsi="Cambria"/>
        </w:rPr>
      </w:pPr>
      <w:del w:id="6578" w:author="Utente" w:date="2017-06-23T16:51:00Z">
        <w:r w:rsidRPr="00E352EF" w:rsidDel="00871D7C">
          <w:rPr>
            <w:rFonts w:ascii="Cambria" w:hAnsi="Cambria"/>
          </w:rPr>
          <w:delText>O</w:delText>
        </w:r>
        <w:r w:rsidR="0097053A" w:rsidRPr="00E352EF" w:rsidDel="00871D7C">
          <w:rPr>
            <w:rFonts w:ascii="Cambria" w:hAnsi="Cambria"/>
          </w:rPr>
          <w:delText xml:space="preserve">n </w:delText>
        </w:r>
        <w:r w:rsidR="00F4601C" w:rsidRPr="00E352EF" w:rsidDel="00871D7C">
          <w:delText>Dataset</w:delText>
        </w:r>
        <w:r w:rsidR="0097053A" w:rsidRPr="00E352EF" w:rsidDel="00871D7C">
          <w:rPr>
            <w:rFonts w:ascii="Cambria" w:eastAsia="Calibri" w:hAnsi="Cambria" w:cs="Calibri"/>
          </w:rPr>
          <w:delText xml:space="preserve"> </w:delText>
        </w:r>
      </w:del>
    </w:p>
    <w:p w14:paraId="6904EABE" w14:textId="38A1BFFA" w:rsidR="005A2227" w:rsidRPr="00E352EF" w:rsidDel="006619C5" w:rsidRDefault="00EA6708" w:rsidP="00E83D59">
      <w:pPr>
        <w:rPr>
          <w:del w:id="6579" w:author="Utente" w:date="2017-06-27T18:18:00Z"/>
          <w:rFonts w:ascii="Cambria" w:eastAsia="Calibri" w:hAnsi="Cambria" w:cs="Calibri"/>
        </w:rPr>
      </w:pPr>
      <w:del w:id="6580" w:author="Utente" w:date="2017-06-23T16:51:00Z">
        <w:r w:rsidRPr="00E352EF" w:rsidDel="00871D7C">
          <w:rPr>
            <w:rFonts w:ascii="Cambria" w:eastAsia="Calibri" w:hAnsi="Cambria" w:cs="Calibri"/>
          </w:rPr>
          <w:delText>3)</w:delText>
        </w:r>
      </w:del>
      <w:ins w:id="6581" w:author="Utente" w:date="2017-06-23T17:22:00Z">
        <w:r w:rsidR="00FD4EAA">
          <w:rPr>
            <w:rFonts w:ascii="Cambria" w:eastAsia="Calibri" w:hAnsi="Cambria" w:cs="Calibri"/>
          </w:rPr>
          <w:t>G</w:t>
        </w:r>
      </w:ins>
      <w:ins w:id="6582" w:author="Utente" w:date="2017-06-23T16:51:00Z">
        <w:r w:rsidR="00871D7C">
          <w:rPr>
            <w:rFonts w:ascii="Cambria" w:eastAsia="Calibri" w:hAnsi="Cambria" w:cs="Calibri"/>
          </w:rPr>
          <w:t xml:space="preserve">iven </w:t>
        </w:r>
      </w:ins>
      <w:ins w:id="6583" w:author="Utente" w:date="2017-06-23T16:52:00Z">
        <w:r w:rsidR="00930F4A">
          <w:rPr>
            <w:rFonts w:ascii="Cambria" w:eastAsia="Calibri" w:hAnsi="Cambria" w:cs="Calibri"/>
          </w:rPr>
          <w:t xml:space="preserve">the operand </w:t>
        </w:r>
      </w:ins>
      <w:ins w:id="6584" w:author="Utente" w:date="2017-06-26T16:22:00Z">
        <w:r w:rsidR="00930F4A">
          <w:rPr>
            <w:rFonts w:ascii="Cambria" w:eastAsia="Calibri" w:hAnsi="Cambria"/>
          </w:rPr>
          <w:t>Data Set</w:t>
        </w:r>
      </w:ins>
      <w:ins w:id="6585" w:author="Utente" w:date="2017-06-23T17:00:00Z">
        <w:r w:rsidR="00871D7C">
          <w:rPr>
            <w:rFonts w:ascii="Cambria" w:eastAsia="Calibri" w:hAnsi="Cambria" w:cs="Calibri"/>
          </w:rPr>
          <w:t>:</w:t>
        </w:r>
      </w:ins>
      <w:ins w:id="6586" w:author="Utente" w:date="2017-06-23T16:51:00Z">
        <w:r w:rsidR="00871D7C">
          <w:rPr>
            <w:rFonts w:ascii="Cambria" w:eastAsia="Calibri" w:hAnsi="Cambria" w:cs="Calibri"/>
          </w:rPr>
          <w:t xml:space="preserve"> </w:t>
        </w:r>
      </w:ins>
      <w:r w:rsidRPr="00E352EF">
        <w:rPr>
          <w:rFonts w:ascii="Cambria" w:eastAsia="Calibri" w:hAnsi="Cambria" w:cs="Calibri"/>
        </w:rPr>
        <w:t xml:space="preserve"> </w:t>
      </w:r>
      <w:del w:id="6587" w:author="Utente" w:date="2017-06-23T17:00:00Z">
        <w:r w:rsidR="0097053A" w:rsidRPr="00E352EF" w:rsidDel="00871D7C">
          <w:rPr>
            <w:rFonts w:ascii="Cambria" w:eastAsia="Calibri" w:hAnsi="Cambria" w:cs="Calibri"/>
          </w:rPr>
          <w:delText xml:space="preserve">ds_1 := </w:delText>
        </w:r>
        <w:r w:rsidR="0097053A" w:rsidRPr="00E352EF" w:rsidDel="00871D7C">
          <w:rPr>
            <w:rFonts w:ascii="Cambria" w:eastAsia="Calibri" w:hAnsi="Cambria" w:cs="Calibri"/>
            <w:b/>
          </w:rPr>
          <w:delText>isnull(</w:delText>
        </w:r>
        <w:r w:rsidR="0097053A" w:rsidRPr="00E352EF" w:rsidDel="00871D7C">
          <w:rPr>
            <w:rFonts w:ascii="Cambria" w:eastAsia="Calibri" w:hAnsi="Cambria" w:cs="Calibri"/>
          </w:rPr>
          <w:delText>population</w:delText>
        </w:r>
        <w:r w:rsidR="0097053A" w:rsidRPr="00E352EF" w:rsidDel="00871D7C">
          <w:rPr>
            <w:rFonts w:ascii="Cambria" w:eastAsia="Calibri" w:hAnsi="Cambria" w:cs="Calibri"/>
            <w:b/>
          </w:rPr>
          <w:delText>)</w:delText>
        </w:r>
        <w:r w:rsidR="0097053A" w:rsidRPr="00E352EF" w:rsidDel="00871D7C">
          <w:rPr>
            <w:rFonts w:ascii="Cambria" w:eastAsia="Calibri" w:hAnsi="Cambria" w:cs="Calibri"/>
          </w:rPr>
          <w:delText xml:space="preserve"> </w:delText>
        </w:r>
      </w:del>
    </w:p>
    <w:p w14:paraId="7CAE6C63" w14:textId="77777777" w:rsidR="00994652" w:rsidRPr="00E352EF" w:rsidRDefault="00994652" w:rsidP="00E83D59">
      <w:pPr>
        <w:rPr>
          <w:rFonts w:ascii="Cambria" w:hAnsi="Cambria"/>
        </w:rPr>
      </w:pPr>
    </w:p>
    <w:tbl>
      <w:tblPr>
        <w:tblW w:w="8366"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64"/>
        <w:gridCol w:w="1136"/>
        <w:gridCol w:w="1406"/>
        <w:gridCol w:w="1691"/>
        <w:gridCol w:w="3169"/>
      </w:tblGrid>
      <w:tr w:rsidR="005A2227" w:rsidRPr="00930F4A" w14:paraId="539D3910" w14:textId="77777777">
        <w:tc>
          <w:tcPr>
            <w:tcW w:w="936"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A810B59" w14:textId="3F504040" w:rsidR="005A2227" w:rsidRPr="00930F4A" w:rsidRDefault="0097053A">
            <w:pPr>
              <w:jc w:val="both"/>
              <w:rPr>
                <w:rFonts w:ascii="Arial" w:hAnsi="Arial" w:cs="Arial"/>
              </w:rPr>
            </w:pPr>
            <w:del w:id="6588" w:author="Utente" w:date="2017-06-23T16:52:00Z">
              <w:r w:rsidRPr="00930F4A" w:rsidDel="00871D7C">
                <w:rPr>
                  <w:rFonts w:ascii="Arial" w:eastAsia="Calibri" w:hAnsi="Arial" w:cs="Arial"/>
                </w:rPr>
                <w:delText>population</w:delText>
              </w:r>
            </w:del>
            <w:ins w:id="6589" w:author="Utente" w:date="2017-06-23T16:52:00Z">
              <w:r w:rsidR="00871D7C" w:rsidRPr="00930F4A">
                <w:rPr>
                  <w:rFonts w:ascii="Arial" w:eastAsia="Calibri" w:hAnsi="Arial" w:cs="Arial"/>
                </w:rPr>
                <w:t>DS_1</w:t>
              </w:r>
            </w:ins>
          </w:p>
        </w:tc>
      </w:tr>
      <w:tr w:rsidR="005A2227" w:rsidRPr="00930F4A" w14:paraId="150F77EF" w14:textId="77777777">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1A2EB96" w14:textId="62931496" w:rsidR="005A2227" w:rsidRPr="00930F4A" w:rsidRDefault="0097053A">
            <w:pPr>
              <w:jc w:val="both"/>
              <w:rPr>
                <w:rFonts w:ascii="Arial" w:hAnsi="Arial" w:cs="Arial"/>
              </w:rPr>
            </w:pPr>
            <w:del w:id="6590" w:author="Utente" w:date="2017-06-23T16:52:00Z">
              <w:r w:rsidRPr="00930F4A" w:rsidDel="00871D7C">
                <w:rPr>
                  <w:rFonts w:ascii="Arial" w:eastAsia="Calibri" w:hAnsi="Arial" w:cs="Arial"/>
                  <w:b/>
                </w:rPr>
                <w:delText>TIME</w:delText>
              </w:r>
            </w:del>
            <w:ins w:id="6591" w:author="Utente" w:date="2017-06-23T16:52:00Z">
              <w:r w:rsidR="00871D7C" w:rsidRPr="00930F4A">
                <w:rPr>
                  <w:rFonts w:ascii="Arial" w:eastAsia="Calibri" w:hAnsi="Arial" w:cs="Arial"/>
                  <w:b/>
                </w:rPr>
                <w:t>Id_1</w:t>
              </w:r>
            </w:ins>
          </w:p>
        </w:tc>
        <w:tc>
          <w:tcPr>
            <w:tcW w:w="11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234ABFC" w14:textId="29634707" w:rsidR="005A2227" w:rsidRPr="00930F4A" w:rsidRDefault="0097053A">
            <w:pPr>
              <w:jc w:val="both"/>
              <w:rPr>
                <w:rFonts w:ascii="Arial" w:hAnsi="Arial" w:cs="Arial"/>
              </w:rPr>
            </w:pPr>
            <w:del w:id="6592" w:author="Utente" w:date="2017-06-23T16:52:00Z">
              <w:r w:rsidRPr="00930F4A" w:rsidDel="00871D7C">
                <w:rPr>
                  <w:rFonts w:ascii="Arial" w:eastAsia="Calibri" w:hAnsi="Arial" w:cs="Arial"/>
                  <w:b/>
                </w:rPr>
                <w:delText>GEO</w:delText>
              </w:r>
            </w:del>
            <w:ins w:id="6593" w:author="Utente" w:date="2017-06-23T16:52:00Z">
              <w:r w:rsidR="00871D7C" w:rsidRPr="00930F4A">
                <w:rPr>
                  <w:rFonts w:ascii="Arial" w:eastAsia="Calibri" w:hAnsi="Arial" w:cs="Arial"/>
                  <w:b/>
                </w:rPr>
                <w:t>Id_2</w:t>
              </w:r>
            </w:ins>
          </w:p>
        </w:tc>
        <w:tc>
          <w:tcPr>
            <w:tcW w:w="141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9B6E239" w14:textId="65EEC047" w:rsidR="005A2227" w:rsidRPr="00930F4A" w:rsidRDefault="0097053A">
            <w:pPr>
              <w:jc w:val="both"/>
              <w:rPr>
                <w:rFonts w:ascii="Arial" w:hAnsi="Arial" w:cs="Arial"/>
              </w:rPr>
            </w:pPr>
            <w:del w:id="6594" w:author="Utente" w:date="2017-06-23T16:52:00Z">
              <w:r w:rsidRPr="00930F4A" w:rsidDel="00871D7C">
                <w:rPr>
                  <w:rFonts w:ascii="Arial" w:eastAsia="Calibri" w:hAnsi="Arial" w:cs="Arial"/>
                  <w:b/>
                </w:rPr>
                <w:delText>AGE</w:delText>
              </w:r>
            </w:del>
            <w:ins w:id="6595" w:author="Utente" w:date="2017-06-23T16:52:00Z">
              <w:r w:rsidR="00871D7C" w:rsidRPr="00930F4A">
                <w:rPr>
                  <w:rFonts w:ascii="Arial" w:eastAsia="Calibri" w:hAnsi="Arial" w:cs="Arial"/>
                  <w:b/>
                </w:rPr>
                <w:t>Id_3</w:t>
              </w:r>
            </w:ins>
          </w:p>
        </w:tc>
        <w:tc>
          <w:tcPr>
            <w:tcW w:w="169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8119254" w14:textId="19AA5C3C" w:rsidR="005A2227" w:rsidRPr="00930F4A" w:rsidRDefault="0097053A">
            <w:pPr>
              <w:jc w:val="both"/>
              <w:rPr>
                <w:rFonts w:ascii="Arial" w:hAnsi="Arial" w:cs="Arial"/>
              </w:rPr>
            </w:pPr>
            <w:del w:id="6596" w:author="Utente" w:date="2017-06-23T16:52:00Z">
              <w:r w:rsidRPr="00930F4A" w:rsidDel="00871D7C">
                <w:rPr>
                  <w:rFonts w:ascii="Arial" w:eastAsia="Calibri" w:hAnsi="Arial" w:cs="Arial"/>
                  <w:b/>
                </w:rPr>
                <w:delText>SEX</w:delText>
              </w:r>
            </w:del>
            <w:ins w:id="6597" w:author="Utente" w:date="2017-06-23T16:52:00Z">
              <w:r w:rsidR="00871D7C" w:rsidRPr="00930F4A">
                <w:rPr>
                  <w:rFonts w:ascii="Arial" w:eastAsia="Calibri" w:hAnsi="Arial" w:cs="Arial"/>
                  <w:b/>
                </w:rPr>
                <w:t>Id_4</w:t>
              </w:r>
            </w:ins>
          </w:p>
        </w:tc>
        <w:tc>
          <w:tcPr>
            <w:tcW w:w="31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5277064" w14:textId="33E0B9A2" w:rsidR="005A2227" w:rsidRPr="00930F4A" w:rsidRDefault="0097053A">
            <w:pPr>
              <w:jc w:val="both"/>
              <w:rPr>
                <w:rFonts w:ascii="Arial" w:hAnsi="Arial" w:cs="Arial"/>
              </w:rPr>
            </w:pPr>
            <w:del w:id="6598" w:author="Utente" w:date="2017-06-23T16:52:00Z">
              <w:r w:rsidRPr="00930F4A" w:rsidDel="00871D7C">
                <w:rPr>
                  <w:rFonts w:ascii="Arial" w:eastAsia="Calibri" w:hAnsi="Arial" w:cs="Arial"/>
                  <w:b/>
                </w:rPr>
                <w:delText>POPULATION</w:delText>
              </w:r>
            </w:del>
            <w:ins w:id="6599" w:author="Utente" w:date="2017-06-23T16:52:00Z">
              <w:r w:rsidR="00871D7C" w:rsidRPr="00930F4A">
                <w:rPr>
                  <w:rFonts w:ascii="Arial" w:eastAsia="Calibri" w:hAnsi="Arial" w:cs="Arial"/>
                  <w:b/>
                </w:rPr>
                <w:t>Me_1</w:t>
              </w:r>
            </w:ins>
          </w:p>
        </w:tc>
      </w:tr>
      <w:tr w:rsidR="005A2227" w:rsidRPr="00930F4A" w14:paraId="52D748E1" w14:textId="77777777">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78C9DE" w14:textId="77777777" w:rsidR="005A2227" w:rsidRPr="00930F4A" w:rsidRDefault="0097053A">
            <w:pPr>
              <w:jc w:val="both"/>
              <w:rPr>
                <w:rFonts w:ascii="Arial" w:hAnsi="Arial" w:cs="Arial"/>
              </w:rPr>
            </w:pPr>
            <w:r w:rsidRPr="00930F4A">
              <w:rPr>
                <w:rFonts w:ascii="Arial" w:eastAsia="Calibri" w:hAnsi="Arial" w:cs="Arial"/>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E50C68" w14:textId="77777777" w:rsidR="005A2227" w:rsidRPr="00930F4A" w:rsidRDefault="0097053A">
            <w:pPr>
              <w:jc w:val="both"/>
              <w:rPr>
                <w:rFonts w:ascii="Arial" w:hAnsi="Arial" w:cs="Arial"/>
              </w:rPr>
            </w:pPr>
            <w:r w:rsidRPr="00930F4A">
              <w:rPr>
                <w:rFonts w:ascii="Arial" w:eastAsia="Calibri" w:hAnsi="Arial" w:cs="Arial"/>
              </w:rPr>
              <w:t>Belgium</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19EBEB" w14:textId="77777777" w:rsidR="005A2227" w:rsidRPr="00930F4A" w:rsidRDefault="0097053A">
            <w:pPr>
              <w:jc w:val="both"/>
              <w:rPr>
                <w:rFonts w:ascii="Arial" w:hAnsi="Arial" w:cs="Arial"/>
              </w:rPr>
            </w:pPr>
            <w:r w:rsidRPr="00930F4A">
              <w:rPr>
                <w:rFonts w:ascii="Arial" w:eastAsia="Calibri" w:hAnsi="Arial" w:cs="Arial"/>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7C4CD9" w14:textId="77777777" w:rsidR="005A2227" w:rsidRPr="00930F4A" w:rsidRDefault="0097053A">
            <w:pPr>
              <w:jc w:val="both"/>
              <w:rPr>
                <w:rFonts w:ascii="Arial" w:hAnsi="Arial" w:cs="Arial"/>
              </w:rPr>
            </w:pPr>
            <w:r w:rsidRPr="00930F4A">
              <w:rPr>
                <w:rFonts w:ascii="Arial" w:eastAsia="Calibri" w:hAnsi="Arial" w:cs="Arial"/>
              </w:rPr>
              <w:t>Total</w:t>
            </w:r>
          </w:p>
        </w:tc>
        <w:tc>
          <w:tcPr>
            <w:tcW w:w="31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9CD655" w14:textId="77777777" w:rsidR="005A2227" w:rsidRPr="00930F4A" w:rsidRDefault="0097053A">
            <w:pPr>
              <w:jc w:val="both"/>
              <w:rPr>
                <w:rFonts w:ascii="Arial" w:hAnsi="Arial" w:cs="Arial"/>
              </w:rPr>
            </w:pPr>
            <w:r w:rsidRPr="00930F4A">
              <w:rPr>
                <w:rFonts w:ascii="Arial" w:eastAsia="Calibri" w:hAnsi="Arial" w:cs="Arial"/>
              </w:rPr>
              <w:t>11094850</w:t>
            </w:r>
          </w:p>
        </w:tc>
      </w:tr>
      <w:tr w:rsidR="005A2227" w:rsidRPr="00930F4A" w14:paraId="647935CF" w14:textId="77777777">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13BCF3" w14:textId="77777777" w:rsidR="005A2227" w:rsidRPr="00930F4A" w:rsidRDefault="0097053A">
            <w:pPr>
              <w:jc w:val="both"/>
              <w:rPr>
                <w:rFonts w:ascii="Arial" w:hAnsi="Arial" w:cs="Arial"/>
              </w:rPr>
            </w:pPr>
            <w:r w:rsidRPr="00930F4A">
              <w:rPr>
                <w:rFonts w:ascii="Arial" w:eastAsia="Calibri" w:hAnsi="Arial" w:cs="Arial"/>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448E9F" w14:textId="77777777" w:rsidR="005A2227" w:rsidRPr="00930F4A" w:rsidRDefault="0097053A">
            <w:pPr>
              <w:jc w:val="both"/>
              <w:rPr>
                <w:rFonts w:ascii="Arial" w:hAnsi="Arial" w:cs="Arial"/>
              </w:rPr>
            </w:pPr>
            <w:r w:rsidRPr="00930F4A">
              <w:rPr>
                <w:rFonts w:ascii="Arial" w:eastAsia="Calibri" w:hAnsi="Arial" w:cs="Arial"/>
              </w:rPr>
              <w:t>Greece</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202329" w14:textId="77777777" w:rsidR="005A2227" w:rsidRPr="00930F4A" w:rsidRDefault="0097053A">
            <w:pPr>
              <w:jc w:val="both"/>
              <w:rPr>
                <w:rFonts w:ascii="Arial" w:hAnsi="Arial" w:cs="Arial"/>
              </w:rPr>
            </w:pPr>
            <w:r w:rsidRPr="00930F4A">
              <w:rPr>
                <w:rFonts w:ascii="Arial" w:eastAsia="Calibri" w:hAnsi="Arial" w:cs="Arial"/>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F1949F" w14:textId="77777777" w:rsidR="005A2227" w:rsidRPr="00930F4A" w:rsidRDefault="0097053A">
            <w:pPr>
              <w:jc w:val="both"/>
              <w:rPr>
                <w:rFonts w:ascii="Arial" w:hAnsi="Arial" w:cs="Arial"/>
              </w:rPr>
            </w:pPr>
            <w:r w:rsidRPr="00930F4A">
              <w:rPr>
                <w:rFonts w:ascii="Arial" w:eastAsia="Calibri" w:hAnsi="Arial" w:cs="Arial"/>
              </w:rPr>
              <w:t>Total</w:t>
            </w:r>
          </w:p>
        </w:tc>
        <w:tc>
          <w:tcPr>
            <w:tcW w:w="31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DF3821" w14:textId="77777777" w:rsidR="005A2227" w:rsidRPr="00930F4A" w:rsidRDefault="0097053A">
            <w:pPr>
              <w:jc w:val="both"/>
              <w:rPr>
                <w:rFonts w:ascii="Arial" w:hAnsi="Arial" w:cs="Arial"/>
              </w:rPr>
            </w:pPr>
            <w:r w:rsidRPr="00930F4A">
              <w:rPr>
                <w:rFonts w:ascii="Arial" w:eastAsia="Calibri" w:hAnsi="Arial" w:cs="Arial"/>
              </w:rPr>
              <w:t>11123034</w:t>
            </w:r>
          </w:p>
        </w:tc>
      </w:tr>
      <w:tr w:rsidR="005A2227" w:rsidRPr="00930F4A" w14:paraId="0CC05399" w14:textId="77777777">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123A1E" w14:textId="77777777" w:rsidR="005A2227" w:rsidRPr="00930F4A" w:rsidRDefault="0097053A">
            <w:pPr>
              <w:jc w:val="both"/>
              <w:rPr>
                <w:rFonts w:ascii="Arial" w:hAnsi="Arial" w:cs="Arial"/>
              </w:rPr>
            </w:pPr>
            <w:r w:rsidRPr="00930F4A">
              <w:rPr>
                <w:rFonts w:ascii="Arial" w:eastAsia="Calibri" w:hAnsi="Arial" w:cs="Arial"/>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4C444C" w14:textId="77777777" w:rsidR="005A2227" w:rsidRPr="00930F4A" w:rsidRDefault="0097053A">
            <w:pPr>
              <w:jc w:val="both"/>
              <w:rPr>
                <w:rFonts w:ascii="Arial" w:hAnsi="Arial" w:cs="Arial"/>
              </w:rPr>
            </w:pPr>
            <w:r w:rsidRPr="00930F4A">
              <w:rPr>
                <w:rFonts w:ascii="Arial" w:eastAsia="Calibri" w:hAnsi="Arial" w:cs="Arial"/>
              </w:rPr>
              <w:t>Spain</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E508AD" w14:textId="77777777" w:rsidR="005A2227" w:rsidRPr="00930F4A" w:rsidRDefault="0097053A">
            <w:pPr>
              <w:jc w:val="both"/>
              <w:rPr>
                <w:rFonts w:ascii="Arial" w:hAnsi="Arial" w:cs="Arial"/>
              </w:rPr>
            </w:pPr>
            <w:r w:rsidRPr="00930F4A">
              <w:rPr>
                <w:rFonts w:ascii="Arial" w:eastAsia="Calibri" w:hAnsi="Arial" w:cs="Arial"/>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8AB26F" w14:textId="77777777" w:rsidR="005A2227" w:rsidRPr="00930F4A" w:rsidRDefault="0097053A">
            <w:pPr>
              <w:jc w:val="both"/>
              <w:rPr>
                <w:rFonts w:ascii="Arial" w:hAnsi="Arial" w:cs="Arial"/>
              </w:rPr>
            </w:pPr>
            <w:r w:rsidRPr="00930F4A">
              <w:rPr>
                <w:rFonts w:ascii="Arial" w:eastAsia="Calibri" w:hAnsi="Arial" w:cs="Arial"/>
              </w:rPr>
              <w:t>Total</w:t>
            </w:r>
          </w:p>
        </w:tc>
        <w:tc>
          <w:tcPr>
            <w:tcW w:w="31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EC2124" w14:textId="77777777" w:rsidR="005A2227" w:rsidRPr="00930F4A" w:rsidRDefault="0097053A">
            <w:pPr>
              <w:jc w:val="both"/>
              <w:rPr>
                <w:rFonts w:ascii="Arial" w:hAnsi="Arial" w:cs="Arial"/>
              </w:rPr>
            </w:pPr>
            <w:r w:rsidRPr="00930F4A">
              <w:rPr>
                <w:rFonts w:ascii="Arial" w:eastAsia="Calibri" w:hAnsi="Arial" w:cs="Arial"/>
              </w:rPr>
              <w:t>NULL</w:t>
            </w:r>
          </w:p>
        </w:tc>
      </w:tr>
      <w:tr w:rsidR="005A2227" w:rsidRPr="00930F4A" w14:paraId="6DFC0300" w14:textId="77777777">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53CF2D" w14:textId="77777777" w:rsidR="005A2227" w:rsidRPr="00930F4A" w:rsidRDefault="0097053A">
            <w:pPr>
              <w:jc w:val="both"/>
              <w:rPr>
                <w:rFonts w:ascii="Arial" w:hAnsi="Arial" w:cs="Arial"/>
              </w:rPr>
            </w:pPr>
            <w:r w:rsidRPr="00930F4A">
              <w:rPr>
                <w:rFonts w:ascii="Arial" w:eastAsia="Calibri" w:hAnsi="Arial" w:cs="Arial"/>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3FCCD6" w14:textId="77777777" w:rsidR="005A2227" w:rsidRPr="00930F4A" w:rsidRDefault="0097053A">
            <w:pPr>
              <w:jc w:val="both"/>
              <w:rPr>
                <w:rFonts w:ascii="Arial" w:hAnsi="Arial" w:cs="Arial"/>
              </w:rPr>
            </w:pPr>
            <w:r w:rsidRPr="00930F4A">
              <w:rPr>
                <w:rFonts w:ascii="Arial" w:eastAsia="Calibri" w:hAnsi="Arial" w:cs="Arial"/>
              </w:rPr>
              <w:t>Malta</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A1FF44" w14:textId="77777777" w:rsidR="005A2227" w:rsidRPr="00930F4A" w:rsidRDefault="0097053A">
            <w:pPr>
              <w:jc w:val="both"/>
              <w:rPr>
                <w:rFonts w:ascii="Arial" w:hAnsi="Arial" w:cs="Arial"/>
              </w:rPr>
            </w:pPr>
            <w:r w:rsidRPr="00930F4A">
              <w:rPr>
                <w:rFonts w:ascii="Arial" w:eastAsia="Calibri" w:hAnsi="Arial" w:cs="Arial"/>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CA9F29" w14:textId="77777777" w:rsidR="005A2227" w:rsidRPr="00930F4A" w:rsidRDefault="0097053A">
            <w:pPr>
              <w:jc w:val="both"/>
              <w:rPr>
                <w:rFonts w:ascii="Arial" w:hAnsi="Arial" w:cs="Arial"/>
              </w:rPr>
            </w:pPr>
            <w:r w:rsidRPr="00930F4A">
              <w:rPr>
                <w:rFonts w:ascii="Arial" w:eastAsia="Calibri" w:hAnsi="Arial" w:cs="Arial"/>
              </w:rPr>
              <w:t>Total</w:t>
            </w:r>
          </w:p>
        </w:tc>
        <w:tc>
          <w:tcPr>
            <w:tcW w:w="31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489800" w14:textId="77777777" w:rsidR="005A2227" w:rsidRPr="00930F4A" w:rsidRDefault="0097053A">
            <w:pPr>
              <w:jc w:val="both"/>
              <w:rPr>
                <w:rFonts w:ascii="Arial" w:hAnsi="Arial" w:cs="Arial"/>
              </w:rPr>
            </w:pPr>
            <w:r w:rsidRPr="00930F4A">
              <w:rPr>
                <w:rFonts w:ascii="Arial" w:eastAsia="Calibri" w:hAnsi="Arial" w:cs="Arial"/>
              </w:rPr>
              <w:t>417546</w:t>
            </w:r>
          </w:p>
        </w:tc>
      </w:tr>
      <w:tr w:rsidR="005A2227" w:rsidRPr="00930F4A" w14:paraId="2554A029" w14:textId="77777777">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0C1061" w14:textId="77777777" w:rsidR="005A2227" w:rsidRPr="00930F4A" w:rsidRDefault="0097053A">
            <w:pPr>
              <w:jc w:val="both"/>
              <w:rPr>
                <w:rFonts w:ascii="Arial" w:hAnsi="Arial" w:cs="Arial"/>
              </w:rPr>
            </w:pPr>
            <w:r w:rsidRPr="00930F4A">
              <w:rPr>
                <w:rFonts w:ascii="Arial" w:eastAsia="Calibri" w:hAnsi="Arial" w:cs="Arial"/>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DD6356" w14:textId="77777777" w:rsidR="005A2227" w:rsidRPr="00930F4A" w:rsidRDefault="0097053A">
            <w:pPr>
              <w:jc w:val="both"/>
              <w:rPr>
                <w:rFonts w:ascii="Arial" w:hAnsi="Arial" w:cs="Arial"/>
              </w:rPr>
            </w:pPr>
            <w:r w:rsidRPr="00930F4A">
              <w:rPr>
                <w:rFonts w:ascii="Arial" w:eastAsia="Calibri" w:hAnsi="Arial" w:cs="Arial"/>
              </w:rPr>
              <w:t>Finland</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3884BA" w14:textId="77777777" w:rsidR="005A2227" w:rsidRPr="00930F4A" w:rsidRDefault="0097053A">
            <w:pPr>
              <w:jc w:val="both"/>
              <w:rPr>
                <w:rFonts w:ascii="Arial" w:hAnsi="Arial" w:cs="Arial"/>
              </w:rPr>
            </w:pPr>
            <w:r w:rsidRPr="00930F4A">
              <w:rPr>
                <w:rFonts w:ascii="Arial" w:eastAsia="Calibri" w:hAnsi="Arial" w:cs="Arial"/>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48AD0A" w14:textId="77777777" w:rsidR="005A2227" w:rsidRPr="00930F4A" w:rsidRDefault="0097053A">
            <w:pPr>
              <w:jc w:val="both"/>
              <w:rPr>
                <w:rFonts w:ascii="Arial" w:hAnsi="Arial" w:cs="Arial"/>
              </w:rPr>
            </w:pPr>
            <w:r w:rsidRPr="00930F4A">
              <w:rPr>
                <w:rFonts w:ascii="Arial" w:eastAsia="Calibri" w:hAnsi="Arial" w:cs="Arial"/>
              </w:rPr>
              <w:t>Total</w:t>
            </w:r>
          </w:p>
        </w:tc>
        <w:tc>
          <w:tcPr>
            <w:tcW w:w="31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231E77" w14:textId="77777777" w:rsidR="005A2227" w:rsidRPr="00930F4A" w:rsidRDefault="0097053A">
            <w:pPr>
              <w:jc w:val="both"/>
              <w:rPr>
                <w:rFonts w:ascii="Arial" w:hAnsi="Arial" w:cs="Arial"/>
              </w:rPr>
            </w:pPr>
            <w:r w:rsidRPr="00930F4A">
              <w:rPr>
                <w:rFonts w:ascii="Arial" w:eastAsia="Calibri" w:hAnsi="Arial" w:cs="Arial"/>
              </w:rPr>
              <w:t>5401267</w:t>
            </w:r>
          </w:p>
        </w:tc>
      </w:tr>
      <w:tr w:rsidR="005A2227" w:rsidRPr="00930F4A" w14:paraId="44F390C5" w14:textId="77777777">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911225" w14:textId="77777777" w:rsidR="005A2227" w:rsidRPr="00930F4A" w:rsidRDefault="0097053A">
            <w:pPr>
              <w:jc w:val="both"/>
              <w:rPr>
                <w:rFonts w:ascii="Arial" w:hAnsi="Arial" w:cs="Arial"/>
              </w:rPr>
            </w:pPr>
            <w:r w:rsidRPr="00930F4A">
              <w:rPr>
                <w:rFonts w:ascii="Arial" w:eastAsia="Calibri" w:hAnsi="Arial" w:cs="Arial"/>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71F9B1" w14:textId="77777777" w:rsidR="005A2227" w:rsidRPr="00930F4A" w:rsidRDefault="0097053A">
            <w:pPr>
              <w:jc w:val="both"/>
              <w:rPr>
                <w:rFonts w:ascii="Arial" w:hAnsi="Arial" w:cs="Arial"/>
              </w:rPr>
            </w:pPr>
            <w:r w:rsidRPr="00930F4A">
              <w:rPr>
                <w:rFonts w:ascii="Arial" w:eastAsia="Calibri" w:hAnsi="Arial" w:cs="Arial"/>
              </w:rPr>
              <w:t>NULL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84FCDA" w14:textId="77777777" w:rsidR="005A2227" w:rsidRPr="00930F4A" w:rsidRDefault="0097053A">
            <w:pPr>
              <w:jc w:val="both"/>
              <w:rPr>
                <w:rFonts w:ascii="Arial" w:hAnsi="Arial" w:cs="Arial"/>
              </w:rPr>
            </w:pPr>
            <w:r w:rsidRPr="00930F4A">
              <w:rPr>
                <w:rFonts w:ascii="Arial" w:eastAsia="Calibri" w:hAnsi="Arial" w:cs="Arial"/>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E51335" w14:textId="77777777" w:rsidR="005A2227" w:rsidRPr="00930F4A" w:rsidRDefault="0097053A">
            <w:pPr>
              <w:jc w:val="both"/>
              <w:rPr>
                <w:rFonts w:ascii="Arial" w:hAnsi="Arial" w:cs="Arial"/>
              </w:rPr>
            </w:pPr>
            <w:r w:rsidRPr="00930F4A">
              <w:rPr>
                <w:rFonts w:ascii="Arial" w:eastAsia="Calibri" w:hAnsi="Arial" w:cs="Arial"/>
              </w:rPr>
              <w:t>Total</w:t>
            </w:r>
          </w:p>
        </w:tc>
        <w:tc>
          <w:tcPr>
            <w:tcW w:w="31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1EB431" w14:textId="77777777" w:rsidR="005A2227" w:rsidRPr="00930F4A" w:rsidRDefault="0097053A">
            <w:pPr>
              <w:jc w:val="both"/>
              <w:rPr>
                <w:rFonts w:ascii="Arial" w:hAnsi="Arial" w:cs="Arial"/>
              </w:rPr>
            </w:pPr>
            <w:r w:rsidRPr="00930F4A">
              <w:rPr>
                <w:rFonts w:ascii="Arial" w:eastAsia="Calibri" w:hAnsi="Arial" w:cs="Arial"/>
              </w:rPr>
              <w:t>NULL</w:t>
            </w:r>
          </w:p>
        </w:tc>
      </w:tr>
    </w:tbl>
    <w:p w14:paraId="4F05AEA8" w14:textId="77777777" w:rsidR="005A2227" w:rsidRDefault="005A2227">
      <w:pPr>
        <w:rPr>
          <w:ins w:id="6600" w:author="Utente" w:date="2017-06-23T16:52:00Z"/>
        </w:rPr>
      </w:pPr>
    </w:p>
    <w:p w14:paraId="51BB3CEA" w14:textId="6B99A900" w:rsidR="00871D7C" w:rsidRPr="00930F4A" w:rsidRDefault="00FD4EAA">
      <w:pPr>
        <w:rPr>
          <w:rFonts w:ascii="Arial" w:hAnsi="Arial" w:cs="Arial"/>
        </w:rPr>
      </w:pPr>
      <w:ins w:id="6601" w:author="Utente" w:date="2017-06-23T17:23:00Z">
        <w:r w:rsidRPr="00871D7C">
          <w:rPr>
            <w:rFonts w:ascii="Cambria" w:eastAsia="Calibri" w:hAnsi="Cambria" w:cs="Calibri"/>
            <w:i/>
          </w:rPr>
          <w:t>Example</w:t>
        </w:r>
      </w:ins>
      <w:ins w:id="6602" w:author="Utente" w:date="2017-06-27T18:18:00Z">
        <w:r w:rsidR="006619C5">
          <w:rPr>
            <w:rFonts w:ascii="Cambria" w:eastAsia="Calibri" w:hAnsi="Cambria" w:cs="Calibri"/>
            <w:i/>
          </w:rPr>
          <w:t xml:space="preserve"> </w:t>
        </w:r>
      </w:ins>
      <w:ins w:id="6603" w:author="Utente" w:date="2017-06-23T17:23:00Z">
        <w:r w:rsidRPr="00871D7C">
          <w:rPr>
            <w:rFonts w:ascii="Cambria" w:eastAsia="Calibri" w:hAnsi="Cambria" w:cs="Calibri"/>
            <w:i/>
          </w:rPr>
          <w:t>1</w:t>
        </w:r>
        <w:r>
          <w:rPr>
            <w:rFonts w:ascii="Cambria" w:eastAsia="Calibri" w:hAnsi="Cambria" w:cs="Calibri"/>
          </w:rPr>
          <w:t>:</w:t>
        </w:r>
        <w:r>
          <w:rPr>
            <w:rFonts w:ascii="Cambria" w:eastAsia="Calibri" w:hAnsi="Cambria" w:cs="Calibri"/>
          </w:rPr>
          <w:tab/>
        </w:r>
      </w:ins>
      <w:ins w:id="6604" w:author="Utente" w:date="2017-06-23T16:53:00Z">
        <w:r w:rsidR="00871D7C" w:rsidRPr="00930F4A">
          <w:rPr>
            <w:rFonts w:ascii="Arial" w:eastAsia="Calibri" w:hAnsi="Arial" w:cs="Arial"/>
          </w:rPr>
          <w:t xml:space="preserve">DS_r := </w:t>
        </w:r>
        <w:r w:rsidR="00871D7C" w:rsidRPr="00930F4A">
          <w:rPr>
            <w:rFonts w:ascii="Arial" w:eastAsia="Calibri" w:hAnsi="Arial" w:cs="Arial"/>
            <w:b/>
          </w:rPr>
          <w:t>isnull(</w:t>
        </w:r>
        <w:r w:rsidR="00871D7C" w:rsidRPr="00930F4A">
          <w:rPr>
            <w:rFonts w:ascii="Arial" w:eastAsia="Calibri" w:hAnsi="Arial" w:cs="Arial"/>
          </w:rPr>
          <w:t>DS_1</w:t>
        </w:r>
        <w:r w:rsidR="00871D7C" w:rsidRPr="00930F4A">
          <w:rPr>
            <w:rFonts w:ascii="Arial" w:eastAsia="Calibri" w:hAnsi="Arial" w:cs="Arial"/>
            <w:b/>
          </w:rPr>
          <w:t>)</w:t>
        </w:r>
      </w:ins>
    </w:p>
    <w:tbl>
      <w:tblPr>
        <w:tblW w:w="8366"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4"/>
        <w:gridCol w:w="1411"/>
        <w:gridCol w:w="1699"/>
        <w:gridCol w:w="1411"/>
        <w:gridCol w:w="2621"/>
      </w:tblGrid>
      <w:tr w:rsidR="005A2227" w:rsidRPr="00930F4A" w14:paraId="2BA2EAA0" w14:textId="77777777">
        <w:tc>
          <w:tcPr>
            <w:tcW w:w="122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80A3BC0" w14:textId="0BF85B20" w:rsidR="005A2227" w:rsidRPr="00930F4A" w:rsidRDefault="0097053A">
            <w:pPr>
              <w:jc w:val="both"/>
              <w:rPr>
                <w:rFonts w:ascii="Arial" w:hAnsi="Arial" w:cs="Arial"/>
              </w:rPr>
            </w:pPr>
            <w:del w:id="6605" w:author="Utente" w:date="2017-06-23T17:00:00Z">
              <w:r w:rsidRPr="00930F4A" w:rsidDel="00871D7C">
                <w:rPr>
                  <w:rFonts w:ascii="Arial" w:eastAsia="Calibri" w:hAnsi="Arial" w:cs="Arial"/>
                </w:rPr>
                <w:delText>ds_1</w:delText>
              </w:r>
            </w:del>
            <w:ins w:id="6606" w:author="Utente" w:date="2017-06-23T17:00:00Z">
              <w:r w:rsidR="00871D7C" w:rsidRPr="00930F4A">
                <w:rPr>
                  <w:rFonts w:ascii="Arial" w:eastAsia="Calibri" w:hAnsi="Arial" w:cs="Arial"/>
                </w:rPr>
                <w:t>DS_r</w:t>
              </w:r>
            </w:ins>
          </w:p>
        </w:tc>
      </w:tr>
      <w:tr w:rsidR="005A2227" w:rsidRPr="00930F4A" w14:paraId="0C27BABA" w14:textId="77777777">
        <w:tc>
          <w:tcPr>
            <w:tcW w:w="12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0FC69B" w14:textId="70CF9C17" w:rsidR="005A2227" w:rsidRPr="00930F4A" w:rsidRDefault="0097053A">
            <w:pPr>
              <w:jc w:val="both"/>
              <w:rPr>
                <w:rFonts w:ascii="Arial" w:hAnsi="Arial" w:cs="Arial"/>
              </w:rPr>
            </w:pPr>
            <w:del w:id="6607" w:author="Utente" w:date="2017-06-23T17:00:00Z">
              <w:r w:rsidRPr="00930F4A" w:rsidDel="00871D7C">
                <w:rPr>
                  <w:rFonts w:ascii="Arial" w:eastAsia="Calibri" w:hAnsi="Arial" w:cs="Arial"/>
                  <w:b/>
                </w:rPr>
                <w:delText>TIME</w:delText>
              </w:r>
            </w:del>
            <w:ins w:id="6608" w:author="Utente" w:date="2017-06-23T17:00:00Z">
              <w:r w:rsidR="00871D7C" w:rsidRPr="00930F4A">
                <w:rPr>
                  <w:rFonts w:ascii="Arial" w:eastAsia="Calibri" w:hAnsi="Arial" w:cs="Arial"/>
                  <w:b/>
                </w:rPr>
                <w:t>Id_1</w:t>
              </w:r>
            </w:ins>
          </w:p>
        </w:tc>
        <w:tc>
          <w:tcPr>
            <w:tcW w:w="141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C42F0EB" w14:textId="46768755" w:rsidR="005A2227" w:rsidRPr="00930F4A" w:rsidRDefault="0097053A">
            <w:pPr>
              <w:jc w:val="both"/>
              <w:rPr>
                <w:rFonts w:ascii="Arial" w:hAnsi="Arial" w:cs="Arial"/>
              </w:rPr>
            </w:pPr>
            <w:del w:id="6609" w:author="Utente" w:date="2017-06-23T17:00:00Z">
              <w:r w:rsidRPr="00930F4A" w:rsidDel="00871D7C">
                <w:rPr>
                  <w:rFonts w:ascii="Arial" w:eastAsia="Calibri" w:hAnsi="Arial" w:cs="Arial"/>
                  <w:b/>
                </w:rPr>
                <w:delText>GEO</w:delText>
              </w:r>
            </w:del>
            <w:ins w:id="6610" w:author="Utente" w:date="2017-06-23T17:00:00Z">
              <w:r w:rsidR="00871D7C" w:rsidRPr="00930F4A">
                <w:rPr>
                  <w:rFonts w:ascii="Arial" w:eastAsia="Calibri" w:hAnsi="Arial" w:cs="Arial"/>
                  <w:b/>
                </w:rPr>
                <w:t>Id_2</w:t>
              </w:r>
            </w:ins>
          </w:p>
        </w:tc>
        <w:tc>
          <w:tcPr>
            <w:tcW w:w="169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F211B38" w14:textId="15720A34" w:rsidR="005A2227" w:rsidRPr="00930F4A" w:rsidRDefault="0097053A">
            <w:pPr>
              <w:jc w:val="both"/>
              <w:rPr>
                <w:rFonts w:ascii="Arial" w:hAnsi="Arial" w:cs="Arial"/>
              </w:rPr>
            </w:pPr>
            <w:del w:id="6611" w:author="Utente" w:date="2017-06-23T17:00:00Z">
              <w:r w:rsidRPr="00930F4A" w:rsidDel="00871D7C">
                <w:rPr>
                  <w:rFonts w:ascii="Arial" w:eastAsia="Calibri" w:hAnsi="Arial" w:cs="Arial"/>
                  <w:b/>
                </w:rPr>
                <w:delText>AGE</w:delText>
              </w:r>
            </w:del>
            <w:ins w:id="6612" w:author="Utente" w:date="2017-06-23T17:00:00Z">
              <w:r w:rsidR="00871D7C" w:rsidRPr="00930F4A">
                <w:rPr>
                  <w:rFonts w:ascii="Arial" w:eastAsia="Calibri" w:hAnsi="Arial" w:cs="Arial"/>
                  <w:b/>
                </w:rPr>
                <w:t>Id_3</w:t>
              </w:r>
            </w:ins>
          </w:p>
        </w:tc>
        <w:tc>
          <w:tcPr>
            <w:tcW w:w="141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41E27DC" w14:textId="090A73F8" w:rsidR="005A2227" w:rsidRPr="00930F4A" w:rsidRDefault="0097053A">
            <w:pPr>
              <w:jc w:val="both"/>
              <w:rPr>
                <w:rFonts w:ascii="Arial" w:hAnsi="Arial" w:cs="Arial"/>
              </w:rPr>
            </w:pPr>
            <w:del w:id="6613" w:author="Utente" w:date="2017-06-23T17:00:00Z">
              <w:r w:rsidRPr="00930F4A" w:rsidDel="00871D7C">
                <w:rPr>
                  <w:rFonts w:ascii="Arial" w:eastAsia="Calibri" w:hAnsi="Arial" w:cs="Arial"/>
                  <w:b/>
                </w:rPr>
                <w:delText>SEX</w:delText>
              </w:r>
            </w:del>
            <w:ins w:id="6614" w:author="Utente" w:date="2017-06-23T17:00:00Z">
              <w:r w:rsidR="00871D7C" w:rsidRPr="00930F4A">
                <w:rPr>
                  <w:rFonts w:ascii="Arial" w:eastAsia="Calibri" w:hAnsi="Arial" w:cs="Arial"/>
                  <w:b/>
                </w:rPr>
                <w:t>Id_4</w:t>
              </w:r>
            </w:ins>
          </w:p>
        </w:tc>
        <w:tc>
          <w:tcPr>
            <w:tcW w:w="26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3EBE7C9" w14:textId="18F0F8C2" w:rsidR="005A2227" w:rsidRPr="00930F4A" w:rsidRDefault="0097053A">
            <w:pPr>
              <w:jc w:val="both"/>
              <w:rPr>
                <w:rFonts w:ascii="Arial" w:hAnsi="Arial" w:cs="Arial"/>
              </w:rPr>
            </w:pPr>
            <w:del w:id="6615" w:author="Utente" w:date="2017-06-23T17:00:00Z">
              <w:r w:rsidRPr="00930F4A" w:rsidDel="00871D7C">
                <w:rPr>
                  <w:rFonts w:ascii="Arial" w:eastAsia="Calibri" w:hAnsi="Arial" w:cs="Arial"/>
                  <w:b/>
                </w:rPr>
                <w:delText>CONDITION</w:delText>
              </w:r>
            </w:del>
            <w:ins w:id="6616" w:author="Utente" w:date="2017-06-26T16:37:00Z">
              <w:r w:rsidR="00390729" w:rsidRPr="00F27DF7">
                <w:rPr>
                  <w:rFonts w:ascii="Arial" w:eastAsia="Calibri" w:hAnsi="Arial" w:cs="Arial"/>
                  <w:b/>
                </w:rPr>
                <w:t>bool_var</w:t>
              </w:r>
            </w:ins>
          </w:p>
        </w:tc>
      </w:tr>
      <w:tr w:rsidR="005A2227" w:rsidRPr="00930F4A" w14:paraId="02A6F403"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332797" w14:textId="77777777" w:rsidR="005A2227" w:rsidRPr="00930F4A" w:rsidRDefault="0097053A">
            <w:pPr>
              <w:jc w:val="both"/>
              <w:rPr>
                <w:rFonts w:ascii="Arial" w:hAnsi="Arial" w:cs="Arial"/>
              </w:rPr>
            </w:pPr>
            <w:r w:rsidRPr="00930F4A">
              <w:rPr>
                <w:rFonts w:ascii="Arial" w:eastAsia="Calibri" w:hAnsi="Arial" w:cs="Arial"/>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82CAA3" w14:textId="77777777" w:rsidR="005A2227" w:rsidRPr="00930F4A" w:rsidRDefault="0097053A">
            <w:pPr>
              <w:jc w:val="both"/>
              <w:rPr>
                <w:rFonts w:ascii="Arial" w:hAnsi="Arial" w:cs="Arial"/>
              </w:rPr>
            </w:pPr>
            <w:r w:rsidRPr="00930F4A">
              <w:rPr>
                <w:rFonts w:ascii="Arial" w:eastAsia="Calibri" w:hAnsi="Arial" w:cs="Arial"/>
              </w:rPr>
              <w:t>Belgium</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A48F94" w14:textId="77777777" w:rsidR="005A2227" w:rsidRPr="00930F4A" w:rsidRDefault="0097053A">
            <w:pPr>
              <w:jc w:val="both"/>
              <w:rPr>
                <w:rFonts w:ascii="Arial" w:hAnsi="Arial" w:cs="Arial"/>
              </w:rPr>
            </w:pPr>
            <w:r w:rsidRPr="00930F4A">
              <w:rPr>
                <w:rFonts w:ascii="Arial" w:eastAsia="Calibri" w:hAnsi="Arial" w:cs="Arial"/>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24FBBA" w14:textId="77777777" w:rsidR="005A2227" w:rsidRPr="00930F4A" w:rsidRDefault="0097053A">
            <w:pPr>
              <w:jc w:val="both"/>
              <w:rPr>
                <w:rFonts w:ascii="Arial" w:hAnsi="Arial" w:cs="Arial"/>
              </w:rPr>
            </w:pPr>
            <w:r w:rsidRPr="00930F4A">
              <w:rPr>
                <w:rFonts w:ascii="Arial" w:eastAsia="Calibri" w:hAnsi="Arial" w:cs="Arial"/>
              </w:rPr>
              <w:t>Total</w:t>
            </w:r>
          </w:p>
        </w:tc>
        <w:tc>
          <w:tcPr>
            <w:tcW w:w="26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D9FC0A" w14:textId="77777777" w:rsidR="005A2227" w:rsidRPr="00930F4A" w:rsidRDefault="0097053A">
            <w:pPr>
              <w:jc w:val="both"/>
              <w:rPr>
                <w:rFonts w:ascii="Arial" w:hAnsi="Arial" w:cs="Arial"/>
              </w:rPr>
            </w:pPr>
            <w:r w:rsidRPr="00930F4A">
              <w:rPr>
                <w:rFonts w:ascii="Arial" w:eastAsia="Calibri" w:hAnsi="Arial" w:cs="Arial"/>
              </w:rPr>
              <w:t>false</w:t>
            </w:r>
          </w:p>
        </w:tc>
      </w:tr>
      <w:tr w:rsidR="005A2227" w:rsidRPr="00930F4A" w14:paraId="66AC8D46"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EBCB8A" w14:textId="77777777" w:rsidR="005A2227" w:rsidRPr="00930F4A" w:rsidRDefault="0097053A">
            <w:pPr>
              <w:jc w:val="both"/>
              <w:rPr>
                <w:rFonts w:ascii="Arial" w:hAnsi="Arial" w:cs="Arial"/>
              </w:rPr>
            </w:pPr>
            <w:r w:rsidRPr="00930F4A">
              <w:rPr>
                <w:rFonts w:ascii="Arial" w:eastAsia="Calibri" w:hAnsi="Arial" w:cs="Arial"/>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EC4CAB" w14:textId="77777777" w:rsidR="005A2227" w:rsidRPr="00930F4A" w:rsidRDefault="0097053A">
            <w:pPr>
              <w:jc w:val="both"/>
              <w:rPr>
                <w:rFonts w:ascii="Arial" w:hAnsi="Arial" w:cs="Arial"/>
              </w:rPr>
            </w:pPr>
            <w:r w:rsidRPr="00930F4A">
              <w:rPr>
                <w:rFonts w:ascii="Arial" w:eastAsia="Calibri" w:hAnsi="Arial" w:cs="Arial"/>
              </w:rPr>
              <w:t>Greece</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461D4E" w14:textId="77777777" w:rsidR="005A2227" w:rsidRPr="00930F4A" w:rsidRDefault="0097053A">
            <w:pPr>
              <w:jc w:val="both"/>
              <w:rPr>
                <w:rFonts w:ascii="Arial" w:hAnsi="Arial" w:cs="Arial"/>
              </w:rPr>
            </w:pPr>
            <w:r w:rsidRPr="00930F4A">
              <w:rPr>
                <w:rFonts w:ascii="Arial" w:eastAsia="Calibri" w:hAnsi="Arial" w:cs="Arial"/>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DF035E" w14:textId="77777777" w:rsidR="005A2227" w:rsidRPr="00930F4A" w:rsidRDefault="0097053A">
            <w:pPr>
              <w:jc w:val="both"/>
              <w:rPr>
                <w:rFonts w:ascii="Arial" w:hAnsi="Arial" w:cs="Arial"/>
              </w:rPr>
            </w:pPr>
            <w:r w:rsidRPr="00930F4A">
              <w:rPr>
                <w:rFonts w:ascii="Arial" w:eastAsia="Calibri" w:hAnsi="Arial" w:cs="Arial"/>
              </w:rPr>
              <w:t>Total</w:t>
            </w:r>
          </w:p>
        </w:tc>
        <w:tc>
          <w:tcPr>
            <w:tcW w:w="26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90F24F" w14:textId="77777777" w:rsidR="005A2227" w:rsidRPr="00930F4A" w:rsidRDefault="0097053A">
            <w:pPr>
              <w:jc w:val="both"/>
              <w:rPr>
                <w:rFonts w:ascii="Arial" w:hAnsi="Arial" w:cs="Arial"/>
              </w:rPr>
            </w:pPr>
            <w:r w:rsidRPr="00930F4A">
              <w:rPr>
                <w:rFonts w:ascii="Arial" w:eastAsia="Calibri" w:hAnsi="Arial" w:cs="Arial"/>
              </w:rPr>
              <w:t>false</w:t>
            </w:r>
          </w:p>
        </w:tc>
      </w:tr>
      <w:tr w:rsidR="005A2227" w:rsidRPr="00930F4A" w14:paraId="18976463"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B4A8B3" w14:textId="77777777" w:rsidR="005A2227" w:rsidRPr="00930F4A" w:rsidRDefault="0097053A">
            <w:pPr>
              <w:jc w:val="both"/>
              <w:rPr>
                <w:rFonts w:ascii="Arial" w:hAnsi="Arial" w:cs="Arial"/>
              </w:rPr>
            </w:pPr>
            <w:r w:rsidRPr="00930F4A">
              <w:rPr>
                <w:rFonts w:ascii="Arial" w:eastAsia="Calibri" w:hAnsi="Arial" w:cs="Arial"/>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B88E95" w14:textId="77777777" w:rsidR="005A2227" w:rsidRPr="00930F4A" w:rsidRDefault="0097053A">
            <w:pPr>
              <w:jc w:val="both"/>
              <w:rPr>
                <w:rFonts w:ascii="Arial" w:hAnsi="Arial" w:cs="Arial"/>
              </w:rPr>
            </w:pPr>
            <w:r w:rsidRPr="00930F4A">
              <w:rPr>
                <w:rFonts w:ascii="Arial" w:eastAsia="Calibri" w:hAnsi="Arial" w:cs="Arial"/>
              </w:rPr>
              <w:t>Spain</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429C68" w14:textId="77777777" w:rsidR="005A2227" w:rsidRPr="00930F4A" w:rsidRDefault="0097053A">
            <w:pPr>
              <w:jc w:val="both"/>
              <w:rPr>
                <w:rFonts w:ascii="Arial" w:hAnsi="Arial" w:cs="Arial"/>
              </w:rPr>
            </w:pPr>
            <w:r w:rsidRPr="00930F4A">
              <w:rPr>
                <w:rFonts w:ascii="Arial" w:eastAsia="Calibri" w:hAnsi="Arial" w:cs="Arial"/>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77170C" w14:textId="77777777" w:rsidR="005A2227" w:rsidRPr="00930F4A" w:rsidRDefault="0097053A">
            <w:pPr>
              <w:jc w:val="both"/>
              <w:rPr>
                <w:rFonts w:ascii="Arial" w:hAnsi="Arial" w:cs="Arial"/>
              </w:rPr>
            </w:pPr>
            <w:r w:rsidRPr="00930F4A">
              <w:rPr>
                <w:rFonts w:ascii="Arial" w:eastAsia="Calibri" w:hAnsi="Arial" w:cs="Arial"/>
              </w:rPr>
              <w:t>Total</w:t>
            </w:r>
          </w:p>
        </w:tc>
        <w:tc>
          <w:tcPr>
            <w:tcW w:w="26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BC1C53" w14:textId="77777777" w:rsidR="005A2227" w:rsidRPr="00930F4A" w:rsidRDefault="0097053A">
            <w:pPr>
              <w:jc w:val="both"/>
              <w:rPr>
                <w:rFonts w:ascii="Arial" w:hAnsi="Arial" w:cs="Arial"/>
              </w:rPr>
            </w:pPr>
            <w:r w:rsidRPr="00930F4A">
              <w:rPr>
                <w:rFonts w:ascii="Arial" w:eastAsia="Calibri" w:hAnsi="Arial" w:cs="Arial"/>
              </w:rPr>
              <w:t>true</w:t>
            </w:r>
          </w:p>
        </w:tc>
      </w:tr>
      <w:tr w:rsidR="005A2227" w:rsidRPr="00930F4A" w14:paraId="19D68630"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F2E157" w14:textId="77777777" w:rsidR="005A2227" w:rsidRPr="00930F4A" w:rsidRDefault="0097053A">
            <w:pPr>
              <w:jc w:val="both"/>
              <w:rPr>
                <w:rFonts w:ascii="Arial" w:hAnsi="Arial" w:cs="Arial"/>
              </w:rPr>
            </w:pPr>
            <w:r w:rsidRPr="00930F4A">
              <w:rPr>
                <w:rFonts w:ascii="Arial" w:eastAsia="Calibri" w:hAnsi="Arial" w:cs="Arial"/>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BB8300" w14:textId="77777777" w:rsidR="005A2227" w:rsidRPr="00930F4A" w:rsidRDefault="0097053A">
            <w:pPr>
              <w:jc w:val="both"/>
              <w:rPr>
                <w:rFonts w:ascii="Arial" w:hAnsi="Arial" w:cs="Arial"/>
              </w:rPr>
            </w:pPr>
            <w:r w:rsidRPr="00930F4A">
              <w:rPr>
                <w:rFonts w:ascii="Arial" w:eastAsia="Calibri" w:hAnsi="Arial" w:cs="Arial"/>
              </w:rPr>
              <w:t>Malta</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9D59EA" w14:textId="77777777" w:rsidR="005A2227" w:rsidRPr="00930F4A" w:rsidRDefault="0097053A">
            <w:pPr>
              <w:jc w:val="both"/>
              <w:rPr>
                <w:rFonts w:ascii="Arial" w:hAnsi="Arial" w:cs="Arial"/>
              </w:rPr>
            </w:pPr>
            <w:r w:rsidRPr="00930F4A">
              <w:rPr>
                <w:rFonts w:ascii="Arial" w:eastAsia="Calibri" w:hAnsi="Arial" w:cs="Arial"/>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8F385B" w14:textId="77777777" w:rsidR="005A2227" w:rsidRPr="00930F4A" w:rsidRDefault="0097053A">
            <w:pPr>
              <w:jc w:val="both"/>
              <w:rPr>
                <w:rFonts w:ascii="Arial" w:hAnsi="Arial" w:cs="Arial"/>
              </w:rPr>
            </w:pPr>
            <w:r w:rsidRPr="00930F4A">
              <w:rPr>
                <w:rFonts w:ascii="Arial" w:eastAsia="Calibri" w:hAnsi="Arial" w:cs="Arial"/>
              </w:rPr>
              <w:t>Total</w:t>
            </w:r>
          </w:p>
        </w:tc>
        <w:tc>
          <w:tcPr>
            <w:tcW w:w="26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71C670" w14:textId="77777777" w:rsidR="005A2227" w:rsidRPr="00930F4A" w:rsidRDefault="0097053A">
            <w:pPr>
              <w:jc w:val="both"/>
              <w:rPr>
                <w:rFonts w:ascii="Arial" w:hAnsi="Arial" w:cs="Arial"/>
              </w:rPr>
            </w:pPr>
            <w:r w:rsidRPr="00930F4A">
              <w:rPr>
                <w:rFonts w:ascii="Arial" w:eastAsia="Calibri" w:hAnsi="Arial" w:cs="Arial"/>
              </w:rPr>
              <w:t>false</w:t>
            </w:r>
          </w:p>
        </w:tc>
      </w:tr>
      <w:tr w:rsidR="005A2227" w:rsidRPr="00930F4A" w14:paraId="5828401D"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E6AE90" w14:textId="77777777" w:rsidR="005A2227" w:rsidRPr="00930F4A" w:rsidRDefault="0097053A">
            <w:pPr>
              <w:jc w:val="both"/>
              <w:rPr>
                <w:rFonts w:ascii="Arial" w:hAnsi="Arial" w:cs="Arial"/>
              </w:rPr>
            </w:pPr>
            <w:r w:rsidRPr="00930F4A">
              <w:rPr>
                <w:rFonts w:ascii="Arial" w:eastAsia="Calibri" w:hAnsi="Arial" w:cs="Arial"/>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C39CF6" w14:textId="77777777" w:rsidR="005A2227" w:rsidRPr="00930F4A" w:rsidRDefault="0097053A">
            <w:pPr>
              <w:jc w:val="both"/>
              <w:rPr>
                <w:rFonts w:ascii="Arial" w:hAnsi="Arial" w:cs="Arial"/>
              </w:rPr>
            </w:pPr>
            <w:r w:rsidRPr="00930F4A">
              <w:rPr>
                <w:rFonts w:ascii="Arial" w:eastAsia="Calibri" w:hAnsi="Arial" w:cs="Arial"/>
              </w:rPr>
              <w:t>Finland</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694A42" w14:textId="77777777" w:rsidR="005A2227" w:rsidRPr="00930F4A" w:rsidRDefault="0097053A">
            <w:pPr>
              <w:jc w:val="both"/>
              <w:rPr>
                <w:rFonts w:ascii="Arial" w:hAnsi="Arial" w:cs="Arial"/>
              </w:rPr>
            </w:pPr>
            <w:r w:rsidRPr="00930F4A">
              <w:rPr>
                <w:rFonts w:ascii="Arial" w:eastAsia="Calibri" w:hAnsi="Arial" w:cs="Arial"/>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5284FD" w14:textId="77777777" w:rsidR="005A2227" w:rsidRPr="00930F4A" w:rsidRDefault="0097053A">
            <w:pPr>
              <w:jc w:val="both"/>
              <w:rPr>
                <w:rFonts w:ascii="Arial" w:hAnsi="Arial" w:cs="Arial"/>
              </w:rPr>
            </w:pPr>
            <w:r w:rsidRPr="00930F4A">
              <w:rPr>
                <w:rFonts w:ascii="Arial" w:eastAsia="Calibri" w:hAnsi="Arial" w:cs="Arial"/>
              </w:rPr>
              <w:t>Total</w:t>
            </w:r>
          </w:p>
        </w:tc>
        <w:tc>
          <w:tcPr>
            <w:tcW w:w="26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C4D4E5" w14:textId="77777777" w:rsidR="005A2227" w:rsidRPr="00930F4A" w:rsidRDefault="0097053A">
            <w:pPr>
              <w:jc w:val="both"/>
              <w:rPr>
                <w:rFonts w:ascii="Arial" w:hAnsi="Arial" w:cs="Arial"/>
              </w:rPr>
            </w:pPr>
            <w:r w:rsidRPr="00930F4A">
              <w:rPr>
                <w:rFonts w:ascii="Arial" w:eastAsia="Calibri" w:hAnsi="Arial" w:cs="Arial"/>
              </w:rPr>
              <w:t>false</w:t>
            </w:r>
          </w:p>
        </w:tc>
      </w:tr>
      <w:tr w:rsidR="005A2227" w:rsidRPr="00930F4A" w14:paraId="5B99433E"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307A18" w14:textId="77777777" w:rsidR="005A2227" w:rsidRPr="00930F4A" w:rsidRDefault="0097053A">
            <w:pPr>
              <w:jc w:val="both"/>
              <w:rPr>
                <w:rFonts w:ascii="Arial" w:hAnsi="Arial" w:cs="Arial"/>
              </w:rPr>
            </w:pPr>
            <w:r w:rsidRPr="00930F4A">
              <w:rPr>
                <w:rFonts w:ascii="Arial" w:eastAsia="Calibri" w:hAnsi="Arial" w:cs="Arial"/>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C8B13A" w14:textId="77777777" w:rsidR="005A2227" w:rsidRPr="00930F4A" w:rsidRDefault="0097053A">
            <w:pPr>
              <w:jc w:val="both"/>
              <w:rPr>
                <w:rFonts w:ascii="Arial" w:hAnsi="Arial" w:cs="Arial"/>
              </w:rPr>
            </w:pPr>
            <w:r w:rsidRPr="00930F4A">
              <w:rPr>
                <w:rFonts w:ascii="Arial" w:eastAsia="Calibri" w:hAnsi="Arial" w:cs="Arial"/>
              </w:rPr>
              <w:t>NULL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43D4FE" w14:textId="77777777" w:rsidR="005A2227" w:rsidRPr="00930F4A" w:rsidRDefault="0097053A">
            <w:pPr>
              <w:jc w:val="both"/>
              <w:rPr>
                <w:rFonts w:ascii="Arial" w:hAnsi="Arial" w:cs="Arial"/>
              </w:rPr>
            </w:pPr>
            <w:r w:rsidRPr="00930F4A">
              <w:rPr>
                <w:rFonts w:ascii="Arial" w:eastAsia="Calibri" w:hAnsi="Arial" w:cs="Arial"/>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4EBC5C" w14:textId="77777777" w:rsidR="005A2227" w:rsidRPr="00930F4A" w:rsidRDefault="0097053A">
            <w:pPr>
              <w:jc w:val="both"/>
              <w:rPr>
                <w:rFonts w:ascii="Arial" w:hAnsi="Arial" w:cs="Arial"/>
              </w:rPr>
            </w:pPr>
            <w:r w:rsidRPr="00930F4A">
              <w:rPr>
                <w:rFonts w:ascii="Arial" w:eastAsia="Calibri" w:hAnsi="Arial" w:cs="Arial"/>
              </w:rPr>
              <w:t>Total</w:t>
            </w:r>
          </w:p>
        </w:tc>
        <w:tc>
          <w:tcPr>
            <w:tcW w:w="26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9CF614" w14:textId="77777777" w:rsidR="005A2227" w:rsidRPr="00930F4A" w:rsidRDefault="0097053A">
            <w:pPr>
              <w:jc w:val="both"/>
              <w:rPr>
                <w:rFonts w:ascii="Arial" w:hAnsi="Arial" w:cs="Arial"/>
              </w:rPr>
            </w:pPr>
            <w:r w:rsidRPr="00930F4A">
              <w:rPr>
                <w:rFonts w:ascii="Arial" w:eastAsia="Calibri" w:hAnsi="Arial" w:cs="Arial"/>
              </w:rPr>
              <w:t>true</w:t>
            </w:r>
          </w:p>
        </w:tc>
      </w:tr>
    </w:tbl>
    <w:p w14:paraId="21B5839B" w14:textId="77777777" w:rsidR="005A2227" w:rsidRPr="00930F4A" w:rsidRDefault="005A2227">
      <w:pPr>
        <w:rPr>
          <w:rFonts w:ascii="Arial" w:hAnsi="Arial" w:cs="Arial"/>
        </w:rPr>
      </w:pPr>
    </w:p>
    <w:p w14:paraId="5E694F47" w14:textId="51DC4AFD" w:rsidR="00871D7C" w:rsidRPr="00930F4A" w:rsidRDefault="00871D7C">
      <w:pPr>
        <w:rPr>
          <w:rFonts w:ascii="Arial" w:hAnsi="Arial" w:cs="Arial"/>
          <w:b/>
        </w:rPr>
      </w:pPr>
      <w:r w:rsidRPr="00871D7C">
        <w:rPr>
          <w:i/>
        </w:rPr>
        <w:t>Example</w:t>
      </w:r>
      <w:ins w:id="6617" w:author="Utente" w:date="2017-06-27T18:18:00Z">
        <w:r w:rsidR="006619C5">
          <w:rPr>
            <w:i/>
          </w:rPr>
          <w:t xml:space="preserve"> </w:t>
        </w:r>
      </w:ins>
      <w:r w:rsidRPr="00871D7C">
        <w:rPr>
          <w:i/>
        </w:rPr>
        <w:t>2</w:t>
      </w:r>
      <w:r>
        <w:rPr>
          <w:i/>
        </w:rPr>
        <w:t xml:space="preserve"> (on Components)</w:t>
      </w:r>
      <w:r>
        <w:t>:</w:t>
      </w:r>
      <w:r w:rsidR="005766AD">
        <w:tab/>
      </w:r>
      <w:r w:rsidR="005766AD" w:rsidRPr="00930F4A">
        <w:rPr>
          <w:rFonts w:ascii="Arial" w:hAnsi="Arial" w:cs="Arial"/>
        </w:rPr>
        <w:t xml:space="preserve">DS_r </w:t>
      </w:r>
      <w:r w:rsidR="005766AD" w:rsidRPr="00930F4A">
        <w:rPr>
          <w:rFonts w:ascii="Arial" w:hAnsi="Arial" w:cs="Arial"/>
          <w:b/>
        </w:rPr>
        <w:t xml:space="preserve">:= </w:t>
      </w:r>
      <w:r w:rsidR="005766AD" w:rsidRPr="00930F4A">
        <w:rPr>
          <w:rFonts w:ascii="Arial" w:hAnsi="Arial" w:cs="Arial"/>
        </w:rPr>
        <w:t>DS_1</w:t>
      </w:r>
      <w:r w:rsidR="005766AD" w:rsidRPr="00930F4A">
        <w:rPr>
          <w:rFonts w:ascii="Arial" w:hAnsi="Arial" w:cs="Arial"/>
          <w:b/>
        </w:rPr>
        <w:t>[</w:t>
      </w:r>
      <w:ins w:id="6618" w:author="Utente" w:date="2017-06-27T17:36:00Z">
        <w:r w:rsidR="007E718D">
          <w:rPr>
            <w:rFonts w:ascii="Arial" w:hAnsi="Arial" w:cs="Arial"/>
            <w:b/>
          </w:rPr>
          <w:t xml:space="preserve"> </w:t>
        </w:r>
      </w:ins>
      <w:r w:rsidR="005766AD" w:rsidRPr="00930F4A">
        <w:rPr>
          <w:rFonts w:ascii="Arial" w:hAnsi="Arial" w:cs="Arial"/>
        </w:rPr>
        <w:t xml:space="preserve">Me_2 </w:t>
      </w:r>
      <w:r w:rsidR="005766AD" w:rsidRPr="00930F4A">
        <w:rPr>
          <w:rFonts w:ascii="Arial" w:hAnsi="Arial" w:cs="Arial"/>
          <w:b/>
        </w:rPr>
        <w:t>:= is_null(</w:t>
      </w:r>
      <w:r w:rsidR="005766AD" w:rsidRPr="00930F4A">
        <w:rPr>
          <w:rFonts w:ascii="Arial" w:hAnsi="Arial" w:cs="Arial"/>
        </w:rPr>
        <w:t>Me_1</w:t>
      </w:r>
      <w:r w:rsidR="005766AD" w:rsidRPr="00930F4A">
        <w:rPr>
          <w:rFonts w:ascii="Arial" w:hAnsi="Arial" w:cs="Arial"/>
          <w:b/>
        </w:rPr>
        <w:t>)</w:t>
      </w:r>
      <w:ins w:id="6619" w:author="Utente" w:date="2017-06-27T17:36:00Z">
        <w:r w:rsidR="007E718D">
          <w:rPr>
            <w:rFonts w:ascii="Arial" w:hAnsi="Arial" w:cs="Arial"/>
            <w:b/>
          </w:rPr>
          <w:t xml:space="preserve"> </w:t>
        </w:r>
      </w:ins>
      <w:r w:rsidR="005766AD" w:rsidRPr="00930F4A">
        <w:rPr>
          <w:rFonts w:ascii="Arial" w:hAnsi="Arial" w:cs="Arial"/>
          <w:b/>
        </w:rPr>
        <w:t>]</w:t>
      </w:r>
    </w:p>
    <w:tbl>
      <w:tblPr>
        <w:tblW w:w="8228"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36"/>
        <w:gridCol w:w="1138"/>
        <w:gridCol w:w="1411"/>
        <w:gridCol w:w="1699"/>
        <w:gridCol w:w="1522"/>
        <w:gridCol w:w="1522"/>
      </w:tblGrid>
      <w:tr w:rsidR="005766AD" w:rsidRPr="00930F4A" w14:paraId="095B75EC" w14:textId="3C5A8ABC" w:rsidTr="005766AD">
        <w:tc>
          <w:tcPr>
            <w:tcW w:w="6706"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A13EC43" w14:textId="5A4EB893" w:rsidR="005766AD" w:rsidRPr="00930F4A" w:rsidRDefault="005766AD" w:rsidP="005766AD">
            <w:pPr>
              <w:jc w:val="both"/>
              <w:rPr>
                <w:rFonts w:ascii="Arial" w:hAnsi="Arial" w:cs="Arial"/>
              </w:rPr>
            </w:pPr>
            <w:r w:rsidRPr="00930F4A">
              <w:rPr>
                <w:rFonts w:ascii="Arial" w:eastAsia="Calibri" w:hAnsi="Arial" w:cs="Arial"/>
              </w:rPr>
              <w:t>DS_r</w:t>
            </w:r>
          </w:p>
        </w:tc>
        <w:tc>
          <w:tcPr>
            <w:tcW w:w="1522" w:type="dxa"/>
            <w:tcBorders>
              <w:top w:val="single" w:sz="6" w:space="0" w:color="000000"/>
              <w:left w:val="single" w:sz="6" w:space="0" w:color="000000"/>
              <w:bottom w:val="single" w:sz="6" w:space="0" w:color="000000"/>
              <w:right w:val="single" w:sz="6" w:space="0" w:color="000000"/>
            </w:tcBorders>
            <w:shd w:val="clear" w:color="auto" w:fill="F2DBDB"/>
          </w:tcPr>
          <w:p w14:paraId="78893180" w14:textId="77777777" w:rsidR="005766AD" w:rsidRPr="00930F4A" w:rsidRDefault="005766AD" w:rsidP="005766AD">
            <w:pPr>
              <w:jc w:val="both"/>
              <w:rPr>
                <w:ins w:id="6620" w:author="Utente" w:date="2017-06-23T17:03:00Z"/>
                <w:rFonts w:ascii="Arial" w:eastAsia="Calibri" w:hAnsi="Arial" w:cs="Arial"/>
              </w:rPr>
            </w:pPr>
          </w:p>
        </w:tc>
      </w:tr>
      <w:tr w:rsidR="005766AD" w:rsidRPr="00930F4A" w14:paraId="3E19B5A0" w14:textId="423CE839" w:rsidTr="005766AD">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4C79F53" w14:textId="77777777" w:rsidR="005766AD" w:rsidRPr="00930F4A" w:rsidRDefault="005766AD" w:rsidP="005F1783">
            <w:pPr>
              <w:jc w:val="both"/>
              <w:rPr>
                <w:rFonts w:ascii="Arial" w:hAnsi="Arial" w:cs="Arial"/>
              </w:rPr>
            </w:pPr>
            <w:r w:rsidRPr="00930F4A">
              <w:rPr>
                <w:rFonts w:ascii="Arial" w:eastAsia="Calibri" w:hAnsi="Arial" w:cs="Arial"/>
                <w:b/>
              </w:rPr>
              <w:t>Id_1</w:t>
            </w:r>
          </w:p>
        </w:tc>
        <w:tc>
          <w:tcPr>
            <w:tcW w:w="11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937FCA8" w14:textId="77777777" w:rsidR="005766AD" w:rsidRPr="00930F4A" w:rsidRDefault="005766AD" w:rsidP="005F1783">
            <w:pPr>
              <w:jc w:val="both"/>
              <w:rPr>
                <w:rFonts w:ascii="Arial" w:hAnsi="Arial" w:cs="Arial"/>
              </w:rPr>
            </w:pPr>
            <w:r w:rsidRPr="00930F4A">
              <w:rPr>
                <w:rFonts w:ascii="Arial" w:eastAsia="Calibri" w:hAnsi="Arial" w:cs="Arial"/>
                <w:b/>
              </w:rPr>
              <w:t>Id_2</w:t>
            </w:r>
          </w:p>
        </w:tc>
        <w:tc>
          <w:tcPr>
            <w:tcW w:w="141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3E49A24" w14:textId="77777777" w:rsidR="005766AD" w:rsidRPr="00930F4A" w:rsidRDefault="005766AD" w:rsidP="005F1783">
            <w:pPr>
              <w:jc w:val="both"/>
              <w:rPr>
                <w:rFonts w:ascii="Arial" w:hAnsi="Arial" w:cs="Arial"/>
              </w:rPr>
            </w:pPr>
            <w:r w:rsidRPr="00930F4A">
              <w:rPr>
                <w:rFonts w:ascii="Arial" w:eastAsia="Calibri" w:hAnsi="Arial" w:cs="Arial"/>
                <w:b/>
              </w:rPr>
              <w:t>Id_3</w:t>
            </w:r>
          </w:p>
        </w:tc>
        <w:tc>
          <w:tcPr>
            <w:tcW w:w="169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3FA1A23" w14:textId="77777777" w:rsidR="005766AD" w:rsidRPr="00930F4A" w:rsidRDefault="005766AD" w:rsidP="005F1783">
            <w:pPr>
              <w:jc w:val="both"/>
              <w:rPr>
                <w:rFonts w:ascii="Arial" w:hAnsi="Arial" w:cs="Arial"/>
              </w:rPr>
            </w:pPr>
            <w:r w:rsidRPr="00930F4A">
              <w:rPr>
                <w:rFonts w:ascii="Arial" w:eastAsia="Calibri" w:hAnsi="Arial" w:cs="Arial"/>
                <w:b/>
              </w:rPr>
              <w:t>Id_4</w:t>
            </w:r>
          </w:p>
        </w:tc>
        <w:tc>
          <w:tcPr>
            <w:tcW w:w="152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CC9A05B" w14:textId="77777777" w:rsidR="005766AD" w:rsidRPr="00930F4A" w:rsidRDefault="005766AD" w:rsidP="005F1783">
            <w:pPr>
              <w:jc w:val="both"/>
              <w:rPr>
                <w:rFonts w:ascii="Arial" w:hAnsi="Arial" w:cs="Arial"/>
              </w:rPr>
            </w:pPr>
            <w:r w:rsidRPr="00930F4A">
              <w:rPr>
                <w:rFonts w:ascii="Arial" w:eastAsia="Calibri" w:hAnsi="Arial" w:cs="Arial"/>
                <w:b/>
              </w:rPr>
              <w:t>Me_1</w:t>
            </w:r>
          </w:p>
        </w:tc>
        <w:tc>
          <w:tcPr>
            <w:tcW w:w="1522" w:type="dxa"/>
            <w:tcBorders>
              <w:top w:val="single" w:sz="6" w:space="0" w:color="000000"/>
              <w:left w:val="single" w:sz="6" w:space="0" w:color="000000"/>
              <w:bottom w:val="single" w:sz="6" w:space="0" w:color="000000"/>
              <w:right w:val="single" w:sz="6" w:space="0" w:color="000000"/>
            </w:tcBorders>
            <w:shd w:val="clear" w:color="auto" w:fill="C6D9F1"/>
          </w:tcPr>
          <w:p w14:paraId="35A59BC3" w14:textId="0ECC05E6" w:rsidR="005766AD" w:rsidRPr="00930F4A" w:rsidRDefault="005766AD" w:rsidP="005F1783">
            <w:pPr>
              <w:jc w:val="both"/>
              <w:rPr>
                <w:ins w:id="6621" w:author="Utente" w:date="2017-06-23T17:03:00Z"/>
                <w:rFonts w:ascii="Arial" w:eastAsia="Calibri" w:hAnsi="Arial" w:cs="Arial"/>
                <w:b/>
              </w:rPr>
            </w:pPr>
            <w:ins w:id="6622" w:author="Utente" w:date="2017-06-23T17:03:00Z">
              <w:r w:rsidRPr="00930F4A">
                <w:rPr>
                  <w:rFonts w:ascii="Arial" w:eastAsia="Calibri" w:hAnsi="Arial" w:cs="Arial"/>
                  <w:b/>
                </w:rPr>
                <w:t>Me_2</w:t>
              </w:r>
            </w:ins>
          </w:p>
        </w:tc>
      </w:tr>
      <w:tr w:rsidR="005766AD" w:rsidRPr="00930F4A" w14:paraId="03583DE2" w14:textId="2D556580" w:rsidTr="005766AD">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598A8C" w14:textId="77777777" w:rsidR="005766AD" w:rsidRPr="00930F4A" w:rsidRDefault="005766AD" w:rsidP="005F1783">
            <w:pPr>
              <w:jc w:val="both"/>
              <w:rPr>
                <w:rFonts w:ascii="Arial" w:hAnsi="Arial" w:cs="Arial"/>
              </w:rPr>
            </w:pPr>
            <w:r w:rsidRPr="00930F4A">
              <w:rPr>
                <w:rFonts w:ascii="Arial" w:eastAsia="Calibri" w:hAnsi="Arial" w:cs="Arial"/>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250B61" w14:textId="77777777" w:rsidR="005766AD" w:rsidRPr="00930F4A" w:rsidRDefault="005766AD" w:rsidP="005F1783">
            <w:pPr>
              <w:jc w:val="both"/>
              <w:rPr>
                <w:rFonts w:ascii="Arial" w:hAnsi="Arial" w:cs="Arial"/>
              </w:rPr>
            </w:pPr>
            <w:r w:rsidRPr="00930F4A">
              <w:rPr>
                <w:rFonts w:ascii="Arial" w:eastAsia="Calibri" w:hAnsi="Arial" w:cs="Arial"/>
              </w:rPr>
              <w:t>Belgium</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325F14" w14:textId="77777777" w:rsidR="005766AD" w:rsidRPr="00930F4A" w:rsidRDefault="005766AD" w:rsidP="005F1783">
            <w:pPr>
              <w:jc w:val="both"/>
              <w:rPr>
                <w:rFonts w:ascii="Arial" w:hAnsi="Arial" w:cs="Arial"/>
              </w:rPr>
            </w:pPr>
            <w:r w:rsidRPr="00930F4A">
              <w:rPr>
                <w:rFonts w:ascii="Arial" w:eastAsia="Calibri" w:hAnsi="Arial" w:cs="Arial"/>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76701C" w14:textId="77777777" w:rsidR="005766AD" w:rsidRPr="00930F4A" w:rsidRDefault="005766AD" w:rsidP="005F1783">
            <w:pPr>
              <w:jc w:val="both"/>
              <w:rPr>
                <w:rFonts w:ascii="Arial" w:hAnsi="Arial" w:cs="Arial"/>
              </w:rPr>
            </w:pPr>
            <w:r w:rsidRPr="00930F4A">
              <w:rPr>
                <w:rFonts w:ascii="Arial" w:eastAsia="Calibri" w:hAnsi="Arial" w:cs="Arial"/>
              </w:rPr>
              <w:t>Total</w:t>
            </w:r>
          </w:p>
        </w:tc>
        <w:tc>
          <w:tcPr>
            <w:tcW w:w="15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B7C6F3" w14:textId="77777777" w:rsidR="005766AD" w:rsidRPr="00930F4A" w:rsidRDefault="005766AD" w:rsidP="005F1783">
            <w:pPr>
              <w:jc w:val="both"/>
              <w:rPr>
                <w:rFonts w:ascii="Arial" w:hAnsi="Arial" w:cs="Arial"/>
              </w:rPr>
            </w:pPr>
            <w:r w:rsidRPr="00930F4A">
              <w:rPr>
                <w:rFonts w:ascii="Arial" w:eastAsia="Calibri" w:hAnsi="Arial" w:cs="Arial"/>
              </w:rPr>
              <w:t>11094850</w:t>
            </w:r>
          </w:p>
        </w:tc>
        <w:tc>
          <w:tcPr>
            <w:tcW w:w="1522" w:type="dxa"/>
            <w:tcBorders>
              <w:top w:val="single" w:sz="6" w:space="0" w:color="000000"/>
              <w:left w:val="single" w:sz="6" w:space="0" w:color="000000"/>
              <w:bottom w:val="single" w:sz="6" w:space="0" w:color="000000"/>
              <w:right w:val="single" w:sz="6" w:space="0" w:color="000000"/>
            </w:tcBorders>
          </w:tcPr>
          <w:p w14:paraId="4023BB4A" w14:textId="1B5963A4" w:rsidR="005766AD" w:rsidRPr="00930F4A" w:rsidRDefault="005766AD" w:rsidP="005F1783">
            <w:pPr>
              <w:jc w:val="both"/>
              <w:rPr>
                <w:ins w:id="6623" w:author="Utente" w:date="2017-06-23T17:03:00Z"/>
                <w:rFonts w:ascii="Arial" w:eastAsia="Calibri" w:hAnsi="Arial" w:cs="Arial"/>
              </w:rPr>
            </w:pPr>
            <w:ins w:id="6624" w:author="Utente" w:date="2017-06-23T17:03:00Z">
              <w:r w:rsidRPr="00930F4A">
                <w:rPr>
                  <w:rFonts w:ascii="Arial" w:eastAsia="Calibri" w:hAnsi="Arial" w:cs="Arial"/>
                </w:rPr>
                <w:t>false</w:t>
              </w:r>
            </w:ins>
          </w:p>
        </w:tc>
      </w:tr>
      <w:tr w:rsidR="005766AD" w:rsidRPr="00930F4A" w14:paraId="1578256E" w14:textId="35D4CCEA" w:rsidTr="005766AD">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4AC644" w14:textId="77777777" w:rsidR="005766AD" w:rsidRPr="00930F4A" w:rsidRDefault="005766AD" w:rsidP="005F1783">
            <w:pPr>
              <w:jc w:val="both"/>
              <w:rPr>
                <w:rFonts w:ascii="Arial" w:hAnsi="Arial" w:cs="Arial"/>
              </w:rPr>
            </w:pPr>
            <w:r w:rsidRPr="00930F4A">
              <w:rPr>
                <w:rFonts w:ascii="Arial" w:eastAsia="Calibri" w:hAnsi="Arial" w:cs="Arial"/>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A4FD44" w14:textId="77777777" w:rsidR="005766AD" w:rsidRPr="00930F4A" w:rsidRDefault="005766AD" w:rsidP="005F1783">
            <w:pPr>
              <w:jc w:val="both"/>
              <w:rPr>
                <w:rFonts w:ascii="Arial" w:hAnsi="Arial" w:cs="Arial"/>
              </w:rPr>
            </w:pPr>
            <w:r w:rsidRPr="00930F4A">
              <w:rPr>
                <w:rFonts w:ascii="Arial" w:eastAsia="Calibri" w:hAnsi="Arial" w:cs="Arial"/>
              </w:rPr>
              <w:t>Greece</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94D606" w14:textId="77777777" w:rsidR="005766AD" w:rsidRPr="00930F4A" w:rsidRDefault="005766AD" w:rsidP="005F1783">
            <w:pPr>
              <w:jc w:val="both"/>
              <w:rPr>
                <w:rFonts w:ascii="Arial" w:hAnsi="Arial" w:cs="Arial"/>
              </w:rPr>
            </w:pPr>
            <w:r w:rsidRPr="00930F4A">
              <w:rPr>
                <w:rFonts w:ascii="Arial" w:eastAsia="Calibri" w:hAnsi="Arial" w:cs="Arial"/>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E36020" w14:textId="77777777" w:rsidR="005766AD" w:rsidRPr="00930F4A" w:rsidRDefault="005766AD" w:rsidP="005F1783">
            <w:pPr>
              <w:jc w:val="both"/>
              <w:rPr>
                <w:rFonts w:ascii="Arial" w:hAnsi="Arial" w:cs="Arial"/>
              </w:rPr>
            </w:pPr>
            <w:r w:rsidRPr="00930F4A">
              <w:rPr>
                <w:rFonts w:ascii="Arial" w:eastAsia="Calibri" w:hAnsi="Arial" w:cs="Arial"/>
              </w:rPr>
              <w:t>Total</w:t>
            </w:r>
          </w:p>
        </w:tc>
        <w:tc>
          <w:tcPr>
            <w:tcW w:w="15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EB6B17" w14:textId="77777777" w:rsidR="005766AD" w:rsidRPr="00930F4A" w:rsidRDefault="005766AD" w:rsidP="005F1783">
            <w:pPr>
              <w:jc w:val="both"/>
              <w:rPr>
                <w:rFonts w:ascii="Arial" w:hAnsi="Arial" w:cs="Arial"/>
              </w:rPr>
            </w:pPr>
            <w:r w:rsidRPr="00930F4A">
              <w:rPr>
                <w:rFonts w:ascii="Arial" w:eastAsia="Calibri" w:hAnsi="Arial" w:cs="Arial"/>
              </w:rPr>
              <w:t>11123034</w:t>
            </w:r>
          </w:p>
        </w:tc>
        <w:tc>
          <w:tcPr>
            <w:tcW w:w="1522" w:type="dxa"/>
            <w:tcBorders>
              <w:top w:val="single" w:sz="6" w:space="0" w:color="000000"/>
              <w:left w:val="single" w:sz="6" w:space="0" w:color="000000"/>
              <w:bottom w:val="single" w:sz="6" w:space="0" w:color="000000"/>
              <w:right w:val="single" w:sz="6" w:space="0" w:color="000000"/>
            </w:tcBorders>
          </w:tcPr>
          <w:p w14:paraId="3FC60E57" w14:textId="4F503BE1" w:rsidR="005766AD" w:rsidRPr="00930F4A" w:rsidRDefault="005766AD" w:rsidP="005F1783">
            <w:pPr>
              <w:jc w:val="both"/>
              <w:rPr>
                <w:ins w:id="6625" w:author="Utente" w:date="2017-06-23T17:03:00Z"/>
                <w:rFonts w:ascii="Arial" w:eastAsia="Calibri" w:hAnsi="Arial" w:cs="Arial"/>
              </w:rPr>
            </w:pPr>
            <w:ins w:id="6626" w:author="Utente" w:date="2017-06-23T17:03:00Z">
              <w:r w:rsidRPr="00930F4A">
                <w:rPr>
                  <w:rFonts w:ascii="Arial" w:eastAsia="Calibri" w:hAnsi="Arial" w:cs="Arial"/>
                </w:rPr>
                <w:t>false</w:t>
              </w:r>
            </w:ins>
          </w:p>
        </w:tc>
      </w:tr>
      <w:tr w:rsidR="005766AD" w:rsidRPr="00930F4A" w14:paraId="19AA7E21" w14:textId="2C20F793" w:rsidTr="005766AD">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4098CB" w14:textId="77777777" w:rsidR="005766AD" w:rsidRPr="00930F4A" w:rsidRDefault="005766AD" w:rsidP="005F1783">
            <w:pPr>
              <w:jc w:val="both"/>
              <w:rPr>
                <w:rFonts w:ascii="Arial" w:hAnsi="Arial" w:cs="Arial"/>
              </w:rPr>
            </w:pPr>
            <w:r w:rsidRPr="00930F4A">
              <w:rPr>
                <w:rFonts w:ascii="Arial" w:eastAsia="Calibri" w:hAnsi="Arial" w:cs="Arial"/>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32878C" w14:textId="77777777" w:rsidR="005766AD" w:rsidRPr="00930F4A" w:rsidRDefault="005766AD" w:rsidP="005F1783">
            <w:pPr>
              <w:jc w:val="both"/>
              <w:rPr>
                <w:rFonts w:ascii="Arial" w:hAnsi="Arial" w:cs="Arial"/>
              </w:rPr>
            </w:pPr>
            <w:r w:rsidRPr="00930F4A">
              <w:rPr>
                <w:rFonts w:ascii="Arial" w:eastAsia="Calibri" w:hAnsi="Arial" w:cs="Arial"/>
              </w:rPr>
              <w:t>Spain</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8703F7" w14:textId="77777777" w:rsidR="005766AD" w:rsidRPr="00930F4A" w:rsidRDefault="005766AD" w:rsidP="005F1783">
            <w:pPr>
              <w:jc w:val="both"/>
              <w:rPr>
                <w:rFonts w:ascii="Arial" w:hAnsi="Arial" w:cs="Arial"/>
              </w:rPr>
            </w:pPr>
            <w:r w:rsidRPr="00930F4A">
              <w:rPr>
                <w:rFonts w:ascii="Arial" w:eastAsia="Calibri" w:hAnsi="Arial" w:cs="Arial"/>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AFE92E" w14:textId="77777777" w:rsidR="005766AD" w:rsidRPr="00930F4A" w:rsidRDefault="005766AD" w:rsidP="005F1783">
            <w:pPr>
              <w:jc w:val="both"/>
              <w:rPr>
                <w:rFonts w:ascii="Arial" w:hAnsi="Arial" w:cs="Arial"/>
              </w:rPr>
            </w:pPr>
            <w:r w:rsidRPr="00930F4A">
              <w:rPr>
                <w:rFonts w:ascii="Arial" w:eastAsia="Calibri" w:hAnsi="Arial" w:cs="Arial"/>
              </w:rPr>
              <w:t>Total</w:t>
            </w:r>
          </w:p>
        </w:tc>
        <w:tc>
          <w:tcPr>
            <w:tcW w:w="15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916A5E" w14:textId="77777777" w:rsidR="005766AD" w:rsidRPr="00930F4A" w:rsidRDefault="005766AD" w:rsidP="005F1783">
            <w:pPr>
              <w:jc w:val="both"/>
              <w:rPr>
                <w:rFonts w:ascii="Arial" w:hAnsi="Arial" w:cs="Arial"/>
              </w:rPr>
            </w:pPr>
            <w:r w:rsidRPr="00930F4A">
              <w:rPr>
                <w:rFonts w:ascii="Arial" w:eastAsia="Calibri" w:hAnsi="Arial" w:cs="Arial"/>
              </w:rPr>
              <w:t>NULL</w:t>
            </w:r>
          </w:p>
        </w:tc>
        <w:tc>
          <w:tcPr>
            <w:tcW w:w="1522" w:type="dxa"/>
            <w:tcBorders>
              <w:top w:val="single" w:sz="6" w:space="0" w:color="000000"/>
              <w:left w:val="single" w:sz="6" w:space="0" w:color="000000"/>
              <w:bottom w:val="single" w:sz="6" w:space="0" w:color="000000"/>
              <w:right w:val="single" w:sz="6" w:space="0" w:color="000000"/>
            </w:tcBorders>
          </w:tcPr>
          <w:p w14:paraId="07C67F53" w14:textId="54161482" w:rsidR="005766AD" w:rsidRPr="00930F4A" w:rsidRDefault="005766AD" w:rsidP="005F1783">
            <w:pPr>
              <w:jc w:val="both"/>
              <w:rPr>
                <w:ins w:id="6627" w:author="Utente" w:date="2017-06-23T17:03:00Z"/>
                <w:rFonts w:ascii="Arial" w:eastAsia="Calibri" w:hAnsi="Arial" w:cs="Arial"/>
              </w:rPr>
            </w:pPr>
            <w:ins w:id="6628" w:author="Utente" w:date="2017-06-23T17:03:00Z">
              <w:r w:rsidRPr="00930F4A">
                <w:rPr>
                  <w:rFonts w:ascii="Arial" w:eastAsia="Calibri" w:hAnsi="Arial" w:cs="Arial"/>
                </w:rPr>
                <w:t>true</w:t>
              </w:r>
            </w:ins>
          </w:p>
        </w:tc>
      </w:tr>
      <w:tr w:rsidR="005766AD" w:rsidRPr="00930F4A" w14:paraId="61A852F9" w14:textId="650F3A1D" w:rsidTr="005766AD">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B573A2" w14:textId="77777777" w:rsidR="005766AD" w:rsidRPr="00930F4A" w:rsidRDefault="005766AD" w:rsidP="005F1783">
            <w:pPr>
              <w:jc w:val="both"/>
              <w:rPr>
                <w:rFonts w:ascii="Arial" w:hAnsi="Arial" w:cs="Arial"/>
              </w:rPr>
            </w:pPr>
            <w:r w:rsidRPr="00930F4A">
              <w:rPr>
                <w:rFonts w:ascii="Arial" w:eastAsia="Calibri" w:hAnsi="Arial" w:cs="Arial"/>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21D7CF" w14:textId="77777777" w:rsidR="005766AD" w:rsidRPr="00930F4A" w:rsidRDefault="005766AD" w:rsidP="005F1783">
            <w:pPr>
              <w:jc w:val="both"/>
              <w:rPr>
                <w:rFonts w:ascii="Arial" w:hAnsi="Arial" w:cs="Arial"/>
              </w:rPr>
            </w:pPr>
            <w:r w:rsidRPr="00930F4A">
              <w:rPr>
                <w:rFonts w:ascii="Arial" w:eastAsia="Calibri" w:hAnsi="Arial" w:cs="Arial"/>
              </w:rPr>
              <w:t>Malta</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60DE63" w14:textId="77777777" w:rsidR="005766AD" w:rsidRPr="00930F4A" w:rsidRDefault="005766AD" w:rsidP="005F1783">
            <w:pPr>
              <w:jc w:val="both"/>
              <w:rPr>
                <w:rFonts w:ascii="Arial" w:hAnsi="Arial" w:cs="Arial"/>
              </w:rPr>
            </w:pPr>
            <w:r w:rsidRPr="00930F4A">
              <w:rPr>
                <w:rFonts w:ascii="Arial" w:eastAsia="Calibri" w:hAnsi="Arial" w:cs="Arial"/>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407306" w14:textId="77777777" w:rsidR="005766AD" w:rsidRPr="00930F4A" w:rsidRDefault="005766AD" w:rsidP="005F1783">
            <w:pPr>
              <w:jc w:val="both"/>
              <w:rPr>
                <w:rFonts w:ascii="Arial" w:hAnsi="Arial" w:cs="Arial"/>
              </w:rPr>
            </w:pPr>
            <w:r w:rsidRPr="00930F4A">
              <w:rPr>
                <w:rFonts w:ascii="Arial" w:eastAsia="Calibri" w:hAnsi="Arial" w:cs="Arial"/>
              </w:rPr>
              <w:t>Total</w:t>
            </w:r>
          </w:p>
        </w:tc>
        <w:tc>
          <w:tcPr>
            <w:tcW w:w="15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899F12" w14:textId="77777777" w:rsidR="005766AD" w:rsidRPr="00930F4A" w:rsidRDefault="005766AD" w:rsidP="005F1783">
            <w:pPr>
              <w:jc w:val="both"/>
              <w:rPr>
                <w:rFonts w:ascii="Arial" w:hAnsi="Arial" w:cs="Arial"/>
              </w:rPr>
            </w:pPr>
            <w:r w:rsidRPr="00930F4A">
              <w:rPr>
                <w:rFonts w:ascii="Arial" w:eastAsia="Calibri" w:hAnsi="Arial" w:cs="Arial"/>
              </w:rPr>
              <w:t>417546</w:t>
            </w:r>
          </w:p>
        </w:tc>
        <w:tc>
          <w:tcPr>
            <w:tcW w:w="1522" w:type="dxa"/>
            <w:tcBorders>
              <w:top w:val="single" w:sz="6" w:space="0" w:color="000000"/>
              <w:left w:val="single" w:sz="6" w:space="0" w:color="000000"/>
              <w:bottom w:val="single" w:sz="6" w:space="0" w:color="000000"/>
              <w:right w:val="single" w:sz="6" w:space="0" w:color="000000"/>
            </w:tcBorders>
          </w:tcPr>
          <w:p w14:paraId="143555C3" w14:textId="6E1D9D09" w:rsidR="005766AD" w:rsidRPr="00930F4A" w:rsidRDefault="005766AD" w:rsidP="005F1783">
            <w:pPr>
              <w:jc w:val="both"/>
              <w:rPr>
                <w:ins w:id="6629" w:author="Utente" w:date="2017-06-23T17:03:00Z"/>
                <w:rFonts w:ascii="Arial" w:eastAsia="Calibri" w:hAnsi="Arial" w:cs="Arial"/>
              </w:rPr>
            </w:pPr>
            <w:ins w:id="6630" w:author="Utente" w:date="2017-06-23T17:03:00Z">
              <w:r w:rsidRPr="00930F4A">
                <w:rPr>
                  <w:rFonts w:ascii="Arial" w:eastAsia="Calibri" w:hAnsi="Arial" w:cs="Arial"/>
                </w:rPr>
                <w:t>false</w:t>
              </w:r>
            </w:ins>
          </w:p>
        </w:tc>
      </w:tr>
      <w:tr w:rsidR="005766AD" w:rsidRPr="00930F4A" w14:paraId="130AA023" w14:textId="5D27CA8B" w:rsidTr="005766AD">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8407B5" w14:textId="77777777" w:rsidR="005766AD" w:rsidRPr="00930F4A" w:rsidRDefault="005766AD" w:rsidP="005F1783">
            <w:pPr>
              <w:jc w:val="both"/>
              <w:rPr>
                <w:rFonts w:ascii="Arial" w:hAnsi="Arial" w:cs="Arial"/>
              </w:rPr>
            </w:pPr>
            <w:r w:rsidRPr="00930F4A">
              <w:rPr>
                <w:rFonts w:ascii="Arial" w:eastAsia="Calibri" w:hAnsi="Arial" w:cs="Arial"/>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2857CA" w14:textId="77777777" w:rsidR="005766AD" w:rsidRPr="00930F4A" w:rsidRDefault="005766AD" w:rsidP="005F1783">
            <w:pPr>
              <w:jc w:val="both"/>
              <w:rPr>
                <w:rFonts w:ascii="Arial" w:hAnsi="Arial" w:cs="Arial"/>
              </w:rPr>
            </w:pPr>
            <w:r w:rsidRPr="00930F4A">
              <w:rPr>
                <w:rFonts w:ascii="Arial" w:eastAsia="Calibri" w:hAnsi="Arial" w:cs="Arial"/>
              </w:rPr>
              <w:t>Finland</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BC9A3A" w14:textId="77777777" w:rsidR="005766AD" w:rsidRPr="00930F4A" w:rsidRDefault="005766AD" w:rsidP="005F1783">
            <w:pPr>
              <w:jc w:val="both"/>
              <w:rPr>
                <w:rFonts w:ascii="Arial" w:hAnsi="Arial" w:cs="Arial"/>
              </w:rPr>
            </w:pPr>
            <w:r w:rsidRPr="00930F4A">
              <w:rPr>
                <w:rFonts w:ascii="Arial" w:eastAsia="Calibri" w:hAnsi="Arial" w:cs="Arial"/>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75859B" w14:textId="77777777" w:rsidR="005766AD" w:rsidRPr="00930F4A" w:rsidRDefault="005766AD" w:rsidP="005F1783">
            <w:pPr>
              <w:jc w:val="both"/>
              <w:rPr>
                <w:rFonts w:ascii="Arial" w:hAnsi="Arial" w:cs="Arial"/>
              </w:rPr>
            </w:pPr>
            <w:r w:rsidRPr="00930F4A">
              <w:rPr>
                <w:rFonts w:ascii="Arial" w:eastAsia="Calibri" w:hAnsi="Arial" w:cs="Arial"/>
              </w:rPr>
              <w:t>Total</w:t>
            </w:r>
          </w:p>
        </w:tc>
        <w:tc>
          <w:tcPr>
            <w:tcW w:w="15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933951" w14:textId="77777777" w:rsidR="005766AD" w:rsidRPr="00930F4A" w:rsidRDefault="005766AD" w:rsidP="005F1783">
            <w:pPr>
              <w:jc w:val="both"/>
              <w:rPr>
                <w:rFonts w:ascii="Arial" w:hAnsi="Arial" w:cs="Arial"/>
              </w:rPr>
            </w:pPr>
            <w:r w:rsidRPr="00930F4A">
              <w:rPr>
                <w:rFonts w:ascii="Arial" w:eastAsia="Calibri" w:hAnsi="Arial" w:cs="Arial"/>
              </w:rPr>
              <w:t>5401267</w:t>
            </w:r>
          </w:p>
        </w:tc>
        <w:tc>
          <w:tcPr>
            <w:tcW w:w="1522" w:type="dxa"/>
            <w:tcBorders>
              <w:top w:val="single" w:sz="6" w:space="0" w:color="000000"/>
              <w:left w:val="single" w:sz="6" w:space="0" w:color="000000"/>
              <w:bottom w:val="single" w:sz="6" w:space="0" w:color="000000"/>
              <w:right w:val="single" w:sz="6" w:space="0" w:color="000000"/>
            </w:tcBorders>
          </w:tcPr>
          <w:p w14:paraId="5A9212E2" w14:textId="011E4BFF" w:rsidR="005766AD" w:rsidRPr="00930F4A" w:rsidRDefault="005766AD" w:rsidP="005F1783">
            <w:pPr>
              <w:jc w:val="both"/>
              <w:rPr>
                <w:ins w:id="6631" w:author="Utente" w:date="2017-06-23T17:03:00Z"/>
                <w:rFonts w:ascii="Arial" w:eastAsia="Calibri" w:hAnsi="Arial" w:cs="Arial"/>
              </w:rPr>
            </w:pPr>
            <w:ins w:id="6632" w:author="Utente" w:date="2017-06-23T17:03:00Z">
              <w:r w:rsidRPr="00930F4A">
                <w:rPr>
                  <w:rFonts w:ascii="Arial" w:eastAsia="Calibri" w:hAnsi="Arial" w:cs="Arial"/>
                </w:rPr>
                <w:t>false</w:t>
              </w:r>
            </w:ins>
          </w:p>
        </w:tc>
      </w:tr>
      <w:tr w:rsidR="005766AD" w:rsidRPr="00930F4A" w14:paraId="2C6C0B83" w14:textId="30EB4085" w:rsidTr="005766AD">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AE0BAD" w14:textId="77777777" w:rsidR="005766AD" w:rsidRPr="00930F4A" w:rsidRDefault="005766AD" w:rsidP="005F1783">
            <w:pPr>
              <w:jc w:val="both"/>
              <w:rPr>
                <w:rFonts w:ascii="Arial" w:hAnsi="Arial" w:cs="Arial"/>
              </w:rPr>
            </w:pPr>
            <w:r w:rsidRPr="00930F4A">
              <w:rPr>
                <w:rFonts w:ascii="Arial" w:eastAsia="Calibri" w:hAnsi="Arial" w:cs="Arial"/>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029EB9" w14:textId="77777777" w:rsidR="005766AD" w:rsidRPr="00930F4A" w:rsidRDefault="005766AD" w:rsidP="005F1783">
            <w:pPr>
              <w:jc w:val="both"/>
              <w:rPr>
                <w:rFonts w:ascii="Arial" w:hAnsi="Arial" w:cs="Arial"/>
              </w:rPr>
            </w:pPr>
            <w:r w:rsidRPr="00930F4A">
              <w:rPr>
                <w:rFonts w:ascii="Arial" w:eastAsia="Calibri" w:hAnsi="Arial" w:cs="Arial"/>
              </w:rPr>
              <w:t>NULL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9005DD" w14:textId="77777777" w:rsidR="005766AD" w:rsidRPr="00930F4A" w:rsidRDefault="005766AD" w:rsidP="005F1783">
            <w:pPr>
              <w:jc w:val="both"/>
              <w:rPr>
                <w:rFonts w:ascii="Arial" w:hAnsi="Arial" w:cs="Arial"/>
              </w:rPr>
            </w:pPr>
            <w:r w:rsidRPr="00930F4A">
              <w:rPr>
                <w:rFonts w:ascii="Arial" w:eastAsia="Calibri" w:hAnsi="Arial" w:cs="Arial"/>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3D9CEC" w14:textId="77777777" w:rsidR="005766AD" w:rsidRPr="00930F4A" w:rsidRDefault="005766AD" w:rsidP="005F1783">
            <w:pPr>
              <w:jc w:val="both"/>
              <w:rPr>
                <w:rFonts w:ascii="Arial" w:hAnsi="Arial" w:cs="Arial"/>
              </w:rPr>
            </w:pPr>
            <w:r w:rsidRPr="00930F4A">
              <w:rPr>
                <w:rFonts w:ascii="Arial" w:eastAsia="Calibri" w:hAnsi="Arial" w:cs="Arial"/>
              </w:rPr>
              <w:t>Total</w:t>
            </w:r>
          </w:p>
        </w:tc>
        <w:tc>
          <w:tcPr>
            <w:tcW w:w="15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B9AE99" w14:textId="77777777" w:rsidR="005766AD" w:rsidRPr="00930F4A" w:rsidRDefault="005766AD" w:rsidP="005F1783">
            <w:pPr>
              <w:jc w:val="both"/>
              <w:rPr>
                <w:rFonts w:ascii="Arial" w:hAnsi="Arial" w:cs="Arial"/>
              </w:rPr>
            </w:pPr>
            <w:r w:rsidRPr="00930F4A">
              <w:rPr>
                <w:rFonts w:ascii="Arial" w:eastAsia="Calibri" w:hAnsi="Arial" w:cs="Arial"/>
              </w:rPr>
              <w:t>NULL</w:t>
            </w:r>
          </w:p>
        </w:tc>
        <w:tc>
          <w:tcPr>
            <w:tcW w:w="1522" w:type="dxa"/>
            <w:tcBorders>
              <w:top w:val="single" w:sz="6" w:space="0" w:color="000000"/>
              <w:left w:val="single" w:sz="6" w:space="0" w:color="000000"/>
              <w:bottom w:val="single" w:sz="6" w:space="0" w:color="000000"/>
              <w:right w:val="single" w:sz="6" w:space="0" w:color="000000"/>
            </w:tcBorders>
          </w:tcPr>
          <w:p w14:paraId="4C16EEAE" w14:textId="02563481" w:rsidR="005766AD" w:rsidRPr="00930F4A" w:rsidRDefault="005766AD" w:rsidP="005F1783">
            <w:pPr>
              <w:jc w:val="both"/>
              <w:rPr>
                <w:ins w:id="6633" w:author="Utente" w:date="2017-06-23T17:03:00Z"/>
                <w:rFonts w:ascii="Arial" w:eastAsia="Calibri" w:hAnsi="Arial" w:cs="Arial"/>
              </w:rPr>
            </w:pPr>
            <w:ins w:id="6634" w:author="Utente" w:date="2017-06-23T17:03:00Z">
              <w:r w:rsidRPr="00930F4A">
                <w:rPr>
                  <w:rFonts w:ascii="Arial" w:eastAsia="Calibri" w:hAnsi="Arial" w:cs="Arial"/>
                </w:rPr>
                <w:t>true</w:t>
              </w:r>
            </w:ins>
          </w:p>
        </w:tc>
      </w:tr>
    </w:tbl>
    <w:p w14:paraId="280C63AF" w14:textId="77777777" w:rsidR="005766AD" w:rsidRDefault="005766AD"/>
    <w:p w14:paraId="6A228151" w14:textId="77777777" w:rsidR="00871D7C" w:rsidRPr="00E352EF" w:rsidRDefault="00871D7C"/>
    <w:p w14:paraId="4B86A23B" w14:textId="7918B56B" w:rsidR="005A2227" w:rsidRPr="00E352EF" w:rsidDel="00161B00" w:rsidRDefault="0097053A" w:rsidP="00E83D59">
      <w:pPr>
        <w:pStyle w:val="Stile3"/>
        <w:rPr>
          <w:del w:id="6635" w:author="Utente" w:date="2017-07-05T17:08:00Z"/>
          <w:lang w:val="en-GB"/>
        </w:rPr>
      </w:pPr>
      <w:bookmarkStart w:id="6636" w:name="_Toc462659704"/>
      <w:bookmarkStart w:id="6637" w:name="_Toc463805764"/>
      <w:bookmarkStart w:id="6638" w:name="_Toc464487941"/>
      <w:del w:id="6639" w:author="Utente" w:date="2017-07-05T17:08:00Z">
        <w:r w:rsidRPr="00E352EF" w:rsidDel="00161B00">
          <w:rPr>
            <w:lang w:val="en-GB"/>
          </w:rPr>
          <w:delText>exists_in</w:delText>
        </w:r>
      </w:del>
      <w:del w:id="6640" w:author="Utente" w:date="2017-06-26T14:34:00Z">
        <w:r w:rsidRPr="00E352EF" w:rsidDel="00E822CA">
          <w:rPr>
            <w:lang w:val="en-GB"/>
          </w:rPr>
          <w:delText>, not_exists_in/in_</w:delText>
        </w:r>
      </w:del>
      <w:del w:id="6641" w:author="Utente" w:date="2017-07-05T17:08:00Z">
        <w:r w:rsidRPr="00E352EF" w:rsidDel="00161B00">
          <w:rPr>
            <w:lang w:val="en-GB"/>
          </w:rPr>
          <w:delText>all</w:delText>
        </w:r>
        <w:bookmarkEnd w:id="6636"/>
        <w:bookmarkEnd w:id="6637"/>
        <w:bookmarkEnd w:id="6638"/>
      </w:del>
    </w:p>
    <w:p w14:paraId="070A91DF" w14:textId="05CB7B42" w:rsidR="005A2227" w:rsidRPr="00E352EF" w:rsidDel="00E822CA" w:rsidRDefault="0097053A" w:rsidP="00543198">
      <w:pPr>
        <w:rPr>
          <w:del w:id="6642" w:author="Utente" w:date="2017-06-26T14:34:00Z"/>
          <w:rFonts w:ascii="Cambria" w:eastAsia="Calibri" w:hAnsi="Cambria" w:cs="Calibri"/>
          <w:i/>
          <w:color w:val="5B9BD5"/>
        </w:rPr>
      </w:pPr>
      <w:del w:id="6643" w:author="Utente" w:date="2017-06-26T14:34:00Z">
        <w:r w:rsidRPr="00E352EF" w:rsidDel="00E822CA">
          <w:rPr>
            <w:rFonts w:ascii="Cambria" w:eastAsia="Calibri" w:hAnsi="Cambria" w:cs="Calibri"/>
            <w:i/>
            <w:color w:val="5B9BD5"/>
          </w:rPr>
          <w:delText>Semantics</w:delText>
        </w:r>
      </w:del>
    </w:p>
    <w:p w14:paraId="3B8AC2B9" w14:textId="48B78FE6" w:rsidR="005A2227" w:rsidRPr="00E352EF" w:rsidDel="00E822CA" w:rsidRDefault="0097053A" w:rsidP="00E83D59">
      <w:pPr>
        <w:rPr>
          <w:del w:id="6644" w:author="Utente" w:date="2017-06-26T14:34:00Z"/>
          <w:rFonts w:ascii="Cambria" w:hAnsi="Cambria"/>
        </w:rPr>
      </w:pPr>
      <w:del w:id="6645" w:author="Utente" w:date="2017-06-26T14:34:00Z">
        <w:r w:rsidRPr="00E352EF" w:rsidDel="00E822CA">
          <w:rPr>
            <w:rFonts w:ascii="Cambria" w:eastAsia="Calibri" w:hAnsi="Cambria" w:cs="Calibri"/>
          </w:rPr>
          <w:delText xml:space="preserve">The </w:delText>
        </w:r>
        <w:r w:rsidRPr="00E352EF" w:rsidDel="00E822CA">
          <w:rPr>
            <w:rFonts w:ascii="Cambria" w:eastAsia="Calibri" w:hAnsi="Cambria" w:cs="Calibri"/>
            <w:b/>
          </w:rPr>
          <w:delText>exists_in, not_exists_in</w:delText>
        </w:r>
        <w:r w:rsidRPr="00E352EF" w:rsidDel="00E822CA">
          <w:rPr>
            <w:rFonts w:ascii="Cambria" w:eastAsia="Calibri" w:hAnsi="Cambria" w:cs="Calibri"/>
          </w:rPr>
          <w:delText>/</w:delText>
        </w:r>
        <w:r w:rsidRPr="00E352EF" w:rsidDel="00E822CA">
          <w:rPr>
            <w:rFonts w:ascii="Cambria" w:eastAsia="Calibri" w:hAnsi="Cambria" w:cs="Calibri"/>
            <w:b/>
          </w:rPr>
          <w:delText xml:space="preserve">in_all </w:delText>
        </w:r>
        <w:r w:rsidR="00FD3798" w:rsidRPr="00E352EF" w:rsidDel="00E822CA">
          <w:rPr>
            <w:rFonts w:ascii="Cambria" w:eastAsia="Calibri" w:hAnsi="Cambria" w:cs="Calibri"/>
          </w:rPr>
          <w:delText>operators</w:delText>
        </w:r>
        <w:r w:rsidR="00FD3798" w:rsidRPr="00E352EF" w:rsidDel="00E822CA">
          <w:rPr>
            <w:rFonts w:ascii="Cambria" w:eastAsia="Calibri" w:hAnsi="Cambria" w:cs="Calibri"/>
            <w:b/>
          </w:rPr>
          <w:delText xml:space="preserve"> </w:delText>
        </w:r>
        <w:r w:rsidRPr="00E352EF" w:rsidDel="00E822CA">
          <w:rPr>
            <w:rFonts w:ascii="Cambria" w:eastAsia="Calibri" w:hAnsi="Cambria" w:cs="Calibri"/>
          </w:rPr>
          <w:delText xml:space="preserve">match the existence or not of data points of a </w:delText>
        </w:r>
        <w:r w:rsidR="00F4601C" w:rsidRPr="00E352EF" w:rsidDel="00E822CA">
          <w:delText>Dataset</w:delText>
        </w:r>
        <w:r w:rsidRPr="00E352EF" w:rsidDel="00E822CA">
          <w:rPr>
            <w:rFonts w:ascii="Cambria" w:eastAsia="Calibri" w:hAnsi="Cambria" w:cs="Calibri"/>
          </w:rPr>
          <w:delText xml:space="preserve"> in another </w:delText>
        </w:r>
        <w:r w:rsidR="00F4601C" w:rsidRPr="00E352EF" w:rsidDel="00E822CA">
          <w:delText>Dataset</w:delText>
        </w:r>
        <w:r w:rsidR="00713CDB" w:rsidRPr="00E352EF" w:rsidDel="00E822CA">
          <w:rPr>
            <w:rFonts w:ascii="Cambria" w:eastAsia="Calibri" w:hAnsi="Cambria" w:cs="Calibri"/>
          </w:rPr>
          <w:delText>.</w:delText>
        </w:r>
      </w:del>
    </w:p>
    <w:p w14:paraId="555CFB36" w14:textId="43F4B1B9" w:rsidR="00E83D59" w:rsidRPr="00E352EF" w:rsidDel="00161B00" w:rsidRDefault="00E83D59" w:rsidP="00E83D59">
      <w:pPr>
        <w:rPr>
          <w:del w:id="6646" w:author="Utente" w:date="2017-07-05T17:08:00Z"/>
          <w:rFonts w:ascii="Cambria" w:eastAsia="Calibri" w:hAnsi="Cambria" w:cs="Calibri"/>
          <w:i/>
          <w:color w:val="5B9BD5"/>
        </w:rPr>
      </w:pPr>
    </w:p>
    <w:p w14:paraId="6B1E35CF" w14:textId="0DFFCE54" w:rsidR="005A2227" w:rsidRPr="00E352EF" w:rsidDel="00161B00" w:rsidRDefault="0097053A" w:rsidP="00543198">
      <w:pPr>
        <w:rPr>
          <w:del w:id="6647" w:author="Utente" w:date="2017-07-05T17:08:00Z"/>
          <w:rFonts w:ascii="Cambria" w:eastAsia="Calibri" w:hAnsi="Cambria" w:cs="Calibri"/>
          <w:i/>
          <w:color w:val="5B9BD5"/>
        </w:rPr>
      </w:pPr>
      <w:del w:id="6648" w:author="Utente" w:date="2017-07-05T17:08:00Z">
        <w:r w:rsidRPr="00E352EF" w:rsidDel="00161B00">
          <w:rPr>
            <w:rFonts w:ascii="Cambria" w:eastAsia="Calibri" w:hAnsi="Cambria" w:cs="Calibri"/>
            <w:i/>
            <w:color w:val="5B9BD5"/>
          </w:rPr>
          <w:delText>Syntax</w:delText>
        </w:r>
      </w:del>
    </w:p>
    <w:p w14:paraId="01033552" w14:textId="0692C36A" w:rsidR="005A2227" w:rsidRPr="00E352EF" w:rsidDel="00FC66DC" w:rsidRDefault="0097053A" w:rsidP="00E83D59">
      <w:pPr>
        <w:rPr>
          <w:del w:id="6649" w:author="Utente" w:date="2017-06-26T14:44:00Z"/>
          <w:rFonts w:ascii="Cambria" w:hAnsi="Cambria"/>
        </w:rPr>
      </w:pPr>
      <w:del w:id="6650" w:author="Utente" w:date="2017-06-26T14:44:00Z">
        <w:r w:rsidRPr="00E352EF" w:rsidDel="00FC66DC">
          <w:rPr>
            <w:rFonts w:ascii="Cambria" w:eastAsia="Calibri" w:hAnsi="Cambria" w:cs="Calibri"/>
            <w:i/>
          </w:rPr>
          <w:delText>ds_1</w:delText>
        </w:r>
        <w:r w:rsidRPr="00E352EF" w:rsidDel="00FC66DC">
          <w:rPr>
            <w:rFonts w:ascii="Cambria" w:eastAsia="Calibri" w:hAnsi="Cambria" w:cs="Calibri"/>
          </w:rPr>
          <w:delText xml:space="preserve"> [</w:delText>
        </w:r>
        <w:r w:rsidRPr="00E352EF" w:rsidDel="00FC66DC">
          <w:rPr>
            <w:rFonts w:ascii="Cambria" w:eastAsia="Calibri" w:hAnsi="Cambria" w:cs="Calibri"/>
            <w:b/>
          </w:rPr>
          <w:delText>exists_in</w:delText>
        </w:r>
        <w:r w:rsidRPr="00E352EF" w:rsidDel="00FC66DC">
          <w:rPr>
            <w:rFonts w:ascii="Cambria" w:eastAsia="Calibri" w:hAnsi="Cambria" w:cs="Calibri"/>
          </w:rPr>
          <w:delText>|</w:delText>
        </w:r>
        <w:r w:rsidRPr="00E352EF" w:rsidDel="00FC66DC">
          <w:rPr>
            <w:rFonts w:ascii="Cambria" w:eastAsia="Calibri" w:hAnsi="Cambria" w:cs="Calibri"/>
            <w:b/>
          </w:rPr>
          <w:delText>exists_in_all</w:delText>
        </w:r>
        <w:r w:rsidRPr="00E352EF" w:rsidDel="00FC66DC">
          <w:rPr>
            <w:rFonts w:ascii="Cambria" w:eastAsia="Calibri" w:hAnsi="Cambria" w:cs="Calibri"/>
          </w:rPr>
          <w:delText>|</w:delText>
        </w:r>
        <w:r w:rsidRPr="00E352EF" w:rsidDel="00FC66DC">
          <w:rPr>
            <w:rFonts w:ascii="Cambria" w:eastAsia="Calibri" w:hAnsi="Cambria" w:cs="Calibri"/>
            <w:b/>
          </w:rPr>
          <w:delText>not_exists_in</w:delText>
        </w:r>
        <w:r w:rsidRPr="00E352EF" w:rsidDel="00FC66DC">
          <w:rPr>
            <w:rFonts w:ascii="Cambria" w:eastAsia="Calibri" w:hAnsi="Cambria" w:cs="Calibri"/>
          </w:rPr>
          <w:delText>|</w:delText>
        </w:r>
        <w:r w:rsidRPr="00E352EF" w:rsidDel="00FC66DC">
          <w:rPr>
            <w:rFonts w:ascii="Cambria" w:eastAsia="Calibri" w:hAnsi="Cambria" w:cs="Calibri"/>
            <w:b/>
          </w:rPr>
          <w:delText>not_exists_in_all</w:delText>
        </w:r>
        <w:r w:rsidRPr="00E352EF" w:rsidDel="00FC66DC">
          <w:rPr>
            <w:rFonts w:ascii="Cambria" w:eastAsia="Calibri" w:hAnsi="Cambria" w:cs="Calibri"/>
          </w:rPr>
          <w:delText xml:space="preserve"> ] </w:delText>
        </w:r>
        <w:r w:rsidRPr="00E352EF" w:rsidDel="00FC66DC">
          <w:rPr>
            <w:rFonts w:ascii="Cambria" w:eastAsia="Calibri" w:hAnsi="Cambria" w:cs="Calibri"/>
            <w:i/>
          </w:rPr>
          <w:delText>ds_2</w:delText>
        </w:r>
      </w:del>
    </w:p>
    <w:p w14:paraId="73214CA6" w14:textId="34C4DB9F" w:rsidR="005A2227" w:rsidRPr="00E352EF" w:rsidDel="00FC66DC" w:rsidRDefault="0097053A" w:rsidP="00E83D59">
      <w:pPr>
        <w:rPr>
          <w:del w:id="6651" w:author="Utente" w:date="2017-06-26T14:44:00Z"/>
          <w:rFonts w:ascii="Cambria" w:hAnsi="Cambria"/>
        </w:rPr>
      </w:pPr>
      <w:del w:id="6652" w:author="Utente" w:date="2017-06-26T14:44:00Z">
        <w:r w:rsidRPr="00E352EF" w:rsidDel="00FC66DC">
          <w:rPr>
            <w:rFonts w:ascii="Cambria" w:eastAsia="Calibri" w:hAnsi="Cambria" w:cs="Calibri"/>
          </w:rPr>
          <w:delText xml:space="preserve">Parameters </w:delText>
        </w:r>
      </w:del>
    </w:p>
    <w:p w14:paraId="5F866F8B" w14:textId="4EBD6F8C" w:rsidR="005A2227" w:rsidRPr="00E352EF" w:rsidDel="00FC66DC" w:rsidRDefault="0097053A" w:rsidP="00E83D59">
      <w:pPr>
        <w:rPr>
          <w:del w:id="6653" w:author="Utente" w:date="2017-06-26T14:44:00Z"/>
          <w:rFonts w:ascii="Cambria" w:hAnsi="Cambria"/>
        </w:rPr>
      </w:pPr>
      <w:del w:id="6654" w:author="Utente" w:date="2017-06-26T14:44:00Z">
        <w:r w:rsidRPr="00E352EF" w:rsidDel="00FC66DC">
          <w:rPr>
            <w:rFonts w:ascii="Cambria" w:eastAsia="Calibri" w:hAnsi="Cambria" w:cs="Calibri"/>
            <w:i/>
          </w:rPr>
          <w:delText>ds_1, ds_2</w:delText>
        </w:r>
        <w:r w:rsidR="00E83D59" w:rsidRPr="00E352EF" w:rsidDel="00FC66DC">
          <w:rPr>
            <w:rFonts w:ascii="Cambria" w:eastAsia="Calibri" w:hAnsi="Cambria" w:cs="Calibri"/>
          </w:rPr>
          <w:delText xml:space="preserve"> : </w:delText>
        </w:r>
        <w:r w:rsidRPr="00E352EF" w:rsidDel="00FC66DC">
          <w:rPr>
            <w:rFonts w:ascii="Cambria" w:eastAsia="Calibri" w:hAnsi="Cambria" w:cs="Calibri"/>
          </w:rPr>
          <w:delText>dataset {identifier &lt;IDENT&gt; as &lt;T&gt;}+ {measure &lt;IDENT&gt; as &lt;T&gt; }*</w:delText>
        </w:r>
      </w:del>
    </w:p>
    <w:p w14:paraId="43721AD0" w14:textId="27D9AE84" w:rsidR="005A2227" w:rsidRPr="00E352EF" w:rsidDel="00FC66DC" w:rsidRDefault="0097053A" w:rsidP="00E83D59">
      <w:pPr>
        <w:rPr>
          <w:del w:id="6655" w:author="Utente" w:date="2017-06-26T14:44:00Z"/>
          <w:rFonts w:ascii="Cambria" w:hAnsi="Cambria"/>
        </w:rPr>
      </w:pPr>
      <w:del w:id="6656" w:author="Utente" w:date="2017-06-26T14:44:00Z">
        <w:r w:rsidRPr="00E352EF" w:rsidDel="00FC66DC">
          <w:rPr>
            <w:rFonts w:ascii="Cambria" w:hAnsi="Cambria"/>
          </w:rPr>
          <w:tab/>
        </w:r>
        <w:r w:rsidRPr="00E352EF" w:rsidDel="00FC66DC">
          <w:rPr>
            <w:rFonts w:ascii="Cambria" w:hAnsi="Cambria"/>
          </w:rPr>
          <w:tab/>
        </w:r>
        <w:r w:rsidRPr="00E352EF" w:rsidDel="00FC66DC">
          <w:rPr>
            <w:rFonts w:ascii="Cambria" w:eastAsia="Calibri" w:hAnsi="Cambria" w:cs="Calibri"/>
          </w:rPr>
          <w:delText xml:space="preserve">      {attribute &lt;IDENT&gt; as scalar-type}*</w:delText>
        </w:r>
      </w:del>
    </w:p>
    <w:p w14:paraId="0B7B65F2" w14:textId="6508D218" w:rsidR="005A2227" w:rsidRPr="00E352EF" w:rsidDel="00FC66DC" w:rsidRDefault="005A2227" w:rsidP="00E83D59">
      <w:pPr>
        <w:rPr>
          <w:del w:id="6657" w:author="Utente" w:date="2017-06-26T14:44:00Z"/>
          <w:rFonts w:ascii="Cambria" w:hAnsi="Cambria"/>
        </w:rPr>
      </w:pPr>
    </w:p>
    <w:p w14:paraId="1802BA3A" w14:textId="0F52FF56" w:rsidR="005A2227" w:rsidRPr="00E352EF" w:rsidDel="00FC66DC" w:rsidRDefault="0097053A" w:rsidP="00E83D59">
      <w:pPr>
        <w:tabs>
          <w:tab w:val="left" w:pos="0"/>
        </w:tabs>
        <w:jc w:val="both"/>
        <w:rPr>
          <w:del w:id="6658" w:author="Utente" w:date="2017-06-26T14:44:00Z"/>
          <w:rFonts w:ascii="Cambria" w:hAnsi="Cambria"/>
        </w:rPr>
      </w:pPr>
      <w:del w:id="6659" w:author="Utente" w:date="2017-06-26T14:44:00Z">
        <w:r w:rsidRPr="00E352EF" w:rsidDel="00FC66DC">
          <w:rPr>
            <w:rFonts w:ascii="Cambria" w:eastAsia="Calibri" w:hAnsi="Cambria" w:cs="Calibri"/>
            <w:i/>
          </w:rPr>
          <w:delText>ds_1, ds_2</w:delText>
        </w:r>
        <w:r w:rsidRPr="00E352EF" w:rsidDel="00FC66DC">
          <w:rPr>
            <w:rFonts w:ascii="Cambria" w:eastAsia="Calibri" w:hAnsi="Cambria" w:cs="Calibri"/>
          </w:rPr>
          <w:delText xml:space="preserve"> – are the input </w:delText>
        </w:r>
        <w:r w:rsidR="00F4601C" w:rsidRPr="00E352EF" w:rsidDel="00FC66DC">
          <w:delText>Dataset</w:delText>
        </w:r>
        <w:r w:rsidRPr="00E352EF" w:rsidDel="00FC66DC">
          <w:rPr>
            <w:rFonts w:ascii="Cambria" w:eastAsia="Calibri" w:hAnsi="Cambria" w:cs="Calibri"/>
          </w:rPr>
          <w:delText>s.</w:delText>
        </w:r>
      </w:del>
    </w:p>
    <w:p w14:paraId="5D827058" w14:textId="5EA0428A" w:rsidR="00754486" w:rsidDel="007E718D" w:rsidRDefault="00754486" w:rsidP="007E718D">
      <w:pPr>
        <w:rPr>
          <w:del w:id="6660" w:author="Utente" w:date="2017-06-26T15:44:00Z"/>
          <w:rFonts w:ascii="Cambria" w:eastAsia="Calibri" w:hAnsi="Cambria" w:cs="Calibri"/>
          <w:i/>
          <w:color w:val="5B9BD5"/>
        </w:rPr>
      </w:pPr>
    </w:p>
    <w:p w14:paraId="424F095E" w14:textId="6A959976" w:rsidR="005A2227" w:rsidRPr="00E352EF" w:rsidDel="00161B00" w:rsidRDefault="0097053A" w:rsidP="00543198">
      <w:pPr>
        <w:rPr>
          <w:del w:id="6661" w:author="Utente" w:date="2017-07-05T17:08:00Z"/>
          <w:rFonts w:ascii="Cambria" w:eastAsia="Calibri" w:hAnsi="Cambria" w:cs="Calibri"/>
          <w:i/>
          <w:color w:val="5B9BD5"/>
        </w:rPr>
      </w:pPr>
      <w:del w:id="6662" w:author="Utente" w:date="2017-06-26T15:43:00Z">
        <w:r w:rsidRPr="00E352EF" w:rsidDel="00754486">
          <w:rPr>
            <w:rFonts w:ascii="Cambria" w:eastAsia="Calibri" w:hAnsi="Cambria" w:cs="Calibri"/>
            <w:i/>
            <w:color w:val="5B9BD5"/>
          </w:rPr>
          <w:delText>C</w:delText>
        </w:r>
      </w:del>
      <w:del w:id="6663" w:author="Utente" w:date="2017-07-05T17:08:00Z">
        <w:r w:rsidRPr="00E352EF" w:rsidDel="00161B00">
          <w:rPr>
            <w:rFonts w:ascii="Cambria" w:eastAsia="Calibri" w:hAnsi="Cambria" w:cs="Calibri"/>
            <w:i/>
            <w:color w:val="5B9BD5"/>
          </w:rPr>
          <w:delText>onstraints</w:delText>
        </w:r>
      </w:del>
    </w:p>
    <w:p w14:paraId="6D2735CF" w14:textId="47F5E21D" w:rsidR="005A2227" w:rsidRPr="007E718D" w:rsidDel="00161B00" w:rsidRDefault="0097053A" w:rsidP="00E83D59">
      <w:pPr>
        <w:rPr>
          <w:del w:id="6664" w:author="Utente" w:date="2017-07-05T17:08:00Z"/>
          <w:rFonts w:ascii="Cambria" w:hAnsi="Cambria"/>
          <w:color w:val="auto"/>
        </w:rPr>
      </w:pPr>
      <w:del w:id="6665" w:author="Utente" w:date="2017-06-26T15:48:00Z">
        <w:r w:rsidRPr="007E718D" w:rsidDel="00754486">
          <w:rPr>
            <w:rFonts w:ascii="Cambria" w:eastAsia="Calibri" w:hAnsi="Cambria" w:cs="Calibri"/>
            <w:i/>
            <w:color w:val="auto"/>
          </w:rPr>
          <w:delText>ds_1</w:delText>
        </w:r>
        <w:r w:rsidRPr="007E718D" w:rsidDel="00754486">
          <w:rPr>
            <w:rFonts w:ascii="Cambria" w:eastAsia="Calibri" w:hAnsi="Cambria" w:cs="Calibri"/>
            <w:color w:val="auto"/>
          </w:rPr>
          <w:delText xml:space="preserve"> and </w:delText>
        </w:r>
        <w:r w:rsidRPr="007E718D" w:rsidDel="00754486">
          <w:rPr>
            <w:rFonts w:ascii="Cambria" w:eastAsia="Calibri" w:hAnsi="Cambria" w:cs="Calibri"/>
            <w:i/>
            <w:color w:val="auto"/>
          </w:rPr>
          <w:delText>ds_2</w:delText>
        </w:r>
        <w:r w:rsidRPr="007E718D" w:rsidDel="00754486">
          <w:rPr>
            <w:rFonts w:ascii="Cambria" w:eastAsia="Calibri" w:hAnsi="Cambria" w:cs="Calibri"/>
            <w:color w:val="auto"/>
          </w:rPr>
          <w:delText xml:space="preserve"> must have at least </w:delText>
        </w:r>
        <w:r w:rsidR="00CC6A4A" w:rsidRPr="007E718D" w:rsidDel="00754486">
          <w:rPr>
            <w:rFonts w:ascii="Cambria" w:eastAsia="Calibri" w:hAnsi="Cambria" w:cs="Calibri"/>
            <w:color w:val="auto"/>
          </w:rPr>
          <w:delText>one Identifier Component</w:delText>
        </w:r>
        <w:r w:rsidRPr="007E718D" w:rsidDel="00754486">
          <w:rPr>
            <w:rFonts w:ascii="Cambria" w:eastAsia="Calibri" w:hAnsi="Cambria" w:cs="Calibri"/>
            <w:color w:val="auto"/>
          </w:rPr>
          <w:delText xml:space="preserve"> in common (with the same name</w:delText>
        </w:r>
        <w:r w:rsidR="00D522BE" w:rsidRPr="007E718D" w:rsidDel="00754486">
          <w:rPr>
            <w:rFonts w:ascii="Cambria" w:eastAsia="Calibri" w:hAnsi="Cambria" w:cs="Calibri"/>
            <w:color w:val="auto"/>
          </w:rPr>
          <w:delText xml:space="preserve"> and data type</w:delText>
        </w:r>
        <w:r w:rsidRPr="007E718D" w:rsidDel="00754486">
          <w:rPr>
            <w:rFonts w:ascii="Cambria" w:eastAsia="Calibri" w:hAnsi="Cambria" w:cs="Calibri"/>
            <w:color w:val="auto"/>
          </w:rPr>
          <w:delText>).</w:delText>
        </w:r>
      </w:del>
    </w:p>
    <w:p w14:paraId="14483E2A" w14:textId="3EF0446F" w:rsidR="00E83D59" w:rsidRPr="007E718D" w:rsidDel="00161B00" w:rsidRDefault="00E83D59" w:rsidP="00E83D59">
      <w:pPr>
        <w:rPr>
          <w:del w:id="6666" w:author="Utente" w:date="2017-07-05T17:08:00Z"/>
          <w:rFonts w:ascii="Cambria" w:eastAsia="Calibri" w:hAnsi="Cambria" w:cs="Calibri"/>
          <w:i/>
          <w:color w:val="auto"/>
        </w:rPr>
      </w:pPr>
    </w:p>
    <w:p w14:paraId="32857D64" w14:textId="4A32C0EC" w:rsidR="005A2227" w:rsidRPr="00E352EF" w:rsidDel="00FC270B" w:rsidRDefault="0097053A" w:rsidP="00543198">
      <w:pPr>
        <w:rPr>
          <w:del w:id="6667" w:author="Utente" w:date="2017-06-26T15:57:00Z"/>
          <w:rFonts w:ascii="Cambria" w:eastAsia="Calibri" w:hAnsi="Cambria" w:cs="Calibri"/>
          <w:i/>
          <w:color w:val="5B9BD5"/>
        </w:rPr>
      </w:pPr>
      <w:del w:id="6668" w:author="Utente" w:date="2017-06-26T15:57:00Z">
        <w:r w:rsidRPr="00E352EF" w:rsidDel="00FC270B">
          <w:rPr>
            <w:rFonts w:ascii="Cambria" w:eastAsia="Calibri" w:hAnsi="Cambria" w:cs="Calibri"/>
            <w:i/>
            <w:color w:val="5B9BD5"/>
          </w:rPr>
          <w:delText>Returns</w:delText>
        </w:r>
      </w:del>
    </w:p>
    <w:p w14:paraId="46283EA5" w14:textId="5138F654" w:rsidR="005A2227" w:rsidRPr="00E352EF" w:rsidDel="00FC270B" w:rsidRDefault="0097053A" w:rsidP="00E83D59">
      <w:pPr>
        <w:rPr>
          <w:del w:id="6669" w:author="Utente" w:date="2017-06-26T15:57:00Z"/>
          <w:rFonts w:ascii="Cambria" w:hAnsi="Cambria"/>
        </w:rPr>
      </w:pPr>
      <w:del w:id="6670" w:author="Utente" w:date="2017-06-26T15:57:00Z">
        <w:r w:rsidRPr="00E352EF" w:rsidDel="00FC270B">
          <w:rPr>
            <w:rFonts w:ascii="Cambria" w:eastAsia="Calibri" w:hAnsi="Cambria" w:cs="Calibri"/>
          </w:rPr>
          <w:delText xml:space="preserve">A Dataset with all Identifier Components of the two </w:delText>
        </w:r>
        <w:r w:rsidR="00713CDB" w:rsidRPr="00E352EF" w:rsidDel="00FC270B">
          <w:rPr>
            <w:rFonts w:ascii="Cambria" w:eastAsia="Calibri" w:hAnsi="Cambria" w:cs="Calibri"/>
          </w:rPr>
          <w:delText>D</w:delText>
        </w:r>
        <w:r w:rsidR="00FD3798" w:rsidRPr="00E352EF" w:rsidDel="00FC270B">
          <w:rPr>
            <w:rFonts w:ascii="Cambria" w:eastAsia="Calibri" w:hAnsi="Cambria" w:cs="Calibri"/>
          </w:rPr>
          <w:delText xml:space="preserve">atasets </w:delText>
        </w:r>
        <w:r w:rsidRPr="00E352EF" w:rsidDel="00FC270B">
          <w:rPr>
            <w:rFonts w:ascii="Cambria" w:eastAsia="Calibri" w:hAnsi="Cambria" w:cs="Calibri"/>
          </w:rPr>
          <w:delText xml:space="preserve">and one </w:delText>
        </w:r>
        <w:r w:rsidR="00E83D59" w:rsidRPr="00E352EF" w:rsidDel="00FC270B">
          <w:rPr>
            <w:rFonts w:ascii="Cambria" w:eastAsia="Calibri" w:hAnsi="Cambria" w:cs="Calibri"/>
          </w:rPr>
          <w:delText>b</w:delText>
        </w:r>
        <w:r w:rsidRPr="00E352EF" w:rsidDel="00FC270B">
          <w:rPr>
            <w:rFonts w:ascii="Cambria" w:eastAsia="Calibri" w:hAnsi="Cambria" w:cs="Calibri"/>
          </w:rPr>
          <w:delText xml:space="preserve">oolean Measure Component named </w:delText>
        </w:r>
        <w:r w:rsidR="00C847B8" w:rsidRPr="00E352EF" w:rsidDel="00FC270B">
          <w:rPr>
            <w:rFonts w:ascii="Cambria" w:eastAsia="Calibri" w:hAnsi="Cambria" w:cs="Calibri"/>
            <w:b/>
          </w:rPr>
          <w:delText>CONDITION</w:delText>
        </w:r>
        <w:r w:rsidRPr="00E352EF" w:rsidDel="00FC270B">
          <w:rPr>
            <w:rFonts w:ascii="Cambria" w:eastAsia="Calibri" w:hAnsi="Cambria" w:cs="Calibri"/>
          </w:rPr>
          <w:delText>. The Measure Component value in each Data Points in the output indicates whether a Data Point with matching key (not) exists in the second argument for the corresponding Data Point of the first argument.</w:delText>
        </w:r>
      </w:del>
    </w:p>
    <w:p w14:paraId="10F80734" w14:textId="68D175CB" w:rsidR="00E83D59" w:rsidRPr="00E352EF" w:rsidDel="00161B00" w:rsidRDefault="00E83D59" w:rsidP="00E83D59">
      <w:pPr>
        <w:rPr>
          <w:del w:id="6671" w:author="Utente" w:date="2017-07-05T17:08:00Z"/>
          <w:rFonts w:ascii="Cambria" w:eastAsia="Calibri" w:hAnsi="Cambria" w:cs="Calibri"/>
          <w:i/>
          <w:color w:val="5B9BD5"/>
        </w:rPr>
      </w:pPr>
    </w:p>
    <w:p w14:paraId="1638FF67" w14:textId="58904DBD" w:rsidR="005A2227" w:rsidRPr="00E352EF" w:rsidDel="00FC270B" w:rsidRDefault="0097053A" w:rsidP="00543198">
      <w:pPr>
        <w:rPr>
          <w:del w:id="6672" w:author="Utente" w:date="2017-06-26T15:58:00Z"/>
          <w:rFonts w:ascii="Cambria" w:eastAsia="Calibri" w:hAnsi="Cambria" w:cs="Calibri"/>
          <w:i/>
          <w:color w:val="5B9BD5"/>
        </w:rPr>
      </w:pPr>
      <w:del w:id="6673" w:author="Utente" w:date="2017-06-26T15:58:00Z">
        <w:r w:rsidRPr="00E352EF" w:rsidDel="00FC270B">
          <w:rPr>
            <w:rFonts w:ascii="Cambria" w:eastAsia="Calibri" w:hAnsi="Cambria" w:cs="Calibri"/>
            <w:i/>
            <w:color w:val="5B9BD5"/>
          </w:rPr>
          <w:delText>Semantic specification</w:delText>
        </w:r>
      </w:del>
    </w:p>
    <w:p w14:paraId="23AADE06" w14:textId="25178748" w:rsidR="005A2227" w:rsidRPr="00E352EF" w:rsidDel="00FC270B" w:rsidRDefault="0097053A" w:rsidP="00E83D59">
      <w:pPr>
        <w:rPr>
          <w:del w:id="6674" w:author="Utente" w:date="2017-06-26T15:58:00Z"/>
          <w:rFonts w:ascii="Cambria" w:hAnsi="Cambria"/>
        </w:rPr>
      </w:pPr>
      <w:del w:id="6675" w:author="Utente" w:date="2017-06-26T15:58:00Z">
        <w:r w:rsidRPr="00E352EF" w:rsidDel="00FC270B">
          <w:rPr>
            <w:rFonts w:ascii="Cambria" w:eastAsia="Calibri" w:hAnsi="Cambria" w:cs="Calibri"/>
          </w:rPr>
          <w:delText xml:space="preserve">If </w:delText>
        </w:r>
        <w:r w:rsidRPr="00E352EF" w:rsidDel="00FC270B">
          <w:rPr>
            <w:rFonts w:ascii="Cambria" w:eastAsia="Calibri" w:hAnsi="Cambria" w:cs="Calibri"/>
            <w:b/>
          </w:rPr>
          <w:delText>all</w:delText>
        </w:r>
        <w:r w:rsidRPr="00E352EF" w:rsidDel="00FC270B">
          <w:rPr>
            <w:rFonts w:ascii="Cambria" w:eastAsia="Calibri" w:hAnsi="Cambria" w:cs="Calibri"/>
          </w:rPr>
          <w:delText xml:space="preserve"> versions are used, both the </w:delText>
        </w:r>
        <w:r w:rsidRPr="00E352EF" w:rsidDel="00FC270B">
          <w:rPr>
            <w:rFonts w:ascii="Cambria" w:eastAsia="Calibri" w:hAnsi="Cambria" w:cs="Calibri"/>
            <w:i/>
          </w:rPr>
          <w:delText>true</w:delText>
        </w:r>
        <w:r w:rsidRPr="00E352EF" w:rsidDel="00FC270B">
          <w:rPr>
            <w:rFonts w:ascii="Cambria" w:eastAsia="Calibri" w:hAnsi="Cambria" w:cs="Calibri"/>
          </w:rPr>
          <w:delText xml:space="preserve"> and the </w:delText>
        </w:r>
        <w:r w:rsidRPr="00E352EF" w:rsidDel="00FC270B">
          <w:rPr>
            <w:rFonts w:ascii="Cambria" w:eastAsia="Calibri" w:hAnsi="Cambria" w:cs="Calibri"/>
            <w:i/>
          </w:rPr>
          <w:delText>false</w:delText>
        </w:r>
        <w:r w:rsidRPr="00E352EF" w:rsidDel="00FC270B">
          <w:rPr>
            <w:rFonts w:ascii="Cambria" w:eastAsia="Calibri" w:hAnsi="Cambria" w:cs="Calibri"/>
          </w:rPr>
          <w:delText xml:space="preserve"> Data Points are kept in the result. Otherwise, only the </w:delText>
        </w:r>
        <w:r w:rsidRPr="00E352EF" w:rsidDel="00FC270B">
          <w:rPr>
            <w:rFonts w:ascii="Cambria" w:eastAsia="Calibri" w:hAnsi="Cambria" w:cs="Calibri"/>
            <w:i/>
          </w:rPr>
          <w:delText xml:space="preserve">true </w:delText>
        </w:r>
        <w:r w:rsidRPr="00E352EF" w:rsidDel="00FC270B">
          <w:rPr>
            <w:rFonts w:ascii="Cambria" w:eastAsia="Calibri" w:hAnsi="Cambria" w:cs="Calibri"/>
          </w:rPr>
          <w:delText>Data Points are kept.</w:delText>
        </w:r>
      </w:del>
    </w:p>
    <w:p w14:paraId="6D144A38" w14:textId="46A0ED3F" w:rsidR="00E83D59" w:rsidRPr="00E352EF" w:rsidDel="00161B00" w:rsidRDefault="00E83D59" w:rsidP="00E83D59">
      <w:pPr>
        <w:rPr>
          <w:del w:id="6676" w:author="Utente" w:date="2017-07-05T17:08:00Z"/>
          <w:rFonts w:ascii="Cambria" w:eastAsia="Calibri" w:hAnsi="Cambria" w:cs="Calibri"/>
          <w:i/>
          <w:color w:val="5B9BD5"/>
        </w:rPr>
      </w:pPr>
    </w:p>
    <w:p w14:paraId="3E702F78" w14:textId="5A84A63A" w:rsidR="005A2227" w:rsidRPr="00E352EF" w:rsidDel="00161B00" w:rsidRDefault="0097053A" w:rsidP="00543198">
      <w:pPr>
        <w:rPr>
          <w:del w:id="6677" w:author="Utente" w:date="2017-07-05T17:08:00Z"/>
          <w:rFonts w:ascii="Cambria" w:eastAsia="Calibri" w:hAnsi="Cambria" w:cs="Calibri"/>
          <w:i/>
          <w:color w:val="5B9BD5"/>
        </w:rPr>
      </w:pPr>
      <w:del w:id="6678" w:author="Utente" w:date="2017-07-05T17:08:00Z">
        <w:r w:rsidRPr="00E352EF" w:rsidDel="00161B00">
          <w:rPr>
            <w:rFonts w:ascii="Cambria" w:eastAsia="Calibri" w:hAnsi="Cambria" w:cs="Calibri"/>
            <w:i/>
            <w:color w:val="5B9BD5"/>
          </w:rPr>
          <w:delText>Examples</w:delText>
        </w:r>
      </w:del>
    </w:p>
    <w:p w14:paraId="70D9E270" w14:textId="5F014E08" w:rsidR="005A2227" w:rsidRPr="00E352EF" w:rsidDel="006619C5" w:rsidRDefault="0097053A" w:rsidP="00E83D59">
      <w:pPr>
        <w:rPr>
          <w:del w:id="6679" w:author="Utente" w:date="2017-06-27T18:19:00Z"/>
          <w:rFonts w:ascii="Cambria" w:hAnsi="Cambria"/>
        </w:rPr>
      </w:pPr>
      <w:del w:id="6680" w:author="Utente" w:date="2017-06-26T15:58:00Z">
        <w:r w:rsidRPr="00E352EF" w:rsidDel="00FC270B">
          <w:rPr>
            <w:rFonts w:ascii="Cambria" w:eastAsia="Calibri" w:hAnsi="Cambria"/>
          </w:rPr>
          <w:delText>1)</w:delText>
        </w:r>
      </w:del>
      <w:del w:id="6681" w:author="Utente" w:date="2017-07-05T17:08:00Z">
        <w:r w:rsidRPr="00E352EF" w:rsidDel="00161B00">
          <w:rPr>
            <w:rFonts w:ascii="Cambria" w:eastAsia="Calibri" w:hAnsi="Cambria"/>
          </w:rPr>
          <w:delText xml:space="preserve"> </w:delText>
        </w:r>
      </w:del>
      <w:del w:id="6682" w:author="Utente" w:date="2017-06-27T17:42:00Z">
        <w:r w:rsidRPr="00E352EF" w:rsidDel="007E718D">
          <w:rPr>
            <w:rFonts w:ascii="Cambria" w:eastAsia="Calibri" w:hAnsi="Cambria" w:cs="Calibri"/>
          </w:rPr>
          <w:delText xml:space="preserve">ds_check := population </w:delText>
        </w:r>
        <w:r w:rsidRPr="00E352EF" w:rsidDel="007E718D">
          <w:rPr>
            <w:rFonts w:ascii="Cambria" w:eastAsia="Calibri" w:hAnsi="Cambria" w:cs="Calibri"/>
            <w:b/>
          </w:rPr>
          <w:delText>exists_in_all</w:delText>
        </w:r>
        <w:r w:rsidRPr="00E352EF" w:rsidDel="007E718D">
          <w:rPr>
            <w:rFonts w:ascii="Cambria" w:eastAsia="Calibri" w:hAnsi="Cambria" w:cs="Calibri"/>
          </w:rPr>
          <w:delText xml:space="preserve"> urbanization_rate </w:delText>
        </w:r>
      </w:del>
    </w:p>
    <w:p w14:paraId="71D0C657" w14:textId="501B6870" w:rsidR="005A2227" w:rsidRPr="00E352EF" w:rsidDel="00161B00" w:rsidRDefault="005A2227" w:rsidP="006619C5">
      <w:pPr>
        <w:rPr>
          <w:del w:id="6683" w:author="Utente" w:date="2017-07-05T17:08:00Z"/>
        </w:rPr>
      </w:pPr>
    </w:p>
    <w:tbl>
      <w:tblPr>
        <w:tblW w:w="620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21"/>
        <w:gridCol w:w="1570"/>
        <w:gridCol w:w="1080"/>
        <w:gridCol w:w="965"/>
        <w:gridCol w:w="1670"/>
      </w:tblGrid>
      <w:tr w:rsidR="005A2227" w:rsidRPr="00E352EF" w:rsidDel="00161B00" w14:paraId="07AF2D5E" w14:textId="1DF030BE">
        <w:trPr>
          <w:del w:id="6684" w:author="Utente" w:date="2017-07-05T17:08:00Z"/>
        </w:trPr>
        <w:tc>
          <w:tcPr>
            <w:tcW w:w="922"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7155E7EC" w14:textId="17A48788" w:rsidR="005A2227" w:rsidRPr="00E352EF" w:rsidDel="00161B00" w:rsidRDefault="0097053A">
            <w:pPr>
              <w:jc w:val="both"/>
              <w:rPr>
                <w:del w:id="6685" w:author="Utente" w:date="2017-07-05T17:08:00Z"/>
              </w:rPr>
            </w:pPr>
            <w:del w:id="6686" w:author="Utente" w:date="2017-06-26T15:58:00Z">
              <w:r w:rsidRPr="00E352EF" w:rsidDel="00FC270B">
                <w:rPr>
                  <w:rFonts w:ascii="Calibri" w:eastAsia="Calibri" w:hAnsi="Calibri" w:cs="Calibri"/>
                </w:rPr>
                <w:delText>population</w:delText>
              </w:r>
            </w:del>
          </w:p>
        </w:tc>
      </w:tr>
      <w:tr w:rsidR="005A2227" w:rsidRPr="00E352EF" w:rsidDel="00161B00" w14:paraId="567631D3" w14:textId="796FCD66">
        <w:trPr>
          <w:del w:id="6687" w:author="Utente" w:date="2017-07-05T17:08:00Z"/>
        </w:trPr>
        <w:tc>
          <w:tcPr>
            <w:tcW w:w="92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66C2086" w14:textId="3E6880B8" w:rsidR="005A2227" w:rsidRPr="00E352EF" w:rsidDel="00161B00" w:rsidRDefault="0097053A">
            <w:pPr>
              <w:jc w:val="both"/>
              <w:rPr>
                <w:del w:id="6688" w:author="Utente" w:date="2017-07-05T17:08:00Z"/>
              </w:rPr>
            </w:pPr>
            <w:del w:id="6689" w:author="Utente" w:date="2017-06-26T15:58:00Z">
              <w:r w:rsidRPr="00E352EF" w:rsidDel="00FC270B">
                <w:rPr>
                  <w:rFonts w:ascii="Calibri" w:eastAsia="Calibri" w:hAnsi="Calibri" w:cs="Calibri"/>
                  <w:b/>
                </w:rPr>
                <w:delText>TIME</w:delText>
              </w:r>
            </w:del>
          </w:p>
        </w:tc>
        <w:tc>
          <w:tcPr>
            <w:tcW w:w="157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D28A96B" w14:textId="1ECF8E3B" w:rsidR="005A2227" w:rsidRPr="00E352EF" w:rsidDel="00161B00" w:rsidRDefault="0097053A">
            <w:pPr>
              <w:jc w:val="both"/>
              <w:rPr>
                <w:del w:id="6690" w:author="Utente" w:date="2017-07-05T17:08:00Z"/>
              </w:rPr>
            </w:pPr>
            <w:del w:id="6691" w:author="Utente" w:date="2017-06-26T15:58:00Z">
              <w:r w:rsidRPr="00E352EF" w:rsidDel="00FC270B">
                <w:rPr>
                  <w:rFonts w:ascii="Calibri" w:eastAsia="Calibri" w:hAnsi="Calibri" w:cs="Calibri"/>
                  <w:b/>
                </w:rPr>
                <w:delText>GEO</w:delText>
              </w:r>
            </w:del>
          </w:p>
        </w:tc>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BF8478F" w14:textId="07D4A813" w:rsidR="005A2227" w:rsidRPr="00E352EF" w:rsidDel="00161B00" w:rsidRDefault="0097053A">
            <w:pPr>
              <w:jc w:val="both"/>
              <w:rPr>
                <w:del w:id="6692" w:author="Utente" w:date="2017-07-05T17:08:00Z"/>
              </w:rPr>
            </w:pPr>
            <w:del w:id="6693" w:author="Utente" w:date="2017-06-26T15:58:00Z">
              <w:r w:rsidRPr="00E352EF" w:rsidDel="00FC270B">
                <w:rPr>
                  <w:rFonts w:ascii="Calibri" w:eastAsia="Calibri" w:hAnsi="Calibri" w:cs="Calibri"/>
                  <w:b/>
                </w:rPr>
                <w:delText>AGE</w:delText>
              </w:r>
            </w:del>
          </w:p>
        </w:tc>
        <w:tc>
          <w:tcPr>
            <w:tcW w:w="96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EDE230B" w14:textId="3A2D7A12" w:rsidR="005A2227" w:rsidRPr="00E352EF" w:rsidDel="00161B00" w:rsidRDefault="0097053A">
            <w:pPr>
              <w:jc w:val="both"/>
              <w:rPr>
                <w:del w:id="6694" w:author="Utente" w:date="2017-07-05T17:08:00Z"/>
              </w:rPr>
            </w:pPr>
            <w:del w:id="6695" w:author="Utente" w:date="2017-06-26T15:58:00Z">
              <w:r w:rsidRPr="00E352EF" w:rsidDel="00FC270B">
                <w:rPr>
                  <w:rFonts w:ascii="Calibri" w:eastAsia="Calibri" w:hAnsi="Calibri" w:cs="Calibri"/>
                  <w:b/>
                </w:rPr>
                <w:delText>SEX</w:delText>
              </w:r>
            </w:del>
          </w:p>
        </w:tc>
        <w:tc>
          <w:tcPr>
            <w:tcW w:w="167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AF364FE" w14:textId="02B51EEB" w:rsidR="005A2227" w:rsidRPr="00E352EF" w:rsidDel="00161B00" w:rsidRDefault="0097053A">
            <w:pPr>
              <w:jc w:val="both"/>
              <w:rPr>
                <w:del w:id="6696" w:author="Utente" w:date="2017-07-05T17:08:00Z"/>
              </w:rPr>
            </w:pPr>
            <w:del w:id="6697" w:author="Utente" w:date="2017-06-26T15:58:00Z">
              <w:r w:rsidRPr="00E352EF" w:rsidDel="00FC270B">
                <w:rPr>
                  <w:rFonts w:ascii="Calibri" w:eastAsia="Calibri" w:hAnsi="Calibri" w:cs="Calibri"/>
                  <w:b/>
                </w:rPr>
                <w:delText>POPULATION</w:delText>
              </w:r>
            </w:del>
          </w:p>
        </w:tc>
      </w:tr>
      <w:tr w:rsidR="005A2227" w:rsidRPr="00E352EF" w:rsidDel="00161B00" w14:paraId="379C8FBF" w14:textId="35E2DA99">
        <w:trPr>
          <w:del w:id="6698"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62456B" w14:textId="7A0FCC35" w:rsidR="005A2227" w:rsidRPr="00E352EF" w:rsidDel="00161B00" w:rsidRDefault="0097053A">
            <w:pPr>
              <w:jc w:val="both"/>
              <w:rPr>
                <w:del w:id="6699" w:author="Utente" w:date="2017-07-05T17:08:00Z"/>
              </w:rPr>
            </w:pPr>
            <w:del w:id="6700" w:author="Utente" w:date="2017-07-05T17:08:00Z">
              <w:r w:rsidRPr="00E352EF" w:rsidDel="00161B00">
                <w:rPr>
                  <w:rFonts w:ascii="Calibri" w:eastAsia="Calibri" w:hAnsi="Calibri" w:cs="Calibri"/>
                </w:rPr>
                <w:delText>2012</w:delText>
              </w:r>
            </w:del>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0DE493" w14:textId="4088FE6D" w:rsidR="005A2227" w:rsidRPr="00E352EF" w:rsidDel="00161B00" w:rsidRDefault="0097053A">
            <w:pPr>
              <w:jc w:val="both"/>
              <w:rPr>
                <w:del w:id="6701" w:author="Utente" w:date="2017-07-05T17:08:00Z"/>
              </w:rPr>
            </w:pPr>
            <w:del w:id="6702" w:author="Utente" w:date="2017-07-05T17:08:00Z">
              <w:r w:rsidRPr="00E352EF" w:rsidDel="00161B00">
                <w:rPr>
                  <w:rFonts w:ascii="Calibri" w:eastAsia="Calibri" w:hAnsi="Calibri" w:cs="Calibri"/>
                </w:rPr>
                <w:delText>Belgium</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06B8E9" w14:textId="1CB2A53F" w:rsidR="005A2227" w:rsidRPr="00E352EF" w:rsidDel="00161B00" w:rsidRDefault="0097053A">
            <w:pPr>
              <w:jc w:val="both"/>
              <w:rPr>
                <w:del w:id="6703" w:author="Utente" w:date="2017-07-05T17:08:00Z"/>
              </w:rPr>
            </w:pPr>
            <w:del w:id="6704" w:author="Utente" w:date="2017-07-05T17:08:00Z">
              <w:r w:rsidRPr="00E352EF" w:rsidDel="00161B00">
                <w:rPr>
                  <w:rFonts w:ascii="Calibri" w:eastAsia="Calibri" w:hAnsi="Calibri" w:cs="Calibri"/>
                </w:rPr>
                <w:delText>Total</w:delText>
              </w:r>
            </w:del>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F0B6DC" w14:textId="46219976" w:rsidR="005A2227" w:rsidRPr="00E352EF" w:rsidDel="00161B00" w:rsidRDefault="0097053A">
            <w:pPr>
              <w:jc w:val="both"/>
              <w:rPr>
                <w:del w:id="6705" w:author="Utente" w:date="2017-07-05T17:08:00Z"/>
              </w:rPr>
            </w:pPr>
            <w:del w:id="6706" w:author="Utente" w:date="2017-07-05T17:08:00Z">
              <w:r w:rsidRPr="00E352EF" w:rsidDel="00161B00">
                <w:rPr>
                  <w:rFonts w:ascii="Calibri" w:eastAsia="Calibri" w:hAnsi="Calibri" w:cs="Calibri"/>
                </w:rPr>
                <w:delText>Total</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A3E531" w14:textId="02669EB3" w:rsidR="005A2227" w:rsidRPr="00E352EF" w:rsidDel="00161B00" w:rsidRDefault="0097053A">
            <w:pPr>
              <w:jc w:val="both"/>
              <w:rPr>
                <w:del w:id="6707" w:author="Utente" w:date="2017-07-05T17:08:00Z"/>
              </w:rPr>
            </w:pPr>
            <w:del w:id="6708" w:author="Utente" w:date="2017-07-05T17:08:00Z">
              <w:r w:rsidRPr="00E352EF" w:rsidDel="00161B00">
                <w:rPr>
                  <w:rFonts w:ascii="Calibri" w:eastAsia="Calibri" w:hAnsi="Calibri" w:cs="Calibri"/>
                </w:rPr>
                <w:delText>11094850</w:delText>
              </w:r>
            </w:del>
          </w:p>
        </w:tc>
      </w:tr>
      <w:tr w:rsidR="005A2227" w:rsidRPr="00E352EF" w:rsidDel="00161B00" w14:paraId="50A40A26" w14:textId="05C359E2">
        <w:trPr>
          <w:del w:id="6709"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437179" w14:textId="331DB64B" w:rsidR="005A2227" w:rsidRPr="00E352EF" w:rsidDel="00161B00" w:rsidRDefault="0097053A">
            <w:pPr>
              <w:jc w:val="both"/>
              <w:rPr>
                <w:del w:id="6710" w:author="Utente" w:date="2017-07-05T17:08:00Z"/>
              </w:rPr>
            </w:pPr>
            <w:del w:id="6711" w:author="Utente" w:date="2017-07-05T17:08:00Z">
              <w:r w:rsidRPr="00E352EF" w:rsidDel="00161B00">
                <w:rPr>
                  <w:rFonts w:ascii="Calibri" w:eastAsia="Calibri" w:hAnsi="Calibri" w:cs="Calibri"/>
                </w:rPr>
                <w:delText>2012</w:delText>
              </w:r>
            </w:del>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64F5B1" w14:textId="62A73642" w:rsidR="005A2227" w:rsidRPr="00E352EF" w:rsidDel="00161B00" w:rsidRDefault="0097053A">
            <w:pPr>
              <w:jc w:val="both"/>
              <w:rPr>
                <w:del w:id="6712" w:author="Utente" w:date="2017-07-05T17:08:00Z"/>
              </w:rPr>
            </w:pPr>
            <w:del w:id="6713" w:author="Utente" w:date="2017-07-05T17:08:00Z">
              <w:r w:rsidRPr="00E352EF" w:rsidDel="00161B00">
                <w:rPr>
                  <w:rFonts w:ascii="Calibri" w:eastAsia="Calibri" w:hAnsi="Calibri" w:cs="Calibri"/>
                </w:rPr>
                <w:delText>Greece</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324CC2" w14:textId="04ACD237" w:rsidR="005A2227" w:rsidRPr="00E352EF" w:rsidDel="00161B00" w:rsidRDefault="0097053A">
            <w:pPr>
              <w:jc w:val="both"/>
              <w:rPr>
                <w:del w:id="6714" w:author="Utente" w:date="2017-07-05T17:08:00Z"/>
              </w:rPr>
            </w:pPr>
            <w:del w:id="6715" w:author="Utente" w:date="2017-07-05T17:08:00Z">
              <w:r w:rsidRPr="00E352EF" w:rsidDel="00161B00">
                <w:rPr>
                  <w:rFonts w:ascii="Calibri" w:eastAsia="Calibri" w:hAnsi="Calibri" w:cs="Calibri"/>
                </w:rPr>
                <w:delText>Total</w:delText>
              </w:r>
            </w:del>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B796EE" w14:textId="7C4F3F4A" w:rsidR="005A2227" w:rsidRPr="00E352EF" w:rsidDel="00161B00" w:rsidRDefault="0097053A">
            <w:pPr>
              <w:jc w:val="both"/>
              <w:rPr>
                <w:del w:id="6716" w:author="Utente" w:date="2017-07-05T17:08:00Z"/>
              </w:rPr>
            </w:pPr>
            <w:del w:id="6717" w:author="Utente" w:date="2017-07-05T17:08:00Z">
              <w:r w:rsidRPr="00E352EF" w:rsidDel="00161B00">
                <w:rPr>
                  <w:rFonts w:ascii="Calibri" w:eastAsia="Calibri" w:hAnsi="Calibri" w:cs="Calibri"/>
                </w:rPr>
                <w:delText>Total</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25E3E1" w14:textId="1F471A29" w:rsidR="005A2227" w:rsidRPr="00E352EF" w:rsidDel="00161B00" w:rsidRDefault="0097053A">
            <w:pPr>
              <w:jc w:val="both"/>
              <w:rPr>
                <w:del w:id="6718" w:author="Utente" w:date="2017-07-05T17:08:00Z"/>
              </w:rPr>
            </w:pPr>
            <w:del w:id="6719" w:author="Utente" w:date="2017-07-05T17:08:00Z">
              <w:r w:rsidRPr="00E352EF" w:rsidDel="00161B00">
                <w:rPr>
                  <w:rFonts w:ascii="Calibri" w:eastAsia="Calibri" w:hAnsi="Calibri" w:cs="Calibri"/>
                </w:rPr>
                <w:delText>11123034</w:delText>
              </w:r>
            </w:del>
          </w:p>
        </w:tc>
      </w:tr>
      <w:tr w:rsidR="005A2227" w:rsidRPr="00E352EF" w:rsidDel="00161B00" w14:paraId="5067E1F1" w14:textId="45CA30C1">
        <w:trPr>
          <w:del w:id="6720"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2644B9" w14:textId="0CE2B3D6" w:rsidR="005A2227" w:rsidRPr="00E352EF" w:rsidDel="00161B00" w:rsidRDefault="0097053A">
            <w:pPr>
              <w:jc w:val="both"/>
              <w:rPr>
                <w:del w:id="6721" w:author="Utente" w:date="2017-07-05T17:08:00Z"/>
              </w:rPr>
            </w:pPr>
            <w:del w:id="6722" w:author="Utente" w:date="2017-07-05T17:08:00Z">
              <w:r w:rsidRPr="00E352EF" w:rsidDel="00161B00">
                <w:rPr>
                  <w:rFonts w:ascii="Calibri" w:eastAsia="Calibri" w:hAnsi="Calibri" w:cs="Calibri"/>
                </w:rPr>
                <w:delText>2012</w:delText>
              </w:r>
            </w:del>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273CC9" w14:textId="271E64A4" w:rsidR="005A2227" w:rsidRPr="00E352EF" w:rsidDel="00161B00" w:rsidRDefault="0097053A">
            <w:pPr>
              <w:jc w:val="both"/>
              <w:rPr>
                <w:del w:id="6723" w:author="Utente" w:date="2017-07-05T17:08:00Z"/>
              </w:rPr>
            </w:pPr>
            <w:del w:id="6724" w:author="Utente" w:date="2017-07-05T17:08:00Z">
              <w:r w:rsidRPr="00E352EF" w:rsidDel="00161B00">
                <w:rPr>
                  <w:rFonts w:ascii="Calibri" w:eastAsia="Calibri" w:hAnsi="Calibri" w:cs="Calibri"/>
                </w:rPr>
                <w:delText>Spain</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539ABF" w14:textId="4574DB7F" w:rsidR="005A2227" w:rsidRPr="00E352EF" w:rsidDel="00161B00" w:rsidRDefault="0097053A">
            <w:pPr>
              <w:jc w:val="both"/>
              <w:rPr>
                <w:del w:id="6725" w:author="Utente" w:date="2017-07-05T17:08:00Z"/>
              </w:rPr>
            </w:pPr>
            <w:del w:id="6726" w:author="Utente" w:date="2017-07-05T17:08:00Z">
              <w:r w:rsidRPr="00E352EF" w:rsidDel="00161B00">
                <w:rPr>
                  <w:rFonts w:ascii="Calibri" w:eastAsia="Calibri" w:hAnsi="Calibri" w:cs="Calibri"/>
                </w:rPr>
                <w:delText>Total</w:delText>
              </w:r>
            </w:del>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648646" w14:textId="63C18252" w:rsidR="005A2227" w:rsidRPr="00E352EF" w:rsidDel="00161B00" w:rsidRDefault="0097053A">
            <w:pPr>
              <w:jc w:val="both"/>
              <w:rPr>
                <w:del w:id="6727" w:author="Utente" w:date="2017-07-05T17:08:00Z"/>
              </w:rPr>
            </w:pPr>
            <w:del w:id="6728" w:author="Utente" w:date="2017-07-05T17:08:00Z">
              <w:r w:rsidRPr="00E352EF" w:rsidDel="00161B00">
                <w:rPr>
                  <w:rFonts w:ascii="Calibri" w:eastAsia="Calibri" w:hAnsi="Calibri" w:cs="Calibri"/>
                </w:rPr>
                <w:delText>Total</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80130E" w14:textId="5D41F112" w:rsidR="005A2227" w:rsidRPr="00E352EF" w:rsidDel="00161B00" w:rsidRDefault="0097053A">
            <w:pPr>
              <w:jc w:val="both"/>
              <w:rPr>
                <w:del w:id="6729" w:author="Utente" w:date="2017-07-05T17:08:00Z"/>
              </w:rPr>
            </w:pPr>
            <w:del w:id="6730" w:author="Utente" w:date="2017-07-05T17:08:00Z">
              <w:r w:rsidRPr="00E352EF" w:rsidDel="00161B00">
                <w:rPr>
                  <w:rFonts w:ascii="Calibri" w:eastAsia="Calibri" w:hAnsi="Calibri" w:cs="Calibri"/>
                </w:rPr>
                <w:delText>46818219</w:delText>
              </w:r>
            </w:del>
          </w:p>
        </w:tc>
      </w:tr>
      <w:tr w:rsidR="005A2227" w:rsidRPr="00E352EF" w:rsidDel="00161B00" w14:paraId="5B1B9ACE" w14:textId="54DBBC6E">
        <w:trPr>
          <w:del w:id="6731"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53BCEF" w14:textId="106F24ED" w:rsidR="005A2227" w:rsidRPr="00E352EF" w:rsidDel="00161B00" w:rsidRDefault="0097053A">
            <w:pPr>
              <w:jc w:val="both"/>
              <w:rPr>
                <w:del w:id="6732" w:author="Utente" w:date="2017-07-05T17:08:00Z"/>
              </w:rPr>
            </w:pPr>
            <w:del w:id="6733" w:author="Utente" w:date="2017-07-05T17:08:00Z">
              <w:r w:rsidRPr="00E352EF" w:rsidDel="00161B00">
                <w:rPr>
                  <w:rFonts w:ascii="Calibri" w:eastAsia="Calibri" w:hAnsi="Calibri" w:cs="Calibri"/>
                </w:rPr>
                <w:delText>2012</w:delText>
              </w:r>
            </w:del>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83E341" w14:textId="733268E2" w:rsidR="005A2227" w:rsidRPr="00E352EF" w:rsidDel="00161B00" w:rsidRDefault="0097053A">
            <w:pPr>
              <w:jc w:val="both"/>
              <w:rPr>
                <w:del w:id="6734" w:author="Utente" w:date="2017-07-05T17:08:00Z"/>
              </w:rPr>
            </w:pPr>
            <w:del w:id="6735" w:author="Utente" w:date="2017-07-05T17:08:00Z">
              <w:r w:rsidRPr="00E352EF" w:rsidDel="00161B00">
                <w:rPr>
                  <w:rFonts w:ascii="Calibri" w:eastAsia="Calibri" w:hAnsi="Calibri" w:cs="Calibri"/>
                </w:rPr>
                <w:delText>Malta</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B22AED" w14:textId="3129D330" w:rsidR="005A2227" w:rsidRPr="00E352EF" w:rsidDel="00161B00" w:rsidRDefault="0097053A">
            <w:pPr>
              <w:jc w:val="both"/>
              <w:rPr>
                <w:del w:id="6736" w:author="Utente" w:date="2017-07-05T17:08:00Z"/>
              </w:rPr>
            </w:pPr>
            <w:del w:id="6737" w:author="Utente" w:date="2017-07-05T17:08:00Z">
              <w:r w:rsidRPr="00E352EF" w:rsidDel="00161B00">
                <w:rPr>
                  <w:rFonts w:ascii="Calibri" w:eastAsia="Calibri" w:hAnsi="Calibri" w:cs="Calibri"/>
                </w:rPr>
                <w:delText>Total</w:delText>
              </w:r>
            </w:del>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2598BE" w14:textId="512F3005" w:rsidR="005A2227" w:rsidRPr="00E352EF" w:rsidDel="00161B00" w:rsidRDefault="0097053A">
            <w:pPr>
              <w:jc w:val="both"/>
              <w:rPr>
                <w:del w:id="6738" w:author="Utente" w:date="2017-07-05T17:08:00Z"/>
              </w:rPr>
            </w:pPr>
            <w:del w:id="6739" w:author="Utente" w:date="2017-07-05T17:08:00Z">
              <w:r w:rsidRPr="00E352EF" w:rsidDel="00161B00">
                <w:rPr>
                  <w:rFonts w:ascii="Calibri" w:eastAsia="Calibri" w:hAnsi="Calibri" w:cs="Calibri"/>
                </w:rPr>
                <w:delText>Total</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619847" w14:textId="56C81508" w:rsidR="005A2227" w:rsidRPr="00E352EF" w:rsidDel="00161B00" w:rsidRDefault="0097053A">
            <w:pPr>
              <w:jc w:val="both"/>
              <w:rPr>
                <w:del w:id="6740" w:author="Utente" w:date="2017-07-05T17:08:00Z"/>
              </w:rPr>
            </w:pPr>
            <w:del w:id="6741" w:author="Utente" w:date="2017-07-05T17:08:00Z">
              <w:r w:rsidRPr="00E352EF" w:rsidDel="00161B00">
                <w:rPr>
                  <w:rFonts w:ascii="Calibri" w:eastAsia="Calibri" w:hAnsi="Calibri" w:cs="Calibri"/>
                </w:rPr>
                <w:delText>417546</w:delText>
              </w:r>
            </w:del>
          </w:p>
        </w:tc>
      </w:tr>
      <w:tr w:rsidR="005A2227" w:rsidRPr="00E352EF" w:rsidDel="00161B00" w14:paraId="6B438DA3" w14:textId="58B56F24">
        <w:trPr>
          <w:del w:id="6742"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0EC7D2" w14:textId="70000D68" w:rsidR="005A2227" w:rsidRPr="00E352EF" w:rsidDel="00161B00" w:rsidRDefault="0097053A">
            <w:pPr>
              <w:jc w:val="both"/>
              <w:rPr>
                <w:del w:id="6743" w:author="Utente" w:date="2017-07-05T17:08:00Z"/>
              </w:rPr>
            </w:pPr>
            <w:del w:id="6744" w:author="Utente" w:date="2017-07-05T17:08:00Z">
              <w:r w:rsidRPr="00E352EF" w:rsidDel="00161B00">
                <w:rPr>
                  <w:rFonts w:ascii="Calibri" w:eastAsia="Calibri" w:hAnsi="Calibri" w:cs="Calibri"/>
                </w:rPr>
                <w:delText>2012</w:delText>
              </w:r>
            </w:del>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14AE36" w14:textId="5D19E4F4" w:rsidR="005A2227" w:rsidRPr="00E352EF" w:rsidDel="00161B00" w:rsidRDefault="0097053A">
            <w:pPr>
              <w:jc w:val="both"/>
              <w:rPr>
                <w:del w:id="6745" w:author="Utente" w:date="2017-07-05T17:08:00Z"/>
              </w:rPr>
            </w:pPr>
            <w:del w:id="6746" w:author="Utente" w:date="2017-07-05T17:08:00Z">
              <w:r w:rsidRPr="00E352EF" w:rsidDel="00161B00">
                <w:rPr>
                  <w:rFonts w:ascii="Calibri" w:eastAsia="Calibri" w:hAnsi="Calibri" w:cs="Calibri"/>
                </w:rPr>
                <w:delText>Finland</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6C2F2C" w14:textId="26904E2C" w:rsidR="005A2227" w:rsidRPr="00E352EF" w:rsidDel="00161B00" w:rsidRDefault="0097053A">
            <w:pPr>
              <w:jc w:val="both"/>
              <w:rPr>
                <w:del w:id="6747" w:author="Utente" w:date="2017-07-05T17:08:00Z"/>
              </w:rPr>
            </w:pPr>
            <w:del w:id="6748" w:author="Utente" w:date="2017-07-05T17:08:00Z">
              <w:r w:rsidRPr="00E352EF" w:rsidDel="00161B00">
                <w:rPr>
                  <w:rFonts w:ascii="Calibri" w:eastAsia="Calibri" w:hAnsi="Calibri" w:cs="Calibri"/>
                </w:rPr>
                <w:delText>Total</w:delText>
              </w:r>
            </w:del>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5A97DC" w14:textId="565321EB" w:rsidR="005A2227" w:rsidRPr="00E352EF" w:rsidDel="00161B00" w:rsidRDefault="0097053A">
            <w:pPr>
              <w:jc w:val="both"/>
              <w:rPr>
                <w:del w:id="6749" w:author="Utente" w:date="2017-07-05T17:08:00Z"/>
              </w:rPr>
            </w:pPr>
            <w:del w:id="6750" w:author="Utente" w:date="2017-07-05T17:08:00Z">
              <w:r w:rsidRPr="00E352EF" w:rsidDel="00161B00">
                <w:rPr>
                  <w:rFonts w:ascii="Calibri" w:eastAsia="Calibri" w:hAnsi="Calibri" w:cs="Calibri"/>
                </w:rPr>
                <w:delText>Total</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80838C" w14:textId="66620061" w:rsidR="005A2227" w:rsidRPr="00E352EF" w:rsidDel="00161B00" w:rsidRDefault="0097053A">
            <w:pPr>
              <w:jc w:val="both"/>
              <w:rPr>
                <w:del w:id="6751" w:author="Utente" w:date="2017-07-05T17:08:00Z"/>
              </w:rPr>
            </w:pPr>
            <w:del w:id="6752" w:author="Utente" w:date="2017-07-05T17:08:00Z">
              <w:r w:rsidRPr="00E352EF" w:rsidDel="00161B00">
                <w:rPr>
                  <w:rFonts w:ascii="Calibri" w:eastAsia="Calibri" w:hAnsi="Calibri" w:cs="Calibri"/>
                </w:rPr>
                <w:delText>5401267</w:delText>
              </w:r>
            </w:del>
          </w:p>
        </w:tc>
      </w:tr>
      <w:tr w:rsidR="005A2227" w:rsidRPr="00E352EF" w:rsidDel="00161B00" w14:paraId="5741DA10" w14:textId="7D820839">
        <w:trPr>
          <w:del w:id="6753"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9DA91E" w14:textId="1099B3FA" w:rsidR="005A2227" w:rsidRPr="00E352EF" w:rsidDel="00161B00" w:rsidRDefault="0097053A">
            <w:pPr>
              <w:jc w:val="both"/>
              <w:rPr>
                <w:del w:id="6754" w:author="Utente" w:date="2017-07-05T17:08:00Z"/>
              </w:rPr>
            </w:pPr>
            <w:del w:id="6755" w:author="Utente" w:date="2017-07-05T17:08:00Z">
              <w:r w:rsidRPr="00E352EF" w:rsidDel="00161B00">
                <w:rPr>
                  <w:rFonts w:ascii="Calibri" w:eastAsia="Calibri" w:hAnsi="Calibri" w:cs="Calibri"/>
                </w:rPr>
                <w:delText>2012</w:delText>
              </w:r>
            </w:del>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6DA3F6" w14:textId="7EEEB06E" w:rsidR="005A2227" w:rsidRPr="00E352EF" w:rsidDel="00161B00" w:rsidRDefault="0097053A">
            <w:pPr>
              <w:jc w:val="both"/>
              <w:rPr>
                <w:del w:id="6756" w:author="Utente" w:date="2017-07-05T17:08:00Z"/>
              </w:rPr>
            </w:pPr>
            <w:del w:id="6757" w:author="Utente" w:date="2017-07-05T17:08:00Z">
              <w:r w:rsidRPr="00E352EF" w:rsidDel="00161B00">
                <w:rPr>
                  <w:rFonts w:ascii="Calibri" w:eastAsia="Calibri" w:hAnsi="Calibri" w:cs="Calibri"/>
                </w:rPr>
                <w:delText>Switzerland</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37F9D3" w14:textId="077ACE25" w:rsidR="005A2227" w:rsidRPr="00E352EF" w:rsidDel="00161B00" w:rsidRDefault="0097053A">
            <w:pPr>
              <w:jc w:val="both"/>
              <w:rPr>
                <w:del w:id="6758" w:author="Utente" w:date="2017-07-05T17:08:00Z"/>
              </w:rPr>
            </w:pPr>
            <w:del w:id="6759" w:author="Utente" w:date="2017-07-05T17:08:00Z">
              <w:r w:rsidRPr="00E352EF" w:rsidDel="00161B00">
                <w:rPr>
                  <w:rFonts w:ascii="Calibri" w:eastAsia="Calibri" w:hAnsi="Calibri" w:cs="Calibri"/>
                </w:rPr>
                <w:delText>Total</w:delText>
              </w:r>
            </w:del>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77C4E2" w14:textId="625DE357" w:rsidR="005A2227" w:rsidRPr="00E352EF" w:rsidDel="00161B00" w:rsidRDefault="0097053A">
            <w:pPr>
              <w:jc w:val="both"/>
              <w:rPr>
                <w:del w:id="6760" w:author="Utente" w:date="2017-07-05T17:08:00Z"/>
              </w:rPr>
            </w:pPr>
            <w:del w:id="6761" w:author="Utente" w:date="2017-07-05T17:08:00Z">
              <w:r w:rsidRPr="00E352EF" w:rsidDel="00161B00">
                <w:rPr>
                  <w:rFonts w:ascii="Calibri" w:eastAsia="Calibri" w:hAnsi="Calibri" w:cs="Calibri"/>
                </w:rPr>
                <w:delText>Total</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C8D289" w14:textId="39E0BB66" w:rsidR="005A2227" w:rsidRPr="00E352EF" w:rsidDel="00161B00" w:rsidRDefault="0097053A">
            <w:pPr>
              <w:jc w:val="both"/>
              <w:rPr>
                <w:del w:id="6762" w:author="Utente" w:date="2017-07-05T17:08:00Z"/>
              </w:rPr>
            </w:pPr>
            <w:del w:id="6763" w:author="Utente" w:date="2017-07-05T17:08:00Z">
              <w:r w:rsidRPr="00E352EF" w:rsidDel="00161B00">
                <w:rPr>
                  <w:rFonts w:ascii="Calibri" w:eastAsia="Calibri" w:hAnsi="Calibri" w:cs="Calibri"/>
                </w:rPr>
                <w:delText>7954662</w:delText>
              </w:r>
            </w:del>
          </w:p>
        </w:tc>
      </w:tr>
    </w:tbl>
    <w:p w14:paraId="65109236" w14:textId="6C0E8777" w:rsidR="00FC270B" w:rsidRPr="00E352EF" w:rsidDel="00161B00" w:rsidRDefault="00FC270B">
      <w:pPr>
        <w:jc w:val="both"/>
        <w:rPr>
          <w:del w:id="6764" w:author="Utente" w:date="2017-07-05T17:08:00Z"/>
        </w:rPr>
      </w:pPr>
    </w:p>
    <w:tbl>
      <w:tblPr>
        <w:tblW w:w="620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21"/>
        <w:gridCol w:w="1570"/>
        <w:gridCol w:w="1080"/>
        <w:gridCol w:w="965"/>
        <w:gridCol w:w="1670"/>
      </w:tblGrid>
      <w:tr w:rsidR="005A2227" w:rsidRPr="00E352EF" w:rsidDel="00161B00" w14:paraId="05341D42" w14:textId="7EED5CCA">
        <w:trPr>
          <w:del w:id="6765" w:author="Utente" w:date="2017-07-05T17:08:00Z"/>
        </w:trPr>
        <w:tc>
          <w:tcPr>
            <w:tcW w:w="922"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7C05CA70" w14:textId="4F86BC29" w:rsidR="005A2227" w:rsidRPr="00E352EF" w:rsidDel="00161B00" w:rsidRDefault="0097053A">
            <w:pPr>
              <w:jc w:val="both"/>
              <w:rPr>
                <w:del w:id="6766" w:author="Utente" w:date="2017-07-05T17:08:00Z"/>
              </w:rPr>
            </w:pPr>
            <w:del w:id="6767" w:author="Utente" w:date="2017-06-26T15:59:00Z">
              <w:r w:rsidRPr="00E352EF" w:rsidDel="00FC270B">
                <w:rPr>
                  <w:rFonts w:ascii="Calibri" w:eastAsia="Calibri" w:hAnsi="Calibri" w:cs="Calibri"/>
                </w:rPr>
                <w:delText>urbanization_rate</w:delText>
              </w:r>
            </w:del>
          </w:p>
        </w:tc>
      </w:tr>
      <w:tr w:rsidR="005A2227" w:rsidRPr="00E352EF" w:rsidDel="00161B00" w14:paraId="3F248933" w14:textId="60864B04">
        <w:trPr>
          <w:del w:id="6768" w:author="Utente" w:date="2017-07-05T17:08:00Z"/>
        </w:trPr>
        <w:tc>
          <w:tcPr>
            <w:tcW w:w="92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B53161D" w14:textId="6CDEB635" w:rsidR="005A2227" w:rsidRPr="00E352EF" w:rsidDel="00161B00" w:rsidRDefault="0097053A">
            <w:pPr>
              <w:jc w:val="both"/>
              <w:rPr>
                <w:del w:id="6769" w:author="Utente" w:date="2017-07-05T17:08:00Z"/>
              </w:rPr>
            </w:pPr>
            <w:del w:id="6770" w:author="Utente" w:date="2017-06-26T15:59:00Z">
              <w:r w:rsidRPr="00E352EF" w:rsidDel="00FC270B">
                <w:rPr>
                  <w:rFonts w:ascii="Calibri" w:eastAsia="Calibri" w:hAnsi="Calibri" w:cs="Calibri"/>
                  <w:b/>
                </w:rPr>
                <w:delText>TIME</w:delText>
              </w:r>
            </w:del>
          </w:p>
        </w:tc>
        <w:tc>
          <w:tcPr>
            <w:tcW w:w="157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D8425A8" w14:textId="3A53FFF2" w:rsidR="005A2227" w:rsidRPr="00E352EF" w:rsidDel="00161B00" w:rsidRDefault="0097053A">
            <w:pPr>
              <w:jc w:val="both"/>
              <w:rPr>
                <w:del w:id="6771" w:author="Utente" w:date="2017-07-05T17:08:00Z"/>
              </w:rPr>
            </w:pPr>
            <w:del w:id="6772" w:author="Utente" w:date="2017-06-26T15:59:00Z">
              <w:r w:rsidRPr="00E352EF" w:rsidDel="00FC270B">
                <w:rPr>
                  <w:rFonts w:ascii="Calibri" w:eastAsia="Calibri" w:hAnsi="Calibri" w:cs="Calibri"/>
                  <w:b/>
                </w:rPr>
                <w:delText>GEO</w:delText>
              </w:r>
            </w:del>
          </w:p>
        </w:tc>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1A5970A" w14:textId="58208B4A" w:rsidR="005A2227" w:rsidRPr="00E352EF" w:rsidDel="00161B00" w:rsidRDefault="0097053A">
            <w:pPr>
              <w:jc w:val="both"/>
              <w:rPr>
                <w:del w:id="6773" w:author="Utente" w:date="2017-07-05T17:08:00Z"/>
              </w:rPr>
            </w:pPr>
            <w:del w:id="6774" w:author="Utente" w:date="2017-06-26T15:59:00Z">
              <w:r w:rsidRPr="00E352EF" w:rsidDel="00FC270B">
                <w:rPr>
                  <w:rFonts w:ascii="Calibri" w:eastAsia="Calibri" w:hAnsi="Calibri" w:cs="Calibri"/>
                  <w:b/>
                </w:rPr>
                <w:delText>AGE</w:delText>
              </w:r>
            </w:del>
          </w:p>
        </w:tc>
        <w:tc>
          <w:tcPr>
            <w:tcW w:w="96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8A041F5" w14:textId="7141945D" w:rsidR="005A2227" w:rsidRPr="00E352EF" w:rsidDel="00161B00" w:rsidRDefault="0097053A">
            <w:pPr>
              <w:jc w:val="both"/>
              <w:rPr>
                <w:del w:id="6775" w:author="Utente" w:date="2017-07-05T17:08:00Z"/>
              </w:rPr>
            </w:pPr>
            <w:del w:id="6776" w:author="Utente" w:date="2017-06-26T15:59:00Z">
              <w:r w:rsidRPr="00E352EF" w:rsidDel="00FC270B">
                <w:rPr>
                  <w:rFonts w:ascii="Calibri" w:eastAsia="Calibri" w:hAnsi="Calibri" w:cs="Calibri"/>
                  <w:b/>
                </w:rPr>
                <w:delText>SEX</w:delText>
              </w:r>
            </w:del>
          </w:p>
        </w:tc>
        <w:tc>
          <w:tcPr>
            <w:tcW w:w="167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70F405A" w14:textId="33626340" w:rsidR="005A2227" w:rsidRPr="00E352EF" w:rsidDel="00161B00" w:rsidRDefault="0097053A">
            <w:pPr>
              <w:jc w:val="both"/>
              <w:rPr>
                <w:del w:id="6777" w:author="Utente" w:date="2017-07-05T17:08:00Z"/>
              </w:rPr>
            </w:pPr>
            <w:del w:id="6778" w:author="Utente" w:date="2017-06-26T15:59:00Z">
              <w:r w:rsidRPr="00E352EF" w:rsidDel="00FC270B">
                <w:rPr>
                  <w:rFonts w:ascii="Calibri" w:eastAsia="Calibri" w:hAnsi="Calibri" w:cs="Calibri"/>
                  <w:b/>
                </w:rPr>
                <w:delText>RATE</w:delText>
              </w:r>
            </w:del>
          </w:p>
        </w:tc>
      </w:tr>
      <w:tr w:rsidR="005A2227" w:rsidRPr="00E352EF" w:rsidDel="00161B00" w14:paraId="60C0C055" w14:textId="504DE4A6">
        <w:trPr>
          <w:del w:id="6779"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B02E75" w14:textId="53A5C45B" w:rsidR="005A2227" w:rsidRPr="00E352EF" w:rsidDel="00161B00" w:rsidRDefault="0097053A">
            <w:pPr>
              <w:jc w:val="both"/>
              <w:rPr>
                <w:del w:id="6780" w:author="Utente" w:date="2017-07-05T17:08:00Z"/>
              </w:rPr>
            </w:pPr>
            <w:del w:id="6781" w:author="Utente" w:date="2017-07-05T17:08:00Z">
              <w:r w:rsidRPr="00E352EF" w:rsidDel="00161B00">
                <w:rPr>
                  <w:rFonts w:ascii="Calibri" w:eastAsia="Calibri" w:hAnsi="Calibri" w:cs="Calibri"/>
                </w:rPr>
                <w:delText>2012</w:delText>
              </w:r>
            </w:del>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F342E7" w14:textId="2C8A1F4E" w:rsidR="005A2227" w:rsidRPr="00E352EF" w:rsidDel="00161B00" w:rsidRDefault="0097053A">
            <w:pPr>
              <w:jc w:val="both"/>
              <w:rPr>
                <w:del w:id="6782" w:author="Utente" w:date="2017-07-05T17:08:00Z"/>
              </w:rPr>
            </w:pPr>
            <w:del w:id="6783" w:author="Utente" w:date="2017-07-05T17:08:00Z">
              <w:r w:rsidRPr="00E352EF" w:rsidDel="00161B00">
                <w:rPr>
                  <w:rFonts w:ascii="Calibri" w:eastAsia="Calibri" w:hAnsi="Calibri" w:cs="Calibri"/>
                </w:rPr>
                <w:delText>Belgium</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5A7042" w14:textId="2A05A690" w:rsidR="005A2227" w:rsidRPr="00E352EF" w:rsidDel="00161B00" w:rsidRDefault="0097053A">
            <w:pPr>
              <w:jc w:val="both"/>
              <w:rPr>
                <w:del w:id="6784" w:author="Utente" w:date="2017-07-05T17:08:00Z"/>
              </w:rPr>
            </w:pPr>
            <w:del w:id="6785" w:author="Utente" w:date="2017-07-05T17:08:00Z">
              <w:r w:rsidRPr="00E352EF" w:rsidDel="00161B00">
                <w:rPr>
                  <w:rFonts w:ascii="Calibri" w:eastAsia="Calibri" w:hAnsi="Calibri" w:cs="Calibri"/>
                </w:rPr>
                <w:delText>Total</w:delText>
              </w:r>
            </w:del>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9173BC" w14:textId="16985956" w:rsidR="005A2227" w:rsidRPr="00E352EF" w:rsidDel="00161B00" w:rsidRDefault="0097053A">
            <w:pPr>
              <w:jc w:val="both"/>
              <w:rPr>
                <w:del w:id="6786" w:author="Utente" w:date="2017-07-05T17:08:00Z"/>
              </w:rPr>
            </w:pPr>
            <w:del w:id="6787" w:author="Utente" w:date="2017-07-05T17:08:00Z">
              <w:r w:rsidRPr="00E352EF" w:rsidDel="00161B00">
                <w:rPr>
                  <w:rFonts w:ascii="Calibri" w:eastAsia="Calibri" w:hAnsi="Calibri" w:cs="Calibri"/>
                </w:rPr>
                <w:delText>Total</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11D261" w14:textId="5D66EAE3" w:rsidR="005A2227" w:rsidRPr="00E352EF" w:rsidDel="00161B00" w:rsidRDefault="0097053A">
            <w:pPr>
              <w:jc w:val="both"/>
              <w:rPr>
                <w:del w:id="6788" w:author="Utente" w:date="2017-07-05T17:08:00Z"/>
              </w:rPr>
            </w:pPr>
            <w:del w:id="6789" w:author="Utente" w:date="2017-07-05T17:08:00Z">
              <w:r w:rsidRPr="00E352EF" w:rsidDel="00161B00">
                <w:rPr>
                  <w:rFonts w:ascii="Calibri" w:eastAsia="Calibri" w:hAnsi="Calibri" w:cs="Calibri"/>
                </w:rPr>
                <w:delText>0.023</w:delText>
              </w:r>
            </w:del>
          </w:p>
        </w:tc>
      </w:tr>
      <w:tr w:rsidR="005A2227" w:rsidRPr="00E352EF" w:rsidDel="00161B00" w14:paraId="167D16E6" w14:textId="18CC151A">
        <w:trPr>
          <w:del w:id="6790"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9F68B3" w14:textId="3DB93DC6" w:rsidR="005A2227" w:rsidRPr="00E352EF" w:rsidDel="00161B00" w:rsidRDefault="0097053A">
            <w:pPr>
              <w:jc w:val="both"/>
              <w:rPr>
                <w:del w:id="6791" w:author="Utente" w:date="2017-07-05T17:08:00Z"/>
              </w:rPr>
            </w:pPr>
            <w:del w:id="6792" w:author="Utente" w:date="2017-07-05T17:08:00Z">
              <w:r w:rsidRPr="00E352EF" w:rsidDel="00161B00">
                <w:rPr>
                  <w:rFonts w:ascii="Calibri" w:eastAsia="Calibri" w:hAnsi="Calibri" w:cs="Calibri"/>
                </w:rPr>
                <w:delText>2012</w:delText>
              </w:r>
            </w:del>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80837A" w14:textId="06589BC8" w:rsidR="005A2227" w:rsidRPr="00E352EF" w:rsidDel="00161B00" w:rsidRDefault="0097053A">
            <w:pPr>
              <w:jc w:val="both"/>
              <w:rPr>
                <w:del w:id="6793" w:author="Utente" w:date="2017-07-05T17:08:00Z"/>
              </w:rPr>
            </w:pPr>
            <w:del w:id="6794" w:author="Utente" w:date="2017-07-05T17:08:00Z">
              <w:r w:rsidRPr="00E352EF" w:rsidDel="00161B00">
                <w:rPr>
                  <w:rFonts w:ascii="Calibri" w:eastAsia="Calibri" w:hAnsi="Calibri" w:cs="Calibri"/>
                </w:rPr>
                <w:delText>Greece</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40C11A" w14:textId="5CE6D8D2" w:rsidR="005A2227" w:rsidRPr="00E352EF" w:rsidDel="00161B00" w:rsidRDefault="0097053A">
            <w:pPr>
              <w:jc w:val="both"/>
              <w:rPr>
                <w:del w:id="6795" w:author="Utente" w:date="2017-07-05T17:08:00Z"/>
              </w:rPr>
            </w:pPr>
            <w:del w:id="6796" w:author="Utente" w:date="2017-07-05T17:08:00Z">
              <w:r w:rsidRPr="00E352EF" w:rsidDel="00161B00">
                <w:rPr>
                  <w:rFonts w:ascii="Calibri" w:eastAsia="Calibri" w:hAnsi="Calibri" w:cs="Calibri"/>
                </w:rPr>
                <w:delText>Total</w:delText>
              </w:r>
            </w:del>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3CDDDB" w14:textId="1670B5C2" w:rsidR="005A2227" w:rsidRPr="00E352EF" w:rsidDel="00161B00" w:rsidRDefault="0097053A">
            <w:pPr>
              <w:jc w:val="both"/>
              <w:rPr>
                <w:del w:id="6797" w:author="Utente" w:date="2017-07-05T17:08:00Z"/>
              </w:rPr>
            </w:pPr>
            <w:del w:id="6798" w:author="Utente" w:date="2017-05-08T18:58:00Z">
              <w:r w:rsidRPr="00E352EF" w:rsidDel="00463E31">
                <w:rPr>
                  <w:rFonts w:ascii="Calibri" w:eastAsia="Calibri" w:hAnsi="Calibri" w:cs="Calibri"/>
                </w:rPr>
                <w:delText>Total</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180B79" w14:textId="0A707F30" w:rsidR="005A2227" w:rsidRPr="00E352EF" w:rsidDel="00161B00" w:rsidRDefault="0097053A">
            <w:pPr>
              <w:jc w:val="both"/>
              <w:rPr>
                <w:del w:id="6799" w:author="Utente" w:date="2017-07-05T17:08:00Z"/>
              </w:rPr>
            </w:pPr>
            <w:del w:id="6800" w:author="Utente" w:date="2017-07-05T17:08:00Z">
              <w:r w:rsidRPr="00E352EF" w:rsidDel="00161B00">
                <w:rPr>
                  <w:rFonts w:ascii="Calibri" w:eastAsia="Calibri" w:hAnsi="Calibri" w:cs="Calibri"/>
                </w:rPr>
                <w:delText>0.286</w:delText>
              </w:r>
            </w:del>
          </w:p>
        </w:tc>
      </w:tr>
      <w:tr w:rsidR="005A2227" w:rsidRPr="00E352EF" w:rsidDel="00161B00" w14:paraId="112EC018" w14:textId="092C5E2B">
        <w:trPr>
          <w:del w:id="6801"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E42548" w14:textId="39DD525C" w:rsidR="005A2227" w:rsidRPr="00E352EF" w:rsidDel="00161B00" w:rsidRDefault="0097053A">
            <w:pPr>
              <w:jc w:val="both"/>
              <w:rPr>
                <w:del w:id="6802" w:author="Utente" w:date="2017-07-05T17:08:00Z"/>
              </w:rPr>
            </w:pPr>
            <w:del w:id="6803" w:author="Utente" w:date="2017-07-05T17:08:00Z">
              <w:r w:rsidRPr="00E352EF" w:rsidDel="00161B00">
                <w:rPr>
                  <w:rFonts w:ascii="Calibri" w:eastAsia="Calibri" w:hAnsi="Calibri" w:cs="Calibri"/>
                </w:rPr>
                <w:delText>2012</w:delText>
              </w:r>
            </w:del>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77300B" w14:textId="66E9FBAE" w:rsidR="005A2227" w:rsidRPr="00E352EF" w:rsidDel="00161B00" w:rsidRDefault="0097053A">
            <w:pPr>
              <w:jc w:val="both"/>
              <w:rPr>
                <w:del w:id="6804" w:author="Utente" w:date="2017-07-05T17:08:00Z"/>
              </w:rPr>
            </w:pPr>
            <w:del w:id="6805" w:author="Utente" w:date="2017-07-05T17:08:00Z">
              <w:r w:rsidRPr="00E352EF" w:rsidDel="00161B00">
                <w:rPr>
                  <w:rFonts w:ascii="Calibri" w:eastAsia="Calibri" w:hAnsi="Calibri" w:cs="Calibri"/>
                </w:rPr>
                <w:delText>Spain</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7AFDA0" w14:textId="1106E928" w:rsidR="005A2227" w:rsidRPr="00E352EF" w:rsidDel="00161B00" w:rsidRDefault="0097053A">
            <w:pPr>
              <w:jc w:val="both"/>
              <w:rPr>
                <w:del w:id="6806" w:author="Utente" w:date="2017-07-05T17:08:00Z"/>
              </w:rPr>
            </w:pPr>
            <w:del w:id="6807" w:author="Utente" w:date="2017-07-05T17:08:00Z">
              <w:r w:rsidRPr="00E352EF" w:rsidDel="00161B00">
                <w:rPr>
                  <w:rFonts w:ascii="Calibri" w:eastAsia="Calibri" w:hAnsi="Calibri" w:cs="Calibri"/>
                </w:rPr>
                <w:delText>Total</w:delText>
              </w:r>
            </w:del>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609E9E" w14:textId="068D7B36" w:rsidR="005A2227" w:rsidRPr="00E352EF" w:rsidDel="00161B00" w:rsidRDefault="0097053A">
            <w:pPr>
              <w:jc w:val="both"/>
              <w:rPr>
                <w:del w:id="6808" w:author="Utente" w:date="2017-07-05T17:08:00Z"/>
              </w:rPr>
            </w:pPr>
            <w:del w:id="6809" w:author="Utente" w:date="2017-07-05T17:08:00Z">
              <w:r w:rsidRPr="00E352EF" w:rsidDel="00161B00">
                <w:rPr>
                  <w:rFonts w:ascii="Calibri" w:eastAsia="Calibri" w:hAnsi="Calibri" w:cs="Calibri"/>
                </w:rPr>
                <w:delText>Total</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B1F5C7" w14:textId="68791BCC" w:rsidR="005A2227" w:rsidRPr="00E352EF" w:rsidDel="00161B00" w:rsidRDefault="0097053A">
            <w:pPr>
              <w:jc w:val="both"/>
              <w:rPr>
                <w:del w:id="6810" w:author="Utente" w:date="2017-07-05T17:08:00Z"/>
              </w:rPr>
            </w:pPr>
            <w:del w:id="6811" w:author="Utente" w:date="2017-07-05T17:08:00Z">
              <w:r w:rsidRPr="00E352EF" w:rsidDel="00161B00">
                <w:rPr>
                  <w:rFonts w:ascii="Calibri" w:eastAsia="Calibri" w:hAnsi="Calibri" w:cs="Calibri"/>
                </w:rPr>
                <w:delText>0.064</w:delText>
              </w:r>
            </w:del>
          </w:p>
        </w:tc>
      </w:tr>
      <w:tr w:rsidR="005A2227" w:rsidRPr="00E352EF" w:rsidDel="00161B00" w14:paraId="743977A4" w14:textId="1395667B">
        <w:trPr>
          <w:del w:id="6812"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8C024E" w14:textId="60A7A547" w:rsidR="005A2227" w:rsidRPr="00E352EF" w:rsidDel="00161B00" w:rsidRDefault="0097053A">
            <w:pPr>
              <w:jc w:val="both"/>
              <w:rPr>
                <w:del w:id="6813" w:author="Utente" w:date="2017-07-05T17:08:00Z"/>
              </w:rPr>
            </w:pPr>
            <w:del w:id="6814" w:author="Utente" w:date="2017-07-05T17:08:00Z">
              <w:r w:rsidRPr="00E352EF" w:rsidDel="00161B00">
                <w:rPr>
                  <w:rFonts w:ascii="Calibri" w:eastAsia="Calibri" w:hAnsi="Calibri" w:cs="Calibri"/>
                </w:rPr>
                <w:delText>2012</w:delText>
              </w:r>
            </w:del>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413CE9" w14:textId="34539B83" w:rsidR="005A2227" w:rsidRPr="00E352EF" w:rsidDel="00161B00" w:rsidRDefault="0097053A">
            <w:pPr>
              <w:jc w:val="both"/>
              <w:rPr>
                <w:del w:id="6815" w:author="Utente" w:date="2017-07-05T17:08:00Z"/>
              </w:rPr>
            </w:pPr>
            <w:del w:id="6816" w:author="Utente" w:date="2017-07-05T17:08:00Z">
              <w:r w:rsidRPr="00E352EF" w:rsidDel="00161B00">
                <w:rPr>
                  <w:rFonts w:ascii="Calibri" w:eastAsia="Calibri" w:hAnsi="Calibri" w:cs="Calibri"/>
                </w:rPr>
                <w:delText>Malta</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CA7091" w14:textId="3D620292" w:rsidR="005A2227" w:rsidRPr="00E352EF" w:rsidDel="00161B00" w:rsidRDefault="0097053A">
            <w:pPr>
              <w:jc w:val="both"/>
              <w:rPr>
                <w:del w:id="6817" w:author="Utente" w:date="2017-07-05T17:08:00Z"/>
              </w:rPr>
            </w:pPr>
            <w:del w:id="6818" w:author="Utente" w:date="2017-07-05T17:08:00Z">
              <w:r w:rsidRPr="00E352EF" w:rsidDel="00161B00">
                <w:rPr>
                  <w:rFonts w:ascii="Calibri" w:eastAsia="Calibri" w:hAnsi="Calibri" w:cs="Calibri"/>
                </w:rPr>
                <w:delText>Total</w:delText>
              </w:r>
            </w:del>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4D2DCF" w14:textId="2AA1C43B" w:rsidR="005A2227" w:rsidRPr="00E352EF" w:rsidDel="00161B00" w:rsidRDefault="0097053A">
            <w:pPr>
              <w:jc w:val="both"/>
              <w:rPr>
                <w:del w:id="6819" w:author="Utente" w:date="2017-07-05T17:08:00Z"/>
              </w:rPr>
            </w:pPr>
            <w:del w:id="6820" w:author="Utente" w:date="2017-05-08T18:58:00Z">
              <w:r w:rsidRPr="00E352EF" w:rsidDel="00463E31">
                <w:rPr>
                  <w:rFonts w:ascii="Calibri" w:eastAsia="Calibri" w:hAnsi="Calibri" w:cs="Calibri"/>
                </w:rPr>
                <w:delText>Total</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E354CF" w14:textId="494C6A43" w:rsidR="005A2227" w:rsidRPr="00E352EF" w:rsidDel="00161B00" w:rsidRDefault="0097053A">
            <w:pPr>
              <w:jc w:val="both"/>
              <w:rPr>
                <w:del w:id="6821" w:author="Utente" w:date="2017-07-05T17:08:00Z"/>
              </w:rPr>
            </w:pPr>
            <w:del w:id="6822" w:author="Utente" w:date="2017-07-05T17:08:00Z">
              <w:r w:rsidRPr="00E352EF" w:rsidDel="00161B00">
                <w:rPr>
                  <w:rFonts w:ascii="Calibri" w:eastAsia="Calibri" w:hAnsi="Calibri" w:cs="Calibri"/>
                </w:rPr>
                <w:delText>0.043</w:delText>
              </w:r>
            </w:del>
          </w:p>
        </w:tc>
      </w:tr>
      <w:tr w:rsidR="005A2227" w:rsidRPr="00E352EF" w:rsidDel="00161B00" w14:paraId="51BC5241" w14:textId="5DD81EB9">
        <w:trPr>
          <w:del w:id="6823"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AFC4BD" w14:textId="5DFD648D" w:rsidR="005A2227" w:rsidRPr="00E352EF" w:rsidDel="00161B00" w:rsidRDefault="0097053A">
            <w:pPr>
              <w:jc w:val="both"/>
              <w:rPr>
                <w:del w:id="6824" w:author="Utente" w:date="2017-07-05T17:08:00Z"/>
              </w:rPr>
            </w:pPr>
            <w:del w:id="6825" w:author="Utente" w:date="2017-07-05T17:08:00Z">
              <w:r w:rsidRPr="00E352EF" w:rsidDel="00161B00">
                <w:rPr>
                  <w:rFonts w:ascii="Calibri" w:eastAsia="Calibri" w:hAnsi="Calibri" w:cs="Calibri"/>
                </w:rPr>
                <w:delText>2012</w:delText>
              </w:r>
            </w:del>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1B71BD" w14:textId="00AC99BC" w:rsidR="005A2227" w:rsidRPr="00E352EF" w:rsidDel="00161B00" w:rsidRDefault="0097053A">
            <w:pPr>
              <w:jc w:val="both"/>
              <w:rPr>
                <w:del w:id="6826" w:author="Utente" w:date="2017-07-05T17:08:00Z"/>
              </w:rPr>
            </w:pPr>
            <w:del w:id="6827" w:author="Utente" w:date="2017-07-05T17:08:00Z">
              <w:r w:rsidRPr="00E352EF" w:rsidDel="00161B00">
                <w:rPr>
                  <w:rFonts w:ascii="Calibri" w:eastAsia="Calibri" w:hAnsi="Calibri" w:cs="Calibri"/>
                </w:rPr>
                <w:delText>Finland</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E7026E" w14:textId="22A8635C" w:rsidR="005A2227" w:rsidRPr="00E352EF" w:rsidDel="00161B00" w:rsidRDefault="0097053A">
            <w:pPr>
              <w:jc w:val="both"/>
              <w:rPr>
                <w:del w:id="6828" w:author="Utente" w:date="2017-07-05T17:08:00Z"/>
              </w:rPr>
            </w:pPr>
            <w:del w:id="6829" w:author="Utente" w:date="2017-07-05T17:08:00Z">
              <w:r w:rsidRPr="00E352EF" w:rsidDel="00161B00">
                <w:rPr>
                  <w:rFonts w:ascii="Calibri" w:eastAsia="Calibri" w:hAnsi="Calibri" w:cs="Calibri"/>
                </w:rPr>
                <w:delText>Total</w:delText>
              </w:r>
            </w:del>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54F439" w14:textId="48603AC2" w:rsidR="005A2227" w:rsidRPr="00E352EF" w:rsidDel="00161B00" w:rsidRDefault="0097053A">
            <w:pPr>
              <w:jc w:val="both"/>
              <w:rPr>
                <w:del w:id="6830" w:author="Utente" w:date="2017-07-05T17:08:00Z"/>
              </w:rPr>
            </w:pPr>
            <w:del w:id="6831" w:author="Utente" w:date="2017-07-05T17:08:00Z">
              <w:r w:rsidRPr="00E352EF" w:rsidDel="00161B00">
                <w:rPr>
                  <w:rFonts w:ascii="Calibri" w:eastAsia="Calibri" w:hAnsi="Calibri" w:cs="Calibri"/>
                </w:rPr>
                <w:delText>Total</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2A383D" w14:textId="57A130C0" w:rsidR="005A2227" w:rsidRPr="00E352EF" w:rsidDel="00161B00" w:rsidRDefault="0097053A">
            <w:pPr>
              <w:jc w:val="both"/>
              <w:rPr>
                <w:del w:id="6832" w:author="Utente" w:date="2017-07-05T17:08:00Z"/>
              </w:rPr>
            </w:pPr>
            <w:del w:id="6833" w:author="Utente" w:date="2017-07-05T17:08:00Z">
              <w:r w:rsidRPr="00E352EF" w:rsidDel="00161B00">
                <w:rPr>
                  <w:rFonts w:ascii="Calibri" w:eastAsia="Calibri" w:hAnsi="Calibri" w:cs="Calibri"/>
                </w:rPr>
                <w:delText>NULL</w:delText>
              </w:r>
            </w:del>
          </w:p>
        </w:tc>
      </w:tr>
      <w:tr w:rsidR="005A2227" w:rsidRPr="00E352EF" w:rsidDel="00161B00" w14:paraId="5109E686" w14:textId="5E17939E">
        <w:trPr>
          <w:del w:id="6834"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AC5623" w14:textId="2033D359" w:rsidR="005A2227" w:rsidRPr="00E352EF" w:rsidDel="00161B00" w:rsidRDefault="0097053A">
            <w:pPr>
              <w:jc w:val="both"/>
              <w:rPr>
                <w:del w:id="6835" w:author="Utente" w:date="2017-07-05T17:08:00Z"/>
              </w:rPr>
            </w:pPr>
            <w:del w:id="6836" w:author="Utente" w:date="2017-07-05T17:08:00Z">
              <w:r w:rsidRPr="00E352EF" w:rsidDel="00161B00">
                <w:rPr>
                  <w:rFonts w:ascii="Calibri" w:eastAsia="Calibri" w:hAnsi="Calibri" w:cs="Calibri"/>
                </w:rPr>
                <w:delText>2012</w:delText>
              </w:r>
            </w:del>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716458" w14:textId="4D48BA83" w:rsidR="005A2227" w:rsidRPr="00E352EF" w:rsidDel="00161B00" w:rsidRDefault="0097053A">
            <w:pPr>
              <w:jc w:val="both"/>
              <w:rPr>
                <w:del w:id="6837" w:author="Utente" w:date="2017-07-05T17:08:00Z"/>
              </w:rPr>
            </w:pPr>
            <w:del w:id="6838" w:author="Utente" w:date="2017-07-05T17:08:00Z">
              <w:r w:rsidRPr="00E352EF" w:rsidDel="00161B00">
                <w:rPr>
                  <w:rFonts w:ascii="Calibri" w:eastAsia="Calibri" w:hAnsi="Calibri" w:cs="Calibri"/>
                </w:rPr>
                <w:delText>Switzerland</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233F76" w14:textId="6E6CBD0F" w:rsidR="005A2227" w:rsidRPr="00E352EF" w:rsidDel="00161B00" w:rsidRDefault="0097053A">
            <w:pPr>
              <w:jc w:val="both"/>
              <w:rPr>
                <w:del w:id="6839" w:author="Utente" w:date="2017-07-05T17:08:00Z"/>
              </w:rPr>
            </w:pPr>
            <w:del w:id="6840" w:author="Utente" w:date="2017-07-05T17:08:00Z">
              <w:r w:rsidRPr="00E352EF" w:rsidDel="00161B00">
                <w:rPr>
                  <w:rFonts w:ascii="Calibri" w:eastAsia="Calibri" w:hAnsi="Calibri" w:cs="Calibri"/>
                </w:rPr>
                <w:delText>Total</w:delText>
              </w:r>
            </w:del>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467440" w14:textId="312C9DD4" w:rsidR="005A2227" w:rsidRPr="00E352EF" w:rsidDel="00161B00" w:rsidRDefault="0097053A">
            <w:pPr>
              <w:jc w:val="both"/>
              <w:rPr>
                <w:del w:id="6841" w:author="Utente" w:date="2017-07-05T17:08:00Z"/>
              </w:rPr>
            </w:pPr>
            <w:del w:id="6842" w:author="Utente" w:date="2017-07-05T17:08:00Z">
              <w:r w:rsidRPr="00E352EF" w:rsidDel="00161B00">
                <w:rPr>
                  <w:rFonts w:ascii="Calibri" w:eastAsia="Calibri" w:hAnsi="Calibri" w:cs="Calibri"/>
                </w:rPr>
                <w:delText>Total</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E681AF" w14:textId="48E6ECCF" w:rsidR="005A2227" w:rsidRPr="00E352EF" w:rsidDel="00161B00" w:rsidRDefault="0097053A">
            <w:pPr>
              <w:jc w:val="both"/>
              <w:rPr>
                <w:del w:id="6843" w:author="Utente" w:date="2017-07-05T17:08:00Z"/>
              </w:rPr>
            </w:pPr>
            <w:del w:id="6844" w:author="Utente" w:date="2017-07-05T17:08:00Z">
              <w:r w:rsidRPr="00E352EF" w:rsidDel="00161B00">
                <w:rPr>
                  <w:rFonts w:ascii="Calibri" w:eastAsia="Calibri" w:hAnsi="Calibri" w:cs="Calibri"/>
                </w:rPr>
                <w:delText>0.08</w:delText>
              </w:r>
            </w:del>
          </w:p>
        </w:tc>
      </w:tr>
    </w:tbl>
    <w:p w14:paraId="3CCEABB6" w14:textId="72A81BD6" w:rsidR="00FC270B" w:rsidRPr="00E352EF" w:rsidDel="00161B00" w:rsidRDefault="00FC270B">
      <w:pPr>
        <w:jc w:val="both"/>
        <w:rPr>
          <w:del w:id="6845" w:author="Utente" w:date="2017-07-05T17:08:00Z"/>
        </w:rPr>
      </w:pPr>
    </w:p>
    <w:tbl>
      <w:tblPr>
        <w:tblW w:w="779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65"/>
        <w:gridCol w:w="1382"/>
        <w:gridCol w:w="1195"/>
        <w:gridCol w:w="994"/>
        <w:gridCol w:w="3254"/>
      </w:tblGrid>
      <w:tr w:rsidR="005A2227" w:rsidRPr="00E352EF" w:rsidDel="00161B00" w14:paraId="1B3662E8" w14:textId="55DA3E17" w:rsidTr="00386B8F">
        <w:trPr>
          <w:del w:id="6846" w:author="Utente" w:date="2017-07-05T17:08:00Z"/>
        </w:trPr>
        <w:tc>
          <w:tcPr>
            <w:tcW w:w="779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61E7F888" w14:textId="70A3C570" w:rsidR="005A2227" w:rsidRPr="00E352EF" w:rsidDel="00161B00" w:rsidRDefault="0097053A">
            <w:pPr>
              <w:jc w:val="both"/>
              <w:rPr>
                <w:del w:id="6847" w:author="Utente" w:date="2017-07-05T17:08:00Z"/>
              </w:rPr>
            </w:pPr>
            <w:del w:id="6848" w:author="Utente" w:date="2017-06-26T16:37:00Z">
              <w:r w:rsidRPr="00E352EF" w:rsidDel="00390729">
                <w:rPr>
                  <w:rFonts w:ascii="Calibri" w:eastAsia="Calibri" w:hAnsi="Calibri" w:cs="Calibri"/>
                </w:rPr>
                <w:delText>ds_check</w:delText>
              </w:r>
            </w:del>
          </w:p>
        </w:tc>
      </w:tr>
      <w:tr w:rsidR="005A2227" w:rsidRPr="00E352EF" w:rsidDel="00161B00" w14:paraId="677039AD" w14:textId="2C189EB1">
        <w:trPr>
          <w:del w:id="6849" w:author="Utente" w:date="2017-07-05T17:08:00Z"/>
        </w:trPr>
        <w:tc>
          <w:tcPr>
            <w:tcW w:w="96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07D2E88" w14:textId="27B2FF75" w:rsidR="005A2227" w:rsidRPr="00E352EF" w:rsidDel="00161B00" w:rsidRDefault="0097053A">
            <w:pPr>
              <w:jc w:val="both"/>
              <w:rPr>
                <w:del w:id="6850" w:author="Utente" w:date="2017-07-05T17:08:00Z"/>
              </w:rPr>
            </w:pPr>
            <w:del w:id="6851" w:author="Utente" w:date="2017-06-26T16:37:00Z">
              <w:r w:rsidRPr="00E352EF" w:rsidDel="00390729">
                <w:rPr>
                  <w:rFonts w:ascii="Calibri" w:eastAsia="Calibri" w:hAnsi="Calibri" w:cs="Calibri"/>
                  <w:b/>
                </w:rPr>
                <w:delText>TIME</w:delText>
              </w:r>
            </w:del>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D6EDF7D" w14:textId="052A4FF2" w:rsidR="005A2227" w:rsidRPr="00E352EF" w:rsidDel="00161B00" w:rsidRDefault="0097053A">
            <w:pPr>
              <w:jc w:val="both"/>
              <w:rPr>
                <w:del w:id="6852" w:author="Utente" w:date="2017-07-05T17:08:00Z"/>
              </w:rPr>
            </w:pPr>
            <w:del w:id="6853" w:author="Utente" w:date="2017-06-26T16:38:00Z">
              <w:r w:rsidRPr="00E352EF" w:rsidDel="00390729">
                <w:rPr>
                  <w:rFonts w:ascii="Calibri" w:eastAsia="Calibri" w:hAnsi="Calibri" w:cs="Calibri"/>
                  <w:b/>
                </w:rPr>
                <w:delText>GEO</w:delText>
              </w:r>
            </w:del>
          </w:p>
        </w:tc>
        <w:tc>
          <w:tcPr>
            <w:tcW w:w="119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1808E36" w14:textId="7B909634" w:rsidR="005A2227" w:rsidRPr="00E352EF" w:rsidDel="00161B00" w:rsidRDefault="0097053A">
            <w:pPr>
              <w:jc w:val="both"/>
              <w:rPr>
                <w:del w:id="6854" w:author="Utente" w:date="2017-07-05T17:08:00Z"/>
              </w:rPr>
            </w:pPr>
            <w:del w:id="6855" w:author="Utente" w:date="2017-06-26T16:38:00Z">
              <w:r w:rsidRPr="00E352EF" w:rsidDel="00390729">
                <w:rPr>
                  <w:rFonts w:ascii="Calibri" w:eastAsia="Calibri" w:hAnsi="Calibri" w:cs="Calibri"/>
                  <w:b/>
                </w:rPr>
                <w:delText>AGE</w:delText>
              </w:r>
            </w:del>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BDC7241" w14:textId="35D8A5E5" w:rsidR="005A2227" w:rsidRPr="00E352EF" w:rsidDel="00161B00" w:rsidRDefault="0097053A">
            <w:pPr>
              <w:jc w:val="both"/>
              <w:rPr>
                <w:del w:id="6856" w:author="Utente" w:date="2017-07-05T17:08:00Z"/>
              </w:rPr>
            </w:pPr>
            <w:del w:id="6857" w:author="Utente" w:date="2017-06-26T16:38:00Z">
              <w:r w:rsidRPr="00E352EF" w:rsidDel="00390729">
                <w:rPr>
                  <w:rFonts w:ascii="Calibri" w:eastAsia="Calibri" w:hAnsi="Calibri" w:cs="Calibri"/>
                  <w:b/>
                </w:rPr>
                <w:delText>SEX</w:delText>
              </w:r>
            </w:del>
          </w:p>
        </w:tc>
        <w:tc>
          <w:tcPr>
            <w:tcW w:w="325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317E9C7" w14:textId="50C4E1D6" w:rsidR="005A2227" w:rsidRPr="00E352EF" w:rsidDel="00161B00" w:rsidRDefault="0097053A">
            <w:pPr>
              <w:jc w:val="both"/>
              <w:rPr>
                <w:del w:id="6858" w:author="Utente" w:date="2017-07-05T17:08:00Z"/>
              </w:rPr>
            </w:pPr>
            <w:del w:id="6859" w:author="Utente" w:date="2017-06-26T16:38:00Z">
              <w:r w:rsidRPr="00E352EF" w:rsidDel="00390729">
                <w:rPr>
                  <w:rFonts w:ascii="Calibri" w:eastAsia="Calibri" w:hAnsi="Calibri" w:cs="Calibri"/>
                  <w:b/>
                </w:rPr>
                <w:delText>CONDITION</w:delText>
              </w:r>
            </w:del>
          </w:p>
        </w:tc>
      </w:tr>
      <w:tr w:rsidR="005A2227" w:rsidRPr="00E352EF" w:rsidDel="00161B00" w14:paraId="4A01A438" w14:textId="5C600201">
        <w:trPr>
          <w:del w:id="6860" w:author="Utente" w:date="2017-07-05T17:08:00Z"/>
        </w:trPr>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619F80" w14:textId="7D83514B" w:rsidR="005A2227" w:rsidRPr="00E352EF" w:rsidDel="00161B00" w:rsidRDefault="0097053A">
            <w:pPr>
              <w:jc w:val="both"/>
              <w:rPr>
                <w:del w:id="6861" w:author="Utente" w:date="2017-07-05T17:08:00Z"/>
              </w:rPr>
            </w:pPr>
            <w:del w:id="6862" w:author="Utente" w:date="2017-07-05T17:08:00Z">
              <w:r w:rsidRPr="00E352EF" w:rsidDel="00161B00">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30E2CA" w14:textId="767AD6A2" w:rsidR="005A2227" w:rsidRPr="00E352EF" w:rsidDel="00161B00" w:rsidRDefault="0097053A">
            <w:pPr>
              <w:jc w:val="both"/>
              <w:rPr>
                <w:del w:id="6863" w:author="Utente" w:date="2017-07-05T17:08:00Z"/>
              </w:rPr>
            </w:pPr>
            <w:del w:id="6864" w:author="Utente" w:date="2017-07-05T17:08:00Z">
              <w:r w:rsidRPr="00E352EF" w:rsidDel="00161B00">
                <w:rPr>
                  <w:rFonts w:ascii="Calibri" w:eastAsia="Calibri" w:hAnsi="Calibri" w:cs="Calibri"/>
                </w:rPr>
                <w:delText>Belgium</w:delText>
              </w:r>
            </w:del>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7951CD" w14:textId="5DEA7A68" w:rsidR="005A2227" w:rsidRPr="00E352EF" w:rsidDel="00161B00" w:rsidRDefault="0097053A">
            <w:pPr>
              <w:jc w:val="both"/>
              <w:rPr>
                <w:del w:id="6865" w:author="Utente" w:date="2017-07-05T17:08:00Z"/>
              </w:rPr>
            </w:pPr>
            <w:del w:id="6866" w:author="Utente" w:date="2017-07-05T17:08:00Z">
              <w:r w:rsidRPr="00E352EF" w:rsidDel="00161B00">
                <w:rPr>
                  <w:rFonts w:ascii="Calibri" w:eastAsia="Calibri" w:hAnsi="Calibri" w:cs="Calibri"/>
                </w:rPr>
                <w:delText>Total</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43E6F7" w14:textId="0EB104D2" w:rsidR="005A2227" w:rsidRPr="00E352EF" w:rsidDel="00161B00" w:rsidRDefault="0097053A">
            <w:pPr>
              <w:jc w:val="both"/>
              <w:rPr>
                <w:del w:id="6867" w:author="Utente" w:date="2017-07-05T17:08:00Z"/>
              </w:rPr>
            </w:pPr>
            <w:del w:id="6868" w:author="Utente" w:date="2017-07-05T17:08:00Z">
              <w:r w:rsidRPr="00E352EF" w:rsidDel="00161B00">
                <w:rPr>
                  <w:rFonts w:ascii="Calibri" w:eastAsia="Calibri" w:hAnsi="Calibri" w:cs="Calibri"/>
                </w:rPr>
                <w:delText>Total</w:delText>
              </w:r>
            </w:del>
          </w:p>
        </w:tc>
        <w:tc>
          <w:tcPr>
            <w:tcW w:w="32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003BC4" w14:textId="3FC3FA24" w:rsidR="005A2227" w:rsidRPr="00E352EF" w:rsidDel="00161B00" w:rsidRDefault="0097053A">
            <w:pPr>
              <w:jc w:val="both"/>
              <w:rPr>
                <w:del w:id="6869" w:author="Utente" w:date="2017-07-05T17:08:00Z"/>
              </w:rPr>
            </w:pPr>
            <w:del w:id="6870" w:author="Utente" w:date="2017-07-05T17:08:00Z">
              <w:r w:rsidRPr="00E352EF" w:rsidDel="00161B00">
                <w:rPr>
                  <w:rFonts w:ascii="Calibri" w:eastAsia="Calibri" w:hAnsi="Calibri" w:cs="Calibri"/>
                </w:rPr>
                <w:delText>true</w:delText>
              </w:r>
            </w:del>
          </w:p>
        </w:tc>
      </w:tr>
      <w:tr w:rsidR="005A2227" w:rsidRPr="00E352EF" w:rsidDel="00161B00" w14:paraId="4B1A1984" w14:textId="2EBCF00D">
        <w:trPr>
          <w:del w:id="6871" w:author="Utente" w:date="2017-07-05T17:08:00Z"/>
        </w:trPr>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05E644" w14:textId="47580425" w:rsidR="005A2227" w:rsidRPr="00E352EF" w:rsidDel="00161B00" w:rsidRDefault="0097053A">
            <w:pPr>
              <w:jc w:val="both"/>
              <w:rPr>
                <w:del w:id="6872" w:author="Utente" w:date="2017-07-05T17:08:00Z"/>
              </w:rPr>
            </w:pPr>
            <w:del w:id="6873" w:author="Utente" w:date="2017-07-05T17:08:00Z">
              <w:r w:rsidRPr="00E352EF" w:rsidDel="00161B00">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5F8416" w14:textId="25694120" w:rsidR="005A2227" w:rsidRPr="00E352EF" w:rsidDel="00161B00" w:rsidRDefault="0097053A">
            <w:pPr>
              <w:jc w:val="both"/>
              <w:rPr>
                <w:del w:id="6874" w:author="Utente" w:date="2017-07-05T17:08:00Z"/>
              </w:rPr>
            </w:pPr>
            <w:del w:id="6875" w:author="Utente" w:date="2017-07-05T17:08:00Z">
              <w:r w:rsidRPr="00E352EF" w:rsidDel="00161B00">
                <w:rPr>
                  <w:rFonts w:ascii="Calibri" w:eastAsia="Calibri" w:hAnsi="Calibri" w:cs="Calibri"/>
                </w:rPr>
                <w:delText>Greece</w:delText>
              </w:r>
            </w:del>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5B2179" w14:textId="1FE94076" w:rsidR="005A2227" w:rsidRPr="00E352EF" w:rsidDel="00161B00" w:rsidRDefault="0097053A">
            <w:pPr>
              <w:jc w:val="both"/>
              <w:rPr>
                <w:del w:id="6876" w:author="Utente" w:date="2017-07-05T17:08:00Z"/>
              </w:rPr>
            </w:pPr>
            <w:del w:id="6877" w:author="Utente" w:date="2017-07-05T17:08:00Z">
              <w:r w:rsidRPr="00E352EF" w:rsidDel="00161B00">
                <w:rPr>
                  <w:rFonts w:ascii="Calibri" w:eastAsia="Calibri" w:hAnsi="Calibri" w:cs="Calibri"/>
                </w:rPr>
                <w:delText>Total</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2004DB" w14:textId="7B380E72" w:rsidR="005A2227" w:rsidRPr="00E352EF" w:rsidDel="00161B00" w:rsidRDefault="0097053A">
            <w:pPr>
              <w:jc w:val="both"/>
              <w:rPr>
                <w:del w:id="6878" w:author="Utente" w:date="2017-07-05T17:08:00Z"/>
              </w:rPr>
            </w:pPr>
            <w:del w:id="6879" w:author="Utente" w:date="2017-07-05T17:08:00Z">
              <w:r w:rsidRPr="00E352EF" w:rsidDel="00161B00">
                <w:rPr>
                  <w:rFonts w:ascii="Calibri" w:eastAsia="Calibri" w:hAnsi="Calibri" w:cs="Calibri"/>
                </w:rPr>
                <w:delText>Total</w:delText>
              </w:r>
            </w:del>
          </w:p>
        </w:tc>
        <w:tc>
          <w:tcPr>
            <w:tcW w:w="32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6746F6" w14:textId="7FB71C13" w:rsidR="005A2227" w:rsidRPr="00E352EF" w:rsidDel="00161B00" w:rsidRDefault="0097053A">
            <w:pPr>
              <w:jc w:val="both"/>
              <w:rPr>
                <w:del w:id="6880" w:author="Utente" w:date="2017-07-05T17:08:00Z"/>
              </w:rPr>
            </w:pPr>
            <w:del w:id="6881" w:author="Utente" w:date="2017-07-05T17:08:00Z">
              <w:r w:rsidRPr="00E352EF" w:rsidDel="00161B00">
                <w:rPr>
                  <w:rFonts w:ascii="Calibri" w:eastAsia="Calibri" w:hAnsi="Calibri" w:cs="Calibri"/>
                </w:rPr>
                <w:delText>false</w:delText>
              </w:r>
            </w:del>
          </w:p>
        </w:tc>
      </w:tr>
      <w:tr w:rsidR="005A2227" w:rsidRPr="00E352EF" w:rsidDel="00161B00" w14:paraId="4F7FA253" w14:textId="59954645">
        <w:trPr>
          <w:del w:id="6882" w:author="Utente" w:date="2017-07-05T17:08:00Z"/>
        </w:trPr>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51C81A" w14:textId="5FDD42CC" w:rsidR="005A2227" w:rsidRPr="00E352EF" w:rsidDel="00161B00" w:rsidRDefault="0097053A">
            <w:pPr>
              <w:jc w:val="both"/>
              <w:rPr>
                <w:del w:id="6883" w:author="Utente" w:date="2017-07-05T17:08:00Z"/>
              </w:rPr>
            </w:pPr>
            <w:del w:id="6884" w:author="Utente" w:date="2017-07-05T17:08:00Z">
              <w:r w:rsidRPr="00E352EF" w:rsidDel="00161B00">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765D8B" w14:textId="4806F00E" w:rsidR="005A2227" w:rsidRPr="00E352EF" w:rsidDel="00161B00" w:rsidRDefault="0097053A">
            <w:pPr>
              <w:jc w:val="both"/>
              <w:rPr>
                <w:del w:id="6885" w:author="Utente" w:date="2017-07-05T17:08:00Z"/>
              </w:rPr>
            </w:pPr>
            <w:del w:id="6886" w:author="Utente" w:date="2017-07-05T17:08:00Z">
              <w:r w:rsidRPr="00E352EF" w:rsidDel="00161B00">
                <w:rPr>
                  <w:rFonts w:ascii="Calibri" w:eastAsia="Calibri" w:hAnsi="Calibri" w:cs="Calibri"/>
                </w:rPr>
                <w:delText>Spain</w:delText>
              </w:r>
            </w:del>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EF7E01" w14:textId="61AE8C7A" w:rsidR="005A2227" w:rsidRPr="00E352EF" w:rsidDel="00161B00" w:rsidRDefault="0097053A">
            <w:pPr>
              <w:jc w:val="both"/>
              <w:rPr>
                <w:del w:id="6887" w:author="Utente" w:date="2017-07-05T17:08:00Z"/>
              </w:rPr>
            </w:pPr>
            <w:del w:id="6888" w:author="Utente" w:date="2017-07-05T17:08:00Z">
              <w:r w:rsidRPr="00E352EF" w:rsidDel="00161B00">
                <w:rPr>
                  <w:rFonts w:ascii="Calibri" w:eastAsia="Calibri" w:hAnsi="Calibri" w:cs="Calibri"/>
                </w:rPr>
                <w:delText>Total</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C1C468" w14:textId="1CA48538" w:rsidR="005A2227" w:rsidRPr="00E352EF" w:rsidDel="00161B00" w:rsidRDefault="0097053A">
            <w:pPr>
              <w:jc w:val="both"/>
              <w:rPr>
                <w:del w:id="6889" w:author="Utente" w:date="2017-07-05T17:08:00Z"/>
              </w:rPr>
            </w:pPr>
            <w:del w:id="6890" w:author="Utente" w:date="2017-07-05T17:08:00Z">
              <w:r w:rsidRPr="00E352EF" w:rsidDel="00161B00">
                <w:rPr>
                  <w:rFonts w:ascii="Calibri" w:eastAsia="Calibri" w:hAnsi="Calibri" w:cs="Calibri"/>
                </w:rPr>
                <w:delText>Total</w:delText>
              </w:r>
            </w:del>
          </w:p>
        </w:tc>
        <w:tc>
          <w:tcPr>
            <w:tcW w:w="32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988DAB" w14:textId="41AE5F92" w:rsidR="005A2227" w:rsidRPr="00E352EF" w:rsidDel="00161B00" w:rsidRDefault="0097053A">
            <w:pPr>
              <w:jc w:val="both"/>
              <w:rPr>
                <w:del w:id="6891" w:author="Utente" w:date="2017-07-05T17:08:00Z"/>
              </w:rPr>
            </w:pPr>
            <w:del w:id="6892" w:author="Utente" w:date="2017-07-05T17:08:00Z">
              <w:r w:rsidRPr="00E352EF" w:rsidDel="00161B00">
                <w:rPr>
                  <w:rFonts w:ascii="Calibri" w:eastAsia="Calibri" w:hAnsi="Calibri" w:cs="Calibri"/>
                </w:rPr>
                <w:delText>true</w:delText>
              </w:r>
            </w:del>
          </w:p>
        </w:tc>
      </w:tr>
      <w:tr w:rsidR="005A2227" w:rsidRPr="00E352EF" w:rsidDel="00161B00" w14:paraId="79CF102E" w14:textId="7F27FB67">
        <w:trPr>
          <w:del w:id="6893" w:author="Utente" w:date="2017-07-05T17:08:00Z"/>
        </w:trPr>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8335BF" w14:textId="295E934A" w:rsidR="005A2227" w:rsidRPr="00E352EF" w:rsidDel="00161B00" w:rsidRDefault="0097053A">
            <w:pPr>
              <w:jc w:val="both"/>
              <w:rPr>
                <w:del w:id="6894" w:author="Utente" w:date="2017-07-05T17:08:00Z"/>
              </w:rPr>
            </w:pPr>
            <w:del w:id="6895" w:author="Utente" w:date="2017-07-05T17:08:00Z">
              <w:r w:rsidRPr="00E352EF" w:rsidDel="00161B00">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B1DA4C" w14:textId="7A0F93B7" w:rsidR="005A2227" w:rsidRPr="00E352EF" w:rsidDel="00161B00" w:rsidRDefault="0097053A">
            <w:pPr>
              <w:jc w:val="both"/>
              <w:rPr>
                <w:del w:id="6896" w:author="Utente" w:date="2017-07-05T17:08:00Z"/>
              </w:rPr>
            </w:pPr>
            <w:del w:id="6897" w:author="Utente" w:date="2017-07-05T17:08:00Z">
              <w:r w:rsidRPr="00E352EF" w:rsidDel="00161B00">
                <w:rPr>
                  <w:rFonts w:ascii="Calibri" w:eastAsia="Calibri" w:hAnsi="Calibri" w:cs="Calibri"/>
                </w:rPr>
                <w:delText>Malta</w:delText>
              </w:r>
            </w:del>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105D77" w14:textId="78A5F484" w:rsidR="005A2227" w:rsidRPr="00E352EF" w:rsidDel="00161B00" w:rsidRDefault="0097053A">
            <w:pPr>
              <w:jc w:val="both"/>
              <w:rPr>
                <w:del w:id="6898" w:author="Utente" w:date="2017-07-05T17:08:00Z"/>
              </w:rPr>
            </w:pPr>
            <w:del w:id="6899" w:author="Utente" w:date="2017-07-05T17:08:00Z">
              <w:r w:rsidRPr="00E352EF" w:rsidDel="00161B00">
                <w:rPr>
                  <w:rFonts w:ascii="Calibri" w:eastAsia="Calibri" w:hAnsi="Calibri" w:cs="Calibri"/>
                </w:rPr>
                <w:delText>Total</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DE7F7E" w14:textId="1BFA104A" w:rsidR="005A2227" w:rsidRPr="00E352EF" w:rsidDel="00161B00" w:rsidRDefault="0097053A">
            <w:pPr>
              <w:jc w:val="both"/>
              <w:rPr>
                <w:del w:id="6900" w:author="Utente" w:date="2017-07-05T17:08:00Z"/>
              </w:rPr>
            </w:pPr>
            <w:del w:id="6901" w:author="Utente" w:date="2017-07-05T17:08:00Z">
              <w:r w:rsidRPr="00E352EF" w:rsidDel="00161B00">
                <w:rPr>
                  <w:rFonts w:ascii="Calibri" w:eastAsia="Calibri" w:hAnsi="Calibri" w:cs="Calibri"/>
                </w:rPr>
                <w:delText>Total</w:delText>
              </w:r>
            </w:del>
          </w:p>
        </w:tc>
        <w:tc>
          <w:tcPr>
            <w:tcW w:w="32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CDAF67" w14:textId="7FA52FCE" w:rsidR="005A2227" w:rsidRPr="00E352EF" w:rsidDel="00161B00" w:rsidRDefault="0097053A">
            <w:pPr>
              <w:jc w:val="both"/>
              <w:rPr>
                <w:del w:id="6902" w:author="Utente" w:date="2017-07-05T17:08:00Z"/>
              </w:rPr>
            </w:pPr>
            <w:del w:id="6903" w:author="Utente" w:date="2017-07-05T17:08:00Z">
              <w:r w:rsidRPr="00E352EF" w:rsidDel="00161B00">
                <w:rPr>
                  <w:rFonts w:ascii="Calibri" w:eastAsia="Calibri" w:hAnsi="Calibri" w:cs="Calibri"/>
                </w:rPr>
                <w:delText>false</w:delText>
              </w:r>
            </w:del>
          </w:p>
        </w:tc>
      </w:tr>
      <w:tr w:rsidR="005A2227" w:rsidRPr="00E352EF" w:rsidDel="00161B00" w14:paraId="60132D19" w14:textId="1B16AE02">
        <w:trPr>
          <w:del w:id="6904" w:author="Utente" w:date="2017-07-05T17:08:00Z"/>
        </w:trPr>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ACA807" w14:textId="49BAAD22" w:rsidR="005A2227" w:rsidRPr="00E352EF" w:rsidDel="00161B00" w:rsidRDefault="0097053A">
            <w:pPr>
              <w:jc w:val="both"/>
              <w:rPr>
                <w:del w:id="6905" w:author="Utente" w:date="2017-07-05T17:08:00Z"/>
              </w:rPr>
            </w:pPr>
            <w:del w:id="6906" w:author="Utente" w:date="2017-07-05T17:08:00Z">
              <w:r w:rsidRPr="00E352EF" w:rsidDel="00161B00">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B6DCFF" w14:textId="636281E0" w:rsidR="005A2227" w:rsidRPr="00E352EF" w:rsidDel="00161B00" w:rsidRDefault="0097053A">
            <w:pPr>
              <w:jc w:val="both"/>
              <w:rPr>
                <w:del w:id="6907" w:author="Utente" w:date="2017-07-05T17:08:00Z"/>
              </w:rPr>
            </w:pPr>
            <w:del w:id="6908" w:author="Utente" w:date="2017-07-05T17:08:00Z">
              <w:r w:rsidRPr="00E352EF" w:rsidDel="00161B00">
                <w:rPr>
                  <w:rFonts w:ascii="Calibri" w:eastAsia="Calibri" w:hAnsi="Calibri" w:cs="Calibri"/>
                </w:rPr>
                <w:delText>Finland</w:delText>
              </w:r>
            </w:del>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491546" w14:textId="625675E6" w:rsidR="005A2227" w:rsidRPr="00E352EF" w:rsidDel="00161B00" w:rsidRDefault="0097053A">
            <w:pPr>
              <w:jc w:val="both"/>
              <w:rPr>
                <w:del w:id="6909" w:author="Utente" w:date="2017-07-05T17:08:00Z"/>
              </w:rPr>
            </w:pPr>
            <w:del w:id="6910" w:author="Utente" w:date="2017-07-05T17:08:00Z">
              <w:r w:rsidRPr="00E352EF" w:rsidDel="00161B00">
                <w:rPr>
                  <w:rFonts w:ascii="Calibri" w:eastAsia="Calibri" w:hAnsi="Calibri" w:cs="Calibri"/>
                </w:rPr>
                <w:delText>Total</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C21B30" w14:textId="564D6198" w:rsidR="005A2227" w:rsidRPr="00E352EF" w:rsidDel="00161B00" w:rsidRDefault="0097053A">
            <w:pPr>
              <w:jc w:val="both"/>
              <w:rPr>
                <w:del w:id="6911" w:author="Utente" w:date="2017-07-05T17:08:00Z"/>
              </w:rPr>
            </w:pPr>
            <w:del w:id="6912" w:author="Utente" w:date="2017-07-05T17:08:00Z">
              <w:r w:rsidRPr="00E352EF" w:rsidDel="00161B00">
                <w:rPr>
                  <w:rFonts w:ascii="Calibri" w:eastAsia="Calibri" w:hAnsi="Calibri" w:cs="Calibri"/>
                </w:rPr>
                <w:delText>Total</w:delText>
              </w:r>
            </w:del>
          </w:p>
        </w:tc>
        <w:tc>
          <w:tcPr>
            <w:tcW w:w="32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99C47A" w14:textId="07246A82" w:rsidR="005A2227" w:rsidRPr="00E352EF" w:rsidDel="00161B00" w:rsidRDefault="0097053A">
            <w:pPr>
              <w:jc w:val="both"/>
              <w:rPr>
                <w:del w:id="6913" w:author="Utente" w:date="2017-07-05T17:08:00Z"/>
              </w:rPr>
            </w:pPr>
            <w:del w:id="6914" w:author="Utente" w:date="2017-07-05T17:08:00Z">
              <w:r w:rsidRPr="00E352EF" w:rsidDel="00161B00">
                <w:rPr>
                  <w:rFonts w:ascii="Calibri" w:eastAsia="Calibri" w:hAnsi="Calibri" w:cs="Calibri"/>
                </w:rPr>
                <w:delText>false</w:delText>
              </w:r>
            </w:del>
          </w:p>
        </w:tc>
      </w:tr>
      <w:tr w:rsidR="005A2227" w:rsidRPr="00E352EF" w:rsidDel="00386B8F" w14:paraId="2D7BB3E4" w14:textId="746A1102">
        <w:trPr>
          <w:del w:id="6915" w:author="Utente" w:date="2017-06-27T17:53:00Z"/>
        </w:trPr>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B5FB70" w14:textId="6480F006" w:rsidR="005A2227" w:rsidRPr="00E352EF" w:rsidDel="00386B8F" w:rsidRDefault="0097053A">
            <w:pPr>
              <w:jc w:val="both"/>
              <w:rPr>
                <w:del w:id="6916" w:author="Utente" w:date="2017-06-27T17:53:00Z"/>
              </w:rPr>
            </w:pPr>
            <w:del w:id="6917" w:author="Utente" w:date="2017-06-26T15:06:00Z">
              <w:r w:rsidRPr="00E352EF" w:rsidDel="00DB44CB">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7BE2FD" w14:textId="4184EFA5" w:rsidR="005A2227" w:rsidRPr="00E352EF" w:rsidDel="00386B8F" w:rsidRDefault="0097053A">
            <w:pPr>
              <w:jc w:val="both"/>
              <w:rPr>
                <w:del w:id="6918" w:author="Utente" w:date="2017-06-27T17:53:00Z"/>
              </w:rPr>
            </w:pPr>
            <w:del w:id="6919" w:author="Utente" w:date="2017-06-26T15:06:00Z">
              <w:r w:rsidRPr="00E352EF" w:rsidDel="00DB44CB">
                <w:rPr>
                  <w:rFonts w:ascii="Calibri" w:eastAsia="Calibri" w:hAnsi="Calibri" w:cs="Calibri"/>
                </w:rPr>
                <w:delText>Switzerland</w:delText>
              </w:r>
            </w:del>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BFBB95" w14:textId="23EA6223" w:rsidR="005A2227" w:rsidRPr="00E352EF" w:rsidDel="00386B8F" w:rsidRDefault="0097053A">
            <w:pPr>
              <w:jc w:val="both"/>
              <w:rPr>
                <w:del w:id="6920" w:author="Utente" w:date="2017-06-27T17:53:00Z"/>
              </w:rPr>
            </w:pPr>
            <w:del w:id="6921" w:author="Utente" w:date="2017-06-26T15:06:00Z">
              <w:r w:rsidRPr="00E352EF" w:rsidDel="00DB44CB">
                <w:rPr>
                  <w:rFonts w:ascii="Calibri" w:eastAsia="Calibri" w:hAnsi="Calibri" w:cs="Calibri"/>
                </w:rPr>
                <w:delText>Total</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8C1B66" w14:textId="71C3A058" w:rsidR="005A2227" w:rsidRPr="00E352EF" w:rsidDel="00386B8F" w:rsidRDefault="0097053A">
            <w:pPr>
              <w:jc w:val="both"/>
              <w:rPr>
                <w:del w:id="6922" w:author="Utente" w:date="2017-06-27T17:53:00Z"/>
              </w:rPr>
            </w:pPr>
            <w:del w:id="6923" w:author="Utente" w:date="2017-06-26T15:06:00Z">
              <w:r w:rsidRPr="00E352EF" w:rsidDel="00DB44CB">
                <w:rPr>
                  <w:rFonts w:ascii="Calibri" w:eastAsia="Calibri" w:hAnsi="Calibri" w:cs="Calibri"/>
                </w:rPr>
                <w:delText>Total</w:delText>
              </w:r>
            </w:del>
          </w:p>
        </w:tc>
        <w:tc>
          <w:tcPr>
            <w:tcW w:w="32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03CA7B" w14:textId="78EB42AE" w:rsidR="005A2227" w:rsidRPr="00E352EF" w:rsidDel="00386B8F" w:rsidRDefault="0097053A">
            <w:pPr>
              <w:jc w:val="both"/>
              <w:rPr>
                <w:del w:id="6924" w:author="Utente" w:date="2017-06-27T17:53:00Z"/>
              </w:rPr>
            </w:pPr>
            <w:del w:id="6925" w:author="Utente" w:date="2017-06-26T15:06:00Z">
              <w:r w:rsidRPr="00E352EF" w:rsidDel="00DB44CB">
                <w:rPr>
                  <w:rFonts w:ascii="Calibri" w:eastAsia="Calibri" w:hAnsi="Calibri" w:cs="Calibri"/>
                </w:rPr>
                <w:delText>true</w:delText>
              </w:r>
            </w:del>
          </w:p>
        </w:tc>
      </w:tr>
    </w:tbl>
    <w:p w14:paraId="7DB0F82F" w14:textId="501E3FB8" w:rsidR="005A2227" w:rsidRPr="00E352EF" w:rsidDel="00161B00" w:rsidRDefault="005A2227">
      <w:pPr>
        <w:rPr>
          <w:del w:id="6926" w:author="Utente" w:date="2017-07-05T17:08:00Z"/>
        </w:rPr>
      </w:pPr>
    </w:p>
    <w:p w14:paraId="092E126C" w14:textId="22C9B7F6" w:rsidR="005A2227" w:rsidRPr="00E352EF" w:rsidDel="00390729" w:rsidRDefault="0097053A" w:rsidP="00AB605E">
      <w:pPr>
        <w:rPr>
          <w:del w:id="6927" w:author="Utente" w:date="2017-06-26T16:39:00Z"/>
          <w:rFonts w:ascii="Cambria" w:eastAsia="Calibri" w:hAnsi="Cambria"/>
        </w:rPr>
      </w:pPr>
      <w:del w:id="6928" w:author="Utente" w:date="2017-06-26T16:39:00Z">
        <w:r w:rsidRPr="00E352EF" w:rsidDel="00390729">
          <w:rPr>
            <w:rFonts w:ascii="Cambria" w:eastAsia="Calibri" w:hAnsi="Cambria"/>
          </w:rPr>
          <w:delText xml:space="preserve">2) R := C1 </w:delText>
        </w:r>
        <w:r w:rsidRPr="00E352EF" w:rsidDel="00390729">
          <w:rPr>
            <w:rFonts w:ascii="Cambria" w:eastAsia="Calibri" w:hAnsi="Cambria"/>
            <w:b/>
          </w:rPr>
          <w:delText>exists_in</w:delText>
        </w:r>
        <w:r w:rsidRPr="00E352EF" w:rsidDel="00390729">
          <w:rPr>
            <w:rFonts w:ascii="Cambria" w:eastAsia="Calibri" w:hAnsi="Cambria"/>
          </w:rPr>
          <w:delText xml:space="preserve"> C2</w:delText>
        </w:r>
      </w:del>
    </w:p>
    <w:p w14:paraId="20450FE9" w14:textId="20032D5D" w:rsidR="00390729" w:rsidRPr="00E352EF" w:rsidDel="00386B8F" w:rsidRDefault="00390729" w:rsidP="00AB605E">
      <w:pPr>
        <w:rPr>
          <w:del w:id="6929" w:author="Utente" w:date="2017-06-27T17:53:00Z"/>
          <w:rFonts w:ascii="Cambria" w:hAnsi="Cambria"/>
        </w:rPr>
      </w:pPr>
    </w:p>
    <w:tbl>
      <w:tblPr>
        <w:tblW w:w="2909"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92"/>
        <w:gridCol w:w="706"/>
        <w:gridCol w:w="1411"/>
      </w:tblGrid>
      <w:tr w:rsidR="005A2227" w:rsidRPr="00E352EF" w:rsidDel="00390729" w14:paraId="6DA2BA25" w14:textId="74D59BC0" w:rsidTr="00390729">
        <w:trPr>
          <w:del w:id="6930" w:author="Utente" w:date="2017-06-26T16:39:00Z"/>
        </w:trPr>
        <w:tc>
          <w:tcPr>
            <w:tcW w:w="2909"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43558F6" w14:textId="1CD00ED4" w:rsidR="005A2227" w:rsidRPr="00E352EF" w:rsidDel="00390729" w:rsidRDefault="0097053A">
            <w:pPr>
              <w:jc w:val="both"/>
              <w:rPr>
                <w:del w:id="6931" w:author="Utente" w:date="2017-06-26T16:39:00Z"/>
              </w:rPr>
            </w:pPr>
            <w:del w:id="6932" w:author="Utente" w:date="2017-06-26T16:39:00Z">
              <w:r w:rsidRPr="00E352EF" w:rsidDel="00390729">
                <w:rPr>
                  <w:rFonts w:ascii="Calibri" w:eastAsia="Calibri" w:hAnsi="Calibri" w:cs="Calibri"/>
                </w:rPr>
                <w:delText>C1</w:delText>
              </w:r>
            </w:del>
          </w:p>
        </w:tc>
      </w:tr>
      <w:tr w:rsidR="005A2227" w:rsidRPr="00E352EF" w:rsidDel="00390729" w14:paraId="577E7FD7" w14:textId="71AA9209">
        <w:trPr>
          <w:del w:id="6933" w:author="Utente" w:date="2017-06-26T16:39:00Z"/>
        </w:trPr>
        <w:tc>
          <w:tcPr>
            <w:tcW w:w="79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6CC030C" w14:textId="4065AA87" w:rsidR="005A2227" w:rsidRPr="00E352EF" w:rsidDel="00390729" w:rsidRDefault="0097053A">
            <w:pPr>
              <w:jc w:val="both"/>
              <w:rPr>
                <w:del w:id="6934" w:author="Utente" w:date="2017-06-26T16:39:00Z"/>
              </w:rPr>
            </w:pPr>
            <w:del w:id="6935" w:author="Utente" w:date="2017-06-26T16:39:00Z">
              <w:r w:rsidRPr="00E352EF" w:rsidDel="00390729">
                <w:rPr>
                  <w:rFonts w:ascii="Calibri" w:eastAsia="Calibri" w:hAnsi="Calibri" w:cs="Calibri"/>
                  <w:b/>
                </w:rPr>
                <w:delText>K1</w:delText>
              </w:r>
            </w:del>
          </w:p>
        </w:tc>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B9DA287" w14:textId="513DA7C4" w:rsidR="005A2227" w:rsidRPr="00E352EF" w:rsidDel="00390729" w:rsidRDefault="0097053A">
            <w:pPr>
              <w:jc w:val="both"/>
              <w:rPr>
                <w:del w:id="6936" w:author="Utente" w:date="2017-06-26T16:39:00Z"/>
              </w:rPr>
            </w:pPr>
            <w:del w:id="6937" w:author="Utente" w:date="2017-06-26T16:39:00Z">
              <w:r w:rsidRPr="00E352EF" w:rsidDel="00390729">
                <w:rPr>
                  <w:rFonts w:ascii="Calibri" w:eastAsia="Calibri" w:hAnsi="Calibri" w:cs="Calibri"/>
                  <w:b/>
                </w:rPr>
                <w:delText>K2</w:delText>
              </w:r>
            </w:del>
          </w:p>
        </w:tc>
        <w:tc>
          <w:tcPr>
            <w:tcW w:w="141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970CD3D" w14:textId="27E40543" w:rsidR="005A2227" w:rsidRPr="00E352EF" w:rsidDel="00390729" w:rsidRDefault="0097053A">
            <w:pPr>
              <w:jc w:val="both"/>
              <w:rPr>
                <w:del w:id="6938" w:author="Utente" w:date="2017-06-26T16:39:00Z"/>
              </w:rPr>
            </w:pPr>
            <w:del w:id="6939" w:author="Utente" w:date="2017-06-26T16:39:00Z">
              <w:r w:rsidRPr="00E352EF" w:rsidDel="00390729">
                <w:rPr>
                  <w:rFonts w:ascii="Calibri" w:eastAsia="Calibri" w:hAnsi="Calibri" w:cs="Calibri"/>
                  <w:b/>
                </w:rPr>
                <w:delText>M1</w:delText>
              </w:r>
            </w:del>
          </w:p>
        </w:tc>
      </w:tr>
      <w:tr w:rsidR="005A2227" w:rsidRPr="00E352EF" w:rsidDel="00390729" w14:paraId="5E97BB3D" w14:textId="148E71E5">
        <w:trPr>
          <w:del w:id="6940" w:author="Utente" w:date="2017-06-26T16:39: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FB3D6A" w14:textId="28F1C559" w:rsidR="005A2227" w:rsidRPr="00E352EF" w:rsidDel="00390729" w:rsidRDefault="0097053A">
            <w:pPr>
              <w:jc w:val="both"/>
              <w:rPr>
                <w:del w:id="6941" w:author="Utente" w:date="2017-06-26T16:39:00Z"/>
              </w:rPr>
            </w:pPr>
            <w:del w:id="6942" w:author="Utente" w:date="2017-06-26T16:39:00Z">
              <w:r w:rsidRPr="00E352EF" w:rsidDel="00390729">
                <w:rPr>
                  <w:rFonts w:ascii="Calibri" w:eastAsia="Calibri" w:hAnsi="Calibri" w:cs="Calibri"/>
                </w:rPr>
                <w:delText>1</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6FCAFA" w14:textId="71F39515" w:rsidR="005A2227" w:rsidRPr="00E352EF" w:rsidDel="00390729" w:rsidRDefault="0097053A">
            <w:pPr>
              <w:jc w:val="both"/>
              <w:rPr>
                <w:del w:id="6943" w:author="Utente" w:date="2017-06-26T16:39:00Z"/>
              </w:rPr>
            </w:pPr>
            <w:del w:id="6944" w:author="Utente" w:date="2017-06-26T16:39:00Z">
              <w:r w:rsidRPr="00E352EF" w:rsidDel="00390729">
                <w:rPr>
                  <w:rFonts w:ascii="Calibri" w:eastAsia="Calibri" w:hAnsi="Calibri" w:cs="Calibri"/>
                </w:rPr>
                <w:delText>A</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CA8686" w14:textId="4B36E8D1" w:rsidR="005A2227" w:rsidRPr="00E352EF" w:rsidDel="00390729" w:rsidRDefault="0097053A">
            <w:pPr>
              <w:jc w:val="both"/>
              <w:rPr>
                <w:del w:id="6945" w:author="Utente" w:date="2017-06-26T16:39:00Z"/>
              </w:rPr>
            </w:pPr>
            <w:del w:id="6946" w:author="Utente" w:date="2017-06-26T16:39:00Z">
              <w:r w:rsidRPr="00E352EF" w:rsidDel="00390729">
                <w:rPr>
                  <w:rFonts w:ascii="Calibri" w:eastAsia="Calibri" w:hAnsi="Calibri" w:cs="Calibri"/>
                </w:rPr>
                <w:delText>100</w:delText>
              </w:r>
            </w:del>
          </w:p>
        </w:tc>
      </w:tr>
      <w:tr w:rsidR="005A2227" w:rsidRPr="00E352EF" w:rsidDel="00390729" w14:paraId="4619D7C5" w14:textId="70D14567">
        <w:trPr>
          <w:del w:id="6947" w:author="Utente" w:date="2017-06-26T16:39: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F6F709" w14:textId="1380CE80" w:rsidR="005A2227" w:rsidRPr="00E352EF" w:rsidDel="00390729" w:rsidRDefault="0097053A">
            <w:pPr>
              <w:jc w:val="both"/>
              <w:rPr>
                <w:del w:id="6948" w:author="Utente" w:date="2017-06-26T16:39:00Z"/>
              </w:rPr>
            </w:pPr>
            <w:del w:id="6949" w:author="Utente" w:date="2017-06-26T16:39:00Z">
              <w:r w:rsidRPr="00E352EF" w:rsidDel="00390729">
                <w:rPr>
                  <w:rFonts w:ascii="Calibri" w:eastAsia="Calibri" w:hAnsi="Calibri" w:cs="Calibri"/>
                </w:rPr>
                <w:delText>2</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701959" w14:textId="4DFFA57D" w:rsidR="005A2227" w:rsidRPr="00E352EF" w:rsidDel="00390729" w:rsidRDefault="0097053A">
            <w:pPr>
              <w:jc w:val="both"/>
              <w:rPr>
                <w:del w:id="6950" w:author="Utente" w:date="2017-06-26T16:39:00Z"/>
              </w:rPr>
            </w:pPr>
            <w:del w:id="6951" w:author="Utente" w:date="2017-06-26T16:39:00Z">
              <w:r w:rsidRPr="00E352EF" w:rsidDel="00390729">
                <w:rPr>
                  <w:rFonts w:ascii="Calibri" w:eastAsia="Calibri" w:hAnsi="Calibri" w:cs="Calibri"/>
                </w:rPr>
                <w:delText>B</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890F3A" w14:textId="3B98D286" w:rsidR="005A2227" w:rsidRPr="00E352EF" w:rsidDel="00390729" w:rsidRDefault="0097053A">
            <w:pPr>
              <w:jc w:val="both"/>
              <w:rPr>
                <w:del w:id="6952" w:author="Utente" w:date="2017-06-26T16:39:00Z"/>
              </w:rPr>
            </w:pPr>
            <w:del w:id="6953" w:author="Utente" w:date="2017-06-26T16:39:00Z">
              <w:r w:rsidRPr="00E352EF" w:rsidDel="00390729">
                <w:rPr>
                  <w:rFonts w:ascii="Calibri" w:eastAsia="Calibri" w:hAnsi="Calibri" w:cs="Calibri"/>
                </w:rPr>
                <w:delText>200</w:delText>
              </w:r>
            </w:del>
          </w:p>
        </w:tc>
      </w:tr>
      <w:tr w:rsidR="005A2227" w:rsidRPr="00E352EF" w:rsidDel="00390729" w14:paraId="2C89221A" w14:textId="3A5F8FE7">
        <w:trPr>
          <w:del w:id="6954" w:author="Utente" w:date="2017-06-26T16:39: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778724" w14:textId="3C5E43A5" w:rsidR="005A2227" w:rsidRPr="00E352EF" w:rsidDel="00390729" w:rsidRDefault="0097053A">
            <w:pPr>
              <w:jc w:val="both"/>
              <w:rPr>
                <w:del w:id="6955" w:author="Utente" w:date="2017-06-26T16:39:00Z"/>
              </w:rPr>
            </w:pPr>
            <w:del w:id="6956" w:author="Utente" w:date="2017-06-26T16:39:00Z">
              <w:r w:rsidRPr="00E352EF" w:rsidDel="00390729">
                <w:rPr>
                  <w:rFonts w:ascii="Calibri" w:eastAsia="Calibri" w:hAnsi="Calibri" w:cs="Calibri"/>
                </w:rPr>
                <w:delText>3</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886378" w14:textId="049E7D88" w:rsidR="005A2227" w:rsidRPr="00E352EF" w:rsidDel="00390729" w:rsidRDefault="0097053A">
            <w:pPr>
              <w:jc w:val="both"/>
              <w:rPr>
                <w:del w:id="6957" w:author="Utente" w:date="2017-06-26T16:39:00Z"/>
              </w:rPr>
            </w:pPr>
            <w:del w:id="6958" w:author="Utente" w:date="2017-06-26T16:39:00Z">
              <w:r w:rsidRPr="00E352EF" w:rsidDel="00390729">
                <w:rPr>
                  <w:rFonts w:ascii="Calibri" w:eastAsia="Calibri" w:hAnsi="Calibri" w:cs="Calibri"/>
                </w:rPr>
                <w:delText>C</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5CC1F2" w14:textId="4679668A" w:rsidR="005A2227" w:rsidRPr="00E352EF" w:rsidDel="00390729" w:rsidRDefault="0097053A">
            <w:pPr>
              <w:jc w:val="both"/>
              <w:rPr>
                <w:del w:id="6959" w:author="Utente" w:date="2017-06-26T16:39:00Z"/>
              </w:rPr>
            </w:pPr>
            <w:del w:id="6960" w:author="Utente" w:date="2017-06-26T16:39:00Z">
              <w:r w:rsidRPr="00E352EF" w:rsidDel="00390729">
                <w:rPr>
                  <w:rFonts w:ascii="Calibri" w:eastAsia="Calibri" w:hAnsi="Calibri" w:cs="Calibri"/>
                </w:rPr>
                <w:delText>700</w:delText>
              </w:r>
            </w:del>
          </w:p>
        </w:tc>
      </w:tr>
      <w:tr w:rsidR="005A2227" w:rsidRPr="00E352EF" w:rsidDel="00390729" w14:paraId="7EEC24DD" w14:textId="40999B0F">
        <w:trPr>
          <w:del w:id="6961" w:author="Utente" w:date="2017-06-26T16:39: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EE1A56" w14:textId="1A19A13D" w:rsidR="005A2227" w:rsidRPr="00E352EF" w:rsidDel="00390729" w:rsidRDefault="0097053A">
            <w:pPr>
              <w:jc w:val="both"/>
              <w:rPr>
                <w:del w:id="6962" w:author="Utente" w:date="2017-06-26T16:39:00Z"/>
              </w:rPr>
            </w:pPr>
            <w:del w:id="6963" w:author="Utente" w:date="2017-06-26T16:39:00Z">
              <w:r w:rsidRPr="00E352EF" w:rsidDel="00390729">
                <w:rPr>
                  <w:rFonts w:ascii="Calibri" w:eastAsia="Calibri" w:hAnsi="Calibri" w:cs="Calibri"/>
                </w:rPr>
                <w:delText>4</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751563" w14:textId="3870C918" w:rsidR="005A2227" w:rsidRPr="00E352EF" w:rsidDel="00390729" w:rsidRDefault="0097053A">
            <w:pPr>
              <w:jc w:val="both"/>
              <w:rPr>
                <w:del w:id="6964" w:author="Utente" w:date="2017-06-26T16:39:00Z"/>
              </w:rPr>
            </w:pPr>
            <w:del w:id="6965" w:author="Utente" w:date="2017-06-26T16:39:00Z">
              <w:r w:rsidRPr="00E352EF" w:rsidDel="00390729">
                <w:rPr>
                  <w:rFonts w:ascii="Calibri" w:eastAsia="Calibri" w:hAnsi="Calibri" w:cs="Calibri"/>
                </w:rPr>
                <w:delText>A</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C216A9" w14:textId="6DCF310C" w:rsidR="005A2227" w:rsidRPr="00E352EF" w:rsidDel="00390729" w:rsidRDefault="0097053A">
            <w:pPr>
              <w:jc w:val="both"/>
              <w:rPr>
                <w:del w:id="6966" w:author="Utente" w:date="2017-06-26T16:39:00Z"/>
              </w:rPr>
            </w:pPr>
            <w:del w:id="6967" w:author="Utente" w:date="2017-06-26T16:39:00Z">
              <w:r w:rsidRPr="00E352EF" w:rsidDel="00390729">
                <w:rPr>
                  <w:rFonts w:ascii="Calibri" w:eastAsia="Calibri" w:hAnsi="Calibri" w:cs="Calibri"/>
                </w:rPr>
                <w:delText>550</w:delText>
              </w:r>
            </w:del>
          </w:p>
        </w:tc>
      </w:tr>
      <w:tr w:rsidR="005A2227" w:rsidRPr="00E352EF" w:rsidDel="00390729" w14:paraId="164CF248" w14:textId="4087C90A">
        <w:trPr>
          <w:del w:id="6968" w:author="Utente" w:date="2017-06-26T16:39: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4F24F7" w14:textId="74C0949E" w:rsidR="005A2227" w:rsidRPr="00E352EF" w:rsidDel="00390729" w:rsidRDefault="0097053A">
            <w:pPr>
              <w:jc w:val="both"/>
              <w:rPr>
                <w:del w:id="6969" w:author="Utente" w:date="2017-06-26T16:39:00Z"/>
              </w:rPr>
            </w:pPr>
            <w:del w:id="6970" w:author="Utente" w:date="2017-06-26T16:39:00Z">
              <w:r w:rsidRPr="00E352EF" w:rsidDel="00390729">
                <w:rPr>
                  <w:rFonts w:ascii="Calibri" w:eastAsia="Calibri" w:hAnsi="Calibri" w:cs="Calibri"/>
                </w:rPr>
                <w:delText>5</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49DE8A" w14:textId="2C60C0EB" w:rsidR="005A2227" w:rsidRPr="00E352EF" w:rsidDel="00390729" w:rsidRDefault="0097053A">
            <w:pPr>
              <w:jc w:val="both"/>
              <w:rPr>
                <w:del w:id="6971" w:author="Utente" w:date="2017-06-26T16:39:00Z"/>
              </w:rPr>
            </w:pPr>
            <w:del w:id="6972" w:author="Utente" w:date="2017-06-26T16:39:00Z">
              <w:r w:rsidRPr="00E352EF" w:rsidDel="00390729">
                <w:rPr>
                  <w:rFonts w:ascii="Calibri" w:eastAsia="Calibri" w:hAnsi="Calibri" w:cs="Calibri"/>
                </w:rPr>
                <w:delText>D</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EB208F" w14:textId="23B3B732" w:rsidR="005A2227" w:rsidRPr="00E352EF" w:rsidDel="00390729" w:rsidRDefault="0097053A">
            <w:pPr>
              <w:jc w:val="both"/>
              <w:rPr>
                <w:del w:id="6973" w:author="Utente" w:date="2017-06-26T16:39:00Z"/>
              </w:rPr>
            </w:pPr>
            <w:del w:id="6974" w:author="Utente" w:date="2017-06-26T16:39:00Z">
              <w:r w:rsidRPr="00E352EF" w:rsidDel="00390729">
                <w:rPr>
                  <w:rFonts w:ascii="Calibri" w:eastAsia="Calibri" w:hAnsi="Calibri" w:cs="Calibri"/>
                </w:rPr>
                <w:delText>120</w:delText>
              </w:r>
            </w:del>
          </w:p>
        </w:tc>
      </w:tr>
    </w:tbl>
    <w:p w14:paraId="20F76FF4" w14:textId="3438503D" w:rsidR="005A2227" w:rsidRPr="00E352EF" w:rsidDel="00390729" w:rsidRDefault="005A2227">
      <w:pPr>
        <w:rPr>
          <w:del w:id="6975" w:author="Utente" w:date="2017-06-26T16:39:00Z"/>
        </w:rPr>
      </w:pPr>
    </w:p>
    <w:tbl>
      <w:tblPr>
        <w:tblW w:w="257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06"/>
        <w:gridCol w:w="806"/>
        <w:gridCol w:w="1066"/>
      </w:tblGrid>
      <w:tr w:rsidR="005A2227" w:rsidRPr="00E352EF" w:rsidDel="00390729" w14:paraId="2BFD6EEF" w14:textId="7C2D1582" w:rsidTr="0062787A">
        <w:trPr>
          <w:del w:id="6976" w:author="Utente" w:date="2017-06-26T16:39:00Z"/>
        </w:trPr>
        <w:tc>
          <w:tcPr>
            <w:tcW w:w="2578"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F8E952B" w14:textId="74DA77A6" w:rsidR="005A2227" w:rsidRPr="00E352EF" w:rsidDel="00390729" w:rsidRDefault="0097053A">
            <w:pPr>
              <w:jc w:val="both"/>
              <w:rPr>
                <w:del w:id="6977" w:author="Utente" w:date="2017-06-26T16:39:00Z"/>
              </w:rPr>
            </w:pPr>
            <w:del w:id="6978" w:author="Utente" w:date="2017-06-26T16:39:00Z">
              <w:r w:rsidRPr="00E352EF" w:rsidDel="00390729">
                <w:rPr>
                  <w:rFonts w:ascii="Calibri" w:eastAsia="Calibri" w:hAnsi="Calibri" w:cs="Calibri"/>
                </w:rPr>
                <w:delText>C2</w:delText>
              </w:r>
            </w:del>
          </w:p>
        </w:tc>
      </w:tr>
      <w:tr w:rsidR="005A2227" w:rsidRPr="00E352EF" w:rsidDel="00390729" w14:paraId="35591836" w14:textId="56B58648">
        <w:trPr>
          <w:del w:id="6979" w:author="Utente" w:date="2017-06-26T16:39:00Z"/>
        </w:trPr>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4959846" w14:textId="3C8DE8A3" w:rsidR="005A2227" w:rsidRPr="00E352EF" w:rsidDel="00390729" w:rsidRDefault="0097053A">
            <w:pPr>
              <w:jc w:val="both"/>
              <w:rPr>
                <w:del w:id="6980" w:author="Utente" w:date="2017-06-26T16:39:00Z"/>
              </w:rPr>
            </w:pPr>
            <w:del w:id="6981" w:author="Utente" w:date="2017-06-26T16:39:00Z">
              <w:r w:rsidRPr="00E352EF" w:rsidDel="00390729">
                <w:rPr>
                  <w:rFonts w:ascii="Calibri" w:eastAsia="Calibri" w:hAnsi="Calibri" w:cs="Calibri"/>
                  <w:b/>
                </w:rPr>
                <w:delText>K1</w:delText>
              </w:r>
            </w:del>
          </w:p>
        </w:tc>
        <w:tc>
          <w:tcPr>
            <w:tcW w:w="8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9FF79E9" w14:textId="67C87E67" w:rsidR="005A2227" w:rsidRPr="00E352EF" w:rsidDel="00390729" w:rsidRDefault="0097053A">
            <w:pPr>
              <w:jc w:val="both"/>
              <w:rPr>
                <w:del w:id="6982" w:author="Utente" w:date="2017-06-26T16:39:00Z"/>
              </w:rPr>
            </w:pPr>
            <w:del w:id="6983" w:author="Utente" w:date="2017-06-26T16:39:00Z">
              <w:r w:rsidRPr="00E352EF" w:rsidDel="00390729">
                <w:rPr>
                  <w:rFonts w:ascii="Calibri" w:eastAsia="Calibri" w:hAnsi="Calibri" w:cs="Calibri"/>
                  <w:b/>
                </w:rPr>
                <w:delText>K2</w:delText>
              </w:r>
            </w:del>
          </w:p>
        </w:tc>
        <w:tc>
          <w:tcPr>
            <w:tcW w:w="106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8F4E09A" w14:textId="2DA965DC" w:rsidR="005A2227" w:rsidRPr="00E352EF" w:rsidDel="00390729" w:rsidRDefault="0097053A">
            <w:pPr>
              <w:jc w:val="both"/>
              <w:rPr>
                <w:del w:id="6984" w:author="Utente" w:date="2017-06-26T16:39:00Z"/>
              </w:rPr>
            </w:pPr>
            <w:del w:id="6985" w:author="Utente" w:date="2017-06-26T16:39:00Z">
              <w:r w:rsidRPr="00E352EF" w:rsidDel="00390729">
                <w:rPr>
                  <w:rFonts w:ascii="Calibri" w:eastAsia="Calibri" w:hAnsi="Calibri" w:cs="Calibri"/>
                  <w:b/>
                </w:rPr>
                <w:delText>M1</w:delText>
              </w:r>
            </w:del>
          </w:p>
        </w:tc>
      </w:tr>
      <w:tr w:rsidR="005A2227" w:rsidRPr="00E352EF" w:rsidDel="00390729" w14:paraId="0EEF29F8" w14:textId="5E8ED3C9">
        <w:trPr>
          <w:del w:id="6986" w:author="Utente" w:date="2017-06-26T16:39:00Z"/>
        </w:trPr>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02A629" w14:textId="094C9FD8" w:rsidR="005A2227" w:rsidRPr="00E352EF" w:rsidDel="00390729" w:rsidRDefault="0097053A">
            <w:pPr>
              <w:jc w:val="both"/>
              <w:rPr>
                <w:del w:id="6987" w:author="Utente" w:date="2017-06-26T16:39:00Z"/>
              </w:rPr>
            </w:pPr>
            <w:del w:id="6988" w:author="Utente" w:date="2017-06-26T16:39:00Z">
              <w:r w:rsidRPr="00E352EF" w:rsidDel="00390729">
                <w:rPr>
                  <w:rFonts w:ascii="Calibri" w:eastAsia="Calibri" w:hAnsi="Calibri" w:cs="Calibri"/>
                </w:rPr>
                <w:delText>1</w:delText>
              </w:r>
            </w:del>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AD44DE" w14:textId="2B880F3E" w:rsidR="005A2227" w:rsidRPr="00E352EF" w:rsidDel="00390729" w:rsidRDefault="0097053A">
            <w:pPr>
              <w:jc w:val="both"/>
              <w:rPr>
                <w:del w:id="6989" w:author="Utente" w:date="2017-06-26T16:39:00Z"/>
              </w:rPr>
            </w:pPr>
            <w:del w:id="6990" w:author="Utente" w:date="2017-06-26T16:39:00Z">
              <w:r w:rsidRPr="00E352EF" w:rsidDel="00390729">
                <w:rPr>
                  <w:rFonts w:ascii="Calibri" w:eastAsia="Calibri" w:hAnsi="Calibri" w:cs="Calibri"/>
                </w:rPr>
                <w:delText>A</w:delText>
              </w:r>
            </w:del>
          </w:p>
        </w:tc>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37C78B" w14:textId="09E9848D" w:rsidR="005A2227" w:rsidRPr="00E352EF" w:rsidDel="00390729" w:rsidRDefault="0097053A">
            <w:pPr>
              <w:jc w:val="both"/>
              <w:rPr>
                <w:del w:id="6991" w:author="Utente" w:date="2017-06-26T16:39:00Z"/>
              </w:rPr>
            </w:pPr>
            <w:del w:id="6992" w:author="Utente" w:date="2017-06-26T16:39:00Z">
              <w:r w:rsidRPr="00E352EF" w:rsidDel="00390729">
                <w:rPr>
                  <w:rFonts w:ascii="Calibri" w:eastAsia="Calibri" w:hAnsi="Calibri" w:cs="Calibri"/>
                </w:rPr>
                <w:delText>100</w:delText>
              </w:r>
            </w:del>
          </w:p>
        </w:tc>
      </w:tr>
      <w:tr w:rsidR="005A2227" w:rsidRPr="00E352EF" w:rsidDel="00390729" w14:paraId="2B417663" w14:textId="036C43C1">
        <w:trPr>
          <w:del w:id="6993" w:author="Utente" w:date="2017-06-26T16:39:00Z"/>
        </w:trPr>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29B5FC" w14:textId="7B5E803B" w:rsidR="005A2227" w:rsidRPr="00E352EF" w:rsidDel="00390729" w:rsidRDefault="0097053A">
            <w:pPr>
              <w:jc w:val="both"/>
              <w:rPr>
                <w:del w:id="6994" w:author="Utente" w:date="2017-06-26T16:39:00Z"/>
              </w:rPr>
            </w:pPr>
            <w:del w:id="6995" w:author="Utente" w:date="2017-06-26T16:39:00Z">
              <w:r w:rsidRPr="00E352EF" w:rsidDel="00390729">
                <w:rPr>
                  <w:rFonts w:ascii="Calibri" w:eastAsia="Calibri" w:hAnsi="Calibri" w:cs="Calibri"/>
                </w:rPr>
                <w:delText>2</w:delText>
              </w:r>
            </w:del>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374270" w14:textId="5282B072" w:rsidR="005A2227" w:rsidRPr="00E352EF" w:rsidDel="00390729" w:rsidRDefault="0097053A">
            <w:pPr>
              <w:jc w:val="both"/>
              <w:rPr>
                <w:del w:id="6996" w:author="Utente" w:date="2017-06-26T16:39:00Z"/>
              </w:rPr>
            </w:pPr>
            <w:del w:id="6997" w:author="Utente" w:date="2017-06-26T16:39:00Z">
              <w:r w:rsidRPr="00E352EF" w:rsidDel="00390729">
                <w:rPr>
                  <w:rFonts w:ascii="Calibri" w:eastAsia="Calibri" w:hAnsi="Calibri" w:cs="Calibri"/>
                </w:rPr>
                <w:delText>B</w:delText>
              </w:r>
            </w:del>
          </w:p>
        </w:tc>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FC9DE0" w14:textId="7BD70874" w:rsidR="005A2227" w:rsidRPr="00E352EF" w:rsidDel="00390729" w:rsidRDefault="0097053A">
            <w:pPr>
              <w:jc w:val="both"/>
              <w:rPr>
                <w:del w:id="6998" w:author="Utente" w:date="2017-06-26T16:39:00Z"/>
              </w:rPr>
            </w:pPr>
            <w:del w:id="6999" w:author="Utente" w:date="2017-06-26T16:39:00Z">
              <w:r w:rsidRPr="00E352EF" w:rsidDel="00390729">
                <w:rPr>
                  <w:rFonts w:ascii="Calibri" w:eastAsia="Calibri" w:hAnsi="Calibri" w:cs="Calibri"/>
                </w:rPr>
                <w:delText>200</w:delText>
              </w:r>
            </w:del>
          </w:p>
        </w:tc>
      </w:tr>
      <w:tr w:rsidR="005A2227" w:rsidRPr="00E352EF" w:rsidDel="00390729" w14:paraId="511EB64D" w14:textId="0BB94C3C">
        <w:trPr>
          <w:del w:id="7000" w:author="Utente" w:date="2017-06-26T16:39:00Z"/>
        </w:trPr>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678FE8" w14:textId="40345D76" w:rsidR="005A2227" w:rsidRPr="00E352EF" w:rsidDel="00390729" w:rsidRDefault="0097053A">
            <w:pPr>
              <w:jc w:val="both"/>
              <w:rPr>
                <w:del w:id="7001" w:author="Utente" w:date="2017-06-26T16:39:00Z"/>
              </w:rPr>
            </w:pPr>
            <w:del w:id="7002" w:author="Utente" w:date="2017-06-26T16:39:00Z">
              <w:r w:rsidRPr="00E352EF" w:rsidDel="00390729">
                <w:rPr>
                  <w:rFonts w:ascii="Calibri" w:eastAsia="Calibri" w:hAnsi="Calibri" w:cs="Calibri"/>
                </w:rPr>
                <w:delText>5</w:delText>
              </w:r>
            </w:del>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0865E2" w14:textId="70AE7003" w:rsidR="005A2227" w:rsidRPr="00E352EF" w:rsidDel="00390729" w:rsidRDefault="0097053A">
            <w:pPr>
              <w:jc w:val="both"/>
              <w:rPr>
                <w:del w:id="7003" w:author="Utente" w:date="2017-06-26T16:39:00Z"/>
              </w:rPr>
            </w:pPr>
            <w:del w:id="7004" w:author="Utente" w:date="2017-06-26T16:39:00Z">
              <w:r w:rsidRPr="00E352EF" w:rsidDel="00390729">
                <w:rPr>
                  <w:rFonts w:ascii="Calibri" w:eastAsia="Calibri" w:hAnsi="Calibri" w:cs="Calibri"/>
                </w:rPr>
                <w:delText>D</w:delText>
              </w:r>
            </w:del>
          </w:p>
        </w:tc>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398E8F" w14:textId="3D62A0A2" w:rsidR="005A2227" w:rsidRPr="00E352EF" w:rsidDel="00390729" w:rsidRDefault="0097053A">
            <w:pPr>
              <w:jc w:val="both"/>
              <w:rPr>
                <w:del w:id="7005" w:author="Utente" w:date="2017-06-26T16:39:00Z"/>
              </w:rPr>
            </w:pPr>
            <w:del w:id="7006" w:author="Utente" w:date="2017-06-26T16:39:00Z">
              <w:r w:rsidRPr="00E352EF" w:rsidDel="00390729">
                <w:rPr>
                  <w:rFonts w:ascii="Calibri" w:eastAsia="Calibri" w:hAnsi="Calibri" w:cs="Calibri"/>
                </w:rPr>
                <w:delText>700</w:delText>
              </w:r>
            </w:del>
          </w:p>
        </w:tc>
      </w:tr>
    </w:tbl>
    <w:p w14:paraId="22448436" w14:textId="5EAE440E" w:rsidR="005A2227" w:rsidRPr="00E352EF" w:rsidDel="00390729" w:rsidRDefault="005A2227">
      <w:pPr>
        <w:rPr>
          <w:del w:id="7007" w:author="Utente" w:date="2017-06-26T16:39:00Z"/>
        </w:rPr>
      </w:pPr>
    </w:p>
    <w:tbl>
      <w:tblPr>
        <w:tblW w:w="2909"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92"/>
        <w:gridCol w:w="706"/>
        <w:gridCol w:w="1411"/>
      </w:tblGrid>
      <w:tr w:rsidR="005A2227" w:rsidRPr="00E352EF" w:rsidDel="00390729" w14:paraId="047245B1" w14:textId="3EFAE507">
        <w:trPr>
          <w:del w:id="7008" w:author="Utente" w:date="2017-06-26T16:39:00Z"/>
        </w:trPr>
        <w:tc>
          <w:tcPr>
            <w:tcW w:w="792"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990D619" w14:textId="65210648" w:rsidR="005A2227" w:rsidRPr="00E352EF" w:rsidDel="00390729" w:rsidRDefault="0097053A">
            <w:pPr>
              <w:jc w:val="both"/>
              <w:rPr>
                <w:del w:id="7009" w:author="Utente" w:date="2017-06-26T16:39:00Z"/>
              </w:rPr>
            </w:pPr>
            <w:del w:id="7010" w:author="Utente" w:date="2017-06-26T16:39:00Z">
              <w:r w:rsidRPr="00E352EF" w:rsidDel="00390729">
                <w:rPr>
                  <w:rFonts w:ascii="Calibri" w:eastAsia="Calibri" w:hAnsi="Calibri" w:cs="Calibri"/>
                </w:rPr>
                <w:delText>R</w:delText>
              </w:r>
            </w:del>
          </w:p>
        </w:tc>
      </w:tr>
      <w:tr w:rsidR="005A2227" w:rsidRPr="00E352EF" w:rsidDel="00390729" w14:paraId="41A4BA80" w14:textId="3B5EAACB">
        <w:trPr>
          <w:del w:id="7011" w:author="Utente" w:date="2017-06-26T16:39:00Z"/>
        </w:trPr>
        <w:tc>
          <w:tcPr>
            <w:tcW w:w="79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EE84B27" w14:textId="07EAC152" w:rsidR="005A2227" w:rsidRPr="00E352EF" w:rsidDel="00390729" w:rsidRDefault="0097053A">
            <w:pPr>
              <w:jc w:val="both"/>
              <w:rPr>
                <w:del w:id="7012" w:author="Utente" w:date="2017-06-26T16:39:00Z"/>
              </w:rPr>
            </w:pPr>
            <w:del w:id="7013" w:author="Utente" w:date="2017-06-26T16:39:00Z">
              <w:r w:rsidRPr="00E352EF" w:rsidDel="00390729">
                <w:rPr>
                  <w:rFonts w:ascii="Calibri" w:eastAsia="Calibri" w:hAnsi="Calibri" w:cs="Calibri"/>
                  <w:b/>
                </w:rPr>
                <w:delText>K1</w:delText>
              </w:r>
            </w:del>
          </w:p>
        </w:tc>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097E552" w14:textId="308D089C" w:rsidR="005A2227" w:rsidRPr="00E352EF" w:rsidDel="00390729" w:rsidRDefault="0097053A">
            <w:pPr>
              <w:jc w:val="both"/>
              <w:rPr>
                <w:del w:id="7014" w:author="Utente" w:date="2017-06-26T16:39:00Z"/>
              </w:rPr>
            </w:pPr>
            <w:del w:id="7015" w:author="Utente" w:date="2017-06-26T16:39:00Z">
              <w:r w:rsidRPr="00E352EF" w:rsidDel="00390729">
                <w:rPr>
                  <w:rFonts w:ascii="Calibri" w:eastAsia="Calibri" w:hAnsi="Calibri" w:cs="Calibri"/>
                  <w:b/>
                </w:rPr>
                <w:delText>K2</w:delText>
              </w:r>
            </w:del>
          </w:p>
        </w:tc>
        <w:tc>
          <w:tcPr>
            <w:tcW w:w="141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E453F92" w14:textId="09026162" w:rsidR="005A2227" w:rsidRPr="00E352EF" w:rsidDel="00390729" w:rsidRDefault="0097053A">
            <w:pPr>
              <w:jc w:val="both"/>
              <w:rPr>
                <w:del w:id="7016" w:author="Utente" w:date="2017-06-26T16:39:00Z"/>
              </w:rPr>
            </w:pPr>
            <w:del w:id="7017" w:author="Utente" w:date="2017-06-26T16:39:00Z">
              <w:r w:rsidRPr="00E352EF" w:rsidDel="00390729">
                <w:rPr>
                  <w:rFonts w:ascii="Calibri" w:eastAsia="Calibri" w:hAnsi="Calibri" w:cs="Calibri"/>
                  <w:b/>
                </w:rPr>
                <w:delText>CONDITION</w:delText>
              </w:r>
            </w:del>
          </w:p>
        </w:tc>
      </w:tr>
      <w:tr w:rsidR="005A2227" w:rsidRPr="00E352EF" w:rsidDel="00390729" w14:paraId="1F2C698D" w14:textId="17DB130E">
        <w:trPr>
          <w:del w:id="7018" w:author="Utente" w:date="2017-06-26T16:39: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93A115" w14:textId="3B9026F1" w:rsidR="005A2227" w:rsidRPr="00E352EF" w:rsidDel="00390729" w:rsidRDefault="0097053A">
            <w:pPr>
              <w:jc w:val="both"/>
              <w:rPr>
                <w:del w:id="7019" w:author="Utente" w:date="2017-06-26T16:39:00Z"/>
              </w:rPr>
            </w:pPr>
            <w:del w:id="7020" w:author="Utente" w:date="2017-06-26T16:39:00Z">
              <w:r w:rsidRPr="00E352EF" w:rsidDel="00390729">
                <w:rPr>
                  <w:rFonts w:ascii="Calibri" w:eastAsia="Calibri" w:hAnsi="Calibri" w:cs="Calibri"/>
                </w:rPr>
                <w:delText>1</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9781A4" w14:textId="4B5558CB" w:rsidR="005A2227" w:rsidRPr="00E352EF" w:rsidDel="00390729" w:rsidRDefault="0097053A">
            <w:pPr>
              <w:jc w:val="both"/>
              <w:rPr>
                <w:del w:id="7021" w:author="Utente" w:date="2017-06-26T16:39:00Z"/>
              </w:rPr>
            </w:pPr>
            <w:del w:id="7022" w:author="Utente" w:date="2017-06-26T16:39:00Z">
              <w:r w:rsidRPr="00E352EF" w:rsidDel="00390729">
                <w:rPr>
                  <w:rFonts w:ascii="Calibri" w:eastAsia="Calibri" w:hAnsi="Calibri" w:cs="Calibri"/>
                </w:rPr>
                <w:delText>A</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553058" w14:textId="351C4049" w:rsidR="005A2227" w:rsidRPr="00E352EF" w:rsidDel="00390729" w:rsidRDefault="0097053A">
            <w:pPr>
              <w:jc w:val="both"/>
              <w:rPr>
                <w:del w:id="7023" w:author="Utente" w:date="2017-06-26T16:39:00Z"/>
              </w:rPr>
            </w:pPr>
            <w:del w:id="7024" w:author="Utente" w:date="2017-06-26T16:39:00Z">
              <w:r w:rsidRPr="00E352EF" w:rsidDel="00390729">
                <w:rPr>
                  <w:rFonts w:ascii="Calibri" w:eastAsia="Calibri" w:hAnsi="Calibri" w:cs="Calibri"/>
                </w:rPr>
                <w:delText>True</w:delText>
              </w:r>
            </w:del>
          </w:p>
        </w:tc>
      </w:tr>
      <w:tr w:rsidR="005A2227" w:rsidRPr="00E352EF" w:rsidDel="00390729" w14:paraId="63AF7A9F" w14:textId="5434C608">
        <w:trPr>
          <w:del w:id="7025" w:author="Utente" w:date="2017-06-26T16:39: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DA07F0" w14:textId="4601966D" w:rsidR="005A2227" w:rsidRPr="00E352EF" w:rsidDel="00390729" w:rsidRDefault="0097053A">
            <w:pPr>
              <w:jc w:val="both"/>
              <w:rPr>
                <w:del w:id="7026" w:author="Utente" w:date="2017-06-26T16:39:00Z"/>
              </w:rPr>
            </w:pPr>
            <w:del w:id="7027" w:author="Utente" w:date="2017-06-26T16:39:00Z">
              <w:r w:rsidRPr="00E352EF" w:rsidDel="00390729">
                <w:rPr>
                  <w:rFonts w:ascii="Calibri" w:eastAsia="Calibri" w:hAnsi="Calibri" w:cs="Calibri"/>
                </w:rPr>
                <w:delText>2</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6F4121" w14:textId="55B45E9C" w:rsidR="005A2227" w:rsidRPr="00E352EF" w:rsidDel="00390729" w:rsidRDefault="0097053A">
            <w:pPr>
              <w:jc w:val="both"/>
              <w:rPr>
                <w:del w:id="7028" w:author="Utente" w:date="2017-06-26T16:39:00Z"/>
              </w:rPr>
            </w:pPr>
            <w:del w:id="7029" w:author="Utente" w:date="2017-06-26T16:39:00Z">
              <w:r w:rsidRPr="00E352EF" w:rsidDel="00390729">
                <w:rPr>
                  <w:rFonts w:ascii="Calibri" w:eastAsia="Calibri" w:hAnsi="Calibri" w:cs="Calibri"/>
                </w:rPr>
                <w:delText>B</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2258A4" w14:textId="6FD4DD25" w:rsidR="005A2227" w:rsidRPr="00E352EF" w:rsidDel="00390729" w:rsidRDefault="0097053A">
            <w:pPr>
              <w:jc w:val="both"/>
              <w:rPr>
                <w:del w:id="7030" w:author="Utente" w:date="2017-06-26T16:39:00Z"/>
              </w:rPr>
            </w:pPr>
            <w:del w:id="7031" w:author="Utente" w:date="2017-06-26T16:39:00Z">
              <w:r w:rsidRPr="00E352EF" w:rsidDel="00390729">
                <w:rPr>
                  <w:rFonts w:ascii="Calibri" w:eastAsia="Calibri" w:hAnsi="Calibri" w:cs="Calibri"/>
                </w:rPr>
                <w:delText>True</w:delText>
              </w:r>
            </w:del>
          </w:p>
        </w:tc>
      </w:tr>
      <w:tr w:rsidR="005A2227" w:rsidRPr="00E352EF" w:rsidDel="00390729" w14:paraId="599ADDE2" w14:textId="2276B1CF">
        <w:trPr>
          <w:del w:id="7032" w:author="Utente" w:date="2017-06-26T16:39: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000718" w14:textId="54C5AABF" w:rsidR="005A2227" w:rsidRPr="00E352EF" w:rsidDel="00390729" w:rsidRDefault="0097053A">
            <w:pPr>
              <w:jc w:val="both"/>
              <w:rPr>
                <w:del w:id="7033" w:author="Utente" w:date="2017-06-26T16:39:00Z"/>
              </w:rPr>
            </w:pPr>
            <w:del w:id="7034" w:author="Utente" w:date="2017-06-26T16:39:00Z">
              <w:r w:rsidRPr="00E352EF" w:rsidDel="00390729">
                <w:rPr>
                  <w:rFonts w:ascii="Calibri" w:eastAsia="Calibri" w:hAnsi="Calibri" w:cs="Calibri"/>
                </w:rPr>
                <w:delText>5</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1CFBAF" w14:textId="73A03F73" w:rsidR="005A2227" w:rsidRPr="00E352EF" w:rsidDel="00390729" w:rsidRDefault="0097053A">
            <w:pPr>
              <w:jc w:val="both"/>
              <w:rPr>
                <w:del w:id="7035" w:author="Utente" w:date="2017-06-26T16:39:00Z"/>
              </w:rPr>
            </w:pPr>
            <w:del w:id="7036" w:author="Utente" w:date="2017-06-26T16:39:00Z">
              <w:r w:rsidRPr="00E352EF" w:rsidDel="00390729">
                <w:rPr>
                  <w:rFonts w:ascii="Calibri" w:eastAsia="Calibri" w:hAnsi="Calibri" w:cs="Calibri"/>
                </w:rPr>
                <w:delText>D</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F04BDA" w14:textId="06AC7E52" w:rsidR="005A2227" w:rsidRPr="00E352EF" w:rsidDel="00390729" w:rsidRDefault="0097053A">
            <w:pPr>
              <w:jc w:val="both"/>
              <w:rPr>
                <w:del w:id="7037" w:author="Utente" w:date="2017-06-26T16:39:00Z"/>
              </w:rPr>
            </w:pPr>
            <w:del w:id="7038" w:author="Utente" w:date="2017-06-26T16:39:00Z">
              <w:r w:rsidRPr="00E352EF" w:rsidDel="00390729">
                <w:rPr>
                  <w:rFonts w:ascii="Calibri" w:eastAsia="Calibri" w:hAnsi="Calibri" w:cs="Calibri"/>
                </w:rPr>
                <w:delText>True</w:delText>
              </w:r>
            </w:del>
          </w:p>
        </w:tc>
      </w:tr>
    </w:tbl>
    <w:p w14:paraId="4543CC18" w14:textId="5C6AE913" w:rsidR="00390729" w:rsidRPr="00E352EF" w:rsidDel="00161B00" w:rsidRDefault="00390729" w:rsidP="00386B8F">
      <w:pPr>
        <w:jc w:val="both"/>
        <w:rPr>
          <w:del w:id="7039" w:author="Utente" w:date="2017-07-05T17:08:00Z"/>
        </w:rPr>
      </w:pPr>
    </w:p>
    <w:p w14:paraId="7FAED137" w14:textId="4E723DA5" w:rsidR="005A2227" w:rsidRPr="00E352EF" w:rsidDel="00390729" w:rsidRDefault="0097053A" w:rsidP="00390729">
      <w:pPr>
        <w:rPr>
          <w:del w:id="7040" w:author="Utente" w:date="2017-06-26T16:40:00Z"/>
          <w:rFonts w:ascii="Cambria" w:eastAsia="Calibri" w:hAnsi="Cambria"/>
        </w:rPr>
      </w:pPr>
      <w:del w:id="7041" w:author="Utente" w:date="2017-06-26T16:40:00Z">
        <w:r w:rsidRPr="00E352EF" w:rsidDel="00390729">
          <w:rPr>
            <w:rFonts w:ascii="Cambria" w:eastAsia="Calibri" w:hAnsi="Cambria"/>
          </w:rPr>
          <w:delText xml:space="preserve">3) R := C1 </w:delText>
        </w:r>
        <w:r w:rsidRPr="00E352EF" w:rsidDel="00390729">
          <w:rPr>
            <w:rFonts w:ascii="Cambria" w:eastAsia="Calibri" w:hAnsi="Cambria"/>
            <w:b/>
          </w:rPr>
          <w:delText>exists_in_all</w:delText>
        </w:r>
        <w:r w:rsidRPr="00E352EF" w:rsidDel="00390729">
          <w:rPr>
            <w:rFonts w:ascii="Cambria" w:eastAsia="Calibri" w:hAnsi="Cambria"/>
          </w:rPr>
          <w:delText xml:space="preserve"> C2</w:delText>
        </w:r>
      </w:del>
    </w:p>
    <w:tbl>
      <w:tblPr>
        <w:tblW w:w="257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20"/>
        <w:gridCol w:w="922"/>
        <w:gridCol w:w="936"/>
      </w:tblGrid>
      <w:tr w:rsidR="005A2227" w:rsidRPr="00E352EF" w:rsidDel="00390729" w14:paraId="128B1802" w14:textId="650A5547">
        <w:trPr>
          <w:del w:id="7042" w:author="Utente" w:date="2017-06-26T16:40:00Z"/>
        </w:trPr>
        <w:tc>
          <w:tcPr>
            <w:tcW w:w="72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8F0376C" w14:textId="731E1B4D" w:rsidR="005A2227" w:rsidRPr="00E352EF" w:rsidDel="00390729" w:rsidRDefault="0097053A" w:rsidP="00390729">
            <w:pPr>
              <w:rPr>
                <w:del w:id="7043" w:author="Utente" w:date="2017-06-26T16:40:00Z"/>
              </w:rPr>
            </w:pPr>
            <w:del w:id="7044" w:author="Utente" w:date="2017-06-26T16:40:00Z">
              <w:r w:rsidRPr="00E352EF" w:rsidDel="00390729">
                <w:rPr>
                  <w:rFonts w:ascii="Calibri" w:eastAsia="Calibri" w:hAnsi="Calibri" w:cs="Calibri"/>
                </w:rPr>
                <w:delText>C1</w:delText>
              </w:r>
            </w:del>
          </w:p>
        </w:tc>
      </w:tr>
      <w:tr w:rsidR="005A2227" w:rsidRPr="00E352EF" w:rsidDel="00390729" w14:paraId="6978EF3B" w14:textId="5CB40140">
        <w:trPr>
          <w:del w:id="7045" w:author="Utente" w:date="2017-06-26T16:40:00Z"/>
        </w:trPr>
        <w:tc>
          <w:tcPr>
            <w:tcW w:w="72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D24BC2C" w14:textId="521327C3" w:rsidR="005A2227" w:rsidRPr="00E352EF" w:rsidDel="00390729" w:rsidRDefault="0097053A" w:rsidP="00390729">
            <w:pPr>
              <w:rPr>
                <w:del w:id="7046" w:author="Utente" w:date="2017-06-26T16:40:00Z"/>
              </w:rPr>
            </w:pPr>
            <w:del w:id="7047" w:author="Utente" w:date="2017-06-26T16:40:00Z">
              <w:r w:rsidRPr="00E352EF" w:rsidDel="00390729">
                <w:rPr>
                  <w:rFonts w:ascii="Calibri" w:eastAsia="Calibri" w:hAnsi="Calibri" w:cs="Calibri"/>
                  <w:b/>
                </w:rPr>
                <w:delText>K1</w:delText>
              </w:r>
            </w:del>
          </w:p>
        </w:tc>
        <w:tc>
          <w:tcPr>
            <w:tcW w:w="92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553CDB6" w14:textId="6668C873" w:rsidR="005A2227" w:rsidRPr="00E352EF" w:rsidDel="00390729" w:rsidRDefault="0097053A" w:rsidP="00390729">
            <w:pPr>
              <w:rPr>
                <w:del w:id="7048" w:author="Utente" w:date="2017-06-26T16:40:00Z"/>
              </w:rPr>
            </w:pPr>
            <w:del w:id="7049" w:author="Utente" w:date="2017-06-26T16:40:00Z">
              <w:r w:rsidRPr="00E352EF" w:rsidDel="00390729">
                <w:rPr>
                  <w:rFonts w:ascii="Calibri" w:eastAsia="Calibri" w:hAnsi="Calibri" w:cs="Calibri"/>
                  <w:b/>
                </w:rPr>
                <w:delText>K2</w:delText>
              </w:r>
            </w:del>
          </w:p>
        </w:tc>
        <w:tc>
          <w:tcPr>
            <w:tcW w:w="93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B077DFB" w14:textId="6ADA8883" w:rsidR="005A2227" w:rsidRPr="00E352EF" w:rsidDel="00390729" w:rsidRDefault="0097053A" w:rsidP="00390729">
            <w:pPr>
              <w:rPr>
                <w:del w:id="7050" w:author="Utente" w:date="2017-06-26T16:40:00Z"/>
              </w:rPr>
            </w:pPr>
            <w:del w:id="7051" w:author="Utente" w:date="2017-06-26T16:40:00Z">
              <w:r w:rsidRPr="00E352EF" w:rsidDel="00390729">
                <w:rPr>
                  <w:rFonts w:ascii="Calibri" w:eastAsia="Calibri" w:hAnsi="Calibri" w:cs="Calibri"/>
                  <w:b/>
                </w:rPr>
                <w:delText>M1</w:delText>
              </w:r>
            </w:del>
          </w:p>
        </w:tc>
      </w:tr>
      <w:tr w:rsidR="005A2227" w:rsidRPr="00E352EF" w:rsidDel="00390729" w14:paraId="3A0905E9" w14:textId="7D734128">
        <w:trPr>
          <w:del w:id="7052" w:author="Utente" w:date="2017-06-26T16:40:00Z"/>
        </w:trPr>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7E9DBF" w14:textId="3487D499" w:rsidR="005A2227" w:rsidRPr="00E352EF" w:rsidDel="00390729" w:rsidRDefault="0097053A" w:rsidP="00390729">
            <w:pPr>
              <w:rPr>
                <w:del w:id="7053" w:author="Utente" w:date="2017-06-26T16:40:00Z"/>
              </w:rPr>
            </w:pPr>
            <w:del w:id="7054" w:author="Utente" w:date="2017-06-26T16:40:00Z">
              <w:r w:rsidRPr="00E352EF" w:rsidDel="00390729">
                <w:rPr>
                  <w:rFonts w:ascii="Calibri" w:eastAsia="Calibri" w:hAnsi="Calibri" w:cs="Calibri"/>
                </w:rPr>
                <w:delText>1</w:delText>
              </w:r>
            </w:del>
          </w:p>
        </w:tc>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769722" w14:textId="75CD6E10" w:rsidR="005A2227" w:rsidRPr="00E352EF" w:rsidDel="00390729" w:rsidRDefault="0097053A" w:rsidP="00390729">
            <w:pPr>
              <w:rPr>
                <w:del w:id="7055" w:author="Utente" w:date="2017-06-26T16:40:00Z"/>
              </w:rPr>
            </w:pPr>
            <w:del w:id="7056" w:author="Utente" w:date="2017-06-26T16:40:00Z">
              <w:r w:rsidRPr="00E352EF" w:rsidDel="00390729">
                <w:rPr>
                  <w:rFonts w:ascii="Calibri" w:eastAsia="Calibri" w:hAnsi="Calibri" w:cs="Calibri"/>
                </w:rPr>
                <w:delText>A</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90B8A9" w14:textId="7433ACA6" w:rsidR="005A2227" w:rsidRPr="00E352EF" w:rsidDel="00390729" w:rsidRDefault="0097053A" w:rsidP="00390729">
            <w:pPr>
              <w:rPr>
                <w:del w:id="7057" w:author="Utente" w:date="2017-06-26T16:40:00Z"/>
              </w:rPr>
            </w:pPr>
            <w:del w:id="7058" w:author="Utente" w:date="2017-06-26T16:40:00Z">
              <w:r w:rsidRPr="00E352EF" w:rsidDel="00390729">
                <w:rPr>
                  <w:rFonts w:ascii="Calibri" w:eastAsia="Calibri" w:hAnsi="Calibri" w:cs="Calibri"/>
                </w:rPr>
                <w:delText>100</w:delText>
              </w:r>
            </w:del>
          </w:p>
        </w:tc>
      </w:tr>
      <w:tr w:rsidR="005A2227" w:rsidRPr="00E352EF" w:rsidDel="00390729" w14:paraId="43F44B01" w14:textId="0A29186E">
        <w:trPr>
          <w:del w:id="7059" w:author="Utente" w:date="2017-06-26T16:40:00Z"/>
        </w:trPr>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347F4F" w14:textId="5552EEAB" w:rsidR="005A2227" w:rsidRPr="00E352EF" w:rsidDel="00390729" w:rsidRDefault="0097053A" w:rsidP="00390729">
            <w:pPr>
              <w:rPr>
                <w:del w:id="7060" w:author="Utente" w:date="2017-06-26T16:40:00Z"/>
              </w:rPr>
            </w:pPr>
            <w:del w:id="7061" w:author="Utente" w:date="2017-06-26T16:40:00Z">
              <w:r w:rsidRPr="00E352EF" w:rsidDel="00390729">
                <w:rPr>
                  <w:rFonts w:ascii="Calibri" w:eastAsia="Calibri" w:hAnsi="Calibri" w:cs="Calibri"/>
                </w:rPr>
                <w:delText>2</w:delText>
              </w:r>
            </w:del>
          </w:p>
        </w:tc>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04AE01" w14:textId="78871B71" w:rsidR="005A2227" w:rsidRPr="00E352EF" w:rsidDel="00390729" w:rsidRDefault="0097053A" w:rsidP="00390729">
            <w:pPr>
              <w:rPr>
                <w:del w:id="7062" w:author="Utente" w:date="2017-06-26T16:40:00Z"/>
              </w:rPr>
            </w:pPr>
            <w:del w:id="7063" w:author="Utente" w:date="2017-06-26T16:40:00Z">
              <w:r w:rsidRPr="00E352EF" w:rsidDel="00390729">
                <w:rPr>
                  <w:rFonts w:ascii="Calibri" w:eastAsia="Calibri" w:hAnsi="Calibri" w:cs="Calibri"/>
                </w:rPr>
                <w:delText>B</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940799" w14:textId="69A215BE" w:rsidR="005A2227" w:rsidRPr="00E352EF" w:rsidDel="00390729" w:rsidRDefault="0097053A" w:rsidP="00390729">
            <w:pPr>
              <w:rPr>
                <w:del w:id="7064" w:author="Utente" w:date="2017-06-26T16:40:00Z"/>
              </w:rPr>
            </w:pPr>
            <w:del w:id="7065" w:author="Utente" w:date="2017-06-26T16:40:00Z">
              <w:r w:rsidRPr="00E352EF" w:rsidDel="00390729">
                <w:rPr>
                  <w:rFonts w:ascii="Calibri" w:eastAsia="Calibri" w:hAnsi="Calibri" w:cs="Calibri"/>
                </w:rPr>
                <w:delText>200</w:delText>
              </w:r>
            </w:del>
          </w:p>
        </w:tc>
      </w:tr>
      <w:tr w:rsidR="005A2227" w:rsidRPr="00E352EF" w:rsidDel="00390729" w14:paraId="7B41C356" w14:textId="3BEF0402">
        <w:trPr>
          <w:del w:id="7066" w:author="Utente" w:date="2017-06-26T16:40:00Z"/>
        </w:trPr>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EE37B6" w14:textId="0523090A" w:rsidR="005A2227" w:rsidRPr="00E352EF" w:rsidDel="00390729" w:rsidRDefault="0097053A" w:rsidP="00390729">
            <w:pPr>
              <w:rPr>
                <w:del w:id="7067" w:author="Utente" w:date="2017-06-26T16:40:00Z"/>
              </w:rPr>
            </w:pPr>
            <w:del w:id="7068" w:author="Utente" w:date="2017-06-26T16:40:00Z">
              <w:r w:rsidRPr="00E352EF" w:rsidDel="00390729">
                <w:rPr>
                  <w:rFonts w:ascii="Calibri" w:eastAsia="Calibri" w:hAnsi="Calibri" w:cs="Calibri"/>
                </w:rPr>
                <w:delText>3</w:delText>
              </w:r>
            </w:del>
          </w:p>
        </w:tc>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DC0C80" w14:textId="2A9BDD32" w:rsidR="005A2227" w:rsidRPr="00E352EF" w:rsidDel="00390729" w:rsidRDefault="0097053A" w:rsidP="00390729">
            <w:pPr>
              <w:rPr>
                <w:del w:id="7069" w:author="Utente" w:date="2017-06-26T16:40:00Z"/>
              </w:rPr>
            </w:pPr>
            <w:del w:id="7070" w:author="Utente" w:date="2017-06-26T16:40:00Z">
              <w:r w:rsidRPr="00E352EF" w:rsidDel="00390729">
                <w:rPr>
                  <w:rFonts w:ascii="Calibri" w:eastAsia="Calibri" w:hAnsi="Calibri" w:cs="Calibri"/>
                </w:rPr>
                <w:delText>C</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D833A3" w14:textId="5D55B434" w:rsidR="005A2227" w:rsidRPr="00E352EF" w:rsidDel="00390729" w:rsidRDefault="0097053A" w:rsidP="00390729">
            <w:pPr>
              <w:rPr>
                <w:del w:id="7071" w:author="Utente" w:date="2017-06-26T16:40:00Z"/>
              </w:rPr>
            </w:pPr>
            <w:del w:id="7072" w:author="Utente" w:date="2017-06-26T16:40:00Z">
              <w:r w:rsidRPr="00E352EF" w:rsidDel="00390729">
                <w:rPr>
                  <w:rFonts w:ascii="Calibri" w:eastAsia="Calibri" w:hAnsi="Calibri" w:cs="Calibri"/>
                </w:rPr>
                <w:delText>700</w:delText>
              </w:r>
            </w:del>
          </w:p>
        </w:tc>
      </w:tr>
      <w:tr w:rsidR="005A2227" w:rsidRPr="00E352EF" w:rsidDel="00390729" w14:paraId="0E234641" w14:textId="5FE20BBD">
        <w:trPr>
          <w:del w:id="7073" w:author="Utente" w:date="2017-06-26T16:40:00Z"/>
        </w:trPr>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EFB341" w14:textId="65256796" w:rsidR="005A2227" w:rsidRPr="00E352EF" w:rsidDel="00390729" w:rsidRDefault="0097053A" w:rsidP="00390729">
            <w:pPr>
              <w:rPr>
                <w:del w:id="7074" w:author="Utente" w:date="2017-06-26T16:40:00Z"/>
              </w:rPr>
            </w:pPr>
            <w:del w:id="7075" w:author="Utente" w:date="2017-06-26T16:40:00Z">
              <w:r w:rsidRPr="00E352EF" w:rsidDel="00390729">
                <w:rPr>
                  <w:rFonts w:ascii="Calibri" w:eastAsia="Calibri" w:hAnsi="Calibri" w:cs="Calibri"/>
                </w:rPr>
                <w:delText>4</w:delText>
              </w:r>
            </w:del>
          </w:p>
        </w:tc>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BC8594" w14:textId="1648AC1F" w:rsidR="005A2227" w:rsidRPr="00E352EF" w:rsidDel="00390729" w:rsidRDefault="0097053A" w:rsidP="00390729">
            <w:pPr>
              <w:rPr>
                <w:del w:id="7076" w:author="Utente" w:date="2017-06-26T16:40:00Z"/>
              </w:rPr>
            </w:pPr>
            <w:del w:id="7077" w:author="Utente" w:date="2017-06-26T16:40:00Z">
              <w:r w:rsidRPr="00E352EF" w:rsidDel="00390729">
                <w:rPr>
                  <w:rFonts w:ascii="Calibri" w:eastAsia="Calibri" w:hAnsi="Calibri" w:cs="Calibri"/>
                </w:rPr>
                <w:delText>A</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5D44C0" w14:textId="004E88C8" w:rsidR="005A2227" w:rsidRPr="00E352EF" w:rsidDel="00390729" w:rsidRDefault="0097053A" w:rsidP="00390729">
            <w:pPr>
              <w:rPr>
                <w:del w:id="7078" w:author="Utente" w:date="2017-06-26T16:40:00Z"/>
              </w:rPr>
            </w:pPr>
            <w:del w:id="7079" w:author="Utente" w:date="2017-06-26T16:40:00Z">
              <w:r w:rsidRPr="00E352EF" w:rsidDel="00390729">
                <w:rPr>
                  <w:rFonts w:ascii="Calibri" w:eastAsia="Calibri" w:hAnsi="Calibri" w:cs="Calibri"/>
                </w:rPr>
                <w:delText>550</w:delText>
              </w:r>
            </w:del>
          </w:p>
        </w:tc>
      </w:tr>
      <w:tr w:rsidR="005A2227" w:rsidRPr="00E352EF" w:rsidDel="00390729" w14:paraId="2C5A6E2B" w14:textId="7E76006A">
        <w:trPr>
          <w:del w:id="7080" w:author="Utente" w:date="2017-06-26T16:40:00Z"/>
        </w:trPr>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4AF08B" w14:textId="77C33033" w:rsidR="005A2227" w:rsidRPr="00E352EF" w:rsidDel="00390729" w:rsidRDefault="0097053A" w:rsidP="00390729">
            <w:pPr>
              <w:rPr>
                <w:del w:id="7081" w:author="Utente" w:date="2017-06-26T16:40:00Z"/>
              </w:rPr>
            </w:pPr>
            <w:del w:id="7082" w:author="Utente" w:date="2017-06-26T16:40:00Z">
              <w:r w:rsidRPr="00E352EF" w:rsidDel="00390729">
                <w:rPr>
                  <w:rFonts w:ascii="Calibri" w:eastAsia="Calibri" w:hAnsi="Calibri" w:cs="Calibri"/>
                </w:rPr>
                <w:delText>5</w:delText>
              </w:r>
            </w:del>
          </w:p>
        </w:tc>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FB08E5" w14:textId="71B47E14" w:rsidR="005A2227" w:rsidRPr="00E352EF" w:rsidDel="00390729" w:rsidRDefault="0097053A" w:rsidP="00390729">
            <w:pPr>
              <w:rPr>
                <w:del w:id="7083" w:author="Utente" w:date="2017-06-26T16:40:00Z"/>
              </w:rPr>
            </w:pPr>
            <w:del w:id="7084" w:author="Utente" w:date="2017-06-26T16:40:00Z">
              <w:r w:rsidRPr="00E352EF" w:rsidDel="00390729">
                <w:rPr>
                  <w:rFonts w:ascii="Calibri" w:eastAsia="Calibri" w:hAnsi="Calibri" w:cs="Calibri"/>
                </w:rPr>
                <w:delText>D</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911188" w14:textId="580CCF35" w:rsidR="005A2227" w:rsidRPr="00E352EF" w:rsidDel="00390729" w:rsidRDefault="0097053A" w:rsidP="00390729">
            <w:pPr>
              <w:rPr>
                <w:del w:id="7085" w:author="Utente" w:date="2017-06-26T16:40:00Z"/>
              </w:rPr>
            </w:pPr>
            <w:del w:id="7086" w:author="Utente" w:date="2017-06-26T16:40:00Z">
              <w:r w:rsidRPr="00E352EF" w:rsidDel="00390729">
                <w:rPr>
                  <w:rFonts w:ascii="Calibri" w:eastAsia="Calibri" w:hAnsi="Calibri" w:cs="Calibri"/>
                </w:rPr>
                <w:delText>120</w:delText>
              </w:r>
            </w:del>
          </w:p>
        </w:tc>
      </w:tr>
    </w:tbl>
    <w:p w14:paraId="24412058" w14:textId="0FFACC62" w:rsidR="005A2227" w:rsidRPr="00E352EF" w:rsidDel="00390729" w:rsidRDefault="005A2227" w:rsidP="00390729">
      <w:pPr>
        <w:rPr>
          <w:del w:id="7087" w:author="Utente" w:date="2017-06-26T16:40:00Z"/>
        </w:rPr>
      </w:pPr>
    </w:p>
    <w:p w14:paraId="718296B3" w14:textId="237F9868" w:rsidR="005A2227" w:rsidRPr="00E352EF" w:rsidDel="00390729" w:rsidRDefault="005A2227" w:rsidP="00390729">
      <w:pPr>
        <w:rPr>
          <w:del w:id="7088" w:author="Utente" w:date="2017-06-26T16:40:00Z"/>
        </w:rPr>
      </w:pPr>
    </w:p>
    <w:tbl>
      <w:tblPr>
        <w:tblW w:w="257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20"/>
        <w:gridCol w:w="922"/>
        <w:gridCol w:w="936"/>
      </w:tblGrid>
      <w:tr w:rsidR="005A2227" w:rsidRPr="00E352EF" w:rsidDel="00390729" w14:paraId="5117395B" w14:textId="2B303B9A">
        <w:trPr>
          <w:del w:id="7089" w:author="Utente" w:date="2017-06-26T16:40:00Z"/>
        </w:trPr>
        <w:tc>
          <w:tcPr>
            <w:tcW w:w="72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9DC3CDA" w14:textId="22A4E6A0" w:rsidR="005A2227" w:rsidRPr="00E352EF" w:rsidDel="00390729" w:rsidRDefault="0097053A" w:rsidP="00390729">
            <w:pPr>
              <w:rPr>
                <w:del w:id="7090" w:author="Utente" w:date="2017-06-26T16:40:00Z"/>
              </w:rPr>
            </w:pPr>
            <w:del w:id="7091" w:author="Utente" w:date="2017-06-26T16:40:00Z">
              <w:r w:rsidRPr="00E352EF" w:rsidDel="00390729">
                <w:rPr>
                  <w:rFonts w:ascii="Calibri" w:eastAsia="Calibri" w:hAnsi="Calibri" w:cs="Calibri"/>
                </w:rPr>
                <w:delText>C2</w:delText>
              </w:r>
            </w:del>
          </w:p>
        </w:tc>
      </w:tr>
      <w:tr w:rsidR="005A2227" w:rsidRPr="00E352EF" w:rsidDel="00390729" w14:paraId="050E5473" w14:textId="44ED4E47">
        <w:trPr>
          <w:del w:id="7092" w:author="Utente" w:date="2017-06-26T16:40:00Z"/>
        </w:trPr>
        <w:tc>
          <w:tcPr>
            <w:tcW w:w="72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30040D0" w14:textId="549A0AC9" w:rsidR="005A2227" w:rsidRPr="00E352EF" w:rsidDel="00390729" w:rsidRDefault="0097053A" w:rsidP="00390729">
            <w:pPr>
              <w:rPr>
                <w:del w:id="7093" w:author="Utente" w:date="2017-06-26T16:40:00Z"/>
              </w:rPr>
            </w:pPr>
            <w:del w:id="7094" w:author="Utente" w:date="2017-06-26T16:40:00Z">
              <w:r w:rsidRPr="00E352EF" w:rsidDel="00390729">
                <w:rPr>
                  <w:rFonts w:ascii="Calibri" w:eastAsia="Calibri" w:hAnsi="Calibri" w:cs="Calibri"/>
                  <w:b/>
                </w:rPr>
                <w:delText>K1</w:delText>
              </w:r>
            </w:del>
          </w:p>
        </w:tc>
        <w:tc>
          <w:tcPr>
            <w:tcW w:w="92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BC31C7E" w14:textId="7AF2CD4B" w:rsidR="005A2227" w:rsidRPr="00E352EF" w:rsidDel="00390729" w:rsidRDefault="0097053A" w:rsidP="00390729">
            <w:pPr>
              <w:rPr>
                <w:del w:id="7095" w:author="Utente" w:date="2017-06-26T16:40:00Z"/>
              </w:rPr>
            </w:pPr>
            <w:del w:id="7096" w:author="Utente" w:date="2017-06-26T16:40:00Z">
              <w:r w:rsidRPr="00E352EF" w:rsidDel="00390729">
                <w:rPr>
                  <w:rFonts w:ascii="Calibri" w:eastAsia="Calibri" w:hAnsi="Calibri" w:cs="Calibri"/>
                  <w:b/>
                </w:rPr>
                <w:delText>K2</w:delText>
              </w:r>
            </w:del>
          </w:p>
        </w:tc>
        <w:tc>
          <w:tcPr>
            <w:tcW w:w="93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728D8B4" w14:textId="46444A90" w:rsidR="005A2227" w:rsidRPr="00E352EF" w:rsidDel="00390729" w:rsidRDefault="0097053A" w:rsidP="00390729">
            <w:pPr>
              <w:rPr>
                <w:del w:id="7097" w:author="Utente" w:date="2017-06-26T16:40:00Z"/>
              </w:rPr>
            </w:pPr>
            <w:del w:id="7098" w:author="Utente" w:date="2017-06-26T16:40:00Z">
              <w:r w:rsidRPr="00E352EF" w:rsidDel="00390729">
                <w:rPr>
                  <w:rFonts w:ascii="Calibri" w:eastAsia="Calibri" w:hAnsi="Calibri" w:cs="Calibri"/>
                  <w:b/>
                </w:rPr>
                <w:delText>M1</w:delText>
              </w:r>
            </w:del>
          </w:p>
        </w:tc>
      </w:tr>
      <w:tr w:rsidR="005A2227" w:rsidRPr="00E352EF" w:rsidDel="00390729" w14:paraId="3D6BF141" w14:textId="3E6DF679">
        <w:trPr>
          <w:del w:id="7099" w:author="Utente" w:date="2017-06-26T16:40:00Z"/>
        </w:trPr>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CA7834" w14:textId="738DEF3A" w:rsidR="005A2227" w:rsidRPr="00E352EF" w:rsidDel="00390729" w:rsidRDefault="0097053A" w:rsidP="00390729">
            <w:pPr>
              <w:rPr>
                <w:del w:id="7100" w:author="Utente" w:date="2017-06-26T16:40:00Z"/>
              </w:rPr>
            </w:pPr>
            <w:del w:id="7101" w:author="Utente" w:date="2017-06-26T16:40:00Z">
              <w:r w:rsidRPr="00E352EF" w:rsidDel="00390729">
                <w:rPr>
                  <w:rFonts w:ascii="Calibri" w:eastAsia="Calibri" w:hAnsi="Calibri" w:cs="Calibri"/>
                </w:rPr>
                <w:delText>1</w:delText>
              </w:r>
            </w:del>
          </w:p>
        </w:tc>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720DC0" w14:textId="7BFD6762" w:rsidR="005A2227" w:rsidRPr="00E352EF" w:rsidDel="00390729" w:rsidRDefault="0097053A" w:rsidP="00390729">
            <w:pPr>
              <w:rPr>
                <w:del w:id="7102" w:author="Utente" w:date="2017-06-26T16:40:00Z"/>
              </w:rPr>
            </w:pPr>
            <w:del w:id="7103" w:author="Utente" w:date="2017-06-26T16:40:00Z">
              <w:r w:rsidRPr="00E352EF" w:rsidDel="00390729">
                <w:rPr>
                  <w:rFonts w:ascii="Calibri" w:eastAsia="Calibri" w:hAnsi="Calibri" w:cs="Calibri"/>
                </w:rPr>
                <w:delText>A</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8654B1" w14:textId="59A2323B" w:rsidR="005A2227" w:rsidRPr="00E352EF" w:rsidDel="00390729" w:rsidRDefault="0097053A" w:rsidP="00390729">
            <w:pPr>
              <w:rPr>
                <w:del w:id="7104" w:author="Utente" w:date="2017-06-26T16:40:00Z"/>
              </w:rPr>
            </w:pPr>
            <w:del w:id="7105" w:author="Utente" w:date="2017-06-26T16:40:00Z">
              <w:r w:rsidRPr="00E352EF" w:rsidDel="00390729">
                <w:rPr>
                  <w:rFonts w:ascii="Calibri" w:eastAsia="Calibri" w:hAnsi="Calibri" w:cs="Calibri"/>
                </w:rPr>
                <w:delText>100</w:delText>
              </w:r>
            </w:del>
          </w:p>
        </w:tc>
      </w:tr>
      <w:tr w:rsidR="005A2227" w:rsidRPr="00E352EF" w:rsidDel="00390729" w14:paraId="3345A5D0" w14:textId="27D7F73D">
        <w:trPr>
          <w:del w:id="7106" w:author="Utente" w:date="2017-06-26T16:40:00Z"/>
        </w:trPr>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131444" w14:textId="4A0A8B25" w:rsidR="005A2227" w:rsidRPr="00E352EF" w:rsidDel="00390729" w:rsidRDefault="0097053A" w:rsidP="00390729">
            <w:pPr>
              <w:rPr>
                <w:del w:id="7107" w:author="Utente" w:date="2017-06-26T16:40:00Z"/>
              </w:rPr>
            </w:pPr>
            <w:del w:id="7108" w:author="Utente" w:date="2017-06-26T16:40:00Z">
              <w:r w:rsidRPr="00E352EF" w:rsidDel="00390729">
                <w:rPr>
                  <w:rFonts w:ascii="Calibri" w:eastAsia="Calibri" w:hAnsi="Calibri" w:cs="Calibri"/>
                </w:rPr>
                <w:delText>2</w:delText>
              </w:r>
            </w:del>
          </w:p>
        </w:tc>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FD63C0" w14:textId="4D0EDFCB" w:rsidR="005A2227" w:rsidRPr="00E352EF" w:rsidDel="00390729" w:rsidRDefault="0097053A" w:rsidP="00390729">
            <w:pPr>
              <w:rPr>
                <w:del w:id="7109" w:author="Utente" w:date="2017-06-26T16:40:00Z"/>
              </w:rPr>
            </w:pPr>
            <w:del w:id="7110" w:author="Utente" w:date="2017-06-26T16:40:00Z">
              <w:r w:rsidRPr="00E352EF" w:rsidDel="00390729">
                <w:rPr>
                  <w:rFonts w:ascii="Calibri" w:eastAsia="Calibri" w:hAnsi="Calibri" w:cs="Calibri"/>
                </w:rPr>
                <w:delText>B</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E877B8" w14:textId="4080CA26" w:rsidR="005A2227" w:rsidRPr="00E352EF" w:rsidDel="00390729" w:rsidRDefault="0097053A" w:rsidP="00390729">
            <w:pPr>
              <w:rPr>
                <w:del w:id="7111" w:author="Utente" w:date="2017-06-26T16:40:00Z"/>
              </w:rPr>
            </w:pPr>
            <w:del w:id="7112" w:author="Utente" w:date="2017-06-26T16:40:00Z">
              <w:r w:rsidRPr="00E352EF" w:rsidDel="00390729">
                <w:rPr>
                  <w:rFonts w:ascii="Calibri" w:eastAsia="Calibri" w:hAnsi="Calibri" w:cs="Calibri"/>
                </w:rPr>
                <w:delText>200</w:delText>
              </w:r>
            </w:del>
          </w:p>
        </w:tc>
      </w:tr>
      <w:tr w:rsidR="005A2227" w:rsidRPr="00E352EF" w:rsidDel="00390729" w14:paraId="12549559" w14:textId="08530D2D">
        <w:trPr>
          <w:del w:id="7113" w:author="Utente" w:date="2017-06-26T16:40:00Z"/>
        </w:trPr>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F6D97B" w14:textId="3320E66E" w:rsidR="005A2227" w:rsidRPr="00E352EF" w:rsidDel="00390729" w:rsidRDefault="0097053A" w:rsidP="00390729">
            <w:pPr>
              <w:rPr>
                <w:del w:id="7114" w:author="Utente" w:date="2017-06-26T16:40:00Z"/>
              </w:rPr>
            </w:pPr>
            <w:del w:id="7115" w:author="Utente" w:date="2017-06-26T16:40:00Z">
              <w:r w:rsidRPr="00E352EF" w:rsidDel="00390729">
                <w:rPr>
                  <w:rFonts w:ascii="Calibri" w:eastAsia="Calibri" w:hAnsi="Calibri" w:cs="Calibri"/>
                </w:rPr>
                <w:delText>5</w:delText>
              </w:r>
            </w:del>
          </w:p>
        </w:tc>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021102" w14:textId="57C664A3" w:rsidR="005A2227" w:rsidRPr="00E352EF" w:rsidDel="00390729" w:rsidRDefault="0097053A" w:rsidP="00390729">
            <w:pPr>
              <w:rPr>
                <w:del w:id="7116" w:author="Utente" w:date="2017-06-26T16:40:00Z"/>
              </w:rPr>
            </w:pPr>
            <w:del w:id="7117" w:author="Utente" w:date="2017-06-26T16:40:00Z">
              <w:r w:rsidRPr="00E352EF" w:rsidDel="00390729">
                <w:rPr>
                  <w:rFonts w:ascii="Calibri" w:eastAsia="Calibri" w:hAnsi="Calibri" w:cs="Calibri"/>
                </w:rPr>
                <w:delText>D</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5364F3" w14:textId="7E186120" w:rsidR="005A2227" w:rsidRPr="00E352EF" w:rsidDel="00390729" w:rsidRDefault="0097053A" w:rsidP="00390729">
            <w:pPr>
              <w:rPr>
                <w:del w:id="7118" w:author="Utente" w:date="2017-06-26T16:40:00Z"/>
              </w:rPr>
            </w:pPr>
            <w:del w:id="7119" w:author="Utente" w:date="2017-06-26T16:40:00Z">
              <w:r w:rsidRPr="00E352EF" w:rsidDel="00390729">
                <w:rPr>
                  <w:rFonts w:ascii="Calibri" w:eastAsia="Calibri" w:hAnsi="Calibri" w:cs="Calibri"/>
                </w:rPr>
                <w:delText>700</w:delText>
              </w:r>
            </w:del>
          </w:p>
        </w:tc>
      </w:tr>
    </w:tbl>
    <w:p w14:paraId="51F22D5B" w14:textId="752D3742" w:rsidR="005A2227" w:rsidRPr="00E352EF" w:rsidDel="00390729" w:rsidRDefault="005A2227" w:rsidP="00390729">
      <w:pPr>
        <w:rPr>
          <w:del w:id="7120" w:author="Utente" w:date="2017-06-26T16:40:00Z"/>
        </w:rPr>
      </w:pPr>
    </w:p>
    <w:p w14:paraId="52C2D479" w14:textId="62ADDCDB" w:rsidR="005A2227" w:rsidRPr="00E352EF" w:rsidDel="00390729" w:rsidRDefault="005A2227" w:rsidP="00390729">
      <w:pPr>
        <w:rPr>
          <w:del w:id="7121" w:author="Utente" w:date="2017-06-26T16:40:00Z"/>
        </w:rPr>
      </w:pPr>
    </w:p>
    <w:tbl>
      <w:tblPr>
        <w:tblW w:w="256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647"/>
        <w:gridCol w:w="706"/>
        <w:gridCol w:w="1210"/>
      </w:tblGrid>
      <w:tr w:rsidR="005A2227" w:rsidRPr="00E352EF" w:rsidDel="00390729" w14:paraId="0E19708A" w14:textId="4E9AD136">
        <w:trPr>
          <w:del w:id="7122" w:author="Utente" w:date="2017-06-26T16:40:00Z"/>
        </w:trPr>
        <w:tc>
          <w:tcPr>
            <w:tcW w:w="648"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75E0CB0" w14:textId="3CE8EB62" w:rsidR="005A2227" w:rsidRPr="00E352EF" w:rsidDel="00390729" w:rsidRDefault="0097053A" w:rsidP="00390729">
            <w:pPr>
              <w:rPr>
                <w:del w:id="7123" w:author="Utente" w:date="2017-06-26T16:40:00Z"/>
              </w:rPr>
            </w:pPr>
            <w:del w:id="7124" w:author="Utente" w:date="2017-06-26T16:40:00Z">
              <w:r w:rsidRPr="00E352EF" w:rsidDel="00390729">
                <w:rPr>
                  <w:rFonts w:ascii="Calibri" w:eastAsia="Calibri" w:hAnsi="Calibri" w:cs="Calibri"/>
                </w:rPr>
                <w:delText>R</w:delText>
              </w:r>
            </w:del>
          </w:p>
        </w:tc>
      </w:tr>
      <w:tr w:rsidR="005A2227" w:rsidRPr="00E352EF" w:rsidDel="00390729" w14:paraId="5498943C" w14:textId="455893D1">
        <w:trPr>
          <w:del w:id="7125" w:author="Utente" w:date="2017-06-26T16:40:00Z"/>
        </w:trPr>
        <w:tc>
          <w:tcPr>
            <w:tcW w:w="64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0FF253E" w14:textId="031B407F" w:rsidR="005A2227" w:rsidRPr="00E352EF" w:rsidDel="00390729" w:rsidRDefault="0097053A" w:rsidP="00390729">
            <w:pPr>
              <w:rPr>
                <w:del w:id="7126" w:author="Utente" w:date="2017-06-26T16:40:00Z"/>
              </w:rPr>
            </w:pPr>
            <w:del w:id="7127" w:author="Utente" w:date="2017-06-26T16:40:00Z">
              <w:r w:rsidRPr="00E352EF" w:rsidDel="00390729">
                <w:rPr>
                  <w:rFonts w:ascii="Calibri" w:eastAsia="Calibri" w:hAnsi="Calibri" w:cs="Calibri"/>
                  <w:b/>
                </w:rPr>
                <w:delText>K1</w:delText>
              </w:r>
            </w:del>
          </w:p>
        </w:tc>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7447D76" w14:textId="782CBD90" w:rsidR="005A2227" w:rsidRPr="00E352EF" w:rsidDel="00390729" w:rsidRDefault="0097053A" w:rsidP="00390729">
            <w:pPr>
              <w:rPr>
                <w:del w:id="7128" w:author="Utente" w:date="2017-06-26T16:40:00Z"/>
              </w:rPr>
            </w:pPr>
            <w:del w:id="7129" w:author="Utente" w:date="2017-06-26T16:40:00Z">
              <w:r w:rsidRPr="00E352EF" w:rsidDel="00390729">
                <w:rPr>
                  <w:rFonts w:ascii="Calibri" w:eastAsia="Calibri" w:hAnsi="Calibri" w:cs="Calibri"/>
                  <w:b/>
                </w:rPr>
                <w:delText>K2</w:delText>
              </w:r>
            </w:del>
          </w:p>
        </w:tc>
        <w:tc>
          <w:tcPr>
            <w:tcW w:w="12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98DEBB6" w14:textId="7CD653C4" w:rsidR="005A2227" w:rsidRPr="00E352EF" w:rsidDel="00390729" w:rsidRDefault="0097053A" w:rsidP="00390729">
            <w:pPr>
              <w:rPr>
                <w:del w:id="7130" w:author="Utente" w:date="2017-06-26T16:40:00Z"/>
              </w:rPr>
            </w:pPr>
            <w:del w:id="7131" w:author="Utente" w:date="2017-06-26T16:40:00Z">
              <w:r w:rsidRPr="00E352EF" w:rsidDel="00390729">
                <w:rPr>
                  <w:rFonts w:ascii="Calibri" w:eastAsia="Calibri" w:hAnsi="Calibri" w:cs="Calibri"/>
                  <w:b/>
                </w:rPr>
                <w:delText>CONDITION</w:delText>
              </w:r>
            </w:del>
          </w:p>
        </w:tc>
      </w:tr>
      <w:tr w:rsidR="005A2227" w:rsidRPr="00E352EF" w:rsidDel="00390729" w14:paraId="3AC98475" w14:textId="370E6438">
        <w:trPr>
          <w:del w:id="7132" w:author="Utente" w:date="2017-06-26T16:40:00Z"/>
        </w:trPr>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7BAA05" w14:textId="0E6AA6B4" w:rsidR="005A2227" w:rsidRPr="00E352EF" w:rsidDel="00390729" w:rsidRDefault="0097053A" w:rsidP="00390729">
            <w:pPr>
              <w:rPr>
                <w:del w:id="7133" w:author="Utente" w:date="2017-06-26T16:40:00Z"/>
              </w:rPr>
            </w:pPr>
            <w:del w:id="7134" w:author="Utente" w:date="2017-06-26T16:40:00Z">
              <w:r w:rsidRPr="00E352EF" w:rsidDel="00390729">
                <w:rPr>
                  <w:rFonts w:ascii="Calibri" w:eastAsia="Calibri" w:hAnsi="Calibri" w:cs="Calibri"/>
                </w:rPr>
                <w:delText>1</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36750F" w14:textId="45C2D8CD" w:rsidR="005A2227" w:rsidRPr="00E352EF" w:rsidDel="00390729" w:rsidRDefault="0097053A" w:rsidP="00390729">
            <w:pPr>
              <w:rPr>
                <w:del w:id="7135" w:author="Utente" w:date="2017-06-26T16:40:00Z"/>
              </w:rPr>
            </w:pPr>
            <w:del w:id="7136" w:author="Utente" w:date="2017-06-26T16:40:00Z">
              <w:r w:rsidRPr="00E352EF" w:rsidDel="00390729">
                <w:rPr>
                  <w:rFonts w:ascii="Calibri" w:eastAsia="Calibri" w:hAnsi="Calibri" w:cs="Calibri"/>
                </w:rPr>
                <w:delText>A</w:delText>
              </w:r>
            </w:del>
          </w:p>
        </w:tc>
        <w:tc>
          <w:tcPr>
            <w:tcW w:w="12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358203" w14:textId="399C2A45" w:rsidR="005A2227" w:rsidRPr="00E352EF" w:rsidDel="00390729" w:rsidRDefault="0097053A" w:rsidP="00390729">
            <w:pPr>
              <w:rPr>
                <w:del w:id="7137" w:author="Utente" w:date="2017-06-26T16:40:00Z"/>
              </w:rPr>
            </w:pPr>
            <w:del w:id="7138" w:author="Utente" w:date="2017-06-26T16:40:00Z">
              <w:r w:rsidRPr="00E352EF" w:rsidDel="00390729">
                <w:rPr>
                  <w:rFonts w:ascii="Calibri" w:eastAsia="Calibri" w:hAnsi="Calibri" w:cs="Calibri"/>
                </w:rPr>
                <w:delText>True</w:delText>
              </w:r>
            </w:del>
          </w:p>
        </w:tc>
      </w:tr>
      <w:tr w:rsidR="005A2227" w:rsidRPr="00E352EF" w:rsidDel="00390729" w14:paraId="7E2975D2" w14:textId="7794CD81">
        <w:trPr>
          <w:del w:id="7139" w:author="Utente" w:date="2017-06-26T16:40:00Z"/>
        </w:trPr>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EB4E66" w14:textId="1030FA77" w:rsidR="005A2227" w:rsidRPr="00E352EF" w:rsidDel="00390729" w:rsidRDefault="0097053A" w:rsidP="00390729">
            <w:pPr>
              <w:rPr>
                <w:del w:id="7140" w:author="Utente" w:date="2017-06-26T16:40:00Z"/>
              </w:rPr>
            </w:pPr>
            <w:del w:id="7141" w:author="Utente" w:date="2017-06-26T16:40:00Z">
              <w:r w:rsidRPr="00E352EF" w:rsidDel="00390729">
                <w:rPr>
                  <w:rFonts w:ascii="Calibri" w:eastAsia="Calibri" w:hAnsi="Calibri" w:cs="Calibri"/>
                </w:rPr>
                <w:delText>2</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2B8D59" w14:textId="613691C7" w:rsidR="005A2227" w:rsidRPr="00E352EF" w:rsidDel="00390729" w:rsidRDefault="0097053A" w:rsidP="00390729">
            <w:pPr>
              <w:rPr>
                <w:del w:id="7142" w:author="Utente" w:date="2017-06-26T16:40:00Z"/>
              </w:rPr>
            </w:pPr>
            <w:del w:id="7143" w:author="Utente" w:date="2017-06-26T16:40:00Z">
              <w:r w:rsidRPr="00E352EF" w:rsidDel="00390729">
                <w:rPr>
                  <w:rFonts w:ascii="Calibri" w:eastAsia="Calibri" w:hAnsi="Calibri" w:cs="Calibri"/>
                </w:rPr>
                <w:delText>B</w:delText>
              </w:r>
            </w:del>
          </w:p>
        </w:tc>
        <w:tc>
          <w:tcPr>
            <w:tcW w:w="12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DA778E" w14:textId="203DA2A1" w:rsidR="005A2227" w:rsidRPr="00E352EF" w:rsidDel="00390729" w:rsidRDefault="0097053A" w:rsidP="00390729">
            <w:pPr>
              <w:rPr>
                <w:del w:id="7144" w:author="Utente" w:date="2017-06-26T16:40:00Z"/>
              </w:rPr>
            </w:pPr>
            <w:del w:id="7145" w:author="Utente" w:date="2017-06-26T16:40:00Z">
              <w:r w:rsidRPr="00E352EF" w:rsidDel="00390729">
                <w:rPr>
                  <w:rFonts w:ascii="Calibri" w:eastAsia="Calibri" w:hAnsi="Calibri" w:cs="Calibri"/>
                </w:rPr>
                <w:delText>True</w:delText>
              </w:r>
            </w:del>
          </w:p>
        </w:tc>
      </w:tr>
      <w:tr w:rsidR="005A2227" w:rsidRPr="00E352EF" w:rsidDel="00390729" w14:paraId="75AC3AAA" w14:textId="5517EF9B">
        <w:trPr>
          <w:del w:id="7146" w:author="Utente" w:date="2017-06-26T16:40:00Z"/>
        </w:trPr>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9A076E" w14:textId="7615A2D9" w:rsidR="005A2227" w:rsidRPr="00E352EF" w:rsidDel="00390729" w:rsidRDefault="0097053A" w:rsidP="00390729">
            <w:pPr>
              <w:rPr>
                <w:del w:id="7147" w:author="Utente" w:date="2017-06-26T16:40:00Z"/>
              </w:rPr>
            </w:pPr>
            <w:del w:id="7148" w:author="Utente" w:date="2017-06-26T16:40:00Z">
              <w:r w:rsidRPr="00E352EF" w:rsidDel="00390729">
                <w:rPr>
                  <w:rFonts w:ascii="Calibri" w:eastAsia="Calibri" w:hAnsi="Calibri" w:cs="Calibri"/>
                </w:rPr>
                <w:delText>3</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1BD078" w14:textId="49DD4EBD" w:rsidR="005A2227" w:rsidRPr="00E352EF" w:rsidDel="00390729" w:rsidRDefault="0097053A" w:rsidP="00390729">
            <w:pPr>
              <w:rPr>
                <w:del w:id="7149" w:author="Utente" w:date="2017-06-26T16:40:00Z"/>
              </w:rPr>
            </w:pPr>
            <w:del w:id="7150" w:author="Utente" w:date="2017-06-26T16:40:00Z">
              <w:r w:rsidRPr="00E352EF" w:rsidDel="00390729">
                <w:rPr>
                  <w:rFonts w:ascii="Calibri" w:eastAsia="Calibri" w:hAnsi="Calibri" w:cs="Calibri"/>
                </w:rPr>
                <w:delText>C</w:delText>
              </w:r>
            </w:del>
          </w:p>
        </w:tc>
        <w:tc>
          <w:tcPr>
            <w:tcW w:w="12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194656" w14:textId="2851618C" w:rsidR="005A2227" w:rsidRPr="00E352EF" w:rsidDel="00390729" w:rsidRDefault="0097053A" w:rsidP="00390729">
            <w:pPr>
              <w:rPr>
                <w:del w:id="7151" w:author="Utente" w:date="2017-06-26T16:40:00Z"/>
              </w:rPr>
            </w:pPr>
            <w:del w:id="7152" w:author="Utente" w:date="2017-06-26T16:40:00Z">
              <w:r w:rsidRPr="00E352EF" w:rsidDel="00390729">
                <w:rPr>
                  <w:rFonts w:ascii="Calibri" w:eastAsia="Calibri" w:hAnsi="Calibri" w:cs="Calibri"/>
                </w:rPr>
                <w:delText>False</w:delText>
              </w:r>
            </w:del>
          </w:p>
        </w:tc>
      </w:tr>
      <w:tr w:rsidR="005A2227" w:rsidRPr="00E352EF" w:rsidDel="00390729" w14:paraId="1B979E53" w14:textId="5E038613">
        <w:trPr>
          <w:del w:id="7153" w:author="Utente" w:date="2017-06-26T16:40:00Z"/>
        </w:trPr>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537B66" w14:textId="1F32652B" w:rsidR="005A2227" w:rsidRPr="00E352EF" w:rsidDel="00390729" w:rsidRDefault="0097053A" w:rsidP="00390729">
            <w:pPr>
              <w:rPr>
                <w:del w:id="7154" w:author="Utente" w:date="2017-06-26T16:40:00Z"/>
              </w:rPr>
            </w:pPr>
            <w:del w:id="7155" w:author="Utente" w:date="2017-06-26T16:40:00Z">
              <w:r w:rsidRPr="00E352EF" w:rsidDel="00390729">
                <w:rPr>
                  <w:rFonts w:ascii="Calibri" w:eastAsia="Calibri" w:hAnsi="Calibri" w:cs="Calibri"/>
                </w:rPr>
                <w:delText>4</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B1EAC4" w14:textId="581AFDF1" w:rsidR="005A2227" w:rsidRPr="00E352EF" w:rsidDel="00390729" w:rsidRDefault="0097053A" w:rsidP="00390729">
            <w:pPr>
              <w:rPr>
                <w:del w:id="7156" w:author="Utente" w:date="2017-06-26T16:40:00Z"/>
              </w:rPr>
            </w:pPr>
            <w:del w:id="7157" w:author="Utente" w:date="2017-06-26T16:40:00Z">
              <w:r w:rsidRPr="00E352EF" w:rsidDel="00390729">
                <w:rPr>
                  <w:rFonts w:ascii="Calibri" w:eastAsia="Calibri" w:hAnsi="Calibri" w:cs="Calibri"/>
                </w:rPr>
                <w:delText>A</w:delText>
              </w:r>
            </w:del>
          </w:p>
        </w:tc>
        <w:tc>
          <w:tcPr>
            <w:tcW w:w="12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886500" w14:textId="1DABAC73" w:rsidR="005A2227" w:rsidRPr="00E352EF" w:rsidDel="00390729" w:rsidRDefault="0097053A" w:rsidP="00390729">
            <w:pPr>
              <w:rPr>
                <w:del w:id="7158" w:author="Utente" w:date="2017-06-26T16:40:00Z"/>
              </w:rPr>
            </w:pPr>
            <w:del w:id="7159" w:author="Utente" w:date="2017-06-26T16:40:00Z">
              <w:r w:rsidRPr="00E352EF" w:rsidDel="00390729">
                <w:rPr>
                  <w:rFonts w:ascii="Calibri" w:eastAsia="Calibri" w:hAnsi="Calibri" w:cs="Calibri"/>
                </w:rPr>
                <w:delText>False</w:delText>
              </w:r>
            </w:del>
          </w:p>
        </w:tc>
      </w:tr>
      <w:tr w:rsidR="005A2227" w:rsidRPr="00E352EF" w:rsidDel="00390729" w14:paraId="49A3E52A" w14:textId="1FBCDB36">
        <w:trPr>
          <w:del w:id="7160" w:author="Utente" w:date="2017-06-26T16:40:00Z"/>
        </w:trPr>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A18A28" w14:textId="2DA9D4C5" w:rsidR="005A2227" w:rsidRPr="00E352EF" w:rsidDel="00390729" w:rsidRDefault="0097053A" w:rsidP="00390729">
            <w:pPr>
              <w:rPr>
                <w:del w:id="7161" w:author="Utente" w:date="2017-06-26T16:40:00Z"/>
              </w:rPr>
            </w:pPr>
            <w:del w:id="7162" w:author="Utente" w:date="2017-06-26T16:40:00Z">
              <w:r w:rsidRPr="00E352EF" w:rsidDel="00390729">
                <w:rPr>
                  <w:rFonts w:ascii="Calibri" w:eastAsia="Calibri" w:hAnsi="Calibri" w:cs="Calibri"/>
                </w:rPr>
                <w:delText>5</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3DD642" w14:textId="26D333DE" w:rsidR="005A2227" w:rsidRPr="00E352EF" w:rsidDel="00390729" w:rsidRDefault="0097053A" w:rsidP="00390729">
            <w:pPr>
              <w:rPr>
                <w:del w:id="7163" w:author="Utente" w:date="2017-06-26T16:40:00Z"/>
              </w:rPr>
            </w:pPr>
            <w:del w:id="7164" w:author="Utente" w:date="2017-06-26T16:40:00Z">
              <w:r w:rsidRPr="00E352EF" w:rsidDel="00390729">
                <w:rPr>
                  <w:rFonts w:ascii="Calibri" w:eastAsia="Calibri" w:hAnsi="Calibri" w:cs="Calibri"/>
                </w:rPr>
                <w:delText>D</w:delText>
              </w:r>
            </w:del>
          </w:p>
        </w:tc>
        <w:tc>
          <w:tcPr>
            <w:tcW w:w="12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515E85" w14:textId="451708E4" w:rsidR="005A2227" w:rsidRPr="00E352EF" w:rsidDel="00390729" w:rsidRDefault="0097053A" w:rsidP="00390729">
            <w:pPr>
              <w:rPr>
                <w:del w:id="7165" w:author="Utente" w:date="2017-06-26T16:40:00Z"/>
              </w:rPr>
            </w:pPr>
            <w:del w:id="7166" w:author="Utente" w:date="2017-06-26T16:40:00Z">
              <w:r w:rsidRPr="00E352EF" w:rsidDel="00390729">
                <w:rPr>
                  <w:rFonts w:ascii="Calibri" w:eastAsia="Calibri" w:hAnsi="Calibri" w:cs="Calibri"/>
                </w:rPr>
                <w:delText>True</w:delText>
              </w:r>
            </w:del>
          </w:p>
        </w:tc>
      </w:tr>
    </w:tbl>
    <w:p w14:paraId="2F9B55B9" w14:textId="2B326BED" w:rsidR="005A2227" w:rsidRPr="00E352EF" w:rsidDel="00390729" w:rsidRDefault="005A2227" w:rsidP="00390729">
      <w:pPr>
        <w:rPr>
          <w:del w:id="7167" w:author="Utente" w:date="2017-06-26T16:40:00Z"/>
        </w:rPr>
      </w:pPr>
    </w:p>
    <w:p w14:paraId="75346F66" w14:textId="78853107" w:rsidR="005A2227" w:rsidRPr="00E352EF" w:rsidDel="00390729" w:rsidRDefault="0097053A" w:rsidP="00390729">
      <w:pPr>
        <w:rPr>
          <w:del w:id="7168" w:author="Utente" w:date="2017-06-26T16:40:00Z"/>
          <w:rFonts w:ascii="Cambria" w:eastAsia="Calibri" w:hAnsi="Cambria"/>
        </w:rPr>
      </w:pPr>
      <w:del w:id="7169" w:author="Utente" w:date="2017-06-26T16:40:00Z">
        <w:r w:rsidRPr="00E352EF" w:rsidDel="00390729">
          <w:rPr>
            <w:rFonts w:ascii="Cambria" w:eastAsia="Calibri" w:hAnsi="Cambria"/>
          </w:rPr>
          <w:delText xml:space="preserve">4) R := C1 does </w:delText>
        </w:r>
        <w:r w:rsidRPr="00E352EF" w:rsidDel="00390729">
          <w:rPr>
            <w:rFonts w:ascii="Cambria" w:eastAsia="Calibri" w:hAnsi="Cambria"/>
            <w:b/>
          </w:rPr>
          <w:delText>not_exist_in</w:delText>
        </w:r>
        <w:r w:rsidRPr="00E352EF" w:rsidDel="00390729">
          <w:rPr>
            <w:rFonts w:ascii="Cambria" w:eastAsia="Calibri" w:hAnsi="Cambria"/>
          </w:rPr>
          <w:delText xml:space="preserve"> C2</w:delText>
        </w:r>
      </w:del>
    </w:p>
    <w:p w14:paraId="77A28A0C" w14:textId="28B6D939" w:rsidR="0062787A" w:rsidRPr="00E352EF" w:rsidDel="00390729" w:rsidRDefault="0062787A" w:rsidP="00390729">
      <w:pPr>
        <w:rPr>
          <w:del w:id="7170" w:author="Utente" w:date="2017-06-26T16:40:00Z"/>
          <w:rFonts w:ascii="Cambria" w:hAnsi="Cambria"/>
        </w:rPr>
      </w:pPr>
    </w:p>
    <w:tbl>
      <w:tblPr>
        <w:tblW w:w="2851"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92"/>
        <w:gridCol w:w="1181"/>
        <w:gridCol w:w="878"/>
      </w:tblGrid>
      <w:tr w:rsidR="005A2227" w:rsidRPr="00E352EF" w:rsidDel="00390729" w14:paraId="04457358" w14:textId="513382E9">
        <w:trPr>
          <w:del w:id="7171" w:author="Utente" w:date="2017-06-26T16:40:00Z"/>
        </w:trPr>
        <w:tc>
          <w:tcPr>
            <w:tcW w:w="792"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196E113" w14:textId="78BBA19A" w:rsidR="005A2227" w:rsidRPr="00E352EF" w:rsidDel="00390729" w:rsidRDefault="0097053A" w:rsidP="00390729">
            <w:pPr>
              <w:rPr>
                <w:del w:id="7172" w:author="Utente" w:date="2017-06-26T16:40:00Z"/>
              </w:rPr>
            </w:pPr>
            <w:del w:id="7173" w:author="Utente" w:date="2017-06-26T16:40:00Z">
              <w:r w:rsidRPr="00E352EF" w:rsidDel="00390729">
                <w:rPr>
                  <w:rFonts w:ascii="Calibri" w:eastAsia="Calibri" w:hAnsi="Calibri" w:cs="Calibri"/>
                </w:rPr>
                <w:delText>C1</w:delText>
              </w:r>
            </w:del>
          </w:p>
        </w:tc>
      </w:tr>
      <w:tr w:rsidR="005A2227" w:rsidRPr="00E352EF" w:rsidDel="00390729" w14:paraId="71E53C65" w14:textId="5B68384A">
        <w:trPr>
          <w:del w:id="7174" w:author="Utente" w:date="2017-06-26T16:40:00Z"/>
        </w:trPr>
        <w:tc>
          <w:tcPr>
            <w:tcW w:w="79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766977C" w14:textId="5A94DA5A" w:rsidR="005A2227" w:rsidRPr="00E352EF" w:rsidDel="00390729" w:rsidRDefault="0097053A" w:rsidP="00390729">
            <w:pPr>
              <w:rPr>
                <w:del w:id="7175" w:author="Utente" w:date="2017-06-26T16:40:00Z"/>
              </w:rPr>
            </w:pPr>
            <w:del w:id="7176" w:author="Utente" w:date="2017-06-26T16:40:00Z">
              <w:r w:rsidRPr="00E352EF" w:rsidDel="00390729">
                <w:rPr>
                  <w:rFonts w:ascii="Calibri" w:eastAsia="Calibri" w:hAnsi="Calibri" w:cs="Calibri"/>
                  <w:b/>
                </w:rPr>
                <w:delText>K1</w:delText>
              </w:r>
            </w:del>
          </w:p>
        </w:tc>
        <w:tc>
          <w:tcPr>
            <w:tcW w:w="118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5CE69CE" w14:textId="0A8090D2" w:rsidR="005A2227" w:rsidRPr="00E352EF" w:rsidDel="00390729" w:rsidRDefault="0097053A" w:rsidP="00390729">
            <w:pPr>
              <w:rPr>
                <w:del w:id="7177" w:author="Utente" w:date="2017-06-26T16:40:00Z"/>
              </w:rPr>
            </w:pPr>
            <w:del w:id="7178" w:author="Utente" w:date="2017-06-26T16:40:00Z">
              <w:r w:rsidRPr="00E352EF" w:rsidDel="00390729">
                <w:rPr>
                  <w:rFonts w:ascii="Calibri" w:eastAsia="Calibri" w:hAnsi="Calibri" w:cs="Calibri"/>
                  <w:b/>
                </w:rPr>
                <w:delText>K2</w:delText>
              </w:r>
            </w:del>
          </w:p>
        </w:tc>
        <w:tc>
          <w:tcPr>
            <w:tcW w:w="87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ABDE41E" w14:textId="1F88BA85" w:rsidR="005A2227" w:rsidRPr="00E352EF" w:rsidDel="00390729" w:rsidRDefault="0097053A" w:rsidP="00390729">
            <w:pPr>
              <w:rPr>
                <w:del w:id="7179" w:author="Utente" w:date="2017-06-26T16:40:00Z"/>
              </w:rPr>
            </w:pPr>
            <w:del w:id="7180" w:author="Utente" w:date="2017-06-26T16:40:00Z">
              <w:r w:rsidRPr="00E352EF" w:rsidDel="00390729">
                <w:rPr>
                  <w:rFonts w:ascii="Calibri" w:eastAsia="Calibri" w:hAnsi="Calibri" w:cs="Calibri"/>
                  <w:b/>
                </w:rPr>
                <w:delText>M1</w:delText>
              </w:r>
            </w:del>
          </w:p>
        </w:tc>
      </w:tr>
      <w:tr w:rsidR="005A2227" w:rsidRPr="00E352EF" w:rsidDel="00390729" w14:paraId="57243503" w14:textId="2DAEFFFB">
        <w:trPr>
          <w:del w:id="7181" w:author="Utente" w:date="2017-06-26T16:40: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4AE54F" w14:textId="7E9123CF" w:rsidR="005A2227" w:rsidRPr="00E352EF" w:rsidDel="00390729" w:rsidRDefault="0097053A" w:rsidP="00390729">
            <w:pPr>
              <w:rPr>
                <w:del w:id="7182" w:author="Utente" w:date="2017-06-26T16:40:00Z"/>
              </w:rPr>
            </w:pPr>
            <w:del w:id="7183" w:author="Utente" w:date="2017-06-26T16:40:00Z">
              <w:r w:rsidRPr="00E352EF" w:rsidDel="00390729">
                <w:rPr>
                  <w:rFonts w:ascii="Calibri" w:eastAsia="Calibri" w:hAnsi="Calibri" w:cs="Calibri"/>
                </w:rPr>
                <w:delText>1</w:delText>
              </w:r>
            </w:del>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4BA97F" w14:textId="24EEA0D3" w:rsidR="005A2227" w:rsidRPr="00E352EF" w:rsidDel="00390729" w:rsidRDefault="0097053A" w:rsidP="00390729">
            <w:pPr>
              <w:rPr>
                <w:del w:id="7184" w:author="Utente" w:date="2017-06-26T16:40:00Z"/>
              </w:rPr>
            </w:pPr>
            <w:del w:id="7185" w:author="Utente" w:date="2017-06-26T16:40:00Z">
              <w:r w:rsidRPr="00E352EF" w:rsidDel="00390729">
                <w:rPr>
                  <w:rFonts w:ascii="Calibri" w:eastAsia="Calibri" w:hAnsi="Calibri" w:cs="Calibri"/>
                </w:rPr>
                <w:delText>A</w:delText>
              </w:r>
            </w:del>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B21D8C" w14:textId="1CB02CAF" w:rsidR="005A2227" w:rsidRPr="00E352EF" w:rsidDel="00390729" w:rsidRDefault="0097053A" w:rsidP="00390729">
            <w:pPr>
              <w:rPr>
                <w:del w:id="7186" w:author="Utente" w:date="2017-06-26T16:40:00Z"/>
              </w:rPr>
            </w:pPr>
            <w:del w:id="7187" w:author="Utente" w:date="2017-06-26T16:40:00Z">
              <w:r w:rsidRPr="00E352EF" w:rsidDel="00390729">
                <w:rPr>
                  <w:rFonts w:ascii="Calibri" w:eastAsia="Calibri" w:hAnsi="Calibri" w:cs="Calibri"/>
                </w:rPr>
                <w:delText>100</w:delText>
              </w:r>
            </w:del>
          </w:p>
        </w:tc>
      </w:tr>
      <w:tr w:rsidR="005A2227" w:rsidRPr="00E352EF" w:rsidDel="00390729" w14:paraId="2F6F0179" w14:textId="677100F1">
        <w:trPr>
          <w:del w:id="7188" w:author="Utente" w:date="2017-06-26T16:40: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1293ED" w14:textId="4815B3A0" w:rsidR="005A2227" w:rsidRPr="00E352EF" w:rsidDel="00390729" w:rsidRDefault="0097053A" w:rsidP="00390729">
            <w:pPr>
              <w:rPr>
                <w:del w:id="7189" w:author="Utente" w:date="2017-06-26T16:40:00Z"/>
              </w:rPr>
            </w:pPr>
            <w:del w:id="7190" w:author="Utente" w:date="2017-06-26T16:40:00Z">
              <w:r w:rsidRPr="00E352EF" w:rsidDel="00390729">
                <w:rPr>
                  <w:rFonts w:ascii="Calibri" w:eastAsia="Calibri" w:hAnsi="Calibri" w:cs="Calibri"/>
                </w:rPr>
                <w:delText>2</w:delText>
              </w:r>
            </w:del>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C1AACA" w14:textId="18463C3A" w:rsidR="005A2227" w:rsidRPr="00E352EF" w:rsidDel="00390729" w:rsidRDefault="0097053A" w:rsidP="00390729">
            <w:pPr>
              <w:rPr>
                <w:del w:id="7191" w:author="Utente" w:date="2017-06-26T16:40:00Z"/>
              </w:rPr>
            </w:pPr>
            <w:del w:id="7192" w:author="Utente" w:date="2017-06-26T16:40:00Z">
              <w:r w:rsidRPr="00E352EF" w:rsidDel="00390729">
                <w:rPr>
                  <w:rFonts w:ascii="Calibri" w:eastAsia="Calibri" w:hAnsi="Calibri" w:cs="Calibri"/>
                </w:rPr>
                <w:delText>B</w:delText>
              </w:r>
            </w:del>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C1C9FF" w14:textId="4DD109C7" w:rsidR="005A2227" w:rsidRPr="00E352EF" w:rsidDel="00390729" w:rsidRDefault="0097053A" w:rsidP="00390729">
            <w:pPr>
              <w:rPr>
                <w:del w:id="7193" w:author="Utente" w:date="2017-06-26T16:40:00Z"/>
              </w:rPr>
            </w:pPr>
            <w:del w:id="7194" w:author="Utente" w:date="2017-06-26T16:40:00Z">
              <w:r w:rsidRPr="00E352EF" w:rsidDel="00390729">
                <w:rPr>
                  <w:rFonts w:ascii="Calibri" w:eastAsia="Calibri" w:hAnsi="Calibri" w:cs="Calibri"/>
                </w:rPr>
                <w:delText>200</w:delText>
              </w:r>
            </w:del>
          </w:p>
        </w:tc>
      </w:tr>
      <w:tr w:rsidR="005A2227" w:rsidRPr="00E352EF" w:rsidDel="00390729" w14:paraId="7E284DD9" w14:textId="1188F9F9">
        <w:trPr>
          <w:del w:id="7195" w:author="Utente" w:date="2017-06-26T16:40: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983D85" w14:textId="65EF417F" w:rsidR="005A2227" w:rsidRPr="00E352EF" w:rsidDel="00390729" w:rsidRDefault="0097053A" w:rsidP="00390729">
            <w:pPr>
              <w:rPr>
                <w:del w:id="7196" w:author="Utente" w:date="2017-06-26T16:40:00Z"/>
              </w:rPr>
            </w:pPr>
            <w:del w:id="7197" w:author="Utente" w:date="2017-06-26T16:40:00Z">
              <w:r w:rsidRPr="00E352EF" w:rsidDel="00390729">
                <w:rPr>
                  <w:rFonts w:ascii="Calibri" w:eastAsia="Calibri" w:hAnsi="Calibri" w:cs="Calibri"/>
                </w:rPr>
                <w:delText>3</w:delText>
              </w:r>
            </w:del>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7D0ADA" w14:textId="605F5C50" w:rsidR="005A2227" w:rsidRPr="00E352EF" w:rsidDel="00390729" w:rsidRDefault="0097053A" w:rsidP="00390729">
            <w:pPr>
              <w:rPr>
                <w:del w:id="7198" w:author="Utente" w:date="2017-06-26T16:40:00Z"/>
              </w:rPr>
            </w:pPr>
            <w:del w:id="7199" w:author="Utente" w:date="2017-06-26T16:40:00Z">
              <w:r w:rsidRPr="00E352EF" w:rsidDel="00390729">
                <w:rPr>
                  <w:rFonts w:ascii="Calibri" w:eastAsia="Calibri" w:hAnsi="Calibri" w:cs="Calibri"/>
                </w:rPr>
                <w:delText>C</w:delText>
              </w:r>
            </w:del>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1650D9" w14:textId="5A8A9528" w:rsidR="005A2227" w:rsidRPr="00E352EF" w:rsidDel="00390729" w:rsidRDefault="0097053A" w:rsidP="00390729">
            <w:pPr>
              <w:rPr>
                <w:del w:id="7200" w:author="Utente" w:date="2017-06-26T16:40:00Z"/>
              </w:rPr>
            </w:pPr>
            <w:del w:id="7201" w:author="Utente" w:date="2017-06-26T16:40:00Z">
              <w:r w:rsidRPr="00E352EF" w:rsidDel="00390729">
                <w:rPr>
                  <w:rFonts w:ascii="Calibri" w:eastAsia="Calibri" w:hAnsi="Calibri" w:cs="Calibri"/>
                </w:rPr>
                <w:delText>700</w:delText>
              </w:r>
            </w:del>
          </w:p>
        </w:tc>
      </w:tr>
      <w:tr w:rsidR="005A2227" w:rsidRPr="00E352EF" w:rsidDel="00390729" w14:paraId="58304172" w14:textId="4E1E5A95">
        <w:trPr>
          <w:del w:id="7202" w:author="Utente" w:date="2017-06-26T16:40: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3F86CC" w14:textId="158FCA98" w:rsidR="005A2227" w:rsidRPr="00E352EF" w:rsidDel="00390729" w:rsidRDefault="0097053A" w:rsidP="00390729">
            <w:pPr>
              <w:rPr>
                <w:del w:id="7203" w:author="Utente" w:date="2017-06-26T16:40:00Z"/>
              </w:rPr>
            </w:pPr>
            <w:del w:id="7204" w:author="Utente" w:date="2017-06-26T16:40:00Z">
              <w:r w:rsidRPr="00E352EF" w:rsidDel="00390729">
                <w:rPr>
                  <w:rFonts w:ascii="Calibri" w:eastAsia="Calibri" w:hAnsi="Calibri" w:cs="Calibri"/>
                </w:rPr>
                <w:delText>4</w:delText>
              </w:r>
            </w:del>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2341CF" w14:textId="05E3D936" w:rsidR="005A2227" w:rsidRPr="00E352EF" w:rsidDel="00390729" w:rsidRDefault="0097053A" w:rsidP="00390729">
            <w:pPr>
              <w:rPr>
                <w:del w:id="7205" w:author="Utente" w:date="2017-06-26T16:40:00Z"/>
              </w:rPr>
            </w:pPr>
            <w:del w:id="7206" w:author="Utente" w:date="2017-06-26T16:40:00Z">
              <w:r w:rsidRPr="00E352EF" w:rsidDel="00390729">
                <w:rPr>
                  <w:rFonts w:ascii="Calibri" w:eastAsia="Calibri" w:hAnsi="Calibri" w:cs="Calibri"/>
                </w:rPr>
                <w:delText>A</w:delText>
              </w:r>
            </w:del>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A08C3A" w14:textId="47D193C2" w:rsidR="005A2227" w:rsidRPr="00E352EF" w:rsidDel="00390729" w:rsidRDefault="0097053A" w:rsidP="00390729">
            <w:pPr>
              <w:rPr>
                <w:del w:id="7207" w:author="Utente" w:date="2017-06-26T16:40:00Z"/>
              </w:rPr>
            </w:pPr>
            <w:del w:id="7208" w:author="Utente" w:date="2017-06-26T16:40:00Z">
              <w:r w:rsidRPr="00E352EF" w:rsidDel="00390729">
                <w:rPr>
                  <w:rFonts w:ascii="Calibri" w:eastAsia="Calibri" w:hAnsi="Calibri" w:cs="Calibri"/>
                </w:rPr>
                <w:delText>550</w:delText>
              </w:r>
            </w:del>
          </w:p>
        </w:tc>
      </w:tr>
      <w:tr w:rsidR="005A2227" w:rsidRPr="00E352EF" w:rsidDel="00390729" w14:paraId="50BB6D6C" w14:textId="3DD53654">
        <w:trPr>
          <w:del w:id="7209" w:author="Utente" w:date="2017-06-26T16:40: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4B8AFB" w14:textId="1643E3DE" w:rsidR="005A2227" w:rsidRPr="00E352EF" w:rsidDel="00390729" w:rsidRDefault="0097053A" w:rsidP="00390729">
            <w:pPr>
              <w:rPr>
                <w:del w:id="7210" w:author="Utente" w:date="2017-06-26T16:40:00Z"/>
              </w:rPr>
            </w:pPr>
            <w:del w:id="7211" w:author="Utente" w:date="2017-06-26T16:40:00Z">
              <w:r w:rsidRPr="00E352EF" w:rsidDel="00390729">
                <w:rPr>
                  <w:rFonts w:ascii="Calibri" w:eastAsia="Calibri" w:hAnsi="Calibri" w:cs="Calibri"/>
                </w:rPr>
                <w:delText>5</w:delText>
              </w:r>
            </w:del>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1F8D7C" w14:textId="4833455C" w:rsidR="005A2227" w:rsidRPr="00E352EF" w:rsidDel="00390729" w:rsidRDefault="0097053A" w:rsidP="00390729">
            <w:pPr>
              <w:rPr>
                <w:del w:id="7212" w:author="Utente" w:date="2017-06-26T16:40:00Z"/>
              </w:rPr>
            </w:pPr>
            <w:del w:id="7213" w:author="Utente" w:date="2017-06-26T16:40:00Z">
              <w:r w:rsidRPr="00E352EF" w:rsidDel="00390729">
                <w:rPr>
                  <w:rFonts w:ascii="Calibri" w:eastAsia="Calibri" w:hAnsi="Calibri" w:cs="Calibri"/>
                </w:rPr>
                <w:delText>D</w:delText>
              </w:r>
            </w:del>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83A0C5" w14:textId="6F056A8B" w:rsidR="005A2227" w:rsidRPr="00E352EF" w:rsidDel="00390729" w:rsidRDefault="0097053A" w:rsidP="00390729">
            <w:pPr>
              <w:rPr>
                <w:del w:id="7214" w:author="Utente" w:date="2017-06-26T16:40:00Z"/>
              </w:rPr>
            </w:pPr>
            <w:del w:id="7215" w:author="Utente" w:date="2017-06-26T16:40:00Z">
              <w:r w:rsidRPr="00E352EF" w:rsidDel="00390729">
                <w:rPr>
                  <w:rFonts w:ascii="Calibri" w:eastAsia="Calibri" w:hAnsi="Calibri" w:cs="Calibri"/>
                </w:rPr>
                <w:delText>120</w:delText>
              </w:r>
            </w:del>
          </w:p>
        </w:tc>
      </w:tr>
    </w:tbl>
    <w:p w14:paraId="4161A97E" w14:textId="37921AA5" w:rsidR="005A2227" w:rsidRPr="00E352EF" w:rsidDel="00390729" w:rsidRDefault="005A2227" w:rsidP="00390729">
      <w:pPr>
        <w:rPr>
          <w:del w:id="7216" w:author="Utente" w:date="2017-06-26T16:40:00Z"/>
        </w:rPr>
      </w:pPr>
    </w:p>
    <w:tbl>
      <w:tblPr>
        <w:tblW w:w="2592"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06"/>
        <w:gridCol w:w="950"/>
        <w:gridCol w:w="936"/>
      </w:tblGrid>
      <w:tr w:rsidR="005A2227" w:rsidRPr="00E352EF" w:rsidDel="00390729" w14:paraId="308CC7F8" w14:textId="3D22FCB5">
        <w:trPr>
          <w:del w:id="7217" w:author="Utente" w:date="2017-06-26T16:40:00Z"/>
        </w:trPr>
        <w:tc>
          <w:tcPr>
            <w:tcW w:w="706"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AB017C5" w14:textId="6E1BD764" w:rsidR="005A2227" w:rsidRPr="00E352EF" w:rsidDel="00390729" w:rsidRDefault="0097053A" w:rsidP="00390729">
            <w:pPr>
              <w:rPr>
                <w:del w:id="7218" w:author="Utente" w:date="2017-06-26T16:40:00Z"/>
              </w:rPr>
            </w:pPr>
            <w:del w:id="7219" w:author="Utente" w:date="2017-06-26T16:40:00Z">
              <w:r w:rsidRPr="00E352EF" w:rsidDel="00390729">
                <w:rPr>
                  <w:rFonts w:ascii="Calibri" w:eastAsia="Calibri" w:hAnsi="Calibri" w:cs="Calibri"/>
                </w:rPr>
                <w:delText>C2</w:delText>
              </w:r>
            </w:del>
          </w:p>
        </w:tc>
      </w:tr>
      <w:tr w:rsidR="005A2227" w:rsidRPr="00E352EF" w:rsidDel="00390729" w14:paraId="52F09B77" w14:textId="35C12F7F">
        <w:trPr>
          <w:del w:id="7220" w:author="Utente" w:date="2017-06-26T16:40:00Z"/>
        </w:trPr>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3E0420C" w14:textId="3EC439AB" w:rsidR="005A2227" w:rsidRPr="00E352EF" w:rsidDel="00390729" w:rsidRDefault="0097053A" w:rsidP="00390729">
            <w:pPr>
              <w:rPr>
                <w:del w:id="7221" w:author="Utente" w:date="2017-06-26T16:40:00Z"/>
              </w:rPr>
            </w:pPr>
            <w:del w:id="7222" w:author="Utente" w:date="2017-06-26T16:40:00Z">
              <w:r w:rsidRPr="00E352EF" w:rsidDel="00390729">
                <w:rPr>
                  <w:rFonts w:ascii="Calibri" w:eastAsia="Calibri" w:hAnsi="Calibri" w:cs="Calibri"/>
                  <w:b/>
                </w:rPr>
                <w:delText>K1</w:delText>
              </w:r>
            </w:del>
          </w:p>
        </w:tc>
        <w:tc>
          <w:tcPr>
            <w:tcW w:w="9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D528EBD" w14:textId="5BD175D5" w:rsidR="005A2227" w:rsidRPr="00E352EF" w:rsidDel="00390729" w:rsidRDefault="0097053A" w:rsidP="00390729">
            <w:pPr>
              <w:rPr>
                <w:del w:id="7223" w:author="Utente" w:date="2017-06-26T16:40:00Z"/>
              </w:rPr>
            </w:pPr>
            <w:del w:id="7224" w:author="Utente" w:date="2017-06-26T16:40:00Z">
              <w:r w:rsidRPr="00E352EF" w:rsidDel="00390729">
                <w:rPr>
                  <w:rFonts w:ascii="Calibri" w:eastAsia="Calibri" w:hAnsi="Calibri" w:cs="Calibri"/>
                  <w:b/>
                </w:rPr>
                <w:delText>K2</w:delText>
              </w:r>
            </w:del>
          </w:p>
        </w:tc>
        <w:tc>
          <w:tcPr>
            <w:tcW w:w="93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33AD456" w14:textId="28D95C93" w:rsidR="005A2227" w:rsidRPr="00E352EF" w:rsidDel="00390729" w:rsidRDefault="0097053A" w:rsidP="00390729">
            <w:pPr>
              <w:rPr>
                <w:del w:id="7225" w:author="Utente" w:date="2017-06-26T16:40:00Z"/>
              </w:rPr>
            </w:pPr>
            <w:del w:id="7226" w:author="Utente" w:date="2017-06-26T16:40:00Z">
              <w:r w:rsidRPr="00E352EF" w:rsidDel="00390729">
                <w:rPr>
                  <w:rFonts w:ascii="Calibri" w:eastAsia="Calibri" w:hAnsi="Calibri" w:cs="Calibri"/>
                  <w:b/>
                </w:rPr>
                <w:delText>M1</w:delText>
              </w:r>
            </w:del>
          </w:p>
        </w:tc>
      </w:tr>
      <w:tr w:rsidR="005A2227" w:rsidRPr="00E352EF" w:rsidDel="00390729" w14:paraId="5A4DF08D" w14:textId="0F527B06">
        <w:trPr>
          <w:del w:id="7227" w:author="Utente" w:date="2017-06-26T16:40:00Z"/>
        </w:trPr>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891538" w14:textId="14B0C1F7" w:rsidR="005A2227" w:rsidRPr="00E352EF" w:rsidDel="00390729" w:rsidRDefault="0097053A" w:rsidP="00390729">
            <w:pPr>
              <w:rPr>
                <w:del w:id="7228" w:author="Utente" w:date="2017-06-26T16:40:00Z"/>
              </w:rPr>
            </w:pPr>
            <w:del w:id="7229" w:author="Utente" w:date="2017-06-26T16:40:00Z">
              <w:r w:rsidRPr="00E352EF" w:rsidDel="00390729">
                <w:rPr>
                  <w:rFonts w:ascii="Calibri" w:eastAsia="Calibri" w:hAnsi="Calibri" w:cs="Calibri"/>
                </w:rPr>
                <w:delText>1</w:delText>
              </w:r>
            </w:del>
          </w:p>
        </w:tc>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00023F" w14:textId="188A52D4" w:rsidR="005A2227" w:rsidRPr="00E352EF" w:rsidDel="00390729" w:rsidRDefault="0097053A" w:rsidP="00390729">
            <w:pPr>
              <w:rPr>
                <w:del w:id="7230" w:author="Utente" w:date="2017-06-26T16:40:00Z"/>
              </w:rPr>
            </w:pPr>
            <w:del w:id="7231" w:author="Utente" w:date="2017-06-26T16:40:00Z">
              <w:r w:rsidRPr="00E352EF" w:rsidDel="00390729">
                <w:rPr>
                  <w:rFonts w:ascii="Calibri" w:eastAsia="Calibri" w:hAnsi="Calibri" w:cs="Calibri"/>
                </w:rPr>
                <w:delText>A</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63234C" w14:textId="247DF5FC" w:rsidR="005A2227" w:rsidRPr="00E352EF" w:rsidDel="00390729" w:rsidRDefault="0097053A" w:rsidP="00390729">
            <w:pPr>
              <w:rPr>
                <w:del w:id="7232" w:author="Utente" w:date="2017-06-26T16:40:00Z"/>
              </w:rPr>
            </w:pPr>
            <w:del w:id="7233" w:author="Utente" w:date="2017-06-26T16:40:00Z">
              <w:r w:rsidRPr="00E352EF" w:rsidDel="00390729">
                <w:rPr>
                  <w:rFonts w:ascii="Calibri" w:eastAsia="Calibri" w:hAnsi="Calibri" w:cs="Calibri"/>
                </w:rPr>
                <w:delText>100</w:delText>
              </w:r>
            </w:del>
          </w:p>
        </w:tc>
      </w:tr>
      <w:tr w:rsidR="005A2227" w:rsidRPr="00E352EF" w:rsidDel="00390729" w14:paraId="6E8A4644" w14:textId="4236A490">
        <w:trPr>
          <w:del w:id="7234" w:author="Utente" w:date="2017-06-26T16:40:00Z"/>
        </w:trPr>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12382C" w14:textId="25ABC337" w:rsidR="005A2227" w:rsidRPr="00E352EF" w:rsidDel="00390729" w:rsidRDefault="0097053A" w:rsidP="00390729">
            <w:pPr>
              <w:rPr>
                <w:del w:id="7235" w:author="Utente" w:date="2017-06-26T16:40:00Z"/>
              </w:rPr>
            </w:pPr>
            <w:del w:id="7236" w:author="Utente" w:date="2017-06-26T16:40:00Z">
              <w:r w:rsidRPr="00E352EF" w:rsidDel="00390729">
                <w:rPr>
                  <w:rFonts w:ascii="Calibri" w:eastAsia="Calibri" w:hAnsi="Calibri" w:cs="Calibri"/>
                </w:rPr>
                <w:delText>2</w:delText>
              </w:r>
            </w:del>
          </w:p>
        </w:tc>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01DFDB" w14:textId="6DD45C5B" w:rsidR="005A2227" w:rsidRPr="00E352EF" w:rsidDel="00390729" w:rsidRDefault="0097053A" w:rsidP="00390729">
            <w:pPr>
              <w:rPr>
                <w:del w:id="7237" w:author="Utente" w:date="2017-06-26T16:40:00Z"/>
              </w:rPr>
            </w:pPr>
            <w:del w:id="7238" w:author="Utente" w:date="2017-06-26T16:40:00Z">
              <w:r w:rsidRPr="00E352EF" w:rsidDel="00390729">
                <w:rPr>
                  <w:rFonts w:ascii="Calibri" w:eastAsia="Calibri" w:hAnsi="Calibri" w:cs="Calibri"/>
                </w:rPr>
                <w:delText>B</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F58F61" w14:textId="0AC1A72A" w:rsidR="005A2227" w:rsidRPr="00E352EF" w:rsidDel="00390729" w:rsidRDefault="0097053A" w:rsidP="00390729">
            <w:pPr>
              <w:rPr>
                <w:del w:id="7239" w:author="Utente" w:date="2017-06-26T16:40:00Z"/>
              </w:rPr>
            </w:pPr>
            <w:del w:id="7240" w:author="Utente" w:date="2017-06-26T16:40:00Z">
              <w:r w:rsidRPr="00E352EF" w:rsidDel="00390729">
                <w:rPr>
                  <w:rFonts w:ascii="Calibri" w:eastAsia="Calibri" w:hAnsi="Calibri" w:cs="Calibri"/>
                </w:rPr>
                <w:delText>200</w:delText>
              </w:r>
            </w:del>
          </w:p>
        </w:tc>
      </w:tr>
      <w:tr w:rsidR="005A2227" w:rsidRPr="00E352EF" w:rsidDel="00390729" w14:paraId="2C1B8836" w14:textId="65938222">
        <w:trPr>
          <w:del w:id="7241" w:author="Utente" w:date="2017-06-26T16:40:00Z"/>
        </w:trPr>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B68A3A" w14:textId="44591307" w:rsidR="005A2227" w:rsidRPr="00E352EF" w:rsidDel="00390729" w:rsidRDefault="0097053A" w:rsidP="00390729">
            <w:pPr>
              <w:rPr>
                <w:del w:id="7242" w:author="Utente" w:date="2017-06-26T16:40:00Z"/>
              </w:rPr>
            </w:pPr>
            <w:del w:id="7243" w:author="Utente" w:date="2017-06-26T16:40:00Z">
              <w:r w:rsidRPr="00E352EF" w:rsidDel="00390729">
                <w:rPr>
                  <w:rFonts w:ascii="Calibri" w:eastAsia="Calibri" w:hAnsi="Calibri" w:cs="Calibri"/>
                </w:rPr>
                <w:delText>5</w:delText>
              </w:r>
            </w:del>
          </w:p>
        </w:tc>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E19FB8" w14:textId="196578B9" w:rsidR="005A2227" w:rsidRPr="00E352EF" w:rsidDel="00390729" w:rsidRDefault="0097053A" w:rsidP="00390729">
            <w:pPr>
              <w:rPr>
                <w:del w:id="7244" w:author="Utente" w:date="2017-06-26T16:40:00Z"/>
              </w:rPr>
            </w:pPr>
            <w:del w:id="7245" w:author="Utente" w:date="2017-06-26T16:40:00Z">
              <w:r w:rsidRPr="00E352EF" w:rsidDel="00390729">
                <w:rPr>
                  <w:rFonts w:ascii="Calibri" w:eastAsia="Calibri" w:hAnsi="Calibri" w:cs="Calibri"/>
                </w:rPr>
                <w:delText>D</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B94F14" w14:textId="5F2690F2" w:rsidR="005A2227" w:rsidRPr="00E352EF" w:rsidDel="00390729" w:rsidRDefault="0097053A" w:rsidP="00390729">
            <w:pPr>
              <w:rPr>
                <w:del w:id="7246" w:author="Utente" w:date="2017-06-26T16:40:00Z"/>
              </w:rPr>
            </w:pPr>
            <w:del w:id="7247" w:author="Utente" w:date="2017-06-26T16:40:00Z">
              <w:r w:rsidRPr="00E352EF" w:rsidDel="00390729">
                <w:rPr>
                  <w:rFonts w:ascii="Calibri" w:eastAsia="Calibri" w:hAnsi="Calibri" w:cs="Calibri"/>
                </w:rPr>
                <w:delText>700</w:delText>
              </w:r>
            </w:del>
          </w:p>
        </w:tc>
      </w:tr>
    </w:tbl>
    <w:p w14:paraId="37454035" w14:textId="66F4339B" w:rsidR="005A2227" w:rsidRPr="00E352EF" w:rsidDel="00390729" w:rsidRDefault="005A2227" w:rsidP="00390729">
      <w:pPr>
        <w:rPr>
          <w:del w:id="7248" w:author="Utente" w:date="2017-06-26T16:40:00Z"/>
        </w:rPr>
      </w:pPr>
    </w:p>
    <w:tbl>
      <w:tblPr>
        <w:tblW w:w="256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647"/>
        <w:gridCol w:w="706"/>
        <w:gridCol w:w="1210"/>
      </w:tblGrid>
      <w:tr w:rsidR="005A2227" w:rsidRPr="00E352EF" w:rsidDel="00390729" w14:paraId="4AECC595" w14:textId="1A5E64A2" w:rsidTr="00E83D59">
        <w:trPr>
          <w:del w:id="7249" w:author="Utente" w:date="2017-06-26T16:40:00Z"/>
        </w:trPr>
        <w:tc>
          <w:tcPr>
            <w:tcW w:w="2563"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6BCFAC1" w14:textId="02F55F87" w:rsidR="005A2227" w:rsidRPr="00E352EF" w:rsidDel="00390729" w:rsidRDefault="0097053A" w:rsidP="00390729">
            <w:pPr>
              <w:rPr>
                <w:del w:id="7250" w:author="Utente" w:date="2017-06-26T16:40:00Z"/>
              </w:rPr>
            </w:pPr>
            <w:del w:id="7251" w:author="Utente" w:date="2017-06-26T16:40:00Z">
              <w:r w:rsidRPr="00E352EF" w:rsidDel="00390729">
                <w:rPr>
                  <w:rFonts w:ascii="Calibri" w:eastAsia="Calibri" w:hAnsi="Calibri" w:cs="Calibri"/>
                </w:rPr>
                <w:delText>R</w:delText>
              </w:r>
            </w:del>
          </w:p>
        </w:tc>
      </w:tr>
      <w:tr w:rsidR="005A2227" w:rsidRPr="00E352EF" w:rsidDel="00390729" w14:paraId="19C5A05D" w14:textId="1F9DE606" w:rsidTr="00E83D59">
        <w:trPr>
          <w:del w:id="7252" w:author="Utente" w:date="2017-06-26T16:40:00Z"/>
        </w:trPr>
        <w:tc>
          <w:tcPr>
            <w:tcW w:w="647"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864CE8D" w14:textId="77B6D11B" w:rsidR="005A2227" w:rsidRPr="00E352EF" w:rsidDel="00390729" w:rsidRDefault="0097053A" w:rsidP="00390729">
            <w:pPr>
              <w:rPr>
                <w:del w:id="7253" w:author="Utente" w:date="2017-06-26T16:40:00Z"/>
              </w:rPr>
            </w:pPr>
            <w:del w:id="7254" w:author="Utente" w:date="2017-06-26T16:40:00Z">
              <w:r w:rsidRPr="00E352EF" w:rsidDel="00390729">
                <w:rPr>
                  <w:rFonts w:ascii="Calibri" w:eastAsia="Calibri" w:hAnsi="Calibri" w:cs="Calibri"/>
                  <w:b/>
                </w:rPr>
                <w:delText>K1</w:delText>
              </w:r>
            </w:del>
          </w:p>
        </w:tc>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E54E6DE" w14:textId="5C9BC852" w:rsidR="005A2227" w:rsidRPr="00E352EF" w:rsidDel="00390729" w:rsidRDefault="0097053A" w:rsidP="00390729">
            <w:pPr>
              <w:rPr>
                <w:del w:id="7255" w:author="Utente" w:date="2017-06-26T16:40:00Z"/>
              </w:rPr>
            </w:pPr>
            <w:del w:id="7256" w:author="Utente" w:date="2017-06-26T16:40:00Z">
              <w:r w:rsidRPr="00E352EF" w:rsidDel="00390729">
                <w:rPr>
                  <w:rFonts w:ascii="Calibri" w:eastAsia="Calibri" w:hAnsi="Calibri" w:cs="Calibri"/>
                  <w:b/>
                </w:rPr>
                <w:delText>K2</w:delText>
              </w:r>
            </w:del>
          </w:p>
        </w:tc>
        <w:tc>
          <w:tcPr>
            <w:tcW w:w="12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A299F01" w14:textId="2098C3D8" w:rsidR="005A2227" w:rsidRPr="00E352EF" w:rsidDel="00390729" w:rsidRDefault="0097053A" w:rsidP="00390729">
            <w:pPr>
              <w:rPr>
                <w:del w:id="7257" w:author="Utente" w:date="2017-06-26T16:40:00Z"/>
              </w:rPr>
            </w:pPr>
            <w:del w:id="7258" w:author="Utente" w:date="2017-06-26T16:40:00Z">
              <w:r w:rsidRPr="00E352EF" w:rsidDel="00390729">
                <w:rPr>
                  <w:rFonts w:ascii="Calibri" w:eastAsia="Calibri" w:hAnsi="Calibri" w:cs="Calibri"/>
                  <w:b/>
                </w:rPr>
                <w:delText>CONDITION</w:delText>
              </w:r>
            </w:del>
          </w:p>
        </w:tc>
      </w:tr>
      <w:tr w:rsidR="005A2227" w:rsidRPr="00E352EF" w:rsidDel="00390729" w14:paraId="12AB65A5" w14:textId="7BAFEF75" w:rsidTr="00E83D59">
        <w:trPr>
          <w:del w:id="7259" w:author="Utente" w:date="2017-06-26T16:40:00Z"/>
        </w:trPr>
        <w:tc>
          <w:tcPr>
            <w:tcW w:w="6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A5CFB3" w14:textId="779EFB25" w:rsidR="005A2227" w:rsidRPr="00E352EF" w:rsidDel="00390729" w:rsidRDefault="0097053A" w:rsidP="00390729">
            <w:pPr>
              <w:rPr>
                <w:del w:id="7260" w:author="Utente" w:date="2017-06-26T16:40:00Z"/>
              </w:rPr>
            </w:pPr>
            <w:del w:id="7261" w:author="Utente" w:date="2017-06-26T16:40:00Z">
              <w:r w:rsidRPr="00E352EF" w:rsidDel="00390729">
                <w:rPr>
                  <w:rFonts w:ascii="Calibri" w:eastAsia="Calibri" w:hAnsi="Calibri" w:cs="Calibri"/>
                </w:rPr>
                <w:delText>3</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1DDD8B" w14:textId="3DB80AF4" w:rsidR="005A2227" w:rsidRPr="00E352EF" w:rsidDel="00390729" w:rsidRDefault="0097053A" w:rsidP="00390729">
            <w:pPr>
              <w:rPr>
                <w:del w:id="7262" w:author="Utente" w:date="2017-06-26T16:40:00Z"/>
              </w:rPr>
            </w:pPr>
            <w:del w:id="7263" w:author="Utente" w:date="2017-06-26T16:40:00Z">
              <w:r w:rsidRPr="00E352EF" w:rsidDel="00390729">
                <w:rPr>
                  <w:rFonts w:ascii="Calibri" w:eastAsia="Calibri" w:hAnsi="Calibri" w:cs="Calibri"/>
                </w:rPr>
                <w:delText>C</w:delText>
              </w:r>
            </w:del>
          </w:p>
        </w:tc>
        <w:tc>
          <w:tcPr>
            <w:tcW w:w="12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C8FD55" w14:textId="1B5A8BBF" w:rsidR="005A2227" w:rsidRPr="00E352EF" w:rsidDel="00390729" w:rsidRDefault="0097053A" w:rsidP="00390729">
            <w:pPr>
              <w:rPr>
                <w:del w:id="7264" w:author="Utente" w:date="2017-06-26T16:40:00Z"/>
              </w:rPr>
            </w:pPr>
            <w:del w:id="7265" w:author="Utente" w:date="2017-06-26T16:40:00Z">
              <w:r w:rsidRPr="00E352EF" w:rsidDel="00390729">
                <w:rPr>
                  <w:rFonts w:ascii="Calibri" w:eastAsia="Calibri" w:hAnsi="Calibri" w:cs="Calibri"/>
                </w:rPr>
                <w:delText>True</w:delText>
              </w:r>
            </w:del>
          </w:p>
        </w:tc>
      </w:tr>
      <w:tr w:rsidR="005A2227" w:rsidRPr="00E352EF" w:rsidDel="00390729" w14:paraId="6F15D781" w14:textId="2E35AB25" w:rsidTr="00E83D59">
        <w:trPr>
          <w:del w:id="7266" w:author="Utente" w:date="2017-06-26T16:40:00Z"/>
        </w:trPr>
        <w:tc>
          <w:tcPr>
            <w:tcW w:w="6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673485" w14:textId="4C58DF48" w:rsidR="005A2227" w:rsidRPr="00E352EF" w:rsidDel="00390729" w:rsidRDefault="0097053A" w:rsidP="00390729">
            <w:pPr>
              <w:rPr>
                <w:del w:id="7267" w:author="Utente" w:date="2017-06-26T16:40:00Z"/>
              </w:rPr>
            </w:pPr>
            <w:del w:id="7268" w:author="Utente" w:date="2017-06-26T16:40:00Z">
              <w:r w:rsidRPr="00E352EF" w:rsidDel="00390729">
                <w:rPr>
                  <w:rFonts w:ascii="Calibri" w:eastAsia="Calibri" w:hAnsi="Calibri" w:cs="Calibri"/>
                </w:rPr>
                <w:delText>4</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56BA65" w14:textId="62E147C4" w:rsidR="005A2227" w:rsidRPr="00E352EF" w:rsidDel="00390729" w:rsidRDefault="0097053A" w:rsidP="00390729">
            <w:pPr>
              <w:rPr>
                <w:del w:id="7269" w:author="Utente" w:date="2017-06-26T16:40:00Z"/>
              </w:rPr>
            </w:pPr>
            <w:del w:id="7270" w:author="Utente" w:date="2017-06-26T16:40:00Z">
              <w:r w:rsidRPr="00E352EF" w:rsidDel="00390729">
                <w:rPr>
                  <w:rFonts w:ascii="Calibri" w:eastAsia="Calibri" w:hAnsi="Calibri" w:cs="Calibri"/>
                </w:rPr>
                <w:delText>A</w:delText>
              </w:r>
            </w:del>
          </w:p>
        </w:tc>
        <w:tc>
          <w:tcPr>
            <w:tcW w:w="12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3973A2" w14:textId="2DF86B35" w:rsidR="005A2227" w:rsidRPr="00E352EF" w:rsidDel="00390729" w:rsidRDefault="0097053A" w:rsidP="00390729">
            <w:pPr>
              <w:rPr>
                <w:del w:id="7271" w:author="Utente" w:date="2017-06-26T16:40:00Z"/>
              </w:rPr>
            </w:pPr>
            <w:del w:id="7272" w:author="Utente" w:date="2017-06-26T16:40:00Z">
              <w:r w:rsidRPr="00E352EF" w:rsidDel="00390729">
                <w:rPr>
                  <w:rFonts w:ascii="Calibri" w:eastAsia="Calibri" w:hAnsi="Calibri" w:cs="Calibri"/>
                </w:rPr>
                <w:delText>True</w:delText>
              </w:r>
            </w:del>
          </w:p>
        </w:tc>
      </w:tr>
    </w:tbl>
    <w:p w14:paraId="33F95EE8" w14:textId="5BF36A94" w:rsidR="005A2227" w:rsidRPr="00E352EF" w:rsidDel="00390729" w:rsidRDefault="005A2227" w:rsidP="00390729">
      <w:pPr>
        <w:rPr>
          <w:del w:id="7273" w:author="Utente" w:date="2017-06-26T16:40:00Z"/>
        </w:rPr>
      </w:pPr>
    </w:p>
    <w:p w14:paraId="00BACB9E" w14:textId="244C9C30" w:rsidR="0062787A" w:rsidRPr="00E352EF" w:rsidDel="00390729" w:rsidRDefault="0062787A" w:rsidP="00390729">
      <w:pPr>
        <w:rPr>
          <w:del w:id="7274" w:author="Utente" w:date="2017-06-26T16:40:00Z"/>
          <w:rFonts w:ascii="Cambria" w:eastAsia="Calibri" w:hAnsi="Cambria"/>
        </w:rPr>
      </w:pPr>
    </w:p>
    <w:p w14:paraId="19221E01" w14:textId="2A10B0E9" w:rsidR="0062787A" w:rsidRPr="00E352EF" w:rsidDel="00390729" w:rsidRDefault="0062787A" w:rsidP="00390729">
      <w:pPr>
        <w:rPr>
          <w:del w:id="7275" w:author="Utente" w:date="2017-06-26T16:40:00Z"/>
          <w:rFonts w:ascii="Cambria" w:eastAsia="Calibri" w:hAnsi="Cambria"/>
        </w:rPr>
      </w:pPr>
    </w:p>
    <w:p w14:paraId="4CE5C948" w14:textId="5D5F9B75" w:rsidR="0062787A" w:rsidRPr="00E352EF" w:rsidDel="00390729" w:rsidRDefault="0062787A" w:rsidP="00390729">
      <w:pPr>
        <w:rPr>
          <w:del w:id="7276" w:author="Utente" w:date="2017-06-26T16:40:00Z"/>
          <w:rFonts w:ascii="Cambria" w:eastAsia="Calibri" w:hAnsi="Cambria"/>
        </w:rPr>
      </w:pPr>
    </w:p>
    <w:p w14:paraId="2667A7FC" w14:textId="24BB8EB1" w:rsidR="005A2227" w:rsidRPr="00E352EF" w:rsidDel="00390729" w:rsidRDefault="0097053A" w:rsidP="00390729">
      <w:pPr>
        <w:rPr>
          <w:del w:id="7277" w:author="Utente" w:date="2017-06-26T16:40:00Z"/>
          <w:rFonts w:ascii="Cambria" w:eastAsia="Calibri" w:hAnsi="Cambria"/>
        </w:rPr>
      </w:pPr>
      <w:del w:id="7278" w:author="Utente" w:date="2017-06-26T16:40:00Z">
        <w:r w:rsidRPr="00E352EF" w:rsidDel="00390729">
          <w:rPr>
            <w:rFonts w:ascii="Cambria" w:eastAsia="Calibri" w:hAnsi="Cambria"/>
          </w:rPr>
          <w:delText xml:space="preserve">5) R := C1 </w:delText>
        </w:r>
        <w:r w:rsidRPr="00E352EF" w:rsidDel="00390729">
          <w:rPr>
            <w:rFonts w:ascii="Cambria" w:eastAsia="Calibri" w:hAnsi="Cambria"/>
            <w:b/>
          </w:rPr>
          <w:delText>not_exists_in_all</w:delText>
        </w:r>
        <w:r w:rsidRPr="00E352EF" w:rsidDel="00390729">
          <w:rPr>
            <w:rFonts w:ascii="Cambria" w:eastAsia="Calibri" w:hAnsi="Cambria"/>
          </w:rPr>
          <w:delText xml:space="preserve"> C2</w:delText>
        </w:r>
      </w:del>
    </w:p>
    <w:p w14:paraId="71A44204" w14:textId="4A5DE80E" w:rsidR="0062787A" w:rsidRPr="00E352EF" w:rsidDel="00390729" w:rsidRDefault="0062787A" w:rsidP="00390729">
      <w:pPr>
        <w:rPr>
          <w:del w:id="7279" w:author="Utente" w:date="2017-06-26T16:40:00Z"/>
          <w:rFonts w:ascii="Cambria" w:hAnsi="Cambria"/>
        </w:rPr>
      </w:pPr>
    </w:p>
    <w:tbl>
      <w:tblPr>
        <w:tblW w:w="2851"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91"/>
        <w:gridCol w:w="994"/>
        <w:gridCol w:w="1066"/>
      </w:tblGrid>
      <w:tr w:rsidR="005A2227" w:rsidRPr="00E352EF" w:rsidDel="00390729" w14:paraId="2CBE50F9" w14:textId="55F0442F">
        <w:trPr>
          <w:del w:id="7280" w:author="Utente" w:date="2017-06-26T16:40:00Z"/>
        </w:trPr>
        <w:tc>
          <w:tcPr>
            <w:tcW w:w="792"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5857AA1" w14:textId="75799FB1" w:rsidR="005A2227" w:rsidRPr="00E352EF" w:rsidDel="00390729" w:rsidRDefault="0097053A" w:rsidP="00390729">
            <w:pPr>
              <w:rPr>
                <w:del w:id="7281" w:author="Utente" w:date="2017-06-26T16:40:00Z"/>
              </w:rPr>
            </w:pPr>
            <w:del w:id="7282" w:author="Utente" w:date="2017-06-26T16:40:00Z">
              <w:r w:rsidRPr="00E352EF" w:rsidDel="00390729">
                <w:rPr>
                  <w:rFonts w:ascii="Calibri" w:eastAsia="Calibri" w:hAnsi="Calibri" w:cs="Calibri"/>
                </w:rPr>
                <w:delText>C1</w:delText>
              </w:r>
            </w:del>
          </w:p>
        </w:tc>
      </w:tr>
      <w:tr w:rsidR="005A2227" w:rsidRPr="00E352EF" w:rsidDel="00390729" w14:paraId="67DA9427" w14:textId="24507748">
        <w:trPr>
          <w:del w:id="7283" w:author="Utente" w:date="2017-06-26T16:40:00Z"/>
        </w:trPr>
        <w:tc>
          <w:tcPr>
            <w:tcW w:w="79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C353C2C" w14:textId="7C7A21EB" w:rsidR="005A2227" w:rsidRPr="00E352EF" w:rsidDel="00390729" w:rsidRDefault="0097053A" w:rsidP="00390729">
            <w:pPr>
              <w:rPr>
                <w:del w:id="7284" w:author="Utente" w:date="2017-06-26T16:40:00Z"/>
              </w:rPr>
            </w:pPr>
            <w:del w:id="7285" w:author="Utente" w:date="2017-06-26T16:40:00Z">
              <w:r w:rsidRPr="00E352EF" w:rsidDel="00390729">
                <w:rPr>
                  <w:rFonts w:ascii="Calibri" w:eastAsia="Calibri" w:hAnsi="Calibri" w:cs="Calibri"/>
                  <w:b/>
                </w:rPr>
                <w:delText>K1</w:delText>
              </w:r>
            </w:del>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152240C" w14:textId="291D3CA2" w:rsidR="005A2227" w:rsidRPr="00E352EF" w:rsidDel="00390729" w:rsidRDefault="0097053A" w:rsidP="00390729">
            <w:pPr>
              <w:rPr>
                <w:del w:id="7286" w:author="Utente" w:date="2017-06-26T16:40:00Z"/>
              </w:rPr>
            </w:pPr>
            <w:del w:id="7287" w:author="Utente" w:date="2017-06-26T16:40:00Z">
              <w:r w:rsidRPr="00E352EF" w:rsidDel="00390729">
                <w:rPr>
                  <w:rFonts w:ascii="Calibri" w:eastAsia="Calibri" w:hAnsi="Calibri" w:cs="Calibri"/>
                  <w:b/>
                </w:rPr>
                <w:delText>K2</w:delText>
              </w:r>
            </w:del>
          </w:p>
        </w:tc>
        <w:tc>
          <w:tcPr>
            <w:tcW w:w="106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73DC5D1" w14:textId="1A28A50C" w:rsidR="005A2227" w:rsidRPr="00E352EF" w:rsidDel="00390729" w:rsidRDefault="0097053A" w:rsidP="00390729">
            <w:pPr>
              <w:rPr>
                <w:del w:id="7288" w:author="Utente" w:date="2017-06-26T16:40:00Z"/>
              </w:rPr>
            </w:pPr>
            <w:del w:id="7289" w:author="Utente" w:date="2017-06-26T16:40:00Z">
              <w:r w:rsidRPr="00E352EF" w:rsidDel="00390729">
                <w:rPr>
                  <w:rFonts w:ascii="Calibri" w:eastAsia="Calibri" w:hAnsi="Calibri" w:cs="Calibri"/>
                  <w:b/>
                </w:rPr>
                <w:delText>M1</w:delText>
              </w:r>
            </w:del>
          </w:p>
        </w:tc>
      </w:tr>
      <w:tr w:rsidR="005A2227" w:rsidRPr="00E352EF" w:rsidDel="00390729" w14:paraId="3DD34CB8" w14:textId="0F9F905A">
        <w:trPr>
          <w:del w:id="7290" w:author="Utente" w:date="2017-06-26T16:40: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7282F8" w14:textId="259CB57F" w:rsidR="005A2227" w:rsidRPr="00E352EF" w:rsidDel="00390729" w:rsidRDefault="0097053A" w:rsidP="00390729">
            <w:pPr>
              <w:rPr>
                <w:del w:id="7291" w:author="Utente" w:date="2017-06-26T16:40:00Z"/>
              </w:rPr>
            </w:pPr>
            <w:del w:id="7292" w:author="Utente" w:date="2017-06-26T16:40:00Z">
              <w:r w:rsidRPr="00E352EF" w:rsidDel="00390729">
                <w:rPr>
                  <w:rFonts w:ascii="Calibri" w:eastAsia="Calibri" w:hAnsi="Calibri" w:cs="Calibri"/>
                </w:rPr>
                <w:delText>1</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174607" w14:textId="732EE124" w:rsidR="005A2227" w:rsidRPr="00E352EF" w:rsidDel="00390729" w:rsidRDefault="0097053A" w:rsidP="00390729">
            <w:pPr>
              <w:rPr>
                <w:del w:id="7293" w:author="Utente" w:date="2017-06-26T16:40:00Z"/>
              </w:rPr>
            </w:pPr>
            <w:del w:id="7294" w:author="Utente" w:date="2017-06-26T16:40:00Z">
              <w:r w:rsidRPr="00E352EF" w:rsidDel="00390729">
                <w:rPr>
                  <w:rFonts w:ascii="Calibri" w:eastAsia="Calibri" w:hAnsi="Calibri" w:cs="Calibri"/>
                </w:rPr>
                <w:delText>A</w:delText>
              </w:r>
            </w:del>
          </w:p>
        </w:tc>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E63D88" w14:textId="13827A6E" w:rsidR="005A2227" w:rsidRPr="00E352EF" w:rsidDel="00390729" w:rsidRDefault="0097053A" w:rsidP="00390729">
            <w:pPr>
              <w:rPr>
                <w:del w:id="7295" w:author="Utente" w:date="2017-06-26T16:40:00Z"/>
              </w:rPr>
            </w:pPr>
            <w:del w:id="7296" w:author="Utente" w:date="2017-06-26T16:40:00Z">
              <w:r w:rsidRPr="00E352EF" w:rsidDel="00390729">
                <w:rPr>
                  <w:rFonts w:ascii="Calibri" w:eastAsia="Calibri" w:hAnsi="Calibri" w:cs="Calibri"/>
                </w:rPr>
                <w:delText>100</w:delText>
              </w:r>
            </w:del>
          </w:p>
        </w:tc>
      </w:tr>
      <w:tr w:rsidR="005A2227" w:rsidRPr="00E352EF" w:rsidDel="00390729" w14:paraId="15593524" w14:textId="5C26C74A">
        <w:trPr>
          <w:del w:id="7297" w:author="Utente" w:date="2017-06-26T16:40: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32FF2A" w14:textId="57ED2E0D" w:rsidR="005A2227" w:rsidRPr="00E352EF" w:rsidDel="00390729" w:rsidRDefault="0097053A" w:rsidP="00390729">
            <w:pPr>
              <w:rPr>
                <w:del w:id="7298" w:author="Utente" w:date="2017-06-26T16:40:00Z"/>
              </w:rPr>
            </w:pPr>
            <w:del w:id="7299" w:author="Utente" w:date="2017-06-26T16:40:00Z">
              <w:r w:rsidRPr="00E352EF" w:rsidDel="00390729">
                <w:rPr>
                  <w:rFonts w:ascii="Calibri" w:eastAsia="Calibri" w:hAnsi="Calibri" w:cs="Calibri"/>
                </w:rPr>
                <w:delText>2</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73E3AC" w14:textId="1BA87591" w:rsidR="005A2227" w:rsidRPr="00E352EF" w:rsidDel="00390729" w:rsidRDefault="0097053A" w:rsidP="00390729">
            <w:pPr>
              <w:rPr>
                <w:del w:id="7300" w:author="Utente" w:date="2017-06-26T16:40:00Z"/>
              </w:rPr>
            </w:pPr>
            <w:del w:id="7301" w:author="Utente" w:date="2017-06-26T16:40:00Z">
              <w:r w:rsidRPr="00E352EF" w:rsidDel="00390729">
                <w:rPr>
                  <w:rFonts w:ascii="Calibri" w:eastAsia="Calibri" w:hAnsi="Calibri" w:cs="Calibri"/>
                </w:rPr>
                <w:delText>B</w:delText>
              </w:r>
            </w:del>
          </w:p>
        </w:tc>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F2093D" w14:textId="77E30AEB" w:rsidR="005A2227" w:rsidRPr="00E352EF" w:rsidDel="00390729" w:rsidRDefault="0097053A" w:rsidP="00390729">
            <w:pPr>
              <w:rPr>
                <w:del w:id="7302" w:author="Utente" w:date="2017-06-26T16:40:00Z"/>
              </w:rPr>
            </w:pPr>
            <w:del w:id="7303" w:author="Utente" w:date="2017-06-26T16:40:00Z">
              <w:r w:rsidRPr="00E352EF" w:rsidDel="00390729">
                <w:rPr>
                  <w:rFonts w:ascii="Calibri" w:eastAsia="Calibri" w:hAnsi="Calibri" w:cs="Calibri"/>
                </w:rPr>
                <w:delText>200</w:delText>
              </w:r>
            </w:del>
          </w:p>
        </w:tc>
      </w:tr>
      <w:tr w:rsidR="005A2227" w:rsidRPr="00E352EF" w:rsidDel="00390729" w14:paraId="0DED5E70" w14:textId="1C7DEC6C">
        <w:trPr>
          <w:del w:id="7304" w:author="Utente" w:date="2017-06-26T16:40: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58609A" w14:textId="7789DAD6" w:rsidR="005A2227" w:rsidRPr="00E352EF" w:rsidDel="00390729" w:rsidRDefault="0097053A" w:rsidP="00390729">
            <w:pPr>
              <w:rPr>
                <w:del w:id="7305" w:author="Utente" w:date="2017-06-26T16:40:00Z"/>
              </w:rPr>
            </w:pPr>
            <w:del w:id="7306" w:author="Utente" w:date="2017-06-26T16:40:00Z">
              <w:r w:rsidRPr="00E352EF" w:rsidDel="00390729">
                <w:rPr>
                  <w:rFonts w:ascii="Calibri" w:eastAsia="Calibri" w:hAnsi="Calibri" w:cs="Calibri"/>
                </w:rPr>
                <w:delText>3</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7EA21A" w14:textId="73751EF3" w:rsidR="005A2227" w:rsidRPr="00E352EF" w:rsidDel="00390729" w:rsidRDefault="0097053A" w:rsidP="00390729">
            <w:pPr>
              <w:rPr>
                <w:del w:id="7307" w:author="Utente" w:date="2017-06-26T16:40:00Z"/>
              </w:rPr>
            </w:pPr>
            <w:del w:id="7308" w:author="Utente" w:date="2017-06-26T16:40:00Z">
              <w:r w:rsidRPr="00E352EF" w:rsidDel="00390729">
                <w:rPr>
                  <w:rFonts w:ascii="Calibri" w:eastAsia="Calibri" w:hAnsi="Calibri" w:cs="Calibri"/>
                </w:rPr>
                <w:delText>C</w:delText>
              </w:r>
            </w:del>
          </w:p>
        </w:tc>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1D9516" w14:textId="50AD1EA8" w:rsidR="005A2227" w:rsidRPr="00E352EF" w:rsidDel="00390729" w:rsidRDefault="0097053A" w:rsidP="00390729">
            <w:pPr>
              <w:rPr>
                <w:del w:id="7309" w:author="Utente" w:date="2017-06-26T16:40:00Z"/>
              </w:rPr>
            </w:pPr>
            <w:del w:id="7310" w:author="Utente" w:date="2017-06-26T16:40:00Z">
              <w:r w:rsidRPr="00E352EF" w:rsidDel="00390729">
                <w:rPr>
                  <w:rFonts w:ascii="Calibri" w:eastAsia="Calibri" w:hAnsi="Calibri" w:cs="Calibri"/>
                </w:rPr>
                <w:delText>700</w:delText>
              </w:r>
            </w:del>
          </w:p>
        </w:tc>
      </w:tr>
      <w:tr w:rsidR="005A2227" w:rsidRPr="00E352EF" w:rsidDel="00390729" w14:paraId="5B93D6D3" w14:textId="707F5F28">
        <w:trPr>
          <w:del w:id="7311" w:author="Utente" w:date="2017-06-26T16:40: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4CA250" w14:textId="2C4EAF9F" w:rsidR="005A2227" w:rsidRPr="00E352EF" w:rsidDel="00390729" w:rsidRDefault="0097053A" w:rsidP="00390729">
            <w:pPr>
              <w:rPr>
                <w:del w:id="7312" w:author="Utente" w:date="2017-06-26T16:40:00Z"/>
              </w:rPr>
            </w:pPr>
            <w:del w:id="7313" w:author="Utente" w:date="2017-06-26T16:40:00Z">
              <w:r w:rsidRPr="00E352EF" w:rsidDel="00390729">
                <w:rPr>
                  <w:rFonts w:ascii="Calibri" w:eastAsia="Calibri" w:hAnsi="Calibri" w:cs="Calibri"/>
                </w:rPr>
                <w:delText>4</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FBB6AC" w14:textId="590B5D8B" w:rsidR="005A2227" w:rsidRPr="00E352EF" w:rsidDel="00390729" w:rsidRDefault="0097053A" w:rsidP="00390729">
            <w:pPr>
              <w:rPr>
                <w:del w:id="7314" w:author="Utente" w:date="2017-06-26T16:40:00Z"/>
              </w:rPr>
            </w:pPr>
            <w:del w:id="7315" w:author="Utente" w:date="2017-06-26T16:40:00Z">
              <w:r w:rsidRPr="00E352EF" w:rsidDel="00390729">
                <w:rPr>
                  <w:rFonts w:ascii="Calibri" w:eastAsia="Calibri" w:hAnsi="Calibri" w:cs="Calibri"/>
                </w:rPr>
                <w:delText>A</w:delText>
              </w:r>
            </w:del>
          </w:p>
        </w:tc>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9BB5A1" w14:textId="25F2D919" w:rsidR="005A2227" w:rsidRPr="00E352EF" w:rsidDel="00390729" w:rsidRDefault="0097053A" w:rsidP="00390729">
            <w:pPr>
              <w:rPr>
                <w:del w:id="7316" w:author="Utente" w:date="2017-06-26T16:40:00Z"/>
              </w:rPr>
            </w:pPr>
            <w:del w:id="7317" w:author="Utente" w:date="2017-06-26T16:40:00Z">
              <w:r w:rsidRPr="00E352EF" w:rsidDel="00390729">
                <w:rPr>
                  <w:rFonts w:ascii="Calibri" w:eastAsia="Calibri" w:hAnsi="Calibri" w:cs="Calibri"/>
                </w:rPr>
                <w:delText>550</w:delText>
              </w:r>
            </w:del>
          </w:p>
        </w:tc>
      </w:tr>
      <w:tr w:rsidR="005A2227" w:rsidRPr="00E352EF" w:rsidDel="00390729" w14:paraId="4963CAB2" w14:textId="16BB8018">
        <w:trPr>
          <w:del w:id="7318" w:author="Utente" w:date="2017-06-26T16:40: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A547B9" w14:textId="00ED9ACA" w:rsidR="005A2227" w:rsidRPr="00E352EF" w:rsidDel="00390729" w:rsidRDefault="0097053A" w:rsidP="00390729">
            <w:pPr>
              <w:rPr>
                <w:del w:id="7319" w:author="Utente" w:date="2017-06-26T16:40:00Z"/>
              </w:rPr>
            </w:pPr>
            <w:del w:id="7320" w:author="Utente" w:date="2017-06-26T16:40:00Z">
              <w:r w:rsidRPr="00E352EF" w:rsidDel="00390729">
                <w:rPr>
                  <w:rFonts w:ascii="Calibri" w:eastAsia="Calibri" w:hAnsi="Calibri" w:cs="Calibri"/>
                </w:rPr>
                <w:delText>5</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BD73B3" w14:textId="6597AE91" w:rsidR="005A2227" w:rsidRPr="00E352EF" w:rsidDel="00390729" w:rsidRDefault="0097053A" w:rsidP="00390729">
            <w:pPr>
              <w:rPr>
                <w:del w:id="7321" w:author="Utente" w:date="2017-06-26T16:40:00Z"/>
              </w:rPr>
            </w:pPr>
            <w:del w:id="7322" w:author="Utente" w:date="2017-06-26T16:40:00Z">
              <w:r w:rsidRPr="00E352EF" w:rsidDel="00390729">
                <w:rPr>
                  <w:rFonts w:ascii="Calibri" w:eastAsia="Calibri" w:hAnsi="Calibri" w:cs="Calibri"/>
                </w:rPr>
                <w:delText>D</w:delText>
              </w:r>
            </w:del>
          </w:p>
        </w:tc>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0C7EA9" w14:textId="2E914973" w:rsidR="005A2227" w:rsidRPr="00E352EF" w:rsidDel="00390729" w:rsidRDefault="0097053A" w:rsidP="00390729">
            <w:pPr>
              <w:rPr>
                <w:del w:id="7323" w:author="Utente" w:date="2017-06-26T16:40:00Z"/>
              </w:rPr>
            </w:pPr>
            <w:del w:id="7324" w:author="Utente" w:date="2017-06-26T16:40:00Z">
              <w:r w:rsidRPr="00E352EF" w:rsidDel="00390729">
                <w:rPr>
                  <w:rFonts w:ascii="Calibri" w:eastAsia="Calibri" w:hAnsi="Calibri" w:cs="Calibri"/>
                </w:rPr>
                <w:delText>120</w:delText>
              </w:r>
            </w:del>
          </w:p>
        </w:tc>
      </w:tr>
    </w:tbl>
    <w:p w14:paraId="1463FC70" w14:textId="322DDEDA" w:rsidR="005A2227" w:rsidRPr="00E352EF" w:rsidDel="00390729" w:rsidRDefault="005A2227" w:rsidP="00390729">
      <w:pPr>
        <w:rPr>
          <w:del w:id="7325" w:author="Utente" w:date="2017-06-26T16:40:00Z"/>
        </w:rPr>
      </w:pPr>
    </w:p>
    <w:tbl>
      <w:tblPr>
        <w:tblW w:w="2592"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06"/>
        <w:gridCol w:w="1180"/>
        <w:gridCol w:w="706"/>
      </w:tblGrid>
      <w:tr w:rsidR="005A2227" w:rsidRPr="00E352EF" w:rsidDel="00390729" w14:paraId="2D565E14" w14:textId="73094B10" w:rsidTr="0062787A">
        <w:trPr>
          <w:del w:id="7326" w:author="Utente" w:date="2017-06-26T16:40:00Z"/>
        </w:trPr>
        <w:tc>
          <w:tcPr>
            <w:tcW w:w="2592"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AD80C22" w14:textId="2155C8E9" w:rsidR="005A2227" w:rsidRPr="00E352EF" w:rsidDel="00390729" w:rsidRDefault="0097053A" w:rsidP="00390729">
            <w:pPr>
              <w:rPr>
                <w:del w:id="7327" w:author="Utente" w:date="2017-06-26T16:40:00Z"/>
              </w:rPr>
            </w:pPr>
            <w:del w:id="7328" w:author="Utente" w:date="2017-06-26T16:40:00Z">
              <w:r w:rsidRPr="00E352EF" w:rsidDel="00390729">
                <w:rPr>
                  <w:rFonts w:ascii="Calibri" w:eastAsia="Calibri" w:hAnsi="Calibri" w:cs="Calibri"/>
                </w:rPr>
                <w:delText>C2</w:delText>
              </w:r>
            </w:del>
          </w:p>
        </w:tc>
      </w:tr>
      <w:tr w:rsidR="005A2227" w:rsidRPr="00E352EF" w:rsidDel="00390729" w14:paraId="511235EE" w14:textId="75277DC3" w:rsidTr="0062787A">
        <w:trPr>
          <w:del w:id="7329" w:author="Utente" w:date="2017-06-26T16:40:00Z"/>
        </w:trPr>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563E40E" w14:textId="5B29CAFF" w:rsidR="005A2227" w:rsidRPr="00E352EF" w:rsidDel="00390729" w:rsidRDefault="0097053A" w:rsidP="00390729">
            <w:pPr>
              <w:rPr>
                <w:del w:id="7330" w:author="Utente" w:date="2017-06-26T16:40:00Z"/>
              </w:rPr>
            </w:pPr>
            <w:del w:id="7331" w:author="Utente" w:date="2017-06-26T16:40:00Z">
              <w:r w:rsidRPr="00E352EF" w:rsidDel="00390729">
                <w:rPr>
                  <w:rFonts w:ascii="Calibri" w:eastAsia="Calibri" w:hAnsi="Calibri" w:cs="Calibri"/>
                  <w:b/>
                </w:rPr>
                <w:delText>K1</w:delText>
              </w:r>
            </w:del>
          </w:p>
        </w:tc>
        <w:tc>
          <w:tcPr>
            <w:tcW w:w="11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430CF2B" w14:textId="36F48D5C" w:rsidR="005A2227" w:rsidRPr="00E352EF" w:rsidDel="00390729" w:rsidRDefault="0097053A" w:rsidP="00390729">
            <w:pPr>
              <w:rPr>
                <w:del w:id="7332" w:author="Utente" w:date="2017-06-26T16:40:00Z"/>
              </w:rPr>
            </w:pPr>
            <w:del w:id="7333" w:author="Utente" w:date="2017-06-26T16:40:00Z">
              <w:r w:rsidRPr="00E352EF" w:rsidDel="00390729">
                <w:rPr>
                  <w:rFonts w:ascii="Calibri" w:eastAsia="Calibri" w:hAnsi="Calibri" w:cs="Calibri"/>
                  <w:b/>
                </w:rPr>
                <w:delText>K2</w:delText>
              </w:r>
            </w:del>
          </w:p>
        </w:tc>
        <w:tc>
          <w:tcPr>
            <w:tcW w:w="70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F88758C" w14:textId="4E2B7B56" w:rsidR="005A2227" w:rsidRPr="00E352EF" w:rsidDel="00390729" w:rsidRDefault="0097053A" w:rsidP="00390729">
            <w:pPr>
              <w:rPr>
                <w:del w:id="7334" w:author="Utente" w:date="2017-06-26T16:40:00Z"/>
              </w:rPr>
            </w:pPr>
            <w:del w:id="7335" w:author="Utente" w:date="2017-06-26T16:40:00Z">
              <w:r w:rsidRPr="00E352EF" w:rsidDel="00390729">
                <w:rPr>
                  <w:rFonts w:ascii="Calibri" w:eastAsia="Calibri" w:hAnsi="Calibri" w:cs="Calibri"/>
                  <w:b/>
                </w:rPr>
                <w:delText>M1</w:delText>
              </w:r>
            </w:del>
          </w:p>
        </w:tc>
      </w:tr>
      <w:tr w:rsidR="005A2227" w:rsidRPr="00E352EF" w:rsidDel="00390729" w14:paraId="0E429662" w14:textId="4B4675CB" w:rsidTr="0062787A">
        <w:trPr>
          <w:del w:id="7336" w:author="Utente" w:date="2017-06-26T16:40:00Z"/>
        </w:trPr>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ABBC89" w14:textId="222888B6" w:rsidR="005A2227" w:rsidRPr="00E352EF" w:rsidDel="00390729" w:rsidRDefault="0097053A" w:rsidP="00390729">
            <w:pPr>
              <w:rPr>
                <w:del w:id="7337" w:author="Utente" w:date="2017-06-26T16:40:00Z"/>
              </w:rPr>
            </w:pPr>
            <w:del w:id="7338" w:author="Utente" w:date="2017-06-26T16:40:00Z">
              <w:r w:rsidRPr="00E352EF" w:rsidDel="00390729">
                <w:rPr>
                  <w:rFonts w:ascii="Calibri" w:eastAsia="Calibri" w:hAnsi="Calibri" w:cs="Calibri"/>
                </w:rPr>
                <w:delText>1</w:delText>
              </w:r>
            </w:del>
          </w:p>
        </w:tc>
        <w:tc>
          <w:tcPr>
            <w:tcW w:w="11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6C9BC6" w14:textId="1FF35DB5" w:rsidR="005A2227" w:rsidRPr="00E352EF" w:rsidDel="00390729" w:rsidRDefault="0097053A" w:rsidP="00390729">
            <w:pPr>
              <w:rPr>
                <w:del w:id="7339" w:author="Utente" w:date="2017-06-26T16:40:00Z"/>
              </w:rPr>
            </w:pPr>
            <w:del w:id="7340" w:author="Utente" w:date="2017-06-26T16:40:00Z">
              <w:r w:rsidRPr="00E352EF" w:rsidDel="00390729">
                <w:rPr>
                  <w:rFonts w:ascii="Calibri" w:eastAsia="Calibri" w:hAnsi="Calibri" w:cs="Calibri"/>
                </w:rPr>
                <w:delText>A</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A0EA1F" w14:textId="0BC9797D" w:rsidR="005A2227" w:rsidRPr="00E352EF" w:rsidDel="00390729" w:rsidRDefault="0097053A" w:rsidP="00390729">
            <w:pPr>
              <w:rPr>
                <w:del w:id="7341" w:author="Utente" w:date="2017-06-26T16:40:00Z"/>
              </w:rPr>
            </w:pPr>
            <w:del w:id="7342" w:author="Utente" w:date="2017-06-26T16:40:00Z">
              <w:r w:rsidRPr="00E352EF" w:rsidDel="00390729">
                <w:rPr>
                  <w:rFonts w:ascii="Calibri" w:eastAsia="Calibri" w:hAnsi="Calibri" w:cs="Calibri"/>
                </w:rPr>
                <w:delText>100</w:delText>
              </w:r>
            </w:del>
          </w:p>
        </w:tc>
      </w:tr>
      <w:tr w:rsidR="005A2227" w:rsidRPr="00E352EF" w:rsidDel="00390729" w14:paraId="014017B9" w14:textId="1FABDCA7" w:rsidTr="0062787A">
        <w:trPr>
          <w:del w:id="7343" w:author="Utente" w:date="2017-06-26T16:40:00Z"/>
        </w:trPr>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8FEF64" w14:textId="50F16CF9" w:rsidR="005A2227" w:rsidRPr="00E352EF" w:rsidDel="00390729" w:rsidRDefault="0097053A" w:rsidP="00390729">
            <w:pPr>
              <w:rPr>
                <w:del w:id="7344" w:author="Utente" w:date="2017-06-26T16:40:00Z"/>
              </w:rPr>
            </w:pPr>
            <w:del w:id="7345" w:author="Utente" w:date="2017-06-26T16:40:00Z">
              <w:r w:rsidRPr="00E352EF" w:rsidDel="00390729">
                <w:rPr>
                  <w:rFonts w:ascii="Calibri" w:eastAsia="Calibri" w:hAnsi="Calibri" w:cs="Calibri"/>
                </w:rPr>
                <w:delText>2</w:delText>
              </w:r>
            </w:del>
          </w:p>
        </w:tc>
        <w:tc>
          <w:tcPr>
            <w:tcW w:w="11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DF953C" w14:textId="4D054136" w:rsidR="005A2227" w:rsidRPr="00E352EF" w:rsidDel="00390729" w:rsidRDefault="0097053A" w:rsidP="00390729">
            <w:pPr>
              <w:rPr>
                <w:del w:id="7346" w:author="Utente" w:date="2017-06-26T16:40:00Z"/>
              </w:rPr>
            </w:pPr>
            <w:del w:id="7347" w:author="Utente" w:date="2017-06-26T16:40:00Z">
              <w:r w:rsidRPr="00E352EF" w:rsidDel="00390729">
                <w:rPr>
                  <w:rFonts w:ascii="Calibri" w:eastAsia="Calibri" w:hAnsi="Calibri" w:cs="Calibri"/>
                </w:rPr>
                <w:delText>B</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6D0AB1" w14:textId="68299E54" w:rsidR="005A2227" w:rsidRPr="00E352EF" w:rsidDel="00390729" w:rsidRDefault="0097053A" w:rsidP="00390729">
            <w:pPr>
              <w:rPr>
                <w:del w:id="7348" w:author="Utente" w:date="2017-06-26T16:40:00Z"/>
              </w:rPr>
            </w:pPr>
            <w:del w:id="7349" w:author="Utente" w:date="2017-06-26T16:40:00Z">
              <w:r w:rsidRPr="00E352EF" w:rsidDel="00390729">
                <w:rPr>
                  <w:rFonts w:ascii="Calibri" w:eastAsia="Calibri" w:hAnsi="Calibri" w:cs="Calibri"/>
                </w:rPr>
                <w:delText>200</w:delText>
              </w:r>
            </w:del>
          </w:p>
        </w:tc>
      </w:tr>
      <w:tr w:rsidR="005A2227" w:rsidRPr="00E352EF" w:rsidDel="00390729" w14:paraId="139E108C" w14:textId="5BD3957C" w:rsidTr="0062787A">
        <w:trPr>
          <w:del w:id="7350" w:author="Utente" w:date="2017-06-26T16:40:00Z"/>
        </w:trPr>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DACB82" w14:textId="7500C823" w:rsidR="005A2227" w:rsidRPr="00E352EF" w:rsidDel="00390729" w:rsidRDefault="0097053A" w:rsidP="00390729">
            <w:pPr>
              <w:rPr>
                <w:del w:id="7351" w:author="Utente" w:date="2017-06-26T16:40:00Z"/>
              </w:rPr>
            </w:pPr>
            <w:del w:id="7352" w:author="Utente" w:date="2017-06-26T16:40:00Z">
              <w:r w:rsidRPr="00E352EF" w:rsidDel="00390729">
                <w:rPr>
                  <w:rFonts w:ascii="Calibri" w:eastAsia="Calibri" w:hAnsi="Calibri" w:cs="Calibri"/>
                </w:rPr>
                <w:delText>5</w:delText>
              </w:r>
            </w:del>
          </w:p>
        </w:tc>
        <w:tc>
          <w:tcPr>
            <w:tcW w:w="11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BDEFA6" w14:textId="4C8396FC" w:rsidR="005A2227" w:rsidRPr="00E352EF" w:rsidDel="00390729" w:rsidRDefault="0097053A" w:rsidP="00390729">
            <w:pPr>
              <w:rPr>
                <w:del w:id="7353" w:author="Utente" w:date="2017-06-26T16:40:00Z"/>
              </w:rPr>
            </w:pPr>
            <w:del w:id="7354" w:author="Utente" w:date="2017-06-26T16:40:00Z">
              <w:r w:rsidRPr="00E352EF" w:rsidDel="00390729">
                <w:rPr>
                  <w:rFonts w:ascii="Calibri" w:eastAsia="Calibri" w:hAnsi="Calibri" w:cs="Calibri"/>
                </w:rPr>
                <w:delText>D</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9FAC35" w14:textId="25DAF41C" w:rsidR="005A2227" w:rsidRPr="00E352EF" w:rsidDel="00390729" w:rsidRDefault="0097053A" w:rsidP="00390729">
            <w:pPr>
              <w:rPr>
                <w:del w:id="7355" w:author="Utente" w:date="2017-06-26T16:40:00Z"/>
              </w:rPr>
            </w:pPr>
            <w:del w:id="7356" w:author="Utente" w:date="2017-06-26T16:40:00Z">
              <w:r w:rsidRPr="00E352EF" w:rsidDel="00390729">
                <w:rPr>
                  <w:rFonts w:ascii="Calibri" w:eastAsia="Calibri" w:hAnsi="Calibri" w:cs="Calibri"/>
                </w:rPr>
                <w:delText>700</w:delText>
              </w:r>
            </w:del>
          </w:p>
        </w:tc>
      </w:tr>
    </w:tbl>
    <w:p w14:paraId="31ED938A" w14:textId="5F1AA28B" w:rsidR="005A2227" w:rsidRPr="00E352EF" w:rsidDel="00390729" w:rsidRDefault="005A2227" w:rsidP="00390729">
      <w:pPr>
        <w:rPr>
          <w:del w:id="7357" w:author="Utente" w:date="2017-06-26T16:40:00Z"/>
        </w:rPr>
      </w:pPr>
    </w:p>
    <w:tbl>
      <w:tblPr>
        <w:tblW w:w="256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647"/>
        <w:gridCol w:w="706"/>
        <w:gridCol w:w="1210"/>
      </w:tblGrid>
      <w:tr w:rsidR="005A2227" w:rsidRPr="00E352EF" w:rsidDel="00390729" w14:paraId="37934B75" w14:textId="636E6585" w:rsidTr="0062787A">
        <w:trPr>
          <w:del w:id="7358" w:author="Utente" w:date="2017-06-26T16:40:00Z"/>
        </w:trPr>
        <w:tc>
          <w:tcPr>
            <w:tcW w:w="2563"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241F652" w14:textId="29C41BE2" w:rsidR="005A2227" w:rsidRPr="00E352EF" w:rsidDel="00390729" w:rsidRDefault="0097053A" w:rsidP="00390729">
            <w:pPr>
              <w:rPr>
                <w:del w:id="7359" w:author="Utente" w:date="2017-06-26T16:40:00Z"/>
              </w:rPr>
            </w:pPr>
            <w:del w:id="7360" w:author="Utente" w:date="2017-06-26T16:40:00Z">
              <w:r w:rsidRPr="00E352EF" w:rsidDel="00390729">
                <w:rPr>
                  <w:rFonts w:ascii="Calibri" w:eastAsia="Calibri" w:hAnsi="Calibri" w:cs="Calibri"/>
                </w:rPr>
                <w:delText>R</w:delText>
              </w:r>
            </w:del>
          </w:p>
        </w:tc>
      </w:tr>
      <w:tr w:rsidR="005A2227" w:rsidRPr="00E352EF" w:rsidDel="00390729" w14:paraId="7BB9A6C9" w14:textId="69D65A78" w:rsidTr="0062787A">
        <w:trPr>
          <w:del w:id="7361" w:author="Utente" w:date="2017-06-26T16:40:00Z"/>
        </w:trPr>
        <w:tc>
          <w:tcPr>
            <w:tcW w:w="647"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8C28CAB" w14:textId="455EF1DC" w:rsidR="005A2227" w:rsidRPr="00E352EF" w:rsidDel="00390729" w:rsidRDefault="0097053A" w:rsidP="00390729">
            <w:pPr>
              <w:rPr>
                <w:del w:id="7362" w:author="Utente" w:date="2017-06-26T16:40:00Z"/>
              </w:rPr>
            </w:pPr>
            <w:del w:id="7363" w:author="Utente" w:date="2017-06-26T16:40:00Z">
              <w:r w:rsidRPr="00E352EF" w:rsidDel="00390729">
                <w:rPr>
                  <w:rFonts w:ascii="Calibri" w:eastAsia="Calibri" w:hAnsi="Calibri" w:cs="Calibri"/>
                  <w:b/>
                </w:rPr>
                <w:delText>K1</w:delText>
              </w:r>
            </w:del>
          </w:p>
        </w:tc>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A9B3956" w14:textId="284439E2" w:rsidR="005A2227" w:rsidRPr="00E352EF" w:rsidDel="00390729" w:rsidRDefault="0097053A" w:rsidP="00390729">
            <w:pPr>
              <w:rPr>
                <w:del w:id="7364" w:author="Utente" w:date="2017-06-26T16:40:00Z"/>
              </w:rPr>
            </w:pPr>
            <w:del w:id="7365" w:author="Utente" w:date="2017-06-26T16:40:00Z">
              <w:r w:rsidRPr="00E352EF" w:rsidDel="00390729">
                <w:rPr>
                  <w:rFonts w:ascii="Calibri" w:eastAsia="Calibri" w:hAnsi="Calibri" w:cs="Calibri"/>
                  <w:b/>
                </w:rPr>
                <w:delText>K2</w:delText>
              </w:r>
            </w:del>
          </w:p>
        </w:tc>
        <w:tc>
          <w:tcPr>
            <w:tcW w:w="12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FF38171" w14:textId="685040E4" w:rsidR="005A2227" w:rsidRPr="00E352EF" w:rsidDel="00390729" w:rsidRDefault="0097053A" w:rsidP="00390729">
            <w:pPr>
              <w:rPr>
                <w:del w:id="7366" w:author="Utente" w:date="2017-06-26T16:40:00Z"/>
              </w:rPr>
            </w:pPr>
            <w:del w:id="7367" w:author="Utente" w:date="2017-06-26T16:40:00Z">
              <w:r w:rsidRPr="00E352EF" w:rsidDel="00390729">
                <w:rPr>
                  <w:rFonts w:ascii="Calibri" w:eastAsia="Calibri" w:hAnsi="Calibri" w:cs="Calibri"/>
                  <w:b/>
                </w:rPr>
                <w:delText>CONDITION</w:delText>
              </w:r>
            </w:del>
          </w:p>
        </w:tc>
      </w:tr>
      <w:tr w:rsidR="005A2227" w:rsidRPr="00E352EF" w:rsidDel="00390729" w14:paraId="0F3A6633" w14:textId="3306250F" w:rsidTr="0062787A">
        <w:trPr>
          <w:del w:id="7368" w:author="Utente" w:date="2017-06-26T16:40:00Z"/>
        </w:trPr>
        <w:tc>
          <w:tcPr>
            <w:tcW w:w="6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406BF3" w14:textId="0C621452" w:rsidR="005A2227" w:rsidRPr="00E352EF" w:rsidDel="00390729" w:rsidRDefault="0097053A" w:rsidP="00390729">
            <w:pPr>
              <w:rPr>
                <w:del w:id="7369" w:author="Utente" w:date="2017-06-26T16:40:00Z"/>
              </w:rPr>
            </w:pPr>
            <w:del w:id="7370" w:author="Utente" w:date="2017-06-26T16:40:00Z">
              <w:r w:rsidRPr="00E352EF" w:rsidDel="00390729">
                <w:rPr>
                  <w:rFonts w:ascii="Calibri" w:eastAsia="Calibri" w:hAnsi="Calibri" w:cs="Calibri"/>
                </w:rPr>
                <w:delText>1</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7A17BA" w14:textId="3997FBAF" w:rsidR="005A2227" w:rsidRPr="00E352EF" w:rsidDel="00390729" w:rsidRDefault="0097053A" w:rsidP="00390729">
            <w:pPr>
              <w:rPr>
                <w:del w:id="7371" w:author="Utente" w:date="2017-06-26T16:40:00Z"/>
              </w:rPr>
            </w:pPr>
            <w:del w:id="7372" w:author="Utente" w:date="2017-06-26T16:40:00Z">
              <w:r w:rsidRPr="00E352EF" w:rsidDel="00390729">
                <w:rPr>
                  <w:rFonts w:ascii="Calibri" w:eastAsia="Calibri" w:hAnsi="Calibri" w:cs="Calibri"/>
                </w:rPr>
                <w:delText>A</w:delText>
              </w:r>
            </w:del>
          </w:p>
        </w:tc>
        <w:tc>
          <w:tcPr>
            <w:tcW w:w="12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ED1B3A" w14:textId="72F819E4" w:rsidR="005A2227" w:rsidRPr="00E352EF" w:rsidDel="00390729" w:rsidRDefault="0097053A" w:rsidP="00390729">
            <w:pPr>
              <w:rPr>
                <w:del w:id="7373" w:author="Utente" w:date="2017-06-26T16:40:00Z"/>
              </w:rPr>
            </w:pPr>
            <w:del w:id="7374" w:author="Utente" w:date="2017-06-26T16:40:00Z">
              <w:r w:rsidRPr="00E352EF" w:rsidDel="00390729">
                <w:rPr>
                  <w:rFonts w:ascii="Calibri" w:eastAsia="Calibri" w:hAnsi="Calibri" w:cs="Calibri"/>
                </w:rPr>
                <w:delText>False</w:delText>
              </w:r>
            </w:del>
          </w:p>
        </w:tc>
      </w:tr>
      <w:tr w:rsidR="005A2227" w:rsidRPr="00E352EF" w:rsidDel="00390729" w14:paraId="51CE6D6F" w14:textId="303F7A0D" w:rsidTr="0062787A">
        <w:trPr>
          <w:del w:id="7375" w:author="Utente" w:date="2017-06-26T16:40:00Z"/>
        </w:trPr>
        <w:tc>
          <w:tcPr>
            <w:tcW w:w="6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6F7C1B" w14:textId="5DF8B263" w:rsidR="005A2227" w:rsidRPr="00E352EF" w:rsidDel="00390729" w:rsidRDefault="0097053A" w:rsidP="00390729">
            <w:pPr>
              <w:rPr>
                <w:del w:id="7376" w:author="Utente" w:date="2017-06-26T16:40:00Z"/>
              </w:rPr>
            </w:pPr>
            <w:del w:id="7377" w:author="Utente" w:date="2017-06-26T16:40:00Z">
              <w:r w:rsidRPr="00E352EF" w:rsidDel="00390729">
                <w:rPr>
                  <w:rFonts w:ascii="Calibri" w:eastAsia="Calibri" w:hAnsi="Calibri" w:cs="Calibri"/>
                </w:rPr>
                <w:delText>2</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F8FFE3" w14:textId="424F4098" w:rsidR="005A2227" w:rsidRPr="00E352EF" w:rsidDel="00390729" w:rsidRDefault="0097053A" w:rsidP="00390729">
            <w:pPr>
              <w:rPr>
                <w:del w:id="7378" w:author="Utente" w:date="2017-06-26T16:40:00Z"/>
              </w:rPr>
            </w:pPr>
            <w:del w:id="7379" w:author="Utente" w:date="2017-06-26T16:40:00Z">
              <w:r w:rsidRPr="00E352EF" w:rsidDel="00390729">
                <w:rPr>
                  <w:rFonts w:ascii="Calibri" w:eastAsia="Calibri" w:hAnsi="Calibri" w:cs="Calibri"/>
                </w:rPr>
                <w:delText>B</w:delText>
              </w:r>
            </w:del>
          </w:p>
        </w:tc>
        <w:tc>
          <w:tcPr>
            <w:tcW w:w="12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7D6667" w14:textId="12D5D455" w:rsidR="005A2227" w:rsidRPr="00E352EF" w:rsidDel="00390729" w:rsidRDefault="0097053A" w:rsidP="00390729">
            <w:pPr>
              <w:rPr>
                <w:del w:id="7380" w:author="Utente" w:date="2017-06-26T16:40:00Z"/>
              </w:rPr>
            </w:pPr>
            <w:del w:id="7381" w:author="Utente" w:date="2017-06-26T16:40:00Z">
              <w:r w:rsidRPr="00E352EF" w:rsidDel="00390729">
                <w:rPr>
                  <w:rFonts w:ascii="Calibri" w:eastAsia="Calibri" w:hAnsi="Calibri" w:cs="Calibri"/>
                </w:rPr>
                <w:delText>False</w:delText>
              </w:r>
            </w:del>
          </w:p>
        </w:tc>
      </w:tr>
      <w:tr w:rsidR="005A2227" w:rsidRPr="00E352EF" w:rsidDel="00390729" w14:paraId="5220FEAC" w14:textId="5B7A8DEA" w:rsidTr="0062787A">
        <w:trPr>
          <w:del w:id="7382" w:author="Utente" w:date="2017-06-26T16:40:00Z"/>
        </w:trPr>
        <w:tc>
          <w:tcPr>
            <w:tcW w:w="6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492A5D" w14:textId="645A8703" w:rsidR="005A2227" w:rsidRPr="00E352EF" w:rsidDel="00390729" w:rsidRDefault="0097053A" w:rsidP="00390729">
            <w:pPr>
              <w:rPr>
                <w:del w:id="7383" w:author="Utente" w:date="2017-06-26T16:40:00Z"/>
              </w:rPr>
            </w:pPr>
            <w:del w:id="7384" w:author="Utente" w:date="2017-06-26T16:40:00Z">
              <w:r w:rsidRPr="00E352EF" w:rsidDel="00390729">
                <w:rPr>
                  <w:rFonts w:ascii="Calibri" w:eastAsia="Calibri" w:hAnsi="Calibri" w:cs="Calibri"/>
                </w:rPr>
                <w:delText>3</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EB3954" w14:textId="4492DA09" w:rsidR="005A2227" w:rsidRPr="00E352EF" w:rsidDel="00390729" w:rsidRDefault="0097053A" w:rsidP="00390729">
            <w:pPr>
              <w:rPr>
                <w:del w:id="7385" w:author="Utente" w:date="2017-06-26T16:40:00Z"/>
              </w:rPr>
            </w:pPr>
            <w:del w:id="7386" w:author="Utente" w:date="2017-06-26T16:40:00Z">
              <w:r w:rsidRPr="00E352EF" w:rsidDel="00390729">
                <w:rPr>
                  <w:rFonts w:ascii="Calibri" w:eastAsia="Calibri" w:hAnsi="Calibri" w:cs="Calibri"/>
                </w:rPr>
                <w:delText>C</w:delText>
              </w:r>
            </w:del>
          </w:p>
        </w:tc>
        <w:tc>
          <w:tcPr>
            <w:tcW w:w="12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033BFB" w14:textId="720240BD" w:rsidR="005A2227" w:rsidRPr="00E352EF" w:rsidDel="00390729" w:rsidRDefault="0097053A" w:rsidP="00390729">
            <w:pPr>
              <w:rPr>
                <w:del w:id="7387" w:author="Utente" w:date="2017-06-26T16:40:00Z"/>
              </w:rPr>
            </w:pPr>
            <w:del w:id="7388" w:author="Utente" w:date="2017-06-26T16:40:00Z">
              <w:r w:rsidRPr="00E352EF" w:rsidDel="00390729">
                <w:rPr>
                  <w:rFonts w:ascii="Calibri" w:eastAsia="Calibri" w:hAnsi="Calibri" w:cs="Calibri"/>
                </w:rPr>
                <w:delText>True</w:delText>
              </w:r>
            </w:del>
          </w:p>
        </w:tc>
      </w:tr>
      <w:tr w:rsidR="005A2227" w:rsidRPr="00E352EF" w:rsidDel="00390729" w14:paraId="42314BFF" w14:textId="22DD77A3" w:rsidTr="0062787A">
        <w:trPr>
          <w:del w:id="7389" w:author="Utente" w:date="2017-06-26T16:40:00Z"/>
        </w:trPr>
        <w:tc>
          <w:tcPr>
            <w:tcW w:w="6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D6FB4D" w14:textId="1D3D987C" w:rsidR="005A2227" w:rsidRPr="00E352EF" w:rsidDel="00390729" w:rsidRDefault="0097053A" w:rsidP="00390729">
            <w:pPr>
              <w:rPr>
                <w:del w:id="7390" w:author="Utente" w:date="2017-06-26T16:40:00Z"/>
              </w:rPr>
            </w:pPr>
            <w:del w:id="7391" w:author="Utente" w:date="2017-06-26T16:40:00Z">
              <w:r w:rsidRPr="00E352EF" w:rsidDel="00390729">
                <w:rPr>
                  <w:rFonts w:ascii="Calibri" w:eastAsia="Calibri" w:hAnsi="Calibri" w:cs="Calibri"/>
                </w:rPr>
                <w:delText>4</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73AB9E" w14:textId="7071E9F8" w:rsidR="005A2227" w:rsidRPr="00E352EF" w:rsidDel="00390729" w:rsidRDefault="0097053A" w:rsidP="00390729">
            <w:pPr>
              <w:rPr>
                <w:del w:id="7392" w:author="Utente" w:date="2017-06-26T16:40:00Z"/>
              </w:rPr>
            </w:pPr>
            <w:del w:id="7393" w:author="Utente" w:date="2017-06-26T16:40:00Z">
              <w:r w:rsidRPr="00E352EF" w:rsidDel="00390729">
                <w:rPr>
                  <w:rFonts w:ascii="Calibri" w:eastAsia="Calibri" w:hAnsi="Calibri" w:cs="Calibri"/>
                </w:rPr>
                <w:delText>A</w:delText>
              </w:r>
            </w:del>
          </w:p>
        </w:tc>
        <w:tc>
          <w:tcPr>
            <w:tcW w:w="12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8B7C6E" w14:textId="27FCA89E" w:rsidR="005A2227" w:rsidRPr="00E352EF" w:rsidDel="00390729" w:rsidRDefault="0097053A" w:rsidP="00390729">
            <w:pPr>
              <w:rPr>
                <w:del w:id="7394" w:author="Utente" w:date="2017-06-26T16:40:00Z"/>
              </w:rPr>
            </w:pPr>
            <w:del w:id="7395" w:author="Utente" w:date="2017-06-26T16:40:00Z">
              <w:r w:rsidRPr="00E352EF" w:rsidDel="00390729">
                <w:rPr>
                  <w:rFonts w:ascii="Calibri" w:eastAsia="Calibri" w:hAnsi="Calibri" w:cs="Calibri"/>
                </w:rPr>
                <w:delText>True</w:delText>
              </w:r>
            </w:del>
          </w:p>
        </w:tc>
      </w:tr>
      <w:tr w:rsidR="005A2227" w:rsidRPr="00E352EF" w:rsidDel="00390729" w14:paraId="584F916C" w14:textId="1C86F9A2" w:rsidTr="0062787A">
        <w:trPr>
          <w:del w:id="7396" w:author="Utente" w:date="2017-06-26T16:40:00Z"/>
        </w:trPr>
        <w:tc>
          <w:tcPr>
            <w:tcW w:w="6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3D4CC6" w14:textId="2768C136" w:rsidR="005A2227" w:rsidRPr="00E352EF" w:rsidDel="00390729" w:rsidRDefault="0097053A" w:rsidP="00390729">
            <w:pPr>
              <w:rPr>
                <w:del w:id="7397" w:author="Utente" w:date="2017-06-26T16:40:00Z"/>
              </w:rPr>
            </w:pPr>
            <w:del w:id="7398" w:author="Utente" w:date="2017-06-26T16:40:00Z">
              <w:r w:rsidRPr="00E352EF" w:rsidDel="00390729">
                <w:rPr>
                  <w:rFonts w:ascii="Calibri" w:eastAsia="Calibri" w:hAnsi="Calibri" w:cs="Calibri"/>
                </w:rPr>
                <w:delText>5</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B751A5" w14:textId="520EC944" w:rsidR="005A2227" w:rsidRPr="00E352EF" w:rsidDel="00390729" w:rsidRDefault="0097053A" w:rsidP="00390729">
            <w:pPr>
              <w:rPr>
                <w:del w:id="7399" w:author="Utente" w:date="2017-06-26T16:40:00Z"/>
              </w:rPr>
            </w:pPr>
            <w:del w:id="7400" w:author="Utente" w:date="2017-06-26T16:40:00Z">
              <w:r w:rsidRPr="00E352EF" w:rsidDel="00390729">
                <w:rPr>
                  <w:rFonts w:ascii="Calibri" w:eastAsia="Calibri" w:hAnsi="Calibri" w:cs="Calibri"/>
                </w:rPr>
                <w:delText>D</w:delText>
              </w:r>
            </w:del>
          </w:p>
        </w:tc>
        <w:tc>
          <w:tcPr>
            <w:tcW w:w="12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C421C0" w14:textId="2C00248D" w:rsidR="005A2227" w:rsidRPr="00E352EF" w:rsidDel="00390729" w:rsidRDefault="0097053A" w:rsidP="00390729">
            <w:pPr>
              <w:rPr>
                <w:del w:id="7401" w:author="Utente" w:date="2017-06-26T16:40:00Z"/>
              </w:rPr>
            </w:pPr>
            <w:del w:id="7402" w:author="Utente" w:date="2017-06-26T16:40:00Z">
              <w:r w:rsidRPr="00E352EF" w:rsidDel="00390729">
                <w:rPr>
                  <w:rFonts w:ascii="Calibri" w:eastAsia="Calibri" w:hAnsi="Calibri" w:cs="Calibri"/>
                </w:rPr>
                <w:delText>False</w:delText>
              </w:r>
            </w:del>
          </w:p>
        </w:tc>
      </w:tr>
    </w:tbl>
    <w:p w14:paraId="7F8AD1CB" w14:textId="01238F7A" w:rsidR="005A2227" w:rsidRPr="00E352EF" w:rsidDel="00390729" w:rsidRDefault="005A2227" w:rsidP="00390729">
      <w:pPr>
        <w:rPr>
          <w:del w:id="7403" w:author="Utente" w:date="2017-06-26T16:40:00Z"/>
        </w:rPr>
      </w:pPr>
    </w:p>
    <w:p w14:paraId="0B9F58BA" w14:textId="2B771DE8" w:rsidR="005A2227" w:rsidRPr="00E352EF" w:rsidDel="00390729" w:rsidRDefault="0097053A" w:rsidP="00390729">
      <w:pPr>
        <w:rPr>
          <w:del w:id="7404" w:author="Utente" w:date="2017-06-26T16:40:00Z"/>
          <w:rFonts w:ascii="Cambria" w:eastAsia="Calibri" w:hAnsi="Cambria"/>
        </w:rPr>
      </w:pPr>
      <w:del w:id="7405" w:author="Utente" w:date="2017-06-26T16:40:00Z">
        <w:r w:rsidRPr="00E352EF" w:rsidDel="00390729">
          <w:rPr>
            <w:rFonts w:asciiTheme="majorHAnsi" w:eastAsia="Calibri" w:hAnsiTheme="majorHAnsi"/>
          </w:rPr>
          <w:delText xml:space="preserve">6) </w:delText>
        </w:r>
        <w:r w:rsidRPr="00E352EF" w:rsidDel="00390729">
          <w:rPr>
            <w:rFonts w:ascii="Cambria" w:eastAsia="Calibri" w:hAnsi="Cambria"/>
          </w:rPr>
          <w:delText xml:space="preserve">R := C1 </w:delText>
        </w:r>
        <w:r w:rsidRPr="00E352EF" w:rsidDel="00390729">
          <w:rPr>
            <w:rFonts w:ascii="Cambria" w:eastAsia="Calibri" w:hAnsi="Cambria"/>
            <w:b/>
          </w:rPr>
          <w:delText>not_exists_in_all</w:delText>
        </w:r>
        <w:r w:rsidRPr="00E352EF" w:rsidDel="00390729">
          <w:rPr>
            <w:rFonts w:ascii="Cambria" w:eastAsia="Calibri" w:hAnsi="Cambria"/>
          </w:rPr>
          <w:delText xml:space="preserve"> C2</w:delText>
        </w:r>
      </w:del>
    </w:p>
    <w:p w14:paraId="7B1B9455" w14:textId="13C318BD" w:rsidR="0062787A" w:rsidRPr="00E352EF" w:rsidDel="00390729" w:rsidRDefault="0062787A" w:rsidP="00390729">
      <w:pPr>
        <w:rPr>
          <w:del w:id="7406" w:author="Utente" w:date="2017-06-26T16:40:00Z"/>
          <w:rFonts w:ascii="Cambria" w:hAnsi="Cambria"/>
        </w:rPr>
      </w:pPr>
    </w:p>
    <w:tbl>
      <w:tblPr>
        <w:tblW w:w="377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36"/>
        <w:gridCol w:w="936"/>
        <w:gridCol w:w="907"/>
        <w:gridCol w:w="994"/>
      </w:tblGrid>
      <w:tr w:rsidR="005A2227" w:rsidRPr="00E352EF" w:rsidDel="00390729" w14:paraId="382BDFE3" w14:textId="68DE1046">
        <w:trPr>
          <w:del w:id="7407" w:author="Utente" w:date="2017-06-26T16:40:00Z"/>
        </w:trPr>
        <w:tc>
          <w:tcPr>
            <w:tcW w:w="93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C168CFE" w14:textId="0441BC36" w:rsidR="005A2227" w:rsidRPr="00E352EF" w:rsidDel="00390729" w:rsidRDefault="0097053A" w:rsidP="00390729">
            <w:pPr>
              <w:rPr>
                <w:del w:id="7408" w:author="Utente" w:date="2017-06-26T16:40:00Z"/>
              </w:rPr>
            </w:pPr>
            <w:del w:id="7409" w:author="Utente" w:date="2017-06-26T16:40:00Z">
              <w:r w:rsidRPr="00E352EF" w:rsidDel="00390729">
                <w:rPr>
                  <w:rFonts w:ascii="Calibri" w:eastAsia="Calibri" w:hAnsi="Calibri" w:cs="Calibri"/>
                </w:rPr>
                <w:delText>C2</w:delText>
              </w:r>
            </w:del>
          </w:p>
        </w:tc>
      </w:tr>
      <w:tr w:rsidR="005A2227" w:rsidRPr="00E352EF" w:rsidDel="00390729" w14:paraId="58206909" w14:textId="2C787C56">
        <w:trPr>
          <w:del w:id="7410" w:author="Utente" w:date="2017-06-26T16:40:00Z"/>
        </w:trPr>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638EBCC" w14:textId="2321C2AB" w:rsidR="005A2227" w:rsidRPr="00E352EF" w:rsidDel="00390729" w:rsidRDefault="0097053A" w:rsidP="00390729">
            <w:pPr>
              <w:rPr>
                <w:del w:id="7411" w:author="Utente" w:date="2017-06-26T16:40:00Z"/>
              </w:rPr>
            </w:pPr>
            <w:del w:id="7412" w:author="Utente" w:date="2017-06-26T16:40:00Z">
              <w:r w:rsidRPr="00E352EF" w:rsidDel="00390729">
                <w:rPr>
                  <w:rFonts w:ascii="Calibri" w:eastAsia="Calibri" w:hAnsi="Calibri" w:cs="Calibri"/>
                  <w:b/>
                </w:rPr>
                <w:delText>K1</w:delText>
              </w:r>
            </w:del>
          </w:p>
        </w:tc>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0BAACE7" w14:textId="6CC342B6" w:rsidR="005A2227" w:rsidRPr="00E352EF" w:rsidDel="00390729" w:rsidRDefault="0097053A" w:rsidP="00390729">
            <w:pPr>
              <w:rPr>
                <w:del w:id="7413" w:author="Utente" w:date="2017-06-26T16:40:00Z"/>
              </w:rPr>
            </w:pPr>
            <w:del w:id="7414" w:author="Utente" w:date="2017-06-26T16:40:00Z">
              <w:r w:rsidRPr="00E352EF" w:rsidDel="00390729">
                <w:rPr>
                  <w:rFonts w:ascii="Calibri" w:eastAsia="Calibri" w:hAnsi="Calibri" w:cs="Calibri"/>
                  <w:b/>
                </w:rPr>
                <w:delText>K2</w:delText>
              </w:r>
            </w:del>
          </w:p>
        </w:tc>
        <w:tc>
          <w:tcPr>
            <w:tcW w:w="907"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87F1D0" w14:textId="3B5E7B9C" w:rsidR="005A2227" w:rsidRPr="00E352EF" w:rsidDel="00390729" w:rsidRDefault="0097053A" w:rsidP="00390729">
            <w:pPr>
              <w:rPr>
                <w:del w:id="7415" w:author="Utente" w:date="2017-06-26T16:40:00Z"/>
              </w:rPr>
            </w:pPr>
            <w:del w:id="7416" w:author="Utente" w:date="2017-06-26T16:40:00Z">
              <w:r w:rsidRPr="00E352EF" w:rsidDel="00390729">
                <w:rPr>
                  <w:rFonts w:ascii="Calibri" w:eastAsia="Calibri" w:hAnsi="Calibri" w:cs="Calibri"/>
                  <w:b/>
                </w:rPr>
                <w:delText>K3</w:delText>
              </w:r>
            </w:del>
          </w:p>
        </w:tc>
        <w:tc>
          <w:tcPr>
            <w:tcW w:w="99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E546E84" w14:textId="79CC44CE" w:rsidR="005A2227" w:rsidRPr="00E352EF" w:rsidDel="00390729" w:rsidRDefault="0097053A" w:rsidP="00390729">
            <w:pPr>
              <w:rPr>
                <w:del w:id="7417" w:author="Utente" w:date="2017-06-26T16:40:00Z"/>
              </w:rPr>
            </w:pPr>
            <w:del w:id="7418" w:author="Utente" w:date="2017-06-26T16:40:00Z">
              <w:r w:rsidRPr="00E352EF" w:rsidDel="00390729">
                <w:rPr>
                  <w:rFonts w:ascii="Calibri" w:eastAsia="Calibri" w:hAnsi="Calibri" w:cs="Calibri"/>
                  <w:b/>
                </w:rPr>
                <w:delText>M1</w:delText>
              </w:r>
            </w:del>
          </w:p>
        </w:tc>
      </w:tr>
      <w:tr w:rsidR="005A2227" w:rsidRPr="00E352EF" w:rsidDel="00390729" w14:paraId="0EFEFB37" w14:textId="615F5CC9">
        <w:trPr>
          <w:del w:id="7419" w:author="Utente" w:date="2017-06-26T16:40:00Z"/>
        </w:trPr>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6A691D" w14:textId="262D0CDB" w:rsidR="005A2227" w:rsidRPr="00E352EF" w:rsidDel="00390729" w:rsidRDefault="0097053A" w:rsidP="00390729">
            <w:pPr>
              <w:rPr>
                <w:del w:id="7420" w:author="Utente" w:date="2017-06-26T16:40:00Z"/>
              </w:rPr>
            </w:pPr>
            <w:del w:id="7421" w:author="Utente" w:date="2017-06-26T16:40:00Z">
              <w:r w:rsidRPr="00E352EF" w:rsidDel="00390729">
                <w:rPr>
                  <w:rFonts w:ascii="Calibri" w:eastAsia="Calibri" w:hAnsi="Calibri" w:cs="Calibri"/>
                </w:rPr>
                <w:delText>1</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4F7E7E" w14:textId="6FCE770E" w:rsidR="005A2227" w:rsidRPr="00E352EF" w:rsidDel="00390729" w:rsidRDefault="0097053A" w:rsidP="00390729">
            <w:pPr>
              <w:rPr>
                <w:del w:id="7422" w:author="Utente" w:date="2017-06-26T16:40:00Z"/>
              </w:rPr>
            </w:pPr>
            <w:del w:id="7423" w:author="Utente" w:date="2017-06-26T16:40:00Z">
              <w:r w:rsidRPr="00E352EF" w:rsidDel="00390729">
                <w:rPr>
                  <w:rFonts w:ascii="Calibri" w:eastAsia="Calibri" w:hAnsi="Calibri" w:cs="Calibri"/>
                </w:rPr>
                <w:delText>A</w:delText>
              </w:r>
            </w:del>
          </w:p>
        </w:tc>
        <w:tc>
          <w:tcPr>
            <w:tcW w:w="90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B44C1E" w14:textId="29B41580" w:rsidR="005A2227" w:rsidRPr="00E352EF" w:rsidDel="00390729" w:rsidRDefault="0097053A" w:rsidP="00390729">
            <w:pPr>
              <w:rPr>
                <w:del w:id="7424" w:author="Utente" w:date="2017-06-26T16:40:00Z"/>
              </w:rPr>
            </w:pPr>
            <w:del w:id="7425" w:author="Utente" w:date="2017-06-26T16:40:00Z">
              <w:r w:rsidRPr="00E352EF" w:rsidDel="00390729">
                <w:rPr>
                  <w:rFonts w:ascii="Calibri" w:eastAsia="Calibri" w:hAnsi="Calibri" w:cs="Calibri"/>
                </w:rPr>
                <w:delText>X</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D8D20C" w14:textId="0EBC1ADE" w:rsidR="005A2227" w:rsidRPr="00E352EF" w:rsidDel="00390729" w:rsidRDefault="0097053A" w:rsidP="00390729">
            <w:pPr>
              <w:rPr>
                <w:del w:id="7426" w:author="Utente" w:date="2017-06-26T16:40:00Z"/>
              </w:rPr>
            </w:pPr>
            <w:del w:id="7427" w:author="Utente" w:date="2017-06-26T16:40:00Z">
              <w:r w:rsidRPr="00E352EF" w:rsidDel="00390729">
                <w:rPr>
                  <w:rFonts w:ascii="Calibri" w:eastAsia="Calibri" w:hAnsi="Calibri" w:cs="Calibri"/>
                </w:rPr>
                <w:delText>100</w:delText>
              </w:r>
            </w:del>
          </w:p>
        </w:tc>
      </w:tr>
      <w:tr w:rsidR="005A2227" w:rsidRPr="00E352EF" w:rsidDel="00390729" w14:paraId="4D69E234" w14:textId="3FE4D10C">
        <w:trPr>
          <w:del w:id="7428" w:author="Utente" w:date="2017-06-26T16:40:00Z"/>
        </w:trPr>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F83356" w14:textId="5C02DF76" w:rsidR="005A2227" w:rsidRPr="00E352EF" w:rsidDel="00390729" w:rsidRDefault="0097053A" w:rsidP="00390729">
            <w:pPr>
              <w:rPr>
                <w:del w:id="7429" w:author="Utente" w:date="2017-06-26T16:40:00Z"/>
              </w:rPr>
            </w:pPr>
            <w:del w:id="7430" w:author="Utente" w:date="2017-06-26T16:40:00Z">
              <w:r w:rsidRPr="00E352EF" w:rsidDel="00390729">
                <w:rPr>
                  <w:rFonts w:ascii="Calibri" w:eastAsia="Calibri" w:hAnsi="Calibri" w:cs="Calibri"/>
                </w:rPr>
                <w:delText>2</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D65996" w14:textId="3B171324" w:rsidR="005A2227" w:rsidRPr="00E352EF" w:rsidDel="00390729" w:rsidRDefault="0097053A" w:rsidP="00390729">
            <w:pPr>
              <w:rPr>
                <w:del w:id="7431" w:author="Utente" w:date="2017-06-26T16:40:00Z"/>
              </w:rPr>
            </w:pPr>
            <w:del w:id="7432" w:author="Utente" w:date="2017-06-26T16:40:00Z">
              <w:r w:rsidRPr="00E352EF" w:rsidDel="00390729">
                <w:rPr>
                  <w:rFonts w:ascii="Calibri" w:eastAsia="Calibri" w:hAnsi="Calibri" w:cs="Calibri"/>
                </w:rPr>
                <w:delText>B</w:delText>
              </w:r>
            </w:del>
          </w:p>
        </w:tc>
        <w:tc>
          <w:tcPr>
            <w:tcW w:w="90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37A62F" w14:textId="4293A9BF" w:rsidR="005A2227" w:rsidRPr="00E352EF" w:rsidDel="00390729" w:rsidRDefault="0097053A" w:rsidP="00390729">
            <w:pPr>
              <w:rPr>
                <w:del w:id="7433" w:author="Utente" w:date="2017-06-26T16:40:00Z"/>
              </w:rPr>
            </w:pPr>
            <w:del w:id="7434" w:author="Utente" w:date="2017-06-26T16:40:00Z">
              <w:r w:rsidRPr="00E352EF" w:rsidDel="00390729">
                <w:rPr>
                  <w:rFonts w:ascii="Calibri" w:eastAsia="Calibri" w:hAnsi="Calibri" w:cs="Calibri"/>
                </w:rPr>
                <w:delText>Y</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EF38FC" w14:textId="046C0ABE" w:rsidR="005A2227" w:rsidRPr="00E352EF" w:rsidDel="00390729" w:rsidRDefault="0097053A" w:rsidP="00390729">
            <w:pPr>
              <w:rPr>
                <w:del w:id="7435" w:author="Utente" w:date="2017-06-26T16:40:00Z"/>
              </w:rPr>
            </w:pPr>
            <w:del w:id="7436" w:author="Utente" w:date="2017-06-26T16:40:00Z">
              <w:r w:rsidRPr="00E352EF" w:rsidDel="00390729">
                <w:rPr>
                  <w:rFonts w:ascii="Calibri" w:eastAsia="Calibri" w:hAnsi="Calibri" w:cs="Calibri"/>
                </w:rPr>
                <w:delText>200</w:delText>
              </w:r>
            </w:del>
          </w:p>
        </w:tc>
      </w:tr>
      <w:tr w:rsidR="005A2227" w:rsidRPr="00E352EF" w:rsidDel="00390729" w14:paraId="4CF65780" w14:textId="44C80894">
        <w:trPr>
          <w:del w:id="7437" w:author="Utente" w:date="2017-06-26T16:40:00Z"/>
        </w:trPr>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17C9BE" w14:textId="23C93FA9" w:rsidR="005A2227" w:rsidRPr="00E352EF" w:rsidDel="00390729" w:rsidRDefault="0097053A" w:rsidP="00390729">
            <w:pPr>
              <w:rPr>
                <w:del w:id="7438" w:author="Utente" w:date="2017-06-26T16:40:00Z"/>
              </w:rPr>
            </w:pPr>
            <w:del w:id="7439" w:author="Utente" w:date="2017-06-26T16:40:00Z">
              <w:r w:rsidRPr="00E352EF" w:rsidDel="00390729">
                <w:rPr>
                  <w:rFonts w:ascii="Calibri" w:eastAsia="Calibri" w:hAnsi="Calibri" w:cs="Calibri"/>
                </w:rPr>
                <w:delText>5</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A36A99" w14:textId="4A92FFBE" w:rsidR="005A2227" w:rsidRPr="00E352EF" w:rsidDel="00390729" w:rsidRDefault="0097053A" w:rsidP="00390729">
            <w:pPr>
              <w:rPr>
                <w:del w:id="7440" w:author="Utente" w:date="2017-06-26T16:40:00Z"/>
              </w:rPr>
            </w:pPr>
            <w:del w:id="7441" w:author="Utente" w:date="2017-06-26T16:40:00Z">
              <w:r w:rsidRPr="00E352EF" w:rsidDel="00390729">
                <w:rPr>
                  <w:rFonts w:ascii="Calibri" w:eastAsia="Calibri" w:hAnsi="Calibri" w:cs="Calibri"/>
                </w:rPr>
                <w:delText>D</w:delText>
              </w:r>
            </w:del>
          </w:p>
        </w:tc>
        <w:tc>
          <w:tcPr>
            <w:tcW w:w="90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3D2AB4" w14:textId="723797DD" w:rsidR="005A2227" w:rsidRPr="00E352EF" w:rsidDel="00390729" w:rsidRDefault="0097053A" w:rsidP="00390729">
            <w:pPr>
              <w:rPr>
                <w:del w:id="7442" w:author="Utente" w:date="2017-06-26T16:40:00Z"/>
              </w:rPr>
            </w:pPr>
            <w:del w:id="7443" w:author="Utente" w:date="2017-06-26T16:40:00Z">
              <w:r w:rsidRPr="00E352EF" w:rsidDel="00390729">
                <w:rPr>
                  <w:rFonts w:ascii="Calibri" w:eastAsia="Calibri" w:hAnsi="Calibri" w:cs="Calibri"/>
                </w:rPr>
                <w:delText>Z</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9BFAED" w14:textId="354F7854" w:rsidR="005A2227" w:rsidRPr="00E352EF" w:rsidDel="00390729" w:rsidRDefault="0097053A" w:rsidP="00390729">
            <w:pPr>
              <w:rPr>
                <w:del w:id="7444" w:author="Utente" w:date="2017-06-26T16:40:00Z"/>
              </w:rPr>
            </w:pPr>
            <w:del w:id="7445" w:author="Utente" w:date="2017-06-26T16:40:00Z">
              <w:r w:rsidRPr="00E352EF" w:rsidDel="00390729">
                <w:rPr>
                  <w:rFonts w:ascii="Calibri" w:eastAsia="Calibri" w:hAnsi="Calibri" w:cs="Calibri"/>
                </w:rPr>
                <w:delText>700</w:delText>
              </w:r>
            </w:del>
          </w:p>
        </w:tc>
      </w:tr>
      <w:tr w:rsidR="005A2227" w:rsidRPr="00E352EF" w:rsidDel="00390729" w14:paraId="47256C29" w14:textId="577CD689">
        <w:trPr>
          <w:del w:id="7446" w:author="Utente" w:date="2017-06-26T16:40:00Z"/>
        </w:trPr>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8797A7" w14:textId="52C688FF" w:rsidR="005A2227" w:rsidRPr="00E352EF" w:rsidDel="00390729" w:rsidRDefault="0097053A" w:rsidP="00390729">
            <w:pPr>
              <w:rPr>
                <w:del w:id="7447" w:author="Utente" w:date="2017-06-26T16:40:00Z"/>
              </w:rPr>
            </w:pPr>
            <w:del w:id="7448" w:author="Utente" w:date="2017-06-26T16:40:00Z">
              <w:r w:rsidRPr="00E352EF" w:rsidDel="00390729">
                <w:rPr>
                  <w:rFonts w:ascii="Calibri" w:eastAsia="Calibri" w:hAnsi="Calibri" w:cs="Calibri"/>
                </w:rPr>
                <w:delText>5</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D1A673" w14:textId="17C2441A" w:rsidR="005A2227" w:rsidRPr="00E352EF" w:rsidDel="00390729" w:rsidRDefault="0097053A" w:rsidP="00390729">
            <w:pPr>
              <w:rPr>
                <w:del w:id="7449" w:author="Utente" w:date="2017-06-26T16:40:00Z"/>
              </w:rPr>
            </w:pPr>
            <w:del w:id="7450" w:author="Utente" w:date="2017-06-26T16:40:00Z">
              <w:r w:rsidRPr="00E352EF" w:rsidDel="00390729">
                <w:rPr>
                  <w:rFonts w:ascii="Calibri" w:eastAsia="Calibri" w:hAnsi="Calibri" w:cs="Calibri"/>
                </w:rPr>
                <w:delText>D</w:delText>
              </w:r>
            </w:del>
          </w:p>
        </w:tc>
        <w:tc>
          <w:tcPr>
            <w:tcW w:w="90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EB803E" w14:textId="36AB0999" w:rsidR="005A2227" w:rsidRPr="00E352EF" w:rsidDel="00390729" w:rsidRDefault="0097053A" w:rsidP="00390729">
            <w:pPr>
              <w:rPr>
                <w:del w:id="7451" w:author="Utente" w:date="2017-06-26T16:40:00Z"/>
              </w:rPr>
            </w:pPr>
            <w:del w:id="7452" w:author="Utente" w:date="2017-06-26T16:40:00Z">
              <w:r w:rsidRPr="00E352EF" w:rsidDel="00390729">
                <w:rPr>
                  <w:rFonts w:ascii="Calibri" w:eastAsia="Calibri" w:hAnsi="Calibri" w:cs="Calibri"/>
                </w:rPr>
                <w:delText>K</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A384AB" w14:textId="2C9E7F0D" w:rsidR="005A2227" w:rsidRPr="00E352EF" w:rsidDel="00390729" w:rsidRDefault="0097053A" w:rsidP="00390729">
            <w:pPr>
              <w:rPr>
                <w:del w:id="7453" w:author="Utente" w:date="2017-06-26T16:40:00Z"/>
              </w:rPr>
            </w:pPr>
            <w:del w:id="7454" w:author="Utente" w:date="2017-06-26T16:40:00Z">
              <w:r w:rsidRPr="00E352EF" w:rsidDel="00390729">
                <w:rPr>
                  <w:rFonts w:ascii="Calibri" w:eastAsia="Calibri" w:hAnsi="Calibri" w:cs="Calibri"/>
                </w:rPr>
                <w:delText>1500</w:delText>
              </w:r>
            </w:del>
          </w:p>
        </w:tc>
      </w:tr>
    </w:tbl>
    <w:p w14:paraId="01B34B26" w14:textId="6B3F242D" w:rsidR="005A2227" w:rsidRPr="00E352EF" w:rsidDel="00390729" w:rsidRDefault="005A2227" w:rsidP="00390729">
      <w:pPr>
        <w:rPr>
          <w:del w:id="7455" w:author="Utente" w:date="2017-06-26T16:40:00Z"/>
        </w:rPr>
      </w:pPr>
    </w:p>
    <w:tbl>
      <w:tblPr>
        <w:tblW w:w="2866"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36"/>
        <w:gridCol w:w="994"/>
        <w:gridCol w:w="936"/>
      </w:tblGrid>
      <w:tr w:rsidR="005A2227" w:rsidRPr="00E352EF" w:rsidDel="00390729" w14:paraId="526B0C8A" w14:textId="65E0B5F6">
        <w:trPr>
          <w:del w:id="7456" w:author="Utente" w:date="2017-06-26T16:40:00Z"/>
        </w:trPr>
        <w:tc>
          <w:tcPr>
            <w:tcW w:w="936"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65693A5" w14:textId="0CE5C5C4" w:rsidR="005A2227" w:rsidRPr="00E352EF" w:rsidDel="00390729" w:rsidRDefault="0097053A" w:rsidP="00390729">
            <w:pPr>
              <w:rPr>
                <w:del w:id="7457" w:author="Utente" w:date="2017-06-26T16:40:00Z"/>
              </w:rPr>
            </w:pPr>
            <w:del w:id="7458" w:author="Utente" w:date="2017-06-26T16:40:00Z">
              <w:r w:rsidRPr="00E352EF" w:rsidDel="00390729">
                <w:rPr>
                  <w:rFonts w:ascii="Calibri" w:eastAsia="Calibri" w:hAnsi="Calibri" w:cs="Calibri"/>
                </w:rPr>
                <w:delText>C1</w:delText>
              </w:r>
            </w:del>
          </w:p>
        </w:tc>
      </w:tr>
      <w:tr w:rsidR="005A2227" w:rsidRPr="00E352EF" w:rsidDel="00390729" w14:paraId="08FFF48E" w14:textId="4E71F549">
        <w:trPr>
          <w:del w:id="7459" w:author="Utente" w:date="2017-06-26T16:40:00Z"/>
        </w:trPr>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FCCF4AE" w14:textId="4BFB73D0" w:rsidR="005A2227" w:rsidRPr="00E352EF" w:rsidDel="00390729" w:rsidRDefault="0097053A" w:rsidP="00390729">
            <w:pPr>
              <w:rPr>
                <w:del w:id="7460" w:author="Utente" w:date="2017-06-26T16:40:00Z"/>
              </w:rPr>
            </w:pPr>
            <w:del w:id="7461" w:author="Utente" w:date="2017-06-26T16:40:00Z">
              <w:r w:rsidRPr="00E352EF" w:rsidDel="00390729">
                <w:rPr>
                  <w:rFonts w:ascii="Calibri" w:eastAsia="Calibri" w:hAnsi="Calibri" w:cs="Calibri"/>
                  <w:b/>
                </w:rPr>
                <w:delText>K1</w:delText>
              </w:r>
            </w:del>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D39C4B" w14:textId="1CA517A9" w:rsidR="005A2227" w:rsidRPr="00E352EF" w:rsidDel="00390729" w:rsidRDefault="0097053A" w:rsidP="00390729">
            <w:pPr>
              <w:rPr>
                <w:del w:id="7462" w:author="Utente" w:date="2017-06-26T16:40:00Z"/>
              </w:rPr>
            </w:pPr>
            <w:del w:id="7463" w:author="Utente" w:date="2017-06-26T16:40:00Z">
              <w:r w:rsidRPr="00E352EF" w:rsidDel="00390729">
                <w:rPr>
                  <w:rFonts w:ascii="Calibri" w:eastAsia="Calibri" w:hAnsi="Calibri" w:cs="Calibri"/>
                  <w:b/>
                </w:rPr>
                <w:delText>K2</w:delText>
              </w:r>
            </w:del>
          </w:p>
        </w:tc>
        <w:tc>
          <w:tcPr>
            <w:tcW w:w="93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51F9E12" w14:textId="2839DA21" w:rsidR="005A2227" w:rsidRPr="00E352EF" w:rsidDel="00390729" w:rsidRDefault="0097053A" w:rsidP="00390729">
            <w:pPr>
              <w:rPr>
                <w:del w:id="7464" w:author="Utente" w:date="2017-06-26T16:40:00Z"/>
              </w:rPr>
            </w:pPr>
            <w:del w:id="7465" w:author="Utente" w:date="2017-06-26T16:40:00Z">
              <w:r w:rsidRPr="00E352EF" w:rsidDel="00390729">
                <w:rPr>
                  <w:rFonts w:ascii="Calibri" w:eastAsia="Calibri" w:hAnsi="Calibri" w:cs="Calibri"/>
                  <w:b/>
                </w:rPr>
                <w:delText>M1</w:delText>
              </w:r>
            </w:del>
          </w:p>
        </w:tc>
      </w:tr>
      <w:tr w:rsidR="005A2227" w:rsidRPr="00E352EF" w:rsidDel="00390729" w14:paraId="48A69C97" w14:textId="6E3C0AF7">
        <w:trPr>
          <w:del w:id="7466" w:author="Utente" w:date="2017-06-26T16:40:00Z"/>
        </w:trPr>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55A128" w14:textId="7F8B34CA" w:rsidR="005A2227" w:rsidRPr="00E352EF" w:rsidDel="00390729" w:rsidRDefault="0097053A" w:rsidP="00390729">
            <w:pPr>
              <w:rPr>
                <w:del w:id="7467" w:author="Utente" w:date="2017-06-26T16:40:00Z"/>
              </w:rPr>
            </w:pPr>
            <w:del w:id="7468" w:author="Utente" w:date="2017-06-26T16:40:00Z">
              <w:r w:rsidRPr="00E352EF" w:rsidDel="00390729">
                <w:rPr>
                  <w:rFonts w:ascii="Calibri" w:eastAsia="Calibri" w:hAnsi="Calibri" w:cs="Calibri"/>
                </w:rPr>
                <w:delText>1</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1476DE" w14:textId="1964ECDD" w:rsidR="005A2227" w:rsidRPr="00E352EF" w:rsidDel="00390729" w:rsidRDefault="0097053A" w:rsidP="00390729">
            <w:pPr>
              <w:rPr>
                <w:del w:id="7469" w:author="Utente" w:date="2017-06-26T16:40:00Z"/>
              </w:rPr>
            </w:pPr>
            <w:del w:id="7470" w:author="Utente" w:date="2017-06-26T16:40:00Z">
              <w:r w:rsidRPr="00E352EF" w:rsidDel="00390729">
                <w:rPr>
                  <w:rFonts w:ascii="Calibri" w:eastAsia="Calibri" w:hAnsi="Calibri" w:cs="Calibri"/>
                </w:rPr>
                <w:delText>A</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20D560" w14:textId="4FA4541F" w:rsidR="005A2227" w:rsidRPr="00E352EF" w:rsidDel="00390729" w:rsidRDefault="0097053A" w:rsidP="00390729">
            <w:pPr>
              <w:rPr>
                <w:del w:id="7471" w:author="Utente" w:date="2017-06-26T16:40:00Z"/>
              </w:rPr>
            </w:pPr>
            <w:del w:id="7472" w:author="Utente" w:date="2017-06-26T16:40:00Z">
              <w:r w:rsidRPr="00E352EF" w:rsidDel="00390729">
                <w:rPr>
                  <w:rFonts w:ascii="Calibri" w:eastAsia="Calibri" w:hAnsi="Calibri" w:cs="Calibri"/>
                </w:rPr>
                <w:delText>100</w:delText>
              </w:r>
            </w:del>
          </w:p>
        </w:tc>
      </w:tr>
      <w:tr w:rsidR="005A2227" w:rsidRPr="00E352EF" w:rsidDel="00390729" w14:paraId="50C31391" w14:textId="345D7096">
        <w:trPr>
          <w:del w:id="7473" w:author="Utente" w:date="2017-06-26T16:40:00Z"/>
        </w:trPr>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D22918" w14:textId="3E849CE2" w:rsidR="005A2227" w:rsidRPr="00E352EF" w:rsidDel="00390729" w:rsidRDefault="0097053A" w:rsidP="00390729">
            <w:pPr>
              <w:rPr>
                <w:del w:id="7474" w:author="Utente" w:date="2017-06-26T16:40:00Z"/>
              </w:rPr>
            </w:pPr>
            <w:del w:id="7475" w:author="Utente" w:date="2017-06-26T16:40:00Z">
              <w:r w:rsidRPr="00E352EF" w:rsidDel="00390729">
                <w:rPr>
                  <w:rFonts w:ascii="Calibri" w:eastAsia="Calibri" w:hAnsi="Calibri" w:cs="Calibri"/>
                </w:rPr>
                <w:delText>2</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7F4833" w14:textId="4B110C8F" w:rsidR="005A2227" w:rsidRPr="00E352EF" w:rsidDel="00390729" w:rsidRDefault="0097053A" w:rsidP="00390729">
            <w:pPr>
              <w:rPr>
                <w:del w:id="7476" w:author="Utente" w:date="2017-06-26T16:40:00Z"/>
              </w:rPr>
            </w:pPr>
            <w:del w:id="7477" w:author="Utente" w:date="2017-06-26T16:40:00Z">
              <w:r w:rsidRPr="00E352EF" w:rsidDel="00390729">
                <w:rPr>
                  <w:rFonts w:ascii="Calibri" w:eastAsia="Calibri" w:hAnsi="Calibri" w:cs="Calibri"/>
                </w:rPr>
                <w:delText>B</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019522" w14:textId="08DA28D7" w:rsidR="005A2227" w:rsidRPr="00E352EF" w:rsidDel="00390729" w:rsidRDefault="0097053A" w:rsidP="00390729">
            <w:pPr>
              <w:rPr>
                <w:del w:id="7478" w:author="Utente" w:date="2017-06-26T16:40:00Z"/>
              </w:rPr>
            </w:pPr>
            <w:del w:id="7479" w:author="Utente" w:date="2017-06-26T16:40:00Z">
              <w:r w:rsidRPr="00E352EF" w:rsidDel="00390729">
                <w:rPr>
                  <w:rFonts w:ascii="Calibri" w:eastAsia="Calibri" w:hAnsi="Calibri" w:cs="Calibri"/>
                </w:rPr>
                <w:delText>200</w:delText>
              </w:r>
            </w:del>
          </w:p>
        </w:tc>
      </w:tr>
      <w:tr w:rsidR="005A2227" w:rsidRPr="00E352EF" w:rsidDel="00390729" w14:paraId="4413E58C" w14:textId="6FF37638">
        <w:trPr>
          <w:del w:id="7480" w:author="Utente" w:date="2017-06-26T16:40:00Z"/>
        </w:trPr>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D26FD3" w14:textId="5BB3C23C" w:rsidR="005A2227" w:rsidRPr="00E352EF" w:rsidDel="00390729" w:rsidRDefault="0097053A" w:rsidP="00390729">
            <w:pPr>
              <w:rPr>
                <w:del w:id="7481" w:author="Utente" w:date="2017-06-26T16:40:00Z"/>
              </w:rPr>
            </w:pPr>
            <w:del w:id="7482" w:author="Utente" w:date="2017-06-26T16:40:00Z">
              <w:r w:rsidRPr="00E352EF" w:rsidDel="00390729">
                <w:rPr>
                  <w:rFonts w:ascii="Calibri" w:eastAsia="Calibri" w:hAnsi="Calibri" w:cs="Calibri"/>
                </w:rPr>
                <w:delText>3</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18DCCD" w14:textId="2621D775" w:rsidR="005A2227" w:rsidRPr="00E352EF" w:rsidDel="00390729" w:rsidRDefault="0097053A" w:rsidP="00390729">
            <w:pPr>
              <w:rPr>
                <w:del w:id="7483" w:author="Utente" w:date="2017-06-26T16:40:00Z"/>
              </w:rPr>
            </w:pPr>
            <w:del w:id="7484" w:author="Utente" w:date="2017-06-26T16:40:00Z">
              <w:r w:rsidRPr="00E352EF" w:rsidDel="00390729">
                <w:rPr>
                  <w:rFonts w:ascii="Calibri" w:eastAsia="Calibri" w:hAnsi="Calibri" w:cs="Calibri"/>
                </w:rPr>
                <w:delText>C</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DB7491" w14:textId="4753ABD2" w:rsidR="005A2227" w:rsidRPr="00E352EF" w:rsidDel="00390729" w:rsidRDefault="0097053A" w:rsidP="00390729">
            <w:pPr>
              <w:rPr>
                <w:del w:id="7485" w:author="Utente" w:date="2017-06-26T16:40:00Z"/>
              </w:rPr>
            </w:pPr>
            <w:del w:id="7486" w:author="Utente" w:date="2017-06-26T16:40:00Z">
              <w:r w:rsidRPr="00E352EF" w:rsidDel="00390729">
                <w:rPr>
                  <w:rFonts w:ascii="Calibri" w:eastAsia="Calibri" w:hAnsi="Calibri" w:cs="Calibri"/>
                </w:rPr>
                <w:delText>700</w:delText>
              </w:r>
            </w:del>
          </w:p>
        </w:tc>
      </w:tr>
      <w:tr w:rsidR="005A2227" w:rsidRPr="00E352EF" w:rsidDel="00390729" w14:paraId="65C4AB4E" w14:textId="034818B3">
        <w:trPr>
          <w:del w:id="7487" w:author="Utente" w:date="2017-06-26T16:40:00Z"/>
        </w:trPr>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5A03E6" w14:textId="4DD0DD80" w:rsidR="005A2227" w:rsidRPr="00E352EF" w:rsidDel="00390729" w:rsidRDefault="0097053A" w:rsidP="00390729">
            <w:pPr>
              <w:rPr>
                <w:del w:id="7488" w:author="Utente" w:date="2017-06-26T16:40:00Z"/>
              </w:rPr>
            </w:pPr>
            <w:del w:id="7489" w:author="Utente" w:date="2017-06-26T16:40:00Z">
              <w:r w:rsidRPr="00E352EF" w:rsidDel="00390729">
                <w:rPr>
                  <w:rFonts w:ascii="Calibri" w:eastAsia="Calibri" w:hAnsi="Calibri" w:cs="Calibri"/>
                </w:rPr>
                <w:delText>4</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5478CD" w14:textId="647DFA83" w:rsidR="005A2227" w:rsidRPr="00E352EF" w:rsidDel="00390729" w:rsidRDefault="0097053A" w:rsidP="00390729">
            <w:pPr>
              <w:rPr>
                <w:del w:id="7490" w:author="Utente" w:date="2017-06-26T16:40:00Z"/>
              </w:rPr>
            </w:pPr>
            <w:del w:id="7491" w:author="Utente" w:date="2017-06-26T16:40:00Z">
              <w:r w:rsidRPr="00E352EF" w:rsidDel="00390729">
                <w:rPr>
                  <w:rFonts w:ascii="Calibri" w:eastAsia="Calibri" w:hAnsi="Calibri" w:cs="Calibri"/>
                </w:rPr>
                <w:delText>A</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AB400B" w14:textId="376D9DB6" w:rsidR="005A2227" w:rsidRPr="00E352EF" w:rsidDel="00390729" w:rsidRDefault="0097053A" w:rsidP="00390729">
            <w:pPr>
              <w:rPr>
                <w:del w:id="7492" w:author="Utente" w:date="2017-06-26T16:40:00Z"/>
              </w:rPr>
            </w:pPr>
            <w:del w:id="7493" w:author="Utente" w:date="2017-06-26T16:40:00Z">
              <w:r w:rsidRPr="00E352EF" w:rsidDel="00390729">
                <w:rPr>
                  <w:rFonts w:ascii="Calibri" w:eastAsia="Calibri" w:hAnsi="Calibri" w:cs="Calibri"/>
                </w:rPr>
                <w:delText>550</w:delText>
              </w:r>
            </w:del>
          </w:p>
        </w:tc>
      </w:tr>
      <w:tr w:rsidR="005A2227" w:rsidRPr="00E352EF" w:rsidDel="00390729" w14:paraId="3CBD834E" w14:textId="7438ADD6">
        <w:trPr>
          <w:del w:id="7494" w:author="Utente" w:date="2017-06-26T16:40:00Z"/>
        </w:trPr>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ECA9D9" w14:textId="0DD4D3F8" w:rsidR="005A2227" w:rsidRPr="00E352EF" w:rsidDel="00390729" w:rsidRDefault="0097053A" w:rsidP="00390729">
            <w:pPr>
              <w:rPr>
                <w:del w:id="7495" w:author="Utente" w:date="2017-06-26T16:40:00Z"/>
              </w:rPr>
            </w:pPr>
            <w:del w:id="7496" w:author="Utente" w:date="2017-06-26T16:40:00Z">
              <w:r w:rsidRPr="00E352EF" w:rsidDel="00390729">
                <w:rPr>
                  <w:rFonts w:ascii="Calibri" w:eastAsia="Calibri" w:hAnsi="Calibri" w:cs="Calibri"/>
                </w:rPr>
                <w:delText>5</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3CD3DB" w14:textId="4CF71AD0" w:rsidR="005A2227" w:rsidRPr="00E352EF" w:rsidDel="00390729" w:rsidRDefault="0097053A" w:rsidP="00390729">
            <w:pPr>
              <w:rPr>
                <w:del w:id="7497" w:author="Utente" w:date="2017-06-26T16:40:00Z"/>
              </w:rPr>
            </w:pPr>
            <w:del w:id="7498" w:author="Utente" w:date="2017-06-26T16:40:00Z">
              <w:r w:rsidRPr="00E352EF" w:rsidDel="00390729">
                <w:rPr>
                  <w:rFonts w:ascii="Calibri" w:eastAsia="Calibri" w:hAnsi="Calibri" w:cs="Calibri"/>
                </w:rPr>
                <w:delText>D</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985339" w14:textId="45A8B51B" w:rsidR="005A2227" w:rsidRPr="00E352EF" w:rsidDel="00390729" w:rsidRDefault="0097053A" w:rsidP="00390729">
            <w:pPr>
              <w:rPr>
                <w:del w:id="7499" w:author="Utente" w:date="2017-06-26T16:40:00Z"/>
              </w:rPr>
            </w:pPr>
            <w:del w:id="7500" w:author="Utente" w:date="2017-06-26T16:40:00Z">
              <w:r w:rsidRPr="00E352EF" w:rsidDel="00390729">
                <w:rPr>
                  <w:rFonts w:ascii="Calibri" w:eastAsia="Calibri" w:hAnsi="Calibri" w:cs="Calibri"/>
                </w:rPr>
                <w:delText>120</w:delText>
              </w:r>
            </w:del>
          </w:p>
        </w:tc>
      </w:tr>
    </w:tbl>
    <w:p w14:paraId="4D6319C2" w14:textId="3D71F390" w:rsidR="005A2227" w:rsidRPr="00E352EF" w:rsidDel="00390729" w:rsidRDefault="005A2227" w:rsidP="00390729">
      <w:pPr>
        <w:rPr>
          <w:del w:id="7501" w:author="Utente" w:date="2017-06-26T16:40:00Z"/>
        </w:rPr>
      </w:pPr>
    </w:p>
    <w:p w14:paraId="6DDFF9D2" w14:textId="5799A8DD" w:rsidR="005A2227" w:rsidRPr="00E352EF" w:rsidDel="00390729" w:rsidRDefault="005A2227" w:rsidP="00390729">
      <w:pPr>
        <w:rPr>
          <w:del w:id="7502" w:author="Utente" w:date="2017-06-26T16:40:00Z"/>
        </w:rPr>
      </w:pPr>
    </w:p>
    <w:tbl>
      <w:tblPr>
        <w:tblW w:w="2923"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91"/>
        <w:gridCol w:w="850"/>
        <w:gridCol w:w="1282"/>
      </w:tblGrid>
      <w:tr w:rsidR="005A2227" w:rsidRPr="00E352EF" w:rsidDel="00390729" w14:paraId="789C058D" w14:textId="27F5DC1C">
        <w:trPr>
          <w:del w:id="7503" w:author="Utente" w:date="2017-06-26T16:40:00Z"/>
        </w:trPr>
        <w:tc>
          <w:tcPr>
            <w:tcW w:w="792"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47FDF08" w14:textId="5E3EBD6D" w:rsidR="005A2227" w:rsidRPr="00E352EF" w:rsidDel="00390729" w:rsidRDefault="0097053A" w:rsidP="00390729">
            <w:pPr>
              <w:rPr>
                <w:del w:id="7504" w:author="Utente" w:date="2017-06-26T16:40:00Z"/>
              </w:rPr>
            </w:pPr>
            <w:del w:id="7505" w:author="Utente" w:date="2017-06-26T16:40:00Z">
              <w:r w:rsidRPr="00E352EF" w:rsidDel="00390729">
                <w:rPr>
                  <w:rFonts w:ascii="Calibri" w:eastAsia="Calibri" w:hAnsi="Calibri" w:cs="Calibri"/>
                </w:rPr>
                <w:delText>R</w:delText>
              </w:r>
            </w:del>
          </w:p>
        </w:tc>
      </w:tr>
      <w:tr w:rsidR="005A2227" w:rsidRPr="00E352EF" w:rsidDel="00390729" w14:paraId="788D6C3A" w14:textId="767851EA">
        <w:trPr>
          <w:del w:id="7506" w:author="Utente" w:date="2017-06-26T16:40:00Z"/>
        </w:trPr>
        <w:tc>
          <w:tcPr>
            <w:tcW w:w="79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48DF5A6" w14:textId="7DB07173" w:rsidR="005A2227" w:rsidRPr="00E352EF" w:rsidDel="00390729" w:rsidRDefault="0097053A" w:rsidP="00390729">
            <w:pPr>
              <w:rPr>
                <w:del w:id="7507" w:author="Utente" w:date="2017-06-26T16:40:00Z"/>
              </w:rPr>
            </w:pPr>
            <w:del w:id="7508" w:author="Utente" w:date="2017-06-26T16:40:00Z">
              <w:r w:rsidRPr="00E352EF" w:rsidDel="00390729">
                <w:rPr>
                  <w:rFonts w:ascii="Calibri" w:eastAsia="Calibri" w:hAnsi="Calibri" w:cs="Calibri"/>
                  <w:b/>
                </w:rPr>
                <w:delText>K1</w:delText>
              </w:r>
            </w:del>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515ABDC" w14:textId="34E84B4B" w:rsidR="005A2227" w:rsidRPr="00E352EF" w:rsidDel="00390729" w:rsidRDefault="0097053A" w:rsidP="00390729">
            <w:pPr>
              <w:rPr>
                <w:del w:id="7509" w:author="Utente" w:date="2017-06-26T16:40:00Z"/>
              </w:rPr>
            </w:pPr>
            <w:del w:id="7510" w:author="Utente" w:date="2017-06-26T16:40:00Z">
              <w:r w:rsidRPr="00E352EF" w:rsidDel="00390729">
                <w:rPr>
                  <w:rFonts w:ascii="Calibri" w:eastAsia="Calibri" w:hAnsi="Calibri" w:cs="Calibri"/>
                  <w:b/>
                </w:rPr>
                <w:delText>K2</w:delText>
              </w:r>
            </w:del>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B6EE67F" w14:textId="02223C84" w:rsidR="005A2227" w:rsidRPr="00E352EF" w:rsidDel="00390729" w:rsidRDefault="0097053A" w:rsidP="00390729">
            <w:pPr>
              <w:rPr>
                <w:del w:id="7511" w:author="Utente" w:date="2017-06-26T16:40:00Z"/>
              </w:rPr>
            </w:pPr>
            <w:del w:id="7512" w:author="Utente" w:date="2017-06-26T16:40:00Z">
              <w:r w:rsidRPr="00E352EF" w:rsidDel="00390729">
                <w:rPr>
                  <w:rFonts w:ascii="Calibri" w:eastAsia="Calibri" w:hAnsi="Calibri" w:cs="Calibri"/>
                  <w:b/>
                </w:rPr>
                <w:delText>CONDITION</w:delText>
              </w:r>
            </w:del>
          </w:p>
        </w:tc>
      </w:tr>
      <w:tr w:rsidR="005A2227" w:rsidRPr="00E352EF" w:rsidDel="00390729" w14:paraId="14B03F5A" w14:textId="2512DAD1">
        <w:trPr>
          <w:del w:id="7513" w:author="Utente" w:date="2017-06-26T16:40: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7DE1F5" w14:textId="6694D802" w:rsidR="005A2227" w:rsidRPr="00E352EF" w:rsidDel="00390729" w:rsidRDefault="0097053A" w:rsidP="00390729">
            <w:pPr>
              <w:rPr>
                <w:del w:id="7514" w:author="Utente" w:date="2017-06-26T16:40:00Z"/>
              </w:rPr>
            </w:pPr>
            <w:del w:id="7515" w:author="Utente" w:date="2017-06-26T16:40:00Z">
              <w:r w:rsidRPr="00E352EF" w:rsidDel="00390729">
                <w:rPr>
                  <w:rFonts w:ascii="Calibri" w:eastAsia="Calibri" w:hAnsi="Calibri" w:cs="Calibri"/>
                </w:rPr>
                <w:delText>1</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525BA1" w14:textId="7EB11AF2" w:rsidR="005A2227" w:rsidRPr="00E352EF" w:rsidDel="00390729" w:rsidRDefault="0097053A" w:rsidP="00390729">
            <w:pPr>
              <w:rPr>
                <w:del w:id="7516" w:author="Utente" w:date="2017-06-26T16:40:00Z"/>
              </w:rPr>
            </w:pPr>
            <w:del w:id="7517" w:author="Utente" w:date="2017-06-26T16:40:00Z">
              <w:r w:rsidRPr="00E352EF" w:rsidDel="00390729">
                <w:rPr>
                  <w:rFonts w:ascii="Calibri" w:eastAsia="Calibri" w:hAnsi="Calibri" w:cs="Calibri"/>
                </w:rPr>
                <w:delText>A</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921159" w14:textId="6CB2DE9B" w:rsidR="005A2227" w:rsidRPr="00E352EF" w:rsidDel="00390729" w:rsidRDefault="0097053A" w:rsidP="00390729">
            <w:pPr>
              <w:rPr>
                <w:del w:id="7518" w:author="Utente" w:date="2017-06-26T16:40:00Z"/>
              </w:rPr>
            </w:pPr>
            <w:del w:id="7519" w:author="Utente" w:date="2017-06-26T16:40:00Z">
              <w:r w:rsidRPr="00E352EF" w:rsidDel="00390729">
                <w:rPr>
                  <w:rFonts w:ascii="Calibri" w:eastAsia="Calibri" w:hAnsi="Calibri" w:cs="Calibri"/>
                </w:rPr>
                <w:delText>False</w:delText>
              </w:r>
            </w:del>
          </w:p>
        </w:tc>
      </w:tr>
      <w:tr w:rsidR="005A2227" w:rsidRPr="00E352EF" w:rsidDel="00390729" w14:paraId="073E3EC3" w14:textId="26B26F4D">
        <w:trPr>
          <w:del w:id="7520" w:author="Utente" w:date="2017-06-26T16:40: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7B2621" w14:textId="353FFAE9" w:rsidR="005A2227" w:rsidRPr="00E352EF" w:rsidDel="00390729" w:rsidRDefault="0097053A" w:rsidP="00390729">
            <w:pPr>
              <w:rPr>
                <w:del w:id="7521" w:author="Utente" w:date="2017-06-26T16:40:00Z"/>
              </w:rPr>
            </w:pPr>
            <w:del w:id="7522" w:author="Utente" w:date="2017-06-26T16:40:00Z">
              <w:r w:rsidRPr="00E352EF" w:rsidDel="00390729">
                <w:rPr>
                  <w:rFonts w:ascii="Calibri" w:eastAsia="Calibri" w:hAnsi="Calibri" w:cs="Calibri"/>
                </w:rPr>
                <w:delText>2</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728FF0" w14:textId="227EAECF" w:rsidR="005A2227" w:rsidRPr="00E352EF" w:rsidDel="00390729" w:rsidRDefault="0097053A" w:rsidP="00390729">
            <w:pPr>
              <w:rPr>
                <w:del w:id="7523" w:author="Utente" w:date="2017-06-26T16:40:00Z"/>
              </w:rPr>
            </w:pPr>
            <w:del w:id="7524" w:author="Utente" w:date="2017-06-26T16:40:00Z">
              <w:r w:rsidRPr="00E352EF" w:rsidDel="00390729">
                <w:rPr>
                  <w:rFonts w:ascii="Calibri" w:eastAsia="Calibri" w:hAnsi="Calibri" w:cs="Calibri"/>
                </w:rPr>
                <w:delText>B</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08BCC2" w14:textId="67619C34" w:rsidR="005A2227" w:rsidRPr="00E352EF" w:rsidDel="00390729" w:rsidRDefault="0097053A" w:rsidP="00390729">
            <w:pPr>
              <w:rPr>
                <w:del w:id="7525" w:author="Utente" w:date="2017-06-26T16:40:00Z"/>
              </w:rPr>
            </w:pPr>
            <w:del w:id="7526" w:author="Utente" w:date="2017-06-26T16:40:00Z">
              <w:r w:rsidRPr="00E352EF" w:rsidDel="00390729">
                <w:rPr>
                  <w:rFonts w:ascii="Calibri" w:eastAsia="Calibri" w:hAnsi="Calibri" w:cs="Calibri"/>
                </w:rPr>
                <w:delText>False</w:delText>
              </w:r>
            </w:del>
          </w:p>
        </w:tc>
      </w:tr>
      <w:tr w:rsidR="005A2227" w:rsidRPr="00E352EF" w:rsidDel="00390729" w14:paraId="1774196F" w14:textId="220BEF46">
        <w:trPr>
          <w:del w:id="7527" w:author="Utente" w:date="2017-06-26T16:40: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FA81F9" w14:textId="002DC218" w:rsidR="005A2227" w:rsidRPr="00E352EF" w:rsidDel="00390729" w:rsidRDefault="0097053A" w:rsidP="00390729">
            <w:pPr>
              <w:rPr>
                <w:del w:id="7528" w:author="Utente" w:date="2017-06-26T16:40:00Z"/>
              </w:rPr>
            </w:pPr>
            <w:del w:id="7529" w:author="Utente" w:date="2017-06-26T16:40:00Z">
              <w:r w:rsidRPr="00E352EF" w:rsidDel="00390729">
                <w:rPr>
                  <w:rFonts w:ascii="Calibri" w:eastAsia="Calibri" w:hAnsi="Calibri" w:cs="Calibri"/>
                </w:rPr>
                <w:delText>3</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592412" w14:textId="039AB2EC" w:rsidR="005A2227" w:rsidRPr="00E352EF" w:rsidDel="00390729" w:rsidRDefault="0097053A" w:rsidP="00390729">
            <w:pPr>
              <w:rPr>
                <w:del w:id="7530" w:author="Utente" w:date="2017-06-26T16:40:00Z"/>
              </w:rPr>
            </w:pPr>
            <w:del w:id="7531" w:author="Utente" w:date="2017-06-26T16:40:00Z">
              <w:r w:rsidRPr="00E352EF" w:rsidDel="00390729">
                <w:rPr>
                  <w:rFonts w:ascii="Calibri" w:eastAsia="Calibri" w:hAnsi="Calibri" w:cs="Calibri"/>
                </w:rPr>
                <w:delText>C</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C98EB1" w14:textId="7538E090" w:rsidR="005A2227" w:rsidRPr="00E352EF" w:rsidDel="00390729" w:rsidRDefault="0097053A" w:rsidP="00390729">
            <w:pPr>
              <w:rPr>
                <w:del w:id="7532" w:author="Utente" w:date="2017-06-26T16:40:00Z"/>
              </w:rPr>
            </w:pPr>
            <w:del w:id="7533" w:author="Utente" w:date="2017-06-26T16:40:00Z">
              <w:r w:rsidRPr="00E352EF" w:rsidDel="00390729">
                <w:rPr>
                  <w:rFonts w:ascii="Calibri" w:eastAsia="Calibri" w:hAnsi="Calibri" w:cs="Calibri"/>
                </w:rPr>
                <w:delText>True</w:delText>
              </w:r>
            </w:del>
          </w:p>
        </w:tc>
      </w:tr>
      <w:tr w:rsidR="005A2227" w:rsidRPr="00E352EF" w:rsidDel="00390729" w14:paraId="5674FCE2" w14:textId="302B6FC6">
        <w:trPr>
          <w:del w:id="7534" w:author="Utente" w:date="2017-06-26T16:40: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0077D6" w14:textId="3FFAE80A" w:rsidR="005A2227" w:rsidRPr="00E352EF" w:rsidDel="00390729" w:rsidRDefault="0097053A" w:rsidP="00390729">
            <w:pPr>
              <w:rPr>
                <w:del w:id="7535" w:author="Utente" w:date="2017-06-26T16:40:00Z"/>
              </w:rPr>
            </w:pPr>
            <w:del w:id="7536" w:author="Utente" w:date="2017-06-26T16:40:00Z">
              <w:r w:rsidRPr="00E352EF" w:rsidDel="00390729">
                <w:rPr>
                  <w:rFonts w:ascii="Calibri" w:eastAsia="Calibri" w:hAnsi="Calibri" w:cs="Calibri"/>
                </w:rPr>
                <w:delText>4</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0235A5" w14:textId="214976D7" w:rsidR="005A2227" w:rsidRPr="00E352EF" w:rsidDel="00390729" w:rsidRDefault="0097053A" w:rsidP="00390729">
            <w:pPr>
              <w:rPr>
                <w:del w:id="7537" w:author="Utente" w:date="2017-06-26T16:40:00Z"/>
              </w:rPr>
            </w:pPr>
            <w:del w:id="7538" w:author="Utente" w:date="2017-06-26T16:40:00Z">
              <w:r w:rsidRPr="00E352EF" w:rsidDel="00390729">
                <w:rPr>
                  <w:rFonts w:ascii="Calibri" w:eastAsia="Calibri" w:hAnsi="Calibri" w:cs="Calibri"/>
                </w:rPr>
                <w:delText>A</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D0B9CF" w14:textId="0EF6E13C" w:rsidR="005A2227" w:rsidRPr="00E352EF" w:rsidDel="00390729" w:rsidRDefault="0097053A" w:rsidP="00390729">
            <w:pPr>
              <w:rPr>
                <w:del w:id="7539" w:author="Utente" w:date="2017-06-26T16:40:00Z"/>
              </w:rPr>
            </w:pPr>
            <w:del w:id="7540" w:author="Utente" w:date="2017-06-26T16:40:00Z">
              <w:r w:rsidRPr="00E352EF" w:rsidDel="00390729">
                <w:rPr>
                  <w:rFonts w:ascii="Calibri" w:eastAsia="Calibri" w:hAnsi="Calibri" w:cs="Calibri"/>
                </w:rPr>
                <w:delText>True</w:delText>
              </w:r>
            </w:del>
          </w:p>
        </w:tc>
      </w:tr>
      <w:tr w:rsidR="005A2227" w:rsidRPr="00E352EF" w:rsidDel="00390729" w14:paraId="4715BBD8" w14:textId="6AC71559">
        <w:trPr>
          <w:del w:id="7541" w:author="Utente" w:date="2017-06-26T16:40: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165D44" w14:textId="7A1215A5" w:rsidR="005A2227" w:rsidRPr="00E352EF" w:rsidDel="00390729" w:rsidRDefault="0097053A" w:rsidP="00390729">
            <w:pPr>
              <w:rPr>
                <w:del w:id="7542" w:author="Utente" w:date="2017-06-26T16:40:00Z"/>
              </w:rPr>
            </w:pPr>
            <w:del w:id="7543" w:author="Utente" w:date="2017-06-26T16:40:00Z">
              <w:r w:rsidRPr="00E352EF" w:rsidDel="00390729">
                <w:rPr>
                  <w:rFonts w:ascii="Calibri" w:eastAsia="Calibri" w:hAnsi="Calibri" w:cs="Calibri"/>
                </w:rPr>
                <w:delText>5</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04DA83" w14:textId="6D785339" w:rsidR="005A2227" w:rsidRPr="00E352EF" w:rsidDel="00390729" w:rsidRDefault="0097053A" w:rsidP="00390729">
            <w:pPr>
              <w:rPr>
                <w:del w:id="7544" w:author="Utente" w:date="2017-06-26T16:40:00Z"/>
              </w:rPr>
            </w:pPr>
            <w:del w:id="7545" w:author="Utente" w:date="2017-06-26T16:40:00Z">
              <w:r w:rsidRPr="00E352EF" w:rsidDel="00390729">
                <w:rPr>
                  <w:rFonts w:ascii="Calibri" w:eastAsia="Calibri" w:hAnsi="Calibri" w:cs="Calibri"/>
                </w:rPr>
                <w:delText>D</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3FA123" w14:textId="59A6B052" w:rsidR="005A2227" w:rsidRPr="00E352EF" w:rsidDel="00390729" w:rsidRDefault="0097053A" w:rsidP="00390729">
            <w:pPr>
              <w:rPr>
                <w:del w:id="7546" w:author="Utente" w:date="2017-06-26T16:40:00Z"/>
              </w:rPr>
            </w:pPr>
            <w:del w:id="7547" w:author="Utente" w:date="2017-06-26T16:40:00Z">
              <w:r w:rsidRPr="00E352EF" w:rsidDel="00390729">
                <w:rPr>
                  <w:rFonts w:ascii="Calibri" w:eastAsia="Calibri" w:hAnsi="Calibri" w:cs="Calibri"/>
                </w:rPr>
                <w:delText>False</w:delText>
              </w:r>
            </w:del>
          </w:p>
        </w:tc>
      </w:tr>
    </w:tbl>
    <w:p w14:paraId="27D41853" w14:textId="12B54C0C" w:rsidR="005A2227" w:rsidRPr="00E352EF" w:rsidDel="00161B00" w:rsidRDefault="005A2227">
      <w:pPr>
        <w:jc w:val="both"/>
        <w:rPr>
          <w:del w:id="7548" w:author="Utente" w:date="2017-07-05T17:08:00Z"/>
        </w:rPr>
      </w:pPr>
    </w:p>
    <w:p w14:paraId="0EB5ED3D" w14:textId="4FB99147" w:rsidR="005A2227" w:rsidRPr="00E352EF" w:rsidDel="00A313A3" w:rsidRDefault="0097053A" w:rsidP="00E83D59">
      <w:pPr>
        <w:pStyle w:val="Stile3"/>
        <w:rPr>
          <w:del w:id="7549" w:author="Utente" w:date="2017-06-26T15:33:00Z"/>
          <w:lang w:val="en-GB"/>
        </w:rPr>
      </w:pPr>
      <w:bookmarkStart w:id="7550" w:name="_Toc462659705"/>
      <w:bookmarkStart w:id="7551" w:name="_Toc463805765"/>
      <w:bookmarkStart w:id="7552" w:name="_Toc464487942"/>
      <w:del w:id="7553" w:author="Utente" w:date="2017-06-26T15:33:00Z">
        <w:r w:rsidRPr="00E352EF" w:rsidDel="00A313A3">
          <w:rPr>
            <w:lang w:val="en-GB"/>
          </w:rPr>
          <w:delText>match_characters</w:delText>
        </w:r>
        <w:bookmarkEnd w:id="7550"/>
        <w:bookmarkEnd w:id="7551"/>
        <w:bookmarkEnd w:id="7552"/>
      </w:del>
    </w:p>
    <w:p w14:paraId="745B02C4" w14:textId="36ECFB2C" w:rsidR="005A2227" w:rsidRPr="00E352EF" w:rsidDel="00A313A3" w:rsidRDefault="0097053A" w:rsidP="00543198">
      <w:pPr>
        <w:rPr>
          <w:del w:id="7554" w:author="Utente" w:date="2017-06-26T15:33:00Z"/>
          <w:rFonts w:ascii="Cambria" w:eastAsia="Calibri" w:hAnsi="Cambria" w:cs="Calibri"/>
          <w:i/>
          <w:color w:val="5B9BD5"/>
        </w:rPr>
      </w:pPr>
      <w:del w:id="7555" w:author="Utente" w:date="2017-06-26T15:33:00Z">
        <w:r w:rsidRPr="00E352EF" w:rsidDel="00A313A3">
          <w:rPr>
            <w:rFonts w:ascii="Cambria" w:eastAsia="Calibri" w:hAnsi="Cambria" w:cs="Calibri"/>
            <w:i/>
            <w:color w:val="5B9BD5"/>
          </w:rPr>
          <w:delText>Semantics</w:delText>
        </w:r>
      </w:del>
    </w:p>
    <w:p w14:paraId="62860F97" w14:textId="49195766" w:rsidR="005A2227" w:rsidRPr="00E352EF" w:rsidDel="00A313A3" w:rsidRDefault="0097053A" w:rsidP="00E83D59">
      <w:pPr>
        <w:rPr>
          <w:del w:id="7556" w:author="Utente" w:date="2017-06-26T15:33:00Z"/>
          <w:rFonts w:ascii="Cambria" w:hAnsi="Cambria"/>
        </w:rPr>
      </w:pPr>
      <w:del w:id="7557" w:author="Utente" w:date="2017-06-26T15:33:00Z">
        <w:r w:rsidRPr="00E352EF" w:rsidDel="00A313A3">
          <w:rPr>
            <w:rFonts w:ascii="Cambria" w:eastAsia="Calibri" w:hAnsi="Cambria" w:cs="Calibri"/>
          </w:rPr>
          <w:delText xml:space="preserve">The </w:delText>
        </w:r>
        <w:r w:rsidRPr="00E352EF" w:rsidDel="00A313A3">
          <w:rPr>
            <w:rFonts w:ascii="Cambria" w:eastAsia="Calibri" w:hAnsi="Cambria" w:cs="Calibri"/>
            <w:b/>
          </w:rPr>
          <w:delText>match_character</w:delText>
        </w:r>
        <w:r w:rsidRPr="00E352EF" w:rsidDel="00A313A3">
          <w:rPr>
            <w:rFonts w:ascii="Cambria" w:eastAsia="Calibri" w:hAnsi="Cambria" w:cs="Calibri"/>
          </w:rPr>
          <w:delText xml:space="preserve"> operator checks </w:delText>
        </w:r>
        <w:r w:rsidR="00286514" w:rsidRPr="00E352EF" w:rsidDel="00A313A3">
          <w:rPr>
            <w:rFonts w:ascii="Cambria" w:eastAsia="Calibri" w:hAnsi="Cambria" w:cs="Calibri"/>
          </w:rPr>
          <w:delText xml:space="preserve">whether </w:delText>
        </w:r>
        <w:r w:rsidRPr="00E352EF" w:rsidDel="00A313A3">
          <w:rPr>
            <w:rFonts w:ascii="Cambria" w:eastAsia="Calibri" w:hAnsi="Cambria" w:cs="Calibri"/>
          </w:rPr>
          <w:delText xml:space="preserve">a value respects a </w:delText>
        </w:r>
        <w:r w:rsidR="00286514" w:rsidRPr="00E352EF" w:rsidDel="00A313A3">
          <w:rPr>
            <w:rFonts w:ascii="Cambria" w:eastAsia="Calibri" w:hAnsi="Cambria" w:cs="Calibri"/>
          </w:rPr>
          <w:delText xml:space="preserve">given </w:delText>
        </w:r>
        <w:r w:rsidRPr="00E352EF" w:rsidDel="00A313A3">
          <w:rPr>
            <w:rFonts w:ascii="Cambria" w:eastAsia="Calibri" w:hAnsi="Cambria" w:cs="Calibri"/>
          </w:rPr>
          <w:delText>pattern</w:delText>
        </w:r>
      </w:del>
    </w:p>
    <w:p w14:paraId="4C10ED65" w14:textId="6C3AD040" w:rsidR="00E83D59" w:rsidRPr="00E352EF" w:rsidDel="00A313A3" w:rsidRDefault="00E83D59" w:rsidP="00E83D59">
      <w:pPr>
        <w:rPr>
          <w:del w:id="7558" w:author="Utente" w:date="2017-06-26T15:33:00Z"/>
          <w:rFonts w:ascii="Cambria" w:eastAsia="Calibri" w:hAnsi="Cambria" w:cs="Calibri"/>
          <w:i/>
          <w:color w:val="5B9BD5"/>
        </w:rPr>
      </w:pPr>
    </w:p>
    <w:p w14:paraId="407017DA" w14:textId="5E640DF6" w:rsidR="005A2227" w:rsidRPr="00E352EF" w:rsidDel="00A313A3" w:rsidRDefault="0097053A" w:rsidP="00543198">
      <w:pPr>
        <w:rPr>
          <w:del w:id="7559" w:author="Utente" w:date="2017-06-26T15:33:00Z"/>
          <w:rFonts w:ascii="Cambria" w:eastAsia="Calibri" w:hAnsi="Cambria" w:cs="Calibri"/>
          <w:i/>
          <w:color w:val="5B9BD5"/>
        </w:rPr>
      </w:pPr>
      <w:del w:id="7560" w:author="Utente" w:date="2017-06-26T15:33:00Z">
        <w:r w:rsidRPr="00E352EF" w:rsidDel="00A313A3">
          <w:rPr>
            <w:rFonts w:ascii="Cambria" w:eastAsia="Calibri" w:hAnsi="Cambria" w:cs="Calibri"/>
            <w:i/>
            <w:color w:val="5B9BD5"/>
          </w:rPr>
          <w:delText>Syntax</w:delText>
        </w:r>
      </w:del>
    </w:p>
    <w:p w14:paraId="274FF012" w14:textId="7B2D4B5F" w:rsidR="005A2227" w:rsidRPr="00E352EF" w:rsidDel="00A313A3" w:rsidRDefault="0097053A" w:rsidP="00E83D59">
      <w:pPr>
        <w:rPr>
          <w:del w:id="7561" w:author="Utente" w:date="2017-06-26T15:33:00Z"/>
          <w:rFonts w:ascii="Cambria" w:hAnsi="Cambria"/>
        </w:rPr>
      </w:pPr>
      <w:del w:id="7562" w:author="Utente" w:date="2017-06-26T15:33:00Z">
        <w:r w:rsidRPr="00E352EF" w:rsidDel="00A313A3">
          <w:rPr>
            <w:rFonts w:ascii="Cambria" w:eastAsia="Calibri" w:hAnsi="Cambria" w:cs="Calibri"/>
            <w:b/>
          </w:rPr>
          <w:delText xml:space="preserve">Match_characters ( </w:delText>
        </w:r>
        <w:r w:rsidRPr="00E352EF" w:rsidDel="00A313A3">
          <w:rPr>
            <w:rFonts w:ascii="Cambria" w:eastAsia="Calibri" w:hAnsi="Cambria" w:cs="Calibri"/>
            <w:i/>
          </w:rPr>
          <w:delText>ds</w:delText>
        </w:r>
        <w:r w:rsidRPr="00E352EF" w:rsidDel="00A313A3">
          <w:rPr>
            <w:rFonts w:ascii="Cambria" w:eastAsia="Calibri" w:hAnsi="Cambria" w:cs="Calibri"/>
          </w:rPr>
          <w:delText xml:space="preserve">, </w:delText>
        </w:r>
        <w:r w:rsidRPr="00E352EF" w:rsidDel="00A313A3">
          <w:rPr>
            <w:rFonts w:ascii="Cambria" w:eastAsia="Calibri" w:hAnsi="Cambria" w:cs="Calibri"/>
            <w:i/>
          </w:rPr>
          <w:delText>pattern</w:delText>
        </w:r>
        <w:r w:rsidRPr="00E352EF" w:rsidDel="00A313A3">
          <w:rPr>
            <w:rFonts w:ascii="Cambria" w:eastAsia="Calibri" w:hAnsi="Cambria" w:cs="Calibri"/>
          </w:rPr>
          <w:delText xml:space="preserve"> {, </w:delText>
        </w:r>
        <w:r w:rsidRPr="00E352EF" w:rsidDel="00A313A3">
          <w:rPr>
            <w:rFonts w:ascii="Cambria" w:eastAsia="Calibri" w:hAnsi="Cambria" w:cs="Calibri"/>
            <w:b/>
          </w:rPr>
          <w:delText>all</w:delText>
        </w:r>
        <w:r w:rsidRPr="00E352EF" w:rsidDel="00A313A3">
          <w:rPr>
            <w:rFonts w:ascii="Cambria" w:eastAsia="Calibri" w:hAnsi="Cambria" w:cs="Calibri"/>
          </w:rPr>
          <w:delText>}</w:delText>
        </w:r>
        <w:r w:rsidRPr="00E352EF" w:rsidDel="00A313A3">
          <w:rPr>
            <w:rFonts w:ascii="Cambria" w:eastAsia="Calibri" w:hAnsi="Cambria" w:cs="Calibri"/>
            <w:b/>
          </w:rPr>
          <w:delText>)</w:delText>
        </w:r>
      </w:del>
    </w:p>
    <w:p w14:paraId="40B9AF44" w14:textId="13B1793F" w:rsidR="00E83D59" w:rsidRPr="00E352EF" w:rsidDel="00A313A3" w:rsidRDefault="00E83D59" w:rsidP="00E83D59">
      <w:pPr>
        <w:rPr>
          <w:del w:id="7563" w:author="Utente" w:date="2017-06-26T15:33:00Z"/>
          <w:rFonts w:ascii="Cambria" w:eastAsia="Calibri" w:hAnsi="Cambria" w:cs="Calibri"/>
          <w:i/>
          <w:color w:val="5B9BD5"/>
        </w:rPr>
      </w:pPr>
    </w:p>
    <w:p w14:paraId="2E859D8B" w14:textId="7DFFE3E7" w:rsidR="005A2227" w:rsidRPr="00E352EF" w:rsidDel="00A313A3" w:rsidRDefault="0097053A" w:rsidP="00543198">
      <w:pPr>
        <w:rPr>
          <w:del w:id="7564" w:author="Utente" w:date="2017-06-26T15:33:00Z"/>
          <w:rFonts w:ascii="Cambria" w:eastAsia="Calibri" w:hAnsi="Cambria" w:cs="Calibri"/>
          <w:i/>
          <w:color w:val="5B9BD5"/>
        </w:rPr>
      </w:pPr>
      <w:del w:id="7565" w:author="Utente" w:date="2017-06-26T15:33:00Z">
        <w:r w:rsidRPr="00E352EF" w:rsidDel="00A313A3">
          <w:rPr>
            <w:rFonts w:ascii="Cambria" w:eastAsia="Calibri" w:hAnsi="Cambria" w:cs="Calibri"/>
            <w:i/>
            <w:color w:val="5B9BD5"/>
          </w:rPr>
          <w:delText>Parameters</w:delText>
        </w:r>
      </w:del>
    </w:p>
    <w:p w14:paraId="56F9AF2B" w14:textId="35718C67" w:rsidR="005A2227" w:rsidRPr="00E352EF" w:rsidDel="00A313A3" w:rsidRDefault="00E83D59" w:rsidP="00E83D59">
      <w:pPr>
        <w:rPr>
          <w:del w:id="7566" w:author="Utente" w:date="2017-06-26T15:33:00Z"/>
          <w:rFonts w:ascii="Cambria" w:hAnsi="Cambria"/>
        </w:rPr>
      </w:pPr>
      <w:del w:id="7567" w:author="Utente" w:date="2017-06-26T15:33:00Z">
        <w:r w:rsidRPr="00E352EF" w:rsidDel="00A313A3">
          <w:rPr>
            <w:rFonts w:ascii="Cambria" w:eastAsia="Calibri" w:hAnsi="Cambria" w:cs="Calibri"/>
            <w:i/>
          </w:rPr>
          <w:delText>d</w:delText>
        </w:r>
        <w:r w:rsidR="0097053A" w:rsidRPr="00E352EF" w:rsidDel="00A313A3">
          <w:rPr>
            <w:rFonts w:ascii="Cambria" w:eastAsia="Calibri" w:hAnsi="Cambria" w:cs="Calibri"/>
            <w:i/>
          </w:rPr>
          <w:delText>s</w:delText>
        </w:r>
        <w:r w:rsidRPr="00E352EF" w:rsidDel="00A313A3">
          <w:rPr>
            <w:rFonts w:ascii="Cambria" w:eastAsia="Calibri" w:hAnsi="Cambria" w:cs="Calibri"/>
          </w:rPr>
          <w:delText xml:space="preserve"> </w:delText>
        </w:r>
        <w:r w:rsidRPr="00E352EF" w:rsidDel="00A313A3">
          <w:rPr>
            <w:rFonts w:ascii="Cambria" w:hAnsi="Cambria"/>
          </w:rPr>
          <w:delText>:</w:delText>
        </w:r>
        <w:r w:rsidR="0097053A" w:rsidRPr="00E352EF" w:rsidDel="00A313A3">
          <w:rPr>
            <w:rFonts w:ascii="Cambria" w:eastAsia="Calibri" w:hAnsi="Cambria" w:cs="Calibri"/>
          </w:rPr>
          <w:delText xml:space="preserve"> dataset {identifier &lt;IDENT&gt; as scalar-type}+ {measure &lt;IDENT&gt; as string }*</w:delText>
        </w:r>
      </w:del>
    </w:p>
    <w:p w14:paraId="43C1DE03" w14:textId="7CB97D43" w:rsidR="005A2227" w:rsidRPr="00E352EF" w:rsidDel="00A313A3" w:rsidRDefault="0097053A" w:rsidP="00AB605E">
      <w:pPr>
        <w:rPr>
          <w:del w:id="7568" w:author="Utente" w:date="2017-06-26T15:33:00Z"/>
          <w:rFonts w:ascii="Cambria" w:hAnsi="Cambria"/>
        </w:rPr>
      </w:pPr>
      <w:del w:id="7569" w:author="Utente" w:date="2017-06-26T15:33:00Z">
        <w:r w:rsidRPr="00E352EF" w:rsidDel="00A313A3">
          <w:rPr>
            <w:rFonts w:ascii="Cambria" w:hAnsi="Cambria"/>
          </w:rPr>
          <w:tab/>
        </w:r>
        <w:r w:rsidRPr="00E352EF" w:rsidDel="00A313A3">
          <w:rPr>
            <w:rFonts w:ascii="Cambria" w:hAnsi="Cambria"/>
          </w:rPr>
          <w:tab/>
        </w:r>
        <w:r w:rsidRPr="00E352EF" w:rsidDel="00A313A3">
          <w:rPr>
            <w:rFonts w:ascii="Cambria" w:eastAsia="Calibri" w:hAnsi="Cambria"/>
          </w:rPr>
          <w:delText xml:space="preserve">      {attribute &lt;IDENT&gt; as scalar-type}*</w:delText>
        </w:r>
      </w:del>
    </w:p>
    <w:p w14:paraId="7F6EE750" w14:textId="0D064A8D" w:rsidR="005A2227" w:rsidRPr="00E352EF" w:rsidDel="00A313A3" w:rsidRDefault="00E83D59" w:rsidP="00E83D59">
      <w:pPr>
        <w:rPr>
          <w:del w:id="7570" w:author="Utente" w:date="2017-06-26T15:33:00Z"/>
          <w:rFonts w:ascii="Cambria" w:hAnsi="Cambria"/>
        </w:rPr>
      </w:pPr>
      <w:del w:id="7571" w:author="Utente" w:date="2017-06-26T15:33:00Z">
        <w:r w:rsidRPr="00E352EF" w:rsidDel="00A313A3">
          <w:rPr>
            <w:rFonts w:ascii="Cambria" w:eastAsia="Calibri" w:hAnsi="Cambria" w:cs="Calibri"/>
            <w:i/>
          </w:rPr>
          <w:delText>p</w:delText>
        </w:r>
        <w:r w:rsidR="0097053A" w:rsidRPr="00E352EF" w:rsidDel="00A313A3">
          <w:rPr>
            <w:rFonts w:ascii="Cambria" w:eastAsia="Calibri" w:hAnsi="Cambria" w:cs="Calibri"/>
            <w:i/>
          </w:rPr>
          <w:delText>attern</w:delText>
        </w:r>
        <w:r w:rsidRPr="00E352EF" w:rsidDel="00A313A3">
          <w:rPr>
            <w:rFonts w:ascii="Cambria" w:hAnsi="Cambria"/>
            <w:i/>
          </w:rPr>
          <w:delText xml:space="preserve"> :</w:delText>
        </w:r>
        <w:r w:rsidR="0097053A" w:rsidRPr="00E352EF" w:rsidDel="00A313A3">
          <w:rPr>
            <w:rFonts w:ascii="Cambria" w:eastAsia="Calibri" w:hAnsi="Cambria" w:cs="Calibri"/>
          </w:rPr>
          <w:delText xml:space="preserve"> regexp</w:delText>
        </w:r>
      </w:del>
    </w:p>
    <w:p w14:paraId="5CACDA2D" w14:textId="24A61016" w:rsidR="005A2227" w:rsidRPr="00E352EF" w:rsidDel="00A313A3" w:rsidRDefault="0097053A" w:rsidP="00E83D59">
      <w:pPr>
        <w:jc w:val="both"/>
        <w:rPr>
          <w:del w:id="7572" w:author="Utente" w:date="2017-06-26T15:33:00Z"/>
          <w:rFonts w:ascii="Cambria" w:eastAsia="Calibri" w:hAnsi="Cambria" w:cs="Calibri"/>
        </w:rPr>
      </w:pPr>
      <w:del w:id="7573" w:author="Utente" w:date="2017-06-26T15:33:00Z">
        <w:r w:rsidRPr="00E352EF" w:rsidDel="00A313A3">
          <w:rPr>
            <w:rFonts w:ascii="Cambria" w:eastAsia="Calibri" w:hAnsi="Cambria" w:cs="Calibri"/>
            <w:i/>
          </w:rPr>
          <w:delText>regexp</w:delText>
        </w:r>
        <w:r w:rsidR="00E83D59" w:rsidRPr="00E352EF" w:rsidDel="00A313A3">
          <w:rPr>
            <w:rFonts w:ascii="Cambria" w:eastAsia="Calibri" w:hAnsi="Cambria" w:cs="Calibri"/>
          </w:rPr>
          <w:delText xml:space="preserve"> : </w:delText>
        </w:r>
        <w:r w:rsidRPr="00E352EF" w:rsidDel="00A313A3">
          <w:rPr>
            <w:rFonts w:ascii="Cambria" w:eastAsia="Calibri" w:hAnsi="Cambria" w:cs="Calibri"/>
          </w:rPr>
          <w:delText>string</w:delText>
        </w:r>
      </w:del>
    </w:p>
    <w:p w14:paraId="6E3AE2C3" w14:textId="11C3D611" w:rsidR="00E83D59" w:rsidRPr="00E352EF" w:rsidDel="00A313A3" w:rsidRDefault="00E83D59" w:rsidP="00E83D59">
      <w:pPr>
        <w:jc w:val="both"/>
        <w:rPr>
          <w:del w:id="7574" w:author="Utente" w:date="2017-06-26T15:33:00Z"/>
          <w:rFonts w:ascii="Cambria" w:hAnsi="Cambria"/>
        </w:rPr>
      </w:pPr>
    </w:p>
    <w:p w14:paraId="641A3AB0" w14:textId="1BF40024" w:rsidR="005A2227" w:rsidRPr="00E352EF" w:rsidDel="00A313A3" w:rsidRDefault="0097053A" w:rsidP="008A7573">
      <w:pPr>
        <w:numPr>
          <w:ilvl w:val="0"/>
          <w:numId w:val="26"/>
        </w:numPr>
        <w:ind w:left="360"/>
        <w:jc w:val="both"/>
        <w:rPr>
          <w:del w:id="7575" w:author="Utente" w:date="2017-06-26T15:33:00Z"/>
          <w:rFonts w:ascii="Cambria" w:hAnsi="Cambria"/>
        </w:rPr>
      </w:pPr>
      <w:del w:id="7576" w:author="Utente" w:date="2017-06-26T15:33:00Z">
        <w:r w:rsidRPr="00E352EF" w:rsidDel="00A313A3">
          <w:rPr>
            <w:rFonts w:ascii="Cambria" w:eastAsia="Calibri" w:hAnsi="Cambria" w:cs="Calibri"/>
            <w:i/>
          </w:rPr>
          <w:delText xml:space="preserve">ds – </w:delText>
        </w:r>
        <w:r w:rsidRPr="00E352EF" w:rsidDel="00A313A3">
          <w:rPr>
            <w:rFonts w:ascii="Cambria" w:eastAsia="Calibri" w:hAnsi="Cambria" w:cs="Calibri"/>
          </w:rPr>
          <w:delText>is the input Dataset</w:delText>
        </w:r>
        <w:r w:rsidRPr="00E352EF" w:rsidDel="00A313A3">
          <w:rPr>
            <w:rFonts w:ascii="Cambria" w:eastAsia="Calibri" w:hAnsi="Cambria" w:cs="Calibri"/>
            <w:i/>
          </w:rPr>
          <w:delText>.</w:delText>
        </w:r>
      </w:del>
    </w:p>
    <w:p w14:paraId="5D4A68D9" w14:textId="5D368D0B" w:rsidR="005A2227" w:rsidRPr="00E352EF" w:rsidDel="00A313A3" w:rsidRDefault="0097053A" w:rsidP="008A7573">
      <w:pPr>
        <w:numPr>
          <w:ilvl w:val="0"/>
          <w:numId w:val="26"/>
        </w:numPr>
        <w:ind w:left="360"/>
        <w:jc w:val="both"/>
        <w:rPr>
          <w:del w:id="7577" w:author="Utente" w:date="2017-06-26T15:33:00Z"/>
          <w:rFonts w:ascii="Cambria" w:hAnsi="Cambria"/>
        </w:rPr>
      </w:pPr>
      <w:del w:id="7578" w:author="Utente" w:date="2017-06-26T15:33:00Z">
        <w:r w:rsidRPr="00E352EF" w:rsidDel="00A313A3">
          <w:rPr>
            <w:rFonts w:ascii="Cambria" w:eastAsia="Calibri" w:hAnsi="Cambria" w:cs="Calibri"/>
            <w:i/>
          </w:rPr>
          <w:delText xml:space="preserve">pattern – </w:delText>
        </w:r>
        <w:r w:rsidRPr="00E352EF" w:rsidDel="00A313A3">
          <w:rPr>
            <w:rFonts w:ascii="Cambria" w:eastAsia="Calibri" w:hAnsi="Cambria" w:cs="Calibri"/>
          </w:rPr>
          <w:delText>is a regular expression that defines a string pattern.</w:delText>
        </w:r>
      </w:del>
    </w:p>
    <w:p w14:paraId="0AA530CA" w14:textId="43BD8DF6" w:rsidR="005A2227" w:rsidRPr="00E352EF" w:rsidDel="00A313A3" w:rsidRDefault="0097053A" w:rsidP="008A7573">
      <w:pPr>
        <w:numPr>
          <w:ilvl w:val="0"/>
          <w:numId w:val="26"/>
        </w:numPr>
        <w:ind w:left="360"/>
        <w:jc w:val="both"/>
        <w:rPr>
          <w:del w:id="7579" w:author="Utente" w:date="2017-06-26T15:33:00Z"/>
          <w:rFonts w:ascii="Cambria" w:hAnsi="Cambria"/>
        </w:rPr>
      </w:pPr>
      <w:del w:id="7580" w:author="Utente" w:date="2017-06-26T15:33:00Z">
        <w:r w:rsidRPr="00E352EF" w:rsidDel="00A313A3">
          <w:rPr>
            <w:rFonts w:ascii="Cambria" w:eastAsia="Calibri" w:hAnsi="Cambria" w:cs="Calibri"/>
            <w:i/>
          </w:rPr>
          <w:delText xml:space="preserve">regexp </w:delText>
        </w:r>
        <w:r w:rsidR="0062787A" w:rsidRPr="00E352EF" w:rsidDel="00A313A3">
          <w:rPr>
            <w:rFonts w:ascii="Cambria" w:eastAsia="Calibri" w:hAnsi="Cambria" w:cs="Calibri"/>
            <w:i/>
          </w:rPr>
          <w:delText>–</w:delText>
        </w:r>
        <w:r w:rsidRPr="00E352EF" w:rsidDel="00A313A3">
          <w:rPr>
            <w:rFonts w:ascii="Cambria" w:eastAsia="Calibri" w:hAnsi="Cambria" w:cs="Calibri"/>
            <w:i/>
          </w:rPr>
          <w:delText xml:space="preserve"> </w:delText>
        </w:r>
        <w:r w:rsidRPr="00E352EF" w:rsidDel="00A313A3">
          <w:rPr>
            <w:rFonts w:ascii="Cambria" w:eastAsia="Calibri" w:hAnsi="Cambria" w:cs="Calibri"/>
          </w:rPr>
          <w:delText>is a regular expression.</w:delText>
        </w:r>
      </w:del>
    </w:p>
    <w:p w14:paraId="7E4D74B2" w14:textId="59FBDCF3" w:rsidR="00E83D59" w:rsidRPr="00E352EF" w:rsidDel="00A313A3" w:rsidRDefault="00E83D59" w:rsidP="00E83D59">
      <w:pPr>
        <w:rPr>
          <w:del w:id="7581" w:author="Utente" w:date="2017-06-26T15:33:00Z"/>
          <w:rFonts w:ascii="Cambria" w:eastAsia="Calibri" w:hAnsi="Cambria" w:cs="Calibri"/>
          <w:i/>
          <w:color w:val="5B9BD5"/>
        </w:rPr>
      </w:pPr>
    </w:p>
    <w:p w14:paraId="7C82BD28" w14:textId="08D5F997" w:rsidR="005A2227" w:rsidRPr="00E352EF" w:rsidDel="00A313A3" w:rsidRDefault="0097053A" w:rsidP="00543198">
      <w:pPr>
        <w:rPr>
          <w:del w:id="7582" w:author="Utente" w:date="2017-06-26T15:33:00Z"/>
          <w:rFonts w:ascii="Cambria" w:eastAsia="Calibri" w:hAnsi="Cambria" w:cs="Calibri"/>
          <w:i/>
          <w:color w:val="5B9BD5"/>
        </w:rPr>
      </w:pPr>
      <w:del w:id="7583" w:author="Utente" w:date="2017-06-26T15:33:00Z">
        <w:r w:rsidRPr="00E352EF" w:rsidDel="00A313A3">
          <w:rPr>
            <w:rFonts w:ascii="Cambria" w:eastAsia="Calibri" w:hAnsi="Cambria" w:cs="Calibri"/>
            <w:i/>
            <w:color w:val="5B9BD5"/>
          </w:rPr>
          <w:delText>Constraints</w:delText>
        </w:r>
      </w:del>
    </w:p>
    <w:p w14:paraId="3E9FA855" w14:textId="377EA384" w:rsidR="005A2227" w:rsidRPr="00E352EF" w:rsidDel="00A313A3" w:rsidRDefault="0097053A" w:rsidP="008A7573">
      <w:pPr>
        <w:numPr>
          <w:ilvl w:val="0"/>
          <w:numId w:val="27"/>
        </w:numPr>
        <w:ind w:left="360"/>
        <w:jc w:val="both"/>
        <w:rPr>
          <w:del w:id="7584" w:author="Utente" w:date="2017-06-26T15:33:00Z"/>
          <w:rFonts w:ascii="Cambria" w:hAnsi="Cambria"/>
        </w:rPr>
      </w:pPr>
      <w:del w:id="7585" w:author="Utente" w:date="2017-06-26T15:33:00Z">
        <w:r w:rsidRPr="00E352EF" w:rsidDel="00A313A3">
          <w:rPr>
            <w:rFonts w:ascii="Cambria" w:eastAsia="Calibri" w:hAnsi="Cambria" w:cs="Calibri"/>
            <w:i/>
          </w:rPr>
          <w:delText xml:space="preserve">ds </w:delText>
        </w:r>
        <w:r w:rsidRPr="00E352EF" w:rsidDel="00A313A3">
          <w:rPr>
            <w:rFonts w:ascii="Cambria" w:eastAsia="Calibri" w:hAnsi="Cambria" w:cs="Calibri"/>
          </w:rPr>
          <w:delText xml:space="preserve">must have only one </w:delText>
        </w:r>
        <w:r w:rsidRPr="00E352EF" w:rsidDel="00A313A3">
          <w:rPr>
            <w:rFonts w:ascii="Cambria" w:eastAsia="Calibri" w:hAnsi="Cambria" w:cs="Calibri"/>
            <w:b/>
          </w:rPr>
          <w:delText>string</w:delText>
        </w:r>
        <w:r w:rsidRPr="00E352EF" w:rsidDel="00A313A3">
          <w:rPr>
            <w:rFonts w:ascii="Cambria" w:eastAsia="Calibri" w:hAnsi="Cambria" w:cs="Calibri"/>
          </w:rPr>
          <w:delText xml:space="preserve"> Measure Components (static).</w:delText>
        </w:r>
      </w:del>
    </w:p>
    <w:p w14:paraId="0E09A803" w14:textId="1C0AAD12" w:rsidR="005A2227" w:rsidRPr="00E352EF" w:rsidDel="00A313A3" w:rsidRDefault="0097053A" w:rsidP="008A7573">
      <w:pPr>
        <w:numPr>
          <w:ilvl w:val="0"/>
          <w:numId w:val="27"/>
        </w:numPr>
        <w:ind w:left="360"/>
        <w:rPr>
          <w:del w:id="7586" w:author="Utente" w:date="2017-06-26T15:33:00Z"/>
          <w:rFonts w:ascii="Cambria" w:hAnsi="Cambria"/>
        </w:rPr>
      </w:pPr>
      <w:del w:id="7587" w:author="Utente" w:date="2017-06-26T15:33:00Z">
        <w:r w:rsidRPr="00E352EF" w:rsidDel="00A313A3">
          <w:rPr>
            <w:rFonts w:ascii="Cambria" w:eastAsia="Calibri" w:hAnsi="Cambria" w:cs="Calibri"/>
            <w:i/>
          </w:rPr>
          <w:delText xml:space="preserve">pattern </w:delText>
        </w:r>
        <w:r w:rsidRPr="00E352EF" w:rsidDel="00A313A3">
          <w:rPr>
            <w:rFonts w:ascii="Cambria" w:eastAsia="Calibri" w:hAnsi="Cambria" w:cs="Calibri"/>
          </w:rPr>
          <w:delText>must be a regular expression according to POSIX extended standard</w:delText>
        </w:r>
        <w:r w:rsidRPr="00E352EF" w:rsidDel="00A313A3">
          <w:rPr>
            <w:rFonts w:ascii="Cambria" w:eastAsia="Calibri" w:hAnsi="Cambria" w:cs="Calibri"/>
            <w:i/>
          </w:rPr>
          <w:delText xml:space="preserve"> </w:delText>
        </w:r>
        <w:r w:rsidRPr="00E352EF" w:rsidDel="00A313A3">
          <w:rPr>
            <w:rFonts w:ascii="Cambria" w:eastAsia="Calibri" w:hAnsi="Cambria" w:cs="Calibri"/>
          </w:rPr>
          <w:delText>(</w:delText>
        </w:r>
        <w:r w:rsidR="00E822CA" w:rsidDel="00A313A3">
          <w:fldChar w:fldCharType="begin"/>
        </w:r>
        <w:r w:rsidR="00E822CA" w:rsidDel="00A313A3">
          <w:delInstrText xml:space="preserve"> HYPERLINK "http://pubs.opengroup.org/onlinepubs/009696899/basedefs/xbd_chap09.html" </w:delInstrText>
        </w:r>
        <w:r w:rsidR="00E822CA" w:rsidDel="00A313A3">
          <w:fldChar w:fldCharType="separate"/>
        </w:r>
        <w:r w:rsidRPr="00E352EF" w:rsidDel="00A313A3">
          <w:rPr>
            <w:rFonts w:ascii="Cambria" w:eastAsia="Calibri" w:hAnsi="Cambria" w:cs="Calibri"/>
            <w:color w:val="0000FF"/>
            <w:u w:val="single" w:color="0000FF"/>
          </w:rPr>
          <w:delText>http:pubs.opengroup.org/onlinepubs/009696899/basedefs/xbd_chap09.html</w:delText>
        </w:r>
        <w:r w:rsidR="00E822CA" w:rsidDel="00A313A3">
          <w:rPr>
            <w:rFonts w:ascii="Cambria" w:eastAsia="Calibri" w:hAnsi="Cambria" w:cs="Calibri"/>
            <w:color w:val="0000FF"/>
            <w:u w:val="single" w:color="0000FF"/>
          </w:rPr>
          <w:fldChar w:fldCharType="end"/>
        </w:r>
        <w:r w:rsidRPr="00E352EF" w:rsidDel="00A313A3">
          <w:rPr>
            <w:rFonts w:ascii="Cambria" w:eastAsia="Calibri" w:hAnsi="Cambria" w:cs="Calibri"/>
          </w:rPr>
          <w:delText>) (static).</w:delText>
        </w:r>
      </w:del>
    </w:p>
    <w:p w14:paraId="237F3A7B" w14:textId="609E3E44" w:rsidR="005A2227" w:rsidRPr="00E352EF" w:rsidDel="00A313A3" w:rsidRDefault="005A2227" w:rsidP="00E83D59">
      <w:pPr>
        <w:rPr>
          <w:del w:id="7588" w:author="Utente" w:date="2017-06-26T15:33:00Z"/>
          <w:rFonts w:ascii="Cambria" w:hAnsi="Cambria"/>
        </w:rPr>
      </w:pPr>
    </w:p>
    <w:p w14:paraId="62F34DC8" w14:textId="4FD5D81B" w:rsidR="005A2227" w:rsidRPr="00E352EF" w:rsidDel="00A313A3" w:rsidRDefault="0097053A" w:rsidP="00543198">
      <w:pPr>
        <w:rPr>
          <w:del w:id="7589" w:author="Utente" w:date="2017-06-26T15:33:00Z"/>
          <w:rFonts w:ascii="Cambria" w:eastAsia="Calibri" w:hAnsi="Cambria" w:cs="Calibri"/>
          <w:i/>
          <w:color w:val="5B9BD5"/>
        </w:rPr>
      </w:pPr>
      <w:del w:id="7590" w:author="Utente" w:date="2017-06-26T15:33:00Z">
        <w:r w:rsidRPr="00E352EF" w:rsidDel="00A313A3">
          <w:rPr>
            <w:rFonts w:ascii="Cambria" w:eastAsia="Calibri" w:hAnsi="Cambria" w:cs="Calibri"/>
            <w:i/>
            <w:color w:val="5B9BD5"/>
          </w:rPr>
          <w:delText>Returns</w:delText>
        </w:r>
      </w:del>
    </w:p>
    <w:p w14:paraId="2AFBEE57" w14:textId="3172DDFC" w:rsidR="005A2227" w:rsidRPr="00E352EF" w:rsidDel="00A313A3" w:rsidRDefault="0097053A" w:rsidP="00E83D59">
      <w:pPr>
        <w:rPr>
          <w:del w:id="7591" w:author="Utente" w:date="2017-06-26T15:33:00Z"/>
          <w:rFonts w:ascii="Cambria" w:hAnsi="Cambria"/>
        </w:rPr>
      </w:pPr>
      <w:del w:id="7592" w:author="Utente" w:date="2017-06-26T15:33:00Z">
        <w:r w:rsidRPr="00E352EF" w:rsidDel="00A313A3">
          <w:rPr>
            <w:rFonts w:ascii="Cambria" w:eastAsia="Calibri" w:hAnsi="Cambria" w:cs="Calibri"/>
          </w:rPr>
          <w:delText xml:space="preserve">A Dataset having the same Identifier and </w:delText>
        </w:r>
        <w:r w:rsidR="000F7FB5" w:rsidRPr="00E352EF" w:rsidDel="00A313A3">
          <w:rPr>
            <w:rFonts w:ascii="Cambria" w:eastAsia="Calibri" w:hAnsi="Cambria" w:cs="Calibri"/>
          </w:rPr>
          <w:delText xml:space="preserve">Attribute Components and a </w:delText>
        </w:r>
        <w:r w:rsidRPr="00E352EF" w:rsidDel="00A313A3">
          <w:rPr>
            <w:rFonts w:ascii="Cambria" w:eastAsia="Calibri" w:hAnsi="Cambria" w:cs="Calibri"/>
          </w:rPr>
          <w:delText xml:space="preserve">Boolean Measure Component for each string Measure Component in </w:delText>
        </w:r>
        <w:r w:rsidRPr="00E352EF" w:rsidDel="00A313A3">
          <w:rPr>
            <w:rFonts w:ascii="Cambria" w:eastAsia="Calibri" w:hAnsi="Cambria" w:cs="Calibri"/>
            <w:i/>
          </w:rPr>
          <w:delText>ds</w:delText>
        </w:r>
        <w:r w:rsidRPr="00E352EF" w:rsidDel="00A313A3">
          <w:rPr>
            <w:rFonts w:ascii="Cambria" w:eastAsia="Calibri" w:hAnsi="Cambria" w:cs="Calibri"/>
          </w:rPr>
          <w:delText xml:space="preserve"> with the same name concatenated with the suffix  “</w:delText>
        </w:r>
        <w:r w:rsidRPr="00E352EF" w:rsidDel="00A313A3">
          <w:rPr>
            <w:rFonts w:ascii="Cambria" w:eastAsia="Calibri" w:hAnsi="Cambria" w:cs="Calibri"/>
            <w:b/>
          </w:rPr>
          <w:delText>_</w:delText>
        </w:r>
        <w:r w:rsidR="00C847B8" w:rsidRPr="00E352EF" w:rsidDel="00A313A3">
          <w:rPr>
            <w:rFonts w:ascii="Cambria" w:eastAsia="Calibri" w:hAnsi="Cambria" w:cs="Calibri"/>
            <w:b/>
          </w:rPr>
          <w:delText>CONDITION</w:delText>
        </w:r>
        <w:r w:rsidRPr="00E352EF" w:rsidDel="00A313A3">
          <w:rPr>
            <w:rFonts w:ascii="Cambria" w:eastAsia="Calibri" w:hAnsi="Cambria" w:cs="Calibri"/>
          </w:rPr>
          <w:delText>”</w:delText>
        </w:r>
        <w:r w:rsidR="00713CDB" w:rsidRPr="00E352EF" w:rsidDel="00A313A3">
          <w:rPr>
            <w:rFonts w:ascii="Cambria" w:eastAsia="Calibri" w:hAnsi="Cambria" w:cs="Calibri"/>
          </w:rPr>
          <w:delText>,</w:delText>
        </w:r>
        <w:r w:rsidRPr="00E352EF" w:rsidDel="00A313A3">
          <w:rPr>
            <w:rFonts w:ascii="Cambria" w:eastAsia="Calibri" w:hAnsi="Cambria" w:cs="Calibri"/>
          </w:rPr>
          <w:delText xml:space="preserve">  containing the value resulting from the matching between the values in </w:delText>
        </w:r>
        <w:r w:rsidRPr="00E352EF" w:rsidDel="00A313A3">
          <w:rPr>
            <w:rFonts w:ascii="Cambria" w:eastAsia="Calibri" w:hAnsi="Cambria" w:cs="Calibri"/>
            <w:i/>
          </w:rPr>
          <w:delText xml:space="preserve">ds </w:delText>
        </w:r>
        <w:r w:rsidRPr="00E352EF" w:rsidDel="00A313A3">
          <w:rPr>
            <w:rFonts w:ascii="Cambria" w:eastAsia="Calibri" w:hAnsi="Cambria" w:cs="Calibri"/>
          </w:rPr>
          <w:delText xml:space="preserve">and the specified </w:delText>
        </w:r>
        <w:r w:rsidRPr="00E352EF" w:rsidDel="00A313A3">
          <w:rPr>
            <w:rFonts w:ascii="Cambria" w:eastAsia="Calibri" w:hAnsi="Cambria" w:cs="Calibri"/>
            <w:i/>
          </w:rPr>
          <w:delText>pattern.</w:delText>
        </w:r>
      </w:del>
    </w:p>
    <w:p w14:paraId="1DF33CAD" w14:textId="1EBAC9EA" w:rsidR="00E83D59" w:rsidRPr="00E352EF" w:rsidDel="00A313A3" w:rsidRDefault="00E83D59" w:rsidP="00E83D59">
      <w:pPr>
        <w:rPr>
          <w:del w:id="7593" w:author="Utente" w:date="2017-06-26T15:33:00Z"/>
          <w:rFonts w:ascii="Cambria" w:eastAsia="Calibri" w:hAnsi="Cambria" w:cs="Calibri"/>
          <w:i/>
          <w:color w:val="5B9BD5"/>
        </w:rPr>
      </w:pPr>
    </w:p>
    <w:p w14:paraId="176B6DC0" w14:textId="15025928" w:rsidR="005A2227" w:rsidRPr="00E352EF" w:rsidDel="00A313A3" w:rsidRDefault="0097053A" w:rsidP="00543198">
      <w:pPr>
        <w:rPr>
          <w:del w:id="7594" w:author="Utente" w:date="2017-06-26T15:33:00Z"/>
          <w:rFonts w:ascii="Cambria" w:eastAsia="Calibri" w:hAnsi="Cambria" w:cs="Calibri"/>
          <w:i/>
          <w:color w:val="5B9BD5"/>
        </w:rPr>
      </w:pPr>
      <w:del w:id="7595" w:author="Utente" w:date="2017-06-26T15:33:00Z">
        <w:r w:rsidRPr="00E352EF" w:rsidDel="00A313A3">
          <w:rPr>
            <w:rFonts w:ascii="Cambria" w:eastAsia="Calibri" w:hAnsi="Cambria" w:cs="Calibri"/>
            <w:i/>
            <w:color w:val="5B9BD5"/>
          </w:rPr>
          <w:delText>Semantic specification</w:delText>
        </w:r>
      </w:del>
    </w:p>
    <w:p w14:paraId="0F5E1B5F" w14:textId="0B834871" w:rsidR="005A2227" w:rsidRPr="00E352EF" w:rsidDel="00A313A3" w:rsidRDefault="0097053A" w:rsidP="00E83D59">
      <w:pPr>
        <w:rPr>
          <w:del w:id="7596" w:author="Utente" w:date="2017-06-26T15:33:00Z"/>
          <w:rFonts w:ascii="Cambria" w:hAnsi="Cambria"/>
        </w:rPr>
      </w:pPr>
      <w:del w:id="7597" w:author="Utente" w:date="2017-06-26T15:33:00Z">
        <w:r w:rsidRPr="00E352EF" w:rsidDel="00A313A3">
          <w:rPr>
            <w:rFonts w:ascii="Cambria" w:eastAsia="Calibri" w:hAnsi="Cambria" w:cs="Calibri"/>
          </w:rPr>
          <w:delText xml:space="preserve">The Data Points of </w:delText>
        </w:r>
        <w:r w:rsidRPr="00E352EF" w:rsidDel="00A313A3">
          <w:rPr>
            <w:rFonts w:ascii="Cambria" w:eastAsia="Calibri" w:hAnsi="Cambria" w:cs="Calibri"/>
            <w:i/>
          </w:rPr>
          <w:delText>ds</w:delText>
        </w:r>
        <w:r w:rsidRPr="00E352EF" w:rsidDel="00A313A3">
          <w:rPr>
            <w:rFonts w:ascii="Cambria" w:eastAsia="Calibri" w:hAnsi="Cambria" w:cs="Calibri"/>
          </w:rPr>
          <w:delText xml:space="preserve"> are copied into the output Dataset; the Boolean Measure Component will have </w:delText>
        </w:r>
        <w:r w:rsidRPr="00E352EF" w:rsidDel="00A313A3">
          <w:rPr>
            <w:rFonts w:ascii="Cambria" w:eastAsia="Calibri" w:hAnsi="Cambria" w:cs="Calibri"/>
            <w:i/>
          </w:rPr>
          <w:delText>true</w:delText>
        </w:r>
        <w:r w:rsidRPr="00E352EF" w:rsidDel="00A313A3">
          <w:rPr>
            <w:rFonts w:ascii="Cambria" w:eastAsia="Calibri" w:hAnsi="Cambria" w:cs="Calibri"/>
          </w:rPr>
          <w:delText xml:space="preserve"> if the respective in </w:delText>
        </w:r>
        <w:r w:rsidRPr="00E352EF" w:rsidDel="00A313A3">
          <w:rPr>
            <w:rFonts w:ascii="Cambria" w:eastAsia="Calibri" w:hAnsi="Cambria" w:cs="Calibri"/>
            <w:i/>
          </w:rPr>
          <w:delText>ds</w:delText>
        </w:r>
        <w:r w:rsidRPr="00E352EF" w:rsidDel="00A313A3">
          <w:rPr>
            <w:rFonts w:ascii="Cambria" w:eastAsia="Calibri" w:hAnsi="Cambria" w:cs="Calibri"/>
          </w:rPr>
          <w:delText xml:space="preserve"> matches with the </w:delText>
        </w:r>
        <w:r w:rsidRPr="00E352EF" w:rsidDel="00A313A3">
          <w:rPr>
            <w:rFonts w:ascii="Cambria" w:eastAsia="Calibri" w:hAnsi="Cambria" w:cs="Calibri"/>
            <w:i/>
          </w:rPr>
          <w:delText>pattern</w:delText>
        </w:r>
        <w:r w:rsidRPr="00E352EF" w:rsidDel="00A313A3">
          <w:rPr>
            <w:rFonts w:ascii="Cambria" w:eastAsia="Calibri" w:hAnsi="Cambria" w:cs="Calibri"/>
          </w:rPr>
          <w:delText xml:space="preserve">, </w:delText>
        </w:r>
        <w:r w:rsidRPr="00E352EF" w:rsidDel="00A313A3">
          <w:rPr>
            <w:rFonts w:ascii="Cambria" w:eastAsia="Calibri" w:hAnsi="Cambria" w:cs="Calibri"/>
            <w:i/>
          </w:rPr>
          <w:delText>false</w:delText>
        </w:r>
        <w:r w:rsidRPr="00E352EF" w:rsidDel="00A313A3">
          <w:rPr>
            <w:rFonts w:ascii="Cambria" w:eastAsia="Calibri" w:hAnsi="Cambria" w:cs="Calibri"/>
          </w:rPr>
          <w:delText xml:space="preserve"> otherwise.</w:delText>
        </w:r>
      </w:del>
    </w:p>
    <w:p w14:paraId="284CBCF7" w14:textId="4742767F" w:rsidR="005A2227" w:rsidRPr="00E352EF" w:rsidDel="00A313A3" w:rsidRDefault="0097053A" w:rsidP="00E83D59">
      <w:pPr>
        <w:rPr>
          <w:del w:id="7598" w:author="Utente" w:date="2017-06-26T15:33:00Z"/>
          <w:rFonts w:ascii="Cambria" w:hAnsi="Cambria"/>
        </w:rPr>
      </w:pPr>
      <w:del w:id="7599" w:author="Utente" w:date="2017-06-26T15:33:00Z">
        <w:r w:rsidRPr="00E352EF" w:rsidDel="00A313A3">
          <w:rPr>
            <w:rFonts w:ascii="Cambria" w:eastAsia="Calibri" w:hAnsi="Cambria" w:cs="Calibri"/>
          </w:rPr>
          <w:delText xml:space="preserve">The </w:delText>
        </w:r>
        <w:r w:rsidRPr="00E352EF" w:rsidDel="00A313A3">
          <w:rPr>
            <w:rFonts w:ascii="Cambria" w:eastAsia="Calibri" w:hAnsi="Cambria" w:cs="Calibri"/>
            <w:b/>
          </w:rPr>
          <w:delText>all</w:delText>
        </w:r>
        <w:r w:rsidRPr="00E352EF" w:rsidDel="00A313A3">
          <w:rPr>
            <w:rFonts w:ascii="Cambria" w:eastAsia="Calibri" w:hAnsi="Cambria" w:cs="Calibri"/>
          </w:rPr>
          <w:delText xml:space="preserve"> flag allows to specify that both </w:delText>
        </w:r>
        <w:r w:rsidRPr="00E352EF" w:rsidDel="00A313A3">
          <w:rPr>
            <w:rFonts w:ascii="Cambria" w:eastAsia="Calibri" w:hAnsi="Cambria" w:cs="Calibri"/>
            <w:i/>
          </w:rPr>
          <w:delText>true</w:delText>
        </w:r>
        <w:r w:rsidRPr="00E352EF" w:rsidDel="00A313A3">
          <w:rPr>
            <w:rFonts w:ascii="Cambria" w:eastAsia="Calibri" w:hAnsi="Cambria" w:cs="Calibri"/>
          </w:rPr>
          <w:delText xml:space="preserve"> and </w:delText>
        </w:r>
        <w:r w:rsidRPr="00E352EF" w:rsidDel="00A313A3">
          <w:rPr>
            <w:rFonts w:ascii="Cambria" w:eastAsia="Calibri" w:hAnsi="Cambria" w:cs="Calibri"/>
            <w:i/>
          </w:rPr>
          <w:delText>false</w:delText>
        </w:r>
        <w:r w:rsidRPr="00E352EF" w:rsidDel="00A313A3">
          <w:rPr>
            <w:rFonts w:ascii="Cambria" w:eastAsia="Calibri" w:hAnsi="Cambria" w:cs="Calibri"/>
          </w:rPr>
          <w:delText xml:space="preserve"> Data Points have to be kept in the output. If it is not present, only </w:delText>
        </w:r>
        <w:r w:rsidRPr="00E352EF" w:rsidDel="00A313A3">
          <w:rPr>
            <w:rFonts w:ascii="Cambria" w:eastAsia="Calibri" w:hAnsi="Cambria" w:cs="Calibri"/>
            <w:i/>
          </w:rPr>
          <w:delText xml:space="preserve">true </w:delText>
        </w:r>
        <w:r w:rsidRPr="00E352EF" w:rsidDel="00A313A3">
          <w:rPr>
            <w:rFonts w:ascii="Cambria" w:eastAsia="Calibri" w:hAnsi="Cambria" w:cs="Calibri"/>
          </w:rPr>
          <w:delText>Data Points are kept.</w:delText>
        </w:r>
      </w:del>
    </w:p>
    <w:p w14:paraId="22FA2513" w14:textId="5BC8BABB" w:rsidR="00E83D59" w:rsidRPr="00E352EF" w:rsidDel="00A313A3" w:rsidRDefault="00E83D59" w:rsidP="00E83D59">
      <w:pPr>
        <w:rPr>
          <w:del w:id="7600" w:author="Utente" w:date="2017-06-26T15:33:00Z"/>
          <w:rFonts w:ascii="Cambria" w:eastAsia="Calibri" w:hAnsi="Cambria" w:cs="Calibri"/>
          <w:i/>
          <w:color w:val="5B9BD5"/>
        </w:rPr>
      </w:pPr>
    </w:p>
    <w:p w14:paraId="716D1F78" w14:textId="03445D4B" w:rsidR="005A2227" w:rsidRPr="00E352EF" w:rsidDel="00A313A3" w:rsidRDefault="00EA6708" w:rsidP="00543198">
      <w:pPr>
        <w:rPr>
          <w:del w:id="7601" w:author="Utente" w:date="2017-06-26T15:33:00Z"/>
          <w:rFonts w:ascii="Cambria" w:eastAsia="Calibri" w:hAnsi="Cambria" w:cs="Calibri"/>
          <w:i/>
          <w:color w:val="5B9BD5"/>
        </w:rPr>
      </w:pPr>
      <w:del w:id="7602" w:author="Utente" w:date="2017-06-26T15:33:00Z">
        <w:r w:rsidRPr="00E352EF" w:rsidDel="00A313A3">
          <w:rPr>
            <w:rFonts w:ascii="Cambria" w:eastAsia="Calibri" w:hAnsi="Cambria" w:cs="Calibri"/>
            <w:i/>
            <w:color w:val="5B9BD5"/>
          </w:rPr>
          <w:delText>Examples</w:delText>
        </w:r>
      </w:del>
    </w:p>
    <w:p w14:paraId="025D2912" w14:textId="72A61AD3" w:rsidR="005A2227" w:rsidRPr="00E352EF" w:rsidDel="00A313A3" w:rsidRDefault="0097053A" w:rsidP="00E83D59">
      <w:pPr>
        <w:rPr>
          <w:del w:id="7603" w:author="Utente" w:date="2017-06-26T15:33:00Z"/>
          <w:rFonts w:ascii="Cambria" w:hAnsi="Cambria"/>
        </w:rPr>
      </w:pPr>
      <w:del w:id="7604" w:author="Utente" w:date="2017-06-26T15:33:00Z">
        <w:r w:rsidRPr="00E352EF" w:rsidDel="00A313A3">
          <w:rPr>
            <w:rFonts w:ascii="Cambria" w:eastAsia="Calibri" w:hAnsi="Cambria" w:cs="Calibri"/>
          </w:rPr>
          <w:delText xml:space="preserve">ds_r := </w:delText>
        </w:r>
        <w:r w:rsidRPr="00E352EF" w:rsidDel="00A313A3">
          <w:rPr>
            <w:rFonts w:ascii="Cambria" w:eastAsia="Calibri" w:hAnsi="Cambria" w:cs="Calibri"/>
            <w:b/>
          </w:rPr>
          <w:delText>match_characters(</w:delText>
        </w:r>
        <w:r w:rsidRPr="00E352EF" w:rsidDel="00A313A3">
          <w:rPr>
            <w:rFonts w:ascii="Cambria" w:eastAsia="Calibri" w:hAnsi="Cambria" w:cs="Calibri"/>
          </w:rPr>
          <w:delText>population.</w:delText>
        </w:r>
      </w:del>
      <w:ins w:id="7605" w:author="Laura Viignola" w:date="2017-05-11T09:36:00Z">
        <w:del w:id="7606" w:author="Utente" w:date="2017-06-26T15:33:00Z">
          <w:r w:rsidR="004266D2" w:rsidDel="00A313A3">
            <w:rPr>
              <w:rFonts w:ascii="Cambria" w:eastAsia="Calibri" w:hAnsi="Cambria" w:cs="Calibri"/>
            </w:rPr>
            <w:delText>#</w:delText>
          </w:r>
        </w:del>
      </w:ins>
      <w:del w:id="7607" w:author="Utente" w:date="2017-06-26T15:33:00Z">
        <w:r w:rsidRPr="00E352EF" w:rsidDel="00A313A3">
          <w:rPr>
            <w:rFonts w:ascii="Cambria" w:eastAsia="Calibri" w:hAnsi="Cambria" w:cs="Calibri"/>
          </w:rPr>
          <w:delText>TIME,”[123456789,]”,</w:delText>
        </w:r>
        <w:r w:rsidRPr="00E352EF" w:rsidDel="00A313A3">
          <w:rPr>
            <w:rFonts w:ascii="Cambria" w:eastAsia="Calibri" w:hAnsi="Cambria" w:cs="Calibri"/>
            <w:b/>
          </w:rPr>
          <w:delText xml:space="preserve">all) </w:delText>
        </w:r>
      </w:del>
    </w:p>
    <w:p w14:paraId="4AFD4F5C" w14:textId="69600A2F" w:rsidR="005A2227" w:rsidRPr="00E352EF" w:rsidDel="00A313A3" w:rsidRDefault="005A2227">
      <w:pPr>
        <w:jc w:val="both"/>
        <w:rPr>
          <w:del w:id="7608" w:author="Utente" w:date="2017-06-26T15:33:00Z"/>
        </w:rPr>
      </w:pPr>
    </w:p>
    <w:tbl>
      <w:tblPr>
        <w:tblW w:w="6322"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51"/>
        <w:gridCol w:w="1382"/>
        <w:gridCol w:w="1181"/>
        <w:gridCol w:w="994"/>
        <w:gridCol w:w="1814"/>
      </w:tblGrid>
      <w:tr w:rsidR="005A2227" w:rsidRPr="00E352EF" w:rsidDel="00A313A3" w14:paraId="3F067BAD" w14:textId="51BE999D">
        <w:trPr>
          <w:del w:id="7609" w:author="Utente" w:date="2017-06-26T15:33:00Z"/>
        </w:trPr>
        <w:tc>
          <w:tcPr>
            <w:tcW w:w="95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72DA62A0" w14:textId="02A3674D" w:rsidR="005A2227" w:rsidRPr="00E352EF" w:rsidDel="00A313A3" w:rsidRDefault="0097053A">
            <w:pPr>
              <w:jc w:val="both"/>
              <w:rPr>
                <w:del w:id="7610" w:author="Utente" w:date="2017-06-26T15:33:00Z"/>
              </w:rPr>
            </w:pPr>
            <w:del w:id="7611" w:author="Utente" w:date="2017-06-26T15:33:00Z">
              <w:r w:rsidRPr="00E352EF" w:rsidDel="00A313A3">
                <w:rPr>
                  <w:rFonts w:ascii="Calibri" w:eastAsia="Calibri" w:hAnsi="Calibri" w:cs="Calibri"/>
                </w:rPr>
                <w:delText>population</w:delText>
              </w:r>
            </w:del>
          </w:p>
        </w:tc>
      </w:tr>
      <w:tr w:rsidR="005A2227" w:rsidRPr="00E352EF" w:rsidDel="00A313A3" w14:paraId="1559F7DB" w14:textId="2E7CA64F">
        <w:trPr>
          <w:del w:id="7612" w:author="Utente" w:date="2017-06-26T15:33:00Z"/>
        </w:trPr>
        <w:tc>
          <w:tcPr>
            <w:tcW w:w="9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6C376E2" w14:textId="693AE6D1" w:rsidR="005A2227" w:rsidRPr="00E352EF" w:rsidDel="00A313A3" w:rsidRDefault="0097053A">
            <w:pPr>
              <w:jc w:val="both"/>
              <w:rPr>
                <w:del w:id="7613" w:author="Utente" w:date="2017-06-26T15:33:00Z"/>
              </w:rPr>
            </w:pPr>
            <w:del w:id="7614" w:author="Utente" w:date="2017-06-26T15:33:00Z">
              <w:r w:rsidRPr="00E352EF" w:rsidDel="00A313A3">
                <w:rPr>
                  <w:rFonts w:ascii="Calibri" w:eastAsia="Calibri" w:hAnsi="Calibri" w:cs="Calibri"/>
                  <w:b/>
                </w:rPr>
                <w:delText>TIME</w:delText>
              </w:r>
            </w:del>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3B4B08A" w14:textId="40AC82F5" w:rsidR="005A2227" w:rsidRPr="00E352EF" w:rsidDel="00A313A3" w:rsidRDefault="0097053A">
            <w:pPr>
              <w:jc w:val="both"/>
              <w:rPr>
                <w:del w:id="7615" w:author="Utente" w:date="2017-06-26T15:33:00Z"/>
              </w:rPr>
            </w:pPr>
            <w:del w:id="7616" w:author="Utente" w:date="2017-06-26T15:33:00Z">
              <w:r w:rsidRPr="00E352EF" w:rsidDel="00A313A3">
                <w:rPr>
                  <w:rFonts w:ascii="Calibri" w:eastAsia="Calibri" w:hAnsi="Calibri" w:cs="Calibri"/>
                  <w:b/>
                </w:rPr>
                <w:delText>GEO</w:delText>
              </w:r>
            </w:del>
          </w:p>
        </w:tc>
        <w:tc>
          <w:tcPr>
            <w:tcW w:w="118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5E58277" w14:textId="78E3932C" w:rsidR="005A2227" w:rsidRPr="00E352EF" w:rsidDel="00A313A3" w:rsidRDefault="0097053A">
            <w:pPr>
              <w:jc w:val="both"/>
              <w:rPr>
                <w:del w:id="7617" w:author="Utente" w:date="2017-06-26T15:33:00Z"/>
              </w:rPr>
            </w:pPr>
            <w:del w:id="7618" w:author="Utente" w:date="2017-06-26T15:33:00Z">
              <w:r w:rsidRPr="00E352EF" w:rsidDel="00A313A3">
                <w:rPr>
                  <w:rFonts w:ascii="Calibri" w:eastAsia="Calibri" w:hAnsi="Calibri" w:cs="Calibri"/>
                  <w:b/>
                </w:rPr>
                <w:delText>AGE</w:delText>
              </w:r>
            </w:del>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0CACB06" w14:textId="74177045" w:rsidR="005A2227" w:rsidRPr="00E352EF" w:rsidDel="00A313A3" w:rsidRDefault="0097053A">
            <w:pPr>
              <w:jc w:val="both"/>
              <w:rPr>
                <w:del w:id="7619" w:author="Utente" w:date="2017-06-26T15:33:00Z"/>
              </w:rPr>
            </w:pPr>
            <w:del w:id="7620" w:author="Utente" w:date="2017-06-26T15:33:00Z">
              <w:r w:rsidRPr="00E352EF" w:rsidDel="00A313A3">
                <w:rPr>
                  <w:rFonts w:ascii="Calibri" w:eastAsia="Calibri" w:hAnsi="Calibri" w:cs="Calibri"/>
                  <w:b/>
                </w:rPr>
                <w:delText>SEX</w:delText>
              </w:r>
            </w:del>
          </w:p>
        </w:tc>
        <w:tc>
          <w:tcPr>
            <w:tcW w:w="181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EDB7D13" w14:textId="6AFAB19C" w:rsidR="005A2227" w:rsidRPr="00E352EF" w:rsidDel="00A313A3" w:rsidRDefault="0097053A">
            <w:pPr>
              <w:jc w:val="both"/>
              <w:rPr>
                <w:del w:id="7621" w:author="Utente" w:date="2017-06-26T15:33:00Z"/>
              </w:rPr>
            </w:pPr>
            <w:del w:id="7622" w:author="Utente" w:date="2017-06-26T15:33:00Z">
              <w:r w:rsidRPr="00E352EF" w:rsidDel="00A313A3">
                <w:rPr>
                  <w:rFonts w:ascii="Calibri" w:eastAsia="Calibri" w:hAnsi="Calibri" w:cs="Calibri"/>
                  <w:b/>
                </w:rPr>
                <w:delText>POPULATION</w:delText>
              </w:r>
            </w:del>
          </w:p>
        </w:tc>
      </w:tr>
      <w:tr w:rsidR="005A2227" w:rsidRPr="00E352EF" w:rsidDel="00A313A3" w14:paraId="7E0C93D0" w14:textId="7A0F75D3">
        <w:trPr>
          <w:del w:id="7623" w:author="Utente" w:date="2017-06-26T15:33:00Z"/>
        </w:trPr>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8637A5" w14:textId="7A756A88" w:rsidR="005A2227" w:rsidRPr="00E352EF" w:rsidDel="00A313A3" w:rsidRDefault="0097053A">
            <w:pPr>
              <w:jc w:val="both"/>
              <w:rPr>
                <w:del w:id="7624" w:author="Utente" w:date="2017-06-26T15:33:00Z"/>
              </w:rPr>
            </w:pPr>
            <w:del w:id="7625" w:author="Utente" w:date="2017-06-26T15:33:00Z">
              <w:r w:rsidRPr="00E352EF" w:rsidDel="00A313A3">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11796D" w14:textId="533CCA86" w:rsidR="005A2227" w:rsidRPr="00E352EF" w:rsidDel="00A313A3" w:rsidRDefault="0097053A">
            <w:pPr>
              <w:jc w:val="both"/>
              <w:rPr>
                <w:del w:id="7626" w:author="Utente" w:date="2017-06-26T15:33:00Z"/>
              </w:rPr>
            </w:pPr>
            <w:del w:id="7627" w:author="Utente" w:date="2017-06-26T15:33:00Z">
              <w:r w:rsidRPr="00E352EF" w:rsidDel="00A313A3">
                <w:rPr>
                  <w:rFonts w:ascii="Calibri" w:eastAsia="Calibri" w:hAnsi="Calibri" w:cs="Calibri"/>
                </w:rPr>
                <w:delText>Belgium</w:delText>
              </w:r>
            </w:del>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6C2530" w14:textId="4F21C3A1" w:rsidR="005A2227" w:rsidRPr="00E352EF" w:rsidDel="00A313A3" w:rsidRDefault="0097053A">
            <w:pPr>
              <w:jc w:val="both"/>
              <w:rPr>
                <w:del w:id="7628" w:author="Utente" w:date="2017-06-26T15:33:00Z"/>
              </w:rPr>
            </w:pPr>
            <w:del w:id="7629" w:author="Utente" w:date="2017-06-26T15:33:00Z">
              <w:r w:rsidRPr="00E352EF" w:rsidDel="00A313A3">
                <w:rPr>
                  <w:rFonts w:ascii="Calibri" w:eastAsia="Calibri" w:hAnsi="Calibri" w:cs="Calibri"/>
                </w:rPr>
                <w:delText>Total</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DB6D12" w14:textId="00EF2BC0" w:rsidR="005A2227" w:rsidRPr="00E352EF" w:rsidDel="00A313A3" w:rsidRDefault="0097053A">
            <w:pPr>
              <w:jc w:val="both"/>
              <w:rPr>
                <w:del w:id="7630" w:author="Utente" w:date="2017-06-26T15:33:00Z"/>
              </w:rPr>
            </w:pPr>
            <w:del w:id="7631" w:author="Utente" w:date="2017-06-26T15:33:00Z">
              <w:r w:rsidRPr="00E352EF" w:rsidDel="00A313A3">
                <w:rPr>
                  <w:rFonts w:ascii="Calibri" w:eastAsia="Calibri" w:hAnsi="Calibri" w:cs="Calibri"/>
                </w:rPr>
                <w:delText>Total</w:delText>
              </w:r>
            </w:del>
          </w:p>
        </w:tc>
        <w:tc>
          <w:tcPr>
            <w:tcW w:w="18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F3FBB7" w14:textId="057BD10C" w:rsidR="005A2227" w:rsidRPr="00E352EF" w:rsidDel="00A313A3" w:rsidRDefault="0097053A">
            <w:pPr>
              <w:jc w:val="both"/>
              <w:rPr>
                <w:del w:id="7632" w:author="Utente" w:date="2017-06-26T15:33:00Z"/>
              </w:rPr>
            </w:pPr>
            <w:del w:id="7633" w:author="Utente" w:date="2017-06-26T15:33:00Z">
              <w:r w:rsidRPr="00E352EF" w:rsidDel="00A313A3">
                <w:rPr>
                  <w:rFonts w:ascii="Calibri" w:eastAsia="Calibri" w:hAnsi="Calibri" w:cs="Calibri"/>
                </w:rPr>
                <w:delText>11094850</w:delText>
              </w:r>
            </w:del>
          </w:p>
        </w:tc>
      </w:tr>
      <w:tr w:rsidR="005A2227" w:rsidRPr="00E352EF" w:rsidDel="00A313A3" w14:paraId="07EECD16" w14:textId="1C48EEE1">
        <w:trPr>
          <w:del w:id="7634" w:author="Utente" w:date="2017-06-26T15:33:00Z"/>
        </w:trPr>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8F87FA" w14:textId="21F6A1EE" w:rsidR="005A2227" w:rsidRPr="00E352EF" w:rsidDel="00A313A3" w:rsidRDefault="0097053A">
            <w:pPr>
              <w:jc w:val="both"/>
              <w:rPr>
                <w:del w:id="7635" w:author="Utente" w:date="2017-06-26T15:33:00Z"/>
              </w:rPr>
            </w:pPr>
            <w:del w:id="7636" w:author="Utente" w:date="2017-06-26T15:33:00Z">
              <w:r w:rsidRPr="00E352EF" w:rsidDel="00A313A3">
                <w:rPr>
                  <w:rFonts w:ascii="Calibri" w:eastAsia="Calibri" w:hAnsi="Calibri" w:cs="Calibri"/>
                </w:rPr>
                <w:delText>2012A</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604D92" w14:textId="09680B79" w:rsidR="005A2227" w:rsidRPr="00E352EF" w:rsidDel="00A313A3" w:rsidRDefault="0097053A">
            <w:pPr>
              <w:jc w:val="both"/>
              <w:rPr>
                <w:del w:id="7637" w:author="Utente" w:date="2017-06-26T15:33:00Z"/>
              </w:rPr>
            </w:pPr>
            <w:del w:id="7638" w:author="Utente" w:date="2017-06-26T15:33:00Z">
              <w:r w:rsidRPr="00E352EF" w:rsidDel="00A313A3">
                <w:rPr>
                  <w:rFonts w:ascii="Calibri" w:eastAsia="Calibri" w:hAnsi="Calibri" w:cs="Calibri"/>
                </w:rPr>
                <w:delText>Greece</w:delText>
              </w:r>
            </w:del>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8CCC62" w14:textId="71EC4A6A" w:rsidR="005A2227" w:rsidRPr="00E352EF" w:rsidDel="00A313A3" w:rsidRDefault="0097053A">
            <w:pPr>
              <w:jc w:val="both"/>
              <w:rPr>
                <w:del w:id="7639" w:author="Utente" w:date="2017-06-26T15:33:00Z"/>
              </w:rPr>
            </w:pPr>
            <w:del w:id="7640" w:author="Utente" w:date="2017-06-26T15:33:00Z">
              <w:r w:rsidRPr="00E352EF" w:rsidDel="00A313A3">
                <w:rPr>
                  <w:rFonts w:ascii="Calibri" w:eastAsia="Calibri" w:hAnsi="Calibri" w:cs="Calibri"/>
                </w:rPr>
                <w:delText>Total</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898646" w14:textId="57B0DF01" w:rsidR="005A2227" w:rsidRPr="00E352EF" w:rsidDel="00A313A3" w:rsidRDefault="0097053A">
            <w:pPr>
              <w:jc w:val="both"/>
              <w:rPr>
                <w:del w:id="7641" w:author="Utente" w:date="2017-06-26T15:33:00Z"/>
              </w:rPr>
            </w:pPr>
            <w:del w:id="7642" w:author="Utente" w:date="2017-06-26T15:33:00Z">
              <w:r w:rsidRPr="00E352EF" w:rsidDel="00A313A3">
                <w:rPr>
                  <w:rFonts w:ascii="Calibri" w:eastAsia="Calibri" w:hAnsi="Calibri" w:cs="Calibri"/>
                </w:rPr>
                <w:delText>Total</w:delText>
              </w:r>
            </w:del>
          </w:p>
        </w:tc>
        <w:tc>
          <w:tcPr>
            <w:tcW w:w="18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F0E785" w14:textId="2CB44F0A" w:rsidR="005A2227" w:rsidRPr="00E352EF" w:rsidDel="00A313A3" w:rsidRDefault="0097053A">
            <w:pPr>
              <w:jc w:val="both"/>
              <w:rPr>
                <w:del w:id="7643" w:author="Utente" w:date="2017-06-26T15:33:00Z"/>
              </w:rPr>
            </w:pPr>
            <w:del w:id="7644" w:author="Utente" w:date="2017-06-26T15:33:00Z">
              <w:r w:rsidRPr="00E352EF" w:rsidDel="00A313A3">
                <w:rPr>
                  <w:rFonts w:ascii="Calibri" w:eastAsia="Calibri" w:hAnsi="Calibri" w:cs="Calibri"/>
                </w:rPr>
                <w:delText>11123034</w:delText>
              </w:r>
            </w:del>
          </w:p>
        </w:tc>
      </w:tr>
      <w:tr w:rsidR="005A2227" w:rsidRPr="00E352EF" w:rsidDel="00A313A3" w14:paraId="79ECFF7F" w14:textId="54818071">
        <w:trPr>
          <w:del w:id="7645" w:author="Utente" w:date="2017-06-26T15:33:00Z"/>
        </w:trPr>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3E6A87" w14:textId="7E064A10" w:rsidR="005A2227" w:rsidRPr="00E352EF" w:rsidDel="00A313A3" w:rsidRDefault="0097053A">
            <w:pPr>
              <w:jc w:val="both"/>
              <w:rPr>
                <w:del w:id="7646" w:author="Utente" w:date="2017-06-26T15:33:00Z"/>
              </w:rPr>
            </w:pPr>
            <w:del w:id="7647" w:author="Utente" w:date="2017-06-26T15:33:00Z">
              <w:r w:rsidRPr="00E352EF" w:rsidDel="00A313A3">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89BD52" w14:textId="056FDDCF" w:rsidR="005A2227" w:rsidRPr="00E352EF" w:rsidDel="00A313A3" w:rsidRDefault="0097053A">
            <w:pPr>
              <w:jc w:val="both"/>
              <w:rPr>
                <w:del w:id="7648" w:author="Utente" w:date="2017-06-26T15:33:00Z"/>
              </w:rPr>
            </w:pPr>
            <w:del w:id="7649" w:author="Utente" w:date="2017-06-26T15:33:00Z">
              <w:r w:rsidRPr="00E352EF" w:rsidDel="00A313A3">
                <w:rPr>
                  <w:rFonts w:ascii="Calibri" w:eastAsia="Calibri" w:hAnsi="Calibri" w:cs="Calibri"/>
                </w:rPr>
                <w:delText>Spain</w:delText>
              </w:r>
            </w:del>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30CB6D" w14:textId="35367CF1" w:rsidR="005A2227" w:rsidRPr="00E352EF" w:rsidDel="00A313A3" w:rsidRDefault="0097053A">
            <w:pPr>
              <w:jc w:val="both"/>
              <w:rPr>
                <w:del w:id="7650" w:author="Utente" w:date="2017-06-26T15:33:00Z"/>
              </w:rPr>
            </w:pPr>
            <w:del w:id="7651" w:author="Utente" w:date="2017-06-26T15:33:00Z">
              <w:r w:rsidRPr="00E352EF" w:rsidDel="00A313A3">
                <w:rPr>
                  <w:rFonts w:ascii="Calibri" w:eastAsia="Calibri" w:hAnsi="Calibri" w:cs="Calibri"/>
                </w:rPr>
                <w:delText>Total</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F9103A" w14:textId="46DCF9C0" w:rsidR="005A2227" w:rsidRPr="00E352EF" w:rsidDel="00A313A3" w:rsidRDefault="0097053A">
            <w:pPr>
              <w:jc w:val="both"/>
              <w:rPr>
                <w:del w:id="7652" w:author="Utente" w:date="2017-06-26T15:33:00Z"/>
              </w:rPr>
            </w:pPr>
            <w:del w:id="7653" w:author="Utente" w:date="2017-06-26T15:33:00Z">
              <w:r w:rsidRPr="00E352EF" w:rsidDel="00A313A3">
                <w:rPr>
                  <w:rFonts w:ascii="Calibri" w:eastAsia="Calibri" w:hAnsi="Calibri" w:cs="Calibri"/>
                </w:rPr>
                <w:delText>Total</w:delText>
              </w:r>
            </w:del>
          </w:p>
        </w:tc>
        <w:tc>
          <w:tcPr>
            <w:tcW w:w="18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F07608" w14:textId="3322AE32" w:rsidR="005A2227" w:rsidRPr="00E352EF" w:rsidDel="00A313A3" w:rsidRDefault="0097053A">
            <w:pPr>
              <w:jc w:val="both"/>
              <w:rPr>
                <w:del w:id="7654" w:author="Utente" w:date="2017-06-26T15:33:00Z"/>
              </w:rPr>
            </w:pPr>
            <w:del w:id="7655" w:author="Utente" w:date="2017-06-26T15:33:00Z">
              <w:r w:rsidRPr="00E352EF" w:rsidDel="00A313A3">
                <w:rPr>
                  <w:rFonts w:ascii="Calibri" w:eastAsia="Calibri" w:hAnsi="Calibri" w:cs="Calibri"/>
                </w:rPr>
                <w:delText>46818219</w:delText>
              </w:r>
            </w:del>
          </w:p>
        </w:tc>
      </w:tr>
      <w:tr w:rsidR="005A2227" w:rsidRPr="00E352EF" w:rsidDel="00A313A3" w14:paraId="7000E70D" w14:textId="2B121E61">
        <w:trPr>
          <w:del w:id="7656" w:author="Utente" w:date="2017-06-26T15:33:00Z"/>
        </w:trPr>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12AF3D" w14:textId="5559EA73" w:rsidR="005A2227" w:rsidRPr="00E352EF" w:rsidDel="00A313A3" w:rsidRDefault="0097053A">
            <w:pPr>
              <w:jc w:val="both"/>
              <w:rPr>
                <w:del w:id="7657" w:author="Utente" w:date="2017-06-26T15:33:00Z"/>
              </w:rPr>
            </w:pPr>
            <w:del w:id="7658" w:author="Utente" w:date="2017-06-26T15:33:00Z">
              <w:r w:rsidRPr="00E352EF" w:rsidDel="00A313A3">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D973A1" w14:textId="67235EB9" w:rsidR="005A2227" w:rsidRPr="00E352EF" w:rsidDel="00A313A3" w:rsidRDefault="0097053A">
            <w:pPr>
              <w:jc w:val="both"/>
              <w:rPr>
                <w:del w:id="7659" w:author="Utente" w:date="2017-06-26T15:33:00Z"/>
              </w:rPr>
            </w:pPr>
            <w:del w:id="7660" w:author="Utente" w:date="2017-06-26T15:33:00Z">
              <w:r w:rsidRPr="00E352EF" w:rsidDel="00A313A3">
                <w:rPr>
                  <w:rFonts w:ascii="Calibri" w:eastAsia="Calibri" w:hAnsi="Calibri" w:cs="Calibri"/>
                </w:rPr>
                <w:delText>Malta</w:delText>
              </w:r>
            </w:del>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35B15E" w14:textId="3CB99A21" w:rsidR="005A2227" w:rsidRPr="00E352EF" w:rsidDel="00A313A3" w:rsidRDefault="0097053A">
            <w:pPr>
              <w:jc w:val="both"/>
              <w:rPr>
                <w:del w:id="7661" w:author="Utente" w:date="2017-06-26T15:33:00Z"/>
              </w:rPr>
            </w:pPr>
            <w:del w:id="7662" w:author="Utente" w:date="2017-06-26T15:33:00Z">
              <w:r w:rsidRPr="00E352EF" w:rsidDel="00A313A3">
                <w:rPr>
                  <w:rFonts w:ascii="Calibri" w:eastAsia="Calibri" w:hAnsi="Calibri" w:cs="Calibri"/>
                </w:rPr>
                <w:delText>Total</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E240BC" w14:textId="2D99120E" w:rsidR="005A2227" w:rsidRPr="00E352EF" w:rsidDel="00A313A3" w:rsidRDefault="0097053A">
            <w:pPr>
              <w:jc w:val="both"/>
              <w:rPr>
                <w:del w:id="7663" w:author="Utente" w:date="2017-06-26T15:33:00Z"/>
              </w:rPr>
            </w:pPr>
            <w:del w:id="7664" w:author="Utente" w:date="2017-06-26T15:33:00Z">
              <w:r w:rsidRPr="00E352EF" w:rsidDel="00A313A3">
                <w:rPr>
                  <w:rFonts w:ascii="Calibri" w:eastAsia="Calibri" w:hAnsi="Calibri" w:cs="Calibri"/>
                </w:rPr>
                <w:delText>Total</w:delText>
              </w:r>
            </w:del>
          </w:p>
        </w:tc>
        <w:tc>
          <w:tcPr>
            <w:tcW w:w="18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DA411E" w14:textId="60A813F2" w:rsidR="005A2227" w:rsidRPr="00E352EF" w:rsidDel="00A313A3" w:rsidRDefault="0097053A">
            <w:pPr>
              <w:jc w:val="both"/>
              <w:rPr>
                <w:del w:id="7665" w:author="Utente" w:date="2017-06-26T15:33:00Z"/>
              </w:rPr>
            </w:pPr>
            <w:del w:id="7666" w:author="Utente" w:date="2017-06-26T15:33:00Z">
              <w:r w:rsidRPr="00E352EF" w:rsidDel="00A313A3">
                <w:rPr>
                  <w:rFonts w:ascii="Calibri" w:eastAsia="Calibri" w:hAnsi="Calibri" w:cs="Calibri"/>
                </w:rPr>
                <w:delText>417546</w:delText>
              </w:r>
            </w:del>
          </w:p>
        </w:tc>
      </w:tr>
      <w:tr w:rsidR="005A2227" w:rsidRPr="00E352EF" w:rsidDel="00A313A3" w14:paraId="7F70785E" w14:textId="2278BA1C">
        <w:trPr>
          <w:del w:id="7667" w:author="Utente" w:date="2017-06-26T15:33:00Z"/>
        </w:trPr>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ACBEAD" w14:textId="178D3C05" w:rsidR="005A2227" w:rsidRPr="00E352EF" w:rsidDel="00A313A3" w:rsidRDefault="0097053A">
            <w:pPr>
              <w:jc w:val="both"/>
              <w:rPr>
                <w:del w:id="7668" w:author="Utente" w:date="2017-06-26T15:33:00Z"/>
              </w:rPr>
            </w:pPr>
            <w:del w:id="7669" w:author="Utente" w:date="2017-06-26T15:33:00Z">
              <w:r w:rsidRPr="00E352EF" w:rsidDel="00A313A3">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1BF4DA" w14:textId="5B99E393" w:rsidR="005A2227" w:rsidRPr="00E352EF" w:rsidDel="00A313A3" w:rsidRDefault="0097053A">
            <w:pPr>
              <w:jc w:val="both"/>
              <w:rPr>
                <w:del w:id="7670" w:author="Utente" w:date="2017-06-26T15:33:00Z"/>
              </w:rPr>
            </w:pPr>
            <w:del w:id="7671" w:author="Utente" w:date="2017-06-26T15:33:00Z">
              <w:r w:rsidRPr="00E352EF" w:rsidDel="00A313A3">
                <w:rPr>
                  <w:rFonts w:ascii="Calibri" w:eastAsia="Calibri" w:hAnsi="Calibri" w:cs="Calibri"/>
                </w:rPr>
                <w:delText>Finland</w:delText>
              </w:r>
            </w:del>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8D085E" w14:textId="08F6DB2F" w:rsidR="005A2227" w:rsidRPr="00E352EF" w:rsidDel="00A313A3" w:rsidRDefault="0097053A">
            <w:pPr>
              <w:jc w:val="both"/>
              <w:rPr>
                <w:del w:id="7672" w:author="Utente" w:date="2017-06-26T15:33:00Z"/>
              </w:rPr>
            </w:pPr>
            <w:del w:id="7673" w:author="Utente" w:date="2017-06-26T15:33:00Z">
              <w:r w:rsidRPr="00E352EF" w:rsidDel="00A313A3">
                <w:rPr>
                  <w:rFonts w:ascii="Calibri" w:eastAsia="Calibri" w:hAnsi="Calibri" w:cs="Calibri"/>
                </w:rPr>
                <w:delText>Total</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86C855" w14:textId="0CCC79DD" w:rsidR="005A2227" w:rsidRPr="00E352EF" w:rsidDel="00A313A3" w:rsidRDefault="0097053A">
            <w:pPr>
              <w:jc w:val="both"/>
              <w:rPr>
                <w:del w:id="7674" w:author="Utente" w:date="2017-06-26T15:33:00Z"/>
              </w:rPr>
            </w:pPr>
            <w:del w:id="7675" w:author="Utente" w:date="2017-06-26T15:33:00Z">
              <w:r w:rsidRPr="00E352EF" w:rsidDel="00A313A3">
                <w:rPr>
                  <w:rFonts w:ascii="Calibri" w:eastAsia="Calibri" w:hAnsi="Calibri" w:cs="Calibri"/>
                </w:rPr>
                <w:delText>Total</w:delText>
              </w:r>
            </w:del>
          </w:p>
        </w:tc>
        <w:tc>
          <w:tcPr>
            <w:tcW w:w="18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C0119C" w14:textId="14191CF6" w:rsidR="005A2227" w:rsidRPr="00E352EF" w:rsidDel="00A313A3" w:rsidRDefault="0097053A">
            <w:pPr>
              <w:jc w:val="both"/>
              <w:rPr>
                <w:del w:id="7676" w:author="Utente" w:date="2017-06-26T15:33:00Z"/>
              </w:rPr>
            </w:pPr>
            <w:del w:id="7677" w:author="Utente" w:date="2017-06-26T15:33:00Z">
              <w:r w:rsidRPr="00E352EF" w:rsidDel="00A313A3">
                <w:rPr>
                  <w:rFonts w:ascii="Calibri" w:eastAsia="Calibri" w:hAnsi="Calibri" w:cs="Calibri"/>
                </w:rPr>
                <w:delText>5401267</w:delText>
              </w:r>
            </w:del>
          </w:p>
        </w:tc>
      </w:tr>
      <w:tr w:rsidR="005A2227" w:rsidRPr="00E352EF" w:rsidDel="00A313A3" w14:paraId="50D72E08" w14:textId="2B4544F4">
        <w:trPr>
          <w:del w:id="7678" w:author="Utente" w:date="2017-06-26T15:33:00Z"/>
        </w:trPr>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C6A12B" w14:textId="6E2A3175" w:rsidR="005A2227" w:rsidRPr="00E352EF" w:rsidDel="00A313A3" w:rsidRDefault="0097053A">
            <w:pPr>
              <w:jc w:val="both"/>
              <w:rPr>
                <w:del w:id="7679" w:author="Utente" w:date="2017-06-26T15:33:00Z"/>
              </w:rPr>
            </w:pPr>
            <w:del w:id="7680" w:author="Utente" w:date="2017-06-26T15:33:00Z">
              <w:r w:rsidRPr="00E352EF" w:rsidDel="00A313A3">
                <w:rPr>
                  <w:rFonts w:ascii="Calibri" w:eastAsia="Calibri" w:hAnsi="Calibri" w:cs="Calibri"/>
                </w:rPr>
                <w:delText>2012C</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219B35" w14:textId="2DF2AE1D" w:rsidR="005A2227" w:rsidRPr="00E352EF" w:rsidDel="00A313A3" w:rsidRDefault="0097053A">
            <w:pPr>
              <w:jc w:val="both"/>
              <w:rPr>
                <w:del w:id="7681" w:author="Utente" w:date="2017-06-26T15:33:00Z"/>
              </w:rPr>
            </w:pPr>
            <w:del w:id="7682" w:author="Utente" w:date="2017-06-26T15:33:00Z">
              <w:r w:rsidRPr="00E352EF" w:rsidDel="00A313A3">
                <w:rPr>
                  <w:rFonts w:ascii="Calibri" w:eastAsia="Calibri" w:hAnsi="Calibri" w:cs="Calibri"/>
                </w:rPr>
                <w:delText>Switzerland</w:delText>
              </w:r>
            </w:del>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4BF6A6" w14:textId="09F2C8A7" w:rsidR="005A2227" w:rsidRPr="00E352EF" w:rsidDel="00A313A3" w:rsidRDefault="0097053A">
            <w:pPr>
              <w:jc w:val="both"/>
              <w:rPr>
                <w:del w:id="7683" w:author="Utente" w:date="2017-06-26T15:33:00Z"/>
              </w:rPr>
            </w:pPr>
            <w:del w:id="7684" w:author="Utente" w:date="2017-06-26T15:33:00Z">
              <w:r w:rsidRPr="00E352EF" w:rsidDel="00A313A3">
                <w:rPr>
                  <w:rFonts w:ascii="Calibri" w:eastAsia="Calibri" w:hAnsi="Calibri" w:cs="Calibri"/>
                </w:rPr>
                <w:delText>Total</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423990" w14:textId="54797055" w:rsidR="005A2227" w:rsidRPr="00E352EF" w:rsidDel="00A313A3" w:rsidRDefault="0097053A">
            <w:pPr>
              <w:jc w:val="both"/>
              <w:rPr>
                <w:del w:id="7685" w:author="Utente" w:date="2017-06-26T15:33:00Z"/>
              </w:rPr>
            </w:pPr>
            <w:del w:id="7686" w:author="Utente" w:date="2017-06-26T15:33:00Z">
              <w:r w:rsidRPr="00E352EF" w:rsidDel="00A313A3">
                <w:rPr>
                  <w:rFonts w:ascii="Calibri" w:eastAsia="Calibri" w:hAnsi="Calibri" w:cs="Calibri"/>
                </w:rPr>
                <w:delText>Total</w:delText>
              </w:r>
            </w:del>
          </w:p>
        </w:tc>
        <w:tc>
          <w:tcPr>
            <w:tcW w:w="18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A71B83" w14:textId="4A61F6C8" w:rsidR="005A2227" w:rsidRPr="00E352EF" w:rsidDel="00A313A3" w:rsidRDefault="0097053A">
            <w:pPr>
              <w:jc w:val="both"/>
              <w:rPr>
                <w:del w:id="7687" w:author="Utente" w:date="2017-06-26T15:33:00Z"/>
              </w:rPr>
            </w:pPr>
            <w:del w:id="7688" w:author="Utente" w:date="2017-06-26T15:33:00Z">
              <w:r w:rsidRPr="00E352EF" w:rsidDel="00A313A3">
                <w:rPr>
                  <w:rFonts w:ascii="Calibri" w:eastAsia="Calibri" w:hAnsi="Calibri" w:cs="Calibri"/>
                </w:rPr>
                <w:delText>7954662</w:delText>
              </w:r>
            </w:del>
          </w:p>
        </w:tc>
      </w:tr>
    </w:tbl>
    <w:p w14:paraId="6A0DC0A5" w14:textId="1B730681" w:rsidR="005A2227" w:rsidRPr="00E352EF" w:rsidDel="00A313A3" w:rsidRDefault="005A2227">
      <w:pPr>
        <w:rPr>
          <w:del w:id="7689" w:author="Utente" w:date="2017-06-26T15:33:00Z"/>
        </w:rPr>
      </w:pPr>
    </w:p>
    <w:tbl>
      <w:tblPr>
        <w:tblW w:w="629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35"/>
        <w:gridCol w:w="1282"/>
        <w:gridCol w:w="936"/>
        <w:gridCol w:w="821"/>
        <w:gridCol w:w="2419"/>
      </w:tblGrid>
      <w:tr w:rsidR="005A2227" w:rsidRPr="00E352EF" w:rsidDel="00A313A3" w14:paraId="3B36E2E7" w14:textId="4417DED1">
        <w:trPr>
          <w:del w:id="7690" w:author="Utente" w:date="2017-06-26T15:33:00Z"/>
        </w:trPr>
        <w:tc>
          <w:tcPr>
            <w:tcW w:w="835"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CA46EAE" w14:textId="2666780A" w:rsidR="005A2227" w:rsidRPr="00E352EF" w:rsidDel="00A313A3" w:rsidRDefault="003B57DA">
            <w:pPr>
              <w:jc w:val="both"/>
              <w:rPr>
                <w:del w:id="7691" w:author="Utente" w:date="2017-06-26T15:33:00Z"/>
              </w:rPr>
            </w:pPr>
            <w:del w:id="7692" w:author="Utente" w:date="2017-06-26T15:33:00Z">
              <w:r w:rsidRPr="00E352EF" w:rsidDel="00A313A3">
                <w:rPr>
                  <w:rFonts w:ascii="Calibri" w:eastAsia="Calibri" w:hAnsi="Calibri" w:cs="Calibri"/>
                </w:rPr>
                <w:delText>P</w:delText>
              </w:r>
              <w:r w:rsidR="0097053A" w:rsidRPr="00E352EF" w:rsidDel="00A313A3">
                <w:rPr>
                  <w:rFonts w:ascii="Calibri" w:eastAsia="Calibri" w:hAnsi="Calibri" w:cs="Calibri"/>
                </w:rPr>
                <w:delText>opulation</w:delText>
              </w:r>
            </w:del>
            <w:ins w:id="7693" w:author="Laura Viignola" w:date="2017-05-10T17:14:00Z">
              <w:del w:id="7694" w:author="Utente" w:date="2017-06-26T15:33:00Z">
                <w:r w:rsidDel="00A313A3">
                  <w:rPr>
                    <w:rFonts w:ascii="Calibri" w:eastAsia="Calibri" w:hAnsi="Calibri" w:cs="Calibri"/>
                  </w:rPr>
                  <w:delText>ds_r</w:delText>
                </w:r>
              </w:del>
            </w:ins>
          </w:p>
        </w:tc>
      </w:tr>
      <w:tr w:rsidR="005A2227" w:rsidRPr="00E352EF" w:rsidDel="00A313A3" w14:paraId="68414434" w14:textId="58F786EE">
        <w:trPr>
          <w:del w:id="7695" w:author="Utente" w:date="2017-06-26T15:33:00Z"/>
        </w:trPr>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3AB7BA7" w14:textId="3DB17B1A" w:rsidR="005A2227" w:rsidRPr="00E352EF" w:rsidDel="00A313A3" w:rsidRDefault="0097053A">
            <w:pPr>
              <w:jc w:val="both"/>
              <w:rPr>
                <w:del w:id="7696" w:author="Utente" w:date="2017-06-26T15:33:00Z"/>
                <w:b/>
              </w:rPr>
            </w:pPr>
            <w:del w:id="7697" w:author="Utente" w:date="2017-06-26T15:33:00Z">
              <w:r w:rsidRPr="00E352EF" w:rsidDel="00A313A3">
                <w:rPr>
                  <w:rFonts w:ascii="Calibri" w:eastAsia="Calibri" w:hAnsi="Calibri" w:cs="Calibri"/>
                  <w:b/>
                </w:rPr>
                <w:delText>TIME</w:delText>
              </w:r>
            </w:del>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B3974D" w14:textId="2B36A69B" w:rsidR="005A2227" w:rsidRPr="00E352EF" w:rsidDel="00A313A3" w:rsidRDefault="0097053A">
            <w:pPr>
              <w:jc w:val="both"/>
              <w:rPr>
                <w:del w:id="7698" w:author="Utente" w:date="2017-06-26T15:33:00Z"/>
                <w:b/>
              </w:rPr>
            </w:pPr>
            <w:del w:id="7699" w:author="Utente" w:date="2017-06-26T15:33:00Z">
              <w:r w:rsidRPr="00E352EF" w:rsidDel="00A313A3">
                <w:rPr>
                  <w:rFonts w:ascii="Calibri" w:eastAsia="Calibri" w:hAnsi="Calibri" w:cs="Calibri"/>
                  <w:b/>
                </w:rPr>
                <w:delText>GEO</w:delText>
              </w:r>
            </w:del>
          </w:p>
        </w:tc>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8C03274" w14:textId="6F0A0699" w:rsidR="005A2227" w:rsidRPr="00E352EF" w:rsidDel="00A313A3" w:rsidRDefault="0097053A">
            <w:pPr>
              <w:jc w:val="both"/>
              <w:rPr>
                <w:del w:id="7700" w:author="Utente" w:date="2017-06-26T15:33:00Z"/>
                <w:b/>
              </w:rPr>
            </w:pPr>
            <w:del w:id="7701" w:author="Utente" w:date="2017-06-26T15:33:00Z">
              <w:r w:rsidRPr="00E352EF" w:rsidDel="00A313A3">
                <w:rPr>
                  <w:rFonts w:ascii="Calibri" w:eastAsia="Calibri" w:hAnsi="Calibri" w:cs="Calibri"/>
                  <w:b/>
                </w:rPr>
                <w:delText>AGE</w:delText>
              </w:r>
            </w:del>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05C3893" w14:textId="5C8D35F0" w:rsidR="005A2227" w:rsidRPr="00E352EF" w:rsidDel="00A313A3" w:rsidRDefault="0097053A">
            <w:pPr>
              <w:jc w:val="both"/>
              <w:rPr>
                <w:del w:id="7702" w:author="Utente" w:date="2017-06-26T15:33:00Z"/>
                <w:b/>
              </w:rPr>
            </w:pPr>
            <w:del w:id="7703" w:author="Utente" w:date="2017-06-26T15:33:00Z">
              <w:r w:rsidRPr="00E352EF" w:rsidDel="00A313A3">
                <w:rPr>
                  <w:rFonts w:ascii="Calibri" w:eastAsia="Calibri" w:hAnsi="Calibri" w:cs="Calibri"/>
                  <w:b/>
                </w:rPr>
                <w:delText>SEX</w:delText>
              </w:r>
            </w:del>
          </w:p>
        </w:tc>
        <w:tc>
          <w:tcPr>
            <w:tcW w:w="241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CF32E3B" w14:textId="30DAE7B3" w:rsidR="005A2227" w:rsidRPr="00E352EF" w:rsidDel="00A313A3" w:rsidRDefault="0097053A">
            <w:pPr>
              <w:jc w:val="both"/>
              <w:rPr>
                <w:del w:id="7704" w:author="Utente" w:date="2017-06-26T15:33:00Z"/>
                <w:b/>
              </w:rPr>
            </w:pPr>
            <w:del w:id="7705" w:author="Utente" w:date="2017-06-26T15:33:00Z">
              <w:r w:rsidRPr="00E352EF" w:rsidDel="00A313A3">
                <w:rPr>
                  <w:rFonts w:ascii="Calibri" w:eastAsia="Calibri" w:hAnsi="Calibri" w:cs="Calibri"/>
                  <w:b/>
                </w:rPr>
                <w:delText>POPULATION_CONDITION</w:delText>
              </w:r>
            </w:del>
          </w:p>
        </w:tc>
      </w:tr>
      <w:tr w:rsidR="005A2227" w:rsidRPr="00E352EF" w:rsidDel="00A313A3" w14:paraId="6B8DB5CB" w14:textId="52CD16BC">
        <w:trPr>
          <w:del w:id="7706" w:author="Utente" w:date="2017-06-26T15:33:00Z"/>
        </w:trPr>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E276A1" w14:textId="45D234E3" w:rsidR="005A2227" w:rsidRPr="00E352EF" w:rsidDel="00A313A3" w:rsidRDefault="0097053A">
            <w:pPr>
              <w:jc w:val="both"/>
              <w:rPr>
                <w:del w:id="7707" w:author="Utente" w:date="2017-06-26T15:33:00Z"/>
              </w:rPr>
            </w:pPr>
            <w:del w:id="7708" w:author="Utente" w:date="2017-06-26T15:33:00Z">
              <w:r w:rsidRPr="00E352EF" w:rsidDel="00A313A3">
                <w:rPr>
                  <w:rFonts w:ascii="Calibri" w:eastAsia="Calibri" w:hAnsi="Calibri" w:cs="Calibri"/>
                </w:rPr>
                <w:delText>2012</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EDBC01" w14:textId="41537B8C" w:rsidR="005A2227" w:rsidRPr="00E352EF" w:rsidDel="00A313A3" w:rsidRDefault="0097053A">
            <w:pPr>
              <w:jc w:val="both"/>
              <w:rPr>
                <w:del w:id="7709" w:author="Utente" w:date="2017-06-26T15:33:00Z"/>
              </w:rPr>
            </w:pPr>
            <w:del w:id="7710" w:author="Utente" w:date="2017-06-26T15:33:00Z">
              <w:r w:rsidRPr="00E352EF" w:rsidDel="00A313A3">
                <w:rPr>
                  <w:rFonts w:ascii="Calibri" w:eastAsia="Calibri" w:hAnsi="Calibri" w:cs="Calibri"/>
                </w:rPr>
                <w:delText>Belgium</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525112" w14:textId="2D699A05" w:rsidR="005A2227" w:rsidRPr="00E352EF" w:rsidDel="00A313A3" w:rsidRDefault="0097053A">
            <w:pPr>
              <w:jc w:val="both"/>
              <w:rPr>
                <w:del w:id="7711" w:author="Utente" w:date="2017-06-26T15:33:00Z"/>
              </w:rPr>
            </w:pPr>
            <w:del w:id="7712" w:author="Utente" w:date="2017-06-26T15:33:00Z">
              <w:r w:rsidRPr="00E352EF" w:rsidDel="00A313A3">
                <w:rPr>
                  <w:rFonts w:ascii="Calibri" w:eastAsia="Calibri" w:hAnsi="Calibri" w:cs="Calibri"/>
                </w:rPr>
                <w:delText>Total</w:delText>
              </w:r>
            </w:del>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FD1029" w14:textId="760FB8BB" w:rsidR="005A2227" w:rsidRPr="00E352EF" w:rsidDel="00A313A3" w:rsidRDefault="0097053A">
            <w:pPr>
              <w:jc w:val="both"/>
              <w:rPr>
                <w:del w:id="7713" w:author="Utente" w:date="2017-06-26T15:33:00Z"/>
              </w:rPr>
            </w:pPr>
            <w:del w:id="7714" w:author="Utente" w:date="2017-06-26T15:33:00Z">
              <w:r w:rsidRPr="00E352EF" w:rsidDel="00A313A3">
                <w:rPr>
                  <w:rFonts w:ascii="Calibri" w:eastAsia="Calibri" w:hAnsi="Calibri" w:cs="Calibri"/>
                </w:rPr>
                <w:delText>Total</w:delText>
              </w:r>
            </w:del>
          </w:p>
        </w:tc>
        <w:tc>
          <w:tcPr>
            <w:tcW w:w="24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61A899" w14:textId="21D3BB81" w:rsidR="005A2227" w:rsidRPr="00E352EF" w:rsidDel="00A313A3" w:rsidRDefault="0097053A">
            <w:pPr>
              <w:jc w:val="both"/>
              <w:rPr>
                <w:del w:id="7715" w:author="Utente" w:date="2017-06-26T15:33:00Z"/>
              </w:rPr>
            </w:pPr>
            <w:del w:id="7716" w:author="Utente" w:date="2017-06-26T15:33:00Z">
              <w:r w:rsidRPr="00E352EF" w:rsidDel="00A313A3">
                <w:rPr>
                  <w:rFonts w:ascii="Calibri" w:eastAsia="Calibri" w:hAnsi="Calibri" w:cs="Calibri"/>
                </w:rPr>
                <w:delText>true</w:delText>
              </w:r>
            </w:del>
          </w:p>
        </w:tc>
      </w:tr>
      <w:tr w:rsidR="005A2227" w:rsidRPr="00E352EF" w:rsidDel="00A313A3" w14:paraId="4A9754F8" w14:textId="774CF02B">
        <w:trPr>
          <w:del w:id="7717" w:author="Utente" w:date="2017-06-26T15:33:00Z"/>
        </w:trPr>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842023" w14:textId="65864B5E" w:rsidR="005A2227" w:rsidRPr="00E352EF" w:rsidDel="00A313A3" w:rsidRDefault="0097053A">
            <w:pPr>
              <w:jc w:val="both"/>
              <w:rPr>
                <w:del w:id="7718" w:author="Utente" w:date="2017-06-26T15:33:00Z"/>
              </w:rPr>
            </w:pPr>
            <w:del w:id="7719" w:author="Utente" w:date="2017-06-26T15:33:00Z">
              <w:r w:rsidRPr="00E352EF" w:rsidDel="00A313A3">
                <w:rPr>
                  <w:rFonts w:ascii="Calibri" w:eastAsia="Calibri" w:hAnsi="Calibri" w:cs="Calibri"/>
                </w:rPr>
                <w:delText>2012A</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D1AE11" w14:textId="48CEBD56" w:rsidR="005A2227" w:rsidRPr="00E352EF" w:rsidDel="00A313A3" w:rsidRDefault="0097053A">
            <w:pPr>
              <w:jc w:val="both"/>
              <w:rPr>
                <w:del w:id="7720" w:author="Utente" w:date="2017-06-26T15:33:00Z"/>
              </w:rPr>
            </w:pPr>
            <w:del w:id="7721" w:author="Utente" w:date="2017-06-26T15:33:00Z">
              <w:r w:rsidRPr="00E352EF" w:rsidDel="00A313A3">
                <w:rPr>
                  <w:rFonts w:ascii="Calibri" w:eastAsia="Calibri" w:hAnsi="Calibri" w:cs="Calibri"/>
                </w:rPr>
                <w:delText>Greece</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0F835D" w14:textId="11FD2034" w:rsidR="005A2227" w:rsidRPr="00E352EF" w:rsidDel="00A313A3" w:rsidRDefault="0097053A">
            <w:pPr>
              <w:jc w:val="both"/>
              <w:rPr>
                <w:del w:id="7722" w:author="Utente" w:date="2017-06-26T15:33:00Z"/>
              </w:rPr>
            </w:pPr>
            <w:del w:id="7723" w:author="Utente" w:date="2017-06-26T15:33:00Z">
              <w:r w:rsidRPr="00E352EF" w:rsidDel="00A313A3">
                <w:rPr>
                  <w:rFonts w:ascii="Calibri" w:eastAsia="Calibri" w:hAnsi="Calibri" w:cs="Calibri"/>
                </w:rPr>
                <w:delText>Total</w:delText>
              </w:r>
            </w:del>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2F61AC" w14:textId="5E8777D5" w:rsidR="005A2227" w:rsidRPr="00E352EF" w:rsidDel="00A313A3" w:rsidRDefault="0097053A">
            <w:pPr>
              <w:jc w:val="both"/>
              <w:rPr>
                <w:del w:id="7724" w:author="Utente" w:date="2017-06-26T15:33:00Z"/>
              </w:rPr>
            </w:pPr>
            <w:del w:id="7725" w:author="Utente" w:date="2017-06-26T15:33:00Z">
              <w:r w:rsidRPr="00E352EF" w:rsidDel="00A313A3">
                <w:rPr>
                  <w:rFonts w:ascii="Calibri" w:eastAsia="Calibri" w:hAnsi="Calibri" w:cs="Calibri"/>
                </w:rPr>
                <w:delText>Total</w:delText>
              </w:r>
            </w:del>
          </w:p>
        </w:tc>
        <w:tc>
          <w:tcPr>
            <w:tcW w:w="24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C2E9FD" w14:textId="27FB85E8" w:rsidR="005A2227" w:rsidRPr="00E352EF" w:rsidDel="00A313A3" w:rsidRDefault="0097053A">
            <w:pPr>
              <w:jc w:val="both"/>
              <w:rPr>
                <w:del w:id="7726" w:author="Utente" w:date="2017-06-26T15:33:00Z"/>
              </w:rPr>
            </w:pPr>
            <w:del w:id="7727" w:author="Utente" w:date="2017-06-26T15:33:00Z">
              <w:r w:rsidRPr="00E352EF" w:rsidDel="00A313A3">
                <w:rPr>
                  <w:rFonts w:ascii="Calibri" w:eastAsia="Calibri" w:hAnsi="Calibri" w:cs="Calibri"/>
                </w:rPr>
                <w:delText>false</w:delText>
              </w:r>
            </w:del>
          </w:p>
        </w:tc>
      </w:tr>
      <w:tr w:rsidR="005A2227" w:rsidRPr="00E352EF" w:rsidDel="00A313A3" w14:paraId="78121A37" w14:textId="42BA2C85">
        <w:trPr>
          <w:del w:id="7728" w:author="Utente" w:date="2017-06-26T15:33:00Z"/>
        </w:trPr>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A38191" w14:textId="58C0F9AF" w:rsidR="005A2227" w:rsidRPr="00E352EF" w:rsidDel="00A313A3" w:rsidRDefault="0097053A">
            <w:pPr>
              <w:jc w:val="both"/>
              <w:rPr>
                <w:del w:id="7729" w:author="Utente" w:date="2017-06-26T15:33:00Z"/>
              </w:rPr>
            </w:pPr>
            <w:del w:id="7730" w:author="Utente" w:date="2017-06-26T15:33:00Z">
              <w:r w:rsidRPr="00E352EF" w:rsidDel="00A313A3">
                <w:rPr>
                  <w:rFonts w:ascii="Calibri" w:eastAsia="Calibri" w:hAnsi="Calibri" w:cs="Calibri"/>
                </w:rPr>
                <w:delText>2012</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AE587D" w14:textId="3284C72C" w:rsidR="005A2227" w:rsidRPr="00E352EF" w:rsidDel="00A313A3" w:rsidRDefault="0097053A">
            <w:pPr>
              <w:jc w:val="both"/>
              <w:rPr>
                <w:del w:id="7731" w:author="Utente" w:date="2017-06-26T15:33:00Z"/>
              </w:rPr>
            </w:pPr>
            <w:del w:id="7732" w:author="Utente" w:date="2017-06-26T15:33:00Z">
              <w:r w:rsidRPr="00E352EF" w:rsidDel="00A313A3">
                <w:rPr>
                  <w:rFonts w:ascii="Calibri" w:eastAsia="Calibri" w:hAnsi="Calibri" w:cs="Calibri"/>
                </w:rPr>
                <w:delText>Spain</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8591D3" w14:textId="7EDFF44D" w:rsidR="005A2227" w:rsidRPr="00E352EF" w:rsidDel="00A313A3" w:rsidRDefault="0097053A">
            <w:pPr>
              <w:jc w:val="both"/>
              <w:rPr>
                <w:del w:id="7733" w:author="Utente" w:date="2017-06-26T15:33:00Z"/>
              </w:rPr>
            </w:pPr>
            <w:del w:id="7734" w:author="Utente" w:date="2017-06-26T15:33:00Z">
              <w:r w:rsidRPr="00E352EF" w:rsidDel="00A313A3">
                <w:rPr>
                  <w:rFonts w:ascii="Calibri" w:eastAsia="Calibri" w:hAnsi="Calibri" w:cs="Calibri"/>
                </w:rPr>
                <w:delText>Total</w:delText>
              </w:r>
            </w:del>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37FA09" w14:textId="1A57305F" w:rsidR="005A2227" w:rsidRPr="00E352EF" w:rsidDel="00A313A3" w:rsidRDefault="0097053A">
            <w:pPr>
              <w:jc w:val="both"/>
              <w:rPr>
                <w:del w:id="7735" w:author="Utente" w:date="2017-06-26T15:33:00Z"/>
              </w:rPr>
            </w:pPr>
            <w:del w:id="7736" w:author="Utente" w:date="2017-06-26T15:33:00Z">
              <w:r w:rsidRPr="00E352EF" w:rsidDel="00A313A3">
                <w:rPr>
                  <w:rFonts w:ascii="Calibri" w:eastAsia="Calibri" w:hAnsi="Calibri" w:cs="Calibri"/>
                </w:rPr>
                <w:delText>Total</w:delText>
              </w:r>
            </w:del>
          </w:p>
        </w:tc>
        <w:tc>
          <w:tcPr>
            <w:tcW w:w="24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7FEF74" w14:textId="5112364E" w:rsidR="005A2227" w:rsidRPr="00E352EF" w:rsidDel="00A313A3" w:rsidRDefault="0097053A">
            <w:pPr>
              <w:jc w:val="both"/>
              <w:rPr>
                <w:del w:id="7737" w:author="Utente" w:date="2017-06-26T15:33:00Z"/>
              </w:rPr>
            </w:pPr>
            <w:del w:id="7738" w:author="Utente" w:date="2017-06-26T15:33:00Z">
              <w:r w:rsidRPr="00E352EF" w:rsidDel="00A313A3">
                <w:rPr>
                  <w:rFonts w:ascii="Calibri" w:eastAsia="Calibri" w:hAnsi="Calibri" w:cs="Calibri"/>
                </w:rPr>
                <w:delText>true</w:delText>
              </w:r>
            </w:del>
          </w:p>
        </w:tc>
      </w:tr>
      <w:tr w:rsidR="005A2227" w:rsidRPr="00E352EF" w:rsidDel="00A313A3" w14:paraId="7C5205EC" w14:textId="57BC2799">
        <w:trPr>
          <w:del w:id="7739" w:author="Utente" w:date="2017-06-26T15:33:00Z"/>
        </w:trPr>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84B174" w14:textId="002E4EDE" w:rsidR="005A2227" w:rsidRPr="00E352EF" w:rsidDel="00A313A3" w:rsidRDefault="0097053A">
            <w:pPr>
              <w:jc w:val="both"/>
              <w:rPr>
                <w:del w:id="7740" w:author="Utente" w:date="2017-06-26T15:33:00Z"/>
              </w:rPr>
            </w:pPr>
            <w:del w:id="7741" w:author="Utente" w:date="2017-06-26T15:33:00Z">
              <w:r w:rsidRPr="00E352EF" w:rsidDel="00A313A3">
                <w:rPr>
                  <w:rFonts w:ascii="Calibri" w:eastAsia="Calibri" w:hAnsi="Calibri" w:cs="Calibri"/>
                </w:rPr>
                <w:delText>2012</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98AA8D" w14:textId="550CE1B6" w:rsidR="005A2227" w:rsidRPr="00E352EF" w:rsidDel="00A313A3" w:rsidRDefault="0097053A">
            <w:pPr>
              <w:jc w:val="both"/>
              <w:rPr>
                <w:del w:id="7742" w:author="Utente" w:date="2017-06-26T15:33:00Z"/>
              </w:rPr>
            </w:pPr>
            <w:del w:id="7743" w:author="Utente" w:date="2017-06-26T15:33:00Z">
              <w:r w:rsidRPr="00E352EF" w:rsidDel="00A313A3">
                <w:rPr>
                  <w:rFonts w:ascii="Calibri" w:eastAsia="Calibri" w:hAnsi="Calibri" w:cs="Calibri"/>
                </w:rPr>
                <w:delText>Malta</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D39CEB" w14:textId="142DE8F6" w:rsidR="005A2227" w:rsidRPr="00E352EF" w:rsidDel="00A313A3" w:rsidRDefault="0097053A">
            <w:pPr>
              <w:jc w:val="both"/>
              <w:rPr>
                <w:del w:id="7744" w:author="Utente" w:date="2017-06-26T15:33:00Z"/>
              </w:rPr>
            </w:pPr>
            <w:del w:id="7745" w:author="Utente" w:date="2017-06-26T15:33:00Z">
              <w:r w:rsidRPr="00E352EF" w:rsidDel="00A313A3">
                <w:rPr>
                  <w:rFonts w:ascii="Calibri" w:eastAsia="Calibri" w:hAnsi="Calibri" w:cs="Calibri"/>
                </w:rPr>
                <w:delText>Total</w:delText>
              </w:r>
            </w:del>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37B7F7" w14:textId="2E93891B" w:rsidR="005A2227" w:rsidRPr="00E352EF" w:rsidDel="00A313A3" w:rsidRDefault="0097053A">
            <w:pPr>
              <w:jc w:val="both"/>
              <w:rPr>
                <w:del w:id="7746" w:author="Utente" w:date="2017-06-26T15:33:00Z"/>
              </w:rPr>
            </w:pPr>
            <w:del w:id="7747" w:author="Utente" w:date="2017-06-26T15:33:00Z">
              <w:r w:rsidRPr="00E352EF" w:rsidDel="00A313A3">
                <w:rPr>
                  <w:rFonts w:ascii="Calibri" w:eastAsia="Calibri" w:hAnsi="Calibri" w:cs="Calibri"/>
                </w:rPr>
                <w:delText>Total</w:delText>
              </w:r>
            </w:del>
          </w:p>
        </w:tc>
        <w:tc>
          <w:tcPr>
            <w:tcW w:w="24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995B58" w14:textId="22B3687C" w:rsidR="005A2227" w:rsidRPr="00E352EF" w:rsidDel="00A313A3" w:rsidRDefault="0097053A">
            <w:pPr>
              <w:jc w:val="both"/>
              <w:rPr>
                <w:del w:id="7748" w:author="Utente" w:date="2017-06-26T15:33:00Z"/>
              </w:rPr>
            </w:pPr>
            <w:del w:id="7749" w:author="Utente" w:date="2017-06-26T15:33:00Z">
              <w:r w:rsidRPr="00E352EF" w:rsidDel="00A313A3">
                <w:rPr>
                  <w:rFonts w:ascii="Calibri" w:eastAsia="Calibri" w:hAnsi="Calibri" w:cs="Calibri"/>
                </w:rPr>
                <w:delText>true</w:delText>
              </w:r>
            </w:del>
          </w:p>
        </w:tc>
      </w:tr>
      <w:tr w:rsidR="005A2227" w:rsidRPr="00E352EF" w:rsidDel="00A313A3" w14:paraId="43AB7C7A" w14:textId="095FFEF0">
        <w:trPr>
          <w:del w:id="7750" w:author="Utente" w:date="2017-06-26T15:33:00Z"/>
        </w:trPr>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BA2F75" w14:textId="2F61DA69" w:rsidR="005A2227" w:rsidRPr="00E352EF" w:rsidDel="00A313A3" w:rsidRDefault="0097053A">
            <w:pPr>
              <w:jc w:val="both"/>
              <w:rPr>
                <w:del w:id="7751" w:author="Utente" w:date="2017-06-26T15:33:00Z"/>
              </w:rPr>
            </w:pPr>
            <w:del w:id="7752" w:author="Utente" w:date="2017-06-26T15:33:00Z">
              <w:r w:rsidRPr="00E352EF" w:rsidDel="00A313A3">
                <w:rPr>
                  <w:rFonts w:ascii="Calibri" w:eastAsia="Calibri" w:hAnsi="Calibri" w:cs="Calibri"/>
                </w:rPr>
                <w:delText>2012</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BB9E1B" w14:textId="48C6D3BF" w:rsidR="005A2227" w:rsidRPr="00E352EF" w:rsidDel="00A313A3" w:rsidRDefault="0097053A">
            <w:pPr>
              <w:jc w:val="both"/>
              <w:rPr>
                <w:del w:id="7753" w:author="Utente" w:date="2017-06-26T15:33:00Z"/>
              </w:rPr>
            </w:pPr>
            <w:del w:id="7754" w:author="Utente" w:date="2017-06-26T15:33:00Z">
              <w:r w:rsidRPr="00E352EF" w:rsidDel="00A313A3">
                <w:rPr>
                  <w:rFonts w:ascii="Calibri" w:eastAsia="Calibri" w:hAnsi="Calibri" w:cs="Calibri"/>
                </w:rPr>
                <w:delText>Finland</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AD3C5D" w14:textId="1D52EEB7" w:rsidR="005A2227" w:rsidRPr="00E352EF" w:rsidDel="00A313A3" w:rsidRDefault="0097053A">
            <w:pPr>
              <w:jc w:val="both"/>
              <w:rPr>
                <w:del w:id="7755" w:author="Utente" w:date="2017-06-26T15:33:00Z"/>
              </w:rPr>
            </w:pPr>
            <w:del w:id="7756" w:author="Utente" w:date="2017-06-26T15:33:00Z">
              <w:r w:rsidRPr="00E352EF" w:rsidDel="00A313A3">
                <w:rPr>
                  <w:rFonts w:ascii="Calibri" w:eastAsia="Calibri" w:hAnsi="Calibri" w:cs="Calibri"/>
                </w:rPr>
                <w:delText>Total</w:delText>
              </w:r>
            </w:del>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F18B5B" w14:textId="4375F888" w:rsidR="005A2227" w:rsidRPr="00E352EF" w:rsidDel="00A313A3" w:rsidRDefault="0097053A">
            <w:pPr>
              <w:jc w:val="both"/>
              <w:rPr>
                <w:del w:id="7757" w:author="Utente" w:date="2017-06-26T15:33:00Z"/>
              </w:rPr>
            </w:pPr>
            <w:del w:id="7758" w:author="Utente" w:date="2017-06-26T15:33:00Z">
              <w:r w:rsidRPr="00E352EF" w:rsidDel="00A313A3">
                <w:rPr>
                  <w:rFonts w:ascii="Calibri" w:eastAsia="Calibri" w:hAnsi="Calibri" w:cs="Calibri"/>
                </w:rPr>
                <w:delText>Total</w:delText>
              </w:r>
            </w:del>
          </w:p>
        </w:tc>
        <w:tc>
          <w:tcPr>
            <w:tcW w:w="24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7C1E83" w14:textId="7D999E6F" w:rsidR="005A2227" w:rsidRPr="00E352EF" w:rsidDel="00A313A3" w:rsidRDefault="0097053A">
            <w:pPr>
              <w:jc w:val="both"/>
              <w:rPr>
                <w:del w:id="7759" w:author="Utente" w:date="2017-06-26T15:33:00Z"/>
              </w:rPr>
            </w:pPr>
            <w:del w:id="7760" w:author="Utente" w:date="2017-06-26T15:33:00Z">
              <w:r w:rsidRPr="00E352EF" w:rsidDel="00A313A3">
                <w:rPr>
                  <w:rFonts w:ascii="Calibri" w:eastAsia="Calibri" w:hAnsi="Calibri" w:cs="Calibri"/>
                </w:rPr>
                <w:delText>true</w:delText>
              </w:r>
            </w:del>
          </w:p>
        </w:tc>
      </w:tr>
      <w:tr w:rsidR="005A2227" w:rsidRPr="00E352EF" w:rsidDel="00A313A3" w14:paraId="5D21E3BF" w14:textId="3C6ED88D">
        <w:trPr>
          <w:del w:id="7761" w:author="Utente" w:date="2017-06-26T15:33:00Z"/>
        </w:trPr>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D33BF3" w14:textId="750DD7BC" w:rsidR="005A2227" w:rsidRPr="00E352EF" w:rsidDel="00A313A3" w:rsidRDefault="0097053A">
            <w:pPr>
              <w:jc w:val="both"/>
              <w:rPr>
                <w:del w:id="7762" w:author="Utente" w:date="2017-06-26T15:33:00Z"/>
              </w:rPr>
            </w:pPr>
            <w:del w:id="7763" w:author="Utente" w:date="2017-06-26T15:33:00Z">
              <w:r w:rsidRPr="00E352EF" w:rsidDel="00A313A3">
                <w:rPr>
                  <w:rFonts w:ascii="Calibri" w:eastAsia="Calibri" w:hAnsi="Calibri" w:cs="Calibri"/>
                </w:rPr>
                <w:delText>2012C</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AF94C5" w14:textId="1A6A36F6" w:rsidR="005A2227" w:rsidRPr="00E352EF" w:rsidDel="00A313A3" w:rsidRDefault="0097053A">
            <w:pPr>
              <w:jc w:val="both"/>
              <w:rPr>
                <w:del w:id="7764" w:author="Utente" w:date="2017-06-26T15:33:00Z"/>
              </w:rPr>
            </w:pPr>
            <w:del w:id="7765" w:author="Utente" w:date="2017-06-26T15:33:00Z">
              <w:r w:rsidRPr="00E352EF" w:rsidDel="00A313A3">
                <w:rPr>
                  <w:rFonts w:ascii="Calibri" w:eastAsia="Calibri" w:hAnsi="Calibri" w:cs="Calibri"/>
                </w:rPr>
                <w:delText>Switzerland</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EB2BF3" w14:textId="4B912675" w:rsidR="005A2227" w:rsidRPr="00E352EF" w:rsidDel="00A313A3" w:rsidRDefault="0097053A">
            <w:pPr>
              <w:jc w:val="both"/>
              <w:rPr>
                <w:del w:id="7766" w:author="Utente" w:date="2017-06-26T15:33:00Z"/>
              </w:rPr>
            </w:pPr>
            <w:del w:id="7767" w:author="Utente" w:date="2017-06-26T15:33:00Z">
              <w:r w:rsidRPr="00E352EF" w:rsidDel="00A313A3">
                <w:rPr>
                  <w:rFonts w:ascii="Calibri" w:eastAsia="Calibri" w:hAnsi="Calibri" w:cs="Calibri"/>
                </w:rPr>
                <w:delText>Total</w:delText>
              </w:r>
            </w:del>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01CFB5" w14:textId="4DD1875E" w:rsidR="005A2227" w:rsidRPr="00E352EF" w:rsidDel="00A313A3" w:rsidRDefault="0097053A">
            <w:pPr>
              <w:jc w:val="both"/>
              <w:rPr>
                <w:del w:id="7768" w:author="Utente" w:date="2017-06-26T15:33:00Z"/>
              </w:rPr>
            </w:pPr>
            <w:del w:id="7769" w:author="Utente" w:date="2017-06-26T15:33:00Z">
              <w:r w:rsidRPr="00E352EF" w:rsidDel="00A313A3">
                <w:rPr>
                  <w:rFonts w:ascii="Calibri" w:eastAsia="Calibri" w:hAnsi="Calibri" w:cs="Calibri"/>
                </w:rPr>
                <w:delText>Total</w:delText>
              </w:r>
            </w:del>
          </w:p>
        </w:tc>
        <w:tc>
          <w:tcPr>
            <w:tcW w:w="24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8A4911" w14:textId="76D74B40" w:rsidR="005A2227" w:rsidRPr="00E352EF" w:rsidDel="00A313A3" w:rsidRDefault="0097053A">
            <w:pPr>
              <w:jc w:val="both"/>
              <w:rPr>
                <w:del w:id="7770" w:author="Utente" w:date="2017-06-26T15:33:00Z"/>
              </w:rPr>
            </w:pPr>
            <w:del w:id="7771" w:author="Utente" w:date="2017-06-26T15:33:00Z">
              <w:r w:rsidRPr="00E352EF" w:rsidDel="00A313A3">
                <w:rPr>
                  <w:rFonts w:ascii="Calibri" w:eastAsia="Calibri" w:hAnsi="Calibri" w:cs="Calibri"/>
                </w:rPr>
                <w:delText>false</w:delText>
              </w:r>
            </w:del>
          </w:p>
        </w:tc>
      </w:tr>
    </w:tbl>
    <w:p w14:paraId="782AF6AB" w14:textId="03766E45" w:rsidR="005A2227" w:rsidRPr="00E352EF" w:rsidDel="00A313A3" w:rsidRDefault="005A2227">
      <w:pPr>
        <w:rPr>
          <w:del w:id="7772" w:author="Utente" w:date="2017-06-26T15:33:00Z"/>
        </w:rPr>
      </w:pPr>
    </w:p>
    <w:p w14:paraId="2345E79F" w14:textId="5E20B704" w:rsidR="005A2227" w:rsidRPr="00E352EF" w:rsidDel="00A313A3" w:rsidRDefault="0097053A" w:rsidP="00E83D59">
      <w:pPr>
        <w:pStyle w:val="Stile3"/>
        <w:rPr>
          <w:del w:id="7773" w:author="Utente" w:date="2017-06-26T15:33:00Z"/>
          <w:lang w:val="en-GB"/>
        </w:rPr>
      </w:pPr>
      <w:bookmarkStart w:id="7774" w:name="_Toc462659706"/>
      <w:bookmarkStart w:id="7775" w:name="_Toc463805766"/>
      <w:bookmarkStart w:id="7776" w:name="_Toc464487943"/>
      <w:del w:id="7777" w:author="Utente" w:date="2017-06-26T15:33:00Z">
        <w:r w:rsidRPr="00E352EF" w:rsidDel="00A313A3">
          <w:rPr>
            <w:lang w:val="en-GB"/>
          </w:rPr>
          <w:delText>all</w:delText>
        </w:r>
        <w:bookmarkEnd w:id="7774"/>
        <w:bookmarkEnd w:id="7775"/>
        <w:bookmarkEnd w:id="7776"/>
      </w:del>
    </w:p>
    <w:p w14:paraId="4BD38F02" w14:textId="054D8B21" w:rsidR="005A2227" w:rsidRPr="00E352EF" w:rsidDel="00A313A3" w:rsidRDefault="0097053A" w:rsidP="005E7E74">
      <w:pPr>
        <w:rPr>
          <w:del w:id="7778" w:author="Utente" w:date="2017-06-26T15:33:00Z"/>
          <w:rFonts w:ascii="Cambria" w:hAnsi="Cambria"/>
        </w:rPr>
      </w:pPr>
      <w:del w:id="7779" w:author="Utente" w:date="2017-06-26T15:33:00Z">
        <w:r w:rsidRPr="00E352EF" w:rsidDel="00A313A3">
          <w:rPr>
            <w:rFonts w:ascii="Cambria" w:eastAsia="Calibri" w:hAnsi="Cambria" w:cs="Calibri"/>
            <w:i/>
            <w:color w:val="5B9BD5"/>
          </w:rPr>
          <w:delText>Semantics</w:delText>
        </w:r>
      </w:del>
    </w:p>
    <w:p w14:paraId="0E222E2D" w14:textId="3A297253" w:rsidR="005A2227" w:rsidRPr="00E352EF" w:rsidDel="00A313A3" w:rsidRDefault="0097053A" w:rsidP="005E7E74">
      <w:pPr>
        <w:rPr>
          <w:del w:id="7780" w:author="Utente" w:date="2017-06-26T15:33:00Z"/>
          <w:rFonts w:ascii="Cambria" w:hAnsi="Cambria"/>
        </w:rPr>
      </w:pPr>
      <w:del w:id="7781" w:author="Utente" w:date="2017-06-26T15:33:00Z">
        <w:r w:rsidRPr="00E352EF" w:rsidDel="00A313A3">
          <w:rPr>
            <w:rFonts w:ascii="Cambria" w:hAnsi="Cambria"/>
          </w:rPr>
          <w:delText xml:space="preserve">The </w:delText>
        </w:r>
        <w:r w:rsidRPr="00E352EF" w:rsidDel="00A313A3">
          <w:rPr>
            <w:rFonts w:ascii="Cambria" w:hAnsi="Cambria"/>
            <w:b/>
          </w:rPr>
          <w:delText xml:space="preserve">all </w:delText>
        </w:r>
        <w:r w:rsidRPr="00E352EF" w:rsidDel="00A313A3">
          <w:rPr>
            <w:rFonts w:ascii="Cambria" w:hAnsi="Cambria"/>
          </w:rPr>
          <w:delText xml:space="preserve">operator verifies that all values in the </w:delText>
        </w:r>
        <w:r w:rsidR="00F4601C" w:rsidRPr="00E352EF" w:rsidDel="00A313A3">
          <w:delText>Dataset</w:delText>
        </w:r>
        <w:r w:rsidRPr="00E352EF" w:rsidDel="00A313A3">
          <w:rPr>
            <w:rFonts w:ascii="Cambria" w:hAnsi="Cambria"/>
          </w:rPr>
          <w:delText xml:space="preserve"> are true</w:delText>
        </w:r>
      </w:del>
    </w:p>
    <w:p w14:paraId="50521DC8" w14:textId="6313B32A" w:rsidR="005E7E74" w:rsidRPr="00E352EF" w:rsidDel="00A313A3" w:rsidRDefault="005E7E74" w:rsidP="005E7E74">
      <w:pPr>
        <w:rPr>
          <w:del w:id="7782" w:author="Utente" w:date="2017-06-26T15:33:00Z"/>
          <w:rFonts w:ascii="Cambria" w:eastAsia="Calibri" w:hAnsi="Cambria" w:cs="Calibri"/>
          <w:i/>
          <w:color w:val="5B9BD5"/>
        </w:rPr>
      </w:pPr>
    </w:p>
    <w:p w14:paraId="794D6CA7" w14:textId="2FAAD882" w:rsidR="005A2227" w:rsidRPr="00E352EF" w:rsidDel="00A313A3" w:rsidRDefault="0097053A" w:rsidP="00543198">
      <w:pPr>
        <w:rPr>
          <w:del w:id="7783" w:author="Utente" w:date="2017-06-26T15:33:00Z"/>
          <w:rFonts w:ascii="Cambria" w:eastAsia="Calibri" w:hAnsi="Cambria" w:cs="Calibri"/>
          <w:i/>
          <w:color w:val="5B9BD5"/>
        </w:rPr>
      </w:pPr>
      <w:del w:id="7784" w:author="Utente" w:date="2017-06-26T15:33:00Z">
        <w:r w:rsidRPr="00E352EF" w:rsidDel="00A313A3">
          <w:rPr>
            <w:rFonts w:ascii="Cambria" w:eastAsia="Calibri" w:hAnsi="Cambria" w:cs="Calibri"/>
            <w:i/>
            <w:color w:val="5B9BD5"/>
          </w:rPr>
          <w:delText>Syntax</w:delText>
        </w:r>
      </w:del>
    </w:p>
    <w:p w14:paraId="2A4E2B32" w14:textId="7C0FBA6C" w:rsidR="005A2227" w:rsidRPr="00E352EF" w:rsidDel="00A313A3" w:rsidRDefault="0097053A" w:rsidP="005E7E74">
      <w:pPr>
        <w:rPr>
          <w:del w:id="7785" w:author="Utente" w:date="2017-06-26T15:33:00Z"/>
          <w:rFonts w:ascii="Cambria" w:hAnsi="Cambria"/>
        </w:rPr>
      </w:pPr>
      <w:del w:id="7786" w:author="Utente" w:date="2017-06-26T15:33:00Z">
        <w:r w:rsidRPr="00E352EF" w:rsidDel="00A313A3">
          <w:rPr>
            <w:rFonts w:ascii="Cambria" w:eastAsia="Calibri" w:hAnsi="Cambria" w:cs="Calibri"/>
            <w:b/>
          </w:rPr>
          <w:delText>all (</w:delText>
        </w:r>
        <w:r w:rsidRPr="00E352EF" w:rsidDel="00A313A3">
          <w:rPr>
            <w:rFonts w:ascii="Cambria" w:eastAsia="Calibri" w:hAnsi="Cambria" w:cs="Calibri"/>
            <w:i/>
          </w:rPr>
          <w:delText>ds</w:delText>
        </w:r>
        <w:r w:rsidRPr="00E352EF" w:rsidDel="00A313A3">
          <w:rPr>
            <w:rFonts w:ascii="Cambria" w:eastAsia="Calibri" w:hAnsi="Cambria" w:cs="Calibri"/>
            <w:b/>
          </w:rPr>
          <w:delText>)</w:delText>
        </w:r>
      </w:del>
    </w:p>
    <w:p w14:paraId="13DBDFA1" w14:textId="026FC4F6" w:rsidR="005E7E74" w:rsidRPr="00E352EF" w:rsidDel="00A313A3" w:rsidRDefault="005E7E74" w:rsidP="005E7E74">
      <w:pPr>
        <w:rPr>
          <w:del w:id="7787" w:author="Utente" w:date="2017-06-26T15:33:00Z"/>
          <w:rFonts w:ascii="Cambria" w:eastAsia="Calibri" w:hAnsi="Cambria" w:cs="Calibri"/>
          <w:i/>
          <w:color w:val="5B9BD5"/>
        </w:rPr>
      </w:pPr>
    </w:p>
    <w:p w14:paraId="751EDB62" w14:textId="02E64E6C" w:rsidR="005A2227" w:rsidRPr="00E352EF" w:rsidDel="00A313A3" w:rsidRDefault="0097053A" w:rsidP="00543198">
      <w:pPr>
        <w:rPr>
          <w:del w:id="7788" w:author="Utente" w:date="2017-06-26T15:33:00Z"/>
          <w:rFonts w:ascii="Cambria" w:eastAsia="Calibri" w:hAnsi="Cambria" w:cs="Calibri"/>
          <w:i/>
          <w:color w:val="5B9BD5"/>
        </w:rPr>
      </w:pPr>
      <w:del w:id="7789" w:author="Utente" w:date="2017-06-26T15:33:00Z">
        <w:r w:rsidRPr="00E352EF" w:rsidDel="00A313A3">
          <w:rPr>
            <w:rFonts w:ascii="Cambria" w:eastAsia="Calibri" w:hAnsi="Cambria" w:cs="Calibri"/>
            <w:i/>
            <w:color w:val="5B9BD5"/>
          </w:rPr>
          <w:delText>Parameters</w:delText>
        </w:r>
      </w:del>
    </w:p>
    <w:p w14:paraId="3BD32BC6" w14:textId="13AEC138" w:rsidR="005A2227" w:rsidRPr="00E352EF" w:rsidDel="00A313A3" w:rsidRDefault="005E7E74" w:rsidP="005E7E74">
      <w:pPr>
        <w:rPr>
          <w:del w:id="7790" w:author="Utente" w:date="2017-06-26T15:33:00Z"/>
          <w:rFonts w:ascii="Cambria" w:hAnsi="Cambria"/>
        </w:rPr>
      </w:pPr>
      <w:del w:id="7791" w:author="Utente" w:date="2017-06-26T15:33:00Z">
        <w:r w:rsidRPr="00E352EF" w:rsidDel="00A313A3">
          <w:rPr>
            <w:rFonts w:ascii="Cambria" w:hAnsi="Cambria"/>
            <w:i/>
          </w:rPr>
          <w:delText>d</w:delText>
        </w:r>
        <w:r w:rsidR="0097053A" w:rsidRPr="00E352EF" w:rsidDel="00A313A3">
          <w:rPr>
            <w:rFonts w:ascii="Cambria" w:hAnsi="Cambria"/>
            <w:i/>
          </w:rPr>
          <w:delText>s</w:delText>
        </w:r>
        <w:r w:rsidRPr="00E352EF" w:rsidDel="00A313A3">
          <w:rPr>
            <w:rFonts w:ascii="Cambria" w:hAnsi="Cambria"/>
          </w:rPr>
          <w:delText xml:space="preserve"> :</w:delText>
        </w:r>
        <w:r w:rsidR="0097053A" w:rsidRPr="00E352EF" w:rsidDel="00A313A3">
          <w:rPr>
            <w:rFonts w:ascii="Cambria" w:hAnsi="Cambria"/>
          </w:rPr>
          <w:delText xml:space="preserve"> dataset {identifier &lt;IDENT&gt; as scalar-type }+ {measure &lt;IDENT&gt; as </w:delText>
        </w:r>
        <w:r w:rsidRPr="00E352EF" w:rsidDel="00A313A3">
          <w:rPr>
            <w:rFonts w:ascii="Cambria" w:hAnsi="Cambria"/>
          </w:rPr>
          <w:delText>b</w:delText>
        </w:r>
        <w:r w:rsidR="0097053A" w:rsidRPr="00E352EF" w:rsidDel="00A313A3">
          <w:rPr>
            <w:rFonts w:ascii="Cambria" w:hAnsi="Cambria"/>
          </w:rPr>
          <w:delText>ool</w:delText>
        </w:r>
        <w:r w:rsidRPr="00E352EF" w:rsidDel="00A313A3">
          <w:rPr>
            <w:rFonts w:ascii="Cambria" w:hAnsi="Cambria"/>
          </w:rPr>
          <w:delText>ean</w:delText>
        </w:r>
        <w:r w:rsidR="0097053A" w:rsidRPr="00E352EF" w:rsidDel="00A313A3">
          <w:rPr>
            <w:rFonts w:ascii="Cambria" w:hAnsi="Cambria"/>
          </w:rPr>
          <w:delText xml:space="preserve"> }+ </w:delText>
        </w:r>
      </w:del>
    </w:p>
    <w:p w14:paraId="2F43176F" w14:textId="0A17B7CB" w:rsidR="005A2227" w:rsidRPr="00E352EF" w:rsidDel="00A313A3" w:rsidRDefault="0097053A" w:rsidP="005E7E74">
      <w:pPr>
        <w:rPr>
          <w:del w:id="7792" w:author="Utente" w:date="2017-06-26T15:33:00Z"/>
          <w:rFonts w:ascii="Cambria" w:hAnsi="Cambria"/>
        </w:rPr>
      </w:pPr>
      <w:del w:id="7793" w:author="Utente" w:date="2017-06-26T15:33:00Z">
        <w:r w:rsidRPr="00E352EF" w:rsidDel="00A313A3">
          <w:rPr>
            <w:rFonts w:ascii="Cambria" w:hAnsi="Cambria"/>
          </w:rPr>
          <w:delText xml:space="preserve">                    {attribute &lt;IDENT&gt; as scalar-type }* </w:delText>
        </w:r>
      </w:del>
    </w:p>
    <w:p w14:paraId="3BE6C242" w14:textId="4AF2A011" w:rsidR="00DE5E99" w:rsidRPr="00E352EF" w:rsidDel="00A313A3" w:rsidRDefault="00DE5E99" w:rsidP="005E7E74">
      <w:pPr>
        <w:rPr>
          <w:del w:id="7794" w:author="Utente" w:date="2017-06-26T15:33:00Z"/>
          <w:rFonts w:ascii="Cambria" w:hAnsi="Cambria"/>
        </w:rPr>
      </w:pPr>
    </w:p>
    <w:p w14:paraId="1EB73C04" w14:textId="441CFA7A" w:rsidR="00DE5E99" w:rsidRPr="00E352EF" w:rsidDel="00A313A3" w:rsidRDefault="0097053A" w:rsidP="005E7E74">
      <w:pPr>
        <w:rPr>
          <w:del w:id="7795" w:author="Utente" w:date="2017-06-26T15:33:00Z"/>
          <w:rFonts w:ascii="Cambria" w:hAnsi="Cambria"/>
        </w:rPr>
      </w:pPr>
      <w:del w:id="7796" w:author="Utente" w:date="2017-06-26T15:33:00Z">
        <w:r w:rsidRPr="00E352EF" w:rsidDel="00A313A3">
          <w:rPr>
            <w:rFonts w:ascii="Cambria" w:hAnsi="Cambria"/>
            <w:i/>
          </w:rPr>
          <w:delText>ds</w:delText>
        </w:r>
        <w:r w:rsidRPr="00E352EF" w:rsidDel="00A313A3">
          <w:rPr>
            <w:rFonts w:ascii="Cambria" w:hAnsi="Cambria"/>
          </w:rPr>
          <w:delText xml:space="preserve"> – is a </w:delText>
        </w:r>
        <w:r w:rsidR="00F4601C" w:rsidRPr="00E352EF" w:rsidDel="00A313A3">
          <w:delText>Dataset</w:delText>
        </w:r>
        <w:r w:rsidRPr="00E352EF" w:rsidDel="00A313A3">
          <w:rPr>
            <w:rFonts w:ascii="Cambria" w:hAnsi="Cambria"/>
          </w:rPr>
          <w:delText xml:space="preserve"> </w:delText>
        </w:r>
      </w:del>
    </w:p>
    <w:p w14:paraId="7686175A" w14:textId="26C1F3DD" w:rsidR="005E7E74" w:rsidRPr="00E352EF" w:rsidDel="00A313A3" w:rsidRDefault="005E7E74" w:rsidP="005E7E74">
      <w:pPr>
        <w:rPr>
          <w:del w:id="7797" w:author="Utente" w:date="2017-06-26T15:33:00Z"/>
          <w:rFonts w:ascii="Cambria" w:hAnsi="Cambria"/>
          <w:i/>
          <w:color w:val="5B9BD5"/>
        </w:rPr>
      </w:pPr>
    </w:p>
    <w:p w14:paraId="113AD6DA" w14:textId="33DCDE81" w:rsidR="005A2227" w:rsidRPr="00E352EF" w:rsidDel="00A313A3" w:rsidRDefault="0097053A" w:rsidP="00543198">
      <w:pPr>
        <w:rPr>
          <w:del w:id="7798" w:author="Utente" w:date="2017-06-26T15:33:00Z"/>
          <w:rFonts w:ascii="Cambria" w:eastAsia="Calibri" w:hAnsi="Cambria" w:cs="Calibri"/>
          <w:i/>
          <w:color w:val="5B9BD5"/>
        </w:rPr>
      </w:pPr>
      <w:del w:id="7799" w:author="Utente" w:date="2017-06-26T15:33:00Z">
        <w:r w:rsidRPr="00E352EF" w:rsidDel="00A313A3">
          <w:rPr>
            <w:rFonts w:ascii="Cambria" w:eastAsia="Calibri" w:hAnsi="Cambria" w:cs="Calibri"/>
            <w:i/>
            <w:color w:val="5B9BD5"/>
          </w:rPr>
          <w:delText>Constraints</w:delText>
        </w:r>
      </w:del>
    </w:p>
    <w:p w14:paraId="1951261D" w14:textId="6213FF72" w:rsidR="005A2227" w:rsidRPr="00E352EF" w:rsidDel="00A313A3" w:rsidRDefault="0097053A" w:rsidP="005E7E74">
      <w:pPr>
        <w:rPr>
          <w:del w:id="7800" w:author="Utente" w:date="2017-06-26T15:33:00Z"/>
          <w:rFonts w:ascii="Cambria" w:hAnsi="Cambria"/>
        </w:rPr>
      </w:pPr>
      <w:del w:id="7801" w:author="Utente" w:date="2017-06-26T15:33:00Z">
        <w:r w:rsidRPr="00E352EF" w:rsidDel="00A313A3">
          <w:rPr>
            <w:rFonts w:ascii="Cambria" w:hAnsi="Cambria"/>
            <w:i/>
          </w:rPr>
          <w:delText>ds</w:delText>
        </w:r>
        <w:r w:rsidRPr="00E352EF" w:rsidDel="00A313A3">
          <w:rPr>
            <w:rFonts w:ascii="Cambria" w:hAnsi="Cambria"/>
          </w:rPr>
          <w:delText xml:space="preserve"> must have at least a measure of type </w:delText>
        </w:r>
        <w:r w:rsidR="00286514" w:rsidRPr="00E352EF" w:rsidDel="00A313A3">
          <w:rPr>
            <w:rFonts w:ascii="Cambria" w:hAnsi="Cambria"/>
            <w:b/>
          </w:rPr>
          <w:delText>boolean</w:delText>
        </w:r>
        <w:r w:rsidRPr="00E352EF" w:rsidDel="00A313A3">
          <w:rPr>
            <w:rFonts w:ascii="Cambria" w:hAnsi="Cambria"/>
          </w:rPr>
          <w:delText xml:space="preserve">. </w:delText>
        </w:r>
      </w:del>
    </w:p>
    <w:p w14:paraId="592FF3DC" w14:textId="343B95ED" w:rsidR="005E7E74" w:rsidRPr="00E352EF" w:rsidDel="00A313A3" w:rsidRDefault="005E7E74" w:rsidP="005E7E74">
      <w:pPr>
        <w:rPr>
          <w:del w:id="7802" w:author="Utente" w:date="2017-06-26T15:33:00Z"/>
          <w:rFonts w:ascii="Cambria" w:hAnsi="Cambria"/>
          <w:i/>
          <w:color w:val="5B9BD5"/>
        </w:rPr>
      </w:pPr>
    </w:p>
    <w:p w14:paraId="1FAB2A26" w14:textId="528DA38D" w:rsidR="005A2227" w:rsidRPr="00E352EF" w:rsidDel="00A313A3" w:rsidRDefault="0097053A" w:rsidP="00543198">
      <w:pPr>
        <w:rPr>
          <w:del w:id="7803" w:author="Utente" w:date="2017-06-26T15:33:00Z"/>
          <w:rFonts w:ascii="Cambria" w:eastAsia="Calibri" w:hAnsi="Cambria" w:cs="Calibri"/>
          <w:i/>
          <w:color w:val="5B9BD5"/>
        </w:rPr>
      </w:pPr>
      <w:del w:id="7804" w:author="Utente" w:date="2017-06-26T15:33:00Z">
        <w:r w:rsidRPr="00E352EF" w:rsidDel="00A313A3">
          <w:rPr>
            <w:rFonts w:ascii="Cambria" w:eastAsia="Calibri" w:hAnsi="Cambria" w:cs="Calibri"/>
            <w:i/>
            <w:color w:val="5B9BD5"/>
          </w:rPr>
          <w:delText>Returns</w:delText>
        </w:r>
      </w:del>
    </w:p>
    <w:p w14:paraId="047CA483" w14:textId="0EED0F04" w:rsidR="005A2227" w:rsidRPr="00E352EF" w:rsidDel="00A313A3" w:rsidRDefault="00FD3798" w:rsidP="005E7E74">
      <w:pPr>
        <w:rPr>
          <w:del w:id="7805" w:author="Utente" w:date="2017-06-26T15:33:00Z"/>
          <w:rFonts w:ascii="Cambria" w:hAnsi="Cambria"/>
        </w:rPr>
      </w:pPr>
      <w:del w:id="7806" w:author="Utente" w:date="2017-06-26T15:33:00Z">
        <w:r w:rsidRPr="00E352EF" w:rsidDel="00A313A3">
          <w:rPr>
            <w:rFonts w:ascii="Cambria" w:eastAsia="Calibri" w:hAnsi="Cambria" w:cs="Calibri"/>
          </w:rPr>
          <w:delText>A</w:delText>
        </w:r>
        <w:r w:rsidR="0097053A" w:rsidRPr="00E352EF" w:rsidDel="00A313A3">
          <w:rPr>
            <w:rFonts w:ascii="Cambria" w:eastAsia="Calibri" w:hAnsi="Cambria" w:cs="Calibri"/>
          </w:rPr>
          <w:delText xml:space="preserve"> </w:delText>
        </w:r>
        <w:r w:rsidR="00F4601C" w:rsidRPr="00E352EF" w:rsidDel="00A313A3">
          <w:delText>Dataset</w:delText>
        </w:r>
        <w:r w:rsidR="0097053A" w:rsidRPr="00E352EF" w:rsidDel="00A313A3">
          <w:rPr>
            <w:rFonts w:ascii="Cambria" w:eastAsia="Calibri" w:hAnsi="Cambria" w:cs="Calibri"/>
          </w:rPr>
          <w:delText xml:space="preserve"> with only one Boolean measure, </w:delText>
        </w:r>
        <w:r w:rsidRPr="00E352EF" w:rsidDel="00A313A3">
          <w:rPr>
            <w:rFonts w:ascii="Cambria" w:eastAsia="Calibri" w:hAnsi="Cambria" w:cs="Calibri"/>
          </w:rPr>
          <w:delText xml:space="preserve">called </w:delText>
        </w:r>
        <w:r w:rsidR="00C847B8" w:rsidRPr="00E352EF" w:rsidDel="00A313A3">
          <w:rPr>
            <w:rFonts w:ascii="Cambria" w:eastAsia="Calibri" w:hAnsi="Cambria" w:cs="Calibri"/>
            <w:b/>
          </w:rPr>
          <w:delText>CONDITION</w:delText>
        </w:r>
        <w:r w:rsidR="0097053A" w:rsidRPr="00E352EF" w:rsidDel="00A313A3">
          <w:rPr>
            <w:rFonts w:ascii="Cambria" w:eastAsia="Calibri" w:hAnsi="Cambria" w:cs="Calibri"/>
          </w:rPr>
          <w:delText xml:space="preserve">, equal to </w:delText>
        </w:r>
        <w:r w:rsidR="0097053A" w:rsidRPr="00E352EF" w:rsidDel="00A313A3">
          <w:rPr>
            <w:rFonts w:ascii="Cambria" w:eastAsia="Calibri" w:hAnsi="Cambria" w:cs="Calibri"/>
            <w:i/>
          </w:rPr>
          <w:delText>true</w:delText>
        </w:r>
        <w:r w:rsidR="0097053A" w:rsidRPr="00E352EF" w:rsidDel="00A313A3">
          <w:rPr>
            <w:rFonts w:ascii="Cambria" w:eastAsia="Calibri" w:hAnsi="Cambria" w:cs="Calibri"/>
          </w:rPr>
          <w:delText xml:space="preserve"> if, for all data points of the input </w:delText>
        </w:r>
        <w:r w:rsidR="00F4601C" w:rsidRPr="00E352EF" w:rsidDel="00A313A3">
          <w:delText>Dataset</w:delText>
        </w:r>
        <w:r w:rsidR="0097053A" w:rsidRPr="00E352EF" w:rsidDel="00A313A3">
          <w:rPr>
            <w:rFonts w:ascii="Cambria" w:eastAsia="Calibri" w:hAnsi="Cambria" w:cs="Calibri"/>
          </w:rPr>
          <w:delText xml:space="preserve">, the Boolean measures are equal to </w:delText>
        </w:r>
        <w:r w:rsidR="0097053A" w:rsidRPr="00E352EF" w:rsidDel="00A313A3">
          <w:rPr>
            <w:rFonts w:ascii="Cambria" w:eastAsia="Calibri" w:hAnsi="Cambria" w:cs="Calibri"/>
            <w:i/>
          </w:rPr>
          <w:delText>true</w:delText>
        </w:r>
        <w:r w:rsidR="0097053A" w:rsidRPr="00E352EF" w:rsidDel="00A313A3">
          <w:rPr>
            <w:rFonts w:ascii="Cambria" w:eastAsia="Calibri" w:hAnsi="Cambria" w:cs="Calibri"/>
          </w:rPr>
          <w:delText>,</w:delText>
        </w:r>
        <w:r w:rsidRPr="00E352EF" w:rsidDel="00A313A3">
          <w:rPr>
            <w:rFonts w:ascii="Cambria" w:eastAsia="Calibri" w:hAnsi="Cambria" w:cs="Calibri"/>
          </w:rPr>
          <w:delText xml:space="preserve"> </w:delText>
        </w:r>
        <w:r w:rsidR="0097053A" w:rsidRPr="00E352EF" w:rsidDel="00A313A3">
          <w:rPr>
            <w:rFonts w:ascii="Cambria" w:eastAsia="Calibri" w:hAnsi="Cambria" w:cs="Calibri"/>
            <w:i/>
          </w:rPr>
          <w:delText>false</w:delText>
        </w:r>
        <w:r w:rsidR="0097053A" w:rsidRPr="00E352EF" w:rsidDel="00A313A3">
          <w:rPr>
            <w:rFonts w:ascii="Cambria" w:eastAsia="Calibri" w:hAnsi="Cambria" w:cs="Calibri"/>
          </w:rPr>
          <w:delText xml:space="preserve"> otherwise.</w:delText>
        </w:r>
      </w:del>
    </w:p>
    <w:p w14:paraId="3CBFEB9D" w14:textId="3765D582" w:rsidR="005E7E74" w:rsidRPr="00E352EF" w:rsidDel="00A313A3" w:rsidRDefault="005E7E74" w:rsidP="005E7E74">
      <w:pPr>
        <w:rPr>
          <w:del w:id="7807" w:author="Utente" w:date="2017-06-26T15:33:00Z"/>
          <w:rFonts w:ascii="Cambria" w:hAnsi="Cambria"/>
          <w:i/>
          <w:color w:val="5B9BD5"/>
        </w:rPr>
      </w:pPr>
    </w:p>
    <w:p w14:paraId="29BEBE74" w14:textId="58BCB9E3" w:rsidR="005E7E74" w:rsidRPr="00E352EF" w:rsidDel="00A313A3" w:rsidRDefault="005E7E74" w:rsidP="005E7E74">
      <w:pPr>
        <w:rPr>
          <w:del w:id="7808" w:author="Utente" w:date="2017-06-26T15:33:00Z"/>
          <w:rFonts w:ascii="Cambria" w:hAnsi="Cambria"/>
          <w:i/>
          <w:color w:val="5B9BD5"/>
        </w:rPr>
      </w:pPr>
    </w:p>
    <w:p w14:paraId="159D2882" w14:textId="782025A4" w:rsidR="005A2227" w:rsidRPr="00E352EF" w:rsidDel="00A313A3" w:rsidRDefault="0097053A" w:rsidP="00543198">
      <w:pPr>
        <w:rPr>
          <w:del w:id="7809" w:author="Utente" w:date="2017-06-26T15:33:00Z"/>
          <w:rFonts w:ascii="Cambria" w:eastAsia="Calibri" w:hAnsi="Cambria" w:cs="Calibri"/>
          <w:i/>
          <w:color w:val="5B9BD5"/>
        </w:rPr>
      </w:pPr>
      <w:del w:id="7810" w:author="Utente" w:date="2017-06-26T15:33:00Z">
        <w:r w:rsidRPr="00E352EF" w:rsidDel="00A313A3">
          <w:rPr>
            <w:rFonts w:ascii="Cambria" w:eastAsia="Calibri" w:hAnsi="Cambria" w:cs="Calibri"/>
            <w:i/>
            <w:color w:val="5B9BD5"/>
          </w:rPr>
          <w:delText>Examples</w:delText>
        </w:r>
      </w:del>
    </w:p>
    <w:p w14:paraId="4927B7D3" w14:textId="6E439646" w:rsidR="005A2227" w:rsidRPr="00E352EF" w:rsidDel="00A313A3" w:rsidRDefault="0097053A" w:rsidP="00EA6708">
      <w:pPr>
        <w:rPr>
          <w:del w:id="7811" w:author="Utente" w:date="2017-06-26T15:33:00Z"/>
          <w:rFonts w:ascii="Cambria" w:eastAsia="Calibri" w:hAnsi="Cambria" w:cs="Calibri"/>
        </w:rPr>
      </w:pPr>
      <w:del w:id="7812" w:author="Utente" w:date="2017-06-26T15:33:00Z">
        <w:r w:rsidRPr="00E352EF" w:rsidDel="00A313A3">
          <w:rPr>
            <w:rFonts w:asciiTheme="majorHAnsi" w:eastAsia="Calibri" w:hAnsiTheme="majorHAnsi"/>
          </w:rPr>
          <w:delText xml:space="preserve">1) </w:delText>
        </w:r>
        <w:r w:rsidRPr="00E352EF" w:rsidDel="00A313A3">
          <w:rPr>
            <w:rFonts w:ascii="Cambria" w:eastAsia="Calibri" w:hAnsi="Cambria" w:cs="Calibri"/>
          </w:rPr>
          <w:delText xml:space="preserve">ds_2 := </w:delText>
        </w:r>
        <w:r w:rsidRPr="00E352EF" w:rsidDel="00A313A3">
          <w:rPr>
            <w:rFonts w:ascii="Cambria" w:eastAsia="Calibri" w:hAnsi="Cambria" w:cs="Calibri"/>
            <w:b/>
          </w:rPr>
          <w:delText>all</w:delText>
        </w:r>
        <w:r w:rsidRPr="00E352EF" w:rsidDel="00A313A3">
          <w:rPr>
            <w:rFonts w:ascii="Cambria" w:eastAsia="Calibri" w:hAnsi="Cambria" w:cs="Calibri"/>
          </w:rPr>
          <w:delText>( ds_1.</w:delText>
        </w:r>
      </w:del>
      <w:ins w:id="7813" w:author="Laura Viignola" w:date="2017-05-11T09:37:00Z">
        <w:del w:id="7814" w:author="Utente" w:date="2017-06-26T15:33:00Z">
          <w:r w:rsidR="004266D2" w:rsidDel="00A313A3">
            <w:rPr>
              <w:rFonts w:ascii="Cambria" w:eastAsia="Calibri" w:hAnsi="Cambria" w:cs="Calibri"/>
            </w:rPr>
            <w:delText>#</w:delText>
          </w:r>
        </w:del>
      </w:ins>
      <w:del w:id="7815" w:author="Utente" w:date="2017-06-26T15:33:00Z">
        <w:r w:rsidRPr="00E352EF" w:rsidDel="00A313A3">
          <w:rPr>
            <w:rFonts w:ascii="Cambria" w:eastAsia="Calibri" w:hAnsi="Cambria" w:cs="Calibri"/>
          </w:rPr>
          <w:delText>VALUE&gt;100 )</w:delText>
        </w:r>
      </w:del>
    </w:p>
    <w:p w14:paraId="13C40720" w14:textId="31E8F6EA" w:rsidR="0062787A" w:rsidRPr="00E352EF" w:rsidDel="00A313A3" w:rsidRDefault="0062787A" w:rsidP="00EA6708">
      <w:pPr>
        <w:rPr>
          <w:del w:id="7816" w:author="Utente" w:date="2017-06-26T15:33:00Z"/>
          <w:rFonts w:ascii="Cambria" w:hAnsi="Cambria"/>
        </w:rPr>
      </w:pPr>
    </w:p>
    <w:tbl>
      <w:tblPr>
        <w:tblW w:w="6019"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2045"/>
        <w:gridCol w:w="2045"/>
      </w:tblGrid>
      <w:tr w:rsidR="005A2227" w:rsidRPr="00E352EF" w:rsidDel="00A313A3" w14:paraId="02852029" w14:textId="030EF8FE">
        <w:trPr>
          <w:trHeight w:val="144"/>
          <w:del w:id="7817" w:author="Utente" w:date="2017-06-26T15:33:00Z"/>
        </w:trPr>
        <w:tc>
          <w:tcPr>
            <w:tcW w:w="193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6252188F" w14:textId="4C12A9F5" w:rsidR="005A2227" w:rsidRPr="00E352EF" w:rsidDel="00A313A3" w:rsidRDefault="0097053A">
            <w:pPr>
              <w:jc w:val="both"/>
              <w:rPr>
                <w:del w:id="7818" w:author="Utente" w:date="2017-06-26T15:33:00Z"/>
              </w:rPr>
            </w:pPr>
            <w:del w:id="7819" w:author="Utente" w:date="2017-06-26T15:33:00Z">
              <w:r w:rsidRPr="00E352EF" w:rsidDel="00A313A3">
                <w:rPr>
                  <w:rFonts w:ascii="Calibri" w:eastAsia="Calibri" w:hAnsi="Calibri" w:cs="Calibri"/>
                </w:rPr>
                <w:delText>ds_1</w:delText>
              </w:r>
            </w:del>
          </w:p>
        </w:tc>
      </w:tr>
      <w:tr w:rsidR="005A2227" w:rsidRPr="00E352EF" w:rsidDel="00A313A3" w14:paraId="32F15051" w14:textId="7F7CA52C">
        <w:trPr>
          <w:trHeight w:val="331"/>
          <w:del w:id="7820" w:author="Utente" w:date="2017-06-26T15:33:00Z"/>
        </w:trPr>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82F8230" w14:textId="03C96AE2" w:rsidR="005A2227" w:rsidRPr="00E352EF" w:rsidDel="00A313A3" w:rsidRDefault="0097053A">
            <w:pPr>
              <w:jc w:val="both"/>
              <w:rPr>
                <w:del w:id="7821" w:author="Utente" w:date="2017-06-26T15:33:00Z"/>
                <w:b/>
              </w:rPr>
            </w:pPr>
            <w:del w:id="7822" w:author="Utente" w:date="2017-06-26T15:33:00Z">
              <w:r w:rsidRPr="00E352EF" w:rsidDel="00A313A3">
                <w:rPr>
                  <w:rFonts w:ascii="Calibri" w:eastAsia="Calibri" w:hAnsi="Calibri" w:cs="Calibri"/>
                  <w:b/>
                </w:rPr>
                <w:delText xml:space="preserve">GENDER </w:delText>
              </w:r>
            </w:del>
          </w:p>
        </w:tc>
        <w:tc>
          <w:tcPr>
            <w:tcW w:w="204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1A2353E" w14:textId="254AB9D7" w:rsidR="005A2227" w:rsidRPr="00E352EF" w:rsidDel="00A313A3" w:rsidRDefault="0097053A">
            <w:pPr>
              <w:jc w:val="both"/>
              <w:rPr>
                <w:del w:id="7823" w:author="Utente" w:date="2017-06-26T15:33:00Z"/>
                <w:b/>
              </w:rPr>
            </w:pPr>
            <w:del w:id="7824" w:author="Utente" w:date="2017-06-26T15:33:00Z">
              <w:r w:rsidRPr="00E352EF" w:rsidDel="00A313A3">
                <w:rPr>
                  <w:rFonts w:ascii="Calibri" w:eastAsia="Calibri" w:hAnsi="Calibri" w:cs="Calibri"/>
                  <w:b/>
                </w:rPr>
                <w:delText>TIME</w:delText>
              </w:r>
            </w:del>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6E17925" w14:textId="1F2C3F14" w:rsidR="005A2227" w:rsidRPr="00E352EF" w:rsidDel="00A313A3" w:rsidRDefault="0097053A">
            <w:pPr>
              <w:jc w:val="both"/>
              <w:rPr>
                <w:del w:id="7825" w:author="Utente" w:date="2017-06-26T15:33:00Z"/>
                <w:b/>
              </w:rPr>
            </w:pPr>
            <w:del w:id="7826" w:author="Utente" w:date="2017-06-26T15:33:00Z">
              <w:r w:rsidRPr="00E352EF" w:rsidDel="00A313A3">
                <w:rPr>
                  <w:rFonts w:ascii="Calibri" w:eastAsia="Calibri" w:hAnsi="Calibri" w:cs="Calibri"/>
                  <w:b/>
                </w:rPr>
                <w:delText>VALUE</w:delText>
              </w:r>
            </w:del>
          </w:p>
        </w:tc>
      </w:tr>
      <w:tr w:rsidR="005A2227" w:rsidRPr="00E352EF" w:rsidDel="00A313A3" w14:paraId="0E22177B" w14:textId="7B9C1584">
        <w:trPr>
          <w:trHeight w:val="230"/>
          <w:del w:id="7827"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A2FF07" w14:textId="149E9A88" w:rsidR="005A2227" w:rsidRPr="00E352EF" w:rsidDel="00A313A3" w:rsidRDefault="0097053A">
            <w:pPr>
              <w:jc w:val="both"/>
              <w:rPr>
                <w:del w:id="7828" w:author="Utente" w:date="2017-06-26T15:33:00Z"/>
              </w:rPr>
            </w:pPr>
            <w:del w:id="7829" w:author="Utente" w:date="2017-06-26T15:33:00Z">
              <w:r w:rsidRPr="00E352EF" w:rsidDel="00A313A3">
                <w:rPr>
                  <w:rFonts w:ascii="Calibri" w:eastAsia="Calibri" w:hAnsi="Calibri" w:cs="Calibri"/>
                </w:rPr>
                <w:delText>M</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1E93F2" w14:textId="117A2EB4" w:rsidR="005A2227" w:rsidRPr="00E352EF" w:rsidDel="00A313A3" w:rsidRDefault="0097053A">
            <w:pPr>
              <w:jc w:val="both"/>
              <w:rPr>
                <w:del w:id="7830" w:author="Utente" w:date="2017-06-26T15:33:00Z"/>
              </w:rPr>
            </w:pPr>
            <w:del w:id="7831" w:author="Utente" w:date="2017-06-26T15:33:00Z">
              <w:r w:rsidRPr="00E352EF" w:rsidDel="00A313A3">
                <w:rPr>
                  <w:rFonts w:ascii="Calibri" w:eastAsia="Calibri" w:hAnsi="Calibri" w:cs="Calibri"/>
                </w:rPr>
                <w:delText>2000</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1E9409" w14:textId="1A5CF7D3" w:rsidR="005A2227" w:rsidRPr="00E352EF" w:rsidDel="00A313A3" w:rsidRDefault="0097053A">
            <w:pPr>
              <w:jc w:val="both"/>
              <w:rPr>
                <w:del w:id="7832" w:author="Utente" w:date="2017-06-26T15:33:00Z"/>
              </w:rPr>
            </w:pPr>
            <w:del w:id="7833" w:author="Utente" w:date="2017-06-26T15:33:00Z">
              <w:r w:rsidRPr="00E352EF" w:rsidDel="00A313A3">
                <w:rPr>
                  <w:rFonts w:ascii="Calibri" w:eastAsia="Calibri" w:hAnsi="Calibri" w:cs="Calibri"/>
                </w:rPr>
                <w:delText>200</w:delText>
              </w:r>
            </w:del>
          </w:p>
        </w:tc>
      </w:tr>
      <w:tr w:rsidR="005A2227" w:rsidRPr="00E352EF" w:rsidDel="00A313A3" w14:paraId="18B3102C" w14:textId="55390734">
        <w:trPr>
          <w:trHeight w:val="158"/>
          <w:del w:id="7834"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EB870D" w14:textId="48798CB0" w:rsidR="005A2227" w:rsidRPr="00E352EF" w:rsidDel="00A313A3" w:rsidRDefault="0097053A">
            <w:pPr>
              <w:jc w:val="both"/>
              <w:rPr>
                <w:del w:id="7835" w:author="Utente" w:date="2017-06-26T15:33:00Z"/>
              </w:rPr>
            </w:pPr>
            <w:del w:id="7836" w:author="Utente" w:date="2017-06-26T15:33:00Z">
              <w:r w:rsidRPr="00E352EF" w:rsidDel="00A313A3">
                <w:rPr>
                  <w:rFonts w:ascii="Calibri" w:eastAsia="Calibri" w:hAnsi="Calibri" w:cs="Calibri"/>
                </w:rPr>
                <w:delText>F</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A8CE80" w14:textId="638E5ABF" w:rsidR="005A2227" w:rsidRPr="00E352EF" w:rsidDel="00A313A3" w:rsidRDefault="0097053A">
            <w:pPr>
              <w:jc w:val="both"/>
              <w:rPr>
                <w:del w:id="7837" w:author="Utente" w:date="2017-06-26T15:33:00Z"/>
              </w:rPr>
            </w:pPr>
            <w:del w:id="7838" w:author="Utente" w:date="2017-06-26T15:33:00Z">
              <w:r w:rsidRPr="00E352EF" w:rsidDel="00A313A3">
                <w:rPr>
                  <w:rFonts w:ascii="Calibri" w:eastAsia="Calibri" w:hAnsi="Calibri" w:cs="Calibri"/>
                </w:rPr>
                <w:delText>2000</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06B0A3" w14:textId="0D38C061" w:rsidR="005A2227" w:rsidRPr="00E352EF" w:rsidDel="00A313A3" w:rsidRDefault="0097053A">
            <w:pPr>
              <w:jc w:val="both"/>
              <w:rPr>
                <w:del w:id="7839" w:author="Utente" w:date="2017-06-26T15:33:00Z"/>
              </w:rPr>
            </w:pPr>
            <w:del w:id="7840" w:author="Utente" w:date="2017-06-26T15:33:00Z">
              <w:r w:rsidRPr="00E352EF" w:rsidDel="00A313A3">
                <w:rPr>
                  <w:rFonts w:ascii="Calibri" w:eastAsia="Calibri" w:hAnsi="Calibri" w:cs="Calibri"/>
                </w:rPr>
                <w:delText>50</w:delText>
              </w:r>
            </w:del>
          </w:p>
        </w:tc>
      </w:tr>
      <w:tr w:rsidR="005A2227" w:rsidRPr="00E352EF" w:rsidDel="00A313A3" w14:paraId="22FA70DF" w14:textId="24ABF2BB">
        <w:trPr>
          <w:trHeight w:val="202"/>
          <w:del w:id="7841"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801FE2" w14:textId="4030FC40" w:rsidR="005A2227" w:rsidRPr="00E352EF" w:rsidDel="00A313A3" w:rsidRDefault="0097053A">
            <w:pPr>
              <w:jc w:val="both"/>
              <w:rPr>
                <w:del w:id="7842" w:author="Utente" w:date="2017-06-26T15:33:00Z"/>
              </w:rPr>
            </w:pPr>
            <w:del w:id="7843" w:author="Utente" w:date="2017-06-26T15:33:00Z">
              <w:r w:rsidRPr="00E352EF" w:rsidDel="00A313A3">
                <w:rPr>
                  <w:rFonts w:ascii="Calibri" w:eastAsia="Calibri" w:hAnsi="Calibri" w:cs="Calibri"/>
                </w:rPr>
                <w:delText>M</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53E7E8" w14:textId="5BDE08C2" w:rsidR="005A2227" w:rsidRPr="00E352EF" w:rsidDel="00A313A3" w:rsidRDefault="0097053A">
            <w:pPr>
              <w:jc w:val="both"/>
              <w:rPr>
                <w:del w:id="7844" w:author="Utente" w:date="2017-06-26T15:33:00Z"/>
              </w:rPr>
            </w:pPr>
            <w:del w:id="7845" w:author="Utente" w:date="2017-06-26T15:33:00Z">
              <w:r w:rsidRPr="00E352EF" w:rsidDel="00A313A3">
                <w:rPr>
                  <w:rFonts w:ascii="Calibri" w:eastAsia="Calibri" w:hAnsi="Calibri" w:cs="Calibri"/>
                </w:rPr>
                <w:delText>2001</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F4A212" w14:textId="3A247BBE" w:rsidR="005A2227" w:rsidRPr="00E352EF" w:rsidDel="00A313A3" w:rsidRDefault="0097053A">
            <w:pPr>
              <w:jc w:val="both"/>
              <w:rPr>
                <w:del w:id="7846" w:author="Utente" w:date="2017-06-26T15:33:00Z"/>
              </w:rPr>
            </w:pPr>
            <w:del w:id="7847" w:author="Utente" w:date="2017-06-26T15:33:00Z">
              <w:r w:rsidRPr="00E352EF" w:rsidDel="00A313A3">
                <w:rPr>
                  <w:rFonts w:ascii="Calibri" w:eastAsia="Calibri" w:hAnsi="Calibri" w:cs="Calibri"/>
                </w:rPr>
                <w:delText>150</w:delText>
              </w:r>
            </w:del>
          </w:p>
        </w:tc>
      </w:tr>
      <w:tr w:rsidR="005A2227" w:rsidRPr="00E352EF" w:rsidDel="00A313A3" w14:paraId="25DAC27F" w14:textId="1064CC50">
        <w:trPr>
          <w:trHeight w:val="43"/>
          <w:del w:id="7848"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C8D6E0" w14:textId="4F959E7B" w:rsidR="005A2227" w:rsidRPr="00E352EF" w:rsidDel="00A313A3" w:rsidRDefault="0097053A">
            <w:pPr>
              <w:jc w:val="both"/>
              <w:rPr>
                <w:del w:id="7849" w:author="Utente" w:date="2017-06-26T15:33:00Z"/>
              </w:rPr>
            </w:pPr>
            <w:del w:id="7850" w:author="Utente" w:date="2017-06-26T15:33:00Z">
              <w:r w:rsidRPr="00E352EF" w:rsidDel="00A313A3">
                <w:rPr>
                  <w:rFonts w:ascii="Calibri" w:eastAsia="Calibri" w:hAnsi="Calibri" w:cs="Calibri"/>
                </w:rPr>
                <w:delText>F</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E85499" w14:textId="6CBAAE74" w:rsidR="005A2227" w:rsidRPr="00E352EF" w:rsidDel="00A313A3" w:rsidRDefault="0097053A">
            <w:pPr>
              <w:jc w:val="both"/>
              <w:rPr>
                <w:del w:id="7851" w:author="Utente" w:date="2017-06-26T15:33:00Z"/>
              </w:rPr>
            </w:pPr>
            <w:del w:id="7852" w:author="Utente" w:date="2017-06-26T15:33:00Z">
              <w:r w:rsidRPr="00E352EF" w:rsidDel="00A313A3">
                <w:rPr>
                  <w:rFonts w:ascii="Calibri" w:eastAsia="Calibri" w:hAnsi="Calibri" w:cs="Calibri"/>
                </w:rPr>
                <w:delText>2001</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0249EC" w14:textId="7AE077E7" w:rsidR="005A2227" w:rsidRPr="00E352EF" w:rsidDel="00A313A3" w:rsidRDefault="0097053A">
            <w:pPr>
              <w:jc w:val="both"/>
              <w:rPr>
                <w:del w:id="7853" w:author="Utente" w:date="2017-06-26T15:33:00Z"/>
              </w:rPr>
            </w:pPr>
            <w:del w:id="7854" w:author="Utente" w:date="2017-06-26T15:33:00Z">
              <w:r w:rsidRPr="00E352EF" w:rsidDel="00A313A3">
                <w:rPr>
                  <w:rFonts w:ascii="Calibri" w:eastAsia="Calibri" w:hAnsi="Calibri" w:cs="Calibri"/>
                </w:rPr>
                <w:delText>120</w:delText>
              </w:r>
            </w:del>
          </w:p>
        </w:tc>
      </w:tr>
    </w:tbl>
    <w:p w14:paraId="54643ADB" w14:textId="19672DEA" w:rsidR="005A2227" w:rsidRPr="00E352EF" w:rsidDel="00A313A3" w:rsidRDefault="0097053A">
      <w:pPr>
        <w:jc w:val="both"/>
        <w:rPr>
          <w:del w:id="7855" w:author="Utente" w:date="2017-06-26T15:33:00Z"/>
        </w:rPr>
      </w:pPr>
      <w:del w:id="7856" w:author="Utente" w:date="2017-06-26T15:33:00Z">
        <w:r w:rsidRPr="00E352EF" w:rsidDel="00A313A3">
          <w:rPr>
            <w:rFonts w:ascii="Calibri" w:eastAsia="Calibri" w:hAnsi="Calibri" w:cs="Calibri"/>
          </w:rPr>
          <w:delText xml:space="preserve"> </w:delText>
        </w:r>
      </w:del>
    </w:p>
    <w:tbl>
      <w:tblPr>
        <w:tblW w:w="198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87"/>
      </w:tblGrid>
      <w:tr w:rsidR="005A2227" w:rsidRPr="00E352EF" w:rsidDel="00A313A3" w14:paraId="4C7B827D" w14:textId="2FEF09B4">
        <w:trPr>
          <w:trHeight w:val="130"/>
          <w:del w:id="7857"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432D0A8" w14:textId="43F52DE9" w:rsidR="005A2227" w:rsidRPr="00E352EF" w:rsidDel="00A313A3" w:rsidRDefault="0097053A">
            <w:pPr>
              <w:jc w:val="both"/>
              <w:rPr>
                <w:del w:id="7858" w:author="Utente" w:date="2017-06-26T15:33:00Z"/>
              </w:rPr>
            </w:pPr>
            <w:del w:id="7859" w:author="Utente" w:date="2017-06-26T15:33:00Z">
              <w:r w:rsidRPr="00E352EF" w:rsidDel="00A313A3">
                <w:rPr>
                  <w:rFonts w:ascii="Calibri" w:eastAsia="Calibri" w:hAnsi="Calibri" w:cs="Calibri"/>
                </w:rPr>
                <w:delText xml:space="preserve">ds_2 </w:delText>
              </w:r>
            </w:del>
          </w:p>
        </w:tc>
      </w:tr>
      <w:tr w:rsidR="005A2227" w:rsidRPr="00E352EF" w:rsidDel="00A313A3" w14:paraId="61D122B4" w14:textId="4B62F97E">
        <w:trPr>
          <w:trHeight w:val="274"/>
          <w:del w:id="7860"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949DDDC" w14:textId="343E0C19" w:rsidR="005A2227" w:rsidRPr="00E352EF" w:rsidDel="00A313A3" w:rsidRDefault="0097053A">
            <w:pPr>
              <w:jc w:val="both"/>
              <w:rPr>
                <w:del w:id="7861" w:author="Utente" w:date="2017-06-26T15:33:00Z"/>
              </w:rPr>
            </w:pPr>
            <w:del w:id="7862" w:author="Utente" w:date="2017-06-26T15:33:00Z">
              <w:r w:rsidRPr="00E352EF" w:rsidDel="00A313A3">
                <w:rPr>
                  <w:rFonts w:ascii="Calibri" w:eastAsia="Calibri" w:hAnsi="Calibri" w:cs="Calibri"/>
                  <w:b/>
                </w:rPr>
                <w:delText>CONDITION</w:delText>
              </w:r>
            </w:del>
          </w:p>
        </w:tc>
      </w:tr>
      <w:tr w:rsidR="005A2227" w:rsidRPr="00E352EF" w:rsidDel="00A313A3" w14:paraId="73695F63" w14:textId="0AF6EB97">
        <w:trPr>
          <w:trHeight w:val="274"/>
          <w:del w:id="7863" w:author="Utente" w:date="2017-06-26T15:33:00Z"/>
        </w:trPr>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2D2ECE" w14:textId="365C38AC" w:rsidR="005A2227" w:rsidRPr="00E352EF" w:rsidDel="00A313A3" w:rsidRDefault="0097053A">
            <w:pPr>
              <w:jc w:val="both"/>
              <w:rPr>
                <w:del w:id="7864" w:author="Utente" w:date="2017-06-26T15:33:00Z"/>
              </w:rPr>
            </w:pPr>
            <w:del w:id="7865" w:author="Utente" w:date="2017-06-26T15:33:00Z">
              <w:r w:rsidRPr="00E352EF" w:rsidDel="00A313A3">
                <w:rPr>
                  <w:rFonts w:ascii="Calibri" w:eastAsia="Calibri" w:hAnsi="Calibri" w:cs="Calibri"/>
                </w:rPr>
                <w:delText>FALSE</w:delText>
              </w:r>
            </w:del>
          </w:p>
        </w:tc>
      </w:tr>
    </w:tbl>
    <w:p w14:paraId="2C7D4EE7" w14:textId="3DB8AFCF" w:rsidR="005A2227" w:rsidRPr="00E352EF" w:rsidDel="00A313A3" w:rsidRDefault="005A2227">
      <w:pPr>
        <w:spacing w:after="160" w:line="259" w:lineRule="auto"/>
        <w:rPr>
          <w:del w:id="7866" w:author="Utente" w:date="2017-06-26T15:33:00Z"/>
        </w:rPr>
      </w:pPr>
    </w:p>
    <w:p w14:paraId="5E48CA29" w14:textId="713D7BA0" w:rsidR="0062787A" w:rsidRPr="00E352EF" w:rsidDel="00A313A3" w:rsidRDefault="0062787A">
      <w:pPr>
        <w:spacing w:after="160" w:line="259" w:lineRule="auto"/>
        <w:rPr>
          <w:del w:id="7867" w:author="Utente" w:date="2017-06-26T15:33:00Z"/>
        </w:rPr>
      </w:pPr>
    </w:p>
    <w:p w14:paraId="2980635C" w14:textId="5EBCAAC0" w:rsidR="0062787A" w:rsidRPr="00E352EF" w:rsidDel="00A313A3" w:rsidRDefault="0062787A">
      <w:pPr>
        <w:spacing w:after="160" w:line="259" w:lineRule="auto"/>
        <w:rPr>
          <w:del w:id="7868" w:author="Utente" w:date="2017-06-26T15:33:00Z"/>
        </w:rPr>
      </w:pPr>
    </w:p>
    <w:p w14:paraId="3D707971" w14:textId="20CE4A00" w:rsidR="005A2227" w:rsidRPr="00E352EF" w:rsidDel="00A313A3" w:rsidRDefault="0097053A" w:rsidP="00AB605E">
      <w:pPr>
        <w:rPr>
          <w:del w:id="7869" w:author="Utente" w:date="2017-06-26T15:33:00Z"/>
          <w:rFonts w:asciiTheme="majorHAnsi" w:eastAsia="Calibri" w:hAnsiTheme="majorHAnsi"/>
        </w:rPr>
      </w:pPr>
      <w:del w:id="7870" w:author="Utente" w:date="2017-06-26T15:33:00Z">
        <w:r w:rsidRPr="00E352EF" w:rsidDel="00A313A3">
          <w:rPr>
            <w:rFonts w:asciiTheme="majorHAnsi" w:eastAsia="Calibri" w:hAnsiTheme="majorHAnsi"/>
          </w:rPr>
          <w:delText xml:space="preserve">2) ds_2 := </w:delText>
        </w:r>
        <w:r w:rsidRPr="00E352EF" w:rsidDel="00A313A3">
          <w:rPr>
            <w:rFonts w:asciiTheme="majorHAnsi" w:eastAsia="Calibri" w:hAnsiTheme="majorHAnsi"/>
            <w:b/>
          </w:rPr>
          <w:delText>all</w:delText>
        </w:r>
        <w:r w:rsidRPr="00E352EF" w:rsidDel="00A313A3">
          <w:rPr>
            <w:rFonts w:asciiTheme="majorHAnsi" w:eastAsia="Calibri" w:hAnsiTheme="majorHAnsi"/>
          </w:rPr>
          <w:delText>( ds_1[filter time= “2001”].</w:delText>
        </w:r>
      </w:del>
      <w:ins w:id="7871" w:author="Laura Viignola" w:date="2017-05-11T09:37:00Z">
        <w:del w:id="7872" w:author="Utente" w:date="2017-06-26T15:33:00Z">
          <w:r w:rsidR="004266D2" w:rsidDel="00A313A3">
            <w:rPr>
              <w:rFonts w:asciiTheme="majorHAnsi" w:eastAsia="Calibri" w:hAnsiTheme="majorHAnsi"/>
            </w:rPr>
            <w:delText>#</w:delText>
          </w:r>
        </w:del>
      </w:ins>
      <w:del w:id="7873" w:author="Utente" w:date="2017-06-26T15:33:00Z">
        <w:r w:rsidRPr="00E352EF" w:rsidDel="00A313A3">
          <w:rPr>
            <w:rFonts w:asciiTheme="majorHAnsi" w:eastAsia="Calibri" w:hAnsiTheme="majorHAnsi"/>
          </w:rPr>
          <w:delText>VALUE&gt;100 )</w:delText>
        </w:r>
      </w:del>
    </w:p>
    <w:p w14:paraId="1EEFC6A9" w14:textId="24F9AF41" w:rsidR="0062787A" w:rsidRPr="00E352EF" w:rsidDel="00A313A3" w:rsidRDefault="0062787A" w:rsidP="00AB605E">
      <w:pPr>
        <w:rPr>
          <w:del w:id="7874" w:author="Utente" w:date="2017-06-26T15:33:00Z"/>
          <w:rFonts w:asciiTheme="majorHAnsi" w:hAnsiTheme="majorHAnsi"/>
        </w:rPr>
      </w:pPr>
    </w:p>
    <w:tbl>
      <w:tblPr>
        <w:tblW w:w="6019"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2045"/>
        <w:gridCol w:w="2045"/>
      </w:tblGrid>
      <w:tr w:rsidR="005A2227" w:rsidRPr="00E352EF" w:rsidDel="00A313A3" w14:paraId="268C5E19" w14:textId="65EE3CBC">
        <w:trPr>
          <w:trHeight w:val="144"/>
          <w:del w:id="7875" w:author="Utente" w:date="2017-06-26T15:33:00Z"/>
        </w:trPr>
        <w:tc>
          <w:tcPr>
            <w:tcW w:w="193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6FA4F65E" w14:textId="37CA460D" w:rsidR="005A2227" w:rsidRPr="00E352EF" w:rsidDel="00A313A3" w:rsidRDefault="0097053A">
            <w:pPr>
              <w:jc w:val="both"/>
              <w:rPr>
                <w:del w:id="7876" w:author="Utente" w:date="2017-06-26T15:33:00Z"/>
              </w:rPr>
            </w:pPr>
            <w:del w:id="7877" w:author="Utente" w:date="2017-06-26T15:33:00Z">
              <w:r w:rsidRPr="00E352EF" w:rsidDel="00A313A3">
                <w:rPr>
                  <w:rFonts w:ascii="Calibri" w:eastAsia="Calibri" w:hAnsi="Calibri" w:cs="Calibri"/>
                </w:rPr>
                <w:delText>ds_1</w:delText>
              </w:r>
            </w:del>
          </w:p>
        </w:tc>
      </w:tr>
      <w:tr w:rsidR="005A2227" w:rsidRPr="00E352EF" w:rsidDel="00A313A3" w14:paraId="1A1405CF" w14:textId="2095B0BB">
        <w:trPr>
          <w:trHeight w:val="331"/>
          <w:del w:id="7878" w:author="Utente" w:date="2017-06-26T15:33:00Z"/>
        </w:trPr>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202B8ED" w14:textId="3E86D6C4" w:rsidR="005A2227" w:rsidRPr="00E352EF" w:rsidDel="00A313A3" w:rsidRDefault="0097053A">
            <w:pPr>
              <w:jc w:val="both"/>
              <w:rPr>
                <w:del w:id="7879" w:author="Utente" w:date="2017-06-26T15:33:00Z"/>
              </w:rPr>
            </w:pPr>
            <w:del w:id="7880" w:author="Utente" w:date="2017-06-26T15:33:00Z">
              <w:r w:rsidRPr="00E352EF" w:rsidDel="00A313A3">
                <w:rPr>
                  <w:rFonts w:ascii="Calibri" w:eastAsia="Calibri" w:hAnsi="Calibri" w:cs="Calibri"/>
                  <w:b/>
                </w:rPr>
                <w:delText xml:space="preserve">GENDER </w:delText>
              </w:r>
            </w:del>
          </w:p>
        </w:tc>
        <w:tc>
          <w:tcPr>
            <w:tcW w:w="204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D7D3FC0" w14:textId="0BA033B5" w:rsidR="005A2227" w:rsidRPr="00E352EF" w:rsidDel="00A313A3" w:rsidRDefault="0097053A">
            <w:pPr>
              <w:jc w:val="both"/>
              <w:rPr>
                <w:del w:id="7881" w:author="Utente" w:date="2017-06-26T15:33:00Z"/>
              </w:rPr>
            </w:pPr>
            <w:del w:id="7882" w:author="Utente" w:date="2017-06-26T15:33:00Z">
              <w:r w:rsidRPr="00E352EF" w:rsidDel="00A313A3">
                <w:rPr>
                  <w:rFonts w:ascii="Calibri" w:eastAsia="Calibri" w:hAnsi="Calibri" w:cs="Calibri"/>
                  <w:b/>
                </w:rPr>
                <w:delText>TIME</w:delText>
              </w:r>
            </w:del>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9039910" w14:textId="546E2531" w:rsidR="005A2227" w:rsidRPr="00E352EF" w:rsidDel="00A313A3" w:rsidRDefault="0097053A">
            <w:pPr>
              <w:jc w:val="both"/>
              <w:rPr>
                <w:del w:id="7883" w:author="Utente" w:date="2017-06-26T15:33:00Z"/>
              </w:rPr>
            </w:pPr>
            <w:del w:id="7884" w:author="Utente" w:date="2017-06-26T15:33:00Z">
              <w:r w:rsidRPr="00E352EF" w:rsidDel="00A313A3">
                <w:rPr>
                  <w:rFonts w:ascii="Calibri" w:eastAsia="Calibri" w:hAnsi="Calibri" w:cs="Calibri"/>
                  <w:b/>
                </w:rPr>
                <w:delText>VALUE</w:delText>
              </w:r>
            </w:del>
          </w:p>
        </w:tc>
      </w:tr>
      <w:tr w:rsidR="005A2227" w:rsidRPr="00E352EF" w:rsidDel="00A313A3" w14:paraId="74E84E60" w14:textId="68EA1E66">
        <w:trPr>
          <w:trHeight w:val="187"/>
          <w:del w:id="7885"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2F8795" w14:textId="6C761715" w:rsidR="005A2227" w:rsidRPr="00E352EF" w:rsidDel="00A313A3" w:rsidRDefault="0097053A">
            <w:pPr>
              <w:jc w:val="both"/>
              <w:rPr>
                <w:del w:id="7886" w:author="Utente" w:date="2017-06-26T15:33:00Z"/>
              </w:rPr>
            </w:pPr>
            <w:del w:id="7887" w:author="Utente" w:date="2017-06-26T15:33:00Z">
              <w:r w:rsidRPr="00E352EF" w:rsidDel="00A313A3">
                <w:rPr>
                  <w:rFonts w:ascii="Calibri" w:eastAsia="Calibri" w:hAnsi="Calibri" w:cs="Calibri"/>
                </w:rPr>
                <w:delText>M</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710723" w14:textId="538C3BF5" w:rsidR="005A2227" w:rsidRPr="00E352EF" w:rsidDel="00A313A3" w:rsidRDefault="0097053A">
            <w:pPr>
              <w:jc w:val="both"/>
              <w:rPr>
                <w:del w:id="7888" w:author="Utente" w:date="2017-06-26T15:33:00Z"/>
              </w:rPr>
            </w:pPr>
            <w:del w:id="7889" w:author="Utente" w:date="2017-06-26T15:33:00Z">
              <w:r w:rsidRPr="00E352EF" w:rsidDel="00A313A3">
                <w:rPr>
                  <w:rFonts w:ascii="Calibri" w:eastAsia="Calibri" w:hAnsi="Calibri" w:cs="Calibri"/>
                </w:rPr>
                <w:delText>2000</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2BC9C4" w14:textId="0106474E" w:rsidR="005A2227" w:rsidRPr="00E352EF" w:rsidDel="00A313A3" w:rsidRDefault="0097053A">
            <w:pPr>
              <w:jc w:val="both"/>
              <w:rPr>
                <w:del w:id="7890" w:author="Utente" w:date="2017-06-26T15:33:00Z"/>
              </w:rPr>
            </w:pPr>
            <w:del w:id="7891" w:author="Utente" w:date="2017-06-26T15:33:00Z">
              <w:r w:rsidRPr="00E352EF" w:rsidDel="00A313A3">
                <w:rPr>
                  <w:rFonts w:ascii="Calibri" w:eastAsia="Calibri" w:hAnsi="Calibri" w:cs="Calibri"/>
                </w:rPr>
                <w:delText>200</w:delText>
              </w:r>
            </w:del>
          </w:p>
        </w:tc>
      </w:tr>
      <w:tr w:rsidR="005A2227" w:rsidRPr="00E352EF" w:rsidDel="00A313A3" w14:paraId="76BCC944" w14:textId="06F0FA3D">
        <w:trPr>
          <w:trHeight w:val="101"/>
          <w:del w:id="7892"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13A17A" w14:textId="41365398" w:rsidR="005A2227" w:rsidRPr="00E352EF" w:rsidDel="00A313A3" w:rsidRDefault="0097053A">
            <w:pPr>
              <w:jc w:val="both"/>
              <w:rPr>
                <w:del w:id="7893" w:author="Utente" w:date="2017-06-26T15:33:00Z"/>
              </w:rPr>
            </w:pPr>
            <w:del w:id="7894" w:author="Utente" w:date="2017-06-26T15:33:00Z">
              <w:r w:rsidRPr="00E352EF" w:rsidDel="00A313A3">
                <w:rPr>
                  <w:rFonts w:ascii="Calibri" w:eastAsia="Calibri" w:hAnsi="Calibri" w:cs="Calibri"/>
                </w:rPr>
                <w:delText>F</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268EAC" w14:textId="7EDA21D7" w:rsidR="005A2227" w:rsidRPr="00E352EF" w:rsidDel="00A313A3" w:rsidRDefault="0097053A">
            <w:pPr>
              <w:jc w:val="both"/>
              <w:rPr>
                <w:del w:id="7895" w:author="Utente" w:date="2017-06-26T15:33:00Z"/>
              </w:rPr>
            </w:pPr>
            <w:del w:id="7896" w:author="Utente" w:date="2017-06-26T15:33:00Z">
              <w:r w:rsidRPr="00E352EF" w:rsidDel="00A313A3">
                <w:rPr>
                  <w:rFonts w:ascii="Calibri" w:eastAsia="Calibri" w:hAnsi="Calibri" w:cs="Calibri"/>
                </w:rPr>
                <w:delText>2000</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3C5606" w14:textId="71774077" w:rsidR="005A2227" w:rsidRPr="00E352EF" w:rsidDel="00A313A3" w:rsidRDefault="0097053A">
            <w:pPr>
              <w:jc w:val="both"/>
              <w:rPr>
                <w:del w:id="7897" w:author="Utente" w:date="2017-06-26T15:33:00Z"/>
              </w:rPr>
            </w:pPr>
            <w:del w:id="7898" w:author="Utente" w:date="2017-06-26T15:33:00Z">
              <w:r w:rsidRPr="00E352EF" w:rsidDel="00A313A3">
                <w:rPr>
                  <w:rFonts w:ascii="Calibri" w:eastAsia="Calibri" w:hAnsi="Calibri" w:cs="Calibri"/>
                </w:rPr>
                <w:delText>50</w:delText>
              </w:r>
            </w:del>
          </w:p>
        </w:tc>
      </w:tr>
      <w:tr w:rsidR="005A2227" w:rsidRPr="00E352EF" w:rsidDel="00A313A3" w14:paraId="783043EF" w14:textId="640C75CB">
        <w:trPr>
          <w:trHeight w:val="86"/>
          <w:del w:id="7899"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823289" w14:textId="10EA2DB8" w:rsidR="005A2227" w:rsidRPr="00E352EF" w:rsidDel="00A313A3" w:rsidRDefault="0097053A">
            <w:pPr>
              <w:jc w:val="both"/>
              <w:rPr>
                <w:del w:id="7900" w:author="Utente" w:date="2017-06-26T15:33:00Z"/>
              </w:rPr>
            </w:pPr>
            <w:del w:id="7901" w:author="Utente" w:date="2017-06-26T15:33:00Z">
              <w:r w:rsidRPr="00E352EF" w:rsidDel="00A313A3">
                <w:rPr>
                  <w:rFonts w:ascii="Calibri" w:eastAsia="Calibri" w:hAnsi="Calibri" w:cs="Calibri"/>
                </w:rPr>
                <w:delText>M</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D97CEB" w14:textId="32151460" w:rsidR="005A2227" w:rsidRPr="00E352EF" w:rsidDel="00A313A3" w:rsidRDefault="0097053A">
            <w:pPr>
              <w:jc w:val="both"/>
              <w:rPr>
                <w:del w:id="7902" w:author="Utente" w:date="2017-06-26T15:33:00Z"/>
              </w:rPr>
            </w:pPr>
            <w:del w:id="7903" w:author="Utente" w:date="2017-06-26T15:33:00Z">
              <w:r w:rsidRPr="00E352EF" w:rsidDel="00A313A3">
                <w:rPr>
                  <w:rFonts w:ascii="Calibri" w:eastAsia="Calibri" w:hAnsi="Calibri" w:cs="Calibri"/>
                </w:rPr>
                <w:delText>2001</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9A4AB1" w14:textId="4B06EF05" w:rsidR="005A2227" w:rsidRPr="00E352EF" w:rsidDel="00A313A3" w:rsidRDefault="0097053A">
            <w:pPr>
              <w:jc w:val="both"/>
              <w:rPr>
                <w:del w:id="7904" w:author="Utente" w:date="2017-06-26T15:33:00Z"/>
              </w:rPr>
            </w:pPr>
            <w:del w:id="7905" w:author="Utente" w:date="2017-06-26T15:33:00Z">
              <w:r w:rsidRPr="00E352EF" w:rsidDel="00A313A3">
                <w:rPr>
                  <w:rFonts w:ascii="Calibri" w:eastAsia="Calibri" w:hAnsi="Calibri" w:cs="Calibri"/>
                </w:rPr>
                <w:delText>150</w:delText>
              </w:r>
            </w:del>
          </w:p>
        </w:tc>
      </w:tr>
      <w:tr w:rsidR="005A2227" w:rsidRPr="00E352EF" w:rsidDel="00A313A3" w14:paraId="5C7AAE98" w14:textId="6EB5DF61">
        <w:trPr>
          <w:trHeight w:val="29"/>
          <w:del w:id="7906"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AB2DA5" w14:textId="76B45B70" w:rsidR="005A2227" w:rsidRPr="00E352EF" w:rsidDel="00A313A3" w:rsidRDefault="0097053A">
            <w:pPr>
              <w:jc w:val="both"/>
              <w:rPr>
                <w:del w:id="7907" w:author="Utente" w:date="2017-06-26T15:33:00Z"/>
              </w:rPr>
            </w:pPr>
            <w:del w:id="7908" w:author="Utente" w:date="2017-06-26T15:33:00Z">
              <w:r w:rsidRPr="00E352EF" w:rsidDel="00A313A3">
                <w:rPr>
                  <w:rFonts w:ascii="Calibri" w:eastAsia="Calibri" w:hAnsi="Calibri" w:cs="Calibri"/>
                </w:rPr>
                <w:delText>F</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02FCAB" w14:textId="1FD73F06" w:rsidR="005A2227" w:rsidRPr="00E352EF" w:rsidDel="00A313A3" w:rsidRDefault="0097053A">
            <w:pPr>
              <w:jc w:val="both"/>
              <w:rPr>
                <w:del w:id="7909" w:author="Utente" w:date="2017-06-26T15:33:00Z"/>
              </w:rPr>
            </w:pPr>
            <w:del w:id="7910" w:author="Utente" w:date="2017-06-26T15:33:00Z">
              <w:r w:rsidRPr="00E352EF" w:rsidDel="00A313A3">
                <w:rPr>
                  <w:rFonts w:ascii="Calibri" w:eastAsia="Calibri" w:hAnsi="Calibri" w:cs="Calibri"/>
                </w:rPr>
                <w:delText>2001</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A3EAFC" w14:textId="610A99A9" w:rsidR="005A2227" w:rsidRPr="00E352EF" w:rsidDel="00A313A3" w:rsidRDefault="0097053A">
            <w:pPr>
              <w:jc w:val="both"/>
              <w:rPr>
                <w:del w:id="7911" w:author="Utente" w:date="2017-06-26T15:33:00Z"/>
              </w:rPr>
            </w:pPr>
            <w:del w:id="7912" w:author="Utente" w:date="2017-06-26T15:33:00Z">
              <w:r w:rsidRPr="00E352EF" w:rsidDel="00A313A3">
                <w:rPr>
                  <w:rFonts w:ascii="Calibri" w:eastAsia="Calibri" w:hAnsi="Calibri" w:cs="Calibri"/>
                </w:rPr>
                <w:delText>120</w:delText>
              </w:r>
            </w:del>
          </w:p>
        </w:tc>
      </w:tr>
    </w:tbl>
    <w:p w14:paraId="6988F062" w14:textId="1AB34187" w:rsidR="005A2227" w:rsidRPr="00E352EF" w:rsidDel="00A313A3" w:rsidRDefault="0097053A">
      <w:pPr>
        <w:spacing w:before="120" w:after="120"/>
        <w:rPr>
          <w:del w:id="7913" w:author="Utente" w:date="2017-06-26T15:33:00Z"/>
        </w:rPr>
      </w:pPr>
      <w:del w:id="7914" w:author="Utente" w:date="2017-06-26T15:33:00Z">
        <w:r w:rsidRPr="00E352EF" w:rsidDel="00A313A3">
          <w:rPr>
            <w:rFonts w:ascii="Calibri" w:eastAsia="Calibri" w:hAnsi="Calibri" w:cs="Calibri"/>
          </w:rPr>
          <w:delText xml:space="preserve"> </w:delText>
        </w:r>
      </w:del>
    </w:p>
    <w:tbl>
      <w:tblPr>
        <w:tblW w:w="198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87"/>
      </w:tblGrid>
      <w:tr w:rsidR="005A2227" w:rsidRPr="00E352EF" w:rsidDel="00A313A3" w14:paraId="113449B3" w14:textId="1DBCD15D">
        <w:trPr>
          <w:trHeight w:val="130"/>
          <w:del w:id="7915"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457AC069" w14:textId="2A0BB21D" w:rsidR="005A2227" w:rsidRPr="00E352EF" w:rsidDel="00A313A3" w:rsidRDefault="0097053A">
            <w:pPr>
              <w:rPr>
                <w:del w:id="7916" w:author="Utente" w:date="2017-06-26T15:33:00Z"/>
              </w:rPr>
            </w:pPr>
            <w:del w:id="7917" w:author="Utente" w:date="2017-06-26T15:33:00Z">
              <w:r w:rsidRPr="00E352EF" w:rsidDel="00A313A3">
                <w:rPr>
                  <w:rFonts w:ascii="Calibri" w:eastAsia="Calibri" w:hAnsi="Calibri" w:cs="Calibri"/>
                </w:rPr>
                <w:delText xml:space="preserve">ds_2 </w:delText>
              </w:r>
            </w:del>
          </w:p>
        </w:tc>
      </w:tr>
      <w:tr w:rsidR="005A2227" w:rsidRPr="00E352EF" w:rsidDel="00A313A3" w14:paraId="694F45AA" w14:textId="35567BD2">
        <w:trPr>
          <w:trHeight w:val="274"/>
          <w:del w:id="7918"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DFC0B6E" w14:textId="1701A653" w:rsidR="005A2227" w:rsidRPr="00E352EF" w:rsidDel="00A313A3" w:rsidRDefault="0097053A">
            <w:pPr>
              <w:rPr>
                <w:del w:id="7919" w:author="Utente" w:date="2017-06-26T15:33:00Z"/>
              </w:rPr>
            </w:pPr>
            <w:del w:id="7920" w:author="Utente" w:date="2017-06-26T15:33:00Z">
              <w:r w:rsidRPr="00E352EF" w:rsidDel="00A313A3">
                <w:rPr>
                  <w:rFonts w:ascii="Calibri" w:eastAsia="Calibri" w:hAnsi="Calibri" w:cs="Calibri"/>
                  <w:b/>
                </w:rPr>
                <w:delText>CONDITION</w:delText>
              </w:r>
            </w:del>
          </w:p>
        </w:tc>
      </w:tr>
      <w:tr w:rsidR="005A2227" w:rsidRPr="00E352EF" w:rsidDel="00A313A3" w14:paraId="591CECEA" w14:textId="5DE0D752">
        <w:trPr>
          <w:trHeight w:val="274"/>
          <w:del w:id="7921" w:author="Utente" w:date="2017-06-26T15:33:00Z"/>
        </w:trPr>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306845" w14:textId="0A1EE26B" w:rsidR="005A2227" w:rsidRPr="00E352EF" w:rsidDel="00A313A3" w:rsidRDefault="0097053A">
            <w:pPr>
              <w:jc w:val="both"/>
              <w:rPr>
                <w:del w:id="7922" w:author="Utente" w:date="2017-06-26T15:33:00Z"/>
              </w:rPr>
            </w:pPr>
            <w:del w:id="7923" w:author="Utente" w:date="2017-06-26T15:33:00Z">
              <w:r w:rsidRPr="00E352EF" w:rsidDel="00A313A3">
                <w:rPr>
                  <w:rFonts w:ascii="Calibri" w:eastAsia="Calibri" w:hAnsi="Calibri" w:cs="Calibri"/>
                </w:rPr>
                <w:delText>TRUE</w:delText>
              </w:r>
            </w:del>
          </w:p>
        </w:tc>
      </w:tr>
    </w:tbl>
    <w:p w14:paraId="45B9C2A5" w14:textId="15B14453" w:rsidR="005A2227" w:rsidRPr="00E352EF" w:rsidDel="00A313A3" w:rsidRDefault="005A2227">
      <w:pPr>
        <w:rPr>
          <w:del w:id="7924" w:author="Utente" w:date="2017-06-26T15:33:00Z"/>
        </w:rPr>
      </w:pPr>
    </w:p>
    <w:p w14:paraId="026D1487" w14:textId="53FFDFC0" w:rsidR="005A2227" w:rsidRPr="00E352EF" w:rsidDel="00A313A3" w:rsidRDefault="0097053A" w:rsidP="00EA6708">
      <w:pPr>
        <w:rPr>
          <w:del w:id="7925" w:author="Utente" w:date="2017-06-26T15:33:00Z"/>
          <w:rFonts w:ascii="Cambria" w:eastAsia="Calibri" w:hAnsi="Cambria" w:cs="Calibri"/>
        </w:rPr>
      </w:pPr>
      <w:del w:id="7926" w:author="Utente" w:date="2017-06-26T15:33:00Z">
        <w:r w:rsidRPr="00E352EF" w:rsidDel="00A313A3">
          <w:rPr>
            <w:rFonts w:ascii="Cambria" w:eastAsia="Calibri" w:hAnsi="Cambria" w:cs="Calibri"/>
            <w:spacing w:val="15"/>
          </w:rPr>
          <w:delText>3)</w:delText>
        </w:r>
        <w:r w:rsidR="0062787A" w:rsidRPr="00E352EF" w:rsidDel="00A313A3">
          <w:rPr>
            <w:rFonts w:ascii="Cambria" w:eastAsia="Calibri" w:hAnsi="Cambria" w:cs="Calibri"/>
            <w:spacing w:val="15"/>
          </w:rPr>
          <w:delText xml:space="preserve"> </w:delText>
        </w:r>
        <w:r w:rsidRPr="00E352EF" w:rsidDel="00A313A3">
          <w:rPr>
            <w:rFonts w:ascii="Cambria" w:eastAsia="Calibri" w:hAnsi="Cambria" w:cs="Calibri"/>
          </w:rPr>
          <w:delText xml:space="preserve">ds_2 := </w:delText>
        </w:r>
        <w:r w:rsidRPr="00E352EF" w:rsidDel="00A313A3">
          <w:rPr>
            <w:rFonts w:ascii="Cambria" w:eastAsia="Calibri" w:hAnsi="Cambria" w:cs="Calibri"/>
            <w:b/>
          </w:rPr>
          <w:delText>all</w:delText>
        </w:r>
        <w:r w:rsidRPr="00E352EF" w:rsidDel="00A313A3">
          <w:rPr>
            <w:rFonts w:ascii="Cambria" w:eastAsia="Calibri" w:hAnsi="Cambria" w:cs="Calibri"/>
          </w:rPr>
          <w:delText>(ds_1.</w:delText>
        </w:r>
      </w:del>
      <w:ins w:id="7927" w:author="Laura Viignola" w:date="2017-05-11T09:37:00Z">
        <w:del w:id="7928" w:author="Utente" w:date="2017-06-26T15:33:00Z">
          <w:r w:rsidR="004266D2" w:rsidDel="00A313A3">
            <w:rPr>
              <w:rFonts w:ascii="Cambria" w:eastAsia="Calibri" w:hAnsi="Cambria" w:cs="Calibri"/>
            </w:rPr>
            <w:delText>#</w:delText>
          </w:r>
        </w:del>
      </w:ins>
      <w:del w:id="7929" w:author="Utente" w:date="2017-06-26T15:33:00Z">
        <w:r w:rsidRPr="00E352EF" w:rsidDel="00A313A3">
          <w:rPr>
            <w:rFonts w:ascii="Cambria" w:eastAsia="Calibri" w:hAnsi="Cambria" w:cs="Calibri"/>
          </w:rPr>
          <w:delText>VALUE_2000&gt;100 AND ds_1.</w:delText>
        </w:r>
      </w:del>
      <w:ins w:id="7930" w:author="Laura Viignola" w:date="2017-05-11T09:37:00Z">
        <w:del w:id="7931" w:author="Utente" w:date="2017-06-26T15:33:00Z">
          <w:r w:rsidR="004266D2" w:rsidDel="00A313A3">
            <w:rPr>
              <w:rFonts w:ascii="Cambria" w:eastAsia="Calibri" w:hAnsi="Cambria" w:cs="Calibri"/>
            </w:rPr>
            <w:delText>#</w:delText>
          </w:r>
        </w:del>
      </w:ins>
      <w:del w:id="7932" w:author="Utente" w:date="2017-06-26T15:33:00Z">
        <w:r w:rsidRPr="00E352EF" w:rsidDel="00A313A3">
          <w:rPr>
            <w:rFonts w:ascii="Cambria" w:eastAsia="Calibri" w:hAnsi="Cambria" w:cs="Calibri"/>
          </w:rPr>
          <w:delText>VALUE_2001&gt;100 )</w:delText>
        </w:r>
      </w:del>
    </w:p>
    <w:p w14:paraId="2DB937B1" w14:textId="1A37BB78" w:rsidR="0062787A" w:rsidRPr="00E352EF" w:rsidDel="00A313A3" w:rsidRDefault="0062787A" w:rsidP="00EA6708">
      <w:pPr>
        <w:rPr>
          <w:del w:id="7933" w:author="Utente" w:date="2017-06-26T15:33:00Z"/>
          <w:rFonts w:ascii="Cambria" w:eastAsia="Calibri" w:hAnsi="Cambria" w:cs="Calibri"/>
        </w:rPr>
      </w:pPr>
    </w:p>
    <w:tbl>
      <w:tblPr>
        <w:tblW w:w="5818"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872"/>
        <w:gridCol w:w="2002"/>
        <w:gridCol w:w="1944"/>
      </w:tblGrid>
      <w:tr w:rsidR="005A2227" w:rsidRPr="00E352EF" w:rsidDel="00A313A3" w14:paraId="79BF09C1" w14:textId="2DB663DF">
        <w:trPr>
          <w:trHeight w:val="144"/>
          <w:del w:id="7934" w:author="Utente" w:date="2017-06-26T15:33:00Z"/>
        </w:trPr>
        <w:tc>
          <w:tcPr>
            <w:tcW w:w="1872"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359A4111" w14:textId="43870422" w:rsidR="005A2227" w:rsidRPr="00E352EF" w:rsidDel="00A313A3" w:rsidRDefault="0097053A">
            <w:pPr>
              <w:rPr>
                <w:del w:id="7935" w:author="Utente" w:date="2017-06-26T15:33:00Z"/>
              </w:rPr>
            </w:pPr>
            <w:del w:id="7936" w:author="Utente" w:date="2017-06-26T15:33:00Z">
              <w:r w:rsidRPr="00E352EF" w:rsidDel="00A313A3">
                <w:rPr>
                  <w:rFonts w:ascii="Calibri" w:eastAsia="Calibri" w:hAnsi="Calibri" w:cs="Calibri"/>
                </w:rPr>
                <w:delText>ds_1</w:delText>
              </w:r>
            </w:del>
          </w:p>
        </w:tc>
      </w:tr>
      <w:tr w:rsidR="005A2227" w:rsidRPr="00E352EF" w:rsidDel="00A313A3" w14:paraId="7688182C" w14:textId="3E0C9DAE">
        <w:trPr>
          <w:trHeight w:val="331"/>
          <w:del w:id="7937" w:author="Utente" w:date="2017-06-26T15:33:00Z"/>
        </w:trPr>
        <w:tc>
          <w:tcPr>
            <w:tcW w:w="187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0E6367D" w14:textId="3C8523BD" w:rsidR="005A2227" w:rsidRPr="00E352EF" w:rsidDel="00A313A3" w:rsidRDefault="0097053A">
            <w:pPr>
              <w:jc w:val="both"/>
              <w:rPr>
                <w:del w:id="7938" w:author="Utente" w:date="2017-06-26T15:33:00Z"/>
              </w:rPr>
            </w:pPr>
            <w:del w:id="7939" w:author="Utente" w:date="2017-06-26T15:33:00Z">
              <w:r w:rsidRPr="00E352EF" w:rsidDel="00A313A3">
                <w:rPr>
                  <w:rFonts w:ascii="Calibri" w:eastAsia="Calibri" w:hAnsi="Calibri" w:cs="Calibri"/>
                  <w:b/>
                </w:rPr>
                <w:delText xml:space="preserve">GENDER </w:delText>
              </w:r>
            </w:del>
          </w:p>
        </w:tc>
        <w:tc>
          <w:tcPr>
            <w:tcW w:w="200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AC5192D" w14:textId="7E815F42" w:rsidR="005A2227" w:rsidRPr="00E352EF" w:rsidDel="00A313A3" w:rsidRDefault="0097053A">
            <w:pPr>
              <w:jc w:val="both"/>
              <w:rPr>
                <w:del w:id="7940" w:author="Utente" w:date="2017-06-26T15:33:00Z"/>
              </w:rPr>
            </w:pPr>
            <w:del w:id="7941" w:author="Utente" w:date="2017-06-26T15:33:00Z">
              <w:r w:rsidRPr="00E352EF" w:rsidDel="00A313A3">
                <w:rPr>
                  <w:rFonts w:ascii="Calibri" w:eastAsia="Calibri" w:hAnsi="Calibri" w:cs="Calibri"/>
                  <w:b/>
                </w:rPr>
                <w:delText>VALUE_2000</w:delText>
              </w:r>
            </w:del>
          </w:p>
        </w:tc>
        <w:tc>
          <w:tcPr>
            <w:tcW w:w="194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6639CED" w14:textId="119C8E52" w:rsidR="005A2227" w:rsidRPr="00E352EF" w:rsidDel="00A313A3" w:rsidRDefault="0097053A">
            <w:pPr>
              <w:jc w:val="both"/>
              <w:rPr>
                <w:del w:id="7942" w:author="Utente" w:date="2017-06-26T15:33:00Z"/>
              </w:rPr>
            </w:pPr>
            <w:del w:id="7943" w:author="Utente" w:date="2017-06-26T15:33:00Z">
              <w:r w:rsidRPr="00E352EF" w:rsidDel="00A313A3">
                <w:rPr>
                  <w:rFonts w:ascii="Calibri" w:eastAsia="Calibri" w:hAnsi="Calibri" w:cs="Calibri"/>
                  <w:b/>
                </w:rPr>
                <w:delText>VALUE_2001</w:delText>
              </w:r>
            </w:del>
          </w:p>
        </w:tc>
      </w:tr>
      <w:tr w:rsidR="005A2227" w:rsidRPr="00E352EF" w:rsidDel="00A313A3" w14:paraId="42C3D3BF" w14:textId="3949882A">
        <w:trPr>
          <w:trHeight w:val="230"/>
          <w:del w:id="7944" w:author="Utente" w:date="2017-06-26T15:33:00Z"/>
        </w:trPr>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143549" w14:textId="6A64E010" w:rsidR="005A2227" w:rsidRPr="00E352EF" w:rsidDel="00A313A3" w:rsidRDefault="0097053A">
            <w:pPr>
              <w:jc w:val="both"/>
              <w:rPr>
                <w:del w:id="7945" w:author="Utente" w:date="2017-06-26T15:33:00Z"/>
              </w:rPr>
            </w:pPr>
            <w:del w:id="7946" w:author="Utente" w:date="2017-06-26T15:33:00Z">
              <w:r w:rsidRPr="00E352EF" w:rsidDel="00A313A3">
                <w:rPr>
                  <w:rFonts w:ascii="Calibri" w:eastAsia="Calibri" w:hAnsi="Calibri" w:cs="Calibri"/>
                </w:rPr>
                <w:delText>M</w:delText>
              </w:r>
            </w:del>
          </w:p>
        </w:tc>
        <w:tc>
          <w:tcPr>
            <w:tcW w:w="20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4D218A" w14:textId="36E48EF4" w:rsidR="005A2227" w:rsidRPr="00E352EF" w:rsidDel="00A313A3" w:rsidRDefault="0097053A">
            <w:pPr>
              <w:tabs>
                <w:tab w:val="center" w:pos="922"/>
              </w:tabs>
              <w:jc w:val="both"/>
              <w:rPr>
                <w:del w:id="7947" w:author="Utente" w:date="2017-06-26T15:33:00Z"/>
              </w:rPr>
            </w:pPr>
            <w:del w:id="7948" w:author="Utente" w:date="2017-06-26T15:33:00Z">
              <w:r w:rsidRPr="00E352EF" w:rsidDel="00A313A3">
                <w:rPr>
                  <w:rFonts w:ascii="Calibri" w:eastAsia="Calibri" w:hAnsi="Calibri" w:cs="Calibri"/>
                </w:rPr>
                <w:delText>200</w:delText>
              </w:r>
              <w:r w:rsidRPr="00E352EF" w:rsidDel="00A313A3">
                <w:tab/>
              </w:r>
            </w:del>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0C73D0" w14:textId="19ED224C" w:rsidR="005A2227" w:rsidRPr="00E352EF" w:rsidDel="00A313A3" w:rsidRDefault="0097053A">
            <w:pPr>
              <w:jc w:val="both"/>
              <w:rPr>
                <w:del w:id="7949" w:author="Utente" w:date="2017-06-26T15:33:00Z"/>
              </w:rPr>
            </w:pPr>
            <w:del w:id="7950" w:author="Utente" w:date="2017-06-26T15:33:00Z">
              <w:r w:rsidRPr="00E352EF" w:rsidDel="00A313A3">
                <w:rPr>
                  <w:rFonts w:ascii="Calibri" w:eastAsia="Calibri" w:hAnsi="Calibri" w:cs="Calibri"/>
                </w:rPr>
                <w:delText>150</w:delText>
              </w:r>
            </w:del>
          </w:p>
        </w:tc>
      </w:tr>
      <w:tr w:rsidR="005A2227" w:rsidRPr="00E352EF" w:rsidDel="00A313A3" w14:paraId="5B60F1D2" w14:textId="4760D5BF">
        <w:trPr>
          <w:trHeight w:val="331"/>
          <w:del w:id="7951" w:author="Utente" w:date="2017-06-26T15:33:00Z"/>
        </w:trPr>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9F106A" w14:textId="031CFB7A" w:rsidR="005A2227" w:rsidRPr="00E352EF" w:rsidDel="00A313A3" w:rsidRDefault="0097053A">
            <w:pPr>
              <w:jc w:val="both"/>
              <w:rPr>
                <w:del w:id="7952" w:author="Utente" w:date="2017-06-26T15:33:00Z"/>
              </w:rPr>
            </w:pPr>
            <w:del w:id="7953" w:author="Utente" w:date="2017-06-26T15:33:00Z">
              <w:r w:rsidRPr="00E352EF" w:rsidDel="00A313A3">
                <w:rPr>
                  <w:rFonts w:ascii="Calibri" w:eastAsia="Calibri" w:hAnsi="Calibri" w:cs="Calibri"/>
                </w:rPr>
                <w:delText>F</w:delText>
              </w:r>
            </w:del>
          </w:p>
        </w:tc>
        <w:tc>
          <w:tcPr>
            <w:tcW w:w="20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459E09" w14:textId="290C9950" w:rsidR="005A2227" w:rsidRPr="00E352EF" w:rsidDel="00A313A3" w:rsidRDefault="0097053A">
            <w:pPr>
              <w:jc w:val="both"/>
              <w:rPr>
                <w:del w:id="7954" w:author="Utente" w:date="2017-06-26T15:33:00Z"/>
              </w:rPr>
            </w:pPr>
            <w:del w:id="7955" w:author="Utente" w:date="2017-06-26T15:33:00Z">
              <w:r w:rsidRPr="00E352EF" w:rsidDel="00A313A3">
                <w:rPr>
                  <w:rFonts w:ascii="Calibri" w:eastAsia="Calibri" w:hAnsi="Calibri" w:cs="Calibri"/>
                </w:rPr>
                <w:delText>50</w:delText>
              </w:r>
            </w:del>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CC658F" w14:textId="50B83F4A" w:rsidR="005A2227" w:rsidRPr="00E352EF" w:rsidDel="00A313A3" w:rsidRDefault="0097053A">
            <w:pPr>
              <w:jc w:val="both"/>
              <w:rPr>
                <w:del w:id="7956" w:author="Utente" w:date="2017-06-26T15:33:00Z"/>
              </w:rPr>
            </w:pPr>
            <w:del w:id="7957" w:author="Utente" w:date="2017-06-26T15:33:00Z">
              <w:r w:rsidRPr="00E352EF" w:rsidDel="00A313A3">
                <w:rPr>
                  <w:rFonts w:ascii="Calibri" w:eastAsia="Calibri" w:hAnsi="Calibri" w:cs="Calibri"/>
                </w:rPr>
                <w:delText>120</w:delText>
              </w:r>
            </w:del>
          </w:p>
        </w:tc>
      </w:tr>
    </w:tbl>
    <w:p w14:paraId="3129DB15" w14:textId="68F4CE63" w:rsidR="005A2227" w:rsidRPr="00E352EF" w:rsidDel="00A313A3" w:rsidRDefault="005A2227">
      <w:pPr>
        <w:spacing w:before="120" w:after="120"/>
        <w:rPr>
          <w:del w:id="7958" w:author="Utente" w:date="2017-06-26T15:33:00Z"/>
        </w:rPr>
      </w:pPr>
    </w:p>
    <w:tbl>
      <w:tblPr>
        <w:tblW w:w="198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87"/>
      </w:tblGrid>
      <w:tr w:rsidR="005A2227" w:rsidRPr="00E352EF" w:rsidDel="00A313A3" w14:paraId="3534C4B0" w14:textId="3A274EB2">
        <w:trPr>
          <w:trHeight w:val="130"/>
          <w:del w:id="7959"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DC68DA5" w14:textId="67015BB0" w:rsidR="005A2227" w:rsidRPr="00E352EF" w:rsidDel="00A313A3" w:rsidRDefault="0097053A">
            <w:pPr>
              <w:rPr>
                <w:del w:id="7960" w:author="Utente" w:date="2017-06-26T15:33:00Z"/>
              </w:rPr>
            </w:pPr>
            <w:del w:id="7961" w:author="Utente" w:date="2017-06-26T15:33:00Z">
              <w:r w:rsidRPr="00E352EF" w:rsidDel="00A313A3">
                <w:rPr>
                  <w:rFonts w:ascii="Calibri" w:eastAsia="Calibri" w:hAnsi="Calibri" w:cs="Calibri"/>
                  <w:b/>
                </w:rPr>
                <w:delText xml:space="preserve">ds_2 </w:delText>
              </w:r>
            </w:del>
          </w:p>
        </w:tc>
      </w:tr>
      <w:tr w:rsidR="005A2227" w:rsidRPr="00E352EF" w:rsidDel="00A313A3" w14:paraId="42FC51B7" w14:textId="7E5EDF80">
        <w:trPr>
          <w:trHeight w:val="274"/>
          <w:del w:id="7962"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46A744C" w14:textId="369B497C" w:rsidR="005A2227" w:rsidRPr="00E352EF" w:rsidDel="00A313A3" w:rsidRDefault="0097053A">
            <w:pPr>
              <w:rPr>
                <w:del w:id="7963" w:author="Utente" w:date="2017-06-26T15:33:00Z"/>
              </w:rPr>
            </w:pPr>
            <w:del w:id="7964" w:author="Utente" w:date="2017-06-26T15:33:00Z">
              <w:r w:rsidRPr="00E352EF" w:rsidDel="00A313A3">
                <w:rPr>
                  <w:rFonts w:ascii="Calibri" w:eastAsia="Calibri" w:hAnsi="Calibri" w:cs="Calibri"/>
                  <w:b/>
                </w:rPr>
                <w:delText>CONDITION</w:delText>
              </w:r>
            </w:del>
          </w:p>
        </w:tc>
      </w:tr>
      <w:tr w:rsidR="005A2227" w:rsidRPr="00E352EF" w:rsidDel="00A313A3" w14:paraId="3FF91A21" w14:textId="239ADFA0">
        <w:trPr>
          <w:trHeight w:val="274"/>
          <w:del w:id="7965" w:author="Utente" w:date="2017-06-26T15:33:00Z"/>
        </w:trPr>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D7A59B" w14:textId="62FD1EFE" w:rsidR="005A2227" w:rsidRPr="00E352EF" w:rsidDel="00A313A3" w:rsidRDefault="0097053A">
            <w:pPr>
              <w:jc w:val="both"/>
              <w:rPr>
                <w:del w:id="7966" w:author="Utente" w:date="2017-06-26T15:33:00Z"/>
              </w:rPr>
            </w:pPr>
            <w:del w:id="7967" w:author="Utente" w:date="2017-06-26T15:33:00Z">
              <w:r w:rsidRPr="00E352EF" w:rsidDel="00A313A3">
                <w:rPr>
                  <w:rFonts w:ascii="Calibri" w:eastAsia="Calibri" w:hAnsi="Calibri" w:cs="Calibri"/>
                </w:rPr>
                <w:delText>FALSE</w:delText>
              </w:r>
            </w:del>
          </w:p>
        </w:tc>
      </w:tr>
    </w:tbl>
    <w:p w14:paraId="526C3044" w14:textId="0781BF71" w:rsidR="005A2227" w:rsidRPr="00E352EF" w:rsidDel="00A313A3" w:rsidRDefault="005A2227">
      <w:pPr>
        <w:rPr>
          <w:del w:id="7968" w:author="Utente" w:date="2017-06-26T15:33:00Z"/>
        </w:rPr>
      </w:pPr>
    </w:p>
    <w:p w14:paraId="1B847719" w14:textId="21A206C2" w:rsidR="005A2227" w:rsidRPr="00E352EF" w:rsidDel="00A313A3" w:rsidRDefault="0097053A" w:rsidP="005E7E74">
      <w:pPr>
        <w:pStyle w:val="Stile3"/>
        <w:rPr>
          <w:del w:id="7969" w:author="Utente" w:date="2017-06-26T15:33:00Z"/>
          <w:lang w:val="en-GB"/>
        </w:rPr>
      </w:pPr>
      <w:bookmarkStart w:id="7970" w:name="_Toc462659707"/>
      <w:bookmarkStart w:id="7971" w:name="_Toc463805767"/>
      <w:bookmarkStart w:id="7972" w:name="_Toc464487944"/>
      <w:del w:id="7973" w:author="Utente" w:date="2017-06-26T15:33:00Z">
        <w:r w:rsidRPr="00E352EF" w:rsidDel="00A313A3">
          <w:rPr>
            <w:lang w:val="en-GB"/>
          </w:rPr>
          <w:delText>any</w:delText>
        </w:r>
        <w:bookmarkEnd w:id="7970"/>
        <w:bookmarkEnd w:id="7971"/>
        <w:bookmarkEnd w:id="7972"/>
      </w:del>
    </w:p>
    <w:p w14:paraId="43D9BE1E" w14:textId="2FE14B0D" w:rsidR="005A2227" w:rsidRPr="00E352EF" w:rsidDel="00A313A3" w:rsidRDefault="0097053A" w:rsidP="005E7E74">
      <w:pPr>
        <w:rPr>
          <w:del w:id="7974" w:author="Utente" w:date="2017-06-26T15:33:00Z"/>
          <w:rFonts w:ascii="Cambria" w:hAnsi="Cambria"/>
        </w:rPr>
      </w:pPr>
      <w:del w:id="7975" w:author="Utente" w:date="2017-06-26T15:33:00Z">
        <w:r w:rsidRPr="00E352EF" w:rsidDel="00A313A3">
          <w:rPr>
            <w:rFonts w:ascii="Cambria" w:eastAsia="Calibri" w:hAnsi="Cambria" w:cs="Calibri"/>
            <w:i/>
            <w:color w:val="5B9BD5"/>
          </w:rPr>
          <w:delText>Semantics</w:delText>
        </w:r>
      </w:del>
    </w:p>
    <w:p w14:paraId="135F5C0B" w14:textId="02353E55" w:rsidR="005A2227" w:rsidRPr="00E352EF" w:rsidDel="00A313A3" w:rsidRDefault="0097053A" w:rsidP="005E7E74">
      <w:pPr>
        <w:rPr>
          <w:del w:id="7976" w:author="Utente" w:date="2017-06-26T15:33:00Z"/>
          <w:rFonts w:ascii="Cambria" w:hAnsi="Cambria"/>
        </w:rPr>
      </w:pPr>
      <w:del w:id="7977" w:author="Utente" w:date="2017-06-26T15:33:00Z">
        <w:r w:rsidRPr="00E352EF" w:rsidDel="00A313A3">
          <w:rPr>
            <w:rFonts w:ascii="Cambria" w:hAnsi="Cambria"/>
          </w:rPr>
          <w:delText xml:space="preserve">The </w:delText>
        </w:r>
        <w:r w:rsidRPr="00E352EF" w:rsidDel="00A313A3">
          <w:rPr>
            <w:rFonts w:ascii="Cambria" w:hAnsi="Cambria"/>
            <w:b/>
          </w:rPr>
          <w:delText xml:space="preserve">any </w:delText>
        </w:r>
        <w:r w:rsidRPr="00E352EF" w:rsidDel="00A313A3">
          <w:rPr>
            <w:rFonts w:ascii="Cambria" w:hAnsi="Cambria"/>
          </w:rPr>
          <w:delText xml:space="preserve">operator verifies that at least one value in the </w:delText>
        </w:r>
        <w:r w:rsidR="00F4601C" w:rsidRPr="00E352EF" w:rsidDel="00A313A3">
          <w:delText>Dataset</w:delText>
        </w:r>
        <w:r w:rsidRPr="00E352EF" w:rsidDel="00A313A3">
          <w:rPr>
            <w:rFonts w:ascii="Cambria" w:hAnsi="Cambria"/>
          </w:rPr>
          <w:delText xml:space="preserve"> </w:delText>
        </w:r>
        <w:r w:rsidR="00286514" w:rsidRPr="00E352EF" w:rsidDel="00A313A3">
          <w:rPr>
            <w:rFonts w:ascii="Cambria" w:hAnsi="Cambria"/>
          </w:rPr>
          <w:delText xml:space="preserve">is </w:delText>
        </w:r>
        <w:r w:rsidRPr="00E352EF" w:rsidDel="00A313A3">
          <w:rPr>
            <w:rFonts w:ascii="Cambria" w:hAnsi="Cambria"/>
          </w:rPr>
          <w:delText>true</w:delText>
        </w:r>
      </w:del>
    </w:p>
    <w:p w14:paraId="4C5ACEFD" w14:textId="4FA4EF50" w:rsidR="005E7E74" w:rsidRPr="00E352EF" w:rsidDel="00A313A3" w:rsidRDefault="005E7E74" w:rsidP="005E7E74">
      <w:pPr>
        <w:rPr>
          <w:del w:id="7978" w:author="Utente" w:date="2017-06-26T15:33:00Z"/>
          <w:rFonts w:ascii="Cambria" w:eastAsia="Calibri" w:hAnsi="Cambria" w:cs="Calibri"/>
          <w:i/>
          <w:color w:val="5B9BD5"/>
        </w:rPr>
      </w:pPr>
    </w:p>
    <w:p w14:paraId="52C39434" w14:textId="40FE6CC9" w:rsidR="005A2227" w:rsidRPr="00E352EF" w:rsidDel="00A313A3" w:rsidRDefault="0097053A" w:rsidP="00543198">
      <w:pPr>
        <w:rPr>
          <w:del w:id="7979" w:author="Utente" w:date="2017-06-26T15:33:00Z"/>
          <w:rFonts w:ascii="Cambria" w:eastAsia="Calibri" w:hAnsi="Cambria" w:cs="Calibri"/>
          <w:i/>
          <w:color w:val="5B9BD5"/>
        </w:rPr>
      </w:pPr>
      <w:del w:id="7980" w:author="Utente" w:date="2017-06-26T15:33:00Z">
        <w:r w:rsidRPr="00E352EF" w:rsidDel="00A313A3">
          <w:rPr>
            <w:rFonts w:ascii="Cambria" w:eastAsia="Calibri" w:hAnsi="Cambria" w:cs="Calibri"/>
            <w:i/>
            <w:color w:val="5B9BD5"/>
          </w:rPr>
          <w:delText>Syntax</w:delText>
        </w:r>
      </w:del>
    </w:p>
    <w:p w14:paraId="341975FE" w14:textId="44867BE5" w:rsidR="005A2227" w:rsidRPr="00E352EF" w:rsidDel="00A313A3" w:rsidRDefault="0097053A" w:rsidP="005E7E74">
      <w:pPr>
        <w:rPr>
          <w:del w:id="7981" w:author="Utente" w:date="2017-06-26T15:33:00Z"/>
          <w:rFonts w:ascii="Cambria" w:hAnsi="Cambria"/>
        </w:rPr>
      </w:pPr>
      <w:del w:id="7982" w:author="Utente" w:date="2017-06-26T15:33:00Z">
        <w:r w:rsidRPr="00E352EF" w:rsidDel="00A313A3">
          <w:rPr>
            <w:rFonts w:ascii="Cambria" w:eastAsia="Calibri" w:hAnsi="Cambria" w:cs="Calibri"/>
            <w:b/>
          </w:rPr>
          <w:delText>any (</w:delText>
        </w:r>
        <w:r w:rsidRPr="00E352EF" w:rsidDel="00A313A3">
          <w:rPr>
            <w:rFonts w:ascii="Cambria" w:eastAsia="Calibri" w:hAnsi="Cambria" w:cs="Calibri"/>
            <w:i/>
          </w:rPr>
          <w:delText>ds</w:delText>
        </w:r>
        <w:r w:rsidRPr="00E352EF" w:rsidDel="00A313A3">
          <w:rPr>
            <w:rFonts w:ascii="Cambria" w:eastAsia="Calibri" w:hAnsi="Cambria" w:cs="Calibri"/>
            <w:b/>
          </w:rPr>
          <w:delText>)</w:delText>
        </w:r>
      </w:del>
    </w:p>
    <w:p w14:paraId="4FD068B7" w14:textId="764BE9EA" w:rsidR="005E7E74" w:rsidRPr="00E352EF" w:rsidDel="00A313A3" w:rsidRDefault="005E7E74" w:rsidP="005E7E74">
      <w:pPr>
        <w:rPr>
          <w:del w:id="7983" w:author="Utente" w:date="2017-06-26T15:33:00Z"/>
          <w:rFonts w:ascii="Cambria" w:eastAsia="Calibri" w:hAnsi="Cambria" w:cs="Calibri"/>
          <w:i/>
          <w:color w:val="5B9BD5"/>
        </w:rPr>
      </w:pPr>
    </w:p>
    <w:p w14:paraId="094E0D59" w14:textId="5DA25620" w:rsidR="005A2227" w:rsidRPr="00E352EF" w:rsidDel="00A313A3" w:rsidRDefault="0097053A" w:rsidP="00543198">
      <w:pPr>
        <w:rPr>
          <w:del w:id="7984" w:author="Utente" w:date="2017-06-26T15:33:00Z"/>
          <w:rFonts w:ascii="Cambria" w:eastAsia="Calibri" w:hAnsi="Cambria" w:cs="Calibri"/>
          <w:i/>
          <w:color w:val="5B9BD5"/>
        </w:rPr>
      </w:pPr>
      <w:del w:id="7985" w:author="Utente" w:date="2017-06-26T15:33:00Z">
        <w:r w:rsidRPr="00E352EF" w:rsidDel="00A313A3">
          <w:rPr>
            <w:rFonts w:ascii="Cambria" w:eastAsia="Calibri" w:hAnsi="Cambria" w:cs="Calibri"/>
            <w:i/>
            <w:color w:val="5B9BD5"/>
          </w:rPr>
          <w:delText>Parameters</w:delText>
        </w:r>
      </w:del>
    </w:p>
    <w:p w14:paraId="1262D325" w14:textId="124484AC" w:rsidR="005A2227" w:rsidRPr="00E352EF" w:rsidDel="00A313A3" w:rsidRDefault="005E7E74" w:rsidP="005E7E74">
      <w:pPr>
        <w:rPr>
          <w:del w:id="7986" w:author="Utente" w:date="2017-06-26T15:33:00Z"/>
          <w:rFonts w:ascii="Cambria" w:hAnsi="Cambria"/>
        </w:rPr>
      </w:pPr>
      <w:del w:id="7987" w:author="Utente" w:date="2017-06-26T15:33:00Z">
        <w:r w:rsidRPr="00E352EF" w:rsidDel="00A313A3">
          <w:rPr>
            <w:rFonts w:ascii="Cambria" w:hAnsi="Cambria"/>
            <w:i/>
          </w:rPr>
          <w:delText>d</w:delText>
        </w:r>
        <w:r w:rsidR="0097053A" w:rsidRPr="00E352EF" w:rsidDel="00A313A3">
          <w:rPr>
            <w:rFonts w:ascii="Cambria" w:hAnsi="Cambria"/>
            <w:i/>
          </w:rPr>
          <w:delText>s</w:delText>
        </w:r>
        <w:r w:rsidRPr="00E352EF" w:rsidDel="00A313A3">
          <w:rPr>
            <w:rFonts w:ascii="Cambria" w:hAnsi="Cambria"/>
            <w:i/>
          </w:rPr>
          <w:delText xml:space="preserve"> </w:delText>
        </w:r>
        <w:r w:rsidRPr="00E352EF" w:rsidDel="00A313A3">
          <w:rPr>
            <w:rFonts w:ascii="Cambria" w:hAnsi="Cambria"/>
          </w:rPr>
          <w:delText>:</w:delText>
        </w:r>
        <w:r w:rsidR="0097053A" w:rsidRPr="00E352EF" w:rsidDel="00A313A3">
          <w:rPr>
            <w:rFonts w:ascii="Cambria" w:hAnsi="Cambria"/>
          </w:rPr>
          <w:delText xml:space="preserve"> dataset {identifier &lt;IDENT&gt; as scalar-type }+ {measure &lt;IDENT&gt; as </w:delText>
        </w:r>
        <w:r w:rsidRPr="00E352EF" w:rsidDel="00A313A3">
          <w:rPr>
            <w:rFonts w:ascii="Cambria" w:hAnsi="Cambria"/>
          </w:rPr>
          <w:delText>boolean</w:delText>
        </w:r>
        <w:r w:rsidR="0097053A" w:rsidRPr="00E352EF" w:rsidDel="00A313A3">
          <w:rPr>
            <w:rFonts w:ascii="Cambria" w:hAnsi="Cambria"/>
          </w:rPr>
          <w:delText xml:space="preserve">}+ </w:delText>
        </w:r>
      </w:del>
    </w:p>
    <w:p w14:paraId="744AF4AD" w14:textId="787B0804" w:rsidR="005A2227" w:rsidRPr="00E352EF" w:rsidDel="00A313A3" w:rsidRDefault="0097053A" w:rsidP="005E7E74">
      <w:pPr>
        <w:rPr>
          <w:del w:id="7988" w:author="Utente" w:date="2017-06-26T15:33:00Z"/>
          <w:rFonts w:ascii="Cambria" w:hAnsi="Cambria"/>
        </w:rPr>
      </w:pPr>
      <w:del w:id="7989" w:author="Utente" w:date="2017-06-26T15:33:00Z">
        <w:r w:rsidRPr="00E352EF" w:rsidDel="00A313A3">
          <w:rPr>
            <w:rFonts w:ascii="Cambria" w:hAnsi="Cambria"/>
          </w:rPr>
          <w:delText xml:space="preserve">                    {attribute &lt;IDENT&gt; as scalar-type }* </w:delText>
        </w:r>
      </w:del>
    </w:p>
    <w:p w14:paraId="7A998090" w14:textId="22EF846E" w:rsidR="00DE5E99" w:rsidRPr="00E352EF" w:rsidDel="00A313A3" w:rsidRDefault="00DE5E99" w:rsidP="005E7E74">
      <w:pPr>
        <w:rPr>
          <w:del w:id="7990" w:author="Utente" w:date="2017-06-26T15:33:00Z"/>
          <w:rFonts w:ascii="Cambria" w:hAnsi="Cambria"/>
        </w:rPr>
      </w:pPr>
    </w:p>
    <w:p w14:paraId="6DE60DEB" w14:textId="57460913" w:rsidR="005A2227" w:rsidRPr="00E352EF" w:rsidDel="00A313A3" w:rsidRDefault="0097053A" w:rsidP="005E7E74">
      <w:pPr>
        <w:rPr>
          <w:del w:id="7991" w:author="Utente" w:date="2017-06-26T15:33:00Z"/>
          <w:rFonts w:ascii="Cambria" w:hAnsi="Cambria"/>
        </w:rPr>
      </w:pPr>
      <w:del w:id="7992" w:author="Utente" w:date="2017-06-26T15:33:00Z">
        <w:r w:rsidRPr="00E352EF" w:rsidDel="00A313A3">
          <w:rPr>
            <w:rFonts w:ascii="Cambria" w:hAnsi="Cambria"/>
            <w:i/>
          </w:rPr>
          <w:delText>ds</w:delText>
        </w:r>
        <w:r w:rsidRPr="00E352EF" w:rsidDel="00A313A3">
          <w:rPr>
            <w:rFonts w:ascii="Cambria" w:hAnsi="Cambria"/>
          </w:rPr>
          <w:delText xml:space="preserve"> – is a </w:delText>
        </w:r>
        <w:r w:rsidR="00F4601C" w:rsidRPr="00E352EF" w:rsidDel="00A313A3">
          <w:delText>Dataset</w:delText>
        </w:r>
        <w:r w:rsidRPr="00E352EF" w:rsidDel="00A313A3">
          <w:rPr>
            <w:rFonts w:ascii="Cambria" w:hAnsi="Cambria"/>
          </w:rPr>
          <w:delText xml:space="preserve"> </w:delText>
        </w:r>
      </w:del>
    </w:p>
    <w:p w14:paraId="2DB0E915" w14:textId="34D6F75E" w:rsidR="005E7E74" w:rsidRPr="00E352EF" w:rsidDel="00A313A3" w:rsidRDefault="005E7E74" w:rsidP="005E7E74">
      <w:pPr>
        <w:rPr>
          <w:del w:id="7993" w:author="Utente" w:date="2017-06-26T15:33:00Z"/>
          <w:rFonts w:ascii="Cambria" w:hAnsi="Cambria"/>
          <w:i/>
          <w:color w:val="5B9BD5"/>
        </w:rPr>
      </w:pPr>
    </w:p>
    <w:p w14:paraId="76EA9614" w14:textId="6CE64599" w:rsidR="005A2227" w:rsidRPr="00E352EF" w:rsidDel="00A313A3" w:rsidRDefault="0097053A" w:rsidP="00543198">
      <w:pPr>
        <w:rPr>
          <w:del w:id="7994" w:author="Utente" w:date="2017-06-26T15:33:00Z"/>
          <w:rFonts w:ascii="Cambria" w:eastAsia="Calibri" w:hAnsi="Cambria" w:cs="Calibri"/>
          <w:i/>
          <w:color w:val="5B9BD5"/>
        </w:rPr>
      </w:pPr>
      <w:del w:id="7995" w:author="Utente" w:date="2017-06-26T15:33:00Z">
        <w:r w:rsidRPr="00E352EF" w:rsidDel="00A313A3">
          <w:rPr>
            <w:rFonts w:ascii="Cambria" w:eastAsia="Calibri" w:hAnsi="Cambria" w:cs="Calibri"/>
            <w:i/>
            <w:color w:val="5B9BD5"/>
          </w:rPr>
          <w:delText>Constraints</w:delText>
        </w:r>
      </w:del>
    </w:p>
    <w:p w14:paraId="208C7A19" w14:textId="74F360FA" w:rsidR="005A2227" w:rsidRPr="00E352EF" w:rsidDel="00A313A3" w:rsidRDefault="0097053A" w:rsidP="005E7E74">
      <w:pPr>
        <w:rPr>
          <w:del w:id="7996" w:author="Utente" w:date="2017-06-26T15:33:00Z"/>
          <w:rFonts w:ascii="Cambria" w:hAnsi="Cambria"/>
        </w:rPr>
      </w:pPr>
      <w:del w:id="7997" w:author="Utente" w:date="2017-06-26T15:33:00Z">
        <w:r w:rsidRPr="00E352EF" w:rsidDel="00A313A3">
          <w:rPr>
            <w:rFonts w:ascii="Cambria" w:hAnsi="Cambria"/>
            <w:i/>
          </w:rPr>
          <w:delText>ds</w:delText>
        </w:r>
        <w:r w:rsidRPr="00E352EF" w:rsidDel="00A313A3">
          <w:rPr>
            <w:rFonts w:ascii="Cambria" w:hAnsi="Cambria"/>
          </w:rPr>
          <w:delText xml:space="preserve"> must have at least </w:delText>
        </w:r>
        <w:r w:rsidR="00FD3798" w:rsidRPr="00E352EF" w:rsidDel="00A313A3">
          <w:rPr>
            <w:rFonts w:ascii="Cambria" w:hAnsi="Cambria"/>
          </w:rPr>
          <w:delText xml:space="preserve">one </w:delText>
        </w:r>
        <w:r w:rsidRPr="00E352EF" w:rsidDel="00A313A3">
          <w:rPr>
            <w:rFonts w:ascii="Cambria" w:hAnsi="Cambria"/>
          </w:rPr>
          <w:delText xml:space="preserve">measure of type </w:delText>
        </w:r>
        <w:r w:rsidRPr="00E352EF" w:rsidDel="00A313A3">
          <w:rPr>
            <w:rFonts w:ascii="Cambria" w:hAnsi="Cambria"/>
            <w:b/>
          </w:rPr>
          <w:delText>Boolean</w:delText>
        </w:r>
        <w:r w:rsidRPr="00E352EF" w:rsidDel="00A313A3">
          <w:rPr>
            <w:rFonts w:ascii="Cambria" w:hAnsi="Cambria"/>
          </w:rPr>
          <w:delText xml:space="preserve">. </w:delText>
        </w:r>
      </w:del>
    </w:p>
    <w:p w14:paraId="4834DC3C" w14:textId="37DC44E4" w:rsidR="005E7E74" w:rsidRPr="00E352EF" w:rsidDel="00A313A3" w:rsidRDefault="005E7E74" w:rsidP="005E7E74">
      <w:pPr>
        <w:rPr>
          <w:del w:id="7998" w:author="Utente" w:date="2017-06-26T15:33:00Z"/>
          <w:rFonts w:ascii="Cambria" w:hAnsi="Cambria"/>
          <w:i/>
          <w:color w:val="5B9BD5"/>
        </w:rPr>
      </w:pPr>
    </w:p>
    <w:p w14:paraId="2EF1CAC1" w14:textId="2B0114EB" w:rsidR="005A2227" w:rsidRPr="00E352EF" w:rsidDel="00A313A3" w:rsidRDefault="0097053A" w:rsidP="00543198">
      <w:pPr>
        <w:rPr>
          <w:del w:id="7999" w:author="Utente" w:date="2017-06-26T15:33:00Z"/>
          <w:rFonts w:ascii="Cambria" w:eastAsia="Calibri" w:hAnsi="Cambria" w:cs="Calibri"/>
          <w:i/>
          <w:color w:val="5B9BD5"/>
        </w:rPr>
      </w:pPr>
      <w:del w:id="8000" w:author="Utente" w:date="2017-06-26T15:33:00Z">
        <w:r w:rsidRPr="00E352EF" w:rsidDel="00A313A3">
          <w:rPr>
            <w:rFonts w:ascii="Cambria" w:eastAsia="Calibri" w:hAnsi="Cambria" w:cs="Calibri"/>
            <w:i/>
            <w:color w:val="5B9BD5"/>
          </w:rPr>
          <w:delText>Returns</w:delText>
        </w:r>
      </w:del>
    </w:p>
    <w:p w14:paraId="0CFC299B" w14:textId="3E26998B" w:rsidR="005A2227" w:rsidRPr="00E352EF" w:rsidDel="00A313A3" w:rsidRDefault="00FD3798" w:rsidP="005E7E74">
      <w:pPr>
        <w:rPr>
          <w:del w:id="8001" w:author="Utente" w:date="2017-06-26T15:33:00Z"/>
          <w:rFonts w:ascii="Cambria" w:hAnsi="Cambria"/>
        </w:rPr>
      </w:pPr>
      <w:del w:id="8002" w:author="Utente" w:date="2017-06-26T15:33:00Z">
        <w:r w:rsidRPr="00E352EF" w:rsidDel="00A313A3">
          <w:rPr>
            <w:rFonts w:ascii="Cambria" w:eastAsia="Calibri" w:hAnsi="Cambria" w:cs="Calibri"/>
          </w:rPr>
          <w:delText>A</w:delText>
        </w:r>
        <w:r w:rsidR="0097053A" w:rsidRPr="00E352EF" w:rsidDel="00A313A3">
          <w:rPr>
            <w:rFonts w:ascii="Cambria" w:eastAsia="Calibri" w:hAnsi="Cambria" w:cs="Calibri"/>
          </w:rPr>
          <w:delText xml:space="preserve"> </w:delText>
        </w:r>
        <w:r w:rsidR="00F4601C" w:rsidRPr="00E352EF" w:rsidDel="00A313A3">
          <w:delText>Dataset</w:delText>
        </w:r>
        <w:r w:rsidR="0097053A" w:rsidRPr="00E352EF" w:rsidDel="00A313A3">
          <w:rPr>
            <w:rFonts w:ascii="Cambria" w:eastAsia="Calibri" w:hAnsi="Cambria" w:cs="Calibri"/>
          </w:rPr>
          <w:delText xml:space="preserve"> with only one Boolean measure,</w:delText>
        </w:r>
        <w:r w:rsidRPr="00E352EF" w:rsidDel="00A313A3">
          <w:rPr>
            <w:rFonts w:ascii="Cambria" w:eastAsia="Calibri" w:hAnsi="Cambria" w:cs="Calibri"/>
          </w:rPr>
          <w:delText>called</w:delText>
        </w:r>
        <w:r w:rsidR="0097053A" w:rsidRPr="00E352EF" w:rsidDel="00A313A3">
          <w:rPr>
            <w:rFonts w:ascii="Cambria" w:eastAsia="Calibri" w:hAnsi="Cambria" w:cs="Calibri"/>
          </w:rPr>
          <w:delText xml:space="preserve"> </w:delText>
        </w:r>
        <w:r w:rsidR="00C847B8" w:rsidRPr="00E352EF" w:rsidDel="00A313A3">
          <w:rPr>
            <w:rFonts w:ascii="Cambria" w:eastAsia="Calibri" w:hAnsi="Cambria" w:cs="Calibri"/>
            <w:b/>
          </w:rPr>
          <w:delText>CONDITION</w:delText>
        </w:r>
        <w:r w:rsidR="0097053A" w:rsidRPr="00E352EF" w:rsidDel="00A313A3">
          <w:rPr>
            <w:rFonts w:ascii="Cambria" w:eastAsia="Calibri" w:hAnsi="Cambria" w:cs="Calibri"/>
          </w:rPr>
          <w:delText xml:space="preserve">, equal to </w:delText>
        </w:r>
        <w:r w:rsidR="0097053A" w:rsidRPr="00E352EF" w:rsidDel="00A313A3">
          <w:rPr>
            <w:rFonts w:ascii="Cambria" w:eastAsia="Calibri" w:hAnsi="Cambria" w:cs="Calibri"/>
            <w:i/>
          </w:rPr>
          <w:delText>true</w:delText>
        </w:r>
        <w:r w:rsidR="0097053A" w:rsidRPr="00E352EF" w:rsidDel="00A313A3">
          <w:rPr>
            <w:rFonts w:ascii="Cambria" w:eastAsia="Calibri" w:hAnsi="Cambria" w:cs="Calibri"/>
          </w:rPr>
          <w:delText xml:space="preserve"> if, for at least one data point of the input </w:delText>
        </w:r>
        <w:r w:rsidR="00F4601C" w:rsidRPr="00E352EF" w:rsidDel="00A313A3">
          <w:delText>Dataset</w:delText>
        </w:r>
        <w:r w:rsidR="0097053A" w:rsidRPr="00E352EF" w:rsidDel="00A313A3">
          <w:rPr>
            <w:rFonts w:ascii="Cambria" w:eastAsia="Calibri" w:hAnsi="Cambria" w:cs="Calibri"/>
          </w:rPr>
          <w:delText xml:space="preserve">, the Boolean measures are equal to </w:delText>
        </w:r>
        <w:r w:rsidR="0097053A" w:rsidRPr="00E352EF" w:rsidDel="00A313A3">
          <w:rPr>
            <w:rFonts w:ascii="Cambria" w:eastAsia="Calibri" w:hAnsi="Cambria" w:cs="Calibri"/>
            <w:i/>
          </w:rPr>
          <w:delText>true</w:delText>
        </w:r>
        <w:r w:rsidR="0097053A" w:rsidRPr="00E352EF" w:rsidDel="00A313A3">
          <w:rPr>
            <w:rFonts w:ascii="Cambria" w:eastAsia="Calibri" w:hAnsi="Cambria" w:cs="Calibri"/>
          </w:rPr>
          <w:delText>,</w:delText>
        </w:r>
        <w:r w:rsidR="00713CDB" w:rsidRPr="00E352EF" w:rsidDel="00A313A3">
          <w:rPr>
            <w:rFonts w:ascii="Cambria" w:eastAsia="Calibri" w:hAnsi="Cambria" w:cs="Calibri"/>
          </w:rPr>
          <w:delText xml:space="preserve"> </w:delText>
        </w:r>
        <w:r w:rsidR="0097053A" w:rsidRPr="00E352EF" w:rsidDel="00A313A3">
          <w:rPr>
            <w:rFonts w:ascii="Cambria" w:eastAsia="Calibri" w:hAnsi="Cambria" w:cs="Calibri"/>
            <w:i/>
          </w:rPr>
          <w:delText>false</w:delText>
        </w:r>
        <w:r w:rsidR="0097053A" w:rsidRPr="00E352EF" w:rsidDel="00A313A3">
          <w:rPr>
            <w:rFonts w:ascii="Cambria" w:eastAsia="Calibri" w:hAnsi="Cambria" w:cs="Calibri"/>
          </w:rPr>
          <w:delText xml:space="preserve"> otherwise.</w:delText>
        </w:r>
      </w:del>
    </w:p>
    <w:p w14:paraId="40D4CA78" w14:textId="69DD32EC" w:rsidR="005A2227" w:rsidRPr="00E352EF" w:rsidDel="00A313A3" w:rsidRDefault="005A2227" w:rsidP="005E7E74">
      <w:pPr>
        <w:rPr>
          <w:del w:id="8003" w:author="Utente" w:date="2017-06-26T15:33:00Z"/>
          <w:rFonts w:ascii="Cambria" w:hAnsi="Cambria"/>
        </w:rPr>
      </w:pPr>
    </w:p>
    <w:p w14:paraId="3E68290C" w14:textId="65F7883C" w:rsidR="0062787A" w:rsidRPr="00E352EF" w:rsidDel="00A313A3" w:rsidRDefault="0062787A" w:rsidP="00543198">
      <w:pPr>
        <w:rPr>
          <w:del w:id="8004" w:author="Utente" w:date="2017-06-26T15:33:00Z"/>
          <w:rFonts w:ascii="Cambria" w:eastAsia="Calibri" w:hAnsi="Cambria" w:cs="Calibri"/>
          <w:color w:val="5B9BD5"/>
        </w:rPr>
      </w:pPr>
    </w:p>
    <w:p w14:paraId="3CFB87D4" w14:textId="64325357" w:rsidR="0062787A" w:rsidRPr="00E352EF" w:rsidDel="00A313A3" w:rsidRDefault="0062787A" w:rsidP="00543198">
      <w:pPr>
        <w:rPr>
          <w:del w:id="8005" w:author="Utente" w:date="2017-06-26T15:33:00Z"/>
          <w:rFonts w:ascii="Cambria" w:eastAsia="Calibri" w:hAnsi="Cambria" w:cs="Calibri"/>
          <w:color w:val="5B9BD5"/>
        </w:rPr>
      </w:pPr>
    </w:p>
    <w:p w14:paraId="18969B06" w14:textId="0E37A41A" w:rsidR="005A2227" w:rsidRPr="00E352EF" w:rsidDel="00A313A3" w:rsidRDefault="0097053A" w:rsidP="00543198">
      <w:pPr>
        <w:rPr>
          <w:del w:id="8006" w:author="Utente" w:date="2017-06-26T15:33:00Z"/>
          <w:rFonts w:ascii="Cambria" w:eastAsia="Calibri" w:hAnsi="Cambria" w:cs="Calibri"/>
          <w:i/>
          <w:color w:val="5B9BD5"/>
        </w:rPr>
      </w:pPr>
      <w:del w:id="8007" w:author="Utente" w:date="2017-06-26T15:33:00Z">
        <w:r w:rsidRPr="00E352EF" w:rsidDel="00A313A3">
          <w:rPr>
            <w:rFonts w:ascii="Cambria" w:eastAsia="Calibri" w:hAnsi="Cambria" w:cs="Calibri"/>
            <w:i/>
            <w:color w:val="5B9BD5"/>
          </w:rPr>
          <w:delText>Examples</w:delText>
        </w:r>
      </w:del>
    </w:p>
    <w:p w14:paraId="64C5E1D6" w14:textId="3928CB7B" w:rsidR="005A2227" w:rsidRPr="00E352EF" w:rsidDel="00A313A3" w:rsidRDefault="0097053A" w:rsidP="00C96285">
      <w:pPr>
        <w:rPr>
          <w:del w:id="8008" w:author="Utente" w:date="2017-06-26T15:33:00Z"/>
          <w:rFonts w:ascii="Cambria" w:hAnsi="Cambria"/>
        </w:rPr>
      </w:pPr>
      <w:del w:id="8009" w:author="Utente" w:date="2017-06-26T15:33:00Z">
        <w:r w:rsidRPr="00E352EF" w:rsidDel="00A313A3">
          <w:rPr>
            <w:rFonts w:ascii="Cambria" w:eastAsia="Calibri" w:hAnsi="Cambria"/>
          </w:rPr>
          <w:delText xml:space="preserve">1) ds_2 := </w:delText>
        </w:r>
        <w:r w:rsidRPr="00E352EF" w:rsidDel="00A313A3">
          <w:rPr>
            <w:rFonts w:ascii="Cambria" w:eastAsia="Calibri" w:hAnsi="Cambria"/>
            <w:b/>
          </w:rPr>
          <w:delText>any</w:delText>
        </w:r>
        <w:r w:rsidRPr="00E352EF" w:rsidDel="00A313A3">
          <w:rPr>
            <w:rFonts w:ascii="Cambria" w:eastAsia="Calibri" w:hAnsi="Cambria"/>
          </w:rPr>
          <w:delText>( ds_1.</w:delText>
        </w:r>
      </w:del>
      <w:ins w:id="8010" w:author="Laura Viignola" w:date="2017-05-11T09:37:00Z">
        <w:del w:id="8011" w:author="Utente" w:date="2017-06-26T15:33:00Z">
          <w:r w:rsidR="004266D2" w:rsidDel="00A313A3">
            <w:rPr>
              <w:rFonts w:ascii="Cambria" w:eastAsia="Calibri" w:hAnsi="Cambria"/>
            </w:rPr>
            <w:delText>#</w:delText>
          </w:r>
        </w:del>
      </w:ins>
      <w:del w:id="8012" w:author="Utente" w:date="2017-06-26T15:33:00Z">
        <w:r w:rsidRPr="00E352EF" w:rsidDel="00A313A3">
          <w:rPr>
            <w:rFonts w:ascii="Cambria" w:eastAsia="Calibri" w:hAnsi="Cambria"/>
          </w:rPr>
          <w:delText>VALUE&gt;100 )</w:delText>
        </w:r>
      </w:del>
    </w:p>
    <w:tbl>
      <w:tblPr>
        <w:tblW w:w="6019"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2045"/>
        <w:gridCol w:w="2045"/>
      </w:tblGrid>
      <w:tr w:rsidR="005A2227" w:rsidRPr="00E352EF" w:rsidDel="00A313A3" w14:paraId="3C4C9CBB" w14:textId="62F8C86B">
        <w:trPr>
          <w:trHeight w:val="144"/>
          <w:del w:id="8013" w:author="Utente" w:date="2017-06-26T15:33:00Z"/>
        </w:trPr>
        <w:tc>
          <w:tcPr>
            <w:tcW w:w="193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1675B279" w14:textId="0CEC5EAD" w:rsidR="005A2227" w:rsidRPr="00E352EF" w:rsidDel="00A313A3" w:rsidRDefault="0097053A">
            <w:pPr>
              <w:rPr>
                <w:del w:id="8014" w:author="Utente" w:date="2017-06-26T15:33:00Z"/>
              </w:rPr>
            </w:pPr>
            <w:del w:id="8015" w:author="Utente" w:date="2017-06-26T15:33:00Z">
              <w:r w:rsidRPr="00E352EF" w:rsidDel="00A313A3">
                <w:rPr>
                  <w:rFonts w:ascii="Calibri" w:eastAsia="Calibri" w:hAnsi="Calibri" w:cs="Calibri"/>
                </w:rPr>
                <w:delText>ds_1</w:delText>
              </w:r>
            </w:del>
          </w:p>
        </w:tc>
      </w:tr>
      <w:tr w:rsidR="005A2227" w:rsidRPr="00E352EF" w:rsidDel="00A313A3" w14:paraId="4F16F298" w14:textId="6E66B04C">
        <w:trPr>
          <w:trHeight w:val="331"/>
          <w:del w:id="8016" w:author="Utente" w:date="2017-06-26T15:33:00Z"/>
        </w:trPr>
        <w:tc>
          <w:tcPr>
            <w:tcW w:w="1930" w:type="dxa"/>
            <w:tcBorders>
              <w:top w:val="single" w:sz="6" w:space="0" w:color="000000"/>
              <w:left w:val="single" w:sz="6" w:space="0" w:color="000000"/>
              <w:bottom w:val="single" w:sz="6" w:space="0" w:color="000000"/>
              <w:right w:val="single" w:sz="6" w:space="0" w:color="000000"/>
            </w:tcBorders>
            <w:shd w:val="clear" w:color="auto" w:fill="D0CECE"/>
            <w:tcMar>
              <w:top w:w="43" w:type="dxa"/>
              <w:left w:w="43" w:type="dxa"/>
              <w:bottom w:w="43" w:type="dxa"/>
              <w:right w:w="43" w:type="dxa"/>
            </w:tcMar>
          </w:tcPr>
          <w:p w14:paraId="6225846E" w14:textId="5C341FFB" w:rsidR="005A2227" w:rsidRPr="00E352EF" w:rsidDel="00A313A3" w:rsidRDefault="0097053A">
            <w:pPr>
              <w:jc w:val="both"/>
              <w:rPr>
                <w:del w:id="8017" w:author="Utente" w:date="2017-06-26T15:33:00Z"/>
              </w:rPr>
            </w:pPr>
            <w:del w:id="8018" w:author="Utente" w:date="2017-06-26T15:33:00Z">
              <w:r w:rsidRPr="00E352EF" w:rsidDel="00A313A3">
                <w:rPr>
                  <w:rFonts w:ascii="Calibri" w:eastAsia="Calibri" w:hAnsi="Calibri" w:cs="Calibri"/>
                  <w:b/>
                </w:rPr>
                <w:delText xml:space="preserve">GENDER </w:delText>
              </w:r>
            </w:del>
          </w:p>
        </w:tc>
        <w:tc>
          <w:tcPr>
            <w:tcW w:w="2045" w:type="dxa"/>
            <w:tcBorders>
              <w:top w:val="single" w:sz="6" w:space="0" w:color="000000"/>
              <w:left w:val="single" w:sz="6" w:space="0" w:color="000000"/>
              <w:bottom w:val="single" w:sz="6" w:space="0" w:color="000000"/>
              <w:right w:val="single" w:sz="6" w:space="0" w:color="000000"/>
            </w:tcBorders>
            <w:shd w:val="clear" w:color="auto" w:fill="D0CECE"/>
            <w:tcMar>
              <w:top w:w="43" w:type="dxa"/>
              <w:left w:w="43" w:type="dxa"/>
              <w:bottom w:w="43" w:type="dxa"/>
              <w:right w:w="43" w:type="dxa"/>
            </w:tcMar>
          </w:tcPr>
          <w:p w14:paraId="54564946" w14:textId="7AB40BA9" w:rsidR="005A2227" w:rsidRPr="00E352EF" w:rsidDel="00A313A3" w:rsidRDefault="0097053A">
            <w:pPr>
              <w:jc w:val="both"/>
              <w:rPr>
                <w:del w:id="8019" w:author="Utente" w:date="2017-06-26T15:33:00Z"/>
              </w:rPr>
            </w:pPr>
            <w:del w:id="8020" w:author="Utente" w:date="2017-06-26T15:33:00Z">
              <w:r w:rsidRPr="00E352EF" w:rsidDel="00A313A3">
                <w:rPr>
                  <w:rFonts w:ascii="Calibri" w:eastAsia="Calibri" w:hAnsi="Calibri" w:cs="Calibri"/>
                  <w:b/>
                </w:rPr>
                <w:delText>TIME</w:delText>
              </w:r>
            </w:del>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D45F00E" w14:textId="1DF22AF5" w:rsidR="005A2227" w:rsidRPr="00E352EF" w:rsidDel="00A313A3" w:rsidRDefault="0097053A">
            <w:pPr>
              <w:jc w:val="both"/>
              <w:rPr>
                <w:del w:id="8021" w:author="Utente" w:date="2017-06-26T15:33:00Z"/>
              </w:rPr>
            </w:pPr>
            <w:del w:id="8022" w:author="Utente" w:date="2017-06-26T15:33:00Z">
              <w:r w:rsidRPr="00E352EF" w:rsidDel="00A313A3">
                <w:rPr>
                  <w:rFonts w:ascii="Calibri" w:eastAsia="Calibri" w:hAnsi="Calibri" w:cs="Calibri"/>
                  <w:b/>
                </w:rPr>
                <w:delText>VALUE</w:delText>
              </w:r>
            </w:del>
          </w:p>
        </w:tc>
      </w:tr>
      <w:tr w:rsidR="005A2227" w:rsidRPr="00E352EF" w:rsidDel="00A313A3" w14:paraId="5A268C2F" w14:textId="4B3CD5D9">
        <w:trPr>
          <w:trHeight w:val="230"/>
          <w:del w:id="8023"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65A32F" w14:textId="6094E0F2" w:rsidR="005A2227" w:rsidRPr="00E352EF" w:rsidDel="00A313A3" w:rsidRDefault="0097053A">
            <w:pPr>
              <w:jc w:val="both"/>
              <w:rPr>
                <w:del w:id="8024" w:author="Utente" w:date="2017-06-26T15:33:00Z"/>
              </w:rPr>
            </w:pPr>
            <w:del w:id="8025" w:author="Utente" w:date="2017-06-26T15:33:00Z">
              <w:r w:rsidRPr="00E352EF" w:rsidDel="00A313A3">
                <w:rPr>
                  <w:rFonts w:ascii="Calibri" w:eastAsia="Calibri" w:hAnsi="Calibri" w:cs="Calibri"/>
                </w:rPr>
                <w:delText>M</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32267A" w14:textId="26C0CDB3" w:rsidR="005A2227" w:rsidRPr="00E352EF" w:rsidDel="00A313A3" w:rsidRDefault="0097053A">
            <w:pPr>
              <w:jc w:val="both"/>
              <w:rPr>
                <w:del w:id="8026" w:author="Utente" w:date="2017-06-26T15:33:00Z"/>
              </w:rPr>
            </w:pPr>
            <w:del w:id="8027" w:author="Utente" w:date="2017-06-26T15:33:00Z">
              <w:r w:rsidRPr="00E352EF" w:rsidDel="00A313A3">
                <w:rPr>
                  <w:rFonts w:ascii="Calibri" w:eastAsia="Calibri" w:hAnsi="Calibri" w:cs="Calibri"/>
                </w:rPr>
                <w:delText>2000</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FAFF73" w14:textId="0EF43FB6" w:rsidR="005A2227" w:rsidRPr="00E352EF" w:rsidDel="00A313A3" w:rsidRDefault="0097053A">
            <w:pPr>
              <w:jc w:val="both"/>
              <w:rPr>
                <w:del w:id="8028" w:author="Utente" w:date="2017-06-26T15:33:00Z"/>
              </w:rPr>
            </w:pPr>
            <w:del w:id="8029" w:author="Utente" w:date="2017-06-26T15:33:00Z">
              <w:r w:rsidRPr="00E352EF" w:rsidDel="00A313A3">
                <w:rPr>
                  <w:rFonts w:ascii="Calibri" w:eastAsia="Calibri" w:hAnsi="Calibri" w:cs="Calibri"/>
                </w:rPr>
                <w:delText>200</w:delText>
              </w:r>
            </w:del>
          </w:p>
        </w:tc>
      </w:tr>
      <w:tr w:rsidR="005A2227" w:rsidRPr="00E352EF" w:rsidDel="00A313A3" w14:paraId="2665B7E1" w14:textId="151F3A2B">
        <w:trPr>
          <w:trHeight w:val="331"/>
          <w:del w:id="8030"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DCC3C3" w14:textId="2020BE0F" w:rsidR="005A2227" w:rsidRPr="00E352EF" w:rsidDel="00A313A3" w:rsidRDefault="0097053A">
            <w:pPr>
              <w:jc w:val="both"/>
              <w:rPr>
                <w:del w:id="8031" w:author="Utente" w:date="2017-06-26T15:33:00Z"/>
              </w:rPr>
            </w:pPr>
            <w:del w:id="8032" w:author="Utente" w:date="2017-06-26T15:33:00Z">
              <w:r w:rsidRPr="00E352EF" w:rsidDel="00A313A3">
                <w:rPr>
                  <w:rFonts w:ascii="Calibri" w:eastAsia="Calibri" w:hAnsi="Calibri" w:cs="Calibri"/>
                </w:rPr>
                <w:delText>F</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4EDDC5" w14:textId="543CB774" w:rsidR="005A2227" w:rsidRPr="00E352EF" w:rsidDel="00A313A3" w:rsidRDefault="0097053A">
            <w:pPr>
              <w:jc w:val="both"/>
              <w:rPr>
                <w:del w:id="8033" w:author="Utente" w:date="2017-06-26T15:33:00Z"/>
              </w:rPr>
            </w:pPr>
            <w:del w:id="8034" w:author="Utente" w:date="2017-06-26T15:33:00Z">
              <w:r w:rsidRPr="00E352EF" w:rsidDel="00A313A3">
                <w:rPr>
                  <w:rFonts w:ascii="Calibri" w:eastAsia="Calibri" w:hAnsi="Calibri" w:cs="Calibri"/>
                </w:rPr>
                <w:delText>2000</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9E7E72" w14:textId="70F8D563" w:rsidR="005A2227" w:rsidRPr="00E352EF" w:rsidDel="00A313A3" w:rsidRDefault="0097053A">
            <w:pPr>
              <w:jc w:val="both"/>
              <w:rPr>
                <w:del w:id="8035" w:author="Utente" w:date="2017-06-26T15:33:00Z"/>
              </w:rPr>
            </w:pPr>
            <w:del w:id="8036" w:author="Utente" w:date="2017-06-26T15:33:00Z">
              <w:r w:rsidRPr="00E352EF" w:rsidDel="00A313A3">
                <w:rPr>
                  <w:rFonts w:ascii="Calibri" w:eastAsia="Calibri" w:hAnsi="Calibri" w:cs="Calibri"/>
                </w:rPr>
                <w:delText>50</w:delText>
              </w:r>
            </w:del>
          </w:p>
        </w:tc>
      </w:tr>
      <w:tr w:rsidR="005A2227" w:rsidRPr="00E352EF" w:rsidDel="00A313A3" w14:paraId="2DE7E1AE" w14:textId="65909DE1">
        <w:trPr>
          <w:trHeight w:val="331"/>
          <w:del w:id="8037"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4BEBC3" w14:textId="322A0822" w:rsidR="005A2227" w:rsidRPr="00E352EF" w:rsidDel="00A313A3" w:rsidRDefault="0097053A">
            <w:pPr>
              <w:jc w:val="both"/>
              <w:rPr>
                <w:del w:id="8038" w:author="Utente" w:date="2017-06-26T15:33:00Z"/>
              </w:rPr>
            </w:pPr>
            <w:del w:id="8039" w:author="Utente" w:date="2017-06-26T15:33:00Z">
              <w:r w:rsidRPr="00E352EF" w:rsidDel="00A313A3">
                <w:rPr>
                  <w:rFonts w:ascii="Calibri" w:eastAsia="Calibri" w:hAnsi="Calibri" w:cs="Calibri"/>
                </w:rPr>
                <w:delText>M</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A05416" w14:textId="7D509CC3" w:rsidR="005A2227" w:rsidRPr="00E352EF" w:rsidDel="00A313A3" w:rsidRDefault="0097053A">
            <w:pPr>
              <w:jc w:val="both"/>
              <w:rPr>
                <w:del w:id="8040" w:author="Utente" w:date="2017-06-26T15:33:00Z"/>
              </w:rPr>
            </w:pPr>
            <w:del w:id="8041" w:author="Utente" w:date="2017-06-26T15:33:00Z">
              <w:r w:rsidRPr="00E352EF" w:rsidDel="00A313A3">
                <w:rPr>
                  <w:rFonts w:ascii="Calibri" w:eastAsia="Calibri" w:hAnsi="Calibri" w:cs="Calibri"/>
                </w:rPr>
                <w:delText>2001</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C684F7" w14:textId="09ADA49C" w:rsidR="005A2227" w:rsidRPr="00E352EF" w:rsidDel="00A313A3" w:rsidRDefault="0097053A">
            <w:pPr>
              <w:jc w:val="both"/>
              <w:rPr>
                <w:del w:id="8042" w:author="Utente" w:date="2017-06-26T15:33:00Z"/>
              </w:rPr>
            </w:pPr>
            <w:del w:id="8043" w:author="Utente" w:date="2017-06-26T15:33:00Z">
              <w:r w:rsidRPr="00E352EF" w:rsidDel="00A313A3">
                <w:rPr>
                  <w:rFonts w:ascii="Calibri" w:eastAsia="Calibri" w:hAnsi="Calibri" w:cs="Calibri"/>
                </w:rPr>
                <w:delText>90</w:delText>
              </w:r>
            </w:del>
          </w:p>
        </w:tc>
      </w:tr>
      <w:tr w:rsidR="005A2227" w:rsidRPr="00E352EF" w:rsidDel="00A313A3" w14:paraId="22D5A5A3" w14:textId="2CDAFBD7">
        <w:trPr>
          <w:trHeight w:val="331"/>
          <w:del w:id="8044"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C9A40F" w14:textId="0F37F5B1" w:rsidR="005A2227" w:rsidRPr="00E352EF" w:rsidDel="00A313A3" w:rsidRDefault="0097053A">
            <w:pPr>
              <w:jc w:val="both"/>
              <w:rPr>
                <w:del w:id="8045" w:author="Utente" w:date="2017-06-26T15:33:00Z"/>
              </w:rPr>
            </w:pPr>
            <w:del w:id="8046" w:author="Utente" w:date="2017-06-26T15:33:00Z">
              <w:r w:rsidRPr="00E352EF" w:rsidDel="00A313A3">
                <w:rPr>
                  <w:rFonts w:ascii="Calibri" w:eastAsia="Calibri" w:hAnsi="Calibri" w:cs="Calibri"/>
                </w:rPr>
                <w:delText>F</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A790BD" w14:textId="5AC19E2B" w:rsidR="005A2227" w:rsidRPr="00E352EF" w:rsidDel="00A313A3" w:rsidRDefault="0097053A">
            <w:pPr>
              <w:jc w:val="both"/>
              <w:rPr>
                <w:del w:id="8047" w:author="Utente" w:date="2017-06-26T15:33:00Z"/>
              </w:rPr>
            </w:pPr>
            <w:del w:id="8048" w:author="Utente" w:date="2017-06-26T15:33:00Z">
              <w:r w:rsidRPr="00E352EF" w:rsidDel="00A313A3">
                <w:rPr>
                  <w:rFonts w:ascii="Calibri" w:eastAsia="Calibri" w:hAnsi="Calibri" w:cs="Calibri"/>
                </w:rPr>
                <w:delText>2001</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6892D5" w14:textId="653B3E89" w:rsidR="005A2227" w:rsidRPr="00E352EF" w:rsidDel="00A313A3" w:rsidRDefault="0097053A">
            <w:pPr>
              <w:jc w:val="both"/>
              <w:rPr>
                <w:del w:id="8049" w:author="Utente" w:date="2017-06-26T15:33:00Z"/>
              </w:rPr>
            </w:pPr>
            <w:del w:id="8050" w:author="Utente" w:date="2017-06-26T15:33:00Z">
              <w:r w:rsidRPr="00E352EF" w:rsidDel="00A313A3">
                <w:rPr>
                  <w:rFonts w:ascii="Calibri" w:eastAsia="Calibri" w:hAnsi="Calibri" w:cs="Calibri"/>
                </w:rPr>
                <w:delText>120</w:delText>
              </w:r>
            </w:del>
          </w:p>
        </w:tc>
      </w:tr>
    </w:tbl>
    <w:p w14:paraId="794010CA" w14:textId="67FC3A6C" w:rsidR="005A2227" w:rsidRPr="00E352EF" w:rsidDel="00A313A3" w:rsidRDefault="005A2227">
      <w:pPr>
        <w:spacing w:before="120" w:after="120"/>
        <w:rPr>
          <w:del w:id="8051" w:author="Utente" w:date="2017-06-26T15:33:00Z"/>
        </w:rPr>
      </w:pPr>
    </w:p>
    <w:tbl>
      <w:tblPr>
        <w:tblW w:w="198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87"/>
      </w:tblGrid>
      <w:tr w:rsidR="005A2227" w:rsidRPr="00E352EF" w:rsidDel="00A313A3" w14:paraId="52F4274F" w14:textId="315E4EB0">
        <w:trPr>
          <w:trHeight w:val="130"/>
          <w:del w:id="8052"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9D10687" w14:textId="6B763864" w:rsidR="005A2227" w:rsidRPr="00E352EF" w:rsidDel="00A313A3" w:rsidRDefault="0097053A">
            <w:pPr>
              <w:rPr>
                <w:del w:id="8053" w:author="Utente" w:date="2017-06-26T15:33:00Z"/>
              </w:rPr>
            </w:pPr>
            <w:del w:id="8054" w:author="Utente" w:date="2017-06-26T15:33:00Z">
              <w:r w:rsidRPr="00E352EF" w:rsidDel="00A313A3">
                <w:rPr>
                  <w:rFonts w:ascii="Calibri" w:eastAsia="Calibri" w:hAnsi="Calibri" w:cs="Calibri"/>
                </w:rPr>
                <w:delText xml:space="preserve">ds_2 </w:delText>
              </w:r>
            </w:del>
          </w:p>
        </w:tc>
      </w:tr>
      <w:tr w:rsidR="005A2227" w:rsidRPr="00E352EF" w:rsidDel="00A313A3" w14:paraId="1863B28F" w14:textId="782D1C54">
        <w:trPr>
          <w:trHeight w:val="274"/>
          <w:del w:id="8055"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B94D95D" w14:textId="5D53F00D" w:rsidR="005A2227" w:rsidRPr="00E352EF" w:rsidDel="00A313A3" w:rsidRDefault="0097053A">
            <w:pPr>
              <w:rPr>
                <w:del w:id="8056" w:author="Utente" w:date="2017-06-26T15:33:00Z"/>
              </w:rPr>
            </w:pPr>
            <w:del w:id="8057" w:author="Utente" w:date="2017-06-26T15:33:00Z">
              <w:r w:rsidRPr="00E352EF" w:rsidDel="00A313A3">
                <w:rPr>
                  <w:rFonts w:ascii="Calibri" w:eastAsia="Calibri" w:hAnsi="Calibri" w:cs="Calibri"/>
                  <w:b/>
                </w:rPr>
                <w:delText>CONDITION</w:delText>
              </w:r>
            </w:del>
          </w:p>
        </w:tc>
      </w:tr>
      <w:tr w:rsidR="005A2227" w:rsidRPr="00E352EF" w:rsidDel="00A313A3" w14:paraId="16B51F4A" w14:textId="35794034">
        <w:trPr>
          <w:trHeight w:val="274"/>
          <w:del w:id="8058" w:author="Utente" w:date="2017-06-26T15:33:00Z"/>
        </w:trPr>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C5CF79" w14:textId="4BAC8BBA" w:rsidR="005A2227" w:rsidRPr="00E352EF" w:rsidDel="00A313A3" w:rsidRDefault="0097053A">
            <w:pPr>
              <w:jc w:val="both"/>
              <w:rPr>
                <w:del w:id="8059" w:author="Utente" w:date="2017-06-26T15:33:00Z"/>
              </w:rPr>
            </w:pPr>
            <w:del w:id="8060" w:author="Utente" w:date="2017-06-26T15:33:00Z">
              <w:r w:rsidRPr="00E352EF" w:rsidDel="00A313A3">
                <w:rPr>
                  <w:rFonts w:ascii="Calibri" w:eastAsia="Calibri" w:hAnsi="Calibri" w:cs="Calibri"/>
                </w:rPr>
                <w:delText>TRUE</w:delText>
              </w:r>
            </w:del>
          </w:p>
        </w:tc>
      </w:tr>
    </w:tbl>
    <w:p w14:paraId="3D7E148D" w14:textId="07A0D85F" w:rsidR="005A2227" w:rsidRPr="00E352EF" w:rsidDel="00A313A3" w:rsidRDefault="005A2227">
      <w:pPr>
        <w:rPr>
          <w:del w:id="8061" w:author="Utente" w:date="2017-06-26T15:33:00Z"/>
        </w:rPr>
      </w:pPr>
    </w:p>
    <w:p w14:paraId="28E747AE" w14:textId="2DA449E7" w:rsidR="005A2227" w:rsidRPr="00E352EF" w:rsidDel="00A313A3" w:rsidRDefault="0097053A" w:rsidP="005E7E74">
      <w:pPr>
        <w:tabs>
          <w:tab w:val="left" w:pos="1138"/>
        </w:tabs>
        <w:ind w:left="1138" w:hanging="1138"/>
        <w:rPr>
          <w:del w:id="8062" w:author="Utente" w:date="2017-06-26T15:33:00Z"/>
          <w:rFonts w:ascii="Cambria" w:eastAsia="Calibri" w:hAnsi="Cambria" w:cs="Calibri"/>
        </w:rPr>
      </w:pPr>
      <w:del w:id="8063" w:author="Utente" w:date="2017-06-26T15:33:00Z">
        <w:r w:rsidRPr="00E352EF" w:rsidDel="00A313A3">
          <w:rPr>
            <w:rFonts w:ascii="Cambria" w:eastAsia="Calibri" w:hAnsi="Cambria" w:cs="Calibri"/>
          </w:rPr>
          <w:delText xml:space="preserve">2) ds_2 := </w:delText>
        </w:r>
        <w:r w:rsidRPr="00E352EF" w:rsidDel="00A313A3">
          <w:rPr>
            <w:rFonts w:ascii="Cambria" w:eastAsia="Calibri" w:hAnsi="Cambria" w:cs="Calibri"/>
            <w:b/>
          </w:rPr>
          <w:delText>any</w:delText>
        </w:r>
        <w:r w:rsidRPr="00E352EF" w:rsidDel="00A313A3">
          <w:rPr>
            <w:rFonts w:ascii="Cambria" w:eastAsia="Calibri" w:hAnsi="Cambria" w:cs="Calibri"/>
          </w:rPr>
          <w:delText xml:space="preserve"> (ds_1.</w:delText>
        </w:r>
      </w:del>
      <w:ins w:id="8064" w:author="Laura Viignola" w:date="2017-05-11T09:37:00Z">
        <w:del w:id="8065" w:author="Utente" w:date="2017-06-26T15:33:00Z">
          <w:r w:rsidR="004266D2" w:rsidDel="00A313A3">
            <w:rPr>
              <w:rFonts w:ascii="Cambria" w:eastAsia="Calibri" w:hAnsi="Cambria" w:cs="Calibri"/>
            </w:rPr>
            <w:delText>#</w:delText>
          </w:r>
        </w:del>
      </w:ins>
      <w:del w:id="8066" w:author="Utente" w:date="2017-06-26T15:33:00Z">
        <w:r w:rsidRPr="00E352EF" w:rsidDel="00A313A3">
          <w:rPr>
            <w:rFonts w:ascii="Cambria" w:eastAsia="Calibri" w:hAnsi="Cambria" w:cs="Calibri"/>
          </w:rPr>
          <w:delText>VALUE_2000&gt;100 AND ds_1.</w:delText>
        </w:r>
      </w:del>
      <w:ins w:id="8067" w:author="Laura Viignola" w:date="2017-05-11T09:37:00Z">
        <w:del w:id="8068" w:author="Utente" w:date="2017-06-26T15:33:00Z">
          <w:r w:rsidR="004266D2" w:rsidDel="00A313A3">
            <w:rPr>
              <w:rFonts w:ascii="Cambria" w:eastAsia="Calibri" w:hAnsi="Cambria" w:cs="Calibri"/>
            </w:rPr>
            <w:delText>#</w:delText>
          </w:r>
        </w:del>
      </w:ins>
      <w:del w:id="8069" w:author="Utente" w:date="2017-06-26T15:33:00Z">
        <w:r w:rsidRPr="00E352EF" w:rsidDel="00A313A3">
          <w:rPr>
            <w:rFonts w:ascii="Cambria" w:eastAsia="Calibri" w:hAnsi="Cambria" w:cs="Calibri"/>
          </w:rPr>
          <w:delText xml:space="preserve"> VALUE_2001&gt;100 )</w:delText>
        </w:r>
      </w:del>
    </w:p>
    <w:p w14:paraId="4BB5AB9D" w14:textId="12B3DFFD" w:rsidR="0062787A" w:rsidRPr="00E352EF" w:rsidDel="00A313A3" w:rsidRDefault="0062787A" w:rsidP="005E7E74">
      <w:pPr>
        <w:tabs>
          <w:tab w:val="left" w:pos="1138"/>
        </w:tabs>
        <w:ind w:left="1138" w:hanging="1138"/>
        <w:rPr>
          <w:del w:id="8070" w:author="Utente" w:date="2017-06-26T15:33:00Z"/>
          <w:rFonts w:ascii="Cambria" w:eastAsia="Calibri" w:hAnsi="Cambria" w:cs="Calibri"/>
        </w:rPr>
      </w:pPr>
    </w:p>
    <w:tbl>
      <w:tblPr>
        <w:tblW w:w="5818"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872"/>
        <w:gridCol w:w="2002"/>
        <w:gridCol w:w="1944"/>
      </w:tblGrid>
      <w:tr w:rsidR="005A2227" w:rsidRPr="00E352EF" w:rsidDel="00A313A3" w14:paraId="016DFE3C" w14:textId="4A966D87">
        <w:trPr>
          <w:trHeight w:val="144"/>
          <w:del w:id="8071" w:author="Utente" w:date="2017-06-26T15:33:00Z"/>
        </w:trPr>
        <w:tc>
          <w:tcPr>
            <w:tcW w:w="1872"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138571DE" w14:textId="5BE0652E" w:rsidR="005A2227" w:rsidRPr="00E352EF" w:rsidDel="00A313A3" w:rsidRDefault="0097053A">
            <w:pPr>
              <w:rPr>
                <w:del w:id="8072" w:author="Utente" w:date="2017-06-26T15:33:00Z"/>
              </w:rPr>
            </w:pPr>
            <w:del w:id="8073" w:author="Utente" w:date="2017-06-26T15:33:00Z">
              <w:r w:rsidRPr="00E352EF" w:rsidDel="00A313A3">
                <w:rPr>
                  <w:rFonts w:ascii="Calibri" w:eastAsia="Calibri" w:hAnsi="Calibri" w:cs="Calibri"/>
                </w:rPr>
                <w:delText>ds_1</w:delText>
              </w:r>
            </w:del>
          </w:p>
        </w:tc>
      </w:tr>
      <w:tr w:rsidR="005A2227" w:rsidRPr="00E352EF" w:rsidDel="00A313A3" w14:paraId="632683D4" w14:textId="558C9A0C">
        <w:trPr>
          <w:trHeight w:val="331"/>
          <w:del w:id="8074" w:author="Utente" w:date="2017-06-26T15:33:00Z"/>
        </w:trPr>
        <w:tc>
          <w:tcPr>
            <w:tcW w:w="1872" w:type="dxa"/>
            <w:tcBorders>
              <w:top w:val="single" w:sz="6" w:space="0" w:color="000000"/>
              <w:left w:val="single" w:sz="6" w:space="0" w:color="000000"/>
              <w:bottom w:val="single" w:sz="6" w:space="0" w:color="000000"/>
              <w:right w:val="single" w:sz="6" w:space="0" w:color="000000"/>
            </w:tcBorders>
            <w:shd w:val="clear" w:color="auto" w:fill="D0CECE"/>
            <w:tcMar>
              <w:top w:w="43" w:type="dxa"/>
              <w:left w:w="43" w:type="dxa"/>
              <w:bottom w:w="43" w:type="dxa"/>
              <w:right w:w="43" w:type="dxa"/>
            </w:tcMar>
          </w:tcPr>
          <w:p w14:paraId="73BEFA31" w14:textId="50131088" w:rsidR="005A2227" w:rsidRPr="00E352EF" w:rsidDel="00A313A3" w:rsidRDefault="0097053A">
            <w:pPr>
              <w:jc w:val="both"/>
              <w:rPr>
                <w:del w:id="8075" w:author="Utente" w:date="2017-06-26T15:33:00Z"/>
              </w:rPr>
            </w:pPr>
            <w:del w:id="8076" w:author="Utente" w:date="2017-06-26T15:33:00Z">
              <w:r w:rsidRPr="00E352EF" w:rsidDel="00A313A3">
                <w:rPr>
                  <w:rFonts w:ascii="Calibri" w:eastAsia="Calibri" w:hAnsi="Calibri" w:cs="Calibri"/>
                  <w:b/>
                </w:rPr>
                <w:delText xml:space="preserve">GENDER </w:delText>
              </w:r>
            </w:del>
          </w:p>
        </w:tc>
        <w:tc>
          <w:tcPr>
            <w:tcW w:w="200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0912510" w14:textId="493064D9" w:rsidR="005A2227" w:rsidRPr="00E352EF" w:rsidDel="00A313A3" w:rsidRDefault="0097053A">
            <w:pPr>
              <w:jc w:val="both"/>
              <w:rPr>
                <w:del w:id="8077" w:author="Utente" w:date="2017-06-26T15:33:00Z"/>
              </w:rPr>
            </w:pPr>
            <w:del w:id="8078" w:author="Utente" w:date="2017-06-26T15:33:00Z">
              <w:r w:rsidRPr="00E352EF" w:rsidDel="00A313A3">
                <w:rPr>
                  <w:rFonts w:ascii="Calibri" w:eastAsia="Calibri" w:hAnsi="Calibri" w:cs="Calibri"/>
                  <w:b/>
                </w:rPr>
                <w:delText>VALUE_2000</w:delText>
              </w:r>
            </w:del>
          </w:p>
        </w:tc>
        <w:tc>
          <w:tcPr>
            <w:tcW w:w="194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B478E2F" w14:textId="043738D9" w:rsidR="005A2227" w:rsidRPr="00E352EF" w:rsidDel="00A313A3" w:rsidRDefault="0097053A">
            <w:pPr>
              <w:jc w:val="both"/>
              <w:rPr>
                <w:del w:id="8079" w:author="Utente" w:date="2017-06-26T15:33:00Z"/>
              </w:rPr>
            </w:pPr>
            <w:del w:id="8080" w:author="Utente" w:date="2017-06-26T15:33:00Z">
              <w:r w:rsidRPr="00E352EF" w:rsidDel="00A313A3">
                <w:rPr>
                  <w:rFonts w:ascii="Calibri" w:eastAsia="Calibri" w:hAnsi="Calibri" w:cs="Calibri"/>
                  <w:b/>
                </w:rPr>
                <w:delText>VALUE_2001</w:delText>
              </w:r>
            </w:del>
          </w:p>
        </w:tc>
      </w:tr>
      <w:tr w:rsidR="005A2227" w:rsidRPr="00E352EF" w:rsidDel="00A313A3" w14:paraId="5DD2D9AB" w14:textId="5AA66258">
        <w:trPr>
          <w:trHeight w:val="230"/>
          <w:del w:id="8081" w:author="Utente" w:date="2017-06-26T15:33:00Z"/>
        </w:trPr>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9C50C1" w14:textId="7D6EF3AF" w:rsidR="005A2227" w:rsidRPr="00E352EF" w:rsidDel="00A313A3" w:rsidRDefault="0097053A">
            <w:pPr>
              <w:jc w:val="both"/>
              <w:rPr>
                <w:del w:id="8082" w:author="Utente" w:date="2017-06-26T15:33:00Z"/>
              </w:rPr>
            </w:pPr>
            <w:del w:id="8083" w:author="Utente" w:date="2017-06-26T15:33:00Z">
              <w:r w:rsidRPr="00E352EF" w:rsidDel="00A313A3">
                <w:rPr>
                  <w:rFonts w:ascii="Calibri" w:eastAsia="Calibri" w:hAnsi="Calibri" w:cs="Calibri"/>
                </w:rPr>
                <w:delText>M</w:delText>
              </w:r>
            </w:del>
          </w:p>
        </w:tc>
        <w:tc>
          <w:tcPr>
            <w:tcW w:w="20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D2D5CE" w14:textId="331D4BB9" w:rsidR="005A2227" w:rsidRPr="00E352EF" w:rsidDel="00A313A3" w:rsidRDefault="0097053A">
            <w:pPr>
              <w:tabs>
                <w:tab w:val="center" w:pos="922"/>
              </w:tabs>
              <w:jc w:val="both"/>
              <w:rPr>
                <w:del w:id="8084" w:author="Utente" w:date="2017-06-26T15:33:00Z"/>
              </w:rPr>
            </w:pPr>
            <w:del w:id="8085" w:author="Utente" w:date="2017-06-26T15:33:00Z">
              <w:r w:rsidRPr="00E352EF" w:rsidDel="00A313A3">
                <w:rPr>
                  <w:rFonts w:ascii="Calibri" w:eastAsia="Calibri" w:hAnsi="Calibri" w:cs="Calibri"/>
                </w:rPr>
                <w:delText>200</w:delText>
              </w:r>
              <w:r w:rsidRPr="00E352EF" w:rsidDel="00A313A3">
                <w:tab/>
              </w:r>
            </w:del>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610393" w14:textId="3214950A" w:rsidR="005A2227" w:rsidRPr="00E352EF" w:rsidDel="00A313A3" w:rsidRDefault="0097053A">
            <w:pPr>
              <w:jc w:val="both"/>
              <w:rPr>
                <w:del w:id="8086" w:author="Utente" w:date="2017-06-26T15:33:00Z"/>
              </w:rPr>
            </w:pPr>
            <w:del w:id="8087" w:author="Utente" w:date="2017-06-26T15:33:00Z">
              <w:r w:rsidRPr="00E352EF" w:rsidDel="00A313A3">
                <w:rPr>
                  <w:rFonts w:ascii="Calibri" w:eastAsia="Calibri" w:hAnsi="Calibri" w:cs="Calibri"/>
                </w:rPr>
                <w:delText>90</w:delText>
              </w:r>
            </w:del>
          </w:p>
        </w:tc>
      </w:tr>
      <w:tr w:rsidR="005A2227" w:rsidRPr="00E352EF" w:rsidDel="00A313A3" w14:paraId="01DD8CB7" w14:textId="63C4AF92">
        <w:trPr>
          <w:trHeight w:val="331"/>
          <w:del w:id="8088" w:author="Utente" w:date="2017-06-26T15:33:00Z"/>
        </w:trPr>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F568F5" w14:textId="73ABDA15" w:rsidR="005A2227" w:rsidRPr="00E352EF" w:rsidDel="00A313A3" w:rsidRDefault="0097053A">
            <w:pPr>
              <w:jc w:val="both"/>
              <w:rPr>
                <w:del w:id="8089" w:author="Utente" w:date="2017-06-26T15:33:00Z"/>
              </w:rPr>
            </w:pPr>
            <w:del w:id="8090" w:author="Utente" w:date="2017-06-26T15:33:00Z">
              <w:r w:rsidRPr="00E352EF" w:rsidDel="00A313A3">
                <w:rPr>
                  <w:rFonts w:ascii="Calibri" w:eastAsia="Calibri" w:hAnsi="Calibri" w:cs="Calibri"/>
                </w:rPr>
                <w:delText>F</w:delText>
              </w:r>
            </w:del>
          </w:p>
        </w:tc>
        <w:tc>
          <w:tcPr>
            <w:tcW w:w="20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C87829" w14:textId="2AD615D1" w:rsidR="005A2227" w:rsidRPr="00E352EF" w:rsidDel="00A313A3" w:rsidRDefault="0097053A">
            <w:pPr>
              <w:jc w:val="both"/>
              <w:rPr>
                <w:del w:id="8091" w:author="Utente" w:date="2017-06-26T15:33:00Z"/>
              </w:rPr>
            </w:pPr>
            <w:del w:id="8092" w:author="Utente" w:date="2017-06-26T15:33:00Z">
              <w:r w:rsidRPr="00E352EF" w:rsidDel="00A313A3">
                <w:rPr>
                  <w:rFonts w:ascii="Calibri" w:eastAsia="Calibri" w:hAnsi="Calibri" w:cs="Calibri"/>
                </w:rPr>
                <w:delText>50</w:delText>
              </w:r>
            </w:del>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B6B228" w14:textId="62E7701B" w:rsidR="005A2227" w:rsidRPr="00E352EF" w:rsidDel="00A313A3" w:rsidRDefault="0097053A">
            <w:pPr>
              <w:jc w:val="both"/>
              <w:rPr>
                <w:del w:id="8093" w:author="Utente" w:date="2017-06-26T15:33:00Z"/>
              </w:rPr>
            </w:pPr>
            <w:del w:id="8094" w:author="Utente" w:date="2017-06-26T15:33:00Z">
              <w:r w:rsidRPr="00E352EF" w:rsidDel="00A313A3">
                <w:rPr>
                  <w:rFonts w:ascii="Calibri" w:eastAsia="Calibri" w:hAnsi="Calibri" w:cs="Calibri"/>
                </w:rPr>
                <w:delText>120</w:delText>
              </w:r>
            </w:del>
          </w:p>
        </w:tc>
      </w:tr>
    </w:tbl>
    <w:p w14:paraId="2B6BF657" w14:textId="0B90663C" w:rsidR="005A2227" w:rsidRPr="00E352EF" w:rsidDel="00A313A3" w:rsidRDefault="005A2227">
      <w:pPr>
        <w:spacing w:before="120" w:after="120"/>
        <w:rPr>
          <w:del w:id="8095" w:author="Utente" w:date="2017-06-26T15:33:00Z"/>
        </w:rPr>
      </w:pPr>
    </w:p>
    <w:tbl>
      <w:tblPr>
        <w:tblW w:w="198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87"/>
      </w:tblGrid>
      <w:tr w:rsidR="005A2227" w:rsidRPr="00E352EF" w:rsidDel="00A313A3" w14:paraId="1CCB5271" w14:textId="392B5AE5">
        <w:trPr>
          <w:trHeight w:val="130"/>
          <w:del w:id="8096"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67D62160" w14:textId="72E43DFF" w:rsidR="005A2227" w:rsidRPr="00E352EF" w:rsidDel="00A313A3" w:rsidRDefault="0097053A">
            <w:pPr>
              <w:rPr>
                <w:del w:id="8097" w:author="Utente" w:date="2017-06-26T15:33:00Z"/>
              </w:rPr>
            </w:pPr>
            <w:del w:id="8098" w:author="Utente" w:date="2017-06-26T15:33:00Z">
              <w:r w:rsidRPr="00E352EF" w:rsidDel="00A313A3">
                <w:rPr>
                  <w:rFonts w:ascii="Calibri" w:eastAsia="Calibri" w:hAnsi="Calibri" w:cs="Calibri"/>
                </w:rPr>
                <w:delText xml:space="preserve">ds_2 </w:delText>
              </w:r>
            </w:del>
          </w:p>
        </w:tc>
      </w:tr>
      <w:tr w:rsidR="005A2227" w:rsidRPr="00E352EF" w:rsidDel="00A313A3" w14:paraId="444E787A" w14:textId="7DB4CF4E">
        <w:trPr>
          <w:trHeight w:val="274"/>
          <w:del w:id="8099"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3F26887A" w14:textId="04E91AC6" w:rsidR="005A2227" w:rsidRPr="00E352EF" w:rsidDel="00A313A3" w:rsidRDefault="0097053A">
            <w:pPr>
              <w:rPr>
                <w:del w:id="8100" w:author="Utente" w:date="2017-06-26T15:33:00Z"/>
              </w:rPr>
            </w:pPr>
            <w:del w:id="8101" w:author="Utente" w:date="2017-06-26T15:33:00Z">
              <w:r w:rsidRPr="00E352EF" w:rsidDel="00A313A3">
                <w:rPr>
                  <w:rFonts w:ascii="Calibri" w:eastAsia="Calibri" w:hAnsi="Calibri" w:cs="Calibri"/>
                  <w:b/>
                </w:rPr>
                <w:delText>CONDITION</w:delText>
              </w:r>
            </w:del>
          </w:p>
        </w:tc>
      </w:tr>
      <w:tr w:rsidR="005A2227" w:rsidRPr="00E352EF" w:rsidDel="00A313A3" w14:paraId="2C2CADDF" w14:textId="2AB38CB2">
        <w:trPr>
          <w:trHeight w:val="274"/>
          <w:del w:id="8102" w:author="Utente" w:date="2017-06-26T15:33:00Z"/>
        </w:trPr>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70B717" w14:textId="3C4B2ABE" w:rsidR="005A2227" w:rsidRPr="00E352EF" w:rsidDel="00A313A3" w:rsidRDefault="0097053A">
            <w:pPr>
              <w:jc w:val="both"/>
              <w:rPr>
                <w:del w:id="8103" w:author="Utente" w:date="2017-06-26T15:33:00Z"/>
              </w:rPr>
            </w:pPr>
            <w:del w:id="8104" w:author="Utente" w:date="2017-06-26T15:33:00Z">
              <w:r w:rsidRPr="00E352EF" w:rsidDel="00A313A3">
                <w:rPr>
                  <w:rFonts w:ascii="Calibri" w:eastAsia="Calibri" w:hAnsi="Calibri" w:cs="Calibri"/>
                </w:rPr>
                <w:delText>FALSE</w:delText>
              </w:r>
            </w:del>
          </w:p>
        </w:tc>
      </w:tr>
    </w:tbl>
    <w:p w14:paraId="4917068C" w14:textId="4529620E" w:rsidR="005A2227" w:rsidRPr="00E352EF" w:rsidDel="00A313A3" w:rsidRDefault="005A2227">
      <w:pPr>
        <w:spacing w:before="120" w:after="120"/>
        <w:rPr>
          <w:del w:id="8105" w:author="Utente" w:date="2017-06-26T15:33:00Z"/>
        </w:rPr>
      </w:pPr>
    </w:p>
    <w:p w14:paraId="13630E17" w14:textId="4FECA876" w:rsidR="005A2227" w:rsidRPr="00E352EF" w:rsidDel="00A313A3" w:rsidRDefault="0097053A" w:rsidP="00C96285">
      <w:pPr>
        <w:rPr>
          <w:del w:id="8106" w:author="Utente" w:date="2017-06-26T15:33:00Z"/>
          <w:rFonts w:ascii="Cambria" w:eastAsia="Calibri" w:hAnsi="Cambria"/>
        </w:rPr>
      </w:pPr>
      <w:del w:id="8107" w:author="Utente" w:date="2017-06-26T15:33:00Z">
        <w:r w:rsidRPr="00E352EF" w:rsidDel="00A313A3">
          <w:rPr>
            <w:rFonts w:ascii="Cambria" w:eastAsia="Calibri" w:hAnsi="Cambria"/>
          </w:rPr>
          <w:delText xml:space="preserve">3) ds_2 := </w:delText>
        </w:r>
        <w:r w:rsidRPr="00E352EF" w:rsidDel="00A313A3">
          <w:rPr>
            <w:rFonts w:ascii="Cambria" w:eastAsia="Calibri" w:hAnsi="Cambria"/>
            <w:b/>
          </w:rPr>
          <w:delText>any</w:delText>
        </w:r>
        <w:r w:rsidRPr="00E352EF" w:rsidDel="00A313A3">
          <w:rPr>
            <w:rFonts w:ascii="Cambria" w:eastAsia="Calibri" w:hAnsi="Cambria"/>
          </w:rPr>
          <w:delText xml:space="preserve"> (ds_1.</w:delText>
        </w:r>
      </w:del>
      <w:ins w:id="8108" w:author="Laura Viignola" w:date="2017-05-11T09:37:00Z">
        <w:del w:id="8109" w:author="Utente" w:date="2017-06-26T15:33:00Z">
          <w:r w:rsidR="004266D2" w:rsidDel="00A313A3">
            <w:rPr>
              <w:rFonts w:ascii="Cambria" w:eastAsia="Calibri" w:hAnsi="Cambria"/>
            </w:rPr>
            <w:delText>#</w:delText>
          </w:r>
        </w:del>
      </w:ins>
      <w:del w:id="8110" w:author="Utente" w:date="2017-06-26T15:33:00Z">
        <w:r w:rsidRPr="00E352EF" w:rsidDel="00A313A3">
          <w:rPr>
            <w:rFonts w:ascii="Cambria" w:eastAsia="Calibri" w:hAnsi="Cambria"/>
          </w:rPr>
          <w:delText>VALUE_2000&gt;100 AND ds_1.</w:delText>
        </w:r>
      </w:del>
      <w:ins w:id="8111" w:author="Laura Viignola" w:date="2017-05-11T09:37:00Z">
        <w:del w:id="8112" w:author="Utente" w:date="2017-06-26T15:33:00Z">
          <w:r w:rsidR="004266D2" w:rsidDel="00A313A3">
            <w:rPr>
              <w:rFonts w:ascii="Cambria" w:eastAsia="Calibri" w:hAnsi="Cambria"/>
            </w:rPr>
            <w:delText>#</w:delText>
          </w:r>
        </w:del>
      </w:ins>
      <w:del w:id="8113" w:author="Utente" w:date="2017-06-26T15:33:00Z">
        <w:r w:rsidRPr="00E352EF" w:rsidDel="00A313A3">
          <w:rPr>
            <w:rFonts w:ascii="Cambria" w:eastAsia="Calibri" w:hAnsi="Cambria"/>
          </w:rPr>
          <w:delText>VALUE_2001&gt;100</w:delText>
        </w:r>
      </w:del>
      <w:ins w:id="8114" w:author="Laura Viignola" w:date="2017-05-10T17:12:00Z">
        <w:del w:id="8115" w:author="Utente" w:date="2017-06-26T15:33:00Z">
          <w:r w:rsidR="003B57DA" w:rsidDel="00A313A3">
            <w:rPr>
              <w:rFonts w:ascii="Cambria" w:eastAsia="Calibri" w:hAnsi="Cambria"/>
            </w:rPr>
            <w:delText>80</w:delText>
          </w:r>
        </w:del>
      </w:ins>
      <w:del w:id="8116" w:author="Utente" w:date="2017-06-26T15:33:00Z">
        <w:r w:rsidRPr="00E352EF" w:rsidDel="00A313A3">
          <w:rPr>
            <w:rFonts w:ascii="Cambria" w:eastAsia="Calibri" w:hAnsi="Cambria"/>
          </w:rPr>
          <w:delText>)</w:delText>
        </w:r>
      </w:del>
    </w:p>
    <w:p w14:paraId="5A204B0A" w14:textId="450786F7" w:rsidR="0062787A" w:rsidRPr="00E352EF" w:rsidDel="00A313A3" w:rsidRDefault="0062787A" w:rsidP="00C96285">
      <w:pPr>
        <w:rPr>
          <w:del w:id="8117" w:author="Utente" w:date="2017-06-26T15:33:00Z"/>
          <w:rFonts w:ascii="Cambria" w:eastAsia="Calibri" w:hAnsi="Cambria"/>
        </w:rPr>
      </w:pPr>
    </w:p>
    <w:tbl>
      <w:tblPr>
        <w:tblW w:w="5818"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872"/>
        <w:gridCol w:w="2002"/>
        <w:gridCol w:w="1944"/>
      </w:tblGrid>
      <w:tr w:rsidR="005A2227" w:rsidRPr="00E352EF" w:rsidDel="00A313A3" w14:paraId="2410BFEB" w14:textId="2CCEBCC7">
        <w:trPr>
          <w:trHeight w:val="144"/>
          <w:del w:id="8118" w:author="Utente" w:date="2017-06-26T15:33:00Z"/>
        </w:trPr>
        <w:tc>
          <w:tcPr>
            <w:tcW w:w="1872"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3EBB1CD" w14:textId="1EE40634" w:rsidR="005A2227" w:rsidRPr="00E352EF" w:rsidDel="00A313A3" w:rsidRDefault="0097053A">
            <w:pPr>
              <w:rPr>
                <w:del w:id="8119" w:author="Utente" w:date="2017-06-26T15:33:00Z"/>
              </w:rPr>
            </w:pPr>
            <w:del w:id="8120" w:author="Utente" w:date="2017-06-26T15:33:00Z">
              <w:r w:rsidRPr="00E352EF" w:rsidDel="00A313A3">
                <w:rPr>
                  <w:rFonts w:ascii="Calibri" w:eastAsia="Calibri" w:hAnsi="Calibri" w:cs="Calibri"/>
                </w:rPr>
                <w:delText>ds_1</w:delText>
              </w:r>
            </w:del>
          </w:p>
        </w:tc>
      </w:tr>
      <w:tr w:rsidR="005A2227" w:rsidRPr="00E352EF" w:rsidDel="00A313A3" w14:paraId="14B34F67" w14:textId="1E0B150F">
        <w:trPr>
          <w:trHeight w:val="331"/>
          <w:del w:id="8121" w:author="Utente" w:date="2017-06-26T15:33:00Z"/>
        </w:trPr>
        <w:tc>
          <w:tcPr>
            <w:tcW w:w="1872" w:type="dxa"/>
            <w:tcBorders>
              <w:top w:val="single" w:sz="6" w:space="0" w:color="000000"/>
              <w:left w:val="single" w:sz="6" w:space="0" w:color="000000"/>
              <w:bottom w:val="single" w:sz="6" w:space="0" w:color="000000"/>
              <w:right w:val="single" w:sz="6" w:space="0" w:color="000000"/>
            </w:tcBorders>
            <w:shd w:val="clear" w:color="auto" w:fill="D0CECE"/>
            <w:tcMar>
              <w:top w:w="43" w:type="dxa"/>
              <w:left w:w="43" w:type="dxa"/>
              <w:bottom w:w="43" w:type="dxa"/>
              <w:right w:w="43" w:type="dxa"/>
            </w:tcMar>
          </w:tcPr>
          <w:p w14:paraId="319F67EC" w14:textId="5FB9DEBB" w:rsidR="005A2227" w:rsidRPr="00E352EF" w:rsidDel="00A313A3" w:rsidRDefault="0097053A">
            <w:pPr>
              <w:jc w:val="both"/>
              <w:rPr>
                <w:del w:id="8122" w:author="Utente" w:date="2017-06-26T15:33:00Z"/>
              </w:rPr>
            </w:pPr>
            <w:del w:id="8123" w:author="Utente" w:date="2017-06-26T15:33:00Z">
              <w:r w:rsidRPr="00E352EF" w:rsidDel="00A313A3">
                <w:rPr>
                  <w:rFonts w:ascii="Calibri" w:eastAsia="Calibri" w:hAnsi="Calibri" w:cs="Calibri"/>
                  <w:b/>
                </w:rPr>
                <w:delText xml:space="preserve">GENDER </w:delText>
              </w:r>
            </w:del>
          </w:p>
        </w:tc>
        <w:tc>
          <w:tcPr>
            <w:tcW w:w="2002"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4B62A280" w14:textId="12C11741" w:rsidR="005A2227" w:rsidRPr="00E352EF" w:rsidDel="00A313A3" w:rsidRDefault="0097053A">
            <w:pPr>
              <w:jc w:val="both"/>
              <w:rPr>
                <w:del w:id="8124" w:author="Utente" w:date="2017-06-26T15:33:00Z"/>
              </w:rPr>
            </w:pPr>
            <w:del w:id="8125" w:author="Utente" w:date="2017-06-26T15:33:00Z">
              <w:r w:rsidRPr="00E352EF" w:rsidDel="00A313A3">
                <w:rPr>
                  <w:rFonts w:ascii="Calibri" w:eastAsia="Calibri" w:hAnsi="Calibri" w:cs="Calibri"/>
                  <w:b/>
                </w:rPr>
                <w:delText>VALUE_2000</w:delText>
              </w:r>
            </w:del>
          </w:p>
        </w:tc>
        <w:tc>
          <w:tcPr>
            <w:tcW w:w="1944"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2200D335" w14:textId="37AA5EFE" w:rsidR="005A2227" w:rsidRPr="00E352EF" w:rsidDel="00A313A3" w:rsidRDefault="0097053A">
            <w:pPr>
              <w:jc w:val="both"/>
              <w:rPr>
                <w:del w:id="8126" w:author="Utente" w:date="2017-06-26T15:33:00Z"/>
              </w:rPr>
            </w:pPr>
            <w:del w:id="8127" w:author="Utente" w:date="2017-06-26T15:33:00Z">
              <w:r w:rsidRPr="00E352EF" w:rsidDel="00A313A3">
                <w:rPr>
                  <w:rFonts w:ascii="Calibri" w:eastAsia="Calibri" w:hAnsi="Calibri" w:cs="Calibri"/>
                  <w:b/>
                </w:rPr>
                <w:delText>VALUE_2001</w:delText>
              </w:r>
            </w:del>
          </w:p>
        </w:tc>
      </w:tr>
      <w:tr w:rsidR="005A2227" w:rsidRPr="00E352EF" w:rsidDel="00A313A3" w14:paraId="4BD69872" w14:textId="0DA09D53">
        <w:trPr>
          <w:trHeight w:val="230"/>
          <w:del w:id="8128" w:author="Utente" w:date="2017-06-26T15:33:00Z"/>
        </w:trPr>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F9F045" w14:textId="1C33E96E" w:rsidR="005A2227" w:rsidRPr="00E352EF" w:rsidDel="00A313A3" w:rsidRDefault="0097053A">
            <w:pPr>
              <w:jc w:val="both"/>
              <w:rPr>
                <w:del w:id="8129" w:author="Utente" w:date="2017-06-26T15:33:00Z"/>
              </w:rPr>
            </w:pPr>
            <w:del w:id="8130" w:author="Utente" w:date="2017-06-26T15:33:00Z">
              <w:r w:rsidRPr="00E352EF" w:rsidDel="00A313A3">
                <w:rPr>
                  <w:rFonts w:ascii="Calibri" w:eastAsia="Calibri" w:hAnsi="Calibri" w:cs="Calibri"/>
                </w:rPr>
                <w:delText>M</w:delText>
              </w:r>
            </w:del>
          </w:p>
        </w:tc>
        <w:tc>
          <w:tcPr>
            <w:tcW w:w="20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835657" w14:textId="48826BAD" w:rsidR="005A2227" w:rsidRPr="00E352EF" w:rsidDel="00A313A3" w:rsidRDefault="0097053A">
            <w:pPr>
              <w:tabs>
                <w:tab w:val="center" w:pos="922"/>
              </w:tabs>
              <w:jc w:val="both"/>
              <w:rPr>
                <w:del w:id="8131" w:author="Utente" w:date="2017-06-26T15:33:00Z"/>
              </w:rPr>
            </w:pPr>
            <w:del w:id="8132" w:author="Utente" w:date="2017-06-26T15:33:00Z">
              <w:r w:rsidRPr="00E352EF" w:rsidDel="00A313A3">
                <w:rPr>
                  <w:rFonts w:ascii="Calibri" w:eastAsia="Calibri" w:hAnsi="Calibri" w:cs="Calibri"/>
                </w:rPr>
                <w:delText>200</w:delText>
              </w:r>
              <w:r w:rsidRPr="00E352EF" w:rsidDel="00A313A3">
                <w:tab/>
              </w:r>
            </w:del>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942831" w14:textId="485C07B6" w:rsidR="005A2227" w:rsidRPr="00E352EF" w:rsidDel="00A313A3" w:rsidRDefault="0097053A">
            <w:pPr>
              <w:jc w:val="both"/>
              <w:rPr>
                <w:del w:id="8133" w:author="Utente" w:date="2017-06-26T15:33:00Z"/>
              </w:rPr>
            </w:pPr>
            <w:del w:id="8134" w:author="Utente" w:date="2017-06-26T15:33:00Z">
              <w:r w:rsidRPr="00E352EF" w:rsidDel="00A313A3">
                <w:rPr>
                  <w:rFonts w:ascii="Calibri" w:eastAsia="Calibri" w:hAnsi="Calibri" w:cs="Calibri"/>
                </w:rPr>
                <w:delText>90</w:delText>
              </w:r>
            </w:del>
          </w:p>
        </w:tc>
      </w:tr>
      <w:tr w:rsidR="005A2227" w:rsidRPr="00E352EF" w:rsidDel="00A313A3" w14:paraId="5D7E4020" w14:textId="673AEC22">
        <w:trPr>
          <w:trHeight w:val="29"/>
          <w:del w:id="8135" w:author="Utente" w:date="2017-06-26T15:33:00Z"/>
        </w:trPr>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A3338C" w14:textId="16ED6024" w:rsidR="005A2227" w:rsidRPr="00E352EF" w:rsidDel="00A313A3" w:rsidRDefault="0097053A">
            <w:pPr>
              <w:jc w:val="both"/>
              <w:rPr>
                <w:del w:id="8136" w:author="Utente" w:date="2017-06-26T15:33:00Z"/>
              </w:rPr>
            </w:pPr>
            <w:del w:id="8137" w:author="Utente" w:date="2017-06-26T15:33:00Z">
              <w:r w:rsidRPr="00E352EF" w:rsidDel="00A313A3">
                <w:rPr>
                  <w:rFonts w:ascii="Calibri" w:eastAsia="Calibri" w:hAnsi="Calibri" w:cs="Calibri"/>
                </w:rPr>
                <w:delText>F</w:delText>
              </w:r>
            </w:del>
          </w:p>
        </w:tc>
        <w:tc>
          <w:tcPr>
            <w:tcW w:w="20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FD2513" w14:textId="000F5690" w:rsidR="005A2227" w:rsidRPr="00E352EF" w:rsidDel="00A313A3" w:rsidRDefault="0097053A">
            <w:pPr>
              <w:jc w:val="both"/>
              <w:rPr>
                <w:del w:id="8138" w:author="Utente" w:date="2017-06-26T15:33:00Z"/>
              </w:rPr>
            </w:pPr>
            <w:del w:id="8139" w:author="Utente" w:date="2017-06-26T15:33:00Z">
              <w:r w:rsidRPr="00E352EF" w:rsidDel="00A313A3">
                <w:rPr>
                  <w:rFonts w:ascii="Calibri" w:eastAsia="Calibri" w:hAnsi="Calibri" w:cs="Calibri"/>
                </w:rPr>
                <w:delText>50</w:delText>
              </w:r>
            </w:del>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8431FC" w14:textId="17F32E10" w:rsidR="005A2227" w:rsidRPr="00E352EF" w:rsidDel="00A313A3" w:rsidRDefault="0097053A">
            <w:pPr>
              <w:jc w:val="both"/>
              <w:rPr>
                <w:del w:id="8140" w:author="Utente" w:date="2017-06-26T15:33:00Z"/>
              </w:rPr>
            </w:pPr>
            <w:del w:id="8141" w:author="Utente" w:date="2017-06-26T15:33:00Z">
              <w:r w:rsidRPr="00E352EF" w:rsidDel="00A313A3">
                <w:rPr>
                  <w:rFonts w:ascii="Calibri" w:eastAsia="Calibri" w:hAnsi="Calibri" w:cs="Calibri"/>
                </w:rPr>
                <w:delText>120</w:delText>
              </w:r>
            </w:del>
          </w:p>
        </w:tc>
      </w:tr>
    </w:tbl>
    <w:p w14:paraId="4F6EF293" w14:textId="5A81C9C3" w:rsidR="005A2227" w:rsidRPr="00E352EF" w:rsidDel="00A313A3" w:rsidRDefault="005A2227">
      <w:pPr>
        <w:spacing w:before="120" w:after="120"/>
        <w:rPr>
          <w:del w:id="8142" w:author="Utente" w:date="2017-06-26T15:33:00Z"/>
        </w:rPr>
      </w:pPr>
    </w:p>
    <w:tbl>
      <w:tblPr>
        <w:tblW w:w="198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87"/>
      </w:tblGrid>
      <w:tr w:rsidR="005A2227" w:rsidRPr="00E352EF" w:rsidDel="00A313A3" w14:paraId="7C3AF52C" w14:textId="06E2352E">
        <w:trPr>
          <w:trHeight w:val="130"/>
          <w:del w:id="8143"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6E5CE145" w14:textId="1407B61D" w:rsidR="005A2227" w:rsidRPr="00E352EF" w:rsidDel="00A313A3" w:rsidRDefault="0097053A">
            <w:pPr>
              <w:rPr>
                <w:del w:id="8144" w:author="Utente" w:date="2017-06-26T15:33:00Z"/>
              </w:rPr>
            </w:pPr>
            <w:del w:id="8145" w:author="Utente" w:date="2017-06-26T15:33:00Z">
              <w:r w:rsidRPr="00E352EF" w:rsidDel="00A313A3">
                <w:rPr>
                  <w:rFonts w:ascii="Calibri" w:eastAsia="Calibri" w:hAnsi="Calibri" w:cs="Calibri"/>
                </w:rPr>
                <w:delText xml:space="preserve">ds_2 </w:delText>
              </w:r>
            </w:del>
          </w:p>
        </w:tc>
      </w:tr>
      <w:tr w:rsidR="005A2227" w:rsidRPr="00E352EF" w:rsidDel="00A313A3" w14:paraId="3283BF80" w14:textId="594E13DF">
        <w:trPr>
          <w:trHeight w:val="274"/>
          <w:del w:id="8146"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7CDC8268" w14:textId="4CA461F0" w:rsidR="005A2227" w:rsidRPr="00E352EF" w:rsidDel="00A313A3" w:rsidRDefault="0097053A">
            <w:pPr>
              <w:rPr>
                <w:del w:id="8147" w:author="Utente" w:date="2017-06-26T15:33:00Z"/>
              </w:rPr>
            </w:pPr>
            <w:del w:id="8148" w:author="Utente" w:date="2017-06-26T15:33:00Z">
              <w:r w:rsidRPr="00E352EF" w:rsidDel="00A313A3">
                <w:rPr>
                  <w:rFonts w:ascii="Calibri" w:eastAsia="Calibri" w:hAnsi="Calibri" w:cs="Calibri"/>
                  <w:b/>
                </w:rPr>
                <w:delText>CONDITION</w:delText>
              </w:r>
            </w:del>
          </w:p>
        </w:tc>
      </w:tr>
      <w:tr w:rsidR="005A2227" w:rsidRPr="00E352EF" w:rsidDel="00A313A3" w14:paraId="2463C5A9" w14:textId="62143231">
        <w:trPr>
          <w:trHeight w:val="274"/>
          <w:del w:id="8149" w:author="Utente" w:date="2017-06-26T15:33:00Z"/>
        </w:trPr>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5664C0" w14:textId="74AE698D" w:rsidR="005A2227" w:rsidRPr="00E352EF" w:rsidDel="00A313A3" w:rsidRDefault="0097053A">
            <w:pPr>
              <w:jc w:val="both"/>
              <w:rPr>
                <w:del w:id="8150" w:author="Utente" w:date="2017-06-26T15:33:00Z"/>
              </w:rPr>
            </w:pPr>
            <w:del w:id="8151" w:author="Utente" w:date="2017-06-26T15:33:00Z">
              <w:r w:rsidRPr="00E352EF" w:rsidDel="00A313A3">
                <w:rPr>
                  <w:rFonts w:ascii="Calibri" w:eastAsia="Calibri" w:hAnsi="Calibri" w:cs="Calibri"/>
                </w:rPr>
                <w:delText>TRUE</w:delText>
              </w:r>
            </w:del>
          </w:p>
        </w:tc>
      </w:tr>
    </w:tbl>
    <w:p w14:paraId="22A2A8CE" w14:textId="3BD67843" w:rsidR="005A2227" w:rsidRPr="00E352EF" w:rsidDel="00A313A3" w:rsidRDefault="005A2227">
      <w:pPr>
        <w:spacing w:before="120" w:after="120"/>
        <w:rPr>
          <w:del w:id="8152" w:author="Utente" w:date="2017-06-26T15:33:00Z"/>
        </w:rPr>
      </w:pPr>
    </w:p>
    <w:p w14:paraId="5532BA74" w14:textId="2DD082D9" w:rsidR="005A2227" w:rsidRPr="00E352EF" w:rsidDel="00A313A3" w:rsidRDefault="005A2227">
      <w:pPr>
        <w:rPr>
          <w:del w:id="8153" w:author="Utente" w:date="2017-06-26T15:33:00Z"/>
        </w:rPr>
      </w:pPr>
    </w:p>
    <w:p w14:paraId="1627E942" w14:textId="333896E0" w:rsidR="005A2227" w:rsidRPr="00E352EF" w:rsidDel="00A313A3" w:rsidRDefault="005A2227">
      <w:pPr>
        <w:rPr>
          <w:del w:id="8154" w:author="Utente" w:date="2017-06-26T15:33:00Z"/>
        </w:rPr>
      </w:pPr>
    </w:p>
    <w:p w14:paraId="142C38C9" w14:textId="1D00D343" w:rsidR="0062787A" w:rsidRPr="00E352EF" w:rsidDel="00A313A3" w:rsidRDefault="0062787A" w:rsidP="0062787A">
      <w:pPr>
        <w:rPr>
          <w:del w:id="8155" w:author="Utente" w:date="2017-06-26T15:33:00Z"/>
        </w:rPr>
      </w:pPr>
      <w:bookmarkStart w:id="8156" w:name="_Toc463805768"/>
    </w:p>
    <w:p w14:paraId="7F8B2625" w14:textId="2361F644" w:rsidR="005A2227" w:rsidRPr="00E352EF" w:rsidDel="00A313A3" w:rsidRDefault="0097053A" w:rsidP="005E7E74">
      <w:pPr>
        <w:pStyle w:val="Stile3"/>
        <w:rPr>
          <w:del w:id="8157" w:author="Utente" w:date="2017-06-26T15:33:00Z"/>
          <w:lang w:val="en-GB"/>
        </w:rPr>
      </w:pPr>
      <w:bookmarkStart w:id="8158" w:name="_Toc464487945"/>
      <w:del w:id="8159" w:author="Utente" w:date="2017-06-26T15:33:00Z">
        <w:r w:rsidRPr="00E352EF" w:rsidDel="00A313A3">
          <w:rPr>
            <w:lang w:val="en-GB"/>
          </w:rPr>
          <w:delText>unique</w:delText>
        </w:r>
        <w:bookmarkEnd w:id="8156"/>
        <w:bookmarkEnd w:id="8158"/>
      </w:del>
    </w:p>
    <w:p w14:paraId="18436350" w14:textId="7FCFAD55" w:rsidR="005A2227" w:rsidRPr="00E352EF" w:rsidDel="00A313A3" w:rsidRDefault="0097053A" w:rsidP="00543198">
      <w:pPr>
        <w:rPr>
          <w:del w:id="8160" w:author="Utente" w:date="2017-06-26T15:33:00Z"/>
          <w:rFonts w:ascii="Cambria" w:eastAsia="Calibri" w:hAnsi="Cambria" w:cs="Calibri"/>
          <w:i/>
          <w:color w:val="5B9BD5"/>
        </w:rPr>
      </w:pPr>
      <w:del w:id="8161" w:author="Utente" w:date="2017-06-26T15:33:00Z">
        <w:r w:rsidRPr="00E352EF" w:rsidDel="00A313A3">
          <w:rPr>
            <w:rFonts w:ascii="Cambria" w:eastAsia="Calibri" w:hAnsi="Cambria" w:cs="Calibri"/>
            <w:i/>
            <w:color w:val="5B9BD5"/>
          </w:rPr>
          <w:delText>Semantics</w:delText>
        </w:r>
      </w:del>
    </w:p>
    <w:p w14:paraId="6C45AFEE" w14:textId="47E3A49A" w:rsidR="005A2227" w:rsidRPr="00E352EF" w:rsidDel="00A313A3" w:rsidRDefault="0097053A" w:rsidP="005E7E74">
      <w:pPr>
        <w:rPr>
          <w:del w:id="8162" w:author="Utente" w:date="2017-06-26T15:33:00Z"/>
          <w:rFonts w:ascii="Cambria" w:hAnsi="Cambria"/>
        </w:rPr>
      </w:pPr>
      <w:del w:id="8163" w:author="Utente" w:date="2017-06-26T15:33:00Z">
        <w:r w:rsidRPr="00E352EF" w:rsidDel="00A313A3">
          <w:rPr>
            <w:rFonts w:ascii="Cambria" w:hAnsi="Cambria"/>
          </w:rPr>
          <w:delText xml:space="preserve">The </w:delText>
        </w:r>
        <w:r w:rsidRPr="00E352EF" w:rsidDel="00A313A3">
          <w:rPr>
            <w:rFonts w:ascii="Cambria" w:hAnsi="Cambria"/>
            <w:b/>
          </w:rPr>
          <w:delText xml:space="preserve">unique </w:delText>
        </w:r>
        <w:r w:rsidRPr="00E352EF" w:rsidDel="00A313A3">
          <w:rPr>
            <w:rFonts w:ascii="Cambria" w:hAnsi="Cambria"/>
          </w:rPr>
          <w:delText xml:space="preserve">operator verifies </w:delText>
        </w:r>
        <w:r w:rsidR="00286514" w:rsidRPr="00E352EF" w:rsidDel="00A313A3">
          <w:rPr>
            <w:rFonts w:ascii="Cambria" w:hAnsi="Cambria"/>
          </w:rPr>
          <w:delText>the presence of one single Data Point having true as the</w:delText>
        </w:r>
        <w:r w:rsidRPr="00E352EF" w:rsidDel="00A313A3">
          <w:rPr>
            <w:rFonts w:ascii="Cambria" w:hAnsi="Cambria"/>
          </w:rPr>
          <w:delText xml:space="preserve"> value </w:delText>
        </w:r>
        <w:r w:rsidR="00286514" w:rsidRPr="00E352EF" w:rsidDel="00A313A3">
          <w:rPr>
            <w:rFonts w:ascii="Cambria" w:hAnsi="Cambria"/>
          </w:rPr>
          <w:delText>for the Measure component.</w:delText>
        </w:r>
      </w:del>
    </w:p>
    <w:p w14:paraId="487B1C52" w14:textId="032E87C8" w:rsidR="005E7E74" w:rsidRPr="00E352EF" w:rsidDel="00A313A3" w:rsidRDefault="005E7E74" w:rsidP="005E7E74">
      <w:pPr>
        <w:rPr>
          <w:del w:id="8164" w:author="Utente" w:date="2017-06-26T15:33:00Z"/>
          <w:rFonts w:ascii="Cambria" w:eastAsia="Calibri" w:hAnsi="Cambria" w:cs="Calibri"/>
          <w:i/>
          <w:color w:val="5B9BD5"/>
        </w:rPr>
      </w:pPr>
    </w:p>
    <w:p w14:paraId="35FA4E21" w14:textId="6321EFF2" w:rsidR="005A2227" w:rsidRPr="00E352EF" w:rsidDel="00A313A3" w:rsidRDefault="0097053A" w:rsidP="00543198">
      <w:pPr>
        <w:rPr>
          <w:del w:id="8165" w:author="Utente" w:date="2017-06-26T15:33:00Z"/>
          <w:rFonts w:ascii="Cambria" w:eastAsia="Calibri" w:hAnsi="Cambria" w:cs="Calibri"/>
          <w:i/>
          <w:color w:val="5B9BD5"/>
        </w:rPr>
      </w:pPr>
      <w:del w:id="8166" w:author="Utente" w:date="2017-06-26T15:33:00Z">
        <w:r w:rsidRPr="00E352EF" w:rsidDel="00A313A3">
          <w:rPr>
            <w:rFonts w:ascii="Cambria" w:eastAsia="Calibri" w:hAnsi="Cambria" w:cs="Calibri"/>
            <w:i/>
            <w:color w:val="5B9BD5"/>
          </w:rPr>
          <w:delText>Syntax</w:delText>
        </w:r>
      </w:del>
    </w:p>
    <w:p w14:paraId="5E9427BF" w14:textId="493E3F8E" w:rsidR="005A2227" w:rsidRPr="00E352EF" w:rsidDel="00A313A3" w:rsidRDefault="0097053A" w:rsidP="005E7E74">
      <w:pPr>
        <w:rPr>
          <w:del w:id="8167" w:author="Utente" w:date="2017-06-26T15:33:00Z"/>
          <w:rFonts w:ascii="Cambria" w:hAnsi="Cambria"/>
        </w:rPr>
      </w:pPr>
      <w:del w:id="8168" w:author="Utente" w:date="2017-06-26T15:33:00Z">
        <w:r w:rsidRPr="00E352EF" w:rsidDel="00A313A3">
          <w:rPr>
            <w:rFonts w:ascii="Cambria" w:eastAsia="Calibri" w:hAnsi="Cambria" w:cs="Calibri"/>
            <w:b/>
          </w:rPr>
          <w:delText>unique (</w:delText>
        </w:r>
        <w:r w:rsidRPr="00E352EF" w:rsidDel="00A313A3">
          <w:rPr>
            <w:rFonts w:ascii="Cambria" w:eastAsia="Calibri" w:hAnsi="Cambria" w:cs="Calibri"/>
            <w:i/>
          </w:rPr>
          <w:delText>ds</w:delText>
        </w:r>
        <w:r w:rsidRPr="00E352EF" w:rsidDel="00A313A3">
          <w:rPr>
            <w:rFonts w:ascii="Cambria" w:eastAsia="Calibri" w:hAnsi="Cambria" w:cs="Calibri"/>
            <w:b/>
          </w:rPr>
          <w:delText>)</w:delText>
        </w:r>
      </w:del>
    </w:p>
    <w:p w14:paraId="74C5A978" w14:textId="741909E4" w:rsidR="005E7E74" w:rsidRPr="00E352EF" w:rsidDel="00A313A3" w:rsidRDefault="005E7E74" w:rsidP="005E7E74">
      <w:pPr>
        <w:rPr>
          <w:del w:id="8169" w:author="Utente" w:date="2017-06-26T15:33:00Z"/>
          <w:rFonts w:ascii="Cambria" w:eastAsia="Calibri" w:hAnsi="Cambria" w:cs="Calibri"/>
          <w:i/>
          <w:color w:val="5B9BD5"/>
        </w:rPr>
      </w:pPr>
    </w:p>
    <w:p w14:paraId="5E034DB0" w14:textId="5624B18C" w:rsidR="005A2227" w:rsidRPr="00E352EF" w:rsidDel="00A313A3" w:rsidRDefault="0097053A" w:rsidP="00543198">
      <w:pPr>
        <w:rPr>
          <w:del w:id="8170" w:author="Utente" w:date="2017-06-26T15:33:00Z"/>
          <w:rFonts w:ascii="Cambria" w:eastAsia="Calibri" w:hAnsi="Cambria" w:cs="Calibri"/>
          <w:i/>
          <w:color w:val="5B9BD5"/>
        </w:rPr>
      </w:pPr>
      <w:del w:id="8171" w:author="Utente" w:date="2017-06-26T15:33:00Z">
        <w:r w:rsidRPr="00E352EF" w:rsidDel="00A313A3">
          <w:rPr>
            <w:rFonts w:ascii="Cambria" w:eastAsia="Calibri" w:hAnsi="Cambria" w:cs="Calibri"/>
            <w:i/>
            <w:color w:val="5B9BD5"/>
          </w:rPr>
          <w:delText>Parameters</w:delText>
        </w:r>
      </w:del>
    </w:p>
    <w:p w14:paraId="3FC844C2" w14:textId="67B0F077" w:rsidR="005A2227" w:rsidRPr="00E352EF" w:rsidDel="00A313A3" w:rsidRDefault="005E7E74" w:rsidP="005E7E74">
      <w:pPr>
        <w:rPr>
          <w:del w:id="8172" w:author="Utente" w:date="2017-06-26T15:33:00Z"/>
          <w:rFonts w:ascii="Cambria" w:hAnsi="Cambria"/>
        </w:rPr>
      </w:pPr>
      <w:del w:id="8173" w:author="Utente" w:date="2017-06-26T15:33:00Z">
        <w:r w:rsidRPr="00E352EF" w:rsidDel="00A313A3">
          <w:rPr>
            <w:rFonts w:ascii="Cambria" w:hAnsi="Cambria"/>
          </w:rPr>
          <w:delText>d</w:delText>
        </w:r>
        <w:r w:rsidR="0097053A" w:rsidRPr="00E352EF" w:rsidDel="00A313A3">
          <w:rPr>
            <w:rFonts w:ascii="Cambria" w:hAnsi="Cambria"/>
          </w:rPr>
          <w:delText>s</w:delText>
        </w:r>
        <w:r w:rsidRPr="00E352EF" w:rsidDel="00A313A3">
          <w:rPr>
            <w:rFonts w:ascii="Cambria" w:hAnsi="Cambria"/>
          </w:rPr>
          <w:delText xml:space="preserve"> :</w:delText>
        </w:r>
        <w:r w:rsidR="0097053A" w:rsidRPr="00E352EF" w:rsidDel="00A313A3">
          <w:rPr>
            <w:rFonts w:ascii="Cambria" w:hAnsi="Cambria"/>
          </w:rPr>
          <w:delText xml:space="preserve"> dataset {identifier &lt;IDENT&gt; as scalar-type }+ {measure &lt;IDENT&gt; as </w:delText>
        </w:r>
        <w:r w:rsidRPr="00E352EF" w:rsidDel="00A313A3">
          <w:rPr>
            <w:rFonts w:ascii="Cambria" w:hAnsi="Cambria"/>
          </w:rPr>
          <w:delText>b</w:delText>
        </w:r>
        <w:r w:rsidR="0097053A" w:rsidRPr="00E352EF" w:rsidDel="00A313A3">
          <w:rPr>
            <w:rFonts w:ascii="Cambria" w:hAnsi="Cambria"/>
          </w:rPr>
          <w:delText>ool</w:delText>
        </w:r>
        <w:r w:rsidRPr="00E352EF" w:rsidDel="00A313A3">
          <w:rPr>
            <w:rFonts w:ascii="Cambria" w:hAnsi="Cambria"/>
          </w:rPr>
          <w:delText>ean</w:delText>
        </w:r>
        <w:r w:rsidR="0097053A" w:rsidRPr="00E352EF" w:rsidDel="00A313A3">
          <w:rPr>
            <w:rFonts w:ascii="Cambria" w:hAnsi="Cambria"/>
          </w:rPr>
          <w:delText xml:space="preserve"> }+ </w:delText>
        </w:r>
      </w:del>
    </w:p>
    <w:p w14:paraId="0102AEEE" w14:textId="238FAA8F" w:rsidR="005A2227" w:rsidRPr="00E352EF" w:rsidDel="00A313A3" w:rsidRDefault="0097053A" w:rsidP="005E7E74">
      <w:pPr>
        <w:rPr>
          <w:del w:id="8174" w:author="Utente" w:date="2017-06-26T15:33:00Z"/>
          <w:rFonts w:ascii="Cambria" w:hAnsi="Cambria"/>
        </w:rPr>
      </w:pPr>
      <w:del w:id="8175" w:author="Utente" w:date="2017-06-26T15:33:00Z">
        <w:r w:rsidRPr="00E352EF" w:rsidDel="00A313A3">
          <w:rPr>
            <w:rFonts w:ascii="Cambria" w:hAnsi="Cambria"/>
          </w:rPr>
          <w:delText xml:space="preserve">                    {attribute &lt;IDENT&gt; as scalar-type }* </w:delText>
        </w:r>
      </w:del>
    </w:p>
    <w:p w14:paraId="5EFD9BE1" w14:textId="598EFABA" w:rsidR="00DE5E99" w:rsidRPr="00E352EF" w:rsidDel="00A313A3" w:rsidRDefault="00DE5E99" w:rsidP="005E7E74">
      <w:pPr>
        <w:rPr>
          <w:del w:id="8176" w:author="Utente" w:date="2017-06-26T15:33:00Z"/>
          <w:rFonts w:ascii="Cambria" w:hAnsi="Cambria"/>
        </w:rPr>
      </w:pPr>
    </w:p>
    <w:p w14:paraId="4251E227" w14:textId="6AFCB4B0" w:rsidR="005A2227" w:rsidRPr="00E352EF" w:rsidDel="00A313A3" w:rsidRDefault="0097053A" w:rsidP="005E7E74">
      <w:pPr>
        <w:rPr>
          <w:del w:id="8177" w:author="Utente" w:date="2017-06-26T15:33:00Z"/>
          <w:rFonts w:ascii="Cambria" w:hAnsi="Cambria"/>
        </w:rPr>
      </w:pPr>
      <w:del w:id="8178" w:author="Utente" w:date="2017-06-26T15:33:00Z">
        <w:r w:rsidRPr="00E352EF" w:rsidDel="00A313A3">
          <w:rPr>
            <w:rFonts w:ascii="Cambria" w:hAnsi="Cambria"/>
            <w:i/>
          </w:rPr>
          <w:delText>ds</w:delText>
        </w:r>
        <w:r w:rsidRPr="00E352EF" w:rsidDel="00A313A3">
          <w:rPr>
            <w:rFonts w:ascii="Cambria" w:hAnsi="Cambria"/>
          </w:rPr>
          <w:delText xml:space="preserve"> – is a </w:delText>
        </w:r>
        <w:r w:rsidR="00F4601C" w:rsidRPr="00E352EF" w:rsidDel="00A313A3">
          <w:delText>Dataset</w:delText>
        </w:r>
        <w:r w:rsidRPr="00E352EF" w:rsidDel="00A313A3">
          <w:rPr>
            <w:rFonts w:ascii="Cambria" w:hAnsi="Cambria"/>
          </w:rPr>
          <w:delText xml:space="preserve"> </w:delText>
        </w:r>
      </w:del>
    </w:p>
    <w:p w14:paraId="5A5DC82F" w14:textId="7BACA7D0" w:rsidR="005E7E74" w:rsidRPr="00E352EF" w:rsidDel="00A313A3" w:rsidRDefault="005E7E74" w:rsidP="005E7E74">
      <w:pPr>
        <w:rPr>
          <w:del w:id="8179" w:author="Utente" w:date="2017-06-26T15:33:00Z"/>
          <w:rFonts w:ascii="Cambria" w:hAnsi="Cambria"/>
          <w:i/>
          <w:color w:val="5B9BD5"/>
        </w:rPr>
      </w:pPr>
    </w:p>
    <w:p w14:paraId="5AD5A0FE" w14:textId="342FA66A" w:rsidR="005A2227" w:rsidRPr="00E352EF" w:rsidDel="00A313A3" w:rsidRDefault="0097053A" w:rsidP="00543198">
      <w:pPr>
        <w:rPr>
          <w:del w:id="8180" w:author="Utente" w:date="2017-06-26T15:33:00Z"/>
          <w:rFonts w:ascii="Cambria" w:eastAsia="Calibri" w:hAnsi="Cambria" w:cs="Calibri"/>
          <w:i/>
          <w:color w:val="5B9BD5"/>
        </w:rPr>
      </w:pPr>
      <w:del w:id="8181" w:author="Utente" w:date="2017-06-26T15:33:00Z">
        <w:r w:rsidRPr="00E352EF" w:rsidDel="00A313A3">
          <w:rPr>
            <w:rFonts w:ascii="Cambria" w:eastAsia="Calibri" w:hAnsi="Cambria" w:cs="Calibri"/>
            <w:i/>
            <w:color w:val="5B9BD5"/>
          </w:rPr>
          <w:delText>Constraints</w:delText>
        </w:r>
      </w:del>
    </w:p>
    <w:p w14:paraId="508E1C05" w14:textId="54AD9C90" w:rsidR="005A2227" w:rsidRPr="00E352EF" w:rsidDel="00A313A3" w:rsidRDefault="0097053A" w:rsidP="005E7E74">
      <w:pPr>
        <w:rPr>
          <w:del w:id="8182" w:author="Utente" w:date="2017-06-26T15:33:00Z"/>
          <w:rFonts w:ascii="Cambria" w:hAnsi="Cambria"/>
        </w:rPr>
      </w:pPr>
      <w:del w:id="8183" w:author="Utente" w:date="2017-06-26T15:33:00Z">
        <w:r w:rsidRPr="00E352EF" w:rsidDel="00A313A3">
          <w:rPr>
            <w:rFonts w:ascii="Cambria" w:hAnsi="Cambria"/>
            <w:i/>
          </w:rPr>
          <w:delText>ds</w:delText>
        </w:r>
        <w:r w:rsidRPr="00E352EF" w:rsidDel="00A313A3">
          <w:rPr>
            <w:rFonts w:ascii="Cambria" w:hAnsi="Cambria"/>
          </w:rPr>
          <w:delText xml:space="preserve"> must have at least a measure of type </w:delText>
        </w:r>
        <w:r w:rsidR="007F02DA" w:rsidRPr="00E352EF" w:rsidDel="00A313A3">
          <w:rPr>
            <w:rFonts w:ascii="Cambria" w:hAnsi="Cambria"/>
            <w:b/>
          </w:rPr>
          <w:delText>b</w:delText>
        </w:r>
        <w:r w:rsidRPr="00E352EF" w:rsidDel="00A313A3">
          <w:rPr>
            <w:rFonts w:ascii="Cambria" w:hAnsi="Cambria"/>
            <w:b/>
          </w:rPr>
          <w:delText>oolean</w:delText>
        </w:r>
        <w:r w:rsidRPr="00E352EF" w:rsidDel="00A313A3">
          <w:rPr>
            <w:rFonts w:ascii="Cambria" w:hAnsi="Cambria"/>
          </w:rPr>
          <w:delText xml:space="preserve">. </w:delText>
        </w:r>
      </w:del>
    </w:p>
    <w:p w14:paraId="76D5CD4C" w14:textId="235C2146" w:rsidR="005E7E74" w:rsidRPr="00E352EF" w:rsidDel="00A313A3" w:rsidRDefault="005E7E74" w:rsidP="005E7E74">
      <w:pPr>
        <w:rPr>
          <w:del w:id="8184" w:author="Utente" w:date="2017-06-26T15:33:00Z"/>
          <w:rFonts w:ascii="Cambria" w:hAnsi="Cambria"/>
          <w:i/>
          <w:color w:val="5B9BD5"/>
        </w:rPr>
      </w:pPr>
    </w:p>
    <w:p w14:paraId="0331C284" w14:textId="4AAE2C1C" w:rsidR="005A2227" w:rsidRPr="00E352EF" w:rsidDel="00A313A3" w:rsidRDefault="0097053A" w:rsidP="00543198">
      <w:pPr>
        <w:rPr>
          <w:del w:id="8185" w:author="Utente" w:date="2017-06-26T15:33:00Z"/>
          <w:rFonts w:ascii="Cambria" w:eastAsia="Calibri" w:hAnsi="Cambria" w:cs="Calibri"/>
          <w:i/>
          <w:color w:val="5B9BD5"/>
        </w:rPr>
      </w:pPr>
      <w:del w:id="8186" w:author="Utente" w:date="2017-06-26T15:33:00Z">
        <w:r w:rsidRPr="00E352EF" w:rsidDel="00A313A3">
          <w:rPr>
            <w:rFonts w:ascii="Cambria" w:eastAsia="Calibri" w:hAnsi="Cambria" w:cs="Calibri"/>
            <w:i/>
            <w:color w:val="5B9BD5"/>
          </w:rPr>
          <w:delText>Returns</w:delText>
        </w:r>
      </w:del>
    </w:p>
    <w:p w14:paraId="26FFF6A1" w14:textId="7B9A74E0" w:rsidR="005A2227" w:rsidRPr="00E352EF" w:rsidDel="00A313A3" w:rsidRDefault="00FD3798" w:rsidP="005E7E74">
      <w:pPr>
        <w:rPr>
          <w:del w:id="8187" w:author="Utente" w:date="2017-06-26T15:33:00Z"/>
          <w:rFonts w:ascii="Cambria" w:hAnsi="Cambria"/>
        </w:rPr>
      </w:pPr>
      <w:del w:id="8188" w:author="Utente" w:date="2017-06-26T15:33:00Z">
        <w:r w:rsidRPr="00E352EF" w:rsidDel="00A313A3">
          <w:rPr>
            <w:rFonts w:ascii="Cambria" w:eastAsia="Calibri" w:hAnsi="Cambria" w:cs="Calibri"/>
          </w:rPr>
          <w:delText>A</w:delText>
        </w:r>
        <w:r w:rsidR="0097053A" w:rsidRPr="00E352EF" w:rsidDel="00A313A3">
          <w:rPr>
            <w:rFonts w:ascii="Cambria" w:eastAsia="Calibri" w:hAnsi="Cambria" w:cs="Calibri"/>
          </w:rPr>
          <w:delText xml:space="preserve"> </w:delText>
        </w:r>
        <w:r w:rsidR="00F4601C" w:rsidRPr="00E352EF" w:rsidDel="00A313A3">
          <w:delText>Dataset</w:delText>
        </w:r>
        <w:r w:rsidR="0097053A" w:rsidRPr="00E352EF" w:rsidDel="00A313A3">
          <w:rPr>
            <w:rFonts w:ascii="Cambria" w:eastAsia="Calibri" w:hAnsi="Cambria" w:cs="Calibri"/>
          </w:rPr>
          <w:delText xml:space="preserve"> with only one </w:delText>
        </w:r>
        <w:r w:rsidR="007F02DA" w:rsidRPr="00E352EF" w:rsidDel="00A313A3">
          <w:rPr>
            <w:rFonts w:ascii="Cambria" w:eastAsia="Calibri" w:hAnsi="Cambria" w:cs="Calibri"/>
          </w:rPr>
          <w:delText>b</w:delText>
        </w:r>
        <w:r w:rsidR="0097053A" w:rsidRPr="00E352EF" w:rsidDel="00A313A3">
          <w:rPr>
            <w:rFonts w:ascii="Cambria" w:eastAsia="Calibri" w:hAnsi="Cambria" w:cs="Calibri"/>
          </w:rPr>
          <w:delText>oolean measure,</w:delText>
        </w:r>
        <w:r w:rsidRPr="00E352EF" w:rsidDel="00A313A3">
          <w:rPr>
            <w:rFonts w:ascii="Cambria" w:eastAsia="Calibri" w:hAnsi="Cambria" w:cs="Calibri"/>
          </w:rPr>
          <w:delText>called</w:delText>
        </w:r>
        <w:r w:rsidR="0097053A" w:rsidRPr="00E352EF" w:rsidDel="00A313A3">
          <w:rPr>
            <w:rFonts w:ascii="Cambria" w:eastAsia="Calibri" w:hAnsi="Cambria" w:cs="Calibri"/>
          </w:rPr>
          <w:delText xml:space="preserve"> </w:delText>
        </w:r>
        <w:r w:rsidR="00C847B8" w:rsidRPr="00E352EF" w:rsidDel="00A313A3">
          <w:rPr>
            <w:rFonts w:ascii="Cambria" w:eastAsia="Calibri" w:hAnsi="Cambria" w:cs="Calibri"/>
            <w:b/>
          </w:rPr>
          <w:delText>CONDITION</w:delText>
        </w:r>
        <w:r w:rsidR="0097053A" w:rsidRPr="00E352EF" w:rsidDel="00A313A3">
          <w:rPr>
            <w:rFonts w:ascii="Cambria" w:eastAsia="Calibri" w:hAnsi="Cambria" w:cs="Calibri"/>
          </w:rPr>
          <w:delText xml:space="preserve">, equal to </w:delText>
        </w:r>
        <w:r w:rsidR="0097053A" w:rsidRPr="00E352EF" w:rsidDel="00A313A3">
          <w:rPr>
            <w:rFonts w:ascii="Cambria" w:eastAsia="Calibri" w:hAnsi="Cambria" w:cs="Calibri"/>
            <w:i/>
          </w:rPr>
          <w:delText>true</w:delText>
        </w:r>
        <w:r w:rsidR="0097053A" w:rsidRPr="00E352EF" w:rsidDel="00A313A3">
          <w:rPr>
            <w:rFonts w:ascii="Cambria" w:eastAsia="Calibri" w:hAnsi="Cambria" w:cs="Calibri"/>
          </w:rPr>
          <w:delText xml:space="preserve"> if, for only one data point of the input </w:delText>
        </w:r>
        <w:r w:rsidR="00F4601C" w:rsidRPr="00E352EF" w:rsidDel="00A313A3">
          <w:delText>Dataset</w:delText>
        </w:r>
        <w:r w:rsidR="0097053A" w:rsidRPr="00E352EF" w:rsidDel="00A313A3">
          <w:rPr>
            <w:rFonts w:ascii="Cambria" w:eastAsia="Calibri" w:hAnsi="Cambria" w:cs="Calibri"/>
          </w:rPr>
          <w:delText xml:space="preserve">, the </w:delText>
        </w:r>
        <w:r w:rsidR="007F02DA" w:rsidRPr="00E352EF" w:rsidDel="00A313A3">
          <w:rPr>
            <w:rFonts w:ascii="Cambria" w:eastAsia="Calibri" w:hAnsi="Cambria" w:cs="Calibri"/>
          </w:rPr>
          <w:delText>b</w:delText>
        </w:r>
        <w:r w:rsidR="0097053A" w:rsidRPr="00E352EF" w:rsidDel="00A313A3">
          <w:rPr>
            <w:rFonts w:ascii="Cambria" w:eastAsia="Calibri" w:hAnsi="Cambria" w:cs="Calibri"/>
          </w:rPr>
          <w:delText xml:space="preserve">oolean measures are is equal to </w:delText>
        </w:r>
        <w:r w:rsidR="0097053A" w:rsidRPr="00E352EF" w:rsidDel="00A313A3">
          <w:rPr>
            <w:rFonts w:ascii="Cambria" w:eastAsia="Calibri" w:hAnsi="Cambria" w:cs="Calibri"/>
            <w:i/>
          </w:rPr>
          <w:delText>true</w:delText>
        </w:r>
        <w:r w:rsidR="0097053A" w:rsidRPr="00E352EF" w:rsidDel="00A313A3">
          <w:rPr>
            <w:rFonts w:ascii="Cambria" w:eastAsia="Calibri" w:hAnsi="Cambria" w:cs="Calibri"/>
          </w:rPr>
          <w:delText xml:space="preserve">, </w:delText>
        </w:r>
        <w:r w:rsidR="0097053A" w:rsidRPr="00E352EF" w:rsidDel="00A313A3">
          <w:rPr>
            <w:rFonts w:ascii="Cambria" w:eastAsia="Calibri" w:hAnsi="Cambria" w:cs="Calibri"/>
            <w:i/>
          </w:rPr>
          <w:delText>false</w:delText>
        </w:r>
        <w:r w:rsidR="0097053A" w:rsidRPr="00E352EF" w:rsidDel="00A313A3">
          <w:rPr>
            <w:rFonts w:ascii="Cambria" w:eastAsia="Calibri" w:hAnsi="Cambria" w:cs="Calibri"/>
          </w:rPr>
          <w:delText xml:space="preserve"> otherwise.</w:delText>
        </w:r>
      </w:del>
    </w:p>
    <w:p w14:paraId="44A54C91" w14:textId="6F82AFF5" w:rsidR="005A2227" w:rsidRPr="00E352EF" w:rsidDel="00A313A3" w:rsidRDefault="005A2227" w:rsidP="005E7E74">
      <w:pPr>
        <w:rPr>
          <w:del w:id="8189" w:author="Utente" w:date="2017-06-26T15:33:00Z"/>
          <w:rFonts w:ascii="Cambria" w:hAnsi="Cambria"/>
        </w:rPr>
      </w:pPr>
    </w:p>
    <w:p w14:paraId="14772B7F" w14:textId="724E5C59" w:rsidR="005A2227" w:rsidRPr="00E352EF" w:rsidDel="00A313A3" w:rsidRDefault="0097053A" w:rsidP="00543198">
      <w:pPr>
        <w:rPr>
          <w:del w:id="8190" w:author="Utente" w:date="2017-06-26T15:33:00Z"/>
          <w:rFonts w:ascii="Cambria" w:eastAsia="Calibri" w:hAnsi="Cambria" w:cs="Calibri"/>
          <w:i/>
          <w:color w:val="5B9BD5"/>
        </w:rPr>
      </w:pPr>
      <w:del w:id="8191" w:author="Utente" w:date="2017-06-26T15:33:00Z">
        <w:r w:rsidRPr="00E352EF" w:rsidDel="00A313A3">
          <w:rPr>
            <w:rFonts w:ascii="Cambria" w:eastAsia="Calibri" w:hAnsi="Cambria" w:cs="Calibri"/>
            <w:i/>
            <w:color w:val="5B9BD5"/>
          </w:rPr>
          <w:delText>Examples</w:delText>
        </w:r>
      </w:del>
    </w:p>
    <w:p w14:paraId="3ACC724A" w14:textId="07942907" w:rsidR="005A2227" w:rsidRPr="00E352EF" w:rsidDel="00A313A3" w:rsidRDefault="0097053A" w:rsidP="00C96285">
      <w:pPr>
        <w:rPr>
          <w:del w:id="8192" w:author="Utente" w:date="2017-06-26T15:33:00Z"/>
          <w:rFonts w:ascii="Cambria" w:eastAsia="Calibri" w:hAnsi="Cambria"/>
        </w:rPr>
      </w:pPr>
      <w:del w:id="8193" w:author="Utente" w:date="2017-06-26T15:33:00Z">
        <w:r w:rsidRPr="00E352EF" w:rsidDel="00A313A3">
          <w:rPr>
            <w:rFonts w:ascii="Cambria" w:eastAsia="Calibri" w:hAnsi="Cambria"/>
          </w:rPr>
          <w:delText xml:space="preserve">1) ds_2 := </w:delText>
        </w:r>
        <w:r w:rsidRPr="00E352EF" w:rsidDel="00A313A3">
          <w:rPr>
            <w:rFonts w:ascii="Cambria" w:eastAsia="Calibri" w:hAnsi="Cambria"/>
            <w:b/>
          </w:rPr>
          <w:delText xml:space="preserve">unique </w:delText>
        </w:r>
        <w:r w:rsidRPr="00E352EF" w:rsidDel="00A313A3">
          <w:rPr>
            <w:rFonts w:ascii="Cambria" w:eastAsia="Calibri" w:hAnsi="Cambria"/>
          </w:rPr>
          <w:delText>( ds_1.</w:delText>
        </w:r>
      </w:del>
      <w:ins w:id="8194" w:author="Laura Viignola" w:date="2017-05-11T09:37:00Z">
        <w:del w:id="8195" w:author="Utente" w:date="2017-06-26T15:33:00Z">
          <w:r w:rsidR="004266D2" w:rsidDel="00A313A3">
            <w:rPr>
              <w:rFonts w:ascii="Cambria" w:eastAsia="Calibri" w:hAnsi="Cambria"/>
            </w:rPr>
            <w:delText>#</w:delText>
          </w:r>
        </w:del>
      </w:ins>
      <w:del w:id="8196" w:author="Utente" w:date="2017-06-26T15:33:00Z">
        <w:r w:rsidRPr="00E352EF" w:rsidDel="00A313A3">
          <w:rPr>
            <w:rFonts w:ascii="Cambria" w:eastAsia="Calibri" w:hAnsi="Cambria"/>
          </w:rPr>
          <w:delText>VALUE&gt;100 )</w:delText>
        </w:r>
      </w:del>
    </w:p>
    <w:p w14:paraId="504961D7" w14:textId="59F6932F" w:rsidR="00994652" w:rsidRPr="00E352EF" w:rsidDel="00A313A3" w:rsidRDefault="00994652" w:rsidP="00C96285">
      <w:pPr>
        <w:rPr>
          <w:del w:id="8197" w:author="Utente" w:date="2017-06-26T15:33:00Z"/>
          <w:rFonts w:ascii="Cambria" w:hAnsi="Cambria"/>
        </w:rPr>
      </w:pPr>
    </w:p>
    <w:tbl>
      <w:tblPr>
        <w:tblW w:w="6019"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2045"/>
        <w:gridCol w:w="2045"/>
      </w:tblGrid>
      <w:tr w:rsidR="005A2227" w:rsidRPr="00E352EF" w:rsidDel="00A313A3" w14:paraId="408FA8BE" w14:textId="7716CC70">
        <w:trPr>
          <w:trHeight w:val="144"/>
          <w:del w:id="8198" w:author="Utente" w:date="2017-06-26T15:33:00Z"/>
        </w:trPr>
        <w:tc>
          <w:tcPr>
            <w:tcW w:w="193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A3B5098" w14:textId="42955CD2" w:rsidR="005A2227" w:rsidRPr="00E352EF" w:rsidDel="00A313A3" w:rsidRDefault="0097053A">
            <w:pPr>
              <w:rPr>
                <w:del w:id="8199" w:author="Utente" w:date="2017-06-26T15:33:00Z"/>
              </w:rPr>
            </w:pPr>
            <w:del w:id="8200" w:author="Utente" w:date="2017-06-26T15:33:00Z">
              <w:r w:rsidRPr="00E352EF" w:rsidDel="00A313A3">
                <w:rPr>
                  <w:rFonts w:ascii="Calibri" w:eastAsia="Calibri" w:hAnsi="Calibri" w:cs="Calibri"/>
                </w:rPr>
                <w:delText>ds_1</w:delText>
              </w:r>
            </w:del>
          </w:p>
        </w:tc>
      </w:tr>
      <w:tr w:rsidR="005A2227" w:rsidRPr="00E352EF" w:rsidDel="00A313A3" w14:paraId="578382FC" w14:textId="46123C68">
        <w:trPr>
          <w:trHeight w:val="331"/>
          <w:del w:id="8201" w:author="Utente" w:date="2017-06-26T15:33:00Z"/>
        </w:trPr>
        <w:tc>
          <w:tcPr>
            <w:tcW w:w="1930" w:type="dxa"/>
            <w:tcBorders>
              <w:top w:val="single" w:sz="6" w:space="0" w:color="000000"/>
              <w:left w:val="single" w:sz="6" w:space="0" w:color="000000"/>
              <w:bottom w:val="single" w:sz="6" w:space="0" w:color="000000"/>
              <w:right w:val="single" w:sz="6" w:space="0" w:color="000000"/>
            </w:tcBorders>
            <w:shd w:val="clear" w:color="auto" w:fill="D0CECE"/>
            <w:tcMar>
              <w:top w:w="43" w:type="dxa"/>
              <w:left w:w="43" w:type="dxa"/>
              <w:bottom w:w="43" w:type="dxa"/>
              <w:right w:w="43" w:type="dxa"/>
            </w:tcMar>
          </w:tcPr>
          <w:p w14:paraId="62494C79" w14:textId="673632F9" w:rsidR="005A2227" w:rsidRPr="00E352EF" w:rsidDel="00A313A3" w:rsidRDefault="0097053A">
            <w:pPr>
              <w:jc w:val="both"/>
              <w:rPr>
                <w:del w:id="8202" w:author="Utente" w:date="2017-06-26T15:33:00Z"/>
              </w:rPr>
            </w:pPr>
            <w:del w:id="8203" w:author="Utente" w:date="2017-06-26T15:33:00Z">
              <w:r w:rsidRPr="00E352EF" w:rsidDel="00A313A3">
                <w:rPr>
                  <w:rFonts w:ascii="Calibri" w:eastAsia="Calibri" w:hAnsi="Calibri" w:cs="Calibri"/>
                  <w:b/>
                </w:rPr>
                <w:delText xml:space="preserve">GENDER </w:delText>
              </w:r>
            </w:del>
          </w:p>
        </w:tc>
        <w:tc>
          <w:tcPr>
            <w:tcW w:w="2045" w:type="dxa"/>
            <w:tcBorders>
              <w:top w:val="single" w:sz="6" w:space="0" w:color="000000"/>
              <w:left w:val="single" w:sz="6" w:space="0" w:color="000000"/>
              <w:bottom w:val="single" w:sz="6" w:space="0" w:color="000000"/>
              <w:right w:val="single" w:sz="6" w:space="0" w:color="000000"/>
            </w:tcBorders>
            <w:shd w:val="clear" w:color="auto" w:fill="D0CECE"/>
            <w:tcMar>
              <w:top w:w="43" w:type="dxa"/>
              <w:left w:w="43" w:type="dxa"/>
              <w:bottom w:w="43" w:type="dxa"/>
              <w:right w:w="43" w:type="dxa"/>
            </w:tcMar>
          </w:tcPr>
          <w:p w14:paraId="3107BACA" w14:textId="4D4BE802" w:rsidR="005A2227" w:rsidRPr="00E352EF" w:rsidDel="00A313A3" w:rsidRDefault="0097053A">
            <w:pPr>
              <w:jc w:val="both"/>
              <w:rPr>
                <w:del w:id="8204" w:author="Utente" w:date="2017-06-26T15:33:00Z"/>
              </w:rPr>
            </w:pPr>
            <w:del w:id="8205" w:author="Utente" w:date="2017-06-26T15:33:00Z">
              <w:r w:rsidRPr="00E352EF" w:rsidDel="00A313A3">
                <w:rPr>
                  <w:rFonts w:ascii="Calibri" w:eastAsia="Calibri" w:hAnsi="Calibri" w:cs="Calibri"/>
                  <w:b/>
                </w:rPr>
                <w:delText>TIME</w:delText>
              </w:r>
            </w:del>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095A264" w14:textId="35C79E57" w:rsidR="005A2227" w:rsidRPr="00E352EF" w:rsidDel="00A313A3" w:rsidRDefault="0097053A">
            <w:pPr>
              <w:jc w:val="both"/>
              <w:rPr>
                <w:del w:id="8206" w:author="Utente" w:date="2017-06-26T15:33:00Z"/>
              </w:rPr>
            </w:pPr>
            <w:del w:id="8207" w:author="Utente" w:date="2017-06-26T15:33:00Z">
              <w:r w:rsidRPr="00E352EF" w:rsidDel="00A313A3">
                <w:rPr>
                  <w:rFonts w:ascii="Calibri" w:eastAsia="Calibri" w:hAnsi="Calibri" w:cs="Calibri"/>
                  <w:b/>
                </w:rPr>
                <w:delText>VALUE</w:delText>
              </w:r>
            </w:del>
          </w:p>
        </w:tc>
      </w:tr>
      <w:tr w:rsidR="005A2227" w:rsidRPr="00E352EF" w:rsidDel="00A313A3" w14:paraId="14C2E30B" w14:textId="3B0B798B">
        <w:trPr>
          <w:trHeight w:val="230"/>
          <w:del w:id="8208"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44E146" w14:textId="6C9B6867" w:rsidR="005A2227" w:rsidRPr="00E352EF" w:rsidDel="00A313A3" w:rsidRDefault="0097053A">
            <w:pPr>
              <w:jc w:val="both"/>
              <w:rPr>
                <w:del w:id="8209" w:author="Utente" w:date="2017-06-26T15:33:00Z"/>
              </w:rPr>
            </w:pPr>
            <w:del w:id="8210" w:author="Utente" w:date="2017-06-26T15:33:00Z">
              <w:r w:rsidRPr="00E352EF" w:rsidDel="00A313A3">
                <w:rPr>
                  <w:rFonts w:ascii="Calibri" w:eastAsia="Calibri" w:hAnsi="Calibri" w:cs="Calibri"/>
                </w:rPr>
                <w:delText>M</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833191" w14:textId="46BCC0B6" w:rsidR="005A2227" w:rsidRPr="00E352EF" w:rsidDel="00A313A3" w:rsidRDefault="0097053A">
            <w:pPr>
              <w:jc w:val="both"/>
              <w:rPr>
                <w:del w:id="8211" w:author="Utente" w:date="2017-06-26T15:33:00Z"/>
              </w:rPr>
            </w:pPr>
            <w:del w:id="8212" w:author="Utente" w:date="2017-06-26T15:33:00Z">
              <w:r w:rsidRPr="00E352EF" w:rsidDel="00A313A3">
                <w:rPr>
                  <w:rFonts w:ascii="Calibri" w:eastAsia="Calibri" w:hAnsi="Calibri" w:cs="Calibri"/>
                </w:rPr>
                <w:delText>2000</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115A52" w14:textId="13F50D4A" w:rsidR="005A2227" w:rsidRPr="00E352EF" w:rsidDel="00A313A3" w:rsidRDefault="0097053A">
            <w:pPr>
              <w:jc w:val="both"/>
              <w:rPr>
                <w:del w:id="8213" w:author="Utente" w:date="2017-06-26T15:33:00Z"/>
              </w:rPr>
            </w:pPr>
            <w:del w:id="8214" w:author="Utente" w:date="2017-06-26T15:33:00Z">
              <w:r w:rsidRPr="00E352EF" w:rsidDel="00A313A3">
                <w:rPr>
                  <w:rFonts w:ascii="Calibri" w:eastAsia="Calibri" w:hAnsi="Calibri" w:cs="Calibri"/>
                </w:rPr>
                <w:delText>200</w:delText>
              </w:r>
            </w:del>
          </w:p>
        </w:tc>
      </w:tr>
      <w:tr w:rsidR="005A2227" w:rsidRPr="00E352EF" w:rsidDel="00A313A3" w14:paraId="366F1531" w14:textId="4065DB07">
        <w:trPr>
          <w:trHeight w:val="331"/>
          <w:del w:id="8215"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8CDC04" w14:textId="11756C6F" w:rsidR="005A2227" w:rsidRPr="00E352EF" w:rsidDel="00A313A3" w:rsidRDefault="0097053A">
            <w:pPr>
              <w:jc w:val="both"/>
              <w:rPr>
                <w:del w:id="8216" w:author="Utente" w:date="2017-06-26T15:33:00Z"/>
              </w:rPr>
            </w:pPr>
            <w:del w:id="8217" w:author="Utente" w:date="2017-06-26T15:33:00Z">
              <w:r w:rsidRPr="00E352EF" w:rsidDel="00A313A3">
                <w:rPr>
                  <w:rFonts w:ascii="Calibri" w:eastAsia="Calibri" w:hAnsi="Calibri" w:cs="Calibri"/>
                </w:rPr>
                <w:delText>F</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E12FB7" w14:textId="4BC65B78" w:rsidR="005A2227" w:rsidRPr="00E352EF" w:rsidDel="00A313A3" w:rsidRDefault="0097053A">
            <w:pPr>
              <w:jc w:val="both"/>
              <w:rPr>
                <w:del w:id="8218" w:author="Utente" w:date="2017-06-26T15:33:00Z"/>
              </w:rPr>
            </w:pPr>
            <w:del w:id="8219" w:author="Utente" w:date="2017-06-26T15:33:00Z">
              <w:r w:rsidRPr="00E352EF" w:rsidDel="00A313A3">
                <w:rPr>
                  <w:rFonts w:ascii="Calibri" w:eastAsia="Calibri" w:hAnsi="Calibri" w:cs="Calibri"/>
                </w:rPr>
                <w:delText>2000</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F0440A" w14:textId="5DDB47FF" w:rsidR="005A2227" w:rsidRPr="00E352EF" w:rsidDel="00A313A3" w:rsidRDefault="0097053A">
            <w:pPr>
              <w:jc w:val="both"/>
              <w:rPr>
                <w:del w:id="8220" w:author="Utente" w:date="2017-06-26T15:33:00Z"/>
              </w:rPr>
            </w:pPr>
            <w:del w:id="8221" w:author="Utente" w:date="2017-06-26T15:33:00Z">
              <w:r w:rsidRPr="00E352EF" w:rsidDel="00A313A3">
                <w:rPr>
                  <w:rFonts w:ascii="Calibri" w:eastAsia="Calibri" w:hAnsi="Calibri" w:cs="Calibri"/>
                </w:rPr>
                <w:delText>150</w:delText>
              </w:r>
            </w:del>
          </w:p>
        </w:tc>
      </w:tr>
      <w:tr w:rsidR="005A2227" w:rsidRPr="00E352EF" w:rsidDel="00A313A3" w14:paraId="2DC0A47E" w14:textId="15A7C6E1">
        <w:trPr>
          <w:trHeight w:val="331"/>
          <w:del w:id="8222"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8CBF4F" w14:textId="25367652" w:rsidR="005A2227" w:rsidRPr="00E352EF" w:rsidDel="00A313A3" w:rsidRDefault="0097053A">
            <w:pPr>
              <w:jc w:val="both"/>
              <w:rPr>
                <w:del w:id="8223" w:author="Utente" w:date="2017-06-26T15:33:00Z"/>
              </w:rPr>
            </w:pPr>
            <w:del w:id="8224" w:author="Utente" w:date="2017-06-26T15:33:00Z">
              <w:r w:rsidRPr="00E352EF" w:rsidDel="00A313A3">
                <w:rPr>
                  <w:rFonts w:ascii="Calibri" w:eastAsia="Calibri" w:hAnsi="Calibri" w:cs="Calibri"/>
                </w:rPr>
                <w:delText>M</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94109D" w14:textId="23458716" w:rsidR="005A2227" w:rsidRPr="00E352EF" w:rsidDel="00A313A3" w:rsidRDefault="0097053A">
            <w:pPr>
              <w:jc w:val="both"/>
              <w:rPr>
                <w:del w:id="8225" w:author="Utente" w:date="2017-06-26T15:33:00Z"/>
              </w:rPr>
            </w:pPr>
            <w:del w:id="8226" w:author="Utente" w:date="2017-06-26T15:33:00Z">
              <w:r w:rsidRPr="00E352EF" w:rsidDel="00A313A3">
                <w:rPr>
                  <w:rFonts w:ascii="Calibri" w:eastAsia="Calibri" w:hAnsi="Calibri" w:cs="Calibri"/>
                </w:rPr>
                <w:delText>2001</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4E4BD9" w14:textId="13FE163C" w:rsidR="005A2227" w:rsidRPr="00E352EF" w:rsidDel="00A313A3" w:rsidRDefault="0097053A">
            <w:pPr>
              <w:jc w:val="both"/>
              <w:rPr>
                <w:del w:id="8227" w:author="Utente" w:date="2017-06-26T15:33:00Z"/>
              </w:rPr>
            </w:pPr>
            <w:del w:id="8228" w:author="Utente" w:date="2017-06-26T15:33:00Z">
              <w:r w:rsidRPr="00E352EF" w:rsidDel="00A313A3">
                <w:rPr>
                  <w:rFonts w:ascii="Calibri" w:eastAsia="Calibri" w:hAnsi="Calibri" w:cs="Calibri"/>
                </w:rPr>
                <w:delText>90</w:delText>
              </w:r>
            </w:del>
          </w:p>
        </w:tc>
      </w:tr>
      <w:tr w:rsidR="005A2227" w:rsidRPr="00E352EF" w:rsidDel="00A313A3" w14:paraId="00B1CAB4" w14:textId="185E3F22">
        <w:trPr>
          <w:trHeight w:val="331"/>
          <w:del w:id="8229"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733563" w14:textId="76C22464" w:rsidR="005A2227" w:rsidRPr="00E352EF" w:rsidDel="00A313A3" w:rsidRDefault="0097053A">
            <w:pPr>
              <w:jc w:val="both"/>
              <w:rPr>
                <w:del w:id="8230" w:author="Utente" w:date="2017-06-26T15:33:00Z"/>
              </w:rPr>
            </w:pPr>
            <w:del w:id="8231" w:author="Utente" w:date="2017-06-26T15:33:00Z">
              <w:r w:rsidRPr="00E352EF" w:rsidDel="00A313A3">
                <w:rPr>
                  <w:rFonts w:ascii="Calibri" w:eastAsia="Calibri" w:hAnsi="Calibri" w:cs="Calibri"/>
                </w:rPr>
                <w:delText>F</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D3F8F9" w14:textId="09689229" w:rsidR="005A2227" w:rsidRPr="00E352EF" w:rsidDel="00A313A3" w:rsidRDefault="0097053A">
            <w:pPr>
              <w:jc w:val="both"/>
              <w:rPr>
                <w:del w:id="8232" w:author="Utente" w:date="2017-06-26T15:33:00Z"/>
              </w:rPr>
            </w:pPr>
            <w:del w:id="8233" w:author="Utente" w:date="2017-06-26T15:33:00Z">
              <w:r w:rsidRPr="00E352EF" w:rsidDel="00A313A3">
                <w:rPr>
                  <w:rFonts w:ascii="Calibri" w:eastAsia="Calibri" w:hAnsi="Calibri" w:cs="Calibri"/>
                </w:rPr>
                <w:delText>2001</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033269" w14:textId="3FC8E0A0" w:rsidR="005A2227" w:rsidRPr="00E352EF" w:rsidDel="00A313A3" w:rsidRDefault="0097053A">
            <w:pPr>
              <w:jc w:val="both"/>
              <w:rPr>
                <w:del w:id="8234" w:author="Utente" w:date="2017-06-26T15:33:00Z"/>
              </w:rPr>
            </w:pPr>
            <w:del w:id="8235" w:author="Utente" w:date="2017-06-26T15:33:00Z">
              <w:r w:rsidRPr="00E352EF" w:rsidDel="00A313A3">
                <w:rPr>
                  <w:rFonts w:ascii="Calibri" w:eastAsia="Calibri" w:hAnsi="Calibri" w:cs="Calibri"/>
                </w:rPr>
                <w:delText>120</w:delText>
              </w:r>
            </w:del>
          </w:p>
        </w:tc>
      </w:tr>
    </w:tbl>
    <w:p w14:paraId="3FBA05BA" w14:textId="4B6D5684" w:rsidR="005A2227" w:rsidRPr="00E352EF" w:rsidDel="00A313A3" w:rsidRDefault="0097053A">
      <w:pPr>
        <w:spacing w:before="120" w:after="120"/>
        <w:rPr>
          <w:del w:id="8236" w:author="Utente" w:date="2017-06-26T15:33:00Z"/>
        </w:rPr>
      </w:pPr>
      <w:del w:id="8237" w:author="Utente" w:date="2017-06-26T15:33:00Z">
        <w:r w:rsidRPr="00E352EF" w:rsidDel="00A313A3">
          <w:rPr>
            <w:rFonts w:ascii="Calibri" w:eastAsia="Calibri" w:hAnsi="Calibri" w:cs="Calibri"/>
          </w:rPr>
          <w:delText xml:space="preserve"> </w:delText>
        </w:r>
      </w:del>
    </w:p>
    <w:tbl>
      <w:tblPr>
        <w:tblW w:w="198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87"/>
      </w:tblGrid>
      <w:tr w:rsidR="005A2227" w:rsidRPr="00E352EF" w:rsidDel="00A313A3" w14:paraId="1BF7B3FC" w14:textId="23AF3984">
        <w:trPr>
          <w:trHeight w:val="130"/>
          <w:del w:id="8238"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5E7A7C19" w14:textId="6A283612" w:rsidR="005A2227" w:rsidRPr="00E352EF" w:rsidDel="00A313A3" w:rsidRDefault="0097053A">
            <w:pPr>
              <w:rPr>
                <w:del w:id="8239" w:author="Utente" w:date="2017-06-26T15:33:00Z"/>
              </w:rPr>
            </w:pPr>
            <w:del w:id="8240" w:author="Utente" w:date="2017-06-26T15:33:00Z">
              <w:r w:rsidRPr="00E352EF" w:rsidDel="00A313A3">
                <w:rPr>
                  <w:rFonts w:ascii="Calibri" w:eastAsia="Calibri" w:hAnsi="Calibri" w:cs="Calibri"/>
                </w:rPr>
                <w:delText xml:space="preserve">ds_2 </w:delText>
              </w:r>
            </w:del>
          </w:p>
        </w:tc>
      </w:tr>
      <w:tr w:rsidR="005A2227" w:rsidRPr="00E352EF" w:rsidDel="00A313A3" w14:paraId="5D646A31" w14:textId="75DF2073">
        <w:trPr>
          <w:trHeight w:val="274"/>
          <w:del w:id="8241"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8C0896A" w14:textId="3394FDF3" w:rsidR="005A2227" w:rsidRPr="00E352EF" w:rsidDel="00A313A3" w:rsidRDefault="0097053A">
            <w:pPr>
              <w:rPr>
                <w:del w:id="8242" w:author="Utente" w:date="2017-06-26T15:33:00Z"/>
              </w:rPr>
            </w:pPr>
            <w:del w:id="8243" w:author="Utente" w:date="2017-06-26T15:33:00Z">
              <w:r w:rsidRPr="00E352EF" w:rsidDel="00A313A3">
                <w:rPr>
                  <w:rFonts w:ascii="Calibri" w:eastAsia="Calibri" w:hAnsi="Calibri" w:cs="Calibri"/>
                  <w:b/>
                </w:rPr>
                <w:delText>CONDITION</w:delText>
              </w:r>
            </w:del>
          </w:p>
        </w:tc>
      </w:tr>
      <w:tr w:rsidR="005A2227" w:rsidRPr="00E352EF" w:rsidDel="00A313A3" w14:paraId="00A6008B" w14:textId="69247AC9">
        <w:trPr>
          <w:trHeight w:val="274"/>
          <w:del w:id="8244" w:author="Utente" w:date="2017-06-26T15:33:00Z"/>
        </w:trPr>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4ACCF7" w14:textId="194437FC" w:rsidR="005A2227" w:rsidRPr="00E352EF" w:rsidDel="00A313A3" w:rsidRDefault="0097053A">
            <w:pPr>
              <w:jc w:val="both"/>
              <w:rPr>
                <w:del w:id="8245" w:author="Utente" w:date="2017-06-26T15:33:00Z"/>
              </w:rPr>
            </w:pPr>
            <w:del w:id="8246" w:author="Utente" w:date="2017-06-26T15:33:00Z">
              <w:r w:rsidRPr="00E352EF" w:rsidDel="00A313A3">
                <w:rPr>
                  <w:rFonts w:ascii="Calibri" w:eastAsia="Calibri" w:hAnsi="Calibri" w:cs="Calibri"/>
                </w:rPr>
                <w:delText>FALSE</w:delText>
              </w:r>
            </w:del>
          </w:p>
        </w:tc>
      </w:tr>
    </w:tbl>
    <w:p w14:paraId="7B6F7BAE" w14:textId="378772B9" w:rsidR="005A2227" w:rsidRPr="00E352EF" w:rsidDel="00A313A3" w:rsidRDefault="005A2227">
      <w:pPr>
        <w:rPr>
          <w:del w:id="8247" w:author="Utente" w:date="2017-06-26T15:33:00Z"/>
        </w:rPr>
      </w:pPr>
    </w:p>
    <w:p w14:paraId="7EE8C256" w14:textId="6248E6CA" w:rsidR="005A2227" w:rsidRPr="00E352EF" w:rsidDel="00A313A3" w:rsidRDefault="005A2227">
      <w:pPr>
        <w:rPr>
          <w:del w:id="8248" w:author="Utente" w:date="2017-06-26T15:33:00Z"/>
        </w:rPr>
      </w:pPr>
    </w:p>
    <w:p w14:paraId="427459D9" w14:textId="21CACD71" w:rsidR="005A2227" w:rsidRPr="00E352EF" w:rsidDel="00A313A3" w:rsidRDefault="005A2227">
      <w:pPr>
        <w:rPr>
          <w:del w:id="8249" w:author="Utente" w:date="2017-06-26T15:33:00Z"/>
        </w:rPr>
      </w:pPr>
    </w:p>
    <w:p w14:paraId="04A7B65F" w14:textId="76980AA8" w:rsidR="005A2227" w:rsidRPr="00E352EF" w:rsidDel="00A313A3" w:rsidRDefault="0097053A" w:rsidP="00C96285">
      <w:pPr>
        <w:rPr>
          <w:del w:id="8250" w:author="Utente" w:date="2017-06-26T15:33:00Z"/>
          <w:rFonts w:ascii="Cambria" w:eastAsia="Calibri" w:hAnsi="Cambria"/>
        </w:rPr>
      </w:pPr>
      <w:del w:id="8251" w:author="Utente" w:date="2017-06-26T15:33:00Z">
        <w:r w:rsidRPr="00E352EF" w:rsidDel="00A313A3">
          <w:rPr>
            <w:rFonts w:ascii="Cambria" w:eastAsia="Calibri" w:hAnsi="Cambria"/>
          </w:rPr>
          <w:delText xml:space="preserve">2) ds_2 := </w:delText>
        </w:r>
        <w:r w:rsidRPr="00E352EF" w:rsidDel="00A313A3">
          <w:rPr>
            <w:rFonts w:ascii="Cambria" w:eastAsia="Calibri" w:hAnsi="Cambria"/>
            <w:b/>
          </w:rPr>
          <w:delText>unique</w:delText>
        </w:r>
        <w:r w:rsidRPr="00E352EF" w:rsidDel="00A313A3">
          <w:rPr>
            <w:rFonts w:ascii="Cambria" w:eastAsia="Calibri" w:hAnsi="Cambria"/>
          </w:rPr>
          <w:delText xml:space="preserve"> (ds_1.</w:delText>
        </w:r>
      </w:del>
      <w:ins w:id="8252" w:author="Laura Viignola" w:date="2017-05-11T09:37:00Z">
        <w:del w:id="8253" w:author="Utente" w:date="2017-06-26T15:33:00Z">
          <w:r w:rsidR="004266D2" w:rsidDel="00A313A3">
            <w:rPr>
              <w:rFonts w:ascii="Cambria" w:eastAsia="Calibri" w:hAnsi="Cambria"/>
            </w:rPr>
            <w:delText>#</w:delText>
          </w:r>
        </w:del>
      </w:ins>
      <w:del w:id="8254" w:author="Utente" w:date="2017-06-26T15:33:00Z">
        <w:r w:rsidRPr="00E352EF" w:rsidDel="00A313A3">
          <w:rPr>
            <w:rFonts w:ascii="Cambria" w:eastAsia="Calibri" w:hAnsi="Cambria"/>
          </w:rPr>
          <w:delText>VALUE_2000&gt;100 AND ds_1.</w:delText>
        </w:r>
      </w:del>
      <w:ins w:id="8255" w:author="Laura Viignola" w:date="2017-05-11T09:37:00Z">
        <w:del w:id="8256" w:author="Utente" w:date="2017-06-26T15:33:00Z">
          <w:r w:rsidR="004266D2" w:rsidDel="00A313A3">
            <w:rPr>
              <w:rFonts w:ascii="Cambria" w:eastAsia="Calibri" w:hAnsi="Cambria"/>
            </w:rPr>
            <w:delText>#</w:delText>
          </w:r>
        </w:del>
      </w:ins>
      <w:del w:id="8257" w:author="Utente" w:date="2017-06-26T15:33:00Z">
        <w:r w:rsidRPr="00E352EF" w:rsidDel="00A313A3">
          <w:rPr>
            <w:rFonts w:ascii="Cambria" w:eastAsia="Calibri" w:hAnsi="Cambria"/>
          </w:rPr>
          <w:delText>VALUE_2001&gt;100 )</w:delText>
        </w:r>
      </w:del>
    </w:p>
    <w:p w14:paraId="310C1A80" w14:textId="41DDC75E" w:rsidR="0062787A" w:rsidRPr="00E352EF" w:rsidDel="00A313A3" w:rsidRDefault="0062787A" w:rsidP="00C96285">
      <w:pPr>
        <w:rPr>
          <w:del w:id="8258" w:author="Utente" w:date="2017-06-26T15:33:00Z"/>
          <w:rFonts w:ascii="Cambria" w:eastAsia="Calibri" w:hAnsi="Cambria"/>
        </w:rPr>
      </w:pPr>
    </w:p>
    <w:tbl>
      <w:tblPr>
        <w:tblW w:w="5818"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872"/>
        <w:gridCol w:w="2002"/>
        <w:gridCol w:w="1944"/>
      </w:tblGrid>
      <w:tr w:rsidR="005A2227" w:rsidRPr="00E352EF" w:rsidDel="00A313A3" w14:paraId="0F516543" w14:textId="0A1D166B">
        <w:trPr>
          <w:trHeight w:val="144"/>
          <w:del w:id="8259" w:author="Utente" w:date="2017-06-26T15:33:00Z"/>
        </w:trPr>
        <w:tc>
          <w:tcPr>
            <w:tcW w:w="1872"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38617EFC" w14:textId="5DE3E034" w:rsidR="005A2227" w:rsidRPr="00E352EF" w:rsidDel="00A313A3" w:rsidRDefault="0097053A">
            <w:pPr>
              <w:rPr>
                <w:del w:id="8260" w:author="Utente" w:date="2017-06-26T15:33:00Z"/>
              </w:rPr>
            </w:pPr>
            <w:del w:id="8261" w:author="Utente" w:date="2017-06-26T15:33:00Z">
              <w:r w:rsidRPr="00E352EF" w:rsidDel="00A313A3">
                <w:rPr>
                  <w:rFonts w:ascii="Calibri" w:eastAsia="Calibri" w:hAnsi="Calibri" w:cs="Calibri"/>
                </w:rPr>
                <w:delText>ds_1</w:delText>
              </w:r>
            </w:del>
          </w:p>
        </w:tc>
      </w:tr>
      <w:tr w:rsidR="005A2227" w:rsidRPr="00E352EF" w:rsidDel="00A313A3" w14:paraId="6C584FBF" w14:textId="25BAAFAD">
        <w:trPr>
          <w:trHeight w:val="331"/>
          <w:del w:id="8262" w:author="Utente" w:date="2017-06-26T15:33:00Z"/>
        </w:trPr>
        <w:tc>
          <w:tcPr>
            <w:tcW w:w="1872" w:type="dxa"/>
            <w:tcBorders>
              <w:top w:val="single" w:sz="6" w:space="0" w:color="000000"/>
              <w:left w:val="single" w:sz="6" w:space="0" w:color="000000"/>
              <w:bottom w:val="single" w:sz="6" w:space="0" w:color="000000"/>
              <w:right w:val="single" w:sz="6" w:space="0" w:color="000000"/>
            </w:tcBorders>
            <w:shd w:val="clear" w:color="auto" w:fill="D0CECE"/>
            <w:tcMar>
              <w:top w:w="43" w:type="dxa"/>
              <w:left w:w="43" w:type="dxa"/>
              <w:bottom w:w="43" w:type="dxa"/>
              <w:right w:w="43" w:type="dxa"/>
            </w:tcMar>
          </w:tcPr>
          <w:p w14:paraId="40A67B67" w14:textId="0A89F0E6" w:rsidR="005A2227" w:rsidRPr="00E352EF" w:rsidDel="00A313A3" w:rsidRDefault="0097053A">
            <w:pPr>
              <w:jc w:val="both"/>
              <w:rPr>
                <w:del w:id="8263" w:author="Utente" w:date="2017-06-26T15:33:00Z"/>
              </w:rPr>
            </w:pPr>
            <w:del w:id="8264" w:author="Utente" w:date="2017-06-26T15:33:00Z">
              <w:r w:rsidRPr="00E352EF" w:rsidDel="00A313A3">
                <w:rPr>
                  <w:rFonts w:ascii="Calibri" w:eastAsia="Calibri" w:hAnsi="Calibri" w:cs="Calibri"/>
                  <w:b/>
                </w:rPr>
                <w:delText xml:space="preserve">GENDER </w:delText>
              </w:r>
            </w:del>
          </w:p>
        </w:tc>
        <w:tc>
          <w:tcPr>
            <w:tcW w:w="200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DD903DF" w14:textId="2812F373" w:rsidR="005A2227" w:rsidRPr="00E352EF" w:rsidDel="00A313A3" w:rsidRDefault="0097053A">
            <w:pPr>
              <w:jc w:val="both"/>
              <w:rPr>
                <w:del w:id="8265" w:author="Utente" w:date="2017-06-26T15:33:00Z"/>
              </w:rPr>
            </w:pPr>
            <w:del w:id="8266" w:author="Utente" w:date="2017-06-26T15:33:00Z">
              <w:r w:rsidRPr="00E352EF" w:rsidDel="00A313A3">
                <w:rPr>
                  <w:rFonts w:ascii="Calibri" w:eastAsia="Calibri" w:hAnsi="Calibri" w:cs="Calibri"/>
                  <w:b/>
                </w:rPr>
                <w:delText>VALUE_2000</w:delText>
              </w:r>
            </w:del>
          </w:p>
        </w:tc>
        <w:tc>
          <w:tcPr>
            <w:tcW w:w="194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976599B" w14:textId="2CC892F6" w:rsidR="005A2227" w:rsidRPr="00E352EF" w:rsidDel="00A313A3" w:rsidRDefault="0097053A">
            <w:pPr>
              <w:jc w:val="both"/>
              <w:rPr>
                <w:del w:id="8267" w:author="Utente" w:date="2017-06-26T15:33:00Z"/>
              </w:rPr>
            </w:pPr>
            <w:del w:id="8268" w:author="Utente" w:date="2017-06-26T15:33:00Z">
              <w:r w:rsidRPr="00E352EF" w:rsidDel="00A313A3">
                <w:rPr>
                  <w:rFonts w:ascii="Calibri" w:eastAsia="Calibri" w:hAnsi="Calibri" w:cs="Calibri"/>
                  <w:b/>
                </w:rPr>
                <w:delText>VALUE_2001</w:delText>
              </w:r>
            </w:del>
          </w:p>
        </w:tc>
      </w:tr>
      <w:tr w:rsidR="005A2227" w:rsidRPr="00E352EF" w:rsidDel="00A313A3" w14:paraId="15D9A886" w14:textId="0D05F211">
        <w:trPr>
          <w:trHeight w:val="230"/>
          <w:del w:id="8269" w:author="Utente" w:date="2017-06-26T15:33:00Z"/>
        </w:trPr>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F83452" w14:textId="39489613" w:rsidR="005A2227" w:rsidRPr="00E352EF" w:rsidDel="00A313A3" w:rsidRDefault="0097053A">
            <w:pPr>
              <w:jc w:val="both"/>
              <w:rPr>
                <w:del w:id="8270" w:author="Utente" w:date="2017-06-26T15:33:00Z"/>
              </w:rPr>
            </w:pPr>
            <w:del w:id="8271" w:author="Utente" w:date="2017-06-26T15:33:00Z">
              <w:r w:rsidRPr="00E352EF" w:rsidDel="00A313A3">
                <w:rPr>
                  <w:rFonts w:ascii="Calibri" w:eastAsia="Calibri" w:hAnsi="Calibri" w:cs="Calibri"/>
                </w:rPr>
                <w:delText>M</w:delText>
              </w:r>
            </w:del>
          </w:p>
        </w:tc>
        <w:tc>
          <w:tcPr>
            <w:tcW w:w="20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FBF0D9" w14:textId="0AB096F8" w:rsidR="005A2227" w:rsidRPr="00E352EF" w:rsidDel="00A313A3" w:rsidRDefault="0097053A">
            <w:pPr>
              <w:tabs>
                <w:tab w:val="center" w:pos="922"/>
              </w:tabs>
              <w:jc w:val="both"/>
              <w:rPr>
                <w:del w:id="8272" w:author="Utente" w:date="2017-06-26T15:33:00Z"/>
              </w:rPr>
            </w:pPr>
            <w:del w:id="8273" w:author="Utente" w:date="2017-06-26T15:33:00Z">
              <w:r w:rsidRPr="00E352EF" w:rsidDel="00A313A3">
                <w:rPr>
                  <w:rFonts w:ascii="Calibri" w:eastAsia="Calibri" w:hAnsi="Calibri" w:cs="Calibri"/>
                </w:rPr>
                <w:delText>200</w:delText>
              </w:r>
              <w:r w:rsidRPr="00E352EF" w:rsidDel="00A313A3">
                <w:tab/>
              </w:r>
            </w:del>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53A47A" w14:textId="0F0D51C0" w:rsidR="005A2227" w:rsidRPr="00E352EF" w:rsidDel="00A313A3" w:rsidRDefault="0097053A">
            <w:pPr>
              <w:jc w:val="both"/>
              <w:rPr>
                <w:del w:id="8274" w:author="Utente" w:date="2017-06-26T15:33:00Z"/>
              </w:rPr>
            </w:pPr>
            <w:del w:id="8275" w:author="Utente" w:date="2017-06-26T15:33:00Z">
              <w:r w:rsidRPr="00E352EF" w:rsidDel="00A313A3">
                <w:rPr>
                  <w:rFonts w:ascii="Calibri" w:eastAsia="Calibri" w:hAnsi="Calibri" w:cs="Calibri"/>
                </w:rPr>
                <w:delText>90</w:delText>
              </w:r>
            </w:del>
          </w:p>
        </w:tc>
      </w:tr>
      <w:tr w:rsidR="005A2227" w:rsidRPr="00E352EF" w:rsidDel="00A313A3" w14:paraId="0AA36804" w14:textId="7824B003">
        <w:trPr>
          <w:trHeight w:val="331"/>
          <w:del w:id="8276" w:author="Utente" w:date="2017-06-26T15:33:00Z"/>
        </w:trPr>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22EC1A" w14:textId="612A7D23" w:rsidR="005A2227" w:rsidRPr="00E352EF" w:rsidDel="00A313A3" w:rsidRDefault="0097053A">
            <w:pPr>
              <w:jc w:val="both"/>
              <w:rPr>
                <w:del w:id="8277" w:author="Utente" w:date="2017-06-26T15:33:00Z"/>
              </w:rPr>
            </w:pPr>
            <w:del w:id="8278" w:author="Utente" w:date="2017-06-26T15:33:00Z">
              <w:r w:rsidRPr="00E352EF" w:rsidDel="00A313A3">
                <w:rPr>
                  <w:rFonts w:ascii="Calibri" w:eastAsia="Calibri" w:hAnsi="Calibri" w:cs="Calibri"/>
                </w:rPr>
                <w:delText>F</w:delText>
              </w:r>
            </w:del>
          </w:p>
        </w:tc>
        <w:tc>
          <w:tcPr>
            <w:tcW w:w="20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C88FF8" w14:textId="0D4B865B" w:rsidR="005A2227" w:rsidRPr="00E352EF" w:rsidDel="00A313A3" w:rsidRDefault="0097053A">
            <w:pPr>
              <w:jc w:val="both"/>
              <w:rPr>
                <w:del w:id="8279" w:author="Utente" w:date="2017-06-26T15:33:00Z"/>
              </w:rPr>
            </w:pPr>
            <w:del w:id="8280" w:author="Utente" w:date="2017-06-26T15:33:00Z">
              <w:r w:rsidRPr="00E352EF" w:rsidDel="00A313A3">
                <w:rPr>
                  <w:rFonts w:ascii="Calibri" w:eastAsia="Calibri" w:hAnsi="Calibri" w:cs="Calibri"/>
                </w:rPr>
                <w:delText>150</w:delText>
              </w:r>
            </w:del>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47CD80" w14:textId="07663C51" w:rsidR="005A2227" w:rsidRPr="00E352EF" w:rsidDel="00A313A3" w:rsidRDefault="0097053A">
            <w:pPr>
              <w:jc w:val="both"/>
              <w:rPr>
                <w:del w:id="8281" w:author="Utente" w:date="2017-06-26T15:33:00Z"/>
              </w:rPr>
            </w:pPr>
            <w:del w:id="8282" w:author="Utente" w:date="2017-06-26T15:33:00Z">
              <w:r w:rsidRPr="00E352EF" w:rsidDel="00A313A3">
                <w:rPr>
                  <w:rFonts w:ascii="Calibri" w:eastAsia="Calibri" w:hAnsi="Calibri" w:cs="Calibri"/>
                </w:rPr>
                <w:delText>120</w:delText>
              </w:r>
            </w:del>
          </w:p>
        </w:tc>
      </w:tr>
    </w:tbl>
    <w:p w14:paraId="39DA23FD" w14:textId="328152F5" w:rsidR="005A2227" w:rsidRPr="00E352EF" w:rsidDel="00A313A3" w:rsidRDefault="005A2227">
      <w:pPr>
        <w:spacing w:before="120" w:after="120"/>
        <w:rPr>
          <w:del w:id="8283" w:author="Utente" w:date="2017-06-26T15:33:00Z"/>
        </w:rPr>
      </w:pPr>
    </w:p>
    <w:tbl>
      <w:tblPr>
        <w:tblW w:w="198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87"/>
      </w:tblGrid>
      <w:tr w:rsidR="005A2227" w:rsidRPr="00E352EF" w:rsidDel="00A313A3" w14:paraId="1C5DD5C4" w14:textId="6261E1C0">
        <w:trPr>
          <w:trHeight w:val="130"/>
          <w:del w:id="8284"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00A38624" w14:textId="27BB9578" w:rsidR="005A2227" w:rsidRPr="00E352EF" w:rsidDel="00A313A3" w:rsidRDefault="0097053A">
            <w:pPr>
              <w:rPr>
                <w:del w:id="8285" w:author="Utente" w:date="2017-06-26T15:33:00Z"/>
              </w:rPr>
            </w:pPr>
            <w:del w:id="8286" w:author="Utente" w:date="2017-06-26T15:33:00Z">
              <w:r w:rsidRPr="00E352EF" w:rsidDel="00A313A3">
                <w:rPr>
                  <w:rFonts w:ascii="Calibri" w:eastAsia="Calibri" w:hAnsi="Calibri" w:cs="Calibri"/>
                </w:rPr>
                <w:delText xml:space="preserve">ds_2 </w:delText>
              </w:r>
            </w:del>
          </w:p>
        </w:tc>
      </w:tr>
      <w:tr w:rsidR="005A2227" w:rsidRPr="00E352EF" w:rsidDel="00A313A3" w14:paraId="32D44BAC" w14:textId="0DD44BCF">
        <w:trPr>
          <w:trHeight w:val="274"/>
          <w:del w:id="8287"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6DE8D01" w14:textId="0B95D335" w:rsidR="005A2227" w:rsidRPr="00E352EF" w:rsidDel="00A313A3" w:rsidRDefault="0097053A">
            <w:pPr>
              <w:rPr>
                <w:del w:id="8288" w:author="Utente" w:date="2017-06-26T15:33:00Z"/>
              </w:rPr>
            </w:pPr>
            <w:del w:id="8289" w:author="Utente" w:date="2017-06-26T15:33:00Z">
              <w:r w:rsidRPr="00E352EF" w:rsidDel="00A313A3">
                <w:rPr>
                  <w:rFonts w:ascii="Calibri" w:eastAsia="Calibri" w:hAnsi="Calibri" w:cs="Calibri"/>
                  <w:b/>
                </w:rPr>
                <w:delText>CONDITION</w:delText>
              </w:r>
            </w:del>
          </w:p>
        </w:tc>
      </w:tr>
      <w:tr w:rsidR="005A2227" w:rsidRPr="00E352EF" w:rsidDel="00A313A3" w14:paraId="4D4860D1" w14:textId="28EA1E75">
        <w:trPr>
          <w:trHeight w:val="274"/>
          <w:del w:id="8290" w:author="Utente" w:date="2017-06-26T15:33:00Z"/>
        </w:trPr>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67E1A6" w14:textId="03387B98" w:rsidR="005A2227" w:rsidRPr="00E352EF" w:rsidDel="00A313A3" w:rsidRDefault="0097053A">
            <w:pPr>
              <w:jc w:val="both"/>
              <w:rPr>
                <w:del w:id="8291" w:author="Utente" w:date="2017-06-26T15:33:00Z"/>
              </w:rPr>
            </w:pPr>
            <w:del w:id="8292" w:author="Utente" w:date="2017-06-26T15:33:00Z">
              <w:r w:rsidRPr="00E352EF" w:rsidDel="00A313A3">
                <w:rPr>
                  <w:rFonts w:ascii="Calibri" w:eastAsia="Calibri" w:hAnsi="Calibri" w:cs="Calibri"/>
                </w:rPr>
                <w:delText>TRUE</w:delText>
              </w:r>
            </w:del>
          </w:p>
        </w:tc>
      </w:tr>
    </w:tbl>
    <w:p w14:paraId="6CB6FEA6" w14:textId="389F36BD" w:rsidR="005A2227" w:rsidRPr="00E352EF" w:rsidDel="00A313A3" w:rsidRDefault="005A2227">
      <w:pPr>
        <w:rPr>
          <w:del w:id="8293" w:author="Utente" w:date="2017-06-26T15:33:00Z"/>
        </w:rPr>
      </w:pPr>
    </w:p>
    <w:p w14:paraId="43542682" w14:textId="14673D6B" w:rsidR="005A2227" w:rsidRPr="00E352EF" w:rsidDel="00A313A3" w:rsidRDefault="0097053A" w:rsidP="00C96285">
      <w:pPr>
        <w:rPr>
          <w:del w:id="8294" w:author="Utente" w:date="2017-06-26T15:33:00Z"/>
          <w:rFonts w:ascii="Cambria" w:eastAsia="Calibri" w:hAnsi="Cambria"/>
        </w:rPr>
      </w:pPr>
      <w:del w:id="8295" w:author="Utente" w:date="2017-06-26T15:33:00Z">
        <w:r w:rsidRPr="00E352EF" w:rsidDel="00A313A3">
          <w:rPr>
            <w:rFonts w:ascii="Cambria" w:eastAsia="Calibri" w:hAnsi="Cambria"/>
          </w:rPr>
          <w:delText xml:space="preserve">3) ds_2 := </w:delText>
        </w:r>
        <w:r w:rsidRPr="00E352EF" w:rsidDel="00A313A3">
          <w:rPr>
            <w:rFonts w:ascii="Cambria" w:eastAsia="Calibri" w:hAnsi="Cambria"/>
            <w:b/>
          </w:rPr>
          <w:delText>unique</w:delText>
        </w:r>
        <w:r w:rsidRPr="00E352EF" w:rsidDel="00A313A3">
          <w:rPr>
            <w:rFonts w:ascii="Cambria" w:eastAsia="Calibri" w:hAnsi="Cambria"/>
          </w:rPr>
          <w:delText xml:space="preserve"> (ds_1.</w:delText>
        </w:r>
      </w:del>
      <w:ins w:id="8296" w:author="Laura Viignola" w:date="2017-05-11T09:37:00Z">
        <w:del w:id="8297" w:author="Utente" w:date="2017-06-26T15:33:00Z">
          <w:r w:rsidR="004266D2" w:rsidDel="00A313A3">
            <w:rPr>
              <w:rFonts w:ascii="Cambria" w:eastAsia="Calibri" w:hAnsi="Cambria"/>
            </w:rPr>
            <w:delText>#</w:delText>
          </w:r>
        </w:del>
      </w:ins>
      <w:del w:id="8298" w:author="Utente" w:date="2017-06-26T15:33:00Z">
        <w:r w:rsidRPr="00E352EF" w:rsidDel="00A313A3">
          <w:rPr>
            <w:rFonts w:ascii="Cambria" w:eastAsia="Calibri" w:hAnsi="Cambria"/>
          </w:rPr>
          <w:delText>VALUE_2000&gt;100 AND ds_1.</w:delText>
        </w:r>
      </w:del>
      <w:ins w:id="8299" w:author="Laura Viignola" w:date="2017-05-11T09:37:00Z">
        <w:del w:id="8300" w:author="Utente" w:date="2017-06-26T15:33:00Z">
          <w:r w:rsidR="004266D2" w:rsidDel="00A313A3">
            <w:rPr>
              <w:rFonts w:ascii="Cambria" w:eastAsia="Calibri" w:hAnsi="Cambria"/>
            </w:rPr>
            <w:delText>#</w:delText>
          </w:r>
        </w:del>
      </w:ins>
      <w:del w:id="8301" w:author="Utente" w:date="2017-06-26T15:33:00Z">
        <w:r w:rsidRPr="00E352EF" w:rsidDel="00A313A3">
          <w:rPr>
            <w:rFonts w:ascii="Cambria" w:eastAsia="Calibri" w:hAnsi="Cambria"/>
          </w:rPr>
          <w:delText xml:space="preserve">VALUE_2001&gt;100 </w:delText>
        </w:r>
      </w:del>
      <w:ins w:id="8302" w:author="Laura Viignola" w:date="2017-05-10T17:10:00Z">
        <w:del w:id="8303" w:author="Utente" w:date="2017-06-26T15:33:00Z">
          <w:r w:rsidR="00611275" w:rsidDel="00A313A3">
            <w:rPr>
              <w:rFonts w:ascii="Cambria" w:eastAsia="Calibri" w:hAnsi="Cambria"/>
            </w:rPr>
            <w:delText>80</w:delText>
          </w:r>
          <w:r w:rsidR="00611275" w:rsidRPr="00E352EF" w:rsidDel="00A313A3">
            <w:rPr>
              <w:rFonts w:ascii="Cambria" w:eastAsia="Calibri" w:hAnsi="Cambria"/>
            </w:rPr>
            <w:delText xml:space="preserve"> </w:delText>
          </w:r>
        </w:del>
      </w:ins>
      <w:del w:id="8304" w:author="Utente" w:date="2017-06-26T15:33:00Z">
        <w:r w:rsidRPr="00E352EF" w:rsidDel="00A313A3">
          <w:rPr>
            <w:rFonts w:ascii="Cambria" w:eastAsia="Calibri" w:hAnsi="Cambria"/>
          </w:rPr>
          <w:delText>)</w:delText>
        </w:r>
      </w:del>
    </w:p>
    <w:p w14:paraId="0E561AFA" w14:textId="57ABFEE5" w:rsidR="0062787A" w:rsidRPr="00E352EF" w:rsidDel="00A313A3" w:rsidRDefault="0062787A" w:rsidP="00C96285">
      <w:pPr>
        <w:rPr>
          <w:del w:id="8305" w:author="Utente" w:date="2017-06-26T15:33:00Z"/>
          <w:rFonts w:ascii="Cambria" w:eastAsia="Calibri" w:hAnsi="Cambria"/>
        </w:rPr>
      </w:pPr>
    </w:p>
    <w:tbl>
      <w:tblPr>
        <w:tblW w:w="5818"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872"/>
        <w:gridCol w:w="2002"/>
        <w:gridCol w:w="1944"/>
      </w:tblGrid>
      <w:tr w:rsidR="005A2227" w:rsidRPr="00E352EF" w:rsidDel="00A313A3" w14:paraId="2853F608" w14:textId="70B813A1">
        <w:trPr>
          <w:trHeight w:val="144"/>
          <w:del w:id="8306" w:author="Utente" w:date="2017-06-26T15:33:00Z"/>
        </w:trPr>
        <w:tc>
          <w:tcPr>
            <w:tcW w:w="1872"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1855A2D1" w14:textId="52506178" w:rsidR="005A2227" w:rsidRPr="00E352EF" w:rsidDel="00A313A3" w:rsidRDefault="0097053A">
            <w:pPr>
              <w:rPr>
                <w:del w:id="8307" w:author="Utente" w:date="2017-06-26T15:33:00Z"/>
              </w:rPr>
            </w:pPr>
            <w:del w:id="8308" w:author="Utente" w:date="2017-06-26T15:33:00Z">
              <w:r w:rsidRPr="00E352EF" w:rsidDel="00A313A3">
                <w:rPr>
                  <w:rFonts w:ascii="Calibri" w:eastAsia="Calibri" w:hAnsi="Calibri" w:cs="Calibri"/>
                </w:rPr>
                <w:delText>ds_1</w:delText>
              </w:r>
            </w:del>
          </w:p>
        </w:tc>
      </w:tr>
      <w:tr w:rsidR="005A2227" w:rsidRPr="00E352EF" w:rsidDel="00A313A3" w14:paraId="65CE3439" w14:textId="7A373182">
        <w:trPr>
          <w:trHeight w:val="331"/>
          <w:del w:id="8309" w:author="Utente" w:date="2017-06-26T15:33:00Z"/>
        </w:trPr>
        <w:tc>
          <w:tcPr>
            <w:tcW w:w="1872" w:type="dxa"/>
            <w:tcBorders>
              <w:top w:val="single" w:sz="6" w:space="0" w:color="000000"/>
              <w:left w:val="single" w:sz="6" w:space="0" w:color="000000"/>
              <w:bottom w:val="single" w:sz="6" w:space="0" w:color="000000"/>
              <w:right w:val="single" w:sz="6" w:space="0" w:color="000000"/>
            </w:tcBorders>
            <w:shd w:val="clear" w:color="auto" w:fill="D0CECE"/>
            <w:tcMar>
              <w:top w:w="43" w:type="dxa"/>
              <w:left w:w="43" w:type="dxa"/>
              <w:bottom w:w="43" w:type="dxa"/>
              <w:right w:w="43" w:type="dxa"/>
            </w:tcMar>
          </w:tcPr>
          <w:p w14:paraId="38125D09" w14:textId="0C2E976E" w:rsidR="005A2227" w:rsidRPr="00E352EF" w:rsidDel="00A313A3" w:rsidRDefault="0097053A">
            <w:pPr>
              <w:jc w:val="both"/>
              <w:rPr>
                <w:del w:id="8310" w:author="Utente" w:date="2017-06-26T15:33:00Z"/>
              </w:rPr>
            </w:pPr>
            <w:del w:id="8311" w:author="Utente" w:date="2017-06-26T15:33:00Z">
              <w:r w:rsidRPr="00E352EF" w:rsidDel="00A313A3">
                <w:rPr>
                  <w:rFonts w:ascii="Calibri" w:eastAsia="Calibri" w:hAnsi="Calibri" w:cs="Calibri"/>
                  <w:b/>
                </w:rPr>
                <w:delText xml:space="preserve">GENDER </w:delText>
              </w:r>
            </w:del>
          </w:p>
        </w:tc>
        <w:tc>
          <w:tcPr>
            <w:tcW w:w="200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387EABA" w14:textId="6A004E00" w:rsidR="005A2227" w:rsidRPr="00E352EF" w:rsidDel="00A313A3" w:rsidRDefault="0097053A">
            <w:pPr>
              <w:jc w:val="both"/>
              <w:rPr>
                <w:del w:id="8312" w:author="Utente" w:date="2017-06-26T15:33:00Z"/>
              </w:rPr>
            </w:pPr>
            <w:del w:id="8313" w:author="Utente" w:date="2017-06-26T15:33:00Z">
              <w:r w:rsidRPr="00E352EF" w:rsidDel="00A313A3">
                <w:rPr>
                  <w:rFonts w:ascii="Calibri" w:eastAsia="Calibri" w:hAnsi="Calibri" w:cs="Calibri"/>
                  <w:b/>
                </w:rPr>
                <w:delText>VALUE_2000</w:delText>
              </w:r>
            </w:del>
          </w:p>
        </w:tc>
        <w:tc>
          <w:tcPr>
            <w:tcW w:w="194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044ADDA" w14:textId="1547AFFD" w:rsidR="005A2227" w:rsidRPr="00E352EF" w:rsidDel="00A313A3" w:rsidRDefault="0097053A">
            <w:pPr>
              <w:jc w:val="both"/>
              <w:rPr>
                <w:del w:id="8314" w:author="Utente" w:date="2017-06-26T15:33:00Z"/>
              </w:rPr>
            </w:pPr>
            <w:del w:id="8315" w:author="Utente" w:date="2017-06-26T15:33:00Z">
              <w:r w:rsidRPr="00E352EF" w:rsidDel="00A313A3">
                <w:rPr>
                  <w:rFonts w:ascii="Calibri" w:eastAsia="Calibri" w:hAnsi="Calibri" w:cs="Calibri"/>
                  <w:b/>
                </w:rPr>
                <w:delText>VALUE_2001</w:delText>
              </w:r>
            </w:del>
          </w:p>
        </w:tc>
      </w:tr>
      <w:tr w:rsidR="005A2227" w:rsidRPr="00E352EF" w:rsidDel="00A313A3" w14:paraId="257EAE28" w14:textId="1C3C910D">
        <w:trPr>
          <w:trHeight w:val="230"/>
          <w:del w:id="8316" w:author="Utente" w:date="2017-06-26T15:33:00Z"/>
        </w:trPr>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B6591C" w14:textId="0C524E44" w:rsidR="005A2227" w:rsidRPr="00E352EF" w:rsidDel="00A313A3" w:rsidRDefault="0097053A">
            <w:pPr>
              <w:jc w:val="both"/>
              <w:rPr>
                <w:del w:id="8317" w:author="Utente" w:date="2017-06-26T15:33:00Z"/>
              </w:rPr>
            </w:pPr>
            <w:del w:id="8318" w:author="Utente" w:date="2017-06-26T15:33:00Z">
              <w:r w:rsidRPr="00E352EF" w:rsidDel="00A313A3">
                <w:rPr>
                  <w:rFonts w:ascii="Calibri" w:eastAsia="Calibri" w:hAnsi="Calibri" w:cs="Calibri"/>
                </w:rPr>
                <w:delText>M</w:delText>
              </w:r>
            </w:del>
          </w:p>
        </w:tc>
        <w:tc>
          <w:tcPr>
            <w:tcW w:w="20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854657" w14:textId="4126A689" w:rsidR="005A2227" w:rsidRPr="00E352EF" w:rsidDel="00A313A3" w:rsidRDefault="0097053A">
            <w:pPr>
              <w:tabs>
                <w:tab w:val="center" w:pos="922"/>
              </w:tabs>
              <w:jc w:val="both"/>
              <w:rPr>
                <w:del w:id="8319" w:author="Utente" w:date="2017-06-26T15:33:00Z"/>
              </w:rPr>
            </w:pPr>
            <w:del w:id="8320" w:author="Utente" w:date="2017-06-26T15:33:00Z">
              <w:r w:rsidRPr="00E352EF" w:rsidDel="00A313A3">
                <w:rPr>
                  <w:rFonts w:ascii="Calibri" w:eastAsia="Calibri" w:hAnsi="Calibri" w:cs="Calibri"/>
                </w:rPr>
                <w:delText>200</w:delText>
              </w:r>
              <w:r w:rsidRPr="00E352EF" w:rsidDel="00A313A3">
                <w:tab/>
              </w:r>
            </w:del>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E82FCD" w14:textId="74B343CA" w:rsidR="005A2227" w:rsidRPr="00E352EF" w:rsidDel="00A313A3" w:rsidRDefault="0097053A">
            <w:pPr>
              <w:jc w:val="both"/>
              <w:rPr>
                <w:del w:id="8321" w:author="Utente" w:date="2017-06-26T15:33:00Z"/>
              </w:rPr>
            </w:pPr>
            <w:del w:id="8322" w:author="Utente" w:date="2017-06-26T15:33:00Z">
              <w:r w:rsidRPr="00E352EF" w:rsidDel="00A313A3">
                <w:rPr>
                  <w:rFonts w:ascii="Calibri" w:eastAsia="Calibri" w:hAnsi="Calibri" w:cs="Calibri"/>
                </w:rPr>
                <w:delText>90</w:delText>
              </w:r>
            </w:del>
          </w:p>
        </w:tc>
      </w:tr>
      <w:tr w:rsidR="005A2227" w:rsidRPr="00E352EF" w:rsidDel="00A313A3" w14:paraId="115FBA8E" w14:textId="22B298EB">
        <w:trPr>
          <w:trHeight w:val="331"/>
          <w:del w:id="8323" w:author="Utente" w:date="2017-06-26T15:33:00Z"/>
        </w:trPr>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EBF07A" w14:textId="300701C9" w:rsidR="005A2227" w:rsidRPr="00E352EF" w:rsidDel="00A313A3" w:rsidRDefault="0097053A">
            <w:pPr>
              <w:jc w:val="both"/>
              <w:rPr>
                <w:del w:id="8324" w:author="Utente" w:date="2017-06-26T15:33:00Z"/>
              </w:rPr>
            </w:pPr>
            <w:del w:id="8325" w:author="Utente" w:date="2017-06-26T15:33:00Z">
              <w:r w:rsidRPr="00E352EF" w:rsidDel="00A313A3">
                <w:rPr>
                  <w:rFonts w:ascii="Calibri" w:eastAsia="Calibri" w:hAnsi="Calibri" w:cs="Calibri"/>
                </w:rPr>
                <w:delText>F</w:delText>
              </w:r>
            </w:del>
          </w:p>
        </w:tc>
        <w:tc>
          <w:tcPr>
            <w:tcW w:w="20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7537CA" w14:textId="76531E94" w:rsidR="005A2227" w:rsidRPr="00E352EF" w:rsidDel="00A313A3" w:rsidRDefault="0097053A">
            <w:pPr>
              <w:jc w:val="both"/>
              <w:rPr>
                <w:del w:id="8326" w:author="Utente" w:date="2017-06-26T15:33:00Z"/>
              </w:rPr>
            </w:pPr>
            <w:del w:id="8327" w:author="Utente" w:date="2017-06-26T15:33:00Z">
              <w:r w:rsidRPr="00E352EF" w:rsidDel="00A313A3">
                <w:rPr>
                  <w:rFonts w:ascii="Calibri" w:eastAsia="Calibri" w:hAnsi="Calibri" w:cs="Calibri"/>
                </w:rPr>
                <w:delText>150</w:delText>
              </w:r>
            </w:del>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E9EE18" w14:textId="570CD775" w:rsidR="005A2227" w:rsidRPr="00E352EF" w:rsidDel="00A313A3" w:rsidRDefault="0097053A">
            <w:pPr>
              <w:jc w:val="both"/>
              <w:rPr>
                <w:del w:id="8328" w:author="Utente" w:date="2017-06-26T15:33:00Z"/>
              </w:rPr>
            </w:pPr>
            <w:del w:id="8329" w:author="Utente" w:date="2017-06-26T15:33:00Z">
              <w:r w:rsidRPr="00E352EF" w:rsidDel="00A313A3">
                <w:rPr>
                  <w:rFonts w:ascii="Calibri" w:eastAsia="Calibri" w:hAnsi="Calibri" w:cs="Calibri"/>
                </w:rPr>
                <w:delText>120</w:delText>
              </w:r>
            </w:del>
          </w:p>
        </w:tc>
      </w:tr>
    </w:tbl>
    <w:p w14:paraId="2084A288" w14:textId="38A13B0D" w:rsidR="005A2227" w:rsidRPr="00E352EF" w:rsidDel="00A313A3" w:rsidRDefault="005A2227">
      <w:pPr>
        <w:spacing w:before="120" w:after="120"/>
        <w:rPr>
          <w:del w:id="8330" w:author="Utente" w:date="2017-06-26T15:33:00Z"/>
        </w:rPr>
      </w:pPr>
    </w:p>
    <w:tbl>
      <w:tblPr>
        <w:tblW w:w="198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87"/>
      </w:tblGrid>
      <w:tr w:rsidR="005A2227" w:rsidRPr="00E352EF" w:rsidDel="00A313A3" w14:paraId="32C9A01D" w14:textId="62B0A355">
        <w:trPr>
          <w:trHeight w:val="130"/>
          <w:del w:id="8331"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1B5BFB6F" w14:textId="22D1B8F0" w:rsidR="005A2227" w:rsidRPr="00E352EF" w:rsidDel="00A313A3" w:rsidRDefault="0097053A">
            <w:pPr>
              <w:rPr>
                <w:del w:id="8332" w:author="Utente" w:date="2017-06-26T15:33:00Z"/>
              </w:rPr>
            </w:pPr>
            <w:del w:id="8333" w:author="Utente" w:date="2017-06-26T15:33:00Z">
              <w:r w:rsidRPr="00E352EF" w:rsidDel="00A313A3">
                <w:rPr>
                  <w:rFonts w:ascii="Calibri" w:eastAsia="Calibri" w:hAnsi="Calibri" w:cs="Calibri"/>
                </w:rPr>
                <w:delText xml:space="preserve">ds_2 </w:delText>
              </w:r>
            </w:del>
          </w:p>
        </w:tc>
      </w:tr>
      <w:tr w:rsidR="005A2227" w:rsidRPr="00E352EF" w:rsidDel="00A313A3" w14:paraId="164DEFFB" w14:textId="71CB3153">
        <w:trPr>
          <w:trHeight w:val="274"/>
          <w:del w:id="8334"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7C103F00" w14:textId="41A4FEAE" w:rsidR="005A2227" w:rsidRPr="00E352EF" w:rsidDel="00A313A3" w:rsidRDefault="0097053A">
            <w:pPr>
              <w:rPr>
                <w:del w:id="8335" w:author="Utente" w:date="2017-06-26T15:33:00Z"/>
              </w:rPr>
            </w:pPr>
            <w:del w:id="8336" w:author="Utente" w:date="2017-06-26T15:33:00Z">
              <w:r w:rsidRPr="00E352EF" w:rsidDel="00A313A3">
                <w:rPr>
                  <w:rFonts w:ascii="Calibri" w:eastAsia="Calibri" w:hAnsi="Calibri" w:cs="Calibri"/>
                  <w:b/>
                </w:rPr>
                <w:delText>CONDITION</w:delText>
              </w:r>
            </w:del>
          </w:p>
        </w:tc>
      </w:tr>
      <w:tr w:rsidR="005A2227" w:rsidRPr="00E352EF" w:rsidDel="00A313A3" w14:paraId="536C4AFF" w14:textId="32E60E10">
        <w:trPr>
          <w:trHeight w:val="274"/>
          <w:del w:id="8337" w:author="Utente" w:date="2017-06-26T15:33:00Z"/>
        </w:trPr>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FC2D8D" w14:textId="226FB7AC" w:rsidR="005A2227" w:rsidRPr="00E352EF" w:rsidDel="00A313A3" w:rsidRDefault="0097053A">
            <w:pPr>
              <w:jc w:val="both"/>
              <w:rPr>
                <w:del w:id="8338" w:author="Utente" w:date="2017-06-26T15:33:00Z"/>
              </w:rPr>
            </w:pPr>
            <w:del w:id="8339" w:author="Utente" w:date="2017-06-26T15:33:00Z">
              <w:r w:rsidRPr="00E352EF" w:rsidDel="00A313A3">
                <w:rPr>
                  <w:rFonts w:ascii="Calibri" w:eastAsia="Calibri" w:hAnsi="Calibri" w:cs="Calibri"/>
                </w:rPr>
                <w:delText>FALSE</w:delText>
              </w:r>
            </w:del>
          </w:p>
        </w:tc>
      </w:tr>
    </w:tbl>
    <w:p w14:paraId="7C85EB21" w14:textId="3EB647B7" w:rsidR="005A2227" w:rsidRPr="00E352EF" w:rsidDel="00A313A3" w:rsidRDefault="005A2227">
      <w:pPr>
        <w:rPr>
          <w:del w:id="8340" w:author="Utente" w:date="2017-06-26T15:33:00Z"/>
        </w:rPr>
      </w:pPr>
    </w:p>
    <w:p w14:paraId="389A50AB" w14:textId="09DA1A3A" w:rsidR="005A2227" w:rsidRPr="00E352EF" w:rsidDel="00A313A3" w:rsidRDefault="0097053A" w:rsidP="005E7E74">
      <w:pPr>
        <w:pStyle w:val="Stile3"/>
        <w:rPr>
          <w:del w:id="8341" w:author="Utente" w:date="2017-06-26T15:33:00Z"/>
          <w:lang w:val="en-GB"/>
        </w:rPr>
      </w:pPr>
      <w:bookmarkStart w:id="8342" w:name="_Toc462659709"/>
      <w:bookmarkStart w:id="8343" w:name="_Toc463805769"/>
      <w:bookmarkStart w:id="8344" w:name="_Toc464487946"/>
      <w:del w:id="8345" w:author="Utente" w:date="2017-06-26T15:33:00Z">
        <w:r w:rsidRPr="00E352EF" w:rsidDel="00A313A3">
          <w:rPr>
            <w:lang w:val="en-GB"/>
          </w:rPr>
          <w:delText>func_dep</w:delText>
        </w:r>
        <w:bookmarkEnd w:id="8342"/>
        <w:bookmarkEnd w:id="8343"/>
        <w:bookmarkEnd w:id="8344"/>
      </w:del>
    </w:p>
    <w:p w14:paraId="13157762" w14:textId="0F2CD247" w:rsidR="007038CD" w:rsidRPr="00E352EF" w:rsidDel="00A313A3" w:rsidRDefault="007038CD" w:rsidP="007038CD">
      <w:pPr>
        <w:rPr>
          <w:del w:id="8346" w:author="Utente" w:date="2017-06-26T15:33:00Z"/>
          <w:rFonts w:ascii="Cambria" w:eastAsia="Calibri" w:hAnsi="Cambria" w:cs="Calibri"/>
          <w:i/>
          <w:color w:val="5B9BD5"/>
        </w:rPr>
      </w:pPr>
      <w:del w:id="8347" w:author="Utente" w:date="2017-06-26T15:33:00Z">
        <w:r w:rsidRPr="00E352EF" w:rsidDel="00A313A3">
          <w:rPr>
            <w:rFonts w:ascii="Cambria" w:eastAsia="Calibri" w:hAnsi="Cambria" w:cs="Calibri"/>
            <w:i/>
            <w:color w:val="5B9BD5"/>
          </w:rPr>
          <w:delText>Semantics</w:delText>
        </w:r>
      </w:del>
    </w:p>
    <w:p w14:paraId="3991941D" w14:textId="17D07EF3" w:rsidR="007038CD" w:rsidRPr="00E352EF" w:rsidDel="00A313A3" w:rsidRDefault="007038CD" w:rsidP="007038CD">
      <w:pPr>
        <w:jc w:val="both"/>
        <w:rPr>
          <w:del w:id="8348" w:author="Utente" w:date="2017-06-26T15:33:00Z"/>
          <w:rFonts w:ascii="Cambria" w:hAnsi="Cambria"/>
        </w:rPr>
      </w:pPr>
      <w:del w:id="8349" w:author="Utente" w:date="2017-06-26T15:33:00Z">
        <w:r w:rsidRPr="00E352EF" w:rsidDel="00A313A3">
          <w:rPr>
            <w:rFonts w:ascii="Cambria" w:eastAsia="Calibri" w:hAnsi="Cambria" w:cs="Calibri"/>
          </w:rPr>
          <w:delText xml:space="preserve">The </w:delText>
        </w:r>
        <w:r w:rsidRPr="00E352EF" w:rsidDel="00A313A3">
          <w:rPr>
            <w:rFonts w:ascii="Cambria" w:eastAsia="Calibri" w:hAnsi="Cambria" w:cs="Calibri"/>
            <w:b/>
          </w:rPr>
          <w:delText>func_dep</w:delText>
        </w:r>
        <w:r w:rsidRPr="00E352EF" w:rsidDel="00A313A3">
          <w:rPr>
            <w:rFonts w:ascii="Cambria" w:eastAsia="Calibri" w:hAnsi="Cambria" w:cs="Calibri"/>
          </w:rPr>
          <w:delText xml:space="preserve"> operator checks the functional dependency between components of a </w:delText>
        </w:r>
        <w:r w:rsidRPr="00E352EF" w:rsidDel="00A313A3">
          <w:delText>Dataset.</w:delText>
        </w:r>
      </w:del>
    </w:p>
    <w:p w14:paraId="20EBE824" w14:textId="34A2F31D" w:rsidR="007038CD" w:rsidRPr="00E352EF" w:rsidDel="00A313A3" w:rsidRDefault="007038CD" w:rsidP="007038CD">
      <w:pPr>
        <w:jc w:val="both"/>
        <w:rPr>
          <w:del w:id="8350" w:author="Utente" w:date="2017-06-26T15:33:00Z"/>
          <w:rFonts w:ascii="Cambria" w:eastAsia="Calibri" w:hAnsi="Cambria" w:cs="Calibri"/>
          <w:i/>
          <w:color w:val="5B9BD5"/>
        </w:rPr>
      </w:pPr>
    </w:p>
    <w:p w14:paraId="15356B1F" w14:textId="6A557A45" w:rsidR="007038CD" w:rsidRPr="00E352EF" w:rsidDel="00A313A3" w:rsidRDefault="007038CD" w:rsidP="007038CD">
      <w:pPr>
        <w:rPr>
          <w:del w:id="8351" w:author="Utente" w:date="2017-06-26T15:33:00Z"/>
          <w:rFonts w:ascii="Cambria" w:eastAsia="Calibri" w:hAnsi="Cambria" w:cs="Calibri"/>
          <w:i/>
          <w:color w:val="5B9BD5"/>
        </w:rPr>
      </w:pPr>
      <w:del w:id="8352" w:author="Utente" w:date="2017-06-26T15:33:00Z">
        <w:r w:rsidRPr="00E352EF" w:rsidDel="00A313A3">
          <w:rPr>
            <w:rFonts w:ascii="Cambria" w:eastAsia="Calibri" w:hAnsi="Cambria" w:cs="Calibri"/>
            <w:i/>
            <w:color w:val="5B9BD5"/>
          </w:rPr>
          <w:delText>Syntax</w:delText>
        </w:r>
      </w:del>
    </w:p>
    <w:p w14:paraId="3D5B4706" w14:textId="199C8C2C" w:rsidR="007038CD" w:rsidRPr="00E352EF" w:rsidDel="00A313A3" w:rsidRDefault="007038CD" w:rsidP="007038CD">
      <w:pPr>
        <w:rPr>
          <w:del w:id="8353" w:author="Utente" w:date="2017-06-26T15:33:00Z"/>
          <w:rFonts w:ascii="Cambria" w:hAnsi="Cambria"/>
        </w:rPr>
      </w:pPr>
      <w:del w:id="8354" w:author="Utente" w:date="2017-06-26T15:33:00Z">
        <w:r w:rsidRPr="00E352EF" w:rsidDel="00A313A3">
          <w:rPr>
            <w:rFonts w:ascii="Cambria" w:eastAsia="Calibri" w:hAnsi="Cambria" w:cs="Calibri"/>
            <w:b/>
          </w:rPr>
          <w:delText xml:space="preserve">func_dep ( </w:delText>
        </w:r>
        <w:r w:rsidRPr="00E352EF" w:rsidDel="00A313A3">
          <w:rPr>
            <w:rFonts w:ascii="Cambria" w:eastAsia="Calibri" w:hAnsi="Cambria" w:cs="Calibri"/>
            <w:i/>
          </w:rPr>
          <w:delText>ds</w:delText>
        </w:r>
        <w:r w:rsidRPr="00E352EF" w:rsidDel="00A313A3">
          <w:rPr>
            <w:rFonts w:ascii="Cambria" w:eastAsia="Calibri" w:hAnsi="Cambria" w:cs="Calibri"/>
            <w:b/>
          </w:rPr>
          <w:delText xml:space="preserve"> , </w:delText>
        </w:r>
        <w:r w:rsidRPr="00E352EF" w:rsidDel="00A313A3">
          <w:rPr>
            <w:rFonts w:ascii="Cambria" w:eastAsia="Calibri" w:hAnsi="Cambria" w:cs="Calibri"/>
            <w:i/>
          </w:rPr>
          <w:delText>listCompFrom</w:delText>
        </w:r>
        <w:r w:rsidRPr="00E352EF" w:rsidDel="00A313A3">
          <w:rPr>
            <w:rFonts w:ascii="Cambria" w:eastAsia="Calibri" w:hAnsi="Cambria" w:cs="Calibri"/>
            <w:b/>
          </w:rPr>
          <w:delText xml:space="preserve"> , </w:delText>
        </w:r>
        <w:r w:rsidRPr="00E352EF" w:rsidDel="00A313A3">
          <w:rPr>
            <w:rFonts w:ascii="Cambria" w:eastAsia="Calibri" w:hAnsi="Cambria" w:cs="Calibri"/>
            <w:i/>
          </w:rPr>
          <w:delText>listCompTo</w:delText>
        </w:r>
        <w:r w:rsidRPr="00E352EF" w:rsidDel="00A313A3">
          <w:rPr>
            <w:rFonts w:ascii="Cambria" w:eastAsia="Calibri" w:hAnsi="Cambria" w:cs="Calibri"/>
            <w:b/>
          </w:rPr>
          <w:delText xml:space="preserve"> )</w:delText>
        </w:r>
      </w:del>
    </w:p>
    <w:p w14:paraId="71C084F2" w14:textId="25BA3E9D" w:rsidR="007038CD" w:rsidRPr="00E352EF" w:rsidDel="00A313A3" w:rsidRDefault="007038CD" w:rsidP="007038CD">
      <w:pPr>
        <w:jc w:val="both"/>
        <w:rPr>
          <w:del w:id="8355" w:author="Utente" w:date="2017-06-26T15:33:00Z"/>
          <w:rFonts w:ascii="Cambria" w:hAnsi="Cambria"/>
        </w:rPr>
      </w:pPr>
    </w:p>
    <w:p w14:paraId="01B93AF8" w14:textId="07DCBB1F" w:rsidR="007038CD" w:rsidRPr="00E352EF" w:rsidDel="00A313A3" w:rsidRDefault="007038CD" w:rsidP="007038CD">
      <w:pPr>
        <w:rPr>
          <w:del w:id="8356" w:author="Utente" w:date="2017-06-26T15:33:00Z"/>
          <w:rFonts w:ascii="Cambria" w:hAnsi="Cambria"/>
        </w:rPr>
      </w:pPr>
      <w:del w:id="8357" w:author="Utente" w:date="2017-06-26T15:33:00Z">
        <w:r w:rsidRPr="00E352EF" w:rsidDel="00A313A3">
          <w:rPr>
            <w:rFonts w:ascii="Cambria" w:hAnsi="Cambria"/>
            <w:i/>
          </w:rPr>
          <w:delText>listCompFrom</w:delText>
        </w:r>
        <w:r w:rsidRPr="00E352EF" w:rsidDel="00A313A3">
          <w:rPr>
            <w:rFonts w:ascii="Cambria" w:hAnsi="Cambria"/>
          </w:rPr>
          <w:delText xml:space="preserve"> : (comp {</w:delText>
        </w:r>
        <w:r w:rsidRPr="00E352EF" w:rsidDel="00A313A3">
          <w:rPr>
            <w:rFonts w:ascii="Cambria" w:hAnsi="Cambria"/>
            <w:b/>
            <w:bCs/>
          </w:rPr>
          <w:delText xml:space="preserve"> ,</w:delText>
        </w:r>
        <w:r w:rsidRPr="00E352EF" w:rsidDel="00A313A3">
          <w:rPr>
            <w:rFonts w:ascii="Cambria" w:hAnsi="Cambria"/>
          </w:rPr>
          <w:delText xml:space="preserve"> comp } *)</w:delText>
        </w:r>
      </w:del>
    </w:p>
    <w:p w14:paraId="3A17E3BB" w14:textId="707AF880" w:rsidR="007038CD" w:rsidRPr="00E352EF" w:rsidDel="00A313A3" w:rsidRDefault="007038CD" w:rsidP="007038CD">
      <w:pPr>
        <w:rPr>
          <w:del w:id="8358" w:author="Utente" w:date="2017-06-26T15:33:00Z"/>
          <w:rFonts w:ascii="Cambria" w:hAnsi="Cambria"/>
        </w:rPr>
      </w:pPr>
      <w:del w:id="8359" w:author="Utente" w:date="2017-06-26T15:33:00Z">
        <w:r w:rsidRPr="00E352EF" w:rsidDel="00A313A3">
          <w:rPr>
            <w:rFonts w:ascii="Cambria" w:hAnsi="Cambria"/>
            <w:i/>
          </w:rPr>
          <w:delText>listCompTo</w:delText>
        </w:r>
        <w:r w:rsidRPr="00E352EF" w:rsidDel="00A313A3">
          <w:rPr>
            <w:rFonts w:ascii="Cambria" w:hAnsi="Cambria"/>
          </w:rPr>
          <w:delText xml:space="preserve"> :  (comp {</w:delText>
        </w:r>
        <w:r w:rsidRPr="00E352EF" w:rsidDel="00A313A3">
          <w:rPr>
            <w:rFonts w:ascii="Cambria" w:hAnsi="Cambria"/>
            <w:b/>
            <w:bCs/>
          </w:rPr>
          <w:delText xml:space="preserve"> ,</w:delText>
        </w:r>
        <w:r w:rsidRPr="00E352EF" w:rsidDel="00A313A3">
          <w:rPr>
            <w:rFonts w:ascii="Cambria" w:hAnsi="Cambria"/>
          </w:rPr>
          <w:delText xml:space="preserve"> comp } *)</w:delText>
        </w:r>
      </w:del>
    </w:p>
    <w:p w14:paraId="41885A26" w14:textId="389C44FB" w:rsidR="007038CD" w:rsidRPr="00E352EF" w:rsidDel="00A313A3" w:rsidRDefault="007038CD" w:rsidP="007038CD">
      <w:pPr>
        <w:jc w:val="both"/>
        <w:rPr>
          <w:del w:id="8360" w:author="Utente" w:date="2017-06-26T15:33:00Z"/>
          <w:rFonts w:ascii="Cambria" w:hAnsi="Cambria"/>
        </w:rPr>
      </w:pPr>
    </w:p>
    <w:p w14:paraId="26F72CC9" w14:textId="5E0F1C09" w:rsidR="007038CD" w:rsidRPr="00E352EF" w:rsidDel="00A313A3" w:rsidRDefault="007038CD" w:rsidP="007038CD">
      <w:pPr>
        <w:rPr>
          <w:del w:id="8361" w:author="Utente" w:date="2017-06-26T15:33:00Z"/>
          <w:rFonts w:ascii="Cambria" w:eastAsia="Calibri" w:hAnsi="Cambria" w:cs="Calibri"/>
          <w:i/>
          <w:color w:val="5B9BD5"/>
        </w:rPr>
      </w:pPr>
      <w:del w:id="8362" w:author="Utente" w:date="2017-06-26T15:33:00Z">
        <w:r w:rsidRPr="00E352EF" w:rsidDel="00A313A3">
          <w:rPr>
            <w:rFonts w:ascii="Cambria" w:eastAsia="Calibri" w:hAnsi="Cambria" w:cs="Calibri"/>
            <w:i/>
            <w:color w:val="5B9BD5"/>
          </w:rPr>
          <w:delText>Parameters</w:delText>
        </w:r>
      </w:del>
    </w:p>
    <w:p w14:paraId="737DF1B5" w14:textId="4B1D96CC" w:rsidR="007038CD" w:rsidRPr="00E352EF" w:rsidDel="00A313A3" w:rsidRDefault="007038CD" w:rsidP="007038CD">
      <w:pPr>
        <w:rPr>
          <w:del w:id="8363" w:author="Utente" w:date="2017-06-26T15:33:00Z"/>
          <w:rFonts w:ascii="Cambria" w:hAnsi="Cambria"/>
        </w:rPr>
      </w:pPr>
      <w:del w:id="8364" w:author="Utente" w:date="2017-06-26T15:33:00Z">
        <w:r w:rsidRPr="00E352EF" w:rsidDel="00A313A3">
          <w:rPr>
            <w:rFonts w:ascii="Cambria" w:eastAsia="Calibri" w:hAnsi="Cambria" w:cs="Calibri"/>
            <w:i/>
          </w:rPr>
          <w:delText xml:space="preserve">ds </w:delText>
        </w:r>
        <w:r w:rsidRPr="00E352EF" w:rsidDel="00A313A3">
          <w:rPr>
            <w:rFonts w:ascii="Cambria" w:hAnsi="Cambria"/>
          </w:rPr>
          <w:delText>:</w:delText>
        </w:r>
        <w:r w:rsidRPr="00E352EF" w:rsidDel="00A313A3">
          <w:rPr>
            <w:rFonts w:ascii="Cambria" w:eastAsia="Calibri" w:hAnsi="Cambria" w:cs="Calibri"/>
          </w:rPr>
          <w:delText xml:space="preserve"> dataset {identifier &lt;IDENT&gt; as scalar-type }+ {measure &lt;IDENT&gt; as scalar-type }+ </w:delText>
        </w:r>
      </w:del>
    </w:p>
    <w:p w14:paraId="41AEB307" w14:textId="282AFCF1" w:rsidR="007038CD" w:rsidRPr="00E352EF" w:rsidDel="00A313A3" w:rsidRDefault="007038CD" w:rsidP="007038CD">
      <w:pPr>
        <w:rPr>
          <w:del w:id="8365" w:author="Utente" w:date="2017-06-26T15:33:00Z"/>
          <w:rFonts w:ascii="Cambria" w:hAnsi="Cambria"/>
        </w:rPr>
      </w:pPr>
      <w:del w:id="8366" w:author="Utente" w:date="2017-06-26T15:33:00Z">
        <w:r w:rsidRPr="00E352EF" w:rsidDel="00A313A3">
          <w:rPr>
            <w:rFonts w:ascii="Cambria" w:eastAsia="Calibri" w:hAnsi="Cambria" w:cs="Calibri"/>
          </w:rPr>
          <w:delText xml:space="preserve">                    {attribute &lt;IDENT&gt; as scalar-type }*</w:delText>
        </w:r>
      </w:del>
    </w:p>
    <w:p w14:paraId="6616DA33" w14:textId="14367648" w:rsidR="007038CD" w:rsidRPr="00E352EF" w:rsidDel="00A313A3" w:rsidRDefault="007038CD" w:rsidP="007038CD">
      <w:pPr>
        <w:jc w:val="both"/>
        <w:rPr>
          <w:del w:id="8367" w:author="Utente" w:date="2017-06-26T15:33:00Z"/>
          <w:rFonts w:ascii="Cambria" w:hAnsi="Cambria"/>
        </w:rPr>
      </w:pPr>
    </w:p>
    <w:p w14:paraId="15BDBB62" w14:textId="50614BF4" w:rsidR="007038CD" w:rsidRPr="00E352EF" w:rsidDel="00A313A3" w:rsidRDefault="007038CD" w:rsidP="007038CD">
      <w:pPr>
        <w:rPr>
          <w:del w:id="8368" w:author="Utente" w:date="2017-06-26T15:33:00Z"/>
          <w:rFonts w:ascii="Cambria" w:hAnsi="Cambria"/>
        </w:rPr>
      </w:pPr>
      <w:del w:id="8369" w:author="Utente" w:date="2017-06-26T15:33:00Z">
        <w:r w:rsidRPr="00E352EF" w:rsidDel="00A313A3">
          <w:rPr>
            <w:rFonts w:ascii="Cambria" w:hAnsi="Cambria"/>
            <w:i/>
            <w:iCs/>
            <w:color w:val="auto"/>
          </w:rPr>
          <w:delText xml:space="preserve">listCompFrom  </w:delText>
        </w:r>
        <w:r w:rsidRPr="00E352EF" w:rsidDel="00A313A3">
          <w:rPr>
            <w:rFonts w:ascii="Cambria" w:hAnsi="Cambria"/>
          </w:rPr>
          <w:delText>–</w:delText>
        </w:r>
        <w:r w:rsidRPr="00E352EF" w:rsidDel="00A313A3">
          <w:rPr>
            <w:rFonts w:ascii="Cambria" w:eastAsia="Calibri" w:hAnsi="Cambria" w:cs="Calibri"/>
          </w:rPr>
          <w:delText xml:space="preserve">the components that form the left side of the functional dependency </w:delText>
        </w:r>
      </w:del>
    </w:p>
    <w:p w14:paraId="2ACA64D0" w14:textId="18FD42C8" w:rsidR="007038CD" w:rsidRPr="00E352EF" w:rsidDel="00A313A3" w:rsidRDefault="007038CD" w:rsidP="007038CD">
      <w:pPr>
        <w:rPr>
          <w:del w:id="8370" w:author="Utente" w:date="2017-06-26T15:33:00Z"/>
          <w:rFonts w:ascii="Cambria" w:hAnsi="Cambria"/>
        </w:rPr>
      </w:pPr>
      <w:del w:id="8371" w:author="Utente" w:date="2017-06-26T15:33:00Z">
        <w:r w:rsidRPr="00E352EF" w:rsidDel="00A313A3">
          <w:rPr>
            <w:rFonts w:ascii="Cambria" w:hAnsi="Cambria"/>
            <w:i/>
            <w:iCs/>
            <w:color w:val="auto"/>
          </w:rPr>
          <w:delText xml:space="preserve">listCompTo </w:delText>
        </w:r>
        <w:r w:rsidRPr="00E352EF" w:rsidDel="00A313A3">
          <w:rPr>
            <w:rFonts w:ascii="Cambria" w:hAnsi="Cambria"/>
          </w:rPr>
          <w:delText>–</w:delText>
        </w:r>
        <w:r w:rsidRPr="00E352EF" w:rsidDel="00A313A3">
          <w:rPr>
            <w:rFonts w:ascii="Cambria" w:eastAsia="Calibri" w:hAnsi="Cambria" w:cs="Calibri"/>
            <w:i/>
          </w:rPr>
          <w:delText xml:space="preserve"> </w:delText>
        </w:r>
        <w:r w:rsidRPr="00E352EF" w:rsidDel="00A313A3">
          <w:rPr>
            <w:rFonts w:ascii="Cambria" w:eastAsia="Calibri" w:hAnsi="Cambria" w:cs="Calibri"/>
          </w:rPr>
          <w:delText xml:space="preserve">the components that form the right side of the functional dependency </w:delText>
        </w:r>
      </w:del>
    </w:p>
    <w:p w14:paraId="318A3A9B" w14:textId="46F7A648" w:rsidR="007038CD" w:rsidRPr="00E352EF" w:rsidDel="00A313A3" w:rsidRDefault="007038CD" w:rsidP="007038CD">
      <w:pPr>
        <w:jc w:val="both"/>
        <w:rPr>
          <w:del w:id="8372" w:author="Utente" w:date="2017-06-26T15:33:00Z"/>
          <w:rFonts w:ascii="Cambria" w:eastAsia="Calibri" w:hAnsi="Cambria" w:cs="Calibri"/>
          <w:i/>
          <w:color w:val="5B9BD5"/>
        </w:rPr>
      </w:pPr>
    </w:p>
    <w:p w14:paraId="1EF72B3F" w14:textId="25B2F7C4" w:rsidR="007038CD" w:rsidRPr="00E352EF" w:rsidDel="00A313A3" w:rsidRDefault="007038CD" w:rsidP="007038CD">
      <w:pPr>
        <w:rPr>
          <w:del w:id="8373" w:author="Utente" w:date="2017-06-26T15:33:00Z"/>
          <w:rFonts w:ascii="Cambria" w:eastAsia="Calibri" w:hAnsi="Cambria" w:cs="Calibri"/>
          <w:i/>
          <w:color w:val="5B9BD5"/>
        </w:rPr>
      </w:pPr>
      <w:del w:id="8374" w:author="Utente" w:date="2017-06-26T15:33:00Z">
        <w:r w:rsidRPr="00E352EF" w:rsidDel="00A313A3">
          <w:rPr>
            <w:rFonts w:ascii="Cambria" w:eastAsia="Calibri" w:hAnsi="Cambria" w:cs="Calibri"/>
            <w:i/>
            <w:color w:val="5B9BD5"/>
          </w:rPr>
          <w:delText>Constraints</w:delText>
        </w:r>
      </w:del>
    </w:p>
    <w:p w14:paraId="0B42C8B0" w14:textId="3F6CAAAC" w:rsidR="007038CD" w:rsidRPr="00E352EF" w:rsidDel="00A313A3" w:rsidRDefault="007038CD" w:rsidP="007038CD">
      <w:pPr>
        <w:jc w:val="both"/>
        <w:rPr>
          <w:del w:id="8375" w:author="Utente" w:date="2017-06-26T15:33:00Z"/>
          <w:rFonts w:ascii="Cambria" w:hAnsi="Cambria"/>
        </w:rPr>
      </w:pPr>
      <w:del w:id="8376" w:author="Utente" w:date="2017-06-26T15:33:00Z">
        <w:r w:rsidRPr="00E352EF" w:rsidDel="00A313A3">
          <w:rPr>
            <w:rFonts w:ascii="Cambria" w:eastAsia="Calibri" w:hAnsi="Cambria" w:cs="Calibri"/>
          </w:rPr>
          <w:delText>None</w:delText>
        </w:r>
      </w:del>
    </w:p>
    <w:p w14:paraId="1C19AF47" w14:textId="46DC4D32" w:rsidR="007038CD" w:rsidRPr="00E352EF" w:rsidDel="00A313A3" w:rsidRDefault="007038CD" w:rsidP="007038CD">
      <w:pPr>
        <w:jc w:val="both"/>
        <w:rPr>
          <w:del w:id="8377" w:author="Utente" w:date="2017-06-26T15:33:00Z"/>
          <w:rFonts w:ascii="Cambria" w:eastAsia="Calibri" w:hAnsi="Cambria" w:cs="Calibri"/>
          <w:i/>
          <w:color w:val="5B9BD5"/>
        </w:rPr>
      </w:pPr>
    </w:p>
    <w:p w14:paraId="2065F822" w14:textId="0C8A404C" w:rsidR="007038CD" w:rsidRPr="00E352EF" w:rsidDel="00A313A3" w:rsidRDefault="007038CD" w:rsidP="007038CD">
      <w:pPr>
        <w:rPr>
          <w:del w:id="8378" w:author="Utente" w:date="2017-06-26T15:33:00Z"/>
          <w:rFonts w:ascii="Cambria" w:eastAsia="Calibri" w:hAnsi="Cambria" w:cs="Calibri"/>
          <w:i/>
          <w:color w:val="5B9BD5"/>
        </w:rPr>
      </w:pPr>
      <w:del w:id="8379" w:author="Utente" w:date="2017-06-26T15:33:00Z">
        <w:r w:rsidRPr="00E352EF" w:rsidDel="00A313A3">
          <w:rPr>
            <w:rFonts w:ascii="Cambria" w:eastAsia="Calibri" w:hAnsi="Cambria" w:cs="Calibri"/>
            <w:i/>
            <w:color w:val="5B9BD5"/>
          </w:rPr>
          <w:delText>Returns</w:delText>
        </w:r>
      </w:del>
    </w:p>
    <w:p w14:paraId="02ECF2D1" w14:textId="594D9A07" w:rsidR="007038CD" w:rsidRPr="00E352EF" w:rsidDel="00A313A3" w:rsidRDefault="007038CD" w:rsidP="007038CD">
      <w:pPr>
        <w:rPr>
          <w:del w:id="8380" w:author="Utente" w:date="2017-06-26T15:33:00Z"/>
          <w:rFonts w:ascii="Cambria" w:hAnsi="Cambria"/>
        </w:rPr>
      </w:pPr>
      <w:del w:id="8381" w:author="Utente" w:date="2017-06-26T15:33:00Z">
        <w:r w:rsidRPr="00E352EF" w:rsidDel="00A313A3">
          <w:rPr>
            <w:rFonts w:ascii="Cambria" w:eastAsia="Calibri" w:hAnsi="Cambria" w:cs="Calibri"/>
          </w:rPr>
          <w:delText xml:space="preserve">A </w:delText>
        </w:r>
        <w:r w:rsidRPr="00E352EF" w:rsidDel="00A313A3">
          <w:delText>Dataset</w:delText>
        </w:r>
        <w:r w:rsidRPr="00E352EF" w:rsidDel="00A313A3">
          <w:rPr>
            <w:rFonts w:ascii="Cambria" w:eastAsia="Calibri" w:hAnsi="Cambria" w:cs="Calibri"/>
          </w:rPr>
          <w:delText xml:space="preserve"> having the only measure</w:delText>
        </w:r>
        <w:r w:rsidRPr="00E352EF" w:rsidDel="00A313A3">
          <w:rPr>
            <w:rFonts w:ascii="Calibri" w:eastAsia="Calibri" w:hAnsi="Calibri" w:cs="Calibri"/>
          </w:rPr>
          <w:delText xml:space="preserve"> </w:delText>
        </w:r>
        <w:r w:rsidRPr="00E352EF" w:rsidDel="00A313A3">
          <w:rPr>
            <w:rFonts w:ascii="Cambria" w:eastAsia="Calibri" w:hAnsi="Cambria" w:cs="Calibri"/>
            <w:b/>
          </w:rPr>
          <w:delText>CONDITION</w:delText>
        </w:r>
        <w:r w:rsidRPr="00E352EF" w:rsidDel="00A313A3">
          <w:rPr>
            <w:rFonts w:ascii="Cambria" w:eastAsia="Calibri" w:hAnsi="Cambria" w:cs="Calibri"/>
          </w:rPr>
          <w:delText xml:space="preserve">, assuming value </w:delText>
        </w:r>
        <w:r w:rsidRPr="00E352EF" w:rsidDel="00A313A3">
          <w:rPr>
            <w:rFonts w:ascii="Cambria" w:eastAsia="Calibri" w:hAnsi="Cambria" w:cs="Calibri"/>
            <w:i/>
          </w:rPr>
          <w:delText>true</w:delText>
        </w:r>
        <w:r w:rsidRPr="00E352EF" w:rsidDel="00A313A3">
          <w:rPr>
            <w:rFonts w:ascii="Cambria" w:eastAsia="Calibri" w:hAnsi="Cambria" w:cs="Calibri"/>
          </w:rPr>
          <w:delText xml:space="preserve"> if the functional dependency between the left and the right side is respected.</w:delText>
        </w:r>
      </w:del>
    </w:p>
    <w:p w14:paraId="572BF3D2" w14:textId="111AF010" w:rsidR="007038CD" w:rsidRPr="00E352EF" w:rsidDel="00A313A3" w:rsidRDefault="007038CD" w:rsidP="007038CD">
      <w:pPr>
        <w:jc w:val="both"/>
        <w:rPr>
          <w:del w:id="8382" w:author="Utente" w:date="2017-06-26T15:33:00Z"/>
          <w:rFonts w:ascii="Cambria" w:eastAsia="Calibri" w:hAnsi="Cambria" w:cs="Calibri"/>
          <w:i/>
          <w:color w:val="5B9BD5"/>
        </w:rPr>
      </w:pPr>
    </w:p>
    <w:p w14:paraId="4C35AC76" w14:textId="51785068" w:rsidR="007038CD" w:rsidRPr="00E352EF" w:rsidDel="00A313A3" w:rsidRDefault="007038CD" w:rsidP="007038CD">
      <w:pPr>
        <w:rPr>
          <w:del w:id="8383" w:author="Utente" w:date="2017-06-26T15:33:00Z"/>
          <w:rFonts w:ascii="Cambria" w:eastAsia="Calibri" w:hAnsi="Cambria" w:cs="Calibri"/>
          <w:i/>
          <w:color w:val="5B9BD5"/>
        </w:rPr>
      </w:pPr>
      <w:del w:id="8384" w:author="Utente" w:date="2017-06-26T15:33:00Z">
        <w:r w:rsidRPr="00E352EF" w:rsidDel="00A313A3">
          <w:rPr>
            <w:rFonts w:ascii="Cambria" w:eastAsia="Calibri" w:hAnsi="Cambria" w:cs="Calibri"/>
            <w:i/>
            <w:color w:val="5B9BD5"/>
          </w:rPr>
          <w:delText>Semantic specification</w:delText>
        </w:r>
      </w:del>
    </w:p>
    <w:p w14:paraId="42260E4C" w14:textId="107562D4" w:rsidR="007038CD" w:rsidRPr="00E352EF" w:rsidDel="00A313A3" w:rsidRDefault="007038CD" w:rsidP="007038CD">
      <w:pPr>
        <w:rPr>
          <w:del w:id="8385" w:author="Utente" w:date="2017-06-26T15:33:00Z"/>
          <w:rFonts w:ascii="Cambria" w:hAnsi="Cambria"/>
        </w:rPr>
      </w:pPr>
      <w:del w:id="8386" w:author="Utente" w:date="2017-06-26T15:33:00Z">
        <w:r w:rsidRPr="00E352EF" w:rsidDel="00A313A3">
          <w:rPr>
            <w:rFonts w:ascii="Cambria" w:eastAsia="Calibri" w:hAnsi="Cambria" w:cs="Calibri"/>
          </w:rPr>
          <w:delText xml:space="preserve">The </w:delText>
        </w:r>
        <w:r w:rsidRPr="00E352EF" w:rsidDel="00A313A3">
          <w:rPr>
            <w:rFonts w:ascii="Cambria" w:eastAsia="Calibri" w:hAnsi="Cambria" w:cs="Calibri"/>
            <w:i/>
          </w:rPr>
          <w:delText>func_dep</w:delText>
        </w:r>
        <w:r w:rsidRPr="00E352EF" w:rsidDel="00A313A3">
          <w:rPr>
            <w:rFonts w:ascii="Cambria" w:eastAsia="Calibri" w:hAnsi="Cambria" w:cs="Calibri"/>
          </w:rPr>
          <w:delText xml:space="preserve"> operator verifies the existence of  a functional dependency from the components in</w:delText>
        </w:r>
        <w:r w:rsidRPr="00E352EF" w:rsidDel="00A313A3">
          <w:rPr>
            <w:rFonts w:ascii="Cambria" w:hAnsi="Cambria"/>
            <w:i/>
            <w:iCs/>
            <w:color w:val="auto"/>
          </w:rPr>
          <w:delText xml:space="preserve"> listCompFrom  </w:delText>
        </w:r>
        <w:r w:rsidRPr="00E352EF" w:rsidDel="00A313A3">
          <w:rPr>
            <w:rFonts w:ascii="Cambria" w:eastAsia="Calibri" w:hAnsi="Cambria" w:cs="Calibri"/>
          </w:rPr>
          <w:delText xml:space="preserve">  to the the components in </w:delText>
        </w:r>
        <w:r w:rsidRPr="00E352EF" w:rsidDel="00A313A3">
          <w:rPr>
            <w:rFonts w:ascii="Cambria" w:hAnsi="Cambria"/>
            <w:i/>
            <w:iCs/>
            <w:color w:val="auto"/>
          </w:rPr>
          <w:delText xml:space="preserve">listCompTo </w:delText>
        </w:r>
        <w:r w:rsidRPr="00E352EF" w:rsidDel="00A313A3">
          <w:rPr>
            <w:rFonts w:ascii="Cambria" w:eastAsia="Calibri" w:hAnsi="Cambria" w:cs="Calibri"/>
          </w:rPr>
          <w:delText xml:space="preserve"> ( </w:delText>
        </w:r>
        <w:r w:rsidRPr="00E352EF" w:rsidDel="00A313A3">
          <w:rPr>
            <w:rFonts w:ascii="Cambria" w:hAnsi="Cambria"/>
            <w:i/>
            <w:iCs/>
            <w:color w:val="auto"/>
          </w:rPr>
          <w:delText xml:space="preserve">listCompFrom </w:delText>
        </w:r>
        <w:r w:rsidRPr="00E352EF" w:rsidDel="00A313A3">
          <w:rPr>
            <w:rFonts w:ascii="Cambria" w:eastAsia="Wingdings" w:hAnsi="Cambria" w:cs="Wingdings"/>
          </w:rPr>
          <w:sym w:font="Wingdings" w:char="F0E0"/>
        </w:r>
        <w:r w:rsidRPr="00E352EF" w:rsidDel="00A313A3">
          <w:rPr>
            <w:rFonts w:ascii="Cambria" w:eastAsia="Calibri" w:hAnsi="Cambria" w:cs="Calibri"/>
          </w:rPr>
          <w:delText xml:space="preserve"> </w:delText>
        </w:r>
        <w:r w:rsidRPr="00E352EF" w:rsidDel="00A313A3">
          <w:rPr>
            <w:rFonts w:ascii="Cambria" w:hAnsi="Cambria"/>
            <w:i/>
            <w:iCs/>
            <w:color w:val="auto"/>
          </w:rPr>
          <w:delText xml:space="preserve">listCompTo </w:delText>
        </w:r>
        <w:r w:rsidRPr="00E352EF" w:rsidDel="00A313A3">
          <w:rPr>
            <w:rFonts w:ascii="Cambria" w:eastAsia="Calibri" w:hAnsi="Cambria" w:cs="Calibri"/>
          </w:rPr>
          <w:delText xml:space="preserve">), that is, each combination of values of the components </w:delText>
        </w:r>
        <w:r w:rsidRPr="00E352EF" w:rsidDel="00A313A3">
          <w:rPr>
            <w:rFonts w:ascii="Cambria" w:hAnsi="Cambria"/>
            <w:i/>
            <w:iCs/>
            <w:color w:val="auto"/>
          </w:rPr>
          <w:delText xml:space="preserve">listCompFrom </w:delText>
        </w:r>
        <w:r w:rsidRPr="00E352EF" w:rsidDel="00A313A3">
          <w:rPr>
            <w:rFonts w:ascii="Cambria" w:eastAsia="Calibri" w:hAnsi="Cambria" w:cs="Calibri"/>
          </w:rPr>
          <w:delText xml:space="preserve">corresponds to one combination of values of the components </w:delText>
        </w:r>
        <w:r w:rsidRPr="00E352EF" w:rsidDel="00A313A3">
          <w:rPr>
            <w:rFonts w:ascii="Cambria" w:hAnsi="Cambria"/>
            <w:i/>
            <w:iCs/>
            <w:color w:val="auto"/>
          </w:rPr>
          <w:delText>listCompTo</w:delText>
        </w:r>
        <w:r w:rsidRPr="00E352EF" w:rsidDel="00A313A3">
          <w:rPr>
            <w:rFonts w:ascii="Cambria" w:eastAsia="Calibri" w:hAnsi="Cambria" w:cs="Calibri"/>
          </w:rPr>
          <w:delText>.</w:delText>
        </w:r>
      </w:del>
    </w:p>
    <w:p w14:paraId="48FF54DF" w14:textId="025D26F3" w:rsidR="007038CD" w:rsidRPr="00E352EF" w:rsidDel="00A313A3" w:rsidRDefault="007038CD" w:rsidP="007038CD">
      <w:pPr>
        <w:jc w:val="both"/>
        <w:rPr>
          <w:del w:id="8387" w:author="Utente" w:date="2017-06-26T15:33:00Z"/>
          <w:rFonts w:ascii="Cambria" w:hAnsi="Cambria"/>
        </w:rPr>
      </w:pPr>
    </w:p>
    <w:p w14:paraId="0667D1FF" w14:textId="4AABFA24" w:rsidR="005A2227" w:rsidRPr="00E352EF" w:rsidDel="00A313A3" w:rsidRDefault="005A2227" w:rsidP="007F02DA">
      <w:pPr>
        <w:jc w:val="both"/>
        <w:rPr>
          <w:del w:id="8388" w:author="Utente" w:date="2017-06-26T15:33:00Z"/>
          <w:rFonts w:ascii="Cambria" w:hAnsi="Cambria"/>
        </w:rPr>
      </w:pPr>
    </w:p>
    <w:p w14:paraId="57EFD517" w14:textId="42ACA66B" w:rsidR="005A2227" w:rsidRPr="00E352EF" w:rsidDel="00A313A3" w:rsidRDefault="00EA6708" w:rsidP="00543198">
      <w:pPr>
        <w:rPr>
          <w:del w:id="8389" w:author="Utente" w:date="2017-06-26T15:33:00Z"/>
          <w:rFonts w:ascii="Cambria" w:eastAsia="Calibri" w:hAnsi="Cambria" w:cs="Calibri"/>
          <w:i/>
          <w:color w:val="5B9BD5"/>
        </w:rPr>
      </w:pPr>
      <w:del w:id="8390" w:author="Utente" w:date="2017-06-26T15:33:00Z">
        <w:r w:rsidRPr="00E352EF" w:rsidDel="00A313A3">
          <w:rPr>
            <w:rFonts w:ascii="Cambria" w:eastAsia="Calibri" w:hAnsi="Cambria" w:cs="Calibri"/>
            <w:i/>
            <w:color w:val="5B9BD5"/>
          </w:rPr>
          <w:delText>Examples</w:delText>
        </w:r>
      </w:del>
    </w:p>
    <w:p w14:paraId="26CEA8B3" w14:textId="4FB23B2D" w:rsidR="005A2227" w:rsidRPr="00E352EF" w:rsidDel="00A313A3" w:rsidRDefault="0097053A" w:rsidP="007F02DA">
      <w:pPr>
        <w:jc w:val="both"/>
        <w:rPr>
          <w:del w:id="8391" w:author="Utente" w:date="2017-06-26T15:33:00Z"/>
          <w:rFonts w:ascii="Cambria" w:eastAsia="Calibri" w:hAnsi="Cambria" w:cs="Calibri"/>
          <w:b/>
        </w:rPr>
      </w:pPr>
      <w:del w:id="8392" w:author="Utente" w:date="2017-06-26T15:33:00Z">
        <w:r w:rsidRPr="00E352EF" w:rsidDel="00A313A3">
          <w:rPr>
            <w:rFonts w:ascii="Cambria" w:eastAsia="Calibri" w:hAnsi="Cambria" w:cs="Calibri"/>
          </w:rPr>
          <w:delText xml:space="preserve">1) ds_2 := </w:delText>
        </w:r>
        <w:r w:rsidRPr="00E352EF" w:rsidDel="00A313A3">
          <w:rPr>
            <w:rFonts w:ascii="Cambria" w:eastAsia="Calibri" w:hAnsi="Cambria" w:cs="Calibri"/>
            <w:b/>
          </w:rPr>
          <w:delText>func_dep</w:delText>
        </w:r>
        <w:r w:rsidRPr="00E352EF" w:rsidDel="00A313A3">
          <w:rPr>
            <w:rFonts w:ascii="Cambria" w:eastAsia="Calibri" w:hAnsi="Cambria" w:cs="Calibri"/>
          </w:rPr>
          <w:delText xml:space="preserve"> </w:delText>
        </w:r>
        <w:r w:rsidR="007038CD" w:rsidRPr="00E352EF" w:rsidDel="00A313A3">
          <w:rPr>
            <w:rFonts w:ascii="Cambria" w:eastAsia="Calibri" w:hAnsi="Cambria" w:cs="Calibri"/>
            <w:b/>
          </w:rPr>
          <w:delText>(</w:delText>
        </w:r>
        <w:r w:rsidRPr="00E352EF" w:rsidDel="00A313A3">
          <w:rPr>
            <w:rFonts w:ascii="Cambria" w:eastAsia="Calibri" w:hAnsi="Cambria" w:cs="Calibri"/>
          </w:rPr>
          <w:delText xml:space="preserve"> </w:delText>
        </w:r>
        <w:r w:rsidR="007038CD" w:rsidRPr="00E352EF" w:rsidDel="00A313A3">
          <w:rPr>
            <w:rFonts w:ascii="Cambria" w:eastAsia="Calibri" w:hAnsi="Cambria" w:cs="Calibri"/>
          </w:rPr>
          <w:delText>ds_1, (</w:delText>
        </w:r>
        <w:r w:rsidRPr="00E352EF" w:rsidDel="00A313A3">
          <w:rPr>
            <w:rFonts w:ascii="Cambria" w:eastAsia="Calibri" w:hAnsi="Cambria" w:cs="Calibri"/>
          </w:rPr>
          <w:delText>FISCAL_CODE</w:delText>
        </w:r>
        <w:r w:rsidR="007038CD" w:rsidRPr="00E352EF" w:rsidDel="00A313A3">
          <w:rPr>
            <w:rFonts w:ascii="Cambria" w:eastAsia="Calibri" w:hAnsi="Cambria" w:cs="Calibri"/>
          </w:rPr>
          <w:delText>), (</w:delText>
        </w:r>
        <w:r w:rsidRPr="00E352EF" w:rsidDel="00A313A3">
          <w:rPr>
            <w:rFonts w:ascii="Cambria" w:eastAsia="Calibri" w:hAnsi="Cambria" w:cs="Calibri"/>
          </w:rPr>
          <w:delText>NAME</w:delText>
        </w:r>
        <w:r w:rsidR="007038CD" w:rsidRPr="00E352EF" w:rsidDel="00A313A3">
          <w:rPr>
            <w:rFonts w:ascii="Cambria" w:eastAsia="Calibri" w:hAnsi="Cambria" w:cs="Calibri"/>
          </w:rPr>
          <w:delText>)</w:delText>
        </w:r>
        <w:r w:rsidR="007038CD" w:rsidRPr="00E352EF" w:rsidDel="00A313A3">
          <w:rPr>
            <w:rFonts w:ascii="Cambria" w:eastAsia="Calibri" w:hAnsi="Cambria" w:cs="Calibri"/>
            <w:b/>
          </w:rPr>
          <w:delText>)</w:delText>
        </w:r>
      </w:del>
    </w:p>
    <w:p w14:paraId="612AB098" w14:textId="03950CBC" w:rsidR="00994652" w:rsidRPr="00E352EF" w:rsidDel="00A313A3" w:rsidRDefault="00994652" w:rsidP="007F02DA">
      <w:pPr>
        <w:jc w:val="both"/>
        <w:rPr>
          <w:del w:id="8393" w:author="Utente" w:date="2017-06-26T15:33:00Z"/>
          <w:rFonts w:ascii="Cambria" w:hAnsi="Cambria"/>
        </w:rPr>
      </w:pPr>
    </w:p>
    <w:tbl>
      <w:tblPr>
        <w:tblW w:w="806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2045"/>
        <w:gridCol w:w="2045"/>
        <w:gridCol w:w="2045"/>
      </w:tblGrid>
      <w:tr w:rsidR="005A2227" w:rsidRPr="00E352EF" w:rsidDel="00A313A3" w14:paraId="584C5861" w14:textId="6B61BE30">
        <w:trPr>
          <w:trHeight w:val="144"/>
          <w:del w:id="8394" w:author="Utente" w:date="2017-06-26T15:33:00Z"/>
        </w:trPr>
        <w:tc>
          <w:tcPr>
            <w:tcW w:w="193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3DC5A1B1" w14:textId="59503D78" w:rsidR="005A2227" w:rsidRPr="00E352EF" w:rsidDel="00A313A3" w:rsidRDefault="0097053A">
            <w:pPr>
              <w:rPr>
                <w:del w:id="8395" w:author="Utente" w:date="2017-06-26T15:33:00Z"/>
              </w:rPr>
            </w:pPr>
            <w:del w:id="8396" w:author="Utente" w:date="2017-06-26T15:33:00Z">
              <w:r w:rsidRPr="00E352EF" w:rsidDel="00A313A3">
                <w:rPr>
                  <w:rFonts w:ascii="Calibri" w:eastAsia="Calibri" w:hAnsi="Calibri" w:cs="Calibri"/>
                </w:rPr>
                <w:delText>ds_1</w:delText>
              </w:r>
            </w:del>
          </w:p>
        </w:tc>
        <w:tc>
          <w:tcPr>
            <w:tcW w:w="2045"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61D8E169" w14:textId="76530E8A" w:rsidR="005A2227" w:rsidRPr="00E352EF" w:rsidDel="00A313A3" w:rsidRDefault="005A2227">
            <w:pPr>
              <w:rPr>
                <w:del w:id="8397" w:author="Utente" w:date="2017-06-26T15:33:00Z"/>
              </w:rPr>
            </w:pPr>
          </w:p>
        </w:tc>
      </w:tr>
      <w:tr w:rsidR="005A2227" w:rsidRPr="00E352EF" w:rsidDel="00A313A3" w14:paraId="6900A990" w14:textId="66A56D68">
        <w:trPr>
          <w:trHeight w:val="331"/>
          <w:del w:id="8398" w:author="Utente" w:date="2017-06-26T15:33:00Z"/>
        </w:trPr>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3E755E9" w14:textId="2B2A274F" w:rsidR="005A2227" w:rsidRPr="00E352EF" w:rsidDel="00A313A3" w:rsidRDefault="0097053A">
            <w:pPr>
              <w:jc w:val="both"/>
              <w:rPr>
                <w:del w:id="8399" w:author="Utente" w:date="2017-06-26T15:33:00Z"/>
              </w:rPr>
            </w:pPr>
            <w:del w:id="8400" w:author="Utente" w:date="2017-06-26T15:33:00Z">
              <w:r w:rsidRPr="00E352EF" w:rsidDel="00A313A3">
                <w:rPr>
                  <w:rFonts w:ascii="Calibri" w:eastAsia="Calibri" w:hAnsi="Calibri" w:cs="Calibri"/>
                  <w:b/>
                </w:rPr>
                <w:delText xml:space="preserve">FISCAL_CODE </w:delText>
              </w:r>
            </w:del>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CD788DC" w14:textId="38F1F0BF" w:rsidR="005A2227" w:rsidRPr="00E352EF" w:rsidDel="00A313A3" w:rsidRDefault="0097053A">
            <w:pPr>
              <w:jc w:val="both"/>
              <w:rPr>
                <w:del w:id="8401" w:author="Utente" w:date="2017-06-26T15:33:00Z"/>
              </w:rPr>
            </w:pPr>
            <w:del w:id="8402" w:author="Utente" w:date="2017-06-26T15:33:00Z">
              <w:r w:rsidRPr="00E352EF" w:rsidDel="00A313A3">
                <w:rPr>
                  <w:rFonts w:ascii="Calibri" w:eastAsia="Calibri" w:hAnsi="Calibri" w:cs="Calibri"/>
                  <w:b/>
                </w:rPr>
                <w:delText>NAME</w:delText>
              </w:r>
            </w:del>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3AA491F" w14:textId="02F4A242" w:rsidR="005A2227" w:rsidRPr="00E352EF" w:rsidDel="00A313A3" w:rsidRDefault="0097053A">
            <w:pPr>
              <w:jc w:val="both"/>
              <w:rPr>
                <w:del w:id="8403" w:author="Utente" w:date="2017-06-26T15:33:00Z"/>
              </w:rPr>
            </w:pPr>
            <w:del w:id="8404" w:author="Utente" w:date="2017-06-26T15:33:00Z">
              <w:r w:rsidRPr="00E352EF" w:rsidDel="00A313A3">
                <w:rPr>
                  <w:rFonts w:ascii="Calibri" w:eastAsia="Calibri" w:hAnsi="Calibri" w:cs="Calibri"/>
                  <w:b/>
                </w:rPr>
                <w:delText>DATE_OF_BIRTH</w:delText>
              </w:r>
            </w:del>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6C40500" w14:textId="1878A02C" w:rsidR="005A2227" w:rsidRPr="00E352EF" w:rsidDel="00A313A3" w:rsidRDefault="0097053A">
            <w:pPr>
              <w:jc w:val="both"/>
              <w:rPr>
                <w:del w:id="8405" w:author="Utente" w:date="2017-06-26T15:33:00Z"/>
              </w:rPr>
            </w:pPr>
            <w:del w:id="8406" w:author="Utente" w:date="2017-06-26T15:33:00Z">
              <w:r w:rsidRPr="00E352EF" w:rsidDel="00A313A3">
                <w:rPr>
                  <w:rFonts w:ascii="Calibri" w:eastAsia="Calibri" w:hAnsi="Calibri" w:cs="Calibri"/>
                  <w:b/>
                </w:rPr>
                <w:delText>PLACE_OF_BIRTH</w:delText>
              </w:r>
            </w:del>
          </w:p>
        </w:tc>
      </w:tr>
      <w:tr w:rsidR="005A2227" w:rsidRPr="00E352EF" w:rsidDel="00A313A3" w14:paraId="76C790A3" w14:textId="581A815B">
        <w:trPr>
          <w:trHeight w:val="230"/>
          <w:del w:id="8407"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75EDFA" w14:textId="3C3CCBAE" w:rsidR="005A2227" w:rsidRPr="00E352EF" w:rsidDel="00A313A3" w:rsidRDefault="0097053A">
            <w:pPr>
              <w:jc w:val="both"/>
              <w:rPr>
                <w:del w:id="8408" w:author="Utente" w:date="2017-06-26T15:33:00Z"/>
              </w:rPr>
            </w:pPr>
            <w:del w:id="8409" w:author="Utente" w:date="2017-06-26T15:33:00Z">
              <w:r w:rsidRPr="00E352EF" w:rsidDel="00A313A3">
                <w:rPr>
                  <w:rFonts w:ascii="Calibri" w:eastAsia="Calibri" w:hAnsi="Calibri" w:cs="Calibri"/>
                </w:rPr>
                <w:delText>FC1</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37628B" w14:textId="61B6437F" w:rsidR="005A2227" w:rsidRPr="00E352EF" w:rsidDel="00A313A3" w:rsidRDefault="0097053A">
            <w:pPr>
              <w:tabs>
                <w:tab w:val="left" w:pos="8237"/>
                <w:tab w:val="left" w:pos="9158"/>
              </w:tabs>
              <w:jc w:val="both"/>
              <w:rPr>
                <w:del w:id="8410" w:author="Utente" w:date="2017-06-26T15:33:00Z"/>
              </w:rPr>
            </w:pPr>
            <w:del w:id="8411" w:author="Utente" w:date="2017-06-26T15:33:00Z">
              <w:r w:rsidRPr="00E352EF" w:rsidDel="00A313A3">
                <w:rPr>
                  <w:rFonts w:ascii="Calibri" w:eastAsia="Calibri" w:hAnsi="Calibri" w:cs="Calibri"/>
                </w:rPr>
                <w:delText>John Smith</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CC365B" w14:textId="18E3CF75" w:rsidR="005A2227" w:rsidRPr="00E352EF" w:rsidDel="00A313A3" w:rsidRDefault="0097053A">
            <w:pPr>
              <w:tabs>
                <w:tab w:val="left" w:pos="8237"/>
                <w:tab w:val="left" w:pos="9158"/>
              </w:tabs>
              <w:jc w:val="both"/>
              <w:rPr>
                <w:del w:id="8412" w:author="Utente" w:date="2017-06-26T15:33:00Z"/>
              </w:rPr>
            </w:pPr>
            <w:del w:id="8413" w:author="Utente" w:date="2017-06-26T15:33:00Z">
              <w:r w:rsidRPr="00E352EF" w:rsidDel="00A313A3">
                <w:rPr>
                  <w:rFonts w:ascii="Calibri" w:eastAsia="Calibri" w:hAnsi="Calibri" w:cs="Calibri"/>
                </w:rPr>
                <w:delText>10/09/1968</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4DFBF4" w14:textId="20AE41AE" w:rsidR="005A2227" w:rsidRPr="00E352EF" w:rsidDel="00A313A3" w:rsidRDefault="0097053A">
            <w:pPr>
              <w:tabs>
                <w:tab w:val="left" w:pos="8237"/>
                <w:tab w:val="left" w:pos="9158"/>
              </w:tabs>
              <w:jc w:val="both"/>
              <w:rPr>
                <w:del w:id="8414" w:author="Utente" w:date="2017-06-26T15:33:00Z"/>
              </w:rPr>
            </w:pPr>
            <w:del w:id="8415" w:author="Utente" w:date="2017-06-26T15:33:00Z">
              <w:r w:rsidRPr="00E352EF" w:rsidDel="00A313A3">
                <w:rPr>
                  <w:rFonts w:ascii="Calibri" w:eastAsia="Calibri" w:hAnsi="Calibri" w:cs="Calibri"/>
                </w:rPr>
                <w:delText>London</w:delText>
              </w:r>
            </w:del>
          </w:p>
        </w:tc>
      </w:tr>
      <w:tr w:rsidR="005A2227" w:rsidRPr="00E352EF" w:rsidDel="00A313A3" w14:paraId="165288EB" w14:textId="12C1CDE1">
        <w:trPr>
          <w:trHeight w:val="331"/>
          <w:del w:id="8416"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04A49D" w14:textId="63618EC3" w:rsidR="005A2227" w:rsidRPr="00E352EF" w:rsidDel="00A313A3" w:rsidRDefault="0097053A">
            <w:pPr>
              <w:jc w:val="both"/>
              <w:rPr>
                <w:del w:id="8417" w:author="Utente" w:date="2017-06-26T15:33:00Z"/>
              </w:rPr>
            </w:pPr>
            <w:del w:id="8418" w:author="Utente" w:date="2017-06-26T15:33:00Z">
              <w:r w:rsidRPr="00E352EF" w:rsidDel="00A313A3">
                <w:rPr>
                  <w:rFonts w:ascii="Calibri" w:eastAsia="Calibri" w:hAnsi="Calibri" w:cs="Calibri"/>
                </w:rPr>
                <w:delText>FC2</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2C0E5A" w14:textId="3AC8A782" w:rsidR="005A2227" w:rsidRPr="00E352EF" w:rsidDel="00A313A3" w:rsidRDefault="0097053A">
            <w:pPr>
              <w:tabs>
                <w:tab w:val="left" w:pos="8237"/>
                <w:tab w:val="left" w:pos="9158"/>
              </w:tabs>
              <w:jc w:val="both"/>
              <w:rPr>
                <w:del w:id="8419" w:author="Utente" w:date="2017-06-26T15:33:00Z"/>
              </w:rPr>
            </w:pPr>
            <w:del w:id="8420" w:author="Utente" w:date="2017-06-26T15:33:00Z">
              <w:r w:rsidRPr="00E352EF" w:rsidDel="00A313A3">
                <w:rPr>
                  <w:rFonts w:ascii="Calibri" w:eastAsia="Calibri" w:hAnsi="Calibri" w:cs="Calibri"/>
                </w:rPr>
                <w:delText>Helen Brown</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2F5B13" w14:textId="25EF019A" w:rsidR="005A2227" w:rsidRPr="00E352EF" w:rsidDel="00A313A3" w:rsidRDefault="0097053A">
            <w:pPr>
              <w:tabs>
                <w:tab w:val="left" w:pos="8237"/>
                <w:tab w:val="left" w:pos="9158"/>
              </w:tabs>
              <w:jc w:val="both"/>
              <w:rPr>
                <w:del w:id="8421" w:author="Utente" w:date="2017-06-26T15:33:00Z"/>
              </w:rPr>
            </w:pPr>
            <w:del w:id="8422" w:author="Utente" w:date="2017-06-26T15:33:00Z">
              <w:r w:rsidRPr="00E352EF" w:rsidDel="00A313A3">
                <w:rPr>
                  <w:rFonts w:ascii="Calibri" w:eastAsia="Calibri" w:hAnsi="Calibri" w:cs="Calibri"/>
                </w:rPr>
                <w:delText>18/10/1976</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C5D393" w14:textId="42A36E0D" w:rsidR="005A2227" w:rsidRPr="00E352EF" w:rsidDel="00A313A3" w:rsidRDefault="0097053A">
            <w:pPr>
              <w:tabs>
                <w:tab w:val="left" w:pos="8237"/>
                <w:tab w:val="left" w:pos="9158"/>
              </w:tabs>
              <w:jc w:val="both"/>
              <w:rPr>
                <w:del w:id="8423" w:author="Utente" w:date="2017-06-26T15:33:00Z"/>
              </w:rPr>
            </w:pPr>
            <w:del w:id="8424" w:author="Utente" w:date="2017-06-26T15:33:00Z">
              <w:r w:rsidRPr="00E352EF" w:rsidDel="00A313A3">
                <w:rPr>
                  <w:rFonts w:ascii="Calibri" w:eastAsia="Calibri" w:hAnsi="Calibri" w:cs="Calibri"/>
                </w:rPr>
                <w:delText>London</w:delText>
              </w:r>
            </w:del>
          </w:p>
        </w:tc>
      </w:tr>
      <w:tr w:rsidR="005A2227" w:rsidRPr="00E352EF" w:rsidDel="00A313A3" w14:paraId="641ACC57" w14:textId="611570C6">
        <w:trPr>
          <w:trHeight w:val="331"/>
          <w:del w:id="8425"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5B6307" w14:textId="2193156E" w:rsidR="005A2227" w:rsidRPr="00E352EF" w:rsidDel="00A313A3" w:rsidRDefault="0097053A">
            <w:pPr>
              <w:jc w:val="both"/>
              <w:rPr>
                <w:del w:id="8426" w:author="Utente" w:date="2017-06-26T15:33:00Z"/>
              </w:rPr>
            </w:pPr>
            <w:del w:id="8427" w:author="Utente" w:date="2017-06-26T15:33:00Z">
              <w:r w:rsidRPr="00E352EF" w:rsidDel="00A313A3">
                <w:rPr>
                  <w:rFonts w:ascii="Calibri" w:eastAsia="Calibri" w:hAnsi="Calibri" w:cs="Calibri"/>
                </w:rPr>
                <w:delText>FC3</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F30493" w14:textId="68AB1EFA" w:rsidR="005A2227" w:rsidRPr="00E352EF" w:rsidDel="00A313A3" w:rsidRDefault="0097053A">
            <w:pPr>
              <w:tabs>
                <w:tab w:val="left" w:pos="8237"/>
                <w:tab w:val="left" w:pos="9158"/>
              </w:tabs>
              <w:jc w:val="both"/>
              <w:rPr>
                <w:del w:id="8428" w:author="Utente" w:date="2017-06-26T15:33:00Z"/>
              </w:rPr>
            </w:pPr>
            <w:del w:id="8429" w:author="Utente" w:date="2017-06-26T15:33:00Z">
              <w:r w:rsidRPr="00E352EF" w:rsidDel="00A313A3">
                <w:rPr>
                  <w:rFonts w:ascii="Calibri" w:eastAsia="Calibri" w:hAnsi="Calibri" w:cs="Calibri"/>
                </w:rPr>
                <w:delText>Steve McGill</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0326CA" w14:textId="5CE15FA1" w:rsidR="005A2227" w:rsidRPr="00E352EF" w:rsidDel="00A313A3" w:rsidRDefault="0097053A">
            <w:pPr>
              <w:tabs>
                <w:tab w:val="left" w:pos="8237"/>
                <w:tab w:val="left" w:pos="9158"/>
              </w:tabs>
              <w:jc w:val="both"/>
              <w:rPr>
                <w:del w:id="8430" w:author="Utente" w:date="2017-06-26T15:33:00Z"/>
              </w:rPr>
            </w:pPr>
            <w:del w:id="8431" w:author="Utente" w:date="2017-06-26T15:33:00Z">
              <w:r w:rsidRPr="00E352EF" w:rsidDel="00A313A3">
                <w:rPr>
                  <w:rFonts w:ascii="Calibri" w:eastAsia="Calibri" w:hAnsi="Calibri" w:cs="Calibri"/>
                </w:rPr>
                <w:delText>21/08/1966</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F3CD61" w14:textId="28EB2C76" w:rsidR="005A2227" w:rsidRPr="00E352EF" w:rsidDel="00A313A3" w:rsidRDefault="0097053A">
            <w:pPr>
              <w:tabs>
                <w:tab w:val="left" w:pos="8237"/>
                <w:tab w:val="left" w:pos="9158"/>
              </w:tabs>
              <w:jc w:val="both"/>
              <w:rPr>
                <w:del w:id="8432" w:author="Utente" w:date="2017-06-26T15:33:00Z"/>
              </w:rPr>
            </w:pPr>
            <w:del w:id="8433" w:author="Utente" w:date="2017-06-26T15:33:00Z">
              <w:r w:rsidRPr="00E352EF" w:rsidDel="00A313A3">
                <w:rPr>
                  <w:rFonts w:ascii="Calibri" w:eastAsia="Calibri" w:hAnsi="Calibri" w:cs="Calibri"/>
                </w:rPr>
                <w:delText>Dublin</w:delText>
              </w:r>
            </w:del>
          </w:p>
        </w:tc>
      </w:tr>
      <w:tr w:rsidR="005A2227" w:rsidRPr="00E352EF" w:rsidDel="00A313A3" w14:paraId="77D3EB0E" w14:textId="2933D9D6">
        <w:trPr>
          <w:trHeight w:val="331"/>
          <w:del w:id="8434"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1E1818" w14:textId="69945912" w:rsidR="005A2227" w:rsidRPr="00E352EF" w:rsidDel="00A313A3" w:rsidRDefault="0097053A">
            <w:pPr>
              <w:jc w:val="both"/>
              <w:rPr>
                <w:del w:id="8435" w:author="Utente" w:date="2017-06-26T15:33:00Z"/>
              </w:rPr>
            </w:pPr>
            <w:del w:id="8436" w:author="Utente" w:date="2017-06-26T15:33:00Z">
              <w:r w:rsidRPr="00E352EF" w:rsidDel="00A313A3">
                <w:rPr>
                  <w:rFonts w:ascii="Calibri" w:eastAsia="Calibri" w:hAnsi="Calibri" w:cs="Calibri"/>
                </w:rPr>
                <w:delText>FC4</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8F3F89" w14:textId="114AB151" w:rsidR="005A2227" w:rsidRPr="00E352EF" w:rsidDel="00A313A3" w:rsidRDefault="0097053A">
            <w:pPr>
              <w:tabs>
                <w:tab w:val="left" w:pos="8237"/>
                <w:tab w:val="left" w:pos="9158"/>
              </w:tabs>
              <w:jc w:val="both"/>
              <w:rPr>
                <w:del w:id="8437" w:author="Utente" w:date="2017-06-26T15:33:00Z"/>
              </w:rPr>
            </w:pPr>
            <w:del w:id="8438" w:author="Utente" w:date="2017-06-26T15:33:00Z">
              <w:r w:rsidRPr="00E352EF" w:rsidDel="00A313A3">
                <w:rPr>
                  <w:rFonts w:ascii="Calibri" w:eastAsia="Calibri" w:hAnsi="Calibri" w:cs="Calibri"/>
                </w:rPr>
                <w:delText>Helen Brown</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855D7C" w14:textId="6D3C44B4" w:rsidR="005A2227" w:rsidRPr="00E352EF" w:rsidDel="00A313A3" w:rsidRDefault="0097053A">
            <w:pPr>
              <w:tabs>
                <w:tab w:val="left" w:pos="8237"/>
                <w:tab w:val="left" w:pos="9158"/>
              </w:tabs>
              <w:jc w:val="both"/>
              <w:rPr>
                <w:del w:id="8439" w:author="Utente" w:date="2017-06-26T15:33:00Z"/>
              </w:rPr>
            </w:pPr>
            <w:del w:id="8440" w:author="Utente" w:date="2017-06-26T15:33:00Z">
              <w:r w:rsidRPr="00E352EF" w:rsidDel="00A313A3">
                <w:rPr>
                  <w:rFonts w:ascii="Calibri" w:eastAsia="Calibri" w:hAnsi="Calibri" w:cs="Calibri"/>
                </w:rPr>
                <w:delText>26/02/2001</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603B69" w14:textId="653E7C4F" w:rsidR="005A2227" w:rsidRPr="00E352EF" w:rsidDel="00A313A3" w:rsidRDefault="0097053A">
            <w:pPr>
              <w:tabs>
                <w:tab w:val="left" w:pos="8237"/>
                <w:tab w:val="left" w:pos="9158"/>
              </w:tabs>
              <w:jc w:val="both"/>
              <w:rPr>
                <w:del w:id="8441" w:author="Utente" w:date="2017-06-26T15:33:00Z"/>
              </w:rPr>
            </w:pPr>
            <w:del w:id="8442" w:author="Utente" w:date="2017-06-26T15:33:00Z">
              <w:r w:rsidRPr="00E352EF" w:rsidDel="00A313A3">
                <w:rPr>
                  <w:rFonts w:ascii="Calibri" w:eastAsia="Calibri" w:hAnsi="Calibri" w:cs="Calibri"/>
                </w:rPr>
                <w:delText>Dublin</w:delText>
              </w:r>
            </w:del>
          </w:p>
        </w:tc>
      </w:tr>
    </w:tbl>
    <w:p w14:paraId="17ED75F8" w14:textId="4538B93D" w:rsidR="005A2227" w:rsidRPr="00E352EF" w:rsidDel="00A313A3" w:rsidRDefault="005A2227">
      <w:pPr>
        <w:spacing w:before="120" w:after="120"/>
        <w:rPr>
          <w:del w:id="8443" w:author="Utente" w:date="2017-06-26T15:33:00Z"/>
        </w:rPr>
      </w:pPr>
    </w:p>
    <w:tbl>
      <w:tblPr>
        <w:tblW w:w="198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87"/>
      </w:tblGrid>
      <w:tr w:rsidR="005A2227" w:rsidRPr="00E352EF" w:rsidDel="00A313A3" w14:paraId="47C5CE5D" w14:textId="7A55B2A3">
        <w:trPr>
          <w:trHeight w:val="130"/>
          <w:del w:id="8444"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0BD36491" w14:textId="76C83993" w:rsidR="005A2227" w:rsidRPr="00E352EF" w:rsidDel="00A313A3" w:rsidRDefault="0097053A">
            <w:pPr>
              <w:rPr>
                <w:del w:id="8445" w:author="Utente" w:date="2017-06-26T15:33:00Z"/>
              </w:rPr>
            </w:pPr>
            <w:del w:id="8446" w:author="Utente" w:date="2017-06-26T15:33:00Z">
              <w:r w:rsidRPr="00E352EF" w:rsidDel="00A313A3">
                <w:rPr>
                  <w:rFonts w:ascii="Calibri" w:eastAsia="Calibri" w:hAnsi="Calibri" w:cs="Calibri"/>
                </w:rPr>
                <w:delText xml:space="preserve">ds_2 </w:delText>
              </w:r>
            </w:del>
          </w:p>
        </w:tc>
      </w:tr>
      <w:tr w:rsidR="005A2227" w:rsidRPr="00E352EF" w:rsidDel="00A313A3" w14:paraId="055F34AD" w14:textId="12DE0B51">
        <w:trPr>
          <w:trHeight w:val="274"/>
          <w:del w:id="8447"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A8AAEC3" w14:textId="2379CDEF" w:rsidR="005A2227" w:rsidRPr="00E352EF" w:rsidDel="00A313A3" w:rsidRDefault="0097053A">
            <w:pPr>
              <w:rPr>
                <w:del w:id="8448" w:author="Utente" w:date="2017-06-26T15:33:00Z"/>
              </w:rPr>
            </w:pPr>
            <w:del w:id="8449" w:author="Utente" w:date="2017-06-26T15:33:00Z">
              <w:r w:rsidRPr="00E352EF" w:rsidDel="00A313A3">
                <w:rPr>
                  <w:rFonts w:ascii="Calibri" w:eastAsia="Calibri" w:hAnsi="Calibri" w:cs="Calibri"/>
                  <w:b/>
                </w:rPr>
                <w:delText>CONDITION</w:delText>
              </w:r>
            </w:del>
          </w:p>
        </w:tc>
      </w:tr>
      <w:tr w:rsidR="005A2227" w:rsidRPr="00E352EF" w:rsidDel="00A313A3" w14:paraId="02AEA2B0" w14:textId="6D9CEC05">
        <w:trPr>
          <w:trHeight w:val="274"/>
          <w:del w:id="8450" w:author="Utente" w:date="2017-06-26T15:33:00Z"/>
        </w:trPr>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748F6A" w14:textId="1504A0E3" w:rsidR="005A2227" w:rsidRPr="00E352EF" w:rsidDel="00A313A3" w:rsidRDefault="0097053A">
            <w:pPr>
              <w:tabs>
                <w:tab w:val="left" w:pos="8237"/>
                <w:tab w:val="left" w:pos="9158"/>
              </w:tabs>
              <w:jc w:val="both"/>
              <w:rPr>
                <w:del w:id="8451" w:author="Utente" w:date="2017-06-26T15:33:00Z"/>
              </w:rPr>
            </w:pPr>
            <w:del w:id="8452" w:author="Utente" w:date="2017-06-26T15:33:00Z">
              <w:r w:rsidRPr="00E352EF" w:rsidDel="00A313A3">
                <w:rPr>
                  <w:rFonts w:ascii="Calibri" w:eastAsia="Calibri" w:hAnsi="Calibri" w:cs="Calibri"/>
                </w:rPr>
                <w:delText>TRUE</w:delText>
              </w:r>
            </w:del>
          </w:p>
        </w:tc>
      </w:tr>
    </w:tbl>
    <w:p w14:paraId="00A3F0DD" w14:textId="38176790" w:rsidR="005A2227" w:rsidRPr="00E352EF" w:rsidDel="00A313A3" w:rsidRDefault="005A2227">
      <w:pPr>
        <w:spacing w:before="120" w:after="120"/>
        <w:rPr>
          <w:del w:id="8453" w:author="Utente" w:date="2017-06-26T15:33:00Z"/>
        </w:rPr>
      </w:pPr>
    </w:p>
    <w:p w14:paraId="2C5C073C" w14:textId="03390F2A" w:rsidR="005A2227" w:rsidRPr="00E352EF" w:rsidDel="00A313A3" w:rsidRDefault="0097053A" w:rsidP="00CF6D97">
      <w:pPr>
        <w:jc w:val="both"/>
        <w:rPr>
          <w:del w:id="8454" w:author="Utente" w:date="2017-06-26T15:33:00Z"/>
          <w:rFonts w:ascii="Cambria" w:eastAsia="Calibri" w:hAnsi="Cambria" w:cs="Calibri"/>
          <w:b/>
        </w:rPr>
      </w:pPr>
      <w:del w:id="8455" w:author="Utente" w:date="2017-06-26T15:33:00Z">
        <w:r w:rsidRPr="00E352EF" w:rsidDel="00A313A3">
          <w:rPr>
            <w:rFonts w:ascii="Cambria" w:eastAsia="Calibri" w:hAnsi="Cambria" w:cs="Calibri"/>
          </w:rPr>
          <w:delText xml:space="preserve">2) ds_3:= </w:delText>
        </w:r>
        <w:r w:rsidR="007038CD" w:rsidRPr="00E352EF" w:rsidDel="00A313A3">
          <w:rPr>
            <w:rFonts w:ascii="Cambria" w:eastAsia="Calibri" w:hAnsi="Cambria" w:cs="Calibri"/>
            <w:b/>
          </w:rPr>
          <w:delText>func_dep</w:delText>
        </w:r>
        <w:r w:rsidR="007038CD" w:rsidRPr="00E352EF" w:rsidDel="00A313A3">
          <w:rPr>
            <w:rFonts w:ascii="Cambria" w:eastAsia="Calibri" w:hAnsi="Cambria" w:cs="Calibri"/>
          </w:rPr>
          <w:delText xml:space="preserve"> </w:delText>
        </w:r>
        <w:r w:rsidR="007038CD" w:rsidRPr="00E352EF" w:rsidDel="00A313A3">
          <w:rPr>
            <w:rFonts w:ascii="Cambria" w:eastAsia="Calibri" w:hAnsi="Cambria" w:cs="Calibri"/>
            <w:b/>
          </w:rPr>
          <w:delText>(</w:delText>
        </w:r>
        <w:r w:rsidR="007038CD" w:rsidRPr="00E352EF" w:rsidDel="00A313A3">
          <w:rPr>
            <w:rFonts w:ascii="Cambria" w:eastAsia="Calibri" w:hAnsi="Cambria" w:cs="Calibri"/>
          </w:rPr>
          <w:delText xml:space="preserve"> ds_1, (</w:delText>
        </w:r>
        <w:r w:rsidRPr="00E352EF" w:rsidDel="00A313A3">
          <w:rPr>
            <w:rFonts w:ascii="Cambria" w:eastAsia="Calibri" w:hAnsi="Cambria" w:cs="Calibri"/>
          </w:rPr>
          <w:delText xml:space="preserve">FISCAL_CODE </w:delText>
        </w:r>
        <w:r w:rsidR="007038CD" w:rsidRPr="00E352EF" w:rsidDel="00A313A3">
          <w:rPr>
            <w:rFonts w:ascii="Cambria" w:eastAsia="Calibri" w:hAnsi="Cambria" w:cs="Calibri"/>
          </w:rPr>
          <w:delText>), (</w:delText>
        </w:r>
        <w:r w:rsidRPr="00E352EF" w:rsidDel="00A313A3">
          <w:rPr>
            <w:rFonts w:ascii="Cambria" w:eastAsia="Calibri" w:hAnsi="Cambria" w:cs="Calibri"/>
          </w:rPr>
          <w:delText>NAME, DATE_OF_BIRTH,PLACE_OF_BIRTH</w:delText>
        </w:r>
        <w:r w:rsidR="007038CD" w:rsidRPr="00E352EF" w:rsidDel="00A313A3">
          <w:rPr>
            <w:rFonts w:ascii="Cambria" w:eastAsia="Calibri" w:hAnsi="Cambria" w:cs="Calibri"/>
          </w:rPr>
          <w:delText>)</w:delText>
        </w:r>
        <w:r w:rsidR="007038CD" w:rsidRPr="00E352EF" w:rsidDel="00A313A3">
          <w:rPr>
            <w:rFonts w:ascii="Cambria" w:eastAsia="Calibri" w:hAnsi="Cambria" w:cs="Calibri"/>
            <w:b/>
          </w:rPr>
          <w:delText>)</w:delText>
        </w:r>
      </w:del>
    </w:p>
    <w:p w14:paraId="618E5511" w14:textId="3F077482" w:rsidR="00994652" w:rsidRPr="00E352EF" w:rsidDel="00A313A3" w:rsidRDefault="00994652" w:rsidP="00CF6D97">
      <w:pPr>
        <w:jc w:val="both"/>
        <w:rPr>
          <w:del w:id="8456" w:author="Utente" w:date="2017-06-26T15:33:00Z"/>
          <w:rFonts w:ascii="Cambria" w:eastAsia="Calibri" w:hAnsi="Cambria" w:cs="Calibri"/>
        </w:rPr>
      </w:pPr>
    </w:p>
    <w:tbl>
      <w:tblPr>
        <w:tblW w:w="198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87"/>
      </w:tblGrid>
      <w:tr w:rsidR="005A2227" w:rsidRPr="00E352EF" w:rsidDel="00A313A3" w14:paraId="53A84ADD" w14:textId="6D9B6412">
        <w:trPr>
          <w:trHeight w:val="130"/>
          <w:del w:id="8457"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C6256CA" w14:textId="49160A71" w:rsidR="005A2227" w:rsidRPr="00E352EF" w:rsidDel="00A313A3" w:rsidRDefault="0097053A">
            <w:pPr>
              <w:rPr>
                <w:del w:id="8458" w:author="Utente" w:date="2017-06-26T15:33:00Z"/>
              </w:rPr>
            </w:pPr>
            <w:del w:id="8459" w:author="Utente" w:date="2017-06-26T15:33:00Z">
              <w:r w:rsidRPr="00E352EF" w:rsidDel="00A313A3">
                <w:rPr>
                  <w:rFonts w:ascii="Calibri" w:eastAsia="Calibri" w:hAnsi="Calibri" w:cs="Calibri"/>
                </w:rPr>
                <w:delText>ds_3</w:delText>
              </w:r>
            </w:del>
          </w:p>
        </w:tc>
      </w:tr>
      <w:tr w:rsidR="005A2227" w:rsidRPr="00E352EF" w:rsidDel="00A313A3" w14:paraId="72FC7C6A" w14:textId="0386CF8D">
        <w:trPr>
          <w:trHeight w:val="274"/>
          <w:del w:id="8460"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A4CE50F" w14:textId="23DA29EB" w:rsidR="005A2227" w:rsidRPr="00E352EF" w:rsidDel="00A313A3" w:rsidRDefault="0097053A">
            <w:pPr>
              <w:rPr>
                <w:del w:id="8461" w:author="Utente" w:date="2017-06-26T15:33:00Z"/>
              </w:rPr>
            </w:pPr>
            <w:del w:id="8462" w:author="Utente" w:date="2017-06-26T15:33:00Z">
              <w:r w:rsidRPr="00E352EF" w:rsidDel="00A313A3">
                <w:rPr>
                  <w:rFonts w:ascii="Calibri" w:eastAsia="Calibri" w:hAnsi="Calibri" w:cs="Calibri"/>
                  <w:b/>
                </w:rPr>
                <w:delText>CONDITION</w:delText>
              </w:r>
            </w:del>
          </w:p>
        </w:tc>
      </w:tr>
      <w:tr w:rsidR="005A2227" w:rsidRPr="00E352EF" w:rsidDel="00A313A3" w14:paraId="6DFC3BE7" w14:textId="28DA9207">
        <w:trPr>
          <w:trHeight w:val="274"/>
          <w:del w:id="8463" w:author="Utente" w:date="2017-06-26T15:33:00Z"/>
        </w:trPr>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3DD409" w14:textId="38EE4BB1" w:rsidR="005A2227" w:rsidRPr="00E352EF" w:rsidDel="00A313A3" w:rsidRDefault="0097053A">
            <w:pPr>
              <w:tabs>
                <w:tab w:val="left" w:pos="8237"/>
                <w:tab w:val="left" w:pos="9158"/>
              </w:tabs>
              <w:jc w:val="both"/>
              <w:rPr>
                <w:del w:id="8464" w:author="Utente" w:date="2017-06-26T15:33:00Z"/>
              </w:rPr>
            </w:pPr>
            <w:del w:id="8465" w:author="Utente" w:date="2017-06-26T15:33:00Z">
              <w:r w:rsidRPr="00E352EF" w:rsidDel="00A313A3">
                <w:rPr>
                  <w:rFonts w:ascii="Calibri" w:eastAsia="Calibri" w:hAnsi="Calibri" w:cs="Calibri"/>
                </w:rPr>
                <w:delText>TRUE</w:delText>
              </w:r>
            </w:del>
          </w:p>
        </w:tc>
      </w:tr>
    </w:tbl>
    <w:p w14:paraId="0092F692" w14:textId="6420F061" w:rsidR="005A2227" w:rsidRPr="00E352EF" w:rsidDel="00A313A3" w:rsidRDefault="005A2227">
      <w:pPr>
        <w:spacing w:before="120" w:after="120"/>
        <w:jc w:val="both"/>
        <w:rPr>
          <w:del w:id="8466" w:author="Utente" w:date="2017-06-26T15:33:00Z"/>
        </w:rPr>
      </w:pPr>
    </w:p>
    <w:p w14:paraId="2109F703" w14:textId="118AF86C" w:rsidR="005A2227" w:rsidRPr="00E352EF" w:rsidDel="00A313A3" w:rsidRDefault="0097053A" w:rsidP="00EA6708">
      <w:pPr>
        <w:rPr>
          <w:del w:id="8467" w:author="Utente" w:date="2017-06-26T15:33:00Z"/>
          <w:rFonts w:ascii="Cambria" w:eastAsia="Calibri" w:hAnsi="Cambria" w:cs="Calibri"/>
          <w:b/>
        </w:rPr>
      </w:pPr>
      <w:del w:id="8468" w:author="Utente" w:date="2017-06-26T15:33:00Z">
        <w:r w:rsidRPr="00E352EF" w:rsidDel="00A313A3">
          <w:rPr>
            <w:rFonts w:ascii="Cambria" w:eastAsia="Calibri" w:hAnsi="Cambria"/>
          </w:rPr>
          <w:delText xml:space="preserve">3) </w:delText>
        </w:r>
        <w:r w:rsidRPr="00E352EF" w:rsidDel="00A313A3">
          <w:rPr>
            <w:rFonts w:ascii="Cambria" w:eastAsia="Calibri" w:hAnsi="Cambria" w:cs="Calibri"/>
          </w:rPr>
          <w:delText xml:space="preserve">ds_2 := </w:delText>
        </w:r>
        <w:r w:rsidR="007038CD" w:rsidRPr="00E352EF" w:rsidDel="00A313A3">
          <w:rPr>
            <w:rFonts w:ascii="Cambria" w:eastAsia="Calibri" w:hAnsi="Cambria" w:cs="Calibri"/>
            <w:b/>
          </w:rPr>
          <w:delText>func_dep</w:delText>
        </w:r>
        <w:r w:rsidR="007038CD" w:rsidRPr="00E352EF" w:rsidDel="00A313A3">
          <w:rPr>
            <w:rFonts w:ascii="Cambria" w:eastAsia="Calibri" w:hAnsi="Cambria" w:cs="Calibri"/>
          </w:rPr>
          <w:delText xml:space="preserve"> </w:delText>
        </w:r>
        <w:r w:rsidR="007038CD" w:rsidRPr="00E352EF" w:rsidDel="00A313A3">
          <w:rPr>
            <w:rFonts w:ascii="Cambria" w:eastAsia="Calibri" w:hAnsi="Cambria" w:cs="Calibri"/>
            <w:b/>
          </w:rPr>
          <w:delText>(</w:delText>
        </w:r>
        <w:r w:rsidR="007038CD" w:rsidRPr="00E352EF" w:rsidDel="00A313A3">
          <w:rPr>
            <w:rFonts w:ascii="Cambria" w:eastAsia="Calibri" w:hAnsi="Cambria" w:cs="Calibri"/>
          </w:rPr>
          <w:delText xml:space="preserve"> </w:delText>
        </w:r>
        <w:r w:rsidRPr="00E352EF" w:rsidDel="00A313A3">
          <w:rPr>
            <w:rFonts w:ascii="Cambria" w:eastAsia="Calibri" w:hAnsi="Cambria" w:cs="Calibri"/>
          </w:rPr>
          <w:delText>NAME</w:delText>
        </w:r>
        <w:r w:rsidR="007038CD" w:rsidRPr="00E352EF" w:rsidDel="00A313A3">
          <w:rPr>
            <w:rFonts w:ascii="Cambria" w:eastAsia="Calibri" w:hAnsi="Cambria" w:cs="Calibri"/>
          </w:rPr>
          <w:delText>), (</w:delText>
        </w:r>
        <w:r w:rsidRPr="00E352EF" w:rsidDel="00A313A3">
          <w:rPr>
            <w:rFonts w:ascii="Cambria" w:eastAsia="Calibri" w:hAnsi="Cambria" w:cs="Calibri"/>
          </w:rPr>
          <w:delText>FISCAL_CODE</w:delText>
        </w:r>
        <w:r w:rsidR="007038CD" w:rsidRPr="00E352EF" w:rsidDel="00A313A3">
          <w:rPr>
            <w:rFonts w:ascii="Cambria" w:eastAsia="Calibri" w:hAnsi="Cambria" w:cs="Calibri"/>
          </w:rPr>
          <w:delText xml:space="preserve">) </w:delText>
        </w:r>
        <w:r w:rsidR="007038CD" w:rsidRPr="00E352EF" w:rsidDel="00A313A3">
          <w:rPr>
            <w:rFonts w:ascii="Cambria" w:eastAsia="Calibri" w:hAnsi="Cambria" w:cs="Calibri"/>
            <w:b/>
          </w:rPr>
          <w:delText>)</w:delText>
        </w:r>
      </w:del>
    </w:p>
    <w:p w14:paraId="1655FBDF" w14:textId="1B690BF2" w:rsidR="00994652" w:rsidRPr="00E352EF" w:rsidDel="00A313A3" w:rsidRDefault="00994652" w:rsidP="00EA6708">
      <w:pPr>
        <w:rPr>
          <w:del w:id="8469" w:author="Utente" w:date="2017-06-26T15:33:00Z"/>
          <w:rFonts w:ascii="Cambria" w:eastAsia="Calibri" w:hAnsi="Cambria" w:cs="Calibri"/>
          <w:b/>
        </w:rPr>
      </w:pPr>
    </w:p>
    <w:tbl>
      <w:tblPr>
        <w:tblW w:w="198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87"/>
      </w:tblGrid>
      <w:tr w:rsidR="005A2227" w:rsidRPr="00E352EF" w:rsidDel="00A313A3" w14:paraId="1B3E207F" w14:textId="05AA5FCC">
        <w:trPr>
          <w:trHeight w:val="130"/>
          <w:del w:id="8470"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7BAC4774" w14:textId="0B66E6A1" w:rsidR="005A2227" w:rsidRPr="00E352EF" w:rsidDel="00A313A3" w:rsidRDefault="0097053A">
            <w:pPr>
              <w:rPr>
                <w:del w:id="8471" w:author="Utente" w:date="2017-06-26T15:33:00Z"/>
              </w:rPr>
            </w:pPr>
            <w:del w:id="8472" w:author="Utente" w:date="2017-06-26T15:33:00Z">
              <w:r w:rsidRPr="00E352EF" w:rsidDel="00A313A3">
                <w:rPr>
                  <w:rFonts w:ascii="Calibri" w:eastAsia="Calibri" w:hAnsi="Calibri" w:cs="Calibri"/>
                </w:rPr>
                <w:delText xml:space="preserve">ds_2 </w:delText>
              </w:r>
            </w:del>
          </w:p>
        </w:tc>
      </w:tr>
      <w:tr w:rsidR="005A2227" w:rsidRPr="00E352EF" w:rsidDel="00A313A3" w14:paraId="4D9D9EA7" w14:textId="01FA078C">
        <w:trPr>
          <w:trHeight w:val="274"/>
          <w:del w:id="8473"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97160DC" w14:textId="7F3DD3FA" w:rsidR="005A2227" w:rsidRPr="00E352EF" w:rsidDel="00A313A3" w:rsidRDefault="0097053A">
            <w:pPr>
              <w:rPr>
                <w:del w:id="8474" w:author="Utente" w:date="2017-06-26T15:33:00Z"/>
              </w:rPr>
            </w:pPr>
            <w:del w:id="8475" w:author="Utente" w:date="2017-06-26T15:33:00Z">
              <w:r w:rsidRPr="00E352EF" w:rsidDel="00A313A3">
                <w:rPr>
                  <w:rFonts w:ascii="Calibri" w:eastAsia="Calibri" w:hAnsi="Calibri" w:cs="Calibri"/>
                  <w:b/>
                </w:rPr>
                <w:delText>CONDITION</w:delText>
              </w:r>
            </w:del>
          </w:p>
        </w:tc>
      </w:tr>
      <w:tr w:rsidR="005A2227" w:rsidRPr="00E352EF" w:rsidDel="00A313A3" w14:paraId="4A3B9BDC" w14:textId="5F4F05DB">
        <w:trPr>
          <w:trHeight w:val="274"/>
          <w:del w:id="8476" w:author="Utente" w:date="2017-06-26T15:33:00Z"/>
        </w:trPr>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DC587E" w14:textId="55595642" w:rsidR="005A2227" w:rsidRPr="00E352EF" w:rsidDel="00A313A3" w:rsidRDefault="0097053A">
            <w:pPr>
              <w:tabs>
                <w:tab w:val="left" w:pos="8237"/>
                <w:tab w:val="left" w:pos="9158"/>
              </w:tabs>
              <w:jc w:val="both"/>
              <w:rPr>
                <w:del w:id="8477" w:author="Utente" w:date="2017-06-26T15:33:00Z"/>
              </w:rPr>
            </w:pPr>
            <w:del w:id="8478" w:author="Utente" w:date="2017-06-26T15:33:00Z">
              <w:r w:rsidRPr="00E352EF" w:rsidDel="00A313A3">
                <w:rPr>
                  <w:rFonts w:ascii="Calibri" w:eastAsia="Calibri" w:hAnsi="Calibri" w:cs="Calibri"/>
                </w:rPr>
                <w:delText>FALSE</w:delText>
              </w:r>
            </w:del>
          </w:p>
        </w:tc>
      </w:tr>
    </w:tbl>
    <w:p w14:paraId="6BD728B3" w14:textId="75A08144" w:rsidR="005A2227" w:rsidRPr="00E352EF" w:rsidDel="00A313A3" w:rsidRDefault="005A2227">
      <w:pPr>
        <w:rPr>
          <w:del w:id="8479" w:author="Utente" w:date="2017-06-26T15:33:00Z"/>
        </w:rPr>
      </w:pPr>
    </w:p>
    <w:p w14:paraId="5510E942" w14:textId="77777777" w:rsidR="005766AD" w:rsidRPr="00E352EF" w:rsidRDefault="005766AD" w:rsidP="005766AD">
      <w:pPr>
        <w:pStyle w:val="Stile1"/>
        <w:rPr>
          <w:ins w:id="8480" w:author="Utente" w:date="2017-06-23T17:08:00Z"/>
          <w:lang w:val="en-GB"/>
        </w:rPr>
      </w:pPr>
      <w:bookmarkStart w:id="8481" w:name="_Toc462659710"/>
      <w:bookmarkStart w:id="8482" w:name="_Toc463805770"/>
      <w:bookmarkStart w:id="8483" w:name="_Toc464487947"/>
      <w:ins w:id="8484" w:author="Utente" w:date="2017-06-23T17:08:00Z">
        <w:r w:rsidRPr="00E352EF">
          <w:rPr>
            <w:lang w:val="en-GB"/>
          </w:rPr>
          <w:t>VTL-ML  -  Boolean operators and functions</w:t>
        </w:r>
      </w:ins>
    </w:p>
    <w:p w14:paraId="50332CC5" w14:textId="77777777" w:rsidR="00161B00" w:rsidRPr="00E352EF" w:rsidRDefault="00161B00" w:rsidP="00161B00">
      <w:pPr>
        <w:pStyle w:val="Stile3"/>
        <w:rPr>
          <w:ins w:id="8485" w:author="Utente" w:date="2017-07-05T17:08:00Z"/>
          <w:lang w:val="en-GB"/>
        </w:rPr>
      </w:pPr>
      <w:ins w:id="8486" w:author="Utente" w:date="2017-07-05T17:08:00Z">
        <w:r w:rsidRPr="00E352EF">
          <w:rPr>
            <w:lang w:val="en-GB"/>
          </w:rPr>
          <w:t>exists_in</w:t>
        </w:r>
        <w:r>
          <w:rPr>
            <w:lang w:val="en-GB"/>
          </w:rPr>
          <w:t xml:space="preserve"> (</w:t>
        </w:r>
        <w:r w:rsidRPr="00E352EF">
          <w:rPr>
            <w:lang w:val="en-GB"/>
          </w:rPr>
          <w:t>all</w:t>
        </w:r>
        <w:r>
          <w:rPr>
            <w:lang w:val="en-GB"/>
          </w:rPr>
          <w:t xml:space="preserve">)  </w:t>
        </w:r>
        <w:r w:rsidRPr="000D0634">
          <w:rPr>
            <w:highlight w:val="yellow"/>
            <w:lang w:val="en-GB"/>
          </w:rPr>
          <w:t>id_exists</w:t>
        </w:r>
      </w:ins>
    </w:p>
    <w:p w14:paraId="5649552F" w14:textId="77777777" w:rsidR="00161B00" w:rsidRPr="00E352EF" w:rsidRDefault="00161B00" w:rsidP="00161B00">
      <w:pPr>
        <w:rPr>
          <w:ins w:id="8487" w:author="Utente" w:date="2017-07-05T17:08:00Z"/>
          <w:rFonts w:ascii="Cambria" w:eastAsia="Calibri" w:hAnsi="Cambria" w:cs="Calibri"/>
          <w:i/>
          <w:color w:val="5B9BD5"/>
        </w:rPr>
      </w:pPr>
    </w:p>
    <w:p w14:paraId="5655E130" w14:textId="77777777" w:rsidR="00161B00" w:rsidRPr="00E352EF" w:rsidRDefault="00161B00" w:rsidP="00161B00">
      <w:pPr>
        <w:rPr>
          <w:ins w:id="8488" w:author="Utente" w:date="2017-07-05T17:08:00Z"/>
          <w:rFonts w:ascii="Cambria" w:eastAsia="Calibri" w:hAnsi="Cambria" w:cs="Calibri"/>
          <w:i/>
          <w:color w:val="5B9BD5"/>
        </w:rPr>
      </w:pPr>
      <w:ins w:id="8489" w:author="Utente" w:date="2017-07-05T17:08:00Z">
        <w:r w:rsidRPr="00E352EF">
          <w:rPr>
            <w:rFonts w:ascii="Cambria" w:eastAsia="Calibri" w:hAnsi="Cambria" w:cs="Calibri"/>
            <w:i/>
            <w:color w:val="5B9BD5"/>
          </w:rPr>
          <w:t>Syntax</w:t>
        </w:r>
      </w:ins>
    </w:p>
    <w:p w14:paraId="37ACC49B" w14:textId="77777777" w:rsidR="00161B00" w:rsidRPr="008962D0" w:rsidRDefault="00161B00" w:rsidP="00161B00">
      <w:pPr>
        <w:rPr>
          <w:ins w:id="8490" w:author="Utente" w:date="2017-07-05T17:08:00Z"/>
          <w:rFonts w:ascii="Arial" w:eastAsia="Calibri" w:hAnsi="Arial" w:cs="Arial"/>
          <w:b/>
          <w:i/>
        </w:rPr>
      </w:pPr>
      <w:ins w:id="8491" w:author="Utente" w:date="2017-07-05T17:08:00Z">
        <w:r w:rsidRPr="008962D0">
          <w:rPr>
            <w:rFonts w:ascii="Arial" w:eastAsia="Calibri" w:hAnsi="Arial" w:cs="Arial"/>
            <w:b/>
          </w:rPr>
          <w:t>exists (</w:t>
        </w:r>
        <w:r w:rsidRPr="008962D0">
          <w:rPr>
            <w:rFonts w:ascii="Arial" w:eastAsia="Calibri" w:hAnsi="Arial" w:cs="Arial"/>
          </w:rPr>
          <w:t>operand, in_operand,retain</w:t>
        </w:r>
        <w:r w:rsidRPr="008962D0">
          <w:rPr>
            <w:rFonts w:ascii="Arial" w:eastAsia="Calibri" w:hAnsi="Arial" w:cs="Arial"/>
            <w:b/>
          </w:rPr>
          <w:t>)</w:t>
        </w:r>
      </w:ins>
    </w:p>
    <w:p w14:paraId="79FF43CC" w14:textId="77777777" w:rsidR="00161B00" w:rsidRDefault="00161B00" w:rsidP="00161B00">
      <w:pPr>
        <w:rPr>
          <w:ins w:id="8492" w:author="Utente" w:date="2017-07-05T17:08:00Z"/>
          <w:rFonts w:ascii="Cambria" w:eastAsia="Calibri" w:hAnsi="Cambria" w:cs="Calibri"/>
          <w:i/>
          <w:color w:val="5B9BD5"/>
        </w:rPr>
      </w:pPr>
    </w:p>
    <w:p w14:paraId="50D8F2FA" w14:textId="77777777" w:rsidR="00161B00" w:rsidRDefault="00161B00" w:rsidP="00161B00">
      <w:pPr>
        <w:rPr>
          <w:ins w:id="8493" w:author="Utente" w:date="2017-07-05T17:08:00Z"/>
          <w:rFonts w:ascii="Cambria" w:eastAsia="Calibri" w:hAnsi="Cambria" w:cs="Calibri"/>
          <w:i/>
          <w:color w:val="5B9BD5"/>
        </w:rPr>
      </w:pPr>
      <w:ins w:id="8494" w:author="Utente" w:date="2017-07-05T17:08:00Z">
        <w:r>
          <w:rPr>
            <w:rFonts w:ascii="Cambria" w:eastAsia="Calibri" w:hAnsi="Cambria" w:cs="Calibri"/>
            <w:i/>
            <w:color w:val="5B9BD5"/>
          </w:rPr>
          <w:t>Input p</w:t>
        </w:r>
        <w:r w:rsidRPr="00E352EF">
          <w:rPr>
            <w:rFonts w:ascii="Cambria" w:eastAsia="Calibri" w:hAnsi="Cambria" w:cs="Calibri"/>
            <w:i/>
            <w:color w:val="5B9BD5"/>
          </w:rPr>
          <w:t>arameters</w:t>
        </w:r>
      </w:ins>
    </w:p>
    <w:p w14:paraId="2DEE430D" w14:textId="77777777" w:rsidR="00161B00" w:rsidRPr="007E718D" w:rsidRDefault="00161B00" w:rsidP="00161B00">
      <w:pPr>
        <w:rPr>
          <w:ins w:id="8495" w:author="Utente" w:date="2017-07-05T17:08:00Z"/>
          <w:rFonts w:ascii="Cambria" w:eastAsia="Calibri" w:hAnsi="Cambria" w:cs="Calibri"/>
          <w:color w:val="auto"/>
        </w:rPr>
      </w:pPr>
      <w:ins w:id="8496" w:author="Utente" w:date="2017-07-05T17:08:00Z">
        <w:r>
          <w:rPr>
            <w:rFonts w:ascii="Cambria" w:eastAsia="Calibri" w:hAnsi="Cambria" w:cs="Calibri"/>
            <w:color w:val="auto"/>
          </w:rPr>
          <w:t>o</w:t>
        </w:r>
        <w:r w:rsidRPr="007E718D">
          <w:rPr>
            <w:rFonts w:ascii="Cambria" w:eastAsia="Calibri" w:hAnsi="Cambria" w:cs="Calibri"/>
            <w:color w:val="auto"/>
          </w:rPr>
          <w:t>perand</w:t>
        </w:r>
        <w:r>
          <w:rPr>
            <w:rFonts w:ascii="Cambria" w:eastAsia="Calibri" w:hAnsi="Cambria" w:cs="Calibri"/>
            <w:color w:val="auto"/>
          </w:rPr>
          <w:tab/>
        </w:r>
        <w:r w:rsidRPr="007E718D">
          <w:rPr>
            <w:rFonts w:ascii="Cambria" w:eastAsia="Calibri" w:hAnsi="Cambria" w:cs="Calibri"/>
            <w:color w:val="auto"/>
          </w:rPr>
          <w:t>mandatory</w:t>
        </w:r>
        <w:r w:rsidRPr="007E718D">
          <w:rPr>
            <w:rFonts w:ascii="Cambria" w:eastAsia="Calibri" w:hAnsi="Cambria" w:cs="Calibri"/>
            <w:color w:val="auto"/>
          </w:rPr>
          <w:tab/>
          <w:t xml:space="preserve">the operand </w:t>
        </w:r>
      </w:ins>
    </w:p>
    <w:p w14:paraId="288F2895" w14:textId="77777777" w:rsidR="00161B00" w:rsidRPr="007E718D" w:rsidRDefault="00161B00" w:rsidP="00161B00">
      <w:pPr>
        <w:rPr>
          <w:ins w:id="8497" w:author="Utente" w:date="2017-07-05T17:08:00Z"/>
          <w:rFonts w:ascii="Cambria" w:eastAsia="Calibri" w:hAnsi="Cambria" w:cs="Calibri"/>
          <w:color w:val="auto"/>
        </w:rPr>
      </w:pPr>
      <w:ins w:id="8498" w:author="Utente" w:date="2017-07-05T17:08:00Z">
        <w:r w:rsidRPr="007E718D">
          <w:rPr>
            <w:rFonts w:ascii="Cambria" w:eastAsia="Calibri" w:hAnsi="Cambria" w:cs="Calibri"/>
            <w:color w:val="auto"/>
          </w:rPr>
          <w:t xml:space="preserve">in_operand </w:t>
        </w:r>
        <w:r>
          <w:rPr>
            <w:rFonts w:ascii="Cambria" w:eastAsia="Calibri" w:hAnsi="Cambria" w:cs="Calibri"/>
            <w:color w:val="auto"/>
          </w:rPr>
          <w:tab/>
        </w:r>
        <w:r w:rsidRPr="007E718D">
          <w:rPr>
            <w:rFonts w:ascii="Cambria" w:eastAsia="Calibri" w:hAnsi="Cambria" w:cs="Calibri"/>
            <w:color w:val="auto"/>
          </w:rPr>
          <w:t>mandatory</w:t>
        </w:r>
        <w:r w:rsidRPr="007E718D">
          <w:rPr>
            <w:rFonts w:ascii="Cambria" w:eastAsia="Calibri" w:hAnsi="Cambria" w:cs="Calibri"/>
            <w:color w:val="auto"/>
          </w:rPr>
          <w:tab/>
          <w:t xml:space="preserve">the operand </w:t>
        </w:r>
      </w:ins>
    </w:p>
    <w:p w14:paraId="1714B453" w14:textId="77777777" w:rsidR="00161B00" w:rsidRDefault="00161B00" w:rsidP="00161B00">
      <w:pPr>
        <w:rPr>
          <w:ins w:id="8499" w:author="Utente" w:date="2017-07-05T17:08:00Z"/>
          <w:rFonts w:ascii="Cambria" w:eastAsia="Calibri" w:hAnsi="Cambria" w:cs="Calibri"/>
          <w:color w:val="auto"/>
        </w:rPr>
      </w:pPr>
      <w:ins w:id="8500" w:author="Utente" w:date="2017-07-05T17:08:00Z">
        <w:r w:rsidRPr="007E718D">
          <w:rPr>
            <w:rFonts w:ascii="Cambria" w:eastAsia="Calibri" w:hAnsi="Cambria" w:cs="Calibri"/>
            <w:color w:val="auto"/>
          </w:rPr>
          <w:t>retain</w:t>
        </w:r>
        <w:r>
          <w:rPr>
            <w:rFonts w:ascii="Cambria" w:eastAsia="Calibri" w:hAnsi="Cambria" w:cs="Calibri"/>
            <w:color w:val="auto"/>
          </w:rPr>
          <w:tab/>
        </w:r>
        <w:r>
          <w:rPr>
            <w:rFonts w:ascii="Cambria" w:eastAsia="Calibri" w:hAnsi="Cambria" w:cs="Calibri"/>
            <w:color w:val="auto"/>
          </w:rPr>
          <w:tab/>
        </w:r>
        <w:r w:rsidRPr="007E718D">
          <w:rPr>
            <w:rFonts w:ascii="Cambria" w:eastAsia="Calibri" w:hAnsi="Cambria" w:cs="Calibri"/>
            <w:color w:val="auto"/>
          </w:rPr>
          <w:t>optional</w:t>
        </w:r>
      </w:ins>
    </w:p>
    <w:p w14:paraId="10567F9D" w14:textId="77777777" w:rsidR="00161B00" w:rsidRPr="007E718D" w:rsidRDefault="00161B00" w:rsidP="00161B00">
      <w:pPr>
        <w:rPr>
          <w:ins w:id="8501" w:author="Utente" w:date="2017-07-05T17:08:00Z"/>
          <w:rFonts w:ascii="Cambria" w:eastAsia="Calibri" w:hAnsi="Cambria" w:cs="Calibri"/>
          <w:color w:val="auto"/>
        </w:rPr>
      </w:pPr>
    </w:p>
    <w:p w14:paraId="616A6AFF" w14:textId="77777777" w:rsidR="00161B00" w:rsidRDefault="00161B00" w:rsidP="00161B00">
      <w:pPr>
        <w:rPr>
          <w:ins w:id="8502" w:author="Utente" w:date="2017-07-05T17:08:00Z"/>
          <w:rFonts w:eastAsia="Calibri" w:cs="Calibri"/>
          <w:i/>
          <w:color w:val="5B9BD5"/>
        </w:rPr>
      </w:pPr>
      <w:ins w:id="8503" w:author="Utente" w:date="2017-07-05T17:08:00Z">
        <w:r w:rsidRPr="00E01596">
          <w:rPr>
            <w:rFonts w:eastAsia="Calibri" w:cs="Calibri"/>
            <w:i/>
            <w:color w:val="5B9BD5"/>
          </w:rPr>
          <w:t>Examples of valid syntaxes</w:t>
        </w:r>
      </w:ins>
    </w:p>
    <w:p w14:paraId="4A97A4FC" w14:textId="77777777" w:rsidR="00161B00" w:rsidRPr="007E718D" w:rsidRDefault="00161B00" w:rsidP="00161B00">
      <w:pPr>
        <w:rPr>
          <w:ins w:id="8504" w:author="Utente" w:date="2017-07-05T17:08:00Z"/>
          <w:rFonts w:ascii="Arial" w:eastAsia="Calibri" w:hAnsi="Arial" w:cs="Arial"/>
          <w:color w:val="auto"/>
        </w:rPr>
      </w:pPr>
      <w:ins w:id="8505" w:author="Utente" w:date="2017-07-05T17:08:00Z">
        <w:r w:rsidRPr="007E718D">
          <w:rPr>
            <w:rFonts w:ascii="Arial" w:eastAsia="Calibri" w:hAnsi="Arial" w:cs="Arial"/>
            <w:b/>
            <w:color w:val="auto"/>
          </w:rPr>
          <w:t>exists</w:t>
        </w:r>
        <w:r w:rsidRPr="007E718D">
          <w:rPr>
            <w:rFonts w:ascii="Arial" w:eastAsia="Calibri" w:hAnsi="Arial" w:cs="Arial"/>
            <w:color w:val="auto"/>
          </w:rPr>
          <w:t>(DS_1,DS_2,true)</w:t>
        </w:r>
      </w:ins>
    </w:p>
    <w:p w14:paraId="36A1240D" w14:textId="77777777" w:rsidR="00161B00" w:rsidRPr="007E718D" w:rsidRDefault="00161B00" w:rsidP="00161B00">
      <w:pPr>
        <w:rPr>
          <w:ins w:id="8506" w:author="Utente" w:date="2017-07-05T17:08:00Z"/>
          <w:rFonts w:ascii="Arial" w:eastAsia="Calibri" w:hAnsi="Arial" w:cs="Arial"/>
          <w:color w:val="auto"/>
        </w:rPr>
      </w:pPr>
      <w:ins w:id="8507" w:author="Utente" w:date="2017-07-05T17:08:00Z">
        <w:r w:rsidRPr="007E718D">
          <w:rPr>
            <w:rFonts w:ascii="Arial" w:eastAsia="Calibri" w:hAnsi="Arial" w:cs="Arial"/>
            <w:b/>
            <w:color w:val="auto"/>
          </w:rPr>
          <w:t>exists</w:t>
        </w:r>
        <w:r w:rsidRPr="007E718D">
          <w:rPr>
            <w:rFonts w:ascii="Arial" w:eastAsia="Calibri" w:hAnsi="Arial" w:cs="Arial"/>
            <w:color w:val="auto"/>
          </w:rPr>
          <w:t>(DS_1,DS_2)</w:t>
        </w:r>
      </w:ins>
    </w:p>
    <w:p w14:paraId="5EF0CBA8" w14:textId="77777777" w:rsidR="00161B00" w:rsidRPr="007E718D" w:rsidRDefault="00161B00" w:rsidP="00161B00">
      <w:pPr>
        <w:rPr>
          <w:ins w:id="8508" w:author="Utente" w:date="2017-07-05T17:08:00Z"/>
          <w:rFonts w:ascii="Arial" w:eastAsia="Calibri" w:hAnsi="Arial" w:cs="Arial"/>
          <w:color w:val="auto"/>
        </w:rPr>
      </w:pPr>
      <w:ins w:id="8509" w:author="Utente" w:date="2017-07-05T17:08:00Z">
        <w:r w:rsidRPr="007E718D">
          <w:rPr>
            <w:rFonts w:ascii="Arial" w:eastAsia="Calibri" w:hAnsi="Arial" w:cs="Arial"/>
            <w:b/>
            <w:color w:val="auto"/>
          </w:rPr>
          <w:t>exists</w:t>
        </w:r>
        <w:r w:rsidRPr="007E718D">
          <w:rPr>
            <w:rFonts w:ascii="Arial" w:eastAsia="Calibri" w:hAnsi="Arial" w:cs="Arial"/>
            <w:color w:val="auto"/>
          </w:rPr>
          <w:t>(DS_1,DS_2,all)</w:t>
        </w:r>
      </w:ins>
    </w:p>
    <w:p w14:paraId="56C1CA11" w14:textId="77777777" w:rsidR="00161B00" w:rsidRDefault="00161B00" w:rsidP="00161B00">
      <w:pPr>
        <w:rPr>
          <w:ins w:id="8510" w:author="Utente" w:date="2017-07-05T17:08:00Z"/>
          <w:rFonts w:ascii="Cambria" w:eastAsia="Calibri" w:hAnsi="Cambria" w:cs="Calibri"/>
          <w:i/>
          <w:color w:val="5B9BD5"/>
        </w:rPr>
      </w:pPr>
    </w:p>
    <w:p w14:paraId="6371C671" w14:textId="77777777" w:rsidR="00161B00" w:rsidRDefault="00161B00" w:rsidP="00161B00">
      <w:pPr>
        <w:rPr>
          <w:ins w:id="8511" w:author="Utente" w:date="2017-07-05T17:08:00Z"/>
          <w:rFonts w:ascii="Cambria" w:eastAsia="Calibri" w:hAnsi="Cambria" w:cs="Calibri"/>
          <w:i/>
          <w:color w:val="5B9BD5"/>
        </w:rPr>
      </w:pPr>
      <w:ins w:id="8512" w:author="Utente" w:date="2017-07-05T17:08:00Z">
        <w:r>
          <w:rPr>
            <w:rFonts w:ascii="Cambria" w:eastAsia="Calibri" w:hAnsi="Cambria" w:cs="Calibri"/>
            <w:i/>
            <w:color w:val="5B9BD5"/>
          </w:rPr>
          <w:t>Semantic</w:t>
        </w:r>
      </w:ins>
    </w:p>
    <w:p w14:paraId="1ED6B5D8" w14:textId="01233F33" w:rsidR="00161B00" w:rsidRPr="007E718D" w:rsidRDefault="00161B00" w:rsidP="00161B00">
      <w:pPr>
        <w:rPr>
          <w:ins w:id="8513" w:author="Utente" w:date="2017-07-05T17:08:00Z"/>
          <w:rFonts w:ascii="Cambria" w:eastAsia="Calibri" w:hAnsi="Cambria" w:cs="Calibri"/>
          <w:color w:val="auto"/>
        </w:rPr>
      </w:pPr>
      <w:ins w:id="8514" w:author="Utente" w:date="2017-07-05T17:08:00Z">
        <w:r w:rsidRPr="000D0634">
          <w:rPr>
            <w:rFonts w:ascii="Cambria" w:eastAsia="Calibri" w:hAnsi="Cambria" w:cs="Calibri"/>
            <w:color w:val="auto"/>
            <w:highlight w:val="yellow"/>
          </w:rPr>
          <w:t>As for the common identifiers of operand and in_operand</w:t>
        </w:r>
        <w:r w:rsidRPr="007E718D">
          <w:rPr>
            <w:rFonts w:ascii="Cambria" w:eastAsia="Calibri" w:hAnsi="Cambria" w:cs="Calibri"/>
            <w:color w:val="auto"/>
          </w:rPr>
          <w:t>,</w:t>
        </w:r>
      </w:ins>
      <w:ins w:id="8515" w:author="Laura Viignola" w:date="2017-07-10T16:27:00Z">
        <w:r w:rsidR="000D0634">
          <w:rPr>
            <w:rFonts w:ascii="Cambria" w:eastAsia="Calibri" w:hAnsi="Cambria" w:cs="Calibri"/>
            <w:color w:val="auto"/>
          </w:rPr>
          <w:t xml:space="preserve"> it</w:t>
        </w:r>
      </w:ins>
      <w:ins w:id="8516" w:author="Utente" w:date="2017-07-05T17:08:00Z">
        <w:r w:rsidRPr="007E718D">
          <w:rPr>
            <w:rFonts w:ascii="Cambria" w:eastAsia="Calibri" w:hAnsi="Cambria" w:cs="Calibri"/>
            <w:color w:val="auto"/>
          </w:rPr>
          <w:t xml:space="preserve"> verifies if the combinations of values of operand exist in in_operand.</w:t>
        </w:r>
      </w:ins>
    </w:p>
    <w:p w14:paraId="2E0ADC50" w14:textId="77777777" w:rsidR="00161B00" w:rsidRPr="007E718D" w:rsidRDefault="00161B00" w:rsidP="00161B00">
      <w:pPr>
        <w:rPr>
          <w:ins w:id="8517" w:author="Utente" w:date="2017-07-05T17:08:00Z"/>
          <w:rFonts w:ascii="Cambria" w:eastAsia="Calibri" w:hAnsi="Cambria" w:cs="Calibri"/>
          <w:i/>
          <w:color w:val="auto"/>
        </w:rPr>
      </w:pPr>
    </w:p>
    <w:p w14:paraId="71B2AF6B" w14:textId="77777777" w:rsidR="00161B00" w:rsidRDefault="00161B00" w:rsidP="00161B00">
      <w:pPr>
        <w:rPr>
          <w:ins w:id="8518" w:author="Utente" w:date="2017-07-05T17:08:00Z"/>
          <w:rFonts w:ascii="Cambria" w:eastAsia="Calibri" w:hAnsi="Cambria" w:cs="Calibri"/>
          <w:i/>
          <w:color w:val="5B9BD5"/>
        </w:rPr>
      </w:pPr>
      <w:ins w:id="8519" w:author="Utente" w:date="2017-07-05T17:08:00Z">
        <w:r>
          <w:rPr>
            <w:rFonts w:ascii="Cambria" w:eastAsia="Calibri" w:hAnsi="Cambria" w:cs="Calibri"/>
            <w:i/>
            <w:color w:val="5B9BD5"/>
          </w:rPr>
          <w:t>Input parameters type</w:t>
        </w:r>
      </w:ins>
    </w:p>
    <w:p w14:paraId="6F008B36" w14:textId="77777777" w:rsidR="00161B00" w:rsidRPr="007E718D" w:rsidRDefault="00161B00" w:rsidP="00161B00">
      <w:pPr>
        <w:rPr>
          <w:ins w:id="8520" w:author="Utente" w:date="2017-07-05T17:08:00Z"/>
          <w:rFonts w:asciiTheme="majorHAnsi" w:eastAsia="Calibri" w:hAnsiTheme="majorHAnsi" w:cs="Courier New"/>
          <w:color w:val="auto"/>
        </w:rPr>
      </w:pPr>
      <w:ins w:id="8521" w:author="Utente" w:date="2017-07-05T17:08:00Z">
        <w:r w:rsidRPr="007E718D">
          <w:rPr>
            <w:rFonts w:asciiTheme="majorHAnsi" w:eastAsia="Calibri" w:hAnsiTheme="majorHAnsi" w:cs="Courier New"/>
            <w:i/>
            <w:color w:val="auto"/>
          </w:rPr>
          <w:t>operand</w:t>
        </w:r>
        <w:r w:rsidRPr="007E718D">
          <w:rPr>
            <w:rFonts w:asciiTheme="majorHAnsi" w:eastAsia="Calibri" w:hAnsiTheme="majorHAnsi" w:cs="Courier New"/>
            <w:color w:val="auto"/>
          </w:rPr>
          <w:t>,</w:t>
        </w:r>
      </w:ins>
    </w:p>
    <w:p w14:paraId="02E993AD" w14:textId="58420BCD" w:rsidR="00161B00" w:rsidRPr="007E718D" w:rsidRDefault="00161B00" w:rsidP="00161B00">
      <w:pPr>
        <w:rPr>
          <w:ins w:id="8522" w:author="Utente" w:date="2017-07-05T17:08:00Z"/>
          <w:rFonts w:asciiTheme="majorHAnsi" w:eastAsia="Calibri" w:hAnsiTheme="majorHAnsi" w:cs="Courier New"/>
          <w:color w:val="auto"/>
        </w:rPr>
      </w:pPr>
      <w:ins w:id="8523" w:author="Utente" w:date="2017-07-05T17:08:00Z">
        <w:r w:rsidRPr="007E718D">
          <w:rPr>
            <w:rFonts w:asciiTheme="majorHAnsi" w:eastAsia="Calibri" w:hAnsiTheme="majorHAnsi" w:cs="Courier New"/>
            <w:i/>
            <w:color w:val="auto"/>
          </w:rPr>
          <w:t>in_operand</w:t>
        </w:r>
        <w:r w:rsidRPr="007E718D">
          <w:rPr>
            <w:rFonts w:asciiTheme="majorHAnsi" w:eastAsia="Calibri" w:hAnsiTheme="majorHAnsi" w:cs="Courier New"/>
            <w:color w:val="auto"/>
          </w:rPr>
          <w:t>::</w:t>
        </w:r>
        <w:r w:rsidRPr="007E718D">
          <w:rPr>
            <w:rFonts w:asciiTheme="majorHAnsi" w:eastAsia="Calibri" w:hAnsiTheme="majorHAnsi" w:cs="Courier New"/>
            <w:color w:val="auto"/>
          </w:rPr>
          <w:tab/>
          <w:t>dataset</w:t>
        </w:r>
      </w:ins>
    </w:p>
    <w:p w14:paraId="55D30D77" w14:textId="21086934" w:rsidR="00161B00" w:rsidRPr="007E718D" w:rsidRDefault="00161B00" w:rsidP="00161B00">
      <w:pPr>
        <w:rPr>
          <w:ins w:id="8524" w:author="Utente" w:date="2017-07-05T17:08:00Z"/>
          <w:rFonts w:asciiTheme="majorHAnsi" w:eastAsia="Calibri" w:hAnsiTheme="majorHAnsi" w:cs="Courier New"/>
          <w:color w:val="auto"/>
        </w:rPr>
      </w:pPr>
      <w:ins w:id="8525" w:author="Utente" w:date="2017-07-05T17:08:00Z">
        <w:r w:rsidRPr="007E718D">
          <w:rPr>
            <w:rFonts w:asciiTheme="majorHAnsi" w:eastAsia="Calibri" w:hAnsiTheme="majorHAnsi" w:cs="Courier New"/>
            <w:i/>
            <w:color w:val="auto"/>
          </w:rPr>
          <w:t>retain</w:t>
        </w:r>
        <w:r w:rsidRPr="007E718D">
          <w:rPr>
            <w:rFonts w:asciiTheme="majorHAnsi" w:eastAsia="Calibri" w:hAnsiTheme="majorHAnsi" w:cs="Courier New"/>
            <w:color w:val="auto"/>
          </w:rPr>
          <w:t>::</w:t>
        </w:r>
        <w:r w:rsidRPr="007E718D">
          <w:rPr>
            <w:rFonts w:asciiTheme="majorHAnsi" w:eastAsia="Calibri" w:hAnsiTheme="majorHAnsi" w:cs="Courier New"/>
            <w:color w:val="auto"/>
          </w:rPr>
          <w:tab/>
        </w:r>
        <w:r w:rsidRPr="007E718D">
          <w:rPr>
            <w:rFonts w:asciiTheme="majorHAnsi" w:eastAsia="Calibri" w:hAnsiTheme="majorHAnsi" w:cs="Courier New"/>
            <w:color w:val="auto"/>
          </w:rPr>
          <w:tab/>
        </w:r>
        <w:r>
          <w:rPr>
            <w:rFonts w:asciiTheme="majorHAnsi" w:eastAsia="Calibri" w:hAnsiTheme="majorHAnsi" w:cs="Courier New"/>
            <w:color w:val="auto"/>
          </w:rPr>
          <w:t>st</w:t>
        </w:r>
      </w:ins>
      <w:ins w:id="8526" w:author="Utente" w:date="2017-07-05T17:09:00Z">
        <w:r>
          <w:rPr>
            <w:rFonts w:asciiTheme="majorHAnsi" w:eastAsia="Calibri" w:hAnsiTheme="majorHAnsi" w:cs="Courier New"/>
            <w:color w:val="auto"/>
          </w:rPr>
          <w:t xml:space="preserve">ring </w:t>
        </w:r>
      </w:ins>
      <w:ins w:id="8527" w:author="Utente" w:date="2017-07-05T17:08:00Z">
        <w:r w:rsidRPr="007E718D">
          <w:rPr>
            <w:rFonts w:asciiTheme="majorHAnsi" w:eastAsia="Calibri" w:hAnsiTheme="majorHAnsi" w:cs="Courier New"/>
            <w:color w:val="auto"/>
          </w:rPr>
          <w:t>{true,</w:t>
        </w:r>
        <w:r>
          <w:rPr>
            <w:rFonts w:asciiTheme="majorHAnsi" w:eastAsia="Calibri" w:hAnsiTheme="majorHAnsi" w:cs="Courier New"/>
            <w:color w:val="auto"/>
          </w:rPr>
          <w:t xml:space="preserve"> </w:t>
        </w:r>
        <w:r w:rsidRPr="007E718D">
          <w:rPr>
            <w:rFonts w:asciiTheme="majorHAnsi" w:eastAsia="Calibri" w:hAnsiTheme="majorHAnsi" w:cs="Courier New"/>
            <w:color w:val="auto"/>
          </w:rPr>
          <w:t>false,</w:t>
        </w:r>
        <w:r>
          <w:rPr>
            <w:rFonts w:asciiTheme="majorHAnsi" w:eastAsia="Calibri" w:hAnsiTheme="majorHAnsi" w:cs="Courier New"/>
            <w:color w:val="auto"/>
          </w:rPr>
          <w:t xml:space="preserve"> </w:t>
        </w:r>
        <w:r w:rsidRPr="007E718D">
          <w:rPr>
            <w:rFonts w:asciiTheme="majorHAnsi" w:eastAsia="Calibri" w:hAnsiTheme="majorHAnsi" w:cs="Courier New"/>
            <w:color w:val="auto"/>
          </w:rPr>
          <w:t>all} default: all</w:t>
        </w:r>
      </w:ins>
    </w:p>
    <w:p w14:paraId="1CB88239" w14:textId="77777777" w:rsidR="00161B00" w:rsidRDefault="00161B00" w:rsidP="00161B00">
      <w:pPr>
        <w:rPr>
          <w:ins w:id="8528" w:author="Utente" w:date="2017-07-05T23:43:00Z"/>
          <w:rFonts w:ascii="Cambria" w:eastAsia="Calibri" w:hAnsi="Cambria" w:cs="Calibri"/>
          <w:i/>
          <w:color w:val="5B9BD5"/>
        </w:rPr>
      </w:pPr>
    </w:p>
    <w:p w14:paraId="57730833" w14:textId="77777777" w:rsidR="00F73B8C" w:rsidRPr="00E64258" w:rsidRDefault="00F73B8C" w:rsidP="00F73B8C">
      <w:pPr>
        <w:rPr>
          <w:ins w:id="8529" w:author="Utente" w:date="2017-07-05T23:43:00Z"/>
          <w:rFonts w:ascii="Cambria" w:eastAsia="Calibri" w:hAnsi="Cambria" w:cs="Calibri"/>
          <w:i/>
          <w:color w:val="5B9BD5"/>
        </w:rPr>
      </w:pPr>
      <w:ins w:id="8530" w:author="Utente" w:date="2017-07-05T23:43:00Z">
        <w:r w:rsidRPr="00E64258">
          <w:rPr>
            <w:rFonts w:ascii="Cambria" w:eastAsia="Calibri" w:hAnsi="Cambria" w:cs="Calibri"/>
            <w:i/>
            <w:color w:val="5B9BD5"/>
          </w:rPr>
          <w:t>Result type</w:t>
        </w:r>
      </w:ins>
    </w:p>
    <w:p w14:paraId="730E73C7" w14:textId="77777777" w:rsidR="00F73B8C" w:rsidRPr="00E64258" w:rsidRDefault="00F73B8C" w:rsidP="00F73B8C">
      <w:pPr>
        <w:rPr>
          <w:ins w:id="8531" w:author="Utente" w:date="2017-07-05T23:43:00Z"/>
          <w:rFonts w:ascii="Cambria" w:eastAsia="Calibri" w:hAnsi="Cambria" w:cs="Calibri"/>
          <w:i/>
          <w:color w:val="auto"/>
        </w:rPr>
      </w:pPr>
    </w:p>
    <w:p w14:paraId="66E5E714" w14:textId="15583A25" w:rsidR="00F73B8C" w:rsidRPr="00F73B8C" w:rsidRDefault="00F73B8C" w:rsidP="00161B00">
      <w:pPr>
        <w:rPr>
          <w:ins w:id="8532" w:author="Utente" w:date="2017-07-05T23:43:00Z"/>
          <w:rFonts w:ascii="Cambria" w:eastAsia="Calibri" w:hAnsi="Cambria" w:cs="Calibri"/>
        </w:rPr>
      </w:pPr>
      <w:ins w:id="8533" w:author="Utente" w:date="2017-07-05T23:43: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 xml:space="preserve">dataset   { </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&lt;boolean&gt; </w:t>
        </w:r>
        <w:r w:rsidRPr="006F2FA3">
          <w:rPr>
            <w:rFonts w:ascii="Cambria" w:eastAsia="Calibri" w:hAnsi="Cambria" w:cs="Calibri"/>
          </w:rPr>
          <w:t xml:space="preserve"> _}</w:t>
        </w:r>
      </w:ins>
    </w:p>
    <w:p w14:paraId="41C888D8" w14:textId="77777777" w:rsidR="00F73B8C" w:rsidRPr="00E352EF" w:rsidRDefault="00F73B8C" w:rsidP="00161B00">
      <w:pPr>
        <w:rPr>
          <w:ins w:id="8534" w:author="Utente" w:date="2017-07-05T17:08:00Z"/>
          <w:rFonts w:ascii="Cambria" w:eastAsia="Calibri" w:hAnsi="Cambria" w:cs="Calibri"/>
          <w:i/>
          <w:color w:val="5B9BD5"/>
        </w:rPr>
      </w:pPr>
    </w:p>
    <w:p w14:paraId="6D689614" w14:textId="77777777" w:rsidR="00161B00" w:rsidRPr="00E352EF" w:rsidRDefault="00161B00" w:rsidP="00161B00">
      <w:pPr>
        <w:rPr>
          <w:ins w:id="8535" w:author="Utente" w:date="2017-07-05T17:08:00Z"/>
          <w:rFonts w:ascii="Cambria" w:eastAsia="Calibri" w:hAnsi="Cambria" w:cs="Calibri"/>
          <w:i/>
          <w:color w:val="5B9BD5"/>
        </w:rPr>
      </w:pPr>
      <w:ins w:id="8536" w:author="Utente" w:date="2017-07-05T17:08:00Z">
        <w:r>
          <w:rPr>
            <w:rFonts w:ascii="Cambria" w:eastAsia="Calibri" w:hAnsi="Cambria" w:cs="Calibri"/>
            <w:i/>
            <w:color w:val="5B9BD5"/>
          </w:rPr>
          <w:t>Additional c</w:t>
        </w:r>
        <w:r w:rsidRPr="00E352EF">
          <w:rPr>
            <w:rFonts w:ascii="Cambria" w:eastAsia="Calibri" w:hAnsi="Cambria" w:cs="Calibri"/>
            <w:i/>
            <w:color w:val="5B9BD5"/>
          </w:rPr>
          <w:t>onstraints</w:t>
        </w:r>
      </w:ins>
    </w:p>
    <w:p w14:paraId="60526125" w14:textId="77777777" w:rsidR="00161B00" w:rsidRPr="007E718D" w:rsidRDefault="00161B00" w:rsidP="00161B00">
      <w:pPr>
        <w:rPr>
          <w:ins w:id="8537" w:author="Utente" w:date="2017-07-05T17:08:00Z"/>
          <w:rFonts w:ascii="Cambria" w:hAnsi="Cambria"/>
          <w:color w:val="auto"/>
        </w:rPr>
      </w:pPr>
      <w:ins w:id="8538" w:author="Utente" w:date="2017-07-05T17:08:00Z">
        <w:r w:rsidRPr="007E718D">
          <w:rPr>
            <w:rFonts w:ascii="Cambria" w:eastAsia="Calibri" w:hAnsi="Cambria" w:cs="Calibri"/>
            <w:color w:val="auto"/>
          </w:rPr>
          <w:t>[empty]</w:t>
        </w:r>
      </w:ins>
    </w:p>
    <w:p w14:paraId="5365A73A" w14:textId="77777777" w:rsidR="00161B00" w:rsidRPr="007E718D" w:rsidRDefault="00161B00" w:rsidP="00161B00">
      <w:pPr>
        <w:rPr>
          <w:ins w:id="8539" w:author="Utente" w:date="2017-07-05T17:08:00Z"/>
          <w:rFonts w:ascii="Cambria" w:eastAsia="Calibri" w:hAnsi="Cambria" w:cs="Calibri"/>
          <w:i/>
          <w:color w:val="auto"/>
        </w:rPr>
      </w:pPr>
    </w:p>
    <w:p w14:paraId="7DCD2D4A" w14:textId="77777777" w:rsidR="00161B00" w:rsidRDefault="00161B00" w:rsidP="00161B00">
      <w:pPr>
        <w:rPr>
          <w:ins w:id="8540" w:author="Utente" w:date="2017-07-05T17:08:00Z"/>
          <w:rFonts w:ascii="Cambria" w:eastAsia="Calibri" w:hAnsi="Cambria" w:cs="Calibri"/>
          <w:i/>
          <w:color w:val="5B9BD5"/>
        </w:rPr>
      </w:pPr>
      <w:ins w:id="8541" w:author="Utente" w:date="2017-07-05T17:08:00Z">
        <w:r>
          <w:rPr>
            <w:rFonts w:ascii="Cambria" w:eastAsia="Calibri" w:hAnsi="Cambria" w:cs="Calibri"/>
            <w:i/>
            <w:color w:val="5B9BD5"/>
          </w:rPr>
          <w:t>Behaviour</w:t>
        </w:r>
      </w:ins>
    </w:p>
    <w:p w14:paraId="434F6C30" w14:textId="77777777" w:rsidR="00161B00" w:rsidRDefault="00161B00" w:rsidP="00161B00">
      <w:pPr>
        <w:jc w:val="both"/>
        <w:rPr>
          <w:ins w:id="8542" w:author="Utente" w:date="2017-07-05T17:08:00Z"/>
          <w:rFonts w:ascii="Cambria" w:eastAsia="Calibri" w:hAnsi="Cambria" w:cs="Calibri"/>
          <w:color w:val="auto"/>
        </w:rPr>
      </w:pPr>
      <w:ins w:id="8543" w:author="Utente" w:date="2017-07-05T17:08:00Z">
        <w:r>
          <w:rPr>
            <w:rFonts w:ascii="Cambria" w:eastAsia="Calibri" w:hAnsi="Cambria" w:cs="Calibri"/>
            <w:color w:val="auto"/>
          </w:rPr>
          <w:t>The operator has the behaviour of the “O</w:t>
        </w:r>
        <w:r w:rsidRPr="000D307F">
          <w:rPr>
            <w:rFonts w:ascii="Cambria" w:eastAsia="Calibri" w:hAnsi="Cambria" w:cs="Calibri"/>
            <w:color w:val="auto"/>
          </w:rPr>
          <w:t>perators which changes the measure type</w:t>
        </w:r>
        <w:r>
          <w:rPr>
            <w:rFonts w:ascii="Cambria" w:eastAsia="Calibri" w:hAnsi="Cambria" w:cs="Calibri"/>
            <w:color w:val="auto"/>
          </w:rPr>
          <w:t xml:space="preserve">” (see the section “VTL-ML - Behaviour of the Operators”). </w:t>
        </w:r>
      </w:ins>
    </w:p>
    <w:p w14:paraId="58F65476" w14:textId="77777777" w:rsidR="00161B00" w:rsidRPr="00E352EF" w:rsidRDefault="00161B00" w:rsidP="00161B00">
      <w:pPr>
        <w:rPr>
          <w:ins w:id="8544" w:author="Utente" w:date="2017-07-05T17:08:00Z"/>
          <w:rFonts w:ascii="Cambria" w:eastAsia="Calibri" w:hAnsi="Cambria" w:cs="Calibri"/>
          <w:i/>
          <w:color w:val="5B9BD5"/>
        </w:rPr>
      </w:pPr>
    </w:p>
    <w:p w14:paraId="7D1329B3" w14:textId="77777777" w:rsidR="00161B00" w:rsidRPr="00E352EF" w:rsidRDefault="00161B00" w:rsidP="00161B00">
      <w:pPr>
        <w:rPr>
          <w:ins w:id="8545" w:author="Utente" w:date="2017-07-05T17:08:00Z"/>
          <w:rFonts w:ascii="Cambria" w:eastAsia="Calibri" w:hAnsi="Cambria" w:cs="Calibri"/>
          <w:i/>
          <w:color w:val="5B9BD5"/>
        </w:rPr>
      </w:pPr>
    </w:p>
    <w:p w14:paraId="6333BB60" w14:textId="77777777" w:rsidR="00161B00" w:rsidRPr="00E352EF" w:rsidRDefault="00161B00" w:rsidP="00161B00">
      <w:pPr>
        <w:rPr>
          <w:ins w:id="8546" w:author="Utente" w:date="2017-07-05T17:08:00Z"/>
          <w:rFonts w:ascii="Cambria" w:eastAsia="Calibri" w:hAnsi="Cambria" w:cs="Calibri"/>
          <w:i/>
          <w:color w:val="5B9BD5"/>
        </w:rPr>
      </w:pPr>
      <w:ins w:id="8547" w:author="Utente" w:date="2017-07-05T17:08:00Z">
        <w:r w:rsidRPr="00E352EF">
          <w:rPr>
            <w:rFonts w:ascii="Cambria" w:eastAsia="Calibri" w:hAnsi="Cambria" w:cs="Calibri"/>
            <w:i/>
            <w:color w:val="5B9BD5"/>
          </w:rPr>
          <w:t>Examples</w:t>
        </w:r>
      </w:ins>
    </w:p>
    <w:p w14:paraId="52A83BBF" w14:textId="77777777" w:rsidR="00161B00" w:rsidRPr="00E352EF" w:rsidRDefault="00161B00" w:rsidP="00161B00">
      <w:pPr>
        <w:rPr>
          <w:ins w:id="8548" w:author="Utente" w:date="2017-07-05T17:08:00Z"/>
        </w:rPr>
      </w:pPr>
      <w:ins w:id="8549" w:author="Utente" w:date="2017-07-05T17:08:00Z">
        <w:r>
          <w:rPr>
            <w:rFonts w:ascii="Cambria" w:eastAsia="Calibri" w:hAnsi="Cambria"/>
          </w:rPr>
          <w:t xml:space="preserve">Given </w:t>
        </w:r>
        <w:r w:rsidRPr="00E352EF">
          <w:rPr>
            <w:rFonts w:ascii="Cambria" w:eastAsia="Calibri" w:hAnsi="Cambria"/>
          </w:rPr>
          <w:t xml:space="preserve"> </w:t>
        </w:r>
        <w:r>
          <w:rPr>
            <w:rFonts w:ascii="Cambria" w:eastAsia="Calibri" w:hAnsi="Cambria"/>
          </w:rPr>
          <w:t>the operand Data Set:</w:t>
        </w:r>
      </w:ins>
    </w:p>
    <w:tbl>
      <w:tblPr>
        <w:tblW w:w="620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21"/>
        <w:gridCol w:w="1570"/>
        <w:gridCol w:w="1080"/>
        <w:gridCol w:w="965"/>
        <w:gridCol w:w="1670"/>
      </w:tblGrid>
      <w:tr w:rsidR="00161B00" w:rsidRPr="00E352EF" w14:paraId="438A7F29" w14:textId="77777777" w:rsidTr="00161B00">
        <w:trPr>
          <w:ins w:id="8550" w:author="Utente" w:date="2017-07-05T17:08:00Z"/>
        </w:trPr>
        <w:tc>
          <w:tcPr>
            <w:tcW w:w="922"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1B09017B" w14:textId="77777777" w:rsidR="00161B00" w:rsidRPr="00E352EF" w:rsidRDefault="00161B00" w:rsidP="00161B00">
            <w:pPr>
              <w:jc w:val="both"/>
              <w:rPr>
                <w:ins w:id="8551" w:author="Utente" w:date="2017-07-05T17:08:00Z"/>
              </w:rPr>
            </w:pPr>
            <w:ins w:id="8552" w:author="Utente" w:date="2017-07-05T17:08:00Z">
              <w:r>
                <w:rPr>
                  <w:rFonts w:ascii="Calibri" w:eastAsia="Calibri" w:hAnsi="Calibri" w:cs="Calibri"/>
                </w:rPr>
                <w:t>DS_1</w:t>
              </w:r>
            </w:ins>
          </w:p>
        </w:tc>
      </w:tr>
      <w:tr w:rsidR="00161B00" w:rsidRPr="00E352EF" w14:paraId="07F7C341" w14:textId="77777777" w:rsidTr="00161B00">
        <w:trPr>
          <w:ins w:id="8553" w:author="Utente" w:date="2017-07-05T17:08:00Z"/>
        </w:trPr>
        <w:tc>
          <w:tcPr>
            <w:tcW w:w="92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33D1991" w14:textId="77777777" w:rsidR="00161B00" w:rsidRPr="00E352EF" w:rsidRDefault="00161B00" w:rsidP="00161B00">
            <w:pPr>
              <w:jc w:val="both"/>
              <w:rPr>
                <w:ins w:id="8554" w:author="Utente" w:date="2017-07-05T17:08:00Z"/>
              </w:rPr>
            </w:pPr>
            <w:ins w:id="8555" w:author="Utente" w:date="2017-07-05T17:08:00Z">
              <w:r>
                <w:rPr>
                  <w:rFonts w:ascii="Calibri" w:eastAsia="Calibri" w:hAnsi="Calibri" w:cs="Calibri"/>
                  <w:b/>
                </w:rPr>
                <w:t>id_1</w:t>
              </w:r>
            </w:ins>
          </w:p>
        </w:tc>
        <w:tc>
          <w:tcPr>
            <w:tcW w:w="157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A0AA911" w14:textId="77777777" w:rsidR="00161B00" w:rsidRPr="00E352EF" w:rsidRDefault="00161B00" w:rsidP="00161B00">
            <w:pPr>
              <w:jc w:val="both"/>
              <w:rPr>
                <w:ins w:id="8556" w:author="Utente" w:date="2017-07-05T17:08:00Z"/>
              </w:rPr>
            </w:pPr>
            <w:ins w:id="8557" w:author="Utente" w:date="2017-07-05T17:08:00Z">
              <w:r>
                <w:rPr>
                  <w:rFonts w:ascii="Calibri" w:eastAsia="Calibri" w:hAnsi="Calibri" w:cs="Calibri"/>
                  <w:b/>
                </w:rPr>
                <w:t>id_2</w:t>
              </w:r>
            </w:ins>
          </w:p>
        </w:tc>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604BF67" w14:textId="77777777" w:rsidR="00161B00" w:rsidRPr="00E352EF" w:rsidRDefault="00161B00" w:rsidP="00161B00">
            <w:pPr>
              <w:jc w:val="both"/>
              <w:rPr>
                <w:ins w:id="8558" w:author="Utente" w:date="2017-07-05T17:08:00Z"/>
              </w:rPr>
            </w:pPr>
            <w:ins w:id="8559" w:author="Utente" w:date="2017-07-05T17:08:00Z">
              <w:r>
                <w:rPr>
                  <w:rFonts w:ascii="Calibri" w:eastAsia="Calibri" w:hAnsi="Calibri" w:cs="Calibri"/>
                  <w:b/>
                </w:rPr>
                <w:t>Id_3</w:t>
              </w:r>
            </w:ins>
          </w:p>
        </w:tc>
        <w:tc>
          <w:tcPr>
            <w:tcW w:w="96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F2F9E2B" w14:textId="77777777" w:rsidR="00161B00" w:rsidRPr="00E352EF" w:rsidRDefault="00161B00" w:rsidP="00161B00">
            <w:pPr>
              <w:jc w:val="both"/>
              <w:rPr>
                <w:ins w:id="8560" w:author="Utente" w:date="2017-07-05T17:08:00Z"/>
              </w:rPr>
            </w:pPr>
            <w:ins w:id="8561" w:author="Utente" w:date="2017-07-05T17:08:00Z">
              <w:r>
                <w:rPr>
                  <w:rFonts w:ascii="Calibri" w:eastAsia="Calibri" w:hAnsi="Calibri" w:cs="Calibri"/>
                  <w:b/>
                </w:rPr>
                <w:t>Id_4</w:t>
              </w:r>
            </w:ins>
          </w:p>
        </w:tc>
        <w:tc>
          <w:tcPr>
            <w:tcW w:w="167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0D3C9F6" w14:textId="77777777" w:rsidR="00161B00" w:rsidRPr="00E352EF" w:rsidRDefault="00161B00" w:rsidP="00161B00">
            <w:pPr>
              <w:jc w:val="both"/>
              <w:rPr>
                <w:ins w:id="8562" w:author="Utente" w:date="2017-07-05T17:08:00Z"/>
              </w:rPr>
            </w:pPr>
            <w:ins w:id="8563" w:author="Utente" w:date="2017-07-05T17:08:00Z">
              <w:r>
                <w:rPr>
                  <w:rFonts w:ascii="Calibri" w:eastAsia="Calibri" w:hAnsi="Calibri" w:cs="Calibri"/>
                  <w:b/>
                </w:rPr>
                <w:t>Me_1</w:t>
              </w:r>
            </w:ins>
          </w:p>
        </w:tc>
      </w:tr>
      <w:tr w:rsidR="00161B00" w:rsidRPr="00E352EF" w14:paraId="27C3B4BD" w14:textId="77777777" w:rsidTr="00161B00">
        <w:trPr>
          <w:ins w:id="8564"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0A42D8" w14:textId="77777777" w:rsidR="00161B00" w:rsidRPr="00E352EF" w:rsidRDefault="00161B00" w:rsidP="00161B00">
            <w:pPr>
              <w:jc w:val="both"/>
              <w:rPr>
                <w:ins w:id="8565" w:author="Utente" w:date="2017-07-05T17:08:00Z"/>
              </w:rPr>
            </w:pPr>
            <w:ins w:id="8566" w:author="Utente" w:date="2017-07-05T17:08:00Z">
              <w:r w:rsidRPr="00E352EF">
                <w:rPr>
                  <w:rFonts w:ascii="Calibri" w:eastAsia="Calibri" w:hAnsi="Calibri" w:cs="Calibri"/>
                </w:rPr>
                <w:t>2012</w:t>
              </w:r>
            </w:ins>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B33514" w14:textId="77777777" w:rsidR="00161B00" w:rsidRPr="00E352EF" w:rsidRDefault="00161B00" w:rsidP="00161B00">
            <w:pPr>
              <w:jc w:val="both"/>
              <w:rPr>
                <w:ins w:id="8567" w:author="Utente" w:date="2017-07-05T17:08:00Z"/>
              </w:rPr>
            </w:pPr>
            <w:ins w:id="8568" w:author="Utente" w:date="2017-07-05T17:08:00Z">
              <w:r w:rsidRPr="00E352EF">
                <w:rPr>
                  <w:rFonts w:ascii="Calibri" w:eastAsia="Calibri" w:hAnsi="Calibri" w:cs="Calibri"/>
                </w:rPr>
                <w:t>Belgium</w:t>
              </w:r>
            </w:ins>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082D96" w14:textId="77777777" w:rsidR="00161B00" w:rsidRPr="00E352EF" w:rsidRDefault="00161B00" w:rsidP="00161B00">
            <w:pPr>
              <w:jc w:val="both"/>
              <w:rPr>
                <w:ins w:id="8569" w:author="Utente" w:date="2017-07-05T17:08:00Z"/>
              </w:rPr>
            </w:pPr>
            <w:ins w:id="8570" w:author="Utente" w:date="2017-07-05T17:08:00Z">
              <w:r w:rsidRPr="00E352EF">
                <w:rPr>
                  <w:rFonts w:ascii="Calibri" w:eastAsia="Calibri" w:hAnsi="Calibri" w:cs="Calibri"/>
                </w:rPr>
                <w:t>Total</w:t>
              </w:r>
            </w:ins>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C9ADEE" w14:textId="77777777" w:rsidR="00161B00" w:rsidRPr="00E352EF" w:rsidRDefault="00161B00" w:rsidP="00161B00">
            <w:pPr>
              <w:jc w:val="both"/>
              <w:rPr>
                <w:ins w:id="8571" w:author="Utente" w:date="2017-07-05T17:08:00Z"/>
              </w:rPr>
            </w:pPr>
            <w:ins w:id="8572" w:author="Utente" w:date="2017-07-05T17:08:00Z">
              <w:r w:rsidRPr="00E352EF">
                <w:rPr>
                  <w:rFonts w:ascii="Calibri" w:eastAsia="Calibri" w:hAnsi="Calibri" w:cs="Calibri"/>
                </w:rPr>
                <w:t>Total</w:t>
              </w:r>
            </w:ins>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226685" w14:textId="77777777" w:rsidR="00161B00" w:rsidRPr="00E352EF" w:rsidRDefault="00161B00" w:rsidP="00161B00">
            <w:pPr>
              <w:jc w:val="both"/>
              <w:rPr>
                <w:ins w:id="8573" w:author="Utente" w:date="2017-07-05T17:08:00Z"/>
              </w:rPr>
            </w:pPr>
            <w:ins w:id="8574" w:author="Utente" w:date="2017-07-05T17:08:00Z">
              <w:r w:rsidRPr="00E352EF">
                <w:rPr>
                  <w:rFonts w:ascii="Calibri" w:eastAsia="Calibri" w:hAnsi="Calibri" w:cs="Calibri"/>
                </w:rPr>
                <w:t>11094850</w:t>
              </w:r>
            </w:ins>
          </w:p>
        </w:tc>
      </w:tr>
      <w:tr w:rsidR="00161B00" w:rsidRPr="00E352EF" w14:paraId="6094AD43" w14:textId="77777777" w:rsidTr="00161B00">
        <w:trPr>
          <w:ins w:id="8575"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F987E3" w14:textId="77777777" w:rsidR="00161B00" w:rsidRPr="00E352EF" w:rsidRDefault="00161B00" w:rsidP="00161B00">
            <w:pPr>
              <w:jc w:val="both"/>
              <w:rPr>
                <w:ins w:id="8576" w:author="Utente" w:date="2017-07-05T17:08:00Z"/>
              </w:rPr>
            </w:pPr>
            <w:ins w:id="8577" w:author="Utente" w:date="2017-07-05T17:08:00Z">
              <w:r w:rsidRPr="00E352EF">
                <w:rPr>
                  <w:rFonts w:ascii="Calibri" w:eastAsia="Calibri" w:hAnsi="Calibri" w:cs="Calibri"/>
                </w:rPr>
                <w:t>2012</w:t>
              </w:r>
            </w:ins>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DEBF0C" w14:textId="77777777" w:rsidR="00161B00" w:rsidRPr="00E352EF" w:rsidRDefault="00161B00" w:rsidP="00161B00">
            <w:pPr>
              <w:jc w:val="both"/>
              <w:rPr>
                <w:ins w:id="8578" w:author="Utente" w:date="2017-07-05T17:08:00Z"/>
              </w:rPr>
            </w:pPr>
            <w:ins w:id="8579" w:author="Utente" w:date="2017-07-05T17:08:00Z">
              <w:r w:rsidRPr="00E352EF">
                <w:rPr>
                  <w:rFonts w:ascii="Calibri" w:eastAsia="Calibri" w:hAnsi="Calibri" w:cs="Calibri"/>
                </w:rPr>
                <w:t>Greece</w:t>
              </w:r>
            </w:ins>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53EFF3" w14:textId="77777777" w:rsidR="00161B00" w:rsidRPr="00E352EF" w:rsidRDefault="00161B00" w:rsidP="00161B00">
            <w:pPr>
              <w:jc w:val="both"/>
              <w:rPr>
                <w:ins w:id="8580" w:author="Utente" w:date="2017-07-05T17:08:00Z"/>
              </w:rPr>
            </w:pPr>
            <w:ins w:id="8581" w:author="Utente" w:date="2017-07-05T17:08:00Z">
              <w:r w:rsidRPr="00E352EF">
                <w:rPr>
                  <w:rFonts w:ascii="Calibri" w:eastAsia="Calibri" w:hAnsi="Calibri" w:cs="Calibri"/>
                </w:rPr>
                <w:t>Total</w:t>
              </w:r>
            </w:ins>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2906C8" w14:textId="77777777" w:rsidR="00161B00" w:rsidRPr="00E352EF" w:rsidRDefault="00161B00" w:rsidP="00161B00">
            <w:pPr>
              <w:jc w:val="both"/>
              <w:rPr>
                <w:ins w:id="8582" w:author="Utente" w:date="2017-07-05T17:08:00Z"/>
              </w:rPr>
            </w:pPr>
            <w:ins w:id="8583" w:author="Utente" w:date="2017-07-05T17:08:00Z">
              <w:r w:rsidRPr="00E352EF">
                <w:rPr>
                  <w:rFonts w:ascii="Calibri" w:eastAsia="Calibri" w:hAnsi="Calibri" w:cs="Calibri"/>
                </w:rPr>
                <w:t>Total</w:t>
              </w:r>
            </w:ins>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F607C4" w14:textId="77777777" w:rsidR="00161B00" w:rsidRPr="00E352EF" w:rsidRDefault="00161B00" w:rsidP="00161B00">
            <w:pPr>
              <w:jc w:val="both"/>
              <w:rPr>
                <w:ins w:id="8584" w:author="Utente" w:date="2017-07-05T17:08:00Z"/>
              </w:rPr>
            </w:pPr>
            <w:ins w:id="8585" w:author="Utente" w:date="2017-07-05T17:08:00Z">
              <w:r w:rsidRPr="00E352EF">
                <w:rPr>
                  <w:rFonts w:ascii="Calibri" w:eastAsia="Calibri" w:hAnsi="Calibri" w:cs="Calibri"/>
                </w:rPr>
                <w:t>11123034</w:t>
              </w:r>
            </w:ins>
          </w:p>
        </w:tc>
      </w:tr>
      <w:tr w:rsidR="00161B00" w:rsidRPr="00E352EF" w14:paraId="6EB5EE5D" w14:textId="77777777" w:rsidTr="00161B00">
        <w:trPr>
          <w:ins w:id="8586"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C7D2FC" w14:textId="77777777" w:rsidR="00161B00" w:rsidRPr="00E352EF" w:rsidRDefault="00161B00" w:rsidP="00161B00">
            <w:pPr>
              <w:jc w:val="both"/>
              <w:rPr>
                <w:ins w:id="8587" w:author="Utente" w:date="2017-07-05T17:08:00Z"/>
              </w:rPr>
            </w:pPr>
            <w:ins w:id="8588" w:author="Utente" w:date="2017-07-05T17:08:00Z">
              <w:r w:rsidRPr="00E352EF">
                <w:rPr>
                  <w:rFonts w:ascii="Calibri" w:eastAsia="Calibri" w:hAnsi="Calibri" w:cs="Calibri"/>
                </w:rPr>
                <w:t>2012</w:t>
              </w:r>
            </w:ins>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F5D9C1" w14:textId="77777777" w:rsidR="00161B00" w:rsidRPr="00E352EF" w:rsidRDefault="00161B00" w:rsidP="00161B00">
            <w:pPr>
              <w:jc w:val="both"/>
              <w:rPr>
                <w:ins w:id="8589" w:author="Utente" w:date="2017-07-05T17:08:00Z"/>
              </w:rPr>
            </w:pPr>
            <w:ins w:id="8590" w:author="Utente" w:date="2017-07-05T17:08:00Z">
              <w:r w:rsidRPr="00E352EF">
                <w:rPr>
                  <w:rFonts w:ascii="Calibri" w:eastAsia="Calibri" w:hAnsi="Calibri" w:cs="Calibri"/>
                </w:rPr>
                <w:t>Spain</w:t>
              </w:r>
            </w:ins>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AF6A2D" w14:textId="77777777" w:rsidR="00161B00" w:rsidRPr="00E352EF" w:rsidRDefault="00161B00" w:rsidP="00161B00">
            <w:pPr>
              <w:jc w:val="both"/>
              <w:rPr>
                <w:ins w:id="8591" w:author="Utente" w:date="2017-07-05T17:08:00Z"/>
              </w:rPr>
            </w:pPr>
            <w:ins w:id="8592" w:author="Utente" w:date="2017-07-05T17:08:00Z">
              <w:r w:rsidRPr="00E352EF">
                <w:rPr>
                  <w:rFonts w:ascii="Calibri" w:eastAsia="Calibri" w:hAnsi="Calibri" w:cs="Calibri"/>
                </w:rPr>
                <w:t>Total</w:t>
              </w:r>
            </w:ins>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890882" w14:textId="77777777" w:rsidR="00161B00" w:rsidRPr="00E352EF" w:rsidRDefault="00161B00" w:rsidP="00161B00">
            <w:pPr>
              <w:jc w:val="both"/>
              <w:rPr>
                <w:ins w:id="8593" w:author="Utente" w:date="2017-07-05T17:08:00Z"/>
              </w:rPr>
            </w:pPr>
            <w:ins w:id="8594" w:author="Utente" w:date="2017-07-05T17:08:00Z">
              <w:r w:rsidRPr="00E352EF">
                <w:rPr>
                  <w:rFonts w:ascii="Calibri" w:eastAsia="Calibri" w:hAnsi="Calibri" w:cs="Calibri"/>
                </w:rPr>
                <w:t>Total</w:t>
              </w:r>
            </w:ins>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1813A2" w14:textId="77777777" w:rsidR="00161B00" w:rsidRPr="00E352EF" w:rsidRDefault="00161B00" w:rsidP="00161B00">
            <w:pPr>
              <w:jc w:val="both"/>
              <w:rPr>
                <w:ins w:id="8595" w:author="Utente" w:date="2017-07-05T17:08:00Z"/>
              </w:rPr>
            </w:pPr>
            <w:ins w:id="8596" w:author="Utente" w:date="2017-07-05T17:08:00Z">
              <w:r w:rsidRPr="00E352EF">
                <w:rPr>
                  <w:rFonts w:ascii="Calibri" w:eastAsia="Calibri" w:hAnsi="Calibri" w:cs="Calibri"/>
                </w:rPr>
                <w:t>46818219</w:t>
              </w:r>
            </w:ins>
          </w:p>
        </w:tc>
      </w:tr>
      <w:tr w:rsidR="00161B00" w:rsidRPr="00E352EF" w14:paraId="6B6BC431" w14:textId="77777777" w:rsidTr="00161B00">
        <w:trPr>
          <w:ins w:id="8597"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864EAF" w14:textId="77777777" w:rsidR="00161B00" w:rsidRPr="00E352EF" w:rsidRDefault="00161B00" w:rsidP="00161B00">
            <w:pPr>
              <w:jc w:val="both"/>
              <w:rPr>
                <w:ins w:id="8598" w:author="Utente" w:date="2017-07-05T17:08:00Z"/>
              </w:rPr>
            </w:pPr>
            <w:ins w:id="8599" w:author="Utente" w:date="2017-07-05T17:08:00Z">
              <w:r w:rsidRPr="00E352EF">
                <w:rPr>
                  <w:rFonts w:ascii="Calibri" w:eastAsia="Calibri" w:hAnsi="Calibri" w:cs="Calibri"/>
                </w:rPr>
                <w:t>2012</w:t>
              </w:r>
            </w:ins>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8574CD" w14:textId="77777777" w:rsidR="00161B00" w:rsidRPr="00E352EF" w:rsidRDefault="00161B00" w:rsidP="00161B00">
            <w:pPr>
              <w:jc w:val="both"/>
              <w:rPr>
                <w:ins w:id="8600" w:author="Utente" w:date="2017-07-05T17:08:00Z"/>
              </w:rPr>
            </w:pPr>
            <w:ins w:id="8601" w:author="Utente" w:date="2017-07-05T17:08:00Z">
              <w:r w:rsidRPr="00E352EF">
                <w:rPr>
                  <w:rFonts w:ascii="Calibri" w:eastAsia="Calibri" w:hAnsi="Calibri" w:cs="Calibri"/>
                </w:rPr>
                <w:t>Malta</w:t>
              </w:r>
            </w:ins>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DEC585" w14:textId="77777777" w:rsidR="00161B00" w:rsidRPr="00E352EF" w:rsidRDefault="00161B00" w:rsidP="00161B00">
            <w:pPr>
              <w:jc w:val="both"/>
              <w:rPr>
                <w:ins w:id="8602" w:author="Utente" w:date="2017-07-05T17:08:00Z"/>
              </w:rPr>
            </w:pPr>
            <w:ins w:id="8603" w:author="Utente" w:date="2017-07-05T17:08:00Z">
              <w:r w:rsidRPr="00E352EF">
                <w:rPr>
                  <w:rFonts w:ascii="Calibri" w:eastAsia="Calibri" w:hAnsi="Calibri" w:cs="Calibri"/>
                </w:rPr>
                <w:t>Total</w:t>
              </w:r>
            </w:ins>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4C727B" w14:textId="77777777" w:rsidR="00161B00" w:rsidRPr="00E352EF" w:rsidRDefault="00161B00" w:rsidP="00161B00">
            <w:pPr>
              <w:jc w:val="both"/>
              <w:rPr>
                <w:ins w:id="8604" w:author="Utente" w:date="2017-07-05T17:08:00Z"/>
              </w:rPr>
            </w:pPr>
            <w:ins w:id="8605" w:author="Utente" w:date="2017-07-05T17:08:00Z">
              <w:r w:rsidRPr="00E352EF">
                <w:rPr>
                  <w:rFonts w:ascii="Calibri" w:eastAsia="Calibri" w:hAnsi="Calibri" w:cs="Calibri"/>
                </w:rPr>
                <w:t>Total</w:t>
              </w:r>
            </w:ins>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D0B991" w14:textId="77777777" w:rsidR="00161B00" w:rsidRPr="00E352EF" w:rsidRDefault="00161B00" w:rsidP="00161B00">
            <w:pPr>
              <w:jc w:val="both"/>
              <w:rPr>
                <w:ins w:id="8606" w:author="Utente" w:date="2017-07-05T17:08:00Z"/>
              </w:rPr>
            </w:pPr>
            <w:ins w:id="8607" w:author="Utente" w:date="2017-07-05T17:08:00Z">
              <w:r w:rsidRPr="00E352EF">
                <w:rPr>
                  <w:rFonts w:ascii="Calibri" w:eastAsia="Calibri" w:hAnsi="Calibri" w:cs="Calibri"/>
                </w:rPr>
                <w:t>417546</w:t>
              </w:r>
            </w:ins>
          </w:p>
        </w:tc>
      </w:tr>
      <w:tr w:rsidR="00161B00" w:rsidRPr="00E352EF" w14:paraId="0288998C" w14:textId="77777777" w:rsidTr="00161B00">
        <w:trPr>
          <w:ins w:id="8608"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5287CF" w14:textId="77777777" w:rsidR="00161B00" w:rsidRPr="00E352EF" w:rsidRDefault="00161B00" w:rsidP="00161B00">
            <w:pPr>
              <w:jc w:val="both"/>
              <w:rPr>
                <w:ins w:id="8609" w:author="Utente" w:date="2017-07-05T17:08:00Z"/>
              </w:rPr>
            </w:pPr>
            <w:ins w:id="8610" w:author="Utente" w:date="2017-07-05T17:08:00Z">
              <w:r w:rsidRPr="00E352EF">
                <w:rPr>
                  <w:rFonts w:ascii="Calibri" w:eastAsia="Calibri" w:hAnsi="Calibri" w:cs="Calibri"/>
                </w:rPr>
                <w:t>2012</w:t>
              </w:r>
            </w:ins>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30DB5B" w14:textId="77777777" w:rsidR="00161B00" w:rsidRPr="00E352EF" w:rsidRDefault="00161B00" w:rsidP="00161B00">
            <w:pPr>
              <w:jc w:val="both"/>
              <w:rPr>
                <w:ins w:id="8611" w:author="Utente" w:date="2017-07-05T17:08:00Z"/>
              </w:rPr>
            </w:pPr>
            <w:ins w:id="8612" w:author="Utente" w:date="2017-07-05T17:08:00Z">
              <w:r w:rsidRPr="00E352EF">
                <w:rPr>
                  <w:rFonts w:ascii="Calibri" w:eastAsia="Calibri" w:hAnsi="Calibri" w:cs="Calibri"/>
                </w:rPr>
                <w:t>Finland</w:t>
              </w:r>
            </w:ins>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5BECA8" w14:textId="77777777" w:rsidR="00161B00" w:rsidRPr="00E352EF" w:rsidRDefault="00161B00" w:rsidP="00161B00">
            <w:pPr>
              <w:jc w:val="both"/>
              <w:rPr>
                <w:ins w:id="8613" w:author="Utente" w:date="2017-07-05T17:08:00Z"/>
              </w:rPr>
            </w:pPr>
            <w:ins w:id="8614" w:author="Utente" w:date="2017-07-05T17:08:00Z">
              <w:r w:rsidRPr="00E352EF">
                <w:rPr>
                  <w:rFonts w:ascii="Calibri" w:eastAsia="Calibri" w:hAnsi="Calibri" w:cs="Calibri"/>
                </w:rPr>
                <w:t>Total</w:t>
              </w:r>
            </w:ins>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929E28" w14:textId="77777777" w:rsidR="00161B00" w:rsidRPr="00E352EF" w:rsidRDefault="00161B00" w:rsidP="00161B00">
            <w:pPr>
              <w:jc w:val="both"/>
              <w:rPr>
                <w:ins w:id="8615" w:author="Utente" w:date="2017-07-05T17:08:00Z"/>
              </w:rPr>
            </w:pPr>
            <w:ins w:id="8616" w:author="Utente" w:date="2017-07-05T17:08:00Z">
              <w:r w:rsidRPr="00E352EF">
                <w:rPr>
                  <w:rFonts w:ascii="Calibri" w:eastAsia="Calibri" w:hAnsi="Calibri" w:cs="Calibri"/>
                </w:rPr>
                <w:t>Total</w:t>
              </w:r>
            </w:ins>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CA360E" w14:textId="77777777" w:rsidR="00161B00" w:rsidRPr="00E352EF" w:rsidRDefault="00161B00" w:rsidP="00161B00">
            <w:pPr>
              <w:jc w:val="both"/>
              <w:rPr>
                <w:ins w:id="8617" w:author="Utente" w:date="2017-07-05T17:08:00Z"/>
              </w:rPr>
            </w:pPr>
            <w:ins w:id="8618" w:author="Utente" w:date="2017-07-05T17:08:00Z">
              <w:r w:rsidRPr="00E352EF">
                <w:rPr>
                  <w:rFonts w:ascii="Calibri" w:eastAsia="Calibri" w:hAnsi="Calibri" w:cs="Calibri"/>
                </w:rPr>
                <w:t>5401267</w:t>
              </w:r>
            </w:ins>
          </w:p>
        </w:tc>
      </w:tr>
      <w:tr w:rsidR="00161B00" w:rsidRPr="00E352EF" w14:paraId="46E13F67" w14:textId="77777777" w:rsidTr="00161B00">
        <w:trPr>
          <w:ins w:id="8619"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7736E6" w14:textId="77777777" w:rsidR="00161B00" w:rsidRPr="00E352EF" w:rsidRDefault="00161B00" w:rsidP="00161B00">
            <w:pPr>
              <w:jc w:val="both"/>
              <w:rPr>
                <w:ins w:id="8620" w:author="Utente" w:date="2017-07-05T17:08:00Z"/>
              </w:rPr>
            </w:pPr>
            <w:ins w:id="8621" w:author="Utente" w:date="2017-07-05T17:08:00Z">
              <w:r w:rsidRPr="00E352EF">
                <w:rPr>
                  <w:rFonts w:ascii="Calibri" w:eastAsia="Calibri" w:hAnsi="Calibri" w:cs="Calibri"/>
                </w:rPr>
                <w:t>2012</w:t>
              </w:r>
            </w:ins>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81E162" w14:textId="77777777" w:rsidR="00161B00" w:rsidRPr="00E352EF" w:rsidRDefault="00161B00" w:rsidP="00161B00">
            <w:pPr>
              <w:jc w:val="both"/>
              <w:rPr>
                <w:ins w:id="8622" w:author="Utente" w:date="2017-07-05T17:08:00Z"/>
              </w:rPr>
            </w:pPr>
            <w:ins w:id="8623" w:author="Utente" w:date="2017-07-05T17:08:00Z">
              <w:r w:rsidRPr="00E352EF">
                <w:rPr>
                  <w:rFonts w:ascii="Calibri" w:eastAsia="Calibri" w:hAnsi="Calibri" w:cs="Calibri"/>
                </w:rPr>
                <w:t>Switzerland</w:t>
              </w:r>
            </w:ins>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B0568D" w14:textId="77777777" w:rsidR="00161B00" w:rsidRPr="00E352EF" w:rsidRDefault="00161B00" w:rsidP="00161B00">
            <w:pPr>
              <w:jc w:val="both"/>
              <w:rPr>
                <w:ins w:id="8624" w:author="Utente" w:date="2017-07-05T17:08:00Z"/>
              </w:rPr>
            </w:pPr>
            <w:ins w:id="8625" w:author="Utente" w:date="2017-07-05T17:08:00Z">
              <w:r w:rsidRPr="00E352EF">
                <w:rPr>
                  <w:rFonts w:ascii="Calibri" w:eastAsia="Calibri" w:hAnsi="Calibri" w:cs="Calibri"/>
                </w:rPr>
                <w:t>Total</w:t>
              </w:r>
            </w:ins>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F532EA" w14:textId="77777777" w:rsidR="00161B00" w:rsidRPr="00E352EF" w:rsidRDefault="00161B00" w:rsidP="00161B00">
            <w:pPr>
              <w:jc w:val="both"/>
              <w:rPr>
                <w:ins w:id="8626" w:author="Utente" w:date="2017-07-05T17:08:00Z"/>
              </w:rPr>
            </w:pPr>
            <w:ins w:id="8627" w:author="Utente" w:date="2017-07-05T17:08:00Z">
              <w:r w:rsidRPr="00E352EF">
                <w:rPr>
                  <w:rFonts w:ascii="Calibri" w:eastAsia="Calibri" w:hAnsi="Calibri" w:cs="Calibri"/>
                </w:rPr>
                <w:t>Total</w:t>
              </w:r>
            </w:ins>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AF3716" w14:textId="77777777" w:rsidR="00161B00" w:rsidRPr="00E352EF" w:rsidRDefault="00161B00" w:rsidP="00161B00">
            <w:pPr>
              <w:jc w:val="both"/>
              <w:rPr>
                <w:ins w:id="8628" w:author="Utente" w:date="2017-07-05T17:08:00Z"/>
              </w:rPr>
            </w:pPr>
            <w:ins w:id="8629" w:author="Utente" w:date="2017-07-05T17:08:00Z">
              <w:r w:rsidRPr="00E352EF">
                <w:rPr>
                  <w:rFonts w:ascii="Calibri" w:eastAsia="Calibri" w:hAnsi="Calibri" w:cs="Calibri"/>
                </w:rPr>
                <w:t>7954662</w:t>
              </w:r>
            </w:ins>
          </w:p>
        </w:tc>
      </w:tr>
    </w:tbl>
    <w:p w14:paraId="4A4A285C" w14:textId="77777777" w:rsidR="00161B00" w:rsidRDefault="00161B00" w:rsidP="00161B00">
      <w:pPr>
        <w:jc w:val="both"/>
        <w:rPr>
          <w:ins w:id="8630" w:author="Utente" w:date="2017-07-05T17:08:00Z"/>
        </w:rPr>
      </w:pPr>
    </w:p>
    <w:p w14:paraId="19FB3860" w14:textId="77777777" w:rsidR="00161B00" w:rsidRPr="00E352EF" w:rsidRDefault="00161B00" w:rsidP="00161B00">
      <w:pPr>
        <w:jc w:val="both"/>
        <w:rPr>
          <w:ins w:id="8631" w:author="Utente" w:date="2017-07-05T17:08:00Z"/>
        </w:rPr>
      </w:pPr>
      <w:ins w:id="8632" w:author="Utente" w:date="2017-07-05T17:08:00Z">
        <w:r>
          <w:t xml:space="preserve">and the in_operand </w:t>
        </w:r>
        <w:r>
          <w:rPr>
            <w:rFonts w:ascii="Cambria" w:eastAsia="Calibri" w:hAnsi="Cambria"/>
          </w:rPr>
          <w:t>Data Set:</w:t>
        </w:r>
      </w:ins>
    </w:p>
    <w:tbl>
      <w:tblPr>
        <w:tblW w:w="620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21"/>
        <w:gridCol w:w="1570"/>
        <w:gridCol w:w="1080"/>
        <w:gridCol w:w="965"/>
        <w:gridCol w:w="1670"/>
      </w:tblGrid>
      <w:tr w:rsidR="00161B00" w:rsidRPr="00E352EF" w14:paraId="23195E59" w14:textId="77777777" w:rsidTr="00161B00">
        <w:trPr>
          <w:ins w:id="8633" w:author="Utente" w:date="2017-07-05T17:08:00Z"/>
        </w:trPr>
        <w:tc>
          <w:tcPr>
            <w:tcW w:w="922"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55AE8461" w14:textId="77777777" w:rsidR="00161B00" w:rsidRPr="00E352EF" w:rsidRDefault="00161B00" w:rsidP="00161B00">
            <w:pPr>
              <w:jc w:val="both"/>
              <w:rPr>
                <w:ins w:id="8634" w:author="Utente" w:date="2017-07-05T17:08:00Z"/>
              </w:rPr>
            </w:pPr>
            <w:ins w:id="8635" w:author="Utente" w:date="2017-07-05T17:08:00Z">
              <w:r>
                <w:rPr>
                  <w:rFonts w:ascii="Calibri" w:eastAsia="Calibri" w:hAnsi="Calibri" w:cs="Calibri"/>
                </w:rPr>
                <w:t>DS_2</w:t>
              </w:r>
            </w:ins>
          </w:p>
        </w:tc>
      </w:tr>
      <w:tr w:rsidR="00161B00" w:rsidRPr="00E352EF" w14:paraId="004D982F" w14:textId="77777777" w:rsidTr="00161B00">
        <w:trPr>
          <w:ins w:id="8636" w:author="Utente" w:date="2017-07-05T17:08:00Z"/>
        </w:trPr>
        <w:tc>
          <w:tcPr>
            <w:tcW w:w="92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F453F65" w14:textId="77777777" w:rsidR="00161B00" w:rsidRPr="00E352EF" w:rsidRDefault="00161B00" w:rsidP="00161B00">
            <w:pPr>
              <w:jc w:val="both"/>
              <w:rPr>
                <w:ins w:id="8637" w:author="Utente" w:date="2017-07-05T17:08:00Z"/>
              </w:rPr>
            </w:pPr>
            <w:ins w:id="8638" w:author="Utente" w:date="2017-07-05T17:08:00Z">
              <w:r>
                <w:rPr>
                  <w:rFonts w:ascii="Calibri" w:eastAsia="Calibri" w:hAnsi="Calibri" w:cs="Calibri"/>
                  <w:b/>
                </w:rPr>
                <w:t>Id_1</w:t>
              </w:r>
            </w:ins>
          </w:p>
        </w:tc>
        <w:tc>
          <w:tcPr>
            <w:tcW w:w="157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E9DCEF9" w14:textId="77777777" w:rsidR="00161B00" w:rsidRPr="00E352EF" w:rsidRDefault="00161B00" w:rsidP="00161B00">
            <w:pPr>
              <w:jc w:val="both"/>
              <w:rPr>
                <w:ins w:id="8639" w:author="Utente" w:date="2017-07-05T17:08:00Z"/>
              </w:rPr>
            </w:pPr>
            <w:ins w:id="8640" w:author="Utente" w:date="2017-07-05T17:08:00Z">
              <w:r>
                <w:rPr>
                  <w:rFonts w:ascii="Calibri" w:eastAsia="Calibri" w:hAnsi="Calibri" w:cs="Calibri"/>
                  <w:b/>
                </w:rPr>
                <w:t>Id_2</w:t>
              </w:r>
            </w:ins>
          </w:p>
        </w:tc>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719F2A9" w14:textId="77777777" w:rsidR="00161B00" w:rsidRPr="00E352EF" w:rsidRDefault="00161B00" w:rsidP="00161B00">
            <w:pPr>
              <w:jc w:val="both"/>
              <w:rPr>
                <w:ins w:id="8641" w:author="Utente" w:date="2017-07-05T17:08:00Z"/>
              </w:rPr>
            </w:pPr>
            <w:ins w:id="8642" w:author="Utente" w:date="2017-07-05T17:08:00Z">
              <w:r>
                <w:rPr>
                  <w:rFonts w:ascii="Calibri" w:eastAsia="Calibri" w:hAnsi="Calibri" w:cs="Calibri"/>
                  <w:b/>
                </w:rPr>
                <w:t>Id_3</w:t>
              </w:r>
            </w:ins>
          </w:p>
        </w:tc>
        <w:tc>
          <w:tcPr>
            <w:tcW w:w="96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97F0CD1" w14:textId="77777777" w:rsidR="00161B00" w:rsidRPr="00E352EF" w:rsidRDefault="00161B00" w:rsidP="00161B00">
            <w:pPr>
              <w:jc w:val="both"/>
              <w:rPr>
                <w:ins w:id="8643" w:author="Utente" w:date="2017-07-05T17:08:00Z"/>
              </w:rPr>
            </w:pPr>
            <w:ins w:id="8644" w:author="Utente" w:date="2017-07-05T17:08:00Z">
              <w:r>
                <w:rPr>
                  <w:rFonts w:ascii="Calibri" w:eastAsia="Calibri" w:hAnsi="Calibri" w:cs="Calibri"/>
                  <w:b/>
                </w:rPr>
                <w:t>Id_4</w:t>
              </w:r>
            </w:ins>
          </w:p>
        </w:tc>
        <w:tc>
          <w:tcPr>
            <w:tcW w:w="167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A1B9C72" w14:textId="77777777" w:rsidR="00161B00" w:rsidRPr="00E352EF" w:rsidRDefault="00161B00" w:rsidP="00161B00">
            <w:pPr>
              <w:jc w:val="both"/>
              <w:rPr>
                <w:ins w:id="8645" w:author="Utente" w:date="2017-07-05T17:08:00Z"/>
              </w:rPr>
            </w:pPr>
            <w:ins w:id="8646" w:author="Utente" w:date="2017-07-05T17:08:00Z">
              <w:r>
                <w:rPr>
                  <w:rFonts w:ascii="Calibri" w:eastAsia="Calibri" w:hAnsi="Calibri" w:cs="Calibri"/>
                  <w:b/>
                </w:rPr>
                <w:t>Me_1</w:t>
              </w:r>
            </w:ins>
          </w:p>
        </w:tc>
      </w:tr>
      <w:tr w:rsidR="00161B00" w:rsidRPr="00E352EF" w14:paraId="793A6230" w14:textId="77777777" w:rsidTr="00161B00">
        <w:trPr>
          <w:ins w:id="8647"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D40397" w14:textId="77777777" w:rsidR="00161B00" w:rsidRPr="00E352EF" w:rsidRDefault="00161B00" w:rsidP="00161B00">
            <w:pPr>
              <w:jc w:val="both"/>
              <w:rPr>
                <w:ins w:id="8648" w:author="Utente" w:date="2017-07-05T17:08:00Z"/>
              </w:rPr>
            </w:pPr>
            <w:ins w:id="8649" w:author="Utente" w:date="2017-07-05T17:08:00Z">
              <w:r w:rsidRPr="00E352EF">
                <w:rPr>
                  <w:rFonts w:ascii="Calibri" w:eastAsia="Calibri" w:hAnsi="Calibri" w:cs="Calibri"/>
                </w:rPr>
                <w:t>2012</w:t>
              </w:r>
            </w:ins>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9A7A65" w14:textId="77777777" w:rsidR="00161B00" w:rsidRPr="00E352EF" w:rsidRDefault="00161B00" w:rsidP="00161B00">
            <w:pPr>
              <w:jc w:val="both"/>
              <w:rPr>
                <w:ins w:id="8650" w:author="Utente" w:date="2017-07-05T17:08:00Z"/>
              </w:rPr>
            </w:pPr>
            <w:ins w:id="8651" w:author="Utente" w:date="2017-07-05T17:08:00Z">
              <w:r w:rsidRPr="00E352EF">
                <w:rPr>
                  <w:rFonts w:ascii="Calibri" w:eastAsia="Calibri" w:hAnsi="Calibri" w:cs="Calibri"/>
                </w:rPr>
                <w:t>Belgium</w:t>
              </w:r>
            </w:ins>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5641F1" w14:textId="77777777" w:rsidR="00161B00" w:rsidRPr="00E352EF" w:rsidRDefault="00161B00" w:rsidP="00161B00">
            <w:pPr>
              <w:jc w:val="both"/>
              <w:rPr>
                <w:ins w:id="8652" w:author="Utente" w:date="2017-07-05T17:08:00Z"/>
              </w:rPr>
            </w:pPr>
            <w:ins w:id="8653" w:author="Utente" w:date="2017-07-05T17:08:00Z">
              <w:r w:rsidRPr="00E352EF">
                <w:rPr>
                  <w:rFonts w:ascii="Calibri" w:eastAsia="Calibri" w:hAnsi="Calibri" w:cs="Calibri"/>
                </w:rPr>
                <w:t>Total</w:t>
              </w:r>
            </w:ins>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2C9ECE" w14:textId="77777777" w:rsidR="00161B00" w:rsidRPr="00E352EF" w:rsidRDefault="00161B00" w:rsidP="00161B00">
            <w:pPr>
              <w:jc w:val="both"/>
              <w:rPr>
                <w:ins w:id="8654" w:author="Utente" w:date="2017-07-05T17:08:00Z"/>
              </w:rPr>
            </w:pPr>
            <w:ins w:id="8655" w:author="Utente" w:date="2017-07-05T17:08:00Z">
              <w:r w:rsidRPr="00E352EF">
                <w:rPr>
                  <w:rFonts w:ascii="Calibri" w:eastAsia="Calibri" w:hAnsi="Calibri" w:cs="Calibri"/>
                </w:rPr>
                <w:t>Total</w:t>
              </w:r>
            </w:ins>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D52006" w14:textId="77777777" w:rsidR="00161B00" w:rsidRPr="00E352EF" w:rsidRDefault="00161B00" w:rsidP="00161B00">
            <w:pPr>
              <w:jc w:val="both"/>
              <w:rPr>
                <w:ins w:id="8656" w:author="Utente" w:date="2017-07-05T17:08:00Z"/>
              </w:rPr>
            </w:pPr>
            <w:ins w:id="8657" w:author="Utente" w:date="2017-07-05T17:08:00Z">
              <w:r w:rsidRPr="00E352EF">
                <w:rPr>
                  <w:rFonts w:ascii="Calibri" w:eastAsia="Calibri" w:hAnsi="Calibri" w:cs="Calibri"/>
                </w:rPr>
                <w:t>0.023</w:t>
              </w:r>
            </w:ins>
          </w:p>
        </w:tc>
      </w:tr>
      <w:tr w:rsidR="00161B00" w:rsidRPr="00E352EF" w14:paraId="471E1495" w14:textId="77777777" w:rsidTr="00161B00">
        <w:trPr>
          <w:ins w:id="8658"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D5CDBD" w14:textId="77777777" w:rsidR="00161B00" w:rsidRPr="00E352EF" w:rsidRDefault="00161B00" w:rsidP="00161B00">
            <w:pPr>
              <w:jc w:val="both"/>
              <w:rPr>
                <w:ins w:id="8659" w:author="Utente" w:date="2017-07-05T17:08:00Z"/>
              </w:rPr>
            </w:pPr>
            <w:ins w:id="8660" w:author="Utente" w:date="2017-07-05T17:08:00Z">
              <w:r w:rsidRPr="00E352EF">
                <w:rPr>
                  <w:rFonts w:ascii="Calibri" w:eastAsia="Calibri" w:hAnsi="Calibri" w:cs="Calibri"/>
                </w:rPr>
                <w:t>2012</w:t>
              </w:r>
            </w:ins>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42A0B4" w14:textId="77777777" w:rsidR="00161B00" w:rsidRPr="00E352EF" w:rsidRDefault="00161B00" w:rsidP="00161B00">
            <w:pPr>
              <w:jc w:val="both"/>
              <w:rPr>
                <w:ins w:id="8661" w:author="Utente" w:date="2017-07-05T17:08:00Z"/>
              </w:rPr>
            </w:pPr>
            <w:ins w:id="8662" w:author="Utente" w:date="2017-07-05T17:08:00Z">
              <w:r w:rsidRPr="00E352EF">
                <w:rPr>
                  <w:rFonts w:ascii="Calibri" w:eastAsia="Calibri" w:hAnsi="Calibri" w:cs="Calibri"/>
                </w:rPr>
                <w:t>Greece</w:t>
              </w:r>
            </w:ins>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1BF974" w14:textId="77777777" w:rsidR="00161B00" w:rsidRPr="00E352EF" w:rsidRDefault="00161B00" w:rsidP="00161B00">
            <w:pPr>
              <w:jc w:val="both"/>
              <w:rPr>
                <w:ins w:id="8663" w:author="Utente" w:date="2017-07-05T17:08:00Z"/>
              </w:rPr>
            </w:pPr>
            <w:ins w:id="8664" w:author="Utente" w:date="2017-07-05T17:08:00Z">
              <w:r w:rsidRPr="00E352EF">
                <w:rPr>
                  <w:rFonts w:ascii="Calibri" w:eastAsia="Calibri" w:hAnsi="Calibri" w:cs="Calibri"/>
                </w:rPr>
                <w:t>Total</w:t>
              </w:r>
            </w:ins>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3D855F" w14:textId="77777777" w:rsidR="00161B00" w:rsidRPr="00E352EF" w:rsidRDefault="00161B00" w:rsidP="00161B00">
            <w:pPr>
              <w:jc w:val="both"/>
              <w:rPr>
                <w:ins w:id="8665" w:author="Utente" w:date="2017-07-05T17:08:00Z"/>
              </w:rPr>
            </w:pPr>
            <w:ins w:id="8666" w:author="Utente" w:date="2017-07-05T17:08:00Z">
              <w:r>
                <w:rPr>
                  <w:rFonts w:ascii="Calibri" w:eastAsia="Calibri" w:hAnsi="Calibri" w:cs="Calibri"/>
                </w:rPr>
                <w:t>M</w:t>
              </w:r>
            </w:ins>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326A20" w14:textId="77777777" w:rsidR="00161B00" w:rsidRPr="00E352EF" w:rsidRDefault="00161B00" w:rsidP="00161B00">
            <w:pPr>
              <w:jc w:val="both"/>
              <w:rPr>
                <w:ins w:id="8667" w:author="Utente" w:date="2017-07-05T17:08:00Z"/>
              </w:rPr>
            </w:pPr>
            <w:ins w:id="8668" w:author="Utente" w:date="2017-07-05T17:08:00Z">
              <w:r w:rsidRPr="00E352EF">
                <w:rPr>
                  <w:rFonts w:ascii="Calibri" w:eastAsia="Calibri" w:hAnsi="Calibri" w:cs="Calibri"/>
                </w:rPr>
                <w:t>0.286</w:t>
              </w:r>
            </w:ins>
          </w:p>
        </w:tc>
      </w:tr>
      <w:tr w:rsidR="00161B00" w:rsidRPr="00E352EF" w14:paraId="4A3B6BF1" w14:textId="77777777" w:rsidTr="00161B00">
        <w:trPr>
          <w:ins w:id="8669"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08727E" w14:textId="77777777" w:rsidR="00161B00" w:rsidRPr="00E352EF" w:rsidRDefault="00161B00" w:rsidP="00161B00">
            <w:pPr>
              <w:jc w:val="both"/>
              <w:rPr>
                <w:ins w:id="8670" w:author="Utente" w:date="2017-07-05T17:08:00Z"/>
              </w:rPr>
            </w:pPr>
            <w:ins w:id="8671" w:author="Utente" w:date="2017-07-05T17:08:00Z">
              <w:r w:rsidRPr="00E352EF">
                <w:rPr>
                  <w:rFonts w:ascii="Calibri" w:eastAsia="Calibri" w:hAnsi="Calibri" w:cs="Calibri"/>
                </w:rPr>
                <w:t>2012</w:t>
              </w:r>
            </w:ins>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1D27DD" w14:textId="77777777" w:rsidR="00161B00" w:rsidRPr="00E352EF" w:rsidRDefault="00161B00" w:rsidP="00161B00">
            <w:pPr>
              <w:jc w:val="both"/>
              <w:rPr>
                <w:ins w:id="8672" w:author="Utente" w:date="2017-07-05T17:08:00Z"/>
              </w:rPr>
            </w:pPr>
            <w:ins w:id="8673" w:author="Utente" w:date="2017-07-05T17:08:00Z">
              <w:r w:rsidRPr="00E352EF">
                <w:rPr>
                  <w:rFonts w:ascii="Calibri" w:eastAsia="Calibri" w:hAnsi="Calibri" w:cs="Calibri"/>
                </w:rPr>
                <w:t>Spain</w:t>
              </w:r>
            </w:ins>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8F05D4" w14:textId="77777777" w:rsidR="00161B00" w:rsidRPr="00E352EF" w:rsidRDefault="00161B00" w:rsidP="00161B00">
            <w:pPr>
              <w:jc w:val="both"/>
              <w:rPr>
                <w:ins w:id="8674" w:author="Utente" w:date="2017-07-05T17:08:00Z"/>
              </w:rPr>
            </w:pPr>
            <w:ins w:id="8675" w:author="Utente" w:date="2017-07-05T17:08:00Z">
              <w:r w:rsidRPr="00E352EF">
                <w:rPr>
                  <w:rFonts w:ascii="Calibri" w:eastAsia="Calibri" w:hAnsi="Calibri" w:cs="Calibri"/>
                </w:rPr>
                <w:t>Total</w:t>
              </w:r>
            </w:ins>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DF66DE" w14:textId="77777777" w:rsidR="00161B00" w:rsidRPr="00E352EF" w:rsidRDefault="00161B00" w:rsidP="00161B00">
            <w:pPr>
              <w:jc w:val="both"/>
              <w:rPr>
                <w:ins w:id="8676" w:author="Utente" w:date="2017-07-05T17:08:00Z"/>
              </w:rPr>
            </w:pPr>
            <w:ins w:id="8677" w:author="Utente" w:date="2017-07-05T17:08:00Z">
              <w:r w:rsidRPr="00E352EF">
                <w:rPr>
                  <w:rFonts w:ascii="Calibri" w:eastAsia="Calibri" w:hAnsi="Calibri" w:cs="Calibri"/>
                </w:rPr>
                <w:t>Total</w:t>
              </w:r>
            </w:ins>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7A05C0" w14:textId="77777777" w:rsidR="00161B00" w:rsidRPr="00E352EF" w:rsidRDefault="00161B00" w:rsidP="00161B00">
            <w:pPr>
              <w:jc w:val="both"/>
              <w:rPr>
                <w:ins w:id="8678" w:author="Utente" w:date="2017-07-05T17:08:00Z"/>
              </w:rPr>
            </w:pPr>
            <w:ins w:id="8679" w:author="Utente" w:date="2017-07-05T17:08:00Z">
              <w:r w:rsidRPr="00E352EF">
                <w:rPr>
                  <w:rFonts w:ascii="Calibri" w:eastAsia="Calibri" w:hAnsi="Calibri" w:cs="Calibri"/>
                </w:rPr>
                <w:t>0.064</w:t>
              </w:r>
            </w:ins>
          </w:p>
        </w:tc>
      </w:tr>
      <w:tr w:rsidR="00161B00" w:rsidRPr="00E352EF" w14:paraId="3A882D6A" w14:textId="77777777" w:rsidTr="00161B00">
        <w:trPr>
          <w:ins w:id="8680"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A8EA8B" w14:textId="77777777" w:rsidR="00161B00" w:rsidRPr="00E352EF" w:rsidRDefault="00161B00" w:rsidP="00161B00">
            <w:pPr>
              <w:jc w:val="both"/>
              <w:rPr>
                <w:ins w:id="8681" w:author="Utente" w:date="2017-07-05T17:08:00Z"/>
              </w:rPr>
            </w:pPr>
            <w:ins w:id="8682" w:author="Utente" w:date="2017-07-05T17:08:00Z">
              <w:r w:rsidRPr="00E352EF">
                <w:rPr>
                  <w:rFonts w:ascii="Calibri" w:eastAsia="Calibri" w:hAnsi="Calibri" w:cs="Calibri"/>
                </w:rPr>
                <w:t>2012</w:t>
              </w:r>
            </w:ins>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3AC936" w14:textId="77777777" w:rsidR="00161B00" w:rsidRPr="00E352EF" w:rsidRDefault="00161B00" w:rsidP="00161B00">
            <w:pPr>
              <w:jc w:val="both"/>
              <w:rPr>
                <w:ins w:id="8683" w:author="Utente" w:date="2017-07-05T17:08:00Z"/>
              </w:rPr>
            </w:pPr>
            <w:ins w:id="8684" w:author="Utente" w:date="2017-07-05T17:08:00Z">
              <w:r w:rsidRPr="00E352EF">
                <w:rPr>
                  <w:rFonts w:ascii="Calibri" w:eastAsia="Calibri" w:hAnsi="Calibri" w:cs="Calibri"/>
                </w:rPr>
                <w:t>Malta</w:t>
              </w:r>
            </w:ins>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45F9FA" w14:textId="77777777" w:rsidR="00161B00" w:rsidRPr="00E352EF" w:rsidRDefault="00161B00" w:rsidP="00161B00">
            <w:pPr>
              <w:jc w:val="both"/>
              <w:rPr>
                <w:ins w:id="8685" w:author="Utente" w:date="2017-07-05T17:08:00Z"/>
              </w:rPr>
            </w:pPr>
            <w:ins w:id="8686" w:author="Utente" w:date="2017-07-05T17:08:00Z">
              <w:r w:rsidRPr="00E352EF">
                <w:rPr>
                  <w:rFonts w:ascii="Calibri" w:eastAsia="Calibri" w:hAnsi="Calibri" w:cs="Calibri"/>
                </w:rPr>
                <w:t>Total</w:t>
              </w:r>
            </w:ins>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93D21A" w14:textId="77777777" w:rsidR="00161B00" w:rsidRPr="00E352EF" w:rsidRDefault="00161B00" w:rsidP="00161B00">
            <w:pPr>
              <w:jc w:val="both"/>
              <w:rPr>
                <w:ins w:id="8687" w:author="Utente" w:date="2017-07-05T17:08:00Z"/>
              </w:rPr>
            </w:pPr>
            <w:ins w:id="8688" w:author="Utente" w:date="2017-07-05T17:08:00Z">
              <w:r>
                <w:rPr>
                  <w:rFonts w:ascii="Calibri" w:eastAsia="Calibri" w:hAnsi="Calibri" w:cs="Calibri"/>
                </w:rPr>
                <w:t>M</w:t>
              </w:r>
            </w:ins>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EFE09A" w14:textId="77777777" w:rsidR="00161B00" w:rsidRPr="00E352EF" w:rsidRDefault="00161B00" w:rsidP="00161B00">
            <w:pPr>
              <w:jc w:val="both"/>
              <w:rPr>
                <w:ins w:id="8689" w:author="Utente" w:date="2017-07-05T17:08:00Z"/>
              </w:rPr>
            </w:pPr>
            <w:ins w:id="8690" w:author="Utente" w:date="2017-07-05T17:08:00Z">
              <w:r w:rsidRPr="00E352EF">
                <w:rPr>
                  <w:rFonts w:ascii="Calibri" w:eastAsia="Calibri" w:hAnsi="Calibri" w:cs="Calibri"/>
                </w:rPr>
                <w:t>0.043</w:t>
              </w:r>
            </w:ins>
          </w:p>
        </w:tc>
      </w:tr>
      <w:tr w:rsidR="00161B00" w:rsidRPr="00E352EF" w14:paraId="04C18E06" w14:textId="77777777" w:rsidTr="00161B00">
        <w:trPr>
          <w:ins w:id="8691"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432190" w14:textId="77777777" w:rsidR="00161B00" w:rsidRPr="00E352EF" w:rsidRDefault="00161B00" w:rsidP="00161B00">
            <w:pPr>
              <w:jc w:val="both"/>
              <w:rPr>
                <w:ins w:id="8692" w:author="Utente" w:date="2017-07-05T17:08:00Z"/>
              </w:rPr>
            </w:pPr>
            <w:ins w:id="8693" w:author="Utente" w:date="2017-07-05T17:08:00Z">
              <w:r w:rsidRPr="00E352EF">
                <w:rPr>
                  <w:rFonts w:ascii="Calibri" w:eastAsia="Calibri" w:hAnsi="Calibri" w:cs="Calibri"/>
                </w:rPr>
                <w:t>2012</w:t>
              </w:r>
            </w:ins>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6B53EC" w14:textId="77777777" w:rsidR="00161B00" w:rsidRPr="00E352EF" w:rsidRDefault="00161B00" w:rsidP="00161B00">
            <w:pPr>
              <w:jc w:val="both"/>
              <w:rPr>
                <w:ins w:id="8694" w:author="Utente" w:date="2017-07-05T17:08:00Z"/>
              </w:rPr>
            </w:pPr>
            <w:ins w:id="8695" w:author="Utente" w:date="2017-07-05T17:08:00Z">
              <w:r w:rsidRPr="00E352EF">
                <w:rPr>
                  <w:rFonts w:ascii="Calibri" w:eastAsia="Calibri" w:hAnsi="Calibri" w:cs="Calibri"/>
                </w:rPr>
                <w:t>Finland</w:t>
              </w:r>
            </w:ins>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7F70EE" w14:textId="77777777" w:rsidR="00161B00" w:rsidRPr="00E352EF" w:rsidRDefault="00161B00" w:rsidP="00161B00">
            <w:pPr>
              <w:jc w:val="both"/>
              <w:rPr>
                <w:ins w:id="8696" w:author="Utente" w:date="2017-07-05T17:08:00Z"/>
              </w:rPr>
            </w:pPr>
            <w:ins w:id="8697" w:author="Utente" w:date="2017-07-05T17:08:00Z">
              <w:r w:rsidRPr="00E352EF">
                <w:rPr>
                  <w:rFonts w:ascii="Calibri" w:eastAsia="Calibri" w:hAnsi="Calibri" w:cs="Calibri"/>
                </w:rPr>
                <w:t>Total</w:t>
              </w:r>
            </w:ins>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1C3F65" w14:textId="77777777" w:rsidR="00161B00" w:rsidRPr="00E352EF" w:rsidRDefault="00161B00" w:rsidP="00161B00">
            <w:pPr>
              <w:jc w:val="both"/>
              <w:rPr>
                <w:ins w:id="8698" w:author="Utente" w:date="2017-07-05T17:08:00Z"/>
              </w:rPr>
            </w:pPr>
            <w:ins w:id="8699" w:author="Utente" w:date="2017-07-05T17:08:00Z">
              <w:r w:rsidRPr="00E352EF">
                <w:rPr>
                  <w:rFonts w:ascii="Calibri" w:eastAsia="Calibri" w:hAnsi="Calibri" w:cs="Calibri"/>
                </w:rPr>
                <w:t>Total</w:t>
              </w:r>
            </w:ins>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B8AC94" w14:textId="77777777" w:rsidR="00161B00" w:rsidRPr="00E352EF" w:rsidRDefault="00161B00" w:rsidP="00161B00">
            <w:pPr>
              <w:jc w:val="both"/>
              <w:rPr>
                <w:ins w:id="8700" w:author="Utente" w:date="2017-07-05T17:08:00Z"/>
              </w:rPr>
            </w:pPr>
            <w:ins w:id="8701" w:author="Utente" w:date="2017-07-05T17:08:00Z">
              <w:r w:rsidRPr="00E352EF">
                <w:rPr>
                  <w:rFonts w:ascii="Calibri" w:eastAsia="Calibri" w:hAnsi="Calibri" w:cs="Calibri"/>
                </w:rPr>
                <w:t>NULL</w:t>
              </w:r>
            </w:ins>
          </w:p>
        </w:tc>
      </w:tr>
      <w:tr w:rsidR="00161B00" w:rsidRPr="00E352EF" w14:paraId="157227DB" w14:textId="77777777" w:rsidTr="00161B00">
        <w:trPr>
          <w:ins w:id="8702"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723102" w14:textId="77777777" w:rsidR="00161B00" w:rsidRPr="00E352EF" w:rsidRDefault="00161B00" w:rsidP="00161B00">
            <w:pPr>
              <w:jc w:val="both"/>
              <w:rPr>
                <w:ins w:id="8703" w:author="Utente" w:date="2017-07-05T17:08:00Z"/>
              </w:rPr>
            </w:pPr>
            <w:ins w:id="8704" w:author="Utente" w:date="2017-07-05T17:08:00Z">
              <w:r w:rsidRPr="00E352EF">
                <w:rPr>
                  <w:rFonts w:ascii="Calibri" w:eastAsia="Calibri" w:hAnsi="Calibri" w:cs="Calibri"/>
                </w:rPr>
                <w:t>2012</w:t>
              </w:r>
            </w:ins>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CECF61" w14:textId="77777777" w:rsidR="00161B00" w:rsidRPr="00E352EF" w:rsidRDefault="00161B00" w:rsidP="00161B00">
            <w:pPr>
              <w:jc w:val="both"/>
              <w:rPr>
                <w:ins w:id="8705" w:author="Utente" w:date="2017-07-05T17:08:00Z"/>
              </w:rPr>
            </w:pPr>
            <w:ins w:id="8706" w:author="Utente" w:date="2017-07-05T17:08:00Z">
              <w:r w:rsidRPr="00E352EF">
                <w:rPr>
                  <w:rFonts w:ascii="Calibri" w:eastAsia="Calibri" w:hAnsi="Calibri" w:cs="Calibri"/>
                </w:rPr>
                <w:t>Switzerland</w:t>
              </w:r>
            </w:ins>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F671D0" w14:textId="77777777" w:rsidR="00161B00" w:rsidRPr="00E352EF" w:rsidRDefault="00161B00" w:rsidP="00161B00">
            <w:pPr>
              <w:jc w:val="both"/>
              <w:rPr>
                <w:ins w:id="8707" w:author="Utente" w:date="2017-07-05T17:08:00Z"/>
              </w:rPr>
            </w:pPr>
            <w:ins w:id="8708" w:author="Utente" w:date="2017-07-05T17:08:00Z">
              <w:r w:rsidRPr="00E352EF">
                <w:rPr>
                  <w:rFonts w:ascii="Calibri" w:eastAsia="Calibri" w:hAnsi="Calibri" w:cs="Calibri"/>
                </w:rPr>
                <w:t>Total</w:t>
              </w:r>
            </w:ins>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790D88" w14:textId="77777777" w:rsidR="00161B00" w:rsidRPr="00E352EF" w:rsidRDefault="00161B00" w:rsidP="00161B00">
            <w:pPr>
              <w:jc w:val="both"/>
              <w:rPr>
                <w:ins w:id="8709" w:author="Utente" w:date="2017-07-05T17:08:00Z"/>
              </w:rPr>
            </w:pPr>
            <w:ins w:id="8710" w:author="Utente" w:date="2017-07-05T17:08:00Z">
              <w:r w:rsidRPr="00E352EF">
                <w:rPr>
                  <w:rFonts w:ascii="Calibri" w:eastAsia="Calibri" w:hAnsi="Calibri" w:cs="Calibri"/>
                </w:rPr>
                <w:t>Total</w:t>
              </w:r>
            </w:ins>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08F37E" w14:textId="77777777" w:rsidR="00161B00" w:rsidRPr="00E352EF" w:rsidRDefault="00161B00" w:rsidP="00161B00">
            <w:pPr>
              <w:jc w:val="both"/>
              <w:rPr>
                <w:ins w:id="8711" w:author="Utente" w:date="2017-07-05T17:08:00Z"/>
              </w:rPr>
            </w:pPr>
            <w:ins w:id="8712" w:author="Utente" w:date="2017-07-05T17:08:00Z">
              <w:r w:rsidRPr="00E352EF">
                <w:rPr>
                  <w:rFonts w:ascii="Calibri" w:eastAsia="Calibri" w:hAnsi="Calibri" w:cs="Calibri"/>
                </w:rPr>
                <w:t>0.08</w:t>
              </w:r>
            </w:ins>
          </w:p>
        </w:tc>
      </w:tr>
    </w:tbl>
    <w:p w14:paraId="576FB26E" w14:textId="77777777" w:rsidR="00161B00" w:rsidRDefault="00161B00" w:rsidP="00161B00">
      <w:pPr>
        <w:jc w:val="both"/>
        <w:rPr>
          <w:ins w:id="8713" w:author="Utente" w:date="2017-07-05T17:08:00Z"/>
        </w:rPr>
      </w:pPr>
    </w:p>
    <w:p w14:paraId="731D16CD" w14:textId="77777777" w:rsidR="00161B00" w:rsidRPr="00E352EF" w:rsidRDefault="00161B00" w:rsidP="00161B00">
      <w:pPr>
        <w:jc w:val="both"/>
        <w:rPr>
          <w:ins w:id="8714" w:author="Utente" w:date="2017-07-05T17:08:00Z"/>
        </w:rPr>
      </w:pPr>
      <w:ins w:id="8715" w:author="Utente" w:date="2017-07-05T17:08:00Z">
        <w:r w:rsidRPr="00FC270B">
          <w:rPr>
            <w:i/>
          </w:rPr>
          <w:t>Example</w:t>
        </w:r>
        <w:r>
          <w:rPr>
            <w:i/>
          </w:rPr>
          <w:t xml:space="preserve"> </w:t>
        </w:r>
        <w:r w:rsidRPr="00FC270B">
          <w:rPr>
            <w:i/>
          </w:rPr>
          <w:t>1</w:t>
        </w:r>
        <w:r>
          <w:t xml:space="preserve">: </w:t>
        </w:r>
        <w:r>
          <w:tab/>
          <w:t>DS_r:=</w:t>
        </w:r>
        <w:r w:rsidRPr="00FC270B">
          <w:rPr>
            <w:b/>
          </w:rPr>
          <w:t>exists</w:t>
        </w:r>
        <w:r>
          <w:t>(DS_1, DS_2, all)</w:t>
        </w:r>
      </w:ins>
    </w:p>
    <w:tbl>
      <w:tblPr>
        <w:tblW w:w="779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65"/>
        <w:gridCol w:w="1382"/>
        <w:gridCol w:w="1195"/>
        <w:gridCol w:w="994"/>
        <w:gridCol w:w="3254"/>
      </w:tblGrid>
      <w:tr w:rsidR="00161B00" w:rsidRPr="00E352EF" w14:paraId="39D7BA57" w14:textId="77777777" w:rsidTr="00161B00">
        <w:trPr>
          <w:ins w:id="8716" w:author="Utente" w:date="2017-07-05T17:08:00Z"/>
        </w:trPr>
        <w:tc>
          <w:tcPr>
            <w:tcW w:w="779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3E00A571" w14:textId="77777777" w:rsidR="00161B00" w:rsidRPr="00E352EF" w:rsidRDefault="00161B00" w:rsidP="00161B00">
            <w:pPr>
              <w:jc w:val="both"/>
              <w:rPr>
                <w:ins w:id="8717" w:author="Utente" w:date="2017-07-05T17:08:00Z"/>
              </w:rPr>
            </w:pPr>
            <w:ins w:id="8718" w:author="Utente" w:date="2017-07-05T17:08:00Z">
              <w:r>
                <w:rPr>
                  <w:rFonts w:ascii="Calibri" w:eastAsia="Calibri" w:hAnsi="Calibri" w:cs="Calibri"/>
                </w:rPr>
                <w:t>DS_r</w:t>
              </w:r>
            </w:ins>
          </w:p>
        </w:tc>
      </w:tr>
      <w:tr w:rsidR="00161B00" w:rsidRPr="00E352EF" w14:paraId="3EE0D04F" w14:textId="77777777" w:rsidTr="00161B00">
        <w:trPr>
          <w:ins w:id="8719" w:author="Utente" w:date="2017-07-05T17:08:00Z"/>
        </w:trPr>
        <w:tc>
          <w:tcPr>
            <w:tcW w:w="96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1470BA" w14:textId="77777777" w:rsidR="00161B00" w:rsidRPr="00E352EF" w:rsidRDefault="00161B00" w:rsidP="00161B00">
            <w:pPr>
              <w:jc w:val="both"/>
              <w:rPr>
                <w:ins w:id="8720" w:author="Utente" w:date="2017-07-05T17:08:00Z"/>
              </w:rPr>
            </w:pPr>
            <w:ins w:id="8721" w:author="Utente" w:date="2017-07-05T17:08:00Z">
              <w:r>
                <w:rPr>
                  <w:rFonts w:ascii="Calibri" w:eastAsia="Calibri" w:hAnsi="Calibri" w:cs="Calibri"/>
                  <w:b/>
                </w:rPr>
                <w:t>Id_1</w:t>
              </w:r>
            </w:ins>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F35503C" w14:textId="77777777" w:rsidR="00161B00" w:rsidRPr="00E352EF" w:rsidRDefault="00161B00" w:rsidP="00161B00">
            <w:pPr>
              <w:jc w:val="both"/>
              <w:rPr>
                <w:ins w:id="8722" w:author="Utente" w:date="2017-07-05T17:08:00Z"/>
              </w:rPr>
            </w:pPr>
            <w:ins w:id="8723" w:author="Utente" w:date="2017-07-05T17:08:00Z">
              <w:r>
                <w:rPr>
                  <w:rFonts w:ascii="Calibri" w:eastAsia="Calibri" w:hAnsi="Calibri" w:cs="Calibri"/>
                  <w:b/>
                </w:rPr>
                <w:t>Id_2</w:t>
              </w:r>
            </w:ins>
          </w:p>
        </w:tc>
        <w:tc>
          <w:tcPr>
            <w:tcW w:w="119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B53DE44" w14:textId="77777777" w:rsidR="00161B00" w:rsidRPr="00E352EF" w:rsidRDefault="00161B00" w:rsidP="00161B00">
            <w:pPr>
              <w:jc w:val="both"/>
              <w:rPr>
                <w:ins w:id="8724" w:author="Utente" w:date="2017-07-05T17:08:00Z"/>
              </w:rPr>
            </w:pPr>
            <w:ins w:id="8725" w:author="Utente" w:date="2017-07-05T17:08:00Z">
              <w:r>
                <w:rPr>
                  <w:rFonts w:ascii="Calibri" w:eastAsia="Calibri" w:hAnsi="Calibri" w:cs="Calibri"/>
                  <w:b/>
                </w:rPr>
                <w:t>Id_3</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B82DA0D" w14:textId="77777777" w:rsidR="00161B00" w:rsidRPr="00E352EF" w:rsidRDefault="00161B00" w:rsidP="00161B00">
            <w:pPr>
              <w:jc w:val="both"/>
              <w:rPr>
                <w:ins w:id="8726" w:author="Utente" w:date="2017-07-05T17:08:00Z"/>
              </w:rPr>
            </w:pPr>
            <w:ins w:id="8727" w:author="Utente" w:date="2017-07-05T17:08:00Z">
              <w:r>
                <w:rPr>
                  <w:rFonts w:ascii="Calibri" w:eastAsia="Calibri" w:hAnsi="Calibri" w:cs="Calibri"/>
                  <w:b/>
                </w:rPr>
                <w:t>Id_4</w:t>
              </w:r>
            </w:ins>
          </w:p>
        </w:tc>
        <w:tc>
          <w:tcPr>
            <w:tcW w:w="325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5F40E99" w14:textId="77777777" w:rsidR="00161B00" w:rsidRPr="00E352EF" w:rsidRDefault="00161B00" w:rsidP="00161B00">
            <w:pPr>
              <w:jc w:val="both"/>
              <w:rPr>
                <w:ins w:id="8728" w:author="Utente" w:date="2017-07-05T17:08:00Z"/>
              </w:rPr>
            </w:pPr>
            <w:ins w:id="8729" w:author="Utente" w:date="2017-07-05T17:08:00Z">
              <w:r w:rsidRPr="00F27DF7">
                <w:rPr>
                  <w:rFonts w:ascii="Arial" w:eastAsia="Calibri" w:hAnsi="Arial" w:cs="Arial"/>
                  <w:b/>
                </w:rPr>
                <w:t>bool_var</w:t>
              </w:r>
            </w:ins>
          </w:p>
        </w:tc>
      </w:tr>
      <w:tr w:rsidR="00161B00" w:rsidRPr="00E352EF" w14:paraId="799D0CC2" w14:textId="77777777" w:rsidTr="00161B00">
        <w:trPr>
          <w:ins w:id="8730" w:author="Utente" w:date="2017-07-05T17:08:00Z"/>
        </w:trPr>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A4408A" w14:textId="77777777" w:rsidR="00161B00" w:rsidRPr="00E352EF" w:rsidRDefault="00161B00" w:rsidP="00161B00">
            <w:pPr>
              <w:jc w:val="both"/>
              <w:rPr>
                <w:ins w:id="8731" w:author="Utente" w:date="2017-07-05T17:08:00Z"/>
              </w:rPr>
            </w:pPr>
            <w:ins w:id="8732" w:author="Utente" w:date="2017-07-05T17:08:00Z">
              <w:r w:rsidRPr="00E352EF">
                <w:rPr>
                  <w:rFonts w:ascii="Calibri" w:eastAsia="Calibri" w:hAnsi="Calibri" w:cs="Calibri"/>
                </w:rPr>
                <w:t>2012</w:t>
              </w:r>
            </w:ins>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4CBFCE" w14:textId="77777777" w:rsidR="00161B00" w:rsidRPr="00E352EF" w:rsidRDefault="00161B00" w:rsidP="00161B00">
            <w:pPr>
              <w:jc w:val="both"/>
              <w:rPr>
                <w:ins w:id="8733" w:author="Utente" w:date="2017-07-05T17:08:00Z"/>
              </w:rPr>
            </w:pPr>
            <w:ins w:id="8734" w:author="Utente" w:date="2017-07-05T17:08:00Z">
              <w:r w:rsidRPr="00E352EF">
                <w:rPr>
                  <w:rFonts w:ascii="Calibri" w:eastAsia="Calibri" w:hAnsi="Calibri" w:cs="Calibri"/>
                </w:rPr>
                <w:t>Belgium</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671B3B" w14:textId="77777777" w:rsidR="00161B00" w:rsidRPr="00E352EF" w:rsidRDefault="00161B00" w:rsidP="00161B00">
            <w:pPr>
              <w:jc w:val="both"/>
              <w:rPr>
                <w:ins w:id="8735" w:author="Utente" w:date="2017-07-05T17:08:00Z"/>
              </w:rPr>
            </w:pPr>
            <w:ins w:id="8736" w:author="Utente" w:date="2017-07-05T17:08:00Z">
              <w:r w:rsidRPr="00E352EF">
                <w:rPr>
                  <w:rFonts w:ascii="Calibri" w:eastAsia="Calibri" w:hAnsi="Calibri" w:cs="Calibri"/>
                </w:rPr>
                <w:t>Total</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8C4E4B" w14:textId="77777777" w:rsidR="00161B00" w:rsidRPr="00E352EF" w:rsidRDefault="00161B00" w:rsidP="00161B00">
            <w:pPr>
              <w:jc w:val="both"/>
              <w:rPr>
                <w:ins w:id="8737" w:author="Utente" w:date="2017-07-05T17:08:00Z"/>
              </w:rPr>
            </w:pPr>
            <w:ins w:id="8738" w:author="Utente" w:date="2017-07-05T17:08:00Z">
              <w:r w:rsidRPr="00E352EF">
                <w:rPr>
                  <w:rFonts w:ascii="Calibri" w:eastAsia="Calibri" w:hAnsi="Calibri" w:cs="Calibri"/>
                </w:rPr>
                <w:t>Total</w:t>
              </w:r>
            </w:ins>
          </w:p>
        </w:tc>
        <w:tc>
          <w:tcPr>
            <w:tcW w:w="32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A4855D" w14:textId="77777777" w:rsidR="00161B00" w:rsidRPr="00E352EF" w:rsidRDefault="00161B00" w:rsidP="00161B00">
            <w:pPr>
              <w:jc w:val="both"/>
              <w:rPr>
                <w:ins w:id="8739" w:author="Utente" w:date="2017-07-05T17:08:00Z"/>
              </w:rPr>
            </w:pPr>
            <w:ins w:id="8740" w:author="Utente" w:date="2017-07-05T17:08:00Z">
              <w:r w:rsidRPr="00E352EF">
                <w:rPr>
                  <w:rFonts w:ascii="Calibri" w:eastAsia="Calibri" w:hAnsi="Calibri" w:cs="Calibri"/>
                </w:rPr>
                <w:t>true</w:t>
              </w:r>
            </w:ins>
          </w:p>
        </w:tc>
      </w:tr>
      <w:tr w:rsidR="00161B00" w:rsidRPr="00E352EF" w14:paraId="1B8EB3AC" w14:textId="77777777" w:rsidTr="00161B00">
        <w:trPr>
          <w:ins w:id="8741" w:author="Utente" w:date="2017-07-05T17:08:00Z"/>
        </w:trPr>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FF75BA" w14:textId="77777777" w:rsidR="00161B00" w:rsidRPr="00E352EF" w:rsidRDefault="00161B00" w:rsidP="00161B00">
            <w:pPr>
              <w:jc w:val="both"/>
              <w:rPr>
                <w:ins w:id="8742" w:author="Utente" w:date="2017-07-05T17:08:00Z"/>
              </w:rPr>
            </w:pPr>
            <w:ins w:id="8743" w:author="Utente" w:date="2017-07-05T17:08:00Z">
              <w:r w:rsidRPr="00E352EF">
                <w:rPr>
                  <w:rFonts w:ascii="Calibri" w:eastAsia="Calibri" w:hAnsi="Calibri" w:cs="Calibri"/>
                </w:rPr>
                <w:t>2012</w:t>
              </w:r>
            </w:ins>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540ECE" w14:textId="77777777" w:rsidR="00161B00" w:rsidRPr="00E352EF" w:rsidRDefault="00161B00" w:rsidP="00161B00">
            <w:pPr>
              <w:jc w:val="both"/>
              <w:rPr>
                <w:ins w:id="8744" w:author="Utente" w:date="2017-07-05T17:08:00Z"/>
              </w:rPr>
            </w:pPr>
            <w:ins w:id="8745" w:author="Utente" w:date="2017-07-05T17:08:00Z">
              <w:r w:rsidRPr="00E352EF">
                <w:rPr>
                  <w:rFonts w:ascii="Calibri" w:eastAsia="Calibri" w:hAnsi="Calibri" w:cs="Calibri"/>
                </w:rPr>
                <w:t>Greece</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C8AB17" w14:textId="77777777" w:rsidR="00161B00" w:rsidRPr="00E352EF" w:rsidRDefault="00161B00" w:rsidP="00161B00">
            <w:pPr>
              <w:jc w:val="both"/>
              <w:rPr>
                <w:ins w:id="8746" w:author="Utente" w:date="2017-07-05T17:08:00Z"/>
              </w:rPr>
            </w:pPr>
            <w:ins w:id="8747" w:author="Utente" w:date="2017-07-05T17:08:00Z">
              <w:r w:rsidRPr="00E352EF">
                <w:rPr>
                  <w:rFonts w:ascii="Calibri" w:eastAsia="Calibri" w:hAnsi="Calibri" w:cs="Calibri"/>
                </w:rPr>
                <w:t>Total</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5831F2" w14:textId="77777777" w:rsidR="00161B00" w:rsidRPr="00E352EF" w:rsidRDefault="00161B00" w:rsidP="00161B00">
            <w:pPr>
              <w:jc w:val="both"/>
              <w:rPr>
                <w:ins w:id="8748" w:author="Utente" w:date="2017-07-05T17:08:00Z"/>
              </w:rPr>
            </w:pPr>
            <w:ins w:id="8749" w:author="Utente" w:date="2017-07-05T17:08:00Z">
              <w:r w:rsidRPr="00E352EF">
                <w:rPr>
                  <w:rFonts w:ascii="Calibri" w:eastAsia="Calibri" w:hAnsi="Calibri" w:cs="Calibri"/>
                </w:rPr>
                <w:t>Total</w:t>
              </w:r>
            </w:ins>
          </w:p>
        </w:tc>
        <w:tc>
          <w:tcPr>
            <w:tcW w:w="32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8111A5" w14:textId="77777777" w:rsidR="00161B00" w:rsidRPr="00E352EF" w:rsidRDefault="00161B00" w:rsidP="00161B00">
            <w:pPr>
              <w:jc w:val="both"/>
              <w:rPr>
                <w:ins w:id="8750" w:author="Utente" w:date="2017-07-05T17:08:00Z"/>
              </w:rPr>
            </w:pPr>
            <w:ins w:id="8751" w:author="Utente" w:date="2017-07-05T17:08:00Z">
              <w:r w:rsidRPr="00E352EF">
                <w:rPr>
                  <w:rFonts w:ascii="Calibri" w:eastAsia="Calibri" w:hAnsi="Calibri" w:cs="Calibri"/>
                </w:rPr>
                <w:t>false</w:t>
              </w:r>
            </w:ins>
          </w:p>
        </w:tc>
      </w:tr>
      <w:tr w:rsidR="00161B00" w:rsidRPr="00E352EF" w14:paraId="3E1F00BF" w14:textId="77777777" w:rsidTr="00161B00">
        <w:trPr>
          <w:ins w:id="8752" w:author="Utente" w:date="2017-07-05T17:08:00Z"/>
        </w:trPr>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8F80F6" w14:textId="77777777" w:rsidR="00161B00" w:rsidRPr="00E352EF" w:rsidRDefault="00161B00" w:rsidP="00161B00">
            <w:pPr>
              <w:jc w:val="both"/>
              <w:rPr>
                <w:ins w:id="8753" w:author="Utente" w:date="2017-07-05T17:08:00Z"/>
              </w:rPr>
            </w:pPr>
            <w:ins w:id="8754" w:author="Utente" w:date="2017-07-05T17:08:00Z">
              <w:r w:rsidRPr="00E352EF">
                <w:rPr>
                  <w:rFonts w:ascii="Calibri" w:eastAsia="Calibri" w:hAnsi="Calibri" w:cs="Calibri"/>
                </w:rPr>
                <w:t>2012</w:t>
              </w:r>
            </w:ins>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532F0A" w14:textId="77777777" w:rsidR="00161B00" w:rsidRPr="00E352EF" w:rsidRDefault="00161B00" w:rsidP="00161B00">
            <w:pPr>
              <w:jc w:val="both"/>
              <w:rPr>
                <w:ins w:id="8755" w:author="Utente" w:date="2017-07-05T17:08:00Z"/>
              </w:rPr>
            </w:pPr>
            <w:ins w:id="8756" w:author="Utente" w:date="2017-07-05T17:08:00Z">
              <w:r w:rsidRPr="00E352EF">
                <w:rPr>
                  <w:rFonts w:ascii="Calibri" w:eastAsia="Calibri" w:hAnsi="Calibri" w:cs="Calibri"/>
                </w:rPr>
                <w:t>Spain</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406C05" w14:textId="77777777" w:rsidR="00161B00" w:rsidRPr="00E352EF" w:rsidRDefault="00161B00" w:rsidP="00161B00">
            <w:pPr>
              <w:jc w:val="both"/>
              <w:rPr>
                <w:ins w:id="8757" w:author="Utente" w:date="2017-07-05T17:08:00Z"/>
              </w:rPr>
            </w:pPr>
            <w:ins w:id="8758" w:author="Utente" w:date="2017-07-05T17:08:00Z">
              <w:r w:rsidRPr="00E352EF">
                <w:rPr>
                  <w:rFonts w:ascii="Calibri" w:eastAsia="Calibri" w:hAnsi="Calibri" w:cs="Calibri"/>
                </w:rPr>
                <w:t>Total</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7CF068" w14:textId="77777777" w:rsidR="00161B00" w:rsidRPr="00E352EF" w:rsidRDefault="00161B00" w:rsidP="00161B00">
            <w:pPr>
              <w:jc w:val="both"/>
              <w:rPr>
                <w:ins w:id="8759" w:author="Utente" w:date="2017-07-05T17:08:00Z"/>
              </w:rPr>
            </w:pPr>
            <w:ins w:id="8760" w:author="Utente" w:date="2017-07-05T17:08:00Z">
              <w:r w:rsidRPr="00E352EF">
                <w:rPr>
                  <w:rFonts w:ascii="Calibri" w:eastAsia="Calibri" w:hAnsi="Calibri" w:cs="Calibri"/>
                </w:rPr>
                <w:t>Total</w:t>
              </w:r>
            </w:ins>
          </w:p>
        </w:tc>
        <w:tc>
          <w:tcPr>
            <w:tcW w:w="32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1F918A" w14:textId="77777777" w:rsidR="00161B00" w:rsidRPr="00E352EF" w:rsidRDefault="00161B00" w:rsidP="00161B00">
            <w:pPr>
              <w:jc w:val="both"/>
              <w:rPr>
                <w:ins w:id="8761" w:author="Utente" w:date="2017-07-05T17:08:00Z"/>
              </w:rPr>
            </w:pPr>
            <w:ins w:id="8762" w:author="Utente" w:date="2017-07-05T17:08:00Z">
              <w:r w:rsidRPr="00E352EF">
                <w:rPr>
                  <w:rFonts w:ascii="Calibri" w:eastAsia="Calibri" w:hAnsi="Calibri" w:cs="Calibri"/>
                </w:rPr>
                <w:t>true</w:t>
              </w:r>
            </w:ins>
          </w:p>
        </w:tc>
      </w:tr>
      <w:tr w:rsidR="00161B00" w:rsidRPr="00E352EF" w14:paraId="6DC758E7" w14:textId="77777777" w:rsidTr="00161B00">
        <w:trPr>
          <w:ins w:id="8763" w:author="Utente" w:date="2017-07-05T17:08:00Z"/>
        </w:trPr>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6C8045" w14:textId="77777777" w:rsidR="00161B00" w:rsidRPr="00E352EF" w:rsidRDefault="00161B00" w:rsidP="00161B00">
            <w:pPr>
              <w:jc w:val="both"/>
              <w:rPr>
                <w:ins w:id="8764" w:author="Utente" w:date="2017-07-05T17:08:00Z"/>
              </w:rPr>
            </w:pPr>
            <w:ins w:id="8765" w:author="Utente" w:date="2017-07-05T17:08:00Z">
              <w:r w:rsidRPr="00E352EF">
                <w:rPr>
                  <w:rFonts w:ascii="Calibri" w:eastAsia="Calibri" w:hAnsi="Calibri" w:cs="Calibri"/>
                </w:rPr>
                <w:t>2012</w:t>
              </w:r>
            </w:ins>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81AB96" w14:textId="77777777" w:rsidR="00161B00" w:rsidRPr="00E352EF" w:rsidRDefault="00161B00" w:rsidP="00161B00">
            <w:pPr>
              <w:jc w:val="both"/>
              <w:rPr>
                <w:ins w:id="8766" w:author="Utente" w:date="2017-07-05T17:08:00Z"/>
              </w:rPr>
            </w:pPr>
            <w:ins w:id="8767" w:author="Utente" w:date="2017-07-05T17:08:00Z">
              <w:r w:rsidRPr="00E352EF">
                <w:rPr>
                  <w:rFonts w:ascii="Calibri" w:eastAsia="Calibri" w:hAnsi="Calibri" w:cs="Calibri"/>
                </w:rPr>
                <w:t>Malta</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A06F23" w14:textId="77777777" w:rsidR="00161B00" w:rsidRPr="00E352EF" w:rsidRDefault="00161B00" w:rsidP="00161B00">
            <w:pPr>
              <w:jc w:val="both"/>
              <w:rPr>
                <w:ins w:id="8768" w:author="Utente" w:date="2017-07-05T17:08:00Z"/>
              </w:rPr>
            </w:pPr>
            <w:ins w:id="8769" w:author="Utente" w:date="2017-07-05T17:08:00Z">
              <w:r w:rsidRPr="00E352EF">
                <w:rPr>
                  <w:rFonts w:ascii="Calibri" w:eastAsia="Calibri" w:hAnsi="Calibri" w:cs="Calibri"/>
                </w:rPr>
                <w:t>Total</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D45CCB" w14:textId="77777777" w:rsidR="00161B00" w:rsidRPr="00E352EF" w:rsidRDefault="00161B00" w:rsidP="00161B00">
            <w:pPr>
              <w:jc w:val="both"/>
              <w:rPr>
                <w:ins w:id="8770" w:author="Utente" w:date="2017-07-05T17:08:00Z"/>
              </w:rPr>
            </w:pPr>
            <w:ins w:id="8771" w:author="Utente" w:date="2017-07-05T17:08:00Z">
              <w:r w:rsidRPr="00E352EF">
                <w:rPr>
                  <w:rFonts w:ascii="Calibri" w:eastAsia="Calibri" w:hAnsi="Calibri" w:cs="Calibri"/>
                </w:rPr>
                <w:t>Total</w:t>
              </w:r>
            </w:ins>
          </w:p>
        </w:tc>
        <w:tc>
          <w:tcPr>
            <w:tcW w:w="32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F8B1BC" w14:textId="77777777" w:rsidR="00161B00" w:rsidRPr="00E352EF" w:rsidRDefault="00161B00" w:rsidP="00161B00">
            <w:pPr>
              <w:jc w:val="both"/>
              <w:rPr>
                <w:ins w:id="8772" w:author="Utente" w:date="2017-07-05T17:08:00Z"/>
              </w:rPr>
            </w:pPr>
            <w:ins w:id="8773" w:author="Utente" w:date="2017-07-05T17:08:00Z">
              <w:r w:rsidRPr="00E352EF">
                <w:rPr>
                  <w:rFonts w:ascii="Calibri" w:eastAsia="Calibri" w:hAnsi="Calibri" w:cs="Calibri"/>
                </w:rPr>
                <w:t>false</w:t>
              </w:r>
            </w:ins>
          </w:p>
        </w:tc>
      </w:tr>
      <w:tr w:rsidR="00161B00" w:rsidRPr="00E352EF" w14:paraId="78E439EC" w14:textId="77777777" w:rsidTr="00161B00">
        <w:trPr>
          <w:ins w:id="8774" w:author="Utente" w:date="2017-07-05T17:08:00Z"/>
        </w:trPr>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AA8D6E" w14:textId="77777777" w:rsidR="00161B00" w:rsidRPr="00E352EF" w:rsidRDefault="00161B00" w:rsidP="00161B00">
            <w:pPr>
              <w:jc w:val="both"/>
              <w:rPr>
                <w:ins w:id="8775" w:author="Utente" w:date="2017-07-05T17:08:00Z"/>
              </w:rPr>
            </w:pPr>
            <w:ins w:id="8776" w:author="Utente" w:date="2017-07-05T17:08:00Z">
              <w:r w:rsidRPr="00E352EF">
                <w:rPr>
                  <w:rFonts w:ascii="Calibri" w:eastAsia="Calibri" w:hAnsi="Calibri" w:cs="Calibri"/>
                </w:rPr>
                <w:t>2012</w:t>
              </w:r>
            </w:ins>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008403" w14:textId="77777777" w:rsidR="00161B00" w:rsidRPr="00E352EF" w:rsidRDefault="00161B00" w:rsidP="00161B00">
            <w:pPr>
              <w:jc w:val="both"/>
              <w:rPr>
                <w:ins w:id="8777" w:author="Utente" w:date="2017-07-05T17:08:00Z"/>
              </w:rPr>
            </w:pPr>
            <w:ins w:id="8778" w:author="Utente" w:date="2017-07-05T17:08:00Z">
              <w:r w:rsidRPr="00E352EF">
                <w:rPr>
                  <w:rFonts w:ascii="Calibri" w:eastAsia="Calibri" w:hAnsi="Calibri" w:cs="Calibri"/>
                </w:rPr>
                <w:t>Finland</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D532C4" w14:textId="77777777" w:rsidR="00161B00" w:rsidRPr="00E352EF" w:rsidRDefault="00161B00" w:rsidP="00161B00">
            <w:pPr>
              <w:jc w:val="both"/>
              <w:rPr>
                <w:ins w:id="8779" w:author="Utente" w:date="2017-07-05T17:08:00Z"/>
              </w:rPr>
            </w:pPr>
            <w:ins w:id="8780" w:author="Utente" w:date="2017-07-05T17:08:00Z">
              <w:r w:rsidRPr="00E352EF">
                <w:rPr>
                  <w:rFonts w:ascii="Calibri" w:eastAsia="Calibri" w:hAnsi="Calibri" w:cs="Calibri"/>
                </w:rPr>
                <w:t>Total</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097494" w14:textId="77777777" w:rsidR="00161B00" w:rsidRPr="00E352EF" w:rsidRDefault="00161B00" w:rsidP="00161B00">
            <w:pPr>
              <w:jc w:val="both"/>
              <w:rPr>
                <w:ins w:id="8781" w:author="Utente" w:date="2017-07-05T17:08:00Z"/>
              </w:rPr>
            </w:pPr>
            <w:ins w:id="8782" w:author="Utente" w:date="2017-07-05T17:08:00Z">
              <w:r w:rsidRPr="00E352EF">
                <w:rPr>
                  <w:rFonts w:ascii="Calibri" w:eastAsia="Calibri" w:hAnsi="Calibri" w:cs="Calibri"/>
                </w:rPr>
                <w:t>Total</w:t>
              </w:r>
            </w:ins>
          </w:p>
        </w:tc>
        <w:tc>
          <w:tcPr>
            <w:tcW w:w="32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CA1069" w14:textId="77777777" w:rsidR="00161B00" w:rsidRPr="00E352EF" w:rsidRDefault="00161B00" w:rsidP="00161B00">
            <w:pPr>
              <w:jc w:val="both"/>
              <w:rPr>
                <w:ins w:id="8783" w:author="Utente" w:date="2017-07-05T17:08:00Z"/>
              </w:rPr>
            </w:pPr>
            <w:ins w:id="8784" w:author="Utente" w:date="2017-07-05T17:08:00Z">
              <w:r w:rsidRPr="00E352EF">
                <w:rPr>
                  <w:rFonts w:ascii="Calibri" w:eastAsia="Calibri" w:hAnsi="Calibri" w:cs="Calibri"/>
                </w:rPr>
                <w:t>false</w:t>
              </w:r>
            </w:ins>
          </w:p>
        </w:tc>
      </w:tr>
    </w:tbl>
    <w:p w14:paraId="668F1243" w14:textId="77777777" w:rsidR="00161B00" w:rsidRPr="00E352EF" w:rsidRDefault="00161B00" w:rsidP="00161B00">
      <w:pPr>
        <w:rPr>
          <w:ins w:id="8785" w:author="Utente" w:date="2017-07-05T17:08:00Z"/>
        </w:rPr>
      </w:pPr>
    </w:p>
    <w:p w14:paraId="19BC7407" w14:textId="77777777" w:rsidR="00161B00" w:rsidRPr="00E352EF" w:rsidDel="008962D0" w:rsidRDefault="00161B00" w:rsidP="00161B00">
      <w:pPr>
        <w:jc w:val="both"/>
        <w:rPr>
          <w:ins w:id="8786" w:author="Utente" w:date="2017-07-05T17:08:00Z"/>
          <w:del w:id="8787" w:author="Laura Viignola" w:date="2017-07-10T16:33:00Z"/>
        </w:rPr>
      </w:pPr>
      <w:ins w:id="8788" w:author="Utente" w:date="2017-07-05T17:08:00Z">
        <w:r w:rsidRPr="00FC270B">
          <w:rPr>
            <w:i/>
          </w:rPr>
          <w:t>Example</w:t>
        </w:r>
        <w:r>
          <w:rPr>
            <w:i/>
          </w:rPr>
          <w:t xml:space="preserve"> 2</w:t>
        </w:r>
        <w:r>
          <w:t xml:space="preserve">: </w:t>
        </w:r>
        <w:r>
          <w:tab/>
          <w:t>DS_r:=</w:t>
        </w:r>
        <w:r w:rsidRPr="00FC270B">
          <w:rPr>
            <w:b/>
          </w:rPr>
          <w:t>exists</w:t>
        </w:r>
        <w:r>
          <w:t>(DS_1, DS_2, true)</w:t>
        </w:r>
      </w:ins>
    </w:p>
    <w:p w14:paraId="6DBBE24B" w14:textId="77777777" w:rsidR="00161B00" w:rsidRDefault="00161B00" w:rsidP="008962D0">
      <w:pPr>
        <w:jc w:val="both"/>
        <w:rPr>
          <w:ins w:id="8789" w:author="Utente" w:date="2017-07-05T17:08:00Z"/>
          <w:rFonts w:ascii="Cambria" w:hAnsi="Cambria"/>
        </w:rPr>
      </w:pPr>
    </w:p>
    <w:tbl>
      <w:tblPr>
        <w:tblW w:w="779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65"/>
        <w:gridCol w:w="1382"/>
        <w:gridCol w:w="1195"/>
        <w:gridCol w:w="994"/>
        <w:gridCol w:w="3254"/>
      </w:tblGrid>
      <w:tr w:rsidR="00161B00" w:rsidRPr="00E352EF" w14:paraId="0619C265" w14:textId="77777777" w:rsidTr="00161B00">
        <w:trPr>
          <w:ins w:id="8790" w:author="Utente" w:date="2017-07-05T17:08:00Z"/>
        </w:trPr>
        <w:tc>
          <w:tcPr>
            <w:tcW w:w="779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5BE54876" w14:textId="77777777" w:rsidR="00161B00" w:rsidRPr="00E352EF" w:rsidRDefault="00161B00" w:rsidP="00161B00">
            <w:pPr>
              <w:jc w:val="both"/>
              <w:rPr>
                <w:ins w:id="8791" w:author="Utente" w:date="2017-07-05T17:08:00Z"/>
              </w:rPr>
            </w:pPr>
            <w:ins w:id="8792" w:author="Utente" w:date="2017-07-05T17:08:00Z">
              <w:r>
                <w:rPr>
                  <w:rFonts w:ascii="Calibri" w:eastAsia="Calibri" w:hAnsi="Calibri" w:cs="Calibri"/>
                </w:rPr>
                <w:t>DS_r</w:t>
              </w:r>
            </w:ins>
          </w:p>
        </w:tc>
      </w:tr>
      <w:tr w:rsidR="00161B00" w:rsidRPr="00E352EF" w14:paraId="25127E60" w14:textId="77777777" w:rsidTr="00161B00">
        <w:trPr>
          <w:ins w:id="8793" w:author="Utente" w:date="2017-07-05T17:08:00Z"/>
        </w:trPr>
        <w:tc>
          <w:tcPr>
            <w:tcW w:w="96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54342E8" w14:textId="77777777" w:rsidR="00161B00" w:rsidRPr="00E352EF" w:rsidRDefault="00161B00" w:rsidP="00161B00">
            <w:pPr>
              <w:jc w:val="both"/>
              <w:rPr>
                <w:ins w:id="8794" w:author="Utente" w:date="2017-07-05T17:08:00Z"/>
              </w:rPr>
            </w:pPr>
            <w:ins w:id="8795" w:author="Utente" w:date="2017-07-05T17:08:00Z">
              <w:r>
                <w:rPr>
                  <w:rFonts w:ascii="Calibri" w:eastAsia="Calibri" w:hAnsi="Calibri" w:cs="Calibri"/>
                  <w:b/>
                </w:rPr>
                <w:t>Id_1</w:t>
              </w:r>
            </w:ins>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06A8A30" w14:textId="77777777" w:rsidR="00161B00" w:rsidRPr="00E352EF" w:rsidRDefault="00161B00" w:rsidP="00161B00">
            <w:pPr>
              <w:jc w:val="both"/>
              <w:rPr>
                <w:ins w:id="8796" w:author="Utente" w:date="2017-07-05T17:08:00Z"/>
              </w:rPr>
            </w:pPr>
            <w:ins w:id="8797" w:author="Utente" w:date="2017-07-05T17:08:00Z">
              <w:r>
                <w:rPr>
                  <w:rFonts w:ascii="Calibri" w:eastAsia="Calibri" w:hAnsi="Calibri" w:cs="Calibri"/>
                  <w:b/>
                </w:rPr>
                <w:t>Id_2</w:t>
              </w:r>
            </w:ins>
          </w:p>
        </w:tc>
        <w:tc>
          <w:tcPr>
            <w:tcW w:w="119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24406FD" w14:textId="77777777" w:rsidR="00161B00" w:rsidRPr="00E352EF" w:rsidRDefault="00161B00" w:rsidP="00161B00">
            <w:pPr>
              <w:jc w:val="both"/>
              <w:rPr>
                <w:ins w:id="8798" w:author="Utente" w:date="2017-07-05T17:08:00Z"/>
              </w:rPr>
            </w:pPr>
            <w:ins w:id="8799" w:author="Utente" w:date="2017-07-05T17:08:00Z">
              <w:r>
                <w:rPr>
                  <w:rFonts w:ascii="Calibri" w:eastAsia="Calibri" w:hAnsi="Calibri" w:cs="Calibri"/>
                  <w:b/>
                </w:rPr>
                <w:t>Id_3</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6CCF08C" w14:textId="77777777" w:rsidR="00161B00" w:rsidRPr="00E352EF" w:rsidRDefault="00161B00" w:rsidP="00161B00">
            <w:pPr>
              <w:jc w:val="both"/>
              <w:rPr>
                <w:ins w:id="8800" w:author="Utente" w:date="2017-07-05T17:08:00Z"/>
              </w:rPr>
            </w:pPr>
            <w:ins w:id="8801" w:author="Utente" w:date="2017-07-05T17:08:00Z">
              <w:r>
                <w:rPr>
                  <w:rFonts w:ascii="Calibri" w:eastAsia="Calibri" w:hAnsi="Calibri" w:cs="Calibri"/>
                  <w:b/>
                </w:rPr>
                <w:t>Id_4</w:t>
              </w:r>
            </w:ins>
          </w:p>
        </w:tc>
        <w:tc>
          <w:tcPr>
            <w:tcW w:w="325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F35267E" w14:textId="77777777" w:rsidR="00161B00" w:rsidRPr="00E352EF" w:rsidRDefault="00161B00" w:rsidP="00161B00">
            <w:pPr>
              <w:jc w:val="both"/>
              <w:rPr>
                <w:ins w:id="8802" w:author="Utente" w:date="2017-07-05T17:08:00Z"/>
              </w:rPr>
            </w:pPr>
            <w:ins w:id="8803" w:author="Utente" w:date="2017-07-05T17:08:00Z">
              <w:r w:rsidRPr="00F27DF7">
                <w:rPr>
                  <w:rFonts w:ascii="Arial" w:eastAsia="Calibri" w:hAnsi="Arial" w:cs="Arial"/>
                  <w:b/>
                </w:rPr>
                <w:t>bool_var</w:t>
              </w:r>
            </w:ins>
          </w:p>
        </w:tc>
      </w:tr>
      <w:tr w:rsidR="00161B00" w:rsidRPr="00E352EF" w14:paraId="56DA7168" w14:textId="77777777" w:rsidTr="00161B00">
        <w:trPr>
          <w:ins w:id="8804" w:author="Utente" w:date="2017-07-05T17:08:00Z"/>
        </w:trPr>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86F11B" w14:textId="77777777" w:rsidR="00161B00" w:rsidRPr="00E352EF" w:rsidRDefault="00161B00" w:rsidP="00161B00">
            <w:pPr>
              <w:jc w:val="both"/>
              <w:rPr>
                <w:ins w:id="8805" w:author="Utente" w:date="2017-07-05T17:08:00Z"/>
              </w:rPr>
            </w:pPr>
            <w:ins w:id="8806" w:author="Utente" w:date="2017-07-05T17:08:00Z">
              <w:r w:rsidRPr="00E352EF">
                <w:rPr>
                  <w:rFonts w:ascii="Calibri" w:eastAsia="Calibri" w:hAnsi="Calibri" w:cs="Calibri"/>
                </w:rPr>
                <w:t>2012</w:t>
              </w:r>
            </w:ins>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DC768B" w14:textId="77777777" w:rsidR="00161B00" w:rsidRPr="00E352EF" w:rsidRDefault="00161B00" w:rsidP="00161B00">
            <w:pPr>
              <w:jc w:val="both"/>
              <w:rPr>
                <w:ins w:id="8807" w:author="Utente" w:date="2017-07-05T17:08:00Z"/>
              </w:rPr>
            </w:pPr>
            <w:ins w:id="8808" w:author="Utente" w:date="2017-07-05T17:08:00Z">
              <w:r w:rsidRPr="00E352EF">
                <w:rPr>
                  <w:rFonts w:ascii="Calibri" w:eastAsia="Calibri" w:hAnsi="Calibri" w:cs="Calibri"/>
                </w:rPr>
                <w:t>Belgium</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BC9540" w14:textId="77777777" w:rsidR="00161B00" w:rsidRPr="00E352EF" w:rsidRDefault="00161B00" w:rsidP="00161B00">
            <w:pPr>
              <w:jc w:val="both"/>
              <w:rPr>
                <w:ins w:id="8809" w:author="Utente" w:date="2017-07-05T17:08:00Z"/>
              </w:rPr>
            </w:pPr>
            <w:ins w:id="8810" w:author="Utente" w:date="2017-07-05T17:08:00Z">
              <w:r w:rsidRPr="00E352EF">
                <w:rPr>
                  <w:rFonts w:ascii="Calibri" w:eastAsia="Calibri" w:hAnsi="Calibri" w:cs="Calibri"/>
                </w:rPr>
                <w:t>Total</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B6A187" w14:textId="77777777" w:rsidR="00161B00" w:rsidRPr="00E352EF" w:rsidRDefault="00161B00" w:rsidP="00161B00">
            <w:pPr>
              <w:jc w:val="both"/>
              <w:rPr>
                <w:ins w:id="8811" w:author="Utente" w:date="2017-07-05T17:08:00Z"/>
              </w:rPr>
            </w:pPr>
            <w:ins w:id="8812" w:author="Utente" w:date="2017-07-05T17:08:00Z">
              <w:r w:rsidRPr="00E352EF">
                <w:rPr>
                  <w:rFonts w:ascii="Calibri" w:eastAsia="Calibri" w:hAnsi="Calibri" w:cs="Calibri"/>
                </w:rPr>
                <w:t>Total</w:t>
              </w:r>
            </w:ins>
          </w:p>
        </w:tc>
        <w:tc>
          <w:tcPr>
            <w:tcW w:w="32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5F7363" w14:textId="77777777" w:rsidR="00161B00" w:rsidRPr="00E352EF" w:rsidRDefault="00161B00" w:rsidP="00161B00">
            <w:pPr>
              <w:jc w:val="both"/>
              <w:rPr>
                <w:ins w:id="8813" w:author="Utente" w:date="2017-07-05T17:08:00Z"/>
              </w:rPr>
            </w:pPr>
            <w:ins w:id="8814" w:author="Utente" w:date="2017-07-05T17:08:00Z">
              <w:r w:rsidRPr="00E352EF">
                <w:rPr>
                  <w:rFonts w:ascii="Calibri" w:eastAsia="Calibri" w:hAnsi="Calibri" w:cs="Calibri"/>
                </w:rPr>
                <w:t>true</w:t>
              </w:r>
            </w:ins>
          </w:p>
        </w:tc>
      </w:tr>
      <w:tr w:rsidR="00161B00" w:rsidRPr="00E352EF" w14:paraId="6ADFF73D" w14:textId="77777777" w:rsidTr="00161B00">
        <w:trPr>
          <w:ins w:id="8815" w:author="Utente" w:date="2017-07-05T17:08:00Z"/>
        </w:trPr>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3D97D2" w14:textId="77777777" w:rsidR="00161B00" w:rsidRPr="00E352EF" w:rsidRDefault="00161B00" w:rsidP="00161B00">
            <w:pPr>
              <w:jc w:val="both"/>
              <w:rPr>
                <w:ins w:id="8816" w:author="Utente" w:date="2017-07-05T17:08:00Z"/>
              </w:rPr>
            </w:pPr>
            <w:ins w:id="8817" w:author="Utente" w:date="2017-07-05T17:08:00Z">
              <w:r w:rsidRPr="00E352EF">
                <w:rPr>
                  <w:rFonts w:ascii="Calibri" w:eastAsia="Calibri" w:hAnsi="Calibri" w:cs="Calibri"/>
                </w:rPr>
                <w:t>2012</w:t>
              </w:r>
            </w:ins>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F6227C" w14:textId="77777777" w:rsidR="00161B00" w:rsidRPr="00E352EF" w:rsidRDefault="00161B00" w:rsidP="00161B00">
            <w:pPr>
              <w:jc w:val="both"/>
              <w:rPr>
                <w:ins w:id="8818" w:author="Utente" w:date="2017-07-05T17:08:00Z"/>
              </w:rPr>
            </w:pPr>
            <w:ins w:id="8819" w:author="Utente" w:date="2017-07-05T17:08:00Z">
              <w:r w:rsidRPr="00E352EF">
                <w:rPr>
                  <w:rFonts w:ascii="Calibri" w:eastAsia="Calibri" w:hAnsi="Calibri" w:cs="Calibri"/>
                </w:rPr>
                <w:t>Spain</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95EF06" w14:textId="77777777" w:rsidR="00161B00" w:rsidRPr="00E352EF" w:rsidRDefault="00161B00" w:rsidP="00161B00">
            <w:pPr>
              <w:jc w:val="both"/>
              <w:rPr>
                <w:ins w:id="8820" w:author="Utente" w:date="2017-07-05T17:08:00Z"/>
              </w:rPr>
            </w:pPr>
            <w:ins w:id="8821" w:author="Utente" w:date="2017-07-05T17:08:00Z">
              <w:r w:rsidRPr="00E352EF">
                <w:rPr>
                  <w:rFonts w:ascii="Calibri" w:eastAsia="Calibri" w:hAnsi="Calibri" w:cs="Calibri"/>
                </w:rPr>
                <w:t>Total</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FF9C50" w14:textId="77777777" w:rsidR="00161B00" w:rsidRPr="00E352EF" w:rsidRDefault="00161B00" w:rsidP="00161B00">
            <w:pPr>
              <w:jc w:val="both"/>
              <w:rPr>
                <w:ins w:id="8822" w:author="Utente" w:date="2017-07-05T17:08:00Z"/>
              </w:rPr>
            </w:pPr>
            <w:ins w:id="8823" w:author="Utente" w:date="2017-07-05T17:08:00Z">
              <w:r w:rsidRPr="00E352EF">
                <w:rPr>
                  <w:rFonts w:ascii="Calibri" w:eastAsia="Calibri" w:hAnsi="Calibri" w:cs="Calibri"/>
                </w:rPr>
                <w:t>Total</w:t>
              </w:r>
            </w:ins>
          </w:p>
        </w:tc>
        <w:tc>
          <w:tcPr>
            <w:tcW w:w="32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1C6873" w14:textId="77777777" w:rsidR="00161B00" w:rsidRPr="00E352EF" w:rsidRDefault="00161B00" w:rsidP="00161B00">
            <w:pPr>
              <w:jc w:val="both"/>
              <w:rPr>
                <w:ins w:id="8824" w:author="Utente" w:date="2017-07-05T17:08:00Z"/>
              </w:rPr>
            </w:pPr>
            <w:ins w:id="8825" w:author="Utente" w:date="2017-07-05T17:08:00Z">
              <w:r w:rsidRPr="00E352EF">
                <w:rPr>
                  <w:rFonts w:ascii="Calibri" w:eastAsia="Calibri" w:hAnsi="Calibri" w:cs="Calibri"/>
                </w:rPr>
                <w:t>true</w:t>
              </w:r>
            </w:ins>
          </w:p>
        </w:tc>
      </w:tr>
    </w:tbl>
    <w:p w14:paraId="2D1CDBD8" w14:textId="77777777" w:rsidR="00161B00" w:rsidRDefault="00161B00" w:rsidP="00161B00">
      <w:pPr>
        <w:rPr>
          <w:ins w:id="8826" w:author="Utente" w:date="2017-07-05T17:08:00Z"/>
          <w:rFonts w:ascii="Cambria" w:hAnsi="Cambria"/>
        </w:rPr>
      </w:pPr>
    </w:p>
    <w:p w14:paraId="472AAA89" w14:textId="77777777" w:rsidR="00161B00" w:rsidRPr="00E352EF" w:rsidRDefault="00161B00" w:rsidP="00161B00">
      <w:pPr>
        <w:jc w:val="both"/>
        <w:rPr>
          <w:ins w:id="8827" w:author="Utente" w:date="2017-07-05T17:08:00Z"/>
        </w:rPr>
      </w:pPr>
      <w:ins w:id="8828" w:author="Utente" w:date="2017-07-05T17:08:00Z">
        <w:r w:rsidRPr="00FC270B">
          <w:rPr>
            <w:i/>
          </w:rPr>
          <w:t>Example</w:t>
        </w:r>
        <w:r>
          <w:rPr>
            <w:i/>
          </w:rPr>
          <w:t xml:space="preserve"> 3</w:t>
        </w:r>
        <w:r>
          <w:t xml:space="preserve">: </w:t>
        </w:r>
        <w:r>
          <w:tab/>
          <w:t>DS_r:=</w:t>
        </w:r>
        <w:r w:rsidRPr="00FC270B">
          <w:rPr>
            <w:b/>
          </w:rPr>
          <w:t>exists</w:t>
        </w:r>
        <w:r>
          <w:t>(DS_1, DS_2, false)</w:t>
        </w:r>
      </w:ins>
    </w:p>
    <w:tbl>
      <w:tblPr>
        <w:tblW w:w="628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65"/>
        <w:gridCol w:w="1382"/>
        <w:gridCol w:w="1195"/>
        <w:gridCol w:w="994"/>
        <w:gridCol w:w="1744"/>
      </w:tblGrid>
      <w:tr w:rsidR="00161B00" w:rsidRPr="00E352EF" w14:paraId="20E286E4" w14:textId="77777777" w:rsidTr="00161B00">
        <w:trPr>
          <w:ins w:id="8829" w:author="Utente" w:date="2017-07-05T17:08:00Z"/>
        </w:trPr>
        <w:tc>
          <w:tcPr>
            <w:tcW w:w="628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4ADD2508" w14:textId="77777777" w:rsidR="00161B00" w:rsidRPr="00E352EF" w:rsidRDefault="00161B00" w:rsidP="00161B00">
            <w:pPr>
              <w:jc w:val="both"/>
              <w:rPr>
                <w:ins w:id="8830" w:author="Utente" w:date="2017-07-05T17:08:00Z"/>
              </w:rPr>
            </w:pPr>
            <w:ins w:id="8831" w:author="Utente" w:date="2017-07-05T17:08:00Z">
              <w:r>
                <w:rPr>
                  <w:rFonts w:ascii="Calibri" w:eastAsia="Calibri" w:hAnsi="Calibri" w:cs="Calibri"/>
                </w:rPr>
                <w:t>DS_r</w:t>
              </w:r>
            </w:ins>
          </w:p>
        </w:tc>
      </w:tr>
      <w:tr w:rsidR="00161B00" w:rsidRPr="00E352EF" w14:paraId="183B12BF" w14:textId="77777777" w:rsidTr="00161B00">
        <w:trPr>
          <w:ins w:id="8832" w:author="Utente" w:date="2017-07-05T17:08:00Z"/>
        </w:trPr>
        <w:tc>
          <w:tcPr>
            <w:tcW w:w="96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D5D8A48" w14:textId="77777777" w:rsidR="00161B00" w:rsidRPr="00E352EF" w:rsidRDefault="00161B00" w:rsidP="00161B00">
            <w:pPr>
              <w:jc w:val="both"/>
              <w:rPr>
                <w:ins w:id="8833" w:author="Utente" w:date="2017-07-05T17:08:00Z"/>
              </w:rPr>
            </w:pPr>
            <w:ins w:id="8834" w:author="Utente" w:date="2017-07-05T17:08:00Z">
              <w:r>
                <w:rPr>
                  <w:rFonts w:ascii="Calibri" w:eastAsia="Calibri" w:hAnsi="Calibri" w:cs="Calibri"/>
                  <w:b/>
                </w:rPr>
                <w:t>Id_1</w:t>
              </w:r>
            </w:ins>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88EC17F" w14:textId="77777777" w:rsidR="00161B00" w:rsidRPr="00E352EF" w:rsidRDefault="00161B00" w:rsidP="00161B00">
            <w:pPr>
              <w:jc w:val="both"/>
              <w:rPr>
                <w:ins w:id="8835" w:author="Utente" w:date="2017-07-05T17:08:00Z"/>
              </w:rPr>
            </w:pPr>
            <w:ins w:id="8836" w:author="Utente" w:date="2017-07-05T17:08:00Z">
              <w:r>
                <w:rPr>
                  <w:rFonts w:ascii="Calibri" w:eastAsia="Calibri" w:hAnsi="Calibri" w:cs="Calibri"/>
                  <w:b/>
                </w:rPr>
                <w:t>Id_2</w:t>
              </w:r>
            </w:ins>
          </w:p>
        </w:tc>
        <w:tc>
          <w:tcPr>
            <w:tcW w:w="119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7A22112" w14:textId="77777777" w:rsidR="00161B00" w:rsidRPr="00E352EF" w:rsidRDefault="00161B00" w:rsidP="00161B00">
            <w:pPr>
              <w:jc w:val="both"/>
              <w:rPr>
                <w:ins w:id="8837" w:author="Utente" w:date="2017-07-05T17:08:00Z"/>
              </w:rPr>
            </w:pPr>
            <w:ins w:id="8838" w:author="Utente" w:date="2017-07-05T17:08:00Z">
              <w:r>
                <w:rPr>
                  <w:rFonts w:ascii="Calibri" w:eastAsia="Calibri" w:hAnsi="Calibri" w:cs="Calibri"/>
                  <w:b/>
                </w:rPr>
                <w:t>Id_3</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1DB73A6" w14:textId="77777777" w:rsidR="00161B00" w:rsidRPr="00E352EF" w:rsidRDefault="00161B00" w:rsidP="00161B00">
            <w:pPr>
              <w:jc w:val="both"/>
              <w:rPr>
                <w:ins w:id="8839" w:author="Utente" w:date="2017-07-05T17:08:00Z"/>
              </w:rPr>
            </w:pPr>
            <w:ins w:id="8840" w:author="Utente" w:date="2017-07-05T17:08:00Z">
              <w:r>
                <w:rPr>
                  <w:rFonts w:ascii="Calibri" w:eastAsia="Calibri" w:hAnsi="Calibri" w:cs="Calibri"/>
                  <w:b/>
                </w:rPr>
                <w:t>Id_4</w:t>
              </w:r>
            </w:ins>
          </w:p>
        </w:tc>
        <w:tc>
          <w:tcPr>
            <w:tcW w:w="174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AF0856B" w14:textId="77777777" w:rsidR="00161B00" w:rsidRPr="00E352EF" w:rsidRDefault="00161B00" w:rsidP="00161B00">
            <w:pPr>
              <w:jc w:val="both"/>
              <w:rPr>
                <w:ins w:id="8841" w:author="Utente" w:date="2017-07-05T17:08:00Z"/>
              </w:rPr>
            </w:pPr>
            <w:ins w:id="8842" w:author="Utente" w:date="2017-07-05T17:08:00Z">
              <w:r w:rsidRPr="00F27DF7">
                <w:rPr>
                  <w:rFonts w:ascii="Arial" w:eastAsia="Calibri" w:hAnsi="Arial" w:cs="Arial"/>
                  <w:b/>
                </w:rPr>
                <w:t>bool_var</w:t>
              </w:r>
            </w:ins>
          </w:p>
        </w:tc>
      </w:tr>
      <w:tr w:rsidR="00161B00" w:rsidRPr="00E352EF" w14:paraId="7D82B10E" w14:textId="77777777" w:rsidTr="00161B00">
        <w:trPr>
          <w:ins w:id="8843" w:author="Utente" w:date="2017-07-05T17:08:00Z"/>
        </w:trPr>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4AD7B2" w14:textId="77777777" w:rsidR="00161B00" w:rsidRPr="00E352EF" w:rsidRDefault="00161B00" w:rsidP="00161B00">
            <w:pPr>
              <w:jc w:val="both"/>
              <w:rPr>
                <w:ins w:id="8844" w:author="Utente" w:date="2017-07-05T17:08:00Z"/>
              </w:rPr>
            </w:pPr>
            <w:ins w:id="8845" w:author="Utente" w:date="2017-07-05T17:08:00Z">
              <w:r w:rsidRPr="00E352EF">
                <w:rPr>
                  <w:rFonts w:ascii="Calibri" w:eastAsia="Calibri" w:hAnsi="Calibri" w:cs="Calibri"/>
                </w:rPr>
                <w:t>2012</w:t>
              </w:r>
            </w:ins>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4184E2" w14:textId="77777777" w:rsidR="00161B00" w:rsidRPr="00E352EF" w:rsidRDefault="00161B00" w:rsidP="00161B00">
            <w:pPr>
              <w:jc w:val="both"/>
              <w:rPr>
                <w:ins w:id="8846" w:author="Utente" w:date="2017-07-05T17:08:00Z"/>
              </w:rPr>
            </w:pPr>
            <w:ins w:id="8847" w:author="Utente" w:date="2017-07-05T17:08:00Z">
              <w:r w:rsidRPr="00E352EF">
                <w:rPr>
                  <w:rFonts w:ascii="Calibri" w:eastAsia="Calibri" w:hAnsi="Calibri" w:cs="Calibri"/>
                </w:rPr>
                <w:t>Greece</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9394F1" w14:textId="77777777" w:rsidR="00161B00" w:rsidRPr="00E352EF" w:rsidRDefault="00161B00" w:rsidP="00161B00">
            <w:pPr>
              <w:jc w:val="both"/>
              <w:rPr>
                <w:ins w:id="8848" w:author="Utente" w:date="2017-07-05T17:08:00Z"/>
              </w:rPr>
            </w:pPr>
            <w:ins w:id="8849" w:author="Utente" w:date="2017-07-05T17:08:00Z">
              <w:r w:rsidRPr="00E352EF">
                <w:rPr>
                  <w:rFonts w:ascii="Calibri" w:eastAsia="Calibri" w:hAnsi="Calibri" w:cs="Calibri"/>
                </w:rPr>
                <w:t>Total</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C595ED" w14:textId="77777777" w:rsidR="00161B00" w:rsidRPr="00E352EF" w:rsidRDefault="00161B00" w:rsidP="00161B00">
            <w:pPr>
              <w:jc w:val="both"/>
              <w:rPr>
                <w:ins w:id="8850" w:author="Utente" w:date="2017-07-05T17:08:00Z"/>
              </w:rPr>
            </w:pPr>
            <w:ins w:id="8851" w:author="Utente" w:date="2017-07-05T17:08:00Z">
              <w:r w:rsidRPr="00E352EF">
                <w:rPr>
                  <w:rFonts w:ascii="Calibri" w:eastAsia="Calibri" w:hAnsi="Calibri" w:cs="Calibri"/>
                </w:rPr>
                <w:t>Total</w:t>
              </w:r>
            </w:ins>
          </w:p>
        </w:tc>
        <w:tc>
          <w:tcPr>
            <w:tcW w:w="17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157DAA" w14:textId="77777777" w:rsidR="00161B00" w:rsidRPr="00E352EF" w:rsidRDefault="00161B00" w:rsidP="00161B00">
            <w:pPr>
              <w:jc w:val="both"/>
              <w:rPr>
                <w:ins w:id="8852" w:author="Utente" w:date="2017-07-05T17:08:00Z"/>
              </w:rPr>
            </w:pPr>
            <w:ins w:id="8853" w:author="Utente" w:date="2017-07-05T17:08:00Z">
              <w:r w:rsidRPr="00E352EF">
                <w:rPr>
                  <w:rFonts w:ascii="Calibri" w:eastAsia="Calibri" w:hAnsi="Calibri" w:cs="Calibri"/>
                </w:rPr>
                <w:t>false</w:t>
              </w:r>
            </w:ins>
          </w:p>
        </w:tc>
      </w:tr>
      <w:tr w:rsidR="00161B00" w:rsidRPr="00E352EF" w14:paraId="03D52B68" w14:textId="77777777" w:rsidTr="00161B00">
        <w:trPr>
          <w:ins w:id="8854" w:author="Utente" w:date="2017-07-05T17:08:00Z"/>
        </w:trPr>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CF5F2C" w14:textId="77777777" w:rsidR="00161B00" w:rsidRPr="00E352EF" w:rsidRDefault="00161B00" w:rsidP="00161B00">
            <w:pPr>
              <w:jc w:val="both"/>
              <w:rPr>
                <w:ins w:id="8855" w:author="Utente" w:date="2017-07-05T17:08:00Z"/>
              </w:rPr>
            </w:pPr>
            <w:ins w:id="8856" w:author="Utente" w:date="2017-07-05T17:08:00Z">
              <w:r w:rsidRPr="00E352EF">
                <w:rPr>
                  <w:rFonts w:ascii="Calibri" w:eastAsia="Calibri" w:hAnsi="Calibri" w:cs="Calibri"/>
                </w:rPr>
                <w:t>2012</w:t>
              </w:r>
            </w:ins>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82E2D7" w14:textId="77777777" w:rsidR="00161B00" w:rsidRPr="00E352EF" w:rsidRDefault="00161B00" w:rsidP="00161B00">
            <w:pPr>
              <w:jc w:val="both"/>
              <w:rPr>
                <w:ins w:id="8857" w:author="Utente" w:date="2017-07-05T17:08:00Z"/>
              </w:rPr>
            </w:pPr>
            <w:ins w:id="8858" w:author="Utente" w:date="2017-07-05T17:08:00Z">
              <w:r w:rsidRPr="00E352EF">
                <w:rPr>
                  <w:rFonts w:ascii="Calibri" w:eastAsia="Calibri" w:hAnsi="Calibri" w:cs="Calibri"/>
                </w:rPr>
                <w:t>Malta</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45335E" w14:textId="77777777" w:rsidR="00161B00" w:rsidRPr="00E352EF" w:rsidRDefault="00161B00" w:rsidP="00161B00">
            <w:pPr>
              <w:jc w:val="both"/>
              <w:rPr>
                <w:ins w:id="8859" w:author="Utente" w:date="2017-07-05T17:08:00Z"/>
              </w:rPr>
            </w:pPr>
            <w:ins w:id="8860" w:author="Utente" w:date="2017-07-05T17:08:00Z">
              <w:r w:rsidRPr="00E352EF">
                <w:rPr>
                  <w:rFonts w:ascii="Calibri" w:eastAsia="Calibri" w:hAnsi="Calibri" w:cs="Calibri"/>
                </w:rPr>
                <w:t>Total</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D047C8" w14:textId="77777777" w:rsidR="00161B00" w:rsidRPr="00E352EF" w:rsidRDefault="00161B00" w:rsidP="00161B00">
            <w:pPr>
              <w:jc w:val="both"/>
              <w:rPr>
                <w:ins w:id="8861" w:author="Utente" w:date="2017-07-05T17:08:00Z"/>
              </w:rPr>
            </w:pPr>
            <w:ins w:id="8862" w:author="Utente" w:date="2017-07-05T17:08:00Z">
              <w:r w:rsidRPr="00E352EF">
                <w:rPr>
                  <w:rFonts w:ascii="Calibri" w:eastAsia="Calibri" w:hAnsi="Calibri" w:cs="Calibri"/>
                </w:rPr>
                <w:t>Total</w:t>
              </w:r>
            </w:ins>
          </w:p>
        </w:tc>
        <w:tc>
          <w:tcPr>
            <w:tcW w:w="17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5EAB10" w14:textId="77777777" w:rsidR="00161B00" w:rsidRPr="00E352EF" w:rsidRDefault="00161B00" w:rsidP="00161B00">
            <w:pPr>
              <w:jc w:val="both"/>
              <w:rPr>
                <w:ins w:id="8863" w:author="Utente" w:date="2017-07-05T17:08:00Z"/>
              </w:rPr>
            </w:pPr>
            <w:ins w:id="8864" w:author="Utente" w:date="2017-07-05T17:08:00Z">
              <w:r w:rsidRPr="00E352EF">
                <w:rPr>
                  <w:rFonts w:ascii="Calibri" w:eastAsia="Calibri" w:hAnsi="Calibri" w:cs="Calibri"/>
                </w:rPr>
                <w:t>false</w:t>
              </w:r>
            </w:ins>
          </w:p>
        </w:tc>
      </w:tr>
      <w:tr w:rsidR="00161B00" w:rsidRPr="00E352EF" w14:paraId="4DE28CE8" w14:textId="77777777" w:rsidTr="00161B00">
        <w:trPr>
          <w:ins w:id="8865" w:author="Utente" w:date="2017-07-05T17:08:00Z"/>
        </w:trPr>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EED6CD" w14:textId="77777777" w:rsidR="00161B00" w:rsidRPr="00E352EF" w:rsidRDefault="00161B00" w:rsidP="00161B00">
            <w:pPr>
              <w:jc w:val="both"/>
              <w:rPr>
                <w:ins w:id="8866" w:author="Utente" w:date="2017-07-05T17:08:00Z"/>
              </w:rPr>
            </w:pPr>
            <w:ins w:id="8867" w:author="Utente" w:date="2017-07-05T17:08:00Z">
              <w:r w:rsidRPr="00E352EF">
                <w:rPr>
                  <w:rFonts w:ascii="Calibri" w:eastAsia="Calibri" w:hAnsi="Calibri" w:cs="Calibri"/>
                </w:rPr>
                <w:t>2012</w:t>
              </w:r>
            </w:ins>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B33BC9" w14:textId="77777777" w:rsidR="00161B00" w:rsidRPr="00E352EF" w:rsidRDefault="00161B00" w:rsidP="00161B00">
            <w:pPr>
              <w:jc w:val="both"/>
              <w:rPr>
                <w:ins w:id="8868" w:author="Utente" w:date="2017-07-05T17:08:00Z"/>
              </w:rPr>
            </w:pPr>
            <w:ins w:id="8869" w:author="Utente" w:date="2017-07-05T17:08:00Z">
              <w:r w:rsidRPr="00E352EF">
                <w:rPr>
                  <w:rFonts w:ascii="Calibri" w:eastAsia="Calibri" w:hAnsi="Calibri" w:cs="Calibri"/>
                </w:rPr>
                <w:t>Finland</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09422C" w14:textId="77777777" w:rsidR="00161B00" w:rsidRPr="00E352EF" w:rsidRDefault="00161B00" w:rsidP="00161B00">
            <w:pPr>
              <w:jc w:val="both"/>
              <w:rPr>
                <w:ins w:id="8870" w:author="Utente" w:date="2017-07-05T17:08:00Z"/>
              </w:rPr>
            </w:pPr>
            <w:ins w:id="8871" w:author="Utente" w:date="2017-07-05T17:08:00Z">
              <w:r w:rsidRPr="00E352EF">
                <w:rPr>
                  <w:rFonts w:ascii="Calibri" w:eastAsia="Calibri" w:hAnsi="Calibri" w:cs="Calibri"/>
                </w:rPr>
                <w:t>Total</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3C55A5" w14:textId="77777777" w:rsidR="00161B00" w:rsidRPr="00E352EF" w:rsidRDefault="00161B00" w:rsidP="00161B00">
            <w:pPr>
              <w:jc w:val="both"/>
              <w:rPr>
                <w:ins w:id="8872" w:author="Utente" w:date="2017-07-05T17:08:00Z"/>
              </w:rPr>
            </w:pPr>
            <w:ins w:id="8873" w:author="Utente" w:date="2017-07-05T17:08:00Z">
              <w:r w:rsidRPr="00E352EF">
                <w:rPr>
                  <w:rFonts w:ascii="Calibri" w:eastAsia="Calibri" w:hAnsi="Calibri" w:cs="Calibri"/>
                </w:rPr>
                <w:t>Total</w:t>
              </w:r>
            </w:ins>
          </w:p>
        </w:tc>
        <w:tc>
          <w:tcPr>
            <w:tcW w:w="17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AE759A" w14:textId="77777777" w:rsidR="00161B00" w:rsidRPr="00E352EF" w:rsidRDefault="00161B00" w:rsidP="00161B00">
            <w:pPr>
              <w:jc w:val="both"/>
              <w:rPr>
                <w:ins w:id="8874" w:author="Utente" w:date="2017-07-05T17:08:00Z"/>
              </w:rPr>
            </w:pPr>
            <w:ins w:id="8875" w:author="Utente" w:date="2017-07-05T17:08:00Z">
              <w:r w:rsidRPr="00E352EF">
                <w:rPr>
                  <w:rFonts w:ascii="Calibri" w:eastAsia="Calibri" w:hAnsi="Calibri" w:cs="Calibri"/>
                </w:rPr>
                <w:t>false</w:t>
              </w:r>
            </w:ins>
          </w:p>
        </w:tc>
      </w:tr>
    </w:tbl>
    <w:p w14:paraId="074472B5" w14:textId="77777777" w:rsidR="00161B00" w:rsidRPr="00E352EF" w:rsidRDefault="00161B00" w:rsidP="00161B00">
      <w:pPr>
        <w:jc w:val="both"/>
        <w:rPr>
          <w:ins w:id="8876" w:author="Utente" w:date="2017-07-05T17:08:00Z"/>
        </w:rPr>
      </w:pPr>
    </w:p>
    <w:p w14:paraId="38415CCE" w14:textId="243F1917" w:rsidR="005A2227" w:rsidRPr="00E352EF" w:rsidRDefault="005766AD" w:rsidP="00A667AB">
      <w:pPr>
        <w:pStyle w:val="Stile3"/>
        <w:rPr>
          <w:lang w:val="en-GB"/>
        </w:rPr>
      </w:pPr>
      <w:ins w:id="8877" w:author="Utente" w:date="2017-06-23T17:08:00Z">
        <w:r>
          <w:rPr>
            <w:lang w:val="en-GB"/>
          </w:rPr>
          <w:t xml:space="preserve">Logical congiunction  </w:t>
        </w:r>
      </w:ins>
      <w:r w:rsidR="0097053A" w:rsidRPr="00E352EF">
        <w:rPr>
          <w:lang w:val="en-GB"/>
        </w:rPr>
        <w:t>and</w:t>
      </w:r>
      <w:bookmarkEnd w:id="8481"/>
      <w:bookmarkEnd w:id="8482"/>
      <w:bookmarkEnd w:id="8483"/>
    </w:p>
    <w:p w14:paraId="3E921564" w14:textId="1071BDCE" w:rsidR="005A2227" w:rsidRPr="00E352EF" w:rsidDel="005766AD" w:rsidRDefault="0097053A" w:rsidP="00CF6D97">
      <w:pPr>
        <w:rPr>
          <w:del w:id="8878" w:author="Utente" w:date="2017-06-23T17:08:00Z"/>
          <w:rFonts w:ascii="Cambria" w:hAnsi="Cambria"/>
        </w:rPr>
      </w:pPr>
      <w:del w:id="8879" w:author="Utente" w:date="2017-06-23T17:08:00Z">
        <w:r w:rsidRPr="00E352EF" w:rsidDel="005766AD">
          <w:rPr>
            <w:rFonts w:ascii="Cambria" w:eastAsia="Calibri" w:hAnsi="Cambria" w:cs="Calibri"/>
            <w:i/>
            <w:color w:val="5B9BD5"/>
          </w:rPr>
          <w:delText>Semantics</w:delText>
        </w:r>
      </w:del>
    </w:p>
    <w:p w14:paraId="054B6CE8" w14:textId="5571584A" w:rsidR="005A2227" w:rsidRPr="00E352EF" w:rsidDel="005766AD" w:rsidRDefault="0097053A" w:rsidP="00CF6D97">
      <w:pPr>
        <w:rPr>
          <w:del w:id="8880" w:author="Utente" w:date="2017-06-23T17:08:00Z"/>
          <w:rFonts w:ascii="Cambria" w:hAnsi="Cambria"/>
        </w:rPr>
      </w:pPr>
      <w:del w:id="8881" w:author="Utente" w:date="2017-06-23T17:08:00Z">
        <w:r w:rsidRPr="00E352EF" w:rsidDel="005766AD">
          <w:rPr>
            <w:rFonts w:ascii="Cambria" w:eastAsia="Calibri" w:hAnsi="Cambria" w:cs="Calibri"/>
          </w:rPr>
          <w:delText xml:space="preserve">The </w:delText>
        </w:r>
        <w:r w:rsidRPr="00E352EF" w:rsidDel="005766AD">
          <w:rPr>
            <w:rFonts w:ascii="Cambria" w:eastAsia="Calibri" w:hAnsi="Cambria" w:cs="Calibri"/>
            <w:b/>
          </w:rPr>
          <w:delText>and</w:delText>
        </w:r>
        <w:r w:rsidRPr="00E352EF" w:rsidDel="005766AD">
          <w:rPr>
            <w:rFonts w:ascii="Cambria" w:eastAsia="Calibri" w:hAnsi="Cambria" w:cs="Calibri"/>
          </w:rPr>
          <w:delText xml:space="preserve"> operator calculates the logical AND</w:delText>
        </w:r>
      </w:del>
    </w:p>
    <w:p w14:paraId="399DB003" w14:textId="77777777" w:rsidR="00CF6D97" w:rsidRPr="00E352EF" w:rsidRDefault="00CF6D97" w:rsidP="00CF6D97">
      <w:pPr>
        <w:rPr>
          <w:rFonts w:ascii="Cambria" w:eastAsia="Calibri" w:hAnsi="Cambria" w:cs="Calibri"/>
          <w:i/>
          <w:color w:val="5B9BD5"/>
        </w:rPr>
      </w:pPr>
    </w:p>
    <w:p w14:paraId="7176319D"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Syntax</w:t>
      </w:r>
    </w:p>
    <w:p w14:paraId="5E5A3BA9" w14:textId="22D246C5" w:rsidR="005A2227" w:rsidRPr="00930F4A" w:rsidRDefault="0097053A" w:rsidP="00CF6D97">
      <w:pPr>
        <w:rPr>
          <w:rFonts w:ascii="Arial" w:hAnsi="Arial" w:cs="Arial"/>
        </w:rPr>
      </w:pPr>
      <w:del w:id="8882" w:author="Utente" w:date="2017-06-23T17:08:00Z">
        <w:r w:rsidRPr="00930F4A" w:rsidDel="005766AD">
          <w:rPr>
            <w:rFonts w:ascii="Arial" w:eastAsia="Calibri" w:hAnsi="Arial" w:cs="Arial"/>
            <w:i/>
          </w:rPr>
          <w:delText>ds_1</w:delText>
        </w:r>
      </w:del>
      <w:ins w:id="8883" w:author="Utente" w:date="2017-06-23T17:08:00Z">
        <w:r w:rsidR="005766AD" w:rsidRPr="00930F4A">
          <w:rPr>
            <w:rFonts w:ascii="Arial" w:eastAsia="Calibri" w:hAnsi="Arial" w:cs="Arial"/>
          </w:rPr>
          <w:t>left</w:t>
        </w:r>
        <w:r w:rsidR="005766AD" w:rsidRPr="00930F4A">
          <w:rPr>
            <w:rFonts w:ascii="Arial" w:eastAsia="Calibri" w:hAnsi="Arial" w:cs="Arial"/>
            <w:i/>
          </w:rPr>
          <w:t xml:space="preserve"> </w:t>
        </w:r>
      </w:ins>
      <w:r w:rsidRPr="00930F4A">
        <w:rPr>
          <w:rFonts w:ascii="Arial" w:eastAsia="Calibri" w:hAnsi="Arial" w:cs="Arial"/>
          <w:b/>
        </w:rPr>
        <w:t>and</w:t>
      </w:r>
      <w:r w:rsidRPr="00930F4A">
        <w:rPr>
          <w:rFonts w:ascii="Arial" w:eastAsia="Calibri" w:hAnsi="Arial" w:cs="Arial"/>
        </w:rPr>
        <w:t xml:space="preserve"> </w:t>
      </w:r>
      <w:del w:id="8884" w:author="Utente" w:date="2017-06-23T17:08:00Z">
        <w:r w:rsidRPr="00930F4A" w:rsidDel="005766AD">
          <w:rPr>
            <w:rFonts w:ascii="Arial" w:eastAsia="Calibri" w:hAnsi="Arial" w:cs="Arial"/>
            <w:i/>
          </w:rPr>
          <w:delText>ds_2</w:delText>
        </w:r>
      </w:del>
      <w:ins w:id="8885" w:author="Utente" w:date="2017-06-23T17:08:00Z">
        <w:r w:rsidR="005766AD" w:rsidRPr="00930F4A">
          <w:rPr>
            <w:rFonts w:ascii="Arial" w:eastAsia="Calibri" w:hAnsi="Arial" w:cs="Arial"/>
          </w:rPr>
          <w:t>righ</w:t>
        </w:r>
      </w:ins>
      <w:r w:rsidR="008962D0">
        <w:rPr>
          <w:rFonts w:ascii="Arial" w:eastAsia="Calibri" w:hAnsi="Arial" w:cs="Arial"/>
        </w:rPr>
        <w:t>t</w:t>
      </w:r>
    </w:p>
    <w:p w14:paraId="46AFA453" w14:textId="77777777" w:rsidR="00CF6D97" w:rsidRPr="00E352EF" w:rsidRDefault="00CF6D97" w:rsidP="00CF6D97">
      <w:pPr>
        <w:rPr>
          <w:rFonts w:ascii="Cambria" w:eastAsia="Calibri" w:hAnsi="Cambria" w:cs="Calibri"/>
          <w:i/>
          <w:color w:val="5B9BD5"/>
        </w:rPr>
      </w:pPr>
    </w:p>
    <w:p w14:paraId="5B3FED80" w14:textId="78E483C7" w:rsidR="005A2227" w:rsidRPr="00E352EF" w:rsidRDefault="005766AD" w:rsidP="00543198">
      <w:pPr>
        <w:rPr>
          <w:rFonts w:ascii="Cambria" w:eastAsia="Calibri" w:hAnsi="Cambria" w:cs="Calibri"/>
          <w:i/>
          <w:color w:val="5B9BD5"/>
        </w:rPr>
      </w:pPr>
      <w:ins w:id="8886" w:author="Utente" w:date="2017-06-23T17:09:00Z">
        <w:r>
          <w:rPr>
            <w:rFonts w:ascii="Cambria" w:eastAsia="Calibri" w:hAnsi="Cambria" w:cs="Calibri"/>
            <w:i/>
            <w:color w:val="5B9BD5"/>
          </w:rPr>
          <w:t>Input p</w:t>
        </w:r>
      </w:ins>
      <w:del w:id="8887" w:author="Utente" w:date="2017-06-23T17:09:00Z">
        <w:r w:rsidR="0097053A" w:rsidRPr="00E352EF" w:rsidDel="005766AD">
          <w:rPr>
            <w:rFonts w:ascii="Cambria" w:eastAsia="Calibri" w:hAnsi="Cambria" w:cs="Calibri"/>
            <w:i/>
            <w:color w:val="5B9BD5"/>
          </w:rPr>
          <w:delText>P</w:delText>
        </w:r>
      </w:del>
      <w:r w:rsidR="0097053A" w:rsidRPr="00E352EF">
        <w:rPr>
          <w:rFonts w:ascii="Cambria" w:eastAsia="Calibri" w:hAnsi="Cambria" w:cs="Calibri"/>
          <w:i/>
          <w:color w:val="5B9BD5"/>
        </w:rPr>
        <w:t>arameters</w:t>
      </w:r>
    </w:p>
    <w:p w14:paraId="3E87302D" w14:textId="356ED341" w:rsidR="005A2227" w:rsidRPr="00E352EF" w:rsidDel="005766AD" w:rsidRDefault="0097053A" w:rsidP="00CF6D97">
      <w:pPr>
        <w:rPr>
          <w:del w:id="8888" w:author="Utente" w:date="2017-06-23T17:09:00Z"/>
          <w:rFonts w:ascii="Cambria" w:hAnsi="Cambria"/>
        </w:rPr>
      </w:pPr>
      <w:del w:id="8889" w:author="Utente" w:date="2017-06-23T17:09:00Z">
        <w:r w:rsidRPr="00E352EF" w:rsidDel="005766AD">
          <w:rPr>
            <w:rFonts w:ascii="Cambria" w:eastAsia="Calibri" w:hAnsi="Cambria" w:cs="Calibri"/>
            <w:i/>
          </w:rPr>
          <w:delText>ds_1, ds_2</w:delText>
        </w:r>
        <w:r w:rsidR="00CF6D97" w:rsidRPr="00E352EF" w:rsidDel="005766AD">
          <w:rPr>
            <w:rFonts w:ascii="Cambria" w:eastAsia="Calibri" w:hAnsi="Cambria" w:cs="Calibri"/>
            <w:i/>
          </w:rPr>
          <w:delText xml:space="preserve"> </w:delText>
        </w:r>
        <w:r w:rsidR="00CF6D97" w:rsidRPr="00E352EF" w:rsidDel="005766AD">
          <w:rPr>
            <w:rFonts w:ascii="Cambria" w:hAnsi="Cambria"/>
          </w:rPr>
          <w:delText xml:space="preserve">: </w:delText>
        </w:r>
        <w:r w:rsidRPr="00E352EF" w:rsidDel="005766AD">
          <w:rPr>
            <w:rFonts w:ascii="Cambria" w:eastAsia="Calibri" w:hAnsi="Cambria" w:cs="Calibri"/>
          </w:rPr>
          <w:delText xml:space="preserve">[dataset {identifier &lt;IDENT&gt; as scalar-type }+ {measure &lt;IDENT&gt; as </w:delText>
        </w:r>
        <w:r w:rsidR="00F431FD" w:rsidRPr="00E352EF" w:rsidDel="005766AD">
          <w:rPr>
            <w:rFonts w:ascii="Cambria" w:eastAsia="Calibri" w:hAnsi="Cambria" w:cs="Calibri"/>
          </w:rPr>
          <w:delText>boolean</w:delText>
        </w:r>
        <w:r w:rsidRPr="00E352EF" w:rsidDel="005766AD">
          <w:rPr>
            <w:rFonts w:ascii="Cambria" w:eastAsia="Calibri" w:hAnsi="Cambria" w:cs="Calibri"/>
          </w:rPr>
          <w:delText xml:space="preserve">}+ </w:delText>
        </w:r>
      </w:del>
    </w:p>
    <w:p w14:paraId="634FFEAB" w14:textId="66DBE6BC" w:rsidR="005A2227" w:rsidRPr="00E352EF" w:rsidDel="005766AD" w:rsidRDefault="0097053A" w:rsidP="00CF6D97">
      <w:pPr>
        <w:rPr>
          <w:del w:id="8890" w:author="Utente" w:date="2017-06-23T17:09:00Z"/>
          <w:rFonts w:ascii="Cambria" w:eastAsia="Calibri" w:hAnsi="Cambria" w:cs="Calibri"/>
        </w:rPr>
      </w:pPr>
      <w:del w:id="8891" w:author="Utente" w:date="2017-06-23T17:09:00Z">
        <w:r w:rsidRPr="00E352EF" w:rsidDel="005766AD">
          <w:rPr>
            <w:rFonts w:ascii="Cambria" w:eastAsia="Calibri" w:hAnsi="Cambria" w:cs="Calibri"/>
          </w:rPr>
          <w:delText xml:space="preserve">                    {attribute &lt;IDENT&gt; as scalar-type}*|bool</w:delText>
        </w:r>
        <w:r w:rsidR="00CF6D97" w:rsidRPr="00E352EF" w:rsidDel="005766AD">
          <w:rPr>
            <w:rFonts w:ascii="Cambria" w:eastAsia="Calibri" w:hAnsi="Cambria" w:cs="Calibri"/>
          </w:rPr>
          <w:delText>ean</w:delText>
        </w:r>
        <w:r w:rsidRPr="00E352EF" w:rsidDel="005766AD">
          <w:rPr>
            <w:rFonts w:ascii="Cambria" w:eastAsia="Calibri" w:hAnsi="Cambria" w:cs="Calibri"/>
          </w:rPr>
          <w:delText>]</w:delText>
        </w:r>
      </w:del>
    </w:p>
    <w:p w14:paraId="0EE9DB89" w14:textId="1D2F9530" w:rsidR="00DE5E99" w:rsidRPr="00E352EF" w:rsidDel="005766AD" w:rsidRDefault="00DE5E99" w:rsidP="00CF6D97">
      <w:pPr>
        <w:rPr>
          <w:del w:id="8892" w:author="Utente" w:date="2017-06-23T17:09:00Z"/>
          <w:rFonts w:ascii="Cambria" w:hAnsi="Cambria"/>
        </w:rPr>
      </w:pPr>
    </w:p>
    <w:p w14:paraId="3C97E273" w14:textId="23300018" w:rsidR="005A2227" w:rsidRPr="00E352EF" w:rsidDel="005766AD" w:rsidRDefault="0097053A" w:rsidP="00CF6D97">
      <w:pPr>
        <w:rPr>
          <w:del w:id="8893" w:author="Utente" w:date="2017-06-23T17:09:00Z"/>
          <w:rFonts w:ascii="Cambria" w:hAnsi="Cambria"/>
        </w:rPr>
      </w:pPr>
      <w:del w:id="8894" w:author="Utente" w:date="2017-06-23T17:09:00Z">
        <w:r w:rsidRPr="00E352EF" w:rsidDel="005766AD">
          <w:rPr>
            <w:rFonts w:ascii="Cambria" w:eastAsia="Calibri" w:hAnsi="Cambria" w:cs="Calibri"/>
            <w:i/>
          </w:rPr>
          <w:delText>ds_1, ds_2</w:delText>
        </w:r>
        <w:r w:rsidRPr="00E352EF" w:rsidDel="005766AD">
          <w:rPr>
            <w:rFonts w:ascii="Cambria" w:eastAsia="Calibri" w:hAnsi="Cambria" w:cs="Calibri"/>
          </w:rPr>
          <w:delText xml:space="preserve"> – are the input </w:delText>
        </w:r>
        <w:r w:rsidR="00F4601C" w:rsidRPr="00E352EF" w:rsidDel="005766AD">
          <w:delText>Dataset</w:delText>
        </w:r>
        <w:r w:rsidRPr="00E352EF" w:rsidDel="005766AD">
          <w:rPr>
            <w:rFonts w:ascii="Cambria" w:eastAsia="Calibri" w:hAnsi="Cambria" w:cs="Calibri"/>
          </w:rPr>
          <w:delText xml:space="preserve"> or </w:delText>
        </w:r>
        <w:r w:rsidR="00CF6D97" w:rsidRPr="00E352EF" w:rsidDel="005766AD">
          <w:rPr>
            <w:rFonts w:ascii="Cambria" w:eastAsia="Calibri" w:hAnsi="Cambria" w:cs="Calibri"/>
          </w:rPr>
          <w:delText>b</w:delText>
        </w:r>
        <w:r w:rsidRPr="00E352EF" w:rsidDel="005766AD">
          <w:rPr>
            <w:rFonts w:ascii="Cambria" w:eastAsia="Calibri" w:hAnsi="Cambria" w:cs="Calibri"/>
          </w:rPr>
          <w:delText>oolean scalars.</w:delText>
        </w:r>
      </w:del>
    </w:p>
    <w:p w14:paraId="76E86979" w14:textId="7542FAA4" w:rsidR="005766AD" w:rsidRPr="00386B8F" w:rsidRDefault="005766AD" w:rsidP="005766AD">
      <w:pPr>
        <w:rPr>
          <w:ins w:id="8895" w:author="Utente" w:date="2017-06-23T17:09:00Z"/>
          <w:rFonts w:asciiTheme="majorHAnsi" w:eastAsia="Calibri" w:hAnsiTheme="majorHAnsi" w:cs="Calibri"/>
          <w:color w:val="auto"/>
        </w:rPr>
      </w:pPr>
      <w:ins w:id="8896" w:author="Utente" w:date="2017-06-23T17:09:00Z">
        <w:r w:rsidRPr="00386B8F">
          <w:rPr>
            <w:rFonts w:asciiTheme="majorHAnsi" w:eastAsia="Calibri" w:hAnsiTheme="majorHAnsi" w:cs="Courier New"/>
            <w:color w:val="auto"/>
          </w:rPr>
          <w:t>left</w:t>
        </w:r>
        <w:r w:rsidRPr="00386B8F">
          <w:rPr>
            <w:rFonts w:asciiTheme="majorHAnsi" w:eastAsia="Calibri" w:hAnsiTheme="majorHAnsi" w:cs="Calibri"/>
            <w:color w:val="auto"/>
          </w:rPr>
          <w:tab/>
          <w:t>mandatory</w:t>
        </w:r>
        <w:r w:rsidRPr="00386B8F">
          <w:rPr>
            <w:rFonts w:asciiTheme="majorHAnsi" w:eastAsia="Calibri" w:hAnsiTheme="majorHAnsi" w:cs="Calibri"/>
            <w:color w:val="auto"/>
          </w:rPr>
          <w:tab/>
          <w:t xml:space="preserve">the left operand </w:t>
        </w:r>
      </w:ins>
    </w:p>
    <w:p w14:paraId="4D23322E" w14:textId="3965B611" w:rsidR="005766AD" w:rsidRPr="00386B8F" w:rsidRDefault="005766AD" w:rsidP="005766AD">
      <w:pPr>
        <w:rPr>
          <w:ins w:id="8897" w:author="Utente" w:date="2017-06-23T17:09:00Z"/>
          <w:rFonts w:asciiTheme="majorHAnsi" w:eastAsia="Calibri" w:hAnsiTheme="majorHAnsi" w:cs="Calibri"/>
          <w:color w:val="auto"/>
        </w:rPr>
      </w:pPr>
      <w:ins w:id="8898" w:author="Utente" w:date="2017-06-23T17:09:00Z">
        <w:r w:rsidRPr="00386B8F">
          <w:rPr>
            <w:rFonts w:asciiTheme="majorHAnsi" w:eastAsia="Calibri" w:hAnsiTheme="majorHAnsi" w:cs="Courier New"/>
            <w:color w:val="auto"/>
          </w:rPr>
          <w:t>right</w:t>
        </w:r>
        <w:r w:rsidRPr="00386B8F">
          <w:rPr>
            <w:rFonts w:asciiTheme="majorHAnsi" w:eastAsia="Calibri" w:hAnsiTheme="majorHAnsi" w:cs="Calibri"/>
            <w:color w:val="auto"/>
          </w:rPr>
          <w:tab/>
          <w:t>mandatory</w:t>
        </w:r>
        <w:r w:rsidRPr="00386B8F">
          <w:rPr>
            <w:rFonts w:asciiTheme="majorHAnsi" w:eastAsia="Calibri" w:hAnsiTheme="majorHAnsi" w:cs="Calibri"/>
            <w:color w:val="auto"/>
          </w:rPr>
          <w:tab/>
          <w:t xml:space="preserve">the right operand </w:t>
        </w:r>
      </w:ins>
    </w:p>
    <w:p w14:paraId="29D71ACA" w14:textId="77777777" w:rsidR="00CF6D97" w:rsidRDefault="00CF6D97" w:rsidP="00CF6D97">
      <w:pPr>
        <w:rPr>
          <w:ins w:id="8899" w:author="Utente" w:date="2017-06-23T17:10:00Z"/>
          <w:rFonts w:ascii="Cambria" w:eastAsia="Calibri" w:hAnsi="Cambria" w:cs="Calibri"/>
          <w:i/>
          <w:color w:val="5B9BD5"/>
        </w:rPr>
      </w:pPr>
    </w:p>
    <w:p w14:paraId="1D9C8D3F" w14:textId="77777777" w:rsidR="005766AD" w:rsidRPr="00696CCA" w:rsidRDefault="005766AD" w:rsidP="005766AD">
      <w:pPr>
        <w:rPr>
          <w:ins w:id="8900" w:author="Utente" w:date="2017-06-23T17:10:00Z"/>
          <w:rFonts w:ascii="Cambria" w:eastAsia="Calibri" w:hAnsi="Cambria" w:cs="Calibri"/>
          <w:i/>
          <w:color w:val="5B9BD5"/>
        </w:rPr>
      </w:pPr>
      <w:ins w:id="8901" w:author="Utente" w:date="2017-06-23T17:10:00Z">
        <w:r w:rsidRPr="00696CCA">
          <w:rPr>
            <w:rFonts w:ascii="Cambria" w:eastAsia="Calibri" w:hAnsi="Cambria" w:cs="Calibri"/>
            <w:i/>
            <w:color w:val="5B9BD5"/>
          </w:rPr>
          <w:t>Examples of valid syntaxes</w:t>
        </w:r>
      </w:ins>
    </w:p>
    <w:p w14:paraId="7CCC4896" w14:textId="65A431C9" w:rsidR="005766AD" w:rsidRPr="00386B8F" w:rsidRDefault="005766AD" w:rsidP="00CF6D97">
      <w:pPr>
        <w:rPr>
          <w:rFonts w:ascii="Arial" w:eastAsia="Calibri" w:hAnsi="Arial" w:cs="Arial"/>
          <w:color w:val="auto"/>
        </w:rPr>
      </w:pPr>
      <w:ins w:id="8902" w:author="Utente" w:date="2017-06-23T17:10:00Z">
        <w:r w:rsidRPr="00386B8F">
          <w:rPr>
            <w:rFonts w:ascii="Arial" w:eastAsia="Calibri" w:hAnsi="Arial" w:cs="Arial"/>
            <w:color w:val="auto"/>
          </w:rPr>
          <w:t xml:space="preserve">DS_1 </w:t>
        </w:r>
        <w:r w:rsidRPr="00386B8F">
          <w:rPr>
            <w:rFonts w:ascii="Arial" w:eastAsia="Calibri" w:hAnsi="Arial" w:cs="Arial"/>
            <w:b/>
            <w:color w:val="auto"/>
          </w:rPr>
          <w:t>and</w:t>
        </w:r>
        <w:r w:rsidRPr="00386B8F">
          <w:rPr>
            <w:rFonts w:ascii="Arial" w:eastAsia="Calibri" w:hAnsi="Arial" w:cs="Arial"/>
            <w:color w:val="auto"/>
          </w:rPr>
          <w:t xml:space="preserve"> DS_2</w:t>
        </w:r>
      </w:ins>
    </w:p>
    <w:p w14:paraId="567D3A4B" w14:textId="77777777" w:rsidR="00234472" w:rsidRDefault="00234472" w:rsidP="00234472">
      <w:pPr>
        <w:rPr>
          <w:ins w:id="8903" w:author="Utente" w:date="2017-06-23T17:12:00Z"/>
          <w:rFonts w:ascii="Cambria" w:eastAsia="Calibri" w:hAnsi="Cambria" w:cs="Calibri"/>
          <w:i/>
          <w:color w:val="5B9BD5"/>
        </w:rPr>
      </w:pPr>
    </w:p>
    <w:p w14:paraId="3855B573" w14:textId="77777777" w:rsidR="00234472" w:rsidRDefault="00234472" w:rsidP="00234472">
      <w:pPr>
        <w:rPr>
          <w:ins w:id="8904" w:author="Utente" w:date="2017-06-23T17:12:00Z"/>
          <w:rFonts w:ascii="Cambria" w:eastAsia="Calibri" w:hAnsi="Cambria" w:cs="Calibri"/>
          <w:i/>
          <w:color w:val="5B9BD5"/>
        </w:rPr>
      </w:pPr>
      <w:ins w:id="8905" w:author="Utente" w:date="2017-06-23T17:12:00Z">
        <w:r>
          <w:rPr>
            <w:rFonts w:ascii="Cambria" w:eastAsia="Calibri" w:hAnsi="Cambria" w:cs="Calibri"/>
            <w:i/>
            <w:color w:val="5B9BD5"/>
          </w:rPr>
          <w:t>Semantic for scalar operations</w:t>
        </w:r>
      </w:ins>
    </w:p>
    <w:p w14:paraId="4B1EC83B" w14:textId="4475E09B" w:rsidR="00234472" w:rsidRPr="00386B8F" w:rsidRDefault="00234472" w:rsidP="00234472">
      <w:pPr>
        <w:rPr>
          <w:ins w:id="8906" w:author="Utente" w:date="2017-06-23T17:14:00Z"/>
          <w:rFonts w:ascii="Cambria" w:eastAsia="Calibri" w:hAnsi="Cambria" w:cs="Calibri"/>
          <w:color w:val="auto"/>
        </w:rPr>
      </w:pPr>
      <w:ins w:id="8907" w:author="Utente" w:date="2017-06-23T17:12:00Z">
        <w:r w:rsidRPr="00386B8F">
          <w:rPr>
            <w:rFonts w:ascii="Cambria" w:eastAsia="Calibri" w:hAnsi="Cambria" w:cs="Calibri"/>
            <w:color w:val="auto"/>
          </w:rPr>
          <w:t xml:space="preserve">The operator calculates the logical AND. The two operands </w:t>
        </w:r>
      </w:ins>
      <w:ins w:id="8908" w:author="Utente" w:date="2017-06-23T17:13:00Z">
        <w:r w:rsidRPr="00386B8F">
          <w:rPr>
            <w:rFonts w:ascii="Cambria" w:eastAsia="Calibri" w:hAnsi="Cambria" w:cs="Calibri"/>
            <w:color w:val="auto"/>
          </w:rPr>
          <w:t>must</w:t>
        </w:r>
      </w:ins>
      <w:ins w:id="8909" w:author="Utente" w:date="2017-06-23T17:12:00Z">
        <w:r w:rsidRPr="00386B8F">
          <w:rPr>
            <w:rFonts w:ascii="Cambria" w:eastAsia="Calibri" w:hAnsi="Cambria" w:cs="Calibri"/>
            <w:color w:val="auto"/>
          </w:rPr>
          <w:t xml:space="preserve"> be of </w:t>
        </w:r>
      </w:ins>
      <w:ins w:id="8910" w:author="Utente" w:date="2017-06-23T17:14:00Z">
        <w:r w:rsidRPr="00386B8F">
          <w:rPr>
            <w:rFonts w:ascii="Cambria" w:eastAsia="Calibri" w:hAnsi="Cambria" w:cs="Calibri"/>
            <w:color w:val="auto"/>
          </w:rPr>
          <w:t>boolean</w:t>
        </w:r>
      </w:ins>
      <w:ins w:id="8911" w:author="Utente" w:date="2017-06-23T17:12:00Z">
        <w:r w:rsidRPr="00386B8F">
          <w:rPr>
            <w:rFonts w:ascii="Cambria" w:eastAsia="Calibri" w:hAnsi="Cambria" w:cs="Calibri"/>
            <w:color w:val="auto"/>
          </w:rPr>
          <w:t>-type</w:t>
        </w:r>
      </w:ins>
      <w:ins w:id="8912" w:author="Utente" w:date="2017-06-25T10:39:00Z">
        <w:r w:rsidR="00FC02BF" w:rsidRPr="00386B8F">
          <w:rPr>
            <w:rFonts w:ascii="Cambria" w:eastAsia="Calibri" w:hAnsi="Cambria" w:cs="Calibri"/>
            <w:color w:val="auto"/>
          </w:rPr>
          <w:t>.</w:t>
        </w:r>
      </w:ins>
    </w:p>
    <w:p w14:paraId="088A3D0C" w14:textId="77777777" w:rsidR="00234472" w:rsidRDefault="00234472" w:rsidP="00234472">
      <w:pPr>
        <w:rPr>
          <w:ins w:id="8913" w:author="Utente" w:date="2017-06-23T17:15:00Z"/>
          <w:rFonts w:ascii="Cambria" w:eastAsia="Calibri" w:hAnsi="Cambria" w:cs="Calibri"/>
          <w:i/>
          <w:color w:val="5B9BD5"/>
        </w:rPr>
      </w:pPr>
    </w:p>
    <w:p w14:paraId="30BCB19D" w14:textId="77777777" w:rsidR="00234472" w:rsidRPr="006B6757" w:rsidRDefault="00234472" w:rsidP="00234472">
      <w:pPr>
        <w:rPr>
          <w:ins w:id="8914" w:author="Utente" w:date="2017-06-23T17:15:00Z"/>
          <w:rFonts w:ascii="Cambria" w:hAnsi="Cambria"/>
          <w:i/>
        </w:rPr>
      </w:pPr>
      <w:ins w:id="8915" w:author="Utente" w:date="2017-06-23T17:15:00Z">
        <w:r w:rsidRPr="006B6757">
          <w:rPr>
            <w:rFonts w:ascii="Cambria" w:hAnsi="Cambria"/>
            <w:i/>
          </w:rPr>
          <w:t>Example</w:t>
        </w:r>
        <w:r>
          <w:rPr>
            <w:rFonts w:ascii="Cambria" w:hAnsi="Cambria"/>
            <w:i/>
          </w:rPr>
          <w:t>s</w:t>
        </w:r>
      </w:ins>
    </w:p>
    <w:p w14:paraId="51F694B3" w14:textId="30E92FF9" w:rsidR="00234472" w:rsidRPr="00386B8F" w:rsidRDefault="00234472" w:rsidP="00234472">
      <w:pPr>
        <w:rPr>
          <w:ins w:id="8916" w:author="Utente" w:date="2017-06-23T17:15:00Z"/>
          <w:rFonts w:ascii="Arial" w:hAnsi="Arial" w:cs="Arial"/>
          <w:color w:val="auto"/>
        </w:rPr>
      </w:pPr>
      <w:ins w:id="8917" w:author="Utente" w:date="2017-06-23T17:15:00Z">
        <w:r w:rsidRPr="00386B8F">
          <w:rPr>
            <w:rFonts w:ascii="Arial" w:eastAsia="Calibri" w:hAnsi="Arial" w:cs="Arial"/>
            <w:color w:val="auto"/>
          </w:rPr>
          <w:t xml:space="preserve">true </w:t>
        </w:r>
        <w:r w:rsidRPr="00386B8F">
          <w:rPr>
            <w:rFonts w:ascii="Arial" w:eastAsia="Calibri" w:hAnsi="Arial" w:cs="Arial"/>
            <w:b/>
            <w:color w:val="auto"/>
          </w:rPr>
          <w:t>and</w:t>
        </w:r>
        <w:r w:rsidRPr="00386B8F">
          <w:rPr>
            <w:rFonts w:ascii="Arial" w:eastAsia="Calibri" w:hAnsi="Arial" w:cs="Arial"/>
            <w:color w:val="auto"/>
          </w:rPr>
          <w:t xml:space="preserve"> false  gives: </w:t>
        </w:r>
      </w:ins>
      <w:ins w:id="8918" w:author="Utente" w:date="2017-06-23T17:16:00Z">
        <w:r w:rsidRPr="00386B8F">
          <w:rPr>
            <w:rFonts w:ascii="Arial" w:eastAsia="Calibri" w:hAnsi="Arial" w:cs="Arial"/>
            <w:color w:val="auto"/>
          </w:rPr>
          <w:t>false</w:t>
        </w:r>
      </w:ins>
    </w:p>
    <w:p w14:paraId="7BB3677F" w14:textId="446285AB" w:rsidR="00234472" w:rsidRPr="00386B8F" w:rsidRDefault="00234472" w:rsidP="00234472">
      <w:pPr>
        <w:rPr>
          <w:ins w:id="8919" w:author="Utente" w:date="2017-06-23T17:15:00Z"/>
          <w:rFonts w:ascii="Arial" w:hAnsi="Arial" w:cs="Arial"/>
          <w:color w:val="auto"/>
        </w:rPr>
      </w:pPr>
      <w:ins w:id="8920" w:author="Utente" w:date="2017-06-23T17:16:00Z">
        <w:r w:rsidRPr="00386B8F">
          <w:rPr>
            <w:rFonts w:ascii="Arial" w:eastAsia="Calibri" w:hAnsi="Arial" w:cs="Arial"/>
            <w:color w:val="auto"/>
          </w:rPr>
          <w:t>true</w:t>
        </w:r>
      </w:ins>
      <w:ins w:id="8921" w:author="Utente" w:date="2017-06-23T17:15:00Z">
        <w:r w:rsidRPr="00386B8F">
          <w:rPr>
            <w:rFonts w:ascii="Arial" w:eastAsia="Calibri" w:hAnsi="Arial" w:cs="Arial"/>
            <w:color w:val="auto"/>
          </w:rPr>
          <w:t xml:space="preserve"> </w:t>
        </w:r>
      </w:ins>
      <w:ins w:id="8922" w:author="Utente" w:date="2017-06-23T17:16:00Z">
        <w:r w:rsidRPr="00386B8F">
          <w:rPr>
            <w:rFonts w:ascii="Arial" w:eastAsia="Calibri" w:hAnsi="Arial" w:cs="Arial"/>
            <w:b/>
            <w:color w:val="auto"/>
          </w:rPr>
          <w:t>and</w:t>
        </w:r>
      </w:ins>
      <w:ins w:id="8923" w:author="Utente" w:date="2017-06-23T17:15:00Z">
        <w:r w:rsidRPr="00386B8F">
          <w:rPr>
            <w:rFonts w:ascii="Arial" w:eastAsia="Calibri" w:hAnsi="Arial" w:cs="Arial"/>
            <w:color w:val="auto"/>
          </w:rPr>
          <w:t xml:space="preserve"> </w:t>
        </w:r>
      </w:ins>
      <w:ins w:id="8924" w:author="Utente" w:date="2017-06-23T17:16:00Z">
        <w:r w:rsidRPr="00386B8F">
          <w:rPr>
            <w:rFonts w:ascii="Arial" w:eastAsia="Calibri" w:hAnsi="Arial" w:cs="Arial"/>
            <w:color w:val="auto"/>
          </w:rPr>
          <w:t>true</w:t>
        </w:r>
      </w:ins>
      <w:ins w:id="8925" w:author="Utente" w:date="2017-06-23T17:15:00Z">
        <w:r w:rsidRPr="00386B8F">
          <w:rPr>
            <w:rFonts w:ascii="Arial" w:eastAsia="Calibri" w:hAnsi="Arial" w:cs="Arial"/>
            <w:color w:val="auto"/>
          </w:rPr>
          <w:t xml:space="preserve">  gives: </w:t>
        </w:r>
      </w:ins>
      <w:ins w:id="8926" w:author="Utente" w:date="2017-06-23T17:16:00Z">
        <w:r w:rsidRPr="00386B8F">
          <w:rPr>
            <w:rFonts w:ascii="Arial" w:eastAsia="Calibri" w:hAnsi="Arial" w:cs="Arial"/>
            <w:color w:val="auto"/>
          </w:rPr>
          <w:t>true</w:t>
        </w:r>
      </w:ins>
    </w:p>
    <w:p w14:paraId="234C5CEC" w14:textId="77777777" w:rsidR="00234472" w:rsidRDefault="00234472" w:rsidP="00234472">
      <w:pPr>
        <w:rPr>
          <w:ins w:id="8927" w:author="Utente" w:date="2017-06-23T17:15:00Z"/>
          <w:rFonts w:ascii="Cambria" w:eastAsia="Calibri" w:hAnsi="Cambria" w:cs="Calibri"/>
          <w:i/>
          <w:color w:val="5B9BD5"/>
          <w:lang w:val="en-US"/>
        </w:rPr>
      </w:pPr>
    </w:p>
    <w:p w14:paraId="43959676" w14:textId="77777777" w:rsidR="00234472" w:rsidDel="008D179B" w:rsidRDefault="00234472" w:rsidP="00234472">
      <w:pPr>
        <w:rPr>
          <w:ins w:id="8928" w:author="Utente" w:date="2017-06-23T17:15:00Z"/>
          <w:del w:id="8929" w:author="Laura Viignola" w:date="2017-07-10T16:48:00Z"/>
          <w:rFonts w:ascii="Cambria" w:eastAsia="Calibri" w:hAnsi="Cambria" w:cs="Calibri"/>
          <w:i/>
          <w:color w:val="5B9BD5"/>
        </w:rPr>
      </w:pPr>
      <w:ins w:id="8930" w:author="Utente" w:date="2017-06-23T17:15:00Z">
        <w:r>
          <w:rPr>
            <w:rFonts w:ascii="Cambria" w:eastAsia="Calibri" w:hAnsi="Cambria" w:cs="Calibri"/>
            <w:i/>
            <w:color w:val="5B9BD5"/>
          </w:rPr>
          <w:t>Input parameters type</w:t>
        </w:r>
      </w:ins>
    </w:p>
    <w:p w14:paraId="39E13C1B" w14:textId="77777777" w:rsidR="008962D0" w:rsidRDefault="008962D0" w:rsidP="00234472">
      <w:pPr>
        <w:rPr>
          <w:ins w:id="8931" w:author="Laura Viignola" w:date="2017-07-10T16:40:00Z"/>
          <w:rFonts w:asciiTheme="majorHAnsi" w:eastAsia="Calibri" w:hAnsiTheme="majorHAnsi" w:cs="Arial"/>
          <w:i/>
          <w:color w:val="auto"/>
        </w:rPr>
      </w:pPr>
    </w:p>
    <w:p w14:paraId="5CBA06B4" w14:textId="77777777" w:rsidR="00234472" w:rsidRPr="008962D0" w:rsidRDefault="00234472" w:rsidP="00234472">
      <w:pPr>
        <w:rPr>
          <w:ins w:id="8932" w:author="Utente" w:date="2017-06-23T17:15:00Z"/>
          <w:rFonts w:asciiTheme="majorHAnsi" w:eastAsia="Calibri" w:hAnsiTheme="majorHAnsi" w:cs="Arial"/>
          <w:color w:val="auto"/>
        </w:rPr>
      </w:pPr>
      <w:ins w:id="8933" w:author="Utente" w:date="2017-06-23T17:15:00Z">
        <w:r w:rsidRPr="008962D0">
          <w:rPr>
            <w:rFonts w:asciiTheme="majorHAnsi" w:eastAsia="Calibri" w:hAnsiTheme="majorHAnsi" w:cs="Arial"/>
            <w:i/>
            <w:color w:val="auto"/>
          </w:rPr>
          <w:t>left</w:t>
        </w:r>
        <w:r w:rsidRPr="008962D0">
          <w:rPr>
            <w:rFonts w:asciiTheme="majorHAnsi" w:eastAsia="Calibri" w:hAnsiTheme="majorHAnsi" w:cs="Arial"/>
            <w:color w:val="auto"/>
          </w:rPr>
          <w:t>,</w:t>
        </w:r>
      </w:ins>
    </w:p>
    <w:p w14:paraId="67A01F6C" w14:textId="4B891773" w:rsidR="00234472" w:rsidRPr="008962D0" w:rsidRDefault="00234472" w:rsidP="00234472">
      <w:pPr>
        <w:rPr>
          <w:ins w:id="8934" w:author="Utente" w:date="2017-06-23T17:15:00Z"/>
          <w:rFonts w:asciiTheme="majorHAnsi" w:eastAsia="Calibri" w:hAnsiTheme="majorHAnsi" w:cs="Arial"/>
          <w:color w:val="auto"/>
        </w:rPr>
      </w:pPr>
      <w:ins w:id="8935" w:author="Utente" w:date="2017-06-23T17:15:00Z">
        <w:r w:rsidRPr="008962D0">
          <w:rPr>
            <w:rFonts w:asciiTheme="majorHAnsi" w:eastAsia="Calibri" w:hAnsiTheme="majorHAnsi" w:cs="Arial"/>
            <w:i/>
            <w:color w:val="auto"/>
          </w:rPr>
          <w:t>rigth</w:t>
        </w:r>
        <w:r w:rsidRPr="008962D0">
          <w:rPr>
            <w:rFonts w:asciiTheme="majorHAnsi" w:eastAsia="Calibri" w:hAnsiTheme="majorHAnsi" w:cs="Arial"/>
            <w:color w:val="auto"/>
          </w:rPr>
          <w:t>::</w:t>
        </w:r>
        <w:r w:rsidRPr="008962D0">
          <w:rPr>
            <w:rFonts w:asciiTheme="majorHAnsi" w:eastAsia="Calibri" w:hAnsiTheme="majorHAnsi" w:cs="Arial"/>
            <w:color w:val="auto"/>
          </w:rPr>
          <w:tab/>
          <w:t xml:space="preserve">   dataset   {measure&lt;</w:t>
        </w:r>
      </w:ins>
      <w:ins w:id="8936" w:author="Utente" w:date="2017-06-23T17:16:00Z">
        <w:r w:rsidRPr="008962D0">
          <w:rPr>
            <w:rFonts w:asciiTheme="majorHAnsi" w:eastAsia="Calibri" w:hAnsiTheme="majorHAnsi" w:cs="Arial"/>
            <w:color w:val="auto"/>
          </w:rPr>
          <w:t>boolean</w:t>
        </w:r>
      </w:ins>
      <w:ins w:id="8937" w:author="Utente" w:date="2017-06-23T17:15:00Z">
        <w:r w:rsidRPr="008962D0">
          <w:rPr>
            <w:rFonts w:asciiTheme="majorHAnsi" w:eastAsia="Calibri" w:hAnsiTheme="majorHAnsi" w:cs="Arial"/>
            <w:color w:val="auto"/>
          </w:rPr>
          <w:t>&gt; _}</w:t>
        </w:r>
      </w:ins>
    </w:p>
    <w:p w14:paraId="04E271FE" w14:textId="21167361" w:rsidR="00234472" w:rsidRPr="008962D0" w:rsidRDefault="00234472" w:rsidP="00234472">
      <w:pPr>
        <w:ind w:left="706" w:firstLine="706"/>
        <w:rPr>
          <w:ins w:id="8938" w:author="Utente" w:date="2017-06-23T17:15:00Z"/>
          <w:rFonts w:asciiTheme="majorHAnsi" w:eastAsia="Calibri" w:hAnsiTheme="majorHAnsi" w:cs="Arial"/>
          <w:color w:val="auto"/>
        </w:rPr>
      </w:pPr>
      <w:ins w:id="8939" w:author="Utente" w:date="2017-06-23T17:15:00Z">
        <w:r w:rsidRPr="008962D0">
          <w:rPr>
            <w:rFonts w:asciiTheme="majorHAnsi" w:eastAsia="Calibri" w:hAnsiTheme="majorHAnsi" w:cs="Arial"/>
            <w:color w:val="auto"/>
          </w:rPr>
          <w:t>|  component&lt;</w:t>
        </w:r>
      </w:ins>
      <w:ins w:id="8940" w:author="Utente" w:date="2017-06-23T17:20:00Z">
        <w:r w:rsidRPr="008962D0">
          <w:rPr>
            <w:rFonts w:asciiTheme="majorHAnsi" w:eastAsia="Calibri" w:hAnsiTheme="majorHAnsi" w:cs="Arial"/>
            <w:color w:val="auto"/>
          </w:rPr>
          <w:t>boolean</w:t>
        </w:r>
      </w:ins>
      <w:ins w:id="8941" w:author="Utente" w:date="2017-06-23T17:15:00Z">
        <w:r w:rsidRPr="008962D0">
          <w:rPr>
            <w:rFonts w:asciiTheme="majorHAnsi" w:eastAsia="Calibri" w:hAnsiTheme="majorHAnsi" w:cs="Arial"/>
            <w:color w:val="auto"/>
          </w:rPr>
          <w:t>&gt;</w:t>
        </w:r>
      </w:ins>
    </w:p>
    <w:p w14:paraId="7E3BC522" w14:textId="0DD70518" w:rsidR="00234472" w:rsidRPr="008962D0" w:rsidRDefault="00234472" w:rsidP="00234472">
      <w:pPr>
        <w:ind w:left="708" w:firstLine="708"/>
        <w:rPr>
          <w:ins w:id="8942" w:author="Utente" w:date="2017-06-23T17:15:00Z"/>
          <w:rFonts w:asciiTheme="majorHAnsi" w:eastAsia="Calibri" w:hAnsiTheme="majorHAnsi" w:cs="Arial"/>
          <w:color w:val="auto"/>
        </w:rPr>
      </w:pPr>
      <w:ins w:id="8943" w:author="Utente" w:date="2017-06-23T17:15:00Z">
        <w:r w:rsidRPr="008962D0">
          <w:rPr>
            <w:rFonts w:asciiTheme="majorHAnsi" w:eastAsia="Calibri" w:hAnsiTheme="majorHAnsi" w:cs="Arial"/>
            <w:color w:val="auto"/>
          </w:rPr>
          <w:t xml:space="preserve">|  </w:t>
        </w:r>
      </w:ins>
      <w:ins w:id="8944" w:author="Utente" w:date="2017-06-23T17:20:00Z">
        <w:r w:rsidRPr="008962D0">
          <w:rPr>
            <w:rFonts w:asciiTheme="majorHAnsi" w:eastAsia="Calibri" w:hAnsiTheme="majorHAnsi" w:cs="Arial"/>
            <w:color w:val="auto"/>
          </w:rPr>
          <w:t>boolean</w:t>
        </w:r>
      </w:ins>
      <w:ins w:id="8945" w:author="Utente" w:date="2017-06-23T17:15:00Z">
        <w:r w:rsidRPr="008962D0">
          <w:rPr>
            <w:rFonts w:asciiTheme="majorHAnsi" w:eastAsia="Calibri" w:hAnsiTheme="majorHAnsi" w:cs="Arial"/>
            <w:color w:val="auto"/>
          </w:rPr>
          <w:t xml:space="preserve">   </w:t>
        </w:r>
        <w:r w:rsidRPr="008962D0">
          <w:rPr>
            <w:rFonts w:asciiTheme="majorHAnsi" w:eastAsia="Calibri" w:hAnsiTheme="majorHAnsi" w:cs="Arial"/>
            <w:noProof/>
            <w:color w:val="auto"/>
            <w:lang w:val="en-US"/>
          </w:rPr>
          <w:t xml:space="preserve"> </w:t>
        </w:r>
      </w:ins>
    </w:p>
    <w:p w14:paraId="56069B77" w14:textId="77777777" w:rsidR="00234472" w:rsidRPr="000C3628" w:rsidRDefault="00234472" w:rsidP="00234472">
      <w:pPr>
        <w:rPr>
          <w:ins w:id="8946" w:author="Utente" w:date="2017-06-23T17:15:00Z"/>
          <w:rFonts w:ascii="Cambria" w:eastAsia="Calibri" w:hAnsi="Cambria" w:cs="Calibri"/>
          <w:i/>
          <w:color w:val="5B9BD5"/>
          <w:lang w:val="en-US"/>
        </w:rPr>
      </w:pPr>
    </w:p>
    <w:p w14:paraId="4454E441" w14:textId="77777777" w:rsidR="00F73B8C" w:rsidRPr="00E64258" w:rsidRDefault="00F73B8C" w:rsidP="00F73B8C">
      <w:pPr>
        <w:rPr>
          <w:ins w:id="8947" w:author="Utente" w:date="2017-07-05T23:44:00Z"/>
          <w:rFonts w:ascii="Cambria" w:eastAsia="Calibri" w:hAnsi="Cambria" w:cs="Calibri"/>
          <w:i/>
          <w:color w:val="5B9BD5"/>
        </w:rPr>
      </w:pPr>
      <w:ins w:id="8948" w:author="Utente" w:date="2017-07-05T23:44:00Z">
        <w:r w:rsidRPr="00E64258">
          <w:rPr>
            <w:rFonts w:ascii="Cambria" w:eastAsia="Calibri" w:hAnsi="Cambria" w:cs="Calibri"/>
            <w:i/>
            <w:color w:val="5B9BD5"/>
          </w:rPr>
          <w:t>Result type</w:t>
        </w:r>
      </w:ins>
    </w:p>
    <w:p w14:paraId="07C55E32" w14:textId="77777777" w:rsidR="00F73B8C" w:rsidRPr="00E64258" w:rsidRDefault="00F73B8C" w:rsidP="00F73B8C">
      <w:pPr>
        <w:rPr>
          <w:ins w:id="8949" w:author="Utente" w:date="2017-07-05T23:44:00Z"/>
          <w:rFonts w:ascii="Cambria" w:eastAsia="Calibri" w:hAnsi="Cambria" w:cs="Calibri"/>
          <w:i/>
          <w:color w:val="auto"/>
        </w:rPr>
      </w:pPr>
    </w:p>
    <w:p w14:paraId="39BB49B4" w14:textId="2C381C50" w:rsidR="00F73B8C" w:rsidRPr="006F2FA3" w:rsidRDefault="00F73B8C" w:rsidP="00F73B8C">
      <w:pPr>
        <w:rPr>
          <w:ins w:id="8950" w:author="Utente" w:date="2017-07-05T23:44:00Z"/>
          <w:rFonts w:ascii="Cambria" w:eastAsia="Calibri" w:hAnsi="Cambria" w:cs="Calibri"/>
        </w:rPr>
      </w:pPr>
      <w:ins w:id="8951" w:author="Utente" w:date="2017-07-05T23:44: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 xml:space="preserve">dataset   { </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&lt;boolean&gt; </w:t>
        </w:r>
        <w:r w:rsidRPr="006F2FA3">
          <w:rPr>
            <w:rFonts w:ascii="Cambria" w:eastAsia="Calibri" w:hAnsi="Cambria" w:cs="Calibri"/>
          </w:rPr>
          <w:t xml:space="preserve"> </w:t>
        </w:r>
      </w:ins>
      <w:r w:rsidRPr="006F2FA3">
        <w:rPr>
          <w:rFonts w:ascii="Cambria" w:eastAsia="Calibri" w:hAnsi="Cambria" w:cs="Calibri"/>
        </w:rPr>
        <w:t>_}</w:t>
      </w:r>
    </w:p>
    <w:p w14:paraId="6107584E" w14:textId="77777777" w:rsidR="00F73B8C" w:rsidRPr="006F2FA3" w:rsidRDefault="00F73B8C" w:rsidP="00F73B8C">
      <w:pPr>
        <w:ind w:left="708" w:firstLine="708"/>
        <w:rPr>
          <w:ins w:id="8952" w:author="Utente" w:date="2017-07-05T23:44:00Z"/>
          <w:rFonts w:ascii="Cambria" w:eastAsia="Calibri" w:hAnsi="Cambria" w:cs="Calibri"/>
        </w:rPr>
      </w:pPr>
      <w:ins w:id="8953" w:author="Utente" w:date="2017-07-05T23:44:00Z">
        <w:r w:rsidRPr="006F2FA3">
          <w:rPr>
            <w:rFonts w:ascii="Cambria" w:eastAsia="Calibri" w:hAnsi="Cambria" w:cs="Calibri"/>
          </w:rPr>
          <w:t>|   component&lt;</w:t>
        </w:r>
        <w:r>
          <w:rPr>
            <w:rFonts w:ascii="Cambria" w:eastAsia="Calibri" w:hAnsi="Cambria" w:cs="Calibri"/>
          </w:rPr>
          <w:t>boolean</w:t>
        </w:r>
        <w:r w:rsidRPr="006F2FA3">
          <w:rPr>
            <w:rFonts w:ascii="Cambria" w:eastAsia="Calibri" w:hAnsi="Cambria" w:cs="Calibri"/>
          </w:rPr>
          <w:t>&gt;</w:t>
        </w:r>
      </w:ins>
    </w:p>
    <w:p w14:paraId="71D380F9" w14:textId="77777777" w:rsidR="00F73B8C" w:rsidRDefault="00F73B8C" w:rsidP="00F73B8C">
      <w:pPr>
        <w:ind w:left="708" w:firstLine="708"/>
        <w:rPr>
          <w:ins w:id="8954" w:author="Utente" w:date="2017-07-05T23:44:00Z"/>
          <w:rFonts w:ascii="Cambria" w:hAnsi="Cambria"/>
        </w:rPr>
      </w:pPr>
      <w:ins w:id="8955" w:author="Utente" w:date="2017-07-05T23:44:00Z">
        <w:r w:rsidRPr="006F2FA3">
          <w:rPr>
            <w:rFonts w:ascii="Cambria" w:eastAsia="Calibri" w:hAnsi="Cambria" w:cs="Calibri"/>
          </w:rPr>
          <w:t xml:space="preserve">|   </w:t>
        </w:r>
        <w:r>
          <w:rPr>
            <w:rFonts w:ascii="Cambria" w:eastAsia="Calibri" w:hAnsi="Cambria" w:cs="Calibri"/>
          </w:rPr>
          <w:t>boolean</w:t>
        </w:r>
        <w:r w:rsidRPr="00E64258">
          <w:rPr>
            <w:rFonts w:ascii="Cambria" w:eastAsia="Calibri" w:hAnsi="Cambria" w:cs="Calibri"/>
            <w:b/>
          </w:rPr>
          <w:t xml:space="preserve">   </w:t>
        </w:r>
      </w:ins>
    </w:p>
    <w:p w14:paraId="0650F9F7" w14:textId="77777777" w:rsidR="00234472" w:rsidRDefault="00234472" w:rsidP="00234472">
      <w:pPr>
        <w:rPr>
          <w:ins w:id="8956" w:author="Utente" w:date="2017-06-23T17:12:00Z"/>
          <w:rFonts w:ascii="Cambria" w:eastAsia="Calibri" w:hAnsi="Cambria" w:cs="Calibri"/>
          <w:i/>
          <w:color w:val="5B9BD5"/>
        </w:rPr>
      </w:pPr>
    </w:p>
    <w:p w14:paraId="3C2B7606" w14:textId="2AE607D6" w:rsidR="005A2227" w:rsidRDefault="0097053A" w:rsidP="00543198">
      <w:pPr>
        <w:rPr>
          <w:ins w:id="8957" w:author="Utente" w:date="2017-06-23T17:14:00Z"/>
          <w:rFonts w:ascii="Cambria" w:eastAsia="Calibri" w:hAnsi="Cambria" w:cs="Calibri"/>
          <w:i/>
          <w:color w:val="5B9BD5"/>
        </w:rPr>
      </w:pPr>
      <w:del w:id="8958" w:author="Utente" w:date="2017-06-23T17:14:00Z">
        <w:r w:rsidRPr="00E352EF" w:rsidDel="00234472">
          <w:rPr>
            <w:rFonts w:ascii="Cambria" w:eastAsia="Calibri" w:hAnsi="Cambria" w:cs="Calibri"/>
            <w:i/>
            <w:color w:val="5B9BD5"/>
          </w:rPr>
          <w:delText>Constraints</w:delText>
        </w:r>
      </w:del>
      <w:ins w:id="8959" w:author="Utente" w:date="2017-06-23T17:14:00Z">
        <w:r w:rsidR="00234472">
          <w:rPr>
            <w:rFonts w:ascii="Cambria" w:eastAsia="Calibri" w:hAnsi="Cambria" w:cs="Calibri"/>
            <w:i/>
            <w:color w:val="5B9BD5"/>
          </w:rPr>
          <w:t>Additional c</w:t>
        </w:r>
        <w:r w:rsidR="00234472" w:rsidRPr="00E352EF">
          <w:rPr>
            <w:rFonts w:ascii="Cambria" w:eastAsia="Calibri" w:hAnsi="Cambria" w:cs="Calibri"/>
            <w:i/>
            <w:color w:val="5B9BD5"/>
          </w:rPr>
          <w:t>onstraints</w:t>
        </w:r>
      </w:ins>
    </w:p>
    <w:p w14:paraId="55C77156" w14:textId="13BBE5DA" w:rsidR="00234472" w:rsidRPr="00386B8F" w:rsidRDefault="00234472" w:rsidP="00543198">
      <w:pPr>
        <w:rPr>
          <w:rFonts w:ascii="Cambria" w:eastAsia="Calibri" w:hAnsi="Cambria" w:cs="Calibri"/>
          <w:color w:val="auto"/>
        </w:rPr>
      </w:pPr>
      <w:ins w:id="8960" w:author="Utente" w:date="2017-06-23T17:14:00Z">
        <w:r w:rsidRPr="00386B8F">
          <w:rPr>
            <w:rFonts w:ascii="Cambria" w:eastAsia="Calibri" w:hAnsi="Cambria" w:cs="Calibri"/>
            <w:color w:val="auto"/>
          </w:rPr>
          <w:t>(empty)</w:t>
        </w:r>
      </w:ins>
    </w:p>
    <w:p w14:paraId="6A5B9852" w14:textId="53A0FBD0" w:rsidR="005A2227" w:rsidRPr="00E352EF" w:rsidDel="00234472" w:rsidRDefault="0097053A" w:rsidP="008A7573">
      <w:pPr>
        <w:numPr>
          <w:ilvl w:val="0"/>
          <w:numId w:val="4"/>
        </w:numPr>
        <w:ind w:left="360"/>
        <w:rPr>
          <w:del w:id="8961" w:author="Utente" w:date="2017-06-23T17:15:00Z"/>
          <w:rFonts w:ascii="Cambria" w:hAnsi="Cambria"/>
        </w:rPr>
      </w:pPr>
      <w:del w:id="8962" w:author="Utente" w:date="2017-06-23T17:15:00Z">
        <w:r w:rsidRPr="00E352EF" w:rsidDel="00234472">
          <w:rPr>
            <w:rFonts w:ascii="Cambria" w:eastAsia="Calibri" w:hAnsi="Cambria" w:cs="Calibri"/>
          </w:rPr>
          <w:delText xml:space="preserve">If </w:delText>
        </w:r>
        <w:r w:rsidRPr="00E352EF" w:rsidDel="00234472">
          <w:rPr>
            <w:rFonts w:ascii="Cambria" w:eastAsia="Calibri" w:hAnsi="Cambria" w:cs="Calibri"/>
            <w:i/>
          </w:rPr>
          <w:delText>ds_1</w:delText>
        </w:r>
        <w:r w:rsidRPr="00E352EF" w:rsidDel="00234472">
          <w:rPr>
            <w:rFonts w:ascii="Cambria" w:eastAsia="Calibri" w:hAnsi="Cambria" w:cs="Calibri"/>
          </w:rPr>
          <w:delText xml:space="preserve"> (</w:delText>
        </w:r>
        <w:r w:rsidRPr="00E352EF" w:rsidDel="00234472">
          <w:rPr>
            <w:rFonts w:ascii="Cambria" w:eastAsia="Calibri" w:hAnsi="Cambria" w:cs="Calibri"/>
            <w:i/>
          </w:rPr>
          <w:delText>ds_2</w:delText>
        </w:r>
        <w:r w:rsidRPr="00E352EF" w:rsidDel="00234472">
          <w:rPr>
            <w:rFonts w:ascii="Cambria" w:eastAsia="Calibri" w:hAnsi="Cambria" w:cs="Calibri"/>
          </w:rPr>
          <w:delText xml:space="preserve">) is a scalar then it must be a </w:delText>
        </w:r>
        <w:r w:rsidR="00CF6D97" w:rsidRPr="00E352EF" w:rsidDel="00234472">
          <w:rPr>
            <w:rFonts w:ascii="Cambria" w:eastAsia="Calibri" w:hAnsi="Cambria" w:cs="Calibri"/>
            <w:b/>
          </w:rPr>
          <w:delText>b</w:delText>
        </w:r>
        <w:r w:rsidRPr="00E352EF" w:rsidDel="00234472">
          <w:rPr>
            <w:rFonts w:ascii="Cambria" w:eastAsia="Calibri" w:hAnsi="Cambria" w:cs="Calibri"/>
            <w:b/>
          </w:rPr>
          <w:delText>oolean</w:delText>
        </w:r>
        <w:r w:rsidRPr="00E352EF" w:rsidDel="00234472">
          <w:rPr>
            <w:rFonts w:ascii="Cambria" w:eastAsia="Calibri" w:hAnsi="Cambria" w:cs="Calibri"/>
          </w:rPr>
          <w:delText xml:space="preserve"> data type.</w:delText>
        </w:r>
      </w:del>
    </w:p>
    <w:p w14:paraId="56EF8151" w14:textId="6E4D6951" w:rsidR="005A2227" w:rsidRPr="00E352EF" w:rsidDel="00234472" w:rsidRDefault="0097053A" w:rsidP="008A7573">
      <w:pPr>
        <w:numPr>
          <w:ilvl w:val="0"/>
          <w:numId w:val="4"/>
        </w:numPr>
        <w:ind w:left="360"/>
        <w:rPr>
          <w:del w:id="8963" w:author="Utente" w:date="2017-06-23T17:15:00Z"/>
          <w:rFonts w:ascii="Cambria" w:hAnsi="Cambria"/>
        </w:rPr>
      </w:pPr>
      <w:del w:id="8964" w:author="Utente" w:date="2017-06-23T17:15:00Z">
        <w:r w:rsidRPr="00E352EF" w:rsidDel="00234472">
          <w:rPr>
            <w:rFonts w:ascii="Cambria" w:eastAsia="Calibri" w:hAnsi="Cambria" w:cs="Calibri"/>
          </w:rPr>
          <w:delText xml:space="preserve">If </w:delText>
        </w:r>
        <w:r w:rsidRPr="00E352EF" w:rsidDel="00234472">
          <w:rPr>
            <w:rFonts w:ascii="Cambria" w:eastAsia="Calibri" w:hAnsi="Cambria" w:cs="Calibri"/>
            <w:i/>
          </w:rPr>
          <w:delText>ds_1</w:delText>
        </w:r>
        <w:r w:rsidRPr="00E352EF" w:rsidDel="00234472">
          <w:rPr>
            <w:rFonts w:ascii="Cambria" w:eastAsia="Calibri" w:hAnsi="Cambria" w:cs="Calibri"/>
          </w:rPr>
          <w:delText xml:space="preserve"> (</w:delText>
        </w:r>
        <w:r w:rsidRPr="00E352EF" w:rsidDel="00234472">
          <w:rPr>
            <w:rFonts w:ascii="Cambria" w:eastAsia="Calibri" w:hAnsi="Cambria" w:cs="Calibri"/>
            <w:i/>
          </w:rPr>
          <w:delText>ds_2</w:delText>
        </w:r>
        <w:r w:rsidRPr="00E352EF" w:rsidDel="00234472">
          <w:rPr>
            <w:rFonts w:ascii="Cambria" w:eastAsia="Calibri" w:hAnsi="Cambria" w:cs="Calibri"/>
          </w:rPr>
          <w:delText xml:space="preserve">) is a </w:delText>
        </w:r>
        <w:r w:rsidR="00F4601C" w:rsidRPr="00E352EF" w:rsidDel="00234472">
          <w:delText>Dataset</w:delText>
        </w:r>
        <w:r w:rsidRPr="00E352EF" w:rsidDel="00234472">
          <w:rPr>
            <w:rFonts w:ascii="Cambria" w:eastAsia="Calibri" w:hAnsi="Cambria" w:cs="Calibri"/>
          </w:rPr>
          <w:delText xml:space="preserve"> then it has at least a measure of </w:delText>
        </w:r>
        <w:r w:rsidR="00CF6D97" w:rsidRPr="00E352EF" w:rsidDel="00234472">
          <w:rPr>
            <w:rFonts w:ascii="Cambria" w:eastAsia="Calibri" w:hAnsi="Cambria" w:cs="Calibri"/>
            <w:b/>
          </w:rPr>
          <w:delText>b</w:delText>
        </w:r>
        <w:r w:rsidRPr="00E352EF" w:rsidDel="00234472">
          <w:rPr>
            <w:rFonts w:ascii="Cambria" w:eastAsia="Calibri" w:hAnsi="Cambria" w:cs="Calibri"/>
            <w:b/>
          </w:rPr>
          <w:delText>oolean</w:delText>
        </w:r>
        <w:r w:rsidRPr="00E352EF" w:rsidDel="00234472">
          <w:rPr>
            <w:rFonts w:ascii="Cambria" w:eastAsia="Calibri" w:hAnsi="Cambria" w:cs="Calibri"/>
          </w:rPr>
          <w:delText xml:space="preserve"> type.</w:delText>
        </w:r>
      </w:del>
    </w:p>
    <w:p w14:paraId="3D40E01C" w14:textId="7DAA876B" w:rsidR="005A2227" w:rsidRPr="00E352EF" w:rsidDel="00234472" w:rsidRDefault="0097053A" w:rsidP="008A7573">
      <w:pPr>
        <w:numPr>
          <w:ilvl w:val="0"/>
          <w:numId w:val="4"/>
        </w:numPr>
        <w:ind w:left="360"/>
        <w:rPr>
          <w:del w:id="8965" w:author="Utente" w:date="2017-06-23T17:15:00Z"/>
          <w:rFonts w:ascii="Cambria" w:hAnsi="Cambria"/>
        </w:rPr>
      </w:pPr>
      <w:del w:id="8966" w:author="Utente" w:date="2017-06-23T17:15:00Z">
        <w:r w:rsidRPr="00E352EF" w:rsidDel="00234472">
          <w:rPr>
            <w:rFonts w:ascii="Cambria" w:eastAsia="Calibri" w:hAnsi="Cambria" w:cs="Calibri"/>
          </w:rPr>
          <w:delText xml:space="preserve">If both </w:delText>
        </w:r>
        <w:r w:rsidRPr="00E352EF" w:rsidDel="00234472">
          <w:rPr>
            <w:rFonts w:ascii="Cambria" w:eastAsia="Calibri" w:hAnsi="Cambria" w:cs="Calibri"/>
            <w:i/>
          </w:rPr>
          <w:delText>ds_1</w:delText>
        </w:r>
        <w:r w:rsidRPr="00E352EF" w:rsidDel="00234472">
          <w:rPr>
            <w:rFonts w:ascii="Cambria" w:eastAsia="Calibri" w:hAnsi="Cambria" w:cs="Calibri"/>
          </w:rPr>
          <w:delText xml:space="preserve"> and </w:delText>
        </w:r>
        <w:r w:rsidRPr="00E352EF" w:rsidDel="00234472">
          <w:rPr>
            <w:rFonts w:ascii="Cambria" w:eastAsia="Calibri" w:hAnsi="Cambria" w:cs="Calibri"/>
            <w:i/>
          </w:rPr>
          <w:delText>ds_2</w:delText>
        </w:r>
        <w:r w:rsidRPr="00E352EF" w:rsidDel="00234472">
          <w:rPr>
            <w:rFonts w:ascii="Cambria" w:eastAsia="Calibri" w:hAnsi="Cambria" w:cs="Calibri"/>
          </w:rPr>
          <w:delText xml:space="preserve"> are </w:delText>
        </w:r>
        <w:r w:rsidR="00F4601C" w:rsidRPr="00E352EF" w:rsidDel="00234472">
          <w:delText>Dataset</w:delText>
        </w:r>
        <w:r w:rsidRPr="00E352EF" w:rsidDel="00234472">
          <w:rPr>
            <w:rFonts w:ascii="Cambria" w:eastAsia="Calibri" w:hAnsi="Cambria" w:cs="Calibri"/>
          </w:rPr>
          <w:delText xml:space="preserve">s then they must have at least </w:delText>
        </w:r>
        <w:r w:rsidR="00CC6A4A" w:rsidRPr="00E352EF" w:rsidDel="00234472">
          <w:rPr>
            <w:rFonts w:ascii="Cambria" w:eastAsia="Calibri" w:hAnsi="Cambria" w:cs="Calibri"/>
          </w:rPr>
          <w:delText>one</w:delText>
        </w:r>
        <w:r w:rsidRPr="00E352EF" w:rsidDel="00234472">
          <w:rPr>
            <w:rFonts w:ascii="Cambria" w:eastAsia="Calibri" w:hAnsi="Cambria" w:cs="Calibri"/>
          </w:rPr>
          <w:delText xml:space="preserve"> </w:delText>
        </w:r>
        <w:r w:rsidR="00CC6A4A" w:rsidRPr="00E352EF" w:rsidDel="00234472">
          <w:rPr>
            <w:rFonts w:ascii="Cambria" w:eastAsia="Calibri" w:hAnsi="Cambria" w:cs="Calibri"/>
          </w:rPr>
          <w:delText>I</w:delText>
        </w:r>
        <w:r w:rsidR="002F20B2" w:rsidRPr="00E352EF" w:rsidDel="00234472">
          <w:rPr>
            <w:rFonts w:ascii="Cambria" w:eastAsia="Calibri" w:hAnsi="Cambria" w:cs="Calibri"/>
          </w:rPr>
          <w:delText xml:space="preserve">dentifier </w:delText>
        </w:r>
        <w:r w:rsidR="00CC6A4A" w:rsidRPr="00E352EF" w:rsidDel="00234472">
          <w:rPr>
            <w:rFonts w:ascii="Cambria" w:eastAsia="Calibri" w:hAnsi="Cambria" w:cs="Calibri"/>
          </w:rPr>
          <w:delText>C</w:delText>
        </w:r>
        <w:r w:rsidR="002F20B2" w:rsidRPr="00E352EF" w:rsidDel="00234472">
          <w:rPr>
            <w:rFonts w:ascii="Cambria" w:eastAsia="Calibri" w:hAnsi="Cambria" w:cs="Calibri"/>
          </w:rPr>
          <w:delText xml:space="preserve">omponent </w:delText>
        </w:r>
        <w:r w:rsidRPr="00E352EF" w:rsidDel="00234472">
          <w:rPr>
            <w:rFonts w:ascii="Cambria" w:eastAsia="Calibri" w:hAnsi="Cambria" w:cs="Calibri"/>
          </w:rPr>
          <w:delText>in common (with the same name</w:delText>
        </w:r>
        <w:r w:rsidR="00D522BE" w:rsidRPr="00E352EF" w:rsidDel="00234472">
          <w:rPr>
            <w:rFonts w:ascii="Cambria" w:eastAsia="Calibri" w:hAnsi="Cambria" w:cs="Calibri"/>
          </w:rPr>
          <w:delText xml:space="preserve"> and data type</w:delText>
        </w:r>
        <w:r w:rsidRPr="00E352EF" w:rsidDel="00234472">
          <w:rPr>
            <w:rFonts w:ascii="Cambria" w:eastAsia="Calibri" w:hAnsi="Cambria" w:cs="Calibri"/>
          </w:rPr>
          <w:delText>).</w:delText>
        </w:r>
      </w:del>
    </w:p>
    <w:p w14:paraId="7CE26A49" w14:textId="30E491D3" w:rsidR="005A2227" w:rsidRPr="00E352EF" w:rsidDel="00234472" w:rsidRDefault="0097053A" w:rsidP="008A7573">
      <w:pPr>
        <w:numPr>
          <w:ilvl w:val="0"/>
          <w:numId w:val="4"/>
        </w:numPr>
        <w:ind w:left="360"/>
        <w:rPr>
          <w:del w:id="8967" w:author="Utente" w:date="2017-06-23T17:15:00Z"/>
          <w:rFonts w:ascii="Cambria" w:hAnsi="Cambria"/>
        </w:rPr>
      </w:pPr>
      <w:del w:id="8968" w:author="Utente" w:date="2017-06-23T17:15:00Z">
        <w:r w:rsidRPr="00E352EF" w:rsidDel="00234472">
          <w:rPr>
            <w:rFonts w:ascii="Cambria" w:eastAsia="Calibri" w:hAnsi="Cambria" w:cs="Calibri"/>
          </w:rPr>
          <w:delText xml:space="preserve">If both </w:delText>
        </w:r>
        <w:r w:rsidRPr="00E352EF" w:rsidDel="00234472">
          <w:rPr>
            <w:rFonts w:ascii="Cambria" w:eastAsia="Calibri" w:hAnsi="Cambria" w:cs="Calibri"/>
            <w:i/>
          </w:rPr>
          <w:delText>ds_1</w:delText>
        </w:r>
        <w:r w:rsidRPr="00E352EF" w:rsidDel="00234472">
          <w:rPr>
            <w:rFonts w:ascii="Cambria" w:eastAsia="Calibri" w:hAnsi="Cambria" w:cs="Calibri"/>
          </w:rPr>
          <w:delText xml:space="preserve"> and </w:delText>
        </w:r>
        <w:r w:rsidRPr="00E352EF" w:rsidDel="00234472">
          <w:rPr>
            <w:rFonts w:ascii="Cambria" w:eastAsia="Calibri" w:hAnsi="Cambria" w:cs="Calibri"/>
            <w:i/>
          </w:rPr>
          <w:delText>ds_2</w:delText>
        </w:r>
        <w:r w:rsidRPr="00E352EF" w:rsidDel="00234472">
          <w:rPr>
            <w:rFonts w:ascii="Cambria" w:eastAsia="Calibri" w:hAnsi="Cambria" w:cs="Calibri"/>
          </w:rPr>
          <w:delText xml:space="preserve"> are </w:delText>
        </w:r>
        <w:r w:rsidR="00F4601C" w:rsidRPr="00E352EF" w:rsidDel="00234472">
          <w:delText>Dataset</w:delText>
        </w:r>
        <w:r w:rsidRPr="00E352EF" w:rsidDel="00234472">
          <w:rPr>
            <w:rFonts w:ascii="Cambria" w:eastAsia="Calibri" w:hAnsi="Cambria" w:cs="Calibri"/>
          </w:rPr>
          <w:delText xml:space="preserve">s then either they have one or more </w:delText>
        </w:r>
        <w:r w:rsidR="00CF6D97" w:rsidRPr="00E352EF" w:rsidDel="00234472">
          <w:rPr>
            <w:rFonts w:ascii="Cambria" w:eastAsia="Calibri" w:hAnsi="Cambria" w:cs="Calibri"/>
          </w:rPr>
          <w:delText>b</w:delText>
        </w:r>
        <w:r w:rsidRPr="00E352EF" w:rsidDel="00234472">
          <w:rPr>
            <w:rFonts w:ascii="Cambria" w:eastAsia="Calibri" w:hAnsi="Cambria" w:cs="Calibri"/>
          </w:rPr>
          <w:delText xml:space="preserve">oolean measures in common, or at least one of them has only a </w:delText>
        </w:r>
        <w:r w:rsidR="00CF6D97" w:rsidRPr="00E352EF" w:rsidDel="00234472">
          <w:rPr>
            <w:rFonts w:ascii="Cambria" w:eastAsia="Calibri" w:hAnsi="Cambria" w:cs="Calibri"/>
          </w:rPr>
          <w:delText>b</w:delText>
        </w:r>
        <w:r w:rsidRPr="00E352EF" w:rsidDel="00234472">
          <w:rPr>
            <w:rFonts w:ascii="Cambria" w:eastAsia="Calibri" w:hAnsi="Cambria" w:cs="Calibri"/>
          </w:rPr>
          <w:delText xml:space="preserve">oolean measure. </w:delText>
        </w:r>
      </w:del>
    </w:p>
    <w:p w14:paraId="151463BD" w14:textId="77777777" w:rsidR="00CF6D97" w:rsidRPr="00E352EF" w:rsidRDefault="00CF6D97" w:rsidP="00CF6D97">
      <w:pPr>
        <w:rPr>
          <w:rFonts w:ascii="Cambria" w:eastAsia="Calibri" w:hAnsi="Cambria" w:cs="Calibri"/>
          <w:i/>
          <w:color w:val="5B9BD5"/>
        </w:rPr>
      </w:pPr>
    </w:p>
    <w:p w14:paraId="6B2BAF92" w14:textId="77777777" w:rsidR="00FD4EAA" w:rsidRDefault="00FD4EAA" w:rsidP="00FD4EAA">
      <w:pPr>
        <w:rPr>
          <w:ins w:id="8969" w:author="Utente" w:date="2017-06-23T17:22:00Z"/>
          <w:rFonts w:ascii="Cambria" w:eastAsia="Calibri" w:hAnsi="Cambria" w:cs="Calibri"/>
          <w:i/>
          <w:color w:val="5B9BD5"/>
        </w:rPr>
      </w:pPr>
      <w:ins w:id="8970" w:author="Utente" w:date="2017-06-23T17:22:00Z">
        <w:r>
          <w:rPr>
            <w:rFonts w:ascii="Cambria" w:eastAsia="Calibri" w:hAnsi="Cambria" w:cs="Calibri"/>
            <w:i/>
            <w:color w:val="5B9BD5"/>
          </w:rPr>
          <w:t>Behaviour</w:t>
        </w:r>
      </w:ins>
    </w:p>
    <w:p w14:paraId="05FB65C9" w14:textId="2FFF23B3" w:rsidR="00FD4EAA" w:rsidRDefault="00FD4EAA" w:rsidP="00FD4EAA">
      <w:pPr>
        <w:rPr>
          <w:ins w:id="8971" w:author="Utente" w:date="2017-06-23T17:22:00Z"/>
          <w:rFonts w:ascii="Cambria" w:eastAsia="Calibri" w:hAnsi="Cambria" w:cs="Calibri"/>
          <w:color w:val="auto"/>
        </w:rPr>
      </w:pPr>
      <w:ins w:id="8972" w:author="Utente" w:date="2017-06-23T17:22:00Z">
        <w:r>
          <w:rPr>
            <w:rFonts w:ascii="Cambria" w:eastAsia="Calibri" w:hAnsi="Cambria" w:cs="Calibri"/>
            <w:color w:val="auto"/>
          </w:rPr>
          <w:t>The operator has the behaviour of the “</w:t>
        </w:r>
      </w:ins>
      <w:ins w:id="8973" w:author="Utente" w:date="2017-06-23T17:43:00Z">
        <w:r w:rsidR="00D57B1E">
          <w:rPr>
            <w:rFonts w:ascii="Cambria" w:eastAsia="Calibri" w:hAnsi="Cambria" w:cs="Calibri"/>
            <w:color w:val="auto"/>
          </w:rPr>
          <w:t>Boolean operator</w:t>
        </w:r>
      </w:ins>
      <w:ins w:id="8974" w:author="Utente" w:date="2017-06-23T17:22:00Z">
        <w:r>
          <w:rPr>
            <w:rFonts w:ascii="Cambria" w:eastAsia="Calibri" w:hAnsi="Cambria" w:cs="Calibri"/>
            <w:color w:val="auto"/>
          </w:rPr>
          <w:t xml:space="preserve">” (see the section “VTL-ML - Behaviour of the Operators”). </w:t>
        </w:r>
      </w:ins>
    </w:p>
    <w:p w14:paraId="4A430ED2" w14:textId="237CB995" w:rsidR="005A2227" w:rsidRPr="00E352EF" w:rsidDel="00FD4EAA" w:rsidRDefault="0097053A" w:rsidP="00543198">
      <w:pPr>
        <w:rPr>
          <w:del w:id="8975" w:author="Utente" w:date="2017-06-23T17:22:00Z"/>
          <w:rFonts w:ascii="Cambria" w:eastAsia="Calibri" w:hAnsi="Cambria" w:cs="Calibri"/>
          <w:i/>
          <w:color w:val="5B9BD5"/>
        </w:rPr>
      </w:pPr>
      <w:del w:id="8976" w:author="Utente" w:date="2017-06-23T17:22:00Z">
        <w:r w:rsidRPr="00E352EF" w:rsidDel="00FD4EAA">
          <w:rPr>
            <w:rFonts w:ascii="Cambria" w:eastAsia="Calibri" w:hAnsi="Cambria" w:cs="Calibri"/>
            <w:i/>
            <w:color w:val="5B9BD5"/>
          </w:rPr>
          <w:delText>Returns</w:delText>
        </w:r>
      </w:del>
    </w:p>
    <w:p w14:paraId="099C5ADF" w14:textId="2D8DE4FF" w:rsidR="005A2227" w:rsidRPr="00E352EF" w:rsidDel="00FD4EAA" w:rsidRDefault="0097053A" w:rsidP="00CF6D97">
      <w:pPr>
        <w:rPr>
          <w:del w:id="8977" w:author="Utente" w:date="2017-06-23T17:22:00Z"/>
          <w:rFonts w:ascii="Cambria" w:hAnsi="Cambria"/>
        </w:rPr>
      </w:pPr>
      <w:del w:id="8978" w:author="Utente" w:date="2017-06-23T17:22:00Z">
        <w:r w:rsidRPr="00E352EF" w:rsidDel="00FD4EAA">
          <w:rPr>
            <w:rFonts w:ascii="Cambria" w:hAnsi="Cambria"/>
          </w:rPr>
          <w:delText xml:space="preserve">If both </w:delText>
        </w:r>
        <w:r w:rsidRPr="00E352EF" w:rsidDel="00FD4EAA">
          <w:rPr>
            <w:rFonts w:ascii="Cambria" w:hAnsi="Cambria"/>
            <w:i/>
          </w:rPr>
          <w:delText>ds_1</w:delText>
        </w:r>
        <w:r w:rsidRPr="00E352EF" w:rsidDel="00FD4EAA">
          <w:rPr>
            <w:rFonts w:ascii="Cambria" w:hAnsi="Cambria"/>
          </w:rPr>
          <w:delText xml:space="preserve"> and </w:delText>
        </w:r>
        <w:r w:rsidRPr="00E352EF" w:rsidDel="00FD4EAA">
          <w:rPr>
            <w:rFonts w:ascii="Cambria" w:hAnsi="Cambria"/>
            <w:i/>
          </w:rPr>
          <w:delText>ds_2</w:delText>
        </w:r>
        <w:r w:rsidRPr="00E352EF" w:rsidDel="00FD4EAA">
          <w:rPr>
            <w:rFonts w:ascii="Cambria" w:hAnsi="Cambria"/>
          </w:rPr>
          <w:delText xml:space="preserve"> are scalar values then the </w:delText>
        </w:r>
        <w:r w:rsidRPr="00E352EF" w:rsidDel="00FD4EAA">
          <w:rPr>
            <w:rFonts w:ascii="Cambria" w:hAnsi="Cambria"/>
            <w:b/>
          </w:rPr>
          <w:delText>and</w:delText>
        </w:r>
        <w:r w:rsidRPr="00E352EF" w:rsidDel="00FD4EAA">
          <w:rPr>
            <w:rFonts w:ascii="Cambria" w:hAnsi="Cambria"/>
          </w:rPr>
          <w:delText xml:space="preserve"> operator returns </w:delText>
        </w:r>
        <w:r w:rsidRPr="00E352EF" w:rsidDel="00FD4EAA">
          <w:rPr>
            <w:rFonts w:ascii="Cambria" w:eastAsia="Calibri" w:hAnsi="Cambria" w:cs="Calibri"/>
          </w:rPr>
          <w:delText xml:space="preserve">a </w:delText>
        </w:r>
        <w:r w:rsidR="00CF6D97" w:rsidRPr="00E352EF" w:rsidDel="00FD4EAA">
          <w:rPr>
            <w:rFonts w:ascii="Cambria" w:eastAsia="Calibri" w:hAnsi="Cambria" w:cs="Calibri"/>
          </w:rPr>
          <w:delText>b</w:delText>
        </w:r>
        <w:r w:rsidRPr="00E352EF" w:rsidDel="00FD4EAA">
          <w:rPr>
            <w:rFonts w:ascii="Cambria" w:eastAsia="Calibri" w:hAnsi="Cambria" w:cs="Calibri"/>
          </w:rPr>
          <w:delText xml:space="preserve">oolean value that is the result of the </w:delText>
        </w:r>
        <w:r w:rsidRPr="00E352EF" w:rsidDel="00FD4EAA">
          <w:rPr>
            <w:rFonts w:ascii="Cambria" w:eastAsia="Calibri" w:hAnsi="Cambria" w:cs="Calibri"/>
            <w:b/>
          </w:rPr>
          <w:delText>and</w:delText>
        </w:r>
        <w:r w:rsidRPr="00E352EF" w:rsidDel="00FD4EAA">
          <w:rPr>
            <w:rFonts w:ascii="Cambria" w:eastAsia="Calibri" w:hAnsi="Cambria" w:cs="Calibri"/>
          </w:rPr>
          <w:delText xml:space="preserve"> operation.</w:delText>
        </w:r>
      </w:del>
    </w:p>
    <w:p w14:paraId="4E56C28D" w14:textId="06ECF1F2" w:rsidR="005A2227" w:rsidRPr="00E352EF" w:rsidDel="00FD4EAA" w:rsidRDefault="0097053A" w:rsidP="00CF6D97">
      <w:pPr>
        <w:rPr>
          <w:del w:id="8979" w:author="Utente" w:date="2017-06-23T17:22:00Z"/>
          <w:rFonts w:ascii="Cambria" w:hAnsi="Cambria"/>
        </w:rPr>
      </w:pPr>
      <w:del w:id="8980" w:author="Utente" w:date="2017-06-23T17:22:00Z">
        <w:r w:rsidRPr="00E352EF" w:rsidDel="00FD4EAA">
          <w:rPr>
            <w:rFonts w:ascii="Cambria" w:hAnsi="Cambria"/>
          </w:rPr>
          <w:delText xml:space="preserve">If either </w:delText>
        </w:r>
        <w:r w:rsidRPr="00E352EF" w:rsidDel="00FD4EAA">
          <w:rPr>
            <w:rFonts w:ascii="Cambria" w:hAnsi="Cambria"/>
            <w:i/>
          </w:rPr>
          <w:delText>ds_1</w:delText>
        </w:r>
        <w:r w:rsidRPr="00E352EF" w:rsidDel="00FD4EAA">
          <w:rPr>
            <w:rFonts w:ascii="Cambria" w:hAnsi="Cambria"/>
          </w:rPr>
          <w:delText xml:space="preserve"> or </w:delText>
        </w:r>
        <w:r w:rsidRPr="00E352EF" w:rsidDel="00FD4EAA">
          <w:rPr>
            <w:rFonts w:ascii="Cambria" w:hAnsi="Cambria"/>
            <w:i/>
          </w:rPr>
          <w:delText>ds_2</w:delText>
        </w:r>
        <w:r w:rsidRPr="00E352EF" w:rsidDel="00FD4EAA">
          <w:rPr>
            <w:rFonts w:ascii="Cambria" w:hAnsi="Cambria"/>
          </w:rPr>
          <w:delText xml:space="preserve"> is a </w:delText>
        </w:r>
        <w:r w:rsidR="00F4601C" w:rsidRPr="00E352EF" w:rsidDel="00FD4EAA">
          <w:delText>Dataset</w:delText>
        </w:r>
        <w:r w:rsidRPr="00E352EF" w:rsidDel="00FD4EAA">
          <w:rPr>
            <w:rFonts w:ascii="Cambria" w:hAnsi="Cambria"/>
          </w:rPr>
          <w:delText xml:space="preserve"> then the </w:delText>
        </w:r>
        <w:r w:rsidRPr="00E352EF" w:rsidDel="00FD4EAA">
          <w:rPr>
            <w:rFonts w:ascii="Cambria" w:hAnsi="Cambria"/>
            <w:b/>
          </w:rPr>
          <w:delText>and</w:delText>
        </w:r>
        <w:r w:rsidRPr="00E352EF" w:rsidDel="00FD4EAA">
          <w:rPr>
            <w:rFonts w:ascii="Cambria" w:hAnsi="Cambria"/>
          </w:rPr>
          <w:delText xml:space="preserve"> operator returns a </w:delText>
        </w:r>
        <w:r w:rsidR="00F4601C" w:rsidRPr="00E352EF" w:rsidDel="00FD4EAA">
          <w:delText>Dataset</w:delText>
        </w:r>
        <w:r w:rsidRPr="00E352EF" w:rsidDel="00FD4EAA">
          <w:rPr>
            <w:rFonts w:ascii="Cambria" w:hAnsi="Cambria"/>
          </w:rPr>
          <w:delText xml:space="preserve"> having the following components: </w:delText>
        </w:r>
      </w:del>
    </w:p>
    <w:p w14:paraId="71727522" w14:textId="75428E91" w:rsidR="005A2227" w:rsidRPr="00E352EF" w:rsidDel="00FD4EAA" w:rsidRDefault="0097053A" w:rsidP="008A7573">
      <w:pPr>
        <w:numPr>
          <w:ilvl w:val="0"/>
          <w:numId w:val="4"/>
        </w:numPr>
        <w:ind w:left="360"/>
        <w:rPr>
          <w:del w:id="8981" w:author="Utente" w:date="2017-06-23T17:22:00Z"/>
          <w:rFonts w:ascii="Cambria" w:hAnsi="Cambria"/>
        </w:rPr>
      </w:pPr>
      <w:del w:id="8982" w:author="Utente" w:date="2017-06-23T17:22:00Z">
        <w:r w:rsidRPr="00E352EF" w:rsidDel="00FD4EAA">
          <w:rPr>
            <w:rFonts w:ascii="Cambria" w:eastAsia="Calibri" w:hAnsi="Cambria" w:cs="Calibri"/>
          </w:rPr>
          <w:delText>The</w:delText>
        </w:r>
        <w:r w:rsidR="009C28BD" w:rsidRPr="00E352EF" w:rsidDel="00FD4EAA">
          <w:rPr>
            <w:rFonts w:ascii="Cambria" w:eastAsia="Calibri" w:hAnsi="Cambria" w:cs="Calibri"/>
          </w:rPr>
          <w:delText xml:space="preserve"> superset of the Identifier Componentsof</w:delText>
        </w:r>
        <w:r w:rsidRPr="00E352EF" w:rsidDel="00FD4EAA">
          <w:rPr>
            <w:rFonts w:ascii="Cambria" w:eastAsia="Calibri" w:hAnsi="Cambria" w:cs="Calibri"/>
          </w:rPr>
          <w:delText xml:space="preserve"> </w:delText>
        </w:r>
        <w:r w:rsidRPr="00E352EF" w:rsidDel="00FD4EAA">
          <w:rPr>
            <w:rFonts w:ascii="Cambria" w:eastAsia="Calibri" w:hAnsi="Cambria" w:cs="Calibri"/>
            <w:i/>
          </w:rPr>
          <w:delText>ds_1</w:delText>
        </w:r>
        <w:r w:rsidRPr="00E352EF" w:rsidDel="00FD4EAA">
          <w:rPr>
            <w:rFonts w:ascii="Cambria" w:eastAsia="Calibri" w:hAnsi="Cambria" w:cs="Calibri"/>
          </w:rPr>
          <w:delText xml:space="preserve"> and </w:delText>
        </w:r>
        <w:r w:rsidRPr="00E352EF" w:rsidDel="00FD4EAA">
          <w:rPr>
            <w:rFonts w:ascii="Cambria" w:eastAsia="Calibri" w:hAnsi="Cambria" w:cs="Calibri"/>
            <w:i/>
          </w:rPr>
          <w:delText>ds_2</w:delText>
        </w:r>
      </w:del>
    </w:p>
    <w:p w14:paraId="4F04985B" w14:textId="26CE9E5B" w:rsidR="005A2227" w:rsidRPr="00E352EF" w:rsidDel="00FD4EAA" w:rsidRDefault="0097053A" w:rsidP="008A7573">
      <w:pPr>
        <w:numPr>
          <w:ilvl w:val="0"/>
          <w:numId w:val="4"/>
        </w:numPr>
        <w:ind w:left="360"/>
        <w:rPr>
          <w:del w:id="8983" w:author="Utente" w:date="2017-06-23T17:22:00Z"/>
          <w:rFonts w:ascii="Cambria" w:hAnsi="Cambria"/>
        </w:rPr>
      </w:pPr>
      <w:del w:id="8984" w:author="Utente" w:date="2017-06-23T17:22:00Z">
        <w:r w:rsidRPr="00E352EF" w:rsidDel="00FD4EAA">
          <w:rPr>
            <w:rFonts w:ascii="Cambria" w:eastAsia="Calibri" w:hAnsi="Cambria" w:cs="Calibri"/>
          </w:rPr>
          <w:delText xml:space="preserve">If </w:delText>
        </w:r>
        <w:r w:rsidRPr="00E352EF" w:rsidDel="00FD4EAA">
          <w:rPr>
            <w:rFonts w:ascii="Cambria" w:eastAsia="Calibri" w:hAnsi="Cambria" w:cs="Calibri"/>
            <w:i/>
          </w:rPr>
          <w:delText>ds_1</w:delText>
        </w:r>
        <w:r w:rsidRPr="00E352EF" w:rsidDel="00FD4EAA">
          <w:rPr>
            <w:rFonts w:ascii="Cambria" w:eastAsia="Calibri" w:hAnsi="Cambria" w:cs="Calibri"/>
          </w:rPr>
          <w:delText xml:space="preserve"> and </w:delText>
        </w:r>
        <w:r w:rsidRPr="00E352EF" w:rsidDel="00FD4EAA">
          <w:rPr>
            <w:rFonts w:ascii="Cambria" w:eastAsia="Calibri" w:hAnsi="Cambria" w:cs="Calibri"/>
            <w:i/>
          </w:rPr>
          <w:delText>ds_2</w:delText>
        </w:r>
        <w:r w:rsidRPr="00E352EF" w:rsidDel="00FD4EAA">
          <w:rPr>
            <w:rFonts w:ascii="Cambria" w:eastAsia="Calibri" w:hAnsi="Cambria" w:cs="Calibri"/>
          </w:rPr>
          <w:delText xml:space="preserve"> have one or more Boolean measures in common (i.e., with the same name) then the resulting </w:delText>
        </w:r>
        <w:r w:rsidR="00F4601C" w:rsidRPr="00E352EF" w:rsidDel="00FD4EAA">
          <w:delText>Dataset</w:delText>
        </w:r>
        <w:r w:rsidRPr="00E352EF" w:rsidDel="00FD4EAA">
          <w:rPr>
            <w:rFonts w:ascii="Cambria" w:eastAsia="Calibri" w:hAnsi="Cambria" w:cs="Calibri"/>
          </w:rPr>
          <w:delText xml:space="preserve"> has these common Boolean measures, with the same name, varied on the base of the logical </w:delText>
        </w:r>
        <w:r w:rsidRPr="00E352EF" w:rsidDel="00FD4EAA">
          <w:rPr>
            <w:rFonts w:ascii="Cambria" w:eastAsia="Calibri" w:hAnsi="Cambria" w:cs="Calibri"/>
            <w:b/>
          </w:rPr>
          <w:delText>and</w:delText>
        </w:r>
        <w:r w:rsidRPr="00E352EF" w:rsidDel="00FD4EAA">
          <w:rPr>
            <w:rFonts w:ascii="Cambria" w:eastAsia="Calibri" w:hAnsi="Cambria" w:cs="Calibri"/>
          </w:rPr>
          <w:delText xml:space="preserve"> between the Measure Components of ds_1 and ds_2. Otherwise, if </w:delText>
        </w:r>
        <w:r w:rsidRPr="00E352EF" w:rsidDel="00FD4EAA">
          <w:rPr>
            <w:rFonts w:ascii="Cambria" w:eastAsia="Calibri" w:hAnsi="Cambria" w:cs="Calibri"/>
            <w:i/>
          </w:rPr>
          <w:delText>ds_1</w:delText>
        </w:r>
        <w:r w:rsidRPr="00E352EF" w:rsidDel="00FD4EAA">
          <w:rPr>
            <w:rFonts w:ascii="Cambria" w:eastAsia="Calibri" w:hAnsi="Cambria" w:cs="Calibri"/>
          </w:rPr>
          <w:delText xml:space="preserve"> and </w:delText>
        </w:r>
        <w:r w:rsidRPr="00E352EF" w:rsidDel="00FD4EAA">
          <w:rPr>
            <w:rFonts w:ascii="Cambria" w:eastAsia="Calibri" w:hAnsi="Cambria" w:cs="Calibri"/>
            <w:i/>
          </w:rPr>
          <w:delText>ds_2</w:delText>
        </w:r>
        <w:r w:rsidRPr="00E352EF" w:rsidDel="00FD4EAA">
          <w:rPr>
            <w:rFonts w:ascii="Cambria" w:eastAsia="Calibri" w:hAnsi="Cambria" w:cs="Calibri"/>
          </w:rPr>
          <w:delText xml:space="preserve"> do not have any measures in common and have only one measure then the resulting </w:delText>
        </w:r>
        <w:r w:rsidR="00F4601C" w:rsidRPr="00E352EF" w:rsidDel="00FD4EAA">
          <w:delText>Dataset</w:delText>
        </w:r>
        <w:r w:rsidRPr="00E352EF" w:rsidDel="00FD4EAA">
          <w:rPr>
            <w:rFonts w:ascii="Cambria" w:eastAsia="Calibri" w:hAnsi="Cambria" w:cs="Calibri"/>
          </w:rPr>
          <w:delText xml:space="preserve"> contains a measure named </w:delText>
        </w:r>
        <w:r w:rsidR="00C847B8" w:rsidRPr="00E352EF" w:rsidDel="00FD4EAA">
          <w:rPr>
            <w:rFonts w:ascii="Cambria" w:eastAsia="Calibri" w:hAnsi="Cambria" w:cs="Calibri"/>
            <w:b/>
          </w:rPr>
          <w:delText>CONDITION</w:delText>
        </w:r>
        <w:r w:rsidRPr="00E352EF" w:rsidDel="00FD4EAA">
          <w:rPr>
            <w:rFonts w:ascii="Cambria" w:eastAsia="Calibri" w:hAnsi="Cambria" w:cs="Calibri"/>
          </w:rPr>
          <w:delText xml:space="preserve"> that contains a Boolean value that is the result of the </w:delText>
        </w:r>
        <w:r w:rsidRPr="00E352EF" w:rsidDel="00FD4EAA">
          <w:rPr>
            <w:rFonts w:ascii="Cambria" w:eastAsia="Calibri" w:hAnsi="Cambria" w:cs="Calibri"/>
            <w:b/>
          </w:rPr>
          <w:delText>and</w:delText>
        </w:r>
        <w:r w:rsidRPr="00E352EF" w:rsidDel="00FD4EAA">
          <w:rPr>
            <w:rFonts w:ascii="Cambria" w:eastAsia="Calibri" w:hAnsi="Cambria" w:cs="Calibri"/>
          </w:rPr>
          <w:delText xml:space="preserve"> operation.</w:delText>
        </w:r>
      </w:del>
    </w:p>
    <w:p w14:paraId="7E55B066" w14:textId="3843D120" w:rsidR="005A2227" w:rsidRPr="00E352EF" w:rsidRDefault="0097053A" w:rsidP="00CF6D97">
      <w:pPr>
        <w:rPr>
          <w:rFonts w:ascii="Cambria" w:hAnsi="Cambria"/>
        </w:rPr>
      </w:pPr>
      <w:del w:id="8985" w:author="Utente" w:date="2017-06-23T17:22:00Z">
        <w:r w:rsidRPr="00E352EF" w:rsidDel="00FD4EAA">
          <w:rPr>
            <w:rFonts w:ascii="Cambria" w:hAnsi="Cambria"/>
          </w:rPr>
          <w:delText xml:space="preserve">The resulting </w:delText>
        </w:r>
        <w:r w:rsidR="00F4601C" w:rsidRPr="00E352EF" w:rsidDel="00FD4EAA">
          <w:delText>Dataset</w:delText>
        </w:r>
        <w:r w:rsidRPr="00E352EF" w:rsidDel="00FD4EAA">
          <w:rPr>
            <w:rFonts w:ascii="Cambria" w:hAnsi="Cambria"/>
          </w:rPr>
          <w:delText xml:space="preserve"> contains a data point for each pair of data points of </w:delText>
        </w:r>
        <w:r w:rsidRPr="00E352EF" w:rsidDel="00FD4EAA">
          <w:rPr>
            <w:rFonts w:ascii="Cambria" w:hAnsi="Cambria"/>
            <w:i/>
          </w:rPr>
          <w:delText>ds_1</w:delText>
        </w:r>
        <w:r w:rsidRPr="00E352EF" w:rsidDel="00FD4EAA">
          <w:rPr>
            <w:rFonts w:ascii="Cambria" w:hAnsi="Cambria"/>
          </w:rPr>
          <w:delText xml:space="preserve"> and </w:delText>
        </w:r>
        <w:r w:rsidRPr="00E352EF" w:rsidDel="00FD4EAA">
          <w:rPr>
            <w:rFonts w:ascii="Cambria" w:hAnsi="Cambria"/>
            <w:i/>
          </w:rPr>
          <w:delText>ds_2</w:delText>
        </w:r>
        <w:r w:rsidRPr="00E352EF" w:rsidDel="00FD4EAA">
          <w:rPr>
            <w:rFonts w:ascii="Cambria" w:hAnsi="Cambria"/>
          </w:rPr>
          <w:delText xml:space="preserve"> that have the same key (the same values of the </w:delText>
        </w:r>
        <w:r w:rsidR="009C28BD" w:rsidRPr="00E352EF" w:rsidDel="00FD4EAA">
          <w:rPr>
            <w:rFonts w:ascii="Cambria" w:eastAsia="Calibri" w:hAnsi="Cambria" w:cs="Calibri"/>
          </w:rPr>
          <w:delText>Identifier Components</w:delText>
        </w:r>
        <w:r w:rsidRPr="00E352EF" w:rsidDel="00FD4EAA">
          <w:rPr>
            <w:rFonts w:ascii="Cambria" w:hAnsi="Cambria"/>
          </w:rPr>
          <w:delText>).</w:delText>
        </w:r>
      </w:del>
      <w:r w:rsidRPr="00E352EF">
        <w:rPr>
          <w:rFonts w:ascii="Cambria" w:hAnsi="Cambria"/>
        </w:rPr>
        <w:t xml:space="preserve"> </w:t>
      </w:r>
    </w:p>
    <w:p w14:paraId="385D34FD" w14:textId="77777777" w:rsidR="005A2227" w:rsidRPr="00E352EF" w:rsidRDefault="005A2227" w:rsidP="00CF6D97">
      <w:pPr>
        <w:rPr>
          <w:rFonts w:ascii="Cambria" w:hAnsi="Cambria"/>
        </w:rPr>
      </w:pPr>
    </w:p>
    <w:p w14:paraId="6AC6922B" w14:textId="77777777" w:rsidR="005A2227" w:rsidRPr="00E352EF" w:rsidRDefault="00EA6708" w:rsidP="00543198">
      <w:pPr>
        <w:rPr>
          <w:rFonts w:ascii="Cambria" w:eastAsia="Calibri" w:hAnsi="Cambria" w:cs="Calibri"/>
          <w:i/>
          <w:color w:val="5B9BD5"/>
        </w:rPr>
      </w:pPr>
      <w:r w:rsidRPr="00E352EF">
        <w:rPr>
          <w:rFonts w:ascii="Cambria" w:eastAsia="Calibri" w:hAnsi="Cambria" w:cs="Calibri"/>
          <w:i/>
          <w:color w:val="5B9BD5"/>
        </w:rPr>
        <w:t>Examples</w:t>
      </w:r>
    </w:p>
    <w:p w14:paraId="5EE267AB" w14:textId="17672AED" w:rsidR="005A2227" w:rsidRPr="00E352EF" w:rsidDel="00FD4EAA" w:rsidRDefault="00EA6708" w:rsidP="00CF6D97">
      <w:pPr>
        <w:rPr>
          <w:del w:id="8986" w:author="Utente" w:date="2017-06-23T17:22:00Z"/>
          <w:rFonts w:ascii="Cambria" w:hAnsi="Cambria"/>
        </w:rPr>
      </w:pPr>
      <w:del w:id="8987" w:author="Utente" w:date="2017-06-23T17:22:00Z">
        <w:r w:rsidRPr="00E352EF" w:rsidDel="00FD4EAA">
          <w:rPr>
            <w:rFonts w:ascii="Cambria" w:hAnsi="Cambria"/>
          </w:rPr>
          <w:delText>O</w:delText>
        </w:r>
        <w:r w:rsidR="0097053A" w:rsidRPr="00E352EF" w:rsidDel="00FD4EAA">
          <w:rPr>
            <w:rFonts w:ascii="Cambria" w:hAnsi="Cambria"/>
          </w:rPr>
          <w:delText>n scalar</w:delText>
        </w:r>
      </w:del>
    </w:p>
    <w:p w14:paraId="2EAFE244" w14:textId="40DD1505" w:rsidR="005A2227" w:rsidRPr="00E352EF" w:rsidDel="00FD4EAA" w:rsidRDefault="00EA6708" w:rsidP="00CF6D97">
      <w:pPr>
        <w:rPr>
          <w:del w:id="8988" w:author="Utente" w:date="2017-06-23T17:22:00Z"/>
          <w:rFonts w:ascii="Cambria" w:hAnsi="Cambria"/>
        </w:rPr>
      </w:pPr>
      <w:del w:id="8989" w:author="Utente" w:date="2017-06-23T17:22:00Z">
        <w:r w:rsidRPr="00E352EF" w:rsidDel="00FD4EAA">
          <w:rPr>
            <w:rFonts w:ascii="Cambria" w:eastAsia="Calibri" w:hAnsi="Cambria" w:cs="Calibri"/>
          </w:rPr>
          <w:delText xml:space="preserve">1) </w:delText>
        </w:r>
        <w:r w:rsidR="0097053A" w:rsidRPr="00E352EF" w:rsidDel="00FD4EAA">
          <w:rPr>
            <w:rFonts w:ascii="Cambria" w:eastAsia="Calibri" w:hAnsi="Cambria" w:cs="Calibri"/>
          </w:rPr>
          <w:delText>If A = True, B = False</w:delText>
        </w:r>
      </w:del>
    </w:p>
    <w:p w14:paraId="2C8807B2" w14:textId="74D256D9" w:rsidR="005A2227" w:rsidRPr="00E352EF" w:rsidDel="00FD4EAA" w:rsidRDefault="0097053A" w:rsidP="00EA6708">
      <w:pPr>
        <w:ind w:firstLine="706"/>
        <w:rPr>
          <w:del w:id="8990" w:author="Utente" w:date="2017-06-23T17:22:00Z"/>
          <w:rFonts w:ascii="Cambria" w:hAnsi="Cambria"/>
        </w:rPr>
      </w:pPr>
      <w:del w:id="8991" w:author="Utente" w:date="2017-06-23T17:22:00Z">
        <w:r w:rsidRPr="00E352EF" w:rsidDel="00FD4EAA">
          <w:rPr>
            <w:rFonts w:ascii="Cambria" w:eastAsia="Calibri" w:hAnsi="Cambria" w:cs="Calibri"/>
          </w:rPr>
          <w:delText xml:space="preserve">C := A </w:delText>
        </w:r>
        <w:r w:rsidRPr="00E352EF" w:rsidDel="00FD4EAA">
          <w:rPr>
            <w:rFonts w:ascii="Cambria" w:eastAsia="Calibri" w:hAnsi="Cambria" w:cs="Calibri"/>
            <w:b/>
          </w:rPr>
          <w:delText>and</w:delText>
        </w:r>
        <w:r w:rsidRPr="00E352EF" w:rsidDel="00FD4EAA">
          <w:rPr>
            <w:rFonts w:ascii="Cambria" w:eastAsia="Calibri" w:hAnsi="Cambria" w:cs="Calibri"/>
          </w:rPr>
          <w:delText xml:space="preserve"> B  </w:delText>
        </w:r>
        <w:r w:rsidR="00994652" w:rsidRPr="00E352EF" w:rsidDel="00FD4EAA">
          <w:rPr>
            <w:rFonts w:ascii="Cambria" w:eastAsia="Calibri" w:hAnsi="Cambria" w:cs="Calibri"/>
          </w:rPr>
          <w:tab/>
        </w:r>
        <w:r w:rsidR="00994652" w:rsidRPr="00E352EF" w:rsidDel="00FD4EAA">
          <w:rPr>
            <w:rFonts w:ascii="Cambria" w:eastAsia="Calibri" w:hAnsi="Cambria" w:cs="Calibri"/>
          </w:rPr>
          <w:tab/>
        </w:r>
        <w:r w:rsidR="00994652" w:rsidRPr="00E352EF" w:rsidDel="00FD4EAA">
          <w:rPr>
            <w:rFonts w:ascii="Cambria" w:eastAsia="Calibri" w:hAnsi="Cambria" w:cs="Calibri"/>
          </w:rPr>
          <w:tab/>
        </w:r>
        <w:r w:rsidRPr="00E352EF" w:rsidDel="00FD4EAA">
          <w:rPr>
            <w:rFonts w:ascii="Cambria" w:eastAsia="Calibri" w:hAnsi="Cambria" w:cs="Calibri"/>
          </w:rPr>
          <w:delText>C = False</w:delText>
        </w:r>
      </w:del>
    </w:p>
    <w:p w14:paraId="799C0BF5" w14:textId="445AC56F" w:rsidR="005A2227" w:rsidRPr="00E352EF" w:rsidDel="00FD4EAA" w:rsidRDefault="005A2227" w:rsidP="00CF6D97">
      <w:pPr>
        <w:rPr>
          <w:del w:id="8992" w:author="Utente" w:date="2017-06-23T17:22:00Z"/>
          <w:rFonts w:ascii="Cambria" w:hAnsi="Cambria"/>
        </w:rPr>
      </w:pPr>
    </w:p>
    <w:p w14:paraId="72839D1A" w14:textId="07ED6423" w:rsidR="005A2227" w:rsidRPr="00E352EF" w:rsidDel="00FD4EAA" w:rsidRDefault="00EA6708" w:rsidP="00CF6D97">
      <w:pPr>
        <w:rPr>
          <w:del w:id="8993" w:author="Utente" w:date="2017-06-23T17:22:00Z"/>
          <w:rFonts w:ascii="Cambria" w:hAnsi="Cambria"/>
        </w:rPr>
      </w:pPr>
      <w:del w:id="8994" w:author="Utente" w:date="2017-06-23T17:22:00Z">
        <w:r w:rsidRPr="00E352EF" w:rsidDel="00FD4EAA">
          <w:rPr>
            <w:rFonts w:ascii="Cambria" w:hAnsi="Cambria"/>
          </w:rPr>
          <w:delText>O</w:delText>
        </w:r>
        <w:r w:rsidR="0097053A" w:rsidRPr="00E352EF" w:rsidDel="00FD4EAA">
          <w:rPr>
            <w:rFonts w:ascii="Cambria" w:hAnsi="Cambria"/>
          </w:rPr>
          <w:delText xml:space="preserve">n </w:delText>
        </w:r>
        <w:r w:rsidR="00F4601C" w:rsidRPr="00E352EF" w:rsidDel="00FD4EAA">
          <w:delText>Dataset</w:delText>
        </w:r>
      </w:del>
    </w:p>
    <w:p w14:paraId="3E2EEC40" w14:textId="48E4699B" w:rsidR="005A2227" w:rsidRPr="00E352EF" w:rsidDel="006619C5" w:rsidRDefault="00EA6708" w:rsidP="00CF6D97">
      <w:pPr>
        <w:rPr>
          <w:del w:id="8995" w:author="Utente" w:date="2017-06-27T18:20:00Z"/>
          <w:rFonts w:ascii="Cambria" w:hAnsi="Cambria"/>
        </w:rPr>
      </w:pPr>
      <w:del w:id="8996" w:author="Utente" w:date="2017-06-23T17:22:00Z">
        <w:r w:rsidRPr="00E352EF" w:rsidDel="00FD4EAA">
          <w:rPr>
            <w:rFonts w:ascii="Cambria" w:eastAsia="Calibri" w:hAnsi="Cambria" w:cs="Calibri"/>
          </w:rPr>
          <w:delText>2)</w:delText>
        </w:r>
      </w:del>
      <w:ins w:id="8997" w:author="Utente" w:date="2017-06-23T17:23:00Z">
        <w:r w:rsidR="00930F4A">
          <w:rPr>
            <w:rFonts w:ascii="Cambria" w:eastAsia="Calibri" w:hAnsi="Cambria" w:cs="Calibri"/>
          </w:rPr>
          <w:t>Given the left operand</w:t>
        </w:r>
      </w:ins>
      <w:del w:id="8998" w:author="Utente" w:date="2017-06-23T17:22:00Z">
        <w:r w:rsidRPr="00E352EF" w:rsidDel="00FD4EAA">
          <w:rPr>
            <w:rFonts w:ascii="Cambria" w:eastAsia="Calibri" w:hAnsi="Cambria" w:cs="Calibri"/>
          </w:rPr>
          <w:delText xml:space="preserve"> </w:delText>
        </w:r>
      </w:del>
      <w:ins w:id="8999" w:author="Utente" w:date="2017-06-26T16:22:00Z">
        <w:r w:rsidR="00930F4A">
          <w:rPr>
            <w:rFonts w:ascii="Cambria" w:eastAsia="Calibri" w:hAnsi="Cambria" w:cs="Calibri"/>
          </w:rPr>
          <w:t>Data Set</w:t>
        </w:r>
      </w:ins>
      <w:ins w:id="9000" w:author="Utente" w:date="2017-06-27T17:59:00Z">
        <w:r w:rsidR="00386B8F">
          <w:rPr>
            <w:rFonts w:ascii="Cambria" w:eastAsia="Calibri" w:hAnsi="Cambria" w:cs="Calibri"/>
          </w:rPr>
          <w:t>:</w:t>
        </w:r>
      </w:ins>
      <w:del w:id="9001" w:author="Utente" w:date="2017-06-23T17:24:00Z">
        <w:r w:rsidR="0097053A" w:rsidRPr="00E352EF" w:rsidDel="00FD4EAA">
          <w:rPr>
            <w:rFonts w:ascii="Cambria" w:eastAsia="Calibri" w:hAnsi="Cambria" w:cs="Calibri"/>
          </w:rPr>
          <w:delText>ds_r:=population.</w:delText>
        </w:r>
      </w:del>
      <w:ins w:id="9002" w:author="Laura Viignola" w:date="2017-05-11T09:38:00Z">
        <w:del w:id="9003" w:author="Utente" w:date="2017-06-23T17:24:00Z">
          <w:r w:rsidR="004266D2" w:rsidDel="00FD4EAA">
            <w:rPr>
              <w:rFonts w:ascii="Cambria" w:eastAsia="Calibri" w:hAnsi="Cambria" w:cs="Calibri"/>
            </w:rPr>
            <w:delText>#</w:delText>
          </w:r>
        </w:del>
      </w:ins>
      <w:del w:id="9004" w:author="Utente" w:date="2017-06-23T17:24:00Z">
        <w:r w:rsidR="0097053A" w:rsidRPr="00E352EF" w:rsidDel="00FD4EAA">
          <w:rPr>
            <w:rFonts w:ascii="Cambria" w:eastAsia="Calibri" w:hAnsi="Cambria" w:cs="Calibri"/>
          </w:rPr>
          <w:delText xml:space="preserve">sex=”M” </w:delText>
        </w:r>
        <w:r w:rsidR="0097053A" w:rsidRPr="00E352EF" w:rsidDel="00FD4EAA">
          <w:rPr>
            <w:rFonts w:ascii="Cambria" w:eastAsia="Calibri" w:hAnsi="Cambria" w:cs="Calibri"/>
            <w:b/>
          </w:rPr>
          <w:delText>and</w:delText>
        </w:r>
        <w:r w:rsidR="0097053A" w:rsidRPr="00E352EF" w:rsidDel="00FD4EAA">
          <w:rPr>
            <w:rFonts w:ascii="Cambria" w:eastAsia="Calibri" w:hAnsi="Cambria" w:cs="Calibri"/>
          </w:rPr>
          <w:delText xml:space="preserve"> population.</w:delText>
        </w:r>
      </w:del>
      <w:ins w:id="9005" w:author="Laura Viignola" w:date="2017-05-11T09:38:00Z">
        <w:del w:id="9006" w:author="Utente" w:date="2017-06-23T17:24:00Z">
          <w:r w:rsidR="004266D2" w:rsidDel="00FD4EAA">
            <w:rPr>
              <w:rFonts w:ascii="Cambria" w:eastAsia="Calibri" w:hAnsi="Cambria" w:cs="Calibri"/>
            </w:rPr>
            <w:delText>#</w:delText>
          </w:r>
        </w:del>
      </w:ins>
      <w:del w:id="9007" w:author="Utente" w:date="2017-06-23T17:24:00Z">
        <w:r w:rsidR="0097053A" w:rsidRPr="00E352EF" w:rsidDel="00FD4EAA">
          <w:rPr>
            <w:rFonts w:ascii="Cambria" w:eastAsia="Calibri" w:hAnsi="Cambria" w:cs="Calibri"/>
          </w:rPr>
          <w:delText>age=”Y15-64”</w:delText>
        </w:r>
      </w:del>
    </w:p>
    <w:p w14:paraId="292A2C31" w14:textId="77777777" w:rsidR="005A2227" w:rsidRPr="00E352EF" w:rsidRDefault="005A2227"/>
    <w:tbl>
      <w:tblPr>
        <w:tblW w:w="603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124"/>
        <w:gridCol w:w="1123"/>
        <w:gridCol w:w="1123"/>
        <w:gridCol w:w="1123"/>
        <w:gridCol w:w="1541"/>
      </w:tblGrid>
      <w:tr w:rsidR="005A2227" w:rsidRPr="00E352EF" w14:paraId="3717F83F" w14:textId="77777777" w:rsidTr="00D57B1E">
        <w:tc>
          <w:tcPr>
            <w:tcW w:w="603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1EE1E94" w14:textId="3A6B00A6" w:rsidR="005A2227" w:rsidRPr="00E352EF" w:rsidRDefault="0097053A">
            <w:del w:id="9008" w:author="Utente" w:date="2017-06-23T17:24:00Z">
              <w:r w:rsidRPr="00E352EF" w:rsidDel="00FD4EAA">
                <w:rPr>
                  <w:rFonts w:ascii="Calibri" w:eastAsia="Calibri" w:hAnsi="Calibri" w:cs="Calibri"/>
                </w:rPr>
                <w:delText>population</w:delText>
              </w:r>
            </w:del>
            <w:ins w:id="9009" w:author="Utente" w:date="2017-06-23T17:24:00Z">
              <w:r w:rsidR="00FD4EAA">
                <w:rPr>
                  <w:rFonts w:ascii="Calibri" w:eastAsia="Calibri" w:hAnsi="Calibri" w:cs="Calibri"/>
                </w:rPr>
                <w:t>DS_1</w:t>
              </w:r>
            </w:ins>
          </w:p>
        </w:tc>
      </w:tr>
      <w:tr w:rsidR="005A2227" w:rsidRPr="00930F4A" w14:paraId="3940C251" w14:textId="77777777" w:rsidTr="00D57B1E">
        <w:tc>
          <w:tcPr>
            <w:tcW w:w="11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2D9B529E" w14:textId="27E12476" w:rsidR="005A2227" w:rsidRPr="00930F4A" w:rsidRDefault="0097053A">
            <w:pPr>
              <w:rPr>
                <w:rFonts w:ascii="Arial" w:hAnsi="Arial" w:cs="Arial"/>
              </w:rPr>
            </w:pPr>
            <w:del w:id="9010" w:author="Utente" w:date="2017-06-23T17:24:00Z">
              <w:r w:rsidRPr="00930F4A" w:rsidDel="00FD4EAA">
                <w:rPr>
                  <w:rFonts w:ascii="Arial" w:eastAsia="Calibri" w:hAnsi="Arial" w:cs="Arial"/>
                  <w:b/>
                </w:rPr>
                <w:delText>SEX</w:delText>
              </w:r>
            </w:del>
            <w:ins w:id="9011" w:author="Utente" w:date="2017-06-23T17:24:00Z">
              <w:r w:rsidR="00FD4EAA" w:rsidRPr="00930F4A">
                <w:rPr>
                  <w:rFonts w:ascii="Arial" w:eastAsia="Calibri" w:hAnsi="Arial" w:cs="Arial"/>
                  <w:b/>
                </w:rPr>
                <w:t>Id_1</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ABD470C" w14:textId="2788893C" w:rsidR="005A2227" w:rsidRPr="00930F4A" w:rsidRDefault="0097053A">
            <w:pPr>
              <w:rPr>
                <w:rFonts w:ascii="Arial" w:hAnsi="Arial" w:cs="Arial"/>
              </w:rPr>
            </w:pPr>
            <w:del w:id="9012" w:author="Utente" w:date="2017-06-23T17:24:00Z">
              <w:r w:rsidRPr="00930F4A" w:rsidDel="00FD4EAA">
                <w:rPr>
                  <w:rFonts w:ascii="Arial" w:eastAsia="Calibri" w:hAnsi="Arial" w:cs="Arial"/>
                  <w:b/>
                </w:rPr>
                <w:delText>AGE</w:delText>
              </w:r>
            </w:del>
            <w:ins w:id="9013" w:author="Utente" w:date="2017-06-23T17:24:00Z">
              <w:r w:rsidR="00FD4EAA" w:rsidRPr="00930F4A">
                <w:rPr>
                  <w:rFonts w:ascii="Arial" w:eastAsia="Calibri" w:hAnsi="Arial" w:cs="Arial"/>
                  <w:b/>
                </w:rPr>
                <w:t>Id_2</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A5B746D" w14:textId="2DF58E9A" w:rsidR="005A2227" w:rsidRPr="00930F4A" w:rsidRDefault="0097053A">
            <w:pPr>
              <w:rPr>
                <w:rFonts w:ascii="Arial" w:hAnsi="Arial" w:cs="Arial"/>
              </w:rPr>
            </w:pPr>
            <w:del w:id="9014" w:author="Utente" w:date="2017-06-23T17:24:00Z">
              <w:r w:rsidRPr="00930F4A" w:rsidDel="00FD4EAA">
                <w:rPr>
                  <w:rFonts w:ascii="Arial" w:eastAsia="Calibri" w:hAnsi="Arial" w:cs="Arial"/>
                  <w:b/>
                </w:rPr>
                <w:delText>GEO</w:delText>
              </w:r>
            </w:del>
            <w:ins w:id="9015" w:author="Utente" w:date="2017-06-23T17:24:00Z">
              <w:r w:rsidR="00FD4EAA" w:rsidRPr="00930F4A">
                <w:rPr>
                  <w:rFonts w:ascii="Arial" w:eastAsia="Calibri" w:hAnsi="Arial" w:cs="Arial"/>
                  <w:b/>
                </w:rPr>
                <w:t>Id_3</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718E1DA3" w14:textId="695A67F6" w:rsidR="005A2227" w:rsidRPr="00930F4A" w:rsidRDefault="0097053A">
            <w:pPr>
              <w:rPr>
                <w:rFonts w:ascii="Arial" w:hAnsi="Arial" w:cs="Arial"/>
              </w:rPr>
            </w:pPr>
            <w:del w:id="9016" w:author="Utente" w:date="2017-06-23T17:24:00Z">
              <w:r w:rsidRPr="00930F4A" w:rsidDel="00FD4EAA">
                <w:rPr>
                  <w:rFonts w:ascii="Arial" w:eastAsia="Calibri" w:hAnsi="Arial" w:cs="Arial"/>
                  <w:b/>
                </w:rPr>
                <w:delText>TIME</w:delText>
              </w:r>
            </w:del>
            <w:ins w:id="9017" w:author="Utente" w:date="2017-06-23T17:24:00Z">
              <w:r w:rsidR="00FD4EAA" w:rsidRPr="00930F4A">
                <w:rPr>
                  <w:rFonts w:ascii="Arial" w:eastAsia="Calibri" w:hAnsi="Arial" w:cs="Arial"/>
                  <w:b/>
                </w:rPr>
                <w:t>Id_4</w:t>
              </w:r>
            </w:ins>
          </w:p>
        </w:tc>
        <w:tc>
          <w:tcPr>
            <w:tcW w:w="1541"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7413DE36" w14:textId="59AD3CC5" w:rsidR="005A2227" w:rsidRPr="00930F4A" w:rsidRDefault="0097053A" w:rsidP="001E0330">
            <w:pPr>
              <w:rPr>
                <w:rFonts w:ascii="Arial" w:hAnsi="Arial" w:cs="Arial"/>
              </w:rPr>
            </w:pPr>
            <w:del w:id="9018" w:author="Utente" w:date="2017-06-23T17:24:00Z">
              <w:r w:rsidRPr="00930F4A" w:rsidDel="00FD4EAA">
                <w:rPr>
                  <w:rFonts w:ascii="Arial" w:eastAsia="Calibri" w:hAnsi="Arial" w:cs="Arial"/>
                  <w:b/>
                  <w:shd w:val="clear" w:color="auto" w:fill="C6D9F1"/>
                </w:rPr>
                <w:delText>VALUE</w:delText>
              </w:r>
            </w:del>
            <w:ins w:id="9019" w:author="Utente" w:date="2017-06-23T17:24:00Z">
              <w:r w:rsidR="00FD4EAA" w:rsidRPr="00930F4A">
                <w:rPr>
                  <w:rFonts w:ascii="Arial" w:eastAsia="Calibri" w:hAnsi="Arial" w:cs="Arial"/>
                  <w:b/>
                  <w:shd w:val="clear" w:color="auto" w:fill="C6D9F1"/>
                </w:rPr>
                <w:t>Me_</w:t>
              </w:r>
            </w:ins>
            <w:ins w:id="9020" w:author="Utente" w:date="2017-06-23T17:33:00Z">
              <w:r w:rsidR="001E0330" w:rsidRPr="00930F4A">
                <w:rPr>
                  <w:rFonts w:ascii="Arial" w:eastAsia="Calibri" w:hAnsi="Arial" w:cs="Arial"/>
                  <w:b/>
                  <w:shd w:val="clear" w:color="auto" w:fill="C6D9F1"/>
                </w:rPr>
                <w:t>1</w:t>
              </w:r>
            </w:ins>
          </w:p>
        </w:tc>
      </w:tr>
      <w:tr w:rsidR="00386B8F" w:rsidRPr="00386B8F" w14:paraId="74BD7DED" w14:textId="77777777" w:rsidTr="00D57B1E">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6B6B48" w14:textId="77777777" w:rsidR="005A2227" w:rsidRPr="00386B8F" w:rsidRDefault="0097053A">
            <w:pPr>
              <w:rPr>
                <w:rFonts w:ascii="Arial" w:hAnsi="Arial" w:cs="Arial"/>
                <w:color w:val="auto"/>
              </w:rPr>
            </w:pPr>
            <w:r w:rsidRPr="00386B8F">
              <w:rPr>
                <w:rFonts w:ascii="Arial" w:eastAsia="Calibri" w:hAnsi="Arial" w:cs="Arial"/>
                <w:color w:val="auto"/>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FF5212" w14:textId="77777777" w:rsidR="005A2227" w:rsidRPr="00386B8F" w:rsidRDefault="0097053A">
            <w:pPr>
              <w:rPr>
                <w:rFonts w:ascii="Arial" w:hAnsi="Arial" w:cs="Arial"/>
                <w:color w:val="auto"/>
              </w:rPr>
            </w:pPr>
            <w:r w:rsidRPr="00386B8F">
              <w:rPr>
                <w:rFonts w:ascii="Arial" w:eastAsia="Calibri" w:hAnsi="Arial" w:cs="Arial"/>
                <w:color w:val="auto"/>
              </w:rPr>
              <w:t>Y_LT15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FC36C3" w14:textId="77777777" w:rsidR="005A2227" w:rsidRPr="00386B8F" w:rsidRDefault="0097053A">
            <w:pPr>
              <w:rPr>
                <w:rFonts w:ascii="Arial" w:hAnsi="Arial" w:cs="Arial"/>
                <w:color w:val="auto"/>
              </w:rPr>
            </w:pPr>
            <w:r w:rsidRPr="00386B8F">
              <w:rPr>
                <w:rFonts w:ascii="Arial" w:eastAsia="Calibri" w:hAnsi="Arial" w:cs="Arial"/>
                <w:color w:val="auto"/>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CD8F7C" w14:textId="77777777" w:rsidR="005A2227" w:rsidRPr="00386B8F" w:rsidRDefault="0097053A">
            <w:pPr>
              <w:rPr>
                <w:rFonts w:ascii="Arial" w:hAnsi="Arial" w:cs="Arial"/>
                <w:color w:val="auto"/>
              </w:rPr>
            </w:pPr>
            <w:r w:rsidRPr="00386B8F">
              <w:rPr>
                <w:rFonts w:ascii="Arial" w:eastAsia="Calibri" w:hAnsi="Arial" w:cs="Arial"/>
                <w:color w:val="auto"/>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066E2D" w14:textId="4F79C868" w:rsidR="005A2227" w:rsidRPr="00386B8F" w:rsidRDefault="0097053A">
            <w:pPr>
              <w:rPr>
                <w:rFonts w:ascii="Arial" w:hAnsi="Arial" w:cs="Arial"/>
                <w:color w:val="auto"/>
              </w:rPr>
            </w:pPr>
            <w:del w:id="9021" w:author="Utente" w:date="2017-06-23T17:46:00Z">
              <w:r w:rsidRPr="00386B8F" w:rsidDel="00D57B1E">
                <w:rPr>
                  <w:rFonts w:ascii="Arial" w:eastAsia="Calibri" w:hAnsi="Arial" w:cs="Arial"/>
                  <w:color w:val="auto"/>
                </w:rPr>
                <w:delText>970428</w:delText>
              </w:r>
            </w:del>
            <w:ins w:id="9022" w:author="Utente" w:date="2017-06-23T17:46:00Z">
              <w:r w:rsidR="00D57B1E" w:rsidRPr="00386B8F">
                <w:rPr>
                  <w:rFonts w:ascii="Arial" w:eastAsia="Calibri" w:hAnsi="Arial" w:cs="Arial"/>
                  <w:color w:val="auto"/>
                </w:rPr>
                <w:t>true</w:t>
              </w:r>
            </w:ins>
          </w:p>
        </w:tc>
      </w:tr>
      <w:tr w:rsidR="00386B8F" w:rsidRPr="00386B8F" w14:paraId="66D6E0C8" w14:textId="77777777" w:rsidTr="00D57B1E">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94D52D" w14:textId="77777777" w:rsidR="005A2227" w:rsidRPr="00386B8F" w:rsidRDefault="0097053A">
            <w:pPr>
              <w:rPr>
                <w:rFonts w:ascii="Arial" w:hAnsi="Arial" w:cs="Arial"/>
                <w:color w:val="auto"/>
              </w:rPr>
            </w:pPr>
            <w:r w:rsidRPr="00386B8F">
              <w:rPr>
                <w:rFonts w:ascii="Arial" w:eastAsia="Calibri" w:hAnsi="Arial" w:cs="Arial"/>
                <w:color w:val="auto"/>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C2DE5C" w14:textId="77777777" w:rsidR="005A2227" w:rsidRPr="00386B8F" w:rsidRDefault="0097053A">
            <w:pPr>
              <w:rPr>
                <w:rFonts w:ascii="Arial" w:hAnsi="Arial" w:cs="Arial"/>
                <w:color w:val="auto"/>
              </w:rPr>
            </w:pPr>
            <w:r w:rsidRPr="00386B8F">
              <w:rPr>
                <w:rFonts w:ascii="Arial" w:eastAsia="Calibri" w:hAnsi="Arial" w:cs="Arial"/>
                <w:color w:val="auto"/>
              </w:rPr>
              <w:t>Y15-64</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D96668" w14:textId="77777777" w:rsidR="005A2227" w:rsidRPr="00386B8F" w:rsidRDefault="0097053A">
            <w:pPr>
              <w:rPr>
                <w:rFonts w:ascii="Arial" w:hAnsi="Arial" w:cs="Arial"/>
                <w:color w:val="auto"/>
              </w:rPr>
            </w:pPr>
            <w:r w:rsidRPr="00386B8F">
              <w:rPr>
                <w:rFonts w:ascii="Arial" w:eastAsia="Calibri" w:hAnsi="Arial" w:cs="Arial"/>
                <w:color w:val="auto"/>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3A8EB4" w14:textId="77777777" w:rsidR="005A2227" w:rsidRPr="00386B8F" w:rsidRDefault="0097053A">
            <w:pPr>
              <w:rPr>
                <w:rFonts w:ascii="Arial" w:hAnsi="Arial" w:cs="Arial"/>
                <w:color w:val="auto"/>
              </w:rPr>
            </w:pPr>
            <w:r w:rsidRPr="00386B8F">
              <w:rPr>
                <w:rFonts w:ascii="Arial" w:eastAsia="Calibri" w:hAnsi="Arial" w:cs="Arial"/>
                <w:color w:val="auto"/>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8170F3" w14:textId="7195A4F2" w:rsidR="005A2227" w:rsidRPr="00386B8F" w:rsidRDefault="0097053A">
            <w:pPr>
              <w:rPr>
                <w:rFonts w:ascii="Arial" w:hAnsi="Arial" w:cs="Arial"/>
                <w:color w:val="auto"/>
              </w:rPr>
            </w:pPr>
            <w:del w:id="9023" w:author="Utente" w:date="2017-06-23T17:46:00Z">
              <w:r w:rsidRPr="00386B8F" w:rsidDel="00D57B1E">
                <w:rPr>
                  <w:rFonts w:ascii="Arial" w:eastAsia="Calibri" w:hAnsi="Arial" w:cs="Arial"/>
                  <w:color w:val="auto"/>
                </w:rPr>
                <w:delText>3678355</w:delText>
              </w:r>
            </w:del>
            <w:ins w:id="9024" w:author="Utente" w:date="2017-06-23T17:46:00Z">
              <w:r w:rsidR="00D57B1E" w:rsidRPr="00386B8F">
                <w:rPr>
                  <w:rFonts w:ascii="Arial" w:eastAsia="Calibri" w:hAnsi="Arial" w:cs="Arial"/>
                  <w:color w:val="auto"/>
                </w:rPr>
                <w:t>false</w:t>
              </w:r>
            </w:ins>
          </w:p>
        </w:tc>
      </w:tr>
      <w:tr w:rsidR="00386B8F" w:rsidRPr="00386B8F" w14:paraId="0DD59754" w14:textId="77777777" w:rsidTr="00D57B1E">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7A55EF" w14:textId="77777777" w:rsidR="005A2227" w:rsidRPr="00386B8F" w:rsidRDefault="0097053A">
            <w:pPr>
              <w:rPr>
                <w:rFonts w:ascii="Arial" w:hAnsi="Arial" w:cs="Arial"/>
                <w:color w:val="auto"/>
              </w:rPr>
            </w:pPr>
            <w:r w:rsidRPr="00386B8F">
              <w:rPr>
                <w:rFonts w:ascii="Arial" w:eastAsia="Calibri" w:hAnsi="Arial" w:cs="Arial"/>
                <w:color w:val="auto"/>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3FA6A3" w14:textId="77777777" w:rsidR="005A2227" w:rsidRPr="00386B8F" w:rsidRDefault="0097053A">
            <w:pPr>
              <w:rPr>
                <w:rFonts w:ascii="Arial" w:hAnsi="Arial" w:cs="Arial"/>
                <w:color w:val="auto"/>
              </w:rPr>
            </w:pPr>
            <w:r w:rsidRPr="00386B8F">
              <w:rPr>
                <w:rFonts w:ascii="Arial" w:eastAsia="Calibri" w:hAnsi="Arial" w:cs="Arial"/>
                <w:color w:val="auto"/>
              </w:rPr>
              <w:t>Y_GE65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E89BE0" w14:textId="77777777" w:rsidR="005A2227" w:rsidRPr="00386B8F" w:rsidRDefault="0097053A">
            <w:pPr>
              <w:rPr>
                <w:rFonts w:ascii="Arial" w:hAnsi="Arial" w:cs="Arial"/>
                <w:color w:val="auto"/>
              </w:rPr>
            </w:pPr>
            <w:r w:rsidRPr="00386B8F">
              <w:rPr>
                <w:rFonts w:ascii="Arial" w:eastAsia="Calibri" w:hAnsi="Arial" w:cs="Arial"/>
                <w:color w:val="auto"/>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B09FFD" w14:textId="77777777" w:rsidR="005A2227" w:rsidRPr="00386B8F" w:rsidRDefault="0097053A">
            <w:pPr>
              <w:rPr>
                <w:rFonts w:ascii="Arial" w:hAnsi="Arial" w:cs="Arial"/>
                <w:color w:val="auto"/>
              </w:rPr>
            </w:pPr>
            <w:r w:rsidRPr="00386B8F">
              <w:rPr>
                <w:rFonts w:ascii="Arial" w:eastAsia="Calibri" w:hAnsi="Arial" w:cs="Arial"/>
                <w:color w:val="auto"/>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F68EEC" w14:textId="6B5B6C3E" w:rsidR="005A2227" w:rsidRPr="00386B8F" w:rsidRDefault="0097053A">
            <w:pPr>
              <w:rPr>
                <w:rFonts w:ascii="Arial" w:hAnsi="Arial" w:cs="Arial"/>
                <w:color w:val="auto"/>
              </w:rPr>
            </w:pPr>
            <w:del w:id="9025" w:author="Utente" w:date="2017-06-23T17:48:00Z">
              <w:r w:rsidRPr="00386B8F" w:rsidDel="00D57B1E">
                <w:rPr>
                  <w:rFonts w:ascii="Arial" w:eastAsia="Calibri" w:hAnsi="Arial" w:cs="Arial"/>
                  <w:color w:val="auto"/>
                </w:rPr>
                <w:delText>838653</w:delText>
              </w:r>
            </w:del>
            <w:ins w:id="9026" w:author="Utente" w:date="2017-06-23T17:48:00Z">
              <w:r w:rsidR="00D57B1E" w:rsidRPr="00386B8F">
                <w:rPr>
                  <w:rFonts w:ascii="Arial" w:eastAsia="Calibri" w:hAnsi="Arial" w:cs="Arial"/>
                  <w:color w:val="auto"/>
                </w:rPr>
                <w:t>true</w:t>
              </w:r>
            </w:ins>
          </w:p>
        </w:tc>
      </w:tr>
      <w:tr w:rsidR="00386B8F" w:rsidRPr="00386B8F" w14:paraId="52826704" w14:textId="77777777" w:rsidTr="00D57B1E">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1B2FB5" w14:textId="77777777" w:rsidR="005A2227" w:rsidRPr="00386B8F" w:rsidRDefault="0097053A">
            <w:pPr>
              <w:rPr>
                <w:rFonts w:ascii="Arial" w:hAnsi="Arial" w:cs="Arial"/>
                <w:color w:val="auto"/>
              </w:rPr>
            </w:pPr>
            <w:r w:rsidRPr="00386B8F">
              <w:rPr>
                <w:rFonts w:ascii="Arial" w:eastAsia="Calibri" w:hAnsi="Arial" w:cs="Arial"/>
                <w:color w:val="auto"/>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020EF3" w14:textId="77777777" w:rsidR="005A2227" w:rsidRPr="00386B8F" w:rsidRDefault="0097053A">
            <w:pPr>
              <w:rPr>
                <w:rFonts w:ascii="Arial" w:hAnsi="Arial" w:cs="Arial"/>
                <w:color w:val="auto"/>
              </w:rPr>
            </w:pPr>
            <w:r w:rsidRPr="00386B8F">
              <w:rPr>
                <w:rFonts w:ascii="Arial" w:eastAsia="Calibri" w:hAnsi="Arial" w:cs="Arial"/>
                <w:color w:val="auto"/>
              </w:rPr>
              <w:t>Y_LT15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0480DB" w14:textId="45B52DCB" w:rsidR="005A2227" w:rsidRPr="00386B8F" w:rsidRDefault="0097053A">
            <w:pPr>
              <w:rPr>
                <w:rFonts w:ascii="Arial" w:hAnsi="Arial" w:cs="Arial"/>
                <w:color w:val="auto"/>
              </w:rPr>
            </w:pPr>
            <w:del w:id="9027" w:author="Utente" w:date="2017-06-23T17:58:00Z">
              <w:r w:rsidRPr="00386B8F" w:rsidDel="009A398A">
                <w:rPr>
                  <w:rFonts w:ascii="Arial" w:eastAsia="Calibri" w:hAnsi="Arial" w:cs="Arial"/>
                  <w:color w:val="auto"/>
                </w:rPr>
                <w:delText>BE</w:delText>
              </w:r>
            </w:del>
            <w:ins w:id="9028" w:author="Utente" w:date="2017-06-23T17:58:00Z">
              <w:r w:rsidR="009A398A" w:rsidRPr="00386B8F">
                <w:rPr>
                  <w:rFonts w:ascii="Arial" w:eastAsia="Calibri" w:hAnsi="Arial" w:cs="Arial"/>
                  <w:color w:val="auto"/>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D01FB6" w14:textId="77777777" w:rsidR="005A2227" w:rsidRPr="00386B8F" w:rsidRDefault="0097053A">
            <w:pPr>
              <w:rPr>
                <w:rFonts w:ascii="Arial" w:hAnsi="Arial" w:cs="Arial"/>
                <w:color w:val="auto"/>
              </w:rPr>
            </w:pPr>
            <w:r w:rsidRPr="00386B8F">
              <w:rPr>
                <w:rFonts w:ascii="Arial" w:eastAsia="Calibri" w:hAnsi="Arial" w:cs="Arial"/>
                <w:color w:val="auto"/>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5D4DE6" w14:textId="4F16CA19" w:rsidR="005A2227" w:rsidRPr="00386B8F" w:rsidRDefault="0097053A">
            <w:pPr>
              <w:rPr>
                <w:rFonts w:ascii="Arial" w:hAnsi="Arial" w:cs="Arial"/>
                <w:color w:val="auto"/>
              </w:rPr>
            </w:pPr>
            <w:del w:id="9029" w:author="Utente" w:date="2017-06-23T17:48:00Z">
              <w:r w:rsidRPr="00386B8F" w:rsidDel="00D57B1E">
                <w:rPr>
                  <w:rFonts w:ascii="Arial" w:eastAsia="Calibri" w:hAnsi="Arial" w:cs="Arial"/>
                  <w:color w:val="auto"/>
                </w:rPr>
                <w:delText>927644</w:delText>
              </w:r>
            </w:del>
            <w:ins w:id="9030" w:author="Utente" w:date="2017-06-23T17:48:00Z">
              <w:r w:rsidR="00D57B1E" w:rsidRPr="00386B8F">
                <w:rPr>
                  <w:rFonts w:ascii="Arial" w:eastAsia="Calibri" w:hAnsi="Arial" w:cs="Arial"/>
                  <w:color w:val="auto"/>
                </w:rPr>
                <w:t>false</w:t>
              </w:r>
            </w:ins>
          </w:p>
        </w:tc>
      </w:tr>
      <w:tr w:rsidR="00386B8F" w:rsidRPr="00386B8F" w14:paraId="2AD45A05" w14:textId="77777777" w:rsidTr="00D57B1E">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B6E508" w14:textId="77777777" w:rsidR="005A2227" w:rsidRPr="00386B8F" w:rsidRDefault="0097053A">
            <w:pPr>
              <w:rPr>
                <w:rFonts w:ascii="Arial" w:hAnsi="Arial" w:cs="Arial"/>
                <w:color w:val="auto"/>
              </w:rPr>
            </w:pPr>
            <w:r w:rsidRPr="00386B8F">
              <w:rPr>
                <w:rFonts w:ascii="Arial" w:eastAsia="Calibri" w:hAnsi="Arial" w:cs="Arial"/>
                <w:color w:val="auto"/>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7D6947" w14:textId="77777777" w:rsidR="005A2227" w:rsidRPr="00386B8F" w:rsidRDefault="0097053A">
            <w:pPr>
              <w:rPr>
                <w:rFonts w:ascii="Arial" w:hAnsi="Arial" w:cs="Arial"/>
                <w:color w:val="auto"/>
              </w:rPr>
            </w:pPr>
            <w:r w:rsidRPr="00386B8F">
              <w:rPr>
                <w:rFonts w:ascii="Arial" w:eastAsia="Calibri" w:hAnsi="Arial" w:cs="Arial"/>
                <w:color w:val="auto"/>
              </w:rPr>
              <w:t>Y15-64</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3CAEEC" w14:textId="6DCBBAF6" w:rsidR="005A2227" w:rsidRPr="00386B8F" w:rsidRDefault="009A398A">
            <w:pPr>
              <w:rPr>
                <w:rFonts w:ascii="Arial" w:hAnsi="Arial" w:cs="Arial"/>
                <w:color w:val="auto"/>
              </w:rPr>
            </w:pPr>
            <w:ins w:id="9031" w:author="Utente" w:date="2017-06-23T17:58:00Z">
              <w:r w:rsidRPr="00386B8F">
                <w:rPr>
                  <w:rFonts w:ascii="Arial" w:eastAsia="Calibri" w:hAnsi="Arial" w:cs="Arial"/>
                  <w:color w:val="auto"/>
                </w:rPr>
                <w:t>UK</w:t>
              </w:r>
            </w:ins>
            <w:del w:id="9032" w:author="Utente" w:date="2017-06-23T17:58:00Z">
              <w:r w:rsidR="0097053A" w:rsidRPr="00386B8F" w:rsidDel="009A398A">
                <w:rPr>
                  <w:rFonts w:ascii="Arial" w:eastAsia="Calibri" w:hAnsi="Arial" w:cs="Arial"/>
                  <w:color w:val="auto"/>
                </w:rPr>
                <w:delText>BE</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0F5D50" w14:textId="77777777" w:rsidR="005A2227" w:rsidRPr="00386B8F" w:rsidRDefault="0097053A">
            <w:pPr>
              <w:rPr>
                <w:rFonts w:ascii="Arial" w:hAnsi="Arial" w:cs="Arial"/>
                <w:color w:val="auto"/>
              </w:rPr>
            </w:pPr>
            <w:r w:rsidRPr="00386B8F">
              <w:rPr>
                <w:rFonts w:ascii="Arial" w:eastAsia="Calibri" w:hAnsi="Arial" w:cs="Arial"/>
                <w:color w:val="auto"/>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7BAE24" w14:textId="69E3C88E" w:rsidR="005A2227" w:rsidRPr="00386B8F" w:rsidRDefault="0097053A">
            <w:pPr>
              <w:rPr>
                <w:rFonts w:ascii="Arial" w:hAnsi="Arial" w:cs="Arial"/>
                <w:color w:val="auto"/>
              </w:rPr>
            </w:pPr>
            <w:del w:id="9033" w:author="Utente" w:date="2017-06-23T17:54:00Z">
              <w:r w:rsidRPr="00386B8F" w:rsidDel="00D57B1E">
                <w:rPr>
                  <w:rFonts w:ascii="Arial" w:eastAsia="Calibri" w:hAnsi="Arial" w:cs="Arial"/>
                  <w:color w:val="auto"/>
                </w:rPr>
                <w:delText>3625561</w:delText>
              </w:r>
            </w:del>
            <w:ins w:id="9034" w:author="Utente" w:date="2017-06-23T17:54:00Z">
              <w:r w:rsidR="00D57B1E" w:rsidRPr="00386B8F">
                <w:rPr>
                  <w:rFonts w:ascii="Arial" w:eastAsia="Calibri" w:hAnsi="Arial" w:cs="Arial"/>
                  <w:color w:val="auto"/>
                </w:rPr>
                <w:t>false</w:t>
              </w:r>
            </w:ins>
          </w:p>
        </w:tc>
      </w:tr>
      <w:tr w:rsidR="00386B8F" w:rsidRPr="00386B8F" w14:paraId="4FD555A2" w14:textId="77777777" w:rsidTr="00D57B1E">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8E3B79" w14:textId="77777777" w:rsidR="00D57B1E" w:rsidRPr="00386B8F" w:rsidRDefault="00D57B1E">
            <w:pPr>
              <w:rPr>
                <w:rFonts w:ascii="Arial" w:hAnsi="Arial" w:cs="Arial"/>
                <w:color w:val="auto"/>
              </w:rPr>
            </w:pPr>
            <w:r w:rsidRPr="00386B8F">
              <w:rPr>
                <w:rFonts w:ascii="Arial" w:eastAsia="Calibri" w:hAnsi="Arial" w:cs="Arial"/>
                <w:color w:val="auto"/>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8C59A2" w14:textId="77777777" w:rsidR="00D57B1E" w:rsidRPr="00386B8F" w:rsidRDefault="00D57B1E">
            <w:pPr>
              <w:rPr>
                <w:rFonts w:ascii="Arial" w:hAnsi="Arial" w:cs="Arial"/>
                <w:color w:val="auto"/>
              </w:rPr>
            </w:pPr>
            <w:r w:rsidRPr="00386B8F">
              <w:rPr>
                <w:rFonts w:ascii="Arial" w:eastAsia="Calibri" w:hAnsi="Arial" w:cs="Arial"/>
                <w:color w:val="auto"/>
              </w:rPr>
              <w:t>Y_GE65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57A365" w14:textId="2764A681" w:rsidR="00D57B1E" w:rsidRPr="00386B8F" w:rsidRDefault="009A398A">
            <w:pPr>
              <w:rPr>
                <w:rFonts w:ascii="Arial" w:hAnsi="Arial" w:cs="Arial"/>
                <w:color w:val="auto"/>
              </w:rPr>
            </w:pPr>
            <w:ins w:id="9035" w:author="Utente" w:date="2017-06-23T17:58:00Z">
              <w:r w:rsidRPr="00386B8F">
                <w:rPr>
                  <w:rFonts w:ascii="Arial" w:eastAsia="Calibri" w:hAnsi="Arial" w:cs="Arial"/>
                  <w:color w:val="auto"/>
                </w:rPr>
                <w:t>UK</w:t>
              </w:r>
            </w:ins>
            <w:del w:id="9036" w:author="Utente" w:date="2017-06-23T17:58:00Z">
              <w:r w:rsidR="00D57B1E" w:rsidRPr="00386B8F" w:rsidDel="009A398A">
                <w:rPr>
                  <w:rFonts w:ascii="Arial" w:eastAsia="Calibri" w:hAnsi="Arial" w:cs="Arial"/>
                  <w:color w:val="auto"/>
                </w:rPr>
                <w:delText>BE</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244A28" w14:textId="77777777" w:rsidR="00D57B1E" w:rsidRPr="00386B8F" w:rsidRDefault="00D57B1E">
            <w:pPr>
              <w:rPr>
                <w:rFonts w:ascii="Arial" w:hAnsi="Arial" w:cs="Arial"/>
                <w:color w:val="auto"/>
              </w:rPr>
            </w:pPr>
            <w:r w:rsidRPr="00386B8F">
              <w:rPr>
                <w:rFonts w:ascii="Arial" w:eastAsia="Calibri" w:hAnsi="Arial" w:cs="Arial"/>
                <w:color w:val="auto"/>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3DD306" w14:textId="185D5D84" w:rsidR="00D57B1E" w:rsidRPr="00386B8F" w:rsidRDefault="00D57B1E">
            <w:pPr>
              <w:rPr>
                <w:rFonts w:ascii="Arial" w:hAnsi="Arial" w:cs="Arial"/>
                <w:color w:val="auto"/>
              </w:rPr>
            </w:pPr>
            <w:ins w:id="9037" w:author="Utente" w:date="2017-06-23T17:48:00Z">
              <w:r w:rsidRPr="00386B8F">
                <w:rPr>
                  <w:rFonts w:ascii="Arial" w:eastAsia="Calibri" w:hAnsi="Arial" w:cs="Arial"/>
                  <w:color w:val="auto"/>
                </w:rPr>
                <w:t>true</w:t>
              </w:r>
            </w:ins>
            <w:del w:id="9038" w:author="Utente" w:date="2017-06-23T17:48:00Z">
              <w:r w:rsidRPr="00386B8F" w:rsidDel="00C344B7">
                <w:rPr>
                  <w:rFonts w:ascii="Arial" w:eastAsia="Calibri" w:hAnsi="Arial" w:cs="Arial"/>
                  <w:color w:val="auto"/>
                </w:rPr>
                <w:delText>1121001</w:delText>
              </w:r>
            </w:del>
          </w:p>
        </w:tc>
      </w:tr>
      <w:tr w:rsidR="00D57B1E" w:rsidRPr="00930F4A" w:rsidDel="00386B8F" w14:paraId="522903E6" w14:textId="7F3541CC" w:rsidTr="00D57B1E">
        <w:trPr>
          <w:del w:id="9039" w:author="Utente" w:date="2017-06-27T17:58: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431A7E" w14:textId="7F5E6467" w:rsidR="00D57B1E" w:rsidRPr="00930F4A" w:rsidDel="00386B8F" w:rsidRDefault="00D57B1E">
            <w:pPr>
              <w:rPr>
                <w:del w:id="9040" w:author="Utente" w:date="2017-06-27T17:58:00Z"/>
                <w:rFonts w:ascii="Arial" w:hAnsi="Arial" w:cs="Arial"/>
              </w:rPr>
            </w:pPr>
            <w:del w:id="9041" w:author="Utente" w:date="2017-06-23T17:58:00Z">
              <w:r w:rsidRPr="00930F4A" w:rsidDel="009A398A">
                <w:rPr>
                  <w:rFonts w:ascii="Arial" w:eastAsia="Calibri" w:hAnsi="Arial" w:cs="Arial"/>
                </w:rPr>
                <w:delText>M</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5C2A2B" w14:textId="633EC7BD" w:rsidR="00D57B1E" w:rsidRPr="00930F4A" w:rsidDel="00386B8F" w:rsidRDefault="00D57B1E">
            <w:pPr>
              <w:rPr>
                <w:del w:id="9042" w:author="Utente" w:date="2017-06-27T17:58:00Z"/>
                <w:rFonts w:ascii="Arial" w:hAnsi="Arial" w:cs="Arial"/>
              </w:rPr>
            </w:pPr>
            <w:del w:id="9043" w:author="Utente" w:date="2017-06-23T17:58:00Z">
              <w:r w:rsidRPr="00930F4A" w:rsidDel="009A398A">
                <w:rPr>
                  <w:rFonts w:ascii="Arial" w:eastAsia="Calibri" w:hAnsi="Arial" w:cs="Arial"/>
                </w:rPr>
                <w:delText>Y_LT15</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CA77A8" w14:textId="7A819551" w:rsidR="00D57B1E" w:rsidRPr="00930F4A" w:rsidDel="00386B8F" w:rsidRDefault="00D57B1E">
            <w:pPr>
              <w:rPr>
                <w:del w:id="9044" w:author="Utente" w:date="2017-06-27T17:58:00Z"/>
                <w:rFonts w:ascii="Arial" w:hAnsi="Arial" w:cs="Arial"/>
              </w:rPr>
            </w:pPr>
            <w:del w:id="9045" w:author="Utente" w:date="2017-06-23T17:58:00Z">
              <w:r w:rsidRPr="00930F4A" w:rsidDel="009A398A">
                <w:rPr>
                  <w:rFonts w:ascii="Arial" w:eastAsia="Calibri" w:hAnsi="Arial" w:cs="Arial"/>
                </w:rPr>
                <w:delText>UK</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5D3F2D" w14:textId="584A47B3" w:rsidR="00D57B1E" w:rsidRPr="00930F4A" w:rsidDel="00386B8F" w:rsidRDefault="00D57B1E">
            <w:pPr>
              <w:rPr>
                <w:del w:id="9046" w:author="Utente" w:date="2017-06-27T17:58:00Z"/>
                <w:rFonts w:ascii="Arial" w:hAnsi="Arial" w:cs="Arial"/>
              </w:rPr>
            </w:pPr>
            <w:del w:id="9047" w:author="Utente" w:date="2017-06-23T17:58:00Z">
              <w:r w:rsidRPr="00930F4A" w:rsidDel="009A398A">
                <w:rPr>
                  <w:rFonts w:ascii="Arial" w:eastAsia="Calibri" w:hAnsi="Arial" w:cs="Arial"/>
                </w:rPr>
                <w:delText>2013</w:delText>
              </w:r>
            </w:del>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4D5E57" w14:textId="34AD80DC" w:rsidR="00D57B1E" w:rsidRPr="00930F4A" w:rsidDel="00386B8F" w:rsidRDefault="00D57B1E">
            <w:pPr>
              <w:rPr>
                <w:del w:id="9048" w:author="Utente" w:date="2017-06-27T17:58:00Z"/>
                <w:rFonts w:ascii="Arial" w:hAnsi="Arial" w:cs="Arial"/>
              </w:rPr>
            </w:pPr>
            <w:del w:id="9049" w:author="Utente" w:date="2017-06-23T17:48:00Z">
              <w:r w:rsidRPr="00930F4A" w:rsidDel="00C344B7">
                <w:rPr>
                  <w:rFonts w:ascii="Arial" w:eastAsia="Calibri" w:hAnsi="Arial" w:cs="Arial"/>
                </w:rPr>
                <w:delText>5757444</w:delText>
              </w:r>
            </w:del>
          </w:p>
        </w:tc>
      </w:tr>
      <w:tr w:rsidR="005A2227" w:rsidRPr="00930F4A" w:rsidDel="00386B8F" w14:paraId="35BC08F3" w14:textId="67226AC2" w:rsidTr="00D57B1E">
        <w:trPr>
          <w:del w:id="9050" w:author="Utente" w:date="2017-06-27T17:58: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8775A9" w14:textId="392A330F" w:rsidR="005A2227" w:rsidRPr="00930F4A" w:rsidDel="00386B8F" w:rsidRDefault="0097053A">
            <w:pPr>
              <w:rPr>
                <w:del w:id="9051" w:author="Utente" w:date="2017-06-27T17:58:00Z"/>
                <w:rFonts w:ascii="Arial" w:hAnsi="Arial" w:cs="Arial"/>
              </w:rPr>
            </w:pPr>
            <w:del w:id="9052" w:author="Utente" w:date="2017-06-23T17:58:00Z">
              <w:r w:rsidRPr="00930F4A" w:rsidDel="009A398A">
                <w:rPr>
                  <w:rFonts w:ascii="Arial" w:eastAsia="Calibri" w:hAnsi="Arial" w:cs="Arial"/>
                </w:rPr>
                <w:delText>M</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B9857A" w14:textId="22F59B58" w:rsidR="005A2227" w:rsidRPr="00930F4A" w:rsidDel="00386B8F" w:rsidRDefault="0097053A">
            <w:pPr>
              <w:rPr>
                <w:del w:id="9053" w:author="Utente" w:date="2017-06-27T17:58:00Z"/>
                <w:rFonts w:ascii="Arial" w:hAnsi="Arial" w:cs="Arial"/>
              </w:rPr>
            </w:pPr>
            <w:del w:id="9054" w:author="Utente" w:date="2017-06-23T17:58:00Z">
              <w:r w:rsidRPr="00930F4A" w:rsidDel="009A398A">
                <w:rPr>
                  <w:rFonts w:ascii="Arial" w:eastAsia="Calibri" w:hAnsi="Arial" w:cs="Arial"/>
                </w:rPr>
                <w:delText>Y15-64</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424BD3" w14:textId="43555117" w:rsidR="005A2227" w:rsidRPr="00930F4A" w:rsidDel="00386B8F" w:rsidRDefault="0097053A">
            <w:pPr>
              <w:rPr>
                <w:del w:id="9055" w:author="Utente" w:date="2017-06-27T17:58:00Z"/>
                <w:rFonts w:ascii="Arial" w:hAnsi="Arial" w:cs="Arial"/>
              </w:rPr>
            </w:pPr>
            <w:del w:id="9056" w:author="Utente" w:date="2017-06-23T17:58:00Z">
              <w:r w:rsidRPr="00930F4A" w:rsidDel="009A398A">
                <w:rPr>
                  <w:rFonts w:ascii="Arial" w:eastAsia="Calibri" w:hAnsi="Arial" w:cs="Arial"/>
                </w:rPr>
                <w:delText>UK</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63A176" w14:textId="3B14BC31" w:rsidR="005A2227" w:rsidRPr="00930F4A" w:rsidDel="00386B8F" w:rsidRDefault="0097053A">
            <w:pPr>
              <w:rPr>
                <w:del w:id="9057" w:author="Utente" w:date="2017-06-27T17:58:00Z"/>
                <w:rFonts w:ascii="Arial" w:hAnsi="Arial" w:cs="Arial"/>
              </w:rPr>
            </w:pPr>
            <w:del w:id="9058" w:author="Utente" w:date="2017-06-23T17:58:00Z">
              <w:r w:rsidRPr="00930F4A" w:rsidDel="009A398A">
                <w:rPr>
                  <w:rFonts w:ascii="Arial" w:eastAsia="Calibri" w:hAnsi="Arial" w:cs="Arial"/>
                </w:rPr>
                <w:delText>2013</w:delText>
              </w:r>
            </w:del>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361479" w14:textId="25847FAA" w:rsidR="005A2227" w:rsidRPr="00930F4A" w:rsidDel="00386B8F" w:rsidRDefault="0097053A">
            <w:pPr>
              <w:rPr>
                <w:del w:id="9059" w:author="Utente" w:date="2017-06-27T17:58:00Z"/>
                <w:rFonts w:ascii="Arial" w:hAnsi="Arial" w:cs="Arial"/>
              </w:rPr>
            </w:pPr>
            <w:del w:id="9060" w:author="Utente" w:date="2017-06-23T17:58:00Z">
              <w:r w:rsidRPr="00930F4A" w:rsidDel="009A398A">
                <w:rPr>
                  <w:rFonts w:ascii="Arial" w:eastAsia="Calibri" w:hAnsi="Arial" w:cs="Arial"/>
                </w:rPr>
                <w:delText>20748657</w:delText>
              </w:r>
            </w:del>
          </w:p>
        </w:tc>
      </w:tr>
      <w:tr w:rsidR="005A2227" w:rsidRPr="00930F4A" w:rsidDel="00386B8F" w14:paraId="1D53191B" w14:textId="513B54C8" w:rsidTr="00D57B1E">
        <w:trPr>
          <w:del w:id="9061" w:author="Utente" w:date="2017-06-27T17:58: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B02574" w14:textId="2E6671B0" w:rsidR="005A2227" w:rsidRPr="00930F4A" w:rsidDel="00386B8F" w:rsidRDefault="0097053A">
            <w:pPr>
              <w:rPr>
                <w:del w:id="9062" w:author="Utente" w:date="2017-06-27T17:58:00Z"/>
                <w:rFonts w:ascii="Arial" w:hAnsi="Arial" w:cs="Arial"/>
              </w:rPr>
            </w:pPr>
            <w:del w:id="9063" w:author="Utente" w:date="2017-06-23T17:58:00Z">
              <w:r w:rsidRPr="00930F4A" w:rsidDel="009A398A">
                <w:rPr>
                  <w:rFonts w:ascii="Arial" w:eastAsia="Calibri" w:hAnsi="Arial" w:cs="Arial"/>
                </w:rPr>
                <w:delText>M</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998677" w14:textId="2B244548" w:rsidR="005A2227" w:rsidRPr="00930F4A" w:rsidDel="00386B8F" w:rsidRDefault="0097053A">
            <w:pPr>
              <w:rPr>
                <w:del w:id="9064" w:author="Utente" w:date="2017-06-27T17:58:00Z"/>
                <w:rFonts w:ascii="Arial" w:hAnsi="Arial" w:cs="Arial"/>
              </w:rPr>
            </w:pPr>
            <w:del w:id="9065" w:author="Utente" w:date="2017-06-23T17:58:00Z">
              <w:r w:rsidRPr="00930F4A" w:rsidDel="009A398A">
                <w:rPr>
                  <w:rFonts w:ascii="Arial" w:eastAsia="Calibri" w:hAnsi="Arial" w:cs="Arial"/>
                </w:rPr>
                <w:delText>Y_GE65</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C86D55" w14:textId="2982948E" w:rsidR="005A2227" w:rsidRPr="00930F4A" w:rsidDel="00386B8F" w:rsidRDefault="0097053A">
            <w:pPr>
              <w:rPr>
                <w:del w:id="9066" w:author="Utente" w:date="2017-06-27T17:58:00Z"/>
                <w:rFonts w:ascii="Arial" w:hAnsi="Arial" w:cs="Arial"/>
              </w:rPr>
            </w:pPr>
            <w:del w:id="9067" w:author="Utente" w:date="2017-06-23T17:58:00Z">
              <w:r w:rsidRPr="00930F4A" w:rsidDel="009A398A">
                <w:rPr>
                  <w:rFonts w:ascii="Arial" w:eastAsia="Calibri" w:hAnsi="Arial" w:cs="Arial"/>
                </w:rPr>
                <w:delText>UK</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171125" w14:textId="1189C44F" w:rsidR="005A2227" w:rsidRPr="00930F4A" w:rsidDel="00386B8F" w:rsidRDefault="0097053A">
            <w:pPr>
              <w:rPr>
                <w:del w:id="9068" w:author="Utente" w:date="2017-06-27T17:58:00Z"/>
                <w:rFonts w:ascii="Arial" w:hAnsi="Arial" w:cs="Arial"/>
              </w:rPr>
            </w:pPr>
            <w:del w:id="9069" w:author="Utente" w:date="2017-06-23T17:58:00Z">
              <w:r w:rsidRPr="00930F4A" w:rsidDel="009A398A">
                <w:rPr>
                  <w:rFonts w:ascii="Arial" w:eastAsia="Calibri" w:hAnsi="Arial" w:cs="Arial"/>
                </w:rPr>
                <w:delText>2013</w:delText>
              </w:r>
            </w:del>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F9AC47" w14:textId="6D3CD16E" w:rsidR="005A2227" w:rsidRPr="00930F4A" w:rsidDel="00386B8F" w:rsidRDefault="0097053A">
            <w:pPr>
              <w:rPr>
                <w:del w:id="9070" w:author="Utente" w:date="2017-06-27T17:58:00Z"/>
                <w:rFonts w:ascii="Arial" w:hAnsi="Arial" w:cs="Arial"/>
              </w:rPr>
            </w:pPr>
            <w:del w:id="9071" w:author="Utente" w:date="2017-06-23T17:58:00Z">
              <w:r w:rsidRPr="00930F4A" w:rsidDel="009A398A">
                <w:rPr>
                  <w:rFonts w:ascii="Arial" w:eastAsia="Calibri" w:hAnsi="Arial" w:cs="Arial"/>
                </w:rPr>
                <w:delText>4917238</w:delText>
              </w:r>
            </w:del>
          </w:p>
        </w:tc>
      </w:tr>
      <w:tr w:rsidR="005A2227" w:rsidRPr="00930F4A" w:rsidDel="00386B8F" w14:paraId="61A5D69B" w14:textId="7D3E8650" w:rsidTr="00D57B1E">
        <w:trPr>
          <w:del w:id="9072" w:author="Utente" w:date="2017-06-27T17:58: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F6D749" w14:textId="6C30652E" w:rsidR="005A2227" w:rsidRPr="00930F4A" w:rsidDel="00386B8F" w:rsidRDefault="0097053A">
            <w:pPr>
              <w:rPr>
                <w:del w:id="9073" w:author="Utente" w:date="2017-06-27T17:58:00Z"/>
                <w:rFonts w:ascii="Arial" w:hAnsi="Arial" w:cs="Arial"/>
              </w:rPr>
            </w:pPr>
            <w:del w:id="9074" w:author="Utente" w:date="2017-06-23T17:58:00Z">
              <w:r w:rsidRPr="00930F4A" w:rsidDel="009A398A">
                <w:rPr>
                  <w:rFonts w:ascii="Arial" w:eastAsia="Calibri" w:hAnsi="Arial" w:cs="Arial"/>
                </w:rPr>
                <w:delText>F</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ADC104" w14:textId="17A67E77" w:rsidR="005A2227" w:rsidRPr="00930F4A" w:rsidDel="00386B8F" w:rsidRDefault="0097053A">
            <w:pPr>
              <w:rPr>
                <w:del w:id="9075" w:author="Utente" w:date="2017-06-27T17:58:00Z"/>
                <w:rFonts w:ascii="Arial" w:hAnsi="Arial" w:cs="Arial"/>
              </w:rPr>
            </w:pPr>
            <w:del w:id="9076" w:author="Utente" w:date="2017-06-23T17:58:00Z">
              <w:r w:rsidRPr="00930F4A" w:rsidDel="009A398A">
                <w:rPr>
                  <w:rFonts w:ascii="Arial" w:eastAsia="Calibri" w:hAnsi="Arial" w:cs="Arial"/>
                </w:rPr>
                <w:delText>Y_LT15</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D2AAD0" w14:textId="694E4C28" w:rsidR="005A2227" w:rsidRPr="00930F4A" w:rsidDel="00386B8F" w:rsidRDefault="0097053A">
            <w:pPr>
              <w:rPr>
                <w:del w:id="9077" w:author="Utente" w:date="2017-06-27T17:58:00Z"/>
                <w:rFonts w:ascii="Arial" w:hAnsi="Arial" w:cs="Arial"/>
              </w:rPr>
            </w:pPr>
            <w:del w:id="9078" w:author="Utente" w:date="2017-06-23T17:58:00Z">
              <w:r w:rsidRPr="00930F4A" w:rsidDel="009A398A">
                <w:rPr>
                  <w:rFonts w:ascii="Arial" w:eastAsia="Calibri" w:hAnsi="Arial" w:cs="Arial"/>
                </w:rPr>
                <w:delText>UK</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EFF137" w14:textId="7BCC8BD2" w:rsidR="005A2227" w:rsidRPr="00930F4A" w:rsidDel="00386B8F" w:rsidRDefault="0097053A">
            <w:pPr>
              <w:rPr>
                <w:del w:id="9079" w:author="Utente" w:date="2017-06-27T17:58:00Z"/>
                <w:rFonts w:ascii="Arial" w:hAnsi="Arial" w:cs="Arial"/>
              </w:rPr>
            </w:pPr>
            <w:del w:id="9080" w:author="Utente" w:date="2017-06-23T17:58:00Z">
              <w:r w:rsidRPr="00930F4A" w:rsidDel="009A398A">
                <w:rPr>
                  <w:rFonts w:ascii="Arial" w:eastAsia="Calibri" w:hAnsi="Arial" w:cs="Arial"/>
                </w:rPr>
                <w:delText>2013</w:delText>
              </w:r>
            </w:del>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058401" w14:textId="711CE9B4" w:rsidR="005A2227" w:rsidRPr="00930F4A" w:rsidDel="00386B8F" w:rsidRDefault="0097053A">
            <w:pPr>
              <w:rPr>
                <w:del w:id="9081" w:author="Utente" w:date="2017-06-27T17:58:00Z"/>
                <w:rFonts w:ascii="Arial" w:hAnsi="Arial" w:cs="Arial"/>
              </w:rPr>
            </w:pPr>
            <w:del w:id="9082" w:author="Utente" w:date="2017-06-23T17:48:00Z">
              <w:r w:rsidRPr="00930F4A" w:rsidDel="00D57B1E">
                <w:rPr>
                  <w:rFonts w:ascii="Arial" w:eastAsia="Calibri" w:hAnsi="Arial" w:cs="Arial"/>
                </w:rPr>
                <w:delText>5488356</w:delText>
              </w:r>
            </w:del>
          </w:p>
        </w:tc>
      </w:tr>
      <w:tr w:rsidR="005A2227" w:rsidRPr="00930F4A" w:rsidDel="00386B8F" w14:paraId="7171A44F" w14:textId="5587ED52" w:rsidTr="00D57B1E">
        <w:trPr>
          <w:del w:id="9083" w:author="Utente" w:date="2017-06-27T17:58: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26D3A6" w14:textId="62B3A8DE" w:rsidR="005A2227" w:rsidRPr="00930F4A" w:rsidDel="00386B8F" w:rsidRDefault="0097053A">
            <w:pPr>
              <w:rPr>
                <w:del w:id="9084" w:author="Utente" w:date="2017-06-27T17:58:00Z"/>
                <w:rFonts w:ascii="Arial" w:hAnsi="Arial" w:cs="Arial"/>
              </w:rPr>
            </w:pPr>
            <w:del w:id="9085" w:author="Utente" w:date="2017-06-23T17:58:00Z">
              <w:r w:rsidRPr="00930F4A" w:rsidDel="009A398A">
                <w:rPr>
                  <w:rFonts w:ascii="Arial" w:eastAsia="Calibri" w:hAnsi="Arial" w:cs="Arial"/>
                </w:rPr>
                <w:delText>F</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924AE5" w14:textId="21622597" w:rsidR="005A2227" w:rsidRPr="00930F4A" w:rsidDel="00386B8F" w:rsidRDefault="0097053A">
            <w:pPr>
              <w:rPr>
                <w:del w:id="9086" w:author="Utente" w:date="2017-06-27T17:58:00Z"/>
                <w:rFonts w:ascii="Arial" w:hAnsi="Arial" w:cs="Arial"/>
              </w:rPr>
            </w:pPr>
            <w:del w:id="9087" w:author="Utente" w:date="2017-06-23T17:58:00Z">
              <w:r w:rsidRPr="00930F4A" w:rsidDel="009A398A">
                <w:rPr>
                  <w:rFonts w:ascii="Arial" w:eastAsia="Calibri" w:hAnsi="Arial" w:cs="Arial"/>
                </w:rPr>
                <w:delText>Y15-64</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4FE087" w14:textId="4D48DCA2" w:rsidR="005A2227" w:rsidRPr="00930F4A" w:rsidDel="00386B8F" w:rsidRDefault="0097053A">
            <w:pPr>
              <w:rPr>
                <w:del w:id="9088" w:author="Utente" w:date="2017-06-27T17:58:00Z"/>
                <w:rFonts w:ascii="Arial" w:hAnsi="Arial" w:cs="Arial"/>
              </w:rPr>
            </w:pPr>
            <w:del w:id="9089" w:author="Utente" w:date="2017-06-23T17:58:00Z">
              <w:r w:rsidRPr="00930F4A" w:rsidDel="009A398A">
                <w:rPr>
                  <w:rFonts w:ascii="Arial" w:eastAsia="Calibri" w:hAnsi="Arial" w:cs="Arial"/>
                </w:rPr>
                <w:delText>UK</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654A65" w14:textId="7F451754" w:rsidR="005A2227" w:rsidRPr="00930F4A" w:rsidDel="00386B8F" w:rsidRDefault="0097053A">
            <w:pPr>
              <w:rPr>
                <w:del w:id="9090" w:author="Utente" w:date="2017-06-27T17:58:00Z"/>
                <w:rFonts w:ascii="Arial" w:hAnsi="Arial" w:cs="Arial"/>
              </w:rPr>
            </w:pPr>
            <w:del w:id="9091" w:author="Utente" w:date="2017-06-23T17:58:00Z">
              <w:r w:rsidRPr="00930F4A" w:rsidDel="009A398A">
                <w:rPr>
                  <w:rFonts w:ascii="Arial" w:eastAsia="Calibri" w:hAnsi="Arial" w:cs="Arial"/>
                </w:rPr>
                <w:delText>2013</w:delText>
              </w:r>
            </w:del>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E3FD1B" w14:textId="189CE19C" w:rsidR="005A2227" w:rsidRPr="00930F4A" w:rsidDel="00386B8F" w:rsidRDefault="0097053A">
            <w:pPr>
              <w:rPr>
                <w:del w:id="9092" w:author="Utente" w:date="2017-06-27T17:58:00Z"/>
                <w:rFonts w:ascii="Arial" w:hAnsi="Arial" w:cs="Arial"/>
              </w:rPr>
            </w:pPr>
            <w:del w:id="9093" w:author="Utente" w:date="2017-06-23T17:58:00Z">
              <w:r w:rsidRPr="00930F4A" w:rsidDel="009A398A">
                <w:rPr>
                  <w:rFonts w:ascii="Arial" w:eastAsia="Calibri" w:hAnsi="Arial" w:cs="Arial"/>
                </w:rPr>
                <w:delText>20915924</w:delText>
              </w:r>
            </w:del>
          </w:p>
        </w:tc>
      </w:tr>
      <w:tr w:rsidR="005A2227" w:rsidRPr="00930F4A" w:rsidDel="00386B8F" w14:paraId="3DE9D68F" w14:textId="173D8F09" w:rsidTr="00D57B1E">
        <w:trPr>
          <w:del w:id="9094" w:author="Utente" w:date="2017-06-27T17:58: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B9710C" w14:textId="5AA83FD9" w:rsidR="005A2227" w:rsidRPr="00930F4A" w:rsidDel="00386B8F" w:rsidRDefault="0097053A">
            <w:pPr>
              <w:rPr>
                <w:del w:id="9095" w:author="Utente" w:date="2017-06-27T17:58:00Z"/>
                <w:rFonts w:ascii="Arial" w:hAnsi="Arial" w:cs="Arial"/>
              </w:rPr>
            </w:pPr>
            <w:del w:id="9096" w:author="Utente" w:date="2017-06-23T17:58:00Z">
              <w:r w:rsidRPr="00930F4A" w:rsidDel="009A398A">
                <w:rPr>
                  <w:rFonts w:ascii="Arial" w:eastAsia="Calibri" w:hAnsi="Arial" w:cs="Arial"/>
                </w:rPr>
                <w:delText>F</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32A70F" w14:textId="03A6589A" w:rsidR="005A2227" w:rsidRPr="00930F4A" w:rsidDel="00386B8F" w:rsidRDefault="0097053A">
            <w:pPr>
              <w:rPr>
                <w:del w:id="9097" w:author="Utente" w:date="2017-06-27T17:58:00Z"/>
                <w:rFonts w:ascii="Arial" w:hAnsi="Arial" w:cs="Arial"/>
              </w:rPr>
            </w:pPr>
            <w:del w:id="9098" w:author="Utente" w:date="2017-06-23T17:58:00Z">
              <w:r w:rsidRPr="00930F4A" w:rsidDel="009A398A">
                <w:rPr>
                  <w:rFonts w:ascii="Arial" w:eastAsia="Calibri" w:hAnsi="Arial" w:cs="Arial"/>
                </w:rPr>
                <w:delText>Y_GE65</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3FD226" w14:textId="1FA1CD96" w:rsidR="005A2227" w:rsidRPr="00930F4A" w:rsidDel="00386B8F" w:rsidRDefault="0097053A">
            <w:pPr>
              <w:rPr>
                <w:del w:id="9099" w:author="Utente" w:date="2017-06-27T17:58:00Z"/>
                <w:rFonts w:ascii="Arial" w:hAnsi="Arial" w:cs="Arial"/>
              </w:rPr>
            </w:pPr>
            <w:del w:id="9100" w:author="Utente" w:date="2017-06-23T17:58:00Z">
              <w:r w:rsidRPr="00930F4A" w:rsidDel="009A398A">
                <w:rPr>
                  <w:rFonts w:ascii="Arial" w:eastAsia="Calibri" w:hAnsi="Arial" w:cs="Arial"/>
                </w:rPr>
                <w:delText>UK</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6DE4A2" w14:textId="1D58AB77" w:rsidR="005A2227" w:rsidRPr="00930F4A" w:rsidDel="00386B8F" w:rsidRDefault="0097053A">
            <w:pPr>
              <w:rPr>
                <w:del w:id="9101" w:author="Utente" w:date="2017-06-27T17:58:00Z"/>
                <w:rFonts w:ascii="Arial" w:hAnsi="Arial" w:cs="Arial"/>
              </w:rPr>
            </w:pPr>
            <w:del w:id="9102" w:author="Utente" w:date="2017-06-23T17:58:00Z">
              <w:r w:rsidRPr="00930F4A" w:rsidDel="009A398A">
                <w:rPr>
                  <w:rFonts w:ascii="Arial" w:eastAsia="Calibri" w:hAnsi="Arial" w:cs="Arial"/>
                </w:rPr>
                <w:delText>2013</w:delText>
              </w:r>
            </w:del>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E8D2BF" w14:textId="6DB6C201" w:rsidR="005A2227" w:rsidRPr="00930F4A" w:rsidDel="00386B8F" w:rsidRDefault="0097053A">
            <w:pPr>
              <w:rPr>
                <w:del w:id="9103" w:author="Utente" w:date="2017-06-27T17:58:00Z"/>
                <w:rFonts w:ascii="Arial" w:hAnsi="Arial" w:cs="Arial"/>
              </w:rPr>
            </w:pPr>
            <w:del w:id="9104" w:author="Utente" w:date="2017-06-23T17:48:00Z">
              <w:r w:rsidRPr="00930F4A" w:rsidDel="00D57B1E">
                <w:rPr>
                  <w:rFonts w:ascii="Arial" w:eastAsia="Calibri" w:hAnsi="Arial" w:cs="Arial"/>
                </w:rPr>
                <w:delText>6068452</w:delText>
              </w:r>
            </w:del>
          </w:p>
        </w:tc>
      </w:tr>
    </w:tbl>
    <w:p w14:paraId="5738AE09" w14:textId="77777777" w:rsidR="00930F4A" w:rsidRDefault="00930F4A">
      <w:pPr>
        <w:rPr>
          <w:ins w:id="9105" w:author="Utente" w:date="2017-06-26T16:23:00Z"/>
          <w:rFonts w:ascii="Arial" w:hAnsi="Arial" w:cs="Arial"/>
        </w:rPr>
      </w:pPr>
    </w:p>
    <w:p w14:paraId="76C773BB" w14:textId="1E511DDC" w:rsidR="009A398A" w:rsidRDefault="009A398A">
      <w:pPr>
        <w:rPr>
          <w:ins w:id="9106" w:author="Utente" w:date="2017-06-23T18:00:00Z"/>
        </w:rPr>
      </w:pPr>
      <w:ins w:id="9107" w:author="Utente" w:date="2017-06-23T17:58:00Z">
        <w:r>
          <w:t xml:space="preserve">and the </w:t>
        </w:r>
      </w:ins>
      <w:ins w:id="9108" w:author="Utente" w:date="2017-06-23T17:59:00Z">
        <w:r>
          <w:t xml:space="preserve">right operand </w:t>
        </w:r>
      </w:ins>
      <w:ins w:id="9109" w:author="Utente" w:date="2017-06-26T16:22:00Z">
        <w:r w:rsidR="00930F4A">
          <w:t>Data Set</w:t>
        </w:r>
      </w:ins>
      <w:ins w:id="9110" w:author="Utente" w:date="2017-06-27T17:59:00Z">
        <w:r w:rsidR="00386B8F">
          <w:t>:</w:t>
        </w:r>
      </w:ins>
    </w:p>
    <w:tbl>
      <w:tblPr>
        <w:tblW w:w="603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124"/>
        <w:gridCol w:w="1123"/>
        <w:gridCol w:w="1123"/>
        <w:gridCol w:w="1123"/>
        <w:gridCol w:w="1541"/>
      </w:tblGrid>
      <w:tr w:rsidR="009A398A" w:rsidRPr="00930F4A" w14:paraId="5910EAA1" w14:textId="77777777" w:rsidTr="005F1783">
        <w:trPr>
          <w:ins w:id="9111" w:author="Utente" w:date="2017-06-23T18:00:00Z"/>
        </w:trPr>
        <w:tc>
          <w:tcPr>
            <w:tcW w:w="603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9D7DB9D" w14:textId="395A9EB1" w:rsidR="009A398A" w:rsidRPr="00930F4A" w:rsidRDefault="009A398A" w:rsidP="009A398A">
            <w:pPr>
              <w:rPr>
                <w:ins w:id="9112" w:author="Utente" w:date="2017-06-23T18:00:00Z"/>
                <w:rFonts w:ascii="Arial" w:hAnsi="Arial" w:cs="Arial"/>
              </w:rPr>
            </w:pPr>
            <w:ins w:id="9113" w:author="Utente" w:date="2017-06-23T18:00:00Z">
              <w:r w:rsidRPr="00930F4A">
                <w:rPr>
                  <w:rFonts w:ascii="Arial" w:eastAsia="Calibri" w:hAnsi="Arial" w:cs="Arial"/>
                </w:rPr>
                <w:t>DS_2</w:t>
              </w:r>
            </w:ins>
          </w:p>
        </w:tc>
      </w:tr>
      <w:tr w:rsidR="009A398A" w:rsidRPr="00930F4A" w14:paraId="0AA6A468" w14:textId="77777777" w:rsidTr="005F1783">
        <w:trPr>
          <w:ins w:id="9114" w:author="Utente" w:date="2017-06-23T18:00:00Z"/>
        </w:trPr>
        <w:tc>
          <w:tcPr>
            <w:tcW w:w="11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7905FF19" w14:textId="77777777" w:rsidR="009A398A" w:rsidRPr="00930F4A" w:rsidRDefault="009A398A" w:rsidP="005F1783">
            <w:pPr>
              <w:rPr>
                <w:ins w:id="9115" w:author="Utente" w:date="2017-06-23T18:00:00Z"/>
                <w:rFonts w:ascii="Arial" w:hAnsi="Arial" w:cs="Arial"/>
              </w:rPr>
            </w:pPr>
            <w:ins w:id="9116" w:author="Utente" w:date="2017-06-23T18:00:00Z">
              <w:r w:rsidRPr="00930F4A">
                <w:rPr>
                  <w:rFonts w:ascii="Arial" w:eastAsia="Calibri" w:hAnsi="Arial" w:cs="Arial"/>
                  <w:b/>
                </w:rPr>
                <w:t>Id_1</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76184F66" w14:textId="77777777" w:rsidR="009A398A" w:rsidRPr="00930F4A" w:rsidRDefault="009A398A" w:rsidP="005F1783">
            <w:pPr>
              <w:rPr>
                <w:ins w:id="9117" w:author="Utente" w:date="2017-06-23T18:00:00Z"/>
                <w:rFonts w:ascii="Arial" w:hAnsi="Arial" w:cs="Arial"/>
              </w:rPr>
            </w:pPr>
            <w:ins w:id="9118" w:author="Utente" w:date="2017-06-23T18:00:00Z">
              <w:r w:rsidRPr="00930F4A">
                <w:rPr>
                  <w:rFonts w:ascii="Arial" w:eastAsia="Calibri" w:hAnsi="Arial" w:cs="Arial"/>
                  <w:b/>
                </w:rPr>
                <w:t>Id_2</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DAAFCDC" w14:textId="77777777" w:rsidR="009A398A" w:rsidRPr="00930F4A" w:rsidRDefault="009A398A" w:rsidP="005F1783">
            <w:pPr>
              <w:rPr>
                <w:ins w:id="9119" w:author="Utente" w:date="2017-06-23T18:00:00Z"/>
                <w:rFonts w:ascii="Arial" w:hAnsi="Arial" w:cs="Arial"/>
              </w:rPr>
            </w:pPr>
            <w:ins w:id="9120" w:author="Utente" w:date="2017-06-23T18:00:00Z">
              <w:r w:rsidRPr="00930F4A">
                <w:rPr>
                  <w:rFonts w:ascii="Arial" w:eastAsia="Calibri" w:hAnsi="Arial" w:cs="Arial"/>
                  <w:b/>
                </w:rPr>
                <w:t>Id_3</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43B340B0" w14:textId="77777777" w:rsidR="009A398A" w:rsidRPr="00930F4A" w:rsidRDefault="009A398A" w:rsidP="005F1783">
            <w:pPr>
              <w:rPr>
                <w:ins w:id="9121" w:author="Utente" w:date="2017-06-23T18:00:00Z"/>
                <w:rFonts w:ascii="Arial" w:hAnsi="Arial" w:cs="Arial"/>
              </w:rPr>
            </w:pPr>
            <w:ins w:id="9122" w:author="Utente" w:date="2017-06-23T18:00:00Z">
              <w:r w:rsidRPr="00930F4A">
                <w:rPr>
                  <w:rFonts w:ascii="Arial" w:eastAsia="Calibri" w:hAnsi="Arial" w:cs="Arial"/>
                  <w:b/>
                </w:rPr>
                <w:t>Id_4</w:t>
              </w:r>
            </w:ins>
          </w:p>
        </w:tc>
        <w:tc>
          <w:tcPr>
            <w:tcW w:w="1541"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4EC585B1" w14:textId="77777777" w:rsidR="009A398A" w:rsidRPr="00930F4A" w:rsidRDefault="009A398A" w:rsidP="005F1783">
            <w:pPr>
              <w:rPr>
                <w:ins w:id="9123" w:author="Utente" w:date="2017-06-23T18:00:00Z"/>
                <w:rFonts w:ascii="Arial" w:hAnsi="Arial" w:cs="Arial"/>
              </w:rPr>
            </w:pPr>
            <w:ins w:id="9124" w:author="Utente" w:date="2017-06-23T18:00:00Z">
              <w:r w:rsidRPr="00930F4A">
                <w:rPr>
                  <w:rFonts w:ascii="Arial" w:eastAsia="Calibri" w:hAnsi="Arial" w:cs="Arial"/>
                  <w:b/>
                  <w:shd w:val="clear" w:color="auto" w:fill="C6D9F1"/>
                </w:rPr>
                <w:t>Me_1</w:t>
              </w:r>
            </w:ins>
          </w:p>
        </w:tc>
      </w:tr>
      <w:tr w:rsidR="009A398A" w:rsidRPr="00930F4A" w14:paraId="21F3FA81" w14:textId="77777777" w:rsidTr="005F1783">
        <w:trPr>
          <w:ins w:id="9125" w:author="Utente" w:date="2017-06-23T18:00: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FDD9BC" w14:textId="77777777" w:rsidR="009A398A" w:rsidRPr="00930F4A" w:rsidRDefault="009A398A" w:rsidP="005F1783">
            <w:pPr>
              <w:rPr>
                <w:ins w:id="9126" w:author="Utente" w:date="2017-06-23T18:00:00Z"/>
                <w:rFonts w:ascii="Arial" w:hAnsi="Arial" w:cs="Arial"/>
              </w:rPr>
            </w:pPr>
            <w:ins w:id="9127" w:author="Utente" w:date="2017-06-23T18:00:00Z">
              <w:r w:rsidRPr="00930F4A">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96E4BA" w14:textId="77777777" w:rsidR="009A398A" w:rsidRPr="00930F4A" w:rsidRDefault="009A398A" w:rsidP="005F1783">
            <w:pPr>
              <w:rPr>
                <w:ins w:id="9128" w:author="Utente" w:date="2017-06-23T18:00:00Z"/>
                <w:rFonts w:ascii="Arial" w:hAnsi="Arial" w:cs="Arial"/>
              </w:rPr>
            </w:pPr>
            <w:ins w:id="9129" w:author="Utente" w:date="2017-06-23T18:00:00Z">
              <w:r w:rsidRPr="00930F4A">
                <w:rPr>
                  <w:rFonts w:ascii="Arial" w:eastAsia="Calibri" w:hAnsi="Arial" w:cs="Arial"/>
                </w:rPr>
                <w:t>Y_LT15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D18ED5" w14:textId="77777777" w:rsidR="009A398A" w:rsidRPr="00930F4A" w:rsidRDefault="009A398A" w:rsidP="005F1783">
            <w:pPr>
              <w:rPr>
                <w:ins w:id="9130" w:author="Utente" w:date="2017-06-23T18:00:00Z"/>
                <w:rFonts w:ascii="Arial" w:hAnsi="Arial" w:cs="Arial"/>
              </w:rPr>
            </w:pPr>
            <w:ins w:id="9131" w:author="Utente" w:date="2017-06-23T18:00:00Z">
              <w:r w:rsidRPr="00930F4A">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61645D" w14:textId="77777777" w:rsidR="009A398A" w:rsidRPr="00930F4A" w:rsidRDefault="009A398A" w:rsidP="005F1783">
            <w:pPr>
              <w:rPr>
                <w:ins w:id="9132" w:author="Utente" w:date="2017-06-23T18:00:00Z"/>
                <w:rFonts w:ascii="Arial" w:hAnsi="Arial" w:cs="Arial"/>
              </w:rPr>
            </w:pPr>
            <w:ins w:id="9133" w:author="Utente" w:date="2017-06-23T18:00:00Z">
              <w:r w:rsidRPr="00930F4A">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53F53E" w14:textId="3C145685" w:rsidR="009A398A" w:rsidRPr="00930F4A" w:rsidRDefault="009A398A" w:rsidP="005F1783">
            <w:pPr>
              <w:rPr>
                <w:ins w:id="9134" w:author="Utente" w:date="2017-06-23T18:00:00Z"/>
                <w:rFonts w:ascii="Arial" w:hAnsi="Arial" w:cs="Arial"/>
              </w:rPr>
            </w:pPr>
            <w:ins w:id="9135" w:author="Utente" w:date="2017-06-23T18:00:00Z">
              <w:r w:rsidRPr="00930F4A">
                <w:rPr>
                  <w:rFonts w:ascii="Arial" w:eastAsia="Calibri" w:hAnsi="Arial" w:cs="Arial"/>
                </w:rPr>
                <w:t>false</w:t>
              </w:r>
            </w:ins>
          </w:p>
        </w:tc>
      </w:tr>
      <w:tr w:rsidR="009A398A" w:rsidRPr="00930F4A" w14:paraId="5DF9E5FA" w14:textId="77777777" w:rsidTr="005F1783">
        <w:trPr>
          <w:ins w:id="9136" w:author="Utente" w:date="2017-06-23T18:00: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DDFC6F" w14:textId="77777777" w:rsidR="009A398A" w:rsidRPr="00930F4A" w:rsidRDefault="009A398A" w:rsidP="005F1783">
            <w:pPr>
              <w:rPr>
                <w:ins w:id="9137" w:author="Utente" w:date="2017-06-23T18:00:00Z"/>
                <w:rFonts w:ascii="Arial" w:hAnsi="Arial" w:cs="Arial"/>
              </w:rPr>
            </w:pPr>
            <w:ins w:id="9138" w:author="Utente" w:date="2017-06-23T18:00:00Z">
              <w:r w:rsidRPr="00930F4A">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29F270" w14:textId="77777777" w:rsidR="009A398A" w:rsidRPr="00930F4A" w:rsidRDefault="009A398A" w:rsidP="005F1783">
            <w:pPr>
              <w:rPr>
                <w:ins w:id="9139" w:author="Utente" w:date="2017-06-23T18:00:00Z"/>
                <w:rFonts w:ascii="Arial" w:hAnsi="Arial" w:cs="Arial"/>
              </w:rPr>
            </w:pPr>
            <w:ins w:id="9140" w:author="Utente" w:date="2017-06-23T18:00:00Z">
              <w:r w:rsidRPr="00930F4A">
                <w:rPr>
                  <w:rFonts w:ascii="Arial" w:eastAsia="Calibri" w:hAnsi="Arial" w:cs="Arial"/>
                </w:rPr>
                <w:t>Y15-64</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466A70" w14:textId="77777777" w:rsidR="009A398A" w:rsidRPr="00930F4A" w:rsidRDefault="009A398A" w:rsidP="005F1783">
            <w:pPr>
              <w:rPr>
                <w:ins w:id="9141" w:author="Utente" w:date="2017-06-23T18:00:00Z"/>
                <w:rFonts w:ascii="Arial" w:hAnsi="Arial" w:cs="Arial"/>
              </w:rPr>
            </w:pPr>
            <w:ins w:id="9142" w:author="Utente" w:date="2017-06-23T18:00:00Z">
              <w:r w:rsidRPr="00930F4A">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6E038F" w14:textId="77777777" w:rsidR="009A398A" w:rsidRPr="00930F4A" w:rsidRDefault="009A398A" w:rsidP="005F1783">
            <w:pPr>
              <w:rPr>
                <w:ins w:id="9143" w:author="Utente" w:date="2017-06-23T18:00:00Z"/>
                <w:rFonts w:ascii="Arial" w:hAnsi="Arial" w:cs="Arial"/>
              </w:rPr>
            </w:pPr>
            <w:ins w:id="9144" w:author="Utente" w:date="2017-06-23T18:00:00Z">
              <w:r w:rsidRPr="00930F4A">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8B599E" w14:textId="4A44D99B" w:rsidR="009A398A" w:rsidRPr="00930F4A" w:rsidRDefault="009A398A" w:rsidP="005F1783">
            <w:pPr>
              <w:rPr>
                <w:ins w:id="9145" w:author="Utente" w:date="2017-06-23T18:00:00Z"/>
                <w:rFonts w:ascii="Arial" w:hAnsi="Arial" w:cs="Arial"/>
              </w:rPr>
            </w:pPr>
            <w:ins w:id="9146" w:author="Utente" w:date="2017-06-23T18:01:00Z">
              <w:r w:rsidRPr="00930F4A">
                <w:rPr>
                  <w:rFonts w:ascii="Arial" w:eastAsia="Calibri" w:hAnsi="Arial" w:cs="Arial"/>
                </w:rPr>
                <w:t>true</w:t>
              </w:r>
            </w:ins>
          </w:p>
        </w:tc>
      </w:tr>
      <w:tr w:rsidR="009A398A" w:rsidRPr="00930F4A" w14:paraId="64688E27" w14:textId="77777777" w:rsidTr="005F1783">
        <w:trPr>
          <w:ins w:id="9147" w:author="Utente" w:date="2017-06-23T18:00: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F89105" w14:textId="77777777" w:rsidR="009A398A" w:rsidRPr="00930F4A" w:rsidRDefault="009A398A" w:rsidP="005F1783">
            <w:pPr>
              <w:rPr>
                <w:ins w:id="9148" w:author="Utente" w:date="2017-06-23T18:00:00Z"/>
                <w:rFonts w:ascii="Arial" w:hAnsi="Arial" w:cs="Arial"/>
              </w:rPr>
            </w:pPr>
            <w:ins w:id="9149" w:author="Utente" w:date="2017-06-23T18:00:00Z">
              <w:r w:rsidRPr="00930F4A">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E0478F" w14:textId="77777777" w:rsidR="009A398A" w:rsidRPr="00930F4A" w:rsidRDefault="009A398A" w:rsidP="005F1783">
            <w:pPr>
              <w:rPr>
                <w:ins w:id="9150" w:author="Utente" w:date="2017-06-23T18:00:00Z"/>
                <w:rFonts w:ascii="Arial" w:hAnsi="Arial" w:cs="Arial"/>
              </w:rPr>
            </w:pPr>
            <w:ins w:id="9151" w:author="Utente" w:date="2017-06-23T18:00:00Z">
              <w:r w:rsidRPr="00930F4A">
                <w:rPr>
                  <w:rFonts w:ascii="Arial" w:eastAsia="Calibri" w:hAnsi="Arial" w:cs="Arial"/>
                </w:rPr>
                <w:t>Y_GE65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25EB26" w14:textId="77777777" w:rsidR="009A398A" w:rsidRPr="00930F4A" w:rsidRDefault="009A398A" w:rsidP="005F1783">
            <w:pPr>
              <w:rPr>
                <w:ins w:id="9152" w:author="Utente" w:date="2017-06-23T18:00:00Z"/>
                <w:rFonts w:ascii="Arial" w:hAnsi="Arial" w:cs="Arial"/>
              </w:rPr>
            </w:pPr>
            <w:ins w:id="9153" w:author="Utente" w:date="2017-06-23T18:00:00Z">
              <w:r w:rsidRPr="00930F4A">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BB0578" w14:textId="77777777" w:rsidR="009A398A" w:rsidRPr="00930F4A" w:rsidRDefault="009A398A" w:rsidP="005F1783">
            <w:pPr>
              <w:rPr>
                <w:ins w:id="9154" w:author="Utente" w:date="2017-06-23T18:00:00Z"/>
                <w:rFonts w:ascii="Arial" w:hAnsi="Arial" w:cs="Arial"/>
              </w:rPr>
            </w:pPr>
            <w:ins w:id="9155" w:author="Utente" w:date="2017-06-23T18:00:00Z">
              <w:r w:rsidRPr="00930F4A">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CD9F64" w14:textId="77777777" w:rsidR="009A398A" w:rsidRPr="00930F4A" w:rsidRDefault="009A398A" w:rsidP="005F1783">
            <w:pPr>
              <w:rPr>
                <w:ins w:id="9156" w:author="Utente" w:date="2017-06-23T18:00:00Z"/>
                <w:rFonts w:ascii="Arial" w:hAnsi="Arial" w:cs="Arial"/>
              </w:rPr>
            </w:pPr>
            <w:ins w:id="9157" w:author="Utente" w:date="2017-06-23T18:00:00Z">
              <w:r w:rsidRPr="00930F4A">
                <w:rPr>
                  <w:rFonts w:ascii="Arial" w:eastAsia="Calibri" w:hAnsi="Arial" w:cs="Arial"/>
                </w:rPr>
                <w:t>true</w:t>
              </w:r>
            </w:ins>
          </w:p>
        </w:tc>
      </w:tr>
      <w:tr w:rsidR="009A398A" w:rsidRPr="00930F4A" w14:paraId="20E996BE" w14:textId="77777777" w:rsidTr="005F1783">
        <w:trPr>
          <w:ins w:id="9158" w:author="Utente" w:date="2017-06-23T18:00: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224B4E" w14:textId="77777777" w:rsidR="009A398A" w:rsidRPr="00930F4A" w:rsidRDefault="009A398A" w:rsidP="005F1783">
            <w:pPr>
              <w:rPr>
                <w:ins w:id="9159" w:author="Utente" w:date="2017-06-23T18:00:00Z"/>
                <w:rFonts w:ascii="Arial" w:hAnsi="Arial" w:cs="Arial"/>
              </w:rPr>
            </w:pPr>
            <w:ins w:id="9160" w:author="Utente" w:date="2017-06-23T18:00:00Z">
              <w:r w:rsidRPr="00930F4A">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AFC0B6" w14:textId="77777777" w:rsidR="009A398A" w:rsidRPr="00930F4A" w:rsidRDefault="009A398A" w:rsidP="005F1783">
            <w:pPr>
              <w:rPr>
                <w:ins w:id="9161" w:author="Utente" w:date="2017-06-23T18:00:00Z"/>
                <w:rFonts w:ascii="Arial" w:hAnsi="Arial" w:cs="Arial"/>
              </w:rPr>
            </w:pPr>
            <w:ins w:id="9162" w:author="Utente" w:date="2017-06-23T18:00:00Z">
              <w:r w:rsidRPr="00930F4A">
                <w:rPr>
                  <w:rFonts w:ascii="Arial" w:eastAsia="Calibri" w:hAnsi="Arial" w:cs="Arial"/>
                </w:rPr>
                <w:t>Y_LT15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80C3A2" w14:textId="77777777" w:rsidR="009A398A" w:rsidRPr="00930F4A" w:rsidRDefault="009A398A" w:rsidP="005F1783">
            <w:pPr>
              <w:rPr>
                <w:ins w:id="9163" w:author="Utente" w:date="2017-06-23T18:00:00Z"/>
                <w:rFonts w:ascii="Arial" w:hAnsi="Arial" w:cs="Arial"/>
              </w:rPr>
            </w:pPr>
            <w:ins w:id="9164" w:author="Utente" w:date="2017-06-23T18:00:00Z">
              <w:r w:rsidRPr="00930F4A">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DDFC90" w14:textId="77777777" w:rsidR="009A398A" w:rsidRPr="00930F4A" w:rsidRDefault="009A398A" w:rsidP="005F1783">
            <w:pPr>
              <w:rPr>
                <w:ins w:id="9165" w:author="Utente" w:date="2017-06-23T18:00:00Z"/>
                <w:rFonts w:ascii="Arial" w:hAnsi="Arial" w:cs="Arial"/>
              </w:rPr>
            </w:pPr>
            <w:ins w:id="9166" w:author="Utente" w:date="2017-06-23T18:00:00Z">
              <w:r w:rsidRPr="00930F4A">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2EEA92" w14:textId="2C2D0CD9" w:rsidR="009A398A" w:rsidRPr="00930F4A" w:rsidRDefault="009A398A" w:rsidP="005F1783">
            <w:pPr>
              <w:rPr>
                <w:ins w:id="9167" w:author="Utente" w:date="2017-06-23T18:00:00Z"/>
                <w:rFonts w:ascii="Arial" w:hAnsi="Arial" w:cs="Arial"/>
              </w:rPr>
            </w:pPr>
            <w:ins w:id="9168" w:author="Utente" w:date="2017-06-23T18:01:00Z">
              <w:r w:rsidRPr="00930F4A">
                <w:rPr>
                  <w:rFonts w:ascii="Arial" w:eastAsia="Calibri" w:hAnsi="Arial" w:cs="Arial"/>
                </w:rPr>
                <w:t>true</w:t>
              </w:r>
            </w:ins>
          </w:p>
        </w:tc>
      </w:tr>
      <w:tr w:rsidR="009A398A" w:rsidRPr="00930F4A" w14:paraId="00C03B9B" w14:textId="77777777" w:rsidTr="005F1783">
        <w:trPr>
          <w:ins w:id="9169" w:author="Utente" w:date="2017-06-23T18:00: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48B73D" w14:textId="77777777" w:rsidR="009A398A" w:rsidRPr="00930F4A" w:rsidRDefault="009A398A" w:rsidP="005F1783">
            <w:pPr>
              <w:rPr>
                <w:ins w:id="9170" w:author="Utente" w:date="2017-06-23T18:00:00Z"/>
                <w:rFonts w:ascii="Arial" w:hAnsi="Arial" w:cs="Arial"/>
              </w:rPr>
            </w:pPr>
            <w:ins w:id="9171" w:author="Utente" w:date="2017-06-23T18:00:00Z">
              <w:r w:rsidRPr="00930F4A">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AA6C30" w14:textId="77777777" w:rsidR="009A398A" w:rsidRPr="00930F4A" w:rsidRDefault="009A398A" w:rsidP="005F1783">
            <w:pPr>
              <w:rPr>
                <w:ins w:id="9172" w:author="Utente" w:date="2017-06-23T18:00:00Z"/>
                <w:rFonts w:ascii="Arial" w:hAnsi="Arial" w:cs="Arial"/>
              </w:rPr>
            </w:pPr>
            <w:ins w:id="9173" w:author="Utente" w:date="2017-06-23T18:00:00Z">
              <w:r w:rsidRPr="00930F4A">
                <w:rPr>
                  <w:rFonts w:ascii="Arial" w:eastAsia="Calibri" w:hAnsi="Arial" w:cs="Arial"/>
                </w:rPr>
                <w:t>Y15-64</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053CC9" w14:textId="77777777" w:rsidR="009A398A" w:rsidRPr="00930F4A" w:rsidRDefault="009A398A" w:rsidP="005F1783">
            <w:pPr>
              <w:rPr>
                <w:ins w:id="9174" w:author="Utente" w:date="2017-06-23T18:00:00Z"/>
                <w:rFonts w:ascii="Arial" w:hAnsi="Arial" w:cs="Arial"/>
              </w:rPr>
            </w:pPr>
            <w:ins w:id="9175" w:author="Utente" w:date="2017-06-23T18:00:00Z">
              <w:r w:rsidRPr="00930F4A">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F9D293" w14:textId="77777777" w:rsidR="009A398A" w:rsidRPr="00930F4A" w:rsidRDefault="009A398A" w:rsidP="005F1783">
            <w:pPr>
              <w:rPr>
                <w:ins w:id="9176" w:author="Utente" w:date="2017-06-23T18:00:00Z"/>
                <w:rFonts w:ascii="Arial" w:hAnsi="Arial" w:cs="Arial"/>
              </w:rPr>
            </w:pPr>
            <w:ins w:id="9177" w:author="Utente" w:date="2017-06-23T18:00:00Z">
              <w:r w:rsidRPr="00930F4A">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1005EE" w14:textId="77777777" w:rsidR="009A398A" w:rsidRPr="00930F4A" w:rsidRDefault="009A398A" w:rsidP="005F1783">
            <w:pPr>
              <w:rPr>
                <w:ins w:id="9178" w:author="Utente" w:date="2017-06-23T18:00:00Z"/>
                <w:rFonts w:ascii="Arial" w:hAnsi="Arial" w:cs="Arial"/>
              </w:rPr>
            </w:pPr>
            <w:ins w:id="9179" w:author="Utente" w:date="2017-06-23T18:00:00Z">
              <w:r w:rsidRPr="00930F4A">
                <w:rPr>
                  <w:rFonts w:ascii="Arial" w:eastAsia="Calibri" w:hAnsi="Arial" w:cs="Arial"/>
                </w:rPr>
                <w:t>false</w:t>
              </w:r>
            </w:ins>
          </w:p>
        </w:tc>
      </w:tr>
      <w:tr w:rsidR="009A398A" w:rsidRPr="00930F4A" w14:paraId="6BB0AD0D" w14:textId="77777777" w:rsidTr="005F1783">
        <w:trPr>
          <w:ins w:id="9180" w:author="Utente" w:date="2017-06-23T18:00: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BB5481" w14:textId="77777777" w:rsidR="009A398A" w:rsidRPr="00930F4A" w:rsidRDefault="009A398A" w:rsidP="005F1783">
            <w:pPr>
              <w:rPr>
                <w:ins w:id="9181" w:author="Utente" w:date="2017-06-23T18:00:00Z"/>
                <w:rFonts w:ascii="Arial" w:hAnsi="Arial" w:cs="Arial"/>
              </w:rPr>
            </w:pPr>
            <w:ins w:id="9182" w:author="Utente" w:date="2017-06-23T18:00:00Z">
              <w:r w:rsidRPr="00930F4A">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A5BAFB" w14:textId="77777777" w:rsidR="009A398A" w:rsidRPr="00930F4A" w:rsidRDefault="009A398A" w:rsidP="005F1783">
            <w:pPr>
              <w:rPr>
                <w:ins w:id="9183" w:author="Utente" w:date="2017-06-23T18:00:00Z"/>
                <w:rFonts w:ascii="Arial" w:hAnsi="Arial" w:cs="Arial"/>
              </w:rPr>
            </w:pPr>
            <w:ins w:id="9184" w:author="Utente" w:date="2017-06-23T18:00:00Z">
              <w:r w:rsidRPr="00930F4A">
                <w:rPr>
                  <w:rFonts w:ascii="Arial" w:eastAsia="Calibri" w:hAnsi="Arial" w:cs="Arial"/>
                </w:rPr>
                <w:t>Y_GE65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032246" w14:textId="77777777" w:rsidR="009A398A" w:rsidRPr="00930F4A" w:rsidRDefault="009A398A" w:rsidP="005F1783">
            <w:pPr>
              <w:rPr>
                <w:ins w:id="9185" w:author="Utente" w:date="2017-06-23T18:00:00Z"/>
                <w:rFonts w:ascii="Arial" w:hAnsi="Arial" w:cs="Arial"/>
              </w:rPr>
            </w:pPr>
            <w:ins w:id="9186" w:author="Utente" w:date="2017-06-23T18:00:00Z">
              <w:r w:rsidRPr="00930F4A">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46B146" w14:textId="77777777" w:rsidR="009A398A" w:rsidRPr="00930F4A" w:rsidRDefault="009A398A" w:rsidP="005F1783">
            <w:pPr>
              <w:rPr>
                <w:ins w:id="9187" w:author="Utente" w:date="2017-06-23T18:00:00Z"/>
                <w:rFonts w:ascii="Arial" w:hAnsi="Arial" w:cs="Arial"/>
              </w:rPr>
            </w:pPr>
            <w:ins w:id="9188" w:author="Utente" w:date="2017-06-23T18:00:00Z">
              <w:r w:rsidRPr="00930F4A">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0B75BC" w14:textId="160F99FF" w:rsidR="009A398A" w:rsidRPr="00930F4A" w:rsidRDefault="009A398A" w:rsidP="005F1783">
            <w:pPr>
              <w:rPr>
                <w:ins w:id="9189" w:author="Utente" w:date="2017-06-23T18:00:00Z"/>
                <w:rFonts w:ascii="Arial" w:hAnsi="Arial" w:cs="Arial"/>
              </w:rPr>
            </w:pPr>
            <w:ins w:id="9190" w:author="Utente" w:date="2017-06-23T18:01:00Z">
              <w:r w:rsidRPr="00930F4A">
                <w:rPr>
                  <w:rFonts w:ascii="Arial" w:eastAsia="Calibri" w:hAnsi="Arial" w:cs="Arial"/>
                </w:rPr>
                <w:t>false</w:t>
              </w:r>
            </w:ins>
          </w:p>
        </w:tc>
      </w:tr>
    </w:tbl>
    <w:p w14:paraId="26DCE903" w14:textId="77777777" w:rsidR="009A398A" w:rsidRDefault="009A398A">
      <w:pPr>
        <w:rPr>
          <w:ins w:id="9191" w:author="Utente" w:date="2017-06-23T17:58:00Z"/>
        </w:rPr>
      </w:pPr>
    </w:p>
    <w:p w14:paraId="7BA65D45" w14:textId="77777777" w:rsidR="009A398A" w:rsidRPr="00E352EF" w:rsidRDefault="009A398A"/>
    <w:p w14:paraId="74BD5F33" w14:textId="48978B42" w:rsidR="005A2227" w:rsidRPr="00930F4A" w:rsidRDefault="00FD4EAA">
      <w:pPr>
        <w:rPr>
          <w:rFonts w:ascii="Arial" w:hAnsi="Arial" w:cs="Arial"/>
        </w:rPr>
      </w:pPr>
      <w:ins w:id="9192" w:author="Utente" w:date="2017-06-23T17:24:00Z">
        <w:r w:rsidRPr="00871D7C">
          <w:rPr>
            <w:rFonts w:ascii="Cambria" w:eastAsia="Calibri" w:hAnsi="Cambria" w:cs="Calibri"/>
            <w:i/>
          </w:rPr>
          <w:t>Example</w:t>
        </w:r>
      </w:ins>
      <w:ins w:id="9193" w:author="Utente" w:date="2017-06-27T18:20:00Z">
        <w:r w:rsidR="006619C5">
          <w:rPr>
            <w:rFonts w:ascii="Cambria" w:eastAsia="Calibri" w:hAnsi="Cambria" w:cs="Calibri"/>
            <w:i/>
          </w:rPr>
          <w:t xml:space="preserve"> </w:t>
        </w:r>
      </w:ins>
      <w:ins w:id="9194" w:author="Utente" w:date="2017-06-23T17:24:00Z">
        <w:r w:rsidRPr="00871D7C">
          <w:rPr>
            <w:rFonts w:ascii="Cambria" w:eastAsia="Calibri" w:hAnsi="Cambria" w:cs="Calibri"/>
            <w:i/>
          </w:rPr>
          <w:t>1</w:t>
        </w:r>
        <w:r>
          <w:rPr>
            <w:rFonts w:ascii="Cambria" w:eastAsia="Calibri" w:hAnsi="Cambria" w:cs="Calibri"/>
          </w:rPr>
          <w:t>:</w:t>
        </w:r>
        <w:r>
          <w:rPr>
            <w:rFonts w:ascii="Cambria" w:eastAsia="Calibri" w:hAnsi="Cambria" w:cs="Calibri"/>
          </w:rPr>
          <w:tab/>
        </w:r>
        <w:r w:rsidRPr="00930F4A">
          <w:rPr>
            <w:rFonts w:ascii="Arial" w:eastAsia="Calibri" w:hAnsi="Arial" w:cs="Arial"/>
          </w:rPr>
          <w:t>DS_r:=</w:t>
        </w:r>
      </w:ins>
      <w:ins w:id="9195" w:author="Utente" w:date="2017-06-27T17:59:00Z">
        <w:r w:rsidR="00386B8F">
          <w:rPr>
            <w:rFonts w:ascii="Arial" w:eastAsia="Calibri" w:hAnsi="Arial" w:cs="Arial"/>
          </w:rPr>
          <w:t xml:space="preserve"> </w:t>
        </w:r>
      </w:ins>
      <w:ins w:id="9196" w:author="Utente" w:date="2017-06-23T17:29:00Z">
        <w:r w:rsidRPr="00930F4A">
          <w:rPr>
            <w:rFonts w:ascii="Arial" w:eastAsia="Calibri" w:hAnsi="Arial" w:cs="Arial"/>
          </w:rPr>
          <w:t>DS_1</w:t>
        </w:r>
      </w:ins>
      <w:ins w:id="9197" w:author="Utente" w:date="2017-06-23T17:58:00Z">
        <w:r w:rsidR="009A398A" w:rsidRPr="00930F4A">
          <w:rPr>
            <w:rFonts w:ascii="Arial" w:eastAsia="Calibri" w:hAnsi="Arial" w:cs="Arial"/>
          </w:rPr>
          <w:t xml:space="preserve"> </w:t>
        </w:r>
        <w:r w:rsidR="009A398A" w:rsidRPr="00930F4A">
          <w:rPr>
            <w:rFonts w:ascii="Arial" w:eastAsia="Calibri" w:hAnsi="Arial" w:cs="Arial"/>
            <w:b/>
          </w:rPr>
          <w:t>and</w:t>
        </w:r>
        <w:r w:rsidR="009A398A" w:rsidRPr="00930F4A">
          <w:rPr>
            <w:rFonts w:ascii="Arial" w:eastAsia="Calibri" w:hAnsi="Arial" w:cs="Arial"/>
          </w:rPr>
          <w:t xml:space="preserve"> DS_2</w:t>
        </w:r>
      </w:ins>
    </w:p>
    <w:tbl>
      <w:tblPr>
        <w:tblW w:w="603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54"/>
        <w:gridCol w:w="982"/>
        <w:gridCol w:w="992"/>
        <w:gridCol w:w="1021"/>
        <w:gridCol w:w="2085"/>
      </w:tblGrid>
      <w:tr w:rsidR="005A2227" w:rsidRPr="00930F4A" w14:paraId="5C121466" w14:textId="77777777" w:rsidTr="005F1783">
        <w:tc>
          <w:tcPr>
            <w:tcW w:w="603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FFA300D" w14:textId="4BCD882A" w:rsidR="005A2227" w:rsidRPr="00930F4A" w:rsidRDefault="0097053A">
            <w:pPr>
              <w:rPr>
                <w:rFonts w:ascii="Arial" w:hAnsi="Arial" w:cs="Arial"/>
              </w:rPr>
            </w:pPr>
            <w:del w:id="9198" w:author="Utente" w:date="2017-06-23T17:24:00Z">
              <w:r w:rsidRPr="00930F4A" w:rsidDel="00FD4EAA">
                <w:rPr>
                  <w:rFonts w:ascii="Arial" w:eastAsia="Calibri" w:hAnsi="Arial" w:cs="Arial"/>
                </w:rPr>
                <w:delText>ds_r</w:delText>
              </w:r>
            </w:del>
            <w:ins w:id="9199" w:author="Utente" w:date="2017-06-23T17:24:00Z">
              <w:r w:rsidR="00FD4EAA" w:rsidRPr="00930F4A">
                <w:rPr>
                  <w:rFonts w:ascii="Arial" w:eastAsia="Calibri" w:hAnsi="Arial" w:cs="Arial"/>
                </w:rPr>
                <w:t>DS_r</w:t>
              </w:r>
            </w:ins>
          </w:p>
        </w:tc>
      </w:tr>
      <w:tr w:rsidR="005A2227" w:rsidRPr="00930F4A" w14:paraId="7E2D9F84" w14:textId="77777777" w:rsidTr="00386B8F">
        <w:tc>
          <w:tcPr>
            <w:tcW w:w="1058"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CA5774E" w14:textId="198C0933" w:rsidR="005A2227" w:rsidRPr="00930F4A" w:rsidRDefault="001E0330">
            <w:pPr>
              <w:rPr>
                <w:rFonts w:ascii="Arial" w:hAnsi="Arial" w:cs="Arial"/>
              </w:rPr>
            </w:pPr>
            <w:ins w:id="9200" w:author="Utente" w:date="2017-06-23T17:33:00Z">
              <w:r w:rsidRPr="00930F4A">
                <w:rPr>
                  <w:rFonts w:ascii="Arial" w:eastAsia="Calibri" w:hAnsi="Arial" w:cs="Arial"/>
                  <w:b/>
                </w:rPr>
                <w:t>Id_1</w:t>
              </w:r>
            </w:ins>
            <w:del w:id="9201" w:author="Utente" w:date="2017-06-23T17:33:00Z">
              <w:r w:rsidR="0097053A" w:rsidRPr="00930F4A" w:rsidDel="001E0330">
                <w:rPr>
                  <w:rFonts w:ascii="Arial" w:eastAsia="Calibri" w:hAnsi="Arial" w:cs="Arial"/>
                  <w:b/>
                </w:rPr>
                <w:delText>SEX</w:delText>
              </w:r>
            </w:del>
          </w:p>
        </w:tc>
        <w:tc>
          <w:tcPr>
            <w:tcW w:w="1069"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2DEB48B" w14:textId="7736F3CF" w:rsidR="005A2227" w:rsidRPr="00930F4A" w:rsidRDefault="0097053A">
            <w:pPr>
              <w:rPr>
                <w:rFonts w:ascii="Arial" w:hAnsi="Arial" w:cs="Arial"/>
              </w:rPr>
            </w:pPr>
            <w:del w:id="9202" w:author="Utente" w:date="2017-06-23T17:33:00Z">
              <w:r w:rsidRPr="00930F4A" w:rsidDel="001E0330">
                <w:rPr>
                  <w:rFonts w:ascii="Arial" w:eastAsia="Calibri" w:hAnsi="Arial" w:cs="Arial"/>
                  <w:b/>
                </w:rPr>
                <w:delText>AGE</w:delText>
              </w:r>
            </w:del>
            <w:ins w:id="9203" w:author="Utente" w:date="2017-06-23T17:33:00Z">
              <w:r w:rsidR="001E0330" w:rsidRPr="00930F4A">
                <w:rPr>
                  <w:rFonts w:ascii="Arial" w:eastAsia="Calibri" w:hAnsi="Arial" w:cs="Arial"/>
                  <w:b/>
                </w:rPr>
                <w:t>Id_2</w:t>
              </w:r>
            </w:ins>
          </w:p>
        </w:tc>
        <w:tc>
          <w:tcPr>
            <w:tcW w:w="1072"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24C0FDBB" w14:textId="6F48AB1F" w:rsidR="005A2227" w:rsidRPr="00930F4A" w:rsidRDefault="0097053A">
            <w:pPr>
              <w:rPr>
                <w:rFonts w:ascii="Arial" w:hAnsi="Arial" w:cs="Arial"/>
              </w:rPr>
            </w:pPr>
            <w:del w:id="9204" w:author="Utente" w:date="2017-06-23T17:33:00Z">
              <w:r w:rsidRPr="00930F4A" w:rsidDel="001E0330">
                <w:rPr>
                  <w:rFonts w:ascii="Arial" w:eastAsia="Calibri" w:hAnsi="Arial" w:cs="Arial"/>
                  <w:b/>
                </w:rPr>
                <w:delText>GEO</w:delText>
              </w:r>
            </w:del>
            <w:ins w:id="9205" w:author="Utente" w:date="2017-06-23T17:33:00Z">
              <w:r w:rsidR="001E0330" w:rsidRPr="00930F4A">
                <w:rPr>
                  <w:rFonts w:ascii="Arial" w:eastAsia="Calibri" w:hAnsi="Arial" w:cs="Arial"/>
                  <w:b/>
                </w:rPr>
                <w:t>Id_3</w:t>
              </w:r>
            </w:ins>
          </w:p>
        </w:tc>
        <w:tc>
          <w:tcPr>
            <w:tcW w:w="108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AD2C27B" w14:textId="53150F51" w:rsidR="005A2227" w:rsidRPr="00930F4A" w:rsidRDefault="0097053A">
            <w:pPr>
              <w:rPr>
                <w:rFonts w:ascii="Arial" w:hAnsi="Arial" w:cs="Arial"/>
              </w:rPr>
            </w:pPr>
            <w:del w:id="9206" w:author="Utente" w:date="2017-06-23T17:33:00Z">
              <w:r w:rsidRPr="00930F4A" w:rsidDel="001E0330">
                <w:rPr>
                  <w:rFonts w:ascii="Arial" w:eastAsia="Calibri" w:hAnsi="Arial" w:cs="Arial"/>
                  <w:b/>
                </w:rPr>
                <w:delText>TIME</w:delText>
              </w:r>
            </w:del>
            <w:ins w:id="9207" w:author="Utente" w:date="2017-06-23T17:33:00Z">
              <w:r w:rsidR="001E0330" w:rsidRPr="00930F4A">
                <w:rPr>
                  <w:rFonts w:ascii="Arial" w:eastAsia="Calibri" w:hAnsi="Arial" w:cs="Arial"/>
                  <w:b/>
                </w:rPr>
                <w:t>Id_4</w:t>
              </w:r>
            </w:ins>
          </w:p>
        </w:tc>
        <w:tc>
          <w:tcPr>
            <w:tcW w:w="175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227BB078" w14:textId="2297C434" w:rsidR="005A2227" w:rsidRPr="00930F4A" w:rsidRDefault="0097053A">
            <w:pPr>
              <w:rPr>
                <w:rFonts w:ascii="Arial" w:hAnsi="Arial" w:cs="Arial"/>
              </w:rPr>
            </w:pPr>
            <w:del w:id="9208" w:author="Utente" w:date="2017-06-23T17:33:00Z">
              <w:r w:rsidRPr="00930F4A" w:rsidDel="001E0330">
                <w:rPr>
                  <w:rFonts w:ascii="Arial" w:eastAsia="Calibri" w:hAnsi="Arial" w:cs="Arial"/>
                  <w:b/>
                  <w:shd w:val="clear" w:color="auto" w:fill="C6D9F1"/>
                </w:rPr>
                <w:delText>CONDITION</w:delText>
              </w:r>
            </w:del>
            <w:ins w:id="9209" w:author="Utente" w:date="2017-06-27T18:33:00Z">
              <w:r w:rsidR="00DE4FE7">
                <w:rPr>
                  <w:rFonts w:ascii="Arial" w:eastAsia="Calibri" w:hAnsi="Arial" w:cs="Arial"/>
                  <w:b/>
                  <w:shd w:val="clear" w:color="auto" w:fill="C6D9F1"/>
                </w:rPr>
                <w:t>bool_var</w:t>
              </w:r>
            </w:ins>
          </w:p>
        </w:tc>
      </w:tr>
      <w:tr w:rsidR="005A2227" w:rsidRPr="00930F4A" w14:paraId="6E5F91CC" w14:textId="77777777" w:rsidTr="00386B8F">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4D8670" w14:textId="77777777" w:rsidR="005A2227" w:rsidRPr="00930F4A" w:rsidRDefault="0097053A">
            <w:pPr>
              <w:rPr>
                <w:rFonts w:ascii="Arial" w:hAnsi="Arial" w:cs="Arial"/>
              </w:rPr>
            </w:pPr>
            <w:r w:rsidRPr="00930F4A">
              <w:rPr>
                <w:rFonts w:ascii="Arial" w:eastAsia="Calibri" w:hAnsi="Arial" w:cs="Arial"/>
              </w:rPr>
              <w:t>M</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2B375A" w14:textId="77777777" w:rsidR="005A2227" w:rsidRPr="00930F4A" w:rsidRDefault="0097053A">
            <w:pPr>
              <w:rPr>
                <w:rFonts w:ascii="Arial" w:hAnsi="Arial" w:cs="Arial"/>
              </w:rPr>
            </w:pPr>
            <w:r w:rsidRPr="00930F4A">
              <w:rPr>
                <w:rFonts w:ascii="Arial" w:eastAsia="Calibri" w:hAnsi="Arial" w:cs="Arial"/>
              </w:rPr>
              <w:t>Y_LT15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F7482A" w14:textId="77777777" w:rsidR="005A2227" w:rsidRPr="00930F4A" w:rsidRDefault="0097053A">
            <w:pPr>
              <w:rPr>
                <w:rFonts w:ascii="Arial" w:hAnsi="Arial" w:cs="Arial"/>
              </w:rPr>
            </w:pPr>
            <w:r w:rsidRPr="00930F4A">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98769B" w14:textId="77777777" w:rsidR="005A2227" w:rsidRPr="00930F4A" w:rsidRDefault="0097053A">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0B022F" w14:textId="77777777" w:rsidR="005A2227" w:rsidRPr="00930F4A" w:rsidRDefault="0097053A">
            <w:pPr>
              <w:rPr>
                <w:rFonts w:ascii="Arial" w:hAnsi="Arial" w:cs="Arial"/>
              </w:rPr>
            </w:pPr>
            <w:r w:rsidRPr="00930F4A">
              <w:rPr>
                <w:rFonts w:ascii="Arial" w:eastAsia="Calibri" w:hAnsi="Arial" w:cs="Arial"/>
              </w:rPr>
              <w:t>false</w:t>
            </w:r>
          </w:p>
        </w:tc>
      </w:tr>
      <w:tr w:rsidR="005A2227" w:rsidRPr="00930F4A" w14:paraId="0F4B2970" w14:textId="77777777" w:rsidTr="00386B8F">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693F4F" w14:textId="77777777" w:rsidR="005A2227" w:rsidRPr="00930F4A" w:rsidRDefault="0097053A">
            <w:pPr>
              <w:rPr>
                <w:rFonts w:ascii="Arial" w:hAnsi="Arial" w:cs="Arial"/>
              </w:rPr>
            </w:pPr>
            <w:r w:rsidRPr="00930F4A">
              <w:rPr>
                <w:rFonts w:ascii="Arial" w:eastAsia="Calibri" w:hAnsi="Arial" w:cs="Arial"/>
              </w:rPr>
              <w:t>M</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AEB1CF" w14:textId="77777777" w:rsidR="005A2227" w:rsidRPr="00930F4A" w:rsidRDefault="0097053A">
            <w:pPr>
              <w:rPr>
                <w:rFonts w:ascii="Arial" w:hAnsi="Arial" w:cs="Arial"/>
              </w:rPr>
            </w:pPr>
            <w:r w:rsidRPr="00930F4A">
              <w:rPr>
                <w:rFonts w:ascii="Arial" w:eastAsia="Calibri" w:hAnsi="Arial" w:cs="Arial"/>
              </w:rPr>
              <w:t>Y15-64</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E8328E" w14:textId="77777777" w:rsidR="005A2227" w:rsidRPr="00930F4A" w:rsidRDefault="0097053A">
            <w:pPr>
              <w:rPr>
                <w:rFonts w:ascii="Arial" w:hAnsi="Arial" w:cs="Arial"/>
              </w:rPr>
            </w:pPr>
            <w:r w:rsidRPr="00930F4A">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E8620D" w14:textId="77777777" w:rsidR="005A2227" w:rsidRPr="00930F4A" w:rsidRDefault="0097053A">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067F37" w14:textId="43B9532A" w:rsidR="005A2227" w:rsidRPr="00930F4A" w:rsidRDefault="005F1783">
            <w:pPr>
              <w:rPr>
                <w:rFonts w:ascii="Arial" w:hAnsi="Arial" w:cs="Arial"/>
              </w:rPr>
            </w:pPr>
            <w:ins w:id="9210" w:author="Utente" w:date="2017-06-25T10:31:00Z">
              <w:r w:rsidRPr="00930F4A">
                <w:rPr>
                  <w:rFonts w:ascii="Arial" w:eastAsia="Calibri" w:hAnsi="Arial" w:cs="Arial"/>
                </w:rPr>
                <w:t>false</w:t>
              </w:r>
            </w:ins>
            <w:del w:id="9211" w:author="Utente" w:date="2017-06-25T10:31:00Z">
              <w:r w:rsidR="0097053A" w:rsidRPr="00930F4A" w:rsidDel="005F1783">
                <w:rPr>
                  <w:rFonts w:ascii="Arial" w:eastAsia="Calibri" w:hAnsi="Arial" w:cs="Arial"/>
                </w:rPr>
                <w:delText>true</w:delText>
              </w:r>
            </w:del>
          </w:p>
        </w:tc>
      </w:tr>
      <w:tr w:rsidR="005A2227" w:rsidRPr="00930F4A" w14:paraId="264242EC" w14:textId="77777777" w:rsidTr="00386B8F">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8179F7" w14:textId="77777777" w:rsidR="005A2227" w:rsidRPr="00930F4A" w:rsidRDefault="0097053A">
            <w:pPr>
              <w:rPr>
                <w:rFonts w:ascii="Arial" w:hAnsi="Arial" w:cs="Arial"/>
              </w:rPr>
            </w:pPr>
            <w:r w:rsidRPr="00930F4A">
              <w:rPr>
                <w:rFonts w:ascii="Arial" w:eastAsia="Calibri" w:hAnsi="Arial" w:cs="Arial"/>
              </w:rPr>
              <w:t>M</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30CF1F" w14:textId="77777777" w:rsidR="005A2227" w:rsidRPr="00930F4A" w:rsidRDefault="0097053A">
            <w:pPr>
              <w:rPr>
                <w:rFonts w:ascii="Arial" w:hAnsi="Arial" w:cs="Arial"/>
              </w:rPr>
            </w:pPr>
            <w:r w:rsidRPr="00930F4A">
              <w:rPr>
                <w:rFonts w:ascii="Arial" w:eastAsia="Calibri" w:hAnsi="Arial" w:cs="Arial"/>
              </w:rPr>
              <w:t>Y_GE65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86C2A9" w14:textId="77777777" w:rsidR="005A2227" w:rsidRPr="00930F4A" w:rsidRDefault="0097053A">
            <w:pPr>
              <w:rPr>
                <w:rFonts w:ascii="Arial" w:hAnsi="Arial" w:cs="Arial"/>
              </w:rPr>
            </w:pPr>
            <w:r w:rsidRPr="00930F4A">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E6A489" w14:textId="77777777" w:rsidR="005A2227" w:rsidRPr="00930F4A" w:rsidRDefault="0097053A">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42FF1F" w14:textId="27979930" w:rsidR="005A2227" w:rsidRPr="00930F4A" w:rsidRDefault="0097053A">
            <w:pPr>
              <w:rPr>
                <w:rFonts w:ascii="Arial" w:hAnsi="Arial" w:cs="Arial"/>
              </w:rPr>
            </w:pPr>
            <w:del w:id="9212" w:author="Utente" w:date="2017-06-25T10:31:00Z">
              <w:r w:rsidRPr="00930F4A" w:rsidDel="005F1783">
                <w:rPr>
                  <w:rFonts w:ascii="Arial" w:eastAsia="Calibri" w:hAnsi="Arial" w:cs="Arial"/>
                </w:rPr>
                <w:delText>false</w:delText>
              </w:r>
            </w:del>
            <w:ins w:id="9213" w:author="Utente" w:date="2017-06-25T10:31:00Z">
              <w:r w:rsidR="005F1783" w:rsidRPr="00930F4A">
                <w:rPr>
                  <w:rFonts w:ascii="Arial" w:eastAsia="Calibri" w:hAnsi="Arial" w:cs="Arial"/>
                </w:rPr>
                <w:t>true</w:t>
              </w:r>
            </w:ins>
          </w:p>
        </w:tc>
      </w:tr>
      <w:tr w:rsidR="005A2227" w:rsidRPr="00930F4A" w14:paraId="71668357" w14:textId="77777777" w:rsidTr="00386B8F">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0E188C" w14:textId="77777777" w:rsidR="005A2227" w:rsidRPr="00930F4A" w:rsidRDefault="0097053A">
            <w:pPr>
              <w:rPr>
                <w:rFonts w:ascii="Arial" w:hAnsi="Arial" w:cs="Arial"/>
              </w:rPr>
            </w:pPr>
            <w:r w:rsidRPr="00930F4A">
              <w:rPr>
                <w:rFonts w:ascii="Arial" w:eastAsia="Calibri" w:hAnsi="Arial" w:cs="Arial"/>
              </w:rPr>
              <w:t>F</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D09145" w14:textId="77777777" w:rsidR="005A2227" w:rsidRPr="00930F4A" w:rsidRDefault="0097053A">
            <w:pPr>
              <w:rPr>
                <w:rFonts w:ascii="Arial" w:hAnsi="Arial" w:cs="Arial"/>
              </w:rPr>
            </w:pPr>
            <w:r w:rsidRPr="00930F4A">
              <w:rPr>
                <w:rFonts w:ascii="Arial" w:eastAsia="Calibri" w:hAnsi="Arial" w:cs="Arial"/>
              </w:rPr>
              <w:t>Y_LT15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61D8D0" w14:textId="05595783" w:rsidR="005A2227" w:rsidRPr="00930F4A" w:rsidRDefault="0097053A">
            <w:pPr>
              <w:rPr>
                <w:rFonts w:ascii="Arial" w:hAnsi="Arial" w:cs="Arial"/>
              </w:rPr>
            </w:pPr>
            <w:del w:id="9214" w:author="Utente" w:date="2017-06-25T10:29:00Z">
              <w:r w:rsidRPr="00930F4A" w:rsidDel="005F1783">
                <w:rPr>
                  <w:rFonts w:ascii="Arial" w:eastAsia="Calibri" w:hAnsi="Arial" w:cs="Arial"/>
                </w:rPr>
                <w:delText>BE</w:delText>
              </w:r>
            </w:del>
            <w:ins w:id="9215" w:author="Utente" w:date="2017-06-25T10:29:00Z">
              <w:r w:rsidR="005F1783" w:rsidRPr="00930F4A">
                <w:rPr>
                  <w:rFonts w:ascii="Arial" w:eastAsia="Calibri" w:hAnsi="Arial" w:cs="Arial"/>
                </w:rPr>
                <w:t>UK</w:t>
              </w:r>
            </w:ins>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C767C0" w14:textId="77777777" w:rsidR="005A2227" w:rsidRPr="00930F4A" w:rsidRDefault="0097053A">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E3EF78" w14:textId="77777777" w:rsidR="005A2227" w:rsidRPr="00930F4A" w:rsidRDefault="0097053A">
            <w:pPr>
              <w:rPr>
                <w:rFonts w:ascii="Arial" w:hAnsi="Arial" w:cs="Arial"/>
              </w:rPr>
            </w:pPr>
            <w:r w:rsidRPr="00930F4A">
              <w:rPr>
                <w:rFonts w:ascii="Arial" w:eastAsia="Calibri" w:hAnsi="Arial" w:cs="Arial"/>
              </w:rPr>
              <w:t>false</w:t>
            </w:r>
          </w:p>
        </w:tc>
      </w:tr>
      <w:tr w:rsidR="005F1783" w:rsidRPr="00930F4A" w14:paraId="26DFF600" w14:textId="77777777" w:rsidTr="00386B8F">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C99C04" w14:textId="77777777" w:rsidR="005F1783" w:rsidRPr="00930F4A" w:rsidRDefault="005F1783">
            <w:pPr>
              <w:rPr>
                <w:rFonts w:ascii="Arial" w:hAnsi="Arial" w:cs="Arial"/>
              </w:rPr>
            </w:pPr>
            <w:r w:rsidRPr="00930F4A">
              <w:rPr>
                <w:rFonts w:ascii="Arial" w:eastAsia="Calibri" w:hAnsi="Arial" w:cs="Arial"/>
              </w:rPr>
              <w:t>F</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72FF39" w14:textId="77777777" w:rsidR="005F1783" w:rsidRPr="00930F4A" w:rsidRDefault="005F1783">
            <w:pPr>
              <w:rPr>
                <w:rFonts w:ascii="Arial" w:hAnsi="Arial" w:cs="Arial"/>
              </w:rPr>
            </w:pPr>
            <w:r w:rsidRPr="00930F4A">
              <w:rPr>
                <w:rFonts w:ascii="Arial" w:eastAsia="Calibri" w:hAnsi="Arial" w:cs="Arial"/>
              </w:rPr>
              <w:t>Y15-64</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B60944" w14:textId="02FCE3F8" w:rsidR="005F1783" w:rsidRPr="00930F4A" w:rsidRDefault="005F1783">
            <w:pPr>
              <w:rPr>
                <w:rFonts w:ascii="Arial" w:hAnsi="Arial" w:cs="Arial"/>
              </w:rPr>
            </w:pPr>
            <w:ins w:id="9216" w:author="Utente" w:date="2017-06-25T10:29:00Z">
              <w:r w:rsidRPr="00930F4A">
                <w:rPr>
                  <w:rFonts w:ascii="Arial" w:eastAsia="Calibri" w:hAnsi="Arial" w:cs="Arial"/>
                </w:rPr>
                <w:t>UK</w:t>
              </w:r>
            </w:ins>
            <w:del w:id="9217" w:author="Utente" w:date="2017-06-25T10:29:00Z">
              <w:r w:rsidRPr="00930F4A" w:rsidDel="00E12004">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8E748E" w14:textId="77777777" w:rsidR="005F1783" w:rsidRPr="00930F4A" w:rsidRDefault="005F1783">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1A5947" w14:textId="42E1B39D" w:rsidR="005F1783" w:rsidRPr="00930F4A" w:rsidRDefault="005F1783">
            <w:pPr>
              <w:rPr>
                <w:rFonts w:ascii="Arial" w:hAnsi="Arial" w:cs="Arial"/>
              </w:rPr>
            </w:pPr>
            <w:r w:rsidRPr="00930F4A">
              <w:rPr>
                <w:rFonts w:ascii="Arial" w:eastAsia="Calibri" w:hAnsi="Arial" w:cs="Arial"/>
              </w:rPr>
              <w:t>false</w:t>
            </w:r>
          </w:p>
        </w:tc>
      </w:tr>
      <w:tr w:rsidR="005F1783" w:rsidRPr="00930F4A" w14:paraId="163D665C" w14:textId="77777777" w:rsidTr="00386B8F">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ED258E" w14:textId="77777777" w:rsidR="005F1783" w:rsidRPr="00930F4A" w:rsidRDefault="005F1783">
            <w:pPr>
              <w:rPr>
                <w:rFonts w:ascii="Arial" w:hAnsi="Arial" w:cs="Arial"/>
              </w:rPr>
            </w:pPr>
            <w:r w:rsidRPr="00930F4A">
              <w:rPr>
                <w:rFonts w:ascii="Arial" w:eastAsia="Calibri" w:hAnsi="Arial" w:cs="Arial"/>
              </w:rPr>
              <w:t>F</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C6A455" w14:textId="77777777" w:rsidR="005F1783" w:rsidRPr="00930F4A" w:rsidRDefault="005F1783">
            <w:pPr>
              <w:rPr>
                <w:rFonts w:ascii="Arial" w:hAnsi="Arial" w:cs="Arial"/>
              </w:rPr>
            </w:pPr>
            <w:r w:rsidRPr="00930F4A">
              <w:rPr>
                <w:rFonts w:ascii="Arial" w:eastAsia="Calibri" w:hAnsi="Arial" w:cs="Arial"/>
              </w:rPr>
              <w:t>Y_GE65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9B3283" w14:textId="4E949B4C" w:rsidR="005F1783" w:rsidRPr="00930F4A" w:rsidRDefault="005F1783">
            <w:pPr>
              <w:rPr>
                <w:rFonts w:ascii="Arial" w:hAnsi="Arial" w:cs="Arial"/>
              </w:rPr>
            </w:pPr>
            <w:ins w:id="9218" w:author="Utente" w:date="2017-06-25T10:29:00Z">
              <w:r w:rsidRPr="00930F4A">
                <w:rPr>
                  <w:rFonts w:ascii="Arial" w:eastAsia="Calibri" w:hAnsi="Arial" w:cs="Arial"/>
                </w:rPr>
                <w:t>UK</w:t>
              </w:r>
            </w:ins>
            <w:del w:id="9219" w:author="Utente" w:date="2017-06-25T10:29:00Z">
              <w:r w:rsidRPr="00930F4A" w:rsidDel="00E12004">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ED9910" w14:textId="77777777" w:rsidR="005F1783" w:rsidRPr="00930F4A" w:rsidRDefault="005F1783">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15F3F8" w14:textId="77777777" w:rsidR="005F1783" w:rsidRPr="00930F4A" w:rsidRDefault="005F1783">
            <w:pPr>
              <w:rPr>
                <w:rFonts w:ascii="Arial" w:hAnsi="Arial" w:cs="Arial"/>
              </w:rPr>
            </w:pPr>
            <w:r w:rsidRPr="00930F4A">
              <w:rPr>
                <w:rFonts w:ascii="Arial" w:eastAsia="Calibri" w:hAnsi="Arial" w:cs="Arial"/>
              </w:rPr>
              <w:t>false</w:t>
            </w:r>
          </w:p>
        </w:tc>
      </w:tr>
      <w:tr w:rsidR="005A2227" w:rsidRPr="00930F4A" w:rsidDel="00386B8F" w14:paraId="7E87421D" w14:textId="16E5DBB9" w:rsidTr="00386B8F">
        <w:trPr>
          <w:del w:id="9220" w:author="Utente" w:date="2017-06-27T17:58: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8C952A" w14:textId="354EE724" w:rsidR="005A2227" w:rsidRPr="00930F4A" w:rsidDel="00386B8F" w:rsidRDefault="0097053A">
            <w:pPr>
              <w:rPr>
                <w:del w:id="9221" w:author="Utente" w:date="2017-06-27T17:58:00Z"/>
                <w:rFonts w:ascii="Arial" w:hAnsi="Arial" w:cs="Arial"/>
              </w:rPr>
            </w:pPr>
            <w:del w:id="9222" w:author="Utente" w:date="2017-06-25T10:31:00Z">
              <w:r w:rsidRPr="00930F4A" w:rsidDel="005F1783">
                <w:rPr>
                  <w:rFonts w:ascii="Arial" w:eastAsia="Calibri" w:hAnsi="Arial" w:cs="Arial"/>
                </w:rPr>
                <w:delText>M</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433982" w14:textId="2F062AF8" w:rsidR="005A2227" w:rsidRPr="00930F4A" w:rsidDel="00386B8F" w:rsidRDefault="0097053A">
            <w:pPr>
              <w:rPr>
                <w:del w:id="9223" w:author="Utente" w:date="2017-06-27T17:58:00Z"/>
                <w:rFonts w:ascii="Arial" w:hAnsi="Arial" w:cs="Arial"/>
              </w:rPr>
            </w:pPr>
            <w:del w:id="9224" w:author="Utente" w:date="2017-06-25T10:31:00Z">
              <w:r w:rsidRPr="00930F4A" w:rsidDel="005F1783">
                <w:rPr>
                  <w:rFonts w:ascii="Arial" w:eastAsia="Calibri" w:hAnsi="Arial" w:cs="Arial"/>
                </w:rPr>
                <w:delText>Y_LT15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02147B" w14:textId="1AAB2C3C" w:rsidR="005A2227" w:rsidRPr="00930F4A" w:rsidDel="00386B8F" w:rsidRDefault="0097053A">
            <w:pPr>
              <w:rPr>
                <w:del w:id="9225" w:author="Utente" w:date="2017-06-27T17:58:00Z"/>
                <w:rFonts w:ascii="Arial" w:hAnsi="Arial" w:cs="Arial"/>
              </w:rPr>
            </w:pPr>
            <w:del w:id="9226" w:author="Utente" w:date="2017-06-25T10:31: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D88DE0" w14:textId="33CCBFDB" w:rsidR="005A2227" w:rsidRPr="00930F4A" w:rsidDel="00386B8F" w:rsidRDefault="0097053A">
            <w:pPr>
              <w:rPr>
                <w:del w:id="9227" w:author="Utente" w:date="2017-06-27T17:58:00Z"/>
                <w:rFonts w:ascii="Arial" w:hAnsi="Arial" w:cs="Arial"/>
              </w:rPr>
            </w:pPr>
            <w:del w:id="9228" w:author="Utente" w:date="2017-06-25T10:31: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C78007" w14:textId="50E90807" w:rsidR="005A2227" w:rsidRPr="00930F4A" w:rsidDel="00386B8F" w:rsidRDefault="00FD4EAA">
            <w:pPr>
              <w:rPr>
                <w:del w:id="9229" w:author="Utente" w:date="2017-06-27T17:58:00Z"/>
                <w:rFonts w:ascii="Arial" w:hAnsi="Arial" w:cs="Arial"/>
              </w:rPr>
            </w:pPr>
            <w:del w:id="9230" w:author="Utente" w:date="2017-06-25T10:31:00Z">
              <w:r w:rsidRPr="00930F4A" w:rsidDel="005F1783">
                <w:rPr>
                  <w:rFonts w:ascii="Arial" w:eastAsia="Calibri" w:hAnsi="Arial" w:cs="Arial"/>
                </w:rPr>
                <w:delText>F</w:delText>
              </w:r>
              <w:r w:rsidR="0097053A" w:rsidRPr="00930F4A" w:rsidDel="005F1783">
                <w:rPr>
                  <w:rFonts w:ascii="Arial" w:eastAsia="Calibri" w:hAnsi="Arial" w:cs="Arial"/>
                </w:rPr>
                <w:delText>alse</w:delText>
              </w:r>
            </w:del>
          </w:p>
        </w:tc>
      </w:tr>
      <w:tr w:rsidR="005A2227" w:rsidRPr="00930F4A" w:rsidDel="00386B8F" w14:paraId="09B8DF95" w14:textId="054B6B50" w:rsidTr="00386B8F">
        <w:trPr>
          <w:del w:id="9231" w:author="Utente" w:date="2017-06-27T17:58: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004DDE" w14:textId="0B2B0042" w:rsidR="005A2227" w:rsidRPr="00930F4A" w:rsidDel="00386B8F" w:rsidRDefault="0097053A">
            <w:pPr>
              <w:rPr>
                <w:del w:id="9232" w:author="Utente" w:date="2017-06-27T17:58:00Z"/>
                <w:rFonts w:ascii="Arial" w:hAnsi="Arial" w:cs="Arial"/>
              </w:rPr>
            </w:pPr>
            <w:del w:id="9233" w:author="Utente" w:date="2017-06-25T10:31:00Z">
              <w:r w:rsidRPr="00930F4A" w:rsidDel="005F1783">
                <w:rPr>
                  <w:rFonts w:ascii="Arial" w:eastAsia="Calibri" w:hAnsi="Arial" w:cs="Arial"/>
                </w:rPr>
                <w:delText>M</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B816E3" w14:textId="0BB5925C" w:rsidR="005A2227" w:rsidRPr="00930F4A" w:rsidDel="00386B8F" w:rsidRDefault="0097053A">
            <w:pPr>
              <w:rPr>
                <w:del w:id="9234" w:author="Utente" w:date="2017-06-27T17:58:00Z"/>
                <w:rFonts w:ascii="Arial" w:hAnsi="Arial" w:cs="Arial"/>
              </w:rPr>
            </w:pPr>
            <w:del w:id="9235" w:author="Utente" w:date="2017-06-25T10:31:00Z">
              <w:r w:rsidRPr="00930F4A" w:rsidDel="005F1783">
                <w:rPr>
                  <w:rFonts w:ascii="Arial" w:eastAsia="Calibri" w:hAnsi="Arial" w:cs="Arial"/>
                </w:rPr>
                <w:delText>Y15-64</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52E91E" w14:textId="4FBC979B" w:rsidR="005A2227" w:rsidRPr="00930F4A" w:rsidDel="00386B8F" w:rsidRDefault="0097053A">
            <w:pPr>
              <w:rPr>
                <w:del w:id="9236" w:author="Utente" w:date="2017-06-27T17:58:00Z"/>
                <w:rFonts w:ascii="Arial" w:hAnsi="Arial" w:cs="Arial"/>
              </w:rPr>
            </w:pPr>
            <w:del w:id="9237" w:author="Utente" w:date="2017-06-25T10:31: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C5F80A" w14:textId="1110FA64" w:rsidR="005A2227" w:rsidRPr="00930F4A" w:rsidDel="00386B8F" w:rsidRDefault="0097053A">
            <w:pPr>
              <w:rPr>
                <w:del w:id="9238" w:author="Utente" w:date="2017-06-27T17:58:00Z"/>
                <w:rFonts w:ascii="Arial" w:hAnsi="Arial" w:cs="Arial"/>
              </w:rPr>
            </w:pPr>
            <w:del w:id="9239" w:author="Utente" w:date="2017-06-25T10:31: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C9972A" w14:textId="53628314" w:rsidR="005A2227" w:rsidRPr="00930F4A" w:rsidDel="00386B8F" w:rsidRDefault="0097053A">
            <w:pPr>
              <w:rPr>
                <w:del w:id="9240" w:author="Utente" w:date="2017-06-27T17:58:00Z"/>
                <w:rFonts w:ascii="Arial" w:hAnsi="Arial" w:cs="Arial"/>
              </w:rPr>
            </w:pPr>
            <w:del w:id="9241" w:author="Utente" w:date="2017-06-25T10:31:00Z">
              <w:r w:rsidRPr="00930F4A" w:rsidDel="005F1783">
                <w:rPr>
                  <w:rFonts w:ascii="Arial" w:eastAsia="Calibri" w:hAnsi="Arial" w:cs="Arial"/>
                </w:rPr>
                <w:delText>true</w:delText>
              </w:r>
            </w:del>
          </w:p>
        </w:tc>
      </w:tr>
      <w:tr w:rsidR="005A2227" w:rsidRPr="00930F4A" w:rsidDel="00386B8F" w14:paraId="3EC797A7" w14:textId="781DE0FE" w:rsidTr="00386B8F">
        <w:trPr>
          <w:del w:id="9242" w:author="Utente" w:date="2017-06-27T17:58: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6608E2" w14:textId="396095C2" w:rsidR="005A2227" w:rsidRPr="00930F4A" w:rsidDel="00386B8F" w:rsidRDefault="0097053A">
            <w:pPr>
              <w:rPr>
                <w:del w:id="9243" w:author="Utente" w:date="2017-06-27T17:58:00Z"/>
                <w:rFonts w:ascii="Arial" w:hAnsi="Arial" w:cs="Arial"/>
              </w:rPr>
            </w:pPr>
            <w:del w:id="9244" w:author="Utente" w:date="2017-06-25T10:31:00Z">
              <w:r w:rsidRPr="00930F4A" w:rsidDel="005F1783">
                <w:rPr>
                  <w:rFonts w:ascii="Arial" w:eastAsia="Calibri" w:hAnsi="Arial" w:cs="Arial"/>
                </w:rPr>
                <w:delText>M</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6F90F5" w14:textId="495E0812" w:rsidR="005A2227" w:rsidRPr="00930F4A" w:rsidDel="00386B8F" w:rsidRDefault="0097053A">
            <w:pPr>
              <w:rPr>
                <w:del w:id="9245" w:author="Utente" w:date="2017-06-27T17:58:00Z"/>
                <w:rFonts w:ascii="Arial" w:hAnsi="Arial" w:cs="Arial"/>
              </w:rPr>
            </w:pPr>
            <w:del w:id="9246" w:author="Utente" w:date="2017-06-25T10:31:00Z">
              <w:r w:rsidRPr="00930F4A" w:rsidDel="005F1783">
                <w:rPr>
                  <w:rFonts w:ascii="Arial" w:eastAsia="Calibri" w:hAnsi="Arial" w:cs="Arial"/>
                </w:rPr>
                <w:delText>Y_GE65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18CC17" w14:textId="37687727" w:rsidR="005A2227" w:rsidRPr="00930F4A" w:rsidDel="00386B8F" w:rsidRDefault="0097053A">
            <w:pPr>
              <w:rPr>
                <w:del w:id="9247" w:author="Utente" w:date="2017-06-27T17:58:00Z"/>
                <w:rFonts w:ascii="Arial" w:hAnsi="Arial" w:cs="Arial"/>
              </w:rPr>
            </w:pPr>
            <w:del w:id="9248" w:author="Utente" w:date="2017-06-25T10:31: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5A53F7" w14:textId="3DAFDA20" w:rsidR="005A2227" w:rsidRPr="00930F4A" w:rsidDel="00386B8F" w:rsidRDefault="0097053A">
            <w:pPr>
              <w:rPr>
                <w:del w:id="9249" w:author="Utente" w:date="2017-06-27T17:58:00Z"/>
                <w:rFonts w:ascii="Arial" w:hAnsi="Arial" w:cs="Arial"/>
              </w:rPr>
            </w:pPr>
            <w:del w:id="9250" w:author="Utente" w:date="2017-06-25T10:31: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53FAC0" w14:textId="1E4FD7FE" w:rsidR="005A2227" w:rsidRPr="00930F4A" w:rsidDel="00386B8F" w:rsidRDefault="0097053A">
            <w:pPr>
              <w:rPr>
                <w:del w:id="9251" w:author="Utente" w:date="2017-06-27T17:58:00Z"/>
                <w:rFonts w:ascii="Arial" w:hAnsi="Arial" w:cs="Arial"/>
              </w:rPr>
            </w:pPr>
            <w:del w:id="9252" w:author="Utente" w:date="2017-06-25T10:31:00Z">
              <w:r w:rsidRPr="00930F4A" w:rsidDel="005F1783">
                <w:rPr>
                  <w:rFonts w:ascii="Arial" w:eastAsia="Calibri" w:hAnsi="Arial" w:cs="Arial"/>
                </w:rPr>
                <w:delText>false</w:delText>
              </w:r>
            </w:del>
          </w:p>
        </w:tc>
      </w:tr>
      <w:tr w:rsidR="005A2227" w:rsidRPr="00930F4A" w:rsidDel="00386B8F" w14:paraId="6E381E9A" w14:textId="51EB2D80" w:rsidTr="00386B8F">
        <w:trPr>
          <w:del w:id="9253" w:author="Utente" w:date="2017-06-27T17:58: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11BDD5" w14:textId="2D4D798B" w:rsidR="005A2227" w:rsidRPr="00930F4A" w:rsidDel="00386B8F" w:rsidRDefault="0097053A">
            <w:pPr>
              <w:rPr>
                <w:del w:id="9254" w:author="Utente" w:date="2017-06-27T17:58:00Z"/>
                <w:rFonts w:ascii="Arial" w:hAnsi="Arial" w:cs="Arial"/>
              </w:rPr>
            </w:pPr>
            <w:del w:id="9255" w:author="Utente" w:date="2017-06-25T10:31:00Z">
              <w:r w:rsidRPr="00930F4A" w:rsidDel="005F1783">
                <w:rPr>
                  <w:rFonts w:ascii="Arial" w:eastAsia="Calibri" w:hAnsi="Arial" w:cs="Arial"/>
                </w:rPr>
                <w:delText>F</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AC57E3" w14:textId="103C9A59" w:rsidR="005A2227" w:rsidRPr="00930F4A" w:rsidDel="00386B8F" w:rsidRDefault="0097053A">
            <w:pPr>
              <w:rPr>
                <w:del w:id="9256" w:author="Utente" w:date="2017-06-27T17:58:00Z"/>
                <w:rFonts w:ascii="Arial" w:hAnsi="Arial" w:cs="Arial"/>
              </w:rPr>
            </w:pPr>
            <w:del w:id="9257" w:author="Utente" w:date="2017-06-25T10:31:00Z">
              <w:r w:rsidRPr="00930F4A" w:rsidDel="005F1783">
                <w:rPr>
                  <w:rFonts w:ascii="Arial" w:eastAsia="Calibri" w:hAnsi="Arial" w:cs="Arial"/>
                </w:rPr>
                <w:delText>Y_LT15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B4928F" w14:textId="7FF9FB6E" w:rsidR="005A2227" w:rsidRPr="00930F4A" w:rsidDel="00386B8F" w:rsidRDefault="0097053A">
            <w:pPr>
              <w:rPr>
                <w:del w:id="9258" w:author="Utente" w:date="2017-06-27T17:58:00Z"/>
                <w:rFonts w:ascii="Arial" w:hAnsi="Arial" w:cs="Arial"/>
              </w:rPr>
            </w:pPr>
            <w:del w:id="9259" w:author="Utente" w:date="2017-06-25T10:31: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672B6C" w14:textId="342FA685" w:rsidR="005A2227" w:rsidRPr="00930F4A" w:rsidDel="00386B8F" w:rsidRDefault="0097053A">
            <w:pPr>
              <w:rPr>
                <w:del w:id="9260" w:author="Utente" w:date="2017-06-27T17:58:00Z"/>
                <w:rFonts w:ascii="Arial" w:hAnsi="Arial" w:cs="Arial"/>
              </w:rPr>
            </w:pPr>
            <w:del w:id="9261" w:author="Utente" w:date="2017-06-25T10:31: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F9C645" w14:textId="23140406" w:rsidR="005A2227" w:rsidRPr="00930F4A" w:rsidDel="00386B8F" w:rsidRDefault="0097053A">
            <w:pPr>
              <w:rPr>
                <w:del w:id="9262" w:author="Utente" w:date="2017-06-27T17:58:00Z"/>
                <w:rFonts w:ascii="Arial" w:hAnsi="Arial" w:cs="Arial"/>
              </w:rPr>
            </w:pPr>
            <w:del w:id="9263" w:author="Utente" w:date="2017-06-25T10:31:00Z">
              <w:r w:rsidRPr="00930F4A" w:rsidDel="005F1783">
                <w:rPr>
                  <w:rFonts w:ascii="Arial" w:eastAsia="Calibri" w:hAnsi="Arial" w:cs="Arial"/>
                </w:rPr>
                <w:delText>false</w:delText>
              </w:r>
            </w:del>
          </w:p>
        </w:tc>
      </w:tr>
      <w:tr w:rsidR="005A2227" w:rsidRPr="00930F4A" w:rsidDel="00386B8F" w14:paraId="1B2D8B3A" w14:textId="749ADF4B" w:rsidTr="00386B8F">
        <w:trPr>
          <w:del w:id="9264" w:author="Utente" w:date="2017-06-27T17:58: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FAFC78" w14:textId="463D60BD" w:rsidR="005A2227" w:rsidRPr="00930F4A" w:rsidDel="00386B8F" w:rsidRDefault="0097053A">
            <w:pPr>
              <w:rPr>
                <w:del w:id="9265" w:author="Utente" w:date="2017-06-27T17:58:00Z"/>
                <w:rFonts w:ascii="Arial" w:hAnsi="Arial" w:cs="Arial"/>
              </w:rPr>
            </w:pPr>
            <w:del w:id="9266" w:author="Utente" w:date="2017-06-25T10:31:00Z">
              <w:r w:rsidRPr="00930F4A" w:rsidDel="005F1783">
                <w:rPr>
                  <w:rFonts w:ascii="Arial" w:eastAsia="Calibri" w:hAnsi="Arial" w:cs="Arial"/>
                </w:rPr>
                <w:delText>F</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B4719E" w14:textId="3BB51950" w:rsidR="005A2227" w:rsidRPr="00930F4A" w:rsidDel="00386B8F" w:rsidRDefault="0097053A">
            <w:pPr>
              <w:rPr>
                <w:del w:id="9267" w:author="Utente" w:date="2017-06-27T17:58:00Z"/>
                <w:rFonts w:ascii="Arial" w:hAnsi="Arial" w:cs="Arial"/>
              </w:rPr>
            </w:pPr>
            <w:del w:id="9268" w:author="Utente" w:date="2017-06-25T10:31:00Z">
              <w:r w:rsidRPr="00930F4A" w:rsidDel="005F1783">
                <w:rPr>
                  <w:rFonts w:ascii="Arial" w:eastAsia="Calibri" w:hAnsi="Arial" w:cs="Arial"/>
                </w:rPr>
                <w:delText>Y15-64</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779524" w14:textId="2D98E60F" w:rsidR="005A2227" w:rsidRPr="00930F4A" w:rsidDel="00386B8F" w:rsidRDefault="0097053A">
            <w:pPr>
              <w:rPr>
                <w:del w:id="9269" w:author="Utente" w:date="2017-06-27T17:58:00Z"/>
                <w:rFonts w:ascii="Arial" w:hAnsi="Arial" w:cs="Arial"/>
              </w:rPr>
            </w:pPr>
            <w:del w:id="9270" w:author="Utente" w:date="2017-06-25T10:31: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A13849" w14:textId="5DBE98AD" w:rsidR="005A2227" w:rsidRPr="00930F4A" w:rsidDel="00386B8F" w:rsidRDefault="0097053A">
            <w:pPr>
              <w:rPr>
                <w:del w:id="9271" w:author="Utente" w:date="2017-06-27T17:58:00Z"/>
                <w:rFonts w:ascii="Arial" w:hAnsi="Arial" w:cs="Arial"/>
              </w:rPr>
            </w:pPr>
            <w:del w:id="9272" w:author="Utente" w:date="2017-06-25T10:31: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F8F074" w14:textId="73F40CC5" w:rsidR="005A2227" w:rsidRPr="00930F4A" w:rsidDel="00386B8F" w:rsidRDefault="0097053A">
            <w:pPr>
              <w:rPr>
                <w:del w:id="9273" w:author="Utente" w:date="2017-06-27T17:58:00Z"/>
                <w:rFonts w:ascii="Arial" w:hAnsi="Arial" w:cs="Arial"/>
              </w:rPr>
            </w:pPr>
            <w:del w:id="9274" w:author="Utente" w:date="2017-06-25T10:31:00Z">
              <w:r w:rsidRPr="00930F4A" w:rsidDel="005F1783">
                <w:rPr>
                  <w:rFonts w:ascii="Arial" w:eastAsia="Calibri" w:hAnsi="Arial" w:cs="Arial"/>
                </w:rPr>
                <w:delText>false</w:delText>
              </w:r>
            </w:del>
          </w:p>
        </w:tc>
      </w:tr>
      <w:tr w:rsidR="005A2227" w:rsidRPr="00930F4A" w:rsidDel="00386B8F" w14:paraId="5532842A" w14:textId="59FC9DF6" w:rsidTr="00386B8F">
        <w:trPr>
          <w:del w:id="9275" w:author="Utente" w:date="2017-06-27T17:58: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42F7ED" w14:textId="74753881" w:rsidR="005A2227" w:rsidRPr="00930F4A" w:rsidDel="00386B8F" w:rsidRDefault="0097053A">
            <w:pPr>
              <w:rPr>
                <w:del w:id="9276" w:author="Utente" w:date="2017-06-27T17:58:00Z"/>
                <w:rFonts w:ascii="Arial" w:hAnsi="Arial" w:cs="Arial"/>
              </w:rPr>
            </w:pPr>
            <w:del w:id="9277" w:author="Utente" w:date="2017-06-25T10:31:00Z">
              <w:r w:rsidRPr="00930F4A" w:rsidDel="005F1783">
                <w:rPr>
                  <w:rFonts w:ascii="Arial" w:eastAsia="Calibri" w:hAnsi="Arial" w:cs="Arial"/>
                </w:rPr>
                <w:delText>F</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2E205B" w14:textId="50059B3B" w:rsidR="005A2227" w:rsidRPr="00930F4A" w:rsidDel="00386B8F" w:rsidRDefault="0097053A">
            <w:pPr>
              <w:rPr>
                <w:del w:id="9278" w:author="Utente" w:date="2017-06-27T17:58:00Z"/>
                <w:rFonts w:ascii="Arial" w:hAnsi="Arial" w:cs="Arial"/>
              </w:rPr>
            </w:pPr>
            <w:del w:id="9279" w:author="Utente" w:date="2017-06-25T10:31:00Z">
              <w:r w:rsidRPr="00930F4A" w:rsidDel="005F1783">
                <w:rPr>
                  <w:rFonts w:ascii="Arial" w:eastAsia="Calibri" w:hAnsi="Arial" w:cs="Arial"/>
                </w:rPr>
                <w:delText>Y_GE65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9C140D" w14:textId="022115B5" w:rsidR="005A2227" w:rsidRPr="00930F4A" w:rsidDel="00386B8F" w:rsidRDefault="0097053A">
            <w:pPr>
              <w:rPr>
                <w:del w:id="9280" w:author="Utente" w:date="2017-06-27T17:58:00Z"/>
                <w:rFonts w:ascii="Arial" w:hAnsi="Arial" w:cs="Arial"/>
              </w:rPr>
            </w:pPr>
            <w:del w:id="9281" w:author="Utente" w:date="2017-06-25T10:31: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BA447C" w14:textId="4A4A6A1D" w:rsidR="005A2227" w:rsidRPr="00930F4A" w:rsidDel="00386B8F" w:rsidRDefault="0097053A">
            <w:pPr>
              <w:rPr>
                <w:del w:id="9282" w:author="Utente" w:date="2017-06-27T17:58:00Z"/>
                <w:rFonts w:ascii="Arial" w:hAnsi="Arial" w:cs="Arial"/>
              </w:rPr>
            </w:pPr>
            <w:del w:id="9283" w:author="Utente" w:date="2017-06-25T10:31: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E23C5C" w14:textId="23D5BE92" w:rsidR="005A2227" w:rsidRPr="00930F4A" w:rsidDel="00386B8F" w:rsidRDefault="0097053A">
            <w:pPr>
              <w:rPr>
                <w:del w:id="9284" w:author="Utente" w:date="2017-06-27T17:58:00Z"/>
                <w:rFonts w:ascii="Arial" w:hAnsi="Arial" w:cs="Arial"/>
              </w:rPr>
            </w:pPr>
            <w:del w:id="9285" w:author="Utente" w:date="2017-06-25T10:31:00Z">
              <w:r w:rsidRPr="00930F4A" w:rsidDel="005F1783">
                <w:rPr>
                  <w:rFonts w:ascii="Arial" w:eastAsia="Calibri" w:hAnsi="Arial" w:cs="Arial"/>
                </w:rPr>
                <w:delText>false</w:delText>
              </w:r>
            </w:del>
          </w:p>
        </w:tc>
      </w:tr>
    </w:tbl>
    <w:p w14:paraId="0E052B15" w14:textId="77777777" w:rsidR="005A2227" w:rsidRDefault="005A2227"/>
    <w:p w14:paraId="21D30459" w14:textId="1EC01D7D" w:rsidR="0091227A" w:rsidRPr="00930F4A" w:rsidDel="006619C5" w:rsidRDefault="0091227A" w:rsidP="0091227A">
      <w:pPr>
        <w:rPr>
          <w:del w:id="9286" w:author="Utente" w:date="2017-06-27T18:20:00Z"/>
          <w:rFonts w:ascii="Arial" w:hAnsi="Arial" w:cs="Arial"/>
        </w:rPr>
      </w:pPr>
      <w:r w:rsidRPr="00871D7C">
        <w:rPr>
          <w:rFonts w:ascii="Cambria" w:eastAsia="Calibri" w:hAnsi="Cambria" w:cs="Calibri"/>
          <w:i/>
        </w:rPr>
        <w:t>Example</w:t>
      </w:r>
      <w:ins w:id="9287" w:author="Utente" w:date="2017-06-27T18:20:00Z">
        <w:r w:rsidR="006619C5">
          <w:rPr>
            <w:rFonts w:ascii="Cambria" w:eastAsia="Calibri" w:hAnsi="Cambria" w:cs="Calibri"/>
            <w:i/>
          </w:rPr>
          <w:t xml:space="preserve"> </w:t>
        </w:r>
      </w:ins>
      <w:r>
        <w:rPr>
          <w:rFonts w:ascii="Cambria" w:eastAsia="Calibri" w:hAnsi="Cambria" w:cs="Calibri"/>
          <w:i/>
        </w:rPr>
        <w:t>2 (on Components)</w:t>
      </w:r>
      <w:r>
        <w:rPr>
          <w:rFonts w:ascii="Cambria" w:eastAsia="Calibri" w:hAnsi="Cambria" w:cs="Calibri"/>
        </w:rPr>
        <w:t>:</w:t>
      </w:r>
      <w:r>
        <w:rPr>
          <w:rFonts w:ascii="Cambria" w:eastAsia="Calibri" w:hAnsi="Cambria" w:cs="Calibri"/>
        </w:rPr>
        <w:tab/>
      </w:r>
      <w:r w:rsidRPr="00930F4A">
        <w:rPr>
          <w:rFonts w:ascii="Arial" w:eastAsia="Calibri" w:hAnsi="Arial" w:cs="Arial"/>
        </w:rPr>
        <w:t>DS_r</w:t>
      </w:r>
      <w:r w:rsidRPr="00930F4A">
        <w:rPr>
          <w:rFonts w:ascii="Arial" w:eastAsia="Calibri" w:hAnsi="Arial" w:cs="Arial"/>
          <w:b/>
        </w:rPr>
        <w:t>:=</w:t>
      </w:r>
      <w:ins w:id="9288" w:author="Utente" w:date="2017-06-27T17:59:00Z">
        <w:r w:rsidR="00386B8F">
          <w:rPr>
            <w:rFonts w:ascii="Arial" w:eastAsia="Calibri" w:hAnsi="Arial" w:cs="Arial"/>
            <w:b/>
          </w:rPr>
          <w:t xml:space="preserve"> </w:t>
        </w:r>
      </w:ins>
      <w:r w:rsidRPr="00930F4A">
        <w:rPr>
          <w:rFonts w:ascii="Arial" w:eastAsia="Calibri" w:hAnsi="Arial" w:cs="Arial"/>
        </w:rPr>
        <w:t>DS_1</w:t>
      </w:r>
      <w:r w:rsidRPr="00930F4A">
        <w:rPr>
          <w:rFonts w:ascii="Arial" w:eastAsia="Calibri" w:hAnsi="Arial" w:cs="Arial"/>
          <w:b/>
        </w:rPr>
        <w:t>[</w:t>
      </w:r>
      <w:ins w:id="9289" w:author="Utente" w:date="2017-06-27T17:59:00Z">
        <w:r w:rsidR="00386B8F">
          <w:rPr>
            <w:rFonts w:ascii="Arial" w:eastAsia="Calibri" w:hAnsi="Arial" w:cs="Arial"/>
            <w:b/>
          </w:rPr>
          <w:t xml:space="preserve"> </w:t>
        </w:r>
      </w:ins>
      <w:r w:rsidRPr="00930F4A">
        <w:rPr>
          <w:rFonts w:ascii="Arial" w:eastAsia="Calibri" w:hAnsi="Arial" w:cs="Arial"/>
        </w:rPr>
        <w:t>Me_2</w:t>
      </w:r>
      <w:r w:rsidRPr="00930F4A">
        <w:rPr>
          <w:rFonts w:ascii="Arial" w:eastAsia="Calibri" w:hAnsi="Arial" w:cs="Arial"/>
          <w:b/>
        </w:rPr>
        <w:t>:=</w:t>
      </w:r>
      <w:r w:rsidRPr="00930F4A">
        <w:rPr>
          <w:rFonts w:ascii="Arial" w:eastAsia="Calibri" w:hAnsi="Arial" w:cs="Arial"/>
        </w:rPr>
        <w:t xml:space="preserve"> Me_1</w:t>
      </w:r>
      <w:r w:rsidR="005F1783" w:rsidRPr="00930F4A">
        <w:rPr>
          <w:rFonts w:ascii="Arial" w:eastAsia="Calibri" w:hAnsi="Arial" w:cs="Arial"/>
          <w:b/>
        </w:rPr>
        <w:t xml:space="preserve"> and </w:t>
      </w:r>
      <w:r w:rsidR="005F1783" w:rsidRPr="00930F4A">
        <w:rPr>
          <w:rFonts w:ascii="Arial" w:eastAsia="Calibri" w:hAnsi="Arial" w:cs="Arial"/>
        </w:rPr>
        <w:t>true</w:t>
      </w:r>
      <w:r w:rsidRPr="00930F4A">
        <w:rPr>
          <w:rFonts w:ascii="Arial" w:eastAsia="Calibri" w:hAnsi="Arial" w:cs="Arial"/>
          <w:b/>
        </w:rPr>
        <w:t>]</w:t>
      </w:r>
    </w:p>
    <w:p w14:paraId="777BAB8C" w14:textId="77777777" w:rsidR="0091227A" w:rsidRPr="00930F4A" w:rsidRDefault="0091227A">
      <w:pPr>
        <w:rPr>
          <w:rFonts w:ascii="Arial" w:hAnsi="Arial" w:cs="Arial"/>
        </w:rPr>
      </w:pPr>
    </w:p>
    <w:tbl>
      <w:tblPr>
        <w:tblW w:w="7575"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124"/>
        <w:gridCol w:w="1123"/>
        <w:gridCol w:w="1123"/>
        <w:gridCol w:w="1123"/>
        <w:gridCol w:w="1541"/>
        <w:gridCol w:w="1541"/>
      </w:tblGrid>
      <w:tr w:rsidR="00FC02BF" w:rsidRPr="00930F4A" w14:paraId="6B949B36" w14:textId="35E6C46D" w:rsidTr="00E822CA">
        <w:tc>
          <w:tcPr>
            <w:tcW w:w="7575"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10A5400" w14:textId="2CBE3BAC" w:rsidR="00FC02BF" w:rsidRPr="00930F4A" w:rsidRDefault="00FC02BF" w:rsidP="005F1783">
            <w:pPr>
              <w:rPr>
                <w:rFonts w:ascii="Arial" w:eastAsia="Calibri" w:hAnsi="Arial" w:cs="Arial"/>
              </w:rPr>
            </w:pPr>
            <w:r w:rsidRPr="00930F4A">
              <w:rPr>
                <w:rFonts w:ascii="Arial" w:eastAsia="Calibri" w:hAnsi="Arial" w:cs="Arial"/>
              </w:rPr>
              <w:t>DS_</w:t>
            </w:r>
            <w:ins w:id="9290" w:author="Utente" w:date="2017-06-23T17:32:00Z">
              <w:r w:rsidRPr="00930F4A">
                <w:rPr>
                  <w:rFonts w:ascii="Arial" w:eastAsia="Calibri" w:hAnsi="Arial" w:cs="Arial"/>
                </w:rPr>
                <w:t>r</w:t>
              </w:r>
            </w:ins>
            <w:del w:id="9291" w:author="Utente" w:date="2017-06-23T17:32:00Z">
              <w:r w:rsidRPr="00930F4A" w:rsidDel="001E0330">
                <w:rPr>
                  <w:rFonts w:ascii="Arial" w:eastAsia="Calibri" w:hAnsi="Arial" w:cs="Arial"/>
                </w:rPr>
                <w:delText>1</w:delText>
              </w:r>
            </w:del>
          </w:p>
        </w:tc>
      </w:tr>
      <w:tr w:rsidR="001E0330" w:rsidRPr="00930F4A" w14:paraId="0E4B60F8" w14:textId="34456C00" w:rsidTr="001E0330">
        <w:tc>
          <w:tcPr>
            <w:tcW w:w="11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F1354C3" w14:textId="77777777" w:rsidR="001E0330" w:rsidRPr="00930F4A" w:rsidRDefault="001E0330" w:rsidP="005F1783">
            <w:pPr>
              <w:rPr>
                <w:rFonts w:ascii="Arial" w:hAnsi="Arial" w:cs="Arial"/>
              </w:rPr>
            </w:pPr>
            <w:r w:rsidRPr="00930F4A">
              <w:rPr>
                <w:rFonts w:ascii="Arial" w:eastAsia="Calibri" w:hAnsi="Arial" w:cs="Arial"/>
                <w:b/>
              </w:rPr>
              <w:t>Id_1</w:t>
            </w:r>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63A79720" w14:textId="77777777" w:rsidR="001E0330" w:rsidRPr="00930F4A" w:rsidRDefault="001E0330" w:rsidP="005F1783">
            <w:pPr>
              <w:rPr>
                <w:rFonts w:ascii="Arial" w:hAnsi="Arial" w:cs="Arial"/>
              </w:rPr>
            </w:pPr>
            <w:r w:rsidRPr="00930F4A">
              <w:rPr>
                <w:rFonts w:ascii="Arial" w:eastAsia="Calibri" w:hAnsi="Arial" w:cs="Arial"/>
                <w:b/>
              </w:rPr>
              <w:t>Id_2</w:t>
            </w:r>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2F5DA21C" w14:textId="77777777" w:rsidR="001E0330" w:rsidRPr="00930F4A" w:rsidRDefault="001E0330" w:rsidP="005F1783">
            <w:pPr>
              <w:rPr>
                <w:rFonts w:ascii="Arial" w:hAnsi="Arial" w:cs="Arial"/>
              </w:rPr>
            </w:pPr>
            <w:r w:rsidRPr="00930F4A">
              <w:rPr>
                <w:rFonts w:ascii="Arial" w:eastAsia="Calibri" w:hAnsi="Arial" w:cs="Arial"/>
                <w:b/>
              </w:rPr>
              <w:t>Id_3</w:t>
            </w:r>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620CCD6" w14:textId="77777777" w:rsidR="001E0330" w:rsidRPr="00930F4A" w:rsidRDefault="001E0330" w:rsidP="005F1783">
            <w:pPr>
              <w:rPr>
                <w:rFonts w:ascii="Arial" w:hAnsi="Arial" w:cs="Arial"/>
              </w:rPr>
            </w:pPr>
            <w:r w:rsidRPr="00930F4A">
              <w:rPr>
                <w:rFonts w:ascii="Arial" w:eastAsia="Calibri" w:hAnsi="Arial" w:cs="Arial"/>
                <w:b/>
              </w:rPr>
              <w:t>Id_4</w:t>
            </w:r>
          </w:p>
        </w:tc>
        <w:tc>
          <w:tcPr>
            <w:tcW w:w="1541"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235EFE38" w14:textId="27C9A7B4" w:rsidR="001E0330" w:rsidRPr="00930F4A" w:rsidRDefault="001E0330" w:rsidP="001E0330">
            <w:pPr>
              <w:rPr>
                <w:rFonts w:ascii="Arial" w:hAnsi="Arial" w:cs="Arial"/>
              </w:rPr>
            </w:pPr>
            <w:r w:rsidRPr="00930F4A">
              <w:rPr>
                <w:rFonts w:ascii="Arial" w:eastAsia="Calibri" w:hAnsi="Arial" w:cs="Arial"/>
                <w:b/>
                <w:shd w:val="clear" w:color="auto" w:fill="C6D9F1"/>
              </w:rPr>
              <w:t>Me_</w:t>
            </w:r>
            <w:del w:id="9292" w:author="Utente" w:date="2017-06-23T17:33:00Z">
              <w:r w:rsidRPr="00930F4A" w:rsidDel="001E0330">
                <w:rPr>
                  <w:rFonts w:ascii="Arial" w:eastAsia="Calibri" w:hAnsi="Arial" w:cs="Arial"/>
                  <w:b/>
                  <w:shd w:val="clear" w:color="auto" w:fill="C6D9F1"/>
                </w:rPr>
                <w:delText>2</w:delText>
              </w:r>
            </w:del>
            <w:ins w:id="9293" w:author="Utente" w:date="2017-06-23T17:33:00Z">
              <w:r w:rsidRPr="00930F4A">
                <w:rPr>
                  <w:rFonts w:ascii="Arial" w:eastAsia="Calibri" w:hAnsi="Arial" w:cs="Arial"/>
                  <w:b/>
                  <w:shd w:val="clear" w:color="auto" w:fill="C6D9F1"/>
                </w:rPr>
                <w:t>1</w:t>
              </w:r>
            </w:ins>
          </w:p>
        </w:tc>
        <w:tc>
          <w:tcPr>
            <w:tcW w:w="1541" w:type="dxa"/>
            <w:tcBorders>
              <w:top w:val="single" w:sz="6" w:space="0" w:color="000000"/>
              <w:left w:val="single" w:sz="6" w:space="0" w:color="000000"/>
              <w:bottom w:val="single" w:sz="6" w:space="0" w:color="000000"/>
              <w:right w:val="single" w:sz="6" w:space="0" w:color="000000"/>
            </w:tcBorders>
            <w:shd w:val="clear" w:color="auto" w:fill="C6D9F1"/>
          </w:tcPr>
          <w:p w14:paraId="664D1A55" w14:textId="71EE9830" w:rsidR="001E0330" w:rsidRPr="00930F4A" w:rsidRDefault="001E0330" w:rsidP="005F1783">
            <w:pPr>
              <w:rPr>
                <w:ins w:id="9294" w:author="Utente" w:date="2017-06-23T17:33:00Z"/>
                <w:rFonts w:ascii="Arial" w:eastAsia="Calibri" w:hAnsi="Arial" w:cs="Arial"/>
                <w:b/>
                <w:shd w:val="clear" w:color="auto" w:fill="C6D9F1"/>
              </w:rPr>
            </w:pPr>
            <w:ins w:id="9295" w:author="Utente" w:date="2017-06-23T17:34:00Z">
              <w:r w:rsidRPr="00930F4A">
                <w:rPr>
                  <w:rFonts w:ascii="Arial" w:eastAsia="Calibri" w:hAnsi="Arial" w:cs="Arial"/>
                  <w:b/>
                  <w:shd w:val="clear" w:color="auto" w:fill="C6D9F1"/>
                </w:rPr>
                <w:t>Me_2</w:t>
              </w:r>
            </w:ins>
          </w:p>
        </w:tc>
      </w:tr>
      <w:tr w:rsidR="005F1783" w:rsidRPr="00930F4A" w14:paraId="1837A872" w14:textId="36F82305" w:rsidTr="001E0330">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D3CD87" w14:textId="77777777" w:rsidR="005F1783" w:rsidRPr="00930F4A" w:rsidRDefault="005F1783" w:rsidP="005F1783">
            <w:pPr>
              <w:rPr>
                <w:rFonts w:ascii="Arial" w:hAnsi="Arial" w:cs="Arial"/>
              </w:rPr>
            </w:pPr>
            <w:r w:rsidRPr="00930F4A">
              <w:rPr>
                <w:rFonts w:ascii="Arial" w:eastAsia="Calibri" w:hAnsi="Arial" w:cs="Arial"/>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80A02A" w14:textId="77777777" w:rsidR="005F1783" w:rsidRPr="00930F4A" w:rsidRDefault="005F1783" w:rsidP="005F1783">
            <w:pPr>
              <w:rPr>
                <w:rFonts w:ascii="Arial" w:hAnsi="Arial" w:cs="Arial"/>
              </w:rPr>
            </w:pPr>
            <w:r w:rsidRPr="00930F4A">
              <w:rPr>
                <w:rFonts w:ascii="Arial" w:eastAsia="Calibri" w:hAnsi="Arial" w:cs="Arial"/>
              </w:rPr>
              <w:t>Y_LT15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8D494B" w14:textId="77777777" w:rsidR="005F1783" w:rsidRPr="00930F4A" w:rsidRDefault="005F1783" w:rsidP="005F1783">
            <w:pPr>
              <w:rPr>
                <w:rFonts w:ascii="Arial" w:hAnsi="Arial" w:cs="Arial"/>
              </w:rPr>
            </w:pPr>
            <w:r w:rsidRPr="00930F4A">
              <w:rPr>
                <w:rFonts w:ascii="Arial" w:eastAsia="Calibri" w:hAnsi="Arial" w:cs="Arial"/>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419A84" w14:textId="77777777" w:rsidR="005F1783" w:rsidRPr="00930F4A" w:rsidRDefault="005F1783" w:rsidP="005F1783">
            <w:pPr>
              <w:rPr>
                <w:rFonts w:ascii="Arial" w:hAnsi="Arial" w:cs="Arial"/>
              </w:rPr>
            </w:pPr>
            <w:r w:rsidRPr="00930F4A">
              <w:rPr>
                <w:rFonts w:ascii="Arial" w:eastAsia="Calibri" w:hAnsi="Arial" w:cs="Arial"/>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D16C61" w14:textId="68C68647" w:rsidR="005F1783" w:rsidRPr="00930F4A" w:rsidRDefault="005F1783" w:rsidP="005F1783">
            <w:pPr>
              <w:rPr>
                <w:rFonts w:ascii="Arial" w:hAnsi="Arial" w:cs="Arial"/>
              </w:rPr>
            </w:pPr>
            <w:ins w:id="9296" w:author="Utente" w:date="2017-06-25T10:33:00Z">
              <w:r w:rsidRPr="00930F4A">
                <w:rPr>
                  <w:rFonts w:ascii="Arial" w:eastAsia="Calibri" w:hAnsi="Arial" w:cs="Arial"/>
                </w:rPr>
                <w:t>true</w:t>
              </w:r>
            </w:ins>
            <w:del w:id="9297" w:author="Utente" w:date="2017-06-25T10:32:00Z">
              <w:r w:rsidRPr="00930F4A" w:rsidDel="00772A15">
                <w:rPr>
                  <w:rFonts w:ascii="Arial" w:eastAsia="Calibri" w:hAnsi="Arial" w:cs="Arial"/>
                </w:rPr>
                <w:delText>970428</w:delText>
              </w:r>
            </w:del>
          </w:p>
        </w:tc>
        <w:tc>
          <w:tcPr>
            <w:tcW w:w="1541" w:type="dxa"/>
            <w:tcBorders>
              <w:top w:val="single" w:sz="6" w:space="0" w:color="000000"/>
              <w:left w:val="single" w:sz="6" w:space="0" w:color="000000"/>
              <w:bottom w:val="single" w:sz="6" w:space="0" w:color="000000"/>
              <w:right w:val="single" w:sz="6" w:space="0" w:color="000000"/>
            </w:tcBorders>
          </w:tcPr>
          <w:p w14:paraId="68643F1F" w14:textId="16B2AA1B" w:rsidR="005F1783" w:rsidRPr="00930F4A" w:rsidRDefault="005F1783" w:rsidP="005F1783">
            <w:pPr>
              <w:rPr>
                <w:ins w:id="9298" w:author="Utente" w:date="2017-06-23T17:33:00Z"/>
                <w:rFonts w:ascii="Arial" w:eastAsia="Calibri" w:hAnsi="Arial" w:cs="Arial"/>
              </w:rPr>
            </w:pPr>
            <w:ins w:id="9299" w:author="Utente" w:date="2017-06-25T10:33:00Z">
              <w:r w:rsidRPr="00930F4A">
                <w:rPr>
                  <w:rFonts w:ascii="Arial" w:eastAsia="Calibri" w:hAnsi="Arial" w:cs="Arial"/>
                </w:rPr>
                <w:t>true</w:t>
              </w:r>
            </w:ins>
          </w:p>
        </w:tc>
      </w:tr>
      <w:tr w:rsidR="005F1783" w:rsidRPr="00930F4A" w14:paraId="6907A481" w14:textId="68D66CF7" w:rsidTr="001E0330">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45E3C6" w14:textId="77777777" w:rsidR="005F1783" w:rsidRPr="00930F4A" w:rsidRDefault="005F1783" w:rsidP="005F1783">
            <w:pPr>
              <w:rPr>
                <w:rFonts w:ascii="Arial" w:hAnsi="Arial" w:cs="Arial"/>
              </w:rPr>
            </w:pPr>
            <w:r w:rsidRPr="00930F4A">
              <w:rPr>
                <w:rFonts w:ascii="Arial" w:eastAsia="Calibri" w:hAnsi="Arial" w:cs="Arial"/>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3FEBE9" w14:textId="77777777" w:rsidR="005F1783" w:rsidRPr="00930F4A" w:rsidRDefault="005F1783" w:rsidP="005F1783">
            <w:pPr>
              <w:rPr>
                <w:rFonts w:ascii="Arial" w:hAnsi="Arial" w:cs="Arial"/>
              </w:rPr>
            </w:pPr>
            <w:r w:rsidRPr="00930F4A">
              <w:rPr>
                <w:rFonts w:ascii="Arial" w:eastAsia="Calibri" w:hAnsi="Arial" w:cs="Arial"/>
              </w:rPr>
              <w:t>Y15-64</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4A2056" w14:textId="77777777" w:rsidR="005F1783" w:rsidRPr="00930F4A" w:rsidRDefault="005F1783" w:rsidP="005F1783">
            <w:pPr>
              <w:rPr>
                <w:rFonts w:ascii="Arial" w:hAnsi="Arial" w:cs="Arial"/>
              </w:rPr>
            </w:pPr>
            <w:r w:rsidRPr="00930F4A">
              <w:rPr>
                <w:rFonts w:ascii="Arial" w:eastAsia="Calibri" w:hAnsi="Arial" w:cs="Arial"/>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C76326" w14:textId="77777777" w:rsidR="005F1783" w:rsidRPr="00930F4A" w:rsidRDefault="005F1783" w:rsidP="005F1783">
            <w:pPr>
              <w:rPr>
                <w:rFonts w:ascii="Arial" w:hAnsi="Arial" w:cs="Arial"/>
              </w:rPr>
            </w:pPr>
            <w:r w:rsidRPr="00930F4A">
              <w:rPr>
                <w:rFonts w:ascii="Arial" w:eastAsia="Calibri" w:hAnsi="Arial" w:cs="Arial"/>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3395D4" w14:textId="41E2AB2A" w:rsidR="005F1783" w:rsidRPr="00930F4A" w:rsidRDefault="005F1783" w:rsidP="005F1783">
            <w:pPr>
              <w:rPr>
                <w:rFonts w:ascii="Arial" w:hAnsi="Arial" w:cs="Arial"/>
              </w:rPr>
            </w:pPr>
            <w:ins w:id="9300" w:author="Utente" w:date="2017-06-25T10:33:00Z">
              <w:r w:rsidRPr="00930F4A">
                <w:rPr>
                  <w:rFonts w:ascii="Arial" w:eastAsia="Calibri" w:hAnsi="Arial" w:cs="Arial"/>
                </w:rPr>
                <w:t>false</w:t>
              </w:r>
            </w:ins>
            <w:del w:id="9301" w:author="Utente" w:date="2017-06-25T10:32:00Z">
              <w:r w:rsidRPr="00930F4A" w:rsidDel="00772A15">
                <w:rPr>
                  <w:rFonts w:ascii="Arial" w:eastAsia="Calibri" w:hAnsi="Arial" w:cs="Arial"/>
                </w:rPr>
                <w:delText>3678355</w:delText>
              </w:r>
            </w:del>
          </w:p>
        </w:tc>
        <w:tc>
          <w:tcPr>
            <w:tcW w:w="1541" w:type="dxa"/>
            <w:tcBorders>
              <w:top w:val="single" w:sz="6" w:space="0" w:color="000000"/>
              <w:left w:val="single" w:sz="6" w:space="0" w:color="000000"/>
              <w:bottom w:val="single" w:sz="6" w:space="0" w:color="000000"/>
              <w:right w:val="single" w:sz="6" w:space="0" w:color="000000"/>
            </w:tcBorders>
          </w:tcPr>
          <w:p w14:paraId="051F1E5E" w14:textId="2020583B" w:rsidR="005F1783" w:rsidRPr="00930F4A" w:rsidRDefault="005F1783" w:rsidP="005F1783">
            <w:pPr>
              <w:rPr>
                <w:ins w:id="9302" w:author="Utente" w:date="2017-06-23T17:33:00Z"/>
                <w:rFonts w:ascii="Arial" w:eastAsia="Calibri" w:hAnsi="Arial" w:cs="Arial"/>
              </w:rPr>
            </w:pPr>
            <w:ins w:id="9303" w:author="Utente" w:date="2017-06-25T10:33:00Z">
              <w:r w:rsidRPr="00930F4A">
                <w:rPr>
                  <w:rFonts w:ascii="Arial" w:eastAsia="Calibri" w:hAnsi="Arial" w:cs="Arial"/>
                </w:rPr>
                <w:t>false</w:t>
              </w:r>
            </w:ins>
          </w:p>
        </w:tc>
      </w:tr>
      <w:tr w:rsidR="005F1783" w:rsidRPr="00930F4A" w14:paraId="6DA7BC54" w14:textId="15DCBF70" w:rsidTr="001E0330">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3ED56F" w14:textId="77777777" w:rsidR="005F1783" w:rsidRPr="00930F4A" w:rsidRDefault="005F1783" w:rsidP="005F1783">
            <w:pPr>
              <w:rPr>
                <w:rFonts w:ascii="Arial" w:hAnsi="Arial" w:cs="Arial"/>
              </w:rPr>
            </w:pPr>
            <w:r w:rsidRPr="00930F4A">
              <w:rPr>
                <w:rFonts w:ascii="Arial" w:eastAsia="Calibri" w:hAnsi="Arial" w:cs="Arial"/>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8EE4BB" w14:textId="77777777" w:rsidR="005F1783" w:rsidRPr="00930F4A" w:rsidRDefault="005F1783" w:rsidP="005F1783">
            <w:pPr>
              <w:rPr>
                <w:rFonts w:ascii="Arial" w:hAnsi="Arial" w:cs="Arial"/>
              </w:rPr>
            </w:pPr>
            <w:r w:rsidRPr="00930F4A">
              <w:rPr>
                <w:rFonts w:ascii="Arial" w:eastAsia="Calibri" w:hAnsi="Arial" w:cs="Arial"/>
              </w:rPr>
              <w:t>Y_GE65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E9B8DF" w14:textId="77777777" w:rsidR="005F1783" w:rsidRPr="00930F4A" w:rsidRDefault="005F1783" w:rsidP="005F1783">
            <w:pPr>
              <w:rPr>
                <w:rFonts w:ascii="Arial" w:hAnsi="Arial" w:cs="Arial"/>
              </w:rPr>
            </w:pPr>
            <w:r w:rsidRPr="00930F4A">
              <w:rPr>
                <w:rFonts w:ascii="Arial" w:eastAsia="Calibri" w:hAnsi="Arial" w:cs="Arial"/>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65FBCE" w14:textId="77777777" w:rsidR="005F1783" w:rsidRPr="00930F4A" w:rsidRDefault="005F1783" w:rsidP="005F1783">
            <w:pPr>
              <w:rPr>
                <w:rFonts w:ascii="Arial" w:hAnsi="Arial" w:cs="Arial"/>
              </w:rPr>
            </w:pPr>
            <w:r w:rsidRPr="00930F4A">
              <w:rPr>
                <w:rFonts w:ascii="Arial" w:eastAsia="Calibri" w:hAnsi="Arial" w:cs="Arial"/>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7A01E7" w14:textId="718C1B4F" w:rsidR="005F1783" w:rsidRPr="00930F4A" w:rsidRDefault="005F1783" w:rsidP="005F1783">
            <w:pPr>
              <w:rPr>
                <w:rFonts w:ascii="Arial" w:hAnsi="Arial" w:cs="Arial"/>
              </w:rPr>
            </w:pPr>
            <w:ins w:id="9304" w:author="Utente" w:date="2017-06-25T10:33:00Z">
              <w:r w:rsidRPr="00930F4A">
                <w:rPr>
                  <w:rFonts w:ascii="Arial" w:eastAsia="Calibri" w:hAnsi="Arial" w:cs="Arial"/>
                </w:rPr>
                <w:t>true</w:t>
              </w:r>
            </w:ins>
            <w:del w:id="9305" w:author="Utente" w:date="2017-06-25T10:32:00Z">
              <w:r w:rsidRPr="00930F4A" w:rsidDel="00772A15">
                <w:rPr>
                  <w:rFonts w:ascii="Arial" w:eastAsia="Calibri" w:hAnsi="Arial" w:cs="Arial"/>
                </w:rPr>
                <w:delText>838653</w:delText>
              </w:r>
            </w:del>
          </w:p>
        </w:tc>
        <w:tc>
          <w:tcPr>
            <w:tcW w:w="1541" w:type="dxa"/>
            <w:tcBorders>
              <w:top w:val="single" w:sz="6" w:space="0" w:color="000000"/>
              <w:left w:val="single" w:sz="6" w:space="0" w:color="000000"/>
              <w:bottom w:val="single" w:sz="6" w:space="0" w:color="000000"/>
              <w:right w:val="single" w:sz="6" w:space="0" w:color="000000"/>
            </w:tcBorders>
          </w:tcPr>
          <w:p w14:paraId="50A8E382" w14:textId="311FD3D2" w:rsidR="005F1783" w:rsidRPr="00930F4A" w:rsidRDefault="005F1783" w:rsidP="005F1783">
            <w:pPr>
              <w:rPr>
                <w:ins w:id="9306" w:author="Utente" w:date="2017-06-23T17:33:00Z"/>
                <w:rFonts w:ascii="Arial" w:eastAsia="Calibri" w:hAnsi="Arial" w:cs="Arial"/>
              </w:rPr>
            </w:pPr>
            <w:ins w:id="9307" w:author="Utente" w:date="2017-06-25T10:33:00Z">
              <w:r w:rsidRPr="00930F4A">
                <w:rPr>
                  <w:rFonts w:ascii="Arial" w:eastAsia="Calibri" w:hAnsi="Arial" w:cs="Arial"/>
                </w:rPr>
                <w:t>true</w:t>
              </w:r>
            </w:ins>
          </w:p>
        </w:tc>
      </w:tr>
      <w:tr w:rsidR="005F1783" w:rsidRPr="00930F4A" w14:paraId="2271BCD7" w14:textId="7A2CD86D" w:rsidTr="001E0330">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F0D24F" w14:textId="77777777" w:rsidR="005F1783" w:rsidRPr="00930F4A" w:rsidRDefault="005F1783" w:rsidP="005F1783">
            <w:pPr>
              <w:rPr>
                <w:rFonts w:ascii="Arial" w:hAnsi="Arial" w:cs="Arial"/>
              </w:rPr>
            </w:pPr>
            <w:r w:rsidRPr="00930F4A">
              <w:rPr>
                <w:rFonts w:ascii="Arial" w:eastAsia="Calibri" w:hAnsi="Arial" w:cs="Arial"/>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C0FAD6" w14:textId="77777777" w:rsidR="005F1783" w:rsidRPr="00930F4A" w:rsidRDefault="005F1783" w:rsidP="005F1783">
            <w:pPr>
              <w:rPr>
                <w:rFonts w:ascii="Arial" w:hAnsi="Arial" w:cs="Arial"/>
              </w:rPr>
            </w:pPr>
            <w:r w:rsidRPr="00930F4A">
              <w:rPr>
                <w:rFonts w:ascii="Arial" w:eastAsia="Calibri" w:hAnsi="Arial" w:cs="Arial"/>
              </w:rPr>
              <w:t>Y_LT15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63D149" w14:textId="42435C7A" w:rsidR="005F1783" w:rsidRPr="00930F4A" w:rsidRDefault="005F1783" w:rsidP="005F1783">
            <w:pPr>
              <w:rPr>
                <w:rFonts w:ascii="Arial" w:hAnsi="Arial" w:cs="Arial"/>
              </w:rPr>
            </w:pPr>
            <w:ins w:id="9308" w:author="Utente" w:date="2017-06-25T10:32:00Z">
              <w:r w:rsidRPr="00930F4A">
                <w:rPr>
                  <w:rFonts w:ascii="Arial" w:eastAsia="Calibri" w:hAnsi="Arial" w:cs="Arial"/>
                </w:rPr>
                <w:t>UK</w:t>
              </w:r>
            </w:ins>
            <w:del w:id="9309" w:author="Utente" w:date="2017-06-25T10:32:00Z">
              <w:r w:rsidRPr="00930F4A" w:rsidDel="008D57BA">
                <w:rPr>
                  <w:rFonts w:ascii="Arial" w:eastAsia="Calibri" w:hAnsi="Arial" w:cs="Arial"/>
                </w:rPr>
                <w:delText>BE</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60CCC9" w14:textId="77777777" w:rsidR="005F1783" w:rsidRPr="00930F4A" w:rsidRDefault="005F1783" w:rsidP="005F1783">
            <w:pPr>
              <w:rPr>
                <w:rFonts w:ascii="Arial" w:hAnsi="Arial" w:cs="Arial"/>
              </w:rPr>
            </w:pPr>
            <w:r w:rsidRPr="00930F4A">
              <w:rPr>
                <w:rFonts w:ascii="Arial" w:eastAsia="Calibri" w:hAnsi="Arial" w:cs="Arial"/>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9D311B" w14:textId="5FC0F70A" w:rsidR="005F1783" w:rsidRPr="00930F4A" w:rsidRDefault="005F1783" w:rsidP="005F1783">
            <w:pPr>
              <w:rPr>
                <w:rFonts w:ascii="Arial" w:hAnsi="Arial" w:cs="Arial"/>
              </w:rPr>
            </w:pPr>
            <w:ins w:id="9310" w:author="Utente" w:date="2017-06-25T10:33:00Z">
              <w:r w:rsidRPr="00930F4A">
                <w:rPr>
                  <w:rFonts w:ascii="Arial" w:eastAsia="Calibri" w:hAnsi="Arial" w:cs="Arial"/>
                </w:rPr>
                <w:t>false</w:t>
              </w:r>
            </w:ins>
            <w:del w:id="9311" w:author="Utente" w:date="2017-06-25T10:32:00Z">
              <w:r w:rsidRPr="00930F4A" w:rsidDel="00772A15">
                <w:rPr>
                  <w:rFonts w:ascii="Arial" w:eastAsia="Calibri" w:hAnsi="Arial" w:cs="Arial"/>
                </w:rPr>
                <w:delText>927644</w:delText>
              </w:r>
            </w:del>
          </w:p>
        </w:tc>
        <w:tc>
          <w:tcPr>
            <w:tcW w:w="1541" w:type="dxa"/>
            <w:tcBorders>
              <w:top w:val="single" w:sz="6" w:space="0" w:color="000000"/>
              <w:left w:val="single" w:sz="6" w:space="0" w:color="000000"/>
              <w:bottom w:val="single" w:sz="6" w:space="0" w:color="000000"/>
              <w:right w:val="single" w:sz="6" w:space="0" w:color="000000"/>
            </w:tcBorders>
          </w:tcPr>
          <w:p w14:paraId="2577C483" w14:textId="332E026E" w:rsidR="005F1783" w:rsidRPr="00930F4A" w:rsidRDefault="005F1783" w:rsidP="005F1783">
            <w:pPr>
              <w:rPr>
                <w:ins w:id="9312" w:author="Utente" w:date="2017-06-23T17:33:00Z"/>
                <w:rFonts w:ascii="Arial" w:eastAsia="Calibri" w:hAnsi="Arial" w:cs="Arial"/>
              </w:rPr>
            </w:pPr>
            <w:ins w:id="9313" w:author="Utente" w:date="2017-06-23T17:37:00Z">
              <w:r w:rsidRPr="00930F4A">
                <w:rPr>
                  <w:rFonts w:ascii="Arial" w:eastAsia="Calibri" w:hAnsi="Arial" w:cs="Arial"/>
                </w:rPr>
                <w:t>false</w:t>
              </w:r>
            </w:ins>
          </w:p>
        </w:tc>
      </w:tr>
      <w:tr w:rsidR="005F1783" w:rsidRPr="00930F4A" w14:paraId="1A27DA79" w14:textId="7EBA9341" w:rsidTr="001E0330">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664A64" w14:textId="77777777" w:rsidR="005F1783" w:rsidRPr="00930F4A" w:rsidRDefault="005F1783" w:rsidP="005F1783">
            <w:pPr>
              <w:rPr>
                <w:rFonts w:ascii="Arial" w:hAnsi="Arial" w:cs="Arial"/>
              </w:rPr>
            </w:pPr>
            <w:r w:rsidRPr="00930F4A">
              <w:rPr>
                <w:rFonts w:ascii="Arial" w:eastAsia="Calibri" w:hAnsi="Arial" w:cs="Arial"/>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40A056" w14:textId="77777777" w:rsidR="005F1783" w:rsidRPr="00930F4A" w:rsidRDefault="005F1783" w:rsidP="005F1783">
            <w:pPr>
              <w:rPr>
                <w:rFonts w:ascii="Arial" w:hAnsi="Arial" w:cs="Arial"/>
              </w:rPr>
            </w:pPr>
            <w:r w:rsidRPr="00930F4A">
              <w:rPr>
                <w:rFonts w:ascii="Arial" w:eastAsia="Calibri" w:hAnsi="Arial" w:cs="Arial"/>
              </w:rPr>
              <w:t>Y15-64</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54046C" w14:textId="7829C47D" w:rsidR="005F1783" w:rsidRPr="00930F4A" w:rsidRDefault="005F1783" w:rsidP="005F1783">
            <w:pPr>
              <w:rPr>
                <w:rFonts w:ascii="Arial" w:hAnsi="Arial" w:cs="Arial"/>
              </w:rPr>
            </w:pPr>
            <w:ins w:id="9314" w:author="Utente" w:date="2017-06-25T10:32:00Z">
              <w:r w:rsidRPr="00930F4A">
                <w:rPr>
                  <w:rFonts w:ascii="Arial" w:eastAsia="Calibri" w:hAnsi="Arial" w:cs="Arial"/>
                </w:rPr>
                <w:t>UK</w:t>
              </w:r>
            </w:ins>
            <w:del w:id="9315" w:author="Utente" w:date="2017-06-25T10:32:00Z">
              <w:r w:rsidRPr="00930F4A" w:rsidDel="008D57BA">
                <w:rPr>
                  <w:rFonts w:ascii="Arial" w:eastAsia="Calibri" w:hAnsi="Arial" w:cs="Arial"/>
                </w:rPr>
                <w:delText>BE</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3A6ACB" w14:textId="77777777" w:rsidR="005F1783" w:rsidRPr="00930F4A" w:rsidRDefault="005F1783" w:rsidP="005F1783">
            <w:pPr>
              <w:rPr>
                <w:rFonts w:ascii="Arial" w:hAnsi="Arial" w:cs="Arial"/>
              </w:rPr>
            </w:pPr>
            <w:r w:rsidRPr="00930F4A">
              <w:rPr>
                <w:rFonts w:ascii="Arial" w:eastAsia="Calibri" w:hAnsi="Arial" w:cs="Arial"/>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1FB321" w14:textId="001A441B" w:rsidR="005F1783" w:rsidRPr="00930F4A" w:rsidRDefault="005F1783" w:rsidP="005F1783">
            <w:pPr>
              <w:rPr>
                <w:rFonts w:ascii="Arial" w:hAnsi="Arial" w:cs="Arial"/>
              </w:rPr>
            </w:pPr>
            <w:ins w:id="9316" w:author="Utente" w:date="2017-06-25T10:33:00Z">
              <w:r w:rsidRPr="00930F4A">
                <w:rPr>
                  <w:rFonts w:ascii="Arial" w:eastAsia="Calibri" w:hAnsi="Arial" w:cs="Arial"/>
                </w:rPr>
                <w:t>false</w:t>
              </w:r>
            </w:ins>
            <w:del w:id="9317" w:author="Utente" w:date="2017-06-25T10:32:00Z">
              <w:r w:rsidRPr="00930F4A" w:rsidDel="00772A15">
                <w:rPr>
                  <w:rFonts w:ascii="Arial" w:eastAsia="Calibri" w:hAnsi="Arial" w:cs="Arial"/>
                </w:rPr>
                <w:delText>3625561</w:delText>
              </w:r>
            </w:del>
          </w:p>
        </w:tc>
        <w:tc>
          <w:tcPr>
            <w:tcW w:w="1541" w:type="dxa"/>
            <w:tcBorders>
              <w:top w:val="single" w:sz="6" w:space="0" w:color="000000"/>
              <w:left w:val="single" w:sz="6" w:space="0" w:color="000000"/>
              <w:bottom w:val="single" w:sz="6" w:space="0" w:color="000000"/>
              <w:right w:val="single" w:sz="6" w:space="0" w:color="000000"/>
            </w:tcBorders>
          </w:tcPr>
          <w:p w14:paraId="56B01142" w14:textId="11E7FCBA" w:rsidR="005F1783" w:rsidRPr="00930F4A" w:rsidRDefault="005F1783" w:rsidP="005F1783">
            <w:pPr>
              <w:rPr>
                <w:ins w:id="9318" w:author="Utente" w:date="2017-06-23T17:33:00Z"/>
                <w:rFonts w:ascii="Arial" w:eastAsia="Calibri" w:hAnsi="Arial" w:cs="Arial"/>
              </w:rPr>
            </w:pPr>
            <w:ins w:id="9319" w:author="Utente" w:date="2017-06-25T10:33:00Z">
              <w:r w:rsidRPr="00930F4A">
                <w:rPr>
                  <w:rFonts w:ascii="Arial" w:eastAsia="Calibri" w:hAnsi="Arial" w:cs="Arial"/>
                </w:rPr>
                <w:t>false</w:t>
              </w:r>
            </w:ins>
          </w:p>
        </w:tc>
      </w:tr>
      <w:tr w:rsidR="005F1783" w:rsidRPr="00930F4A" w14:paraId="176E4E94" w14:textId="3B92F95A" w:rsidTr="001E0330">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F51380" w14:textId="77777777" w:rsidR="005F1783" w:rsidRPr="00930F4A" w:rsidRDefault="005F1783" w:rsidP="005F1783">
            <w:pPr>
              <w:rPr>
                <w:rFonts w:ascii="Arial" w:hAnsi="Arial" w:cs="Arial"/>
              </w:rPr>
            </w:pPr>
            <w:r w:rsidRPr="00930F4A">
              <w:rPr>
                <w:rFonts w:ascii="Arial" w:eastAsia="Calibri" w:hAnsi="Arial" w:cs="Arial"/>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F9CA2D" w14:textId="77777777" w:rsidR="005F1783" w:rsidRPr="00930F4A" w:rsidRDefault="005F1783" w:rsidP="005F1783">
            <w:pPr>
              <w:rPr>
                <w:rFonts w:ascii="Arial" w:hAnsi="Arial" w:cs="Arial"/>
              </w:rPr>
            </w:pPr>
            <w:r w:rsidRPr="00930F4A">
              <w:rPr>
                <w:rFonts w:ascii="Arial" w:eastAsia="Calibri" w:hAnsi="Arial" w:cs="Arial"/>
              </w:rPr>
              <w:t>Y_GE65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CDEE6B" w14:textId="152014E4" w:rsidR="005F1783" w:rsidRPr="00930F4A" w:rsidRDefault="005F1783" w:rsidP="005F1783">
            <w:pPr>
              <w:rPr>
                <w:rFonts w:ascii="Arial" w:hAnsi="Arial" w:cs="Arial"/>
              </w:rPr>
            </w:pPr>
            <w:ins w:id="9320" w:author="Utente" w:date="2017-06-25T10:32:00Z">
              <w:r w:rsidRPr="00930F4A">
                <w:rPr>
                  <w:rFonts w:ascii="Arial" w:eastAsia="Calibri" w:hAnsi="Arial" w:cs="Arial"/>
                </w:rPr>
                <w:t>UK</w:t>
              </w:r>
            </w:ins>
            <w:del w:id="9321" w:author="Utente" w:date="2017-06-25T10:32:00Z">
              <w:r w:rsidRPr="00930F4A" w:rsidDel="008D57BA">
                <w:rPr>
                  <w:rFonts w:ascii="Arial" w:eastAsia="Calibri" w:hAnsi="Arial" w:cs="Arial"/>
                </w:rPr>
                <w:delText>BE</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40896A" w14:textId="77777777" w:rsidR="005F1783" w:rsidRPr="00930F4A" w:rsidRDefault="005F1783" w:rsidP="005F1783">
            <w:pPr>
              <w:rPr>
                <w:rFonts w:ascii="Arial" w:hAnsi="Arial" w:cs="Arial"/>
              </w:rPr>
            </w:pPr>
            <w:r w:rsidRPr="00930F4A">
              <w:rPr>
                <w:rFonts w:ascii="Arial" w:eastAsia="Calibri" w:hAnsi="Arial" w:cs="Arial"/>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E47BCD" w14:textId="20047896" w:rsidR="005F1783" w:rsidRPr="00930F4A" w:rsidRDefault="005F1783" w:rsidP="005F1783">
            <w:pPr>
              <w:rPr>
                <w:rFonts w:ascii="Arial" w:hAnsi="Arial" w:cs="Arial"/>
              </w:rPr>
            </w:pPr>
            <w:ins w:id="9322" w:author="Utente" w:date="2017-06-25T10:33:00Z">
              <w:r w:rsidRPr="00930F4A">
                <w:rPr>
                  <w:rFonts w:ascii="Arial" w:eastAsia="Calibri" w:hAnsi="Arial" w:cs="Arial"/>
                </w:rPr>
                <w:t>true</w:t>
              </w:r>
            </w:ins>
            <w:del w:id="9323" w:author="Utente" w:date="2017-06-25T10:32:00Z">
              <w:r w:rsidRPr="00930F4A" w:rsidDel="00772A15">
                <w:rPr>
                  <w:rFonts w:ascii="Arial" w:eastAsia="Calibri" w:hAnsi="Arial" w:cs="Arial"/>
                </w:rPr>
                <w:delText>1121001</w:delText>
              </w:r>
            </w:del>
          </w:p>
        </w:tc>
        <w:tc>
          <w:tcPr>
            <w:tcW w:w="1541" w:type="dxa"/>
            <w:tcBorders>
              <w:top w:val="single" w:sz="6" w:space="0" w:color="000000"/>
              <w:left w:val="single" w:sz="6" w:space="0" w:color="000000"/>
              <w:bottom w:val="single" w:sz="6" w:space="0" w:color="000000"/>
              <w:right w:val="single" w:sz="6" w:space="0" w:color="000000"/>
            </w:tcBorders>
          </w:tcPr>
          <w:p w14:paraId="1074CC83" w14:textId="519FB6DF" w:rsidR="005F1783" w:rsidRPr="00930F4A" w:rsidRDefault="005F1783" w:rsidP="005F1783">
            <w:pPr>
              <w:rPr>
                <w:ins w:id="9324" w:author="Utente" w:date="2017-06-23T17:33:00Z"/>
                <w:rFonts w:ascii="Arial" w:eastAsia="Calibri" w:hAnsi="Arial" w:cs="Arial"/>
              </w:rPr>
            </w:pPr>
            <w:ins w:id="9325" w:author="Utente" w:date="2017-06-25T10:33:00Z">
              <w:r w:rsidRPr="00930F4A">
                <w:rPr>
                  <w:rFonts w:ascii="Arial" w:eastAsia="Calibri" w:hAnsi="Arial" w:cs="Arial"/>
                </w:rPr>
                <w:t>true</w:t>
              </w:r>
            </w:ins>
          </w:p>
        </w:tc>
      </w:tr>
      <w:tr w:rsidR="001E0330" w:rsidRPr="00930F4A" w:rsidDel="005F1783" w14:paraId="52914465" w14:textId="6F589F1C" w:rsidTr="001E0330">
        <w:trPr>
          <w:gridAfter w:val="1"/>
          <w:wAfter w:w="1541" w:type="dxa"/>
          <w:del w:id="9326" w:author="Utente" w:date="2017-06-25T10:33: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C934D7" w14:textId="4042F990" w:rsidR="001E0330" w:rsidRPr="00930F4A" w:rsidDel="005F1783" w:rsidRDefault="001E0330" w:rsidP="005F1783">
            <w:pPr>
              <w:rPr>
                <w:del w:id="9327" w:author="Utente" w:date="2017-06-25T10:33:00Z"/>
                <w:rFonts w:ascii="Arial" w:hAnsi="Arial" w:cs="Arial"/>
              </w:rPr>
            </w:pPr>
            <w:del w:id="9328" w:author="Utente" w:date="2017-06-25T10:33:00Z">
              <w:r w:rsidRPr="00930F4A" w:rsidDel="005F1783">
                <w:rPr>
                  <w:rFonts w:ascii="Arial" w:eastAsia="Calibri" w:hAnsi="Arial" w:cs="Arial"/>
                </w:rPr>
                <w:delText>M</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FD1B56" w14:textId="402522E9" w:rsidR="001E0330" w:rsidRPr="00930F4A" w:rsidDel="005F1783" w:rsidRDefault="001E0330" w:rsidP="005F1783">
            <w:pPr>
              <w:rPr>
                <w:del w:id="9329" w:author="Utente" w:date="2017-06-25T10:33:00Z"/>
                <w:rFonts w:ascii="Arial" w:hAnsi="Arial" w:cs="Arial"/>
              </w:rPr>
            </w:pPr>
            <w:del w:id="9330" w:author="Utente" w:date="2017-06-25T10:33:00Z">
              <w:r w:rsidRPr="00930F4A" w:rsidDel="005F1783">
                <w:rPr>
                  <w:rFonts w:ascii="Arial" w:eastAsia="Calibri" w:hAnsi="Arial" w:cs="Arial"/>
                </w:rPr>
                <w:delText>Y_LT15</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0E760D" w14:textId="3624201E" w:rsidR="001E0330" w:rsidRPr="00930F4A" w:rsidDel="005F1783" w:rsidRDefault="001E0330" w:rsidP="005F1783">
            <w:pPr>
              <w:rPr>
                <w:del w:id="9331" w:author="Utente" w:date="2017-06-25T10:33:00Z"/>
                <w:rFonts w:ascii="Arial" w:hAnsi="Arial" w:cs="Arial"/>
              </w:rPr>
            </w:pPr>
            <w:del w:id="9332" w:author="Utente" w:date="2017-06-25T10:33:00Z">
              <w:r w:rsidRPr="00930F4A" w:rsidDel="005F1783">
                <w:rPr>
                  <w:rFonts w:ascii="Arial" w:eastAsia="Calibri" w:hAnsi="Arial" w:cs="Arial"/>
                </w:rPr>
                <w:delText>UK</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D3B954" w14:textId="1218B59C" w:rsidR="001E0330" w:rsidRPr="00930F4A" w:rsidDel="005F1783" w:rsidRDefault="001E0330" w:rsidP="005F1783">
            <w:pPr>
              <w:rPr>
                <w:del w:id="9333" w:author="Utente" w:date="2017-06-25T10:33:00Z"/>
                <w:rFonts w:ascii="Arial" w:hAnsi="Arial" w:cs="Arial"/>
              </w:rPr>
            </w:pPr>
            <w:del w:id="9334" w:author="Utente" w:date="2017-06-25T10:33:00Z">
              <w:r w:rsidRPr="00930F4A" w:rsidDel="005F1783">
                <w:rPr>
                  <w:rFonts w:ascii="Arial" w:eastAsia="Calibri" w:hAnsi="Arial" w:cs="Arial"/>
                </w:rPr>
                <w:delText>2013</w:delText>
              </w:r>
            </w:del>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796E82" w14:textId="527D09D6" w:rsidR="001E0330" w:rsidRPr="00930F4A" w:rsidDel="005F1783" w:rsidRDefault="001E0330" w:rsidP="005F1783">
            <w:pPr>
              <w:rPr>
                <w:del w:id="9335" w:author="Utente" w:date="2017-06-25T10:33:00Z"/>
                <w:rFonts w:ascii="Arial" w:hAnsi="Arial" w:cs="Arial"/>
              </w:rPr>
            </w:pPr>
            <w:del w:id="9336" w:author="Utente" w:date="2017-06-25T10:33:00Z">
              <w:r w:rsidRPr="00930F4A" w:rsidDel="005F1783">
                <w:rPr>
                  <w:rFonts w:ascii="Arial" w:eastAsia="Calibri" w:hAnsi="Arial" w:cs="Arial"/>
                </w:rPr>
                <w:delText>5757444</w:delText>
              </w:r>
            </w:del>
          </w:p>
        </w:tc>
      </w:tr>
      <w:tr w:rsidR="001E0330" w:rsidRPr="00930F4A" w:rsidDel="005F1783" w14:paraId="78E8A8EB" w14:textId="63A9381F" w:rsidTr="001E0330">
        <w:trPr>
          <w:gridAfter w:val="1"/>
          <w:wAfter w:w="1541" w:type="dxa"/>
          <w:del w:id="9337" w:author="Utente" w:date="2017-06-25T10:33: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F9C85C" w14:textId="772607FC" w:rsidR="001E0330" w:rsidRPr="00930F4A" w:rsidDel="005F1783" w:rsidRDefault="001E0330" w:rsidP="005F1783">
            <w:pPr>
              <w:rPr>
                <w:del w:id="9338" w:author="Utente" w:date="2017-06-25T10:33:00Z"/>
                <w:rFonts w:ascii="Arial" w:hAnsi="Arial" w:cs="Arial"/>
              </w:rPr>
            </w:pPr>
            <w:del w:id="9339" w:author="Utente" w:date="2017-06-25T10:33:00Z">
              <w:r w:rsidRPr="00930F4A" w:rsidDel="005F1783">
                <w:rPr>
                  <w:rFonts w:ascii="Arial" w:eastAsia="Calibri" w:hAnsi="Arial" w:cs="Arial"/>
                </w:rPr>
                <w:delText>M</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8839F3" w14:textId="5B42F392" w:rsidR="001E0330" w:rsidRPr="00930F4A" w:rsidDel="005F1783" w:rsidRDefault="001E0330" w:rsidP="005F1783">
            <w:pPr>
              <w:rPr>
                <w:del w:id="9340" w:author="Utente" w:date="2017-06-25T10:33:00Z"/>
                <w:rFonts w:ascii="Arial" w:hAnsi="Arial" w:cs="Arial"/>
              </w:rPr>
            </w:pPr>
            <w:del w:id="9341" w:author="Utente" w:date="2017-06-25T10:33:00Z">
              <w:r w:rsidRPr="00930F4A" w:rsidDel="005F1783">
                <w:rPr>
                  <w:rFonts w:ascii="Arial" w:eastAsia="Calibri" w:hAnsi="Arial" w:cs="Arial"/>
                </w:rPr>
                <w:delText>Y15-64</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2418E2" w14:textId="0445598A" w:rsidR="001E0330" w:rsidRPr="00930F4A" w:rsidDel="005F1783" w:rsidRDefault="001E0330" w:rsidP="005F1783">
            <w:pPr>
              <w:rPr>
                <w:del w:id="9342" w:author="Utente" w:date="2017-06-25T10:33:00Z"/>
                <w:rFonts w:ascii="Arial" w:hAnsi="Arial" w:cs="Arial"/>
              </w:rPr>
            </w:pPr>
            <w:del w:id="9343" w:author="Utente" w:date="2017-06-25T10:33:00Z">
              <w:r w:rsidRPr="00930F4A" w:rsidDel="005F1783">
                <w:rPr>
                  <w:rFonts w:ascii="Arial" w:eastAsia="Calibri" w:hAnsi="Arial" w:cs="Arial"/>
                </w:rPr>
                <w:delText>UK</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DB8ED0" w14:textId="5D2BC35A" w:rsidR="001E0330" w:rsidRPr="00930F4A" w:rsidDel="005F1783" w:rsidRDefault="001E0330" w:rsidP="005F1783">
            <w:pPr>
              <w:rPr>
                <w:del w:id="9344" w:author="Utente" w:date="2017-06-25T10:33:00Z"/>
                <w:rFonts w:ascii="Arial" w:hAnsi="Arial" w:cs="Arial"/>
              </w:rPr>
            </w:pPr>
            <w:del w:id="9345" w:author="Utente" w:date="2017-06-25T10:33:00Z">
              <w:r w:rsidRPr="00930F4A" w:rsidDel="005F1783">
                <w:rPr>
                  <w:rFonts w:ascii="Arial" w:eastAsia="Calibri" w:hAnsi="Arial" w:cs="Arial"/>
                </w:rPr>
                <w:delText>2013</w:delText>
              </w:r>
            </w:del>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028D04" w14:textId="54477EB6" w:rsidR="001E0330" w:rsidRPr="00930F4A" w:rsidDel="005F1783" w:rsidRDefault="001E0330" w:rsidP="005F1783">
            <w:pPr>
              <w:rPr>
                <w:del w:id="9346" w:author="Utente" w:date="2017-06-25T10:33:00Z"/>
                <w:rFonts w:ascii="Arial" w:hAnsi="Arial" w:cs="Arial"/>
              </w:rPr>
            </w:pPr>
            <w:del w:id="9347" w:author="Utente" w:date="2017-06-25T10:33:00Z">
              <w:r w:rsidRPr="00930F4A" w:rsidDel="005F1783">
                <w:rPr>
                  <w:rFonts w:ascii="Arial" w:eastAsia="Calibri" w:hAnsi="Arial" w:cs="Arial"/>
                </w:rPr>
                <w:delText>20748657</w:delText>
              </w:r>
            </w:del>
          </w:p>
        </w:tc>
      </w:tr>
      <w:tr w:rsidR="001E0330" w:rsidRPr="00930F4A" w:rsidDel="005F1783" w14:paraId="317ADBFD" w14:textId="2D70B5FA" w:rsidTr="001E0330">
        <w:trPr>
          <w:gridAfter w:val="1"/>
          <w:wAfter w:w="1541" w:type="dxa"/>
          <w:del w:id="9348" w:author="Utente" w:date="2017-06-25T10:33: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A530BE" w14:textId="037FE3D3" w:rsidR="001E0330" w:rsidRPr="00930F4A" w:rsidDel="005F1783" w:rsidRDefault="001E0330" w:rsidP="005F1783">
            <w:pPr>
              <w:rPr>
                <w:del w:id="9349" w:author="Utente" w:date="2017-06-25T10:33:00Z"/>
                <w:rFonts w:ascii="Arial" w:hAnsi="Arial" w:cs="Arial"/>
              </w:rPr>
            </w:pPr>
            <w:del w:id="9350" w:author="Utente" w:date="2017-06-25T10:33:00Z">
              <w:r w:rsidRPr="00930F4A" w:rsidDel="005F1783">
                <w:rPr>
                  <w:rFonts w:ascii="Arial" w:eastAsia="Calibri" w:hAnsi="Arial" w:cs="Arial"/>
                </w:rPr>
                <w:delText>M</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4B95C2" w14:textId="12A5E7B4" w:rsidR="001E0330" w:rsidRPr="00930F4A" w:rsidDel="005F1783" w:rsidRDefault="001E0330" w:rsidP="005F1783">
            <w:pPr>
              <w:rPr>
                <w:del w:id="9351" w:author="Utente" w:date="2017-06-25T10:33:00Z"/>
                <w:rFonts w:ascii="Arial" w:hAnsi="Arial" w:cs="Arial"/>
              </w:rPr>
            </w:pPr>
            <w:del w:id="9352" w:author="Utente" w:date="2017-06-25T10:33:00Z">
              <w:r w:rsidRPr="00930F4A" w:rsidDel="005F1783">
                <w:rPr>
                  <w:rFonts w:ascii="Arial" w:eastAsia="Calibri" w:hAnsi="Arial" w:cs="Arial"/>
                </w:rPr>
                <w:delText>Y_GE65</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BCF7CF" w14:textId="5399C094" w:rsidR="001E0330" w:rsidRPr="00930F4A" w:rsidDel="005F1783" w:rsidRDefault="001E0330" w:rsidP="005F1783">
            <w:pPr>
              <w:rPr>
                <w:del w:id="9353" w:author="Utente" w:date="2017-06-25T10:33:00Z"/>
                <w:rFonts w:ascii="Arial" w:hAnsi="Arial" w:cs="Arial"/>
              </w:rPr>
            </w:pPr>
            <w:del w:id="9354" w:author="Utente" w:date="2017-06-25T10:33:00Z">
              <w:r w:rsidRPr="00930F4A" w:rsidDel="005F1783">
                <w:rPr>
                  <w:rFonts w:ascii="Arial" w:eastAsia="Calibri" w:hAnsi="Arial" w:cs="Arial"/>
                </w:rPr>
                <w:delText>UK</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7BB336" w14:textId="1430C204" w:rsidR="001E0330" w:rsidRPr="00930F4A" w:rsidDel="005F1783" w:rsidRDefault="001E0330" w:rsidP="005F1783">
            <w:pPr>
              <w:rPr>
                <w:del w:id="9355" w:author="Utente" w:date="2017-06-25T10:33:00Z"/>
                <w:rFonts w:ascii="Arial" w:hAnsi="Arial" w:cs="Arial"/>
              </w:rPr>
            </w:pPr>
            <w:del w:id="9356" w:author="Utente" w:date="2017-06-25T10:33:00Z">
              <w:r w:rsidRPr="00930F4A" w:rsidDel="005F1783">
                <w:rPr>
                  <w:rFonts w:ascii="Arial" w:eastAsia="Calibri" w:hAnsi="Arial" w:cs="Arial"/>
                </w:rPr>
                <w:delText>2013</w:delText>
              </w:r>
            </w:del>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9717DB" w14:textId="011FBB01" w:rsidR="001E0330" w:rsidRPr="00930F4A" w:rsidDel="005F1783" w:rsidRDefault="001E0330" w:rsidP="005F1783">
            <w:pPr>
              <w:rPr>
                <w:del w:id="9357" w:author="Utente" w:date="2017-06-25T10:33:00Z"/>
                <w:rFonts w:ascii="Arial" w:hAnsi="Arial" w:cs="Arial"/>
              </w:rPr>
            </w:pPr>
            <w:del w:id="9358" w:author="Utente" w:date="2017-06-25T10:33:00Z">
              <w:r w:rsidRPr="00930F4A" w:rsidDel="005F1783">
                <w:rPr>
                  <w:rFonts w:ascii="Arial" w:eastAsia="Calibri" w:hAnsi="Arial" w:cs="Arial"/>
                </w:rPr>
                <w:delText>4917238</w:delText>
              </w:r>
            </w:del>
          </w:p>
        </w:tc>
      </w:tr>
      <w:tr w:rsidR="001E0330" w:rsidRPr="00930F4A" w:rsidDel="005F1783" w14:paraId="7126B0C8" w14:textId="2D2D5A6E" w:rsidTr="001E0330">
        <w:trPr>
          <w:gridAfter w:val="1"/>
          <w:wAfter w:w="1541" w:type="dxa"/>
          <w:del w:id="9359" w:author="Utente" w:date="2017-06-25T10:33: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5651ED" w14:textId="5DC6479B" w:rsidR="001E0330" w:rsidRPr="00930F4A" w:rsidDel="005F1783" w:rsidRDefault="001E0330" w:rsidP="005F1783">
            <w:pPr>
              <w:rPr>
                <w:del w:id="9360" w:author="Utente" w:date="2017-06-25T10:33:00Z"/>
                <w:rFonts w:ascii="Arial" w:hAnsi="Arial" w:cs="Arial"/>
              </w:rPr>
            </w:pPr>
            <w:del w:id="9361" w:author="Utente" w:date="2017-06-25T10:33:00Z">
              <w:r w:rsidRPr="00930F4A" w:rsidDel="005F1783">
                <w:rPr>
                  <w:rFonts w:ascii="Arial" w:eastAsia="Calibri" w:hAnsi="Arial" w:cs="Arial"/>
                </w:rPr>
                <w:delText>F</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91C2D7" w14:textId="50E4E7F4" w:rsidR="001E0330" w:rsidRPr="00930F4A" w:rsidDel="005F1783" w:rsidRDefault="001E0330" w:rsidP="005F1783">
            <w:pPr>
              <w:rPr>
                <w:del w:id="9362" w:author="Utente" w:date="2017-06-25T10:33:00Z"/>
                <w:rFonts w:ascii="Arial" w:hAnsi="Arial" w:cs="Arial"/>
              </w:rPr>
            </w:pPr>
            <w:del w:id="9363" w:author="Utente" w:date="2017-06-25T10:33:00Z">
              <w:r w:rsidRPr="00930F4A" w:rsidDel="005F1783">
                <w:rPr>
                  <w:rFonts w:ascii="Arial" w:eastAsia="Calibri" w:hAnsi="Arial" w:cs="Arial"/>
                </w:rPr>
                <w:delText>Y_LT15</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ECB8D4" w14:textId="30BC3732" w:rsidR="001E0330" w:rsidRPr="00930F4A" w:rsidDel="005F1783" w:rsidRDefault="001E0330" w:rsidP="005F1783">
            <w:pPr>
              <w:rPr>
                <w:del w:id="9364" w:author="Utente" w:date="2017-06-25T10:33:00Z"/>
                <w:rFonts w:ascii="Arial" w:hAnsi="Arial" w:cs="Arial"/>
              </w:rPr>
            </w:pPr>
            <w:del w:id="9365" w:author="Utente" w:date="2017-06-25T10:33:00Z">
              <w:r w:rsidRPr="00930F4A" w:rsidDel="005F1783">
                <w:rPr>
                  <w:rFonts w:ascii="Arial" w:eastAsia="Calibri" w:hAnsi="Arial" w:cs="Arial"/>
                </w:rPr>
                <w:delText>UK</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7B671E" w14:textId="37B5211B" w:rsidR="001E0330" w:rsidRPr="00930F4A" w:rsidDel="005F1783" w:rsidRDefault="001E0330" w:rsidP="005F1783">
            <w:pPr>
              <w:rPr>
                <w:del w:id="9366" w:author="Utente" w:date="2017-06-25T10:33:00Z"/>
                <w:rFonts w:ascii="Arial" w:hAnsi="Arial" w:cs="Arial"/>
              </w:rPr>
            </w:pPr>
            <w:del w:id="9367" w:author="Utente" w:date="2017-06-25T10:33:00Z">
              <w:r w:rsidRPr="00930F4A" w:rsidDel="005F1783">
                <w:rPr>
                  <w:rFonts w:ascii="Arial" w:eastAsia="Calibri" w:hAnsi="Arial" w:cs="Arial"/>
                </w:rPr>
                <w:delText>2013</w:delText>
              </w:r>
            </w:del>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2FDC64" w14:textId="062B9F61" w:rsidR="001E0330" w:rsidRPr="00930F4A" w:rsidDel="005F1783" w:rsidRDefault="001E0330" w:rsidP="005F1783">
            <w:pPr>
              <w:rPr>
                <w:del w:id="9368" w:author="Utente" w:date="2017-06-25T10:33:00Z"/>
                <w:rFonts w:ascii="Arial" w:hAnsi="Arial" w:cs="Arial"/>
              </w:rPr>
            </w:pPr>
            <w:del w:id="9369" w:author="Utente" w:date="2017-06-25T10:33:00Z">
              <w:r w:rsidRPr="00930F4A" w:rsidDel="005F1783">
                <w:rPr>
                  <w:rFonts w:ascii="Arial" w:eastAsia="Calibri" w:hAnsi="Arial" w:cs="Arial"/>
                </w:rPr>
                <w:delText>5488356</w:delText>
              </w:r>
            </w:del>
          </w:p>
        </w:tc>
      </w:tr>
      <w:tr w:rsidR="001E0330" w:rsidRPr="00930F4A" w:rsidDel="005F1783" w14:paraId="53341AE3" w14:textId="468401BE" w:rsidTr="001E0330">
        <w:trPr>
          <w:gridAfter w:val="1"/>
          <w:wAfter w:w="1541" w:type="dxa"/>
          <w:del w:id="9370" w:author="Utente" w:date="2017-06-25T10:33: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58DB4B" w14:textId="660F7CB7" w:rsidR="001E0330" w:rsidRPr="00930F4A" w:rsidDel="005F1783" w:rsidRDefault="001E0330" w:rsidP="005F1783">
            <w:pPr>
              <w:rPr>
                <w:del w:id="9371" w:author="Utente" w:date="2017-06-25T10:33:00Z"/>
                <w:rFonts w:ascii="Arial" w:hAnsi="Arial" w:cs="Arial"/>
              </w:rPr>
            </w:pPr>
            <w:del w:id="9372" w:author="Utente" w:date="2017-06-25T10:33:00Z">
              <w:r w:rsidRPr="00930F4A" w:rsidDel="005F1783">
                <w:rPr>
                  <w:rFonts w:ascii="Arial" w:eastAsia="Calibri" w:hAnsi="Arial" w:cs="Arial"/>
                </w:rPr>
                <w:delText>F</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E1C901" w14:textId="0CC3AC90" w:rsidR="001E0330" w:rsidRPr="00930F4A" w:rsidDel="005F1783" w:rsidRDefault="001E0330" w:rsidP="005F1783">
            <w:pPr>
              <w:rPr>
                <w:del w:id="9373" w:author="Utente" w:date="2017-06-25T10:33:00Z"/>
                <w:rFonts w:ascii="Arial" w:hAnsi="Arial" w:cs="Arial"/>
              </w:rPr>
            </w:pPr>
            <w:del w:id="9374" w:author="Utente" w:date="2017-06-25T10:33:00Z">
              <w:r w:rsidRPr="00930F4A" w:rsidDel="005F1783">
                <w:rPr>
                  <w:rFonts w:ascii="Arial" w:eastAsia="Calibri" w:hAnsi="Arial" w:cs="Arial"/>
                </w:rPr>
                <w:delText>Y15-64</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E8EF79" w14:textId="5B348029" w:rsidR="001E0330" w:rsidRPr="00930F4A" w:rsidDel="005F1783" w:rsidRDefault="001E0330" w:rsidP="005F1783">
            <w:pPr>
              <w:rPr>
                <w:del w:id="9375" w:author="Utente" w:date="2017-06-25T10:33:00Z"/>
                <w:rFonts w:ascii="Arial" w:hAnsi="Arial" w:cs="Arial"/>
              </w:rPr>
            </w:pPr>
            <w:del w:id="9376" w:author="Utente" w:date="2017-06-25T10:33:00Z">
              <w:r w:rsidRPr="00930F4A" w:rsidDel="005F1783">
                <w:rPr>
                  <w:rFonts w:ascii="Arial" w:eastAsia="Calibri" w:hAnsi="Arial" w:cs="Arial"/>
                </w:rPr>
                <w:delText>UK</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37D310" w14:textId="21A40229" w:rsidR="001E0330" w:rsidRPr="00930F4A" w:rsidDel="005F1783" w:rsidRDefault="001E0330" w:rsidP="005F1783">
            <w:pPr>
              <w:rPr>
                <w:del w:id="9377" w:author="Utente" w:date="2017-06-25T10:33:00Z"/>
                <w:rFonts w:ascii="Arial" w:hAnsi="Arial" w:cs="Arial"/>
              </w:rPr>
            </w:pPr>
            <w:del w:id="9378" w:author="Utente" w:date="2017-06-25T10:33:00Z">
              <w:r w:rsidRPr="00930F4A" w:rsidDel="005F1783">
                <w:rPr>
                  <w:rFonts w:ascii="Arial" w:eastAsia="Calibri" w:hAnsi="Arial" w:cs="Arial"/>
                </w:rPr>
                <w:delText>2013</w:delText>
              </w:r>
            </w:del>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A91269" w14:textId="3D0BF81C" w:rsidR="001E0330" w:rsidRPr="00930F4A" w:rsidDel="005F1783" w:rsidRDefault="001E0330" w:rsidP="005F1783">
            <w:pPr>
              <w:rPr>
                <w:del w:id="9379" w:author="Utente" w:date="2017-06-25T10:33:00Z"/>
                <w:rFonts w:ascii="Arial" w:hAnsi="Arial" w:cs="Arial"/>
              </w:rPr>
            </w:pPr>
            <w:del w:id="9380" w:author="Utente" w:date="2017-06-25T10:33:00Z">
              <w:r w:rsidRPr="00930F4A" w:rsidDel="005F1783">
                <w:rPr>
                  <w:rFonts w:ascii="Arial" w:eastAsia="Calibri" w:hAnsi="Arial" w:cs="Arial"/>
                </w:rPr>
                <w:delText>20915924</w:delText>
              </w:r>
            </w:del>
          </w:p>
        </w:tc>
      </w:tr>
      <w:tr w:rsidR="001E0330" w:rsidRPr="00930F4A" w:rsidDel="005F1783" w14:paraId="6252BD39" w14:textId="34223BB8" w:rsidTr="001E0330">
        <w:trPr>
          <w:gridAfter w:val="1"/>
          <w:wAfter w:w="1541" w:type="dxa"/>
          <w:del w:id="9381" w:author="Utente" w:date="2017-06-25T10:33: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F86104" w14:textId="2BFB0BC1" w:rsidR="001E0330" w:rsidRPr="00930F4A" w:rsidDel="005F1783" w:rsidRDefault="001E0330" w:rsidP="005F1783">
            <w:pPr>
              <w:rPr>
                <w:del w:id="9382" w:author="Utente" w:date="2017-06-25T10:33:00Z"/>
                <w:rFonts w:ascii="Arial" w:hAnsi="Arial" w:cs="Arial"/>
              </w:rPr>
            </w:pPr>
            <w:del w:id="9383" w:author="Utente" w:date="2017-06-25T10:33:00Z">
              <w:r w:rsidRPr="00930F4A" w:rsidDel="005F1783">
                <w:rPr>
                  <w:rFonts w:ascii="Arial" w:eastAsia="Calibri" w:hAnsi="Arial" w:cs="Arial"/>
                </w:rPr>
                <w:delText>F</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AE952C" w14:textId="3CC60521" w:rsidR="001E0330" w:rsidRPr="00930F4A" w:rsidDel="005F1783" w:rsidRDefault="001E0330" w:rsidP="005F1783">
            <w:pPr>
              <w:rPr>
                <w:del w:id="9384" w:author="Utente" w:date="2017-06-25T10:33:00Z"/>
                <w:rFonts w:ascii="Arial" w:hAnsi="Arial" w:cs="Arial"/>
              </w:rPr>
            </w:pPr>
            <w:del w:id="9385" w:author="Utente" w:date="2017-06-25T10:33:00Z">
              <w:r w:rsidRPr="00930F4A" w:rsidDel="005F1783">
                <w:rPr>
                  <w:rFonts w:ascii="Arial" w:eastAsia="Calibri" w:hAnsi="Arial" w:cs="Arial"/>
                </w:rPr>
                <w:delText>Y_GE65</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9D6DBB" w14:textId="38384AF7" w:rsidR="001E0330" w:rsidRPr="00930F4A" w:rsidDel="005F1783" w:rsidRDefault="001E0330" w:rsidP="005F1783">
            <w:pPr>
              <w:rPr>
                <w:del w:id="9386" w:author="Utente" w:date="2017-06-25T10:33:00Z"/>
                <w:rFonts w:ascii="Arial" w:hAnsi="Arial" w:cs="Arial"/>
              </w:rPr>
            </w:pPr>
            <w:del w:id="9387" w:author="Utente" w:date="2017-06-25T10:33:00Z">
              <w:r w:rsidRPr="00930F4A" w:rsidDel="005F1783">
                <w:rPr>
                  <w:rFonts w:ascii="Arial" w:eastAsia="Calibri" w:hAnsi="Arial" w:cs="Arial"/>
                </w:rPr>
                <w:delText>UK</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879A57" w14:textId="4B18DEC3" w:rsidR="001E0330" w:rsidRPr="00930F4A" w:rsidDel="005F1783" w:rsidRDefault="001E0330" w:rsidP="005F1783">
            <w:pPr>
              <w:rPr>
                <w:del w:id="9388" w:author="Utente" w:date="2017-06-25T10:33:00Z"/>
                <w:rFonts w:ascii="Arial" w:hAnsi="Arial" w:cs="Arial"/>
              </w:rPr>
            </w:pPr>
            <w:del w:id="9389" w:author="Utente" w:date="2017-06-25T10:33:00Z">
              <w:r w:rsidRPr="00930F4A" w:rsidDel="005F1783">
                <w:rPr>
                  <w:rFonts w:ascii="Arial" w:eastAsia="Calibri" w:hAnsi="Arial" w:cs="Arial"/>
                </w:rPr>
                <w:delText>2013</w:delText>
              </w:r>
            </w:del>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38DBBD" w14:textId="2F731B42" w:rsidR="001E0330" w:rsidRPr="00930F4A" w:rsidDel="005F1783" w:rsidRDefault="001E0330" w:rsidP="005F1783">
            <w:pPr>
              <w:rPr>
                <w:del w:id="9390" w:author="Utente" w:date="2017-06-25T10:33:00Z"/>
                <w:rFonts w:ascii="Arial" w:hAnsi="Arial" w:cs="Arial"/>
              </w:rPr>
            </w:pPr>
            <w:del w:id="9391" w:author="Utente" w:date="2017-06-25T10:33:00Z">
              <w:r w:rsidRPr="00930F4A" w:rsidDel="005F1783">
                <w:rPr>
                  <w:rFonts w:ascii="Arial" w:eastAsia="Calibri" w:hAnsi="Arial" w:cs="Arial"/>
                </w:rPr>
                <w:delText>6068452</w:delText>
              </w:r>
            </w:del>
          </w:p>
        </w:tc>
      </w:tr>
    </w:tbl>
    <w:p w14:paraId="1A13C72F" w14:textId="2059D2B2" w:rsidR="001E0330" w:rsidRPr="00930F4A" w:rsidDel="005F1783" w:rsidRDefault="001E0330">
      <w:pPr>
        <w:rPr>
          <w:del w:id="9392" w:author="Utente" w:date="2017-06-25T10:33:00Z"/>
          <w:rFonts w:ascii="Arial" w:hAnsi="Arial" w:cs="Arial"/>
        </w:rPr>
      </w:pPr>
    </w:p>
    <w:p w14:paraId="775286B6" w14:textId="38521098" w:rsidR="005A2227" w:rsidRPr="00E352EF" w:rsidRDefault="001E0330" w:rsidP="00A667AB">
      <w:pPr>
        <w:pStyle w:val="Stile3"/>
        <w:rPr>
          <w:lang w:val="en-GB"/>
        </w:rPr>
      </w:pPr>
      <w:bookmarkStart w:id="9393" w:name="_Toc271936014"/>
      <w:bookmarkStart w:id="9394" w:name="_Toc398999053"/>
      <w:bookmarkStart w:id="9395" w:name="_Toc284149461"/>
      <w:bookmarkStart w:id="9396" w:name="_Toc286993747"/>
      <w:bookmarkStart w:id="9397" w:name="_Toc462659713"/>
      <w:bookmarkStart w:id="9398" w:name="_Toc463805771"/>
      <w:bookmarkStart w:id="9399" w:name="_Toc464487948"/>
      <w:ins w:id="9400" w:author="Utente" w:date="2017-06-23T17:37:00Z">
        <w:r w:rsidRPr="001E0330">
          <w:rPr>
            <w:lang w:val="en-GB"/>
          </w:rPr>
          <w:t>Logical disjunction</w:t>
        </w:r>
        <w:r>
          <w:rPr>
            <w:lang w:val="en-GB"/>
          </w:rPr>
          <w:t xml:space="preserve">  </w:t>
        </w:r>
      </w:ins>
      <w:r w:rsidR="0097053A" w:rsidRPr="00E352EF">
        <w:rPr>
          <w:lang w:val="en-GB"/>
        </w:rPr>
        <w:t>or</w:t>
      </w:r>
      <w:bookmarkEnd w:id="9393"/>
      <w:bookmarkEnd w:id="9394"/>
      <w:bookmarkEnd w:id="9395"/>
      <w:bookmarkEnd w:id="9396"/>
      <w:bookmarkEnd w:id="9397"/>
      <w:bookmarkEnd w:id="9398"/>
      <w:bookmarkEnd w:id="9399"/>
    </w:p>
    <w:p w14:paraId="3406FC43" w14:textId="2129072C" w:rsidR="005A2227" w:rsidRPr="00E352EF" w:rsidDel="001E0330" w:rsidRDefault="0097053A" w:rsidP="00CF6D97">
      <w:pPr>
        <w:rPr>
          <w:del w:id="9401" w:author="Utente" w:date="2017-06-23T17:37:00Z"/>
          <w:rFonts w:ascii="Cambria" w:hAnsi="Cambria"/>
        </w:rPr>
      </w:pPr>
      <w:del w:id="9402" w:author="Utente" w:date="2017-06-23T17:37:00Z">
        <w:r w:rsidRPr="00E352EF" w:rsidDel="001E0330">
          <w:rPr>
            <w:rFonts w:ascii="Cambria" w:eastAsia="Calibri" w:hAnsi="Cambria" w:cs="Calibri"/>
            <w:i/>
            <w:color w:val="5B9BD5"/>
          </w:rPr>
          <w:delText>Semantics</w:delText>
        </w:r>
      </w:del>
    </w:p>
    <w:p w14:paraId="0B0871D5" w14:textId="0AF3495D" w:rsidR="005A2227" w:rsidRPr="00E352EF" w:rsidDel="001E0330" w:rsidRDefault="0097053A" w:rsidP="00CF6D97">
      <w:pPr>
        <w:rPr>
          <w:del w:id="9403" w:author="Utente" w:date="2017-06-23T17:37:00Z"/>
          <w:rFonts w:ascii="Cambria" w:hAnsi="Cambria"/>
        </w:rPr>
      </w:pPr>
      <w:del w:id="9404" w:author="Utente" w:date="2017-06-23T17:37:00Z">
        <w:r w:rsidRPr="00E352EF" w:rsidDel="001E0330">
          <w:rPr>
            <w:rFonts w:ascii="Cambria" w:eastAsia="Calibri" w:hAnsi="Cambria" w:cs="Calibri"/>
          </w:rPr>
          <w:delText xml:space="preserve">The </w:delText>
        </w:r>
        <w:r w:rsidRPr="00E352EF" w:rsidDel="001E0330">
          <w:rPr>
            <w:rFonts w:ascii="Cambria" w:eastAsia="Calibri" w:hAnsi="Cambria" w:cs="Calibri"/>
            <w:b/>
          </w:rPr>
          <w:delText>or</w:delText>
        </w:r>
        <w:r w:rsidRPr="00E352EF" w:rsidDel="001E0330">
          <w:rPr>
            <w:rFonts w:ascii="Cambria" w:eastAsia="Calibri" w:hAnsi="Cambria" w:cs="Calibri"/>
          </w:rPr>
          <w:delText xml:space="preserve"> operator calculates the logical OR</w:delText>
        </w:r>
      </w:del>
    </w:p>
    <w:p w14:paraId="5E03A389" w14:textId="32523DFE" w:rsidR="00CF6D97" w:rsidRPr="00E352EF" w:rsidDel="001E0330" w:rsidRDefault="00CF6D97" w:rsidP="00CF6D97">
      <w:pPr>
        <w:rPr>
          <w:del w:id="9405" w:author="Utente" w:date="2017-06-23T17:37:00Z"/>
          <w:rFonts w:ascii="Cambria" w:eastAsia="Calibri" w:hAnsi="Cambria" w:cs="Calibri"/>
          <w:i/>
          <w:color w:val="5B9BD5"/>
        </w:rPr>
      </w:pPr>
    </w:p>
    <w:p w14:paraId="4CA5B096"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Syntax</w:t>
      </w:r>
    </w:p>
    <w:p w14:paraId="0B7440F7" w14:textId="1FF75C63" w:rsidR="005A2227" w:rsidRPr="00930F4A" w:rsidRDefault="0097053A" w:rsidP="00CF6D97">
      <w:pPr>
        <w:rPr>
          <w:rFonts w:ascii="Arial" w:hAnsi="Arial" w:cs="Arial"/>
        </w:rPr>
      </w:pPr>
      <w:del w:id="9406" w:author="Utente" w:date="2017-06-23T17:37:00Z">
        <w:r w:rsidRPr="00930F4A" w:rsidDel="001E0330">
          <w:rPr>
            <w:rFonts w:ascii="Arial" w:eastAsia="Calibri" w:hAnsi="Arial" w:cs="Arial"/>
          </w:rPr>
          <w:delText>ds_1</w:delText>
        </w:r>
      </w:del>
      <w:ins w:id="9407" w:author="Utente" w:date="2017-06-23T17:37:00Z">
        <w:r w:rsidR="001E0330" w:rsidRPr="00930F4A">
          <w:rPr>
            <w:rFonts w:ascii="Arial" w:eastAsia="Calibri" w:hAnsi="Arial" w:cs="Arial"/>
          </w:rPr>
          <w:t>left</w:t>
        </w:r>
      </w:ins>
      <w:r w:rsidRPr="00930F4A">
        <w:rPr>
          <w:rFonts w:ascii="Arial" w:eastAsia="Calibri" w:hAnsi="Arial" w:cs="Arial"/>
        </w:rPr>
        <w:t xml:space="preserve"> </w:t>
      </w:r>
      <w:r w:rsidRPr="00930F4A">
        <w:rPr>
          <w:rFonts w:ascii="Arial" w:eastAsia="Calibri" w:hAnsi="Arial" w:cs="Arial"/>
          <w:b/>
        </w:rPr>
        <w:t>or</w:t>
      </w:r>
      <w:r w:rsidRPr="00930F4A">
        <w:rPr>
          <w:rFonts w:ascii="Arial" w:eastAsia="Calibri" w:hAnsi="Arial" w:cs="Arial"/>
        </w:rPr>
        <w:t xml:space="preserve"> </w:t>
      </w:r>
      <w:del w:id="9408" w:author="Utente" w:date="2017-06-23T17:37:00Z">
        <w:r w:rsidRPr="00930F4A" w:rsidDel="001E0330">
          <w:rPr>
            <w:rFonts w:ascii="Arial" w:eastAsia="Calibri" w:hAnsi="Arial" w:cs="Arial"/>
          </w:rPr>
          <w:delText>ds_2</w:delText>
        </w:r>
      </w:del>
      <w:ins w:id="9409" w:author="Utente" w:date="2017-06-23T17:37:00Z">
        <w:r w:rsidR="001E0330" w:rsidRPr="00930F4A">
          <w:rPr>
            <w:rFonts w:ascii="Arial" w:eastAsia="Calibri" w:hAnsi="Arial" w:cs="Arial"/>
          </w:rPr>
          <w:t>righ</w:t>
        </w:r>
      </w:ins>
      <w:r w:rsidR="008D179B">
        <w:rPr>
          <w:rFonts w:ascii="Arial" w:eastAsia="Calibri" w:hAnsi="Arial" w:cs="Arial"/>
        </w:rPr>
        <w:t>t</w:t>
      </w:r>
    </w:p>
    <w:p w14:paraId="05ECE860" w14:textId="77777777" w:rsidR="00CF6D97" w:rsidRPr="00E352EF" w:rsidRDefault="00CF6D97" w:rsidP="00CF6D97">
      <w:pPr>
        <w:rPr>
          <w:rFonts w:ascii="Cambria" w:eastAsia="Calibri" w:hAnsi="Cambria" w:cs="Calibri"/>
          <w:i/>
          <w:color w:val="5B9BD5"/>
        </w:rPr>
      </w:pPr>
    </w:p>
    <w:p w14:paraId="6C9B5788" w14:textId="5EBD0BCE" w:rsidR="005A2227" w:rsidRPr="00E352EF" w:rsidRDefault="001E0330" w:rsidP="00543198">
      <w:pPr>
        <w:rPr>
          <w:rFonts w:ascii="Cambria" w:eastAsia="Calibri" w:hAnsi="Cambria" w:cs="Calibri"/>
          <w:i/>
          <w:color w:val="5B9BD5"/>
        </w:rPr>
      </w:pPr>
      <w:ins w:id="9410" w:author="Utente" w:date="2017-06-23T17:37:00Z">
        <w:r>
          <w:rPr>
            <w:rFonts w:ascii="Cambria" w:eastAsia="Calibri" w:hAnsi="Cambria" w:cs="Calibri"/>
            <w:i/>
            <w:color w:val="5B9BD5"/>
          </w:rPr>
          <w:t>Input p</w:t>
        </w:r>
      </w:ins>
      <w:del w:id="9411" w:author="Utente" w:date="2017-06-23T17:37:00Z">
        <w:r w:rsidR="0097053A" w:rsidRPr="00E352EF" w:rsidDel="001E0330">
          <w:rPr>
            <w:rFonts w:ascii="Cambria" w:eastAsia="Calibri" w:hAnsi="Cambria" w:cs="Calibri"/>
            <w:i/>
            <w:color w:val="5B9BD5"/>
          </w:rPr>
          <w:delText>P</w:delText>
        </w:r>
      </w:del>
      <w:r w:rsidR="0097053A" w:rsidRPr="00E352EF">
        <w:rPr>
          <w:rFonts w:ascii="Cambria" w:eastAsia="Calibri" w:hAnsi="Cambria" w:cs="Calibri"/>
          <w:i/>
          <w:color w:val="5B9BD5"/>
        </w:rPr>
        <w:t>arameters</w:t>
      </w:r>
    </w:p>
    <w:p w14:paraId="18539F05" w14:textId="77777777" w:rsidR="001E0330" w:rsidRPr="00386B8F" w:rsidRDefault="001E0330" w:rsidP="001E0330">
      <w:pPr>
        <w:rPr>
          <w:ins w:id="9412" w:author="Utente" w:date="2017-06-23T17:38:00Z"/>
          <w:rFonts w:asciiTheme="majorHAnsi" w:eastAsia="Calibri" w:hAnsiTheme="majorHAnsi" w:cs="Calibri"/>
          <w:color w:val="auto"/>
        </w:rPr>
      </w:pPr>
      <w:ins w:id="9413" w:author="Utente" w:date="2017-06-23T17:38:00Z">
        <w:r w:rsidRPr="00386B8F">
          <w:rPr>
            <w:rFonts w:asciiTheme="majorHAnsi" w:eastAsia="Calibri" w:hAnsiTheme="majorHAnsi" w:cs="Courier New"/>
            <w:color w:val="auto"/>
          </w:rPr>
          <w:t>left</w:t>
        </w:r>
        <w:r w:rsidRPr="00386B8F">
          <w:rPr>
            <w:rFonts w:asciiTheme="majorHAnsi" w:eastAsia="Calibri" w:hAnsiTheme="majorHAnsi" w:cs="Calibri"/>
            <w:color w:val="auto"/>
          </w:rPr>
          <w:tab/>
          <w:t>mandatory</w:t>
        </w:r>
        <w:r w:rsidRPr="00386B8F">
          <w:rPr>
            <w:rFonts w:asciiTheme="majorHAnsi" w:eastAsia="Calibri" w:hAnsiTheme="majorHAnsi" w:cs="Calibri"/>
            <w:color w:val="auto"/>
          </w:rPr>
          <w:tab/>
          <w:t xml:space="preserve">the left operand </w:t>
        </w:r>
      </w:ins>
    </w:p>
    <w:p w14:paraId="5B0836D1" w14:textId="77777777" w:rsidR="001E0330" w:rsidRPr="00386B8F" w:rsidRDefault="001E0330" w:rsidP="001E0330">
      <w:pPr>
        <w:rPr>
          <w:ins w:id="9414" w:author="Utente" w:date="2017-06-23T17:38:00Z"/>
          <w:rFonts w:asciiTheme="majorHAnsi" w:eastAsia="Calibri" w:hAnsiTheme="majorHAnsi" w:cs="Calibri"/>
          <w:color w:val="auto"/>
        </w:rPr>
      </w:pPr>
      <w:ins w:id="9415" w:author="Utente" w:date="2017-06-23T17:38:00Z">
        <w:r w:rsidRPr="00386B8F">
          <w:rPr>
            <w:rFonts w:asciiTheme="majorHAnsi" w:eastAsia="Calibri" w:hAnsiTheme="majorHAnsi" w:cs="Courier New"/>
            <w:color w:val="auto"/>
          </w:rPr>
          <w:t>right</w:t>
        </w:r>
        <w:r w:rsidRPr="00386B8F">
          <w:rPr>
            <w:rFonts w:asciiTheme="majorHAnsi" w:eastAsia="Calibri" w:hAnsiTheme="majorHAnsi" w:cs="Calibri"/>
            <w:color w:val="auto"/>
          </w:rPr>
          <w:tab/>
          <w:t>mandatory</w:t>
        </w:r>
        <w:r w:rsidRPr="00386B8F">
          <w:rPr>
            <w:rFonts w:asciiTheme="majorHAnsi" w:eastAsia="Calibri" w:hAnsiTheme="majorHAnsi" w:cs="Calibri"/>
            <w:color w:val="auto"/>
          </w:rPr>
          <w:tab/>
          <w:t xml:space="preserve">the right operand </w:t>
        </w:r>
      </w:ins>
    </w:p>
    <w:p w14:paraId="1E79E023" w14:textId="6F8E500C" w:rsidR="005A2227" w:rsidRPr="00E352EF" w:rsidDel="001E0330" w:rsidRDefault="0097053A" w:rsidP="00CF6D97">
      <w:pPr>
        <w:rPr>
          <w:del w:id="9416" w:author="Utente" w:date="2017-06-23T17:38:00Z"/>
          <w:rFonts w:ascii="Cambria" w:hAnsi="Cambria"/>
        </w:rPr>
      </w:pPr>
      <w:del w:id="9417" w:author="Utente" w:date="2017-06-23T17:38:00Z">
        <w:r w:rsidRPr="00E352EF" w:rsidDel="001E0330">
          <w:rPr>
            <w:rFonts w:ascii="Cambria" w:eastAsia="Calibri" w:hAnsi="Cambria" w:cs="Calibri"/>
            <w:i/>
          </w:rPr>
          <w:delText>ds_1, ds_2</w:delText>
        </w:r>
        <w:r w:rsidR="00CF6D97" w:rsidRPr="00E352EF" w:rsidDel="001E0330">
          <w:rPr>
            <w:rFonts w:ascii="Cambria" w:eastAsia="Calibri" w:hAnsi="Cambria" w:cs="Calibri"/>
            <w:i/>
          </w:rPr>
          <w:delText xml:space="preserve"> </w:delText>
        </w:r>
        <w:r w:rsidR="00CF6D97" w:rsidRPr="00E352EF" w:rsidDel="001E0330">
          <w:rPr>
            <w:rFonts w:ascii="Cambria" w:hAnsi="Cambria"/>
          </w:rPr>
          <w:delText>:</w:delText>
        </w:r>
        <w:r w:rsidRPr="00E352EF" w:rsidDel="001E0330">
          <w:rPr>
            <w:rFonts w:ascii="Cambria" w:eastAsia="Calibri" w:hAnsi="Cambria" w:cs="Calibri"/>
          </w:rPr>
          <w:delText xml:space="preserve"> [dataset {identifier &lt;IDENT&gt; as scalar-type}+ {measure &lt;IDENT&gt; as </w:delText>
        </w:r>
        <w:r w:rsidR="00F431FD" w:rsidRPr="00E352EF" w:rsidDel="001E0330">
          <w:rPr>
            <w:rFonts w:ascii="Cambria" w:eastAsia="Calibri" w:hAnsi="Cambria" w:cs="Calibri"/>
          </w:rPr>
          <w:delText>boolean</w:delText>
        </w:r>
        <w:r w:rsidRPr="00E352EF" w:rsidDel="001E0330">
          <w:rPr>
            <w:rFonts w:ascii="Cambria" w:eastAsia="Calibri" w:hAnsi="Cambria" w:cs="Calibri"/>
          </w:rPr>
          <w:delText xml:space="preserve">}+ </w:delText>
        </w:r>
      </w:del>
    </w:p>
    <w:p w14:paraId="44986F90" w14:textId="44A570FC" w:rsidR="005A2227" w:rsidRPr="00E352EF" w:rsidDel="001E0330" w:rsidRDefault="0097053A" w:rsidP="00CF6D97">
      <w:pPr>
        <w:rPr>
          <w:del w:id="9418" w:author="Utente" w:date="2017-06-23T17:38:00Z"/>
          <w:rFonts w:ascii="Cambria" w:eastAsia="Calibri" w:hAnsi="Cambria" w:cs="Calibri"/>
        </w:rPr>
      </w:pPr>
      <w:del w:id="9419" w:author="Utente" w:date="2017-06-23T17:38:00Z">
        <w:r w:rsidRPr="00E352EF" w:rsidDel="001E0330">
          <w:rPr>
            <w:rFonts w:ascii="Cambria" w:eastAsia="Calibri" w:hAnsi="Cambria" w:cs="Calibri"/>
          </w:rPr>
          <w:delText xml:space="preserve">                    {attribute &lt;IDENT&gt; as scalar-type}*|bool</w:delText>
        </w:r>
        <w:r w:rsidR="00CF6D97" w:rsidRPr="00E352EF" w:rsidDel="001E0330">
          <w:rPr>
            <w:rFonts w:ascii="Cambria" w:eastAsia="Calibri" w:hAnsi="Cambria" w:cs="Calibri"/>
          </w:rPr>
          <w:delText>ean</w:delText>
        </w:r>
        <w:r w:rsidRPr="00E352EF" w:rsidDel="001E0330">
          <w:rPr>
            <w:rFonts w:ascii="Cambria" w:eastAsia="Calibri" w:hAnsi="Cambria" w:cs="Calibri"/>
          </w:rPr>
          <w:delText>]</w:delText>
        </w:r>
      </w:del>
    </w:p>
    <w:p w14:paraId="26FCC0C7" w14:textId="19EC51F6" w:rsidR="00DE5E99" w:rsidRPr="00E352EF" w:rsidDel="001E0330" w:rsidRDefault="00DE5E99" w:rsidP="00CF6D97">
      <w:pPr>
        <w:rPr>
          <w:del w:id="9420" w:author="Utente" w:date="2017-06-23T17:38:00Z"/>
          <w:rFonts w:ascii="Cambria" w:hAnsi="Cambria"/>
        </w:rPr>
      </w:pPr>
    </w:p>
    <w:p w14:paraId="497C677C" w14:textId="4F80B95A" w:rsidR="005A2227" w:rsidRPr="00E352EF" w:rsidDel="001E0330" w:rsidRDefault="0097053A" w:rsidP="00CF6D97">
      <w:pPr>
        <w:rPr>
          <w:del w:id="9421" w:author="Utente" w:date="2017-06-23T17:38:00Z"/>
          <w:rFonts w:ascii="Cambria" w:hAnsi="Cambria"/>
        </w:rPr>
      </w:pPr>
      <w:del w:id="9422" w:author="Utente" w:date="2017-06-23T17:38:00Z">
        <w:r w:rsidRPr="00E352EF" w:rsidDel="001E0330">
          <w:rPr>
            <w:rFonts w:ascii="Cambria" w:eastAsia="Calibri" w:hAnsi="Cambria" w:cs="Calibri"/>
            <w:i/>
          </w:rPr>
          <w:delText>ds_1, ds_2</w:delText>
        </w:r>
        <w:r w:rsidRPr="00E352EF" w:rsidDel="001E0330">
          <w:rPr>
            <w:rFonts w:ascii="Cambria" w:eastAsia="Calibri" w:hAnsi="Cambria" w:cs="Calibri"/>
          </w:rPr>
          <w:delText xml:space="preserve"> – are the input </w:delText>
        </w:r>
        <w:r w:rsidR="00F4601C" w:rsidRPr="00E352EF" w:rsidDel="001E0330">
          <w:delText>Dataset</w:delText>
        </w:r>
        <w:r w:rsidRPr="00E352EF" w:rsidDel="001E0330">
          <w:rPr>
            <w:rFonts w:ascii="Cambria" w:eastAsia="Calibri" w:hAnsi="Cambria" w:cs="Calibri"/>
          </w:rPr>
          <w:delText xml:space="preserve"> or </w:delText>
        </w:r>
        <w:r w:rsidR="00CF6D97" w:rsidRPr="00E352EF" w:rsidDel="001E0330">
          <w:rPr>
            <w:rFonts w:ascii="Cambria" w:eastAsia="Calibri" w:hAnsi="Cambria" w:cs="Calibri"/>
          </w:rPr>
          <w:delText>b</w:delText>
        </w:r>
        <w:r w:rsidRPr="00E352EF" w:rsidDel="001E0330">
          <w:rPr>
            <w:rFonts w:ascii="Cambria" w:eastAsia="Calibri" w:hAnsi="Cambria" w:cs="Calibri"/>
          </w:rPr>
          <w:delText>oolean scalars.</w:delText>
        </w:r>
      </w:del>
    </w:p>
    <w:p w14:paraId="449AEE0B" w14:textId="77777777" w:rsidR="00CF6D97" w:rsidRDefault="00CF6D97" w:rsidP="00CF6D97">
      <w:pPr>
        <w:rPr>
          <w:ins w:id="9423" w:author="Utente" w:date="2017-06-23T17:41:00Z"/>
          <w:rFonts w:ascii="Cambria" w:eastAsia="Calibri" w:hAnsi="Cambria" w:cs="Calibri"/>
          <w:i/>
          <w:color w:val="5B9BD5"/>
        </w:rPr>
      </w:pPr>
    </w:p>
    <w:p w14:paraId="486F855D" w14:textId="77777777" w:rsidR="001E0330" w:rsidRPr="00696CCA" w:rsidRDefault="001E0330" w:rsidP="001E0330">
      <w:pPr>
        <w:rPr>
          <w:ins w:id="9424" w:author="Utente" w:date="2017-06-23T17:41:00Z"/>
          <w:rFonts w:ascii="Cambria" w:eastAsia="Calibri" w:hAnsi="Cambria" w:cs="Calibri"/>
          <w:i/>
          <w:color w:val="5B9BD5"/>
        </w:rPr>
      </w:pPr>
      <w:ins w:id="9425" w:author="Utente" w:date="2017-06-23T17:41:00Z">
        <w:r w:rsidRPr="00696CCA">
          <w:rPr>
            <w:rFonts w:ascii="Cambria" w:eastAsia="Calibri" w:hAnsi="Cambria" w:cs="Calibri"/>
            <w:i/>
            <w:color w:val="5B9BD5"/>
          </w:rPr>
          <w:t>Examples of valid syntaxes</w:t>
        </w:r>
      </w:ins>
    </w:p>
    <w:p w14:paraId="795C147A" w14:textId="634BC166" w:rsidR="001E0330" w:rsidRPr="00386B8F" w:rsidRDefault="001E0330" w:rsidP="001E0330">
      <w:pPr>
        <w:rPr>
          <w:ins w:id="9426" w:author="Utente" w:date="2017-06-23T17:41:00Z"/>
          <w:rFonts w:ascii="Arial" w:eastAsia="Calibri" w:hAnsi="Arial" w:cs="Arial"/>
          <w:color w:val="auto"/>
        </w:rPr>
      </w:pPr>
      <w:ins w:id="9427" w:author="Utente" w:date="2017-06-23T17:41:00Z">
        <w:r w:rsidRPr="00386B8F">
          <w:rPr>
            <w:rFonts w:ascii="Arial" w:eastAsia="Calibri" w:hAnsi="Arial" w:cs="Arial"/>
            <w:color w:val="auto"/>
          </w:rPr>
          <w:t xml:space="preserve">DS_1 </w:t>
        </w:r>
        <w:r w:rsidRPr="00386B8F">
          <w:rPr>
            <w:rFonts w:ascii="Arial" w:eastAsia="Calibri" w:hAnsi="Arial" w:cs="Arial"/>
            <w:b/>
            <w:color w:val="auto"/>
          </w:rPr>
          <w:t>or</w:t>
        </w:r>
        <w:r w:rsidRPr="00386B8F">
          <w:rPr>
            <w:rFonts w:ascii="Arial" w:eastAsia="Calibri" w:hAnsi="Arial" w:cs="Arial"/>
            <w:color w:val="auto"/>
          </w:rPr>
          <w:t xml:space="preserve"> DS_2</w:t>
        </w:r>
      </w:ins>
    </w:p>
    <w:p w14:paraId="5C8A8866" w14:textId="77777777" w:rsidR="001E0330" w:rsidRDefault="001E0330" w:rsidP="001E0330">
      <w:pPr>
        <w:rPr>
          <w:ins w:id="9428" w:author="Utente" w:date="2017-06-23T17:41:00Z"/>
          <w:rFonts w:ascii="Cambria" w:eastAsia="Calibri" w:hAnsi="Cambria" w:cs="Calibri"/>
          <w:i/>
          <w:color w:val="5B9BD5"/>
        </w:rPr>
      </w:pPr>
    </w:p>
    <w:p w14:paraId="499FA977" w14:textId="77777777" w:rsidR="001E0330" w:rsidRDefault="001E0330" w:rsidP="001E0330">
      <w:pPr>
        <w:rPr>
          <w:ins w:id="9429" w:author="Utente" w:date="2017-06-23T17:41:00Z"/>
          <w:rFonts w:ascii="Cambria" w:eastAsia="Calibri" w:hAnsi="Cambria" w:cs="Calibri"/>
          <w:i/>
          <w:color w:val="5B9BD5"/>
        </w:rPr>
      </w:pPr>
      <w:ins w:id="9430" w:author="Utente" w:date="2017-06-23T17:41:00Z">
        <w:r>
          <w:rPr>
            <w:rFonts w:ascii="Cambria" w:eastAsia="Calibri" w:hAnsi="Cambria" w:cs="Calibri"/>
            <w:i/>
            <w:color w:val="5B9BD5"/>
          </w:rPr>
          <w:t>Semantic for scalar operations</w:t>
        </w:r>
      </w:ins>
    </w:p>
    <w:p w14:paraId="0D35101A" w14:textId="53454A25" w:rsidR="001E0330" w:rsidRDefault="001E0330" w:rsidP="001E0330">
      <w:pPr>
        <w:rPr>
          <w:ins w:id="9431" w:author="Utente" w:date="2017-06-23T17:41:00Z"/>
          <w:rFonts w:ascii="Cambria" w:eastAsia="Calibri" w:hAnsi="Cambria" w:cs="Calibri"/>
        </w:rPr>
      </w:pPr>
      <w:ins w:id="9432" w:author="Utente" w:date="2017-06-23T17:41:00Z">
        <w:r>
          <w:rPr>
            <w:rFonts w:ascii="Cambria" w:eastAsia="Calibri" w:hAnsi="Cambria" w:cs="Calibri"/>
          </w:rPr>
          <w:t>The operator c</w:t>
        </w:r>
        <w:r w:rsidRPr="00234472">
          <w:rPr>
            <w:rFonts w:ascii="Cambria" w:eastAsia="Calibri" w:hAnsi="Cambria" w:cs="Calibri"/>
          </w:rPr>
          <w:t xml:space="preserve">alculates the logical </w:t>
        </w:r>
        <w:r>
          <w:rPr>
            <w:rFonts w:ascii="Cambria" w:eastAsia="Calibri" w:hAnsi="Cambria" w:cs="Calibri"/>
          </w:rPr>
          <w:t>OR. The two operands must be of boolean-type</w:t>
        </w:r>
      </w:ins>
      <w:ins w:id="9433" w:author="Utente" w:date="2017-06-25T10:39:00Z">
        <w:r w:rsidR="00FC02BF">
          <w:rPr>
            <w:rFonts w:ascii="Cambria" w:eastAsia="Calibri" w:hAnsi="Cambria" w:cs="Calibri"/>
          </w:rPr>
          <w:t>.</w:t>
        </w:r>
      </w:ins>
    </w:p>
    <w:p w14:paraId="47B76F11" w14:textId="77777777" w:rsidR="001E0330" w:rsidRDefault="001E0330" w:rsidP="001E0330">
      <w:pPr>
        <w:rPr>
          <w:ins w:id="9434" w:author="Utente" w:date="2017-06-23T17:41:00Z"/>
          <w:rFonts w:ascii="Cambria" w:eastAsia="Calibri" w:hAnsi="Cambria" w:cs="Calibri"/>
          <w:i/>
          <w:color w:val="5B9BD5"/>
        </w:rPr>
      </w:pPr>
    </w:p>
    <w:p w14:paraId="632CACCD" w14:textId="77777777" w:rsidR="001E0330" w:rsidRPr="006619C5" w:rsidRDefault="001E0330" w:rsidP="001E0330">
      <w:pPr>
        <w:rPr>
          <w:ins w:id="9435" w:author="Utente" w:date="2017-06-23T17:41:00Z"/>
          <w:rFonts w:eastAsia="Calibri" w:cs="Calibri"/>
          <w:i/>
          <w:color w:val="5B9BD5"/>
        </w:rPr>
      </w:pPr>
      <w:ins w:id="9436" w:author="Utente" w:date="2017-06-23T17:41:00Z">
        <w:r w:rsidRPr="006619C5">
          <w:rPr>
            <w:rFonts w:eastAsia="Calibri" w:cs="Calibri"/>
            <w:i/>
            <w:color w:val="5B9BD5"/>
          </w:rPr>
          <w:t>Examples</w:t>
        </w:r>
      </w:ins>
    </w:p>
    <w:p w14:paraId="43EE1535" w14:textId="30C67A89" w:rsidR="001E0330" w:rsidRPr="00930F4A" w:rsidRDefault="001E0330" w:rsidP="001E0330">
      <w:pPr>
        <w:rPr>
          <w:ins w:id="9437" w:author="Utente" w:date="2017-06-23T17:41:00Z"/>
          <w:rFonts w:ascii="Arial" w:hAnsi="Arial" w:cs="Arial"/>
        </w:rPr>
      </w:pPr>
      <w:ins w:id="9438" w:author="Utente" w:date="2017-06-23T17:41:00Z">
        <w:r w:rsidRPr="00930F4A">
          <w:rPr>
            <w:rFonts w:ascii="Arial" w:eastAsia="Calibri" w:hAnsi="Arial" w:cs="Arial"/>
          </w:rPr>
          <w:t xml:space="preserve">true </w:t>
        </w:r>
        <w:r w:rsidRPr="00930F4A">
          <w:rPr>
            <w:rFonts w:ascii="Arial" w:eastAsia="Calibri" w:hAnsi="Arial" w:cs="Arial"/>
            <w:b/>
          </w:rPr>
          <w:t>or</w:t>
        </w:r>
        <w:r w:rsidRPr="00930F4A">
          <w:rPr>
            <w:rFonts w:ascii="Arial" w:eastAsia="Calibri" w:hAnsi="Arial" w:cs="Arial"/>
          </w:rPr>
          <w:t xml:space="preserve"> false  gives: true</w:t>
        </w:r>
      </w:ins>
    </w:p>
    <w:p w14:paraId="1FB058D7" w14:textId="1593CDF6" w:rsidR="001E0330" w:rsidRPr="00930F4A" w:rsidRDefault="001E0330" w:rsidP="001E0330">
      <w:pPr>
        <w:rPr>
          <w:ins w:id="9439" w:author="Utente" w:date="2017-06-23T17:41:00Z"/>
          <w:rFonts w:ascii="Arial" w:hAnsi="Arial" w:cs="Arial"/>
        </w:rPr>
      </w:pPr>
      <w:ins w:id="9440" w:author="Utente" w:date="2017-06-23T17:41:00Z">
        <w:r w:rsidRPr="00930F4A">
          <w:rPr>
            <w:rFonts w:ascii="Arial" w:eastAsia="Calibri" w:hAnsi="Arial" w:cs="Arial"/>
          </w:rPr>
          <w:t xml:space="preserve">false </w:t>
        </w:r>
        <w:r w:rsidRPr="00930F4A">
          <w:rPr>
            <w:rFonts w:ascii="Arial" w:eastAsia="Calibri" w:hAnsi="Arial" w:cs="Arial"/>
            <w:b/>
          </w:rPr>
          <w:t>or</w:t>
        </w:r>
        <w:r w:rsidRPr="00930F4A">
          <w:rPr>
            <w:rFonts w:ascii="Arial" w:eastAsia="Calibri" w:hAnsi="Arial" w:cs="Arial"/>
          </w:rPr>
          <w:t xml:space="preserve"> false  gives: false</w:t>
        </w:r>
      </w:ins>
    </w:p>
    <w:p w14:paraId="4B4CE7A1" w14:textId="77777777" w:rsidR="001E0330" w:rsidRDefault="001E0330" w:rsidP="001E0330">
      <w:pPr>
        <w:rPr>
          <w:ins w:id="9441" w:author="Utente" w:date="2017-06-23T17:41:00Z"/>
          <w:rFonts w:ascii="Cambria" w:eastAsia="Calibri" w:hAnsi="Cambria" w:cs="Calibri"/>
          <w:i/>
          <w:color w:val="5B9BD5"/>
          <w:lang w:val="en-US"/>
        </w:rPr>
      </w:pPr>
    </w:p>
    <w:p w14:paraId="605ED5D1" w14:textId="77777777" w:rsidR="001E0330" w:rsidRDefault="001E0330" w:rsidP="001E0330">
      <w:pPr>
        <w:rPr>
          <w:ins w:id="9442" w:author="Utente" w:date="2017-06-23T17:41:00Z"/>
          <w:rFonts w:ascii="Cambria" w:eastAsia="Calibri" w:hAnsi="Cambria" w:cs="Calibri"/>
          <w:i/>
          <w:color w:val="5B9BD5"/>
        </w:rPr>
      </w:pPr>
      <w:ins w:id="9443" w:author="Utente" w:date="2017-06-23T17:41:00Z">
        <w:r>
          <w:rPr>
            <w:rFonts w:ascii="Cambria" w:eastAsia="Calibri" w:hAnsi="Cambria" w:cs="Calibri"/>
            <w:i/>
            <w:color w:val="5B9BD5"/>
          </w:rPr>
          <w:t>Input parameters type</w:t>
        </w:r>
      </w:ins>
    </w:p>
    <w:p w14:paraId="313D93F6" w14:textId="77777777" w:rsidR="001E0330" w:rsidRPr="00930F4A" w:rsidRDefault="001E0330" w:rsidP="001E0330">
      <w:pPr>
        <w:rPr>
          <w:ins w:id="9444" w:author="Utente" w:date="2017-06-23T17:41:00Z"/>
          <w:rFonts w:asciiTheme="majorHAnsi" w:eastAsia="Calibri" w:hAnsiTheme="majorHAnsi" w:cs="Courier New"/>
        </w:rPr>
      </w:pPr>
      <w:ins w:id="9445" w:author="Utente" w:date="2017-06-23T17:41:00Z">
        <w:r w:rsidRPr="00930F4A">
          <w:rPr>
            <w:rFonts w:asciiTheme="majorHAnsi" w:eastAsia="Calibri" w:hAnsiTheme="majorHAnsi" w:cs="Courier New"/>
          </w:rPr>
          <w:t>left,</w:t>
        </w:r>
      </w:ins>
    </w:p>
    <w:p w14:paraId="22620076" w14:textId="7465A673" w:rsidR="001E0330" w:rsidRPr="00930F4A" w:rsidRDefault="001E0330" w:rsidP="001E0330">
      <w:pPr>
        <w:rPr>
          <w:ins w:id="9446" w:author="Utente" w:date="2017-06-23T17:41:00Z"/>
          <w:rFonts w:asciiTheme="majorHAnsi" w:eastAsia="Calibri" w:hAnsiTheme="majorHAnsi" w:cs="Courier New"/>
        </w:rPr>
      </w:pPr>
      <w:ins w:id="9447" w:author="Utente" w:date="2017-06-23T17:41:00Z">
        <w:r w:rsidRPr="00930F4A">
          <w:rPr>
            <w:rFonts w:asciiTheme="majorHAnsi" w:eastAsia="Calibri" w:hAnsiTheme="majorHAnsi" w:cs="Courier New"/>
          </w:rPr>
          <w:t>righ</w:t>
        </w:r>
      </w:ins>
      <w:r w:rsidR="008D179B" w:rsidRPr="00930F4A">
        <w:rPr>
          <w:rFonts w:asciiTheme="majorHAnsi" w:eastAsia="Calibri" w:hAnsiTheme="majorHAnsi" w:cs="Courier New"/>
        </w:rPr>
        <w:t>t</w:t>
      </w:r>
      <w:ins w:id="9448" w:author="Utente" w:date="2017-06-23T17:41:00Z">
        <w:r w:rsidRPr="00930F4A">
          <w:rPr>
            <w:rFonts w:asciiTheme="majorHAnsi" w:eastAsia="Calibri" w:hAnsiTheme="majorHAnsi" w:cs="Courier New"/>
          </w:rPr>
          <w:t>::</w:t>
        </w:r>
        <w:r w:rsidRPr="00930F4A">
          <w:rPr>
            <w:rFonts w:asciiTheme="majorHAnsi" w:eastAsia="Calibri" w:hAnsiTheme="majorHAnsi" w:cs="Courier New"/>
          </w:rPr>
          <w:tab/>
          <w:t xml:space="preserve">   dataset   {measure&lt;boolean&gt; _}</w:t>
        </w:r>
      </w:ins>
    </w:p>
    <w:p w14:paraId="24B87C45" w14:textId="77777777" w:rsidR="001E0330" w:rsidRPr="00930F4A" w:rsidRDefault="001E0330" w:rsidP="001E0330">
      <w:pPr>
        <w:ind w:left="706" w:firstLine="706"/>
        <w:rPr>
          <w:ins w:id="9449" w:author="Utente" w:date="2017-06-23T17:41:00Z"/>
          <w:rFonts w:asciiTheme="majorHAnsi" w:eastAsia="Calibri" w:hAnsiTheme="majorHAnsi" w:cs="Courier New"/>
        </w:rPr>
      </w:pPr>
      <w:ins w:id="9450" w:author="Utente" w:date="2017-06-23T17:41:00Z">
        <w:r w:rsidRPr="00930F4A">
          <w:rPr>
            <w:rFonts w:asciiTheme="majorHAnsi" w:eastAsia="Calibri" w:hAnsiTheme="majorHAnsi" w:cs="Courier New"/>
          </w:rPr>
          <w:t>|  component&lt;boolean&gt;</w:t>
        </w:r>
      </w:ins>
    </w:p>
    <w:p w14:paraId="2BE4BA82" w14:textId="54842EE5" w:rsidR="001E0330" w:rsidRPr="00930F4A" w:rsidRDefault="001E0330" w:rsidP="001E0330">
      <w:pPr>
        <w:ind w:left="706" w:firstLine="706"/>
        <w:rPr>
          <w:ins w:id="9451" w:author="Utente" w:date="2017-06-23T17:41:00Z"/>
          <w:rFonts w:asciiTheme="majorHAnsi" w:eastAsia="Calibri" w:hAnsiTheme="majorHAnsi" w:cs="Courier New"/>
          <w:noProof/>
          <w:color w:val="5B9BD5"/>
          <w:lang w:val="en-US"/>
        </w:rPr>
      </w:pPr>
      <w:ins w:id="9452" w:author="Utente" w:date="2017-06-23T17:41:00Z">
        <w:r w:rsidRPr="00930F4A">
          <w:rPr>
            <w:rFonts w:asciiTheme="majorHAnsi" w:eastAsia="Calibri" w:hAnsiTheme="majorHAnsi" w:cs="Courier New"/>
          </w:rPr>
          <w:t xml:space="preserve">|  boolean   </w:t>
        </w:r>
        <w:r w:rsidRPr="00930F4A">
          <w:rPr>
            <w:rFonts w:asciiTheme="majorHAnsi" w:eastAsia="Calibri" w:hAnsiTheme="majorHAnsi" w:cs="Courier New"/>
            <w:noProof/>
            <w:color w:val="5B9BD5"/>
            <w:lang w:val="en-US"/>
          </w:rPr>
          <w:t xml:space="preserve"> </w:t>
        </w:r>
      </w:ins>
    </w:p>
    <w:p w14:paraId="02C35381" w14:textId="77777777" w:rsidR="00F73B8C" w:rsidRPr="00E64258" w:rsidDel="008D179B" w:rsidRDefault="00F73B8C" w:rsidP="00F73B8C">
      <w:pPr>
        <w:rPr>
          <w:ins w:id="9453" w:author="Utente" w:date="2017-07-05T23:44:00Z"/>
          <w:del w:id="9454" w:author="Laura Viignola" w:date="2017-07-10T16:43:00Z"/>
          <w:rFonts w:ascii="Cambria" w:eastAsia="Calibri" w:hAnsi="Cambria" w:cs="Calibri"/>
          <w:i/>
          <w:color w:val="5B9BD5"/>
        </w:rPr>
      </w:pPr>
      <w:ins w:id="9455" w:author="Utente" w:date="2017-07-05T23:44:00Z">
        <w:r w:rsidRPr="00E64258">
          <w:rPr>
            <w:rFonts w:ascii="Cambria" w:eastAsia="Calibri" w:hAnsi="Cambria" w:cs="Calibri"/>
            <w:i/>
            <w:color w:val="5B9BD5"/>
          </w:rPr>
          <w:t>Result type</w:t>
        </w:r>
      </w:ins>
    </w:p>
    <w:p w14:paraId="1A6722E7" w14:textId="77777777" w:rsidR="00F73B8C" w:rsidRPr="00E64258" w:rsidRDefault="00F73B8C" w:rsidP="00F73B8C">
      <w:pPr>
        <w:rPr>
          <w:ins w:id="9456" w:author="Utente" w:date="2017-07-05T23:44:00Z"/>
          <w:rFonts w:ascii="Cambria" w:eastAsia="Calibri" w:hAnsi="Cambria" w:cs="Calibri"/>
          <w:i/>
          <w:color w:val="auto"/>
        </w:rPr>
      </w:pPr>
    </w:p>
    <w:p w14:paraId="01B2C3C0" w14:textId="6C6B9024" w:rsidR="00F73B8C" w:rsidRPr="006F2FA3" w:rsidRDefault="00F73B8C" w:rsidP="00F73B8C">
      <w:pPr>
        <w:rPr>
          <w:ins w:id="9457" w:author="Utente" w:date="2017-07-05T23:44:00Z"/>
          <w:rFonts w:ascii="Cambria" w:eastAsia="Calibri" w:hAnsi="Cambria" w:cs="Calibri"/>
        </w:rPr>
      </w:pPr>
      <w:ins w:id="9458" w:author="Utente" w:date="2017-07-05T23:44: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 xml:space="preserve">dataset   { </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&lt;boolean&gt; </w:t>
        </w:r>
        <w:r w:rsidRPr="006F2FA3">
          <w:rPr>
            <w:rFonts w:ascii="Cambria" w:eastAsia="Calibri" w:hAnsi="Cambria" w:cs="Calibri"/>
          </w:rPr>
          <w:t xml:space="preserve"> _}</w:t>
        </w:r>
      </w:ins>
    </w:p>
    <w:p w14:paraId="420C6056" w14:textId="77777777" w:rsidR="00F73B8C" w:rsidRPr="006F2FA3" w:rsidRDefault="00F73B8C" w:rsidP="00F73B8C">
      <w:pPr>
        <w:ind w:left="708" w:firstLine="708"/>
        <w:rPr>
          <w:ins w:id="9459" w:author="Utente" w:date="2017-07-05T23:44:00Z"/>
          <w:rFonts w:ascii="Cambria" w:eastAsia="Calibri" w:hAnsi="Cambria" w:cs="Calibri"/>
        </w:rPr>
      </w:pPr>
      <w:ins w:id="9460" w:author="Utente" w:date="2017-07-05T23:44:00Z">
        <w:r w:rsidRPr="006F2FA3">
          <w:rPr>
            <w:rFonts w:ascii="Cambria" w:eastAsia="Calibri" w:hAnsi="Cambria" w:cs="Calibri"/>
          </w:rPr>
          <w:t>|   component&lt;</w:t>
        </w:r>
        <w:r>
          <w:rPr>
            <w:rFonts w:ascii="Cambria" w:eastAsia="Calibri" w:hAnsi="Cambria" w:cs="Calibri"/>
          </w:rPr>
          <w:t>boolean</w:t>
        </w:r>
        <w:r w:rsidRPr="006F2FA3">
          <w:rPr>
            <w:rFonts w:ascii="Cambria" w:eastAsia="Calibri" w:hAnsi="Cambria" w:cs="Calibri"/>
          </w:rPr>
          <w:t>&gt;</w:t>
        </w:r>
      </w:ins>
    </w:p>
    <w:p w14:paraId="6FD896F0" w14:textId="77777777" w:rsidR="00F73B8C" w:rsidRDefault="00F73B8C" w:rsidP="00F73B8C">
      <w:pPr>
        <w:ind w:left="708" w:firstLine="708"/>
        <w:rPr>
          <w:ins w:id="9461" w:author="Utente" w:date="2017-07-05T23:44:00Z"/>
          <w:rFonts w:ascii="Cambria" w:hAnsi="Cambria"/>
        </w:rPr>
      </w:pPr>
      <w:ins w:id="9462" w:author="Utente" w:date="2017-07-05T23:44:00Z">
        <w:r w:rsidRPr="006F2FA3">
          <w:rPr>
            <w:rFonts w:ascii="Cambria" w:eastAsia="Calibri" w:hAnsi="Cambria" w:cs="Calibri"/>
          </w:rPr>
          <w:t xml:space="preserve">|   </w:t>
        </w:r>
        <w:r>
          <w:rPr>
            <w:rFonts w:ascii="Cambria" w:eastAsia="Calibri" w:hAnsi="Cambria" w:cs="Calibri"/>
          </w:rPr>
          <w:t>boolean</w:t>
        </w:r>
        <w:r w:rsidRPr="00E64258">
          <w:rPr>
            <w:rFonts w:ascii="Cambria" w:eastAsia="Calibri" w:hAnsi="Cambria" w:cs="Calibri"/>
            <w:b/>
          </w:rPr>
          <w:t xml:space="preserve">   </w:t>
        </w:r>
      </w:ins>
    </w:p>
    <w:p w14:paraId="11539CA4" w14:textId="77777777" w:rsidR="001E0330" w:rsidRPr="00E352EF" w:rsidRDefault="001E0330" w:rsidP="001E0330">
      <w:pPr>
        <w:rPr>
          <w:rFonts w:ascii="Cambria" w:eastAsia="Calibri" w:hAnsi="Cambria" w:cs="Calibri"/>
          <w:i/>
          <w:color w:val="5B9BD5"/>
        </w:rPr>
      </w:pPr>
    </w:p>
    <w:p w14:paraId="06AAE85A" w14:textId="685AE0B4" w:rsidR="005A2227" w:rsidRDefault="0097053A" w:rsidP="00543198">
      <w:pPr>
        <w:rPr>
          <w:ins w:id="9463" w:author="Utente" w:date="2017-06-23T17:42:00Z"/>
          <w:rFonts w:ascii="Cambria" w:eastAsia="Calibri" w:hAnsi="Cambria" w:cs="Calibri"/>
          <w:i/>
          <w:color w:val="5B9BD5"/>
        </w:rPr>
      </w:pPr>
      <w:del w:id="9464" w:author="Utente" w:date="2017-06-23T17:42:00Z">
        <w:r w:rsidRPr="00E352EF" w:rsidDel="001E0330">
          <w:rPr>
            <w:rFonts w:ascii="Cambria" w:eastAsia="Calibri" w:hAnsi="Cambria" w:cs="Calibri"/>
            <w:i/>
            <w:color w:val="5B9BD5"/>
          </w:rPr>
          <w:delText>C</w:delText>
        </w:r>
      </w:del>
      <w:ins w:id="9465" w:author="Utente" w:date="2017-06-23T17:42:00Z">
        <w:r w:rsidR="001E0330">
          <w:rPr>
            <w:rFonts w:ascii="Cambria" w:eastAsia="Calibri" w:hAnsi="Cambria" w:cs="Calibri"/>
            <w:i/>
            <w:color w:val="5B9BD5"/>
          </w:rPr>
          <w:t>Additional c</w:t>
        </w:r>
      </w:ins>
      <w:r w:rsidRPr="00E352EF">
        <w:rPr>
          <w:rFonts w:ascii="Cambria" w:eastAsia="Calibri" w:hAnsi="Cambria" w:cs="Calibri"/>
          <w:i/>
          <w:color w:val="5B9BD5"/>
        </w:rPr>
        <w:t>onstraints</w:t>
      </w:r>
    </w:p>
    <w:p w14:paraId="016B539A" w14:textId="26C32843" w:rsidR="001E0330" w:rsidRDefault="001E0330" w:rsidP="00543198">
      <w:pPr>
        <w:rPr>
          <w:ins w:id="9466" w:author="Utente" w:date="2017-06-27T18:01:00Z"/>
          <w:rFonts w:ascii="Cambria" w:eastAsia="Calibri" w:hAnsi="Cambria" w:cs="Calibri"/>
          <w:color w:val="auto"/>
        </w:rPr>
      </w:pPr>
      <w:ins w:id="9467" w:author="Utente" w:date="2017-06-23T17:42:00Z">
        <w:r w:rsidRPr="00386B8F">
          <w:rPr>
            <w:rFonts w:ascii="Cambria" w:eastAsia="Calibri" w:hAnsi="Cambria" w:cs="Calibri"/>
            <w:color w:val="auto"/>
          </w:rPr>
          <w:t>(empty)</w:t>
        </w:r>
      </w:ins>
    </w:p>
    <w:p w14:paraId="6D7614C5" w14:textId="77777777" w:rsidR="00386B8F" w:rsidRPr="00386B8F" w:rsidRDefault="00386B8F" w:rsidP="00543198">
      <w:pPr>
        <w:rPr>
          <w:rFonts w:ascii="Cambria" w:eastAsia="Calibri" w:hAnsi="Cambria" w:cs="Calibri"/>
          <w:color w:val="auto"/>
        </w:rPr>
      </w:pPr>
    </w:p>
    <w:p w14:paraId="65A07BB1" w14:textId="07AAD910" w:rsidR="005A2227" w:rsidRPr="00E352EF" w:rsidDel="001E0330" w:rsidRDefault="0097053A" w:rsidP="008A7573">
      <w:pPr>
        <w:numPr>
          <w:ilvl w:val="0"/>
          <w:numId w:val="4"/>
        </w:numPr>
        <w:ind w:left="360"/>
        <w:rPr>
          <w:del w:id="9468" w:author="Utente" w:date="2017-06-23T17:42:00Z"/>
          <w:rFonts w:ascii="Cambria" w:hAnsi="Cambria"/>
        </w:rPr>
      </w:pPr>
      <w:del w:id="9469" w:author="Utente" w:date="2017-06-23T17:42:00Z">
        <w:r w:rsidRPr="00E352EF" w:rsidDel="001E0330">
          <w:rPr>
            <w:rFonts w:ascii="Cambria" w:eastAsia="Calibri" w:hAnsi="Cambria" w:cs="Calibri"/>
          </w:rPr>
          <w:delText xml:space="preserve">If </w:delText>
        </w:r>
        <w:r w:rsidRPr="00E352EF" w:rsidDel="001E0330">
          <w:rPr>
            <w:rFonts w:ascii="Cambria" w:eastAsia="Calibri" w:hAnsi="Cambria" w:cs="Calibri"/>
            <w:i/>
          </w:rPr>
          <w:delText>ds_1</w:delText>
        </w:r>
        <w:r w:rsidRPr="00E352EF" w:rsidDel="001E0330">
          <w:rPr>
            <w:rFonts w:ascii="Cambria" w:eastAsia="Calibri" w:hAnsi="Cambria" w:cs="Calibri"/>
          </w:rPr>
          <w:delText xml:space="preserve"> (</w:delText>
        </w:r>
        <w:r w:rsidRPr="00E352EF" w:rsidDel="001E0330">
          <w:rPr>
            <w:rFonts w:ascii="Cambria" w:eastAsia="Calibri" w:hAnsi="Cambria" w:cs="Calibri"/>
            <w:i/>
          </w:rPr>
          <w:delText>ds_2</w:delText>
        </w:r>
        <w:r w:rsidRPr="00E352EF" w:rsidDel="001E0330">
          <w:rPr>
            <w:rFonts w:ascii="Cambria" w:eastAsia="Calibri" w:hAnsi="Cambria" w:cs="Calibri"/>
          </w:rPr>
          <w:delText xml:space="preserve">) is a scalar then it must be a </w:delText>
        </w:r>
        <w:r w:rsidR="00CF6D97" w:rsidRPr="00E352EF" w:rsidDel="001E0330">
          <w:rPr>
            <w:rFonts w:ascii="Cambria" w:eastAsia="Calibri" w:hAnsi="Cambria" w:cs="Calibri"/>
            <w:b/>
          </w:rPr>
          <w:delText>b</w:delText>
        </w:r>
        <w:r w:rsidRPr="00E352EF" w:rsidDel="001E0330">
          <w:rPr>
            <w:rFonts w:ascii="Cambria" w:eastAsia="Calibri" w:hAnsi="Cambria" w:cs="Calibri"/>
            <w:b/>
          </w:rPr>
          <w:delText>oolean</w:delText>
        </w:r>
        <w:r w:rsidRPr="00E352EF" w:rsidDel="001E0330">
          <w:rPr>
            <w:rFonts w:ascii="Cambria" w:eastAsia="Calibri" w:hAnsi="Cambria" w:cs="Calibri"/>
          </w:rPr>
          <w:delText xml:space="preserve"> data type.</w:delText>
        </w:r>
      </w:del>
    </w:p>
    <w:p w14:paraId="58B61B94" w14:textId="514879D9" w:rsidR="005A2227" w:rsidRPr="00E352EF" w:rsidDel="001E0330" w:rsidRDefault="0097053A" w:rsidP="008A7573">
      <w:pPr>
        <w:numPr>
          <w:ilvl w:val="0"/>
          <w:numId w:val="4"/>
        </w:numPr>
        <w:ind w:left="360"/>
        <w:rPr>
          <w:del w:id="9470" w:author="Utente" w:date="2017-06-23T17:42:00Z"/>
          <w:rFonts w:ascii="Cambria" w:hAnsi="Cambria"/>
        </w:rPr>
      </w:pPr>
      <w:del w:id="9471" w:author="Utente" w:date="2017-06-23T17:42:00Z">
        <w:r w:rsidRPr="00E352EF" w:rsidDel="001E0330">
          <w:rPr>
            <w:rFonts w:ascii="Cambria" w:eastAsia="Calibri" w:hAnsi="Cambria" w:cs="Calibri"/>
          </w:rPr>
          <w:delText xml:space="preserve">If </w:delText>
        </w:r>
        <w:r w:rsidRPr="00E352EF" w:rsidDel="001E0330">
          <w:rPr>
            <w:rFonts w:ascii="Cambria" w:eastAsia="Calibri" w:hAnsi="Cambria" w:cs="Calibri"/>
            <w:i/>
          </w:rPr>
          <w:delText>ds_1</w:delText>
        </w:r>
        <w:r w:rsidRPr="00E352EF" w:rsidDel="001E0330">
          <w:rPr>
            <w:rFonts w:ascii="Cambria" w:eastAsia="Calibri" w:hAnsi="Cambria" w:cs="Calibri"/>
          </w:rPr>
          <w:delText xml:space="preserve"> (</w:delText>
        </w:r>
        <w:r w:rsidRPr="00E352EF" w:rsidDel="001E0330">
          <w:rPr>
            <w:rFonts w:ascii="Cambria" w:eastAsia="Calibri" w:hAnsi="Cambria" w:cs="Calibri"/>
            <w:i/>
          </w:rPr>
          <w:delText>ds_2</w:delText>
        </w:r>
        <w:r w:rsidRPr="00E352EF" w:rsidDel="001E0330">
          <w:rPr>
            <w:rFonts w:ascii="Cambria" w:eastAsia="Calibri" w:hAnsi="Cambria" w:cs="Calibri"/>
          </w:rPr>
          <w:delText xml:space="preserve">) is a </w:delText>
        </w:r>
        <w:r w:rsidR="00F4601C" w:rsidRPr="00E352EF" w:rsidDel="001E0330">
          <w:delText>Dataset</w:delText>
        </w:r>
        <w:r w:rsidRPr="00E352EF" w:rsidDel="001E0330">
          <w:rPr>
            <w:rFonts w:ascii="Cambria" w:eastAsia="Calibri" w:hAnsi="Cambria" w:cs="Calibri"/>
          </w:rPr>
          <w:delText xml:space="preserve"> then it has at least a measure of </w:delText>
        </w:r>
        <w:r w:rsidR="00CF6D97" w:rsidRPr="00E352EF" w:rsidDel="001E0330">
          <w:rPr>
            <w:rFonts w:ascii="Cambria" w:eastAsia="Calibri" w:hAnsi="Cambria" w:cs="Calibri"/>
            <w:b/>
          </w:rPr>
          <w:delText>b</w:delText>
        </w:r>
        <w:r w:rsidRPr="00E352EF" w:rsidDel="001E0330">
          <w:rPr>
            <w:rFonts w:ascii="Cambria" w:eastAsia="Calibri" w:hAnsi="Cambria" w:cs="Calibri"/>
            <w:b/>
          </w:rPr>
          <w:delText>oolean</w:delText>
        </w:r>
        <w:r w:rsidRPr="00E352EF" w:rsidDel="001E0330">
          <w:rPr>
            <w:rFonts w:ascii="Cambria" w:eastAsia="Calibri" w:hAnsi="Cambria" w:cs="Calibri"/>
          </w:rPr>
          <w:delText xml:space="preserve"> type.</w:delText>
        </w:r>
      </w:del>
    </w:p>
    <w:p w14:paraId="5D4CD448" w14:textId="10144D96" w:rsidR="005A2227" w:rsidRPr="00E352EF" w:rsidDel="001E0330" w:rsidRDefault="0097053A" w:rsidP="008A7573">
      <w:pPr>
        <w:numPr>
          <w:ilvl w:val="0"/>
          <w:numId w:val="4"/>
        </w:numPr>
        <w:ind w:left="360"/>
        <w:rPr>
          <w:del w:id="9472" w:author="Utente" w:date="2017-06-23T17:42:00Z"/>
          <w:rFonts w:ascii="Cambria" w:hAnsi="Cambria"/>
        </w:rPr>
      </w:pPr>
      <w:del w:id="9473" w:author="Utente" w:date="2017-06-23T17:42:00Z">
        <w:r w:rsidRPr="00E352EF" w:rsidDel="001E0330">
          <w:rPr>
            <w:rFonts w:ascii="Cambria" w:eastAsia="Calibri" w:hAnsi="Cambria" w:cs="Calibri"/>
          </w:rPr>
          <w:delText xml:space="preserve">If both </w:delText>
        </w:r>
        <w:r w:rsidRPr="00E352EF" w:rsidDel="001E0330">
          <w:rPr>
            <w:rFonts w:ascii="Cambria" w:eastAsia="Calibri" w:hAnsi="Cambria" w:cs="Calibri"/>
            <w:i/>
          </w:rPr>
          <w:delText>ds_1</w:delText>
        </w:r>
        <w:r w:rsidRPr="00E352EF" w:rsidDel="001E0330">
          <w:rPr>
            <w:rFonts w:ascii="Cambria" w:eastAsia="Calibri" w:hAnsi="Cambria" w:cs="Calibri"/>
          </w:rPr>
          <w:delText xml:space="preserve"> and </w:delText>
        </w:r>
        <w:r w:rsidRPr="00E352EF" w:rsidDel="001E0330">
          <w:rPr>
            <w:rFonts w:ascii="Cambria" w:eastAsia="Calibri" w:hAnsi="Cambria" w:cs="Calibri"/>
            <w:i/>
          </w:rPr>
          <w:delText>ds_2</w:delText>
        </w:r>
        <w:r w:rsidRPr="00E352EF" w:rsidDel="001E0330">
          <w:rPr>
            <w:rFonts w:ascii="Cambria" w:eastAsia="Calibri" w:hAnsi="Cambria" w:cs="Calibri"/>
          </w:rPr>
          <w:delText xml:space="preserve"> are </w:delText>
        </w:r>
        <w:r w:rsidR="00F4601C" w:rsidRPr="00E352EF" w:rsidDel="001E0330">
          <w:delText>Dataset</w:delText>
        </w:r>
        <w:r w:rsidRPr="00E352EF" w:rsidDel="001E0330">
          <w:rPr>
            <w:rFonts w:ascii="Cambria" w:eastAsia="Calibri" w:hAnsi="Cambria" w:cs="Calibri"/>
          </w:rPr>
          <w:delText xml:space="preserve">s then they must have at least </w:delText>
        </w:r>
        <w:r w:rsidR="009C28BD" w:rsidRPr="00E352EF" w:rsidDel="001E0330">
          <w:rPr>
            <w:rFonts w:ascii="Cambria" w:eastAsia="Calibri" w:hAnsi="Cambria" w:cs="Calibri"/>
          </w:rPr>
          <w:delText>one Identifier Component</w:delText>
        </w:r>
        <w:r w:rsidRPr="00E352EF" w:rsidDel="001E0330">
          <w:rPr>
            <w:rFonts w:ascii="Cambria" w:eastAsia="Calibri" w:hAnsi="Cambria" w:cs="Calibri"/>
          </w:rPr>
          <w:delText xml:space="preserve"> in common (with the same name</w:delText>
        </w:r>
        <w:r w:rsidR="00D522BE" w:rsidRPr="00E352EF" w:rsidDel="001E0330">
          <w:rPr>
            <w:rFonts w:ascii="Cambria" w:eastAsia="Calibri" w:hAnsi="Cambria" w:cs="Calibri"/>
          </w:rPr>
          <w:delText xml:space="preserve"> and data type</w:delText>
        </w:r>
        <w:r w:rsidRPr="00E352EF" w:rsidDel="001E0330">
          <w:rPr>
            <w:rFonts w:ascii="Cambria" w:eastAsia="Calibri" w:hAnsi="Cambria" w:cs="Calibri"/>
          </w:rPr>
          <w:delText>).</w:delText>
        </w:r>
      </w:del>
    </w:p>
    <w:p w14:paraId="6778ADFD" w14:textId="38D594A8" w:rsidR="005A2227" w:rsidRPr="00E352EF" w:rsidDel="001E0330" w:rsidRDefault="0097053A" w:rsidP="008A7573">
      <w:pPr>
        <w:numPr>
          <w:ilvl w:val="0"/>
          <w:numId w:val="4"/>
        </w:numPr>
        <w:ind w:left="360"/>
        <w:rPr>
          <w:del w:id="9474" w:author="Utente" w:date="2017-06-23T17:42:00Z"/>
          <w:rFonts w:ascii="Cambria" w:hAnsi="Cambria"/>
        </w:rPr>
      </w:pPr>
      <w:del w:id="9475" w:author="Utente" w:date="2017-06-23T17:42:00Z">
        <w:r w:rsidRPr="00E352EF" w:rsidDel="001E0330">
          <w:rPr>
            <w:rFonts w:ascii="Cambria" w:eastAsia="Calibri" w:hAnsi="Cambria" w:cs="Calibri"/>
          </w:rPr>
          <w:delText xml:space="preserve">If both </w:delText>
        </w:r>
        <w:r w:rsidRPr="00E352EF" w:rsidDel="001E0330">
          <w:rPr>
            <w:rFonts w:ascii="Cambria" w:eastAsia="Calibri" w:hAnsi="Cambria" w:cs="Calibri"/>
            <w:i/>
          </w:rPr>
          <w:delText>ds_1</w:delText>
        </w:r>
        <w:r w:rsidRPr="00E352EF" w:rsidDel="001E0330">
          <w:rPr>
            <w:rFonts w:ascii="Cambria" w:eastAsia="Calibri" w:hAnsi="Cambria" w:cs="Calibri"/>
          </w:rPr>
          <w:delText xml:space="preserve"> and </w:delText>
        </w:r>
        <w:r w:rsidRPr="00E352EF" w:rsidDel="001E0330">
          <w:rPr>
            <w:rFonts w:ascii="Cambria" w:eastAsia="Calibri" w:hAnsi="Cambria" w:cs="Calibri"/>
            <w:i/>
          </w:rPr>
          <w:delText>ds_2</w:delText>
        </w:r>
        <w:r w:rsidRPr="00E352EF" w:rsidDel="001E0330">
          <w:rPr>
            <w:rFonts w:ascii="Cambria" w:eastAsia="Calibri" w:hAnsi="Cambria" w:cs="Calibri"/>
          </w:rPr>
          <w:delText xml:space="preserve"> are </w:delText>
        </w:r>
        <w:r w:rsidR="00F4601C" w:rsidRPr="00E352EF" w:rsidDel="001E0330">
          <w:delText>Dataset</w:delText>
        </w:r>
        <w:r w:rsidRPr="00E352EF" w:rsidDel="001E0330">
          <w:rPr>
            <w:rFonts w:ascii="Cambria" w:eastAsia="Calibri" w:hAnsi="Cambria" w:cs="Calibri"/>
          </w:rPr>
          <w:delText xml:space="preserve">s then either they have one or more </w:delText>
        </w:r>
        <w:r w:rsidR="009C28BD" w:rsidRPr="00E352EF" w:rsidDel="001E0330">
          <w:rPr>
            <w:rFonts w:ascii="Cambria" w:eastAsia="Calibri" w:hAnsi="Cambria" w:cs="Calibri"/>
          </w:rPr>
          <w:delText xml:space="preserve">boolean </w:delText>
        </w:r>
        <w:r w:rsidR="00D6733B" w:rsidRPr="00E352EF" w:rsidDel="001E0330">
          <w:rPr>
            <w:rFonts w:ascii="Cambria" w:eastAsia="Calibri" w:hAnsi="Cambria" w:cs="Calibri"/>
          </w:rPr>
          <w:delText>M</w:delText>
        </w:r>
        <w:r w:rsidRPr="00E352EF" w:rsidDel="001E0330">
          <w:rPr>
            <w:rFonts w:ascii="Cambria" w:eastAsia="Calibri" w:hAnsi="Cambria" w:cs="Calibri"/>
          </w:rPr>
          <w:delText xml:space="preserve">easures in common, or at least one of them has only a </w:delText>
        </w:r>
        <w:r w:rsidR="009C28BD" w:rsidRPr="00E352EF" w:rsidDel="001E0330">
          <w:rPr>
            <w:rFonts w:ascii="Cambria" w:eastAsia="Calibri" w:hAnsi="Cambria" w:cs="Calibri"/>
          </w:rPr>
          <w:delText xml:space="preserve">boolean </w:delText>
        </w:r>
        <w:r w:rsidRPr="00E352EF" w:rsidDel="001E0330">
          <w:rPr>
            <w:rFonts w:ascii="Cambria" w:eastAsia="Calibri" w:hAnsi="Cambria" w:cs="Calibri"/>
          </w:rPr>
          <w:delText xml:space="preserve">measure. </w:delText>
        </w:r>
      </w:del>
    </w:p>
    <w:p w14:paraId="1BB7A8F7" w14:textId="74B4D129" w:rsidR="00CF6D97" w:rsidRPr="00E352EF" w:rsidDel="001E0330" w:rsidRDefault="00CF6D97" w:rsidP="00CF6D97">
      <w:pPr>
        <w:rPr>
          <w:del w:id="9476" w:author="Utente" w:date="2017-06-23T17:42:00Z"/>
          <w:rFonts w:ascii="Cambria" w:eastAsia="Calibri" w:hAnsi="Cambria" w:cs="Calibri"/>
          <w:i/>
          <w:color w:val="5B9BD5"/>
        </w:rPr>
      </w:pPr>
    </w:p>
    <w:p w14:paraId="1F11823B" w14:textId="77777777" w:rsidR="00D57B1E" w:rsidRDefault="00D57B1E" w:rsidP="00D57B1E">
      <w:pPr>
        <w:rPr>
          <w:ins w:id="9477" w:author="Utente" w:date="2017-06-23T17:43:00Z"/>
          <w:rFonts w:ascii="Cambria" w:eastAsia="Calibri" w:hAnsi="Cambria" w:cs="Calibri"/>
          <w:i/>
          <w:color w:val="5B9BD5"/>
        </w:rPr>
      </w:pPr>
      <w:ins w:id="9478" w:author="Utente" w:date="2017-06-23T17:43:00Z">
        <w:r>
          <w:rPr>
            <w:rFonts w:ascii="Cambria" w:eastAsia="Calibri" w:hAnsi="Cambria" w:cs="Calibri"/>
            <w:i/>
            <w:color w:val="5B9BD5"/>
          </w:rPr>
          <w:t>Behaviour</w:t>
        </w:r>
      </w:ins>
    </w:p>
    <w:p w14:paraId="7DBDD5EA" w14:textId="77777777" w:rsidR="00D57B1E" w:rsidRDefault="00D57B1E" w:rsidP="00D57B1E">
      <w:pPr>
        <w:rPr>
          <w:ins w:id="9479" w:author="Utente" w:date="2017-06-23T17:43:00Z"/>
          <w:rFonts w:ascii="Cambria" w:eastAsia="Calibri" w:hAnsi="Cambria" w:cs="Calibri"/>
          <w:color w:val="auto"/>
        </w:rPr>
      </w:pPr>
      <w:ins w:id="9480" w:author="Utente" w:date="2017-06-23T17:43:00Z">
        <w:r>
          <w:rPr>
            <w:rFonts w:ascii="Cambria" w:eastAsia="Calibri" w:hAnsi="Cambria" w:cs="Calibri"/>
            <w:color w:val="auto"/>
          </w:rPr>
          <w:t xml:space="preserve">The operator has the behaviour of the “Boolean operator” (see the section “VTL-ML - Behaviour of the Operators”). </w:t>
        </w:r>
      </w:ins>
    </w:p>
    <w:p w14:paraId="6FD9CE57" w14:textId="2DAB38FF" w:rsidR="005A2227" w:rsidRPr="00E352EF" w:rsidDel="00D57B1E" w:rsidRDefault="0097053A" w:rsidP="00543198">
      <w:pPr>
        <w:rPr>
          <w:del w:id="9481" w:author="Utente" w:date="2017-06-23T17:43:00Z"/>
          <w:rFonts w:ascii="Cambria" w:eastAsia="Calibri" w:hAnsi="Cambria" w:cs="Calibri"/>
          <w:i/>
          <w:color w:val="5B9BD5"/>
        </w:rPr>
      </w:pPr>
      <w:del w:id="9482" w:author="Utente" w:date="2017-06-23T17:43:00Z">
        <w:r w:rsidRPr="00E352EF" w:rsidDel="00D57B1E">
          <w:rPr>
            <w:rFonts w:ascii="Cambria" w:eastAsia="Calibri" w:hAnsi="Cambria" w:cs="Calibri"/>
            <w:i/>
            <w:color w:val="5B9BD5"/>
          </w:rPr>
          <w:delText>Returns</w:delText>
        </w:r>
      </w:del>
    </w:p>
    <w:p w14:paraId="11CDCBCE" w14:textId="065EDF9F" w:rsidR="005A2227" w:rsidRPr="00E352EF" w:rsidDel="00D57B1E" w:rsidRDefault="0097053A" w:rsidP="00CF6D97">
      <w:pPr>
        <w:rPr>
          <w:del w:id="9483" w:author="Utente" w:date="2017-06-23T17:43:00Z"/>
          <w:rFonts w:ascii="Cambria" w:hAnsi="Cambria"/>
        </w:rPr>
      </w:pPr>
      <w:del w:id="9484" w:author="Utente" w:date="2017-06-23T17:43:00Z">
        <w:r w:rsidRPr="00E352EF" w:rsidDel="00D57B1E">
          <w:rPr>
            <w:rFonts w:ascii="Cambria" w:hAnsi="Cambria"/>
          </w:rPr>
          <w:delText xml:space="preserve">If both </w:delText>
        </w:r>
        <w:r w:rsidRPr="00E352EF" w:rsidDel="00D57B1E">
          <w:rPr>
            <w:rFonts w:ascii="Cambria" w:hAnsi="Cambria"/>
            <w:i/>
          </w:rPr>
          <w:delText>ds_1</w:delText>
        </w:r>
        <w:r w:rsidRPr="00E352EF" w:rsidDel="00D57B1E">
          <w:rPr>
            <w:rFonts w:ascii="Cambria" w:hAnsi="Cambria"/>
          </w:rPr>
          <w:delText xml:space="preserve"> and </w:delText>
        </w:r>
        <w:r w:rsidRPr="00E352EF" w:rsidDel="00D57B1E">
          <w:rPr>
            <w:rFonts w:ascii="Cambria" w:hAnsi="Cambria"/>
            <w:i/>
          </w:rPr>
          <w:delText>ds_2</w:delText>
        </w:r>
        <w:r w:rsidRPr="00E352EF" w:rsidDel="00D57B1E">
          <w:rPr>
            <w:rFonts w:ascii="Cambria" w:hAnsi="Cambria"/>
          </w:rPr>
          <w:delText xml:space="preserve"> are scalar values then the </w:delText>
        </w:r>
        <w:r w:rsidRPr="00E352EF" w:rsidDel="00D57B1E">
          <w:rPr>
            <w:rFonts w:ascii="Cambria" w:hAnsi="Cambria"/>
            <w:b/>
          </w:rPr>
          <w:delText>or</w:delText>
        </w:r>
        <w:r w:rsidRPr="00E352EF" w:rsidDel="00D57B1E">
          <w:rPr>
            <w:rFonts w:ascii="Cambria" w:hAnsi="Cambria"/>
          </w:rPr>
          <w:delText xml:space="preserve"> operator returns </w:delText>
        </w:r>
        <w:r w:rsidRPr="00E352EF" w:rsidDel="00D57B1E">
          <w:rPr>
            <w:rFonts w:ascii="Cambria" w:eastAsia="Calibri" w:hAnsi="Cambria" w:cs="Calibri"/>
          </w:rPr>
          <w:delText xml:space="preserve">a </w:delText>
        </w:r>
        <w:r w:rsidR="00CF6D97" w:rsidRPr="00E352EF" w:rsidDel="00D57B1E">
          <w:rPr>
            <w:rFonts w:ascii="Cambria" w:eastAsia="Calibri" w:hAnsi="Cambria" w:cs="Calibri"/>
          </w:rPr>
          <w:delText>b</w:delText>
        </w:r>
        <w:r w:rsidRPr="00E352EF" w:rsidDel="00D57B1E">
          <w:rPr>
            <w:rFonts w:ascii="Cambria" w:eastAsia="Calibri" w:hAnsi="Cambria" w:cs="Calibri"/>
          </w:rPr>
          <w:delText xml:space="preserve">oolean value that is the result of the </w:delText>
        </w:r>
        <w:r w:rsidRPr="00E352EF" w:rsidDel="00D57B1E">
          <w:rPr>
            <w:rFonts w:ascii="Cambria" w:eastAsia="Calibri" w:hAnsi="Cambria" w:cs="Calibri"/>
            <w:b/>
          </w:rPr>
          <w:delText>or</w:delText>
        </w:r>
        <w:r w:rsidRPr="00E352EF" w:rsidDel="00D57B1E">
          <w:rPr>
            <w:rFonts w:ascii="Cambria" w:eastAsia="Calibri" w:hAnsi="Cambria" w:cs="Calibri"/>
          </w:rPr>
          <w:delText xml:space="preserve"> operation.</w:delText>
        </w:r>
      </w:del>
    </w:p>
    <w:p w14:paraId="1F105C67" w14:textId="327E27C5" w:rsidR="005A2227" w:rsidRPr="00E352EF" w:rsidDel="00D57B1E" w:rsidRDefault="0097053A" w:rsidP="00CF6D97">
      <w:pPr>
        <w:rPr>
          <w:del w:id="9485" w:author="Utente" w:date="2017-06-23T17:43:00Z"/>
          <w:rFonts w:ascii="Cambria" w:hAnsi="Cambria"/>
        </w:rPr>
      </w:pPr>
      <w:del w:id="9486" w:author="Utente" w:date="2017-06-23T17:43:00Z">
        <w:r w:rsidRPr="00E352EF" w:rsidDel="00D57B1E">
          <w:rPr>
            <w:rFonts w:ascii="Cambria" w:hAnsi="Cambria"/>
          </w:rPr>
          <w:delText xml:space="preserve">If either </w:delText>
        </w:r>
        <w:r w:rsidRPr="00E352EF" w:rsidDel="00D57B1E">
          <w:rPr>
            <w:rFonts w:ascii="Cambria" w:hAnsi="Cambria"/>
            <w:i/>
          </w:rPr>
          <w:delText>ds_1</w:delText>
        </w:r>
        <w:r w:rsidRPr="00E352EF" w:rsidDel="00D57B1E">
          <w:rPr>
            <w:rFonts w:ascii="Cambria" w:hAnsi="Cambria"/>
          </w:rPr>
          <w:delText xml:space="preserve"> or </w:delText>
        </w:r>
        <w:r w:rsidRPr="00E352EF" w:rsidDel="00D57B1E">
          <w:rPr>
            <w:rFonts w:ascii="Cambria" w:hAnsi="Cambria"/>
            <w:i/>
          </w:rPr>
          <w:delText>ds_2</w:delText>
        </w:r>
        <w:r w:rsidRPr="00E352EF" w:rsidDel="00D57B1E">
          <w:rPr>
            <w:rFonts w:ascii="Cambria" w:hAnsi="Cambria"/>
          </w:rPr>
          <w:delText xml:space="preserve"> is a </w:delText>
        </w:r>
        <w:r w:rsidR="00F4601C" w:rsidRPr="00E352EF" w:rsidDel="00D57B1E">
          <w:delText>Dataset</w:delText>
        </w:r>
        <w:r w:rsidRPr="00E352EF" w:rsidDel="00D57B1E">
          <w:rPr>
            <w:rFonts w:ascii="Cambria" w:hAnsi="Cambria"/>
          </w:rPr>
          <w:delText xml:space="preserve"> then the </w:delText>
        </w:r>
        <w:r w:rsidRPr="00E352EF" w:rsidDel="00D57B1E">
          <w:rPr>
            <w:rFonts w:ascii="Cambria" w:hAnsi="Cambria"/>
            <w:b/>
          </w:rPr>
          <w:delText>or</w:delText>
        </w:r>
        <w:r w:rsidRPr="00E352EF" w:rsidDel="00D57B1E">
          <w:rPr>
            <w:rFonts w:ascii="Cambria" w:hAnsi="Cambria"/>
          </w:rPr>
          <w:delText xml:space="preserve"> operator returns a Dataset having the following components: </w:delText>
        </w:r>
      </w:del>
    </w:p>
    <w:p w14:paraId="51B5A898" w14:textId="356A6555" w:rsidR="005A2227" w:rsidRPr="00E352EF" w:rsidDel="00D57B1E" w:rsidRDefault="0097053A" w:rsidP="008A7573">
      <w:pPr>
        <w:numPr>
          <w:ilvl w:val="0"/>
          <w:numId w:val="4"/>
        </w:numPr>
        <w:ind w:left="360"/>
        <w:rPr>
          <w:del w:id="9487" w:author="Utente" w:date="2017-06-23T17:43:00Z"/>
          <w:rFonts w:ascii="Cambria" w:hAnsi="Cambria"/>
        </w:rPr>
      </w:pPr>
      <w:del w:id="9488" w:author="Utente" w:date="2017-06-23T17:43:00Z">
        <w:r w:rsidRPr="00E352EF" w:rsidDel="00D57B1E">
          <w:rPr>
            <w:rFonts w:ascii="Cambria" w:eastAsia="Calibri" w:hAnsi="Cambria" w:cs="Calibri"/>
          </w:rPr>
          <w:delText xml:space="preserve">The </w:delText>
        </w:r>
        <w:r w:rsidR="001E4C0B" w:rsidRPr="00E352EF" w:rsidDel="00D57B1E">
          <w:rPr>
            <w:rFonts w:ascii="Cambria" w:eastAsia="Calibri" w:hAnsi="Cambria" w:cs="Calibri"/>
          </w:rPr>
          <w:delText xml:space="preserve">superset of the </w:delText>
        </w:r>
        <w:r w:rsidR="009C28BD" w:rsidRPr="00E352EF" w:rsidDel="00D57B1E">
          <w:rPr>
            <w:rFonts w:ascii="Cambria" w:eastAsia="Calibri" w:hAnsi="Cambria" w:cs="Calibri"/>
          </w:rPr>
          <w:delText>I</w:delText>
        </w:r>
        <w:r w:rsidR="001E4C0B" w:rsidRPr="00E352EF" w:rsidDel="00D57B1E">
          <w:rPr>
            <w:rFonts w:ascii="Cambria" w:eastAsia="Calibri" w:hAnsi="Cambria" w:cs="Calibri"/>
          </w:rPr>
          <w:delText xml:space="preserve">dentifier </w:delText>
        </w:r>
        <w:r w:rsidR="009C28BD" w:rsidRPr="00E352EF" w:rsidDel="00D57B1E">
          <w:rPr>
            <w:rFonts w:ascii="Cambria" w:eastAsia="Calibri" w:hAnsi="Cambria" w:cs="Calibri"/>
          </w:rPr>
          <w:delText>C</w:delText>
        </w:r>
        <w:r w:rsidR="001E4C0B" w:rsidRPr="00E352EF" w:rsidDel="00D57B1E">
          <w:rPr>
            <w:rFonts w:ascii="Cambria" w:eastAsia="Calibri" w:hAnsi="Cambria" w:cs="Calibri"/>
          </w:rPr>
          <w:delText xml:space="preserve">omponents of </w:delText>
        </w:r>
        <w:r w:rsidRPr="00E352EF" w:rsidDel="00D57B1E">
          <w:rPr>
            <w:rFonts w:ascii="Cambria" w:eastAsia="Calibri" w:hAnsi="Cambria" w:cs="Calibri"/>
            <w:i/>
          </w:rPr>
          <w:delText>ds_1</w:delText>
        </w:r>
        <w:r w:rsidRPr="00E352EF" w:rsidDel="00D57B1E">
          <w:rPr>
            <w:rFonts w:ascii="Cambria" w:eastAsia="Calibri" w:hAnsi="Cambria" w:cs="Calibri"/>
          </w:rPr>
          <w:delText xml:space="preserve"> and </w:delText>
        </w:r>
        <w:r w:rsidRPr="00E352EF" w:rsidDel="00D57B1E">
          <w:rPr>
            <w:rFonts w:ascii="Cambria" w:eastAsia="Calibri" w:hAnsi="Cambria" w:cs="Calibri"/>
            <w:i/>
          </w:rPr>
          <w:delText>ds_2</w:delText>
        </w:r>
      </w:del>
    </w:p>
    <w:p w14:paraId="4111AC81" w14:textId="2442D307" w:rsidR="005A2227" w:rsidRPr="00E352EF" w:rsidDel="00D57B1E" w:rsidRDefault="0097053A" w:rsidP="008A7573">
      <w:pPr>
        <w:numPr>
          <w:ilvl w:val="0"/>
          <w:numId w:val="4"/>
        </w:numPr>
        <w:ind w:left="360"/>
        <w:rPr>
          <w:del w:id="9489" w:author="Utente" w:date="2017-06-23T17:43:00Z"/>
          <w:rFonts w:ascii="Cambria" w:hAnsi="Cambria"/>
        </w:rPr>
      </w:pPr>
      <w:del w:id="9490" w:author="Utente" w:date="2017-06-23T17:43:00Z">
        <w:r w:rsidRPr="00E352EF" w:rsidDel="00D57B1E">
          <w:rPr>
            <w:rFonts w:ascii="Cambria" w:eastAsia="Calibri" w:hAnsi="Cambria" w:cs="Calibri"/>
          </w:rPr>
          <w:delText xml:space="preserve">If </w:delText>
        </w:r>
        <w:r w:rsidRPr="00E352EF" w:rsidDel="00D57B1E">
          <w:rPr>
            <w:rFonts w:ascii="Cambria" w:eastAsia="Calibri" w:hAnsi="Cambria" w:cs="Calibri"/>
            <w:i/>
          </w:rPr>
          <w:delText>ds_1</w:delText>
        </w:r>
        <w:r w:rsidRPr="00E352EF" w:rsidDel="00D57B1E">
          <w:rPr>
            <w:rFonts w:ascii="Cambria" w:eastAsia="Calibri" w:hAnsi="Cambria" w:cs="Calibri"/>
          </w:rPr>
          <w:delText xml:space="preserve"> and </w:delText>
        </w:r>
        <w:r w:rsidRPr="00E352EF" w:rsidDel="00D57B1E">
          <w:rPr>
            <w:rFonts w:ascii="Cambria" w:eastAsia="Calibri" w:hAnsi="Cambria" w:cs="Calibri"/>
            <w:i/>
          </w:rPr>
          <w:delText>ds_2</w:delText>
        </w:r>
        <w:r w:rsidRPr="00E352EF" w:rsidDel="00D57B1E">
          <w:rPr>
            <w:rFonts w:ascii="Cambria" w:eastAsia="Calibri" w:hAnsi="Cambria" w:cs="Calibri"/>
          </w:rPr>
          <w:delText xml:space="preserve"> have one or more </w:delText>
        </w:r>
        <w:r w:rsidR="00CF6D97" w:rsidRPr="00E352EF" w:rsidDel="00D57B1E">
          <w:rPr>
            <w:rFonts w:ascii="Cambria" w:eastAsia="Calibri" w:hAnsi="Cambria" w:cs="Calibri"/>
          </w:rPr>
          <w:delText>b</w:delText>
        </w:r>
        <w:r w:rsidRPr="00E352EF" w:rsidDel="00D57B1E">
          <w:rPr>
            <w:rFonts w:ascii="Cambria" w:eastAsia="Calibri" w:hAnsi="Cambria" w:cs="Calibri"/>
          </w:rPr>
          <w:delText xml:space="preserve">oolean </w:delText>
        </w:r>
        <w:r w:rsidR="00D6733B" w:rsidRPr="00E352EF" w:rsidDel="00D57B1E">
          <w:rPr>
            <w:rFonts w:ascii="Cambria" w:eastAsia="Calibri" w:hAnsi="Cambria" w:cs="Calibri"/>
          </w:rPr>
          <w:delText>M</w:delText>
        </w:r>
        <w:r w:rsidRPr="00E352EF" w:rsidDel="00D57B1E">
          <w:rPr>
            <w:rFonts w:ascii="Cambria" w:eastAsia="Calibri" w:hAnsi="Cambria" w:cs="Calibri"/>
          </w:rPr>
          <w:delText xml:space="preserve">easures in common (i.e., with the same name) then the resulting </w:delText>
        </w:r>
        <w:r w:rsidR="00F4601C" w:rsidRPr="00E352EF" w:rsidDel="00D57B1E">
          <w:delText>Dataset</w:delText>
        </w:r>
        <w:r w:rsidRPr="00E352EF" w:rsidDel="00D57B1E">
          <w:rPr>
            <w:rFonts w:ascii="Cambria" w:eastAsia="Calibri" w:hAnsi="Cambria" w:cs="Calibri"/>
          </w:rPr>
          <w:delText xml:space="preserve"> has these common </w:delText>
        </w:r>
        <w:r w:rsidR="00CF6D97" w:rsidRPr="00E352EF" w:rsidDel="00D57B1E">
          <w:rPr>
            <w:rFonts w:ascii="Cambria" w:eastAsia="Calibri" w:hAnsi="Cambria" w:cs="Calibri"/>
          </w:rPr>
          <w:delText>b</w:delText>
        </w:r>
        <w:r w:rsidRPr="00E352EF" w:rsidDel="00D57B1E">
          <w:rPr>
            <w:rFonts w:ascii="Cambria" w:eastAsia="Calibri" w:hAnsi="Cambria" w:cs="Calibri"/>
          </w:rPr>
          <w:delText xml:space="preserve">oolean </w:delText>
        </w:r>
        <w:r w:rsidR="00D6733B" w:rsidRPr="00E352EF" w:rsidDel="00D57B1E">
          <w:rPr>
            <w:rFonts w:ascii="Cambria" w:eastAsia="Calibri" w:hAnsi="Cambria" w:cs="Calibri"/>
          </w:rPr>
          <w:delText>M</w:delText>
        </w:r>
        <w:r w:rsidRPr="00E352EF" w:rsidDel="00D57B1E">
          <w:rPr>
            <w:rFonts w:ascii="Cambria" w:eastAsia="Calibri" w:hAnsi="Cambria" w:cs="Calibri"/>
          </w:rPr>
          <w:delText xml:space="preserve">easures, with the same name, varied on the base of the logical </w:delText>
        </w:r>
        <w:r w:rsidRPr="00E352EF" w:rsidDel="00D57B1E">
          <w:rPr>
            <w:rFonts w:ascii="Cambria" w:eastAsia="Calibri" w:hAnsi="Cambria" w:cs="Calibri"/>
            <w:b/>
          </w:rPr>
          <w:delText>or</w:delText>
        </w:r>
        <w:r w:rsidRPr="00E352EF" w:rsidDel="00D57B1E">
          <w:rPr>
            <w:rFonts w:ascii="Cambria" w:eastAsia="Calibri" w:hAnsi="Cambria" w:cs="Calibri"/>
          </w:rPr>
          <w:delText xml:space="preserve"> between the Measure Components of ds_1 and ds_2. Otherwise, if </w:delText>
        </w:r>
        <w:r w:rsidRPr="00E352EF" w:rsidDel="00D57B1E">
          <w:rPr>
            <w:rFonts w:ascii="Cambria" w:eastAsia="Calibri" w:hAnsi="Cambria" w:cs="Calibri"/>
            <w:i/>
          </w:rPr>
          <w:delText>ds_1</w:delText>
        </w:r>
        <w:r w:rsidRPr="00E352EF" w:rsidDel="00D57B1E">
          <w:rPr>
            <w:rFonts w:ascii="Cambria" w:eastAsia="Calibri" w:hAnsi="Cambria" w:cs="Calibri"/>
          </w:rPr>
          <w:delText xml:space="preserve"> and </w:delText>
        </w:r>
        <w:r w:rsidRPr="00E352EF" w:rsidDel="00D57B1E">
          <w:rPr>
            <w:rFonts w:ascii="Cambria" w:eastAsia="Calibri" w:hAnsi="Cambria" w:cs="Calibri"/>
            <w:i/>
          </w:rPr>
          <w:delText>ds_2</w:delText>
        </w:r>
        <w:r w:rsidRPr="00E352EF" w:rsidDel="00D57B1E">
          <w:rPr>
            <w:rFonts w:ascii="Cambria" w:eastAsia="Calibri" w:hAnsi="Cambria" w:cs="Calibri"/>
          </w:rPr>
          <w:delText xml:space="preserve"> do not have any </w:delText>
        </w:r>
        <w:r w:rsidR="00D6733B" w:rsidRPr="00E352EF" w:rsidDel="00D57B1E">
          <w:rPr>
            <w:rFonts w:ascii="Cambria" w:eastAsia="Calibri" w:hAnsi="Cambria" w:cs="Calibri"/>
          </w:rPr>
          <w:delText>M</w:delText>
        </w:r>
        <w:r w:rsidRPr="00E352EF" w:rsidDel="00D57B1E">
          <w:rPr>
            <w:rFonts w:ascii="Cambria" w:eastAsia="Calibri" w:hAnsi="Cambria" w:cs="Calibri"/>
          </w:rPr>
          <w:delText xml:space="preserve">easures in common and have only one </w:delText>
        </w:r>
        <w:r w:rsidR="00D6733B" w:rsidRPr="00E352EF" w:rsidDel="00D57B1E">
          <w:rPr>
            <w:rFonts w:ascii="Cambria" w:eastAsia="Calibri" w:hAnsi="Cambria" w:cs="Calibri"/>
          </w:rPr>
          <w:delText>M</w:delText>
        </w:r>
        <w:r w:rsidRPr="00E352EF" w:rsidDel="00D57B1E">
          <w:rPr>
            <w:rFonts w:ascii="Cambria" w:eastAsia="Calibri" w:hAnsi="Cambria" w:cs="Calibri"/>
          </w:rPr>
          <w:delText xml:space="preserve">easure then the resulting </w:delText>
        </w:r>
        <w:r w:rsidR="00F4601C" w:rsidRPr="00E352EF" w:rsidDel="00D57B1E">
          <w:delText>Dataset</w:delText>
        </w:r>
        <w:r w:rsidRPr="00E352EF" w:rsidDel="00D57B1E">
          <w:rPr>
            <w:rFonts w:ascii="Cambria" w:eastAsia="Calibri" w:hAnsi="Cambria" w:cs="Calibri"/>
          </w:rPr>
          <w:delText xml:space="preserve"> contains a </w:delText>
        </w:r>
        <w:r w:rsidR="00D6733B" w:rsidRPr="00E352EF" w:rsidDel="00D57B1E">
          <w:rPr>
            <w:rFonts w:ascii="Cambria" w:eastAsia="Calibri" w:hAnsi="Cambria" w:cs="Calibri"/>
          </w:rPr>
          <w:delText>M</w:delText>
        </w:r>
        <w:r w:rsidRPr="00E352EF" w:rsidDel="00D57B1E">
          <w:rPr>
            <w:rFonts w:ascii="Cambria" w:eastAsia="Calibri" w:hAnsi="Cambria" w:cs="Calibri"/>
          </w:rPr>
          <w:delText xml:space="preserve">easure named </w:delText>
        </w:r>
        <w:r w:rsidR="00C847B8" w:rsidRPr="00E352EF" w:rsidDel="00D57B1E">
          <w:rPr>
            <w:rFonts w:ascii="Cambria" w:eastAsia="Calibri" w:hAnsi="Cambria" w:cs="Calibri"/>
            <w:b/>
          </w:rPr>
          <w:delText>CONDITION</w:delText>
        </w:r>
        <w:r w:rsidRPr="00E352EF" w:rsidDel="00D57B1E">
          <w:rPr>
            <w:rFonts w:ascii="Cambria" w:eastAsia="Calibri" w:hAnsi="Cambria" w:cs="Calibri"/>
          </w:rPr>
          <w:delText xml:space="preserve"> that contains a </w:delText>
        </w:r>
        <w:r w:rsidR="00CF6D97" w:rsidRPr="00E352EF" w:rsidDel="00D57B1E">
          <w:rPr>
            <w:rFonts w:ascii="Cambria" w:eastAsia="Calibri" w:hAnsi="Cambria" w:cs="Calibri"/>
          </w:rPr>
          <w:delText>b</w:delText>
        </w:r>
        <w:r w:rsidRPr="00E352EF" w:rsidDel="00D57B1E">
          <w:rPr>
            <w:rFonts w:ascii="Cambria" w:eastAsia="Calibri" w:hAnsi="Cambria" w:cs="Calibri"/>
          </w:rPr>
          <w:delText xml:space="preserve">oolean value that is the result of the </w:delText>
        </w:r>
        <w:r w:rsidRPr="00E352EF" w:rsidDel="00D57B1E">
          <w:rPr>
            <w:rFonts w:ascii="Cambria" w:eastAsia="Calibri" w:hAnsi="Cambria" w:cs="Calibri"/>
            <w:b/>
          </w:rPr>
          <w:delText>or</w:delText>
        </w:r>
        <w:r w:rsidRPr="00E352EF" w:rsidDel="00D57B1E">
          <w:rPr>
            <w:rFonts w:ascii="Cambria" w:eastAsia="Calibri" w:hAnsi="Cambria" w:cs="Calibri"/>
          </w:rPr>
          <w:delText xml:space="preserve"> operation.</w:delText>
        </w:r>
      </w:del>
    </w:p>
    <w:p w14:paraId="5E13B02C" w14:textId="1CE1D768" w:rsidR="005A2227" w:rsidRPr="00E352EF" w:rsidDel="00D57B1E" w:rsidRDefault="0097053A" w:rsidP="00CF6D97">
      <w:pPr>
        <w:rPr>
          <w:del w:id="9491" w:author="Utente" w:date="2017-06-23T17:43:00Z"/>
          <w:rFonts w:ascii="Cambria" w:hAnsi="Cambria"/>
        </w:rPr>
      </w:pPr>
      <w:del w:id="9492" w:author="Utente" w:date="2017-06-23T17:43:00Z">
        <w:r w:rsidRPr="00E352EF" w:rsidDel="00D57B1E">
          <w:rPr>
            <w:rFonts w:ascii="Cambria" w:hAnsi="Cambria"/>
          </w:rPr>
          <w:delText xml:space="preserve">The resulting </w:delText>
        </w:r>
        <w:r w:rsidR="00F4601C" w:rsidRPr="00E352EF" w:rsidDel="00D57B1E">
          <w:delText>Dataset</w:delText>
        </w:r>
        <w:r w:rsidRPr="00E352EF" w:rsidDel="00D57B1E">
          <w:rPr>
            <w:rFonts w:ascii="Cambria" w:hAnsi="Cambria"/>
          </w:rPr>
          <w:delText xml:space="preserve"> contains a data point for each pair of data points of </w:delText>
        </w:r>
        <w:r w:rsidRPr="00E352EF" w:rsidDel="00D57B1E">
          <w:rPr>
            <w:rFonts w:ascii="Cambria" w:hAnsi="Cambria"/>
            <w:i/>
          </w:rPr>
          <w:delText>ds_1</w:delText>
        </w:r>
        <w:r w:rsidRPr="00E352EF" w:rsidDel="00D57B1E">
          <w:rPr>
            <w:rFonts w:ascii="Cambria" w:hAnsi="Cambria"/>
          </w:rPr>
          <w:delText xml:space="preserve"> and </w:delText>
        </w:r>
        <w:r w:rsidRPr="00E352EF" w:rsidDel="00D57B1E">
          <w:rPr>
            <w:rFonts w:ascii="Cambria" w:hAnsi="Cambria"/>
            <w:i/>
          </w:rPr>
          <w:delText>ds_2</w:delText>
        </w:r>
        <w:r w:rsidRPr="00E352EF" w:rsidDel="00D57B1E">
          <w:rPr>
            <w:rFonts w:ascii="Cambria" w:hAnsi="Cambria"/>
          </w:rPr>
          <w:delText xml:space="preserve"> that have the same key (the same values of the </w:delText>
        </w:r>
        <w:r w:rsidR="009C28BD" w:rsidRPr="00E352EF" w:rsidDel="00D57B1E">
          <w:rPr>
            <w:rFonts w:ascii="Cambria" w:eastAsia="Calibri" w:hAnsi="Cambria" w:cs="Calibri"/>
          </w:rPr>
          <w:delText>Identifier Component</w:delText>
        </w:r>
        <w:r w:rsidRPr="00E352EF" w:rsidDel="00D57B1E">
          <w:rPr>
            <w:rFonts w:ascii="Cambria" w:hAnsi="Cambria"/>
          </w:rPr>
          <w:delText xml:space="preserve">s). </w:delText>
        </w:r>
      </w:del>
    </w:p>
    <w:p w14:paraId="345A639F" w14:textId="77777777" w:rsidR="005A2227" w:rsidRPr="00E352EF" w:rsidRDefault="005A2227" w:rsidP="00CF6D97">
      <w:pPr>
        <w:rPr>
          <w:rFonts w:ascii="Cambria" w:hAnsi="Cambria"/>
        </w:rPr>
      </w:pPr>
    </w:p>
    <w:p w14:paraId="0AACAA39" w14:textId="77777777" w:rsidR="005A2227" w:rsidRPr="00E352EF" w:rsidRDefault="00EA6708" w:rsidP="00543198">
      <w:pPr>
        <w:rPr>
          <w:rFonts w:ascii="Cambria" w:eastAsia="Calibri" w:hAnsi="Cambria" w:cs="Calibri"/>
          <w:i/>
          <w:color w:val="5B9BD5"/>
        </w:rPr>
      </w:pPr>
      <w:r w:rsidRPr="00E352EF">
        <w:rPr>
          <w:rFonts w:ascii="Cambria" w:eastAsia="Calibri" w:hAnsi="Cambria" w:cs="Calibri"/>
          <w:i/>
          <w:color w:val="5B9BD5"/>
        </w:rPr>
        <w:t>Examples</w:t>
      </w:r>
    </w:p>
    <w:p w14:paraId="1D0B0FEC" w14:textId="7F4E3DFE" w:rsidR="005A2227" w:rsidRPr="00E352EF" w:rsidDel="00D57B1E" w:rsidRDefault="00EA6708" w:rsidP="00CF6D97">
      <w:pPr>
        <w:rPr>
          <w:del w:id="9493" w:author="Utente" w:date="2017-06-23T17:43:00Z"/>
          <w:rFonts w:ascii="Cambria" w:hAnsi="Cambria"/>
        </w:rPr>
      </w:pPr>
      <w:del w:id="9494" w:author="Utente" w:date="2017-06-23T17:43:00Z">
        <w:r w:rsidRPr="00E352EF" w:rsidDel="00D57B1E">
          <w:rPr>
            <w:rFonts w:ascii="Cambria" w:hAnsi="Cambria"/>
          </w:rPr>
          <w:delText>O</w:delText>
        </w:r>
        <w:r w:rsidR="0097053A" w:rsidRPr="00E352EF" w:rsidDel="00D57B1E">
          <w:rPr>
            <w:rFonts w:ascii="Cambria" w:hAnsi="Cambria"/>
          </w:rPr>
          <w:delText>n scalar</w:delText>
        </w:r>
      </w:del>
    </w:p>
    <w:p w14:paraId="4C6E8196" w14:textId="509D392D" w:rsidR="005A2227" w:rsidRPr="00E352EF" w:rsidDel="00D57B1E" w:rsidRDefault="00EA6708" w:rsidP="00CF6D97">
      <w:pPr>
        <w:rPr>
          <w:del w:id="9495" w:author="Utente" w:date="2017-06-23T17:43:00Z"/>
          <w:rFonts w:ascii="Cambria" w:hAnsi="Cambria"/>
        </w:rPr>
      </w:pPr>
      <w:del w:id="9496" w:author="Utente" w:date="2017-06-23T17:43:00Z">
        <w:r w:rsidRPr="00E352EF" w:rsidDel="00D57B1E">
          <w:rPr>
            <w:rFonts w:ascii="Cambria" w:eastAsia="Calibri" w:hAnsi="Cambria" w:cs="Calibri"/>
          </w:rPr>
          <w:delText xml:space="preserve">1) </w:delText>
        </w:r>
        <w:r w:rsidR="0097053A" w:rsidRPr="00E352EF" w:rsidDel="00D57B1E">
          <w:rPr>
            <w:rFonts w:ascii="Cambria" w:eastAsia="Calibri" w:hAnsi="Cambria" w:cs="Calibri"/>
          </w:rPr>
          <w:delText>If A = True, B = False</w:delText>
        </w:r>
      </w:del>
    </w:p>
    <w:p w14:paraId="466E41D1" w14:textId="71EFC48A" w:rsidR="005A2227" w:rsidRPr="00E352EF" w:rsidDel="00D57B1E" w:rsidRDefault="0097053A" w:rsidP="00EA6708">
      <w:pPr>
        <w:ind w:firstLine="706"/>
        <w:rPr>
          <w:del w:id="9497" w:author="Utente" w:date="2017-06-23T17:43:00Z"/>
          <w:rFonts w:ascii="Cambria" w:hAnsi="Cambria"/>
        </w:rPr>
      </w:pPr>
      <w:del w:id="9498" w:author="Utente" w:date="2017-06-23T17:43:00Z">
        <w:r w:rsidRPr="00E352EF" w:rsidDel="00D57B1E">
          <w:rPr>
            <w:rFonts w:ascii="Cambria" w:eastAsia="Calibri" w:hAnsi="Cambria" w:cs="Calibri"/>
          </w:rPr>
          <w:delText xml:space="preserve">C := A </w:delText>
        </w:r>
        <w:r w:rsidRPr="00E352EF" w:rsidDel="00D57B1E">
          <w:rPr>
            <w:rFonts w:ascii="Cambria" w:eastAsia="Calibri" w:hAnsi="Cambria" w:cs="Calibri"/>
            <w:b/>
          </w:rPr>
          <w:delText>or</w:delText>
        </w:r>
        <w:r w:rsidRPr="00E352EF" w:rsidDel="00D57B1E">
          <w:rPr>
            <w:rFonts w:ascii="Cambria" w:eastAsia="Calibri" w:hAnsi="Cambria" w:cs="Calibri"/>
          </w:rPr>
          <w:delText xml:space="preserve"> B  </w:delText>
        </w:r>
        <w:r w:rsidR="00994652" w:rsidRPr="00E352EF" w:rsidDel="00D57B1E">
          <w:rPr>
            <w:rFonts w:ascii="Cambria" w:eastAsia="Calibri" w:hAnsi="Cambria" w:cs="Calibri"/>
          </w:rPr>
          <w:tab/>
        </w:r>
        <w:r w:rsidR="00994652" w:rsidRPr="00E352EF" w:rsidDel="00D57B1E">
          <w:rPr>
            <w:rFonts w:ascii="Cambria" w:eastAsia="Calibri" w:hAnsi="Cambria" w:cs="Calibri"/>
          </w:rPr>
          <w:tab/>
        </w:r>
        <w:r w:rsidR="00994652" w:rsidRPr="00E352EF" w:rsidDel="00D57B1E">
          <w:rPr>
            <w:rFonts w:ascii="Cambria" w:eastAsia="Calibri" w:hAnsi="Cambria" w:cs="Calibri"/>
          </w:rPr>
          <w:tab/>
        </w:r>
        <w:r w:rsidRPr="00E352EF" w:rsidDel="00D57B1E">
          <w:rPr>
            <w:rFonts w:ascii="Cambria" w:eastAsia="Calibri" w:hAnsi="Cambria" w:cs="Calibri"/>
          </w:rPr>
          <w:delText>C = True</w:delText>
        </w:r>
      </w:del>
    </w:p>
    <w:p w14:paraId="0EDFBF1A" w14:textId="1653D6B9" w:rsidR="005A2227" w:rsidRPr="00E352EF" w:rsidDel="00D57B1E" w:rsidRDefault="005A2227" w:rsidP="00CF6D97">
      <w:pPr>
        <w:rPr>
          <w:del w:id="9499" w:author="Utente" w:date="2017-06-23T17:43:00Z"/>
          <w:rFonts w:ascii="Cambria" w:hAnsi="Cambria"/>
        </w:rPr>
      </w:pPr>
    </w:p>
    <w:p w14:paraId="38B3098F" w14:textId="1D3E4AB8" w:rsidR="005A2227" w:rsidRPr="00E352EF" w:rsidDel="00D57B1E" w:rsidRDefault="00EA6708" w:rsidP="00CF6D97">
      <w:pPr>
        <w:rPr>
          <w:del w:id="9500" w:author="Utente" w:date="2017-06-23T17:43:00Z"/>
          <w:rFonts w:ascii="Cambria" w:hAnsi="Cambria"/>
        </w:rPr>
      </w:pPr>
      <w:del w:id="9501" w:author="Utente" w:date="2017-06-23T17:43:00Z">
        <w:r w:rsidRPr="00E352EF" w:rsidDel="00D57B1E">
          <w:rPr>
            <w:rFonts w:ascii="Cambria" w:hAnsi="Cambria"/>
          </w:rPr>
          <w:delText>O</w:delText>
        </w:r>
        <w:r w:rsidR="0097053A" w:rsidRPr="00E352EF" w:rsidDel="00D57B1E">
          <w:rPr>
            <w:rFonts w:ascii="Cambria" w:hAnsi="Cambria"/>
          </w:rPr>
          <w:delText xml:space="preserve">n </w:delText>
        </w:r>
        <w:r w:rsidR="00F4601C" w:rsidRPr="00E352EF" w:rsidDel="00D57B1E">
          <w:delText>Dataset</w:delText>
        </w:r>
      </w:del>
    </w:p>
    <w:p w14:paraId="478286DE" w14:textId="07639A8D" w:rsidR="005A2227" w:rsidRPr="00E352EF" w:rsidRDefault="00EA6708" w:rsidP="00CF6D97">
      <w:pPr>
        <w:rPr>
          <w:rFonts w:ascii="Cambria" w:hAnsi="Cambria"/>
        </w:rPr>
      </w:pPr>
      <w:del w:id="9502" w:author="Utente" w:date="2017-06-23T17:43:00Z">
        <w:r w:rsidRPr="00E352EF" w:rsidDel="00D57B1E">
          <w:rPr>
            <w:rFonts w:ascii="Cambria" w:eastAsia="Calibri" w:hAnsi="Cambria" w:cs="Calibri"/>
          </w:rPr>
          <w:delText>2)</w:delText>
        </w:r>
      </w:del>
      <w:ins w:id="9503" w:author="Utente" w:date="2017-06-23T17:43:00Z">
        <w:r w:rsidR="00D57B1E">
          <w:rPr>
            <w:rFonts w:ascii="Cambria" w:eastAsia="Calibri" w:hAnsi="Cambria" w:cs="Calibri"/>
          </w:rPr>
          <w:t xml:space="preserve"> Given </w:t>
        </w:r>
      </w:ins>
      <w:ins w:id="9504" w:author="Utente" w:date="2017-06-25T10:43:00Z">
        <w:r w:rsidR="00FC02BF">
          <w:rPr>
            <w:rFonts w:ascii="Cambria" w:eastAsia="Calibri" w:hAnsi="Cambria" w:cs="Calibri"/>
          </w:rPr>
          <w:t xml:space="preserve">the left </w:t>
        </w:r>
      </w:ins>
      <w:ins w:id="9505" w:author="Utente" w:date="2017-06-23T17:43:00Z">
        <w:r w:rsidR="00D57B1E">
          <w:rPr>
            <w:rFonts w:ascii="Cambria" w:eastAsia="Calibri" w:hAnsi="Cambria" w:cs="Calibri"/>
          </w:rPr>
          <w:t>o</w:t>
        </w:r>
      </w:ins>
      <w:ins w:id="9506" w:author="Utente" w:date="2017-06-23T17:44:00Z">
        <w:r w:rsidR="00D57B1E">
          <w:rPr>
            <w:rFonts w:ascii="Cambria" w:eastAsia="Calibri" w:hAnsi="Cambria" w:cs="Calibri"/>
          </w:rPr>
          <w:t>perand</w:t>
        </w:r>
      </w:ins>
      <w:r w:rsidRPr="00E352EF">
        <w:rPr>
          <w:rFonts w:ascii="Cambria" w:eastAsia="Calibri" w:hAnsi="Cambria" w:cs="Calibri"/>
        </w:rPr>
        <w:t xml:space="preserve"> </w:t>
      </w:r>
      <w:ins w:id="9507" w:author="Utente" w:date="2017-06-26T16:25:00Z">
        <w:r w:rsidR="00930F4A">
          <w:rPr>
            <w:rFonts w:ascii="Cambria" w:eastAsia="Calibri" w:hAnsi="Cambria"/>
          </w:rPr>
          <w:t>Data Set</w:t>
        </w:r>
      </w:ins>
      <w:ins w:id="9508" w:author="Utente" w:date="2017-06-27T18:01:00Z">
        <w:r w:rsidR="00386B8F">
          <w:rPr>
            <w:rFonts w:ascii="Cambria" w:eastAsia="Calibri" w:hAnsi="Cambria"/>
          </w:rPr>
          <w:t>:</w:t>
        </w:r>
      </w:ins>
      <w:del w:id="9509" w:author="Utente" w:date="2017-06-25T10:43:00Z">
        <w:r w:rsidR="0097053A" w:rsidRPr="00E352EF" w:rsidDel="00FC02BF">
          <w:rPr>
            <w:rFonts w:ascii="Cambria" w:eastAsia="Calibri" w:hAnsi="Cambria" w:cs="Calibri"/>
          </w:rPr>
          <w:delText>ds_r:=population.</w:delText>
        </w:r>
      </w:del>
      <w:ins w:id="9510" w:author="Laura Viignola" w:date="2017-05-11T09:38:00Z">
        <w:del w:id="9511" w:author="Utente" w:date="2017-06-25T10:43:00Z">
          <w:r w:rsidR="004266D2" w:rsidDel="00FC02BF">
            <w:rPr>
              <w:rFonts w:ascii="Cambria" w:eastAsia="Calibri" w:hAnsi="Cambria" w:cs="Calibri"/>
            </w:rPr>
            <w:delText>#</w:delText>
          </w:r>
        </w:del>
      </w:ins>
      <w:del w:id="9512" w:author="Utente" w:date="2017-06-25T10:43:00Z">
        <w:r w:rsidR="0097053A" w:rsidRPr="00E352EF" w:rsidDel="00FC02BF">
          <w:rPr>
            <w:rFonts w:ascii="Cambria" w:eastAsia="Calibri" w:hAnsi="Cambria" w:cs="Calibri"/>
          </w:rPr>
          <w:delText xml:space="preserve">sex=”M” </w:delText>
        </w:r>
        <w:r w:rsidR="0097053A" w:rsidRPr="00E352EF" w:rsidDel="00FC02BF">
          <w:rPr>
            <w:rFonts w:ascii="Cambria" w:eastAsia="Calibri" w:hAnsi="Cambria" w:cs="Calibri"/>
            <w:b/>
          </w:rPr>
          <w:delText>OR</w:delText>
        </w:r>
        <w:r w:rsidR="0097053A" w:rsidRPr="00E352EF" w:rsidDel="00FC02BF">
          <w:rPr>
            <w:rFonts w:ascii="Cambria" w:eastAsia="Calibri" w:hAnsi="Cambria" w:cs="Calibri"/>
          </w:rPr>
          <w:delText xml:space="preserve">  population.</w:delText>
        </w:r>
      </w:del>
      <w:ins w:id="9513" w:author="Laura Viignola" w:date="2017-05-11T09:38:00Z">
        <w:del w:id="9514" w:author="Utente" w:date="2017-06-25T10:43:00Z">
          <w:r w:rsidR="004266D2" w:rsidDel="00FC02BF">
            <w:rPr>
              <w:rFonts w:ascii="Cambria" w:eastAsia="Calibri" w:hAnsi="Cambria" w:cs="Calibri"/>
            </w:rPr>
            <w:delText>#</w:delText>
          </w:r>
        </w:del>
      </w:ins>
      <w:del w:id="9515" w:author="Utente" w:date="2017-06-25T10:43:00Z">
        <w:r w:rsidR="0097053A" w:rsidRPr="00E352EF" w:rsidDel="00FC02BF">
          <w:rPr>
            <w:rFonts w:ascii="Cambria" w:eastAsia="Calibri" w:hAnsi="Cambria" w:cs="Calibri"/>
          </w:rPr>
          <w:delText>age</w:delText>
        </w:r>
      </w:del>
      <w:ins w:id="9516" w:author="Laura Viignola" w:date="2017-05-10T16:42:00Z">
        <w:del w:id="9517" w:author="Utente" w:date="2017-06-25T10:43:00Z">
          <w:r w:rsidR="00DD271A" w:rsidRPr="00E352EF" w:rsidDel="00FC02BF">
            <w:rPr>
              <w:rFonts w:ascii="Cambria" w:eastAsia="Calibri" w:hAnsi="Cambria" w:cs="Calibri"/>
            </w:rPr>
            <w:delText xml:space="preserve"> </w:delText>
          </w:r>
        </w:del>
      </w:ins>
      <w:del w:id="9518" w:author="Utente" w:date="2017-06-25T10:43:00Z">
        <w:r w:rsidR="0097053A" w:rsidRPr="00E352EF" w:rsidDel="00FC02BF">
          <w:rPr>
            <w:rFonts w:ascii="Cambria" w:eastAsia="Calibri" w:hAnsi="Cambria" w:cs="Calibri"/>
          </w:rPr>
          <w:delText>_group=”Y15-64”</w:delText>
        </w:r>
      </w:del>
      <w:r w:rsidR="0097053A" w:rsidRPr="00E352EF">
        <w:rPr>
          <w:rFonts w:ascii="Cambria" w:eastAsia="Calibri" w:hAnsi="Cambria" w:cs="Calibri"/>
        </w:rPr>
        <w:t xml:space="preserve"> </w:t>
      </w:r>
    </w:p>
    <w:tbl>
      <w:tblPr>
        <w:tblW w:w="603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59"/>
        <w:gridCol w:w="1068"/>
        <w:gridCol w:w="1072"/>
        <w:gridCol w:w="1083"/>
        <w:gridCol w:w="1752"/>
      </w:tblGrid>
      <w:tr w:rsidR="005A2227" w:rsidRPr="00930F4A" w14:paraId="52418C1D" w14:textId="77777777" w:rsidTr="005F1783">
        <w:tc>
          <w:tcPr>
            <w:tcW w:w="603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57CDD45" w14:textId="1C73280F" w:rsidR="005A2227" w:rsidRPr="00930F4A" w:rsidRDefault="0097053A">
            <w:pPr>
              <w:rPr>
                <w:rFonts w:ascii="Arial" w:hAnsi="Arial" w:cs="Arial"/>
              </w:rPr>
            </w:pPr>
            <w:del w:id="9519" w:author="Utente" w:date="2017-06-25T10:43:00Z">
              <w:r w:rsidRPr="00930F4A" w:rsidDel="00FC02BF">
                <w:rPr>
                  <w:rFonts w:ascii="Arial" w:eastAsia="Calibri" w:hAnsi="Arial" w:cs="Arial"/>
                </w:rPr>
                <w:delText>population</w:delText>
              </w:r>
            </w:del>
            <w:ins w:id="9520" w:author="Utente" w:date="2017-06-25T10:43:00Z">
              <w:r w:rsidR="00FC02BF" w:rsidRPr="00930F4A">
                <w:rPr>
                  <w:rFonts w:ascii="Arial" w:eastAsia="Calibri" w:hAnsi="Arial" w:cs="Arial"/>
                </w:rPr>
                <w:t>DS_1</w:t>
              </w:r>
            </w:ins>
          </w:p>
        </w:tc>
      </w:tr>
      <w:tr w:rsidR="005A2227" w:rsidRPr="00930F4A" w14:paraId="7094A502" w14:textId="77777777" w:rsidTr="00386B8F">
        <w:tc>
          <w:tcPr>
            <w:tcW w:w="1059"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7A90BAD" w14:textId="05B4FBA2" w:rsidR="005A2227" w:rsidRPr="00930F4A" w:rsidRDefault="0097053A">
            <w:pPr>
              <w:rPr>
                <w:rFonts w:ascii="Arial" w:hAnsi="Arial" w:cs="Arial"/>
              </w:rPr>
            </w:pPr>
            <w:del w:id="9521" w:author="Utente" w:date="2017-06-25T10:43:00Z">
              <w:r w:rsidRPr="00930F4A" w:rsidDel="00FC02BF">
                <w:rPr>
                  <w:rFonts w:ascii="Arial" w:eastAsia="Calibri" w:hAnsi="Arial" w:cs="Arial"/>
                  <w:b/>
                </w:rPr>
                <w:delText>SEX</w:delText>
              </w:r>
            </w:del>
            <w:ins w:id="9522" w:author="Utente" w:date="2017-06-25T10:43:00Z">
              <w:r w:rsidR="00FC02BF" w:rsidRPr="00930F4A">
                <w:rPr>
                  <w:rFonts w:ascii="Arial" w:eastAsia="Calibri" w:hAnsi="Arial" w:cs="Arial"/>
                  <w:b/>
                </w:rPr>
                <w:t>Id_1</w:t>
              </w:r>
            </w:ins>
          </w:p>
        </w:tc>
        <w:tc>
          <w:tcPr>
            <w:tcW w:w="1068"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6B31CF33" w14:textId="10E15CC9" w:rsidR="005A2227" w:rsidRPr="00930F4A" w:rsidRDefault="0097053A">
            <w:pPr>
              <w:rPr>
                <w:rFonts w:ascii="Arial" w:hAnsi="Arial" w:cs="Arial"/>
              </w:rPr>
            </w:pPr>
            <w:del w:id="9523" w:author="Utente" w:date="2017-06-25T10:43:00Z">
              <w:r w:rsidRPr="00930F4A" w:rsidDel="00FC02BF">
                <w:rPr>
                  <w:rFonts w:ascii="Arial" w:eastAsia="Calibri" w:hAnsi="Arial" w:cs="Arial"/>
                  <w:b/>
                </w:rPr>
                <w:delText>AGE</w:delText>
              </w:r>
            </w:del>
            <w:ins w:id="9524" w:author="Utente" w:date="2017-06-25T10:43:00Z">
              <w:r w:rsidR="00FC02BF" w:rsidRPr="00930F4A">
                <w:rPr>
                  <w:rFonts w:ascii="Arial" w:eastAsia="Calibri" w:hAnsi="Arial" w:cs="Arial"/>
                  <w:b/>
                </w:rPr>
                <w:t>Id_2</w:t>
              </w:r>
            </w:ins>
          </w:p>
        </w:tc>
        <w:tc>
          <w:tcPr>
            <w:tcW w:w="1072"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70E6D22F" w14:textId="3836CB46" w:rsidR="005A2227" w:rsidRPr="00930F4A" w:rsidRDefault="0097053A">
            <w:pPr>
              <w:rPr>
                <w:rFonts w:ascii="Arial" w:hAnsi="Arial" w:cs="Arial"/>
              </w:rPr>
            </w:pPr>
            <w:del w:id="9525" w:author="Utente" w:date="2017-06-25T10:43:00Z">
              <w:r w:rsidRPr="00930F4A" w:rsidDel="00FC02BF">
                <w:rPr>
                  <w:rFonts w:ascii="Arial" w:eastAsia="Calibri" w:hAnsi="Arial" w:cs="Arial"/>
                  <w:b/>
                </w:rPr>
                <w:delText>GEO</w:delText>
              </w:r>
            </w:del>
            <w:ins w:id="9526" w:author="Utente" w:date="2017-06-25T10:43:00Z">
              <w:r w:rsidR="00FC02BF" w:rsidRPr="00930F4A">
                <w:rPr>
                  <w:rFonts w:ascii="Arial" w:eastAsia="Calibri" w:hAnsi="Arial" w:cs="Arial"/>
                  <w:b/>
                </w:rPr>
                <w:t>Id_3</w:t>
              </w:r>
            </w:ins>
          </w:p>
        </w:tc>
        <w:tc>
          <w:tcPr>
            <w:tcW w:w="108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621A3C40" w14:textId="65656D21" w:rsidR="005A2227" w:rsidRPr="00930F4A" w:rsidRDefault="0097053A">
            <w:pPr>
              <w:rPr>
                <w:rFonts w:ascii="Arial" w:hAnsi="Arial" w:cs="Arial"/>
              </w:rPr>
            </w:pPr>
            <w:del w:id="9527" w:author="Utente" w:date="2017-06-25T10:43:00Z">
              <w:r w:rsidRPr="00930F4A" w:rsidDel="00FC02BF">
                <w:rPr>
                  <w:rFonts w:ascii="Arial" w:eastAsia="Calibri" w:hAnsi="Arial" w:cs="Arial"/>
                  <w:b/>
                </w:rPr>
                <w:delText>TIME</w:delText>
              </w:r>
            </w:del>
            <w:ins w:id="9528" w:author="Utente" w:date="2017-06-25T10:43:00Z">
              <w:r w:rsidR="00FC02BF" w:rsidRPr="00930F4A">
                <w:rPr>
                  <w:rFonts w:ascii="Arial" w:eastAsia="Calibri" w:hAnsi="Arial" w:cs="Arial"/>
                  <w:b/>
                </w:rPr>
                <w:t>Id_4</w:t>
              </w:r>
            </w:ins>
          </w:p>
        </w:tc>
        <w:tc>
          <w:tcPr>
            <w:tcW w:w="175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238641BD" w14:textId="63615BD1" w:rsidR="005A2227" w:rsidRPr="00930F4A" w:rsidRDefault="0097053A">
            <w:pPr>
              <w:rPr>
                <w:rFonts w:ascii="Arial" w:hAnsi="Arial" w:cs="Arial"/>
              </w:rPr>
            </w:pPr>
            <w:del w:id="9529" w:author="Utente" w:date="2017-06-25T10:43:00Z">
              <w:r w:rsidRPr="00930F4A" w:rsidDel="00FC02BF">
                <w:rPr>
                  <w:rFonts w:ascii="Arial" w:eastAsia="Calibri" w:hAnsi="Arial" w:cs="Arial"/>
                  <w:b/>
                  <w:shd w:val="clear" w:color="auto" w:fill="C6D9F1"/>
                </w:rPr>
                <w:delText>CONDITION</w:delText>
              </w:r>
            </w:del>
            <w:ins w:id="9530" w:author="Utente" w:date="2017-06-25T10:43:00Z">
              <w:r w:rsidR="00FC02BF" w:rsidRPr="00930F4A">
                <w:rPr>
                  <w:rFonts w:ascii="Arial" w:eastAsia="Calibri" w:hAnsi="Arial" w:cs="Arial"/>
                  <w:b/>
                  <w:shd w:val="clear" w:color="auto" w:fill="C6D9F1"/>
                </w:rPr>
                <w:t>Me_1</w:t>
              </w:r>
            </w:ins>
          </w:p>
        </w:tc>
      </w:tr>
      <w:tr w:rsidR="005A2227" w:rsidRPr="00930F4A" w14:paraId="1FBA01E5" w14:textId="77777777" w:rsidTr="00386B8F">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8B2428" w14:textId="77777777" w:rsidR="005A2227" w:rsidRPr="00930F4A" w:rsidRDefault="0097053A">
            <w:pPr>
              <w:rPr>
                <w:rFonts w:ascii="Arial" w:hAnsi="Arial" w:cs="Arial"/>
              </w:rPr>
            </w:pPr>
            <w:r w:rsidRPr="00930F4A">
              <w:rPr>
                <w:rFonts w:ascii="Arial" w:eastAsia="Calibri" w:hAnsi="Arial" w:cs="Arial"/>
              </w:rPr>
              <w:t>M</w:t>
            </w:r>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F6D1B3" w14:textId="77777777" w:rsidR="005A2227" w:rsidRPr="00930F4A" w:rsidRDefault="0097053A">
            <w:pPr>
              <w:rPr>
                <w:rFonts w:ascii="Arial" w:hAnsi="Arial" w:cs="Arial"/>
              </w:rPr>
            </w:pPr>
            <w:r w:rsidRPr="00930F4A">
              <w:rPr>
                <w:rFonts w:ascii="Arial" w:eastAsia="Calibri" w:hAnsi="Arial" w:cs="Arial"/>
              </w:rPr>
              <w:t>Y_LT15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D7783A" w14:textId="77777777" w:rsidR="005A2227" w:rsidRPr="00930F4A" w:rsidRDefault="0097053A">
            <w:pPr>
              <w:rPr>
                <w:rFonts w:ascii="Arial" w:hAnsi="Arial" w:cs="Arial"/>
              </w:rPr>
            </w:pPr>
            <w:r w:rsidRPr="00930F4A">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2C0564" w14:textId="77777777" w:rsidR="005A2227" w:rsidRPr="00930F4A" w:rsidRDefault="0097053A">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D78946" w14:textId="0B755795" w:rsidR="005A2227" w:rsidRPr="00930F4A" w:rsidRDefault="0097053A">
            <w:pPr>
              <w:rPr>
                <w:rFonts w:ascii="Arial" w:hAnsi="Arial" w:cs="Arial"/>
              </w:rPr>
            </w:pPr>
            <w:del w:id="9531" w:author="Utente" w:date="2017-06-25T10:27:00Z">
              <w:r w:rsidRPr="00930F4A" w:rsidDel="005F1783">
                <w:rPr>
                  <w:rFonts w:ascii="Arial" w:eastAsia="Calibri" w:hAnsi="Arial" w:cs="Arial"/>
                </w:rPr>
                <w:delText>970428</w:delText>
              </w:r>
            </w:del>
            <w:ins w:id="9532" w:author="Utente" w:date="2017-06-25T10:27:00Z">
              <w:r w:rsidR="005F1783" w:rsidRPr="00930F4A">
                <w:rPr>
                  <w:rFonts w:ascii="Arial" w:eastAsia="Calibri" w:hAnsi="Arial" w:cs="Arial"/>
                </w:rPr>
                <w:t>true</w:t>
              </w:r>
            </w:ins>
          </w:p>
        </w:tc>
      </w:tr>
      <w:tr w:rsidR="005A2227" w:rsidRPr="00930F4A" w14:paraId="6B48A4C3" w14:textId="77777777" w:rsidTr="00386B8F">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E78243" w14:textId="77777777" w:rsidR="005A2227" w:rsidRPr="00930F4A" w:rsidRDefault="0097053A">
            <w:pPr>
              <w:rPr>
                <w:rFonts w:ascii="Arial" w:hAnsi="Arial" w:cs="Arial"/>
              </w:rPr>
            </w:pPr>
            <w:r w:rsidRPr="00930F4A">
              <w:rPr>
                <w:rFonts w:ascii="Arial" w:eastAsia="Calibri" w:hAnsi="Arial" w:cs="Arial"/>
              </w:rPr>
              <w:t>M</w:t>
            </w:r>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7D1689" w14:textId="77777777" w:rsidR="005A2227" w:rsidRPr="00930F4A" w:rsidRDefault="0097053A">
            <w:pPr>
              <w:rPr>
                <w:rFonts w:ascii="Arial" w:hAnsi="Arial" w:cs="Arial"/>
              </w:rPr>
            </w:pPr>
            <w:r w:rsidRPr="00930F4A">
              <w:rPr>
                <w:rFonts w:ascii="Arial" w:eastAsia="Calibri" w:hAnsi="Arial" w:cs="Arial"/>
              </w:rPr>
              <w:t>Y15-64</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D66993" w14:textId="77777777" w:rsidR="005A2227" w:rsidRPr="00930F4A" w:rsidRDefault="0097053A">
            <w:pPr>
              <w:rPr>
                <w:rFonts w:ascii="Arial" w:hAnsi="Arial" w:cs="Arial"/>
              </w:rPr>
            </w:pPr>
            <w:r w:rsidRPr="00930F4A">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9D0424" w14:textId="77777777" w:rsidR="005A2227" w:rsidRPr="00930F4A" w:rsidRDefault="0097053A">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B4CDD2" w14:textId="4D296E57" w:rsidR="005A2227" w:rsidRPr="00930F4A" w:rsidRDefault="0097053A" w:rsidP="000F6D91">
            <w:pPr>
              <w:rPr>
                <w:rFonts w:ascii="Arial" w:hAnsi="Arial" w:cs="Arial"/>
              </w:rPr>
            </w:pPr>
            <w:del w:id="9533" w:author="Utente" w:date="2017-06-25T10:27:00Z">
              <w:r w:rsidRPr="00930F4A" w:rsidDel="005F1783">
                <w:rPr>
                  <w:rFonts w:ascii="Arial" w:eastAsia="Calibri" w:hAnsi="Arial" w:cs="Arial"/>
                </w:rPr>
                <w:delText>3678355</w:delText>
              </w:r>
            </w:del>
            <w:ins w:id="9534" w:author="Utente" w:date="2017-06-25T10:27:00Z">
              <w:r w:rsidR="005F1783" w:rsidRPr="00930F4A">
                <w:rPr>
                  <w:rFonts w:ascii="Arial" w:eastAsia="Calibri" w:hAnsi="Arial" w:cs="Arial"/>
                </w:rPr>
                <w:t>fal</w:t>
              </w:r>
            </w:ins>
            <w:ins w:id="9535" w:author="Utente" w:date="2017-06-27T18:39:00Z">
              <w:r w:rsidR="000F6D91">
                <w:rPr>
                  <w:rFonts w:ascii="Arial" w:eastAsia="Calibri" w:hAnsi="Arial" w:cs="Arial"/>
                </w:rPr>
                <w:t>s</w:t>
              </w:r>
            </w:ins>
            <w:ins w:id="9536" w:author="Utente" w:date="2017-06-25T10:27:00Z">
              <w:r w:rsidR="005F1783" w:rsidRPr="00930F4A">
                <w:rPr>
                  <w:rFonts w:ascii="Arial" w:eastAsia="Calibri" w:hAnsi="Arial" w:cs="Arial"/>
                </w:rPr>
                <w:t>e</w:t>
              </w:r>
            </w:ins>
          </w:p>
        </w:tc>
      </w:tr>
      <w:tr w:rsidR="005A2227" w:rsidRPr="00930F4A" w14:paraId="5F6CE1E7" w14:textId="77777777" w:rsidTr="00386B8F">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E5C4E0" w14:textId="77777777" w:rsidR="005A2227" w:rsidRPr="00930F4A" w:rsidRDefault="0097053A">
            <w:pPr>
              <w:rPr>
                <w:rFonts w:ascii="Arial" w:hAnsi="Arial" w:cs="Arial"/>
              </w:rPr>
            </w:pPr>
            <w:r w:rsidRPr="00930F4A">
              <w:rPr>
                <w:rFonts w:ascii="Arial" w:eastAsia="Calibri" w:hAnsi="Arial" w:cs="Arial"/>
              </w:rPr>
              <w:t>M</w:t>
            </w:r>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BE9EE9" w14:textId="77777777" w:rsidR="005A2227" w:rsidRPr="00930F4A" w:rsidRDefault="0097053A">
            <w:pPr>
              <w:rPr>
                <w:rFonts w:ascii="Arial" w:hAnsi="Arial" w:cs="Arial"/>
              </w:rPr>
            </w:pPr>
            <w:r w:rsidRPr="00930F4A">
              <w:rPr>
                <w:rFonts w:ascii="Arial" w:eastAsia="Calibri" w:hAnsi="Arial" w:cs="Arial"/>
              </w:rPr>
              <w:t>Y_GE65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E3532C" w14:textId="77777777" w:rsidR="005A2227" w:rsidRPr="00930F4A" w:rsidRDefault="0097053A">
            <w:pPr>
              <w:rPr>
                <w:rFonts w:ascii="Arial" w:hAnsi="Arial" w:cs="Arial"/>
              </w:rPr>
            </w:pPr>
            <w:r w:rsidRPr="00930F4A">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FA82A5" w14:textId="77777777" w:rsidR="005A2227" w:rsidRPr="00930F4A" w:rsidRDefault="0097053A">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72CE9B" w14:textId="65556A75" w:rsidR="005A2227" w:rsidRPr="00930F4A" w:rsidRDefault="0097053A">
            <w:pPr>
              <w:rPr>
                <w:rFonts w:ascii="Arial" w:hAnsi="Arial" w:cs="Arial"/>
              </w:rPr>
            </w:pPr>
            <w:del w:id="9537" w:author="Utente" w:date="2017-06-25T10:27:00Z">
              <w:r w:rsidRPr="00930F4A" w:rsidDel="005F1783">
                <w:rPr>
                  <w:rFonts w:ascii="Arial" w:eastAsia="Calibri" w:hAnsi="Arial" w:cs="Arial"/>
                </w:rPr>
                <w:delText>838653</w:delText>
              </w:r>
            </w:del>
            <w:ins w:id="9538" w:author="Utente" w:date="2017-06-25T10:27:00Z">
              <w:r w:rsidR="005F1783" w:rsidRPr="00930F4A">
                <w:rPr>
                  <w:rFonts w:ascii="Arial" w:eastAsia="Calibri" w:hAnsi="Arial" w:cs="Arial"/>
                </w:rPr>
                <w:t>true</w:t>
              </w:r>
            </w:ins>
          </w:p>
        </w:tc>
      </w:tr>
      <w:tr w:rsidR="005F1783" w:rsidRPr="00930F4A" w14:paraId="09D4852C" w14:textId="77777777" w:rsidTr="00386B8F">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2353B3" w14:textId="77777777" w:rsidR="005F1783" w:rsidRPr="00930F4A" w:rsidRDefault="005F1783">
            <w:pPr>
              <w:rPr>
                <w:rFonts w:ascii="Arial" w:hAnsi="Arial" w:cs="Arial"/>
              </w:rPr>
            </w:pPr>
            <w:r w:rsidRPr="00930F4A">
              <w:rPr>
                <w:rFonts w:ascii="Arial" w:eastAsia="Calibri" w:hAnsi="Arial" w:cs="Arial"/>
              </w:rPr>
              <w:t>F</w:t>
            </w:r>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4EF2BD" w14:textId="77777777" w:rsidR="005F1783" w:rsidRPr="00930F4A" w:rsidRDefault="005F1783">
            <w:pPr>
              <w:rPr>
                <w:rFonts w:ascii="Arial" w:hAnsi="Arial" w:cs="Arial"/>
              </w:rPr>
            </w:pPr>
            <w:r w:rsidRPr="00930F4A">
              <w:rPr>
                <w:rFonts w:ascii="Arial" w:eastAsia="Calibri" w:hAnsi="Arial" w:cs="Arial"/>
              </w:rPr>
              <w:t>Y_LT15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C3081D" w14:textId="35C75323" w:rsidR="005F1783" w:rsidRPr="00930F4A" w:rsidRDefault="005F1783">
            <w:pPr>
              <w:rPr>
                <w:rFonts w:ascii="Arial" w:hAnsi="Arial" w:cs="Arial"/>
              </w:rPr>
            </w:pPr>
            <w:ins w:id="9539" w:author="Utente" w:date="2017-06-25T10:27:00Z">
              <w:r w:rsidRPr="00930F4A">
                <w:rPr>
                  <w:rFonts w:ascii="Arial" w:eastAsia="Calibri" w:hAnsi="Arial" w:cs="Arial"/>
                </w:rPr>
                <w:t>UK</w:t>
              </w:r>
            </w:ins>
            <w:del w:id="9540" w:author="Utente" w:date="2017-06-25T10:27:00Z">
              <w:r w:rsidRPr="00930F4A" w:rsidDel="00C0559F">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1B1700" w14:textId="77777777" w:rsidR="005F1783" w:rsidRPr="00930F4A" w:rsidRDefault="005F1783">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4E4C5E" w14:textId="5FE27E10" w:rsidR="005F1783" w:rsidRPr="00930F4A" w:rsidRDefault="005F1783">
            <w:pPr>
              <w:rPr>
                <w:rFonts w:ascii="Arial" w:hAnsi="Arial" w:cs="Arial"/>
              </w:rPr>
            </w:pPr>
            <w:del w:id="9541" w:author="Utente" w:date="2017-06-25T10:27:00Z">
              <w:r w:rsidRPr="00930F4A" w:rsidDel="005F1783">
                <w:rPr>
                  <w:rFonts w:ascii="Arial" w:eastAsia="Calibri" w:hAnsi="Arial" w:cs="Arial"/>
                </w:rPr>
                <w:delText>927644</w:delText>
              </w:r>
            </w:del>
            <w:ins w:id="9542" w:author="Utente" w:date="2017-06-25T10:27:00Z">
              <w:r w:rsidRPr="00930F4A">
                <w:rPr>
                  <w:rFonts w:ascii="Arial" w:eastAsia="Calibri" w:hAnsi="Arial" w:cs="Arial"/>
                </w:rPr>
                <w:t>false</w:t>
              </w:r>
            </w:ins>
          </w:p>
        </w:tc>
      </w:tr>
      <w:tr w:rsidR="005F1783" w:rsidRPr="00930F4A" w14:paraId="6962F5E5" w14:textId="77777777" w:rsidTr="00386B8F">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05A65A" w14:textId="77777777" w:rsidR="005F1783" w:rsidRPr="00930F4A" w:rsidRDefault="005F1783">
            <w:pPr>
              <w:rPr>
                <w:rFonts w:ascii="Arial" w:hAnsi="Arial" w:cs="Arial"/>
              </w:rPr>
            </w:pPr>
            <w:r w:rsidRPr="00930F4A">
              <w:rPr>
                <w:rFonts w:ascii="Arial" w:eastAsia="Calibri" w:hAnsi="Arial" w:cs="Arial"/>
              </w:rPr>
              <w:t>F</w:t>
            </w:r>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CB9B78" w14:textId="77777777" w:rsidR="005F1783" w:rsidRPr="00930F4A" w:rsidRDefault="005F1783">
            <w:pPr>
              <w:rPr>
                <w:rFonts w:ascii="Arial" w:hAnsi="Arial" w:cs="Arial"/>
              </w:rPr>
            </w:pPr>
            <w:r w:rsidRPr="00930F4A">
              <w:rPr>
                <w:rFonts w:ascii="Arial" w:eastAsia="Calibri" w:hAnsi="Arial" w:cs="Arial"/>
              </w:rPr>
              <w:t>Y15-64</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181D17" w14:textId="706AAC7A" w:rsidR="005F1783" w:rsidRPr="00930F4A" w:rsidRDefault="005F1783">
            <w:pPr>
              <w:rPr>
                <w:rFonts w:ascii="Arial" w:hAnsi="Arial" w:cs="Arial"/>
              </w:rPr>
            </w:pPr>
            <w:ins w:id="9543" w:author="Utente" w:date="2017-06-25T10:27:00Z">
              <w:r w:rsidRPr="00930F4A">
                <w:rPr>
                  <w:rFonts w:ascii="Arial" w:eastAsia="Calibri" w:hAnsi="Arial" w:cs="Arial"/>
                </w:rPr>
                <w:t>UK</w:t>
              </w:r>
            </w:ins>
            <w:del w:id="9544" w:author="Utente" w:date="2017-06-25T10:27:00Z">
              <w:r w:rsidRPr="00930F4A" w:rsidDel="00C0559F">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20D4AD" w14:textId="77777777" w:rsidR="005F1783" w:rsidRPr="00930F4A" w:rsidRDefault="005F1783">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8B91BE" w14:textId="26EBA037" w:rsidR="005F1783" w:rsidRPr="00930F4A" w:rsidRDefault="005F1783">
            <w:pPr>
              <w:rPr>
                <w:rFonts w:ascii="Arial" w:hAnsi="Arial" w:cs="Arial"/>
              </w:rPr>
            </w:pPr>
            <w:del w:id="9545" w:author="Utente" w:date="2017-06-25T10:27:00Z">
              <w:r w:rsidRPr="00930F4A" w:rsidDel="005F1783">
                <w:rPr>
                  <w:rFonts w:ascii="Arial" w:eastAsia="Calibri" w:hAnsi="Arial" w:cs="Arial"/>
                </w:rPr>
                <w:delText>3625561</w:delText>
              </w:r>
            </w:del>
            <w:ins w:id="9546" w:author="Utente" w:date="2017-06-25T10:27:00Z">
              <w:r w:rsidRPr="00930F4A">
                <w:rPr>
                  <w:rFonts w:ascii="Arial" w:eastAsia="Calibri" w:hAnsi="Arial" w:cs="Arial"/>
                </w:rPr>
                <w:t>false</w:t>
              </w:r>
            </w:ins>
          </w:p>
        </w:tc>
      </w:tr>
      <w:tr w:rsidR="005F1783" w:rsidRPr="00930F4A" w14:paraId="7E6AC048" w14:textId="77777777" w:rsidTr="00386B8F">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804429" w14:textId="77777777" w:rsidR="005F1783" w:rsidRPr="00930F4A" w:rsidRDefault="005F1783">
            <w:pPr>
              <w:rPr>
                <w:rFonts w:ascii="Arial" w:hAnsi="Arial" w:cs="Arial"/>
              </w:rPr>
            </w:pPr>
            <w:r w:rsidRPr="00930F4A">
              <w:rPr>
                <w:rFonts w:ascii="Arial" w:eastAsia="Calibri" w:hAnsi="Arial" w:cs="Arial"/>
              </w:rPr>
              <w:t>F</w:t>
            </w:r>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C396F0" w14:textId="77777777" w:rsidR="005F1783" w:rsidRPr="00930F4A" w:rsidRDefault="005F1783">
            <w:pPr>
              <w:rPr>
                <w:rFonts w:ascii="Arial" w:hAnsi="Arial" w:cs="Arial"/>
              </w:rPr>
            </w:pPr>
            <w:r w:rsidRPr="00930F4A">
              <w:rPr>
                <w:rFonts w:ascii="Arial" w:eastAsia="Calibri" w:hAnsi="Arial" w:cs="Arial"/>
              </w:rPr>
              <w:t>Y_GE65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8237F3" w14:textId="723EA22F" w:rsidR="005F1783" w:rsidRPr="00930F4A" w:rsidRDefault="005F1783">
            <w:pPr>
              <w:rPr>
                <w:rFonts w:ascii="Arial" w:hAnsi="Arial" w:cs="Arial"/>
              </w:rPr>
            </w:pPr>
            <w:ins w:id="9547" w:author="Utente" w:date="2017-06-25T10:27:00Z">
              <w:r w:rsidRPr="00930F4A">
                <w:rPr>
                  <w:rFonts w:ascii="Arial" w:eastAsia="Calibri" w:hAnsi="Arial" w:cs="Arial"/>
                </w:rPr>
                <w:t>UK</w:t>
              </w:r>
            </w:ins>
            <w:del w:id="9548" w:author="Utente" w:date="2017-06-25T10:27:00Z">
              <w:r w:rsidRPr="00930F4A" w:rsidDel="00C0559F">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A9390C" w14:textId="77777777" w:rsidR="005F1783" w:rsidRPr="00930F4A" w:rsidRDefault="005F1783">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FE5E0D" w14:textId="47861F6B" w:rsidR="005F1783" w:rsidRPr="00930F4A" w:rsidRDefault="005F1783" w:rsidP="005F1783">
            <w:pPr>
              <w:rPr>
                <w:rFonts w:ascii="Arial" w:hAnsi="Arial" w:cs="Arial"/>
              </w:rPr>
            </w:pPr>
            <w:del w:id="9549" w:author="Utente" w:date="2017-06-25T10:27:00Z">
              <w:r w:rsidRPr="00930F4A" w:rsidDel="005F1783">
                <w:rPr>
                  <w:rFonts w:ascii="Arial" w:eastAsia="Calibri" w:hAnsi="Arial" w:cs="Arial"/>
                </w:rPr>
                <w:delText>1121001</w:delText>
              </w:r>
            </w:del>
            <w:ins w:id="9550" w:author="Utente" w:date="2017-06-25T10:27:00Z">
              <w:r w:rsidRPr="00930F4A">
                <w:rPr>
                  <w:rFonts w:ascii="Arial" w:eastAsia="Calibri" w:hAnsi="Arial" w:cs="Arial"/>
                </w:rPr>
                <w:t>true</w:t>
              </w:r>
            </w:ins>
          </w:p>
        </w:tc>
      </w:tr>
      <w:tr w:rsidR="005A2227" w:rsidRPr="00930F4A" w:rsidDel="00386B8F" w14:paraId="1966E80A" w14:textId="27AF807B" w:rsidTr="00386B8F">
        <w:trPr>
          <w:del w:id="9551" w:author="Utente" w:date="2017-06-27T18:01:00Z"/>
        </w:trPr>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5F86C3" w14:textId="44C61832" w:rsidR="005A2227" w:rsidRPr="00930F4A" w:rsidDel="00386B8F" w:rsidRDefault="0097053A">
            <w:pPr>
              <w:rPr>
                <w:del w:id="9552" w:author="Utente" w:date="2017-06-27T18:01:00Z"/>
                <w:rFonts w:ascii="Arial" w:hAnsi="Arial" w:cs="Arial"/>
              </w:rPr>
            </w:pPr>
            <w:del w:id="9553" w:author="Utente" w:date="2017-06-25T10:28:00Z">
              <w:r w:rsidRPr="00930F4A" w:rsidDel="005F1783">
                <w:rPr>
                  <w:rFonts w:ascii="Arial" w:eastAsia="Calibri" w:hAnsi="Arial" w:cs="Arial"/>
                </w:rPr>
                <w:delText>M</w:delText>
              </w:r>
            </w:del>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C1C360" w14:textId="7E9AFDB8" w:rsidR="005A2227" w:rsidRPr="00930F4A" w:rsidDel="00386B8F" w:rsidRDefault="0097053A">
            <w:pPr>
              <w:rPr>
                <w:del w:id="9554" w:author="Utente" w:date="2017-06-27T18:01:00Z"/>
                <w:rFonts w:ascii="Arial" w:hAnsi="Arial" w:cs="Arial"/>
              </w:rPr>
            </w:pPr>
            <w:del w:id="9555" w:author="Utente" w:date="2017-06-25T10:28:00Z">
              <w:r w:rsidRPr="00930F4A" w:rsidDel="005F1783">
                <w:rPr>
                  <w:rFonts w:ascii="Arial" w:eastAsia="Calibri" w:hAnsi="Arial" w:cs="Arial"/>
                </w:rPr>
                <w:delText>Y_LT15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71203A" w14:textId="1B046798" w:rsidR="005A2227" w:rsidRPr="00930F4A" w:rsidDel="00386B8F" w:rsidRDefault="0097053A">
            <w:pPr>
              <w:rPr>
                <w:del w:id="9556" w:author="Utente" w:date="2017-06-27T18:01:00Z"/>
                <w:rFonts w:ascii="Arial" w:hAnsi="Arial" w:cs="Arial"/>
              </w:rPr>
            </w:pPr>
            <w:del w:id="9557" w:author="Utente" w:date="2017-06-25T10:28: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EE2F8F" w14:textId="1306ED57" w:rsidR="005A2227" w:rsidRPr="00930F4A" w:rsidDel="00386B8F" w:rsidRDefault="0097053A">
            <w:pPr>
              <w:rPr>
                <w:del w:id="9558" w:author="Utente" w:date="2017-06-27T18:01:00Z"/>
                <w:rFonts w:ascii="Arial" w:hAnsi="Arial" w:cs="Arial"/>
              </w:rPr>
            </w:pPr>
            <w:del w:id="9559" w:author="Utente" w:date="2017-06-25T10:28: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A3364D" w14:textId="0BCBE226" w:rsidR="005A2227" w:rsidRPr="00930F4A" w:rsidDel="00386B8F" w:rsidRDefault="0097053A">
            <w:pPr>
              <w:rPr>
                <w:del w:id="9560" w:author="Utente" w:date="2017-06-27T18:01:00Z"/>
                <w:rFonts w:ascii="Arial" w:hAnsi="Arial" w:cs="Arial"/>
              </w:rPr>
            </w:pPr>
            <w:del w:id="9561" w:author="Utente" w:date="2017-06-25T10:28:00Z">
              <w:r w:rsidRPr="00930F4A" w:rsidDel="005F1783">
                <w:rPr>
                  <w:rFonts w:ascii="Arial" w:eastAsia="Calibri" w:hAnsi="Arial" w:cs="Arial"/>
                </w:rPr>
                <w:delText>5757444</w:delText>
              </w:r>
            </w:del>
          </w:p>
        </w:tc>
      </w:tr>
      <w:tr w:rsidR="005A2227" w:rsidRPr="00930F4A" w:rsidDel="00386B8F" w14:paraId="2589006D" w14:textId="5514F8BF" w:rsidTr="00386B8F">
        <w:trPr>
          <w:del w:id="9562" w:author="Utente" w:date="2017-06-27T18:01:00Z"/>
        </w:trPr>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E086BA" w14:textId="12E0BCC3" w:rsidR="005A2227" w:rsidRPr="00930F4A" w:rsidDel="00386B8F" w:rsidRDefault="0097053A">
            <w:pPr>
              <w:rPr>
                <w:del w:id="9563" w:author="Utente" w:date="2017-06-27T18:01:00Z"/>
                <w:rFonts w:ascii="Arial" w:hAnsi="Arial" w:cs="Arial"/>
              </w:rPr>
            </w:pPr>
            <w:del w:id="9564" w:author="Utente" w:date="2017-06-25T10:28:00Z">
              <w:r w:rsidRPr="00930F4A" w:rsidDel="005F1783">
                <w:rPr>
                  <w:rFonts w:ascii="Arial" w:eastAsia="Calibri" w:hAnsi="Arial" w:cs="Arial"/>
                </w:rPr>
                <w:delText>M</w:delText>
              </w:r>
            </w:del>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9D3ECD" w14:textId="52B642A8" w:rsidR="005A2227" w:rsidRPr="00930F4A" w:rsidDel="00386B8F" w:rsidRDefault="0097053A">
            <w:pPr>
              <w:rPr>
                <w:del w:id="9565" w:author="Utente" w:date="2017-06-27T18:01:00Z"/>
                <w:rFonts w:ascii="Arial" w:hAnsi="Arial" w:cs="Arial"/>
              </w:rPr>
            </w:pPr>
            <w:del w:id="9566" w:author="Utente" w:date="2017-06-25T10:28:00Z">
              <w:r w:rsidRPr="00930F4A" w:rsidDel="005F1783">
                <w:rPr>
                  <w:rFonts w:ascii="Arial" w:eastAsia="Calibri" w:hAnsi="Arial" w:cs="Arial"/>
                </w:rPr>
                <w:delText>Y15-64</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7EFEEA" w14:textId="3527FB40" w:rsidR="005A2227" w:rsidRPr="00930F4A" w:rsidDel="00386B8F" w:rsidRDefault="0097053A">
            <w:pPr>
              <w:rPr>
                <w:del w:id="9567" w:author="Utente" w:date="2017-06-27T18:01:00Z"/>
                <w:rFonts w:ascii="Arial" w:hAnsi="Arial" w:cs="Arial"/>
              </w:rPr>
            </w:pPr>
            <w:del w:id="9568" w:author="Utente" w:date="2017-06-25T10:28: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061294" w14:textId="59DEA662" w:rsidR="005A2227" w:rsidRPr="00930F4A" w:rsidDel="00386B8F" w:rsidRDefault="0097053A">
            <w:pPr>
              <w:rPr>
                <w:del w:id="9569" w:author="Utente" w:date="2017-06-27T18:01:00Z"/>
                <w:rFonts w:ascii="Arial" w:hAnsi="Arial" w:cs="Arial"/>
              </w:rPr>
            </w:pPr>
            <w:del w:id="9570" w:author="Utente" w:date="2017-06-25T10:28: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037AC0" w14:textId="4DA1D92A" w:rsidR="005A2227" w:rsidRPr="00930F4A" w:rsidDel="00386B8F" w:rsidRDefault="0097053A">
            <w:pPr>
              <w:rPr>
                <w:del w:id="9571" w:author="Utente" w:date="2017-06-27T18:01:00Z"/>
                <w:rFonts w:ascii="Arial" w:hAnsi="Arial" w:cs="Arial"/>
              </w:rPr>
            </w:pPr>
            <w:del w:id="9572" w:author="Utente" w:date="2017-06-25T10:28:00Z">
              <w:r w:rsidRPr="00930F4A" w:rsidDel="005F1783">
                <w:rPr>
                  <w:rFonts w:ascii="Arial" w:eastAsia="Calibri" w:hAnsi="Arial" w:cs="Arial"/>
                </w:rPr>
                <w:delText>20748657</w:delText>
              </w:r>
            </w:del>
          </w:p>
        </w:tc>
      </w:tr>
      <w:tr w:rsidR="005A2227" w:rsidRPr="00930F4A" w:rsidDel="00386B8F" w14:paraId="23FCEE94" w14:textId="399E21C7" w:rsidTr="00386B8F">
        <w:trPr>
          <w:del w:id="9573" w:author="Utente" w:date="2017-06-27T18:01:00Z"/>
        </w:trPr>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E225EC" w14:textId="2097A515" w:rsidR="005A2227" w:rsidRPr="00930F4A" w:rsidDel="00386B8F" w:rsidRDefault="0097053A">
            <w:pPr>
              <w:rPr>
                <w:del w:id="9574" w:author="Utente" w:date="2017-06-27T18:01:00Z"/>
                <w:rFonts w:ascii="Arial" w:hAnsi="Arial" w:cs="Arial"/>
              </w:rPr>
            </w:pPr>
            <w:del w:id="9575" w:author="Utente" w:date="2017-06-25T10:28:00Z">
              <w:r w:rsidRPr="00930F4A" w:rsidDel="005F1783">
                <w:rPr>
                  <w:rFonts w:ascii="Arial" w:eastAsia="Calibri" w:hAnsi="Arial" w:cs="Arial"/>
                </w:rPr>
                <w:delText>M</w:delText>
              </w:r>
            </w:del>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D59DC8" w14:textId="74A4ED78" w:rsidR="005A2227" w:rsidRPr="00930F4A" w:rsidDel="00386B8F" w:rsidRDefault="0097053A">
            <w:pPr>
              <w:rPr>
                <w:del w:id="9576" w:author="Utente" w:date="2017-06-27T18:01:00Z"/>
                <w:rFonts w:ascii="Arial" w:hAnsi="Arial" w:cs="Arial"/>
              </w:rPr>
            </w:pPr>
            <w:del w:id="9577" w:author="Utente" w:date="2017-06-25T10:28:00Z">
              <w:r w:rsidRPr="00930F4A" w:rsidDel="005F1783">
                <w:rPr>
                  <w:rFonts w:ascii="Arial" w:eastAsia="Calibri" w:hAnsi="Arial" w:cs="Arial"/>
                </w:rPr>
                <w:delText>Y_GE65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12F3B2" w14:textId="76370270" w:rsidR="005A2227" w:rsidRPr="00930F4A" w:rsidDel="00386B8F" w:rsidRDefault="0097053A">
            <w:pPr>
              <w:rPr>
                <w:del w:id="9578" w:author="Utente" w:date="2017-06-27T18:01:00Z"/>
                <w:rFonts w:ascii="Arial" w:hAnsi="Arial" w:cs="Arial"/>
              </w:rPr>
            </w:pPr>
            <w:del w:id="9579" w:author="Utente" w:date="2017-06-25T10:28: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1BDF0A" w14:textId="37656778" w:rsidR="005A2227" w:rsidRPr="00930F4A" w:rsidDel="00386B8F" w:rsidRDefault="0097053A">
            <w:pPr>
              <w:rPr>
                <w:del w:id="9580" w:author="Utente" w:date="2017-06-27T18:01:00Z"/>
                <w:rFonts w:ascii="Arial" w:hAnsi="Arial" w:cs="Arial"/>
              </w:rPr>
            </w:pPr>
            <w:del w:id="9581" w:author="Utente" w:date="2017-06-25T10:28: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484146" w14:textId="483F25E8" w:rsidR="005A2227" w:rsidRPr="00930F4A" w:rsidDel="00386B8F" w:rsidRDefault="0097053A">
            <w:pPr>
              <w:rPr>
                <w:del w:id="9582" w:author="Utente" w:date="2017-06-27T18:01:00Z"/>
                <w:rFonts w:ascii="Arial" w:hAnsi="Arial" w:cs="Arial"/>
              </w:rPr>
            </w:pPr>
            <w:del w:id="9583" w:author="Utente" w:date="2017-06-25T10:28:00Z">
              <w:r w:rsidRPr="00930F4A" w:rsidDel="005F1783">
                <w:rPr>
                  <w:rFonts w:ascii="Arial" w:eastAsia="Calibri" w:hAnsi="Arial" w:cs="Arial"/>
                </w:rPr>
                <w:delText>4917238</w:delText>
              </w:r>
            </w:del>
          </w:p>
        </w:tc>
      </w:tr>
      <w:tr w:rsidR="005A2227" w:rsidRPr="00930F4A" w:rsidDel="00386B8F" w14:paraId="0FAEE766" w14:textId="3D46952B" w:rsidTr="00386B8F">
        <w:trPr>
          <w:del w:id="9584" w:author="Utente" w:date="2017-06-27T18:01:00Z"/>
        </w:trPr>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595691" w14:textId="0282A9BC" w:rsidR="005A2227" w:rsidRPr="00930F4A" w:rsidDel="00386B8F" w:rsidRDefault="0097053A">
            <w:pPr>
              <w:rPr>
                <w:del w:id="9585" w:author="Utente" w:date="2017-06-27T18:01:00Z"/>
                <w:rFonts w:ascii="Arial" w:hAnsi="Arial" w:cs="Arial"/>
              </w:rPr>
            </w:pPr>
            <w:del w:id="9586" w:author="Utente" w:date="2017-06-25T10:28:00Z">
              <w:r w:rsidRPr="00930F4A" w:rsidDel="005F1783">
                <w:rPr>
                  <w:rFonts w:ascii="Arial" w:eastAsia="Calibri" w:hAnsi="Arial" w:cs="Arial"/>
                </w:rPr>
                <w:delText>F</w:delText>
              </w:r>
            </w:del>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5AD85C" w14:textId="69B64DFD" w:rsidR="005A2227" w:rsidRPr="00930F4A" w:rsidDel="00386B8F" w:rsidRDefault="0097053A">
            <w:pPr>
              <w:rPr>
                <w:del w:id="9587" w:author="Utente" w:date="2017-06-27T18:01:00Z"/>
                <w:rFonts w:ascii="Arial" w:hAnsi="Arial" w:cs="Arial"/>
              </w:rPr>
            </w:pPr>
            <w:del w:id="9588" w:author="Utente" w:date="2017-06-25T10:28:00Z">
              <w:r w:rsidRPr="00930F4A" w:rsidDel="005F1783">
                <w:rPr>
                  <w:rFonts w:ascii="Arial" w:eastAsia="Calibri" w:hAnsi="Arial" w:cs="Arial"/>
                </w:rPr>
                <w:delText>Y_LT15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2B198A" w14:textId="11DAC1B3" w:rsidR="005A2227" w:rsidRPr="00930F4A" w:rsidDel="00386B8F" w:rsidRDefault="0097053A">
            <w:pPr>
              <w:rPr>
                <w:del w:id="9589" w:author="Utente" w:date="2017-06-27T18:01:00Z"/>
                <w:rFonts w:ascii="Arial" w:hAnsi="Arial" w:cs="Arial"/>
              </w:rPr>
            </w:pPr>
            <w:del w:id="9590" w:author="Utente" w:date="2017-06-25T10:28: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7F8DFC" w14:textId="1045B1E4" w:rsidR="005A2227" w:rsidRPr="00930F4A" w:rsidDel="00386B8F" w:rsidRDefault="0097053A">
            <w:pPr>
              <w:rPr>
                <w:del w:id="9591" w:author="Utente" w:date="2017-06-27T18:01:00Z"/>
                <w:rFonts w:ascii="Arial" w:hAnsi="Arial" w:cs="Arial"/>
              </w:rPr>
            </w:pPr>
            <w:del w:id="9592" w:author="Utente" w:date="2017-06-25T10:28: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76E7FE" w14:textId="5CC644B4" w:rsidR="005A2227" w:rsidRPr="00930F4A" w:rsidDel="00386B8F" w:rsidRDefault="0097053A">
            <w:pPr>
              <w:rPr>
                <w:del w:id="9593" w:author="Utente" w:date="2017-06-27T18:01:00Z"/>
                <w:rFonts w:ascii="Arial" w:hAnsi="Arial" w:cs="Arial"/>
              </w:rPr>
            </w:pPr>
            <w:del w:id="9594" w:author="Utente" w:date="2017-06-25T10:28:00Z">
              <w:r w:rsidRPr="00930F4A" w:rsidDel="005F1783">
                <w:rPr>
                  <w:rFonts w:ascii="Arial" w:eastAsia="Calibri" w:hAnsi="Arial" w:cs="Arial"/>
                </w:rPr>
                <w:delText>5488356</w:delText>
              </w:r>
            </w:del>
          </w:p>
        </w:tc>
      </w:tr>
      <w:tr w:rsidR="005A2227" w:rsidRPr="00930F4A" w:rsidDel="00386B8F" w14:paraId="2D4BD0AC" w14:textId="2850C9BD" w:rsidTr="00386B8F">
        <w:trPr>
          <w:del w:id="9595" w:author="Utente" w:date="2017-06-27T18:01:00Z"/>
        </w:trPr>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EFEBBA" w14:textId="57D55C0D" w:rsidR="005A2227" w:rsidRPr="00930F4A" w:rsidDel="00386B8F" w:rsidRDefault="0097053A">
            <w:pPr>
              <w:rPr>
                <w:del w:id="9596" w:author="Utente" w:date="2017-06-27T18:01:00Z"/>
                <w:rFonts w:ascii="Arial" w:hAnsi="Arial" w:cs="Arial"/>
              </w:rPr>
            </w:pPr>
            <w:del w:id="9597" w:author="Utente" w:date="2017-06-25T10:28:00Z">
              <w:r w:rsidRPr="00930F4A" w:rsidDel="005F1783">
                <w:rPr>
                  <w:rFonts w:ascii="Arial" w:eastAsia="Calibri" w:hAnsi="Arial" w:cs="Arial"/>
                </w:rPr>
                <w:delText>F</w:delText>
              </w:r>
            </w:del>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3316D5" w14:textId="2F3938DD" w:rsidR="005A2227" w:rsidRPr="00930F4A" w:rsidDel="00386B8F" w:rsidRDefault="0097053A">
            <w:pPr>
              <w:rPr>
                <w:del w:id="9598" w:author="Utente" w:date="2017-06-27T18:01:00Z"/>
                <w:rFonts w:ascii="Arial" w:hAnsi="Arial" w:cs="Arial"/>
              </w:rPr>
            </w:pPr>
            <w:del w:id="9599" w:author="Utente" w:date="2017-06-25T10:28:00Z">
              <w:r w:rsidRPr="00930F4A" w:rsidDel="005F1783">
                <w:rPr>
                  <w:rFonts w:ascii="Arial" w:eastAsia="Calibri" w:hAnsi="Arial" w:cs="Arial"/>
                </w:rPr>
                <w:delText>Y15-64</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FFE888" w14:textId="41473D78" w:rsidR="005A2227" w:rsidRPr="00930F4A" w:rsidDel="00386B8F" w:rsidRDefault="0097053A">
            <w:pPr>
              <w:rPr>
                <w:del w:id="9600" w:author="Utente" w:date="2017-06-27T18:01:00Z"/>
                <w:rFonts w:ascii="Arial" w:hAnsi="Arial" w:cs="Arial"/>
              </w:rPr>
            </w:pPr>
            <w:del w:id="9601" w:author="Utente" w:date="2017-06-25T10:28: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888C9E" w14:textId="650DED7F" w:rsidR="005A2227" w:rsidRPr="00930F4A" w:rsidDel="00386B8F" w:rsidRDefault="0097053A">
            <w:pPr>
              <w:rPr>
                <w:del w:id="9602" w:author="Utente" w:date="2017-06-27T18:01:00Z"/>
                <w:rFonts w:ascii="Arial" w:hAnsi="Arial" w:cs="Arial"/>
              </w:rPr>
            </w:pPr>
            <w:del w:id="9603" w:author="Utente" w:date="2017-06-25T10:28: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872966" w14:textId="625D1739" w:rsidR="005A2227" w:rsidRPr="00930F4A" w:rsidDel="00386B8F" w:rsidRDefault="0097053A">
            <w:pPr>
              <w:rPr>
                <w:del w:id="9604" w:author="Utente" w:date="2017-06-27T18:01:00Z"/>
                <w:rFonts w:ascii="Arial" w:hAnsi="Arial" w:cs="Arial"/>
              </w:rPr>
            </w:pPr>
            <w:del w:id="9605" w:author="Utente" w:date="2017-06-25T10:28:00Z">
              <w:r w:rsidRPr="00930F4A" w:rsidDel="005F1783">
                <w:rPr>
                  <w:rFonts w:ascii="Arial" w:eastAsia="Calibri" w:hAnsi="Arial" w:cs="Arial"/>
                </w:rPr>
                <w:delText>20915924</w:delText>
              </w:r>
            </w:del>
          </w:p>
        </w:tc>
      </w:tr>
      <w:tr w:rsidR="005A2227" w:rsidRPr="00930F4A" w:rsidDel="00386B8F" w14:paraId="0C2C15AB" w14:textId="2E1991ED" w:rsidTr="00386B8F">
        <w:trPr>
          <w:del w:id="9606" w:author="Utente" w:date="2017-06-27T18:01:00Z"/>
        </w:trPr>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912D2D" w14:textId="3E581DF1" w:rsidR="005A2227" w:rsidRPr="00930F4A" w:rsidDel="00386B8F" w:rsidRDefault="0097053A">
            <w:pPr>
              <w:rPr>
                <w:del w:id="9607" w:author="Utente" w:date="2017-06-27T18:01:00Z"/>
                <w:rFonts w:ascii="Arial" w:hAnsi="Arial" w:cs="Arial"/>
              </w:rPr>
            </w:pPr>
            <w:del w:id="9608" w:author="Utente" w:date="2017-06-25T10:28:00Z">
              <w:r w:rsidRPr="00930F4A" w:rsidDel="005F1783">
                <w:rPr>
                  <w:rFonts w:ascii="Arial" w:eastAsia="Calibri" w:hAnsi="Arial" w:cs="Arial"/>
                </w:rPr>
                <w:delText>F</w:delText>
              </w:r>
            </w:del>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7EF741" w14:textId="55818EED" w:rsidR="005A2227" w:rsidRPr="00930F4A" w:rsidDel="00386B8F" w:rsidRDefault="0097053A">
            <w:pPr>
              <w:rPr>
                <w:del w:id="9609" w:author="Utente" w:date="2017-06-27T18:01:00Z"/>
                <w:rFonts w:ascii="Arial" w:hAnsi="Arial" w:cs="Arial"/>
              </w:rPr>
            </w:pPr>
            <w:del w:id="9610" w:author="Utente" w:date="2017-06-25T10:28:00Z">
              <w:r w:rsidRPr="00930F4A" w:rsidDel="005F1783">
                <w:rPr>
                  <w:rFonts w:ascii="Arial" w:eastAsia="Calibri" w:hAnsi="Arial" w:cs="Arial"/>
                </w:rPr>
                <w:delText>Y_GE65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E065A2" w14:textId="6654F4E9" w:rsidR="005A2227" w:rsidRPr="00930F4A" w:rsidDel="00386B8F" w:rsidRDefault="0097053A">
            <w:pPr>
              <w:rPr>
                <w:del w:id="9611" w:author="Utente" w:date="2017-06-27T18:01:00Z"/>
                <w:rFonts w:ascii="Arial" w:hAnsi="Arial" w:cs="Arial"/>
              </w:rPr>
            </w:pPr>
            <w:del w:id="9612" w:author="Utente" w:date="2017-06-25T10:28: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A7DCC9" w14:textId="64446E2D" w:rsidR="005A2227" w:rsidRPr="00930F4A" w:rsidDel="00386B8F" w:rsidRDefault="0097053A">
            <w:pPr>
              <w:rPr>
                <w:del w:id="9613" w:author="Utente" w:date="2017-06-27T18:01:00Z"/>
                <w:rFonts w:ascii="Arial" w:hAnsi="Arial" w:cs="Arial"/>
              </w:rPr>
            </w:pPr>
            <w:del w:id="9614" w:author="Utente" w:date="2017-06-25T10:28: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CDB1D5" w14:textId="3043A4E4" w:rsidR="005A2227" w:rsidRPr="00930F4A" w:rsidDel="00386B8F" w:rsidRDefault="0097053A">
            <w:pPr>
              <w:rPr>
                <w:del w:id="9615" w:author="Utente" w:date="2017-06-27T18:01:00Z"/>
                <w:rFonts w:ascii="Arial" w:hAnsi="Arial" w:cs="Arial"/>
              </w:rPr>
            </w:pPr>
            <w:del w:id="9616" w:author="Utente" w:date="2017-06-25T10:28:00Z">
              <w:r w:rsidRPr="00930F4A" w:rsidDel="005F1783">
                <w:rPr>
                  <w:rFonts w:ascii="Arial" w:eastAsia="Calibri" w:hAnsi="Arial" w:cs="Arial"/>
                </w:rPr>
                <w:delText>6068452</w:delText>
              </w:r>
            </w:del>
          </w:p>
        </w:tc>
      </w:tr>
    </w:tbl>
    <w:p w14:paraId="1247FA12" w14:textId="77777777" w:rsidR="005A2227" w:rsidRDefault="005A2227">
      <w:pPr>
        <w:ind w:left="-144"/>
        <w:rPr>
          <w:ins w:id="9617" w:author="Utente" w:date="2017-06-25T10:28:00Z"/>
        </w:rPr>
      </w:pPr>
    </w:p>
    <w:p w14:paraId="6AEFD228" w14:textId="125755E5" w:rsidR="005F1783" w:rsidRDefault="005F1783" w:rsidP="005F1783">
      <w:pPr>
        <w:rPr>
          <w:ins w:id="9618" w:author="Utente" w:date="2017-06-25T10:28:00Z"/>
        </w:rPr>
      </w:pPr>
      <w:ins w:id="9619" w:author="Utente" w:date="2017-06-25T10:28:00Z">
        <w:r>
          <w:t xml:space="preserve">and the right operand </w:t>
        </w:r>
      </w:ins>
      <w:ins w:id="9620" w:author="Utente" w:date="2017-06-26T16:25:00Z">
        <w:r w:rsidR="00930F4A">
          <w:rPr>
            <w:rFonts w:ascii="Cambria" w:eastAsia="Calibri" w:hAnsi="Cambria"/>
          </w:rPr>
          <w:t>Data Set</w:t>
        </w:r>
      </w:ins>
      <w:ins w:id="9621" w:author="Utente" w:date="2017-06-27T18:01:00Z">
        <w:r w:rsidR="00386B8F">
          <w:rPr>
            <w:rFonts w:ascii="Cambria" w:eastAsia="Calibri" w:hAnsi="Cambria"/>
          </w:rPr>
          <w:t>:</w:t>
        </w:r>
      </w:ins>
    </w:p>
    <w:tbl>
      <w:tblPr>
        <w:tblW w:w="603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124"/>
        <w:gridCol w:w="1123"/>
        <w:gridCol w:w="1123"/>
        <w:gridCol w:w="1123"/>
        <w:gridCol w:w="1541"/>
      </w:tblGrid>
      <w:tr w:rsidR="005F1783" w:rsidRPr="00930F4A" w14:paraId="70C677E8" w14:textId="77777777" w:rsidTr="005F1783">
        <w:trPr>
          <w:ins w:id="9622" w:author="Utente" w:date="2017-06-25T10:28:00Z"/>
        </w:trPr>
        <w:tc>
          <w:tcPr>
            <w:tcW w:w="603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D5E2BE4" w14:textId="77777777" w:rsidR="005F1783" w:rsidRPr="00930F4A" w:rsidRDefault="005F1783" w:rsidP="005F1783">
            <w:pPr>
              <w:rPr>
                <w:ins w:id="9623" w:author="Utente" w:date="2017-06-25T10:28:00Z"/>
                <w:rFonts w:ascii="Arial" w:hAnsi="Arial" w:cs="Arial"/>
              </w:rPr>
            </w:pPr>
            <w:ins w:id="9624" w:author="Utente" w:date="2017-06-25T10:28:00Z">
              <w:r w:rsidRPr="00930F4A">
                <w:rPr>
                  <w:rFonts w:ascii="Arial" w:eastAsia="Calibri" w:hAnsi="Arial" w:cs="Arial"/>
                </w:rPr>
                <w:t>DS_2</w:t>
              </w:r>
            </w:ins>
          </w:p>
        </w:tc>
      </w:tr>
      <w:tr w:rsidR="005F1783" w:rsidRPr="00930F4A" w14:paraId="02831C44" w14:textId="77777777" w:rsidTr="005F1783">
        <w:trPr>
          <w:ins w:id="9625" w:author="Utente" w:date="2017-06-25T10:28:00Z"/>
        </w:trPr>
        <w:tc>
          <w:tcPr>
            <w:tcW w:w="11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8F2F453" w14:textId="77777777" w:rsidR="005F1783" w:rsidRPr="00930F4A" w:rsidRDefault="005F1783" w:rsidP="005F1783">
            <w:pPr>
              <w:rPr>
                <w:ins w:id="9626" w:author="Utente" w:date="2017-06-25T10:28:00Z"/>
                <w:rFonts w:ascii="Arial" w:hAnsi="Arial" w:cs="Arial"/>
              </w:rPr>
            </w:pPr>
            <w:ins w:id="9627" w:author="Utente" w:date="2017-06-25T10:28:00Z">
              <w:r w:rsidRPr="00930F4A">
                <w:rPr>
                  <w:rFonts w:ascii="Arial" w:eastAsia="Calibri" w:hAnsi="Arial" w:cs="Arial"/>
                  <w:b/>
                </w:rPr>
                <w:t>Id_1</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6B93BD23" w14:textId="77777777" w:rsidR="005F1783" w:rsidRPr="00930F4A" w:rsidRDefault="005F1783" w:rsidP="005F1783">
            <w:pPr>
              <w:rPr>
                <w:ins w:id="9628" w:author="Utente" w:date="2017-06-25T10:28:00Z"/>
                <w:rFonts w:ascii="Arial" w:hAnsi="Arial" w:cs="Arial"/>
              </w:rPr>
            </w:pPr>
            <w:ins w:id="9629" w:author="Utente" w:date="2017-06-25T10:28:00Z">
              <w:r w:rsidRPr="00930F4A">
                <w:rPr>
                  <w:rFonts w:ascii="Arial" w:eastAsia="Calibri" w:hAnsi="Arial" w:cs="Arial"/>
                  <w:b/>
                </w:rPr>
                <w:t>Id_2</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DCBCF45" w14:textId="77777777" w:rsidR="005F1783" w:rsidRPr="00930F4A" w:rsidRDefault="005F1783" w:rsidP="005F1783">
            <w:pPr>
              <w:rPr>
                <w:ins w:id="9630" w:author="Utente" w:date="2017-06-25T10:28:00Z"/>
                <w:rFonts w:ascii="Arial" w:hAnsi="Arial" w:cs="Arial"/>
              </w:rPr>
            </w:pPr>
            <w:ins w:id="9631" w:author="Utente" w:date="2017-06-25T10:28:00Z">
              <w:r w:rsidRPr="00930F4A">
                <w:rPr>
                  <w:rFonts w:ascii="Arial" w:eastAsia="Calibri" w:hAnsi="Arial" w:cs="Arial"/>
                  <w:b/>
                </w:rPr>
                <w:t>Id_3</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2EDB3EBE" w14:textId="77777777" w:rsidR="005F1783" w:rsidRPr="00930F4A" w:rsidRDefault="005F1783" w:rsidP="005F1783">
            <w:pPr>
              <w:rPr>
                <w:ins w:id="9632" w:author="Utente" w:date="2017-06-25T10:28:00Z"/>
                <w:rFonts w:ascii="Arial" w:hAnsi="Arial" w:cs="Arial"/>
              </w:rPr>
            </w:pPr>
            <w:ins w:id="9633" w:author="Utente" w:date="2017-06-25T10:28:00Z">
              <w:r w:rsidRPr="00930F4A">
                <w:rPr>
                  <w:rFonts w:ascii="Arial" w:eastAsia="Calibri" w:hAnsi="Arial" w:cs="Arial"/>
                  <w:b/>
                </w:rPr>
                <w:t>Id_4</w:t>
              </w:r>
            </w:ins>
          </w:p>
        </w:tc>
        <w:tc>
          <w:tcPr>
            <w:tcW w:w="1541"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2C02CD1A" w14:textId="77777777" w:rsidR="005F1783" w:rsidRPr="00930F4A" w:rsidRDefault="005F1783" w:rsidP="005F1783">
            <w:pPr>
              <w:rPr>
                <w:ins w:id="9634" w:author="Utente" w:date="2017-06-25T10:28:00Z"/>
                <w:rFonts w:ascii="Arial" w:hAnsi="Arial" w:cs="Arial"/>
              </w:rPr>
            </w:pPr>
            <w:ins w:id="9635" w:author="Utente" w:date="2017-06-25T10:28:00Z">
              <w:r w:rsidRPr="00930F4A">
                <w:rPr>
                  <w:rFonts w:ascii="Arial" w:eastAsia="Calibri" w:hAnsi="Arial" w:cs="Arial"/>
                  <w:b/>
                  <w:shd w:val="clear" w:color="auto" w:fill="C6D9F1"/>
                </w:rPr>
                <w:t>Me_1</w:t>
              </w:r>
            </w:ins>
          </w:p>
        </w:tc>
      </w:tr>
      <w:tr w:rsidR="005F1783" w:rsidRPr="00930F4A" w14:paraId="189313EF" w14:textId="77777777" w:rsidTr="005F1783">
        <w:trPr>
          <w:ins w:id="9636" w:author="Utente" w:date="2017-06-25T10:28: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E00A8E" w14:textId="77777777" w:rsidR="005F1783" w:rsidRPr="00930F4A" w:rsidRDefault="005F1783" w:rsidP="005F1783">
            <w:pPr>
              <w:rPr>
                <w:ins w:id="9637" w:author="Utente" w:date="2017-06-25T10:28:00Z"/>
                <w:rFonts w:ascii="Arial" w:hAnsi="Arial" w:cs="Arial"/>
              </w:rPr>
            </w:pPr>
            <w:ins w:id="9638" w:author="Utente" w:date="2017-06-25T10:28:00Z">
              <w:r w:rsidRPr="00930F4A">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01F017" w14:textId="77777777" w:rsidR="005F1783" w:rsidRPr="00930F4A" w:rsidRDefault="005F1783" w:rsidP="005F1783">
            <w:pPr>
              <w:rPr>
                <w:ins w:id="9639" w:author="Utente" w:date="2017-06-25T10:28:00Z"/>
                <w:rFonts w:ascii="Arial" w:hAnsi="Arial" w:cs="Arial"/>
              </w:rPr>
            </w:pPr>
            <w:ins w:id="9640" w:author="Utente" w:date="2017-06-25T10:28:00Z">
              <w:r w:rsidRPr="00930F4A">
                <w:rPr>
                  <w:rFonts w:ascii="Arial" w:eastAsia="Calibri" w:hAnsi="Arial" w:cs="Arial"/>
                </w:rPr>
                <w:t>Y_LT15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644831" w14:textId="77777777" w:rsidR="005F1783" w:rsidRPr="00930F4A" w:rsidRDefault="005F1783" w:rsidP="005F1783">
            <w:pPr>
              <w:rPr>
                <w:ins w:id="9641" w:author="Utente" w:date="2017-06-25T10:28:00Z"/>
                <w:rFonts w:ascii="Arial" w:hAnsi="Arial" w:cs="Arial"/>
              </w:rPr>
            </w:pPr>
            <w:ins w:id="9642" w:author="Utente" w:date="2017-06-25T10:28:00Z">
              <w:r w:rsidRPr="00930F4A">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327597" w14:textId="77777777" w:rsidR="005F1783" w:rsidRPr="00930F4A" w:rsidRDefault="005F1783" w:rsidP="005F1783">
            <w:pPr>
              <w:rPr>
                <w:ins w:id="9643" w:author="Utente" w:date="2017-06-25T10:28:00Z"/>
                <w:rFonts w:ascii="Arial" w:hAnsi="Arial" w:cs="Arial"/>
              </w:rPr>
            </w:pPr>
            <w:ins w:id="9644" w:author="Utente" w:date="2017-06-25T10:28:00Z">
              <w:r w:rsidRPr="00930F4A">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D5F7DF" w14:textId="77777777" w:rsidR="005F1783" w:rsidRPr="00930F4A" w:rsidRDefault="005F1783" w:rsidP="005F1783">
            <w:pPr>
              <w:rPr>
                <w:ins w:id="9645" w:author="Utente" w:date="2017-06-25T10:28:00Z"/>
                <w:rFonts w:ascii="Arial" w:hAnsi="Arial" w:cs="Arial"/>
              </w:rPr>
            </w:pPr>
            <w:ins w:id="9646" w:author="Utente" w:date="2017-06-25T10:28:00Z">
              <w:r w:rsidRPr="00930F4A">
                <w:rPr>
                  <w:rFonts w:ascii="Arial" w:eastAsia="Calibri" w:hAnsi="Arial" w:cs="Arial"/>
                </w:rPr>
                <w:t>false</w:t>
              </w:r>
            </w:ins>
          </w:p>
        </w:tc>
      </w:tr>
      <w:tr w:rsidR="005F1783" w:rsidRPr="00930F4A" w14:paraId="000A4DEF" w14:textId="77777777" w:rsidTr="005F1783">
        <w:trPr>
          <w:ins w:id="9647" w:author="Utente" w:date="2017-06-25T10:28: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707D35" w14:textId="77777777" w:rsidR="005F1783" w:rsidRPr="00930F4A" w:rsidRDefault="005F1783" w:rsidP="005F1783">
            <w:pPr>
              <w:rPr>
                <w:ins w:id="9648" w:author="Utente" w:date="2017-06-25T10:28:00Z"/>
                <w:rFonts w:ascii="Arial" w:hAnsi="Arial" w:cs="Arial"/>
              </w:rPr>
            </w:pPr>
            <w:ins w:id="9649" w:author="Utente" w:date="2017-06-25T10:28:00Z">
              <w:r w:rsidRPr="00930F4A">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803BBC" w14:textId="77777777" w:rsidR="005F1783" w:rsidRPr="00930F4A" w:rsidRDefault="005F1783" w:rsidP="005F1783">
            <w:pPr>
              <w:rPr>
                <w:ins w:id="9650" w:author="Utente" w:date="2017-06-25T10:28:00Z"/>
                <w:rFonts w:ascii="Arial" w:hAnsi="Arial" w:cs="Arial"/>
              </w:rPr>
            </w:pPr>
            <w:ins w:id="9651" w:author="Utente" w:date="2017-06-25T10:28:00Z">
              <w:r w:rsidRPr="00930F4A">
                <w:rPr>
                  <w:rFonts w:ascii="Arial" w:eastAsia="Calibri" w:hAnsi="Arial" w:cs="Arial"/>
                </w:rPr>
                <w:t>Y15-64</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808133" w14:textId="77777777" w:rsidR="005F1783" w:rsidRPr="00930F4A" w:rsidRDefault="005F1783" w:rsidP="005F1783">
            <w:pPr>
              <w:rPr>
                <w:ins w:id="9652" w:author="Utente" w:date="2017-06-25T10:28:00Z"/>
                <w:rFonts w:ascii="Arial" w:hAnsi="Arial" w:cs="Arial"/>
              </w:rPr>
            </w:pPr>
            <w:ins w:id="9653" w:author="Utente" w:date="2017-06-25T10:28:00Z">
              <w:r w:rsidRPr="00930F4A">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E95C91" w14:textId="77777777" w:rsidR="005F1783" w:rsidRPr="00930F4A" w:rsidRDefault="005F1783" w:rsidP="005F1783">
            <w:pPr>
              <w:rPr>
                <w:ins w:id="9654" w:author="Utente" w:date="2017-06-25T10:28:00Z"/>
                <w:rFonts w:ascii="Arial" w:hAnsi="Arial" w:cs="Arial"/>
              </w:rPr>
            </w:pPr>
            <w:ins w:id="9655" w:author="Utente" w:date="2017-06-25T10:28:00Z">
              <w:r w:rsidRPr="00930F4A">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90F4C1" w14:textId="77777777" w:rsidR="005F1783" w:rsidRPr="00930F4A" w:rsidRDefault="005F1783" w:rsidP="005F1783">
            <w:pPr>
              <w:rPr>
                <w:ins w:id="9656" w:author="Utente" w:date="2017-06-25T10:28:00Z"/>
                <w:rFonts w:ascii="Arial" w:hAnsi="Arial" w:cs="Arial"/>
              </w:rPr>
            </w:pPr>
            <w:ins w:id="9657" w:author="Utente" w:date="2017-06-25T10:28:00Z">
              <w:r w:rsidRPr="00930F4A">
                <w:rPr>
                  <w:rFonts w:ascii="Arial" w:eastAsia="Calibri" w:hAnsi="Arial" w:cs="Arial"/>
                </w:rPr>
                <w:t>true</w:t>
              </w:r>
            </w:ins>
          </w:p>
        </w:tc>
      </w:tr>
      <w:tr w:rsidR="005F1783" w:rsidRPr="00930F4A" w14:paraId="26A4CC15" w14:textId="77777777" w:rsidTr="005F1783">
        <w:trPr>
          <w:ins w:id="9658" w:author="Utente" w:date="2017-06-25T10:28: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5C77AF" w14:textId="77777777" w:rsidR="005F1783" w:rsidRPr="00930F4A" w:rsidRDefault="005F1783" w:rsidP="005F1783">
            <w:pPr>
              <w:rPr>
                <w:ins w:id="9659" w:author="Utente" w:date="2017-06-25T10:28:00Z"/>
                <w:rFonts w:ascii="Arial" w:hAnsi="Arial" w:cs="Arial"/>
              </w:rPr>
            </w:pPr>
            <w:ins w:id="9660" w:author="Utente" w:date="2017-06-25T10:28:00Z">
              <w:r w:rsidRPr="00930F4A">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682E58" w14:textId="77777777" w:rsidR="005F1783" w:rsidRPr="00930F4A" w:rsidRDefault="005F1783" w:rsidP="005F1783">
            <w:pPr>
              <w:rPr>
                <w:ins w:id="9661" w:author="Utente" w:date="2017-06-25T10:28:00Z"/>
                <w:rFonts w:ascii="Arial" w:hAnsi="Arial" w:cs="Arial"/>
              </w:rPr>
            </w:pPr>
            <w:ins w:id="9662" w:author="Utente" w:date="2017-06-25T10:28:00Z">
              <w:r w:rsidRPr="00930F4A">
                <w:rPr>
                  <w:rFonts w:ascii="Arial" w:eastAsia="Calibri" w:hAnsi="Arial" w:cs="Arial"/>
                </w:rPr>
                <w:t>Y_GE65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C6CF2A" w14:textId="77777777" w:rsidR="005F1783" w:rsidRPr="00930F4A" w:rsidRDefault="005F1783" w:rsidP="005F1783">
            <w:pPr>
              <w:rPr>
                <w:ins w:id="9663" w:author="Utente" w:date="2017-06-25T10:28:00Z"/>
                <w:rFonts w:ascii="Arial" w:hAnsi="Arial" w:cs="Arial"/>
              </w:rPr>
            </w:pPr>
            <w:ins w:id="9664" w:author="Utente" w:date="2017-06-25T10:28:00Z">
              <w:r w:rsidRPr="00930F4A">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067F5C" w14:textId="77777777" w:rsidR="005F1783" w:rsidRPr="00930F4A" w:rsidRDefault="005F1783" w:rsidP="005F1783">
            <w:pPr>
              <w:rPr>
                <w:ins w:id="9665" w:author="Utente" w:date="2017-06-25T10:28:00Z"/>
                <w:rFonts w:ascii="Arial" w:hAnsi="Arial" w:cs="Arial"/>
              </w:rPr>
            </w:pPr>
            <w:ins w:id="9666" w:author="Utente" w:date="2017-06-25T10:28:00Z">
              <w:r w:rsidRPr="00930F4A">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50C510" w14:textId="77777777" w:rsidR="005F1783" w:rsidRPr="00930F4A" w:rsidRDefault="005F1783" w:rsidP="005F1783">
            <w:pPr>
              <w:rPr>
                <w:ins w:id="9667" w:author="Utente" w:date="2017-06-25T10:28:00Z"/>
                <w:rFonts w:ascii="Arial" w:hAnsi="Arial" w:cs="Arial"/>
              </w:rPr>
            </w:pPr>
            <w:ins w:id="9668" w:author="Utente" w:date="2017-06-25T10:28:00Z">
              <w:r w:rsidRPr="00930F4A">
                <w:rPr>
                  <w:rFonts w:ascii="Arial" w:eastAsia="Calibri" w:hAnsi="Arial" w:cs="Arial"/>
                </w:rPr>
                <w:t>true</w:t>
              </w:r>
            </w:ins>
          </w:p>
        </w:tc>
      </w:tr>
      <w:tr w:rsidR="005F1783" w:rsidRPr="00930F4A" w14:paraId="02444F36" w14:textId="77777777" w:rsidTr="005F1783">
        <w:trPr>
          <w:ins w:id="9669" w:author="Utente" w:date="2017-06-25T10:28: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36103B" w14:textId="77777777" w:rsidR="005F1783" w:rsidRPr="00930F4A" w:rsidRDefault="005F1783" w:rsidP="005F1783">
            <w:pPr>
              <w:rPr>
                <w:ins w:id="9670" w:author="Utente" w:date="2017-06-25T10:28:00Z"/>
                <w:rFonts w:ascii="Arial" w:hAnsi="Arial" w:cs="Arial"/>
              </w:rPr>
            </w:pPr>
            <w:ins w:id="9671" w:author="Utente" w:date="2017-06-25T10:28:00Z">
              <w:r w:rsidRPr="00930F4A">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196FAB" w14:textId="77777777" w:rsidR="005F1783" w:rsidRPr="00930F4A" w:rsidRDefault="005F1783" w:rsidP="005F1783">
            <w:pPr>
              <w:rPr>
                <w:ins w:id="9672" w:author="Utente" w:date="2017-06-25T10:28:00Z"/>
                <w:rFonts w:ascii="Arial" w:hAnsi="Arial" w:cs="Arial"/>
              </w:rPr>
            </w:pPr>
            <w:ins w:id="9673" w:author="Utente" w:date="2017-06-25T10:28:00Z">
              <w:r w:rsidRPr="00930F4A">
                <w:rPr>
                  <w:rFonts w:ascii="Arial" w:eastAsia="Calibri" w:hAnsi="Arial" w:cs="Arial"/>
                </w:rPr>
                <w:t>Y_LT15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DDAA7E" w14:textId="77777777" w:rsidR="005F1783" w:rsidRPr="00930F4A" w:rsidRDefault="005F1783" w:rsidP="005F1783">
            <w:pPr>
              <w:rPr>
                <w:ins w:id="9674" w:author="Utente" w:date="2017-06-25T10:28:00Z"/>
                <w:rFonts w:ascii="Arial" w:hAnsi="Arial" w:cs="Arial"/>
              </w:rPr>
            </w:pPr>
            <w:ins w:id="9675" w:author="Utente" w:date="2017-06-25T10:28:00Z">
              <w:r w:rsidRPr="00930F4A">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E28687" w14:textId="77777777" w:rsidR="005F1783" w:rsidRPr="00930F4A" w:rsidRDefault="005F1783" w:rsidP="005F1783">
            <w:pPr>
              <w:rPr>
                <w:ins w:id="9676" w:author="Utente" w:date="2017-06-25T10:28:00Z"/>
                <w:rFonts w:ascii="Arial" w:hAnsi="Arial" w:cs="Arial"/>
              </w:rPr>
            </w:pPr>
            <w:ins w:id="9677" w:author="Utente" w:date="2017-06-25T10:28:00Z">
              <w:r w:rsidRPr="00930F4A">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4FD252" w14:textId="77777777" w:rsidR="005F1783" w:rsidRPr="00930F4A" w:rsidRDefault="005F1783" w:rsidP="005F1783">
            <w:pPr>
              <w:rPr>
                <w:ins w:id="9678" w:author="Utente" w:date="2017-06-25T10:28:00Z"/>
                <w:rFonts w:ascii="Arial" w:hAnsi="Arial" w:cs="Arial"/>
              </w:rPr>
            </w:pPr>
            <w:ins w:id="9679" w:author="Utente" w:date="2017-06-25T10:28:00Z">
              <w:r w:rsidRPr="00930F4A">
                <w:rPr>
                  <w:rFonts w:ascii="Arial" w:eastAsia="Calibri" w:hAnsi="Arial" w:cs="Arial"/>
                </w:rPr>
                <w:t>true</w:t>
              </w:r>
            </w:ins>
          </w:p>
        </w:tc>
      </w:tr>
      <w:tr w:rsidR="005F1783" w:rsidRPr="00930F4A" w14:paraId="7FD4FC81" w14:textId="77777777" w:rsidTr="005F1783">
        <w:trPr>
          <w:ins w:id="9680" w:author="Utente" w:date="2017-06-25T10:28: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9F7FAB" w14:textId="77777777" w:rsidR="005F1783" w:rsidRPr="00930F4A" w:rsidRDefault="005F1783" w:rsidP="005F1783">
            <w:pPr>
              <w:rPr>
                <w:ins w:id="9681" w:author="Utente" w:date="2017-06-25T10:28:00Z"/>
                <w:rFonts w:ascii="Arial" w:hAnsi="Arial" w:cs="Arial"/>
              </w:rPr>
            </w:pPr>
            <w:ins w:id="9682" w:author="Utente" w:date="2017-06-25T10:28:00Z">
              <w:r w:rsidRPr="00930F4A">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F18DAE" w14:textId="77777777" w:rsidR="005F1783" w:rsidRPr="00930F4A" w:rsidRDefault="005F1783" w:rsidP="005F1783">
            <w:pPr>
              <w:rPr>
                <w:ins w:id="9683" w:author="Utente" w:date="2017-06-25T10:28:00Z"/>
                <w:rFonts w:ascii="Arial" w:hAnsi="Arial" w:cs="Arial"/>
              </w:rPr>
            </w:pPr>
            <w:ins w:id="9684" w:author="Utente" w:date="2017-06-25T10:28:00Z">
              <w:r w:rsidRPr="00930F4A">
                <w:rPr>
                  <w:rFonts w:ascii="Arial" w:eastAsia="Calibri" w:hAnsi="Arial" w:cs="Arial"/>
                </w:rPr>
                <w:t>Y15-64</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D50C6E" w14:textId="77777777" w:rsidR="005F1783" w:rsidRPr="00930F4A" w:rsidRDefault="005F1783" w:rsidP="005F1783">
            <w:pPr>
              <w:rPr>
                <w:ins w:id="9685" w:author="Utente" w:date="2017-06-25T10:28:00Z"/>
                <w:rFonts w:ascii="Arial" w:hAnsi="Arial" w:cs="Arial"/>
              </w:rPr>
            </w:pPr>
            <w:ins w:id="9686" w:author="Utente" w:date="2017-06-25T10:28:00Z">
              <w:r w:rsidRPr="00930F4A">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4A7EA0" w14:textId="77777777" w:rsidR="005F1783" w:rsidRPr="00930F4A" w:rsidRDefault="005F1783" w:rsidP="005F1783">
            <w:pPr>
              <w:rPr>
                <w:ins w:id="9687" w:author="Utente" w:date="2017-06-25T10:28:00Z"/>
                <w:rFonts w:ascii="Arial" w:hAnsi="Arial" w:cs="Arial"/>
              </w:rPr>
            </w:pPr>
            <w:ins w:id="9688" w:author="Utente" w:date="2017-06-25T10:28:00Z">
              <w:r w:rsidRPr="00930F4A">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E88F7A" w14:textId="77777777" w:rsidR="005F1783" w:rsidRPr="00930F4A" w:rsidRDefault="005F1783" w:rsidP="005F1783">
            <w:pPr>
              <w:rPr>
                <w:ins w:id="9689" w:author="Utente" w:date="2017-06-25T10:28:00Z"/>
                <w:rFonts w:ascii="Arial" w:hAnsi="Arial" w:cs="Arial"/>
              </w:rPr>
            </w:pPr>
            <w:ins w:id="9690" w:author="Utente" w:date="2017-06-25T10:28:00Z">
              <w:r w:rsidRPr="00930F4A">
                <w:rPr>
                  <w:rFonts w:ascii="Arial" w:eastAsia="Calibri" w:hAnsi="Arial" w:cs="Arial"/>
                </w:rPr>
                <w:t>false</w:t>
              </w:r>
            </w:ins>
          </w:p>
        </w:tc>
      </w:tr>
      <w:tr w:rsidR="005F1783" w:rsidRPr="00930F4A" w14:paraId="4C192DAC" w14:textId="77777777" w:rsidTr="005F1783">
        <w:trPr>
          <w:ins w:id="9691" w:author="Utente" w:date="2017-06-25T10:28: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E7E21E" w14:textId="77777777" w:rsidR="005F1783" w:rsidRPr="00930F4A" w:rsidRDefault="005F1783" w:rsidP="005F1783">
            <w:pPr>
              <w:rPr>
                <w:ins w:id="9692" w:author="Utente" w:date="2017-06-25T10:28:00Z"/>
                <w:rFonts w:ascii="Arial" w:hAnsi="Arial" w:cs="Arial"/>
              </w:rPr>
            </w:pPr>
            <w:ins w:id="9693" w:author="Utente" w:date="2017-06-25T10:28:00Z">
              <w:r w:rsidRPr="00930F4A">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DA591C" w14:textId="77777777" w:rsidR="005F1783" w:rsidRPr="00930F4A" w:rsidRDefault="005F1783" w:rsidP="005F1783">
            <w:pPr>
              <w:rPr>
                <w:ins w:id="9694" w:author="Utente" w:date="2017-06-25T10:28:00Z"/>
                <w:rFonts w:ascii="Arial" w:hAnsi="Arial" w:cs="Arial"/>
              </w:rPr>
            </w:pPr>
            <w:ins w:id="9695" w:author="Utente" w:date="2017-06-25T10:28:00Z">
              <w:r w:rsidRPr="00930F4A">
                <w:rPr>
                  <w:rFonts w:ascii="Arial" w:eastAsia="Calibri" w:hAnsi="Arial" w:cs="Arial"/>
                </w:rPr>
                <w:t>Y_GE65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997A8F" w14:textId="77777777" w:rsidR="005F1783" w:rsidRPr="00930F4A" w:rsidRDefault="005F1783" w:rsidP="005F1783">
            <w:pPr>
              <w:rPr>
                <w:ins w:id="9696" w:author="Utente" w:date="2017-06-25T10:28:00Z"/>
                <w:rFonts w:ascii="Arial" w:hAnsi="Arial" w:cs="Arial"/>
              </w:rPr>
            </w:pPr>
            <w:ins w:id="9697" w:author="Utente" w:date="2017-06-25T10:28:00Z">
              <w:r w:rsidRPr="00930F4A">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FFB5AA" w14:textId="77777777" w:rsidR="005F1783" w:rsidRPr="00930F4A" w:rsidRDefault="005F1783" w:rsidP="005F1783">
            <w:pPr>
              <w:rPr>
                <w:ins w:id="9698" w:author="Utente" w:date="2017-06-25T10:28:00Z"/>
                <w:rFonts w:ascii="Arial" w:hAnsi="Arial" w:cs="Arial"/>
              </w:rPr>
            </w:pPr>
            <w:ins w:id="9699" w:author="Utente" w:date="2017-06-25T10:28:00Z">
              <w:r w:rsidRPr="00930F4A">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E8FC04" w14:textId="77777777" w:rsidR="005F1783" w:rsidRPr="00930F4A" w:rsidRDefault="005F1783" w:rsidP="005F1783">
            <w:pPr>
              <w:rPr>
                <w:ins w:id="9700" w:author="Utente" w:date="2017-06-25T10:28:00Z"/>
                <w:rFonts w:ascii="Arial" w:hAnsi="Arial" w:cs="Arial"/>
              </w:rPr>
            </w:pPr>
            <w:ins w:id="9701" w:author="Utente" w:date="2017-06-25T10:28:00Z">
              <w:r w:rsidRPr="00930F4A">
                <w:rPr>
                  <w:rFonts w:ascii="Arial" w:eastAsia="Calibri" w:hAnsi="Arial" w:cs="Arial"/>
                </w:rPr>
                <w:t>false</w:t>
              </w:r>
            </w:ins>
          </w:p>
        </w:tc>
      </w:tr>
    </w:tbl>
    <w:p w14:paraId="7CFA0203" w14:textId="77777777" w:rsidR="005F1783" w:rsidRDefault="005F1783" w:rsidP="005F1783"/>
    <w:p w14:paraId="79DF26E7" w14:textId="2D5E6A0D" w:rsidR="008D179B" w:rsidRDefault="008D179B" w:rsidP="005F1783">
      <w:ins w:id="9702" w:author="Laura Viignola" w:date="2017-07-10T16:45:00Z">
        <w:r w:rsidRPr="00871D7C">
          <w:rPr>
            <w:rFonts w:ascii="Cambria" w:eastAsia="Calibri" w:hAnsi="Cambria" w:cs="Calibri"/>
            <w:i/>
          </w:rPr>
          <w:t>Example</w:t>
        </w:r>
        <w:r>
          <w:rPr>
            <w:rFonts w:ascii="Cambria" w:eastAsia="Calibri" w:hAnsi="Cambria" w:cs="Calibri"/>
            <w:i/>
          </w:rPr>
          <w:t xml:space="preserve"> </w:t>
        </w:r>
        <w:r w:rsidRPr="00871D7C">
          <w:rPr>
            <w:rFonts w:ascii="Cambria" w:eastAsia="Calibri" w:hAnsi="Cambria" w:cs="Calibri"/>
            <w:i/>
          </w:rPr>
          <w:t>1</w:t>
        </w:r>
        <w:r>
          <w:rPr>
            <w:rFonts w:ascii="Cambria" w:eastAsia="Calibri" w:hAnsi="Cambria" w:cs="Calibri"/>
          </w:rPr>
          <w:t>:</w:t>
        </w:r>
        <w:r>
          <w:rPr>
            <w:rFonts w:ascii="Cambria" w:eastAsia="Calibri" w:hAnsi="Cambria" w:cs="Calibri"/>
          </w:rPr>
          <w:tab/>
        </w:r>
        <w:r w:rsidRPr="00930F4A">
          <w:rPr>
            <w:rFonts w:ascii="Arial" w:eastAsia="Calibri" w:hAnsi="Arial" w:cs="Arial"/>
          </w:rPr>
          <w:t>DS_r:=</w:t>
        </w:r>
        <w:r>
          <w:rPr>
            <w:rFonts w:ascii="Arial" w:eastAsia="Calibri" w:hAnsi="Arial" w:cs="Arial"/>
          </w:rPr>
          <w:t xml:space="preserve"> </w:t>
        </w:r>
        <w:r w:rsidRPr="00930F4A">
          <w:rPr>
            <w:rFonts w:ascii="Arial" w:eastAsia="Calibri" w:hAnsi="Arial" w:cs="Arial"/>
          </w:rPr>
          <w:t xml:space="preserve">DS_1 </w:t>
        </w:r>
        <w:r w:rsidRPr="00930F4A">
          <w:rPr>
            <w:rFonts w:ascii="Arial" w:eastAsia="Calibri" w:hAnsi="Arial" w:cs="Arial"/>
            <w:b/>
          </w:rPr>
          <w:t>or</w:t>
        </w:r>
        <w:r w:rsidRPr="00930F4A">
          <w:rPr>
            <w:rFonts w:ascii="Arial" w:eastAsia="Calibri" w:hAnsi="Arial" w:cs="Arial"/>
          </w:rPr>
          <w:t xml:space="preserve"> DS_2</w:t>
        </w:r>
      </w:ins>
    </w:p>
    <w:tbl>
      <w:tblPr>
        <w:tblW w:w="603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54"/>
        <w:gridCol w:w="982"/>
        <w:gridCol w:w="992"/>
        <w:gridCol w:w="1021"/>
        <w:gridCol w:w="2085"/>
      </w:tblGrid>
      <w:tr w:rsidR="005A2227" w:rsidRPr="00930F4A" w14:paraId="1F8A698B" w14:textId="77777777" w:rsidTr="005F1783">
        <w:tc>
          <w:tcPr>
            <w:tcW w:w="603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D23C006" w14:textId="7E9AAB59" w:rsidR="005A2227" w:rsidRPr="00930F4A" w:rsidRDefault="005A2227" w:rsidP="00432A98">
            <w:pPr>
              <w:rPr>
                <w:rFonts w:ascii="Arial" w:hAnsi="Arial" w:cs="Arial"/>
              </w:rPr>
            </w:pPr>
          </w:p>
        </w:tc>
      </w:tr>
      <w:tr w:rsidR="005A2227" w:rsidRPr="00930F4A" w14:paraId="0AA56A66" w14:textId="77777777" w:rsidTr="00386B8F">
        <w:tc>
          <w:tcPr>
            <w:tcW w:w="1059"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BFFB84A" w14:textId="6612D761" w:rsidR="005A2227" w:rsidRPr="00930F4A" w:rsidRDefault="0097053A">
            <w:pPr>
              <w:rPr>
                <w:rFonts w:ascii="Arial" w:hAnsi="Arial" w:cs="Arial"/>
              </w:rPr>
            </w:pPr>
            <w:del w:id="9703" w:author="Utente" w:date="2017-06-25T10:44:00Z">
              <w:r w:rsidRPr="00930F4A" w:rsidDel="00FC02BF">
                <w:rPr>
                  <w:rFonts w:ascii="Arial" w:eastAsia="Calibri" w:hAnsi="Arial" w:cs="Arial"/>
                  <w:b/>
                </w:rPr>
                <w:delText>SEX</w:delText>
              </w:r>
            </w:del>
            <w:ins w:id="9704" w:author="Utente" w:date="2017-06-25T10:44:00Z">
              <w:r w:rsidR="00FC02BF" w:rsidRPr="00930F4A">
                <w:rPr>
                  <w:rFonts w:ascii="Arial" w:eastAsia="Calibri" w:hAnsi="Arial" w:cs="Arial"/>
                  <w:b/>
                </w:rPr>
                <w:t>Id_1</w:t>
              </w:r>
            </w:ins>
          </w:p>
        </w:tc>
        <w:tc>
          <w:tcPr>
            <w:tcW w:w="1068"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C4DAA9A" w14:textId="222302CF" w:rsidR="005A2227" w:rsidRPr="00930F4A" w:rsidRDefault="0097053A">
            <w:pPr>
              <w:rPr>
                <w:rFonts w:ascii="Arial" w:hAnsi="Arial" w:cs="Arial"/>
              </w:rPr>
            </w:pPr>
            <w:del w:id="9705" w:author="Utente" w:date="2017-06-25T10:44:00Z">
              <w:r w:rsidRPr="00930F4A" w:rsidDel="00FC02BF">
                <w:rPr>
                  <w:rFonts w:ascii="Arial" w:eastAsia="Calibri" w:hAnsi="Arial" w:cs="Arial"/>
                  <w:b/>
                </w:rPr>
                <w:delText>AGE</w:delText>
              </w:r>
            </w:del>
            <w:ins w:id="9706" w:author="Utente" w:date="2017-06-25T10:44:00Z">
              <w:r w:rsidR="00FC02BF" w:rsidRPr="00930F4A">
                <w:rPr>
                  <w:rFonts w:ascii="Arial" w:eastAsia="Calibri" w:hAnsi="Arial" w:cs="Arial"/>
                  <w:b/>
                </w:rPr>
                <w:t>Id_2</w:t>
              </w:r>
            </w:ins>
          </w:p>
        </w:tc>
        <w:tc>
          <w:tcPr>
            <w:tcW w:w="1072"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A96A6DF" w14:textId="6606FF71" w:rsidR="005A2227" w:rsidRPr="00930F4A" w:rsidRDefault="0097053A">
            <w:pPr>
              <w:rPr>
                <w:rFonts w:ascii="Arial" w:hAnsi="Arial" w:cs="Arial"/>
              </w:rPr>
            </w:pPr>
            <w:del w:id="9707" w:author="Utente" w:date="2017-06-25T10:44:00Z">
              <w:r w:rsidRPr="00930F4A" w:rsidDel="00FC02BF">
                <w:rPr>
                  <w:rFonts w:ascii="Arial" w:eastAsia="Calibri" w:hAnsi="Arial" w:cs="Arial"/>
                  <w:b/>
                </w:rPr>
                <w:delText>GEO</w:delText>
              </w:r>
            </w:del>
            <w:ins w:id="9708" w:author="Utente" w:date="2017-06-25T10:44:00Z">
              <w:r w:rsidR="00FC02BF" w:rsidRPr="00930F4A">
                <w:rPr>
                  <w:rFonts w:ascii="Arial" w:eastAsia="Calibri" w:hAnsi="Arial" w:cs="Arial"/>
                  <w:b/>
                </w:rPr>
                <w:t>Id_3</w:t>
              </w:r>
            </w:ins>
          </w:p>
        </w:tc>
        <w:tc>
          <w:tcPr>
            <w:tcW w:w="108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508C7315" w14:textId="649B5E85" w:rsidR="005A2227" w:rsidRPr="00930F4A" w:rsidRDefault="0097053A">
            <w:pPr>
              <w:rPr>
                <w:rFonts w:ascii="Arial" w:hAnsi="Arial" w:cs="Arial"/>
              </w:rPr>
            </w:pPr>
            <w:del w:id="9709" w:author="Utente" w:date="2017-06-25T10:44:00Z">
              <w:r w:rsidRPr="00930F4A" w:rsidDel="00FC02BF">
                <w:rPr>
                  <w:rFonts w:ascii="Arial" w:eastAsia="Calibri" w:hAnsi="Arial" w:cs="Arial"/>
                  <w:b/>
                </w:rPr>
                <w:delText>TIME</w:delText>
              </w:r>
            </w:del>
            <w:ins w:id="9710" w:author="Utente" w:date="2017-06-25T10:44:00Z">
              <w:r w:rsidR="00FC02BF" w:rsidRPr="00930F4A">
                <w:rPr>
                  <w:rFonts w:ascii="Arial" w:eastAsia="Calibri" w:hAnsi="Arial" w:cs="Arial"/>
                  <w:b/>
                </w:rPr>
                <w:t>Id_4</w:t>
              </w:r>
            </w:ins>
          </w:p>
        </w:tc>
        <w:tc>
          <w:tcPr>
            <w:tcW w:w="175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3727BDB4" w14:textId="573C3502" w:rsidR="005A2227" w:rsidRPr="00930F4A" w:rsidRDefault="0097053A">
            <w:pPr>
              <w:rPr>
                <w:rFonts w:ascii="Arial" w:hAnsi="Arial" w:cs="Arial"/>
              </w:rPr>
            </w:pPr>
            <w:del w:id="9711" w:author="Utente" w:date="2017-06-25T10:44:00Z">
              <w:r w:rsidRPr="00930F4A" w:rsidDel="00FC02BF">
                <w:rPr>
                  <w:rFonts w:ascii="Arial" w:eastAsia="Calibri" w:hAnsi="Arial" w:cs="Arial"/>
                  <w:b/>
                  <w:shd w:val="clear" w:color="auto" w:fill="C6D9F1"/>
                </w:rPr>
                <w:delText>CONDITION</w:delText>
              </w:r>
            </w:del>
            <w:ins w:id="9712" w:author="Utente" w:date="2017-06-27T18:33:00Z">
              <w:r w:rsidR="00DE4FE7">
                <w:rPr>
                  <w:rFonts w:ascii="Arial" w:eastAsia="Calibri" w:hAnsi="Arial" w:cs="Arial"/>
                  <w:b/>
                  <w:shd w:val="clear" w:color="auto" w:fill="C6D9F1"/>
                </w:rPr>
                <w:t>bool_var</w:t>
              </w:r>
            </w:ins>
          </w:p>
        </w:tc>
      </w:tr>
      <w:tr w:rsidR="005A2227" w:rsidRPr="00930F4A" w14:paraId="4C4B551E" w14:textId="77777777" w:rsidTr="00386B8F">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EF93E4" w14:textId="77777777" w:rsidR="005A2227" w:rsidRPr="00930F4A" w:rsidRDefault="0097053A">
            <w:pPr>
              <w:rPr>
                <w:rFonts w:ascii="Arial" w:hAnsi="Arial" w:cs="Arial"/>
              </w:rPr>
            </w:pPr>
            <w:r w:rsidRPr="00930F4A">
              <w:rPr>
                <w:rFonts w:ascii="Arial" w:eastAsia="Calibri" w:hAnsi="Arial" w:cs="Arial"/>
              </w:rPr>
              <w:t>M</w:t>
            </w:r>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093439" w14:textId="77777777" w:rsidR="005A2227" w:rsidRPr="00930F4A" w:rsidRDefault="0097053A">
            <w:pPr>
              <w:rPr>
                <w:rFonts w:ascii="Arial" w:hAnsi="Arial" w:cs="Arial"/>
              </w:rPr>
            </w:pPr>
            <w:r w:rsidRPr="00930F4A">
              <w:rPr>
                <w:rFonts w:ascii="Arial" w:eastAsia="Calibri" w:hAnsi="Arial" w:cs="Arial"/>
              </w:rPr>
              <w:t>Y_LT15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25307E" w14:textId="77777777" w:rsidR="005A2227" w:rsidRPr="00930F4A" w:rsidRDefault="0097053A">
            <w:pPr>
              <w:rPr>
                <w:rFonts w:ascii="Arial" w:hAnsi="Arial" w:cs="Arial"/>
              </w:rPr>
            </w:pPr>
            <w:r w:rsidRPr="00930F4A">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C23E0B" w14:textId="77777777" w:rsidR="005A2227" w:rsidRPr="00930F4A" w:rsidRDefault="0097053A">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D317F7" w14:textId="77777777" w:rsidR="005A2227" w:rsidRPr="00930F4A" w:rsidRDefault="0097053A">
            <w:pPr>
              <w:rPr>
                <w:rFonts w:ascii="Arial" w:hAnsi="Arial" w:cs="Arial"/>
              </w:rPr>
            </w:pPr>
            <w:r w:rsidRPr="00930F4A">
              <w:rPr>
                <w:rFonts w:ascii="Arial" w:eastAsia="Calibri" w:hAnsi="Arial" w:cs="Arial"/>
              </w:rPr>
              <w:t>true</w:t>
            </w:r>
          </w:p>
        </w:tc>
      </w:tr>
      <w:tr w:rsidR="005A2227" w:rsidRPr="00930F4A" w14:paraId="6B832646" w14:textId="77777777" w:rsidTr="00386B8F">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0D3971" w14:textId="77777777" w:rsidR="005A2227" w:rsidRPr="00930F4A" w:rsidRDefault="0097053A">
            <w:pPr>
              <w:rPr>
                <w:rFonts w:ascii="Arial" w:hAnsi="Arial" w:cs="Arial"/>
              </w:rPr>
            </w:pPr>
            <w:r w:rsidRPr="00930F4A">
              <w:rPr>
                <w:rFonts w:ascii="Arial" w:eastAsia="Calibri" w:hAnsi="Arial" w:cs="Arial"/>
              </w:rPr>
              <w:t>M</w:t>
            </w:r>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6159D9" w14:textId="77777777" w:rsidR="005A2227" w:rsidRPr="00930F4A" w:rsidRDefault="0097053A">
            <w:pPr>
              <w:rPr>
                <w:rFonts w:ascii="Arial" w:hAnsi="Arial" w:cs="Arial"/>
              </w:rPr>
            </w:pPr>
            <w:r w:rsidRPr="00930F4A">
              <w:rPr>
                <w:rFonts w:ascii="Arial" w:eastAsia="Calibri" w:hAnsi="Arial" w:cs="Arial"/>
              </w:rPr>
              <w:t>Y15-64</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C0C3B4" w14:textId="77777777" w:rsidR="005A2227" w:rsidRPr="00930F4A" w:rsidRDefault="0097053A">
            <w:pPr>
              <w:rPr>
                <w:rFonts w:ascii="Arial" w:hAnsi="Arial" w:cs="Arial"/>
              </w:rPr>
            </w:pPr>
            <w:r w:rsidRPr="00930F4A">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20CF19" w14:textId="77777777" w:rsidR="005A2227" w:rsidRPr="00930F4A" w:rsidRDefault="0097053A">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B5AB8E" w14:textId="77777777" w:rsidR="005A2227" w:rsidRPr="00930F4A" w:rsidRDefault="0097053A">
            <w:pPr>
              <w:rPr>
                <w:rFonts w:ascii="Arial" w:hAnsi="Arial" w:cs="Arial"/>
              </w:rPr>
            </w:pPr>
            <w:r w:rsidRPr="00930F4A">
              <w:rPr>
                <w:rFonts w:ascii="Arial" w:eastAsia="Calibri" w:hAnsi="Arial" w:cs="Arial"/>
              </w:rPr>
              <w:t>true</w:t>
            </w:r>
          </w:p>
        </w:tc>
      </w:tr>
      <w:tr w:rsidR="005A2227" w:rsidRPr="00930F4A" w14:paraId="63673CA6" w14:textId="77777777" w:rsidTr="00386B8F">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603468" w14:textId="77777777" w:rsidR="005A2227" w:rsidRPr="00930F4A" w:rsidRDefault="0097053A">
            <w:pPr>
              <w:rPr>
                <w:rFonts w:ascii="Arial" w:hAnsi="Arial" w:cs="Arial"/>
              </w:rPr>
            </w:pPr>
            <w:r w:rsidRPr="00930F4A">
              <w:rPr>
                <w:rFonts w:ascii="Arial" w:eastAsia="Calibri" w:hAnsi="Arial" w:cs="Arial"/>
              </w:rPr>
              <w:t>M</w:t>
            </w:r>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C73FB2" w14:textId="77777777" w:rsidR="005A2227" w:rsidRPr="00930F4A" w:rsidRDefault="0097053A">
            <w:pPr>
              <w:rPr>
                <w:rFonts w:ascii="Arial" w:hAnsi="Arial" w:cs="Arial"/>
              </w:rPr>
            </w:pPr>
            <w:r w:rsidRPr="00930F4A">
              <w:rPr>
                <w:rFonts w:ascii="Arial" w:eastAsia="Calibri" w:hAnsi="Arial" w:cs="Arial"/>
              </w:rPr>
              <w:t>Y_GE65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E32ED6" w14:textId="77777777" w:rsidR="005A2227" w:rsidRPr="00930F4A" w:rsidRDefault="0097053A">
            <w:pPr>
              <w:rPr>
                <w:rFonts w:ascii="Arial" w:hAnsi="Arial" w:cs="Arial"/>
              </w:rPr>
            </w:pPr>
            <w:r w:rsidRPr="00930F4A">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8890CD" w14:textId="77777777" w:rsidR="005A2227" w:rsidRPr="00930F4A" w:rsidRDefault="0097053A">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27D6C7" w14:textId="77777777" w:rsidR="005A2227" w:rsidRPr="00930F4A" w:rsidRDefault="0097053A">
            <w:pPr>
              <w:rPr>
                <w:rFonts w:ascii="Arial" w:hAnsi="Arial" w:cs="Arial"/>
              </w:rPr>
            </w:pPr>
            <w:r w:rsidRPr="00930F4A">
              <w:rPr>
                <w:rFonts w:ascii="Arial" w:eastAsia="Calibri" w:hAnsi="Arial" w:cs="Arial"/>
              </w:rPr>
              <w:t>true</w:t>
            </w:r>
          </w:p>
        </w:tc>
      </w:tr>
      <w:tr w:rsidR="005A2227" w:rsidRPr="00930F4A" w14:paraId="4C9E67CF" w14:textId="77777777" w:rsidTr="00386B8F">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8E9A87" w14:textId="77777777" w:rsidR="005A2227" w:rsidRPr="00930F4A" w:rsidRDefault="0097053A">
            <w:pPr>
              <w:rPr>
                <w:rFonts w:ascii="Arial" w:hAnsi="Arial" w:cs="Arial"/>
              </w:rPr>
            </w:pPr>
            <w:r w:rsidRPr="00930F4A">
              <w:rPr>
                <w:rFonts w:ascii="Arial" w:eastAsia="Calibri" w:hAnsi="Arial" w:cs="Arial"/>
              </w:rPr>
              <w:t>F</w:t>
            </w:r>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CAE7F0" w14:textId="77777777" w:rsidR="005A2227" w:rsidRPr="00930F4A" w:rsidRDefault="0097053A">
            <w:pPr>
              <w:rPr>
                <w:rFonts w:ascii="Arial" w:hAnsi="Arial" w:cs="Arial"/>
              </w:rPr>
            </w:pPr>
            <w:r w:rsidRPr="00930F4A">
              <w:rPr>
                <w:rFonts w:ascii="Arial" w:eastAsia="Calibri" w:hAnsi="Arial" w:cs="Arial"/>
              </w:rPr>
              <w:t>Y_LT15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30B32F" w14:textId="59041530" w:rsidR="005A2227" w:rsidRPr="00930F4A" w:rsidRDefault="0097053A">
            <w:pPr>
              <w:rPr>
                <w:rFonts w:ascii="Arial" w:hAnsi="Arial" w:cs="Arial"/>
              </w:rPr>
            </w:pPr>
            <w:del w:id="9713" w:author="Utente" w:date="2017-06-25T10:35:00Z">
              <w:r w:rsidRPr="00930F4A" w:rsidDel="005F1783">
                <w:rPr>
                  <w:rFonts w:ascii="Arial" w:eastAsia="Calibri" w:hAnsi="Arial" w:cs="Arial"/>
                </w:rPr>
                <w:delText>BE</w:delText>
              </w:r>
            </w:del>
            <w:ins w:id="9714" w:author="Utente" w:date="2017-06-25T10:35:00Z">
              <w:r w:rsidR="005F1783" w:rsidRPr="00930F4A">
                <w:rPr>
                  <w:rFonts w:ascii="Arial" w:eastAsia="Calibri" w:hAnsi="Arial" w:cs="Arial"/>
                </w:rPr>
                <w:t>UK</w:t>
              </w:r>
            </w:ins>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56F97A" w14:textId="77777777" w:rsidR="005A2227" w:rsidRPr="00930F4A" w:rsidRDefault="0097053A">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AD8A45" w14:textId="450FB8B2" w:rsidR="005A2227" w:rsidRPr="00930F4A" w:rsidRDefault="0097053A">
            <w:pPr>
              <w:rPr>
                <w:rFonts w:ascii="Arial" w:hAnsi="Arial" w:cs="Arial"/>
              </w:rPr>
            </w:pPr>
            <w:del w:id="9715" w:author="Utente" w:date="2017-06-25T10:35:00Z">
              <w:r w:rsidRPr="00930F4A" w:rsidDel="005F1783">
                <w:rPr>
                  <w:rFonts w:ascii="Arial" w:eastAsia="Calibri" w:hAnsi="Arial" w:cs="Arial"/>
                </w:rPr>
                <w:delText>false</w:delText>
              </w:r>
            </w:del>
            <w:ins w:id="9716" w:author="Utente" w:date="2017-06-25T10:35:00Z">
              <w:r w:rsidR="005F1783" w:rsidRPr="00930F4A">
                <w:rPr>
                  <w:rFonts w:ascii="Arial" w:eastAsia="Calibri" w:hAnsi="Arial" w:cs="Arial"/>
                </w:rPr>
                <w:t>true</w:t>
              </w:r>
            </w:ins>
          </w:p>
        </w:tc>
      </w:tr>
      <w:tr w:rsidR="005F1783" w:rsidRPr="00930F4A" w14:paraId="66769C1A" w14:textId="77777777" w:rsidTr="00386B8F">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015C05" w14:textId="77777777" w:rsidR="005F1783" w:rsidRPr="00930F4A" w:rsidRDefault="005F1783">
            <w:pPr>
              <w:rPr>
                <w:rFonts w:ascii="Arial" w:hAnsi="Arial" w:cs="Arial"/>
              </w:rPr>
            </w:pPr>
            <w:r w:rsidRPr="00930F4A">
              <w:rPr>
                <w:rFonts w:ascii="Arial" w:eastAsia="Calibri" w:hAnsi="Arial" w:cs="Arial"/>
              </w:rPr>
              <w:t>F</w:t>
            </w:r>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341443" w14:textId="77777777" w:rsidR="005F1783" w:rsidRPr="00930F4A" w:rsidRDefault="005F1783">
            <w:pPr>
              <w:rPr>
                <w:rFonts w:ascii="Arial" w:hAnsi="Arial" w:cs="Arial"/>
              </w:rPr>
            </w:pPr>
            <w:r w:rsidRPr="00930F4A">
              <w:rPr>
                <w:rFonts w:ascii="Arial" w:eastAsia="Calibri" w:hAnsi="Arial" w:cs="Arial"/>
              </w:rPr>
              <w:t>Y15-64</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FA56A3" w14:textId="2E3F09E9" w:rsidR="005F1783" w:rsidRPr="00930F4A" w:rsidRDefault="005F1783">
            <w:pPr>
              <w:rPr>
                <w:rFonts w:ascii="Arial" w:hAnsi="Arial" w:cs="Arial"/>
              </w:rPr>
            </w:pPr>
            <w:ins w:id="9717" w:author="Utente" w:date="2017-06-25T10:35:00Z">
              <w:r w:rsidRPr="00930F4A">
                <w:rPr>
                  <w:rFonts w:ascii="Arial" w:eastAsia="Calibri" w:hAnsi="Arial" w:cs="Arial"/>
                </w:rPr>
                <w:t>UK</w:t>
              </w:r>
            </w:ins>
            <w:del w:id="9718" w:author="Utente" w:date="2017-06-25T10:35:00Z">
              <w:r w:rsidRPr="00930F4A" w:rsidDel="00275774">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DA6E47" w14:textId="77777777" w:rsidR="005F1783" w:rsidRPr="00930F4A" w:rsidRDefault="005F1783">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C56313" w14:textId="35DD10D1" w:rsidR="005F1783" w:rsidRPr="00930F4A" w:rsidRDefault="005F1783">
            <w:pPr>
              <w:rPr>
                <w:rFonts w:ascii="Arial" w:hAnsi="Arial" w:cs="Arial"/>
              </w:rPr>
            </w:pPr>
            <w:del w:id="9719" w:author="Utente" w:date="2017-06-25T10:35:00Z">
              <w:r w:rsidRPr="00930F4A" w:rsidDel="005F1783">
                <w:rPr>
                  <w:rFonts w:ascii="Arial" w:eastAsia="Calibri" w:hAnsi="Arial" w:cs="Arial"/>
                </w:rPr>
                <w:delText>true</w:delText>
              </w:r>
            </w:del>
            <w:ins w:id="9720" w:author="Utente" w:date="2017-06-25T10:35:00Z">
              <w:r w:rsidRPr="00930F4A">
                <w:rPr>
                  <w:rFonts w:ascii="Arial" w:eastAsia="Calibri" w:hAnsi="Arial" w:cs="Arial"/>
                </w:rPr>
                <w:t>false</w:t>
              </w:r>
            </w:ins>
          </w:p>
        </w:tc>
      </w:tr>
      <w:tr w:rsidR="005F1783" w:rsidRPr="00930F4A" w14:paraId="3195C6E5" w14:textId="77777777" w:rsidTr="00386B8F">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4F873B" w14:textId="77777777" w:rsidR="005F1783" w:rsidRPr="00930F4A" w:rsidRDefault="005F1783">
            <w:pPr>
              <w:rPr>
                <w:rFonts w:ascii="Arial" w:hAnsi="Arial" w:cs="Arial"/>
              </w:rPr>
            </w:pPr>
            <w:r w:rsidRPr="00930F4A">
              <w:rPr>
                <w:rFonts w:ascii="Arial" w:eastAsia="Calibri" w:hAnsi="Arial" w:cs="Arial"/>
              </w:rPr>
              <w:t>F</w:t>
            </w:r>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03D0F4" w14:textId="77777777" w:rsidR="005F1783" w:rsidRPr="00930F4A" w:rsidRDefault="005F1783">
            <w:pPr>
              <w:rPr>
                <w:rFonts w:ascii="Arial" w:hAnsi="Arial" w:cs="Arial"/>
              </w:rPr>
            </w:pPr>
            <w:r w:rsidRPr="00930F4A">
              <w:rPr>
                <w:rFonts w:ascii="Arial" w:eastAsia="Calibri" w:hAnsi="Arial" w:cs="Arial"/>
              </w:rPr>
              <w:t>Y_GE65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73F77D" w14:textId="1FCF0D16" w:rsidR="005F1783" w:rsidRPr="00930F4A" w:rsidRDefault="005F1783">
            <w:pPr>
              <w:rPr>
                <w:rFonts w:ascii="Arial" w:hAnsi="Arial" w:cs="Arial"/>
              </w:rPr>
            </w:pPr>
            <w:ins w:id="9721" w:author="Utente" w:date="2017-06-25T10:35:00Z">
              <w:r w:rsidRPr="00930F4A">
                <w:rPr>
                  <w:rFonts w:ascii="Arial" w:eastAsia="Calibri" w:hAnsi="Arial" w:cs="Arial"/>
                </w:rPr>
                <w:t>UK</w:t>
              </w:r>
            </w:ins>
            <w:del w:id="9722" w:author="Utente" w:date="2017-06-25T10:35:00Z">
              <w:r w:rsidRPr="00930F4A" w:rsidDel="00275774">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EA1788" w14:textId="77777777" w:rsidR="005F1783" w:rsidRPr="00930F4A" w:rsidRDefault="005F1783">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957AD2" w14:textId="1260B3AB" w:rsidR="005F1783" w:rsidRPr="00930F4A" w:rsidRDefault="005F1783">
            <w:pPr>
              <w:rPr>
                <w:rFonts w:ascii="Arial" w:hAnsi="Arial" w:cs="Arial"/>
              </w:rPr>
            </w:pPr>
            <w:del w:id="9723" w:author="Utente" w:date="2017-06-25T10:34:00Z">
              <w:r w:rsidRPr="00930F4A" w:rsidDel="005F1783">
                <w:rPr>
                  <w:rFonts w:ascii="Arial" w:eastAsia="Calibri" w:hAnsi="Arial" w:cs="Arial"/>
                </w:rPr>
                <w:delText>false</w:delText>
              </w:r>
            </w:del>
            <w:ins w:id="9724" w:author="Utente" w:date="2017-06-25T10:34:00Z">
              <w:r w:rsidRPr="00930F4A">
                <w:rPr>
                  <w:rFonts w:ascii="Arial" w:eastAsia="Calibri" w:hAnsi="Arial" w:cs="Arial"/>
                </w:rPr>
                <w:t>true</w:t>
              </w:r>
            </w:ins>
          </w:p>
        </w:tc>
      </w:tr>
      <w:tr w:rsidR="005A2227" w:rsidRPr="00930F4A" w:rsidDel="00386B8F" w14:paraId="07F26A0C" w14:textId="2B993605" w:rsidTr="00386B8F">
        <w:trPr>
          <w:del w:id="9725" w:author="Utente" w:date="2017-06-27T18:01:00Z"/>
        </w:trPr>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FC1BBA" w14:textId="6726FAFA" w:rsidR="005A2227" w:rsidRPr="00930F4A" w:rsidDel="00386B8F" w:rsidRDefault="0097053A">
            <w:pPr>
              <w:rPr>
                <w:del w:id="9726" w:author="Utente" w:date="2017-06-27T18:01:00Z"/>
                <w:rFonts w:ascii="Arial" w:hAnsi="Arial" w:cs="Arial"/>
              </w:rPr>
            </w:pPr>
            <w:del w:id="9727" w:author="Utente" w:date="2017-06-25T10:35:00Z">
              <w:r w:rsidRPr="00930F4A" w:rsidDel="005F1783">
                <w:rPr>
                  <w:rFonts w:ascii="Arial" w:eastAsia="Calibri" w:hAnsi="Arial" w:cs="Arial"/>
                </w:rPr>
                <w:delText>M</w:delText>
              </w:r>
            </w:del>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C094EC" w14:textId="5D774640" w:rsidR="005A2227" w:rsidRPr="00930F4A" w:rsidDel="00386B8F" w:rsidRDefault="0097053A">
            <w:pPr>
              <w:rPr>
                <w:del w:id="9728" w:author="Utente" w:date="2017-06-27T18:01:00Z"/>
                <w:rFonts w:ascii="Arial" w:hAnsi="Arial" w:cs="Arial"/>
              </w:rPr>
            </w:pPr>
            <w:del w:id="9729" w:author="Utente" w:date="2017-06-25T10:35:00Z">
              <w:r w:rsidRPr="00930F4A" w:rsidDel="005F1783">
                <w:rPr>
                  <w:rFonts w:ascii="Arial" w:eastAsia="Calibri" w:hAnsi="Arial" w:cs="Arial"/>
                </w:rPr>
                <w:delText>Y_LT15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1E0037" w14:textId="43CEE1A3" w:rsidR="005A2227" w:rsidRPr="00930F4A" w:rsidDel="00386B8F" w:rsidRDefault="0097053A">
            <w:pPr>
              <w:rPr>
                <w:del w:id="9730" w:author="Utente" w:date="2017-06-27T18:01:00Z"/>
                <w:rFonts w:ascii="Arial" w:hAnsi="Arial" w:cs="Arial"/>
              </w:rPr>
            </w:pPr>
            <w:del w:id="9731" w:author="Utente" w:date="2017-06-25T10:35: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FB400F" w14:textId="72B302A1" w:rsidR="005A2227" w:rsidRPr="00930F4A" w:rsidDel="00386B8F" w:rsidRDefault="0097053A">
            <w:pPr>
              <w:rPr>
                <w:del w:id="9732" w:author="Utente" w:date="2017-06-27T18:01:00Z"/>
                <w:rFonts w:ascii="Arial" w:hAnsi="Arial" w:cs="Arial"/>
              </w:rPr>
            </w:pPr>
            <w:del w:id="9733" w:author="Utente" w:date="2017-06-25T10:35: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D53F83" w14:textId="5878C137" w:rsidR="005A2227" w:rsidRPr="00930F4A" w:rsidDel="00386B8F" w:rsidRDefault="0097053A">
            <w:pPr>
              <w:rPr>
                <w:del w:id="9734" w:author="Utente" w:date="2017-06-27T18:01:00Z"/>
                <w:rFonts w:ascii="Arial" w:hAnsi="Arial" w:cs="Arial"/>
              </w:rPr>
            </w:pPr>
            <w:del w:id="9735" w:author="Utente" w:date="2017-06-25T10:34:00Z">
              <w:r w:rsidRPr="00930F4A" w:rsidDel="005F1783">
                <w:rPr>
                  <w:rFonts w:ascii="Arial" w:eastAsia="Calibri" w:hAnsi="Arial" w:cs="Arial"/>
                </w:rPr>
                <w:delText>true</w:delText>
              </w:r>
            </w:del>
          </w:p>
        </w:tc>
      </w:tr>
      <w:tr w:rsidR="005A2227" w:rsidRPr="00930F4A" w:rsidDel="00386B8F" w14:paraId="1BEDF902" w14:textId="631CB32B" w:rsidTr="00386B8F">
        <w:trPr>
          <w:del w:id="9736" w:author="Utente" w:date="2017-06-27T18:01:00Z"/>
        </w:trPr>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DAFF96" w14:textId="2FBA2BE5" w:rsidR="005A2227" w:rsidRPr="00930F4A" w:rsidDel="00386B8F" w:rsidRDefault="0097053A">
            <w:pPr>
              <w:rPr>
                <w:del w:id="9737" w:author="Utente" w:date="2017-06-27T18:01:00Z"/>
                <w:rFonts w:ascii="Arial" w:hAnsi="Arial" w:cs="Arial"/>
              </w:rPr>
            </w:pPr>
            <w:del w:id="9738" w:author="Utente" w:date="2017-06-25T10:35:00Z">
              <w:r w:rsidRPr="00930F4A" w:rsidDel="005F1783">
                <w:rPr>
                  <w:rFonts w:ascii="Arial" w:eastAsia="Calibri" w:hAnsi="Arial" w:cs="Arial"/>
                </w:rPr>
                <w:delText>M</w:delText>
              </w:r>
            </w:del>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8C044B" w14:textId="1432AE03" w:rsidR="005A2227" w:rsidRPr="00930F4A" w:rsidDel="00386B8F" w:rsidRDefault="0097053A">
            <w:pPr>
              <w:rPr>
                <w:del w:id="9739" w:author="Utente" w:date="2017-06-27T18:01:00Z"/>
                <w:rFonts w:ascii="Arial" w:hAnsi="Arial" w:cs="Arial"/>
              </w:rPr>
            </w:pPr>
            <w:del w:id="9740" w:author="Utente" w:date="2017-06-25T10:35:00Z">
              <w:r w:rsidRPr="00930F4A" w:rsidDel="005F1783">
                <w:rPr>
                  <w:rFonts w:ascii="Arial" w:eastAsia="Calibri" w:hAnsi="Arial" w:cs="Arial"/>
                </w:rPr>
                <w:delText>Y15-64</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8D932D" w14:textId="774A56F1" w:rsidR="005A2227" w:rsidRPr="00930F4A" w:rsidDel="00386B8F" w:rsidRDefault="0097053A">
            <w:pPr>
              <w:rPr>
                <w:del w:id="9741" w:author="Utente" w:date="2017-06-27T18:01:00Z"/>
                <w:rFonts w:ascii="Arial" w:hAnsi="Arial" w:cs="Arial"/>
              </w:rPr>
            </w:pPr>
            <w:del w:id="9742" w:author="Utente" w:date="2017-06-25T10:35: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540EB2" w14:textId="79F6620B" w:rsidR="005A2227" w:rsidRPr="00930F4A" w:rsidDel="00386B8F" w:rsidRDefault="0097053A">
            <w:pPr>
              <w:rPr>
                <w:del w:id="9743" w:author="Utente" w:date="2017-06-27T18:01:00Z"/>
                <w:rFonts w:ascii="Arial" w:hAnsi="Arial" w:cs="Arial"/>
              </w:rPr>
            </w:pPr>
            <w:del w:id="9744" w:author="Utente" w:date="2017-06-25T10:35: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C4AB57" w14:textId="7C1C41FE" w:rsidR="005A2227" w:rsidRPr="00930F4A" w:rsidDel="00386B8F" w:rsidRDefault="0097053A">
            <w:pPr>
              <w:rPr>
                <w:del w:id="9745" w:author="Utente" w:date="2017-06-27T18:01:00Z"/>
                <w:rFonts w:ascii="Arial" w:hAnsi="Arial" w:cs="Arial"/>
              </w:rPr>
            </w:pPr>
            <w:del w:id="9746" w:author="Utente" w:date="2017-06-25T10:35:00Z">
              <w:r w:rsidRPr="00930F4A" w:rsidDel="005F1783">
                <w:rPr>
                  <w:rFonts w:ascii="Arial" w:eastAsia="Calibri" w:hAnsi="Arial" w:cs="Arial"/>
                </w:rPr>
                <w:delText>true</w:delText>
              </w:r>
            </w:del>
          </w:p>
        </w:tc>
      </w:tr>
      <w:tr w:rsidR="005A2227" w:rsidRPr="00930F4A" w:rsidDel="00386B8F" w14:paraId="511151EB" w14:textId="518467E1" w:rsidTr="00386B8F">
        <w:trPr>
          <w:del w:id="9747" w:author="Utente" w:date="2017-06-27T18:01:00Z"/>
        </w:trPr>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767162" w14:textId="5F12693D" w:rsidR="005A2227" w:rsidRPr="00930F4A" w:rsidDel="00386B8F" w:rsidRDefault="0097053A">
            <w:pPr>
              <w:rPr>
                <w:del w:id="9748" w:author="Utente" w:date="2017-06-27T18:01:00Z"/>
                <w:rFonts w:ascii="Arial" w:hAnsi="Arial" w:cs="Arial"/>
              </w:rPr>
            </w:pPr>
            <w:del w:id="9749" w:author="Utente" w:date="2017-06-25T10:35:00Z">
              <w:r w:rsidRPr="00930F4A" w:rsidDel="005F1783">
                <w:rPr>
                  <w:rFonts w:ascii="Arial" w:eastAsia="Calibri" w:hAnsi="Arial" w:cs="Arial"/>
                </w:rPr>
                <w:delText>M</w:delText>
              </w:r>
            </w:del>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E88429" w14:textId="605C2339" w:rsidR="005A2227" w:rsidRPr="00930F4A" w:rsidDel="00386B8F" w:rsidRDefault="0097053A">
            <w:pPr>
              <w:rPr>
                <w:del w:id="9750" w:author="Utente" w:date="2017-06-27T18:01:00Z"/>
                <w:rFonts w:ascii="Arial" w:hAnsi="Arial" w:cs="Arial"/>
              </w:rPr>
            </w:pPr>
            <w:del w:id="9751" w:author="Utente" w:date="2017-06-25T10:35:00Z">
              <w:r w:rsidRPr="00930F4A" w:rsidDel="005F1783">
                <w:rPr>
                  <w:rFonts w:ascii="Arial" w:eastAsia="Calibri" w:hAnsi="Arial" w:cs="Arial"/>
                </w:rPr>
                <w:delText>Y_GE65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22DE48" w14:textId="49C02849" w:rsidR="005A2227" w:rsidRPr="00930F4A" w:rsidDel="00386B8F" w:rsidRDefault="0097053A">
            <w:pPr>
              <w:rPr>
                <w:del w:id="9752" w:author="Utente" w:date="2017-06-27T18:01:00Z"/>
                <w:rFonts w:ascii="Arial" w:hAnsi="Arial" w:cs="Arial"/>
              </w:rPr>
            </w:pPr>
            <w:del w:id="9753" w:author="Utente" w:date="2017-06-25T10:35: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B62B47" w14:textId="6BD6458B" w:rsidR="005A2227" w:rsidRPr="00930F4A" w:rsidDel="00386B8F" w:rsidRDefault="0097053A">
            <w:pPr>
              <w:rPr>
                <w:del w:id="9754" w:author="Utente" w:date="2017-06-27T18:01:00Z"/>
                <w:rFonts w:ascii="Arial" w:hAnsi="Arial" w:cs="Arial"/>
              </w:rPr>
            </w:pPr>
            <w:del w:id="9755" w:author="Utente" w:date="2017-06-25T10:35: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A70254" w14:textId="1636DB36" w:rsidR="005A2227" w:rsidRPr="00930F4A" w:rsidDel="00386B8F" w:rsidRDefault="0097053A">
            <w:pPr>
              <w:rPr>
                <w:del w:id="9756" w:author="Utente" w:date="2017-06-27T18:01:00Z"/>
                <w:rFonts w:ascii="Arial" w:hAnsi="Arial" w:cs="Arial"/>
              </w:rPr>
            </w:pPr>
            <w:del w:id="9757" w:author="Utente" w:date="2017-06-25T10:35:00Z">
              <w:r w:rsidRPr="00930F4A" w:rsidDel="005F1783">
                <w:rPr>
                  <w:rFonts w:ascii="Arial" w:eastAsia="Calibri" w:hAnsi="Arial" w:cs="Arial"/>
                </w:rPr>
                <w:delText>true</w:delText>
              </w:r>
            </w:del>
          </w:p>
        </w:tc>
      </w:tr>
      <w:tr w:rsidR="005A2227" w:rsidRPr="00930F4A" w:rsidDel="00386B8F" w14:paraId="1FAA197C" w14:textId="10557103" w:rsidTr="00386B8F">
        <w:trPr>
          <w:del w:id="9758" w:author="Utente" w:date="2017-06-27T18:01:00Z"/>
        </w:trPr>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807286" w14:textId="5F920498" w:rsidR="005A2227" w:rsidRPr="00930F4A" w:rsidDel="00386B8F" w:rsidRDefault="0097053A">
            <w:pPr>
              <w:rPr>
                <w:del w:id="9759" w:author="Utente" w:date="2017-06-27T18:01:00Z"/>
                <w:rFonts w:ascii="Arial" w:hAnsi="Arial" w:cs="Arial"/>
              </w:rPr>
            </w:pPr>
            <w:del w:id="9760" w:author="Utente" w:date="2017-06-25T10:35:00Z">
              <w:r w:rsidRPr="00930F4A" w:rsidDel="005F1783">
                <w:rPr>
                  <w:rFonts w:ascii="Arial" w:eastAsia="Calibri" w:hAnsi="Arial" w:cs="Arial"/>
                </w:rPr>
                <w:delText>F</w:delText>
              </w:r>
            </w:del>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B64376" w14:textId="7FC71D99" w:rsidR="005A2227" w:rsidRPr="00930F4A" w:rsidDel="00386B8F" w:rsidRDefault="0097053A">
            <w:pPr>
              <w:rPr>
                <w:del w:id="9761" w:author="Utente" w:date="2017-06-27T18:01:00Z"/>
                <w:rFonts w:ascii="Arial" w:hAnsi="Arial" w:cs="Arial"/>
              </w:rPr>
            </w:pPr>
            <w:del w:id="9762" w:author="Utente" w:date="2017-06-25T10:35:00Z">
              <w:r w:rsidRPr="00930F4A" w:rsidDel="005F1783">
                <w:rPr>
                  <w:rFonts w:ascii="Arial" w:eastAsia="Calibri" w:hAnsi="Arial" w:cs="Arial"/>
                </w:rPr>
                <w:delText>Y_LT15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46FC54" w14:textId="14C76362" w:rsidR="005A2227" w:rsidRPr="00930F4A" w:rsidDel="00386B8F" w:rsidRDefault="0097053A">
            <w:pPr>
              <w:rPr>
                <w:del w:id="9763" w:author="Utente" w:date="2017-06-27T18:01:00Z"/>
                <w:rFonts w:ascii="Arial" w:hAnsi="Arial" w:cs="Arial"/>
              </w:rPr>
            </w:pPr>
            <w:del w:id="9764" w:author="Utente" w:date="2017-06-25T10:35: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4B0319" w14:textId="403C5030" w:rsidR="005A2227" w:rsidRPr="00930F4A" w:rsidDel="00386B8F" w:rsidRDefault="0097053A">
            <w:pPr>
              <w:rPr>
                <w:del w:id="9765" w:author="Utente" w:date="2017-06-27T18:01:00Z"/>
                <w:rFonts w:ascii="Arial" w:hAnsi="Arial" w:cs="Arial"/>
              </w:rPr>
            </w:pPr>
            <w:del w:id="9766" w:author="Utente" w:date="2017-06-25T10:35: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C2B517" w14:textId="64DD1402" w:rsidR="005A2227" w:rsidRPr="00930F4A" w:rsidDel="00386B8F" w:rsidRDefault="0097053A">
            <w:pPr>
              <w:rPr>
                <w:del w:id="9767" w:author="Utente" w:date="2017-06-27T18:01:00Z"/>
                <w:rFonts w:ascii="Arial" w:hAnsi="Arial" w:cs="Arial"/>
              </w:rPr>
            </w:pPr>
            <w:del w:id="9768" w:author="Utente" w:date="2017-06-25T10:35:00Z">
              <w:r w:rsidRPr="00930F4A" w:rsidDel="005F1783">
                <w:rPr>
                  <w:rFonts w:ascii="Arial" w:eastAsia="Calibri" w:hAnsi="Arial" w:cs="Arial"/>
                </w:rPr>
                <w:delText>false</w:delText>
              </w:r>
            </w:del>
          </w:p>
        </w:tc>
      </w:tr>
      <w:tr w:rsidR="005A2227" w:rsidRPr="00930F4A" w:rsidDel="00386B8F" w14:paraId="7A6C0B75" w14:textId="6D0DCDB0" w:rsidTr="00386B8F">
        <w:trPr>
          <w:del w:id="9769" w:author="Utente" w:date="2017-06-27T18:01:00Z"/>
        </w:trPr>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A073A0" w14:textId="38DD433A" w:rsidR="005A2227" w:rsidRPr="00930F4A" w:rsidDel="00386B8F" w:rsidRDefault="0097053A">
            <w:pPr>
              <w:rPr>
                <w:del w:id="9770" w:author="Utente" w:date="2017-06-27T18:01:00Z"/>
                <w:rFonts w:ascii="Arial" w:hAnsi="Arial" w:cs="Arial"/>
              </w:rPr>
            </w:pPr>
            <w:del w:id="9771" w:author="Utente" w:date="2017-06-25T10:35:00Z">
              <w:r w:rsidRPr="00930F4A" w:rsidDel="005F1783">
                <w:rPr>
                  <w:rFonts w:ascii="Arial" w:eastAsia="Calibri" w:hAnsi="Arial" w:cs="Arial"/>
                </w:rPr>
                <w:delText>F</w:delText>
              </w:r>
            </w:del>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80A934" w14:textId="1B68D852" w:rsidR="005A2227" w:rsidRPr="00930F4A" w:rsidDel="00386B8F" w:rsidRDefault="0097053A">
            <w:pPr>
              <w:rPr>
                <w:del w:id="9772" w:author="Utente" w:date="2017-06-27T18:01:00Z"/>
                <w:rFonts w:ascii="Arial" w:hAnsi="Arial" w:cs="Arial"/>
              </w:rPr>
            </w:pPr>
            <w:del w:id="9773" w:author="Utente" w:date="2017-06-25T10:35:00Z">
              <w:r w:rsidRPr="00930F4A" w:rsidDel="005F1783">
                <w:rPr>
                  <w:rFonts w:ascii="Arial" w:eastAsia="Calibri" w:hAnsi="Arial" w:cs="Arial"/>
                </w:rPr>
                <w:delText>Y15-64</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E7EED5" w14:textId="203F89DF" w:rsidR="005A2227" w:rsidRPr="00930F4A" w:rsidDel="00386B8F" w:rsidRDefault="0097053A">
            <w:pPr>
              <w:rPr>
                <w:del w:id="9774" w:author="Utente" w:date="2017-06-27T18:01:00Z"/>
                <w:rFonts w:ascii="Arial" w:hAnsi="Arial" w:cs="Arial"/>
              </w:rPr>
            </w:pPr>
            <w:del w:id="9775" w:author="Utente" w:date="2017-06-25T10:35: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C22B09" w14:textId="4098FFD0" w:rsidR="005A2227" w:rsidRPr="00930F4A" w:rsidDel="00386B8F" w:rsidRDefault="0097053A">
            <w:pPr>
              <w:rPr>
                <w:del w:id="9776" w:author="Utente" w:date="2017-06-27T18:01:00Z"/>
                <w:rFonts w:ascii="Arial" w:hAnsi="Arial" w:cs="Arial"/>
              </w:rPr>
            </w:pPr>
            <w:del w:id="9777" w:author="Utente" w:date="2017-06-25T10:35: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F9C0F4" w14:textId="489A9332" w:rsidR="005A2227" w:rsidRPr="00930F4A" w:rsidDel="00386B8F" w:rsidRDefault="0097053A">
            <w:pPr>
              <w:rPr>
                <w:del w:id="9778" w:author="Utente" w:date="2017-06-27T18:01:00Z"/>
                <w:rFonts w:ascii="Arial" w:hAnsi="Arial" w:cs="Arial"/>
              </w:rPr>
            </w:pPr>
            <w:del w:id="9779" w:author="Utente" w:date="2017-06-25T10:35:00Z">
              <w:r w:rsidRPr="00930F4A" w:rsidDel="005F1783">
                <w:rPr>
                  <w:rFonts w:ascii="Arial" w:eastAsia="Calibri" w:hAnsi="Arial" w:cs="Arial"/>
                </w:rPr>
                <w:delText>true</w:delText>
              </w:r>
            </w:del>
          </w:p>
        </w:tc>
      </w:tr>
      <w:tr w:rsidR="005A2227" w:rsidRPr="00930F4A" w:rsidDel="00386B8F" w14:paraId="0D3F5E51" w14:textId="40C39D9E" w:rsidTr="00386B8F">
        <w:trPr>
          <w:del w:id="9780" w:author="Utente" w:date="2017-06-27T18:01:00Z"/>
        </w:trPr>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0077E6" w14:textId="4598C1B0" w:rsidR="005A2227" w:rsidRPr="00930F4A" w:rsidDel="00386B8F" w:rsidRDefault="0097053A">
            <w:pPr>
              <w:rPr>
                <w:del w:id="9781" w:author="Utente" w:date="2017-06-27T18:01:00Z"/>
                <w:rFonts w:ascii="Arial" w:hAnsi="Arial" w:cs="Arial"/>
              </w:rPr>
            </w:pPr>
            <w:del w:id="9782" w:author="Utente" w:date="2017-06-25T10:35:00Z">
              <w:r w:rsidRPr="00930F4A" w:rsidDel="005F1783">
                <w:rPr>
                  <w:rFonts w:ascii="Arial" w:eastAsia="Calibri" w:hAnsi="Arial" w:cs="Arial"/>
                </w:rPr>
                <w:delText>F</w:delText>
              </w:r>
            </w:del>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0477B7" w14:textId="104B543B" w:rsidR="005A2227" w:rsidRPr="00930F4A" w:rsidDel="00386B8F" w:rsidRDefault="0097053A">
            <w:pPr>
              <w:rPr>
                <w:del w:id="9783" w:author="Utente" w:date="2017-06-27T18:01:00Z"/>
                <w:rFonts w:ascii="Arial" w:hAnsi="Arial" w:cs="Arial"/>
              </w:rPr>
            </w:pPr>
            <w:del w:id="9784" w:author="Utente" w:date="2017-06-25T10:35:00Z">
              <w:r w:rsidRPr="00930F4A" w:rsidDel="005F1783">
                <w:rPr>
                  <w:rFonts w:ascii="Arial" w:eastAsia="Calibri" w:hAnsi="Arial" w:cs="Arial"/>
                </w:rPr>
                <w:delText>Y_GE65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71740F" w14:textId="34EB265D" w:rsidR="005A2227" w:rsidRPr="00930F4A" w:rsidDel="00386B8F" w:rsidRDefault="0097053A">
            <w:pPr>
              <w:rPr>
                <w:del w:id="9785" w:author="Utente" w:date="2017-06-27T18:01:00Z"/>
                <w:rFonts w:ascii="Arial" w:hAnsi="Arial" w:cs="Arial"/>
              </w:rPr>
            </w:pPr>
            <w:del w:id="9786" w:author="Utente" w:date="2017-06-25T10:35: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7E2F59" w14:textId="3C2B89D7" w:rsidR="005A2227" w:rsidRPr="00930F4A" w:rsidDel="00386B8F" w:rsidRDefault="0097053A">
            <w:pPr>
              <w:rPr>
                <w:del w:id="9787" w:author="Utente" w:date="2017-06-27T18:01:00Z"/>
                <w:rFonts w:ascii="Arial" w:hAnsi="Arial" w:cs="Arial"/>
              </w:rPr>
            </w:pPr>
            <w:del w:id="9788" w:author="Utente" w:date="2017-06-25T10:35: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EB699C" w14:textId="6D53BE97" w:rsidR="005A2227" w:rsidRPr="00930F4A" w:rsidDel="00386B8F" w:rsidRDefault="0097053A">
            <w:pPr>
              <w:rPr>
                <w:del w:id="9789" w:author="Utente" w:date="2017-06-27T18:01:00Z"/>
                <w:rFonts w:ascii="Arial" w:hAnsi="Arial" w:cs="Arial"/>
              </w:rPr>
            </w:pPr>
            <w:del w:id="9790" w:author="Utente" w:date="2017-06-25T10:35:00Z">
              <w:r w:rsidRPr="00930F4A" w:rsidDel="005F1783">
                <w:rPr>
                  <w:rFonts w:ascii="Arial" w:eastAsia="Calibri" w:hAnsi="Arial" w:cs="Arial"/>
                </w:rPr>
                <w:delText>true</w:delText>
              </w:r>
            </w:del>
            <w:ins w:id="9791" w:author="Laura Viignola" w:date="2017-05-10T16:42:00Z">
              <w:del w:id="9792" w:author="Utente" w:date="2017-06-25T10:35:00Z">
                <w:r w:rsidR="00DD271A" w:rsidRPr="00930F4A" w:rsidDel="005F1783">
                  <w:rPr>
                    <w:rFonts w:ascii="Arial" w:eastAsia="Calibri" w:hAnsi="Arial" w:cs="Arial"/>
                  </w:rPr>
                  <w:delText>false</w:delText>
                </w:r>
              </w:del>
            </w:ins>
          </w:p>
        </w:tc>
      </w:tr>
    </w:tbl>
    <w:p w14:paraId="5311F854" w14:textId="77777777" w:rsidR="005A2227" w:rsidRPr="00E352EF" w:rsidRDefault="005A2227"/>
    <w:p w14:paraId="1948CE20" w14:textId="0A20A2C9" w:rsidR="00FC02BF" w:rsidRPr="00930F4A" w:rsidRDefault="00FC02BF" w:rsidP="00FC02BF">
      <w:pPr>
        <w:rPr>
          <w:ins w:id="9793" w:author="Utente" w:date="2017-06-25T10:36:00Z"/>
          <w:rFonts w:ascii="Arial" w:eastAsia="Calibri" w:hAnsi="Arial" w:cs="Arial"/>
          <w:b/>
        </w:rPr>
      </w:pPr>
      <w:ins w:id="9794" w:author="Utente" w:date="2017-06-25T10:36:00Z">
        <w:r w:rsidRPr="00871D7C">
          <w:rPr>
            <w:rFonts w:ascii="Cambria" w:eastAsia="Calibri" w:hAnsi="Cambria" w:cs="Calibri"/>
            <w:i/>
          </w:rPr>
          <w:t>Example</w:t>
        </w:r>
      </w:ins>
      <w:ins w:id="9795" w:author="Utente" w:date="2017-06-27T18:01:00Z">
        <w:r w:rsidR="00386B8F">
          <w:rPr>
            <w:rFonts w:ascii="Cambria" w:eastAsia="Calibri" w:hAnsi="Cambria" w:cs="Calibri"/>
            <w:i/>
          </w:rPr>
          <w:t xml:space="preserve"> </w:t>
        </w:r>
      </w:ins>
      <w:ins w:id="9796" w:author="Utente" w:date="2017-06-25T10:36:00Z">
        <w:r>
          <w:rPr>
            <w:rFonts w:ascii="Cambria" w:eastAsia="Calibri" w:hAnsi="Cambria" w:cs="Calibri"/>
            <w:i/>
          </w:rPr>
          <w:t>2 (on Components)</w:t>
        </w:r>
        <w:r>
          <w:rPr>
            <w:rFonts w:ascii="Cambria" w:eastAsia="Calibri" w:hAnsi="Cambria" w:cs="Calibri"/>
          </w:rPr>
          <w:t>:</w:t>
        </w:r>
        <w:r>
          <w:rPr>
            <w:rFonts w:ascii="Cambria" w:eastAsia="Calibri" w:hAnsi="Cambria" w:cs="Calibri"/>
          </w:rPr>
          <w:tab/>
        </w:r>
        <w:r w:rsidRPr="00930F4A">
          <w:rPr>
            <w:rFonts w:ascii="Arial" w:eastAsia="Calibri" w:hAnsi="Arial" w:cs="Arial"/>
          </w:rPr>
          <w:t>DS_r</w:t>
        </w:r>
        <w:r w:rsidRPr="00930F4A">
          <w:rPr>
            <w:rFonts w:ascii="Arial" w:eastAsia="Calibri" w:hAnsi="Arial" w:cs="Arial"/>
            <w:b/>
          </w:rPr>
          <w:t>:=</w:t>
        </w:r>
      </w:ins>
      <w:ins w:id="9797" w:author="Utente" w:date="2017-06-27T18:02:00Z">
        <w:r w:rsidR="00386B8F">
          <w:rPr>
            <w:rFonts w:ascii="Arial" w:eastAsia="Calibri" w:hAnsi="Arial" w:cs="Arial"/>
            <w:b/>
          </w:rPr>
          <w:t xml:space="preserve"> </w:t>
        </w:r>
      </w:ins>
      <w:ins w:id="9798" w:author="Utente" w:date="2017-06-25T10:36:00Z">
        <w:r w:rsidRPr="00930F4A">
          <w:rPr>
            <w:rFonts w:ascii="Arial" w:eastAsia="Calibri" w:hAnsi="Arial" w:cs="Arial"/>
          </w:rPr>
          <w:t>DS_1</w:t>
        </w:r>
        <w:r w:rsidRPr="00930F4A">
          <w:rPr>
            <w:rFonts w:ascii="Arial" w:eastAsia="Calibri" w:hAnsi="Arial" w:cs="Arial"/>
            <w:b/>
          </w:rPr>
          <w:t>[</w:t>
        </w:r>
      </w:ins>
      <w:ins w:id="9799" w:author="Utente" w:date="2017-06-27T18:01:00Z">
        <w:r w:rsidR="00386B8F">
          <w:rPr>
            <w:rFonts w:ascii="Arial" w:eastAsia="Calibri" w:hAnsi="Arial" w:cs="Arial"/>
            <w:b/>
          </w:rPr>
          <w:t xml:space="preserve"> </w:t>
        </w:r>
      </w:ins>
      <w:ins w:id="9800" w:author="Utente" w:date="2017-06-25T10:36:00Z">
        <w:r w:rsidRPr="00930F4A">
          <w:rPr>
            <w:rFonts w:ascii="Arial" w:eastAsia="Calibri" w:hAnsi="Arial" w:cs="Arial"/>
          </w:rPr>
          <w:t>Me_2</w:t>
        </w:r>
        <w:r w:rsidRPr="00930F4A">
          <w:rPr>
            <w:rFonts w:ascii="Arial" w:eastAsia="Calibri" w:hAnsi="Arial" w:cs="Arial"/>
            <w:b/>
          </w:rPr>
          <w:t>:=</w:t>
        </w:r>
        <w:r w:rsidRPr="00930F4A">
          <w:rPr>
            <w:rFonts w:ascii="Arial" w:eastAsia="Calibri" w:hAnsi="Arial" w:cs="Arial"/>
          </w:rPr>
          <w:t xml:space="preserve"> Me_1</w:t>
        </w:r>
        <w:r w:rsidRPr="00930F4A">
          <w:rPr>
            <w:rFonts w:ascii="Arial" w:eastAsia="Calibri" w:hAnsi="Arial" w:cs="Arial"/>
            <w:b/>
          </w:rPr>
          <w:t xml:space="preserve"> or </w:t>
        </w:r>
        <w:r w:rsidRPr="00930F4A">
          <w:rPr>
            <w:rFonts w:ascii="Arial" w:eastAsia="Calibri" w:hAnsi="Arial" w:cs="Arial"/>
          </w:rPr>
          <w:t>true</w:t>
        </w:r>
        <w:r w:rsidRPr="00930F4A">
          <w:rPr>
            <w:rFonts w:ascii="Arial" w:eastAsia="Calibri" w:hAnsi="Arial" w:cs="Arial"/>
            <w:b/>
          </w:rPr>
          <w:t>]</w:t>
        </w:r>
      </w:ins>
    </w:p>
    <w:tbl>
      <w:tblPr>
        <w:tblW w:w="717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124"/>
        <w:gridCol w:w="1123"/>
        <w:gridCol w:w="1123"/>
        <w:gridCol w:w="1123"/>
        <w:gridCol w:w="1122"/>
        <w:gridCol w:w="1559"/>
      </w:tblGrid>
      <w:tr w:rsidR="00FC02BF" w:rsidRPr="00930F4A" w14:paraId="46732574" w14:textId="77777777" w:rsidTr="00E822CA">
        <w:trPr>
          <w:ins w:id="9801" w:author="Utente" w:date="2017-06-25T10:36:00Z"/>
        </w:trPr>
        <w:tc>
          <w:tcPr>
            <w:tcW w:w="7174"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173E70A" w14:textId="29472084" w:rsidR="00FC02BF" w:rsidRPr="00930F4A" w:rsidRDefault="00FC02BF" w:rsidP="00E822CA">
            <w:pPr>
              <w:rPr>
                <w:ins w:id="9802" w:author="Utente" w:date="2017-06-25T10:36:00Z"/>
                <w:rFonts w:ascii="Arial" w:eastAsia="Calibri" w:hAnsi="Arial" w:cs="Arial"/>
              </w:rPr>
            </w:pPr>
            <w:ins w:id="9803" w:author="Utente" w:date="2017-06-25T10:36:00Z">
              <w:r w:rsidRPr="00930F4A">
                <w:rPr>
                  <w:rFonts w:ascii="Arial" w:eastAsia="Calibri" w:hAnsi="Arial" w:cs="Arial"/>
                </w:rPr>
                <w:t>DS_r</w:t>
              </w:r>
            </w:ins>
          </w:p>
        </w:tc>
      </w:tr>
      <w:tr w:rsidR="00FC02BF" w:rsidRPr="00930F4A" w14:paraId="6DAC7C2A" w14:textId="77777777" w:rsidTr="00FC02BF">
        <w:trPr>
          <w:ins w:id="9804" w:author="Utente" w:date="2017-06-25T10:36:00Z"/>
        </w:trPr>
        <w:tc>
          <w:tcPr>
            <w:tcW w:w="11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4A709D2B" w14:textId="77777777" w:rsidR="00FC02BF" w:rsidRPr="00930F4A" w:rsidRDefault="00FC02BF" w:rsidP="00E822CA">
            <w:pPr>
              <w:rPr>
                <w:ins w:id="9805" w:author="Utente" w:date="2017-06-25T10:36:00Z"/>
                <w:rFonts w:ascii="Arial" w:hAnsi="Arial" w:cs="Arial"/>
              </w:rPr>
            </w:pPr>
            <w:ins w:id="9806" w:author="Utente" w:date="2017-06-25T10:36:00Z">
              <w:r w:rsidRPr="00930F4A">
                <w:rPr>
                  <w:rFonts w:ascii="Arial" w:eastAsia="Calibri" w:hAnsi="Arial" w:cs="Arial"/>
                  <w:b/>
                </w:rPr>
                <w:t>Id_1</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5D4A6624" w14:textId="77777777" w:rsidR="00FC02BF" w:rsidRPr="00930F4A" w:rsidRDefault="00FC02BF" w:rsidP="00E822CA">
            <w:pPr>
              <w:rPr>
                <w:ins w:id="9807" w:author="Utente" w:date="2017-06-25T10:36:00Z"/>
                <w:rFonts w:ascii="Arial" w:hAnsi="Arial" w:cs="Arial"/>
              </w:rPr>
            </w:pPr>
            <w:ins w:id="9808" w:author="Utente" w:date="2017-06-25T10:36:00Z">
              <w:r w:rsidRPr="00930F4A">
                <w:rPr>
                  <w:rFonts w:ascii="Arial" w:eastAsia="Calibri" w:hAnsi="Arial" w:cs="Arial"/>
                  <w:b/>
                </w:rPr>
                <w:t>Id_2</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A3D6606" w14:textId="77777777" w:rsidR="00FC02BF" w:rsidRPr="00930F4A" w:rsidRDefault="00FC02BF" w:rsidP="00E822CA">
            <w:pPr>
              <w:rPr>
                <w:ins w:id="9809" w:author="Utente" w:date="2017-06-25T10:36:00Z"/>
                <w:rFonts w:ascii="Arial" w:hAnsi="Arial" w:cs="Arial"/>
              </w:rPr>
            </w:pPr>
            <w:ins w:id="9810" w:author="Utente" w:date="2017-06-25T10:36:00Z">
              <w:r w:rsidRPr="00930F4A">
                <w:rPr>
                  <w:rFonts w:ascii="Arial" w:eastAsia="Calibri" w:hAnsi="Arial" w:cs="Arial"/>
                  <w:b/>
                </w:rPr>
                <w:t>Id_3</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707F99B7" w14:textId="77777777" w:rsidR="00FC02BF" w:rsidRPr="00930F4A" w:rsidRDefault="00FC02BF" w:rsidP="00E822CA">
            <w:pPr>
              <w:rPr>
                <w:ins w:id="9811" w:author="Utente" w:date="2017-06-25T10:36:00Z"/>
                <w:rFonts w:ascii="Arial" w:hAnsi="Arial" w:cs="Arial"/>
              </w:rPr>
            </w:pPr>
            <w:ins w:id="9812" w:author="Utente" w:date="2017-06-25T10:36:00Z">
              <w:r w:rsidRPr="00930F4A">
                <w:rPr>
                  <w:rFonts w:ascii="Arial" w:eastAsia="Calibri" w:hAnsi="Arial" w:cs="Arial"/>
                  <w:b/>
                </w:rPr>
                <w:t>Id_4</w:t>
              </w:r>
            </w:ins>
          </w:p>
        </w:tc>
        <w:tc>
          <w:tcPr>
            <w:tcW w:w="112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6A3901C1" w14:textId="77777777" w:rsidR="00FC02BF" w:rsidRPr="00930F4A" w:rsidRDefault="00FC02BF" w:rsidP="00E822CA">
            <w:pPr>
              <w:rPr>
                <w:ins w:id="9813" w:author="Utente" w:date="2017-06-25T10:36:00Z"/>
                <w:rFonts w:ascii="Arial" w:hAnsi="Arial" w:cs="Arial"/>
              </w:rPr>
            </w:pPr>
            <w:ins w:id="9814" w:author="Utente" w:date="2017-06-25T10:36:00Z">
              <w:r w:rsidRPr="00930F4A">
                <w:rPr>
                  <w:rFonts w:ascii="Arial" w:eastAsia="Calibri" w:hAnsi="Arial" w:cs="Arial"/>
                  <w:b/>
                  <w:shd w:val="clear" w:color="auto" w:fill="C6D9F1"/>
                </w:rPr>
                <w:t>Me_1</w:t>
              </w:r>
            </w:ins>
          </w:p>
        </w:tc>
        <w:tc>
          <w:tcPr>
            <w:tcW w:w="1559" w:type="dxa"/>
            <w:tcBorders>
              <w:top w:val="single" w:sz="6" w:space="0" w:color="000000"/>
              <w:left w:val="single" w:sz="6" w:space="0" w:color="000000"/>
              <w:bottom w:val="single" w:sz="6" w:space="0" w:color="000000"/>
              <w:right w:val="single" w:sz="6" w:space="0" w:color="000000"/>
            </w:tcBorders>
            <w:shd w:val="clear" w:color="auto" w:fill="C6D9F1"/>
          </w:tcPr>
          <w:p w14:paraId="2805481E" w14:textId="77777777" w:rsidR="00FC02BF" w:rsidRPr="00930F4A" w:rsidRDefault="00FC02BF" w:rsidP="00E822CA">
            <w:pPr>
              <w:rPr>
                <w:ins w:id="9815" w:author="Utente" w:date="2017-06-25T10:36:00Z"/>
                <w:rFonts w:ascii="Arial" w:eastAsia="Calibri" w:hAnsi="Arial" w:cs="Arial"/>
                <w:b/>
                <w:shd w:val="clear" w:color="auto" w:fill="C6D9F1"/>
              </w:rPr>
            </w:pPr>
            <w:ins w:id="9816" w:author="Utente" w:date="2017-06-25T10:36:00Z">
              <w:r w:rsidRPr="00930F4A">
                <w:rPr>
                  <w:rFonts w:ascii="Arial" w:eastAsia="Calibri" w:hAnsi="Arial" w:cs="Arial"/>
                  <w:b/>
                  <w:shd w:val="clear" w:color="auto" w:fill="C6D9F1"/>
                </w:rPr>
                <w:t>Me_2</w:t>
              </w:r>
            </w:ins>
          </w:p>
        </w:tc>
      </w:tr>
      <w:tr w:rsidR="00FC02BF" w:rsidRPr="00930F4A" w14:paraId="0C418867" w14:textId="77777777" w:rsidTr="00FC02BF">
        <w:trPr>
          <w:ins w:id="9817" w:author="Utente" w:date="2017-06-25T10:36: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244C39" w14:textId="77777777" w:rsidR="00FC02BF" w:rsidRPr="00930F4A" w:rsidRDefault="00FC02BF" w:rsidP="00E822CA">
            <w:pPr>
              <w:rPr>
                <w:ins w:id="9818" w:author="Utente" w:date="2017-06-25T10:36:00Z"/>
                <w:rFonts w:ascii="Arial" w:hAnsi="Arial" w:cs="Arial"/>
              </w:rPr>
            </w:pPr>
            <w:ins w:id="9819" w:author="Utente" w:date="2017-06-25T10:36:00Z">
              <w:r w:rsidRPr="00930F4A">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8CEF03" w14:textId="77777777" w:rsidR="00FC02BF" w:rsidRPr="00930F4A" w:rsidRDefault="00FC02BF" w:rsidP="00E822CA">
            <w:pPr>
              <w:rPr>
                <w:ins w:id="9820" w:author="Utente" w:date="2017-06-25T10:36:00Z"/>
                <w:rFonts w:ascii="Arial" w:hAnsi="Arial" w:cs="Arial"/>
              </w:rPr>
            </w:pPr>
            <w:ins w:id="9821" w:author="Utente" w:date="2017-06-25T10:36:00Z">
              <w:r w:rsidRPr="00930F4A">
                <w:rPr>
                  <w:rFonts w:ascii="Arial" w:eastAsia="Calibri" w:hAnsi="Arial" w:cs="Arial"/>
                </w:rPr>
                <w:t>Y_LT15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BA2ACA" w14:textId="77777777" w:rsidR="00FC02BF" w:rsidRPr="00930F4A" w:rsidRDefault="00FC02BF" w:rsidP="00E822CA">
            <w:pPr>
              <w:rPr>
                <w:ins w:id="9822" w:author="Utente" w:date="2017-06-25T10:36:00Z"/>
                <w:rFonts w:ascii="Arial" w:hAnsi="Arial" w:cs="Arial"/>
              </w:rPr>
            </w:pPr>
            <w:ins w:id="9823" w:author="Utente" w:date="2017-06-25T10:36:00Z">
              <w:r w:rsidRPr="00930F4A">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088C62" w14:textId="77777777" w:rsidR="00FC02BF" w:rsidRPr="00930F4A" w:rsidRDefault="00FC02BF" w:rsidP="00E822CA">
            <w:pPr>
              <w:rPr>
                <w:ins w:id="9824" w:author="Utente" w:date="2017-06-25T10:36:00Z"/>
                <w:rFonts w:ascii="Arial" w:hAnsi="Arial" w:cs="Arial"/>
              </w:rPr>
            </w:pPr>
            <w:ins w:id="9825" w:author="Utente" w:date="2017-06-25T10:36:00Z">
              <w:r w:rsidRPr="00930F4A">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FE4EF6" w14:textId="77777777" w:rsidR="00FC02BF" w:rsidRPr="00930F4A" w:rsidRDefault="00FC02BF" w:rsidP="00E822CA">
            <w:pPr>
              <w:rPr>
                <w:ins w:id="9826" w:author="Utente" w:date="2017-06-25T10:36:00Z"/>
                <w:rFonts w:ascii="Arial" w:hAnsi="Arial" w:cs="Arial"/>
              </w:rPr>
            </w:pPr>
            <w:ins w:id="9827" w:author="Utente" w:date="2017-06-25T10:36:00Z">
              <w:r w:rsidRPr="00930F4A">
                <w:rPr>
                  <w:rFonts w:ascii="Arial" w:eastAsia="Calibri" w:hAnsi="Arial" w:cs="Arial"/>
                </w:rPr>
                <w:t>true</w:t>
              </w:r>
            </w:ins>
          </w:p>
        </w:tc>
        <w:tc>
          <w:tcPr>
            <w:tcW w:w="1559" w:type="dxa"/>
            <w:tcBorders>
              <w:top w:val="single" w:sz="6" w:space="0" w:color="000000"/>
              <w:left w:val="single" w:sz="6" w:space="0" w:color="000000"/>
              <w:bottom w:val="single" w:sz="6" w:space="0" w:color="000000"/>
              <w:right w:val="single" w:sz="6" w:space="0" w:color="000000"/>
            </w:tcBorders>
          </w:tcPr>
          <w:p w14:paraId="3B281885" w14:textId="77777777" w:rsidR="00FC02BF" w:rsidRPr="00930F4A" w:rsidRDefault="00FC02BF" w:rsidP="00E822CA">
            <w:pPr>
              <w:rPr>
                <w:ins w:id="9828" w:author="Utente" w:date="2017-06-25T10:36:00Z"/>
                <w:rFonts w:ascii="Arial" w:eastAsia="Calibri" w:hAnsi="Arial" w:cs="Arial"/>
              </w:rPr>
            </w:pPr>
            <w:ins w:id="9829" w:author="Utente" w:date="2017-06-25T10:36:00Z">
              <w:r w:rsidRPr="00930F4A">
                <w:rPr>
                  <w:rFonts w:ascii="Arial" w:eastAsia="Calibri" w:hAnsi="Arial" w:cs="Arial"/>
                </w:rPr>
                <w:t>true</w:t>
              </w:r>
            </w:ins>
          </w:p>
        </w:tc>
      </w:tr>
      <w:tr w:rsidR="00FC02BF" w:rsidRPr="00930F4A" w14:paraId="4E98563A" w14:textId="77777777" w:rsidTr="00FC02BF">
        <w:trPr>
          <w:ins w:id="9830" w:author="Utente" w:date="2017-06-25T10:36: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1A81FA" w14:textId="77777777" w:rsidR="00FC02BF" w:rsidRPr="00930F4A" w:rsidRDefault="00FC02BF" w:rsidP="00E822CA">
            <w:pPr>
              <w:rPr>
                <w:ins w:id="9831" w:author="Utente" w:date="2017-06-25T10:36:00Z"/>
                <w:rFonts w:ascii="Arial" w:hAnsi="Arial" w:cs="Arial"/>
              </w:rPr>
            </w:pPr>
            <w:ins w:id="9832" w:author="Utente" w:date="2017-06-25T10:36:00Z">
              <w:r w:rsidRPr="00930F4A">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F93441" w14:textId="77777777" w:rsidR="00FC02BF" w:rsidRPr="00930F4A" w:rsidRDefault="00FC02BF" w:rsidP="00E822CA">
            <w:pPr>
              <w:rPr>
                <w:ins w:id="9833" w:author="Utente" w:date="2017-06-25T10:36:00Z"/>
                <w:rFonts w:ascii="Arial" w:hAnsi="Arial" w:cs="Arial"/>
              </w:rPr>
            </w:pPr>
            <w:ins w:id="9834" w:author="Utente" w:date="2017-06-25T10:36:00Z">
              <w:r w:rsidRPr="00930F4A">
                <w:rPr>
                  <w:rFonts w:ascii="Arial" w:eastAsia="Calibri" w:hAnsi="Arial" w:cs="Arial"/>
                </w:rPr>
                <w:t>Y15-64</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5672B0" w14:textId="77777777" w:rsidR="00FC02BF" w:rsidRPr="00930F4A" w:rsidRDefault="00FC02BF" w:rsidP="00E822CA">
            <w:pPr>
              <w:rPr>
                <w:ins w:id="9835" w:author="Utente" w:date="2017-06-25T10:36:00Z"/>
                <w:rFonts w:ascii="Arial" w:hAnsi="Arial" w:cs="Arial"/>
              </w:rPr>
            </w:pPr>
            <w:ins w:id="9836" w:author="Utente" w:date="2017-06-25T10:36:00Z">
              <w:r w:rsidRPr="00930F4A">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7A91F2" w14:textId="77777777" w:rsidR="00FC02BF" w:rsidRPr="00930F4A" w:rsidRDefault="00FC02BF" w:rsidP="00E822CA">
            <w:pPr>
              <w:rPr>
                <w:ins w:id="9837" w:author="Utente" w:date="2017-06-25T10:36:00Z"/>
                <w:rFonts w:ascii="Arial" w:hAnsi="Arial" w:cs="Arial"/>
              </w:rPr>
            </w:pPr>
            <w:ins w:id="9838" w:author="Utente" w:date="2017-06-25T10:36:00Z">
              <w:r w:rsidRPr="00930F4A">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3DB9BF" w14:textId="77777777" w:rsidR="00FC02BF" w:rsidRPr="00930F4A" w:rsidRDefault="00FC02BF" w:rsidP="00E822CA">
            <w:pPr>
              <w:rPr>
                <w:ins w:id="9839" w:author="Utente" w:date="2017-06-25T10:36:00Z"/>
                <w:rFonts w:ascii="Arial" w:hAnsi="Arial" w:cs="Arial"/>
              </w:rPr>
            </w:pPr>
            <w:ins w:id="9840" w:author="Utente" w:date="2017-06-25T10:36:00Z">
              <w:r w:rsidRPr="00930F4A">
                <w:rPr>
                  <w:rFonts w:ascii="Arial" w:eastAsia="Calibri" w:hAnsi="Arial" w:cs="Arial"/>
                </w:rPr>
                <w:t>false</w:t>
              </w:r>
            </w:ins>
          </w:p>
        </w:tc>
        <w:tc>
          <w:tcPr>
            <w:tcW w:w="1559" w:type="dxa"/>
            <w:tcBorders>
              <w:top w:val="single" w:sz="6" w:space="0" w:color="000000"/>
              <w:left w:val="single" w:sz="6" w:space="0" w:color="000000"/>
              <w:bottom w:val="single" w:sz="6" w:space="0" w:color="000000"/>
              <w:right w:val="single" w:sz="6" w:space="0" w:color="000000"/>
            </w:tcBorders>
          </w:tcPr>
          <w:p w14:paraId="6E0B9D24" w14:textId="20F6A3D5" w:rsidR="00FC02BF" w:rsidRPr="00930F4A" w:rsidRDefault="00FC02BF" w:rsidP="00E822CA">
            <w:pPr>
              <w:rPr>
                <w:ins w:id="9841" w:author="Utente" w:date="2017-06-25T10:36:00Z"/>
                <w:rFonts w:ascii="Arial" w:eastAsia="Calibri" w:hAnsi="Arial" w:cs="Arial"/>
              </w:rPr>
            </w:pPr>
            <w:ins w:id="9842" w:author="Utente" w:date="2017-06-25T10:36:00Z">
              <w:r w:rsidRPr="00930F4A">
                <w:rPr>
                  <w:rFonts w:ascii="Arial" w:eastAsia="Calibri" w:hAnsi="Arial" w:cs="Arial"/>
                </w:rPr>
                <w:t>true</w:t>
              </w:r>
            </w:ins>
          </w:p>
        </w:tc>
      </w:tr>
      <w:tr w:rsidR="00FC02BF" w:rsidRPr="00930F4A" w14:paraId="4B8DEE67" w14:textId="77777777" w:rsidTr="00FC02BF">
        <w:trPr>
          <w:ins w:id="9843" w:author="Utente" w:date="2017-06-25T10:36: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30DB7E" w14:textId="77777777" w:rsidR="00FC02BF" w:rsidRPr="00930F4A" w:rsidRDefault="00FC02BF" w:rsidP="00E822CA">
            <w:pPr>
              <w:rPr>
                <w:ins w:id="9844" w:author="Utente" w:date="2017-06-25T10:36:00Z"/>
                <w:rFonts w:ascii="Arial" w:hAnsi="Arial" w:cs="Arial"/>
              </w:rPr>
            </w:pPr>
            <w:ins w:id="9845" w:author="Utente" w:date="2017-06-25T10:36:00Z">
              <w:r w:rsidRPr="00930F4A">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61443D" w14:textId="77777777" w:rsidR="00FC02BF" w:rsidRPr="00930F4A" w:rsidRDefault="00FC02BF" w:rsidP="00E822CA">
            <w:pPr>
              <w:rPr>
                <w:ins w:id="9846" w:author="Utente" w:date="2017-06-25T10:36:00Z"/>
                <w:rFonts w:ascii="Arial" w:hAnsi="Arial" w:cs="Arial"/>
              </w:rPr>
            </w:pPr>
            <w:ins w:id="9847" w:author="Utente" w:date="2017-06-25T10:36:00Z">
              <w:r w:rsidRPr="00930F4A">
                <w:rPr>
                  <w:rFonts w:ascii="Arial" w:eastAsia="Calibri" w:hAnsi="Arial" w:cs="Arial"/>
                </w:rPr>
                <w:t>Y_GE65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83E5B2" w14:textId="77777777" w:rsidR="00FC02BF" w:rsidRPr="00930F4A" w:rsidRDefault="00FC02BF" w:rsidP="00E822CA">
            <w:pPr>
              <w:rPr>
                <w:ins w:id="9848" w:author="Utente" w:date="2017-06-25T10:36:00Z"/>
                <w:rFonts w:ascii="Arial" w:hAnsi="Arial" w:cs="Arial"/>
              </w:rPr>
            </w:pPr>
            <w:ins w:id="9849" w:author="Utente" w:date="2017-06-25T10:36:00Z">
              <w:r w:rsidRPr="00930F4A">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0FE284" w14:textId="77777777" w:rsidR="00FC02BF" w:rsidRPr="00930F4A" w:rsidRDefault="00FC02BF" w:rsidP="00E822CA">
            <w:pPr>
              <w:rPr>
                <w:ins w:id="9850" w:author="Utente" w:date="2017-06-25T10:36:00Z"/>
                <w:rFonts w:ascii="Arial" w:hAnsi="Arial" w:cs="Arial"/>
              </w:rPr>
            </w:pPr>
            <w:ins w:id="9851" w:author="Utente" w:date="2017-06-25T10:36:00Z">
              <w:r w:rsidRPr="00930F4A">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719761" w14:textId="77777777" w:rsidR="00FC02BF" w:rsidRPr="00930F4A" w:rsidRDefault="00FC02BF" w:rsidP="00E822CA">
            <w:pPr>
              <w:rPr>
                <w:ins w:id="9852" w:author="Utente" w:date="2017-06-25T10:36:00Z"/>
                <w:rFonts w:ascii="Arial" w:hAnsi="Arial" w:cs="Arial"/>
              </w:rPr>
            </w:pPr>
            <w:ins w:id="9853" w:author="Utente" w:date="2017-06-25T10:36:00Z">
              <w:r w:rsidRPr="00930F4A">
                <w:rPr>
                  <w:rFonts w:ascii="Arial" w:eastAsia="Calibri" w:hAnsi="Arial" w:cs="Arial"/>
                </w:rPr>
                <w:t>true</w:t>
              </w:r>
            </w:ins>
          </w:p>
        </w:tc>
        <w:tc>
          <w:tcPr>
            <w:tcW w:w="1559" w:type="dxa"/>
            <w:tcBorders>
              <w:top w:val="single" w:sz="6" w:space="0" w:color="000000"/>
              <w:left w:val="single" w:sz="6" w:space="0" w:color="000000"/>
              <w:bottom w:val="single" w:sz="6" w:space="0" w:color="000000"/>
              <w:right w:val="single" w:sz="6" w:space="0" w:color="000000"/>
            </w:tcBorders>
          </w:tcPr>
          <w:p w14:paraId="07C92B47" w14:textId="2ED6E41A" w:rsidR="00FC02BF" w:rsidRPr="00930F4A" w:rsidRDefault="00FC02BF" w:rsidP="00E822CA">
            <w:pPr>
              <w:rPr>
                <w:ins w:id="9854" w:author="Utente" w:date="2017-06-25T10:36:00Z"/>
                <w:rFonts w:ascii="Arial" w:eastAsia="Calibri" w:hAnsi="Arial" w:cs="Arial"/>
              </w:rPr>
            </w:pPr>
            <w:ins w:id="9855" w:author="Utente" w:date="2017-06-25T10:36:00Z">
              <w:r w:rsidRPr="00930F4A">
                <w:rPr>
                  <w:rFonts w:ascii="Arial" w:eastAsia="Calibri" w:hAnsi="Arial" w:cs="Arial"/>
                </w:rPr>
                <w:t>true</w:t>
              </w:r>
            </w:ins>
          </w:p>
        </w:tc>
      </w:tr>
      <w:tr w:rsidR="00FC02BF" w:rsidRPr="00930F4A" w14:paraId="41A6BF24" w14:textId="77777777" w:rsidTr="00FC02BF">
        <w:trPr>
          <w:ins w:id="9856" w:author="Utente" w:date="2017-06-25T10:36: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FFB452" w14:textId="77777777" w:rsidR="00FC02BF" w:rsidRPr="00930F4A" w:rsidRDefault="00FC02BF" w:rsidP="00E822CA">
            <w:pPr>
              <w:rPr>
                <w:ins w:id="9857" w:author="Utente" w:date="2017-06-25T10:36:00Z"/>
                <w:rFonts w:ascii="Arial" w:hAnsi="Arial" w:cs="Arial"/>
              </w:rPr>
            </w:pPr>
            <w:ins w:id="9858" w:author="Utente" w:date="2017-06-25T10:36:00Z">
              <w:r w:rsidRPr="00930F4A">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B56B87" w14:textId="77777777" w:rsidR="00FC02BF" w:rsidRPr="00930F4A" w:rsidRDefault="00FC02BF" w:rsidP="00E822CA">
            <w:pPr>
              <w:rPr>
                <w:ins w:id="9859" w:author="Utente" w:date="2017-06-25T10:36:00Z"/>
                <w:rFonts w:ascii="Arial" w:hAnsi="Arial" w:cs="Arial"/>
              </w:rPr>
            </w:pPr>
            <w:ins w:id="9860" w:author="Utente" w:date="2017-06-25T10:36:00Z">
              <w:r w:rsidRPr="00930F4A">
                <w:rPr>
                  <w:rFonts w:ascii="Arial" w:eastAsia="Calibri" w:hAnsi="Arial" w:cs="Arial"/>
                </w:rPr>
                <w:t>Y_LT15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EB0DA9" w14:textId="77777777" w:rsidR="00FC02BF" w:rsidRPr="00930F4A" w:rsidRDefault="00FC02BF" w:rsidP="00E822CA">
            <w:pPr>
              <w:rPr>
                <w:ins w:id="9861" w:author="Utente" w:date="2017-06-25T10:36:00Z"/>
                <w:rFonts w:ascii="Arial" w:hAnsi="Arial" w:cs="Arial"/>
              </w:rPr>
            </w:pPr>
            <w:ins w:id="9862" w:author="Utente" w:date="2017-06-25T10:36:00Z">
              <w:r w:rsidRPr="00930F4A">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77CA4A" w14:textId="77777777" w:rsidR="00FC02BF" w:rsidRPr="00930F4A" w:rsidRDefault="00FC02BF" w:rsidP="00E822CA">
            <w:pPr>
              <w:rPr>
                <w:ins w:id="9863" w:author="Utente" w:date="2017-06-25T10:36:00Z"/>
                <w:rFonts w:ascii="Arial" w:hAnsi="Arial" w:cs="Arial"/>
              </w:rPr>
            </w:pPr>
            <w:ins w:id="9864" w:author="Utente" w:date="2017-06-25T10:36:00Z">
              <w:r w:rsidRPr="00930F4A">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982DB5" w14:textId="77777777" w:rsidR="00FC02BF" w:rsidRPr="00930F4A" w:rsidRDefault="00FC02BF" w:rsidP="00E822CA">
            <w:pPr>
              <w:rPr>
                <w:ins w:id="9865" w:author="Utente" w:date="2017-06-25T10:36:00Z"/>
                <w:rFonts w:ascii="Arial" w:hAnsi="Arial" w:cs="Arial"/>
              </w:rPr>
            </w:pPr>
            <w:ins w:id="9866" w:author="Utente" w:date="2017-06-25T10:36:00Z">
              <w:r w:rsidRPr="00930F4A">
                <w:rPr>
                  <w:rFonts w:ascii="Arial" w:eastAsia="Calibri" w:hAnsi="Arial" w:cs="Arial"/>
                </w:rPr>
                <w:t>false</w:t>
              </w:r>
            </w:ins>
          </w:p>
        </w:tc>
        <w:tc>
          <w:tcPr>
            <w:tcW w:w="1559" w:type="dxa"/>
            <w:tcBorders>
              <w:top w:val="single" w:sz="6" w:space="0" w:color="000000"/>
              <w:left w:val="single" w:sz="6" w:space="0" w:color="000000"/>
              <w:bottom w:val="single" w:sz="6" w:space="0" w:color="000000"/>
              <w:right w:val="single" w:sz="6" w:space="0" w:color="000000"/>
            </w:tcBorders>
          </w:tcPr>
          <w:p w14:paraId="571E54C4" w14:textId="74E4D114" w:rsidR="00FC02BF" w:rsidRPr="00930F4A" w:rsidRDefault="00FC02BF" w:rsidP="00E822CA">
            <w:pPr>
              <w:rPr>
                <w:ins w:id="9867" w:author="Utente" w:date="2017-06-25T10:36:00Z"/>
                <w:rFonts w:ascii="Arial" w:eastAsia="Calibri" w:hAnsi="Arial" w:cs="Arial"/>
              </w:rPr>
            </w:pPr>
            <w:ins w:id="9868" w:author="Utente" w:date="2017-06-25T10:36:00Z">
              <w:r w:rsidRPr="00930F4A">
                <w:rPr>
                  <w:rFonts w:ascii="Arial" w:eastAsia="Calibri" w:hAnsi="Arial" w:cs="Arial"/>
                </w:rPr>
                <w:t>true</w:t>
              </w:r>
            </w:ins>
          </w:p>
        </w:tc>
      </w:tr>
      <w:tr w:rsidR="00FC02BF" w:rsidRPr="00930F4A" w14:paraId="2F2AFE28" w14:textId="77777777" w:rsidTr="00FC02BF">
        <w:trPr>
          <w:ins w:id="9869" w:author="Utente" w:date="2017-06-25T10:36: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FF9D0C" w14:textId="77777777" w:rsidR="00FC02BF" w:rsidRPr="00930F4A" w:rsidRDefault="00FC02BF" w:rsidP="00E822CA">
            <w:pPr>
              <w:rPr>
                <w:ins w:id="9870" w:author="Utente" w:date="2017-06-25T10:36:00Z"/>
                <w:rFonts w:ascii="Arial" w:hAnsi="Arial" w:cs="Arial"/>
              </w:rPr>
            </w:pPr>
            <w:ins w:id="9871" w:author="Utente" w:date="2017-06-25T10:36:00Z">
              <w:r w:rsidRPr="00930F4A">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38AE73" w14:textId="77777777" w:rsidR="00FC02BF" w:rsidRPr="00930F4A" w:rsidRDefault="00FC02BF" w:rsidP="00E822CA">
            <w:pPr>
              <w:rPr>
                <w:ins w:id="9872" w:author="Utente" w:date="2017-06-25T10:36:00Z"/>
                <w:rFonts w:ascii="Arial" w:hAnsi="Arial" w:cs="Arial"/>
              </w:rPr>
            </w:pPr>
            <w:ins w:id="9873" w:author="Utente" w:date="2017-06-25T10:36:00Z">
              <w:r w:rsidRPr="00930F4A">
                <w:rPr>
                  <w:rFonts w:ascii="Arial" w:eastAsia="Calibri" w:hAnsi="Arial" w:cs="Arial"/>
                </w:rPr>
                <w:t>Y15-64</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894A7F" w14:textId="77777777" w:rsidR="00FC02BF" w:rsidRPr="00930F4A" w:rsidRDefault="00FC02BF" w:rsidP="00E822CA">
            <w:pPr>
              <w:rPr>
                <w:ins w:id="9874" w:author="Utente" w:date="2017-06-25T10:36:00Z"/>
                <w:rFonts w:ascii="Arial" w:hAnsi="Arial" w:cs="Arial"/>
              </w:rPr>
            </w:pPr>
            <w:ins w:id="9875" w:author="Utente" w:date="2017-06-25T10:36:00Z">
              <w:r w:rsidRPr="00930F4A">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FBA003" w14:textId="77777777" w:rsidR="00FC02BF" w:rsidRPr="00930F4A" w:rsidRDefault="00FC02BF" w:rsidP="00E822CA">
            <w:pPr>
              <w:rPr>
                <w:ins w:id="9876" w:author="Utente" w:date="2017-06-25T10:36:00Z"/>
                <w:rFonts w:ascii="Arial" w:hAnsi="Arial" w:cs="Arial"/>
              </w:rPr>
            </w:pPr>
            <w:ins w:id="9877" w:author="Utente" w:date="2017-06-25T10:36:00Z">
              <w:r w:rsidRPr="00930F4A">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365D91" w14:textId="77777777" w:rsidR="00FC02BF" w:rsidRPr="00930F4A" w:rsidRDefault="00FC02BF" w:rsidP="00E822CA">
            <w:pPr>
              <w:rPr>
                <w:ins w:id="9878" w:author="Utente" w:date="2017-06-25T10:36:00Z"/>
                <w:rFonts w:ascii="Arial" w:hAnsi="Arial" w:cs="Arial"/>
              </w:rPr>
            </w:pPr>
            <w:ins w:id="9879" w:author="Utente" w:date="2017-06-25T10:36:00Z">
              <w:r w:rsidRPr="00930F4A">
                <w:rPr>
                  <w:rFonts w:ascii="Arial" w:eastAsia="Calibri" w:hAnsi="Arial" w:cs="Arial"/>
                </w:rPr>
                <w:t>false</w:t>
              </w:r>
            </w:ins>
          </w:p>
        </w:tc>
        <w:tc>
          <w:tcPr>
            <w:tcW w:w="1559" w:type="dxa"/>
            <w:tcBorders>
              <w:top w:val="single" w:sz="6" w:space="0" w:color="000000"/>
              <w:left w:val="single" w:sz="6" w:space="0" w:color="000000"/>
              <w:bottom w:val="single" w:sz="6" w:space="0" w:color="000000"/>
              <w:right w:val="single" w:sz="6" w:space="0" w:color="000000"/>
            </w:tcBorders>
          </w:tcPr>
          <w:p w14:paraId="7FB072A4" w14:textId="721A07A8" w:rsidR="00FC02BF" w:rsidRPr="00930F4A" w:rsidRDefault="00FC02BF" w:rsidP="00E822CA">
            <w:pPr>
              <w:rPr>
                <w:ins w:id="9880" w:author="Utente" w:date="2017-06-25T10:36:00Z"/>
                <w:rFonts w:ascii="Arial" w:eastAsia="Calibri" w:hAnsi="Arial" w:cs="Arial"/>
              </w:rPr>
            </w:pPr>
            <w:ins w:id="9881" w:author="Utente" w:date="2017-06-25T10:36:00Z">
              <w:r w:rsidRPr="00930F4A">
                <w:rPr>
                  <w:rFonts w:ascii="Arial" w:eastAsia="Calibri" w:hAnsi="Arial" w:cs="Arial"/>
                </w:rPr>
                <w:t>true</w:t>
              </w:r>
            </w:ins>
          </w:p>
        </w:tc>
      </w:tr>
      <w:tr w:rsidR="00FC02BF" w:rsidRPr="00930F4A" w14:paraId="6018F74C" w14:textId="77777777" w:rsidTr="00FC02BF">
        <w:trPr>
          <w:ins w:id="9882" w:author="Utente" w:date="2017-06-25T10:36: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6512AF" w14:textId="77777777" w:rsidR="00FC02BF" w:rsidRPr="00930F4A" w:rsidRDefault="00FC02BF" w:rsidP="00E822CA">
            <w:pPr>
              <w:rPr>
                <w:ins w:id="9883" w:author="Utente" w:date="2017-06-25T10:36:00Z"/>
                <w:rFonts w:ascii="Arial" w:hAnsi="Arial" w:cs="Arial"/>
              </w:rPr>
            </w:pPr>
            <w:ins w:id="9884" w:author="Utente" w:date="2017-06-25T10:36:00Z">
              <w:r w:rsidRPr="00930F4A">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8A885D" w14:textId="77777777" w:rsidR="00FC02BF" w:rsidRPr="00930F4A" w:rsidRDefault="00FC02BF" w:rsidP="00E822CA">
            <w:pPr>
              <w:rPr>
                <w:ins w:id="9885" w:author="Utente" w:date="2017-06-25T10:36:00Z"/>
                <w:rFonts w:ascii="Arial" w:hAnsi="Arial" w:cs="Arial"/>
              </w:rPr>
            </w:pPr>
            <w:ins w:id="9886" w:author="Utente" w:date="2017-06-25T10:36:00Z">
              <w:r w:rsidRPr="00930F4A">
                <w:rPr>
                  <w:rFonts w:ascii="Arial" w:eastAsia="Calibri" w:hAnsi="Arial" w:cs="Arial"/>
                </w:rPr>
                <w:t>Y_GE65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9E0184" w14:textId="77777777" w:rsidR="00FC02BF" w:rsidRPr="00930F4A" w:rsidRDefault="00FC02BF" w:rsidP="00E822CA">
            <w:pPr>
              <w:rPr>
                <w:ins w:id="9887" w:author="Utente" w:date="2017-06-25T10:36:00Z"/>
                <w:rFonts w:ascii="Arial" w:hAnsi="Arial" w:cs="Arial"/>
              </w:rPr>
            </w:pPr>
            <w:ins w:id="9888" w:author="Utente" w:date="2017-06-25T10:36:00Z">
              <w:r w:rsidRPr="00930F4A">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AD2BD2" w14:textId="77777777" w:rsidR="00FC02BF" w:rsidRPr="00930F4A" w:rsidRDefault="00FC02BF" w:rsidP="00E822CA">
            <w:pPr>
              <w:rPr>
                <w:ins w:id="9889" w:author="Utente" w:date="2017-06-25T10:36:00Z"/>
                <w:rFonts w:ascii="Arial" w:hAnsi="Arial" w:cs="Arial"/>
              </w:rPr>
            </w:pPr>
            <w:ins w:id="9890" w:author="Utente" w:date="2017-06-25T10:36:00Z">
              <w:r w:rsidRPr="00930F4A">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7715B1" w14:textId="77777777" w:rsidR="00FC02BF" w:rsidRPr="00930F4A" w:rsidRDefault="00FC02BF" w:rsidP="00E822CA">
            <w:pPr>
              <w:rPr>
                <w:ins w:id="9891" w:author="Utente" w:date="2017-06-25T10:36:00Z"/>
                <w:rFonts w:ascii="Arial" w:hAnsi="Arial" w:cs="Arial"/>
              </w:rPr>
            </w:pPr>
            <w:ins w:id="9892" w:author="Utente" w:date="2017-06-25T10:36:00Z">
              <w:r w:rsidRPr="00930F4A">
                <w:rPr>
                  <w:rFonts w:ascii="Arial" w:eastAsia="Calibri" w:hAnsi="Arial" w:cs="Arial"/>
                </w:rPr>
                <w:t>true</w:t>
              </w:r>
            </w:ins>
          </w:p>
        </w:tc>
        <w:tc>
          <w:tcPr>
            <w:tcW w:w="1559" w:type="dxa"/>
            <w:tcBorders>
              <w:top w:val="single" w:sz="6" w:space="0" w:color="000000"/>
              <w:left w:val="single" w:sz="6" w:space="0" w:color="000000"/>
              <w:bottom w:val="single" w:sz="6" w:space="0" w:color="000000"/>
              <w:right w:val="single" w:sz="6" w:space="0" w:color="000000"/>
            </w:tcBorders>
          </w:tcPr>
          <w:p w14:paraId="5588119F" w14:textId="24D2FA72" w:rsidR="00FC02BF" w:rsidRPr="00930F4A" w:rsidRDefault="00FC02BF" w:rsidP="00E822CA">
            <w:pPr>
              <w:rPr>
                <w:ins w:id="9893" w:author="Utente" w:date="2017-06-25T10:36:00Z"/>
                <w:rFonts w:ascii="Arial" w:eastAsia="Calibri" w:hAnsi="Arial" w:cs="Arial"/>
              </w:rPr>
            </w:pPr>
            <w:ins w:id="9894" w:author="Utente" w:date="2017-06-25T10:36:00Z">
              <w:r w:rsidRPr="00930F4A">
                <w:rPr>
                  <w:rFonts w:ascii="Arial" w:eastAsia="Calibri" w:hAnsi="Arial" w:cs="Arial"/>
                </w:rPr>
                <w:t>true</w:t>
              </w:r>
            </w:ins>
          </w:p>
        </w:tc>
      </w:tr>
    </w:tbl>
    <w:p w14:paraId="5AF1B938" w14:textId="77777777" w:rsidR="00FC02BF" w:rsidRPr="00930F4A" w:rsidRDefault="00FC02BF" w:rsidP="00FC02BF">
      <w:pPr>
        <w:rPr>
          <w:ins w:id="9895" w:author="Utente" w:date="2017-06-25T10:36:00Z"/>
          <w:rFonts w:ascii="Arial" w:hAnsi="Arial" w:cs="Arial"/>
        </w:rPr>
      </w:pPr>
    </w:p>
    <w:p w14:paraId="7370A37A" w14:textId="77777777" w:rsidR="005A2227" w:rsidRPr="00E352EF" w:rsidRDefault="005A2227"/>
    <w:p w14:paraId="433C6DEA" w14:textId="1B8C4EA3" w:rsidR="005A2227" w:rsidRPr="00E352EF" w:rsidRDefault="00FC02BF" w:rsidP="00A667AB">
      <w:pPr>
        <w:pStyle w:val="Stile3"/>
        <w:rPr>
          <w:lang w:val="en-GB"/>
        </w:rPr>
      </w:pPr>
      <w:bookmarkStart w:id="9896" w:name="_Toc463805772"/>
      <w:bookmarkStart w:id="9897" w:name="_Toc464487949"/>
      <w:ins w:id="9898" w:author="Utente" w:date="2017-06-25T10:39:00Z">
        <w:r w:rsidRPr="00FC02BF">
          <w:rPr>
            <w:lang w:val="en-GB"/>
          </w:rPr>
          <w:t>Exclusive disjunction</w:t>
        </w:r>
        <w:r>
          <w:rPr>
            <w:lang w:val="en-GB"/>
          </w:rPr>
          <w:t xml:space="preserve">  </w:t>
        </w:r>
      </w:ins>
      <w:r w:rsidR="0097053A" w:rsidRPr="00E352EF">
        <w:rPr>
          <w:lang w:val="en-GB"/>
        </w:rPr>
        <w:t>xor</w:t>
      </w:r>
      <w:bookmarkEnd w:id="9896"/>
      <w:bookmarkEnd w:id="9897"/>
    </w:p>
    <w:p w14:paraId="005187BF" w14:textId="170595D3" w:rsidR="005A2227" w:rsidRPr="00E352EF" w:rsidDel="00FC02BF" w:rsidRDefault="0097053A" w:rsidP="00CF6D97">
      <w:pPr>
        <w:rPr>
          <w:del w:id="9899" w:author="Utente" w:date="2017-06-25T10:37:00Z"/>
          <w:rFonts w:ascii="Cambria" w:hAnsi="Cambria"/>
        </w:rPr>
      </w:pPr>
      <w:del w:id="9900" w:author="Utente" w:date="2017-06-25T10:37:00Z">
        <w:r w:rsidRPr="00E352EF" w:rsidDel="00FC02BF">
          <w:rPr>
            <w:rFonts w:ascii="Cambria" w:eastAsia="Calibri" w:hAnsi="Cambria" w:cs="Calibri"/>
            <w:i/>
            <w:color w:val="5B9BD5"/>
          </w:rPr>
          <w:delText>Semantics</w:delText>
        </w:r>
      </w:del>
    </w:p>
    <w:p w14:paraId="52D166C7" w14:textId="3D1510FF" w:rsidR="005A2227" w:rsidRPr="00E352EF" w:rsidDel="00FC02BF" w:rsidRDefault="0097053A" w:rsidP="00CF6D97">
      <w:pPr>
        <w:rPr>
          <w:del w:id="9901" w:author="Utente" w:date="2017-06-25T10:37:00Z"/>
          <w:rFonts w:ascii="Cambria" w:hAnsi="Cambria"/>
        </w:rPr>
      </w:pPr>
      <w:del w:id="9902" w:author="Utente" w:date="2017-06-25T10:37:00Z">
        <w:r w:rsidRPr="00E352EF" w:rsidDel="00FC02BF">
          <w:rPr>
            <w:rFonts w:ascii="Cambria" w:eastAsia="Calibri" w:hAnsi="Cambria" w:cs="Calibri"/>
          </w:rPr>
          <w:delText xml:space="preserve">The </w:delText>
        </w:r>
        <w:r w:rsidRPr="00E352EF" w:rsidDel="00FC02BF">
          <w:rPr>
            <w:rFonts w:ascii="Cambria" w:eastAsia="Calibri" w:hAnsi="Cambria" w:cs="Calibri"/>
            <w:b/>
          </w:rPr>
          <w:delText>xor</w:delText>
        </w:r>
        <w:r w:rsidRPr="00E352EF" w:rsidDel="00FC02BF">
          <w:rPr>
            <w:rFonts w:ascii="Cambria" w:eastAsia="Calibri" w:hAnsi="Cambria" w:cs="Calibri"/>
          </w:rPr>
          <w:delText xml:space="preserve"> operator calculates the logical XOR</w:delText>
        </w:r>
      </w:del>
    </w:p>
    <w:p w14:paraId="4660C992" w14:textId="77777777" w:rsidR="00296497" w:rsidRPr="00E352EF" w:rsidRDefault="00296497" w:rsidP="00CF6D97">
      <w:pPr>
        <w:rPr>
          <w:rFonts w:ascii="Cambria" w:eastAsia="Calibri" w:hAnsi="Cambria" w:cs="Calibri"/>
          <w:i/>
          <w:color w:val="5B9BD5"/>
        </w:rPr>
      </w:pPr>
    </w:p>
    <w:p w14:paraId="0A21AFC6"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Syntax</w:t>
      </w:r>
    </w:p>
    <w:p w14:paraId="4960E837" w14:textId="2D1854B3" w:rsidR="005A2227" w:rsidRPr="008D179B" w:rsidRDefault="0097053A" w:rsidP="00CF6D97">
      <w:pPr>
        <w:rPr>
          <w:rFonts w:ascii="Arial" w:hAnsi="Arial" w:cs="Arial"/>
        </w:rPr>
      </w:pPr>
      <w:del w:id="9903" w:author="Utente" w:date="2017-06-25T10:37:00Z">
        <w:r w:rsidRPr="008D179B" w:rsidDel="00FC02BF">
          <w:rPr>
            <w:rFonts w:ascii="Arial" w:eastAsia="Calibri" w:hAnsi="Arial" w:cs="Arial"/>
          </w:rPr>
          <w:delText>ds_1</w:delText>
        </w:r>
      </w:del>
      <w:ins w:id="9904" w:author="Utente" w:date="2017-06-25T10:37:00Z">
        <w:r w:rsidR="00FC02BF" w:rsidRPr="008D179B">
          <w:rPr>
            <w:rFonts w:ascii="Arial" w:eastAsia="Calibri" w:hAnsi="Arial" w:cs="Arial"/>
          </w:rPr>
          <w:t>left</w:t>
        </w:r>
      </w:ins>
      <w:r w:rsidRPr="008D179B">
        <w:rPr>
          <w:rFonts w:ascii="Arial" w:eastAsia="Calibri" w:hAnsi="Arial" w:cs="Arial"/>
        </w:rPr>
        <w:t xml:space="preserve"> </w:t>
      </w:r>
      <w:r w:rsidRPr="008D179B">
        <w:rPr>
          <w:rFonts w:ascii="Arial" w:eastAsia="Calibri" w:hAnsi="Arial" w:cs="Arial"/>
          <w:b/>
        </w:rPr>
        <w:t>xor</w:t>
      </w:r>
      <w:r w:rsidRPr="008D179B">
        <w:rPr>
          <w:rFonts w:ascii="Arial" w:eastAsia="Calibri" w:hAnsi="Arial" w:cs="Arial"/>
        </w:rPr>
        <w:t xml:space="preserve"> </w:t>
      </w:r>
      <w:del w:id="9905" w:author="Utente" w:date="2017-06-25T10:37:00Z">
        <w:r w:rsidRPr="008D179B" w:rsidDel="00FC02BF">
          <w:rPr>
            <w:rFonts w:ascii="Arial" w:eastAsia="Calibri" w:hAnsi="Arial" w:cs="Arial"/>
          </w:rPr>
          <w:delText>ds_2</w:delText>
        </w:r>
      </w:del>
      <w:ins w:id="9906" w:author="Utente" w:date="2017-06-25T10:37:00Z">
        <w:r w:rsidR="00FC02BF" w:rsidRPr="008D179B">
          <w:rPr>
            <w:rFonts w:ascii="Arial" w:eastAsia="Calibri" w:hAnsi="Arial" w:cs="Arial"/>
          </w:rPr>
          <w:t>rig</w:t>
        </w:r>
      </w:ins>
      <w:r w:rsidR="00FC02BF" w:rsidRPr="008D179B">
        <w:rPr>
          <w:rFonts w:ascii="Arial" w:eastAsia="Calibri" w:hAnsi="Arial" w:cs="Arial"/>
        </w:rPr>
        <w:t>h</w:t>
      </w:r>
      <w:r w:rsidR="008D179B">
        <w:rPr>
          <w:rFonts w:ascii="Arial" w:eastAsia="Calibri" w:hAnsi="Arial" w:cs="Arial"/>
        </w:rPr>
        <w:t>t</w:t>
      </w:r>
    </w:p>
    <w:p w14:paraId="25B9630B" w14:textId="77777777" w:rsidR="00296497" w:rsidRPr="00E352EF" w:rsidRDefault="00296497" w:rsidP="00CF6D97">
      <w:pPr>
        <w:rPr>
          <w:rFonts w:ascii="Cambria" w:eastAsia="Calibri" w:hAnsi="Cambria" w:cs="Calibri"/>
          <w:i/>
          <w:color w:val="5B9BD5"/>
        </w:rPr>
      </w:pPr>
    </w:p>
    <w:p w14:paraId="54196766" w14:textId="26386644" w:rsidR="005A2227" w:rsidRPr="00E352EF" w:rsidRDefault="00FC02BF" w:rsidP="00543198">
      <w:pPr>
        <w:rPr>
          <w:rFonts w:ascii="Cambria" w:eastAsia="Calibri" w:hAnsi="Cambria" w:cs="Calibri"/>
          <w:i/>
          <w:color w:val="5B9BD5"/>
        </w:rPr>
      </w:pPr>
      <w:ins w:id="9907" w:author="Utente" w:date="2017-06-25T10:38:00Z">
        <w:r>
          <w:rPr>
            <w:rFonts w:ascii="Cambria" w:eastAsia="Calibri" w:hAnsi="Cambria" w:cs="Calibri"/>
            <w:i/>
            <w:color w:val="5B9BD5"/>
          </w:rPr>
          <w:t>Input p</w:t>
        </w:r>
      </w:ins>
      <w:r w:rsidR="0097053A" w:rsidRPr="00E352EF">
        <w:rPr>
          <w:rFonts w:ascii="Cambria" w:eastAsia="Calibri" w:hAnsi="Cambria" w:cs="Calibri"/>
          <w:i/>
          <w:color w:val="5B9BD5"/>
        </w:rPr>
        <w:t>Parameters</w:t>
      </w:r>
    </w:p>
    <w:p w14:paraId="255ACEFE" w14:textId="77777777" w:rsidR="00FC02BF" w:rsidRPr="00386B8F" w:rsidRDefault="00FC02BF" w:rsidP="00FC02BF">
      <w:pPr>
        <w:rPr>
          <w:ins w:id="9908" w:author="Utente" w:date="2017-06-25T10:38:00Z"/>
          <w:rFonts w:asciiTheme="majorHAnsi" w:eastAsia="Calibri" w:hAnsiTheme="majorHAnsi" w:cs="Calibri"/>
          <w:color w:val="auto"/>
        </w:rPr>
      </w:pPr>
      <w:ins w:id="9909" w:author="Utente" w:date="2017-06-25T10:38:00Z">
        <w:r w:rsidRPr="00386B8F">
          <w:rPr>
            <w:rFonts w:asciiTheme="majorHAnsi" w:eastAsia="Calibri" w:hAnsiTheme="majorHAnsi" w:cs="Courier New"/>
            <w:color w:val="auto"/>
          </w:rPr>
          <w:t>left</w:t>
        </w:r>
        <w:r w:rsidRPr="00386B8F">
          <w:rPr>
            <w:rFonts w:asciiTheme="majorHAnsi" w:eastAsia="Calibri" w:hAnsiTheme="majorHAnsi" w:cs="Calibri"/>
            <w:color w:val="auto"/>
          </w:rPr>
          <w:tab/>
          <w:t>mandatory</w:t>
        </w:r>
        <w:r w:rsidRPr="00386B8F">
          <w:rPr>
            <w:rFonts w:asciiTheme="majorHAnsi" w:eastAsia="Calibri" w:hAnsiTheme="majorHAnsi" w:cs="Calibri"/>
            <w:color w:val="auto"/>
          </w:rPr>
          <w:tab/>
          <w:t xml:space="preserve">the left operand </w:t>
        </w:r>
      </w:ins>
    </w:p>
    <w:p w14:paraId="27C39CAC" w14:textId="77777777" w:rsidR="00FC02BF" w:rsidRPr="00386B8F" w:rsidRDefault="00FC02BF" w:rsidP="00FC02BF">
      <w:pPr>
        <w:rPr>
          <w:ins w:id="9910" w:author="Utente" w:date="2017-06-25T10:38:00Z"/>
          <w:rFonts w:asciiTheme="majorHAnsi" w:eastAsia="Calibri" w:hAnsiTheme="majorHAnsi" w:cs="Calibri"/>
          <w:color w:val="auto"/>
        </w:rPr>
      </w:pPr>
      <w:ins w:id="9911" w:author="Utente" w:date="2017-06-25T10:38:00Z">
        <w:r w:rsidRPr="00386B8F">
          <w:rPr>
            <w:rFonts w:asciiTheme="majorHAnsi" w:eastAsia="Calibri" w:hAnsiTheme="majorHAnsi" w:cs="Courier New"/>
            <w:color w:val="auto"/>
          </w:rPr>
          <w:t>right</w:t>
        </w:r>
        <w:r w:rsidRPr="00386B8F">
          <w:rPr>
            <w:rFonts w:asciiTheme="majorHAnsi" w:eastAsia="Calibri" w:hAnsiTheme="majorHAnsi" w:cs="Calibri"/>
            <w:color w:val="auto"/>
          </w:rPr>
          <w:tab/>
          <w:t>mandatory</w:t>
        </w:r>
        <w:r w:rsidRPr="00386B8F">
          <w:rPr>
            <w:rFonts w:asciiTheme="majorHAnsi" w:eastAsia="Calibri" w:hAnsiTheme="majorHAnsi" w:cs="Calibri"/>
            <w:color w:val="auto"/>
          </w:rPr>
          <w:tab/>
          <w:t xml:space="preserve">the right operand </w:t>
        </w:r>
      </w:ins>
    </w:p>
    <w:p w14:paraId="6DA09C0D" w14:textId="4F4A7060" w:rsidR="005A2227" w:rsidRPr="00E352EF" w:rsidDel="00FC02BF" w:rsidRDefault="0097053A" w:rsidP="00CF6D97">
      <w:pPr>
        <w:rPr>
          <w:del w:id="9912" w:author="Utente" w:date="2017-06-25T10:38:00Z"/>
          <w:rFonts w:ascii="Cambria" w:hAnsi="Cambria"/>
        </w:rPr>
      </w:pPr>
      <w:del w:id="9913" w:author="Utente" w:date="2017-06-25T10:38:00Z">
        <w:r w:rsidRPr="00E352EF" w:rsidDel="00FC02BF">
          <w:rPr>
            <w:rFonts w:ascii="Cambria" w:eastAsia="Calibri" w:hAnsi="Cambria" w:cs="Calibri"/>
            <w:i/>
          </w:rPr>
          <w:delText>ds_1, ds_2</w:delText>
        </w:r>
        <w:r w:rsidR="00CF6D97" w:rsidRPr="00E352EF" w:rsidDel="00FC02BF">
          <w:rPr>
            <w:rFonts w:ascii="Cambria" w:eastAsia="Calibri" w:hAnsi="Cambria" w:cs="Calibri"/>
            <w:i/>
          </w:rPr>
          <w:delText xml:space="preserve"> </w:delText>
        </w:r>
        <w:r w:rsidR="00CF6D97" w:rsidRPr="00E352EF" w:rsidDel="00FC02BF">
          <w:rPr>
            <w:rFonts w:ascii="Cambria" w:eastAsia="Calibri" w:hAnsi="Cambria" w:cs="Calibri"/>
          </w:rPr>
          <w:delText>:</w:delText>
        </w:r>
        <w:r w:rsidRPr="00E352EF" w:rsidDel="00FC02BF">
          <w:rPr>
            <w:rFonts w:ascii="Cambria" w:eastAsia="Calibri" w:hAnsi="Cambria" w:cs="Calibri"/>
          </w:rPr>
          <w:delText xml:space="preserve"> [dataset {identifier &lt;IDENT&gt; as scalar-type}+ {measure &lt;IDENT&gt; as </w:delText>
        </w:r>
        <w:r w:rsidR="00F431FD" w:rsidRPr="00E352EF" w:rsidDel="00FC02BF">
          <w:rPr>
            <w:rFonts w:ascii="Cambria" w:eastAsia="Calibri" w:hAnsi="Cambria" w:cs="Calibri"/>
          </w:rPr>
          <w:delText>boolean</w:delText>
        </w:r>
        <w:r w:rsidRPr="00E352EF" w:rsidDel="00FC02BF">
          <w:rPr>
            <w:rFonts w:ascii="Cambria" w:eastAsia="Calibri" w:hAnsi="Cambria" w:cs="Calibri"/>
          </w:rPr>
          <w:delText xml:space="preserve">}+ </w:delText>
        </w:r>
      </w:del>
    </w:p>
    <w:p w14:paraId="458FA36C" w14:textId="076704D6" w:rsidR="005A2227" w:rsidRPr="00E352EF" w:rsidDel="00FC02BF" w:rsidRDefault="0097053A" w:rsidP="00CF6D97">
      <w:pPr>
        <w:rPr>
          <w:del w:id="9914" w:author="Utente" w:date="2017-06-25T10:38:00Z"/>
          <w:rFonts w:ascii="Cambria" w:eastAsia="Calibri" w:hAnsi="Cambria" w:cs="Calibri"/>
        </w:rPr>
      </w:pPr>
      <w:del w:id="9915" w:author="Utente" w:date="2017-06-25T10:38:00Z">
        <w:r w:rsidRPr="00E352EF" w:rsidDel="00FC02BF">
          <w:rPr>
            <w:rFonts w:ascii="Cambria" w:eastAsia="Calibri" w:hAnsi="Cambria" w:cs="Calibri"/>
          </w:rPr>
          <w:delText xml:space="preserve">                    {attribute &lt;IDENT&gt; as scalar-typer }*|bool</w:delText>
        </w:r>
        <w:r w:rsidR="00CF6D97" w:rsidRPr="00E352EF" w:rsidDel="00FC02BF">
          <w:rPr>
            <w:rFonts w:ascii="Cambria" w:eastAsia="Calibri" w:hAnsi="Cambria" w:cs="Calibri"/>
          </w:rPr>
          <w:delText>ean</w:delText>
        </w:r>
        <w:r w:rsidRPr="00E352EF" w:rsidDel="00FC02BF">
          <w:rPr>
            <w:rFonts w:ascii="Cambria" w:eastAsia="Calibri" w:hAnsi="Cambria" w:cs="Calibri"/>
          </w:rPr>
          <w:delText>]</w:delText>
        </w:r>
      </w:del>
    </w:p>
    <w:p w14:paraId="327D3416" w14:textId="16314103" w:rsidR="00DE5E99" w:rsidRPr="00E352EF" w:rsidDel="00FC02BF" w:rsidRDefault="00DE5E99" w:rsidP="00CF6D97">
      <w:pPr>
        <w:rPr>
          <w:del w:id="9916" w:author="Utente" w:date="2017-06-25T10:38:00Z"/>
          <w:rFonts w:ascii="Cambria" w:hAnsi="Cambria"/>
        </w:rPr>
      </w:pPr>
    </w:p>
    <w:p w14:paraId="0843FF45" w14:textId="45E2B587" w:rsidR="005A2227" w:rsidRPr="00E352EF" w:rsidDel="00FC02BF" w:rsidRDefault="0097053A" w:rsidP="00CF6D97">
      <w:pPr>
        <w:rPr>
          <w:del w:id="9917" w:author="Utente" w:date="2017-06-25T10:38:00Z"/>
          <w:rFonts w:ascii="Cambria" w:hAnsi="Cambria"/>
        </w:rPr>
      </w:pPr>
      <w:del w:id="9918" w:author="Utente" w:date="2017-06-25T10:38:00Z">
        <w:r w:rsidRPr="00E352EF" w:rsidDel="00FC02BF">
          <w:rPr>
            <w:rFonts w:ascii="Cambria" w:eastAsia="Calibri" w:hAnsi="Cambria" w:cs="Calibri"/>
            <w:i/>
          </w:rPr>
          <w:delText>ds_1, ds_2</w:delText>
        </w:r>
        <w:r w:rsidRPr="00E352EF" w:rsidDel="00FC02BF">
          <w:rPr>
            <w:rFonts w:ascii="Cambria" w:eastAsia="Calibri" w:hAnsi="Cambria" w:cs="Calibri"/>
          </w:rPr>
          <w:delText xml:space="preserve"> – are the input </w:delText>
        </w:r>
        <w:r w:rsidR="00F4601C" w:rsidRPr="00E352EF" w:rsidDel="00FC02BF">
          <w:delText>Dataset</w:delText>
        </w:r>
        <w:r w:rsidRPr="00E352EF" w:rsidDel="00FC02BF">
          <w:rPr>
            <w:rFonts w:ascii="Cambria" w:eastAsia="Calibri" w:hAnsi="Cambria" w:cs="Calibri"/>
          </w:rPr>
          <w:delText xml:space="preserve"> or </w:delText>
        </w:r>
        <w:r w:rsidR="00CF6D97" w:rsidRPr="00E352EF" w:rsidDel="00FC02BF">
          <w:rPr>
            <w:rFonts w:ascii="Cambria" w:eastAsia="Calibri" w:hAnsi="Cambria" w:cs="Calibri"/>
          </w:rPr>
          <w:delText>b</w:delText>
        </w:r>
        <w:r w:rsidRPr="00E352EF" w:rsidDel="00FC02BF">
          <w:rPr>
            <w:rFonts w:ascii="Cambria" w:eastAsia="Calibri" w:hAnsi="Cambria" w:cs="Calibri"/>
          </w:rPr>
          <w:delText>oolean scalars.</w:delText>
        </w:r>
      </w:del>
    </w:p>
    <w:p w14:paraId="2C86A14A" w14:textId="77777777" w:rsidR="00FC02BF" w:rsidRDefault="00FC02BF" w:rsidP="00FC02BF">
      <w:pPr>
        <w:rPr>
          <w:ins w:id="9919" w:author="Utente" w:date="2017-07-05T23:44:00Z"/>
          <w:rFonts w:eastAsia="Calibri" w:cs="Calibri"/>
          <w:i/>
          <w:color w:val="5B9BD5"/>
        </w:rPr>
      </w:pPr>
    </w:p>
    <w:p w14:paraId="150CE7AC" w14:textId="77777777" w:rsidR="008D179B" w:rsidRDefault="008D179B" w:rsidP="00FC02BF">
      <w:pPr>
        <w:rPr>
          <w:ins w:id="9920" w:author="Utente" w:date="2017-06-25T10:38:00Z"/>
          <w:rFonts w:eastAsia="Calibri" w:cs="Calibri"/>
          <w:i/>
          <w:color w:val="5B9BD5"/>
        </w:rPr>
      </w:pPr>
    </w:p>
    <w:p w14:paraId="2D1D0023" w14:textId="77777777" w:rsidR="00FC02BF" w:rsidRPr="00696CCA" w:rsidRDefault="00FC02BF" w:rsidP="00FC02BF">
      <w:pPr>
        <w:rPr>
          <w:ins w:id="9921" w:author="Utente" w:date="2017-06-25T10:38:00Z"/>
          <w:rFonts w:ascii="Cambria" w:eastAsia="Calibri" w:hAnsi="Cambria" w:cs="Calibri"/>
          <w:i/>
          <w:color w:val="5B9BD5"/>
        </w:rPr>
      </w:pPr>
      <w:ins w:id="9922" w:author="Utente" w:date="2017-06-25T10:38:00Z">
        <w:r w:rsidRPr="00696CCA">
          <w:rPr>
            <w:rFonts w:ascii="Cambria" w:eastAsia="Calibri" w:hAnsi="Cambria" w:cs="Calibri"/>
            <w:i/>
            <w:color w:val="5B9BD5"/>
          </w:rPr>
          <w:t>Examples of valid syntaxes</w:t>
        </w:r>
      </w:ins>
    </w:p>
    <w:p w14:paraId="4C9AFEC7" w14:textId="2A3C5FD3" w:rsidR="00FC02BF" w:rsidRPr="00386B8F" w:rsidRDefault="00FC02BF" w:rsidP="00FC02BF">
      <w:pPr>
        <w:rPr>
          <w:ins w:id="9923" w:author="Utente" w:date="2017-06-25T10:38:00Z"/>
          <w:rFonts w:ascii="Arial" w:eastAsia="Calibri" w:hAnsi="Arial" w:cs="Arial"/>
          <w:color w:val="auto"/>
        </w:rPr>
      </w:pPr>
      <w:ins w:id="9924" w:author="Utente" w:date="2017-06-25T10:38:00Z">
        <w:r w:rsidRPr="00386B8F">
          <w:rPr>
            <w:rFonts w:ascii="Arial" w:eastAsia="Calibri" w:hAnsi="Arial" w:cs="Arial"/>
            <w:color w:val="auto"/>
          </w:rPr>
          <w:t xml:space="preserve">DS_1 </w:t>
        </w:r>
        <w:r w:rsidRPr="00386B8F">
          <w:rPr>
            <w:rFonts w:ascii="Arial" w:eastAsia="Calibri" w:hAnsi="Arial" w:cs="Arial"/>
            <w:b/>
            <w:color w:val="auto"/>
          </w:rPr>
          <w:t>xor</w:t>
        </w:r>
        <w:r w:rsidRPr="00386B8F">
          <w:rPr>
            <w:rFonts w:ascii="Arial" w:eastAsia="Calibri" w:hAnsi="Arial" w:cs="Arial"/>
            <w:color w:val="auto"/>
          </w:rPr>
          <w:t xml:space="preserve"> DS_2</w:t>
        </w:r>
      </w:ins>
    </w:p>
    <w:p w14:paraId="33A4B449" w14:textId="77777777" w:rsidR="00296497" w:rsidRDefault="00296497" w:rsidP="00CF6D97">
      <w:pPr>
        <w:rPr>
          <w:ins w:id="9925" w:author="Utente" w:date="2017-06-25T10:39:00Z"/>
          <w:rFonts w:ascii="Cambria" w:eastAsia="Calibri" w:hAnsi="Cambria" w:cs="Calibri"/>
          <w:i/>
          <w:color w:val="5B9BD5"/>
        </w:rPr>
      </w:pPr>
    </w:p>
    <w:p w14:paraId="40FEA241" w14:textId="77777777" w:rsidR="00FC02BF" w:rsidRDefault="00FC02BF" w:rsidP="00FC02BF">
      <w:pPr>
        <w:rPr>
          <w:ins w:id="9926" w:author="Utente" w:date="2017-06-25T10:39:00Z"/>
          <w:rFonts w:ascii="Cambria" w:eastAsia="Calibri" w:hAnsi="Cambria" w:cs="Calibri"/>
          <w:i/>
          <w:color w:val="5B9BD5"/>
        </w:rPr>
      </w:pPr>
      <w:ins w:id="9927" w:author="Utente" w:date="2017-06-25T10:39:00Z">
        <w:r>
          <w:rPr>
            <w:rFonts w:ascii="Cambria" w:eastAsia="Calibri" w:hAnsi="Cambria" w:cs="Calibri"/>
            <w:i/>
            <w:color w:val="5B9BD5"/>
          </w:rPr>
          <w:t>Semantic for scalar operations</w:t>
        </w:r>
      </w:ins>
    </w:p>
    <w:p w14:paraId="03A35BCD" w14:textId="43BCC276" w:rsidR="00FC02BF" w:rsidRDefault="00FC02BF" w:rsidP="00FC02BF">
      <w:pPr>
        <w:rPr>
          <w:ins w:id="9928" w:author="Utente" w:date="2017-06-25T10:39:00Z"/>
          <w:rFonts w:ascii="Cambria" w:eastAsia="Calibri" w:hAnsi="Cambria" w:cs="Calibri"/>
        </w:rPr>
      </w:pPr>
      <w:ins w:id="9929" w:author="Utente" w:date="2017-06-25T10:39:00Z">
        <w:r>
          <w:rPr>
            <w:rFonts w:ascii="Cambria" w:eastAsia="Calibri" w:hAnsi="Cambria" w:cs="Calibri"/>
          </w:rPr>
          <w:t>The operator c</w:t>
        </w:r>
        <w:r w:rsidRPr="00234472">
          <w:rPr>
            <w:rFonts w:ascii="Cambria" w:eastAsia="Calibri" w:hAnsi="Cambria" w:cs="Calibri"/>
          </w:rPr>
          <w:t xml:space="preserve">alculates the logical </w:t>
        </w:r>
        <w:r>
          <w:rPr>
            <w:rFonts w:ascii="Cambria" w:eastAsia="Calibri" w:hAnsi="Cambria" w:cs="Calibri"/>
          </w:rPr>
          <w:t>XOR. The two operands must be of boolean-type.</w:t>
        </w:r>
      </w:ins>
    </w:p>
    <w:p w14:paraId="2D058630" w14:textId="77777777" w:rsidR="00FC02BF" w:rsidRDefault="00FC02BF" w:rsidP="00FC02BF">
      <w:pPr>
        <w:rPr>
          <w:ins w:id="9930" w:author="Utente" w:date="2017-06-25T10:39:00Z"/>
          <w:rFonts w:ascii="Cambria" w:eastAsia="Calibri" w:hAnsi="Cambria" w:cs="Calibri"/>
          <w:i/>
          <w:color w:val="5B9BD5"/>
        </w:rPr>
      </w:pPr>
    </w:p>
    <w:p w14:paraId="47F9BA8D" w14:textId="77777777" w:rsidR="00FC02BF" w:rsidRPr="006B6757" w:rsidRDefault="00FC02BF" w:rsidP="00FC02BF">
      <w:pPr>
        <w:rPr>
          <w:ins w:id="9931" w:author="Utente" w:date="2017-06-25T10:39:00Z"/>
          <w:rFonts w:ascii="Cambria" w:hAnsi="Cambria"/>
          <w:i/>
        </w:rPr>
      </w:pPr>
      <w:ins w:id="9932" w:author="Utente" w:date="2017-06-25T10:39:00Z">
        <w:r w:rsidRPr="006B6757">
          <w:rPr>
            <w:rFonts w:ascii="Cambria" w:hAnsi="Cambria"/>
            <w:i/>
          </w:rPr>
          <w:t>Example</w:t>
        </w:r>
        <w:r>
          <w:rPr>
            <w:rFonts w:ascii="Cambria" w:hAnsi="Cambria"/>
            <w:i/>
          </w:rPr>
          <w:t>s</w:t>
        </w:r>
      </w:ins>
    </w:p>
    <w:p w14:paraId="52768844" w14:textId="550E67D7" w:rsidR="00FC02BF" w:rsidRPr="00B80B78" w:rsidRDefault="00FC02BF" w:rsidP="00FC02BF">
      <w:pPr>
        <w:rPr>
          <w:ins w:id="9933" w:author="Utente" w:date="2017-06-25T10:39:00Z"/>
          <w:rFonts w:ascii="Arial" w:hAnsi="Arial" w:cs="Arial"/>
        </w:rPr>
      </w:pPr>
      <w:ins w:id="9934" w:author="Utente" w:date="2017-06-25T10:39:00Z">
        <w:r w:rsidRPr="00B80B78">
          <w:rPr>
            <w:rFonts w:ascii="Arial" w:eastAsia="Calibri" w:hAnsi="Arial" w:cs="Arial"/>
          </w:rPr>
          <w:t xml:space="preserve">true </w:t>
        </w:r>
        <w:r w:rsidRPr="00B80B78">
          <w:rPr>
            <w:rFonts w:ascii="Arial" w:eastAsia="Calibri" w:hAnsi="Arial" w:cs="Arial"/>
            <w:b/>
          </w:rPr>
          <w:t>xor</w:t>
        </w:r>
        <w:r w:rsidRPr="00B80B78">
          <w:rPr>
            <w:rFonts w:ascii="Arial" w:eastAsia="Calibri" w:hAnsi="Arial" w:cs="Arial"/>
          </w:rPr>
          <w:t xml:space="preserve"> false  gives: </w:t>
        </w:r>
      </w:ins>
      <w:ins w:id="9935" w:author="Utente" w:date="2017-06-25T10:52:00Z">
        <w:r w:rsidR="00C237D2" w:rsidRPr="00B80B78">
          <w:rPr>
            <w:rFonts w:ascii="Arial" w:eastAsia="Calibri" w:hAnsi="Arial" w:cs="Arial"/>
          </w:rPr>
          <w:t>true</w:t>
        </w:r>
      </w:ins>
    </w:p>
    <w:p w14:paraId="285678C3" w14:textId="2A3368B4" w:rsidR="00FC02BF" w:rsidRPr="00B80B78" w:rsidRDefault="00FC02BF" w:rsidP="00FC02BF">
      <w:pPr>
        <w:rPr>
          <w:ins w:id="9936" w:author="Utente" w:date="2017-06-25T10:39:00Z"/>
          <w:rFonts w:ascii="Arial" w:hAnsi="Arial" w:cs="Arial"/>
        </w:rPr>
      </w:pPr>
      <w:ins w:id="9937" w:author="Utente" w:date="2017-06-25T10:39:00Z">
        <w:r w:rsidRPr="00B80B78">
          <w:rPr>
            <w:rFonts w:ascii="Arial" w:eastAsia="Calibri" w:hAnsi="Arial" w:cs="Arial"/>
          </w:rPr>
          <w:t xml:space="preserve">true </w:t>
        </w:r>
        <w:r w:rsidRPr="00B80B78">
          <w:rPr>
            <w:rFonts w:ascii="Arial" w:eastAsia="Calibri" w:hAnsi="Arial" w:cs="Arial"/>
            <w:b/>
          </w:rPr>
          <w:t>xor</w:t>
        </w:r>
        <w:r w:rsidRPr="00B80B78">
          <w:rPr>
            <w:rFonts w:ascii="Arial" w:eastAsia="Calibri" w:hAnsi="Arial" w:cs="Arial"/>
          </w:rPr>
          <w:t xml:space="preserve"> true  gives: </w:t>
        </w:r>
      </w:ins>
      <w:ins w:id="9938" w:author="Utente" w:date="2017-06-25T10:52:00Z">
        <w:r w:rsidR="00C237D2" w:rsidRPr="00B80B78">
          <w:rPr>
            <w:rFonts w:ascii="Arial" w:eastAsia="Calibri" w:hAnsi="Arial" w:cs="Arial"/>
          </w:rPr>
          <w:t>false</w:t>
        </w:r>
      </w:ins>
    </w:p>
    <w:p w14:paraId="1863A570" w14:textId="77777777" w:rsidR="00FC02BF" w:rsidRDefault="00FC02BF" w:rsidP="00FC02BF">
      <w:pPr>
        <w:rPr>
          <w:ins w:id="9939" w:author="Utente" w:date="2017-06-25T10:39:00Z"/>
          <w:rFonts w:ascii="Cambria" w:eastAsia="Calibri" w:hAnsi="Cambria" w:cs="Calibri"/>
          <w:i/>
          <w:color w:val="5B9BD5"/>
          <w:lang w:val="en-US"/>
        </w:rPr>
      </w:pPr>
    </w:p>
    <w:p w14:paraId="41CE6FF0" w14:textId="77777777" w:rsidR="00FC02BF" w:rsidRDefault="00FC02BF" w:rsidP="00FC02BF">
      <w:pPr>
        <w:rPr>
          <w:ins w:id="9940" w:author="Utente" w:date="2017-06-25T10:39:00Z"/>
          <w:rFonts w:ascii="Cambria" w:eastAsia="Calibri" w:hAnsi="Cambria" w:cs="Calibri"/>
          <w:i/>
          <w:color w:val="5B9BD5"/>
        </w:rPr>
      </w:pPr>
      <w:ins w:id="9941" w:author="Utente" w:date="2017-06-25T10:39:00Z">
        <w:r>
          <w:rPr>
            <w:rFonts w:ascii="Cambria" w:eastAsia="Calibri" w:hAnsi="Cambria" w:cs="Calibri"/>
            <w:i/>
            <w:color w:val="5B9BD5"/>
          </w:rPr>
          <w:t>Input parameters type</w:t>
        </w:r>
      </w:ins>
    </w:p>
    <w:p w14:paraId="27A91125" w14:textId="77777777" w:rsidR="00FC02BF" w:rsidRPr="00B80B78" w:rsidRDefault="00FC02BF" w:rsidP="00FC02BF">
      <w:pPr>
        <w:rPr>
          <w:ins w:id="9942" w:author="Utente" w:date="2017-06-25T10:39:00Z"/>
          <w:rFonts w:asciiTheme="majorHAnsi" w:eastAsia="Calibri" w:hAnsiTheme="majorHAnsi" w:cs="Courier New"/>
        </w:rPr>
      </w:pPr>
      <w:ins w:id="9943" w:author="Utente" w:date="2017-06-25T10:39:00Z">
        <w:r w:rsidRPr="00B80B78">
          <w:rPr>
            <w:rFonts w:asciiTheme="majorHAnsi" w:eastAsia="Calibri" w:hAnsiTheme="majorHAnsi" w:cs="Courier New"/>
            <w:i/>
          </w:rPr>
          <w:t>left</w:t>
        </w:r>
        <w:r w:rsidRPr="00B80B78">
          <w:rPr>
            <w:rFonts w:asciiTheme="majorHAnsi" w:eastAsia="Calibri" w:hAnsiTheme="majorHAnsi" w:cs="Courier New"/>
          </w:rPr>
          <w:t>,</w:t>
        </w:r>
      </w:ins>
    </w:p>
    <w:p w14:paraId="1C0392CF" w14:textId="36F9B3B0" w:rsidR="00FC02BF" w:rsidRPr="00B80B78" w:rsidRDefault="00FC02BF" w:rsidP="00FC02BF">
      <w:pPr>
        <w:rPr>
          <w:ins w:id="9944" w:author="Utente" w:date="2017-06-25T10:39:00Z"/>
          <w:rFonts w:asciiTheme="majorHAnsi" w:eastAsia="Calibri" w:hAnsiTheme="majorHAnsi" w:cs="Courier New"/>
        </w:rPr>
      </w:pPr>
      <w:ins w:id="9945" w:author="Utente" w:date="2017-06-25T10:39:00Z">
        <w:r w:rsidRPr="00B80B78">
          <w:rPr>
            <w:rFonts w:asciiTheme="majorHAnsi" w:eastAsia="Calibri" w:hAnsiTheme="majorHAnsi" w:cs="Courier New"/>
            <w:i/>
          </w:rPr>
          <w:t>rigth</w:t>
        </w:r>
        <w:r w:rsidRPr="00B80B78">
          <w:rPr>
            <w:rFonts w:asciiTheme="majorHAnsi" w:eastAsia="Calibri" w:hAnsiTheme="majorHAnsi" w:cs="Courier New"/>
          </w:rPr>
          <w:t>::</w:t>
        </w:r>
        <w:r w:rsidRPr="00B80B78">
          <w:rPr>
            <w:rFonts w:asciiTheme="majorHAnsi" w:eastAsia="Calibri" w:hAnsiTheme="majorHAnsi" w:cs="Courier New"/>
          </w:rPr>
          <w:tab/>
          <w:t xml:space="preserve">   dataset   {measure&lt;boolean&gt; _}</w:t>
        </w:r>
      </w:ins>
    </w:p>
    <w:p w14:paraId="5023C4EC" w14:textId="77777777" w:rsidR="00FC02BF" w:rsidRPr="00B80B78" w:rsidRDefault="00FC02BF" w:rsidP="00FC02BF">
      <w:pPr>
        <w:ind w:left="706" w:firstLine="706"/>
        <w:rPr>
          <w:ins w:id="9946" w:author="Utente" w:date="2017-06-25T10:39:00Z"/>
          <w:rFonts w:asciiTheme="majorHAnsi" w:eastAsia="Calibri" w:hAnsiTheme="majorHAnsi" w:cs="Courier New"/>
        </w:rPr>
      </w:pPr>
      <w:ins w:id="9947" w:author="Utente" w:date="2017-06-25T10:39:00Z">
        <w:r w:rsidRPr="00B80B78">
          <w:rPr>
            <w:rFonts w:asciiTheme="majorHAnsi" w:eastAsia="Calibri" w:hAnsiTheme="majorHAnsi" w:cs="Courier New"/>
          </w:rPr>
          <w:t>|  component&lt;boolean&gt;</w:t>
        </w:r>
      </w:ins>
    </w:p>
    <w:p w14:paraId="074674A5" w14:textId="77777777" w:rsidR="00FC02BF" w:rsidRPr="00B80B78" w:rsidRDefault="00FC02BF" w:rsidP="00FC02BF">
      <w:pPr>
        <w:ind w:left="708" w:firstLine="708"/>
        <w:rPr>
          <w:ins w:id="9948" w:author="Utente" w:date="2017-06-25T10:39:00Z"/>
          <w:rFonts w:asciiTheme="majorHAnsi" w:eastAsia="Calibri" w:hAnsiTheme="majorHAnsi" w:cs="Courier New"/>
        </w:rPr>
      </w:pPr>
      <w:ins w:id="9949" w:author="Utente" w:date="2017-06-25T10:39:00Z">
        <w:r w:rsidRPr="00B80B78">
          <w:rPr>
            <w:rFonts w:asciiTheme="majorHAnsi" w:eastAsia="Calibri" w:hAnsiTheme="majorHAnsi" w:cs="Courier New"/>
          </w:rPr>
          <w:t xml:space="preserve">|  boolean   </w:t>
        </w:r>
        <w:r w:rsidRPr="00B80B78">
          <w:rPr>
            <w:rFonts w:asciiTheme="majorHAnsi" w:eastAsia="Calibri" w:hAnsiTheme="majorHAnsi" w:cs="Courier New"/>
            <w:noProof/>
            <w:color w:val="5B9BD5"/>
            <w:lang w:val="en-US"/>
          </w:rPr>
          <w:t xml:space="preserve"> </w:t>
        </w:r>
      </w:ins>
    </w:p>
    <w:p w14:paraId="34F5886D" w14:textId="77777777" w:rsidR="00FC02BF" w:rsidRPr="00B80B78" w:rsidRDefault="00FC02BF" w:rsidP="00FC02BF">
      <w:pPr>
        <w:rPr>
          <w:ins w:id="9950" w:author="Utente" w:date="2017-06-25T10:39:00Z"/>
          <w:rFonts w:asciiTheme="majorHAnsi" w:eastAsia="Calibri" w:hAnsiTheme="majorHAnsi" w:cs="Calibri"/>
          <w:i/>
          <w:color w:val="5B9BD5"/>
          <w:lang w:val="en-US"/>
        </w:rPr>
      </w:pPr>
    </w:p>
    <w:p w14:paraId="3F0C171E" w14:textId="77777777" w:rsidR="008D179B" w:rsidRPr="00E64258" w:rsidRDefault="008D179B" w:rsidP="008D179B">
      <w:pPr>
        <w:rPr>
          <w:rFonts w:ascii="Cambria" w:eastAsia="Calibri" w:hAnsi="Cambria" w:cs="Calibri"/>
          <w:i/>
          <w:color w:val="auto"/>
        </w:rPr>
      </w:pPr>
      <w:r w:rsidRPr="00E64258">
        <w:rPr>
          <w:rFonts w:ascii="Cambria" w:eastAsia="Calibri" w:hAnsi="Cambria" w:cs="Calibri"/>
          <w:i/>
          <w:color w:val="5B9BD5"/>
        </w:rPr>
        <w:t>Result type</w:t>
      </w:r>
    </w:p>
    <w:p w14:paraId="4DDFA2E1" w14:textId="77777777" w:rsidR="008D179B" w:rsidRPr="006F2FA3" w:rsidRDefault="008D179B" w:rsidP="008D179B">
      <w:pPr>
        <w:rPr>
          <w:rFonts w:ascii="Cambria" w:eastAsia="Calibri" w:hAnsi="Cambria" w:cs="Calibri"/>
        </w:rPr>
      </w:pPr>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 xml:space="preserve">dataset   { </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&lt;boolean&gt; </w:t>
      </w:r>
      <w:r w:rsidRPr="006F2FA3">
        <w:rPr>
          <w:rFonts w:ascii="Cambria" w:eastAsia="Calibri" w:hAnsi="Cambria" w:cs="Calibri"/>
        </w:rPr>
        <w:t xml:space="preserve"> _}</w:t>
      </w:r>
    </w:p>
    <w:p w14:paraId="1778686F" w14:textId="77777777" w:rsidR="008D179B" w:rsidRPr="006F2FA3" w:rsidRDefault="008D179B" w:rsidP="008D179B">
      <w:pPr>
        <w:ind w:left="708" w:firstLine="708"/>
        <w:rPr>
          <w:rFonts w:ascii="Cambria" w:eastAsia="Calibri" w:hAnsi="Cambria" w:cs="Calibri"/>
        </w:rPr>
      </w:pPr>
      <w:r w:rsidRPr="006F2FA3">
        <w:rPr>
          <w:rFonts w:ascii="Cambria" w:eastAsia="Calibri" w:hAnsi="Cambria" w:cs="Calibri"/>
        </w:rPr>
        <w:t>|   component&lt;</w:t>
      </w:r>
      <w:r>
        <w:rPr>
          <w:rFonts w:ascii="Cambria" w:eastAsia="Calibri" w:hAnsi="Cambria" w:cs="Calibri"/>
        </w:rPr>
        <w:t>boolean</w:t>
      </w:r>
      <w:r w:rsidRPr="006F2FA3">
        <w:rPr>
          <w:rFonts w:ascii="Cambria" w:eastAsia="Calibri" w:hAnsi="Cambria" w:cs="Calibri"/>
        </w:rPr>
        <w:t>&gt;</w:t>
      </w:r>
    </w:p>
    <w:p w14:paraId="014B23E0" w14:textId="77777777" w:rsidR="008D179B" w:rsidRDefault="008D179B" w:rsidP="008D179B">
      <w:pPr>
        <w:ind w:left="708" w:firstLine="708"/>
        <w:rPr>
          <w:rFonts w:ascii="Cambria" w:hAnsi="Cambria"/>
        </w:rPr>
      </w:pPr>
      <w:r w:rsidRPr="006F2FA3">
        <w:rPr>
          <w:rFonts w:ascii="Cambria" w:eastAsia="Calibri" w:hAnsi="Cambria" w:cs="Calibri"/>
        </w:rPr>
        <w:t xml:space="preserve">|   </w:t>
      </w:r>
      <w:r>
        <w:rPr>
          <w:rFonts w:ascii="Cambria" w:eastAsia="Calibri" w:hAnsi="Cambria" w:cs="Calibri"/>
        </w:rPr>
        <w:t>boolean</w:t>
      </w:r>
      <w:r w:rsidRPr="00E64258">
        <w:rPr>
          <w:rFonts w:ascii="Cambria" w:eastAsia="Calibri" w:hAnsi="Cambria" w:cs="Calibri"/>
          <w:b/>
        </w:rPr>
        <w:t xml:space="preserve">   </w:t>
      </w:r>
    </w:p>
    <w:p w14:paraId="28CBA9BA" w14:textId="77777777" w:rsidR="008D179B" w:rsidRPr="00E352EF" w:rsidRDefault="008D179B" w:rsidP="00CF6D97">
      <w:pPr>
        <w:rPr>
          <w:rFonts w:ascii="Cambria" w:eastAsia="Calibri" w:hAnsi="Cambria" w:cs="Calibri"/>
          <w:i/>
          <w:color w:val="5B9BD5"/>
        </w:rPr>
      </w:pPr>
    </w:p>
    <w:p w14:paraId="50A53387" w14:textId="140EB8DC" w:rsidR="005A2227" w:rsidRDefault="00FC02BF" w:rsidP="00543198">
      <w:pPr>
        <w:rPr>
          <w:ins w:id="9951" w:author="Utente" w:date="2017-06-25T10:42:00Z"/>
          <w:rFonts w:ascii="Cambria" w:eastAsia="Calibri" w:hAnsi="Cambria" w:cs="Calibri"/>
          <w:i/>
          <w:color w:val="5B9BD5"/>
        </w:rPr>
      </w:pPr>
      <w:ins w:id="9952" w:author="Utente" w:date="2017-06-25T10:42:00Z">
        <w:r>
          <w:rPr>
            <w:rFonts w:ascii="Cambria" w:eastAsia="Calibri" w:hAnsi="Cambria" w:cs="Calibri"/>
            <w:i/>
            <w:color w:val="5B9BD5"/>
          </w:rPr>
          <w:t xml:space="preserve">Additional </w:t>
        </w:r>
      </w:ins>
      <w:del w:id="9953" w:author="Utente" w:date="2017-06-25T10:42:00Z">
        <w:r w:rsidR="0097053A" w:rsidRPr="00E352EF" w:rsidDel="00FC02BF">
          <w:rPr>
            <w:rFonts w:ascii="Cambria" w:eastAsia="Calibri" w:hAnsi="Cambria" w:cs="Calibri"/>
            <w:i/>
            <w:color w:val="5B9BD5"/>
          </w:rPr>
          <w:delText>C</w:delText>
        </w:r>
      </w:del>
      <w:ins w:id="9954" w:author="Utente" w:date="2017-06-25T10:42:00Z">
        <w:r>
          <w:rPr>
            <w:rFonts w:ascii="Cambria" w:eastAsia="Calibri" w:hAnsi="Cambria" w:cs="Calibri"/>
            <w:i/>
            <w:color w:val="5B9BD5"/>
          </w:rPr>
          <w:t>c</w:t>
        </w:r>
      </w:ins>
      <w:r w:rsidR="0097053A" w:rsidRPr="00E352EF">
        <w:rPr>
          <w:rFonts w:ascii="Cambria" w:eastAsia="Calibri" w:hAnsi="Cambria" w:cs="Calibri"/>
          <w:i/>
          <w:color w:val="5B9BD5"/>
        </w:rPr>
        <w:t>onstraints</w:t>
      </w:r>
    </w:p>
    <w:p w14:paraId="13D692C3" w14:textId="02D542F7" w:rsidR="00FC02BF" w:rsidRPr="00AC6139" w:rsidRDefault="00FC02BF" w:rsidP="00543198">
      <w:pPr>
        <w:rPr>
          <w:rFonts w:ascii="Cambria" w:eastAsia="Calibri" w:hAnsi="Cambria" w:cs="Calibri"/>
          <w:color w:val="auto"/>
        </w:rPr>
      </w:pPr>
      <w:ins w:id="9955" w:author="Utente" w:date="2017-06-25T10:42:00Z">
        <w:r w:rsidRPr="00AC6139">
          <w:rPr>
            <w:rFonts w:ascii="Cambria" w:eastAsia="Calibri" w:hAnsi="Cambria" w:cs="Calibri"/>
            <w:color w:val="auto"/>
          </w:rPr>
          <w:t>(empty)</w:t>
        </w:r>
      </w:ins>
    </w:p>
    <w:p w14:paraId="6CB6A82B" w14:textId="082C340C" w:rsidR="005A2227" w:rsidRPr="00E352EF" w:rsidDel="00FC02BF" w:rsidRDefault="0097053A" w:rsidP="008A7573">
      <w:pPr>
        <w:numPr>
          <w:ilvl w:val="0"/>
          <w:numId w:val="4"/>
        </w:numPr>
        <w:ind w:left="360"/>
        <w:rPr>
          <w:del w:id="9956" w:author="Utente" w:date="2017-06-25T10:42:00Z"/>
          <w:rFonts w:ascii="Cambria" w:hAnsi="Cambria"/>
        </w:rPr>
      </w:pPr>
      <w:del w:id="9957" w:author="Utente" w:date="2017-06-25T10:42:00Z">
        <w:r w:rsidRPr="00E352EF" w:rsidDel="00FC02BF">
          <w:rPr>
            <w:rFonts w:ascii="Cambria" w:eastAsia="Calibri" w:hAnsi="Cambria" w:cs="Calibri"/>
          </w:rPr>
          <w:delText xml:space="preserve">If </w:delText>
        </w:r>
        <w:r w:rsidRPr="00E352EF" w:rsidDel="00FC02BF">
          <w:rPr>
            <w:rFonts w:ascii="Cambria" w:eastAsia="Calibri" w:hAnsi="Cambria" w:cs="Calibri"/>
            <w:i/>
          </w:rPr>
          <w:delText>ds_1</w:delText>
        </w:r>
        <w:r w:rsidRPr="00E352EF" w:rsidDel="00FC02BF">
          <w:rPr>
            <w:rFonts w:ascii="Cambria" w:eastAsia="Calibri" w:hAnsi="Cambria" w:cs="Calibri"/>
          </w:rPr>
          <w:delText xml:space="preserve"> (</w:delText>
        </w:r>
        <w:r w:rsidRPr="00E352EF" w:rsidDel="00FC02BF">
          <w:rPr>
            <w:rFonts w:ascii="Cambria" w:eastAsia="Calibri" w:hAnsi="Cambria" w:cs="Calibri"/>
            <w:i/>
          </w:rPr>
          <w:delText>ds_2</w:delText>
        </w:r>
        <w:r w:rsidRPr="00E352EF" w:rsidDel="00FC02BF">
          <w:rPr>
            <w:rFonts w:ascii="Cambria" w:eastAsia="Calibri" w:hAnsi="Cambria" w:cs="Calibri"/>
          </w:rPr>
          <w:delText xml:space="preserve">) is a scalar then it must be a </w:delText>
        </w:r>
        <w:r w:rsidR="00CF6D97" w:rsidRPr="00E352EF" w:rsidDel="00FC02BF">
          <w:rPr>
            <w:rFonts w:ascii="Cambria" w:eastAsia="Calibri" w:hAnsi="Cambria" w:cs="Calibri"/>
            <w:b/>
          </w:rPr>
          <w:delText>b</w:delText>
        </w:r>
        <w:r w:rsidRPr="00E352EF" w:rsidDel="00FC02BF">
          <w:rPr>
            <w:rFonts w:ascii="Cambria" w:eastAsia="Calibri" w:hAnsi="Cambria" w:cs="Calibri"/>
            <w:b/>
          </w:rPr>
          <w:delText>oolean</w:delText>
        </w:r>
        <w:r w:rsidRPr="00E352EF" w:rsidDel="00FC02BF">
          <w:rPr>
            <w:rFonts w:ascii="Cambria" w:eastAsia="Calibri" w:hAnsi="Cambria" w:cs="Calibri"/>
          </w:rPr>
          <w:delText xml:space="preserve"> data type.</w:delText>
        </w:r>
      </w:del>
    </w:p>
    <w:p w14:paraId="365E6991" w14:textId="1E786668" w:rsidR="005A2227" w:rsidRPr="00E352EF" w:rsidDel="00FC02BF" w:rsidRDefault="0097053A" w:rsidP="008A7573">
      <w:pPr>
        <w:numPr>
          <w:ilvl w:val="0"/>
          <w:numId w:val="4"/>
        </w:numPr>
        <w:ind w:left="360"/>
        <w:rPr>
          <w:del w:id="9958" w:author="Utente" w:date="2017-06-25T10:42:00Z"/>
          <w:rFonts w:ascii="Cambria" w:hAnsi="Cambria"/>
        </w:rPr>
      </w:pPr>
      <w:del w:id="9959" w:author="Utente" w:date="2017-06-25T10:42:00Z">
        <w:r w:rsidRPr="00E352EF" w:rsidDel="00FC02BF">
          <w:rPr>
            <w:rFonts w:ascii="Cambria" w:eastAsia="Calibri" w:hAnsi="Cambria" w:cs="Calibri"/>
          </w:rPr>
          <w:delText xml:space="preserve">If </w:delText>
        </w:r>
        <w:r w:rsidRPr="00E352EF" w:rsidDel="00FC02BF">
          <w:rPr>
            <w:rFonts w:ascii="Cambria" w:eastAsia="Calibri" w:hAnsi="Cambria" w:cs="Calibri"/>
            <w:i/>
          </w:rPr>
          <w:delText>ds_1</w:delText>
        </w:r>
        <w:r w:rsidRPr="00E352EF" w:rsidDel="00FC02BF">
          <w:rPr>
            <w:rFonts w:ascii="Cambria" w:eastAsia="Calibri" w:hAnsi="Cambria" w:cs="Calibri"/>
          </w:rPr>
          <w:delText xml:space="preserve"> (</w:delText>
        </w:r>
        <w:r w:rsidRPr="00E352EF" w:rsidDel="00FC02BF">
          <w:rPr>
            <w:rFonts w:ascii="Cambria" w:eastAsia="Calibri" w:hAnsi="Cambria" w:cs="Calibri"/>
            <w:i/>
          </w:rPr>
          <w:delText>ds_2</w:delText>
        </w:r>
        <w:r w:rsidRPr="00E352EF" w:rsidDel="00FC02BF">
          <w:rPr>
            <w:rFonts w:ascii="Cambria" w:eastAsia="Calibri" w:hAnsi="Cambria" w:cs="Calibri"/>
          </w:rPr>
          <w:delText xml:space="preserve">) is a </w:delText>
        </w:r>
        <w:r w:rsidR="00F4601C" w:rsidRPr="00E352EF" w:rsidDel="00FC02BF">
          <w:delText>Dataset</w:delText>
        </w:r>
        <w:r w:rsidRPr="00E352EF" w:rsidDel="00FC02BF">
          <w:rPr>
            <w:rFonts w:ascii="Cambria" w:eastAsia="Calibri" w:hAnsi="Cambria" w:cs="Calibri"/>
          </w:rPr>
          <w:delText xml:space="preserve"> then it has at least a </w:delText>
        </w:r>
        <w:r w:rsidR="00D6733B" w:rsidRPr="00E352EF" w:rsidDel="00FC02BF">
          <w:rPr>
            <w:rFonts w:ascii="Cambria" w:eastAsia="Calibri" w:hAnsi="Cambria" w:cs="Calibri"/>
          </w:rPr>
          <w:delText xml:space="preserve">Measure </w:delText>
        </w:r>
        <w:r w:rsidRPr="00E352EF" w:rsidDel="00FC02BF">
          <w:rPr>
            <w:rFonts w:ascii="Cambria" w:eastAsia="Calibri" w:hAnsi="Cambria" w:cs="Calibri"/>
          </w:rPr>
          <w:delText xml:space="preserve">of </w:delText>
        </w:r>
        <w:r w:rsidR="00CF6D97" w:rsidRPr="00E352EF" w:rsidDel="00FC02BF">
          <w:rPr>
            <w:rFonts w:ascii="Cambria" w:eastAsia="Calibri" w:hAnsi="Cambria" w:cs="Calibri"/>
            <w:b/>
          </w:rPr>
          <w:delText>b</w:delText>
        </w:r>
        <w:r w:rsidRPr="00E352EF" w:rsidDel="00FC02BF">
          <w:rPr>
            <w:rFonts w:ascii="Cambria" w:eastAsia="Calibri" w:hAnsi="Cambria" w:cs="Calibri"/>
            <w:b/>
          </w:rPr>
          <w:delText>oolean</w:delText>
        </w:r>
        <w:r w:rsidRPr="00E352EF" w:rsidDel="00FC02BF">
          <w:rPr>
            <w:rFonts w:ascii="Cambria" w:eastAsia="Calibri" w:hAnsi="Cambria" w:cs="Calibri"/>
          </w:rPr>
          <w:delText xml:space="preserve"> type.</w:delText>
        </w:r>
      </w:del>
    </w:p>
    <w:p w14:paraId="5F04A189" w14:textId="6E4F0228" w:rsidR="005A2227" w:rsidRPr="00E352EF" w:rsidDel="00FC02BF" w:rsidRDefault="0097053A" w:rsidP="008A7573">
      <w:pPr>
        <w:numPr>
          <w:ilvl w:val="0"/>
          <w:numId w:val="4"/>
        </w:numPr>
        <w:ind w:left="360"/>
        <w:rPr>
          <w:del w:id="9960" w:author="Utente" w:date="2017-06-25T10:42:00Z"/>
          <w:rFonts w:ascii="Cambria" w:hAnsi="Cambria"/>
        </w:rPr>
      </w:pPr>
      <w:del w:id="9961" w:author="Utente" w:date="2017-06-25T10:42:00Z">
        <w:r w:rsidRPr="00E352EF" w:rsidDel="00FC02BF">
          <w:rPr>
            <w:rFonts w:ascii="Cambria" w:eastAsia="Calibri" w:hAnsi="Cambria" w:cs="Calibri"/>
          </w:rPr>
          <w:delText xml:space="preserve">If both </w:delText>
        </w:r>
        <w:r w:rsidRPr="00E352EF" w:rsidDel="00FC02BF">
          <w:rPr>
            <w:rFonts w:ascii="Cambria" w:eastAsia="Calibri" w:hAnsi="Cambria" w:cs="Calibri"/>
            <w:i/>
          </w:rPr>
          <w:delText>ds_1</w:delText>
        </w:r>
        <w:r w:rsidRPr="00E352EF" w:rsidDel="00FC02BF">
          <w:rPr>
            <w:rFonts w:ascii="Cambria" w:eastAsia="Calibri" w:hAnsi="Cambria" w:cs="Calibri"/>
          </w:rPr>
          <w:delText xml:space="preserve"> and </w:delText>
        </w:r>
        <w:r w:rsidRPr="00E352EF" w:rsidDel="00FC02BF">
          <w:rPr>
            <w:rFonts w:ascii="Cambria" w:eastAsia="Calibri" w:hAnsi="Cambria" w:cs="Calibri"/>
            <w:i/>
          </w:rPr>
          <w:delText>ds_2</w:delText>
        </w:r>
        <w:r w:rsidRPr="00E352EF" w:rsidDel="00FC02BF">
          <w:rPr>
            <w:rFonts w:ascii="Cambria" w:eastAsia="Calibri" w:hAnsi="Cambria" w:cs="Calibri"/>
          </w:rPr>
          <w:delText xml:space="preserve"> are </w:delText>
        </w:r>
        <w:r w:rsidR="00F4601C" w:rsidRPr="00E352EF" w:rsidDel="00FC02BF">
          <w:delText>Dataset</w:delText>
        </w:r>
        <w:r w:rsidRPr="00E352EF" w:rsidDel="00FC02BF">
          <w:rPr>
            <w:rFonts w:ascii="Cambria" w:eastAsia="Calibri" w:hAnsi="Cambria" w:cs="Calibri"/>
          </w:rPr>
          <w:delText xml:space="preserve">s then they must have at least </w:delText>
        </w:r>
        <w:r w:rsidR="009C28BD" w:rsidRPr="00E352EF" w:rsidDel="00FC02BF">
          <w:rPr>
            <w:rFonts w:ascii="Cambria" w:eastAsia="Calibri" w:hAnsi="Cambria" w:cs="Calibri"/>
          </w:rPr>
          <w:delText>one Identifier Component</w:delText>
        </w:r>
        <w:r w:rsidRPr="00E352EF" w:rsidDel="00FC02BF">
          <w:rPr>
            <w:rFonts w:ascii="Cambria" w:eastAsia="Calibri" w:hAnsi="Cambria" w:cs="Calibri"/>
          </w:rPr>
          <w:delText>in common (with the same name</w:delText>
        </w:r>
        <w:r w:rsidR="00D522BE" w:rsidRPr="00E352EF" w:rsidDel="00FC02BF">
          <w:rPr>
            <w:rFonts w:ascii="Cambria" w:eastAsia="Calibri" w:hAnsi="Cambria" w:cs="Calibri"/>
          </w:rPr>
          <w:delText xml:space="preserve"> and data type</w:delText>
        </w:r>
        <w:r w:rsidRPr="00E352EF" w:rsidDel="00FC02BF">
          <w:rPr>
            <w:rFonts w:ascii="Cambria" w:eastAsia="Calibri" w:hAnsi="Cambria" w:cs="Calibri"/>
          </w:rPr>
          <w:delText>).</w:delText>
        </w:r>
      </w:del>
    </w:p>
    <w:p w14:paraId="4FB5F802" w14:textId="48232117" w:rsidR="005A2227" w:rsidRPr="00E352EF" w:rsidDel="00FC02BF" w:rsidRDefault="0097053A" w:rsidP="008A7573">
      <w:pPr>
        <w:numPr>
          <w:ilvl w:val="0"/>
          <w:numId w:val="4"/>
        </w:numPr>
        <w:ind w:left="360"/>
        <w:rPr>
          <w:del w:id="9962" w:author="Utente" w:date="2017-06-25T10:42:00Z"/>
          <w:rFonts w:ascii="Cambria" w:hAnsi="Cambria"/>
        </w:rPr>
      </w:pPr>
      <w:del w:id="9963" w:author="Utente" w:date="2017-06-25T10:42:00Z">
        <w:r w:rsidRPr="00E352EF" w:rsidDel="00FC02BF">
          <w:rPr>
            <w:rFonts w:ascii="Cambria" w:eastAsia="Calibri" w:hAnsi="Cambria" w:cs="Calibri"/>
          </w:rPr>
          <w:delText xml:space="preserve">If both </w:delText>
        </w:r>
        <w:r w:rsidRPr="00E352EF" w:rsidDel="00FC02BF">
          <w:rPr>
            <w:rFonts w:ascii="Cambria" w:eastAsia="Calibri" w:hAnsi="Cambria" w:cs="Calibri"/>
            <w:i/>
          </w:rPr>
          <w:delText>ds_1</w:delText>
        </w:r>
        <w:r w:rsidRPr="00E352EF" w:rsidDel="00FC02BF">
          <w:rPr>
            <w:rFonts w:ascii="Cambria" w:eastAsia="Calibri" w:hAnsi="Cambria" w:cs="Calibri"/>
          </w:rPr>
          <w:delText xml:space="preserve"> and </w:delText>
        </w:r>
        <w:r w:rsidRPr="00E352EF" w:rsidDel="00FC02BF">
          <w:rPr>
            <w:rFonts w:ascii="Cambria" w:eastAsia="Calibri" w:hAnsi="Cambria" w:cs="Calibri"/>
            <w:i/>
          </w:rPr>
          <w:delText>ds_2</w:delText>
        </w:r>
        <w:r w:rsidRPr="00E352EF" w:rsidDel="00FC02BF">
          <w:rPr>
            <w:rFonts w:ascii="Cambria" w:eastAsia="Calibri" w:hAnsi="Cambria" w:cs="Calibri"/>
          </w:rPr>
          <w:delText xml:space="preserve"> are </w:delText>
        </w:r>
        <w:r w:rsidR="00F4601C" w:rsidRPr="00E352EF" w:rsidDel="00FC02BF">
          <w:delText>Dataset</w:delText>
        </w:r>
        <w:r w:rsidRPr="00E352EF" w:rsidDel="00FC02BF">
          <w:rPr>
            <w:rFonts w:ascii="Cambria" w:eastAsia="Calibri" w:hAnsi="Cambria" w:cs="Calibri"/>
          </w:rPr>
          <w:delText xml:space="preserve">s then either they have one or more </w:delText>
        </w:r>
        <w:r w:rsidR="00CF6D97" w:rsidRPr="00E352EF" w:rsidDel="00FC02BF">
          <w:rPr>
            <w:rFonts w:ascii="Cambria" w:eastAsia="Calibri" w:hAnsi="Cambria" w:cs="Calibri"/>
          </w:rPr>
          <w:delText>b</w:delText>
        </w:r>
        <w:r w:rsidRPr="00E352EF" w:rsidDel="00FC02BF">
          <w:rPr>
            <w:rFonts w:ascii="Cambria" w:eastAsia="Calibri" w:hAnsi="Cambria" w:cs="Calibri"/>
          </w:rPr>
          <w:delText xml:space="preserve">oolean </w:delText>
        </w:r>
        <w:r w:rsidR="00D6733B" w:rsidRPr="00E352EF" w:rsidDel="00FC02BF">
          <w:rPr>
            <w:rFonts w:ascii="Cambria" w:eastAsia="Calibri" w:hAnsi="Cambria" w:cs="Calibri"/>
          </w:rPr>
          <w:delText>M</w:delText>
        </w:r>
        <w:r w:rsidRPr="00E352EF" w:rsidDel="00FC02BF">
          <w:rPr>
            <w:rFonts w:ascii="Cambria" w:eastAsia="Calibri" w:hAnsi="Cambria" w:cs="Calibri"/>
          </w:rPr>
          <w:delText xml:space="preserve">easures in common, or at least one of them has only a Boolean </w:delText>
        </w:r>
        <w:r w:rsidR="00D6733B" w:rsidRPr="00E352EF" w:rsidDel="00FC02BF">
          <w:rPr>
            <w:rFonts w:ascii="Cambria" w:eastAsia="Calibri" w:hAnsi="Cambria" w:cs="Calibri"/>
          </w:rPr>
          <w:delText>M</w:delText>
        </w:r>
        <w:r w:rsidRPr="00E352EF" w:rsidDel="00FC02BF">
          <w:rPr>
            <w:rFonts w:ascii="Cambria" w:eastAsia="Calibri" w:hAnsi="Cambria" w:cs="Calibri"/>
          </w:rPr>
          <w:delText xml:space="preserve">easure. </w:delText>
        </w:r>
      </w:del>
    </w:p>
    <w:p w14:paraId="12F84C81" w14:textId="77777777" w:rsidR="00296497" w:rsidRDefault="00296497" w:rsidP="00CF6D97">
      <w:pPr>
        <w:rPr>
          <w:ins w:id="9964" w:author="Utente" w:date="2017-06-25T10:45:00Z"/>
          <w:rFonts w:ascii="Cambria" w:eastAsia="Calibri" w:hAnsi="Cambria" w:cs="Calibri"/>
          <w:i/>
          <w:color w:val="5B9BD5"/>
        </w:rPr>
      </w:pPr>
    </w:p>
    <w:p w14:paraId="007859D7" w14:textId="77777777" w:rsidR="00FC02BF" w:rsidRDefault="00FC02BF" w:rsidP="00FC02BF">
      <w:pPr>
        <w:rPr>
          <w:ins w:id="9965" w:author="Utente" w:date="2017-06-25T10:45:00Z"/>
          <w:rFonts w:ascii="Cambria" w:eastAsia="Calibri" w:hAnsi="Cambria" w:cs="Calibri"/>
          <w:i/>
          <w:color w:val="5B9BD5"/>
        </w:rPr>
      </w:pPr>
      <w:ins w:id="9966" w:author="Utente" w:date="2017-06-25T10:45:00Z">
        <w:r>
          <w:rPr>
            <w:rFonts w:ascii="Cambria" w:eastAsia="Calibri" w:hAnsi="Cambria" w:cs="Calibri"/>
            <w:i/>
            <w:color w:val="5B9BD5"/>
          </w:rPr>
          <w:t>Behaviour</w:t>
        </w:r>
      </w:ins>
    </w:p>
    <w:p w14:paraId="241B34AB" w14:textId="77777777" w:rsidR="00FC02BF" w:rsidRDefault="00FC02BF" w:rsidP="00FC02BF">
      <w:pPr>
        <w:rPr>
          <w:ins w:id="9967" w:author="Utente" w:date="2017-06-25T10:45:00Z"/>
          <w:rFonts w:ascii="Cambria" w:eastAsia="Calibri" w:hAnsi="Cambria" w:cs="Calibri"/>
          <w:color w:val="auto"/>
        </w:rPr>
      </w:pPr>
      <w:ins w:id="9968" w:author="Utente" w:date="2017-06-25T10:45:00Z">
        <w:r>
          <w:rPr>
            <w:rFonts w:ascii="Cambria" w:eastAsia="Calibri" w:hAnsi="Cambria" w:cs="Calibri"/>
            <w:color w:val="auto"/>
          </w:rPr>
          <w:t xml:space="preserve">The operator has the behaviour of the “Boolean operator” (see the section “VTL-ML - Behaviour of the Operators”). </w:t>
        </w:r>
      </w:ins>
    </w:p>
    <w:p w14:paraId="3CA7CBEF" w14:textId="593E5D45" w:rsidR="00FC02BF" w:rsidRPr="00E352EF" w:rsidDel="00FC02BF" w:rsidRDefault="00FC02BF" w:rsidP="00CF6D97">
      <w:pPr>
        <w:rPr>
          <w:del w:id="9969" w:author="Utente" w:date="2017-06-25T10:45:00Z"/>
          <w:rFonts w:ascii="Cambria" w:eastAsia="Calibri" w:hAnsi="Cambria" w:cs="Calibri"/>
          <w:i/>
          <w:color w:val="5B9BD5"/>
        </w:rPr>
      </w:pPr>
    </w:p>
    <w:p w14:paraId="5A9BBA4B" w14:textId="67D9D738" w:rsidR="005A2227" w:rsidRPr="00E352EF" w:rsidDel="00FC02BF" w:rsidRDefault="0097053A" w:rsidP="00543198">
      <w:pPr>
        <w:rPr>
          <w:del w:id="9970" w:author="Utente" w:date="2017-06-25T10:45:00Z"/>
          <w:rFonts w:ascii="Cambria" w:eastAsia="Calibri" w:hAnsi="Cambria" w:cs="Calibri"/>
          <w:i/>
          <w:color w:val="5B9BD5"/>
        </w:rPr>
      </w:pPr>
      <w:del w:id="9971" w:author="Utente" w:date="2017-06-25T10:45:00Z">
        <w:r w:rsidRPr="00E352EF" w:rsidDel="00FC02BF">
          <w:rPr>
            <w:rFonts w:ascii="Cambria" w:eastAsia="Calibri" w:hAnsi="Cambria" w:cs="Calibri"/>
            <w:i/>
            <w:color w:val="5B9BD5"/>
          </w:rPr>
          <w:delText>Returns</w:delText>
        </w:r>
      </w:del>
    </w:p>
    <w:p w14:paraId="2346A963" w14:textId="2B22804C" w:rsidR="005A2227" w:rsidRPr="00E352EF" w:rsidDel="00FC02BF" w:rsidRDefault="005A2227" w:rsidP="00CF6D97">
      <w:pPr>
        <w:rPr>
          <w:del w:id="9972" w:author="Utente" w:date="2017-06-25T10:45:00Z"/>
          <w:rFonts w:ascii="Cambria" w:hAnsi="Cambria"/>
        </w:rPr>
      </w:pPr>
    </w:p>
    <w:p w14:paraId="68DD0225" w14:textId="7A98FF80" w:rsidR="005A2227" w:rsidRPr="00E352EF" w:rsidDel="00FC02BF" w:rsidRDefault="0097053A" w:rsidP="00CF6D97">
      <w:pPr>
        <w:rPr>
          <w:del w:id="9973" w:author="Utente" w:date="2017-06-25T10:45:00Z"/>
          <w:rFonts w:ascii="Cambria" w:hAnsi="Cambria"/>
        </w:rPr>
      </w:pPr>
      <w:del w:id="9974" w:author="Utente" w:date="2017-06-25T10:45:00Z">
        <w:r w:rsidRPr="00E352EF" w:rsidDel="00FC02BF">
          <w:rPr>
            <w:rFonts w:ascii="Cambria" w:hAnsi="Cambria"/>
          </w:rPr>
          <w:delText xml:space="preserve">If both </w:delText>
        </w:r>
        <w:r w:rsidRPr="00E352EF" w:rsidDel="00FC02BF">
          <w:rPr>
            <w:rFonts w:ascii="Cambria" w:hAnsi="Cambria"/>
            <w:i/>
          </w:rPr>
          <w:delText>ds_1</w:delText>
        </w:r>
        <w:r w:rsidRPr="00E352EF" w:rsidDel="00FC02BF">
          <w:rPr>
            <w:rFonts w:ascii="Cambria" w:hAnsi="Cambria"/>
          </w:rPr>
          <w:delText xml:space="preserve"> and </w:delText>
        </w:r>
        <w:r w:rsidRPr="00E352EF" w:rsidDel="00FC02BF">
          <w:rPr>
            <w:rFonts w:ascii="Cambria" w:hAnsi="Cambria"/>
            <w:i/>
          </w:rPr>
          <w:delText>ds_2</w:delText>
        </w:r>
        <w:r w:rsidRPr="00E352EF" w:rsidDel="00FC02BF">
          <w:rPr>
            <w:rFonts w:ascii="Cambria" w:hAnsi="Cambria"/>
          </w:rPr>
          <w:delText xml:space="preserve"> are scalar values then the </w:delText>
        </w:r>
        <w:r w:rsidRPr="00E352EF" w:rsidDel="00FC02BF">
          <w:rPr>
            <w:rFonts w:ascii="Cambria" w:hAnsi="Cambria"/>
            <w:b/>
          </w:rPr>
          <w:delText>xor</w:delText>
        </w:r>
        <w:r w:rsidRPr="00E352EF" w:rsidDel="00FC02BF">
          <w:rPr>
            <w:rFonts w:ascii="Cambria" w:hAnsi="Cambria"/>
          </w:rPr>
          <w:delText xml:space="preserve"> operator returns </w:delText>
        </w:r>
        <w:r w:rsidRPr="00E352EF" w:rsidDel="00FC02BF">
          <w:rPr>
            <w:rFonts w:ascii="Cambria" w:eastAsia="Calibri" w:hAnsi="Cambria" w:cs="Calibri"/>
          </w:rPr>
          <w:delText xml:space="preserve">a </w:delText>
        </w:r>
        <w:r w:rsidR="00CF6D97" w:rsidRPr="00E352EF" w:rsidDel="00FC02BF">
          <w:rPr>
            <w:rFonts w:ascii="Cambria" w:eastAsia="Calibri" w:hAnsi="Cambria" w:cs="Calibri"/>
          </w:rPr>
          <w:delText>b</w:delText>
        </w:r>
        <w:r w:rsidRPr="00E352EF" w:rsidDel="00FC02BF">
          <w:rPr>
            <w:rFonts w:ascii="Cambria" w:eastAsia="Calibri" w:hAnsi="Cambria" w:cs="Calibri"/>
          </w:rPr>
          <w:delText xml:space="preserve">oolean value that is the result of the </w:delText>
        </w:r>
        <w:r w:rsidRPr="00E352EF" w:rsidDel="00FC02BF">
          <w:rPr>
            <w:rFonts w:ascii="Cambria" w:eastAsia="Calibri" w:hAnsi="Cambria" w:cs="Calibri"/>
            <w:b/>
          </w:rPr>
          <w:delText>xor</w:delText>
        </w:r>
        <w:r w:rsidRPr="00E352EF" w:rsidDel="00FC02BF">
          <w:rPr>
            <w:rFonts w:ascii="Cambria" w:eastAsia="Calibri" w:hAnsi="Cambria" w:cs="Calibri"/>
          </w:rPr>
          <w:delText xml:space="preserve"> operation.</w:delText>
        </w:r>
      </w:del>
    </w:p>
    <w:p w14:paraId="01A834B7" w14:textId="06AE3CDE" w:rsidR="005A2227" w:rsidRPr="00E352EF" w:rsidDel="00FC02BF" w:rsidRDefault="0097053A" w:rsidP="00CF6D97">
      <w:pPr>
        <w:rPr>
          <w:del w:id="9975" w:author="Utente" w:date="2017-06-25T10:45:00Z"/>
          <w:rFonts w:ascii="Cambria" w:hAnsi="Cambria"/>
        </w:rPr>
      </w:pPr>
      <w:del w:id="9976" w:author="Utente" w:date="2017-06-25T10:45:00Z">
        <w:r w:rsidRPr="00E352EF" w:rsidDel="00FC02BF">
          <w:rPr>
            <w:rFonts w:ascii="Cambria" w:hAnsi="Cambria"/>
          </w:rPr>
          <w:delText xml:space="preserve">If either </w:delText>
        </w:r>
        <w:r w:rsidRPr="00E352EF" w:rsidDel="00FC02BF">
          <w:rPr>
            <w:rFonts w:ascii="Cambria" w:hAnsi="Cambria"/>
            <w:i/>
          </w:rPr>
          <w:delText>ds_1</w:delText>
        </w:r>
        <w:r w:rsidRPr="00E352EF" w:rsidDel="00FC02BF">
          <w:rPr>
            <w:rFonts w:ascii="Cambria" w:hAnsi="Cambria"/>
          </w:rPr>
          <w:delText xml:space="preserve"> or </w:delText>
        </w:r>
        <w:r w:rsidRPr="00E352EF" w:rsidDel="00FC02BF">
          <w:rPr>
            <w:rFonts w:ascii="Cambria" w:hAnsi="Cambria"/>
            <w:i/>
          </w:rPr>
          <w:delText>ds_2</w:delText>
        </w:r>
        <w:r w:rsidRPr="00E352EF" w:rsidDel="00FC02BF">
          <w:rPr>
            <w:rFonts w:ascii="Cambria" w:hAnsi="Cambria"/>
          </w:rPr>
          <w:delText xml:space="preserve"> is a </w:delText>
        </w:r>
        <w:r w:rsidR="00F4601C" w:rsidRPr="00E352EF" w:rsidDel="00FC02BF">
          <w:delText>Dataset</w:delText>
        </w:r>
        <w:r w:rsidRPr="00E352EF" w:rsidDel="00FC02BF">
          <w:rPr>
            <w:rFonts w:ascii="Cambria" w:hAnsi="Cambria"/>
          </w:rPr>
          <w:delText xml:space="preserve"> then the </w:delText>
        </w:r>
        <w:r w:rsidRPr="00E352EF" w:rsidDel="00FC02BF">
          <w:rPr>
            <w:rFonts w:ascii="Cambria" w:hAnsi="Cambria"/>
            <w:b/>
          </w:rPr>
          <w:delText>xor</w:delText>
        </w:r>
        <w:r w:rsidRPr="00E352EF" w:rsidDel="00FC02BF">
          <w:rPr>
            <w:rFonts w:ascii="Cambria" w:hAnsi="Cambria"/>
          </w:rPr>
          <w:delText xml:space="preserve"> operator returns a </w:delText>
        </w:r>
        <w:r w:rsidR="00F4601C" w:rsidRPr="00E352EF" w:rsidDel="00FC02BF">
          <w:delText>Dataset</w:delText>
        </w:r>
        <w:r w:rsidRPr="00E352EF" w:rsidDel="00FC02BF">
          <w:rPr>
            <w:rFonts w:ascii="Cambria" w:hAnsi="Cambria"/>
          </w:rPr>
          <w:delText xml:space="preserve"> having the following components: </w:delText>
        </w:r>
      </w:del>
    </w:p>
    <w:p w14:paraId="2CFAF9D8" w14:textId="73CE8B4F" w:rsidR="005A2227" w:rsidRPr="00E352EF" w:rsidDel="00FC02BF" w:rsidRDefault="0097053A" w:rsidP="008A7573">
      <w:pPr>
        <w:numPr>
          <w:ilvl w:val="0"/>
          <w:numId w:val="4"/>
        </w:numPr>
        <w:ind w:left="360"/>
        <w:rPr>
          <w:del w:id="9977" w:author="Utente" w:date="2017-06-25T10:45:00Z"/>
          <w:rFonts w:ascii="Cambria" w:hAnsi="Cambria"/>
        </w:rPr>
      </w:pPr>
      <w:del w:id="9978" w:author="Utente" w:date="2017-06-25T10:45:00Z">
        <w:r w:rsidRPr="00E352EF" w:rsidDel="00FC02BF">
          <w:rPr>
            <w:rFonts w:ascii="Cambria" w:eastAsia="Calibri" w:hAnsi="Cambria" w:cs="Calibri"/>
          </w:rPr>
          <w:delText xml:space="preserve">The </w:delText>
        </w:r>
        <w:r w:rsidR="001E4C0B" w:rsidRPr="00E352EF" w:rsidDel="00FC02BF">
          <w:rPr>
            <w:rFonts w:ascii="Cambria" w:eastAsia="Calibri" w:hAnsi="Cambria" w:cs="Calibri"/>
          </w:rPr>
          <w:delText xml:space="preserve">superset of the identifier components of </w:delText>
        </w:r>
        <w:r w:rsidRPr="00E352EF" w:rsidDel="00FC02BF">
          <w:rPr>
            <w:rFonts w:ascii="Cambria" w:eastAsia="Calibri" w:hAnsi="Cambria" w:cs="Calibri"/>
            <w:i/>
          </w:rPr>
          <w:delText>ds_1</w:delText>
        </w:r>
        <w:r w:rsidRPr="00E352EF" w:rsidDel="00FC02BF">
          <w:rPr>
            <w:rFonts w:ascii="Cambria" w:eastAsia="Calibri" w:hAnsi="Cambria" w:cs="Calibri"/>
          </w:rPr>
          <w:delText xml:space="preserve"> and </w:delText>
        </w:r>
        <w:r w:rsidRPr="00E352EF" w:rsidDel="00FC02BF">
          <w:rPr>
            <w:rFonts w:ascii="Cambria" w:eastAsia="Calibri" w:hAnsi="Cambria" w:cs="Calibri"/>
            <w:i/>
          </w:rPr>
          <w:delText>ds_2</w:delText>
        </w:r>
      </w:del>
    </w:p>
    <w:p w14:paraId="334F9123" w14:textId="5064BC08" w:rsidR="005A2227" w:rsidRPr="00E352EF" w:rsidDel="00FC02BF" w:rsidRDefault="0097053A" w:rsidP="008A7573">
      <w:pPr>
        <w:numPr>
          <w:ilvl w:val="0"/>
          <w:numId w:val="4"/>
        </w:numPr>
        <w:ind w:left="360"/>
        <w:rPr>
          <w:del w:id="9979" w:author="Utente" w:date="2017-06-25T10:45:00Z"/>
          <w:rFonts w:ascii="Cambria" w:hAnsi="Cambria"/>
        </w:rPr>
      </w:pPr>
      <w:del w:id="9980" w:author="Utente" w:date="2017-06-25T10:45:00Z">
        <w:r w:rsidRPr="00E352EF" w:rsidDel="00FC02BF">
          <w:rPr>
            <w:rFonts w:ascii="Cambria" w:eastAsia="Calibri" w:hAnsi="Cambria" w:cs="Calibri"/>
          </w:rPr>
          <w:delText xml:space="preserve">If </w:delText>
        </w:r>
        <w:r w:rsidRPr="00E352EF" w:rsidDel="00FC02BF">
          <w:rPr>
            <w:rFonts w:ascii="Cambria" w:eastAsia="Calibri" w:hAnsi="Cambria" w:cs="Calibri"/>
            <w:i/>
          </w:rPr>
          <w:delText>ds_1</w:delText>
        </w:r>
        <w:r w:rsidRPr="00E352EF" w:rsidDel="00FC02BF">
          <w:rPr>
            <w:rFonts w:ascii="Cambria" w:eastAsia="Calibri" w:hAnsi="Cambria" w:cs="Calibri"/>
          </w:rPr>
          <w:delText xml:space="preserve"> and </w:delText>
        </w:r>
        <w:r w:rsidRPr="00E352EF" w:rsidDel="00FC02BF">
          <w:rPr>
            <w:rFonts w:ascii="Cambria" w:eastAsia="Calibri" w:hAnsi="Cambria" w:cs="Calibri"/>
            <w:i/>
          </w:rPr>
          <w:delText>ds_2</w:delText>
        </w:r>
        <w:r w:rsidRPr="00E352EF" w:rsidDel="00FC02BF">
          <w:rPr>
            <w:rFonts w:ascii="Cambria" w:eastAsia="Calibri" w:hAnsi="Cambria" w:cs="Calibri"/>
          </w:rPr>
          <w:delText xml:space="preserve"> have one or more </w:delText>
        </w:r>
        <w:r w:rsidR="00CF6D97" w:rsidRPr="00E352EF" w:rsidDel="00FC02BF">
          <w:rPr>
            <w:rFonts w:ascii="Cambria" w:eastAsia="Calibri" w:hAnsi="Cambria" w:cs="Calibri"/>
          </w:rPr>
          <w:delText>b</w:delText>
        </w:r>
        <w:r w:rsidRPr="00E352EF" w:rsidDel="00FC02BF">
          <w:rPr>
            <w:rFonts w:ascii="Cambria" w:eastAsia="Calibri" w:hAnsi="Cambria" w:cs="Calibri"/>
          </w:rPr>
          <w:delText xml:space="preserve">oolean </w:delText>
        </w:r>
        <w:r w:rsidR="00D6733B" w:rsidRPr="00E352EF" w:rsidDel="00FC02BF">
          <w:rPr>
            <w:rFonts w:ascii="Cambria" w:eastAsia="Calibri" w:hAnsi="Cambria" w:cs="Calibri"/>
          </w:rPr>
          <w:delText>M</w:delText>
        </w:r>
        <w:r w:rsidRPr="00E352EF" w:rsidDel="00FC02BF">
          <w:rPr>
            <w:rFonts w:ascii="Cambria" w:eastAsia="Calibri" w:hAnsi="Cambria" w:cs="Calibri"/>
          </w:rPr>
          <w:delText xml:space="preserve">easures in common (i.e., with the same name) then the resulting </w:delText>
        </w:r>
        <w:r w:rsidR="00F4601C" w:rsidRPr="00E352EF" w:rsidDel="00FC02BF">
          <w:delText>Dataset</w:delText>
        </w:r>
        <w:r w:rsidRPr="00E352EF" w:rsidDel="00FC02BF">
          <w:rPr>
            <w:rFonts w:ascii="Cambria" w:eastAsia="Calibri" w:hAnsi="Cambria" w:cs="Calibri"/>
          </w:rPr>
          <w:delText xml:space="preserve"> has these common </w:delText>
        </w:r>
        <w:r w:rsidR="00CF6D97" w:rsidRPr="00E352EF" w:rsidDel="00FC02BF">
          <w:rPr>
            <w:rFonts w:ascii="Cambria" w:eastAsia="Calibri" w:hAnsi="Cambria" w:cs="Calibri"/>
          </w:rPr>
          <w:delText>b</w:delText>
        </w:r>
        <w:r w:rsidRPr="00E352EF" w:rsidDel="00FC02BF">
          <w:rPr>
            <w:rFonts w:ascii="Cambria" w:eastAsia="Calibri" w:hAnsi="Cambria" w:cs="Calibri"/>
          </w:rPr>
          <w:delText xml:space="preserve">oolean </w:delText>
        </w:r>
        <w:r w:rsidR="00D6733B" w:rsidRPr="00E352EF" w:rsidDel="00FC02BF">
          <w:rPr>
            <w:rFonts w:ascii="Cambria" w:eastAsia="Calibri" w:hAnsi="Cambria" w:cs="Calibri"/>
          </w:rPr>
          <w:delText>M</w:delText>
        </w:r>
        <w:r w:rsidRPr="00E352EF" w:rsidDel="00FC02BF">
          <w:rPr>
            <w:rFonts w:ascii="Cambria" w:eastAsia="Calibri" w:hAnsi="Cambria" w:cs="Calibri"/>
          </w:rPr>
          <w:delText xml:space="preserve">easures, with the same name, varied on the base of the logical </w:delText>
        </w:r>
        <w:r w:rsidRPr="00E352EF" w:rsidDel="00FC02BF">
          <w:rPr>
            <w:rFonts w:ascii="Cambria" w:eastAsia="Calibri" w:hAnsi="Cambria" w:cs="Calibri"/>
            <w:b/>
          </w:rPr>
          <w:delText>xor</w:delText>
        </w:r>
        <w:r w:rsidRPr="00E352EF" w:rsidDel="00FC02BF">
          <w:rPr>
            <w:rFonts w:ascii="Cambria" w:eastAsia="Calibri" w:hAnsi="Cambria" w:cs="Calibri"/>
          </w:rPr>
          <w:delText xml:space="preserve"> between the Measure Components of ds_1 and ds_2. Otherwise, if </w:delText>
        </w:r>
        <w:r w:rsidRPr="00E352EF" w:rsidDel="00FC02BF">
          <w:rPr>
            <w:rFonts w:ascii="Cambria" w:eastAsia="Calibri" w:hAnsi="Cambria" w:cs="Calibri"/>
            <w:i/>
          </w:rPr>
          <w:delText>ds_1</w:delText>
        </w:r>
        <w:r w:rsidRPr="00E352EF" w:rsidDel="00FC02BF">
          <w:rPr>
            <w:rFonts w:ascii="Cambria" w:eastAsia="Calibri" w:hAnsi="Cambria" w:cs="Calibri"/>
          </w:rPr>
          <w:delText xml:space="preserve"> and </w:delText>
        </w:r>
        <w:r w:rsidRPr="00E352EF" w:rsidDel="00FC02BF">
          <w:rPr>
            <w:rFonts w:ascii="Cambria" w:eastAsia="Calibri" w:hAnsi="Cambria" w:cs="Calibri"/>
            <w:i/>
          </w:rPr>
          <w:delText>ds_2</w:delText>
        </w:r>
        <w:r w:rsidRPr="00E352EF" w:rsidDel="00FC02BF">
          <w:rPr>
            <w:rFonts w:ascii="Cambria" w:eastAsia="Calibri" w:hAnsi="Cambria" w:cs="Calibri"/>
          </w:rPr>
          <w:delText xml:space="preserve"> do not have any </w:delText>
        </w:r>
        <w:r w:rsidR="00D6733B" w:rsidRPr="00E352EF" w:rsidDel="00FC02BF">
          <w:rPr>
            <w:rFonts w:ascii="Cambria" w:eastAsia="Calibri" w:hAnsi="Cambria" w:cs="Calibri"/>
          </w:rPr>
          <w:delText>M</w:delText>
        </w:r>
        <w:r w:rsidRPr="00E352EF" w:rsidDel="00FC02BF">
          <w:rPr>
            <w:rFonts w:ascii="Cambria" w:eastAsia="Calibri" w:hAnsi="Cambria" w:cs="Calibri"/>
          </w:rPr>
          <w:delText xml:space="preserve">easures in common and have only one </w:delText>
        </w:r>
        <w:r w:rsidR="00D6733B" w:rsidRPr="00E352EF" w:rsidDel="00FC02BF">
          <w:rPr>
            <w:rFonts w:ascii="Cambria" w:eastAsia="Calibri" w:hAnsi="Cambria" w:cs="Calibri"/>
          </w:rPr>
          <w:delText>M</w:delText>
        </w:r>
        <w:r w:rsidRPr="00E352EF" w:rsidDel="00FC02BF">
          <w:rPr>
            <w:rFonts w:ascii="Cambria" w:eastAsia="Calibri" w:hAnsi="Cambria" w:cs="Calibri"/>
          </w:rPr>
          <w:delText xml:space="preserve">easure then the resulting </w:delText>
        </w:r>
        <w:r w:rsidR="00F4601C" w:rsidRPr="00E352EF" w:rsidDel="00FC02BF">
          <w:delText>Dataset</w:delText>
        </w:r>
        <w:r w:rsidRPr="00E352EF" w:rsidDel="00FC02BF">
          <w:rPr>
            <w:rFonts w:ascii="Cambria" w:eastAsia="Calibri" w:hAnsi="Cambria" w:cs="Calibri"/>
          </w:rPr>
          <w:delText xml:space="preserve"> contains a </w:delText>
        </w:r>
        <w:r w:rsidR="00D6733B" w:rsidRPr="00E352EF" w:rsidDel="00FC02BF">
          <w:rPr>
            <w:rFonts w:ascii="Cambria" w:eastAsia="Calibri" w:hAnsi="Cambria" w:cs="Calibri"/>
          </w:rPr>
          <w:delText>M</w:delText>
        </w:r>
        <w:r w:rsidRPr="00E352EF" w:rsidDel="00FC02BF">
          <w:rPr>
            <w:rFonts w:ascii="Cambria" w:eastAsia="Calibri" w:hAnsi="Cambria" w:cs="Calibri"/>
          </w:rPr>
          <w:delText xml:space="preserve">easure named </w:delText>
        </w:r>
        <w:r w:rsidR="00C847B8" w:rsidRPr="00E352EF" w:rsidDel="00FC02BF">
          <w:rPr>
            <w:rFonts w:ascii="Cambria" w:eastAsia="Calibri" w:hAnsi="Cambria" w:cs="Calibri"/>
            <w:b/>
          </w:rPr>
          <w:delText>CONDITION</w:delText>
        </w:r>
        <w:r w:rsidRPr="00E352EF" w:rsidDel="00FC02BF">
          <w:rPr>
            <w:rFonts w:ascii="Cambria" w:eastAsia="Calibri" w:hAnsi="Cambria" w:cs="Calibri"/>
          </w:rPr>
          <w:delText xml:space="preserve"> that contains a </w:delText>
        </w:r>
        <w:r w:rsidR="00CF6D97" w:rsidRPr="00E352EF" w:rsidDel="00FC02BF">
          <w:rPr>
            <w:rFonts w:ascii="Cambria" w:eastAsia="Calibri" w:hAnsi="Cambria" w:cs="Calibri"/>
          </w:rPr>
          <w:delText>b</w:delText>
        </w:r>
        <w:r w:rsidRPr="00E352EF" w:rsidDel="00FC02BF">
          <w:rPr>
            <w:rFonts w:ascii="Cambria" w:eastAsia="Calibri" w:hAnsi="Cambria" w:cs="Calibri"/>
          </w:rPr>
          <w:delText xml:space="preserve">oolean value that is the result of the </w:delText>
        </w:r>
        <w:r w:rsidRPr="00E352EF" w:rsidDel="00FC02BF">
          <w:rPr>
            <w:rFonts w:ascii="Cambria" w:eastAsia="Calibri" w:hAnsi="Cambria" w:cs="Calibri"/>
            <w:b/>
          </w:rPr>
          <w:delText>xor</w:delText>
        </w:r>
        <w:r w:rsidRPr="00E352EF" w:rsidDel="00FC02BF">
          <w:rPr>
            <w:rFonts w:ascii="Cambria" w:eastAsia="Calibri" w:hAnsi="Cambria" w:cs="Calibri"/>
          </w:rPr>
          <w:delText xml:space="preserve"> operation.</w:delText>
        </w:r>
      </w:del>
    </w:p>
    <w:p w14:paraId="0E7FBD81" w14:textId="228094DB" w:rsidR="005A2227" w:rsidRPr="00E352EF" w:rsidDel="00FC02BF" w:rsidRDefault="0097053A" w:rsidP="00CF6D97">
      <w:pPr>
        <w:rPr>
          <w:del w:id="9981" w:author="Utente" w:date="2017-06-25T10:45:00Z"/>
          <w:rFonts w:ascii="Cambria" w:hAnsi="Cambria"/>
        </w:rPr>
      </w:pPr>
      <w:del w:id="9982" w:author="Utente" w:date="2017-06-25T10:45:00Z">
        <w:r w:rsidRPr="00E352EF" w:rsidDel="00FC02BF">
          <w:rPr>
            <w:rFonts w:ascii="Cambria" w:hAnsi="Cambria"/>
          </w:rPr>
          <w:delText xml:space="preserve">The resulting </w:delText>
        </w:r>
        <w:r w:rsidR="00F4601C" w:rsidRPr="00E352EF" w:rsidDel="00FC02BF">
          <w:delText>Dataset</w:delText>
        </w:r>
        <w:r w:rsidRPr="00E352EF" w:rsidDel="00FC02BF">
          <w:rPr>
            <w:rFonts w:ascii="Cambria" w:hAnsi="Cambria"/>
          </w:rPr>
          <w:delText xml:space="preserve"> contains a data point for each pair of data points of </w:delText>
        </w:r>
        <w:r w:rsidRPr="00E352EF" w:rsidDel="00FC02BF">
          <w:rPr>
            <w:rFonts w:ascii="Cambria" w:hAnsi="Cambria"/>
            <w:i/>
          </w:rPr>
          <w:delText>ds_1</w:delText>
        </w:r>
        <w:r w:rsidRPr="00E352EF" w:rsidDel="00FC02BF">
          <w:rPr>
            <w:rFonts w:ascii="Cambria" w:hAnsi="Cambria"/>
          </w:rPr>
          <w:delText xml:space="preserve"> and </w:delText>
        </w:r>
        <w:r w:rsidRPr="00E352EF" w:rsidDel="00FC02BF">
          <w:rPr>
            <w:rFonts w:ascii="Cambria" w:hAnsi="Cambria"/>
            <w:i/>
          </w:rPr>
          <w:delText>ds_2</w:delText>
        </w:r>
        <w:r w:rsidRPr="00E352EF" w:rsidDel="00FC02BF">
          <w:rPr>
            <w:rFonts w:ascii="Cambria" w:hAnsi="Cambria"/>
          </w:rPr>
          <w:delText xml:space="preserve"> that have the same key (the same values of the </w:delText>
        </w:r>
        <w:r w:rsidR="009C28BD" w:rsidRPr="00E352EF" w:rsidDel="00FC02BF">
          <w:rPr>
            <w:rFonts w:ascii="Cambria" w:eastAsia="Calibri" w:hAnsi="Cambria" w:cs="Calibri"/>
          </w:rPr>
          <w:delText>Identifier Component</w:delText>
        </w:r>
        <w:r w:rsidRPr="00E352EF" w:rsidDel="00FC02BF">
          <w:rPr>
            <w:rFonts w:ascii="Cambria" w:hAnsi="Cambria"/>
          </w:rPr>
          <w:delText xml:space="preserve">s). </w:delText>
        </w:r>
      </w:del>
    </w:p>
    <w:p w14:paraId="5595A829" w14:textId="77777777" w:rsidR="005A2227" w:rsidRPr="00E352EF" w:rsidRDefault="005A2227" w:rsidP="00CF6D97">
      <w:pPr>
        <w:rPr>
          <w:rFonts w:ascii="Cambria" w:hAnsi="Cambria"/>
        </w:rPr>
      </w:pPr>
    </w:p>
    <w:p w14:paraId="6961081E" w14:textId="77777777" w:rsidR="005A2227" w:rsidRPr="00E352EF" w:rsidRDefault="00EA6708" w:rsidP="00543198">
      <w:pPr>
        <w:rPr>
          <w:rFonts w:ascii="Cambria" w:eastAsia="Calibri" w:hAnsi="Cambria" w:cs="Calibri"/>
          <w:i/>
          <w:color w:val="5B9BD5"/>
        </w:rPr>
      </w:pPr>
      <w:r w:rsidRPr="00E352EF">
        <w:rPr>
          <w:rFonts w:ascii="Cambria" w:eastAsia="Calibri" w:hAnsi="Cambria" w:cs="Calibri"/>
          <w:i/>
          <w:color w:val="5B9BD5"/>
        </w:rPr>
        <w:t>Examples</w:t>
      </w:r>
    </w:p>
    <w:p w14:paraId="4A81598A" w14:textId="6F5554B7" w:rsidR="005A2227" w:rsidRPr="00E352EF" w:rsidDel="00C237D2" w:rsidRDefault="00EA6708" w:rsidP="00CF6D97">
      <w:pPr>
        <w:rPr>
          <w:del w:id="9983" w:author="Utente" w:date="2017-06-25T10:45:00Z"/>
          <w:rFonts w:ascii="Cambria" w:hAnsi="Cambria"/>
        </w:rPr>
      </w:pPr>
      <w:del w:id="9984" w:author="Utente" w:date="2017-06-25T10:45:00Z">
        <w:r w:rsidRPr="00E352EF" w:rsidDel="00C237D2">
          <w:rPr>
            <w:rFonts w:ascii="Cambria" w:hAnsi="Cambria"/>
          </w:rPr>
          <w:delText>O</w:delText>
        </w:r>
        <w:r w:rsidR="0097053A" w:rsidRPr="00E352EF" w:rsidDel="00C237D2">
          <w:rPr>
            <w:rFonts w:ascii="Cambria" w:hAnsi="Cambria"/>
          </w:rPr>
          <w:delText>n scalar</w:delText>
        </w:r>
      </w:del>
    </w:p>
    <w:p w14:paraId="5F54D986" w14:textId="0CF00BEB" w:rsidR="005A2227" w:rsidRPr="00E352EF" w:rsidDel="00C237D2" w:rsidRDefault="00EA6708" w:rsidP="00CF6D97">
      <w:pPr>
        <w:rPr>
          <w:del w:id="9985" w:author="Utente" w:date="2017-06-25T10:45:00Z"/>
          <w:rFonts w:ascii="Cambria" w:hAnsi="Cambria"/>
        </w:rPr>
      </w:pPr>
      <w:del w:id="9986" w:author="Utente" w:date="2017-06-25T10:45:00Z">
        <w:r w:rsidRPr="00E352EF" w:rsidDel="00C237D2">
          <w:rPr>
            <w:rFonts w:ascii="Cambria" w:eastAsia="Calibri" w:hAnsi="Cambria" w:cs="Calibri"/>
          </w:rPr>
          <w:delText xml:space="preserve">1) </w:delText>
        </w:r>
        <w:r w:rsidR="0097053A" w:rsidRPr="00E352EF" w:rsidDel="00C237D2">
          <w:rPr>
            <w:rFonts w:ascii="Cambria" w:eastAsia="Calibri" w:hAnsi="Cambria" w:cs="Calibri"/>
          </w:rPr>
          <w:delText>If A = True, B = False</w:delText>
        </w:r>
      </w:del>
    </w:p>
    <w:p w14:paraId="5529D414" w14:textId="35E6A032" w:rsidR="005A2227" w:rsidRPr="00E352EF" w:rsidDel="00C237D2" w:rsidRDefault="0097053A" w:rsidP="00EA6708">
      <w:pPr>
        <w:ind w:firstLine="706"/>
        <w:rPr>
          <w:del w:id="9987" w:author="Utente" w:date="2017-06-25T10:45:00Z"/>
          <w:rFonts w:ascii="Cambria" w:hAnsi="Cambria"/>
        </w:rPr>
      </w:pPr>
      <w:del w:id="9988" w:author="Utente" w:date="2017-06-25T10:45:00Z">
        <w:r w:rsidRPr="00E352EF" w:rsidDel="00C237D2">
          <w:rPr>
            <w:rFonts w:ascii="Cambria" w:eastAsia="Calibri" w:hAnsi="Cambria" w:cs="Calibri"/>
          </w:rPr>
          <w:delText xml:space="preserve">C := A </w:delText>
        </w:r>
        <w:r w:rsidRPr="00E352EF" w:rsidDel="00C237D2">
          <w:rPr>
            <w:rFonts w:ascii="Cambria" w:eastAsia="Calibri" w:hAnsi="Cambria" w:cs="Calibri"/>
            <w:b/>
          </w:rPr>
          <w:delText>or</w:delText>
        </w:r>
        <w:r w:rsidRPr="00E352EF" w:rsidDel="00C237D2">
          <w:rPr>
            <w:rFonts w:ascii="Cambria" w:eastAsia="Calibri" w:hAnsi="Cambria" w:cs="Calibri"/>
          </w:rPr>
          <w:delText xml:space="preserve"> B  </w:delText>
        </w:r>
        <w:r w:rsidR="00994652" w:rsidRPr="00E352EF" w:rsidDel="00C237D2">
          <w:rPr>
            <w:rFonts w:ascii="Cambria" w:eastAsia="Calibri" w:hAnsi="Cambria" w:cs="Calibri"/>
          </w:rPr>
          <w:tab/>
        </w:r>
        <w:r w:rsidR="00994652" w:rsidRPr="00E352EF" w:rsidDel="00C237D2">
          <w:rPr>
            <w:rFonts w:ascii="Cambria" w:eastAsia="Calibri" w:hAnsi="Cambria" w:cs="Calibri"/>
          </w:rPr>
          <w:tab/>
        </w:r>
        <w:r w:rsidR="00994652" w:rsidRPr="00E352EF" w:rsidDel="00C237D2">
          <w:rPr>
            <w:rFonts w:ascii="Cambria" w:eastAsia="Calibri" w:hAnsi="Cambria" w:cs="Calibri"/>
          </w:rPr>
          <w:tab/>
        </w:r>
        <w:r w:rsidRPr="00E352EF" w:rsidDel="00C237D2">
          <w:rPr>
            <w:rFonts w:ascii="Cambria" w:eastAsia="Calibri" w:hAnsi="Cambria" w:cs="Calibri"/>
          </w:rPr>
          <w:delText>C = True</w:delText>
        </w:r>
      </w:del>
    </w:p>
    <w:p w14:paraId="40B9DA68" w14:textId="6B9C7C7F" w:rsidR="005A2227" w:rsidRPr="00E352EF" w:rsidDel="00C237D2" w:rsidRDefault="005A2227" w:rsidP="00CF6D97">
      <w:pPr>
        <w:rPr>
          <w:del w:id="9989" w:author="Utente" w:date="2017-06-25T10:45:00Z"/>
          <w:rFonts w:ascii="Cambria" w:hAnsi="Cambria"/>
        </w:rPr>
      </w:pPr>
    </w:p>
    <w:p w14:paraId="34FCAB23" w14:textId="723CDC4E" w:rsidR="005A2227" w:rsidRPr="00E352EF" w:rsidDel="00C237D2" w:rsidRDefault="00EA6708" w:rsidP="00CF6D97">
      <w:pPr>
        <w:rPr>
          <w:del w:id="9990" w:author="Utente" w:date="2017-06-25T10:45:00Z"/>
          <w:rFonts w:ascii="Cambria" w:hAnsi="Cambria"/>
        </w:rPr>
      </w:pPr>
      <w:del w:id="9991" w:author="Utente" w:date="2017-06-25T10:45:00Z">
        <w:r w:rsidRPr="00E352EF" w:rsidDel="00C237D2">
          <w:rPr>
            <w:rFonts w:ascii="Cambria" w:hAnsi="Cambria"/>
          </w:rPr>
          <w:delText>O</w:delText>
        </w:r>
        <w:r w:rsidR="0097053A" w:rsidRPr="00E352EF" w:rsidDel="00C237D2">
          <w:rPr>
            <w:rFonts w:ascii="Cambria" w:hAnsi="Cambria"/>
          </w:rPr>
          <w:delText xml:space="preserve">n </w:delText>
        </w:r>
        <w:r w:rsidR="00F4601C" w:rsidRPr="00E352EF" w:rsidDel="00C237D2">
          <w:delText>Dataset</w:delText>
        </w:r>
      </w:del>
    </w:p>
    <w:p w14:paraId="5C3E3202" w14:textId="544C495D" w:rsidR="005A2227" w:rsidRPr="00F70A81" w:rsidRDefault="00B80B78" w:rsidP="00CF6D97">
      <w:pPr>
        <w:rPr>
          <w:rFonts w:ascii="Cambria" w:eastAsia="Calibri" w:hAnsi="Cambria" w:cs="Calibri"/>
          <w:lang w:val="fr-FR"/>
        </w:rPr>
      </w:pPr>
      <w:ins w:id="9992" w:author="Utente" w:date="2017-06-26T16:27:00Z">
        <w:r>
          <w:rPr>
            <w:rFonts w:ascii="Cambria" w:eastAsia="Calibri" w:hAnsi="Cambria" w:cs="Calibri"/>
          </w:rPr>
          <w:t>Given the left operand</w:t>
        </w:r>
        <w:r w:rsidRPr="00E352EF">
          <w:rPr>
            <w:rFonts w:ascii="Cambria" w:eastAsia="Calibri" w:hAnsi="Cambria" w:cs="Calibri"/>
          </w:rPr>
          <w:t xml:space="preserve"> </w:t>
        </w:r>
        <w:r>
          <w:rPr>
            <w:rFonts w:ascii="Cambria" w:eastAsia="Calibri" w:hAnsi="Cambria"/>
          </w:rPr>
          <w:t>Data Set</w:t>
        </w:r>
      </w:ins>
      <w:ins w:id="9993" w:author="Utente" w:date="2017-06-27T18:22:00Z">
        <w:r w:rsidR="006619C5">
          <w:rPr>
            <w:rFonts w:ascii="Cambria" w:eastAsia="Calibri" w:hAnsi="Cambria"/>
          </w:rPr>
          <w:t>:</w:t>
        </w:r>
      </w:ins>
      <w:ins w:id="9994" w:author="Utente" w:date="2017-06-26T16:27:00Z">
        <w:r>
          <w:rPr>
            <w:rFonts w:ascii="Cambria" w:eastAsia="Calibri" w:hAnsi="Cambria"/>
          </w:rPr>
          <w:t xml:space="preserve"> </w:t>
        </w:r>
      </w:ins>
      <w:del w:id="9995" w:author="Utente" w:date="2017-06-25T10:45:00Z">
        <w:r w:rsidR="00EA6708" w:rsidRPr="00F70A81" w:rsidDel="00C237D2">
          <w:rPr>
            <w:rFonts w:ascii="Cambria" w:eastAsia="Calibri" w:hAnsi="Cambria" w:cs="Calibri"/>
            <w:lang w:val="fr-FR"/>
          </w:rPr>
          <w:delText xml:space="preserve">2) </w:delText>
        </w:r>
        <w:r w:rsidR="0097053A" w:rsidRPr="00F70A81" w:rsidDel="00C237D2">
          <w:rPr>
            <w:rFonts w:ascii="Cambria" w:eastAsia="Calibri" w:hAnsi="Cambria" w:cs="Calibri"/>
            <w:lang w:val="fr-FR"/>
          </w:rPr>
          <w:delText>DS_xor:=population.</w:delText>
        </w:r>
      </w:del>
      <w:ins w:id="9996" w:author="Laura Viignola" w:date="2017-05-11T09:38:00Z">
        <w:del w:id="9997" w:author="Utente" w:date="2017-06-25T10:45:00Z">
          <w:r w:rsidR="004266D2" w:rsidDel="00C237D2">
            <w:rPr>
              <w:rFonts w:ascii="Cambria" w:eastAsia="Calibri" w:hAnsi="Cambria" w:cs="Calibri"/>
              <w:lang w:val="fr-FR"/>
            </w:rPr>
            <w:delText>#</w:delText>
          </w:r>
        </w:del>
      </w:ins>
      <w:del w:id="9998" w:author="Utente" w:date="2017-06-25T10:45:00Z">
        <w:r w:rsidR="0097053A" w:rsidRPr="00F70A81" w:rsidDel="00C237D2">
          <w:rPr>
            <w:rFonts w:ascii="Cambria" w:eastAsia="Calibri" w:hAnsi="Cambria" w:cs="Calibri"/>
            <w:lang w:val="fr-FR"/>
          </w:rPr>
          <w:delText xml:space="preserve">sex=”M” </w:delText>
        </w:r>
        <w:r w:rsidR="0097053A" w:rsidRPr="00F70A81" w:rsidDel="00C237D2">
          <w:rPr>
            <w:rFonts w:ascii="Cambria" w:eastAsia="Calibri" w:hAnsi="Cambria" w:cs="Calibri"/>
            <w:b/>
            <w:lang w:val="fr-FR"/>
          </w:rPr>
          <w:delText>xor</w:delText>
        </w:r>
        <w:r w:rsidR="0097053A" w:rsidRPr="00F70A81" w:rsidDel="00C237D2">
          <w:rPr>
            <w:rFonts w:ascii="Cambria" w:eastAsia="Calibri" w:hAnsi="Cambria" w:cs="Calibri"/>
            <w:lang w:val="fr-FR"/>
          </w:rPr>
          <w:delText xml:space="preserve">  population.</w:delText>
        </w:r>
      </w:del>
      <w:ins w:id="9999" w:author="Laura Viignola" w:date="2017-05-11T09:38:00Z">
        <w:del w:id="10000" w:author="Utente" w:date="2017-06-25T10:45:00Z">
          <w:r w:rsidR="004266D2" w:rsidDel="00C237D2">
            <w:rPr>
              <w:rFonts w:ascii="Cambria" w:eastAsia="Calibri" w:hAnsi="Cambria" w:cs="Calibri"/>
              <w:lang w:val="fr-FR"/>
            </w:rPr>
            <w:delText>#</w:delText>
          </w:r>
        </w:del>
      </w:ins>
      <w:del w:id="10001" w:author="Utente" w:date="2017-06-25T10:45:00Z">
        <w:r w:rsidR="0097053A" w:rsidRPr="00F70A81" w:rsidDel="00C237D2">
          <w:rPr>
            <w:rFonts w:ascii="Cambria" w:eastAsia="Calibri" w:hAnsi="Cambria" w:cs="Calibri"/>
            <w:lang w:val="fr-FR"/>
          </w:rPr>
          <w:delText>age</w:delText>
        </w:r>
      </w:del>
      <w:ins w:id="10002" w:author="Laura Viignola" w:date="2017-05-10T16:43:00Z">
        <w:del w:id="10003" w:author="Utente" w:date="2017-06-25T10:45:00Z">
          <w:r w:rsidR="00DD271A" w:rsidRPr="00F70A81" w:rsidDel="00C237D2">
            <w:rPr>
              <w:rFonts w:ascii="Cambria" w:eastAsia="Calibri" w:hAnsi="Cambria" w:cs="Calibri"/>
              <w:lang w:val="fr-FR"/>
            </w:rPr>
            <w:delText xml:space="preserve"> </w:delText>
          </w:r>
        </w:del>
      </w:ins>
      <w:del w:id="10004" w:author="Utente" w:date="2017-06-25T10:45:00Z">
        <w:r w:rsidR="0097053A" w:rsidRPr="00F70A81" w:rsidDel="00C237D2">
          <w:rPr>
            <w:rFonts w:ascii="Cambria" w:eastAsia="Calibri" w:hAnsi="Cambria" w:cs="Calibri"/>
            <w:lang w:val="fr-FR"/>
          </w:rPr>
          <w:delText xml:space="preserve">_group=”Y15-64” </w:delText>
        </w:r>
      </w:del>
    </w:p>
    <w:p w14:paraId="59115DD4" w14:textId="5D41D046" w:rsidR="00994652" w:rsidRPr="00F70A81" w:rsidDel="006619C5" w:rsidRDefault="00994652" w:rsidP="00CF6D97">
      <w:pPr>
        <w:rPr>
          <w:del w:id="10005" w:author="Utente" w:date="2017-06-27T18:21:00Z"/>
          <w:rFonts w:ascii="Cambria" w:hAnsi="Cambria"/>
          <w:lang w:val="fr-FR"/>
        </w:rPr>
      </w:pPr>
    </w:p>
    <w:tbl>
      <w:tblPr>
        <w:tblW w:w="603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58"/>
        <w:gridCol w:w="1069"/>
        <w:gridCol w:w="1072"/>
        <w:gridCol w:w="1083"/>
        <w:gridCol w:w="1752"/>
      </w:tblGrid>
      <w:tr w:rsidR="005A2227" w:rsidRPr="00B80B78" w14:paraId="3CC6125F" w14:textId="77777777" w:rsidTr="00C237D2">
        <w:tc>
          <w:tcPr>
            <w:tcW w:w="603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A496576" w14:textId="327CD769" w:rsidR="005A2227" w:rsidRPr="00B80B78" w:rsidRDefault="0097053A">
            <w:pPr>
              <w:rPr>
                <w:rFonts w:ascii="Arial" w:hAnsi="Arial" w:cs="Arial"/>
              </w:rPr>
            </w:pPr>
            <w:del w:id="10006" w:author="Utente" w:date="2017-06-25T10:46:00Z">
              <w:r w:rsidRPr="00B80B78" w:rsidDel="00C237D2">
                <w:rPr>
                  <w:rFonts w:ascii="Arial" w:eastAsia="Calibri" w:hAnsi="Arial" w:cs="Arial"/>
                </w:rPr>
                <w:delText>DS_xor</w:delText>
              </w:r>
            </w:del>
            <w:ins w:id="10007" w:author="Laura Viignola" w:date="2017-05-10T16:52:00Z">
              <w:del w:id="10008" w:author="Utente" w:date="2017-06-25T10:46:00Z">
                <w:r w:rsidR="00432A98" w:rsidRPr="00B80B78" w:rsidDel="00C237D2">
                  <w:rPr>
                    <w:rFonts w:ascii="Arial" w:eastAsia="Calibri" w:hAnsi="Arial" w:cs="Arial"/>
                  </w:rPr>
                  <w:delText>population</w:delText>
                </w:r>
              </w:del>
            </w:ins>
            <w:ins w:id="10009" w:author="Utente" w:date="2017-06-25T10:46:00Z">
              <w:r w:rsidR="00C237D2" w:rsidRPr="00B80B78">
                <w:rPr>
                  <w:rFonts w:ascii="Arial" w:eastAsia="Calibri" w:hAnsi="Arial" w:cs="Arial"/>
                </w:rPr>
                <w:t>DS_1</w:t>
              </w:r>
            </w:ins>
          </w:p>
        </w:tc>
      </w:tr>
      <w:tr w:rsidR="005A2227" w:rsidRPr="00B80B78" w14:paraId="778CA9E7" w14:textId="77777777" w:rsidTr="00AC6139">
        <w:tc>
          <w:tcPr>
            <w:tcW w:w="1058"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5BB8A53" w14:textId="5E3F60D5" w:rsidR="005A2227" w:rsidRPr="00B80B78" w:rsidRDefault="00C237D2" w:rsidP="00C237D2">
            <w:pPr>
              <w:tabs>
                <w:tab w:val="left" w:pos="855"/>
              </w:tabs>
              <w:rPr>
                <w:rFonts w:ascii="Arial" w:hAnsi="Arial" w:cs="Arial"/>
              </w:rPr>
            </w:pPr>
            <w:ins w:id="10010" w:author="Utente" w:date="2017-06-25T10:46:00Z">
              <w:r w:rsidRPr="00B80B78">
                <w:rPr>
                  <w:rFonts w:ascii="Arial" w:eastAsia="Calibri" w:hAnsi="Arial" w:cs="Arial"/>
                  <w:b/>
                </w:rPr>
                <w:t>Id_1</w:t>
              </w:r>
            </w:ins>
            <w:del w:id="10011" w:author="Utente" w:date="2017-06-25T10:46:00Z">
              <w:r w:rsidR="0097053A" w:rsidRPr="00B80B78" w:rsidDel="00C237D2">
                <w:rPr>
                  <w:rFonts w:ascii="Arial" w:eastAsia="Calibri" w:hAnsi="Arial" w:cs="Arial"/>
                  <w:b/>
                </w:rPr>
                <w:delText>SEX</w:delText>
              </w:r>
            </w:del>
          </w:p>
        </w:tc>
        <w:tc>
          <w:tcPr>
            <w:tcW w:w="1069"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56B65463" w14:textId="4FE4F548" w:rsidR="005A2227" w:rsidRPr="00B80B78" w:rsidRDefault="0097053A">
            <w:pPr>
              <w:rPr>
                <w:rFonts w:ascii="Arial" w:hAnsi="Arial" w:cs="Arial"/>
              </w:rPr>
            </w:pPr>
            <w:del w:id="10012" w:author="Utente" w:date="2017-06-25T10:46:00Z">
              <w:r w:rsidRPr="00B80B78" w:rsidDel="00C237D2">
                <w:rPr>
                  <w:rFonts w:ascii="Arial" w:eastAsia="Calibri" w:hAnsi="Arial" w:cs="Arial"/>
                  <w:b/>
                </w:rPr>
                <w:delText>AGE</w:delText>
              </w:r>
            </w:del>
            <w:ins w:id="10013" w:author="Utente" w:date="2017-06-25T10:46:00Z">
              <w:r w:rsidR="00C237D2" w:rsidRPr="00B80B78">
                <w:rPr>
                  <w:rFonts w:ascii="Arial" w:eastAsia="Calibri" w:hAnsi="Arial" w:cs="Arial"/>
                  <w:b/>
                </w:rPr>
                <w:t>Id_2</w:t>
              </w:r>
            </w:ins>
          </w:p>
        </w:tc>
        <w:tc>
          <w:tcPr>
            <w:tcW w:w="1072"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2BD049AF" w14:textId="25A19FC8" w:rsidR="005A2227" w:rsidRPr="00B80B78" w:rsidRDefault="0097053A">
            <w:pPr>
              <w:rPr>
                <w:rFonts w:ascii="Arial" w:hAnsi="Arial" w:cs="Arial"/>
              </w:rPr>
            </w:pPr>
            <w:del w:id="10014" w:author="Utente" w:date="2017-06-25T10:46:00Z">
              <w:r w:rsidRPr="00B80B78" w:rsidDel="00C237D2">
                <w:rPr>
                  <w:rFonts w:ascii="Arial" w:eastAsia="Calibri" w:hAnsi="Arial" w:cs="Arial"/>
                  <w:b/>
                </w:rPr>
                <w:delText>GEO</w:delText>
              </w:r>
            </w:del>
            <w:ins w:id="10015" w:author="Utente" w:date="2017-06-25T10:46:00Z">
              <w:r w:rsidR="00C237D2" w:rsidRPr="00B80B78">
                <w:rPr>
                  <w:rFonts w:ascii="Arial" w:eastAsia="Calibri" w:hAnsi="Arial" w:cs="Arial"/>
                  <w:b/>
                </w:rPr>
                <w:t>Id_3</w:t>
              </w:r>
            </w:ins>
          </w:p>
        </w:tc>
        <w:tc>
          <w:tcPr>
            <w:tcW w:w="108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70A791BE" w14:textId="772D0890" w:rsidR="005A2227" w:rsidRPr="00B80B78" w:rsidRDefault="0097053A">
            <w:pPr>
              <w:rPr>
                <w:rFonts w:ascii="Arial" w:hAnsi="Arial" w:cs="Arial"/>
              </w:rPr>
            </w:pPr>
            <w:del w:id="10016" w:author="Utente" w:date="2017-06-25T10:46:00Z">
              <w:r w:rsidRPr="00B80B78" w:rsidDel="00C237D2">
                <w:rPr>
                  <w:rFonts w:ascii="Arial" w:eastAsia="Calibri" w:hAnsi="Arial" w:cs="Arial"/>
                  <w:b/>
                </w:rPr>
                <w:delText>TIME</w:delText>
              </w:r>
            </w:del>
            <w:ins w:id="10017" w:author="Utente" w:date="2017-06-25T10:46:00Z">
              <w:r w:rsidR="00C237D2" w:rsidRPr="00B80B78">
                <w:rPr>
                  <w:rFonts w:ascii="Arial" w:eastAsia="Calibri" w:hAnsi="Arial" w:cs="Arial"/>
                  <w:b/>
                </w:rPr>
                <w:t>Id_4</w:t>
              </w:r>
            </w:ins>
          </w:p>
        </w:tc>
        <w:tc>
          <w:tcPr>
            <w:tcW w:w="175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678F17B0" w14:textId="1E7B3F47" w:rsidR="005A2227" w:rsidRPr="00B80B78" w:rsidRDefault="0097053A">
            <w:pPr>
              <w:rPr>
                <w:rFonts w:ascii="Arial" w:hAnsi="Arial" w:cs="Arial"/>
              </w:rPr>
            </w:pPr>
            <w:del w:id="10018" w:author="Utente" w:date="2017-06-25T10:46:00Z">
              <w:r w:rsidRPr="00B80B78" w:rsidDel="00C237D2">
                <w:rPr>
                  <w:rFonts w:ascii="Arial" w:eastAsia="Calibri" w:hAnsi="Arial" w:cs="Arial"/>
                  <w:b/>
                  <w:shd w:val="clear" w:color="auto" w:fill="C6D9F1"/>
                </w:rPr>
                <w:delText>CONDITION</w:delText>
              </w:r>
            </w:del>
            <w:ins w:id="10019" w:author="Utente" w:date="2017-06-25T10:46:00Z">
              <w:r w:rsidR="00C237D2" w:rsidRPr="00B80B78">
                <w:rPr>
                  <w:rFonts w:ascii="Arial" w:eastAsia="Calibri" w:hAnsi="Arial" w:cs="Arial"/>
                  <w:b/>
                  <w:shd w:val="clear" w:color="auto" w:fill="C6D9F1"/>
                </w:rPr>
                <w:t>Me_1</w:t>
              </w:r>
            </w:ins>
          </w:p>
        </w:tc>
      </w:tr>
      <w:tr w:rsidR="005A2227" w:rsidRPr="00B80B78" w14:paraId="05ADEB3D"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5F037E" w14:textId="77777777" w:rsidR="005A2227" w:rsidRPr="00B80B78" w:rsidRDefault="0097053A">
            <w:pPr>
              <w:rPr>
                <w:rFonts w:ascii="Arial" w:hAnsi="Arial" w:cs="Arial"/>
              </w:rPr>
            </w:pPr>
            <w:r w:rsidRPr="00B80B78">
              <w:rPr>
                <w:rFonts w:ascii="Arial" w:eastAsia="Calibri" w:hAnsi="Arial" w:cs="Arial"/>
              </w:rPr>
              <w:t>M</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15ED49" w14:textId="77777777" w:rsidR="005A2227" w:rsidRPr="00B80B78" w:rsidRDefault="0097053A">
            <w:pPr>
              <w:rPr>
                <w:rFonts w:ascii="Arial" w:hAnsi="Arial" w:cs="Arial"/>
              </w:rPr>
            </w:pPr>
            <w:r w:rsidRPr="00B80B78">
              <w:rPr>
                <w:rFonts w:ascii="Arial" w:eastAsia="Calibri" w:hAnsi="Arial" w:cs="Arial"/>
              </w:rPr>
              <w:t>Y_LT15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3CF4AB" w14:textId="77777777" w:rsidR="005A2227" w:rsidRPr="00B80B78" w:rsidRDefault="0097053A">
            <w:pPr>
              <w:rPr>
                <w:rFonts w:ascii="Arial" w:hAnsi="Arial" w:cs="Arial"/>
              </w:rPr>
            </w:pPr>
            <w:r w:rsidRPr="00B80B78">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831438" w14:textId="77777777" w:rsidR="005A2227" w:rsidRPr="00B80B78" w:rsidRDefault="0097053A">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AB88DA" w14:textId="5B25CEC3" w:rsidR="005A2227" w:rsidRPr="00B80B78" w:rsidRDefault="0097053A">
            <w:pPr>
              <w:rPr>
                <w:rFonts w:ascii="Arial" w:hAnsi="Arial" w:cs="Arial"/>
              </w:rPr>
            </w:pPr>
            <w:del w:id="10020" w:author="Utente" w:date="2017-06-25T10:46:00Z">
              <w:r w:rsidRPr="00B80B78" w:rsidDel="00C237D2">
                <w:rPr>
                  <w:rFonts w:ascii="Arial" w:eastAsia="Calibri" w:hAnsi="Arial" w:cs="Arial"/>
                </w:rPr>
                <w:delText>970428</w:delText>
              </w:r>
            </w:del>
            <w:ins w:id="10021" w:author="Utente" w:date="2017-06-25T10:46:00Z">
              <w:r w:rsidR="00C237D2" w:rsidRPr="00B80B78">
                <w:rPr>
                  <w:rFonts w:ascii="Arial" w:eastAsia="Calibri" w:hAnsi="Arial" w:cs="Arial"/>
                </w:rPr>
                <w:t>true</w:t>
              </w:r>
            </w:ins>
          </w:p>
        </w:tc>
      </w:tr>
      <w:tr w:rsidR="005A2227" w:rsidRPr="00B80B78" w14:paraId="556DCA9F"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26470B" w14:textId="77777777" w:rsidR="005A2227" w:rsidRPr="00B80B78" w:rsidRDefault="0097053A">
            <w:pPr>
              <w:rPr>
                <w:rFonts w:ascii="Arial" w:hAnsi="Arial" w:cs="Arial"/>
              </w:rPr>
            </w:pPr>
            <w:r w:rsidRPr="00B80B78">
              <w:rPr>
                <w:rFonts w:ascii="Arial" w:eastAsia="Calibri" w:hAnsi="Arial" w:cs="Arial"/>
              </w:rPr>
              <w:t>M</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806090" w14:textId="77777777" w:rsidR="005A2227" w:rsidRPr="00B80B78" w:rsidRDefault="0097053A">
            <w:pPr>
              <w:rPr>
                <w:rFonts w:ascii="Arial" w:hAnsi="Arial" w:cs="Arial"/>
              </w:rPr>
            </w:pPr>
            <w:r w:rsidRPr="00B80B78">
              <w:rPr>
                <w:rFonts w:ascii="Arial" w:eastAsia="Calibri" w:hAnsi="Arial" w:cs="Arial"/>
              </w:rPr>
              <w:t>Y15-64</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055FFC" w14:textId="77777777" w:rsidR="005A2227" w:rsidRPr="00B80B78" w:rsidRDefault="0097053A">
            <w:pPr>
              <w:rPr>
                <w:rFonts w:ascii="Arial" w:hAnsi="Arial" w:cs="Arial"/>
              </w:rPr>
            </w:pPr>
            <w:r w:rsidRPr="00B80B78">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402110" w14:textId="77777777" w:rsidR="005A2227" w:rsidRPr="00B80B78" w:rsidRDefault="0097053A">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412679" w14:textId="097580EC" w:rsidR="005A2227" w:rsidRPr="00B80B78" w:rsidRDefault="0097053A">
            <w:pPr>
              <w:rPr>
                <w:rFonts w:ascii="Arial" w:hAnsi="Arial" w:cs="Arial"/>
              </w:rPr>
            </w:pPr>
            <w:del w:id="10022" w:author="Utente" w:date="2017-06-25T10:47:00Z">
              <w:r w:rsidRPr="00B80B78" w:rsidDel="00C237D2">
                <w:rPr>
                  <w:rFonts w:ascii="Arial" w:eastAsia="Calibri" w:hAnsi="Arial" w:cs="Arial"/>
                </w:rPr>
                <w:delText>3678355</w:delText>
              </w:r>
            </w:del>
            <w:ins w:id="10023" w:author="Utente" w:date="2017-06-25T10:47:00Z">
              <w:r w:rsidR="00C237D2" w:rsidRPr="00B80B78">
                <w:rPr>
                  <w:rFonts w:ascii="Arial" w:eastAsia="Calibri" w:hAnsi="Arial" w:cs="Arial"/>
                </w:rPr>
                <w:t>false</w:t>
              </w:r>
            </w:ins>
          </w:p>
        </w:tc>
      </w:tr>
      <w:tr w:rsidR="005A2227" w:rsidRPr="00B80B78" w14:paraId="6861BEDD"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03075B" w14:textId="77777777" w:rsidR="005A2227" w:rsidRPr="00B80B78" w:rsidRDefault="0097053A">
            <w:pPr>
              <w:rPr>
                <w:rFonts w:ascii="Arial" w:hAnsi="Arial" w:cs="Arial"/>
              </w:rPr>
            </w:pPr>
            <w:r w:rsidRPr="00B80B78">
              <w:rPr>
                <w:rFonts w:ascii="Arial" w:eastAsia="Calibri" w:hAnsi="Arial" w:cs="Arial"/>
              </w:rPr>
              <w:t>M</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3E26D8" w14:textId="77777777" w:rsidR="005A2227" w:rsidRPr="00B80B78" w:rsidRDefault="0097053A">
            <w:pPr>
              <w:rPr>
                <w:rFonts w:ascii="Arial" w:hAnsi="Arial" w:cs="Arial"/>
              </w:rPr>
            </w:pPr>
            <w:r w:rsidRPr="00B80B78">
              <w:rPr>
                <w:rFonts w:ascii="Arial" w:eastAsia="Calibri" w:hAnsi="Arial" w:cs="Arial"/>
              </w:rPr>
              <w:t>Y_GE65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64FED0" w14:textId="77777777" w:rsidR="005A2227" w:rsidRPr="00B80B78" w:rsidRDefault="0097053A">
            <w:pPr>
              <w:rPr>
                <w:rFonts w:ascii="Arial" w:hAnsi="Arial" w:cs="Arial"/>
              </w:rPr>
            </w:pPr>
            <w:r w:rsidRPr="00B80B78">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90634F" w14:textId="77777777" w:rsidR="005A2227" w:rsidRPr="00B80B78" w:rsidRDefault="0097053A">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3E76D6" w14:textId="741F63C0" w:rsidR="005A2227" w:rsidRPr="00B80B78" w:rsidRDefault="00C237D2">
            <w:pPr>
              <w:rPr>
                <w:rFonts w:ascii="Arial" w:hAnsi="Arial" w:cs="Arial"/>
              </w:rPr>
            </w:pPr>
            <w:ins w:id="10024" w:author="Utente" w:date="2017-06-25T10:46:00Z">
              <w:r w:rsidRPr="00B80B78">
                <w:rPr>
                  <w:rFonts w:ascii="Arial" w:eastAsia="Calibri" w:hAnsi="Arial" w:cs="Arial"/>
                </w:rPr>
                <w:t>true</w:t>
              </w:r>
            </w:ins>
            <w:del w:id="10025" w:author="Utente" w:date="2017-06-25T10:46:00Z">
              <w:r w:rsidR="0097053A" w:rsidRPr="00B80B78" w:rsidDel="00C237D2">
                <w:rPr>
                  <w:rFonts w:ascii="Arial" w:eastAsia="Calibri" w:hAnsi="Arial" w:cs="Arial"/>
                </w:rPr>
                <w:delText>838653</w:delText>
              </w:r>
            </w:del>
          </w:p>
        </w:tc>
      </w:tr>
      <w:tr w:rsidR="00C237D2" w:rsidRPr="00B80B78" w14:paraId="06FA71CA"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E41D4C" w14:textId="77777777" w:rsidR="00C237D2" w:rsidRPr="00B80B78" w:rsidRDefault="00C237D2">
            <w:pPr>
              <w:rPr>
                <w:rFonts w:ascii="Arial" w:hAnsi="Arial" w:cs="Arial"/>
              </w:rPr>
            </w:pPr>
            <w:r w:rsidRPr="00B80B78">
              <w:rPr>
                <w:rFonts w:ascii="Arial" w:eastAsia="Calibri" w:hAnsi="Arial" w:cs="Arial"/>
              </w:rPr>
              <w:t>F</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44AD80" w14:textId="77777777" w:rsidR="00C237D2" w:rsidRPr="00B80B78" w:rsidRDefault="00C237D2">
            <w:pPr>
              <w:rPr>
                <w:rFonts w:ascii="Arial" w:hAnsi="Arial" w:cs="Arial"/>
              </w:rPr>
            </w:pPr>
            <w:r w:rsidRPr="00B80B78">
              <w:rPr>
                <w:rFonts w:ascii="Arial" w:eastAsia="Calibri" w:hAnsi="Arial" w:cs="Arial"/>
              </w:rPr>
              <w:t>Y_LT15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C0C685" w14:textId="097AA6F3" w:rsidR="00C237D2" w:rsidRPr="00B80B78" w:rsidRDefault="00C237D2">
            <w:pPr>
              <w:rPr>
                <w:rFonts w:ascii="Arial" w:hAnsi="Arial" w:cs="Arial"/>
              </w:rPr>
            </w:pPr>
            <w:ins w:id="10026" w:author="Utente" w:date="2017-06-25T10:46:00Z">
              <w:r w:rsidRPr="00B80B78">
                <w:rPr>
                  <w:rFonts w:ascii="Arial" w:eastAsia="Calibri" w:hAnsi="Arial" w:cs="Arial"/>
                </w:rPr>
                <w:t>UK</w:t>
              </w:r>
            </w:ins>
            <w:del w:id="10027" w:author="Utente" w:date="2017-06-25T10:46:00Z">
              <w:r w:rsidRPr="00B80B78" w:rsidDel="0031095E">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8C8693" w14:textId="77777777" w:rsidR="00C237D2" w:rsidRPr="00B80B78" w:rsidRDefault="00C237D2">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13A053" w14:textId="767B6CDB" w:rsidR="00C237D2" w:rsidRPr="00B80B78" w:rsidRDefault="00C237D2">
            <w:pPr>
              <w:rPr>
                <w:rFonts w:ascii="Arial" w:hAnsi="Arial" w:cs="Arial"/>
              </w:rPr>
            </w:pPr>
            <w:ins w:id="10028" w:author="Utente" w:date="2017-06-25T10:47:00Z">
              <w:r w:rsidRPr="00B80B78">
                <w:rPr>
                  <w:rFonts w:ascii="Arial" w:eastAsia="Calibri" w:hAnsi="Arial" w:cs="Arial"/>
                </w:rPr>
                <w:t>false</w:t>
              </w:r>
            </w:ins>
            <w:del w:id="10029" w:author="Utente" w:date="2017-06-25T10:47:00Z">
              <w:r w:rsidRPr="00B80B78" w:rsidDel="00C237D2">
                <w:rPr>
                  <w:rFonts w:ascii="Arial" w:eastAsia="Calibri" w:hAnsi="Arial" w:cs="Arial"/>
                </w:rPr>
                <w:delText>927644</w:delText>
              </w:r>
            </w:del>
          </w:p>
        </w:tc>
      </w:tr>
      <w:tr w:rsidR="00C237D2" w:rsidRPr="00B80B78" w14:paraId="49C9D21D"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EBF97F" w14:textId="77777777" w:rsidR="00C237D2" w:rsidRPr="00B80B78" w:rsidRDefault="00C237D2">
            <w:pPr>
              <w:rPr>
                <w:rFonts w:ascii="Arial" w:hAnsi="Arial" w:cs="Arial"/>
              </w:rPr>
            </w:pPr>
            <w:r w:rsidRPr="00B80B78">
              <w:rPr>
                <w:rFonts w:ascii="Arial" w:eastAsia="Calibri" w:hAnsi="Arial" w:cs="Arial"/>
              </w:rPr>
              <w:t>F</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CF4FF0" w14:textId="77777777" w:rsidR="00C237D2" w:rsidRPr="00B80B78" w:rsidRDefault="00C237D2">
            <w:pPr>
              <w:rPr>
                <w:rFonts w:ascii="Arial" w:hAnsi="Arial" w:cs="Arial"/>
              </w:rPr>
            </w:pPr>
            <w:r w:rsidRPr="00B80B78">
              <w:rPr>
                <w:rFonts w:ascii="Arial" w:eastAsia="Calibri" w:hAnsi="Arial" w:cs="Arial"/>
              </w:rPr>
              <w:t>Y15-64</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3A52A6" w14:textId="1D3B0786" w:rsidR="00C237D2" w:rsidRPr="00B80B78" w:rsidRDefault="00C237D2">
            <w:pPr>
              <w:rPr>
                <w:rFonts w:ascii="Arial" w:hAnsi="Arial" w:cs="Arial"/>
              </w:rPr>
            </w:pPr>
            <w:ins w:id="10030" w:author="Utente" w:date="2017-06-25T10:46:00Z">
              <w:r w:rsidRPr="00B80B78">
                <w:rPr>
                  <w:rFonts w:ascii="Arial" w:eastAsia="Calibri" w:hAnsi="Arial" w:cs="Arial"/>
                </w:rPr>
                <w:t>UK</w:t>
              </w:r>
            </w:ins>
            <w:del w:id="10031" w:author="Utente" w:date="2017-06-25T10:46:00Z">
              <w:r w:rsidRPr="00B80B78" w:rsidDel="0031095E">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818771" w14:textId="77777777" w:rsidR="00C237D2" w:rsidRPr="00B80B78" w:rsidRDefault="00C237D2">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35CB6D" w14:textId="7538D332" w:rsidR="00C237D2" w:rsidRPr="00B80B78" w:rsidRDefault="00C237D2">
            <w:pPr>
              <w:rPr>
                <w:rFonts w:ascii="Arial" w:hAnsi="Arial" w:cs="Arial"/>
              </w:rPr>
            </w:pPr>
            <w:ins w:id="10032" w:author="Utente" w:date="2017-06-25T10:47:00Z">
              <w:r w:rsidRPr="00B80B78">
                <w:rPr>
                  <w:rFonts w:ascii="Arial" w:eastAsia="Calibri" w:hAnsi="Arial" w:cs="Arial"/>
                </w:rPr>
                <w:t>false</w:t>
              </w:r>
            </w:ins>
            <w:del w:id="10033" w:author="Utente" w:date="2017-06-25T10:47:00Z">
              <w:r w:rsidRPr="00B80B78" w:rsidDel="00C237D2">
                <w:rPr>
                  <w:rFonts w:ascii="Arial" w:eastAsia="Calibri" w:hAnsi="Arial" w:cs="Arial"/>
                </w:rPr>
                <w:delText>3625561</w:delText>
              </w:r>
            </w:del>
          </w:p>
        </w:tc>
      </w:tr>
      <w:tr w:rsidR="00C237D2" w:rsidRPr="00B80B78" w14:paraId="55D576AB"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8E813E" w14:textId="77777777" w:rsidR="00C237D2" w:rsidRPr="00B80B78" w:rsidRDefault="00C237D2">
            <w:pPr>
              <w:rPr>
                <w:rFonts w:ascii="Arial" w:hAnsi="Arial" w:cs="Arial"/>
              </w:rPr>
            </w:pPr>
            <w:r w:rsidRPr="00B80B78">
              <w:rPr>
                <w:rFonts w:ascii="Arial" w:eastAsia="Calibri" w:hAnsi="Arial" w:cs="Arial"/>
              </w:rPr>
              <w:t>F</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011825" w14:textId="77777777" w:rsidR="00C237D2" w:rsidRPr="00B80B78" w:rsidRDefault="00C237D2">
            <w:pPr>
              <w:rPr>
                <w:rFonts w:ascii="Arial" w:hAnsi="Arial" w:cs="Arial"/>
              </w:rPr>
            </w:pPr>
            <w:r w:rsidRPr="00B80B78">
              <w:rPr>
                <w:rFonts w:ascii="Arial" w:eastAsia="Calibri" w:hAnsi="Arial" w:cs="Arial"/>
              </w:rPr>
              <w:t>Y_GE65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07F724" w14:textId="13A21D8B" w:rsidR="00C237D2" w:rsidRPr="00B80B78" w:rsidRDefault="00C237D2">
            <w:pPr>
              <w:rPr>
                <w:rFonts w:ascii="Arial" w:hAnsi="Arial" w:cs="Arial"/>
              </w:rPr>
            </w:pPr>
            <w:ins w:id="10034" w:author="Utente" w:date="2017-06-25T10:46:00Z">
              <w:r w:rsidRPr="00B80B78">
                <w:rPr>
                  <w:rFonts w:ascii="Arial" w:eastAsia="Calibri" w:hAnsi="Arial" w:cs="Arial"/>
                </w:rPr>
                <w:t>UK</w:t>
              </w:r>
            </w:ins>
            <w:del w:id="10035" w:author="Utente" w:date="2017-06-25T10:46:00Z">
              <w:r w:rsidRPr="00B80B78" w:rsidDel="0031095E">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A106A7" w14:textId="77777777" w:rsidR="00C237D2" w:rsidRPr="00B80B78" w:rsidRDefault="00C237D2">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892823" w14:textId="476DAD9C" w:rsidR="00C237D2" w:rsidRPr="00B80B78" w:rsidRDefault="00C237D2">
            <w:pPr>
              <w:rPr>
                <w:rFonts w:ascii="Arial" w:hAnsi="Arial" w:cs="Arial"/>
              </w:rPr>
            </w:pPr>
            <w:ins w:id="10036" w:author="Utente" w:date="2017-06-25T10:47:00Z">
              <w:r w:rsidRPr="00B80B78">
                <w:rPr>
                  <w:rFonts w:ascii="Arial" w:eastAsia="Calibri" w:hAnsi="Arial" w:cs="Arial"/>
                </w:rPr>
                <w:t>true</w:t>
              </w:r>
            </w:ins>
            <w:del w:id="10037" w:author="Utente" w:date="2017-06-25T10:47:00Z">
              <w:r w:rsidRPr="00B80B78" w:rsidDel="00C237D2">
                <w:rPr>
                  <w:rFonts w:ascii="Arial" w:eastAsia="Calibri" w:hAnsi="Arial" w:cs="Arial"/>
                </w:rPr>
                <w:delText>1121001</w:delText>
              </w:r>
            </w:del>
          </w:p>
        </w:tc>
      </w:tr>
      <w:tr w:rsidR="005A2227" w:rsidRPr="00B80B78" w:rsidDel="00AC6139" w14:paraId="7632202C" w14:textId="2484196B" w:rsidTr="00AC6139">
        <w:trPr>
          <w:del w:id="10038" w:author="Utente" w:date="2017-06-27T18:0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36618C" w14:textId="445ACF22" w:rsidR="005A2227" w:rsidRPr="00B80B78" w:rsidDel="00AC6139" w:rsidRDefault="0097053A">
            <w:pPr>
              <w:rPr>
                <w:del w:id="10039" w:author="Utente" w:date="2017-06-27T18:03:00Z"/>
                <w:rFonts w:ascii="Arial" w:hAnsi="Arial" w:cs="Arial"/>
              </w:rPr>
            </w:pPr>
            <w:del w:id="10040" w:author="Utente" w:date="2017-06-25T10:47:00Z">
              <w:r w:rsidRPr="00B80B78" w:rsidDel="00C237D2">
                <w:rPr>
                  <w:rFonts w:ascii="Arial" w:eastAsia="Calibri" w:hAnsi="Arial" w:cs="Arial"/>
                </w:rPr>
                <w:delText>M</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49397C" w14:textId="6AC9227E" w:rsidR="005A2227" w:rsidRPr="00B80B78" w:rsidDel="00AC6139" w:rsidRDefault="0097053A">
            <w:pPr>
              <w:rPr>
                <w:del w:id="10041" w:author="Utente" w:date="2017-06-27T18:03:00Z"/>
                <w:rFonts w:ascii="Arial" w:hAnsi="Arial" w:cs="Arial"/>
              </w:rPr>
            </w:pPr>
            <w:del w:id="10042" w:author="Utente" w:date="2017-06-25T10:47:00Z">
              <w:r w:rsidRPr="00B80B78" w:rsidDel="00C237D2">
                <w:rPr>
                  <w:rFonts w:ascii="Arial" w:eastAsia="Calibri" w:hAnsi="Arial" w:cs="Arial"/>
                </w:rPr>
                <w:delText>Y_LT15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2F2D2E" w14:textId="413D1F21" w:rsidR="005A2227" w:rsidRPr="00B80B78" w:rsidDel="00AC6139" w:rsidRDefault="0097053A">
            <w:pPr>
              <w:rPr>
                <w:del w:id="10043" w:author="Utente" w:date="2017-06-27T18:03:00Z"/>
                <w:rFonts w:ascii="Arial" w:hAnsi="Arial" w:cs="Arial"/>
              </w:rPr>
            </w:pPr>
            <w:del w:id="10044" w:author="Utente" w:date="2017-06-25T10:47: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E4FD19" w14:textId="60E00948" w:rsidR="005A2227" w:rsidRPr="00B80B78" w:rsidDel="00AC6139" w:rsidRDefault="0097053A">
            <w:pPr>
              <w:rPr>
                <w:del w:id="10045" w:author="Utente" w:date="2017-06-27T18:03:00Z"/>
                <w:rFonts w:ascii="Arial" w:hAnsi="Arial" w:cs="Arial"/>
              </w:rPr>
            </w:pPr>
            <w:del w:id="10046" w:author="Utente" w:date="2017-06-25T10:47: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CE9B8C" w14:textId="0DD0F643" w:rsidR="005A2227" w:rsidRPr="00B80B78" w:rsidDel="00AC6139" w:rsidRDefault="0097053A">
            <w:pPr>
              <w:rPr>
                <w:del w:id="10047" w:author="Utente" w:date="2017-06-27T18:03:00Z"/>
                <w:rFonts w:ascii="Arial" w:hAnsi="Arial" w:cs="Arial"/>
              </w:rPr>
            </w:pPr>
            <w:del w:id="10048" w:author="Utente" w:date="2017-06-25T10:47:00Z">
              <w:r w:rsidRPr="00B80B78" w:rsidDel="00C237D2">
                <w:rPr>
                  <w:rFonts w:ascii="Arial" w:eastAsia="Calibri" w:hAnsi="Arial" w:cs="Arial"/>
                </w:rPr>
                <w:delText>5757444</w:delText>
              </w:r>
            </w:del>
          </w:p>
        </w:tc>
      </w:tr>
      <w:tr w:rsidR="005A2227" w:rsidRPr="00B80B78" w:rsidDel="00AC6139" w14:paraId="14D6D50B" w14:textId="339CDAEB" w:rsidTr="00AC6139">
        <w:trPr>
          <w:del w:id="10049" w:author="Utente" w:date="2017-06-27T18:0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0941C6" w14:textId="7ACFF6BC" w:rsidR="005A2227" w:rsidRPr="00B80B78" w:rsidDel="00AC6139" w:rsidRDefault="0097053A">
            <w:pPr>
              <w:rPr>
                <w:del w:id="10050" w:author="Utente" w:date="2017-06-27T18:03:00Z"/>
                <w:rFonts w:ascii="Arial" w:hAnsi="Arial" w:cs="Arial"/>
              </w:rPr>
            </w:pPr>
            <w:del w:id="10051" w:author="Utente" w:date="2017-06-25T10:47:00Z">
              <w:r w:rsidRPr="00B80B78" w:rsidDel="00C237D2">
                <w:rPr>
                  <w:rFonts w:ascii="Arial" w:eastAsia="Calibri" w:hAnsi="Arial" w:cs="Arial"/>
                </w:rPr>
                <w:delText>M</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2D4AA2" w14:textId="17397479" w:rsidR="005A2227" w:rsidRPr="00B80B78" w:rsidDel="00AC6139" w:rsidRDefault="0097053A">
            <w:pPr>
              <w:rPr>
                <w:del w:id="10052" w:author="Utente" w:date="2017-06-27T18:03:00Z"/>
                <w:rFonts w:ascii="Arial" w:hAnsi="Arial" w:cs="Arial"/>
              </w:rPr>
            </w:pPr>
            <w:del w:id="10053" w:author="Utente" w:date="2017-06-25T10:47:00Z">
              <w:r w:rsidRPr="00B80B78" w:rsidDel="00C237D2">
                <w:rPr>
                  <w:rFonts w:ascii="Arial" w:eastAsia="Calibri" w:hAnsi="Arial" w:cs="Arial"/>
                </w:rPr>
                <w:delText>Y15-64</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94EC84" w14:textId="12360846" w:rsidR="005A2227" w:rsidRPr="00B80B78" w:rsidDel="00AC6139" w:rsidRDefault="0097053A">
            <w:pPr>
              <w:rPr>
                <w:del w:id="10054" w:author="Utente" w:date="2017-06-27T18:03:00Z"/>
                <w:rFonts w:ascii="Arial" w:hAnsi="Arial" w:cs="Arial"/>
              </w:rPr>
            </w:pPr>
            <w:del w:id="10055" w:author="Utente" w:date="2017-06-25T10:47: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423841" w14:textId="3DE80F64" w:rsidR="005A2227" w:rsidRPr="00B80B78" w:rsidDel="00AC6139" w:rsidRDefault="0097053A">
            <w:pPr>
              <w:rPr>
                <w:del w:id="10056" w:author="Utente" w:date="2017-06-27T18:03:00Z"/>
                <w:rFonts w:ascii="Arial" w:hAnsi="Arial" w:cs="Arial"/>
              </w:rPr>
            </w:pPr>
            <w:del w:id="10057" w:author="Utente" w:date="2017-06-25T10:47: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74E735" w14:textId="0AA33E62" w:rsidR="005A2227" w:rsidRPr="00B80B78" w:rsidDel="00AC6139" w:rsidRDefault="0097053A">
            <w:pPr>
              <w:rPr>
                <w:del w:id="10058" w:author="Utente" w:date="2017-06-27T18:03:00Z"/>
                <w:rFonts w:ascii="Arial" w:hAnsi="Arial" w:cs="Arial"/>
              </w:rPr>
            </w:pPr>
            <w:del w:id="10059" w:author="Utente" w:date="2017-06-25T10:47:00Z">
              <w:r w:rsidRPr="00B80B78" w:rsidDel="00C237D2">
                <w:rPr>
                  <w:rFonts w:ascii="Arial" w:eastAsia="Calibri" w:hAnsi="Arial" w:cs="Arial"/>
                </w:rPr>
                <w:delText>20748657</w:delText>
              </w:r>
            </w:del>
          </w:p>
        </w:tc>
      </w:tr>
      <w:tr w:rsidR="005A2227" w:rsidRPr="00B80B78" w:rsidDel="00AC6139" w14:paraId="61F6BA45" w14:textId="5C982E01" w:rsidTr="00AC6139">
        <w:trPr>
          <w:del w:id="10060" w:author="Utente" w:date="2017-06-27T18:0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B7B2FB" w14:textId="23872E62" w:rsidR="005A2227" w:rsidRPr="00B80B78" w:rsidDel="00AC6139" w:rsidRDefault="0097053A">
            <w:pPr>
              <w:rPr>
                <w:del w:id="10061" w:author="Utente" w:date="2017-06-27T18:03:00Z"/>
                <w:rFonts w:ascii="Arial" w:hAnsi="Arial" w:cs="Arial"/>
              </w:rPr>
            </w:pPr>
            <w:del w:id="10062" w:author="Utente" w:date="2017-06-25T10:47:00Z">
              <w:r w:rsidRPr="00B80B78" w:rsidDel="00C237D2">
                <w:rPr>
                  <w:rFonts w:ascii="Arial" w:eastAsia="Calibri" w:hAnsi="Arial" w:cs="Arial"/>
                </w:rPr>
                <w:delText>M</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5A128F" w14:textId="140B243F" w:rsidR="005A2227" w:rsidRPr="00B80B78" w:rsidDel="00AC6139" w:rsidRDefault="0097053A">
            <w:pPr>
              <w:rPr>
                <w:del w:id="10063" w:author="Utente" w:date="2017-06-27T18:03:00Z"/>
                <w:rFonts w:ascii="Arial" w:hAnsi="Arial" w:cs="Arial"/>
              </w:rPr>
            </w:pPr>
            <w:del w:id="10064" w:author="Utente" w:date="2017-06-25T10:47:00Z">
              <w:r w:rsidRPr="00B80B78" w:rsidDel="00C237D2">
                <w:rPr>
                  <w:rFonts w:ascii="Arial" w:eastAsia="Calibri" w:hAnsi="Arial" w:cs="Arial"/>
                </w:rPr>
                <w:delText>Y_GE65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86EDD1" w14:textId="0A7A32AC" w:rsidR="005A2227" w:rsidRPr="00B80B78" w:rsidDel="00AC6139" w:rsidRDefault="0097053A">
            <w:pPr>
              <w:rPr>
                <w:del w:id="10065" w:author="Utente" w:date="2017-06-27T18:03:00Z"/>
                <w:rFonts w:ascii="Arial" w:hAnsi="Arial" w:cs="Arial"/>
              </w:rPr>
            </w:pPr>
            <w:del w:id="10066" w:author="Utente" w:date="2017-06-25T10:47: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5E13C3" w14:textId="0CF6A34A" w:rsidR="005A2227" w:rsidRPr="00B80B78" w:rsidDel="00AC6139" w:rsidRDefault="0097053A">
            <w:pPr>
              <w:rPr>
                <w:del w:id="10067" w:author="Utente" w:date="2017-06-27T18:03:00Z"/>
                <w:rFonts w:ascii="Arial" w:hAnsi="Arial" w:cs="Arial"/>
              </w:rPr>
            </w:pPr>
            <w:del w:id="10068" w:author="Utente" w:date="2017-06-25T10:47: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28F973" w14:textId="6CE30733" w:rsidR="005A2227" w:rsidRPr="00B80B78" w:rsidDel="00AC6139" w:rsidRDefault="0097053A">
            <w:pPr>
              <w:rPr>
                <w:del w:id="10069" w:author="Utente" w:date="2017-06-27T18:03:00Z"/>
                <w:rFonts w:ascii="Arial" w:hAnsi="Arial" w:cs="Arial"/>
              </w:rPr>
            </w:pPr>
            <w:del w:id="10070" w:author="Utente" w:date="2017-06-25T10:47:00Z">
              <w:r w:rsidRPr="00B80B78" w:rsidDel="00C237D2">
                <w:rPr>
                  <w:rFonts w:ascii="Arial" w:eastAsia="Calibri" w:hAnsi="Arial" w:cs="Arial"/>
                </w:rPr>
                <w:delText>4917238</w:delText>
              </w:r>
            </w:del>
          </w:p>
        </w:tc>
      </w:tr>
      <w:tr w:rsidR="005A2227" w:rsidRPr="00B80B78" w:rsidDel="00AC6139" w14:paraId="099096D2" w14:textId="1EC15DF5" w:rsidTr="00AC6139">
        <w:trPr>
          <w:del w:id="10071" w:author="Utente" w:date="2017-06-27T18:0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54CEE5" w14:textId="5529CD94" w:rsidR="005A2227" w:rsidRPr="00B80B78" w:rsidDel="00AC6139" w:rsidRDefault="0097053A">
            <w:pPr>
              <w:rPr>
                <w:del w:id="10072" w:author="Utente" w:date="2017-06-27T18:03:00Z"/>
                <w:rFonts w:ascii="Arial" w:hAnsi="Arial" w:cs="Arial"/>
              </w:rPr>
            </w:pPr>
            <w:del w:id="10073" w:author="Utente" w:date="2017-06-25T10:47:00Z">
              <w:r w:rsidRPr="00B80B78" w:rsidDel="00C237D2">
                <w:rPr>
                  <w:rFonts w:ascii="Arial" w:eastAsia="Calibri" w:hAnsi="Arial" w:cs="Arial"/>
                </w:rPr>
                <w:delText>F</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91FB43" w14:textId="3FC09237" w:rsidR="005A2227" w:rsidRPr="00B80B78" w:rsidDel="00AC6139" w:rsidRDefault="0097053A">
            <w:pPr>
              <w:rPr>
                <w:del w:id="10074" w:author="Utente" w:date="2017-06-27T18:03:00Z"/>
                <w:rFonts w:ascii="Arial" w:hAnsi="Arial" w:cs="Arial"/>
              </w:rPr>
            </w:pPr>
            <w:del w:id="10075" w:author="Utente" w:date="2017-06-25T10:47:00Z">
              <w:r w:rsidRPr="00B80B78" w:rsidDel="00C237D2">
                <w:rPr>
                  <w:rFonts w:ascii="Arial" w:eastAsia="Calibri" w:hAnsi="Arial" w:cs="Arial"/>
                </w:rPr>
                <w:delText>Y_LT15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610B8A" w14:textId="59B60D96" w:rsidR="005A2227" w:rsidRPr="00B80B78" w:rsidDel="00AC6139" w:rsidRDefault="0097053A">
            <w:pPr>
              <w:rPr>
                <w:del w:id="10076" w:author="Utente" w:date="2017-06-27T18:03:00Z"/>
                <w:rFonts w:ascii="Arial" w:hAnsi="Arial" w:cs="Arial"/>
              </w:rPr>
            </w:pPr>
            <w:del w:id="10077" w:author="Utente" w:date="2017-06-25T10:47: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046A93" w14:textId="383429E1" w:rsidR="005A2227" w:rsidRPr="00B80B78" w:rsidDel="00AC6139" w:rsidRDefault="0097053A">
            <w:pPr>
              <w:rPr>
                <w:del w:id="10078" w:author="Utente" w:date="2017-06-27T18:03:00Z"/>
                <w:rFonts w:ascii="Arial" w:hAnsi="Arial" w:cs="Arial"/>
              </w:rPr>
            </w:pPr>
            <w:del w:id="10079" w:author="Utente" w:date="2017-06-25T10:47: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796124" w14:textId="44377647" w:rsidR="005A2227" w:rsidRPr="00B80B78" w:rsidDel="00AC6139" w:rsidRDefault="0097053A">
            <w:pPr>
              <w:rPr>
                <w:del w:id="10080" w:author="Utente" w:date="2017-06-27T18:03:00Z"/>
                <w:rFonts w:ascii="Arial" w:hAnsi="Arial" w:cs="Arial"/>
              </w:rPr>
            </w:pPr>
            <w:del w:id="10081" w:author="Utente" w:date="2017-06-25T10:47:00Z">
              <w:r w:rsidRPr="00B80B78" w:rsidDel="00C237D2">
                <w:rPr>
                  <w:rFonts w:ascii="Arial" w:eastAsia="Calibri" w:hAnsi="Arial" w:cs="Arial"/>
                </w:rPr>
                <w:delText>5488356</w:delText>
              </w:r>
            </w:del>
          </w:p>
        </w:tc>
      </w:tr>
      <w:tr w:rsidR="005A2227" w:rsidRPr="00B80B78" w:rsidDel="00AC6139" w14:paraId="3ECE89A5" w14:textId="61D5DFDA" w:rsidTr="00AC6139">
        <w:trPr>
          <w:del w:id="10082" w:author="Utente" w:date="2017-06-27T18:0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F6A99E" w14:textId="7B3E4383" w:rsidR="005A2227" w:rsidRPr="00B80B78" w:rsidDel="00AC6139" w:rsidRDefault="0097053A">
            <w:pPr>
              <w:rPr>
                <w:del w:id="10083" w:author="Utente" w:date="2017-06-27T18:03:00Z"/>
                <w:rFonts w:ascii="Arial" w:hAnsi="Arial" w:cs="Arial"/>
              </w:rPr>
            </w:pPr>
            <w:del w:id="10084" w:author="Utente" w:date="2017-06-25T10:47:00Z">
              <w:r w:rsidRPr="00B80B78" w:rsidDel="00C237D2">
                <w:rPr>
                  <w:rFonts w:ascii="Arial" w:eastAsia="Calibri" w:hAnsi="Arial" w:cs="Arial"/>
                </w:rPr>
                <w:delText>F</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D5D622" w14:textId="1EB0EBAF" w:rsidR="005A2227" w:rsidRPr="00B80B78" w:rsidDel="00AC6139" w:rsidRDefault="0097053A">
            <w:pPr>
              <w:rPr>
                <w:del w:id="10085" w:author="Utente" w:date="2017-06-27T18:03:00Z"/>
                <w:rFonts w:ascii="Arial" w:hAnsi="Arial" w:cs="Arial"/>
              </w:rPr>
            </w:pPr>
            <w:del w:id="10086" w:author="Utente" w:date="2017-06-25T10:47:00Z">
              <w:r w:rsidRPr="00B80B78" w:rsidDel="00C237D2">
                <w:rPr>
                  <w:rFonts w:ascii="Arial" w:eastAsia="Calibri" w:hAnsi="Arial" w:cs="Arial"/>
                </w:rPr>
                <w:delText>Y15-64</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84B7FC" w14:textId="044E4C0E" w:rsidR="005A2227" w:rsidRPr="00B80B78" w:rsidDel="00AC6139" w:rsidRDefault="0097053A">
            <w:pPr>
              <w:rPr>
                <w:del w:id="10087" w:author="Utente" w:date="2017-06-27T18:03:00Z"/>
                <w:rFonts w:ascii="Arial" w:hAnsi="Arial" w:cs="Arial"/>
              </w:rPr>
            </w:pPr>
            <w:del w:id="10088" w:author="Utente" w:date="2017-06-25T10:47: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930C06" w14:textId="4AC86065" w:rsidR="005A2227" w:rsidRPr="00B80B78" w:rsidDel="00AC6139" w:rsidRDefault="0097053A">
            <w:pPr>
              <w:rPr>
                <w:del w:id="10089" w:author="Utente" w:date="2017-06-27T18:03:00Z"/>
                <w:rFonts w:ascii="Arial" w:hAnsi="Arial" w:cs="Arial"/>
              </w:rPr>
            </w:pPr>
            <w:del w:id="10090" w:author="Utente" w:date="2017-06-25T10:47: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4114FA" w14:textId="0426DC16" w:rsidR="005A2227" w:rsidRPr="00B80B78" w:rsidDel="00AC6139" w:rsidRDefault="0097053A">
            <w:pPr>
              <w:rPr>
                <w:del w:id="10091" w:author="Utente" w:date="2017-06-27T18:03:00Z"/>
                <w:rFonts w:ascii="Arial" w:hAnsi="Arial" w:cs="Arial"/>
              </w:rPr>
            </w:pPr>
            <w:del w:id="10092" w:author="Utente" w:date="2017-06-25T10:47:00Z">
              <w:r w:rsidRPr="00B80B78" w:rsidDel="00C237D2">
                <w:rPr>
                  <w:rFonts w:ascii="Arial" w:eastAsia="Calibri" w:hAnsi="Arial" w:cs="Arial"/>
                </w:rPr>
                <w:delText>20915924</w:delText>
              </w:r>
            </w:del>
          </w:p>
        </w:tc>
      </w:tr>
      <w:tr w:rsidR="005A2227" w:rsidRPr="00B80B78" w:rsidDel="00AC6139" w14:paraId="61AB9D0C" w14:textId="78D02F18" w:rsidTr="00AC6139">
        <w:trPr>
          <w:del w:id="10093" w:author="Utente" w:date="2017-06-27T18:0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835C15" w14:textId="64F9A04F" w:rsidR="005A2227" w:rsidRPr="00B80B78" w:rsidDel="00AC6139" w:rsidRDefault="0097053A">
            <w:pPr>
              <w:rPr>
                <w:del w:id="10094" w:author="Utente" w:date="2017-06-27T18:03:00Z"/>
                <w:rFonts w:ascii="Arial" w:hAnsi="Arial" w:cs="Arial"/>
              </w:rPr>
            </w:pPr>
            <w:del w:id="10095" w:author="Utente" w:date="2017-06-25T10:47:00Z">
              <w:r w:rsidRPr="00B80B78" w:rsidDel="00C237D2">
                <w:rPr>
                  <w:rFonts w:ascii="Arial" w:eastAsia="Calibri" w:hAnsi="Arial" w:cs="Arial"/>
                </w:rPr>
                <w:delText>F</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703CA4" w14:textId="5787E90A" w:rsidR="005A2227" w:rsidRPr="00B80B78" w:rsidDel="00AC6139" w:rsidRDefault="0097053A">
            <w:pPr>
              <w:rPr>
                <w:del w:id="10096" w:author="Utente" w:date="2017-06-27T18:03:00Z"/>
                <w:rFonts w:ascii="Arial" w:hAnsi="Arial" w:cs="Arial"/>
              </w:rPr>
            </w:pPr>
            <w:del w:id="10097" w:author="Utente" w:date="2017-06-25T10:47:00Z">
              <w:r w:rsidRPr="00B80B78" w:rsidDel="00C237D2">
                <w:rPr>
                  <w:rFonts w:ascii="Arial" w:eastAsia="Calibri" w:hAnsi="Arial" w:cs="Arial"/>
                </w:rPr>
                <w:delText>Y_GE65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D31D19" w14:textId="14040585" w:rsidR="005A2227" w:rsidRPr="00B80B78" w:rsidDel="00AC6139" w:rsidRDefault="0097053A">
            <w:pPr>
              <w:rPr>
                <w:del w:id="10098" w:author="Utente" w:date="2017-06-27T18:03:00Z"/>
                <w:rFonts w:ascii="Arial" w:hAnsi="Arial" w:cs="Arial"/>
              </w:rPr>
            </w:pPr>
            <w:del w:id="10099" w:author="Utente" w:date="2017-06-25T10:47: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10006D" w14:textId="79546D78" w:rsidR="005A2227" w:rsidRPr="00B80B78" w:rsidDel="00AC6139" w:rsidRDefault="0097053A">
            <w:pPr>
              <w:rPr>
                <w:del w:id="10100" w:author="Utente" w:date="2017-06-27T18:03:00Z"/>
                <w:rFonts w:ascii="Arial" w:hAnsi="Arial" w:cs="Arial"/>
              </w:rPr>
            </w:pPr>
            <w:del w:id="10101" w:author="Utente" w:date="2017-06-25T10:47: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ED4638" w14:textId="36F8909A" w:rsidR="005A2227" w:rsidRPr="00B80B78" w:rsidDel="00AC6139" w:rsidRDefault="0097053A">
            <w:pPr>
              <w:rPr>
                <w:del w:id="10102" w:author="Utente" w:date="2017-06-27T18:03:00Z"/>
                <w:rFonts w:ascii="Arial" w:hAnsi="Arial" w:cs="Arial"/>
              </w:rPr>
            </w:pPr>
            <w:del w:id="10103" w:author="Utente" w:date="2017-06-25T10:47:00Z">
              <w:r w:rsidRPr="00B80B78" w:rsidDel="00C237D2">
                <w:rPr>
                  <w:rFonts w:ascii="Arial" w:eastAsia="Calibri" w:hAnsi="Arial" w:cs="Arial"/>
                </w:rPr>
                <w:delText>6068452</w:delText>
              </w:r>
            </w:del>
          </w:p>
        </w:tc>
      </w:tr>
    </w:tbl>
    <w:p w14:paraId="0FB4B2E0" w14:textId="77777777" w:rsidR="005A2227" w:rsidRDefault="005A2227">
      <w:pPr>
        <w:rPr>
          <w:ins w:id="10104" w:author="Utente" w:date="2017-06-25T10:47:00Z"/>
        </w:rPr>
      </w:pPr>
    </w:p>
    <w:p w14:paraId="353187E2" w14:textId="2C2D8DC0" w:rsidR="00C237D2" w:rsidRDefault="00C237D2">
      <w:pPr>
        <w:rPr>
          <w:ins w:id="10105" w:author="Utente" w:date="2017-06-25T10:47:00Z"/>
        </w:rPr>
      </w:pPr>
      <w:ins w:id="10106" w:author="Utente" w:date="2017-06-25T10:47:00Z">
        <w:del w:id="10107" w:author="Laura Viignola" w:date="2017-07-10T16:47:00Z">
          <w:r w:rsidDel="008D179B">
            <w:delText>A</w:delText>
          </w:r>
        </w:del>
      </w:ins>
      <w:ins w:id="10108" w:author="Laura Viignola" w:date="2017-07-10T16:47:00Z">
        <w:r w:rsidR="008D179B">
          <w:t>a</w:t>
        </w:r>
      </w:ins>
      <w:ins w:id="10109" w:author="Utente" w:date="2017-06-25T10:47:00Z">
        <w:r>
          <w:t xml:space="preserve">nd the right operand </w:t>
        </w:r>
      </w:ins>
      <w:ins w:id="10110" w:author="Utente" w:date="2017-06-26T16:28:00Z">
        <w:r w:rsidR="00B80B78">
          <w:t>Data Set</w:t>
        </w:r>
      </w:ins>
      <w:ins w:id="10111" w:author="Utente" w:date="2017-06-27T18:22:00Z">
        <w:r w:rsidR="006619C5">
          <w:t>:</w:t>
        </w:r>
      </w:ins>
    </w:p>
    <w:tbl>
      <w:tblPr>
        <w:tblW w:w="603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124"/>
        <w:gridCol w:w="1123"/>
        <w:gridCol w:w="1123"/>
        <w:gridCol w:w="1123"/>
        <w:gridCol w:w="1541"/>
      </w:tblGrid>
      <w:tr w:rsidR="00C237D2" w:rsidRPr="00B80B78" w14:paraId="71E0D64F" w14:textId="77777777" w:rsidTr="00E822CA">
        <w:trPr>
          <w:ins w:id="10112" w:author="Utente" w:date="2017-06-25T10:47:00Z"/>
        </w:trPr>
        <w:tc>
          <w:tcPr>
            <w:tcW w:w="603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762BC5C" w14:textId="77777777" w:rsidR="00C237D2" w:rsidRPr="00B80B78" w:rsidRDefault="00C237D2" w:rsidP="00E822CA">
            <w:pPr>
              <w:rPr>
                <w:ins w:id="10113" w:author="Utente" w:date="2017-06-25T10:47:00Z"/>
                <w:rFonts w:ascii="Arial" w:hAnsi="Arial" w:cs="Arial"/>
              </w:rPr>
            </w:pPr>
            <w:ins w:id="10114" w:author="Utente" w:date="2017-06-25T10:47:00Z">
              <w:r w:rsidRPr="00B80B78">
                <w:rPr>
                  <w:rFonts w:ascii="Arial" w:eastAsia="Calibri" w:hAnsi="Arial" w:cs="Arial"/>
                </w:rPr>
                <w:t>DS_2</w:t>
              </w:r>
            </w:ins>
          </w:p>
        </w:tc>
      </w:tr>
      <w:tr w:rsidR="00C237D2" w:rsidRPr="00B80B78" w14:paraId="2BA2B9BA" w14:textId="77777777" w:rsidTr="00E822CA">
        <w:trPr>
          <w:ins w:id="10115" w:author="Utente" w:date="2017-06-25T10:47:00Z"/>
        </w:trPr>
        <w:tc>
          <w:tcPr>
            <w:tcW w:w="11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598A7A13" w14:textId="77777777" w:rsidR="00C237D2" w:rsidRPr="00B80B78" w:rsidRDefault="00C237D2" w:rsidP="00E822CA">
            <w:pPr>
              <w:rPr>
                <w:ins w:id="10116" w:author="Utente" w:date="2017-06-25T10:47:00Z"/>
                <w:rFonts w:ascii="Arial" w:hAnsi="Arial" w:cs="Arial"/>
              </w:rPr>
            </w:pPr>
            <w:ins w:id="10117" w:author="Utente" w:date="2017-06-25T10:47:00Z">
              <w:r w:rsidRPr="00B80B78">
                <w:rPr>
                  <w:rFonts w:ascii="Arial" w:eastAsia="Calibri" w:hAnsi="Arial" w:cs="Arial"/>
                  <w:b/>
                </w:rPr>
                <w:t>Id_1</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07A21F7" w14:textId="77777777" w:rsidR="00C237D2" w:rsidRPr="00B80B78" w:rsidRDefault="00C237D2" w:rsidP="00E822CA">
            <w:pPr>
              <w:rPr>
                <w:ins w:id="10118" w:author="Utente" w:date="2017-06-25T10:47:00Z"/>
                <w:rFonts w:ascii="Arial" w:hAnsi="Arial" w:cs="Arial"/>
              </w:rPr>
            </w:pPr>
            <w:ins w:id="10119" w:author="Utente" w:date="2017-06-25T10:47:00Z">
              <w:r w:rsidRPr="00B80B78">
                <w:rPr>
                  <w:rFonts w:ascii="Arial" w:eastAsia="Calibri" w:hAnsi="Arial" w:cs="Arial"/>
                  <w:b/>
                </w:rPr>
                <w:t>Id_2</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5875CC42" w14:textId="77777777" w:rsidR="00C237D2" w:rsidRPr="00B80B78" w:rsidRDefault="00C237D2" w:rsidP="00E822CA">
            <w:pPr>
              <w:rPr>
                <w:ins w:id="10120" w:author="Utente" w:date="2017-06-25T10:47:00Z"/>
                <w:rFonts w:ascii="Arial" w:hAnsi="Arial" w:cs="Arial"/>
              </w:rPr>
            </w:pPr>
            <w:ins w:id="10121" w:author="Utente" w:date="2017-06-25T10:47:00Z">
              <w:r w:rsidRPr="00B80B78">
                <w:rPr>
                  <w:rFonts w:ascii="Arial" w:eastAsia="Calibri" w:hAnsi="Arial" w:cs="Arial"/>
                  <w:b/>
                </w:rPr>
                <w:t>Id_3</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A29DD6A" w14:textId="77777777" w:rsidR="00C237D2" w:rsidRPr="00B80B78" w:rsidRDefault="00C237D2" w:rsidP="00E822CA">
            <w:pPr>
              <w:rPr>
                <w:ins w:id="10122" w:author="Utente" w:date="2017-06-25T10:47:00Z"/>
                <w:rFonts w:ascii="Arial" w:hAnsi="Arial" w:cs="Arial"/>
              </w:rPr>
            </w:pPr>
            <w:ins w:id="10123" w:author="Utente" w:date="2017-06-25T10:47:00Z">
              <w:r w:rsidRPr="00B80B78">
                <w:rPr>
                  <w:rFonts w:ascii="Arial" w:eastAsia="Calibri" w:hAnsi="Arial" w:cs="Arial"/>
                  <w:b/>
                </w:rPr>
                <w:t>Id_4</w:t>
              </w:r>
            </w:ins>
          </w:p>
        </w:tc>
        <w:tc>
          <w:tcPr>
            <w:tcW w:w="1541"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731FF263" w14:textId="77777777" w:rsidR="00C237D2" w:rsidRPr="00B80B78" w:rsidRDefault="00C237D2" w:rsidP="00E822CA">
            <w:pPr>
              <w:rPr>
                <w:ins w:id="10124" w:author="Utente" w:date="2017-06-25T10:47:00Z"/>
                <w:rFonts w:ascii="Arial" w:hAnsi="Arial" w:cs="Arial"/>
              </w:rPr>
            </w:pPr>
            <w:ins w:id="10125" w:author="Utente" w:date="2017-06-25T10:47:00Z">
              <w:r w:rsidRPr="00B80B78">
                <w:rPr>
                  <w:rFonts w:ascii="Arial" w:eastAsia="Calibri" w:hAnsi="Arial" w:cs="Arial"/>
                  <w:b/>
                  <w:shd w:val="clear" w:color="auto" w:fill="C6D9F1"/>
                </w:rPr>
                <w:t>Me_1</w:t>
              </w:r>
            </w:ins>
          </w:p>
        </w:tc>
      </w:tr>
      <w:tr w:rsidR="00C237D2" w:rsidRPr="00B80B78" w14:paraId="22E5DBF6" w14:textId="77777777" w:rsidTr="00E822CA">
        <w:trPr>
          <w:ins w:id="10126" w:author="Utente" w:date="2017-06-25T10:47: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BBCE7E" w14:textId="77777777" w:rsidR="00C237D2" w:rsidRPr="00B80B78" w:rsidRDefault="00C237D2" w:rsidP="00E822CA">
            <w:pPr>
              <w:rPr>
                <w:ins w:id="10127" w:author="Utente" w:date="2017-06-25T10:47:00Z"/>
                <w:rFonts w:ascii="Arial" w:hAnsi="Arial" w:cs="Arial"/>
              </w:rPr>
            </w:pPr>
            <w:ins w:id="10128" w:author="Utente" w:date="2017-06-25T10:47:00Z">
              <w:r w:rsidRPr="00B80B78">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ED7AE8" w14:textId="77777777" w:rsidR="00C237D2" w:rsidRPr="00B80B78" w:rsidRDefault="00C237D2" w:rsidP="00E822CA">
            <w:pPr>
              <w:rPr>
                <w:ins w:id="10129" w:author="Utente" w:date="2017-06-25T10:47:00Z"/>
                <w:rFonts w:ascii="Arial" w:hAnsi="Arial" w:cs="Arial"/>
              </w:rPr>
            </w:pPr>
            <w:ins w:id="10130" w:author="Utente" w:date="2017-06-25T10:47:00Z">
              <w:r w:rsidRPr="00B80B78">
                <w:rPr>
                  <w:rFonts w:ascii="Arial" w:eastAsia="Calibri" w:hAnsi="Arial" w:cs="Arial"/>
                </w:rPr>
                <w:t>Y_LT15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910CE5" w14:textId="77777777" w:rsidR="00C237D2" w:rsidRPr="00B80B78" w:rsidRDefault="00C237D2" w:rsidP="00E822CA">
            <w:pPr>
              <w:rPr>
                <w:ins w:id="10131" w:author="Utente" w:date="2017-06-25T10:47:00Z"/>
                <w:rFonts w:ascii="Arial" w:hAnsi="Arial" w:cs="Arial"/>
              </w:rPr>
            </w:pPr>
            <w:ins w:id="10132" w:author="Utente" w:date="2017-06-25T10:47:00Z">
              <w:r w:rsidRPr="00B80B78">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A87559" w14:textId="77777777" w:rsidR="00C237D2" w:rsidRPr="00B80B78" w:rsidRDefault="00C237D2" w:rsidP="00E822CA">
            <w:pPr>
              <w:rPr>
                <w:ins w:id="10133" w:author="Utente" w:date="2017-06-25T10:47:00Z"/>
                <w:rFonts w:ascii="Arial" w:hAnsi="Arial" w:cs="Arial"/>
              </w:rPr>
            </w:pPr>
            <w:ins w:id="10134" w:author="Utente" w:date="2017-06-25T10:47:00Z">
              <w:r w:rsidRPr="00B80B78">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AAAE1A" w14:textId="77777777" w:rsidR="00C237D2" w:rsidRPr="00B80B78" w:rsidRDefault="00C237D2" w:rsidP="00E822CA">
            <w:pPr>
              <w:rPr>
                <w:ins w:id="10135" w:author="Utente" w:date="2017-06-25T10:47:00Z"/>
                <w:rFonts w:ascii="Arial" w:hAnsi="Arial" w:cs="Arial"/>
              </w:rPr>
            </w:pPr>
            <w:ins w:id="10136" w:author="Utente" w:date="2017-06-25T10:47:00Z">
              <w:r w:rsidRPr="00B80B78">
                <w:rPr>
                  <w:rFonts w:ascii="Arial" w:eastAsia="Calibri" w:hAnsi="Arial" w:cs="Arial"/>
                </w:rPr>
                <w:t>false</w:t>
              </w:r>
            </w:ins>
          </w:p>
        </w:tc>
      </w:tr>
      <w:tr w:rsidR="00C237D2" w:rsidRPr="00B80B78" w14:paraId="051A982C" w14:textId="77777777" w:rsidTr="00E822CA">
        <w:trPr>
          <w:ins w:id="10137" w:author="Utente" w:date="2017-06-25T10:47: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342EE7" w14:textId="77777777" w:rsidR="00C237D2" w:rsidRPr="00B80B78" w:rsidRDefault="00C237D2" w:rsidP="00E822CA">
            <w:pPr>
              <w:rPr>
                <w:ins w:id="10138" w:author="Utente" w:date="2017-06-25T10:47:00Z"/>
                <w:rFonts w:ascii="Arial" w:hAnsi="Arial" w:cs="Arial"/>
              </w:rPr>
            </w:pPr>
            <w:ins w:id="10139" w:author="Utente" w:date="2017-06-25T10:47:00Z">
              <w:r w:rsidRPr="00B80B78">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F83925" w14:textId="77777777" w:rsidR="00C237D2" w:rsidRPr="00B80B78" w:rsidRDefault="00C237D2" w:rsidP="00E822CA">
            <w:pPr>
              <w:rPr>
                <w:ins w:id="10140" w:author="Utente" w:date="2017-06-25T10:47:00Z"/>
                <w:rFonts w:ascii="Arial" w:hAnsi="Arial" w:cs="Arial"/>
              </w:rPr>
            </w:pPr>
            <w:ins w:id="10141" w:author="Utente" w:date="2017-06-25T10:47:00Z">
              <w:r w:rsidRPr="00B80B78">
                <w:rPr>
                  <w:rFonts w:ascii="Arial" w:eastAsia="Calibri" w:hAnsi="Arial" w:cs="Arial"/>
                </w:rPr>
                <w:t>Y15-64</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B5297D" w14:textId="77777777" w:rsidR="00C237D2" w:rsidRPr="00B80B78" w:rsidRDefault="00C237D2" w:rsidP="00E822CA">
            <w:pPr>
              <w:rPr>
                <w:ins w:id="10142" w:author="Utente" w:date="2017-06-25T10:47:00Z"/>
                <w:rFonts w:ascii="Arial" w:hAnsi="Arial" w:cs="Arial"/>
              </w:rPr>
            </w:pPr>
            <w:ins w:id="10143" w:author="Utente" w:date="2017-06-25T10:47:00Z">
              <w:r w:rsidRPr="00B80B78">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059394" w14:textId="77777777" w:rsidR="00C237D2" w:rsidRPr="00B80B78" w:rsidRDefault="00C237D2" w:rsidP="00E822CA">
            <w:pPr>
              <w:rPr>
                <w:ins w:id="10144" w:author="Utente" w:date="2017-06-25T10:47:00Z"/>
                <w:rFonts w:ascii="Arial" w:hAnsi="Arial" w:cs="Arial"/>
              </w:rPr>
            </w:pPr>
            <w:ins w:id="10145" w:author="Utente" w:date="2017-06-25T10:47:00Z">
              <w:r w:rsidRPr="00B80B78">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FB4F36" w14:textId="77777777" w:rsidR="00C237D2" w:rsidRPr="00B80B78" w:rsidRDefault="00C237D2" w:rsidP="00E822CA">
            <w:pPr>
              <w:rPr>
                <w:ins w:id="10146" w:author="Utente" w:date="2017-06-25T10:47:00Z"/>
                <w:rFonts w:ascii="Arial" w:hAnsi="Arial" w:cs="Arial"/>
              </w:rPr>
            </w:pPr>
            <w:ins w:id="10147" w:author="Utente" w:date="2017-06-25T10:47:00Z">
              <w:r w:rsidRPr="00B80B78">
                <w:rPr>
                  <w:rFonts w:ascii="Arial" w:eastAsia="Calibri" w:hAnsi="Arial" w:cs="Arial"/>
                </w:rPr>
                <w:t>true</w:t>
              </w:r>
            </w:ins>
          </w:p>
        </w:tc>
      </w:tr>
      <w:tr w:rsidR="00C237D2" w:rsidRPr="00B80B78" w14:paraId="248A0E58" w14:textId="77777777" w:rsidTr="00E822CA">
        <w:trPr>
          <w:ins w:id="10148" w:author="Utente" w:date="2017-06-25T10:47: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4C8362" w14:textId="77777777" w:rsidR="00C237D2" w:rsidRPr="00B80B78" w:rsidRDefault="00C237D2" w:rsidP="00E822CA">
            <w:pPr>
              <w:rPr>
                <w:ins w:id="10149" w:author="Utente" w:date="2017-06-25T10:47:00Z"/>
                <w:rFonts w:ascii="Arial" w:hAnsi="Arial" w:cs="Arial"/>
              </w:rPr>
            </w:pPr>
            <w:ins w:id="10150" w:author="Utente" w:date="2017-06-25T10:47:00Z">
              <w:r w:rsidRPr="00B80B78">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5937AB" w14:textId="77777777" w:rsidR="00C237D2" w:rsidRPr="00B80B78" w:rsidRDefault="00C237D2" w:rsidP="00E822CA">
            <w:pPr>
              <w:rPr>
                <w:ins w:id="10151" w:author="Utente" w:date="2017-06-25T10:47:00Z"/>
                <w:rFonts w:ascii="Arial" w:hAnsi="Arial" w:cs="Arial"/>
              </w:rPr>
            </w:pPr>
            <w:ins w:id="10152" w:author="Utente" w:date="2017-06-25T10:47:00Z">
              <w:r w:rsidRPr="00B80B78">
                <w:rPr>
                  <w:rFonts w:ascii="Arial" w:eastAsia="Calibri" w:hAnsi="Arial" w:cs="Arial"/>
                </w:rPr>
                <w:t>Y_GE65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B978A2" w14:textId="77777777" w:rsidR="00C237D2" w:rsidRPr="00B80B78" w:rsidRDefault="00C237D2" w:rsidP="00E822CA">
            <w:pPr>
              <w:rPr>
                <w:ins w:id="10153" w:author="Utente" w:date="2017-06-25T10:47:00Z"/>
                <w:rFonts w:ascii="Arial" w:hAnsi="Arial" w:cs="Arial"/>
              </w:rPr>
            </w:pPr>
            <w:ins w:id="10154" w:author="Utente" w:date="2017-06-25T10:47:00Z">
              <w:r w:rsidRPr="00B80B78">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55ACB5" w14:textId="77777777" w:rsidR="00C237D2" w:rsidRPr="00B80B78" w:rsidRDefault="00C237D2" w:rsidP="00E822CA">
            <w:pPr>
              <w:rPr>
                <w:ins w:id="10155" w:author="Utente" w:date="2017-06-25T10:47:00Z"/>
                <w:rFonts w:ascii="Arial" w:hAnsi="Arial" w:cs="Arial"/>
              </w:rPr>
            </w:pPr>
            <w:ins w:id="10156" w:author="Utente" w:date="2017-06-25T10:47:00Z">
              <w:r w:rsidRPr="00B80B78">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CF44AA" w14:textId="77777777" w:rsidR="00C237D2" w:rsidRPr="00B80B78" w:rsidRDefault="00C237D2" w:rsidP="00E822CA">
            <w:pPr>
              <w:rPr>
                <w:ins w:id="10157" w:author="Utente" w:date="2017-06-25T10:47:00Z"/>
                <w:rFonts w:ascii="Arial" w:hAnsi="Arial" w:cs="Arial"/>
              </w:rPr>
            </w:pPr>
            <w:ins w:id="10158" w:author="Utente" w:date="2017-06-25T10:47:00Z">
              <w:r w:rsidRPr="00B80B78">
                <w:rPr>
                  <w:rFonts w:ascii="Arial" w:eastAsia="Calibri" w:hAnsi="Arial" w:cs="Arial"/>
                </w:rPr>
                <w:t>true</w:t>
              </w:r>
            </w:ins>
          </w:p>
        </w:tc>
      </w:tr>
      <w:tr w:rsidR="00C237D2" w:rsidRPr="00B80B78" w14:paraId="074583F6" w14:textId="77777777" w:rsidTr="00E822CA">
        <w:trPr>
          <w:ins w:id="10159" w:author="Utente" w:date="2017-06-25T10:47: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54FE9D" w14:textId="77777777" w:rsidR="00C237D2" w:rsidRPr="00B80B78" w:rsidRDefault="00C237D2" w:rsidP="00E822CA">
            <w:pPr>
              <w:rPr>
                <w:ins w:id="10160" w:author="Utente" w:date="2017-06-25T10:47:00Z"/>
                <w:rFonts w:ascii="Arial" w:hAnsi="Arial" w:cs="Arial"/>
              </w:rPr>
            </w:pPr>
            <w:ins w:id="10161" w:author="Utente" w:date="2017-06-25T10:47:00Z">
              <w:r w:rsidRPr="00B80B78">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B8B329" w14:textId="77777777" w:rsidR="00C237D2" w:rsidRPr="00B80B78" w:rsidRDefault="00C237D2" w:rsidP="00E822CA">
            <w:pPr>
              <w:rPr>
                <w:ins w:id="10162" w:author="Utente" w:date="2017-06-25T10:47:00Z"/>
                <w:rFonts w:ascii="Arial" w:hAnsi="Arial" w:cs="Arial"/>
              </w:rPr>
            </w:pPr>
            <w:ins w:id="10163" w:author="Utente" w:date="2017-06-25T10:47:00Z">
              <w:r w:rsidRPr="00B80B78">
                <w:rPr>
                  <w:rFonts w:ascii="Arial" w:eastAsia="Calibri" w:hAnsi="Arial" w:cs="Arial"/>
                </w:rPr>
                <w:t>Y_LT15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BE1BD6" w14:textId="77777777" w:rsidR="00C237D2" w:rsidRPr="00B80B78" w:rsidRDefault="00C237D2" w:rsidP="00E822CA">
            <w:pPr>
              <w:rPr>
                <w:ins w:id="10164" w:author="Utente" w:date="2017-06-25T10:47:00Z"/>
                <w:rFonts w:ascii="Arial" w:hAnsi="Arial" w:cs="Arial"/>
              </w:rPr>
            </w:pPr>
            <w:ins w:id="10165" w:author="Utente" w:date="2017-06-25T10:47:00Z">
              <w:r w:rsidRPr="00B80B78">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3EC8D1" w14:textId="77777777" w:rsidR="00C237D2" w:rsidRPr="00B80B78" w:rsidRDefault="00C237D2" w:rsidP="00E822CA">
            <w:pPr>
              <w:rPr>
                <w:ins w:id="10166" w:author="Utente" w:date="2017-06-25T10:47:00Z"/>
                <w:rFonts w:ascii="Arial" w:hAnsi="Arial" w:cs="Arial"/>
              </w:rPr>
            </w:pPr>
            <w:ins w:id="10167" w:author="Utente" w:date="2017-06-25T10:47:00Z">
              <w:r w:rsidRPr="00B80B78">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AADF4F" w14:textId="77777777" w:rsidR="00C237D2" w:rsidRPr="00B80B78" w:rsidRDefault="00C237D2" w:rsidP="00E822CA">
            <w:pPr>
              <w:rPr>
                <w:ins w:id="10168" w:author="Utente" w:date="2017-06-25T10:47:00Z"/>
                <w:rFonts w:ascii="Arial" w:hAnsi="Arial" w:cs="Arial"/>
              </w:rPr>
            </w:pPr>
            <w:ins w:id="10169" w:author="Utente" w:date="2017-06-25T10:47:00Z">
              <w:r w:rsidRPr="00B80B78">
                <w:rPr>
                  <w:rFonts w:ascii="Arial" w:eastAsia="Calibri" w:hAnsi="Arial" w:cs="Arial"/>
                </w:rPr>
                <w:t>true</w:t>
              </w:r>
            </w:ins>
          </w:p>
        </w:tc>
      </w:tr>
      <w:tr w:rsidR="00C237D2" w:rsidRPr="00B80B78" w14:paraId="75BB0EA4" w14:textId="77777777" w:rsidTr="00E822CA">
        <w:trPr>
          <w:ins w:id="10170" w:author="Utente" w:date="2017-06-25T10:47: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E438EE" w14:textId="77777777" w:rsidR="00C237D2" w:rsidRPr="00B80B78" w:rsidRDefault="00C237D2" w:rsidP="00E822CA">
            <w:pPr>
              <w:rPr>
                <w:ins w:id="10171" w:author="Utente" w:date="2017-06-25T10:47:00Z"/>
                <w:rFonts w:ascii="Arial" w:hAnsi="Arial" w:cs="Arial"/>
              </w:rPr>
            </w:pPr>
            <w:ins w:id="10172" w:author="Utente" w:date="2017-06-25T10:47:00Z">
              <w:r w:rsidRPr="00B80B78">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68BDA8" w14:textId="77777777" w:rsidR="00C237D2" w:rsidRPr="00B80B78" w:rsidRDefault="00C237D2" w:rsidP="00E822CA">
            <w:pPr>
              <w:rPr>
                <w:ins w:id="10173" w:author="Utente" w:date="2017-06-25T10:47:00Z"/>
                <w:rFonts w:ascii="Arial" w:hAnsi="Arial" w:cs="Arial"/>
              </w:rPr>
            </w:pPr>
            <w:ins w:id="10174" w:author="Utente" w:date="2017-06-25T10:47:00Z">
              <w:r w:rsidRPr="00B80B78">
                <w:rPr>
                  <w:rFonts w:ascii="Arial" w:eastAsia="Calibri" w:hAnsi="Arial" w:cs="Arial"/>
                </w:rPr>
                <w:t>Y15-64</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409C8A" w14:textId="77777777" w:rsidR="00C237D2" w:rsidRPr="00B80B78" w:rsidRDefault="00C237D2" w:rsidP="00E822CA">
            <w:pPr>
              <w:rPr>
                <w:ins w:id="10175" w:author="Utente" w:date="2017-06-25T10:47:00Z"/>
                <w:rFonts w:ascii="Arial" w:hAnsi="Arial" w:cs="Arial"/>
              </w:rPr>
            </w:pPr>
            <w:ins w:id="10176" w:author="Utente" w:date="2017-06-25T10:47:00Z">
              <w:r w:rsidRPr="00B80B78">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C2310D" w14:textId="77777777" w:rsidR="00C237D2" w:rsidRPr="00B80B78" w:rsidRDefault="00C237D2" w:rsidP="00E822CA">
            <w:pPr>
              <w:rPr>
                <w:ins w:id="10177" w:author="Utente" w:date="2017-06-25T10:47:00Z"/>
                <w:rFonts w:ascii="Arial" w:hAnsi="Arial" w:cs="Arial"/>
              </w:rPr>
            </w:pPr>
            <w:ins w:id="10178" w:author="Utente" w:date="2017-06-25T10:47:00Z">
              <w:r w:rsidRPr="00B80B78">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E08E2C" w14:textId="77777777" w:rsidR="00C237D2" w:rsidRPr="00B80B78" w:rsidRDefault="00C237D2" w:rsidP="00E822CA">
            <w:pPr>
              <w:rPr>
                <w:ins w:id="10179" w:author="Utente" w:date="2017-06-25T10:47:00Z"/>
                <w:rFonts w:ascii="Arial" w:hAnsi="Arial" w:cs="Arial"/>
              </w:rPr>
            </w:pPr>
            <w:ins w:id="10180" w:author="Utente" w:date="2017-06-25T10:47:00Z">
              <w:r w:rsidRPr="00B80B78">
                <w:rPr>
                  <w:rFonts w:ascii="Arial" w:eastAsia="Calibri" w:hAnsi="Arial" w:cs="Arial"/>
                </w:rPr>
                <w:t>false</w:t>
              </w:r>
            </w:ins>
          </w:p>
        </w:tc>
      </w:tr>
      <w:tr w:rsidR="00C237D2" w:rsidRPr="00B80B78" w14:paraId="2084D9A6" w14:textId="77777777" w:rsidTr="00E822CA">
        <w:trPr>
          <w:ins w:id="10181" w:author="Utente" w:date="2017-06-25T10:47: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2D8F8F" w14:textId="77777777" w:rsidR="00C237D2" w:rsidRPr="00B80B78" w:rsidRDefault="00C237D2" w:rsidP="00E822CA">
            <w:pPr>
              <w:rPr>
                <w:ins w:id="10182" w:author="Utente" w:date="2017-06-25T10:47:00Z"/>
                <w:rFonts w:ascii="Arial" w:hAnsi="Arial" w:cs="Arial"/>
              </w:rPr>
            </w:pPr>
            <w:ins w:id="10183" w:author="Utente" w:date="2017-06-25T10:47:00Z">
              <w:r w:rsidRPr="00B80B78">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E91CAC" w14:textId="77777777" w:rsidR="00C237D2" w:rsidRPr="00B80B78" w:rsidRDefault="00C237D2" w:rsidP="00E822CA">
            <w:pPr>
              <w:rPr>
                <w:ins w:id="10184" w:author="Utente" w:date="2017-06-25T10:47:00Z"/>
                <w:rFonts w:ascii="Arial" w:hAnsi="Arial" w:cs="Arial"/>
              </w:rPr>
            </w:pPr>
            <w:ins w:id="10185" w:author="Utente" w:date="2017-06-25T10:47:00Z">
              <w:r w:rsidRPr="00B80B78">
                <w:rPr>
                  <w:rFonts w:ascii="Arial" w:eastAsia="Calibri" w:hAnsi="Arial" w:cs="Arial"/>
                </w:rPr>
                <w:t>Y_GE65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FD9D0B" w14:textId="77777777" w:rsidR="00C237D2" w:rsidRPr="00B80B78" w:rsidRDefault="00C237D2" w:rsidP="00E822CA">
            <w:pPr>
              <w:rPr>
                <w:ins w:id="10186" w:author="Utente" w:date="2017-06-25T10:47:00Z"/>
                <w:rFonts w:ascii="Arial" w:hAnsi="Arial" w:cs="Arial"/>
              </w:rPr>
            </w:pPr>
            <w:ins w:id="10187" w:author="Utente" w:date="2017-06-25T10:47:00Z">
              <w:r w:rsidRPr="00B80B78">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7E8F6E" w14:textId="77777777" w:rsidR="00C237D2" w:rsidRPr="00B80B78" w:rsidRDefault="00C237D2" w:rsidP="00E822CA">
            <w:pPr>
              <w:rPr>
                <w:ins w:id="10188" w:author="Utente" w:date="2017-06-25T10:47:00Z"/>
                <w:rFonts w:ascii="Arial" w:hAnsi="Arial" w:cs="Arial"/>
              </w:rPr>
            </w:pPr>
            <w:ins w:id="10189" w:author="Utente" w:date="2017-06-25T10:47:00Z">
              <w:r w:rsidRPr="00B80B78">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515709" w14:textId="77777777" w:rsidR="00C237D2" w:rsidRPr="00B80B78" w:rsidRDefault="00C237D2" w:rsidP="00E822CA">
            <w:pPr>
              <w:rPr>
                <w:ins w:id="10190" w:author="Utente" w:date="2017-06-25T10:47:00Z"/>
                <w:rFonts w:ascii="Arial" w:hAnsi="Arial" w:cs="Arial"/>
              </w:rPr>
            </w:pPr>
            <w:ins w:id="10191" w:author="Utente" w:date="2017-06-25T10:47:00Z">
              <w:r w:rsidRPr="00B80B78">
                <w:rPr>
                  <w:rFonts w:ascii="Arial" w:eastAsia="Calibri" w:hAnsi="Arial" w:cs="Arial"/>
                </w:rPr>
                <w:t>false</w:t>
              </w:r>
            </w:ins>
          </w:p>
        </w:tc>
      </w:tr>
    </w:tbl>
    <w:p w14:paraId="2D89B7EC" w14:textId="77777777" w:rsidR="00C237D2" w:rsidRDefault="00C237D2">
      <w:pPr>
        <w:rPr>
          <w:ins w:id="10192" w:author="Utente" w:date="2017-06-25T10:47:00Z"/>
        </w:rPr>
      </w:pPr>
    </w:p>
    <w:p w14:paraId="1DD16CD7" w14:textId="32BAA39E" w:rsidR="00C237D2" w:rsidRPr="00B80B78" w:rsidDel="006619C5" w:rsidRDefault="00C237D2">
      <w:pPr>
        <w:rPr>
          <w:del w:id="10193" w:author="Utente" w:date="2017-06-27T18:22:00Z"/>
          <w:rFonts w:ascii="Arial" w:hAnsi="Arial" w:cs="Arial"/>
        </w:rPr>
      </w:pPr>
      <w:ins w:id="10194" w:author="Utente" w:date="2017-06-25T10:48:00Z">
        <w:r w:rsidRPr="00871D7C">
          <w:rPr>
            <w:rFonts w:ascii="Cambria" w:eastAsia="Calibri" w:hAnsi="Cambria" w:cs="Calibri"/>
            <w:i/>
          </w:rPr>
          <w:t>Example</w:t>
        </w:r>
      </w:ins>
      <w:ins w:id="10195" w:author="Utente" w:date="2017-06-27T18:03:00Z">
        <w:r w:rsidR="00AC6139">
          <w:rPr>
            <w:rFonts w:ascii="Cambria" w:eastAsia="Calibri" w:hAnsi="Cambria" w:cs="Calibri"/>
            <w:i/>
          </w:rPr>
          <w:t xml:space="preserve"> </w:t>
        </w:r>
      </w:ins>
      <w:ins w:id="10196" w:author="Utente" w:date="2017-06-25T10:48:00Z">
        <w:r w:rsidRPr="00871D7C">
          <w:rPr>
            <w:rFonts w:ascii="Cambria" w:eastAsia="Calibri" w:hAnsi="Cambria" w:cs="Calibri"/>
            <w:i/>
          </w:rPr>
          <w:t>1</w:t>
        </w:r>
        <w:r>
          <w:rPr>
            <w:rFonts w:ascii="Cambria" w:eastAsia="Calibri" w:hAnsi="Cambria" w:cs="Calibri"/>
          </w:rPr>
          <w:t>:</w:t>
        </w:r>
        <w:r>
          <w:rPr>
            <w:rFonts w:ascii="Cambria" w:eastAsia="Calibri" w:hAnsi="Cambria" w:cs="Calibri"/>
          </w:rPr>
          <w:tab/>
        </w:r>
        <w:r w:rsidRPr="00B80B78">
          <w:rPr>
            <w:rFonts w:ascii="Arial" w:eastAsia="Calibri" w:hAnsi="Arial" w:cs="Arial"/>
          </w:rPr>
          <w:t xml:space="preserve">DS_r:=DS_1 </w:t>
        </w:r>
        <w:r w:rsidRPr="00B80B78">
          <w:rPr>
            <w:rFonts w:ascii="Arial" w:eastAsia="Calibri" w:hAnsi="Arial" w:cs="Arial"/>
            <w:b/>
          </w:rPr>
          <w:t>xor</w:t>
        </w:r>
        <w:r w:rsidRPr="00B80B78">
          <w:rPr>
            <w:rFonts w:ascii="Arial" w:eastAsia="Calibri" w:hAnsi="Arial" w:cs="Arial"/>
          </w:rPr>
          <w:t xml:space="preserve"> DS_2</w:t>
        </w:r>
      </w:ins>
    </w:p>
    <w:p w14:paraId="223EE2DD" w14:textId="77777777" w:rsidR="005A2227" w:rsidRPr="00B80B78" w:rsidRDefault="005A2227">
      <w:pPr>
        <w:rPr>
          <w:rFonts w:ascii="Arial" w:hAnsi="Arial" w:cs="Arial"/>
        </w:rPr>
      </w:pPr>
    </w:p>
    <w:tbl>
      <w:tblPr>
        <w:tblW w:w="603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54"/>
        <w:gridCol w:w="982"/>
        <w:gridCol w:w="992"/>
        <w:gridCol w:w="1021"/>
        <w:gridCol w:w="2085"/>
      </w:tblGrid>
      <w:tr w:rsidR="005A2227" w:rsidRPr="00B80B78" w14:paraId="3A38D988" w14:textId="77777777" w:rsidTr="00C237D2">
        <w:tc>
          <w:tcPr>
            <w:tcW w:w="603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192078F" w14:textId="159ECDB9" w:rsidR="005A2227" w:rsidRPr="00B80B78" w:rsidRDefault="0097053A">
            <w:pPr>
              <w:rPr>
                <w:rFonts w:ascii="Arial" w:hAnsi="Arial" w:cs="Arial"/>
              </w:rPr>
            </w:pPr>
            <w:del w:id="10197" w:author="Utente" w:date="2017-06-25T10:48:00Z">
              <w:r w:rsidRPr="00B80B78" w:rsidDel="00C237D2">
                <w:rPr>
                  <w:rFonts w:ascii="Arial" w:eastAsia="Calibri" w:hAnsi="Arial" w:cs="Arial"/>
                </w:rPr>
                <w:delText>DS_xor</w:delText>
              </w:r>
            </w:del>
            <w:ins w:id="10198" w:author="Utente" w:date="2017-06-25T10:48:00Z">
              <w:r w:rsidR="00C237D2" w:rsidRPr="00B80B78">
                <w:rPr>
                  <w:rFonts w:ascii="Arial" w:eastAsia="Calibri" w:hAnsi="Arial" w:cs="Arial"/>
                </w:rPr>
                <w:t>DS_r</w:t>
              </w:r>
            </w:ins>
          </w:p>
        </w:tc>
      </w:tr>
      <w:tr w:rsidR="005A2227" w:rsidRPr="00B80B78" w14:paraId="236E1FA8" w14:textId="77777777" w:rsidTr="00AC6139">
        <w:tc>
          <w:tcPr>
            <w:tcW w:w="1058"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1FE156B" w14:textId="34BEEBCA" w:rsidR="005A2227" w:rsidRPr="00B80B78" w:rsidRDefault="00C237D2">
            <w:pPr>
              <w:rPr>
                <w:rFonts w:ascii="Arial" w:hAnsi="Arial" w:cs="Arial"/>
              </w:rPr>
            </w:pPr>
            <w:ins w:id="10199" w:author="Utente" w:date="2017-06-25T10:48:00Z">
              <w:r w:rsidRPr="00B80B78">
                <w:rPr>
                  <w:rFonts w:ascii="Arial" w:eastAsia="Calibri" w:hAnsi="Arial" w:cs="Arial"/>
                  <w:b/>
                </w:rPr>
                <w:t>Id_1</w:t>
              </w:r>
            </w:ins>
            <w:del w:id="10200" w:author="Utente" w:date="2017-06-25T10:48:00Z">
              <w:r w:rsidR="0097053A" w:rsidRPr="00B80B78" w:rsidDel="00C237D2">
                <w:rPr>
                  <w:rFonts w:ascii="Arial" w:eastAsia="Calibri" w:hAnsi="Arial" w:cs="Arial"/>
                  <w:b/>
                </w:rPr>
                <w:delText>SEX</w:delText>
              </w:r>
            </w:del>
          </w:p>
        </w:tc>
        <w:tc>
          <w:tcPr>
            <w:tcW w:w="1069"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7B8869A2" w14:textId="309DC4C3" w:rsidR="005A2227" w:rsidRPr="00B80B78" w:rsidRDefault="0097053A">
            <w:pPr>
              <w:rPr>
                <w:rFonts w:ascii="Arial" w:hAnsi="Arial" w:cs="Arial"/>
              </w:rPr>
            </w:pPr>
            <w:del w:id="10201" w:author="Utente" w:date="2017-06-25T10:48:00Z">
              <w:r w:rsidRPr="00B80B78" w:rsidDel="00C237D2">
                <w:rPr>
                  <w:rFonts w:ascii="Arial" w:eastAsia="Calibri" w:hAnsi="Arial" w:cs="Arial"/>
                  <w:b/>
                </w:rPr>
                <w:delText>AGE</w:delText>
              </w:r>
            </w:del>
            <w:ins w:id="10202" w:author="Utente" w:date="2017-06-25T10:48:00Z">
              <w:r w:rsidR="00C237D2" w:rsidRPr="00B80B78">
                <w:rPr>
                  <w:rFonts w:ascii="Arial" w:eastAsia="Calibri" w:hAnsi="Arial" w:cs="Arial"/>
                  <w:b/>
                </w:rPr>
                <w:t>Id_2</w:t>
              </w:r>
            </w:ins>
          </w:p>
        </w:tc>
        <w:tc>
          <w:tcPr>
            <w:tcW w:w="1072"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B495BCC" w14:textId="425A4B71" w:rsidR="005A2227" w:rsidRPr="00B80B78" w:rsidRDefault="0097053A">
            <w:pPr>
              <w:rPr>
                <w:rFonts w:ascii="Arial" w:hAnsi="Arial" w:cs="Arial"/>
              </w:rPr>
            </w:pPr>
            <w:del w:id="10203" w:author="Utente" w:date="2017-06-25T10:48:00Z">
              <w:r w:rsidRPr="00B80B78" w:rsidDel="00C237D2">
                <w:rPr>
                  <w:rFonts w:ascii="Arial" w:eastAsia="Calibri" w:hAnsi="Arial" w:cs="Arial"/>
                  <w:b/>
                </w:rPr>
                <w:delText>GEO</w:delText>
              </w:r>
            </w:del>
            <w:ins w:id="10204" w:author="Utente" w:date="2017-06-25T10:48:00Z">
              <w:r w:rsidR="00C237D2" w:rsidRPr="00B80B78">
                <w:rPr>
                  <w:rFonts w:ascii="Arial" w:eastAsia="Calibri" w:hAnsi="Arial" w:cs="Arial"/>
                  <w:b/>
                </w:rPr>
                <w:t>Id_3</w:t>
              </w:r>
            </w:ins>
          </w:p>
        </w:tc>
        <w:tc>
          <w:tcPr>
            <w:tcW w:w="108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85362FA" w14:textId="1360DFC0" w:rsidR="005A2227" w:rsidRPr="00B80B78" w:rsidRDefault="0097053A">
            <w:pPr>
              <w:rPr>
                <w:rFonts w:ascii="Arial" w:hAnsi="Arial" w:cs="Arial"/>
              </w:rPr>
            </w:pPr>
            <w:del w:id="10205" w:author="Utente" w:date="2017-06-25T10:48:00Z">
              <w:r w:rsidRPr="00B80B78" w:rsidDel="00C237D2">
                <w:rPr>
                  <w:rFonts w:ascii="Arial" w:eastAsia="Calibri" w:hAnsi="Arial" w:cs="Arial"/>
                  <w:b/>
                </w:rPr>
                <w:delText>TIME</w:delText>
              </w:r>
            </w:del>
            <w:ins w:id="10206" w:author="Utente" w:date="2017-06-25T10:48:00Z">
              <w:r w:rsidR="00C237D2" w:rsidRPr="00B80B78">
                <w:rPr>
                  <w:rFonts w:ascii="Arial" w:eastAsia="Calibri" w:hAnsi="Arial" w:cs="Arial"/>
                  <w:b/>
                </w:rPr>
                <w:t>Id_4</w:t>
              </w:r>
            </w:ins>
          </w:p>
        </w:tc>
        <w:tc>
          <w:tcPr>
            <w:tcW w:w="175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0208B756" w14:textId="0F575732" w:rsidR="005A2227" w:rsidRPr="00B80B78" w:rsidRDefault="0097053A">
            <w:pPr>
              <w:rPr>
                <w:rFonts w:ascii="Arial" w:hAnsi="Arial" w:cs="Arial"/>
              </w:rPr>
            </w:pPr>
            <w:del w:id="10207" w:author="Utente" w:date="2017-06-25T10:48:00Z">
              <w:r w:rsidRPr="00B80B78" w:rsidDel="00C237D2">
                <w:rPr>
                  <w:rFonts w:ascii="Arial" w:eastAsia="Calibri" w:hAnsi="Arial" w:cs="Arial"/>
                  <w:b/>
                  <w:shd w:val="clear" w:color="auto" w:fill="C6D9F1"/>
                </w:rPr>
                <w:delText>CONDITION</w:delText>
              </w:r>
            </w:del>
            <w:ins w:id="10208" w:author="Utente" w:date="2017-06-27T18:34:00Z">
              <w:r w:rsidR="00DE4FE7">
                <w:rPr>
                  <w:rFonts w:ascii="Arial" w:eastAsia="Calibri" w:hAnsi="Arial" w:cs="Arial"/>
                  <w:b/>
                  <w:shd w:val="clear" w:color="auto" w:fill="C6D9F1"/>
                </w:rPr>
                <w:t>bool_var</w:t>
              </w:r>
            </w:ins>
          </w:p>
        </w:tc>
      </w:tr>
      <w:tr w:rsidR="005A2227" w:rsidRPr="00B80B78" w14:paraId="4486263A"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C13976" w14:textId="77777777" w:rsidR="005A2227" w:rsidRPr="00B80B78" w:rsidRDefault="0097053A">
            <w:pPr>
              <w:rPr>
                <w:rFonts w:ascii="Arial" w:hAnsi="Arial" w:cs="Arial"/>
              </w:rPr>
            </w:pPr>
            <w:r w:rsidRPr="00B80B78">
              <w:rPr>
                <w:rFonts w:ascii="Arial" w:eastAsia="Calibri" w:hAnsi="Arial" w:cs="Arial"/>
              </w:rPr>
              <w:t>M</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C65502" w14:textId="77777777" w:rsidR="005A2227" w:rsidRPr="00B80B78" w:rsidRDefault="0097053A">
            <w:pPr>
              <w:rPr>
                <w:rFonts w:ascii="Arial" w:hAnsi="Arial" w:cs="Arial"/>
              </w:rPr>
            </w:pPr>
            <w:r w:rsidRPr="00B80B78">
              <w:rPr>
                <w:rFonts w:ascii="Arial" w:eastAsia="Calibri" w:hAnsi="Arial" w:cs="Arial"/>
              </w:rPr>
              <w:t>Y_LT15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B81235" w14:textId="77777777" w:rsidR="005A2227" w:rsidRPr="00B80B78" w:rsidRDefault="0097053A">
            <w:pPr>
              <w:rPr>
                <w:rFonts w:ascii="Arial" w:hAnsi="Arial" w:cs="Arial"/>
              </w:rPr>
            </w:pPr>
            <w:r w:rsidRPr="00B80B78">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9F44FC" w14:textId="77777777" w:rsidR="005A2227" w:rsidRPr="00B80B78" w:rsidRDefault="0097053A">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264732" w14:textId="77777777" w:rsidR="005A2227" w:rsidRPr="00B80B78" w:rsidRDefault="0097053A">
            <w:pPr>
              <w:rPr>
                <w:rFonts w:ascii="Arial" w:hAnsi="Arial" w:cs="Arial"/>
              </w:rPr>
            </w:pPr>
            <w:r w:rsidRPr="00B80B78">
              <w:rPr>
                <w:rFonts w:ascii="Arial" w:eastAsia="Calibri" w:hAnsi="Arial" w:cs="Arial"/>
              </w:rPr>
              <w:t>true</w:t>
            </w:r>
          </w:p>
        </w:tc>
      </w:tr>
      <w:tr w:rsidR="005A2227" w:rsidRPr="00B80B78" w14:paraId="016449BB"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754979" w14:textId="77777777" w:rsidR="005A2227" w:rsidRPr="00B80B78" w:rsidRDefault="0097053A">
            <w:pPr>
              <w:rPr>
                <w:rFonts w:ascii="Arial" w:hAnsi="Arial" w:cs="Arial"/>
              </w:rPr>
            </w:pPr>
            <w:r w:rsidRPr="00B80B78">
              <w:rPr>
                <w:rFonts w:ascii="Arial" w:eastAsia="Calibri" w:hAnsi="Arial" w:cs="Arial"/>
              </w:rPr>
              <w:t>M</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908EF5" w14:textId="77777777" w:rsidR="005A2227" w:rsidRPr="00B80B78" w:rsidRDefault="0097053A">
            <w:pPr>
              <w:rPr>
                <w:rFonts w:ascii="Arial" w:hAnsi="Arial" w:cs="Arial"/>
              </w:rPr>
            </w:pPr>
            <w:r w:rsidRPr="00B80B78">
              <w:rPr>
                <w:rFonts w:ascii="Arial" w:eastAsia="Calibri" w:hAnsi="Arial" w:cs="Arial"/>
              </w:rPr>
              <w:t>Y15-64</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C92B56" w14:textId="77777777" w:rsidR="005A2227" w:rsidRPr="00B80B78" w:rsidRDefault="0097053A">
            <w:pPr>
              <w:rPr>
                <w:rFonts w:ascii="Arial" w:hAnsi="Arial" w:cs="Arial"/>
              </w:rPr>
            </w:pPr>
            <w:r w:rsidRPr="00B80B78">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907662" w14:textId="77777777" w:rsidR="005A2227" w:rsidRPr="00B80B78" w:rsidRDefault="0097053A">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1A5610" w14:textId="473E32AC" w:rsidR="005A2227" w:rsidRPr="00B80B78" w:rsidRDefault="0097053A">
            <w:pPr>
              <w:rPr>
                <w:rFonts w:ascii="Arial" w:hAnsi="Arial" w:cs="Arial"/>
              </w:rPr>
            </w:pPr>
            <w:del w:id="10209" w:author="Utente" w:date="2017-06-25T10:49:00Z">
              <w:r w:rsidRPr="00B80B78" w:rsidDel="00C237D2">
                <w:rPr>
                  <w:rFonts w:ascii="Arial" w:eastAsia="Calibri" w:hAnsi="Arial" w:cs="Arial"/>
                </w:rPr>
                <w:delText>false</w:delText>
              </w:r>
            </w:del>
            <w:ins w:id="10210" w:author="Utente" w:date="2017-06-25T10:49:00Z">
              <w:r w:rsidR="00C237D2" w:rsidRPr="00B80B78">
                <w:rPr>
                  <w:rFonts w:ascii="Arial" w:eastAsia="Calibri" w:hAnsi="Arial" w:cs="Arial"/>
                </w:rPr>
                <w:t>true</w:t>
              </w:r>
            </w:ins>
          </w:p>
        </w:tc>
      </w:tr>
      <w:tr w:rsidR="005A2227" w:rsidRPr="00B80B78" w14:paraId="1D3A11D2"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6D3AF6" w14:textId="77777777" w:rsidR="005A2227" w:rsidRPr="00B80B78" w:rsidRDefault="0097053A">
            <w:pPr>
              <w:rPr>
                <w:rFonts w:ascii="Arial" w:hAnsi="Arial" w:cs="Arial"/>
              </w:rPr>
            </w:pPr>
            <w:r w:rsidRPr="00B80B78">
              <w:rPr>
                <w:rFonts w:ascii="Arial" w:eastAsia="Calibri" w:hAnsi="Arial" w:cs="Arial"/>
              </w:rPr>
              <w:t>M</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7BD9C5" w14:textId="77777777" w:rsidR="005A2227" w:rsidRPr="00B80B78" w:rsidRDefault="0097053A">
            <w:pPr>
              <w:rPr>
                <w:rFonts w:ascii="Arial" w:hAnsi="Arial" w:cs="Arial"/>
              </w:rPr>
            </w:pPr>
            <w:r w:rsidRPr="00B80B78">
              <w:rPr>
                <w:rFonts w:ascii="Arial" w:eastAsia="Calibri" w:hAnsi="Arial" w:cs="Arial"/>
              </w:rPr>
              <w:t>Y_GE65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5E16E2" w14:textId="77777777" w:rsidR="005A2227" w:rsidRPr="00B80B78" w:rsidRDefault="0097053A">
            <w:pPr>
              <w:rPr>
                <w:rFonts w:ascii="Arial" w:hAnsi="Arial" w:cs="Arial"/>
              </w:rPr>
            </w:pPr>
            <w:r w:rsidRPr="00B80B78">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A0BE68" w14:textId="77777777" w:rsidR="005A2227" w:rsidRPr="00B80B78" w:rsidRDefault="0097053A">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B5819D" w14:textId="58B811B8" w:rsidR="005A2227" w:rsidRPr="00B80B78" w:rsidRDefault="0097053A">
            <w:pPr>
              <w:rPr>
                <w:rFonts w:ascii="Arial" w:hAnsi="Arial" w:cs="Arial"/>
              </w:rPr>
            </w:pPr>
            <w:del w:id="10211" w:author="Utente" w:date="2017-06-25T10:49:00Z">
              <w:r w:rsidRPr="00B80B78" w:rsidDel="00C237D2">
                <w:rPr>
                  <w:rFonts w:ascii="Arial" w:eastAsia="Calibri" w:hAnsi="Arial" w:cs="Arial"/>
                </w:rPr>
                <w:delText>true</w:delText>
              </w:r>
            </w:del>
            <w:ins w:id="10212" w:author="Utente" w:date="2017-06-25T10:49:00Z">
              <w:r w:rsidR="00C237D2" w:rsidRPr="00B80B78">
                <w:rPr>
                  <w:rFonts w:ascii="Arial" w:eastAsia="Calibri" w:hAnsi="Arial" w:cs="Arial"/>
                </w:rPr>
                <w:t>false</w:t>
              </w:r>
            </w:ins>
          </w:p>
        </w:tc>
      </w:tr>
      <w:tr w:rsidR="00C237D2" w:rsidRPr="00B80B78" w14:paraId="4A7FB84D"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CA5817" w14:textId="77777777" w:rsidR="00C237D2" w:rsidRPr="00B80B78" w:rsidRDefault="00C237D2">
            <w:pPr>
              <w:rPr>
                <w:rFonts w:ascii="Arial" w:hAnsi="Arial" w:cs="Arial"/>
              </w:rPr>
            </w:pPr>
            <w:r w:rsidRPr="00B80B78">
              <w:rPr>
                <w:rFonts w:ascii="Arial" w:eastAsia="Calibri" w:hAnsi="Arial" w:cs="Arial"/>
              </w:rPr>
              <w:t>F</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A24A0B" w14:textId="77777777" w:rsidR="00C237D2" w:rsidRPr="00B80B78" w:rsidRDefault="00C237D2">
            <w:pPr>
              <w:rPr>
                <w:rFonts w:ascii="Arial" w:hAnsi="Arial" w:cs="Arial"/>
              </w:rPr>
            </w:pPr>
            <w:r w:rsidRPr="00B80B78">
              <w:rPr>
                <w:rFonts w:ascii="Arial" w:eastAsia="Calibri" w:hAnsi="Arial" w:cs="Arial"/>
              </w:rPr>
              <w:t>Y_LT15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FF39BF" w14:textId="43D12124" w:rsidR="00C237D2" w:rsidRPr="00B80B78" w:rsidRDefault="00C237D2">
            <w:pPr>
              <w:rPr>
                <w:rFonts w:ascii="Arial" w:hAnsi="Arial" w:cs="Arial"/>
              </w:rPr>
            </w:pPr>
            <w:ins w:id="10213" w:author="Utente" w:date="2017-06-25T10:49:00Z">
              <w:r w:rsidRPr="00B80B78">
                <w:rPr>
                  <w:rFonts w:ascii="Arial" w:eastAsia="Calibri" w:hAnsi="Arial" w:cs="Arial"/>
                </w:rPr>
                <w:t>UK</w:t>
              </w:r>
            </w:ins>
            <w:del w:id="10214" w:author="Utente" w:date="2017-06-25T10:49:00Z">
              <w:r w:rsidRPr="00B80B78" w:rsidDel="007B1694">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57459A" w14:textId="77777777" w:rsidR="00C237D2" w:rsidRPr="00B80B78" w:rsidRDefault="00C237D2">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161064" w14:textId="32FA40CC" w:rsidR="00C237D2" w:rsidRPr="00B80B78" w:rsidRDefault="00C237D2">
            <w:pPr>
              <w:rPr>
                <w:rFonts w:ascii="Arial" w:hAnsi="Arial" w:cs="Arial"/>
              </w:rPr>
            </w:pPr>
            <w:del w:id="10215" w:author="Utente" w:date="2017-06-25T10:49:00Z">
              <w:r w:rsidRPr="00B80B78" w:rsidDel="00C237D2">
                <w:rPr>
                  <w:rFonts w:ascii="Arial" w:eastAsia="Calibri" w:hAnsi="Arial" w:cs="Arial"/>
                </w:rPr>
                <w:delText>false</w:delText>
              </w:r>
            </w:del>
            <w:ins w:id="10216" w:author="Utente" w:date="2017-06-25T10:49:00Z">
              <w:r w:rsidRPr="00B80B78">
                <w:rPr>
                  <w:rFonts w:ascii="Arial" w:eastAsia="Calibri" w:hAnsi="Arial" w:cs="Arial"/>
                </w:rPr>
                <w:t>true</w:t>
              </w:r>
            </w:ins>
          </w:p>
        </w:tc>
      </w:tr>
      <w:tr w:rsidR="00C237D2" w:rsidRPr="00B80B78" w14:paraId="1B41D7D3"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CE3200" w14:textId="77777777" w:rsidR="00C237D2" w:rsidRPr="00B80B78" w:rsidRDefault="00C237D2">
            <w:pPr>
              <w:rPr>
                <w:rFonts w:ascii="Arial" w:hAnsi="Arial" w:cs="Arial"/>
              </w:rPr>
            </w:pPr>
            <w:r w:rsidRPr="00B80B78">
              <w:rPr>
                <w:rFonts w:ascii="Arial" w:eastAsia="Calibri" w:hAnsi="Arial" w:cs="Arial"/>
              </w:rPr>
              <w:t>F</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60DD2E" w14:textId="77777777" w:rsidR="00C237D2" w:rsidRPr="00B80B78" w:rsidRDefault="00C237D2">
            <w:pPr>
              <w:rPr>
                <w:rFonts w:ascii="Arial" w:hAnsi="Arial" w:cs="Arial"/>
              </w:rPr>
            </w:pPr>
            <w:r w:rsidRPr="00B80B78">
              <w:rPr>
                <w:rFonts w:ascii="Arial" w:eastAsia="Calibri" w:hAnsi="Arial" w:cs="Arial"/>
              </w:rPr>
              <w:t>Y15-64</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11E383" w14:textId="69A5B744" w:rsidR="00C237D2" w:rsidRPr="00B80B78" w:rsidRDefault="00C237D2">
            <w:pPr>
              <w:rPr>
                <w:rFonts w:ascii="Arial" w:hAnsi="Arial" w:cs="Arial"/>
              </w:rPr>
            </w:pPr>
            <w:ins w:id="10217" w:author="Utente" w:date="2017-06-25T10:49:00Z">
              <w:r w:rsidRPr="00B80B78">
                <w:rPr>
                  <w:rFonts w:ascii="Arial" w:eastAsia="Calibri" w:hAnsi="Arial" w:cs="Arial"/>
                </w:rPr>
                <w:t>UK</w:t>
              </w:r>
            </w:ins>
            <w:del w:id="10218" w:author="Utente" w:date="2017-06-25T10:49:00Z">
              <w:r w:rsidRPr="00B80B78" w:rsidDel="007B1694">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51DC19" w14:textId="77777777" w:rsidR="00C237D2" w:rsidRPr="00B80B78" w:rsidRDefault="00C237D2">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759E2C" w14:textId="2005CC24" w:rsidR="00C237D2" w:rsidRPr="00B80B78" w:rsidRDefault="00C237D2">
            <w:pPr>
              <w:rPr>
                <w:rFonts w:ascii="Arial" w:hAnsi="Arial" w:cs="Arial"/>
              </w:rPr>
            </w:pPr>
            <w:del w:id="10219" w:author="Utente" w:date="2017-06-25T10:49:00Z">
              <w:r w:rsidRPr="00B80B78" w:rsidDel="00C237D2">
                <w:rPr>
                  <w:rFonts w:ascii="Arial" w:eastAsia="Calibri" w:hAnsi="Arial" w:cs="Arial"/>
                </w:rPr>
                <w:delText>true</w:delText>
              </w:r>
            </w:del>
            <w:ins w:id="10220" w:author="Utente" w:date="2017-06-25T10:49:00Z">
              <w:r w:rsidRPr="00B80B78">
                <w:rPr>
                  <w:rFonts w:ascii="Arial" w:eastAsia="Calibri" w:hAnsi="Arial" w:cs="Arial"/>
                </w:rPr>
                <w:t>false</w:t>
              </w:r>
            </w:ins>
          </w:p>
        </w:tc>
      </w:tr>
      <w:tr w:rsidR="00C237D2" w:rsidRPr="00B80B78" w14:paraId="193B8BDB"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018B53" w14:textId="77777777" w:rsidR="00C237D2" w:rsidRPr="00B80B78" w:rsidRDefault="00C237D2">
            <w:pPr>
              <w:rPr>
                <w:rFonts w:ascii="Arial" w:hAnsi="Arial" w:cs="Arial"/>
              </w:rPr>
            </w:pPr>
            <w:r w:rsidRPr="00B80B78">
              <w:rPr>
                <w:rFonts w:ascii="Arial" w:eastAsia="Calibri" w:hAnsi="Arial" w:cs="Arial"/>
              </w:rPr>
              <w:t>F</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4AC88A" w14:textId="77777777" w:rsidR="00C237D2" w:rsidRPr="00B80B78" w:rsidRDefault="00C237D2">
            <w:pPr>
              <w:rPr>
                <w:rFonts w:ascii="Arial" w:hAnsi="Arial" w:cs="Arial"/>
              </w:rPr>
            </w:pPr>
            <w:r w:rsidRPr="00B80B78">
              <w:rPr>
                <w:rFonts w:ascii="Arial" w:eastAsia="Calibri" w:hAnsi="Arial" w:cs="Arial"/>
              </w:rPr>
              <w:t>Y_GE65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FC4AB9" w14:textId="342DE068" w:rsidR="00C237D2" w:rsidRPr="00B80B78" w:rsidRDefault="00C237D2">
            <w:pPr>
              <w:rPr>
                <w:rFonts w:ascii="Arial" w:hAnsi="Arial" w:cs="Arial"/>
              </w:rPr>
            </w:pPr>
            <w:ins w:id="10221" w:author="Utente" w:date="2017-06-25T10:49:00Z">
              <w:r w:rsidRPr="00B80B78">
                <w:rPr>
                  <w:rFonts w:ascii="Arial" w:eastAsia="Calibri" w:hAnsi="Arial" w:cs="Arial"/>
                </w:rPr>
                <w:t>UK</w:t>
              </w:r>
            </w:ins>
            <w:del w:id="10222" w:author="Utente" w:date="2017-06-25T10:49:00Z">
              <w:r w:rsidRPr="00B80B78" w:rsidDel="007B1694">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CB66F7" w14:textId="77777777" w:rsidR="00C237D2" w:rsidRPr="00B80B78" w:rsidRDefault="00C237D2">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39B758" w14:textId="697E718E" w:rsidR="00C237D2" w:rsidRPr="00B80B78" w:rsidRDefault="00C237D2">
            <w:pPr>
              <w:rPr>
                <w:rFonts w:ascii="Arial" w:hAnsi="Arial" w:cs="Arial"/>
              </w:rPr>
            </w:pPr>
            <w:del w:id="10223" w:author="Utente" w:date="2017-06-25T10:49:00Z">
              <w:r w:rsidRPr="00B80B78" w:rsidDel="00C237D2">
                <w:rPr>
                  <w:rFonts w:ascii="Arial" w:eastAsia="Calibri" w:hAnsi="Arial" w:cs="Arial"/>
                </w:rPr>
                <w:delText>false</w:delText>
              </w:r>
            </w:del>
            <w:ins w:id="10224" w:author="Utente" w:date="2017-06-25T10:49:00Z">
              <w:r w:rsidRPr="00B80B78">
                <w:rPr>
                  <w:rFonts w:ascii="Arial" w:eastAsia="Calibri" w:hAnsi="Arial" w:cs="Arial"/>
                </w:rPr>
                <w:t>true</w:t>
              </w:r>
            </w:ins>
          </w:p>
        </w:tc>
      </w:tr>
      <w:tr w:rsidR="005A2227" w:rsidRPr="00B80B78" w:rsidDel="00AC6139" w14:paraId="23B4BEFB" w14:textId="6EB0BFE4" w:rsidTr="00AC6139">
        <w:trPr>
          <w:del w:id="10225" w:author="Utente" w:date="2017-06-27T18:0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70FEB8" w14:textId="1B964AA4" w:rsidR="005A2227" w:rsidRPr="00B80B78" w:rsidDel="00AC6139" w:rsidRDefault="0097053A">
            <w:pPr>
              <w:rPr>
                <w:del w:id="10226" w:author="Utente" w:date="2017-06-27T18:03:00Z"/>
                <w:rFonts w:ascii="Arial" w:hAnsi="Arial" w:cs="Arial"/>
              </w:rPr>
            </w:pPr>
            <w:del w:id="10227" w:author="Utente" w:date="2017-06-25T10:49:00Z">
              <w:r w:rsidRPr="00B80B78" w:rsidDel="00C237D2">
                <w:rPr>
                  <w:rFonts w:ascii="Arial" w:eastAsia="Calibri" w:hAnsi="Arial" w:cs="Arial"/>
                </w:rPr>
                <w:delText>M</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E88820" w14:textId="6FBA4812" w:rsidR="005A2227" w:rsidRPr="00B80B78" w:rsidDel="00AC6139" w:rsidRDefault="0097053A">
            <w:pPr>
              <w:rPr>
                <w:del w:id="10228" w:author="Utente" w:date="2017-06-27T18:03:00Z"/>
                <w:rFonts w:ascii="Arial" w:hAnsi="Arial" w:cs="Arial"/>
              </w:rPr>
            </w:pPr>
            <w:del w:id="10229" w:author="Utente" w:date="2017-06-25T10:49:00Z">
              <w:r w:rsidRPr="00B80B78" w:rsidDel="00C237D2">
                <w:rPr>
                  <w:rFonts w:ascii="Arial" w:eastAsia="Calibri" w:hAnsi="Arial" w:cs="Arial"/>
                </w:rPr>
                <w:delText>Y_LT15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BAFEB4" w14:textId="586BDA37" w:rsidR="005A2227" w:rsidRPr="00B80B78" w:rsidDel="00AC6139" w:rsidRDefault="0097053A">
            <w:pPr>
              <w:rPr>
                <w:del w:id="10230" w:author="Utente" w:date="2017-06-27T18:03:00Z"/>
                <w:rFonts w:ascii="Arial" w:hAnsi="Arial" w:cs="Arial"/>
              </w:rPr>
            </w:pPr>
            <w:del w:id="10231" w:author="Utente" w:date="2017-06-25T10:49: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CA1962" w14:textId="3C9F5D9A" w:rsidR="005A2227" w:rsidRPr="00B80B78" w:rsidDel="00AC6139" w:rsidRDefault="0097053A">
            <w:pPr>
              <w:rPr>
                <w:del w:id="10232" w:author="Utente" w:date="2017-06-27T18:03:00Z"/>
                <w:rFonts w:ascii="Arial" w:hAnsi="Arial" w:cs="Arial"/>
              </w:rPr>
            </w:pPr>
            <w:del w:id="10233" w:author="Utente" w:date="2017-06-25T10:49: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3C7DD8" w14:textId="48D6ACD2" w:rsidR="005A2227" w:rsidRPr="00B80B78" w:rsidDel="00AC6139" w:rsidRDefault="0097053A">
            <w:pPr>
              <w:rPr>
                <w:del w:id="10234" w:author="Utente" w:date="2017-06-27T18:03:00Z"/>
                <w:rFonts w:ascii="Arial" w:hAnsi="Arial" w:cs="Arial"/>
              </w:rPr>
            </w:pPr>
            <w:del w:id="10235" w:author="Utente" w:date="2017-06-25T10:49:00Z">
              <w:r w:rsidRPr="00B80B78" w:rsidDel="00C237D2">
                <w:rPr>
                  <w:rFonts w:ascii="Arial" w:eastAsia="Calibri" w:hAnsi="Arial" w:cs="Arial"/>
                </w:rPr>
                <w:delText>true</w:delText>
              </w:r>
            </w:del>
          </w:p>
        </w:tc>
      </w:tr>
      <w:tr w:rsidR="005A2227" w:rsidRPr="00B80B78" w:rsidDel="00AC6139" w14:paraId="11AB3647" w14:textId="2C505C1F" w:rsidTr="00AC6139">
        <w:trPr>
          <w:del w:id="10236" w:author="Utente" w:date="2017-06-27T18:0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0F7228" w14:textId="0DBE723C" w:rsidR="005A2227" w:rsidRPr="00B80B78" w:rsidDel="00AC6139" w:rsidRDefault="0097053A">
            <w:pPr>
              <w:rPr>
                <w:del w:id="10237" w:author="Utente" w:date="2017-06-27T18:03:00Z"/>
                <w:rFonts w:ascii="Arial" w:hAnsi="Arial" w:cs="Arial"/>
              </w:rPr>
            </w:pPr>
            <w:del w:id="10238" w:author="Utente" w:date="2017-06-25T10:49:00Z">
              <w:r w:rsidRPr="00B80B78" w:rsidDel="00C237D2">
                <w:rPr>
                  <w:rFonts w:ascii="Arial" w:eastAsia="Calibri" w:hAnsi="Arial" w:cs="Arial"/>
                </w:rPr>
                <w:delText>M</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9B539B" w14:textId="5E312A8E" w:rsidR="005A2227" w:rsidRPr="00B80B78" w:rsidDel="00AC6139" w:rsidRDefault="0097053A">
            <w:pPr>
              <w:rPr>
                <w:del w:id="10239" w:author="Utente" w:date="2017-06-27T18:03:00Z"/>
                <w:rFonts w:ascii="Arial" w:hAnsi="Arial" w:cs="Arial"/>
              </w:rPr>
            </w:pPr>
            <w:del w:id="10240" w:author="Utente" w:date="2017-06-25T10:49:00Z">
              <w:r w:rsidRPr="00B80B78" w:rsidDel="00C237D2">
                <w:rPr>
                  <w:rFonts w:ascii="Arial" w:eastAsia="Calibri" w:hAnsi="Arial" w:cs="Arial"/>
                </w:rPr>
                <w:delText>Y15-64</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E32A70" w14:textId="1F3A83B9" w:rsidR="005A2227" w:rsidRPr="00B80B78" w:rsidDel="00AC6139" w:rsidRDefault="0097053A">
            <w:pPr>
              <w:rPr>
                <w:del w:id="10241" w:author="Utente" w:date="2017-06-27T18:03:00Z"/>
                <w:rFonts w:ascii="Arial" w:hAnsi="Arial" w:cs="Arial"/>
              </w:rPr>
            </w:pPr>
            <w:del w:id="10242" w:author="Utente" w:date="2017-06-25T10:49: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DFEF50" w14:textId="22DC0688" w:rsidR="005A2227" w:rsidRPr="00B80B78" w:rsidDel="00AC6139" w:rsidRDefault="0097053A">
            <w:pPr>
              <w:rPr>
                <w:del w:id="10243" w:author="Utente" w:date="2017-06-27T18:03:00Z"/>
                <w:rFonts w:ascii="Arial" w:hAnsi="Arial" w:cs="Arial"/>
              </w:rPr>
            </w:pPr>
            <w:del w:id="10244" w:author="Utente" w:date="2017-06-25T10:49: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ECCE18" w14:textId="6DF35D54" w:rsidR="005A2227" w:rsidRPr="00B80B78" w:rsidDel="00AC6139" w:rsidRDefault="0097053A">
            <w:pPr>
              <w:rPr>
                <w:del w:id="10245" w:author="Utente" w:date="2017-06-27T18:03:00Z"/>
                <w:rFonts w:ascii="Arial" w:hAnsi="Arial" w:cs="Arial"/>
              </w:rPr>
            </w:pPr>
            <w:del w:id="10246" w:author="Utente" w:date="2017-06-25T10:49:00Z">
              <w:r w:rsidRPr="00B80B78" w:rsidDel="00C237D2">
                <w:rPr>
                  <w:rFonts w:ascii="Arial" w:eastAsia="Calibri" w:hAnsi="Arial" w:cs="Arial"/>
                </w:rPr>
                <w:delText>false</w:delText>
              </w:r>
            </w:del>
          </w:p>
        </w:tc>
      </w:tr>
      <w:tr w:rsidR="005A2227" w:rsidRPr="00B80B78" w:rsidDel="00AC6139" w14:paraId="5897E29D" w14:textId="5C8C1CC8" w:rsidTr="00AC6139">
        <w:trPr>
          <w:del w:id="10247" w:author="Utente" w:date="2017-06-27T18:0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4E072D" w14:textId="21EAEDCD" w:rsidR="005A2227" w:rsidRPr="00B80B78" w:rsidDel="00AC6139" w:rsidRDefault="0097053A">
            <w:pPr>
              <w:rPr>
                <w:del w:id="10248" w:author="Utente" w:date="2017-06-27T18:03:00Z"/>
                <w:rFonts w:ascii="Arial" w:hAnsi="Arial" w:cs="Arial"/>
              </w:rPr>
            </w:pPr>
            <w:del w:id="10249" w:author="Utente" w:date="2017-06-25T10:49:00Z">
              <w:r w:rsidRPr="00B80B78" w:rsidDel="00C237D2">
                <w:rPr>
                  <w:rFonts w:ascii="Arial" w:eastAsia="Calibri" w:hAnsi="Arial" w:cs="Arial"/>
                </w:rPr>
                <w:delText>M</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762AD3" w14:textId="4CB19176" w:rsidR="005A2227" w:rsidRPr="00B80B78" w:rsidDel="00AC6139" w:rsidRDefault="0097053A">
            <w:pPr>
              <w:rPr>
                <w:del w:id="10250" w:author="Utente" w:date="2017-06-27T18:03:00Z"/>
                <w:rFonts w:ascii="Arial" w:hAnsi="Arial" w:cs="Arial"/>
              </w:rPr>
            </w:pPr>
            <w:del w:id="10251" w:author="Utente" w:date="2017-06-25T10:49:00Z">
              <w:r w:rsidRPr="00B80B78" w:rsidDel="00C237D2">
                <w:rPr>
                  <w:rFonts w:ascii="Arial" w:eastAsia="Calibri" w:hAnsi="Arial" w:cs="Arial"/>
                </w:rPr>
                <w:delText>Y_GE65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55ECFE" w14:textId="53263A5A" w:rsidR="005A2227" w:rsidRPr="00B80B78" w:rsidDel="00AC6139" w:rsidRDefault="0097053A">
            <w:pPr>
              <w:rPr>
                <w:del w:id="10252" w:author="Utente" w:date="2017-06-27T18:03:00Z"/>
                <w:rFonts w:ascii="Arial" w:hAnsi="Arial" w:cs="Arial"/>
              </w:rPr>
            </w:pPr>
            <w:del w:id="10253" w:author="Utente" w:date="2017-06-25T10:49: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71AE5A" w14:textId="7C996A67" w:rsidR="005A2227" w:rsidRPr="00B80B78" w:rsidDel="00AC6139" w:rsidRDefault="0097053A">
            <w:pPr>
              <w:rPr>
                <w:del w:id="10254" w:author="Utente" w:date="2017-06-27T18:03:00Z"/>
                <w:rFonts w:ascii="Arial" w:hAnsi="Arial" w:cs="Arial"/>
              </w:rPr>
            </w:pPr>
            <w:del w:id="10255" w:author="Utente" w:date="2017-06-25T10:49: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3AA9FC" w14:textId="2493FE36" w:rsidR="005A2227" w:rsidRPr="00B80B78" w:rsidDel="00AC6139" w:rsidRDefault="0097053A">
            <w:pPr>
              <w:rPr>
                <w:del w:id="10256" w:author="Utente" w:date="2017-06-27T18:03:00Z"/>
                <w:rFonts w:ascii="Arial" w:hAnsi="Arial" w:cs="Arial"/>
              </w:rPr>
            </w:pPr>
            <w:del w:id="10257" w:author="Utente" w:date="2017-06-25T10:49:00Z">
              <w:r w:rsidRPr="00B80B78" w:rsidDel="00C237D2">
                <w:rPr>
                  <w:rFonts w:ascii="Arial" w:eastAsia="Calibri" w:hAnsi="Arial" w:cs="Arial"/>
                </w:rPr>
                <w:delText>true</w:delText>
              </w:r>
            </w:del>
          </w:p>
        </w:tc>
      </w:tr>
      <w:tr w:rsidR="005A2227" w:rsidRPr="00B80B78" w:rsidDel="00AC6139" w14:paraId="1BAF524C" w14:textId="05814BB1" w:rsidTr="00AC6139">
        <w:trPr>
          <w:del w:id="10258" w:author="Utente" w:date="2017-06-27T18:0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DD9878" w14:textId="06390338" w:rsidR="005A2227" w:rsidRPr="00B80B78" w:rsidDel="00AC6139" w:rsidRDefault="0097053A">
            <w:pPr>
              <w:rPr>
                <w:del w:id="10259" w:author="Utente" w:date="2017-06-27T18:03:00Z"/>
                <w:rFonts w:ascii="Arial" w:hAnsi="Arial" w:cs="Arial"/>
              </w:rPr>
            </w:pPr>
            <w:del w:id="10260" w:author="Utente" w:date="2017-06-25T10:49:00Z">
              <w:r w:rsidRPr="00B80B78" w:rsidDel="00C237D2">
                <w:rPr>
                  <w:rFonts w:ascii="Arial" w:eastAsia="Calibri" w:hAnsi="Arial" w:cs="Arial"/>
                </w:rPr>
                <w:delText>F</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2F21F7" w14:textId="543D37A9" w:rsidR="005A2227" w:rsidRPr="00B80B78" w:rsidDel="00AC6139" w:rsidRDefault="0097053A">
            <w:pPr>
              <w:rPr>
                <w:del w:id="10261" w:author="Utente" w:date="2017-06-27T18:03:00Z"/>
                <w:rFonts w:ascii="Arial" w:hAnsi="Arial" w:cs="Arial"/>
              </w:rPr>
            </w:pPr>
            <w:del w:id="10262" w:author="Utente" w:date="2017-06-25T10:49:00Z">
              <w:r w:rsidRPr="00B80B78" w:rsidDel="00C237D2">
                <w:rPr>
                  <w:rFonts w:ascii="Arial" w:eastAsia="Calibri" w:hAnsi="Arial" w:cs="Arial"/>
                </w:rPr>
                <w:delText>Y_LT15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36C98F" w14:textId="4B8D30B3" w:rsidR="005A2227" w:rsidRPr="00B80B78" w:rsidDel="00AC6139" w:rsidRDefault="0097053A">
            <w:pPr>
              <w:rPr>
                <w:del w:id="10263" w:author="Utente" w:date="2017-06-27T18:03:00Z"/>
                <w:rFonts w:ascii="Arial" w:hAnsi="Arial" w:cs="Arial"/>
              </w:rPr>
            </w:pPr>
            <w:del w:id="10264" w:author="Utente" w:date="2017-06-25T10:49: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DF6211" w14:textId="029228DC" w:rsidR="005A2227" w:rsidRPr="00B80B78" w:rsidDel="00AC6139" w:rsidRDefault="0097053A">
            <w:pPr>
              <w:rPr>
                <w:del w:id="10265" w:author="Utente" w:date="2017-06-27T18:03:00Z"/>
                <w:rFonts w:ascii="Arial" w:hAnsi="Arial" w:cs="Arial"/>
              </w:rPr>
            </w:pPr>
            <w:del w:id="10266" w:author="Utente" w:date="2017-06-25T10:49: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C20E66" w14:textId="3C362DA1" w:rsidR="005A2227" w:rsidRPr="00B80B78" w:rsidDel="00AC6139" w:rsidRDefault="0097053A">
            <w:pPr>
              <w:rPr>
                <w:del w:id="10267" w:author="Utente" w:date="2017-06-27T18:03:00Z"/>
                <w:rFonts w:ascii="Arial" w:hAnsi="Arial" w:cs="Arial"/>
              </w:rPr>
            </w:pPr>
            <w:del w:id="10268" w:author="Utente" w:date="2017-06-25T10:49:00Z">
              <w:r w:rsidRPr="00B80B78" w:rsidDel="00C237D2">
                <w:rPr>
                  <w:rFonts w:ascii="Arial" w:eastAsia="Calibri" w:hAnsi="Arial" w:cs="Arial"/>
                </w:rPr>
                <w:delText>false</w:delText>
              </w:r>
            </w:del>
          </w:p>
        </w:tc>
      </w:tr>
      <w:tr w:rsidR="005A2227" w:rsidRPr="00B80B78" w:rsidDel="00AC6139" w14:paraId="459D1AF8" w14:textId="4C2A180C" w:rsidTr="00AC6139">
        <w:trPr>
          <w:del w:id="10269" w:author="Utente" w:date="2017-06-27T18:0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F4EF06" w14:textId="4C417362" w:rsidR="005A2227" w:rsidRPr="00B80B78" w:rsidDel="00AC6139" w:rsidRDefault="0097053A">
            <w:pPr>
              <w:rPr>
                <w:del w:id="10270" w:author="Utente" w:date="2017-06-27T18:03:00Z"/>
                <w:rFonts w:ascii="Arial" w:hAnsi="Arial" w:cs="Arial"/>
              </w:rPr>
            </w:pPr>
            <w:del w:id="10271" w:author="Utente" w:date="2017-06-25T10:49:00Z">
              <w:r w:rsidRPr="00B80B78" w:rsidDel="00C237D2">
                <w:rPr>
                  <w:rFonts w:ascii="Arial" w:eastAsia="Calibri" w:hAnsi="Arial" w:cs="Arial"/>
                </w:rPr>
                <w:delText>F</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82829C" w14:textId="05F44548" w:rsidR="005A2227" w:rsidRPr="00B80B78" w:rsidDel="00AC6139" w:rsidRDefault="0097053A">
            <w:pPr>
              <w:rPr>
                <w:del w:id="10272" w:author="Utente" w:date="2017-06-27T18:03:00Z"/>
                <w:rFonts w:ascii="Arial" w:hAnsi="Arial" w:cs="Arial"/>
              </w:rPr>
            </w:pPr>
            <w:del w:id="10273" w:author="Utente" w:date="2017-06-25T10:49:00Z">
              <w:r w:rsidRPr="00B80B78" w:rsidDel="00C237D2">
                <w:rPr>
                  <w:rFonts w:ascii="Arial" w:eastAsia="Calibri" w:hAnsi="Arial" w:cs="Arial"/>
                </w:rPr>
                <w:delText>Y15-64</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D974D0" w14:textId="071283FF" w:rsidR="005A2227" w:rsidRPr="00B80B78" w:rsidDel="00AC6139" w:rsidRDefault="0097053A">
            <w:pPr>
              <w:rPr>
                <w:del w:id="10274" w:author="Utente" w:date="2017-06-27T18:03:00Z"/>
                <w:rFonts w:ascii="Arial" w:hAnsi="Arial" w:cs="Arial"/>
              </w:rPr>
            </w:pPr>
            <w:del w:id="10275" w:author="Utente" w:date="2017-06-25T10:49: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6316C0" w14:textId="6C5E80E3" w:rsidR="005A2227" w:rsidRPr="00B80B78" w:rsidDel="00AC6139" w:rsidRDefault="0097053A">
            <w:pPr>
              <w:rPr>
                <w:del w:id="10276" w:author="Utente" w:date="2017-06-27T18:03:00Z"/>
                <w:rFonts w:ascii="Arial" w:hAnsi="Arial" w:cs="Arial"/>
              </w:rPr>
            </w:pPr>
            <w:del w:id="10277" w:author="Utente" w:date="2017-06-25T10:49: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6C664A" w14:textId="00836799" w:rsidR="005A2227" w:rsidRPr="00B80B78" w:rsidDel="00AC6139" w:rsidRDefault="0097053A">
            <w:pPr>
              <w:rPr>
                <w:del w:id="10278" w:author="Utente" w:date="2017-06-27T18:03:00Z"/>
                <w:rFonts w:ascii="Arial" w:hAnsi="Arial" w:cs="Arial"/>
              </w:rPr>
            </w:pPr>
            <w:del w:id="10279" w:author="Utente" w:date="2017-06-25T10:49:00Z">
              <w:r w:rsidRPr="00B80B78" w:rsidDel="00C237D2">
                <w:rPr>
                  <w:rFonts w:ascii="Arial" w:eastAsia="Calibri" w:hAnsi="Arial" w:cs="Arial"/>
                </w:rPr>
                <w:delText>true</w:delText>
              </w:r>
            </w:del>
          </w:p>
        </w:tc>
      </w:tr>
      <w:tr w:rsidR="005A2227" w:rsidRPr="00B80B78" w:rsidDel="00AC6139" w14:paraId="79109C6E" w14:textId="609E35E1" w:rsidTr="00AC6139">
        <w:trPr>
          <w:del w:id="10280" w:author="Utente" w:date="2017-06-27T18:0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208020" w14:textId="05E9586F" w:rsidR="005A2227" w:rsidRPr="00B80B78" w:rsidDel="00AC6139" w:rsidRDefault="0097053A">
            <w:pPr>
              <w:rPr>
                <w:del w:id="10281" w:author="Utente" w:date="2017-06-27T18:03:00Z"/>
                <w:rFonts w:ascii="Arial" w:hAnsi="Arial" w:cs="Arial"/>
              </w:rPr>
            </w:pPr>
            <w:del w:id="10282" w:author="Utente" w:date="2017-06-25T10:49:00Z">
              <w:r w:rsidRPr="00B80B78" w:rsidDel="00C237D2">
                <w:rPr>
                  <w:rFonts w:ascii="Arial" w:eastAsia="Calibri" w:hAnsi="Arial" w:cs="Arial"/>
                </w:rPr>
                <w:delText>F</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E011E8" w14:textId="63F2519F" w:rsidR="005A2227" w:rsidRPr="00B80B78" w:rsidDel="00AC6139" w:rsidRDefault="0097053A">
            <w:pPr>
              <w:rPr>
                <w:del w:id="10283" w:author="Utente" w:date="2017-06-27T18:03:00Z"/>
                <w:rFonts w:ascii="Arial" w:hAnsi="Arial" w:cs="Arial"/>
              </w:rPr>
            </w:pPr>
            <w:del w:id="10284" w:author="Utente" w:date="2017-06-25T10:49:00Z">
              <w:r w:rsidRPr="00B80B78" w:rsidDel="00C237D2">
                <w:rPr>
                  <w:rFonts w:ascii="Arial" w:eastAsia="Calibri" w:hAnsi="Arial" w:cs="Arial"/>
                </w:rPr>
                <w:delText>Y_GE65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1BD9A8" w14:textId="62321C8C" w:rsidR="005A2227" w:rsidRPr="00B80B78" w:rsidDel="00AC6139" w:rsidRDefault="0097053A">
            <w:pPr>
              <w:rPr>
                <w:del w:id="10285" w:author="Utente" w:date="2017-06-27T18:03:00Z"/>
                <w:rFonts w:ascii="Arial" w:hAnsi="Arial" w:cs="Arial"/>
              </w:rPr>
            </w:pPr>
            <w:del w:id="10286" w:author="Utente" w:date="2017-06-25T10:49: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79DCEB" w14:textId="377E1441" w:rsidR="005A2227" w:rsidRPr="00B80B78" w:rsidDel="00AC6139" w:rsidRDefault="0097053A">
            <w:pPr>
              <w:rPr>
                <w:del w:id="10287" w:author="Utente" w:date="2017-06-27T18:03:00Z"/>
                <w:rFonts w:ascii="Arial" w:hAnsi="Arial" w:cs="Arial"/>
              </w:rPr>
            </w:pPr>
            <w:del w:id="10288" w:author="Utente" w:date="2017-06-25T10:49: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1D09DF" w14:textId="7ADBE2F1" w:rsidR="005A2227" w:rsidRPr="00B80B78" w:rsidDel="00AC6139" w:rsidRDefault="0097053A">
            <w:pPr>
              <w:rPr>
                <w:del w:id="10289" w:author="Utente" w:date="2017-06-27T18:03:00Z"/>
                <w:rFonts w:ascii="Arial" w:hAnsi="Arial" w:cs="Arial"/>
              </w:rPr>
            </w:pPr>
            <w:del w:id="10290" w:author="Utente" w:date="2017-06-25T10:49:00Z">
              <w:r w:rsidRPr="00B80B78" w:rsidDel="00C237D2">
                <w:rPr>
                  <w:rFonts w:ascii="Arial" w:eastAsia="Calibri" w:hAnsi="Arial" w:cs="Arial"/>
                </w:rPr>
                <w:delText>false</w:delText>
              </w:r>
            </w:del>
          </w:p>
        </w:tc>
      </w:tr>
    </w:tbl>
    <w:p w14:paraId="0D4E21CC" w14:textId="77777777" w:rsidR="005A2227" w:rsidRDefault="005A2227">
      <w:pPr>
        <w:ind w:left="720"/>
        <w:rPr>
          <w:ins w:id="10291" w:author="Utente" w:date="2017-06-25T10:50:00Z"/>
        </w:rPr>
      </w:pPr>
    </w:p>
    <w:p w14:paraId="35126CED" w14:textId="53E5E0F6" w:rsidR="00C237D2" w:rsidRPr="00B80B78" w:rsidRDefault="00C237D2" w:rsidP="00C237D2">
      <w:pPr>
        <w:rPr>
          <w:ins w:id="10292" w:author="Utente" w:date="2017-06-25T10:50:00Z"/>
          <w:rFonts w:ascii="Arial" w:eastAsia="Calibri" w:hAnsi="Arial" w:cs="Arial"/>
          <w:b/>
        </w:rPr>
      </w:pPr>
      <w:ins w:id="10293" w:author="Utente" w:date="2017-06-25T10:50:00Z">
        <w:r w:rsidRPr="00871D7C">
          <w:rPr>
            <w:rFonts w:ascii="Cambria" w:eastAsia="Calibri" w:hAnsi="Cambria" w:cs="Calibri"/>
            <w:i/>
          </w:rPr>
          <w:t>Example</w:t>
        </w:r>
      </w:ins>
      <w:ins w:id="10294" w:author="Utente" w:date="2017-06-27T18:03:00Z">
        <w:r w:rsidR="00AC6139">
          <w:rPr>
            <w:rFonts w:ascii="Cambria" w:eastAsia="Calibri" w:hAnsi="Cambria" w:cs="Calibri"/>
            <w:i/>
          </w:rPr>
          <w:t xml:space="preserve"> </w:t>
        </w:r>
      </w:ins>
      <w:ins w:id="10295" w:author="Utente" w:date="2017-06-25T10:50:00Z">
        <w:r>
          <w:rPr>
            <w:rFonts w:ascii="Cambria" w:eastAsia="Calibri" w:hAnsi="Cambria" w:cs="Calibri"/>
            <w:i/>
          </w:rPr>
          <w:t>2 (on Components)</w:t>
        </w:r>
        <w:r>
          <w:rPr>
            <w:rFonts w:ascii="Cambria" w:eastAsia="Calibri" w:hAnsi="Cambria" w:cs="Calibri"/>
          </w:rPr>
          <w:t>:</w:t>
        </w:r>
        <w:r>
          <w:rPr>
            <w:rFonts w:ascii="Cambria" w:eastAsia="Calibri" w:hAnsi="Cambria" w:cs="Calibri"/>
          </w:rPr>
          <w:tab/>
        </w:r>
        <w:r w:rsidRPr="00B80B78">
          <w:rPr>
            <w:rFonts w:ascii="Arial" w:eastAsia="Calibri" w:hAnsi="Arial" w:cs="Arial"/>
          </w:rPr>
          <w:t>DS_r</w:t>
        </w:r>
        <w:r w:rsidRPr="00B80B78">
          <w:rPr>
            <w:rFonts w:ascii="Arial" w:eastAsia="Calibri" w:hAnsi="Arial" w:cs="Arial"/>
            <w:b/>
          </w:rPr>
          <w:t>:=</w:t>
        </w:r>
      </w:ins>
      <w:ins w:id="10296" w:author="Utente" w:date="2017-06-27T18:03:00Z">
        <w:r w:rsidR="00AC6139">
          <w:rPr>
            <w:rFonts w:ascii="Arial" w:eastAsia="Calibri" w:hAnsi="Arial" w:cs="Arial"/>
            <w:b/>
          </w:rPr>
          <w:t xml:space="preserve"> </w:t>
        </w:r>
      </w:ins>
      <w:ins w:id="10297" w:author="Utente" w:date="2017-06-25T10:50:00Z">
        <w:r w:rsidRPr="00B80B78">
          <w:rPr>
            <w:rFonts w:ascii="Arial" w:eastAsia="Calibri" w:hAnsi="Arial" w:cs="Arial"/>
          </w:rPr>
          <w:t>DS_1</w:t>
        </w:r>
        <w:r w:rsidRPr="00B80B78">
          <w:rPr>
            <w:rFonts w:ascii="Arial" w:eastAsia="Calibri" w:hAnsi="Arial" w:cs="Arial"/>
            <w:b/>
          </w:rPr>
          <w:t>[</w:t>
        </w:r>
      </w:ins>
      <w:ins w:id="10298" w:author="Utente" w:date="2017-06-27T18:03:00Z">
        <w:r w:rsidR="00AC6139">
          <w:rPr>
            <w:rFonts w:ascii="Arial" w:eastAsia="Calibri" w:hAnsi="Arial" w:cs="Arial"/>
            <w:b/>
          </w:rPr>
          <w:t xml:space="preserve"> </w:t>
        </w:r>
      </w:ins>
      <w:ins w:id="10299" w:author="Utente" w:date="2017-06-25T10:50:00Z">
        <w:r w:rsidRPr="00B80B78">
          <w:rPr>
            <w:rFonts w:ascii="Arial" w:eastAsia="Calibri" w:hAnsi="Arial" w:cs="Arial"/>
          </w:rPr>
          <w:t>Me_2</w:t>
        </w:r>
        <w:r w:rsidRPr="00B80B78">
          <w:rPr>
            <w:rFonts w:ascii="Arial" w:eastAsia="Calibri" w:hAnsi="Arial" w:cs="Arial"/>
            <w:b/>
          </w:rPr>
          <w:t>:=</w:t>
        </w:r>
        <w:r w:rsidRPr="00B80B78">
          <w:rPr>
            <w:rFonts w:ascii="Arial" w:eastAsia="Calibri" w:hAnsi="Arial" w:cs="Arial"/>
          </w:rPr>
          <w:t xml:space="preserve"> Me_1</w:t>
        </w:r>
        <w:r w:rsidRPr="00B80B78">
          <w:rPr>
            <w:rFonts w:ascii="Arial" w:eastAsia="Calibri" w:hAnsi="Arial" w:cs="Arial"/>
            <w:b/>
          </w:rPr>
          <w:t xml:space="preserve"> xor </w:t>
        </w:r>
        <w:r w:rsidRPr="00B80B78">
          <w:rPr>
            <w:rFonts w:ascii="Arial" w:eastAsia="Calibri" w:hAnsi="Arial" w:cs="Arial"/>
          </w:rPr>
          <w:t>true</w:t>
        </w:r>
        <w:r w:rsidRPr="00B80B78">
          <w:rPr>
            <w:rFonts w:ascii="Arial" w:eastAsia="Calibri" w:hAnsi="Arial" w:cs="Arial"/>
            <w:b/>
          </w:rPr>
          <w:t>]</w:t>
        </w:r>
      </w:ins>
    </w:p>
    <w:tbl>
      <w:tblPr>
        <w:tblW w:w="717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124"/>
        <w:gridCol w:w="1123"/>
        <w:gridCol w:w="1123"/>
        <w:gridCol w:w="1123"/>
        <w:gridCol w:w="1122"/>
        <w:gridCol w:w="1559"/>
      </w:tblGrid>
      <w:tr w:rsidR="00C237D2" w:rsidRPr="00B80B78" w14:paraId="0413AEBB" w14:textId="77777777" w:rsidTr="00E822CA">
        <w:trPr>
          <w:ins w:id="10300" w:author="Utente" w:date="2017-06-25T10:50:00Z"/>
        </w:trPr>
        <w:tc>
          <w:tcPr>
            <w:tcW w:w="7174"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EE9A2B5" w14:textId="77777777" w:rsidR="00C237D2" w:rsidRPr="00B80B78" w:rsidRDefault="00C237D2" w:rsidP="00E822CA">
            <w:pPr>
              <w:rPr>
                <w:ins w:id="10301" w:author="Utente" w:date="2017-06-25T10:50:00Z"/>
                <w:rFonts w:ascii="Arial" w:eastAsia="Calibri" w:hAnsi="Arial" w:cs="Arial"/>
              </w:rPr>
            </w:pPr>
            <w:ins w:id="10302" w:author="Utente" w:date="2017-06-25T10:50:00Z">
              <w:r w:rsidRPr="00B80B78">
                <w:rPr>
                  <w:rFonts w:ascii="Arial" w:eastAsia="Calibri" w:hAnsi="Arial" w:cs="Arial"/>
                </w:rPr>
                <w:t>DS_r</w:t>
              </w:r>
            </w:ins>
          </w:p>
        </w:tc>
      </w:tr>
      <w:tr w:rsidR="00C237D2" w:rsidRPr="00B80B78" w14:paraId="244048F6" w14:textId="77777777" w:rsidTr="00E822CA">
        <w:trPr>
          <w:ins w:id="10303" w:author="Utente" w:date="2017-06-25T10:50:00Z"/>
        </w:trPr>
        <w:tc>
          <w:tcPr>
            <w:tcW w:w="11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222FF86" w14:textId="77777777" w:rsidR="00C237D2" w:rsidRPr="00B80B78" w:rsidRDefault="00C237D2" w:rsidP="00E822CA">
            <w:pPr>
              <w:rPr>
                <w:ins w:id="10304" w:author="Utente" w:date="2017-06-25T10:50:00Z"/>
                <w:rFonts w:ascii="Arial" w:hAnsi="Arial" w:cs="Arial"/>
              </w:rPr>
            </w:pPr>
            <w:ins w:id="10305" w:author="Utente" w:date="2017-06-25T10:50:00Z">
              <w:r w:rsidRPr="00B80B78">
                <w:rPr>
                  <w:rFonts w:ascii="Arial" w:eastAsia="Calibri" w:hAnsi="Arial" w:cs="Arial"/>
                  <w:b/>
                </w:rPr>
                <w:t>Id_1</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3B16504" w14:textId="77777777" w:rsidR="00C237D2" w:rsidRPr="00B80B78" w:rsidRDefault="00C237D2" w:rsidP="00E822CA">
            <w:pPr>
              <w:rPr>
                <w:ins w:id="10306" w:author="Utente" w:date="2017-06-25T10:50:00Z"/>
                <w:rFonts w:ascii="Arial" w:hAnsi="Arial" w:cs="Arial"/>
              </w:rPr>
            </w:pPr>
            <w:ins w:id="10307" w:author="Utente" w:date="2017-06-25T10:50:00Z">
              <w:r w:rsidRPr="00B80B78">
                <w:rPr>
                  <w:rFonts w:ascii="Arial" w:eastAsia="Calibri" w:hAnsi="Arial" w:cs="Arial"/>
                  <w:b/>
                </w:rPr>
                <w:t>Id_2</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77CF9D0" w14:textId="77777777" w:rsidR="00C237D2" w:rsidRPr="00B80B78" w:rsidRDefault="00C237D2" w:rsidP="00E822CA">
            <w:pPr>
              <w:rPr>
                <w:ins w:id="10308" w:author="Utente" w:date="2017-06-25T10:50:00Z"/>
                <w:rFonts w:ascii="Arial" w:hAnsi="Arial" w:cs="Arial"/>
              </w:rPr>
            </w:pPr>
            <w:ins w:id="10309" w:author="Utente" w:date="2017-06-25T10:50:00Z">
              <w:r w:rsidRPr="00B80B78">
                <w:rPr>
                  <w:rFonts w:ascii="Arial" w:eastAsia="Calibri" w:hAnsi="Arial" w:cs="Arial"/>
                  <w:b/>
                </w:rPr>
                <w:t>Id_3</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0886340" w14:textId="77777777" w:rsidR="00C237D2" w:rsidRPr="00B80B78" w:rsidRDefault="00C237D2" w:rsidP="00E822CA">
            <w:pPr>
              <w:rPr>
                <w:ins w:id="10310" w:author="Utente" w:date="2017-06-25T10:50:00Z"/>
                <w:rFonts w:ascii="Arial" w:hAnsi="Arial" w:cs="Arial"/>
              </w:rPr>
            </w:pPr>
            <w:ins w:id="10311" w:author="Utente" w:date="2017-06-25T10:50:00Z">
              <w:r w:rsidRPr="00B80B78">
                <w:rPr>
                  <w:rFonts w:ascii="Arial" w:eastAsia="Calibri" w:hAnsi="Arial" w:cs="Arial"/>
                  <w:b/>
                </w:rPr>
                <w:t>Id_4</w:t>
              </w:r>
            </w:ins>
          </w:p>
        </w:tc>
        <w:tc>
          <w:tcPr>
            <w:tcW w:w="112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7B545B0C" w14:textId="77777777" w:rsidR="00C237D2" w:rsidRPr="00B80B78" w:rsidRDefault="00C237D2" w:rsidP="00E822CA">
            <w:pPr>
              <w:rPr>
                <w:ins w:id="10312" w:author="Utente" w:date="2017-06-25T10:50:00Z"/>
                <w:rFonts w:ascii="Arial" w:hAnsi="Arial" w:cs="Arial"/>
              </w:rPr>
            </w:pPr>
            <w:ins w:id="10313" w:author="Utente" w:date="2017-06-25T10:50:00Z">
              <w:r w:rsidRPr="00B80B78">
                <w:rPr>
                  <w:rFonts w:ascii="Arial" w:eastAsia="Calibri" w:hAnsi="Arial" w:cs="Arial"/>
                  <w:b/>
                  <w:shd w:val="clear" w:color="auto" w:fill="C6D9F1"/>
                </w:rPr>
                <w:t>Me_1</w:t>
              </w:r>
            </w:ins>
          </w:p>
        </w:tc>
        <w:tc>
          <w:tcPr>
            <w:tcW w:w="1559" w:type="dxa"/>
            <w:tcBorders>
              <w:top w:val="single" w:sz="6" w:space="0" w:color="000000"/>
              <w:left w:val="single" w:sz="6" w:space="0" w:color="000000"/>
              <w:bottom w:val="single" w:sz="6" w:space="0" w:color="000000"/>
              <w:right w:val="single" w:sz="6" w:space="0" w:color="000000"/>
            </w:tcBorders>
            <w:shd w:val="clear" w:color="auto" w:fill="C6D9F1"/>
          </w:tcPr>
          <w:p w14:paraId="6E35E287" w14:textId="77777777" w:rsidR="00C237D2" w:rsidRPr="00B80B78" w:rsidRDefault="00C237D2" w:rsidP="00E822CA">
            <w:pPr>
              <w:rPr>
                <w:ins w:id="10314" w:author="Utente" w:date="2017-06-25T10:50:00Z"/>
                <w:rFonts w:ascii="Arial" w:eastAsia="Calibri" w:hAnsi="Arial" w:cs="Arial"/>
                <w:b/>
                <w:shd w:val="clear" w:color="auto" w:fill="C6D9F1"/>
              </w:rPr>
            </w:pPr>
            <w:ins w:id="10315" w:author="Utente" w:date="2017-06-25T10:50:00Z">
              <w:r w:rsidRPr="00B80B78">
                <w:rPr>
                  <w:rFonts w:ascii="Arial" w:eastAsia="Calibri" w:hAnsi="Arial" w:cs="Arial"/>
                  <w:b/>
                  <w:shd w:val="clear" w:color="auto" w:fill="C6D9F1"/>
                </w:rPr>
                <w:t>Me_2</w:t>
              </w:r>
            </w:ins>
          </w:p>
        </w:tc>
      </w:tr>
      <w:tr w:rsidR="00C237D2" w:rsidRPr="00B80B78" w14:paraId="4C5BE58B" w14:textId="77777777" w:rsidTr="00E822CA">
        <w:trPr>
          <w:ins w:id="10316" w:author="Utente" w:date="2017-06-25T10:50: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3BB8D8" w14:textId="77777777" w:rsidR="00C237D2" w:rsidRPr="00B80B78" w:rsidRDefault="00C237D2" w:rsidP="00E822CA">
            <w:pPr>
              <w:rPr>
                <w:ins w:id="10317" w:author="Utente" w:date="2017-06-25T10:50:00Z"/>
                <w:rFonts w:ascii="Arial" w:hAnsi="Arial" w:cs="Arial"/>
              </w:rPr>
            </w:pPr>
            <w:ins w:id="10318" w:author="Utente" w:date="2017-06-25T10:50:00Z">
              <w:r w:rsidRPr="00B80B78">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2F0823" w14:textId="77777777" w:rsidR="00C237D2" w:rsidRPr="00B80B78" w:rsidRDefault="00C237D2" w:rsidP="00E822CA">
            <w:pPr>
              <w:rPr>
                <w:ins w:id="10319" w:author="Utente" w:date="2017-06-25T10:50:00Z"/>
                <w:rFonts w:ascii="Arial" w:hAnsi="Arial" w:cs="Arial"/>
              </w:rPr>
            </w:pPr>
            <w:ins w:id="10320" w:author="Utente" w:date="2017-06-25T10:50:00Z">
              <w:r w:rsidRPr="00B80B78">
                <w:rPr>
                  <w:rFonts w:ascii="Arial" w:eastAsia="Calibri" w:hAnsi="Arial" w:cs="Arial"/>
                </w:rPr>
                <w:t>Y_LT15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582677" w14:textId="77777777" w:rsidR="00C237D2" w:rsidRPr="00B80B78" w:rsidRDefault="00C237D2" w:rsidP="00E822CA">
            <w:pPr>
              <w:rPr>
                <w:ins w:id="10321" w:author="Utente" w:date="2017-06-25T10:50:00Z"/>
                <w:rFonts w:ascii="Arial" w:hAnsi="Arial" w:cs="Arial"/>
              </w:rPr>
            </w:pPr>
            <w:ins w:id="10322" w:author="Utente" w:date="2017-06-25T10:50:00Z">
              <w:r w:rsidRPr="00B80B78">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C897E6" w14:textId="77777777" w:rsidR="00C237D2" w:rsidRPr="00B80B78" w:rsidRDefault="00C237D2" w:rsidP="00E822CA">
            <w:pPr>
              <w:rPr>
                <w:ins w:id="10323" w:author="Utente" w:date="2017-06-25T10:50:00Z"/>
                <w:rFonts w:ascii="Arial" w:hAnsi="Arial" w:cs="Arial"/>
              </w:rPr>
            </w:pPr>
            <w:ins w:id="10324" w:author="Utente" w:date="2017-06-25T10:50:00Z">
              <w:r w:rsidRPr="00B80B78">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77FEEA" w14:textId="77777777" w:rsidR="00C237D2" w:rsidRPr="00B80B78" w:rsidRDefault="00C237D2" w:rsidP="00E822CA">
            <w:pPr>
              <w:rPr>
                <w:ins w:id="10325" w:author="Utente" w:date="2017-06-25T10:50:00Z"/>
                <w:rFonts w:ascii="Arial" w:hAnsi="Arial" w:cs="Arial"/>
              </w:rPr>
            </w:pPr>
            <w:ins w:id="10326" w:author="Utente" w:date="2017-06-25T10:50:00Z">
              <w:r w:rsidRPr="00B80B78">
                <w:rPr>
                  <w:rFonts w:ascii="Arial" w:eastAsia="Calibri" w:hAnsi="Arial" w:cs="Arial"/>
                </w:rPr>
                <w:t>true</w:t>
              </w:r>
            </w:ins>
          </w:p>
        </w:tc>
        <w:tc>
          <w:tcPr>
            <w:tcW w:w="1559" w:type="dxa"/>
            <w:tcBorders>
              <w:top w:val="single" w:sz="6" w:space="0" w:color="000000"/>
              <w:left w:val="single" w:sz="6" w:space="0" w:color="000000"/>
              <w:bottom w:val="single" w:sz="6" w:space="0" w:color="000000"/>
              <w:right w:val="single" w:sz="6" w:space="0" w:color="000000"/>
            </w:tcBorders>
          </w:tcPr>
          <w:p w14:paraId="567B1EDD" w14:textId="4C22255E" w:rsidR="00C237D2" w:rsidRPr="00B80B78" w:rsidRDefault="00C237D2" w:rsidP="00E822CA">
            <w:pPr>
              <w:rPr>
                <w:ins w:id="10327" w:author="Utente" w:date="2017-06-25T10:50:00Z"/>
                <w:rFonts w:ascii="Arial" w:eastAsia="Calibri" w:hAnsi="Arial" w:cs="Arial"/>
              </w:rPr>
            </w:pPr>
            <w:ins w:id="10328" w:author="Utente" w:date="2017-06-25T10:50:00Z">
              <w:r w:rsidRPr="00B80B78">
                <w:rPr>
                  <w:rFonts w:ascii="Arial" w:eastAsia="Calibri" w:hAnsi="Arial" w:cs="Arial"/>
                </w:rPr>
                <w:t>false</w:t>
              </w:r>
            </w:ins>
          </w:p>
        </w:tc>
      </w:tr>
      <w:tr w:rsidR="00C237D2" w:rsidRPr="00B80B78" w14:paraId="0AA1F934" w14:textId="77777777" w:rsidTr="00E822CA">
        <w:trPr>
          <w:ins w:id="10329" w:author="Utente" w:date="2017-06-25T10:50: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81D67D" w14:textId="77777777" w:rsidR="00C237D2" w:rsidRPr="00B80B78" w:rsidRDefault="00C237D2" w:rsidP="00E822CA">
            <w:pPr>
              <w:rPr>
                <w:ins w:id="10330" w:author="Utente" w:date="2017-06-25T10:50:00Z"/>
                <w:rFonts w:ascii="Arial" w:hAnsi="Arial" w:cs="Arial"/>
              </w:rPr>
            </w:pPr>
            <w:ins w:id="10331" w:author="Utente" w:date="2017-06-25T10:50:00Z">
              <w:r w:rsidRPr="00B80B78">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0E872D" w14:textId="77777777" w:rsidR="00C237D2" w:rsidRPr="00B80B78" w:rsidRDefault="00C237D2" w:rsidP="00E822CA">
            <w:pPr>
              <w:rPr>
                <w:ins w:id="10332" w:author="Utente" w:date="2017-06-25T10:50:00Z"/>
                <w:rFonts w:ascii="Arial" w:hAnsi="Arial" w:cs="Arial"/>
              </w:rPr>
            </w:pPr>
            <w:ins w:id="10333" w:author="Utente" w:date="2017-06-25T10:50:00Z">
              <w:r w:rsidRPr="00B80B78">
                <w:rPr>
                  <w:rFonts w:ascii="Arial" w:eastAsia="Calibri" w:hAnsi="Arial" w:cs="Arial"/>
                </w:rPr>
                <w:t>Y15-64</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64964C" w14:textId="77777777" w:rsidR="00C237D2" w:rsidRPr="00B80B78" w:rsidRDefault="00C237D2" w:rsidP="00E822CA">
            <w:pPr>
              <w:rPr>
                <w:ins w:id="10334" w:author="Utente" w:date="2017-06-25T10:50:00Z"/>
                <w:rFonts w:ascii="Arial" w:hAnsi="Arial" w:cs="Arial"/>
              </w:rPr>
            </w:pPr>
            <w:ins w:id="10335" w:author="Utente" w:date="2017-06-25T10:50:00Z">
              <w:r w:rsidRPr="00B80B78">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E6D05A" w14:textId="77777777" w:rsidR="00C237D2" w:rsidRPr="00B80B78" w:rsidRDefault="00C237D2" w:rsidP="00E822CA">
            <w:pPr>
              <w:rPr>
                <w:ins w:id="10336" w:author="Utente" w:date="2017-06-25T10:50:00Z"/>
                <w:rFonts w:ascii="Arial" w:hAnsi="Arial" w:cs="Arial"/>
              </w:rPr>
            </w:pPr>
            <w:ins w:id="10337" w:author="Utente" w:date="2017-06-25T10:50:00Z">
              <w:r w:rsidRPr="00B80B78">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D3F885" w14:textId="77777777" w:rsidR="00C237D2" w:rsidRPr="00B80B78" w:rsidRDefault="00C237D2" w:rsidP="00E822CA">
            <w:pPr>
              <w:rPr>
                <w:ins w:id="10338" w:author="Utente" w:date="2017-06-25T10:50:00Z"/>
                <w:rFonts w:ascii="Arial" w:hAnsi="Arial" w:cs="Arial"/>
              </w:rPr>
            </w:pPr>
            <w:ins w:id="10339" w:author="Utente" w:date="2017-06-25T10:50:00Z">
              <w:r w:rsidRPr="00B80B78">
                <w:rPr>
                  <w:rFonts w:ascii="Arial" w:eastAsia="Calibri" w:hAnsi="Arial" w:cs="Arial"/>
                </w:rPr>
                <w:t>false</w:t>
              </w:r>
            </w:ins>
          </w:p>
        </w:tc>
        <w:tc>
          <w:tcPr>
            <w:tcW w:w="1559" w:type="dxa"/>
            <w:tcBorders>
              <w:top w:val="single" w:sz="6" w:space="0" w:color="000000"/>
              <w:left w:val="single" w:sz="6" w:space="0" w:color="000000"/>
              <w:bottom w:val="single" w:sz="6" w:space="0" w:color="000000"/>
              <w:right w:val="single" w:sz="6" w:space="0" w:color="000000"/>
            </w:tcBorders>
          </w:tcPr>
          <w:p w14:paraId="44F1C867" w14:textId="77777777" w:rsidR="00C237D2" w:rsidRPr="00B80B78" w:rsidRDefault="00C237D2" w:rsidP="00E822CA">
            <w:pPr>
              <w:rPr>
                <w:ins w:id="10340" w:author="Utente" w:date="2017-06-25T10:50:00Z"/>
                <w:rFonts w:ascii="Arial" w:eastAsia="Calibri" w:hAnsi="Arial" w:cs="Arial"/>
              </w:rPr>
            </w:pPr>
            <w:ins w:id="10341" w:author="Utente" w:date="2017-06-25T10:50:00Z">
              <w:r w:rsidRPr="00B80B78">
                <w:rPr>
                  <w:rFonts w:ascii="Arial" w:eastAsia="Calibri" w:hAnsi="Arial" w:cs="Arial"/>
                </w:rPr>
                <w:t>true</w:t>
              </w:r>
            </w:ins>
          </w:p>
        </w:tc>
      </w:tr>
      <w:tr w:rsidR="00C237D2" w:rsidRPr="00B80B78" w14:paraId="6EAE1DEA" w14:textId="77777777" w:rsidTr="00E822CA">
        <w:trPr>
          <w:ins w:id="10342" w:author="Utente" w:date="2017-06-25T10:50: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E1F4F2" w14:textId="77777777" w:rsidR="00C237D2" w:rsidRPr="00B80B78" w:rsidRDefault="00C237D2" w:rsidP="00E822CA">
            <w:pPr>
              <w:rPr>
                <w:ins w:id="10343" w:author="Utente" w:date="2017-06-25T10:50:00Z"/>
                <w:rFonts w:ascii="Arial" w:hAnsi="Arial" w:cs="Arial"/>
              </w:rPr>
            </w:pPr>
            <w:ins w:id="10344" w:author="Utente" w:date="2017-06-25T10:50:00Z">
              <w:r w:rsidRPr="00B80B78">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7E8C1B" w14:textId="77777777" w:rsidR="00C237D2" w:rsidRPr="00B80B78" w:rsidRDefault="00C237D2" w:rsidP="00E822CA">
            <w:pPr>
              <w:rPr>
                <w:ins w:id="10345" w:author="Utente" w:date="2017-06-25T10:50:00Z"/>
                <w:rFonts w:ascii="Arial" w:hAnsi="Arial" w:cs="Arial"/>
              </w:rPr>
            </w:pPr>
            <w:ins w:id="10346" w:author="Utente" w:date="2017-06-25T10:50:00Z">
              <w:r w:rsidRPr="00B80B78">
                <w:rPr>
                  <w:rFonts w:ascii="Arial" w:eastAsia="Calibri" w:hAnsi="Arial" w:cs="Arial"/>
                </w:rPr>
                <w:t>Y_GE65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D1B762" w14:textId="77777777" w:rsidR="00C237D2" w:rsidRPr="00B80B78" w:rsidRDefault="00C237D2" w:rsidP="00E822CA">
            <w:pPr>
              <w:rPr>
                <w:ins w:id="10347" w:author="Utente" w:date="2017-06-25T10:50:00Z"/>
                <w:rFonts w:ascii="Arial" w:hAnsi="Arial" w:cs="Arial"/>
              </w:rPr>
            </w:pPr>
            <w:ins w:id="10348" w:author="Utente" w:date="2017-06-25T10:50:00Z">
              <w:r w:rsidRPr="00B80B78">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7517B3" w14:textId="77777777" w:rsidR="00C237D2" w:rsidRPr="00B80B78" w:rsidRDefault="00C237D2" w:rsidP="00E822CA">
            <w:pPr>
              <w:rPr>
                <w:ins w:id="10349" w:author="Utente" w:date="2017-06-25T10:50:00Z"/>
                <w:rFonts w:ascii="Arial" w:hAnsi="Arial" w:cs="Arial"/>
              </w:rPr>
            </w:pPr>
            <w:ins w:id="10350" w:author="Utente" w:date="2017-06-25T10:50:00Z">
              <w:r w:rsidRPr="00B80B78">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1AF37C" w14:textId="77777777" w:rsidR="00C237D2" w:rsidRPr="00B80B78" w:rsidRDefault="00C237D2" w:rsidP="00E822CA">
            <w:pPr>
              <w:rPr>
                <w:ins w:id="10351" w:author="Utente" w:date="2017-06-25T10:50:00Z"/>
                <w:rFonts w:ascii="Arial" w:hAnsi="Arial" w:cs="Arial"/>
              </w:rPr>
            </w:pPr>
            <w:ins w:id="10352" w:author="Utente" w:date="2017-06-25T10:50:00Z">
              <w:r w:rsidRPr="00B80B78">
                <w:rPr>
                  <w:rFonts w:ascii="Arial" w:eastAsia="Calibri" w:hAnsi="Arial" w:cs="Arial"/>
                </w:rPr>
                <w:t>true</w:t>
              </w:r>
            </w:ins>
          </w:p>
        </w:tc>
        <w:tc>
          <w:tcPr>
            <w:tcW w:w="1559" w:type="dxa"/>
            <w:tcBorders>
              <w:top w:val="single" w:sz="6" w:space="0" w:color="000000"/>
              <w:left w:val="single" w:sz="6" w:space="0" w:color="000000"/>
              <w:bottom w:val="single" w:sz="6" w:space="0" w:color="000000"/>
              <w:right w:val="single" w:sz="6" w:space="0" w:color="000000"/>
            </w:tcBorders>
          </w:tcPr>
          <w:p w14:paraId="6DFBC47F" w14:textId="53EA9050" w:rsidR="00C237D2" w:rsidRPr="00B80B78" w:rsidRDefault="00C237D2" w:rsidP="00E822CA">
            <w:pPr>
              <w:rPr>
                <w:ins w:id="10353" w:author="Utente" w:date="2017-06-25T10:50:00Z"/>
                <w:rFonts w:ascii="Arial" w:eastAsia="Calibri" w:hAnsi="Arial" w:cs="Arial"/>
              </w:rPr>
            </w:pPr>
            <w:ins w:id="10354" w:author="Utente" w:date="2017-06-25T10:50:00Z">
              <w:r w:rsidRPr="00B80B78">
                <w:rPr>
                  <w:rFonts w:ascii="Arial" w:eastAsia="Calibri" w:hAnsi="Arial" w:cs="Arial"/>
                </w:rPr>
                <w:t>false</w:t>
              </w:r>
            </w:ins>
          </w:p>
        </w:tc>
      </w:tr>
      <w:tr w:rsidR="00C237D2" w:rsidRPr="00B80B78" w14:paraId="05F8BDD4" w14:textId="77777777" w:rsidTr="00E822CA">
        <w:trPr>
          <w:ins w:id="10355" w:author="Utente" w:date="2017-06-25T10:50: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BE9BDC" w14:textId="77777777" w:rsidR="00C237D2" w:rsidRPr="00B80B78" w:rsidRDefault="00C237D2" w:rsidP="00E822CA">
            <w:pPr>
              <w:rPr>
                <w:ins w:id="10356" w:author="Utente" w:date="2017-06-25T10:50:00Z"/>
                <w:rFonts w:ascii="Arial" w:hAnsi="Arial" w:cs="Arial"/>
              </w:rPr>
            </w:pPr>
            <w:ins w:id="10357" w:author="Utente" w:date="2017-06-25T10:50:00Z">
              <w:r w:rsidRPr="00B80B78">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6E1885" w14:textId="77777777" w:rsidR="00C237D2" w:rsidRPr="00B80B78" w:rsidRDefault="00C237D2" w:rsidP="00E822CA">
            <w:pPr>
              <w:rPr>
                <w:ins w:id="10358" w:author="Utente" w:date="2017-06-25T10:50:00Z"/>
                <w:rFonts w:ascii="Arial" w:hAnsi="Arial" w:cs="Arial"/>
              </w:rPr>
            </w:pPr>
            <w:ins w:id="10359" w:author="Utente" w:date="2017-06-25T10:50:00Z">
              <w:r w:rsidRPr="00B80B78">
                <w:rPr>
                  <w:rFonts w:ascii="Arial" w:eastAsia="Calibri" w:hAnsi="Arial" w:cs="Arial"/>
                </w:rPr>
                <w:t>Y_LT15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AF78BD" w14:textId="77777777" w:rsidR="00C237D2" w:rsidRPr="00B80B78" w:rsidRDefault="00C237D2" w:rsidP="00E822CA">
            <w:pPr>
              <w:rPr>
                <w:ins w:id="10360" w:author="Utente" w:date="2017-06-25T10:50:00Z"/>
                <w:rFonts w:ascii="Arial" w:hAnsi="Arial" w:cs="Arial"/>
              </w:rPr>
            </w:pPr>
            <w:ins w:id="10361" w:author="Utente" w:date="2017-06-25T10:50:00Z">
              <w:r w:rsidRPr="00B80B78">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B7BD01" w14:textId="77777777" w:rsidR="00C237D2" w:rsidRPr="00B80B78" w:rsidRDefault="00C237D2" w:rsidP="00E822CA">
            <w:pPr>
              <w:rPr>
                <w:ins w:id="10362" w:author="Utente" w:date="2017-06-25T10:50:00Z"/>
                <w:rFonts w:ascii="Arial" w:hAnsi="Arial" w:cs="Arial"/>
              </w:rPr>
            </w:pPr>
            <w:ins w:id="10363" w:author="Utente" w:date="2017-06-25T10:50:00Z">
              <w:r w:rsidRPr="00B80B78">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DAC11B" w14:textId="77777777" w:rsidR="00C237D2" w:rsidRPr="00B80B78" w:rsidRDefault="00C237D2" w:rsidP="00E822CA">
            <w:pPr>
              <w:rPr>
                <w:ins w:id="10364" w:author="Utente" w:date="2017-06-25T10:50:00Z"/>
                <w:rFonts w:ascii="Arial" w:hAnsi="Arial" w:cs="Arial"/>
              </w:rPr>
            </w:pPr>
            <w:ins w:id="10365" w:author="Utente" w:date="2017-06-25T10:50:00Z">
              <w:r w:rsidRPr="00B80B78">
                <w:rPr>
                  <w:rFonts w:ascii="Arial" w:eastAsia="Calibri" w:hAnsi="Arial" w:cs="Arial"/>
                </w:rPr>
                <w:t>false</w:t>
              </w:r>
            </w:ins>
          </w:p>
        </w:tc>
        <w:tc>
          <w:tcPr>
            <w:tcW w:w="1559" w:type="dxa"/>
            <w:tcBorders>
              <w:top w:val="single" w:sz="6" w:space="0" w:color="000000"/>
              <w:left w:val="single" w:sz="6" w:space="0" w:color="000000"/>
              <w:bottom w:val="single" w:sz="6" w:space="0" w:color="000000"/>
              <w:right w:val="single" w:sz="6" w:space="0" w:color="000000"/>
            </w:tcBorders>
          </w:tcPr>
          <w:p w14:paraId="552EF84E" w14:textId="77777777" w:rsidR="00C237D2" w:rsidRPr="00B80B78" w:rsidRDefault="00C237D2" w:rsidP="00E822CA">
            <w:pPr>
              <w:rPr>
                <w:ins w:id="10366" w:author="Utente" w:date="2017-06-25T10:50:00Z"/>
                <w:rFonts w:ascii="Arial" w:eastAsia="Calibri" w:hAnsi="Arial" w:cs="Arial"/>
              </w:rPr>
            </w:pPr>
            <w:ins w:id="10367" w:author="Utente" w:date="2017-06-25T10:50:00Z">
              <w:r w:rsidRPr="00B80B78">
                <w:rPr>
                  <w:rFonts w:ascii="Arial" w:eastAsia="Calibri" w:hAnsi="Arial" w:cs="Arial"/>
                </w:rPr>
                <w:t>true</w:t>
              </w:r>
            </w:ins>
          </w:p>
        </w:tc>
      </w:tr>
      <w:tr w:rsidR="00C237D2" w:rsidRPr="00B80B78" w14:paraId="0E799EE0" w14:textId="77777777" w:rsidTr="00E822CA">
        <w:trPr>
          <w:ins w:id="10368" w:author="Utente" w:date="2017-06-25T10:50: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971A4D" w14:textId="77777777" w:rsidR="00C237D2" w:rsidRPr="00B80B78" w:rsidRDefault="00C237D2" w:rsidP="00E822CA">
            <w:pPr>
              <w:rPr>
                <w:ins w:id="10369" w:author="Utente" w:date="2017-06-25T10:50:00Z"/>
                <w:rFonts w:ascii="Arial" w:hAnsi="Arial" w:cs="Arial"/>
              </w:rPr>
            </w:pPr>
            <w:ins w:id="10370" w:author="Utente" w:date="2017-06-25T10:50:00Z">
              <w:r w:rsidRPr="00B80B78">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D8BCDC" w14:textId="77777777" w:rsidR="00C237D2" w:rsidRPr="00B80B78" w:rsidRDefault="00C237D2" w:rsidP="00E822CA">
            <w:pPr>
              <w:rPr>
                <w:ins w:id="10371" w:author="Utente" w:date="2017-06-25T10:50:00Z"/>
                <w:rFonts w:ascii="Arial" w:hAnsi="Arial" w:cs="Arial"/>
              </w:rPr>
            </w:pPr>
            <w:ins w:id="10372" w:author="Utente" w:date="2017-06-25T10:50:00Z">
              <w:r w:rsidRPr="00B80B78">
                <w:rPr>
                  <w:rFonts w:ascii="Arial" w:eastAsia="Calibri" w:hAnsi="Arial" w:cs="Arial"/>
                </w:rPr>
                <w:t>Y15-64</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D2294D" w14:textId="77777777" w:rsidR="00C237D2" w:rsidRPr="00B80B78" w:rsidRDefault="00C237D2" w:rsidP="00E822CA">
            <w:pPr>
              <w:rPr>
                <w:ins w:id="10373" w:author="Utente" w:date="2017-06-25T10:50:00Z"/>
                <w:rFonts w:ascii="Arial" w:hAnsi="Arial" w:cs="Arial"/>
              </w:rPr>
            </w:pPr>
            <w:ins w:id="10374" w:author="Utente" w:date="2017-06-25T10:50:00Z">
              <w:r w:rsidRPr="00B80B78">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873F99" w14:textId="77777777" w:rsidR="00C237D2" w:rsidRPr="00B80B78" w:rsidRDefault="00C237D2" w:rsidP="00E822CA">
            <w:pPr>
              <w:rPr>
                <w:ins w:id="10375" w:author="Utente" w:date="2017-06-25T10:50:00Z"/>
                <w:rFonts w:ascii="Arial" w:hAnsi="Arial" w:cs="Arial"/>
              </w:rPr>
            </w:pPr>
            <w:ins w:id="10376" w:author="Utente" w:date="2017-06-25T10:50:00Z">
              <w:r w:rsidRPr="00B80B78">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9F9523" w14:textId="77777777" w:rsidR="00C237D2" w:rsidRPr="00B80B78" w:rsidRDefault="00C237D2" w:rsidP="00E822CA">
            <w:pPr>
              <w:rPr>
                <w:ins w:id="10377" w:author="Utente" w:date="2017-06-25T10:50:00Z"/>
                <w:rFonts w:ascii="Arial" w:hAnsi="Arial" w:cs="Arial"/>
              </w:rPr>
            </w:pPr>
            <w:ins w:id="10378" w:author="Utente" w:date="2017-06-25T10:50:00Z">
              <w:r w:rsidRPr="00B80B78">
                <w:rPr>
                  <w:rFonts w:ascii="Arial" w:eastAsia="Calibri" w:hAnsi="Arial" w:cs="Arial"/>
                </w:rPr>
                <w:t>false</w:t>
              </w:r>
            </w:ins>
          </w:p>
        </w:tc>
        <w:tc>
          <w:tcPr>
            <w:tcW w:w="1559" w:type="dxa"/>
            <w:tcBorders>
              <w:top w:val="single" w:sz="6" w:space="0" w:color="000000"/>
              <w:left w:val="single" w:sz="6" w:space="0" w:color="000000"/>
              <w:bottom w:val="single" w:sz="6" w:space="0" w:color="000000"/>
              <w:right w:val="single" w:sz="6" w:space="0" w:color="000000"/>
            </w:tcBorders>
          </w:tcPr>
          <w:p w14:paraId="4B2967A2" w14:textId="77777777" w:rsidR="00C237D2" w:rsidRPr="00B80B78" w:rsidRDefault="00C237D2" w:rsidP="00E822CA">
            <w:pPr>
              <w:rPr>
                <w:ins w:id="10379" w:author="Utente" w:date="2017-06-25T10:50:00Z"/>
                <w:rFonts w:ascii="Arial" w:eastAsia="Calibri" w:hAnsi="Arial" w:cs="Arial"/>
              </w:rPr>
            </w:pPr>
            <w:ins w:id="10380" w:author="Utente" w:date="2017-06-25T10:50:00Z">
              <w:r w:rsidRPr="00B80B78">
                <w:rPr>
                  <w:rFonts w:ascii="Arial" w:eastAsia="Calibri" w:hAnsi="Arial" w:cs="Arial"/>
                </w:rPr>
                <w:t>true</w:t>
              </w:r>
            </w:ins>
          </w:p>
        </w:tc>
      </w:tr>
      <w:tr w:rsidR="00C237D2" w:rsidRPr="00B80B78" w14:paraId="53D2059C" w14:textId="77777777" w:rsidTr="00E822CA">
        <w:trPr>
          <w:ins w:id="10381" w:author="Utente" w:date="2017-06-25T10:50: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D0B5DD" w14:textId="77777777" w:rsidR="00C237D2" w:rsidRPr="00B80B78" w:rsidRDefault="00C237D2" w:rsidP="00E822CA">
            <w:pPr>
              <w:rPr>
                <w:ins w:id="10382" w:author="Utente" w:date="2017-06-25T10:50:00Z"/>
                <w:rFonts w:ascii="Arial" w:hAnsi="Arial" w:cs="Arial"/>
              </w:rPr>
            </w:pPr>
            <w:ins w:id="10383" w:author="Utente" w:date="2017-06-25T10:50:00Z">
              <w:r w:rsidRPr="00B80B78">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DDCBDB" w14:textId="77777777" w:rsidR="00C237D2" w:rsidRPr="00B80B78" w:rsidRDefault="00C237D2" w:rsidP="00E822CA">
            <w:pPr>
              <w:rPr>
                <w:ins w:id="10384" w:author="Utente" w:date="2017-06-25T10:50:00Z"/>
                <w:rFonts w:ascii="Arial" w:hAnsi="Arial" w:cs="Arial"/>
              </w:rPr>
            </w:pPr>
            <w:ins w:id="10385" w:author="Utente" w:date="2017-06-25T10:50:00Z">
              <w:r w:rsidRPr="00B80B78">
                <w:rPr>
                  <w:rFonts w:ascii="Arial" w:eastAsia="Calibri" w:hAnsi="Arial" w:cs="Arial"/>
                </w:rPr>
                <w:t>Y_GE65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E2720A" w14:textId="77777777" w:rsidR="00C237D2" w:rsidRPr="00B80B78" w:rsidRDefault="00C237D2" w:rsidP="00E822CA">
            <w:pPr>
              <w:rPr>
                <w:ins w:id="10386" w:author="Utente" w:date="2017-06-25T10:50:00Z"/>
                <w:rFonts w:ascii="Arial" w:hAnsi="Arial" w:cs="Arial"/>
              </w:rPr>
            </w:pPr>
            <w:ins w:id="10387" w:author="Utente" w:date="2017-06-25T10:50:00Z">
              <w:r w:rsidRPr="00B80B78">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3DCF89" w14:textId="77777777" w:rsidR="00C237D2" w:rsidRPr="00B80B78" w:rsidRDefault="00C237D2" w:rsidP="00E822CA">
            <w:pPr>
              <w:rPr>
                <w:ins w:id="10388" w:author="Utente" w:date="2017-06-25T10:50:00Z"/>
                <w:rFonts w:ascii="Arial" w:hAnsi="Arial" w:cs="Arial"/>
              </w:rPr>
            </w:pPr>
            <w:ins w:id="10389" w:author="Utente" w:date="2017-06-25T10:50:00Z">
              <w:r w:rsidRPr="00B80B78">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4F95CF" w14:textId="77777777" w:rsidR="00C237D2" w:rsidRPr="00B80B78" w:rsidRDefault="00C237D2" w:rsidP="00E822CA">
            <w:pPr>
              <w:rPr>
                <w:ins w:id="10390" w:author="Utente" w:date="2017-06-25T10:50:00Z"/>
                <w:rFonts w:ascii="Arial" w:hAnsi="Arial" w:cs="Arial"/>
              </w:rPr>
            </w:pPr>
            <w:ins w:id="10391" w:author="Utente" w:date="2017-06-25T10:50:00Z">
              <w:r w:rsidRPr="00B80B78">
                <w:rPr>
                  <w:rFonts w:ascii="Arial" w:eastAsia="Calibri" w:hAnsi="Arial" w:cs="Arial"/>
                </w:rPr>
                <w:t>true</w:t>
              </w:r>
            </w:ins>
          </w:p>
        </w:tc>
        <w:tc>
          <w:tcPr>
            <w:tcW w:w="1559" w:type="dxa"/>
            <w:tcBorders>
              <w:top w:val="single" w:sz="6" w:space="0" w:color="000000"/>
              <w:left w:val="single" w:sz="6" w:space="0" w:color="000000"/>
              <w:bottom w:val="single" w:sz="6" w:space="0" w:color="000000"/>
              <w:right w:val="single" w:sz="6" w:space="0" w:color="000000"/>
            </w:tcBorders>
          </w:tcPr>
          <w:p w14:paraId="0E32F447" w14:textId="4BCF48C4" w:rsidR="00C237D2" w:rsidRPr="00B80B78" w:rsidRDefault="00C237D2" w:rsidP="00E822CA">
            <w:pPr>
              <w:rPr>
                <w:ins w:id="10392" w:author="Utente" w:date="2017-06-25T10:50:00Z"/>
                <w:rFonts w:ascii="Arial" w:eastAsia="Calibri" w:hAnsi="Arial" w:cs="Arial"/>
              </w:rPr>
            </w:pPr>
            <w:ins w:id="10393" w:author="Utente" w:date="2017-06-25T10:50:00Z">
              <w:r w:rsidRPr="00B80B78">
                <w:rPr>
                  <w:rFonts w:ascii="Arial" w:eastAsia="Calibri" w:hAnsi="Arial" w:cs="Arial"/>
                </w:rPr>
                <w:t>false</w:t>
              </w:r>
            </w:ins>
          </w:p>
        </w:tc>
      </w:tr>
    </w:tbl>
    <w:p w14:paraId="35DEFE7E" w14:textId="77777777" w:rsidR="00C237D2" w:rsidRPr="00B80B78" w:rsidRDefault="00C237D2">
      <w:pPr>
        <w:ind w:left="720"/>
        <w:rPr>
          <w:rFonts w:ascii="Arial" w:hAnsi="Arial" w:cs="Arial"/>
        </w:rPr>
      </w:pPr>
    </w:p>
    <w:p w14:paraId="09735013" w14:textId="30A6C0E0" w:rsidR="005A2227" w:rsidRPr="00E352EF" w:rsidRDefault="00C237D2" w:rsidP="00CF6D97">
      <w:pPr>
        <w:pStyle w:val="Stile3"/>
        <w:rPr>
          <w:lang w:val="en-GB"/>
        </w:rPr>
      </w:pPr>
      <w:bookmarkStart w:id="10394" w:name="_Toc462659716"/>
      <w:bookmarkStart w:id="10395" w:name="_Toc463805773"/>
      <w:bookmarkStart w:id="10396" w:name="_Toc464487950"/>
      <w:ins w:id="10397" w:author="Utente" w:date="2017-06-25T10:50:00Z">
        <w:r w:rsidRPr="00C237D2">
          <w:rPr>
            <w:lang w:val="en-GB"/>
          </w:rPr>
          <w:t xml:space="preserve">Logical negation </w:t>
        </w:r>
        <w:r>
          <w:rPr>
            <w:lang w:val="en-GB"/>
          </w:rPr>
          <w:t xml:space="preserve"> </w:t>
        </w:r>
      </w:ins>
      <w:r w:rsidR="0097053A" w:rsidRPr="00E352EF">
        <w:rPr>
          <w:lang w:val="en-GB"/>
        </w:rPr>
        <w:t>not</w:t>
      </w:r>
      <w:bookmarkEnd w:id="10394"/>
      <w:bookmarkEnd w:id="10395"/>
      <w:bookmarkEnd w:id="10396"/>
    </w:p>
    <w:p w14:paraId="27D3AEE3" w14:textId="19FC51EF" w:rsidR="005A2227" w:rsidRPr="00E352EF" w:rsidDel="00C237D2" w:rsidRDefault="0097053A" w:rsidP="00CF6D97">
      <w:pPr>
        <w:rPr>
          <w:del w:id="10398" w:author="Utente" w:date="2017-06-25T10:50:00Z"/>
          <w:rFonts w:ascii="Cambria" w:hAnsi="Cambria"/>
        </w:rPr>
      </w:pPr>
      <w:del w:id="10399" w:author="Utente" w:date="2017-06-25T10:50:00Z">
        <w:r w:rsidRPr="00E352EF" w:rsidDel="00C237D2">
          <w:rPr>
            <w:rFonts w:ascii="Cambria" w:eastAsia="Calibri" w:hAnsi="Cambria" w:cs="Calibri"/>
            <w:i/>
            <w:color w:val="5B9BD5"/>
          </w:rPr>
          <w:delText>Semantics</w:delText>
        </w:r>
      </w:del>
    </w:p>
    <w:p w14:paraId="7EE906F7" w14:textId="77779696" w:rsidR="005A2227" w:rsidRPr="00E352EF" w:rsidDel="00C237D2" w:rsidRDefault="0097053A" w:rsidP="00CF6D97">
      <w:pPr>
        <w:rPr>
          <w:del w:id="10400" w:author="Utente" w:date="2017-06-25T10:50:00Z"/>
          <w:rFonts w:ascii="Cambria" w:hAnsi="Cambria"/>
        </w:rPr>
      </w:pPr>
      <w:del w:id="10401" w:author="Utente" w:date="2017-06-25T10:50:00Z">
        <w:r w:rsidRPr="00E352EF" w:rsidDel="00C237D2">
          <w:rPr>
            <w:rFonts w:ascii="Cambria" w:eastAsia="Calibri" w:hAnsi="Cambria" w:cs="Calibri"/>
          </w:rPr>
          <w:delText xml:space="preserve">The </w:delText>
        </w:r>
        <w:r w:rsidRPr="00E352EF" w:rsidDel="00C237D2">
          <w:rPr>
            <w:rFonts w:ascii="Cambria" w:eastAsia="Calibri" w:hAnsi="Cambria" w:cs="Calibri"/>
            <w:b/>
          </w:rPr>
          <w:delText>not</w:delText>
        </w:r>
        <w:r w:rsidRPr="00E352EF" w:rsidDel="00C237D2">
          <w:rPr>
            <w:rFonts w:ascii="Cambria" w:eastAsia="Calibri" w:hAnsi="Cambria" w:cs="Calibri"/>
          </w:rPr>
          <w:delText xml:space="preserve"> operator calculates the logical negation of a boolean condition</w:delText>
        </w:r>
      </w:del>
    </w:p>
    <w:p w14:paraId="4CBD1D07" w14:textId="77777777" w:rsidR="00CF6D97" w:rsidRPr="00E352EF" w:rsidRDefault="00CF6D97" w:rsidP="00CF6D97">
      <w:pPr>
        <w:rPr>
          <w:rFonts w:ascii="Cambria" w:eastAsia="Calibri" w:hAnsi="Cambria" w:cs="Calibri"/>
          <w:i/>
          <w:color w:val="5B9BD5"/>
        </w:rPr>
      </w:pPr>
    </w:p>
    <w:p w14:paraId="0E0F7395"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Syntax</w:t>
      </w:r>
    </w:p>
    <w:p w14:paraId="01D1CD09" w14:textId="47351CDA" w:rsidR="005A2227" w:rsidRPr="00E352EF" w:rsidRDefault="0097053A" w:rsidP="00CF6D97">
      <w:pPr>
        <w:rPr>
          <w:rFonts w:ascii="Cambria" w:hAnsi="Cambria"/>
        </w:rPr>
      </w:pPr>
      <w:r w:rsidRPr="00E352EF">
        <w:rPr>
          <w:rFonts w:ascii="Cambria" w:eastAsia="Calibri" w:hAnsi="Cambria" w:cs="Calibri"/>
          <w:b/>
        </w:rPr>
        <w:t>not</w:t>
      </w:r>
      <w:r w:rsidRPr="00E352EF">
        <w:rPr>
          <w:rFonts w:ascii="Cambria" w:eastAsia="Calibri" w:hAnsi="Cambria" w:cs="Calibri"/>
        </w:rPr>
        <w:t xml:space="preserve"> </w:t>
      </w:r>
      <w:del w:id="10402" w:author="Utente" w:date="2017-06-25T10:50:00Z">
        <w:r w:rsidRPr="00E352EF" w:rsidDel="00C237D2">
          <w:rPr>
            <w:rFonts w:ascii="Cambria" w:eastAsia="Calibri" w:hAnsi="Cambria" w:cs="Calibri"/>
            <w:i/>
          </w:rPr>
          <w:delText>ds_1</w:delText>
        </w:r>
      </w:del>
      <w:ins w:id="10403" w:author="Utente" w:date="2017-06-25T10:50:00Z">
        <w:r w:rsidR="00C237D2">
          <w:rPr>
            <w:rFonts w:ascii="Cambria" w:eastAsia="Calibri" w:hAnsi="Cambria" w:cs="Calibri"/>
            <w:i/>
          </w:rPr>
          <w:t>operand</w:t>
        </w:r>
      </w:ins>
    </w:p>
    <w:p w14:paraId="68B384B2" w14:textId="77777777" w:rsidR="00CF6D97" w:rsidRPr="00E352EF" w:rsidRDefault="00CF6D97" w:rsidP="00CF6D97">
      <w:pPr>
        <w:rPr>
          <w:rFonts w:ascii="Cambria" w:hAnsi="Cambria"/>
          <w:i/>
          <w:color w:val="5B9BD5"/>
        </w:rPr>
      </w:pPr>
    </w:p>
    <w:p w14:paraId="49F683DF" w14:textId="117082D1" w:rsidR="005A2227" w:rsidRPr="00E352EF" w:rsidRDefault="00C237D2" w:rsidP="00543198">
      <w:pPr>
        <w:rPr>
          <w:rFonts w:ascii="Cambria" w:eastAsia="Calibri" w:hAnsi="Cambria" w:cs="Calibri"/>
          <w:i/>
          <w:color w:val="5B9BD5"/>
        </w:rPr>
      </w:pPr>
      <w:ins w:id="10404" w:author="Utente" w:date="2017-06-25T10:51:00Z">
        <w:r>
          <w:rPr>
            <w:rFonts w:ascii="Cambria" w:eastAsia="Calibri" w:hAnsi="Cambria" w:cs="Calibri"/>
            <w:i/>
            <w:color w:val="5B9BD5"/>
          </w:rPr>
          <w:t xml:space="preserve">Input </w:t>
        </w:r>
      </w:ins>
      <w:del w:id="10405" w:author="Utente" w:date="2017-06-25T10:51:00Z">
        <w:r w:rsidR="0097053A" w:rsidRPr="00E352EF" w:rsidDel="00C237D2">
          <w:rPr>
            <w:rFonts w:ascii="Cambria" w:eastAsia="Calibri" w:hAnsi="Cambria" w:cs="Calibri"/>
            <w:i/>
            <w:color w:val="5B9BD5"/>
          </w:rPr>
          <w:delText>P</w:delText>
        </w:r>
      </w:del>
      <w:ins w:id="10406" w:author="Utente" w:date="2017-06-25T10:51:00Z">
        <w:r>
          <w:rPr>
            <w:rFonts w:ascii="Cambria" w:eastAsia="Calibri" w:hAnsi="Cambria" w:cs="Calibri"/>
            <w:i/>
            <w:color w:val="5B9BD5"/>
          </w:rPr>
          <w:t>p</w:t>
        </w:r>
      </w:ins>
      <w:r w:rsidR="0097053A" w:rsidRPr="00E352EF">
        <w:rPr>
          <w:rFonts w:ascii="Cambria" w:eastAsia="Calibri" w:hAnsi="Cambria" w:cs="Calibri"/>
          <w:i/>
          <w:color w:val="5B9BD5"/>
        </w:rPr>
        <w:t>arameters</w:t>
      </w:r>
    </w:p>
    <w:p w14:paraId="51427828" w14:textId="7FFA069B" w:rsidR="00C237D2" w:rsidRPr="00AC6139" w:rsidRDefault="00C237D2" w:rsidP="00C237D2">
      <w:pPr>
        <w:rPr>
          <w:ins w:id="10407" w:author="Utente" w:date="2017-06-25T10:51:00Z"/>
          <w:rFonts w:asciiTheme="majorHAnsi" w:eastAsia="Calibri" w:hAnsiTheme="majorHAnsi" w:cs="Calibri"/>
          <w:color w:val="auto"/>
        </w:rPr>
      </w:pPr>
      <w:ins w:id="10408" w:author="Utente" w:date="2017-06-25T10:51:00Z">
        <w:r w:rsidRPr="00AC6139">
          <w:rPr>
            <w:rFonts w:asciiTheme="majorHAnsi" w:eastAsia="Calibri" w:hAnsiTheme="majorHAnsi" w:cs="Courier New"/>
            <w:color w:val="auto"/>
          </w:rPr>
          <w:t>operands</w:t>
        </w:r>
        <w:r w:rsidRPr="00AC6139">
          <w:rPr>
            <w:rFonts w:asciiTheme="majorHAnsi" w:eastAsia="Calibri" w:hAnsiTheme="majorHAnsi" w:cs="Calibri"/>
            <w:color w:val="auto"/>
          </w:rPr>
          <w:tab/>
          <w:t>mandatory</w:t>
        </w:r>
        <w:r w:rsidRPr="00AC6139">
          <w:rPr>
            <w:rFonts w:asciiTheme="majorHAnsi" w:eastAsia="Calibri" w:hAnsiTheme="majorHAnsi" w:cs="Calibri"/>
            <w:color w:val="auto"/>
          </w:rPr>
          <w:tab/>
          <w:t xml:space="preserve">the operand </w:t>
        </w:r>
      </w:ins>
    </w:p>
    <w:p w14:paraId="112DDF60" w14:textId="20694F88" w:rsidR="005A2227" w:rsidRPr="00E352EF" w:rsidDel="00C237D2" w:rsidRDefault="00CF6D97" w:rsidP="00CF6D97">
      <w:pPr>
        <w:rPr>
          <w:del w:id="10409" w:author="Utente" w:date="2017-06-25T10:51:00Z"/>
          <w:rFonts w:ascii="Cambria" w:hAnsi="Cambria"/>
        </w:rPr>
      </w:pPr>
      <w:del w:id="10410" w:author="Utente" w:date="2017-06-25T10:51:00Z">
        <w:r w:rsidRPr="00E352EF" w:rsidDel="00C237D2">
          <w:rPr>
            <w:rFonts w:ascii="Cambria" w:hAnsi="Cambria"/>
            <w:i/>
          </w:rPr>
          <w:delText>d</w:delText>
        </w:r>
        <w:r w:rsidR="0097053A" w:rsidRPr="00E352EF" w:rsidDel="00C237D2">
          <w:rPr>
            <w:rFonts w:ascii="Cambria" w:hAnsi="Cambria"/>
            <w:i/>
          </w:rPr>
          <w:delText>s</w:delText>
        </w:r>
        <w:r w:rsidRPr="00E352EF" w:rsidDel="00C237D2">
          <w:rPr>
            <w:rFonts w:ascii="Cambria" w:hAnsi="Cambria"/>
          </w:rPr>
          <w:delText xml:space="preserve"> :</w:delText>
        </w:r>
        <w:r w:rsidR="0097053A" w:rsidRPr="00E352EF" w:rsidDel="00C237D2">
          <w:rPr>
            <w:rFonts w:ascii="Cambria" w:hAnsi="Cambria"/>
          </w:rPr>
          <w:delText xml:space="preserve"> [dataset {identifier &lt;IDENT&gt; as scalar-type}+ {measure &lt;IDENT&gt; as string-literal}+ </w:delText>
        </w:r>
      </w:del>
    </w:p>
    <w:p w14:paraId="27DF25CA" w14:textId="4A935983" w:rsidR="005A2227" w:rsidRPr="00E352EF" w:rsidDel="00C237D2" w:rsidRDefault="0097053A" w:rsidP="00CF6D97">
      <w:pPr>
        <w:rPr>
          <w:del w:id="10411" w:author="Utente" w:date="2017-06-25T10:51:00Z"/>
          <w:rFonts w:ascii="Cambria" w:hAnsi="Cambria"/>
        </w:rPr>
      </w:pPr>
      <w:del w:id="10412" w:author="Utente" w:date="2017-06-25T10:51:00Z">
        <w:r w:rsidRPr="00E352EF" w:rsidDel="00C237D2">
          <w:rPr>
            <w:rFonts w:ascii="Cambria" w:hAnsi="Cambria"/>
          </w:rPr>
          <w:delText xml:space="preserve">                    {attribute &lt;IDENT&gt; as scalar-type}* | bool</w:delText>
        </w:r>
        <w:r w:rsidR="00CF6D97" w:rsidRPr="00E352EF" w:rsidDel="00C237D2">
          <w:rPr>
            <w:rFonts w:ascii="Cambria" w:hAnsi="Cambria"/>
          </w:rPr>
          <w:delText>ean</w:delText>
        </w:r>
        <w:r w:rsidRPr="00E352EF" w:rsidDel="00C237D2">
          <w:rPr>
            <w:rFonts w:ascii="Cambria" w:hAnsi="Cambria"/>
          </w:rPr>
          <w:delText>]</w:delText>
        </w:r>
      </w:del>
    </w:p>
    <w:p w14:paraId="36B98DE6" w14:textId="11DDC771" w:rsidR="00DE5E99" w:rsidDel="008D179B" w:rsidRDefault="00DE5E99" w:rsidP="00CF6D97">
      <w:pPr>
        <w:rPr>
          <w:del w:id="10413" w:author="Utente" w:date="2017-06-25T10:51:00Z"/>
          <w:rFonts w:ascii="Cambria" w:hAnsi="Cambria"/>
        </w:rPr>
      </w:pPr>
    </w:p>
    <w:p w14:paraId="25EA3A24" w14:textId="77777777" w:rsidR="008D179B" w:rsidRDefault="008D179B" w:rsidP="00CF6D97">
      <w:pPr>
        <w:rPr>
          <w:ins w:id="10414" w:author="Laura Viignola" w:date="2017-07-10T16:47:00Z"/>
          <w:rFonts w:ascii="Cambria" w:hAnsi="Cambria"/>
        </w:rPr>
      </w:pPr>
    </w:p>
    <w:p w14:paraId="4B270387" w14:textId="7327B901" w:rsidR="00F73B8C" w:rsidRPr="00E352EF" w:rsidDel="00696CCA" w:rsidRDefault="00F73B8C" w:rsidP="00CF6D97">
      <w:pPr>
        <w:rPr>
          <w:ins w:id="10415" w:author="Utente" w:date="2017-07-05T23:44:00Z"/>
          <w:del w:id="10416" w:author="Laura Viignola" w:date="2017-07-10T16:53:00Z"/>
          <w:rFonts w:ascii="Cambria" w:hAnsi="Cambria"/>
        </w:rPr>
      </w:pPr>
    </w:p>
    <w:p w14:paraId="07859064" w14:textId="0BA9A585" w:rsidR="005A2227" w:rsidRPr="00E352EF" w:rsidDel="00C237D2" w:rsidRDefault="0097053A" w:rsidP="00CF6D97">
      <w:pPr>
        <w:rPr>
          <w:del w:id="10417" w:author="Utente" w:date="2017-06-25T10:51:00Z"/>
          <w:rFonts w:ascii="Cambria" w:hAnsi="Cambria"/>
        </w:rPr>
      </w:pPr>
      <w:del w:id="10418" w:author="Utente" w:date="2017-06-25T10:51:00Z">
        <w:r w:rsidRPr="00E352EF" w:rsidDel="00C237D2">
          <w:rPr>
            <w:rFonts w:ascii="Cambria" w:hAnsi="Cambria"/>
            <w:i/>
          </w:rPr>
          <w:delText>ds</w:delText>
        </w:r>
        <w:r w:rsidRPr="00E352EF" w:rsidDel="00C237D2">
          <w:rPr>
            <w:rFonts w:ascii="Cambria" w:hAnsi="Cambria"/>
          </w:rPr>
          <w:delText xml:space="preserve"> – is a </w:delText>
        </w:r>
        <w:r w:rsidR="00F4601C" w:rsidRPr="00E352EF" w:rsidDel="00C237D2">
          <w:delText>Dataset</w:delText>
        </w:r>
        <w:r w:rsidRPr="00E352EF" w:rsidDel="00C237D2">
          <w:rPr>
            <w:rFonts w:ascii="Cambria" w:hAnsi="Cambria"/>
          </w:rPr>
          <w:delText xml:space="preserve"> expression or a string </w:delText>
        </w:r>
      </w:del>
      <w:ins w:id="10419" w:author="Laura Viignola" w:date="2017-05-10T16:37:00Z">
        <w:del w:id="10420" w:author="Utente" w:date="2017-06-25T10:51:00Z">
          <w:r w:rsidR="00684B05" w:rsidDel="00C237D2">
            <w:rPr>
              <w:rFonts w:ascii="Cambria" w:hAnsi="Cambria"/>
            </w:rPr>
            <w:delText>scalar</w:delText>
          </w:r>
        </w:del>
      </w:ins>
    </w:p>
    <w:p w14:paraId="07D40265" w14:textId="77777777" w:rsidR="00AC6139" w:rsidRDefault="00AC6139" w:rsidP="00C237D2">
      <w:pPr>
        <w:rPr>
          <w:ins w:id="10421" w:author="Utente" w:date="2017-06-27T18:03:00Z"/>
          <w:rFonts w:eastAsia="Calibri" w:cs="Calibri"/>
          <w:i/>
          <w:color w:val="5B9BD5"/>
        </w:rPr>
      </w:pPr>
    </w:p>
    <w:p w14:paraId="1ED9FB0D" w14:textId="77777777" w:rsidR="00C237D2" w:rsidRDefault="00C237D2" w:rsidP="00C237D2">
      <w:pPr>
        <w:rPr>
          <w:ins w:id="10422" w:author="Utente" w:date="2017-06-25T10:51:00Z"/>
          <w:rFonts w:eastAsia="Calibri" w:cs="Calibri"/>
          <w:i/>
          <w:color w:val="5B9BD5"/>
        </w:rPr>
      </w:pPr>
      <w:ins w:id="10423" w:author="Utente" w:date="2017-06-25T10:51:00Z">
        <w:r w:rsidRPr="00E01596">
          <w:rPr>
            <w:rFonts w:eastAsia="Calibri" w:cs="Calibri"/>
            <w:i/>
            <w:color w:val="5B9BD5"/>
          </w:rPr>
          <w:t>Examples of valid syntaxes</w:t>
        </w:r>
      </w:ins>
    </w:p>
    <w:p w14:paraId="2B80D80C" w14:textId="0BFCC33E" w:rsidR="00C237D2" w:rsidRPr="00AC6139" w:rsidRDefault="00C237D2" w:rsidP="00C237D2">
      <w:pPr>
        <w:rPr>
          <w:ins w:id="10424" w:author="Utente" w:date="2017-06-25T10:51:00Z"/>
          <w:rFonts w:ascii="Arial" w:eastAsia="Calibri" w:hAnsi="Arial" w:cs="Arial"/>
          <w:color w:val="auto"/>
        </w:rPr>
      </w:pPr>
      <w:ins w:id="10425" w:author="Utente" w:date="2017-06-25T10:51:00Z">
        <w:r w:rsidRPr="00AC6139">
          <w:rPr>
            <w:rFonts w:ascii="Arial" w:eastAsia="Calibri" w:hAnsi="Arial" w:cs="Arial"/>
            <w:b/>
            <w:color w:val="auto"/>
          </w:rPr>
          <w:t>not</w:t>
        </w:r>
        <w:r w:rsidRPr="00AC6139">
          <w:rPr>
            <w:rFonts w:ascii="Arial" w:eastAsia="Calibri" w:hAnsi="Arial" w:cs="Arial"/>
            <w:color w:val="auto"/>
          </w:rPr>
          <w:t xml:space="preserve"> DS_1</w:t>
        </w:r>
      </w:ins>
    </w:p>
    <w:p w14:paraId="08ED124A" w14:textId="77777777" w:rsidR="00C237D2" w:rsidRDefault="00C237D2" w:rsidP="00C237D2">
      <w:pPr>
        <w:rPr>
          <w:ins w:id="10426" w:author="Utente" w:date="2017-06-25T10:51:00Z"/>
          <w:rFonts w:ascii="Cambria" w:eastAsia="Calibri" w:hAnsi="Cambria" w:cs="Calibri"/>
          <w:i/>
          <w:color w:val="5B9BD5"/>
        </w:rPr>
      </w:pPr>
    </w:p>
    <w:p w14:paraId="09E350C4" w14:textId="77777777" w:rsidR="00C237D2" w:rsidRDefault="00C237D2" w:rsidP="00C237D2">
      <w:pPr>
        <w:rPr>
          <w:ins w:id="10427" w:author="Utente" w:date="2017-06-25T10:51:00Z"/>
          <w:rFonts w:ascii="Cambria" w:eastAsia="Calibri" w:hAnsi="Cambria" w:cs="Calibri"/>
          <w:i/>
          <w:color w:val="5B9BD5"/>
        </w:rPr>
      </w:pPr>
      <w:ins w:id="10428" w:author="Utente" w:date="2017-06-25T10:51:00Z">
        <w:r>
          <w:rPr>
            <w:rFonts w:ascii="Cambria" w:eastAsia="Calibri" w:hAnsi="Cambria" w:cs="Calibri"/>
            <w:i/>
            <w:color w:val="5B9BD5"/>
          </w:rPr>
          <w:t>Semantic for scalar operations</w:t>
        </w:r>
      </w:ins>
    </w:p>
    <w:p w14:paraId="709E254C" w14:textId="536666FA" w:rsidR="00C237D2" w:rsidRDefault="00C237D2" w:rsidP="00C237D2">
      <w:pPr>
        <w:rPr>
          <w:ins w:id="10429" w:author="Utente" w:date="2017-06-25T10:51:00Z"/>
          <w:rFonts w:ascii="Cambria" w:eastAsia="Calibri" w:hAnsi="Cambria" w:cs="Calibri"/>
        </w:rPr>
      </w:pPr>
      <w:ins w:id="10430" w:author="Utente" w:date="2017-06-25T10:51:00Z">
        <w:r>
          <w:rPr>
            <w:rFonts w:ascii="Cambria" w:eastAsia="Calibri" w:hAnsi="Cambria" w:cs="Calibri"/>
          </w:rPr>
          <w:t>The operator c</w:t>
        </w:r>
        <w:r w:rsidRPr="00234472">
          <w:rPr>
            <w:rFonts w:ascii="Cambria" w:eastAsia="Calibri" w:hAnsi="Cambria" w:cs="Calibri"/>
          </w:rPr>
          <w:t xml:space="preserve">alculates the logical </w:t>
        </w:r>
      </w:ins>
      <w:ins w:id="10431" w:author="Utente" w:date="2017-06-25T10:52:00Z">
        <w:r>
          <w:rPr>
            <w:rFonts w:ascii="Cambria" w:eastAsia="Calibri" w:hAnsi="Cambria" w:cs="Calibri"/>
          </w:rPr>
          <w:t>NOT</w:t>
        </w:r>
      </w:ins>
      <w:ins w:id="10432" w:author="Utente" w:date="2017-06-25T10:51:00Z">
        <w:r>
          <w:rPr>
            <w:rFonts w:ascii="Cambria" w:eastAsia="Calibri" w:hAnsi="Cambria" w:cs="Calibri"/>
          </w:rPr>
          <w:t>. The two operands must be of boolean-type.</w:t>
        </w:r>
      </w:ins>
    </w:p>
    <w:p w14:paraId="7E09DA5A" w14:textId="77777777" w:rsidR="00C237D2" w:rsidRDefault="00C237D2" w:rsidP="00C237D2">
      <w:pPr>
        <w:rPr>
          <w:ins w:id="10433" w:author="Utente" w:date="2017-06-25T10:51:00Z"/>
          <w:rFonts w:ascii="Cambria" w:eastAsia="Calibri" w:hAnsi="Cambria" w:cs="Calibri"/>
          <w:i/>
          <w:color w:val="5B9BD5"/>
        </w:rPr>
      </w:pPr>
    </w:p>
    <w:p w14:paraId="5B0AB7BD" w14:textId="77777777" w:rsidR="00C237D2" w:rsidRPr="006B6757" w:rsidRDefault="00C237D2" w:rsidP="00C237D2">
      <w:pPr>
        <w:rPr>
          <w:ins w:id="10434" w:author="Utente" w:date="2017-06-25T10:51:00Z"/>
          <w:rFonts w:ascii="Cambria" w:hAnsi="Cambria"/>
          <w:i/>
        </w:rPr>
      </w:pPr>
      <w:ins w:id="10435" w:author="Utente" w:date="2017-06-25T10:51:00Z">
        <w:r w:rsidRPr="006B6757">
          <w:rPr>
            <w:rFonts w:ascii="Cambria" w:hAnsi="Cambria"/>
            <w:i/>
          </w:rPr>
          <w:t>Example</w:t>
        </w:r>
        <w:r>
          <w:rPr>
            <w:rFonts w:ascii="Cambria" w:hAnsi="Cambria"/>
            <w:i/>
          </w:rPr>
          <w:t>s</w:t>
        </w:r>
      </w:ins>
    </w:p>
    <w:p w14:paraId="4537B00A" w14:textId="33432EB4" w:rsidR="00C237D2" w:rsidRPr="00B80B78" w:rsidRDefault="00C237D2" w:rsidP="00C237D2">
      <w:pPr>
        <w:rPr>
          <w:ins w:id="10436" w:author="Utente" w:date="2017-06-25T10:51:00Z"/>
          <w:rFonts w:ascii="Arial" w:hAnsi="Arial" w:cs="Arial"/>
        </w:rPr>
      </w:pPr>
      <w:ins w:id="10437" w:author="Utente" w:date="2017-06-25T10:52:00Z">
        <w:r w:rsidRPr="00B80B78">
          <w:rPr>
            <w:rFonts w:ascii="Arial" w:eastAsia="Calibri" w:hAnsi="Arial" w:cs="Arial"/>
            <w:b/>
          </w:rPr>
          <w:t>not</w:t>
        </w:r>
      </w:ins>
      <w:ins w:id="10438" w:author="Utente" w:date="2017-06-25T10:51:00Z">
        <w:r w:rsidRPr="00B80B78">
          <w:rPr>
            <w:rFonts w:ascii="Arial" w:eastAsia="Calibri" w:hAnsi="Arial" w:cs="Arial"/>
          </w:rPr>
          <w:t xml:space="preserve"> false  gives: </w:t>
        </w:r>
      </w:ins>
      <w:ins w:id="10439" w:author="Utente" w:date="2017-06-25T10:52:00Z">
        <w:r w:rsidRPr="00B80B78">
          <w:rPr>
            <w:rFonts w:ascii="Arial" w:eastAsia="Calibri" w:hAnsi="Arial" w:cs="Arial"/>
          </w:rPr>
          <w:t>true</w:t>
        </w:r>
      </w:ins>
    </w:p>
    <w:p w14:paraId="04695C6F" w14:textId="72F18227" w:rsidR="00C237D2" w:rsidRPr="00B80B78" w:rsidRDefault="00C237D2" w:rsidP="00C237D2">
      <w:pPr>
        <w:rPr>
          <w:ins w:id="10440" w:author="Utente" w:date="2017-06-25T10:51:00Z"/>
          <w:rFonts w:ascii="Arial" w:hAnsi="Arial" w:cs="Arial"/>
        </w:rPr>
      </w:pPr>
      <w:ins w:id="10441" w:author="Utente" w:date="2017-06-25T10:52:00Z">
        <w:r w:rsidRPr="00B80B78">
          <w:rPr>
            <w:rFonts w:ascii="Arial" w:eastAsia="Calibri" w:hAnsi="Arial" w:cs="Arial"/>
            <w:b/>
          </w:rPr>
          <w:t>not</w:t>
        </w:r>
      </w:ins>
      <w:ins w:id="10442" w:author="Utente" w:date="2017-06-25T10:51:00Z">
        <w:r w:rsidRPr="00B80B78">
          <w:rPr>
            <w:rFonts w:ascii="Arial" w:eastAsia="Calibri" w:hAnsi="Arial" w:cs="Arial"/>
          </w:rPr>
          <w:t xml:space="preserve"> true  gives: </w:t>
        </w:r>
      </w:ins>
      <w:ins w:id="10443" w:author="Utente" w:date="2017-06-25T10:52:00Z">
        <w:r w:rsidRPr="00B80B78">
          <w:rPr>
            <w:rFonts w:ascii="Arial" w:eastAsia="Calibri" w:hAnsi="Arial" w:cs="Arial"/>
          </w:rPr>
          <w:t>false</w:t>
        </w:r>
      </w:ins>
    </w:p>
    <w:p w14:paraId="590BB7E9" w14:textId="77777777" w:rsidR="00C237D2" w:rsidRPr="00B80B78" w:rsidRDefault="00C237D2" w:rsidP="00C237D2">
      <w:pPr>
        <w:rPr>
          <w:ins w:id="10444" w:author="Utente" w:date="2017-06-25T10:51:00Z"/>
          <w:rFonts w:ascii="Arial" w:eastAsia="Calibri" w:hAnsi="Arial" w:cs="Arial"/>
          <w:i/>
          <w:color w:val="5B9BD5"/>
          <w:lang w:val="en-US"/>
        </w:rPr>
      </w:pPr>
    </w:p>
    <w:p w14:paraId="319B3837" w14:textId="77777777" w:rsidR="00C237D2" w:rsidRDefault="00C237D2" w:rsidP="00C237D2">
      <w:pPr>
        <w:rPr>
          <w:ins w:id="10445" w:author="Utente" w:date="2017-06-25T10:51:00Z"/>
          <w:rFonts w:ascii="Cambria" w:eastAsia="Calibri" w:hAnsi="Cambria" w:cs="Calibri"/>
          <w:i/>
          <w:color w:val="5B9BD5"/>
        </w:rPr>
      </w:pPr>
      <w:ins w:id="10446" w:author="Utente" w:date="2017-06-25T10:51:00Z">
        <w:r>
          <w:rPr>
            <w:rFonts w:ascii="Cambria" w:eastAsia="Calibri" w:hAnsi="Cambria" w:cs="Calibri"/>
            <w:i/>
            <w:color w:val="5B9BD5"/>
          </w:rPr>
          <w:t>Input parameters type</w:t>
        </w:r>
      </w:ins>
    </w:p>
    <w:p w14:paraId="676DD1D6" w14:textId="0E2D8C43" w:rsidR="00C237D2" w:rsidRPr="00B80B78" w:rsidRDefault="00C237D2" w:rsidP="00C237D2">
      <w:pPr>
        <w:rPr>
          <w:ins w:id="10447" w:author="Utente" w:date="2017-06-25T10:51:00Z"/>
          <w:rFonts w:asciiTheme="majorHAnsi" w:eastAsia="Calibri" w:hAnsiTheme="majorHAnsi" w:cs="Courier New"/>
        </w:rPr>
      </w:pPr>
      <w:ins w:id="10448" w:author="Utente" w:date="2017-06-25T10:53:00Z">
        <w:r w:rsidRPr="00B80B78">
          <w:rPr>
            <w:rFonts w:asciiTheme="majorHAnsi" w:eastAsia="Calibri" w:hAnsiTheme="majorHAnsi" w:cs="Courier New"/>
            <w:i/>
          </w:rPr>
          <w:t>operand</w:t>
        </w:r>
      </w:ins>
      <w:ins w:id="10449" w:author="Utente" w:date="2017-06-25T10:51:00Z">
        <w:r w:rsidRPr="00B80B78">
          <w:rPr>
            <w:rFonts w:asciiTheme="majorHAnsi" w:eastAsia="Calibri" w:hAnsiTheme="majorHAnsi" w:cs="Courier New"/>
          </w:rPr>
          <w:tab/>
          <w:t>::</w:t>
        </w:r>
        <w:r w:rsidRPr="00B80B78">
          <w:rPr>
            <w:rFonts w:asciiTheme="majorHAnsi" w:eastAsia="Calibri" w:hAnsiTheme="majorHAnsi" w:cs="Courier New"/>
          </w:rPr>
          <w:tab/>
          <w:t xml:space="preserve">   dataset   {measure&lt;boolean&gt; _}</w:t>
        </w:r>
      </w:ins>
    </w:p>
    <w:p w14:paraId="7B17F55A" w14:textId="77777777" w:rsidR="00C237D2" w:rsidRPr="00B80B78" w:rsidRDefault="00C237D2" w:rsidP="00C237D2">
      <w:pPr>
        <w:ind w:left="706" w:firstLine="706"/>
        <w:rPr>
          <w:ins w:id="10450" w:author="Utente" w:date="2017-06-25T10:51:00Z"/>
          <w:rFonts w:asciiTheme="majorHAnsi" w:eastAsia="Calibri" w:hAnsiTheme="majorHAnsi" w:cs="Courier New"/>
        </w:rPr>
      </w:pPr>
      <w:ins w:id="10451" w:author="Utente" w:date="2017-06-25T10:51:00Z">
        <w:r w:rsidRPr="00B80B78">
          <w:rPr>
            <w:rFonts w:asciiTheme="majorHAnsi" w:eastAsia="Calibri" w:hAnsiTheme="majorHAnsi" w:cs="Courier New"/>
          </w:rPr>
          <w:t>|  component&lt;boolean&gt;</w:t>
        </w:r>
      </w:ins>
    </w:p>
    <w:p w14:paraId="612C6C23" w14:textId="77777777" w:rsidR="00C237D2" w:rsidRPr="00B80B78" w:rsidRDefault="00C237D2" w:rsidP="00C237D2">
      <w:pPr>
        <w:ind w:left="708" w:firstLine="708"/>
        <w:rPr>
          <w:ins w:id="10452" w:author="Utente" w:date="2017-06-25T10:51:00Z"/>
          <w:rFonts w:asciiTheme="majorHAnsi" w:eastAsia="Calibri" w:hAnsiTheme="majorHAnsi" w:cs="Courier New"/>
        </w:rPr>
      </w:pPr>
      <w:ins w:id="10453" w:author="Utente" w:date="2017-06-25T10:51:00Z">
        <w:r w:rsidRPr="00B80B78">
          <w:rPr>
            <w:rFonts w:asciiTheme="majorHAnsi" w:eastAsia="Calibri" w:hAnsiTheme="majorHAnsi" w:cs="Courier New"/>
          </w:rPr>
          <w:t xml:space="preserve">|  boolean   </w:t>
        </w:r>
        <w:r w:rsidRPr="00B80B78">
          <w:rPr>
            <w:rFonts w:asciiTheme="majorHAnsi" w:eastAsia="Calibri" w:hAnsiTheme="majorHAnsi" w:cs="Courier New"/>
            <w:noProof/>
            <w:color w:val="5B9BD5"/>
            <w:lang w:val="en-US"/>
          </w:rPr>
          <w:t xml:space="preserve"> </w:t>
        </w:r>
      </w:ins>
    </w:p>
    <w:p w14:paraId="003D7108" w14:textId="77777777" w:rsidR="00C237D2" w:rsidRPr="00B80B78" w:rsidRDefault="00C237D2" w:rsidP="00C237D2">
      <w:pPr>
        <w:rPr>
          <w:ins w:id="10454" w:author="Utente" w:date="2017-06-25T10:51:00Z"/>
          <w:rFonts w:asciiTheme="majorHAnsi" w:eastAsia="Calibri" w:hAnsiTheme="majorHAnsi" w:cs="Calibri"/>
          <w:i/>
          <w:color w:val="5B9BD5"/>
          <w:lang w:val="en-US"/>
        </w:rPr>
      </w:pPr>
    </w:p>
    <w:p w14:paraId="351F3B15" w14:textId="77777777" w:rsidR="00696CCA" w:rsidRPr="00E64258" w:rsidRDefault="00696CCA" w:rsidP="00696CCA">
      <w:pPr>
        <w:rPr>
          <w:rFonts w:ascii="Cambria" w:eastAsia="Calibri" w:hAnsi="Cambria" w:cs="Calibri"/>
          <w:i/>
          <w:color w:val="auto"/>
        </w:rPr>
      </w:pPr>
      <w:r w:rsidRPr="00E64258">
        <w:rPr>
          <w:rFonts w:ascii="Cambria" w:eastAsia="Calibri" w:hAnsi="Cambria" w:cs="Calibri"/>
          <w:i/>
          <w:color w:val="5B9BD5"/>
        </w:rPr>
        <w:t>Result type</w:t>
      </w:r>
    </w:p>
    <w:p w14:paraId="0A2A542C" w14:textId="77777777" w:rsidR="00696CCA" w:rsidRPr="006F2FA3" w:rsidRDefault="00696CCA" w:rsidP="00696CCA">
      <w:pPr>
        <w:rPr>
          <w:rFonts w:ascii="Cambria" w:eastAsia="Calibri" w:hAnsi="Cambria" w:cs="Calibri"/>
        </w:rPr>
      </w:pPr>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 xml:space="preserve">dataset   { </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&lt;boolean&gt; </w:t>
      </w:r>
      <w:r w:rsidRPr="006F2FA3">
        <w:rPr>
          <w:rFonts w:ascii="Cambria" w:eastAsia="Calibri" w:hAnsi="Cambria" w:cs="Calibri"/>
        </w:rPr>
        <w:t xml:space="preserve"> _}</w:t>
      </w:r>
    </w:p>
    <w:p w14:paraId="14EBD0A9" w14:textId="77777777" w:rsidR="00696CCA" w:rsidRPr="006F2FA3" w:rsidRDefault="00696CCA" w:rsidP="00696CCA">
      <w:pPr>
        <w:ind w:left="708" w:firstLine="708"/>
        <w:rPr>
          <w:rFonts w:ascii="Cambria" w:eastAsia="Calibri" w:hAnsi="Cambria" w:cs="Calibri"/>
        </w:rPr>
      </w:pPr>
      <w:r w:rsidRPr="006F2FA3">
        <w:rPr>
          <w:rFonts w:ascii="Cambria" w:eastAsia="Calibri" w:hAnsi="Cambria" w:cs="Calibri"/>
        </w:rPr>
        <w:t>|   component&lt;</w:t>
      </w:r>
      <w:r>
        <w:rPr>
          <w:rFonts w:ascii="Cambria" w:eastAsia="Calibri" w:hAnsi="Cambria" w:cs="Calibri"/>
        </w:rPr>
        <w:t>boolean</w:t>
      </w:r>
      <w:r w:rsidRPr="006F2FA3">
        <w:rPr>
          <w:rFonts w:ascii="Cambria" w:eastAsia="Calibri" w:hAnsi="Cambria" w:cs="Calibri"/>
        </w:rPr>
        <w:t>&gt;</w:t>
      </w:r>
    </w:p>
    <w:p w14:paraId="35B0B179" w14:textId="77777777" w:rsidR="00696CCA" w:rsidRDefault="00696CCA" w:rsidP="00696CCA">
      <w:pPr>
        <w:ind w:left="708" w:firstLine="708"/>
        <w:rPr>
          <w:rFonts w:ascii="Cambria" w:hAnsi="Cambria"/>
        </w:rPr>
      </w:pPr>
      <w:r w:rsidRPr="006F2FA3">
        <w:rPr>
          <w:rFonts w:ascii="Cambria" w:eastAsia="Calibri" w:hAnsi="Cambria" w:cs="Calibri"/>
        </w:rPr>
        <w:t xml:space="preserve">|   </w:t>
      </w:r>
      <w:r>
        <w:rPr>
          <w:rFonts w:ascii="Cambria" w:eastAsia="Calibri" w:hAnsi="Cambria" w:cs="Calibri"/>
        </w:rPr>
        <w:t>boolean</w:t>
      </w:r>
      <w:r w:rsidRPr="00E64258">
        <w:rPr>
          <w:rFonts w:ascii="Cambria" w:eastAsia="Calibri" w:hAnsi="Cambria" w:cs="Calibri"/>
          <w:b/>
        </w:rPr>
        <w:t xml:space="preserve">   </w:t>
      </w:r>
    </w:p>
    <w:p w14:paraId="2A010C05" w14:textId="063F9BA3" w:rsidR="00CF6D97" w:rsidRPr="00E352EF" w:rsidDel="00C237D2" w:rsidRDefault="00CF6D97" w:rsidP="00CF6D97">
      <w:pPr>
        <w:rPr>
          <w:del w:id="10455" w:author="Utente" w:date="2017-06-25T10:51:00Z"/>
          <w:rFonts w:ascii="Cambria" w:hAnsi="Cambria"/>
          <w:i/>
          <w:color w:val="5B9BD5"/>
        </w:rPr>
      </w:pPr>
    </w:p>
    <w:p w14:paraId="0536DE6E" w14:textId="31ADE24B" w:rsidR="005A2227" w:rsidRDefault="00C237D2" w:rsidP="00543198">
      <w:pPr>
        <w:rPr>
          <w:ins w:id="10456" w:author="Utente" w:date="2017-06-25T10:53:00Z"/>
          <w:rFonts w:ascii="Cambria" w:eastAsia="Calibri" w:hAnsi="Cambria" w:cs="Calibri"/>
          <w:i/>
          <w:color w:val="5B9BD5"/>
        </w:rPr>
      </w:pPr>
      <w:ins w:id="10457" w:author="Utente" w:date="2017-06-25T10:53:00Z">
        <w:r>
          <w:rPr>
            <w:rFonts w:ascii="Cambria" w:eastAsia="Calibri" w:hAnsi="Cambria" w:cs="Calibri"/>
            <w:i/>
            <w:color w:val="5B9BD5"/>
          </w:rPr>
          <w:t xml:space="preserve">Additional </w:t>
        </w:r>
      </w:ins>
      <w:del w:id="10458" w:author="Utente" w:date="2017-06-25T10:53:00Z">
        <w:r w:rsidR="0097053A" w:rsidRPr="00E352EF" w:rsidDel="00C237D2">
          <w:rPr>
            <w:rFonts w:ascii="Cambria" w:eastAsia="Calibri" w:hAnsi="Cambria" w:cs="Calibri"/>
            <w:i/>
            <w:color w:val="5B9BD5"/>
          </w:rPr>
          <w:delText>C</w:delText>
        </w:r>
      </w:del>
      <w:ins w:id="10459" w:author="Utente" w:date="2017-06-25T10:53:00Z">
        <w:r>
          <w:rPr>
            <w:rFonts w:ascii="Cambria" w:eastAsia="Calibri" w:hAnsi="Cambria" w:cs="Calibri"/>
            <w:i/>
            <w:color w:val="5B9BD5"/>
          </w:rPr>
          <w:t>c</w:t>
        </w:r>
      </w:ins>
      <w:r w:rsidR="0097053A" w:rsidRPr="00E352EF">
        <w:rPr>
          <w:rFonts w:ascii="Cambria" w:eastAsia="Calibri" w:hAnsi="Cambria" w:cs="Calibri"/>
          <w:i/>
          <w:color w:val="5B9BD5"/>
        </w:rPr>
        <w:t>onstraints</w:t>
      </w:r>
    </w:p>
    <w:p w14:paraId="492BBFC5" w14:textId="23EDDFEB" w:rsidR="00C237D2" w:rsidRPr="00AC6139" w:rsidRDefault="00C237D2" w:rsidP="00543198">
      <w:pPr>
        <w:rPr>
          <w:rFonts w:ascii="Cambria" w:eastAsia="Calibri" w:hAnsi="Cambria" w:cs="Calibri"/>
          <w:color w:val="auto"/>
        </w:rPr>
      </w:pPr>
      <w:ins w:id="10460" w:author="Utente" w:date="2017-06-25T10:53:00Z">
        <w:r w:rsidRPr="00AC6139">
          <w:rPr>
            <w:rFonts w:ascii="Cambria" w:eastAsia="Calibri" w:hAnsi="Cambria" w:cs="Calibri"/>
            <w:color w:val="auto"/>
          </w:rPr>
          <w:t>(empty)</w:t>
        </w:r>
      </w:ins>
    </w:p>
    <w:p w14:paraId="24FFE7CC" w14:textId="0E60F73A" w:rsidR="005A2227" w:rsidRPr="00E352EF" w:rsidDel="00C237D2" w:rsidRDefault="0097053A" w:rsidP="00CF6D97">
      <w:pPr>
        <w:rPr>
          <w:del w:id="10461" w:author="Utente" w:date="2017-06-25T10:53:00Z"/>
          <w:rFonts w:ascii="Cambria" w:hAnsi="Cambria"/>
        </w:rPr>
      </w:pPr>
      <w:del w:id="10462" w:author="Utente" w:date="2017-06-25T10:53:00Z">
        <w:r w:rsidRPr="00E352EF" w:rsidDel="00C237D2">
          <w:rPr>
            <w:rFonts w:ascii="Cambria" w:hAnsi="Cambria"/>
          </w:rPr>
          <w:delText xml:space="preserve">If </w:delText>
        </w:r>
        <w:r w:rsidRPr="00E352EF" w:rsidDel="00C237D2">
          <w:rPr>
            <w:rFonts w:ascii="Cambria" w:hAnsi="Cambria"/>
            <w:i/>
          </w:rPr>
          <w:delText>ds</w:delText>
        </w:r>
        <w:r w:rsidRPr="00E352EF" w:rsidDel="00C237D2">
          <w:rPr>
            <w:rFonts w:ascii="Cambria" w:hAnsi="Cambria"/>
          </w:rPr>
          <w:delText xml:space="preserve"> is a scalar then it must be a </w:delText>
        </w:r>
        <w:r w:rsidR="00CF6D97" w:rsidRPr="00E352EF" w:rsidDel="00C237D2">
          <w:rPr>
            <w:rFonts w:ascii="Cambria" w:hAnsi="Cambria"/>
            <w:b/>
          </w:rPr>
          <w:delText>b</w:delText>
        </w:r>
        <w:r w:rsidRPr="00E352EF" w:rsidDel="00C237D2">
          <w:rPr>
            <w:rFonts w:ascii="Cambria" w:hAnsi="Cambria"/>
            <w:b/>
          </w:rPr>
          <w:delText>oolean</w:delText>
        </w:r>
        <w:r w:rsidRPr="00E352EF" w:rsidDel="00C237D2">
          <w:rPr>
            <w:rFonts w:ascii="Cambria" w:hAnsi="Cambria"/>
          </w:rPr>
          <w:delText xml:space="preserve"> type.</w:delText>
        </w:r>
      </w:del>
    </w:p>
    <w:p w14:paraId="086C3BAE" w14:textId="70BAE929" w:rsidR="005A2227" w:rsidRPr="00E352EF" w:rsidDel="00C237D2" w:rsidRDefault="0097053A" w:rsidP="00CF6D97">
      <w:pPr>
        <w:rPr>
          <w:del w:id="10463" w:author="Utente" w:date="2017-06-25T10:53:00Z"/>
          <w:rFonts w:ascii="Cambria" w:hAnsi="Cambria"/>
        </w:rPr>
      </w:pPr>
      <w:del w:id="10464" w:author="Utente" w:date="2017-06-25T10:53:00Z">
        <w:r w:rsidRPr="00E352EF" w:rsidDel="00C237D2">
          <w:rPr>
            <w:rFonts w:ascii="Cambria" w:hAnsi="Cambria"/>
          </w:rPr>
          <w:delText xml:space="preserve">If </w:delText>
        </w:r>
        <w:r w:rsidRPr="00E352EF" w:rsidDel="00C237D2">
          <w:rPr>
            <w:rFonts w:ascii="Cambria" w:hAnsi="Cambria"/>
            <w:i/>
          </w:rPr>
          <w:delText>ds</w:delText>
        </w:r>
        <w:r w:rsidRPr="00E352EF" w:rsidDel="00C237D2">
          <w:rPr>
            <w:rFonts w:ascii="Cambria" w:hAnsi="Cambria"/>
          </w:rPr>
          <w:delText xml:space="preserve"> is a </w:delText>
        </w:r>
        <w:r w:rsidR="00F4601C" w:rsidRPr="00E352EF" w:rsidDel="00C237D2">
          <w:delText>Dataset</w:delText>
        </w:r>
        <w:r w:rsidRPr="00E352EF" w:rsidDel="00C237D2">
          <w:rPr>
            <w:rFonts w:ascii="Cambria" w:hAnsi="Cambria"/>
          </w:rPr>
          <w:delText xml:space="preserve"> then it must have at least a </w:delText>
        </w:r>
        <w:r w:rsidR="00D6733B" w:rsidRPr="00E352EF" w:rsidDel="00C237D2">
          <w:rPr>
            <w:rFonts w:ascii="Cambria" w:hAnsi="Cambria"/>
          </w:rPr>
          <w:delText>M</w:delText>
        </w:r>
        <w:r w:rsidRPr="00E352EF" w:rsidDel="00C237D2">
          <w:rPr>
            <w:rFonts w:ascii="Cambria" w:hAnsi="Cambria"/>
          </w:rPr>
          <w:delText xml:space="preserve">easure of type </w:delText>
        </w:r>
        <w:r w:rsidR="00CF6D97" w:rsidRPr="00E352EF" w:rsidDel="00C237D2">
          <w:rPr>
            <w:rFonts w:ascii="Cambria" w:hAnsi="Cambria"/>
            <w:b/>
          </w:rPr>
          <w:delText>b</w:delText>
        </w:r>
        <w:r w:rsidRPr="00E352EF" w:rsidDel="00C237D2">
          <w:rPr>
            <w:rFonts w:ascii="Cambria" w:hAnsi="Cambria"/>
            <w:b/>
          </w:rPr>
          <w:delText>oolean</w:delText>
        </w:r>
        <w:r w:rsidRPr="00E352EF" w:rsidDel="00C237D2">
          <w:rPr>
            <w:rFonts w:ascii="Cambria" w:hAnsi="Cambria"/>
          </w:rPr>
          <w:delText xml:space="preserve">. </w:delText>
        </w:r>
      </w:del>
    </w:p>
    <w:p w14:paraId="3B3A2906" w14:textId="77777777" w:rsidR="00CF6D97" w:rsidRPr="00E352EF" w:rsidRDefault="00CF6D97" w:rsidP="00CF6D97">
      <w:pPr>
        <w:rPr>
          <w:rFonts w:ascii="Cambria" w:hAnsi="Cambria"/>
          <w:i/>
          <w:color w:val="5B9BD5"/>
        </w:rPr>
      </w:pPr>
    </w:p>
    <w:p w14:paraId="7D540594" w14:textId="77777777" w:rsidR="00C237D2" w:rsidRDefault="00C237D2" w:rsidP="00C237D2">
      <w:pPr>
        <w:rPr>
          <w:ins w:id="10465" w:author="Utente" w:date="2017-06-25T10:53:00Z"/>
          <w:rFonts w:ascii="Cambria" w:eastAsia="Calibri" w:hAnsi="Cambria" w:cs="Calibri"/>
          <w:i/>
          <w:color w:val="5B9BD5"/>
        </w:rPr>
      </w:pPr>
      <w:ins w:id="10466" w:author="Utente" w:date="2017-06-25T10:53:00Z">
        <w:r>
          <w:rPr>
            <w:rFonts w:ascii="Cambria" w:eastAsia="Calibri" w:hAnsi="Cambria" w:cs="Calibri"/>
            <w:i/>
            <w:color w:val="5B9BD5"/>
          </w:rPr>
          <w:t>Behaviour</w:t>
        </w:r>
      </w:ins>
    </w:p>
    <w:p w14:paraId="1B67002B" w14:textId="77777777" w:rsidR="00C237D2" w:rsidRDefault="00C237D2" w:rsidP="00C237D2">
      <w:pPr>
        <w:rPr>
          <w:ins w:id="10467" w:author="Utente" w:date="2017-06-25T10:53:00Z"/>
          <w:rFonts w:ascii="Cambria" w:eastAsia="Calibri" w:hAnsi="Cambria" w:cs="Calibri"/>
          <w:color w:val="auto"/>
        </w:rPr>
      </w:pPr>
      <w:ins w:id="10468" w:author="Utente" w:date="2017-06-25T10:53:00Z">
        <w:r>
          <w:rPr>
            <w:rFonts w:ascii="Cambria" w:eastAsia="Calibri" w:hAnsi="Cambria" w:cs="Calibri"/>
            <w:color w:val="auto"/>
          </w:rPr>
          <w:t xml:space="preserve">The operator has the behaviour of the “Boolean operator” (see the section “VTL-ML - Behaviour of the Operators”). </w:t>
        </w:r>
      </w:ins>
    </w:p>
    <w:p w14:paraId="4144A877" w14:textId="6C28FD59" w:rsidR="005A2227" w:rsidRPr="00E352EF" w:rsidDel="00C237D2" w:rsidRDefault="0097053A" w:rsidP="00543198">
      <w:pPr>
        <w:rPr>
          <w:del w:id="10469" w:author="Utente" w:date="2017-06-25T10:53:00Z"/>
          <w:rFonts w:ascii="Cambria" w:eastAsia="Calibri" w:hAnsi="Cambria" w:cs="Calibri"/>
          <w:i/>
          <w:color w:val="5B9BD5"/>
        </w:rPr>
      </w:pPr>
      <w:del w:id="10470" w:author="Utente" w:date="2017-06-25T10:53:00Z">
        <w:r w:rsidRPr="00E352EF" w:rsidDel="00C237D2">
          <w:rPr>
            <w:rFonts w:ascii="Cambria" w:eastAsia="Calibri" w:hAnsi="Cambria" w:cs="Calibri"/>
            <w:i/>
            <w:color w:val="5B9BD5"/>
          </w:rPr>
          <w:delText>Returns</w:delText>
        </w:r>
      </w:del>
    </w:p>
    <w:p w14:paraId="01FFBC8B" w14:textId="1A55C2A1" w:rsidR="005A2227" w:rsidRPr="00E352EF" w:rsidDel="00C237D2" w:rsidRDefault="0097053A" w:rsidP="00CF6D97">
      <w:pPr>
        <w:rPr>
          <w:del w:id="10471" w:author="Utente" w:date="2017-06-25T10:53:00Z"/>
          <w:rFonts w:ascii="Cambria" w:hAnsi="Cambria"/>
        </w:rPr>
      </w:pPr>
      <w:del w:id="10472" w:author="Utente" w:date="2017-06-25T10:53:00Z">
        <w:r w:rsidRPr="00E352EF" w:rsidDel="00C237D2">
          <w:rPr>
            <w:rFonts w:ascii="Cambria" w:hAnsi="Cambria"/>
          </w:rPr>
          <w:delText xml:space="preserve">If </w:delText>
        </w:r>
        <w:r w:rsidRPr="00E352EF" w:rsidDel="00C237D2">
          <w:rPr>
            <w:rFonts w:ascii="Cambria" w:hAnsi="Cambria"/>
            <w:i/>
          </w:rPr>
          <w:delText>ds</w:delText>
        </w:r>
        <w:r w:rsidRPr="00E352EF" w:rsidDel="00C237D2">
          <w:rPr>
            <w:rFonts w:ascii="Cambria" w:hAnsi="Cambria"/>
          </w:rPr>
          <w:delText xml:space="preserve"> is a scalar then </w:delText>
        </w:r>
        <w:r w:rsidRPr="00E352EF" w:rsidDel="00C237D2">
          <w:rPr>
            <w:rFonts w:ascii="Cambria" w:hAnsi="Cambria"/>
            <w:b/>
          </w:rPr>
          <w:delText>not</w:delText>
        </w:r>
        <w:r w:rsidRPr="00E352EF" w:rsidDel="00C237D2">
          <w:rPr>
            <w:rFonts w:ascii="Cambria" w:hAnsi="Cambria"/>
          </w:rPr>
          <w:delText xml:space="preserve"> returns the logical negation of </w:delText>
        </w:r>
        <w:r w:rsidRPr="00E352EF" w:rsidDel="00C237D2">
          <w:rPr>
            <w:rFonts w:ascii="Cambria" w:hAnsi="Cambria"/>
            <w:i/>
          </w:rPr>
          <w:delText>ds</w:delText>
        </w:r>
        <w:r w:rsidRPr="00E352EF" w:rsidDel="00C237D2">
          <w:rPr>
            <w:rFonts w:ascii="Cambria" w:hAnsi="Cambria"/>
          </w:rPr>
          <w:delText>.</w:delText>
        </w:r>
      </w:del>
    </w:p>
    <w:p w14:paraId="4AF0D5C5" w14:textId="7004A5A8" w:rsidR="005A2227" w:rsidRPr="00E352EF" w:rsidDel="00C237D2" w:rsidRDefault="0097053A" w:rsidP="00CF6D97">
      <w:pPr>
        <w:rPr>
          <w:del w:id="10473" w:author="Utente" w:date="2017-06-25T10:53:00Z"/>
          <w:rFonts w:ascii="Cambria" w:hAnsi="Cambria"/>
        </w:rPr>
      </w:pPr>
      <w:del w:id="10474" w:author="Utente" w:date="2017-06-25T10:53:00Z">
        <w:r w:rsidRPr="00E352EF" w:rsidDel="00C237D2">
          <w:rPr>
            <w:rFonts w:ascii="Cambria" w:hAnsi="Cambria"/>
          </w:rPr>
          <w:delText xml:space="preserve">If </w:delText>
        </w:r>
        <w:r w:rsidRPr="00E352EF" w:rsidDel="00C237D2">
          <w:rPr>
            <w:rFonts w:ascii="Cambria" w:hAnsi="Cambria"/>
            <w:i/>
          </w:rPr>
          <w:delText>ds</w:delText>
        </w:r>
        <w:r w:rsidRPr="00E352EF" w:rsidDel="00C237D2">
          <w:rPr>
            <w:rFonts w:ascii="Cambria" w:hAnsi="Cambria"/>
          </w:rPr>
          <w:delText xml:space="preserve"> is a </w:delText>
        </w:r>
        <w:r w:rsidR="00F4601C" w:rsidRPr="00E352EF" w:rsidDel="00C237D2">
          <w:delText>Dataset</w:delText>
        </w:r>
        <w:r w:rsidRPr="00E352EF" w:rsidDel="00C237D2">
          <w:rPr>
            <w:rFonts w:ascii="Cambria" w:hAnsi="Cambria"/>
          </w:rPr>
          <w:delText xml:space="preserve"> and has N </w:delText>
        </w:r>
        <w:r w:rsidR="00CF6D97" w:rsidRPr="00E352EF" w:rsidDel="00C237D2">
          <w:rPr>
            <w:rFonts w:ascii="Cambria" w:hAnsi="Cambria"/>
          </w:rPr>
          <w:delText>b</w:delText>
        </w:r>
        <w:r w:rsidRPr="00E352EF" w:rsidDel="00C237D2">
          <w:rPr>
            <w:rFonts w:ascii="Cambria" w:hAnsi="Cambria"/>
          </w:rPr>
          <w:delText xml:space="preserve">oolean </w:delText>
        </w:r>
        <w:r w:rsidR="00D6733B" w:rsidRPr="00E352EF" w:rsidDel="00C237D2">
          <w:rPr>
            <w:rFonts w:ascii="Cambria" w:hAnsi="Cambria"/>
          </w:rPr>
          <w:delText>M</w:delText>
        </w:r>
        <w:r w:rsidRPr="00E352EF" w:rsidDel="00C237D2">
          <w:rPr>
            <w:rFonts w:ascii="Cambria" w:hAnsi="Cambria"/>
          </w:rPr>
          <w:delText xml:space="preserve">easures then </w:delText>
        </w:r>
        <w:r w:rsidRPr="00E352EF" w:rsidDel="00C237D2">
          <w:rPr>
            <w:rFonts w:ascii="Cambria" w:hAnsi="Cambria"/>
            <w:b/>
          </w:rPr>
          <w:delText>not</w:delText>
        </w:r>
        <w:r w:rsidRPr="00E352EF" w:rsidDel="00C237D2">
          <w:rPr>
            <w:rFonts w:ascii="Cambria" w:hAnsi="Cambria"/>
          </w:rPr>
          <w:delText xml:space="preserve"> returns a </w:delText>
        </w:r>
        <w:r w:rsidR="00F4601C" w:rsidRPr="00E352EF" w:rsidDel="00C237D2">
          <w:delText>Dataset</w:delText>
        </w:r>
        <w:r w:rsidRPr="00E352EF" w:rsidDel="00C237D2">
          <w:rPr>
            <w:rFonts w:ascii="Cambria" w:hAnsi="Cambria"/>
          </w:rPr>
          <w:delText xml:space="preserve"> having the </w:delText>
        </w:r>
        <w:r w:rsidR="00713CDB" w:rsidRPr="00E352EF" w:rsidDel="00C237D2">
          <w:rPr>
            <w:rFonts w:ascii="Cambria" w:hAnsi="Cambria"/>
          </w:rPr>
          <w:delText xml:space="preserve">Identifier Components </w:delText>
        </w:r>
        <w:r w:rsidRPr="00E352EF" w:rsidDel="00C237D2">
          <w:rPr>
            <w:rFonts w:ascii="Cambria" w:hAnsi="Cambria"/>
          </w:rPr>
          <w:delText xml:space="preserve">of </w:delText>
        </w:r>
        <w:r w:rsidRPr="00E352EF" w:rsidDel="00C237D2">
          <w:rPr>
            <w:rFonts w:ascii="Cambria" w:hAnsi="Cambria"/>
            <w:i/>
          </w:rPr>
          <w:delText xml:space="preserve">ds </w:delText>
        </w:r>
        <w:r w:rsidRPr="00E352EF" w:rsidDel="00C237D2">
          <w:rPr>
            <w:rFonts w:ascii="Cambria" w:hAnsi="Cambria"/>
          </w:rPr>
          <w:delText xml:space="preserve">and N numeric </w:delText>
        </w:r>
        <w:r w:rsidR="009C28BD" w:rsidRPr="00E352EF" w:rsidDel="00C237D2">
          <w:rPr>
            <w:rFonts w:ascii="Cambria" w:hAnsi="Cambria"/>
          </w:rPr>
          <w:delText xml:space="preserve">Measures </w:delText>
        </w:r>
        <w:r w:rsidRPr="00E352EF" w:rsidDel="00C237D2">
          <w:rPr>
            <w:rFonts w:ascii="Cambria" w:hAnsi="Cambria"/>
          </w:rPr>
          <w:delText xml:space="preserve">with the same name of the </w:delText>
        </w:r>
        <w:r w:rsidR="00CF6D97" w:rsidRPr="00E352EF" w:rsidDel="00C237D2">
          <w:rPr>
            <w:rFonts w:ascii="Cambria" w:hAnsi="Cambria"/>
          </w:rPr>
          <w:delText>b</w:delText>
        </w:r>
        <w:r w:rsidRPr="00E352EF" w:rsidDel="00C237D2">
          <w:rPr>
            <w:rFonts w:ascii="Cambria" w:hAnsi="Cambria"/>
          </w:rPr>
          <w:delText xml:space="preserve">oolean </w:delText>
        </w:r>
        <w:r w:rsidR="009C28BD" w:rsidRPr="00E352EF" w:rsidDel="00C237D2">
          <w:rPr>
            <w:rFonts w:ascii="Cambria" w:hAnsi="Cambria"/>
          </w:rPr>
          <w:delText xml:space="preserve">Measures </w:delText>
        </w:r>
        <w:r w:rsidRPr="00E352EF" w:rsidDel="00C237D2">
          <w:rPr>
            <w:rFonts w:ascii="Cambria" w:hAnsi="Cambria"/>
          </w:rPr>
          <w:delText xml:space="preserve">of </w:delText>
        </w:r>
        <w:r w:rsidRPr="00E352EF" w:rsidDel="00C237D2">
          <w:rPr>
            <w:rFonts w:ascii="Cambria" w:hAnsi="Cambria"/>
            <w:i/>
          </w:rPr>
          <w:delText>ds</w:delText>
        </w:r>
        <w:r w:rsidRPr="00E352EF" w:rsidDel="00C237D2">
          <w:rPr>
            <w:rFonts w:ascii="Cambria" w:hAnsi="Cambria"/>
          </w:rPr>
          <w:delText xml:space="preserve"> and containing the logical negation of the corresponding </w:delText>
        </w:r>
        <w:r w:rsidR="009C28BD" w:rsidRPr="00E352EF" w:rsidDel="00C237D2">
          <w:rPr>
            <w:rFonts w:ascii="Cambria" w:hAnsi="Cambria"/>
          </w:rPr>
          <w:delText>Measures</w:delText>
        </w:r>
        <w:r w:rsidRPr="00E352EF" w:rsidDel="00C237D2">
          <w:rPr>
            <w:rFonts w:ascii="Cambria" w:hAnsi="Cambria"/>
          </w:rPr>
          <w:delText>.</w:delText>
        </w:r>
      </w:del>
    </w:p>
    <w:p w14:paraId="1445C608" w14:textId="77777777" w:rsidR="005A2227" w:rsidRPr="00E352EF" w:rsidRDefault="005A2227" w:rsidP="00CF6D97">
      <w:pPr>
        <w:rPr>
          <w:rFonts w:ascii="Cambria" w:hAnsi="Cambria"/>
        </w:rPr>
      </w:pPr>
    </w:p>
    <w:p w14:paraId="53CAD4C1" w14:textId="77777777" w:rsidR="005A2227" w:rsidRPr="00E352EF" w:rsidRDefault="00EA6708" w:rsidP="00543198">
      <w:pPr>
        <w:rPr>
          <w:rFonts w:ascii="Cambria" w:eastAsia="Calibri" w:hAnsi="Cambria" w:cs="Calibri"/>
          <w:i/>
          <w:color w:val="5B9BD5"/>
        </w:rPr>
      </w:pPr>
      <w:r w:rsidRPr="00E352EF">
        <w:rPr>
          <w:rFonts w:ascii="Cambria" w:eastAsia="Calibri" w:hAnsi="Cambria" w:cs="Calibri"/>
          <w:i/>
          <w:color w:val="5B9BD5"/>
        </w:rPr>
        <w:t>Examples</w:t>
      </w:r>
    </w:p>
    <w:p w14:paraId="2750E4A1" w14:textId="60C21E22" w:rsidR="005A2227" w:rsidRPr="00E352EF" w:rsidDel="00C237D2" w:rsidRDefault="00EA6708" w:rsidP="00CF6D97">
      <w:pPr>
        <w:rPr>
          <w:del w:id="10475" w:author="Utente" w:date="2017-06-25T10:54:00Z"/>
          <w:rFonts w:ascii="Cambria" w:hAnsi="Cambria"/>
        </w:rPr>
      </w:pPr>
      <w:del w:id="10476" w:author="Utente" w:date="2017-06-25T10:54:00Z">
        <w:r w:rsidRPr="00E352EF" w:rsidDel="00C237D2">
          <w:rPr>
            <w:rFonts w:ascii="Cambria" w:hAnsi="Cambria"/>
          </w:rPr>
          <w:delText>O</w:delText>
        </w:r>
        <w:r w:rsidR="0097053A" w:rsidRPr="00E352EF" w:rsidDel="00C237D2">
          <w:rPr>
            <w:rFonts w:ascii="Cambria" w:hAnsi="Cambria"/>
          </w:rPr>
          <w:delText>n scalar</w:delText>
        </w:r>
      </w:del>
    </w:p>
    <w:p w14:paraId="655FB945" w14:textId="373F84B9" w:rsidR="005A2227" w:rsidRPr="00E352EF" w:rsidDel="00C237D2" w:rsidRDefault="00EA6708" w:rsidP="00CF6D97">
      <w:pPr>
        <w:rPr>
          <w:del w:id="10477" w:author="Utente" w:date="2017-06-25T10:54:00Z"/>
          <w:rFonts w:ascii="Cambria" w:hAnsi="Cambria"/>
        </w:rPr>
      </w:pPr>
      <w:del w:id="10478" w:author="Utente" w:date="2017-06-25T10:54:00Z">
        <w:r w:rsidRPr="00E352EF" w:rsidDel="00C237D2">
          <w:rPr>
            <w:rFonts w:ascii="Cambria" w:eastAsia="Calibri" w:hAnsi="Cambria" w:cs="Calibri"/>
          </w:rPr>
          <w:delText xml:space="preserve">1) </w:delText>
        </w:r>
        <w:r w:rsidR="0097053A" w:rsidRPr="00E352EF" w:rsidDel="00C237D2">
          <w:rPr>
            <w:rFonts w:ascii="Cambria" w:eastAsia="Calibri" w:hAnsi="Cambria" w:cs="Calibri"/>
          </w:rPr>
          <w:delText>If A = True</w:delText>
        </w:r>
      </w:del>
    </w:p>
    <w:p w14:paraId="24538288" w14:textId="12763C4B" w:rsidR="005A2227" w:rsidRPr="00E352EF" w:rsidDel="00C237D2" w:rsidRDefault="0097053A" w:rsidP="00EA6708">
      <w:pPr>
        <w:ind w:firstLine="706"/>
        <w:rPr>
          <w:del w:id="10479" w:author="Utente" w:date="2017-06-25T10:54:00Z"/>
          <w:rFonts w:ascii="Cambria" w:hAnsi="Cambria"/>
        </w:rPr>
      </w:pPr>
      <w:del w:id="10480" w:author="Utente" w:date="2017-06-25T10:54:00Z">
        <w:r w:rsidRPr="00E352EF" w:rsidDel="00C237D2">
          <w:rPr>
            <w:rFonts w:ascii="Cambria" w:eastAsia="Calibri" w:hAnsi="Cambria" w:cs="Calibri"/>
          </w:rPr>
          <w:delText xml:space="preserve">B := </w:delText>
        </w:r>
        <w:r w:rsidRPr="00E352EF" w:rsidDel="00C237D2">
          <w:rPr>
            <w:rFonts w:ascii="Cambria" w:eastAsia="Calibri" w:hAnsi="Cambria" w:cs="Calibri"/>
            <w:b/>
          </w:rPr>
          <w:delText>not</w:delText>
        </w:r>
        <w:r w:rsidRPr="00E352EF" w:rsidDel="00C237D2">
          <w:rPr>
            <w:rFonts w:ascii="Cambria" w:eastAsia="Calibri" w:hAnsi="Cambria" w:cs="Calibri"/>
          </w:rPr>
          <w:delText xml:space="preserve"> A </w:delText>
        </w:r>
        <w:r w:rsidR="00994652" w:rsidRPr="00E352EF" w:rsidDel="00C237D2">
          <w:rPr>
            <w:rFonts w:ascii="Cambria" w:eastAsia="Calibri" w:hAnsi="Cambria" w:cs="Calibri"/>
          </w:rPr>
          <w:tab/>
        </w:r>
        <w:r w:rsidR="00994652" w:rsidRPr="00E352EF" w:rsidDel="00C237D2">
          <w:rPr>
            <w:rFonts w:ascii="Cambria" w:eastAsia="Calibri" w:hAnsi="Cambria" w:cs="Calibri"/>
          </w:rPr>
          <w:tab/>
        </w:r>
        <w:r w:rsidR="00994652" w:rsidRPr="00E352EF" w:rsidDel="00C237D2">
          <w:rPr>
            <w:rFonts w:ascii="Cambria" w:eastAsia="Calibri" w:hAnsi="Cambria" w:cs="Calibri"/>
          </w:rPr>
          <w:tab/>
        </w:r>
        <w:r w:rsidRPr="00E352EF" w:rsidDel="00C237D2">
          <w:rPr>
            <w:rFonts w:ascii="Cambria" w:eastAsia="Calibri" w:hAnsi="Cambria" w:cs="Calibri"/>
          </w:rPr>
          <w:delText xml:space="preserve"> B = False</w:delText>
        </w:r>
      </w:del>
    </w:p>
    <w:p w14:paraId="32C3558D" w14:textId="5CF3C8A2" w:rsidR="005A2227" w:rsidRPr="00E352EF" w:rsidDel="00C237D2" w:rsidRDefault="005A2227" w:rsidP="00CF6D97">
      <w:pPr>
        <w:rPr>
          <w:del w:id="10481" w:author="Utente" w:date="2017-06-25T10:54:00Z"/>
          <w:rFonts w:ascii="Cambria" w:hAnsi="Cambria"/>
        </w:rPr>
      </w:pPr>
    </w:p>
    <w:p w14:paraId="0AB5DA44" w14:textId="1FDB1667" w:rsidR="005A2227" w:rsidRPr="00E352EF" w:rsidDel="00C237D2" w:rsidRDefault="00EA6708" w:rsidP="00CF6D97">
      <w:pPr>
        <w:rPr>
          <w:del w:id="10482" w:author="Utente" w:date="2017-06-25T10:54:00Z"/>
          <w:rFonts w:ascii="Cambria" w:hAnsi="Cambria"/>
        </w:rPr>
      </w:pPr>
      <w:del w:id="10483" w:author="Utente" w:date="2017-06-25T10:54:00Z">
        <w:r w:rsidRPr="00E352EF" w:rsidDel="00C237D2">
          <w:rPr>
            <w:rFonts w:ascii="Cambria" w:hAnsi="Cambria"/>
          </w:rPr>
          <w:delText>O</w:delText>
        </w:r>
        <w:r w:rsidR="0097053A" w:rsidRPr="00E352EF" w:rsidDel="00C237D2">
          <w:rPr>
            <w:rFonts w:ascii="Cambria" w:hAnsi="Cambria"/>
          </w:rPr>
          <w:delText xml:space="preserve">n </w:delText>
        </w:r>
        <w:r w:rsidR="00F4601C" w:rsidRPr="00E352EF" w:rsidDel="00C237D2">
          <w:delText>Dataset</w:delText>
        </w:r>
        <w:r w:rsidR="0097053A" w:rsidRPr="00E352EF" w:rsidDel="00C237D2">
          <w:rPr>
            <w:rFonts w:ascii="Cambria" w:eastAsia="Calibri" w:hAnsi="Cambria" w:cs="Calibri"/>
            <w:b/>
          </w:rPr>
          <w:delText xml:space="preserve"> </w:delText>
        </w:r>
      </w:del>
    </w:p>
    <w:p w14:paraId="7D832696" w14:textId="499164CC" w:rsidR="005A2227" w:rsidRPr="00E352EF" w:rsidDel="00AC6139" w:rsidRDefault="00EA6708" w:rsidP="00CF6D97">
      <w:pPr>
        <w:rPr>
          <w:del w:id="10484" w:author="Utente" w:date="2017-06-27T18:04:00Z"/>
          <w:rFonts w:ascii="Cambria" w:hAnsi="Cambria"/>
        </w:rPr>
      </w:pPr>
      <w:del w:id="10485" w:author="Utente" w:date="2017-06-25T10:54:00Z">
        <w:r w:rsidRPr="00E352EF" w:rsidDel="00C237D2">
          <w:rPr>
            <w:rFonts w:ascii="Cambria" w:eastAsia="Calibri" w:hAnsi="Cambria" w:cs="Calibri"/>
          </w:rPr>
          <w:delText xml:space="preserve">2) </w:delText>
        </w:r>
        <w:r w:rsidR="0097053A" w:rsidRPr="00E352EF" w:rsidDel="00C237D2">
          <w:rPr>
            <w:rFonts w:ascii="Cambria" w:eastAsia="Calibri" w:hAnsi="Cambria" w:cs="Calibri"/>
          </w:rPr>
          <w:delText>ds_r</w:delText>
        </w:r>
        <w:r w:rsidR="0097053A" w:rsidRPr="00E352EF" w:rsidDel="00C237D2">
          <w:rPr>
            <w:rFonts w:ascii="Cambria" w:eastAsia="Calibri" w:hAnsi="Cambria" w:cs="Calibri"/>
            <w:b/>
          </w:rPr>
          <w:delText>:=not</w:delText>
        </w:r>
        <w:r w:rsidR="0097053A" w:rsidRPr="00E352EF" w:rsidDel="00C237D2">
          <w:rPr>
            <w:rFonts w:ascii="Cambria" w:eastAsia="Calibri" w:hAnsi="Cambria" w:cs="Calibri"/>
          </w:rPr>
          <w:delText xml:space="preserve"> population.</w:delText>
        </w:r>
      </w:del>
      <w:ins w:id="10486" w:author="Laura Viignola" w:date="2017-05-11T09:39:00Z">
        <w:del w:id="10487" w:author="Utente" w:date="2017-06-25T10:54:00Z">
          <w:r w:rsidR="004266D2" w:rsidDel="00C237D2">
            <w:rPr>
              <w:rFonts w:ascii="Cambria" w:eastAsia="Calibri" w:hAnsi="Cambria" w:cs="Calibri"/>
            </w:rPr>
            <w:delText>#</w:delText>
          </w:r>
        </w:del>
      </w:ins>
      <w:del w:id="10488" w:author="Utente" w:date="2017-06-25T10:54:00Z">
        <w:r w:rsidR="0097053A" w:rsidRPr="00E352EF" w:rsidDel="00C237D2">
          <w:rPr>
            <w:rFonts w:ascii="Cambria" w:eastAsia="Calibri" w:hAnsi="Cambria" w:cs="Calibri"/>
          </w:rPr>
          <w:delText xml:space="preserve">sex=”M” </w:delText>
        </w:r>
      </w:del>
      <w:ins w:id="10489" w:author="Utente" w:date="2017-06-25T10:54:00Z">
        <w:r w:rsidR="00C237D2">
          <w:rPr>
            <w:rFonts w:ascii="Cambria" w:hAnsi="Cambria"/>
          </w:rPr>
          <w:t>Given the operand</w:t>
        </w:r>
      </w:ins>
      <w:ins w:id="10490" w:author="Utente" w:date="2017-06-26T16:29:00Z">
        <w:r w:rsidR="00B80B78">
          <w:rPr>
            <w:rFonts w:ascii="Cambria" w:hAnsi="Cambria"/>
          </w:rPr>
          <w:t xml:space="preserve"> Data Set</w:t>
        </w:r>
      </w:ins>
      <w:ins w:id="10491" w:author="Utente" w:date="2017-06-27T18:04:00Z">
        <w:r w:rsidR="00AC6139">
          <w:rPr>
            <w:rFonts w:ascii="Cambria" w:hAnsi="Cambria"/>
          </w:rPr>
          <w:t>:</w:t>
        </w:r>
      </w:ins>
    </w:p>
    <w:p w14:paraId="2B6C3810" w14:textId="77777777" w:rsidR="005A2227" w:rsidRPr="00E352EF" w:rsidRDefault="005A2227"/>
    <w:tbl>
      <w:tblPr>
        <w:tblW w:w="603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58"/>
        <w:gridCol w:w="1069"/>
        <w:gridCol w:w="1072"/>
        <w:gridCol w:w="1083"/>
        <w:gridCol w:w="1752"/>
      </w:tblGrid>
      <w:tr w:rsidR="005A2227" w:rsidRPr="00B80B78" w14:paraId="754616C6" w14:textId="77777777" w:rsidTr="00C237D2">
        <w:tc>
          <w:tcPr>
            <w:tcW w:w="603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1AF831E" w14:textId="5C860125" w:rsidR="005A2227" w:rsidRPr="00B80B78" w:rsidRDefault="0097053A">
            <w:pPr>
              <w:rPr>
                <w:rFonts w:ascii="Arial" w:hAnsi="Arial" w:cs="Arial"/>
              </w:rPr>
            </w:pPr>
            <w:del w:id="10492" w:author="Utente" w:date="2017-06-25T10:54:00Z">
              <w:r w:rsidRPr="00B80B78" w:rsidDel="00C237D2">
                <w:rPr>
                  <w:rFonts w:ascii="Arial" w:eastAsia="Calibri" w:hAnsi="Arial" w:cs="Arial"/>
                </w:rPr>
                <w:delText>population</w:delText>
              </w:r>
            </w:del>
            <w:ins w:id="10493" w:author="Utente" w:date="2017-06-25T10:54:00Z">
              <w:r w:rsidR="00C237D2" w:rsidRPr="00B80B78">
                <w:rPr>
                  <w:rFonts w:ascii="Arial" w:eastAsia="Calibri" w:hAnsi="Arial" w:cs="Arial"/>
                </w:rPr>
                <w:t>DS_1</w:t>
              </w:r>
            </w:ins>
          </w:p>
        </w:tc>
      </w:tr>
      <w:tr w:rsidR="005A2227" w:rsidRPr="00B80B78" w14:paraId="1F80C97E" w14:textId="77777777" w:rsidTr="00AC6139">
        <w:tc>
          <w:tcPr>
            <w:tcW w:w="1058"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CE493F5" w14:textId="27ABA99E" w:rsidR="005A2227" w:rsidRPr="00B80B78" w:rsidRDefault="0097053A">
            <w:pPr>
              <w:rPr>
                <w:rFonts w:ascii="Arial" w:hAnsi="Arial" w:cs="Arial"/>
              </w:rPr>
            </w:pPr>
            <w:del w:id="10494" w:author="Utente" w:date="2017-06-25T10:54:00Z">
              <w:r w:rsidRPr="00B80B78" w:rsidDel="00C237D2">
                <w:rPr>
                  <w:rFonts w:ascii="Arial" w:eastAsia="Calibri" w:hAnsi="Arial" w:cs="Arial"/>
                  <w:b/>
                </w:rPr>
                <w:delText>SEX</w:delText>
              </w:r>
            </w:del>
            <w:ins w:id="10495" w:author="Utente" w:date="2017-06-25T10:54:00Z">
              <w:r w:rsidR="00C237D2" w:rsidRPr="00B80B78">
                <w:rPr>
                  <w:rFonts w:ascii="Arial" w:eastAsia="Calibri" w:hAnsi="Arial" w:cs="Arial"/>
                  <w:b/>
                </w:rPr>
                <w:t>Id_1</w:t>
              </w:r>
            </w:ins>
          </w:p>
        </w:tc>
        <w:tc>
          <w:tcPr>
            <w:tcW w:w="1069"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80CD262" w14:textId="3C13687A" w:rsidR="005A2227" w:rsidRPr="00B80B78" w:rsidRDefault="0097053A">
            <w:pPr>
              <w:rPr>
                <w:rFonts w:ascii="Arial" w:hAnsi="Arial" w:cs="Arial"/>
              </w:rPr>
            </w:pPr>
            <w:del w:id="10496" w:author="Utente" w:date="2017-06-25T10:54:00Z">
              <w:r w:rsidRPr="00B80B78" w:rsidDel="00C237D2">
                <w:rPr>
                  <w:rFonts w:ascii="Arial" w:eastAsia="Calibri" w:hAnsi="Arial" w:cs="Arial"/>
                  <w:b/>
                </w:rPr>
                <w:delText>AGE</w:delText>
              </w:r>
            </w:del>
            <w:ins w:id="10497" w:author="Utente" w:date="2017-06-25T10:54:00Z">
              <w:r w:rsidR="00C237D2" w:rsidRPr="00B80B78">
                <w:rPr>
                  <w:rFonts w:ascii="Arial" w:eastAsia="Calibri" w:hAnsi="Arial" w:cs="Arial"/>
                  <w:b/>
                </w:rPr>
                <w:t>Id_2</w:t>
              </w:r>
            </w:ins>
          </w:p>
        </w:tc>
        <w:tc>
          <w:tcPr>
            <w:tcW w:w="1072"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6EEFABCD" w14:textId="30E36999" w:rsidR="005A2227" w:rsidRPr="00B80B78" w:rsidRDefault="0097053A">
            <w:pPr>
              <w:rPr>
                <w:rFonts w:ascii="Arial" w:hAnsi="Arial" w:cs="Arial"/>
              </w:rPr>
            </w:pPr>
            <w:del w:id="10498" w:author="Utente" w:date="2017-06-25T10:54:00Z">
              <w:r w:rsidRPr="00B80B78" w:rsidDel="00C237D2">
                <w:rPr>
                  <w:rFonts w:ascii="Arial" w:eastAsia="Calibri" w:hAnsi="Arial" w:cs="Arial"/>
                  <w:b/>
                </w:rPr>
                <w:delText>GEO</w:delText>
              </w:r>
            </w:del>
            <w:ins w:id="10499" w:author="Utente" w:date="2017-06-25T10:54:00Z">
              <w:r w:rsidR="00C237D2" w:rsidRPr="00B80B78">
                <w:rPr>
                  <w:rFonts w:ascii="Arial" w:eastAsia="Calibri" w:hAnsi="Arial" w:cs="Arial"/>
                  <w:b/>
                </w:rPr>
                <w:t>Id_3</w:t>
              </w:r>
            </w:ins>
          </w:p>
        </w:tc>
        <w:tc>
          <w:tcPr>
            <w:tcW w:w="108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7B9ECC22" w14:textId="3E828BD1" w:rsidR="005A2227" w:rsidRPr="00B80B78" w:rsidRDefault="0097053A">
            <w:pPr>
              <w:rPr>
                <w:rFonts w:ascii="Arial" w:hAnsi="Arial" w:cs="Arial"/>
              </w:rPr>
            </w:pPr>
            <w:del w:id="10500" w:author="Utente" w:date="2017-06-25T10:54:00Z">
              <w:r w:rsidRPr="00B80B78" w:rsidDel="00C237D2">
                <w:rPr>
                  <w:rFonts w:ascii="Arial" w:eastAsia="Calibri" w:hAnsi="Arial" w:cs="Arial"/>
                  <w:b/>
                </w:rPr>
                <w:delText>TIME</w:delText>
              </w:r>
            </w:del>
            <w:ins w:id="10501" w:author="Utente" w:date="2017-06-25T10:54:00Z">
              <w:r w:rsidR="00C237D2" w:rsidRPr="00B80B78">
                <w:rPr>
                  <w:rFonts w:ascii="Arial" w:eastAsia="Calibri" w:hAnsi="Arial" w:cs="Arial"/>
                  <w:b/>
                </w:rPr>
                <w:t>Id_4</w:t>
              </w:r>
            </w:ins>
          </w:p>
        </w:tc>
        <w:tc>
          <w:tcPr>
            <w:tcW w:w="175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160A2D83" w14:textId="6C748A02" w:rsidR="005A2227" w:rsidRPr="00B80B78" w:rsidRDefault="0097053A">
            <w:pPr>
              <w:rPr>
                <w:rFonts w:ascii="Arial" w:hAnsi="Arial" w:cs="Arial"/>
              </w:rPr>
            </w:pPr>
            <w:del w:id="10502" w:author="Utente" w:date="2017-06-25T10:54:00Z">
              <w:r w:rsidRPr="00B80B78" w:rsidDel="00C237D2">
                <w:rPr>
                  <w:rFonts w:ascii="Arial" w:eastAsia="Calibri" w:hAnsi="Arial" w:cs="Arial"/>
                  <w:b/>
                  <w:shd w:val="clear" w:color="auto" w:fill="C6D9F1"/>
                </w:rPr>
                <w:delText>CONDITION</w:delText>
              </w:r>
            </w:del>
            <w:ins w:id="10503" w:author="Utente" w:date="2017-06-25T10:54:00Z">
              <w:r w:rsidR="00C237D2" w:rsidRPr="00B80B78">
                <w:rPr>
                  <w:rFonts w:ascii="Arial" w:eastAsia="Calibri" w:hAnsi="Arial" w:cs="Arial"/>
                  <w:b/>
                  <w:shd w:val="clear" w:color="auto" w:fill="C6D9F1"/>
                </w:rPr>
                <w:t>Me_1</w:t>
              </w:r>
            </w:ins>
          </w:p>
        </w:tc>
      </w:tr>
      <w:tr w:rsidR="005A2227" w:rsidRPr="00B80B78" w14:paraId="1BE1442B"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BEA484" w14:textId="77777777" w:rsidR="005A2227" w:rsidRPr="00B80B78" w:rsidRDefault="0097053A">
            <w:pPr>
              <w:rPr>
                <w:rFonts w:ascii="Arial" w:hAnsi="Arial" w:cs="Arial"/>
              </w:rPr>
            </w:pPr>
            <w:r w:rsidRPr="00B80B78">
              <w:rPr>
                <w:rFonts w:ascii="Arial" w:eastAsia="Calibri" w:hAnsi="Arial" w:cs="Arial"/>
              </w:rPr>
              <w:t>M</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BA2934" w14:textId="77777777" w:rsidR="005A2227" w:rsidRPr="00B80B78" w:rsidRDefault="0097053A">
            <w:pPr>
              <w:rPr>
                <w:rFonts w:ascii="Arial" w:hAnsi="Arial" w:cs="Arial"/>
              </w:rPr>
            </w:pPr>
            <w:r w:rsidRPr="00B80B78">
              <w:rPr>
                <w:rFonts w:ascii="Arial" w:eastAsia="Calibri" w:hAnsi="Arial" w:cs="Arial"/>
              </w:rPr>
              <w:t>Y_LT15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CB9424" w14:textId="77777777" w:rsidR="005A2227" w:rsidRPr="00B80B78" w:rsidRDefault="0097053A">
            <w:pPr>
              <w:rPr>
                <w:rFonts w:ascii="Arial" w:hAnsi="Arial" w:cs="Arial"/>
              </w:rPr>
            </w:pPr>
            <w:r w:rsidRPr="00B80B78">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FF2AC7" w14:textId="77777777" w:rsidR="005A2227" w:rsidRPr="00B80B78" w:rsidRDefault="0097053A">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18FE51" w14:textId="61F6A1B4" w:rsidR="005A2227" w:rsidRPr="00B80B78" w:rsidRDefault="0097053A">
            <w:pPr>
              <w:rPr>
                <w:rFonts w:ascii="Arial" w:hAnsi="Arial" w:cs="Arial"/>
              </w:rPr>
            </w:pPr>
            <w:del w:id="10504" w:author="Utente" w:date="2017-06-25T10:54:00Z">
              <w:r w:rsidRPr="00B80B78" w:rsidDel="00C237D2">
                <w:rPr>
                  <w:rFonts w:ascii="Arial" w:eastAsia="Calibri" w:hAnsi="Arial" w:cs="Arial"/>
                </w:rPr>
                <w:delText>970428</w:delText>
              </w:r>
            </w:del>
            <w:ins w:id="10505" w:author="Utente" w:date="2017-06-25T10:54:00Z">
              <w:r w:rsidR="00C237D2" w:rsidRPr="00B80B78">
                <w:rPr>
                  <w:rFonts w:ascii="Arial" w:eastAsia="Calibri" w:hAnsi="Arial" w:cs="Arial"/>
                </w:rPr>
                <w:t>true</w:t>
              </w:r>
            </w:ins>
          </w:p>
        </w:tc>
      </w:tr>
      <w:tr w:rsidR="005A2227" w:rsidRPr="00B80B78" w14:paraId="52C6DBBD"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00D7D3" w14:textId="77777777" w:rsidR="005A2227" w:rsidRPr="00B80B78" w:rsidRDefault="0097053A">
            <w:pPr>
              <w:rPr>
                <w:rFonts w:ascii="Arial" w:hAnsi="Arial" w:cs="Arial"/>
              </w:rPr>
            </w:pPr>
            <w:r w:rsidRPr="00B80B78">
              <w:rPr>
                <w:rFonts w:ascii="Arial" w:eastAsia="Calibri" w:hAnsi="Arial" w:cs="Arial"/>
              </w:rPr>
              <w:t>M</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6487F4" w14:textId="77777777" w:rsidR="005A2227" w:rsidRPr="00B80B78" w:rsidRDefault="0097053A">
            <w:pPr>
              <w:rPr>
                <w:rFonts w:ascii="Arial" w:hAnsi="Arial" w:cs="Arial"/>
              </w:rPr>
            </w:pPr>
            <w:r w:rsidRPr="00B80B78">
              <w:rPr>
                <w:rFonts w:ascii="Arial" w:eastAsia="Calibri" w:hAnsi="Arial" w:cs="Arial"/>
              </w:rPr>
              <w:t>Y15-64</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C06E5D" w14:textId="77777777" w:rsidR="005A2227" w:rsidRPr="00B80B78" w:rsidRDefault="0097053A">
            <w:pPr>
              <w:rPr>
                <w:rFonts w:ascii="Arial" w:hAnsi="Arial" w:cs="Arial"/>
              </w:rPr>
            </w:pPr>
            <w:r w:rsidRPr="00B80B78">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56ADA4" w14:textId="77777777" w:rsidR="005A2227" w:rsidRPr="00B80B78" w:rsidRDefault="0097053A">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504DD5" w14:textId="6F1FCF51" w:rsidR="005A2227" w:rsidRPr="00B80B78" w:rsidRDefault="0097053A">
            <w:pPr>
              <w:rPr>
                <w:rFonts w:ascii="Arial" w:hAnsi="Arial" w:cs="Arial"/>
              </w:rPr>
            </w:pPr>
            <w:del w:id="10506" w:author="Utente" w:date="2017-06-25T10:55:00Z">
              <w:r w:rsidRPr="00B80B78" w:rsidDel="00C237D2">
                <w:rPr>
                  <w:rFonts w:ascii="Arial" w:eastAsia="Calibri" w:hAnsi="Arial" w:cs="Arial"/>
                </w:rPr>
                <w:delText>3678355</w:delText>
              </w:r>
            </w:del>
            <w:ins w:id="10507" w:author="Utente" w:date="2017-06-25T10:55:00Z">
              <w:r w:rsidR="00C237D2" w:rsidRPr="00B80B78">
                <w:rPr>
                  <w:rFonts w:ascii="Arial" w:eastAsia="Calibri" w:hAnsi="Arial" w:cs="Arial"/>
                </w:rPr>
                <w:t>false</w:t>
              </w:r>
            </w:ins>
          </w:p>
        </w:tc>
      </w:tr>
      <w:tr w:rsidR="00C237D2" w:rsidRPr="00B80B78" w14:paraId="65371B7A"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E8C923" w14:textId="77777777" w:rsidR="00C237D2" w:rsidRPr="00B80B78" w:rsidRDefault="00C237D2">
            <w:pPr>
              <w:rPr>
                <w:rFonts w:ascii="Arial" w:hAnsi="Arial" w:cs="Arial"/>
              </w:rPr>
            </w:pPr>
            <w:r w:rsidRPr="00B80B78">
              <w:rPr>
                <w:rFonts w:ascii="Arial" w:eastAsia="Calibri" w:hAnsi="Arial" w:cs="Arial"/>
              </w:rPr>
              <w:t>M</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7917A2" w14:textId="77777777" w:rsidR="00C237D2" w:rsidRPr="00B80B78" w:rsidRDefault="00C237D2">
            <w:pPr>
              <w:rPr>
                <w:rFonts w:ascii="Arial" w:hAnsi="Arial" w:cs="Arial"/>
              </w:rPr>
            </w:pPr>
            <w:r w:rsidRPr="00B80B78">
              <w:rPr>
                <w:rFonts w:ascii="Arial" w:eastAsia="Calibri" w:hAnsi="Arial" w:cs="Arial"/>
              </w:rPr>
              <w:t>Y_GE65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8C8C7A" w14:textId="77777777" w:rsidR="00C237D2" w:rsidRPr="00B80B78" w:rsidRDefault="00C237D2">
            <w:pPr>
              <w:rPr>
                <w:rFonts w:ascii="Arial" w:hAnsi="Arial" w:cs="Arial"/>
              </w:rPr>
            </w:pPr>
            <w:r w:rsidRPr="00B80B78">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F5EA02" w14:textId="77777777" w:rsidR="00C237D2" w:rsidRPr="00B80B78" w:rsidRDefault="00C237D2">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1EFF5A" w14:textId="0307E4FC" w:rsidR="00C237D2" w:rsidRPr="00B80B78" w:rsidRDefault="00C237D2">
            <w:pPr>
              <w:rPr>
                <w:rFonts w:ascii="Arial" w:hAnsi="Arial" w:cs="Arial"/>
              </w:rPr>
            </w:pPr>
            <w:ins w:id="10508" w:author="Utente" w:date="2017-06-25T10:55:00Z">
              <w:r w:rsidRPr="00B80B78">
                <w:rPr>
                  <w:rFonts w:ascii="Arial" w:eastAsia="Calibri" w:hAnsi="Arial" w:cs="Arial"/>
                </w:rPr>
                <w:t>true</w:t>
              </w:r>
            </w:ins>
            <w:del w:id="10509" w:author="Utente" w:date="2017-06-25T10:55:00Z">
              <w:r w:rsidRPr="00B80B78" w:rsidDel="00703C9D">
                <w:rPr>
                  <w:rFonts w:ascii="Arial" w:eastAsia="Calibri" w:hAnsi="Arial" w:cs="Arial"/>
                </w:rPr>
                <w:delText>838653</w:delText>
              </w:r>
            </w:del>
          </w:p>
        </w:tc>
      </w:tr>
      <w:tr w:rsidR="00C237D2" w:rsidRPr="00B80B78" w14:paraId="54D5BC98"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25F3DC" w14:textId="77777777" w:rsidR="00C237D2" w:rsidRPr="00B80B78" w:rsidRDefault="00C237D2">
            <w:pPr>
              <w:rPr>
                <w:rFonts w:ascii="Arial" w:hAnsi="Arial" w:cs="Arial"/>
              </w:rPr>
            </w:pPr>
            <w:r w:rsidRPr="00B80B78">
              <w:rPr>
                <w:rFonts w:ascii="Arial" w:eastAsia="Calibri" w:hAnsi="Arial" w:cs="Arial"/>
              </w:rPr>
              <w:t>F</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08FEE9" w14:textId="77777777" w:rsidR="00C237D2" w:rsidRPr="00B80B78" w:rsidRDefault="00C237D2">
            <w:pPr>
              <w:rPr>
                <w:rFonts w:ascii="Arial" w:hAnsi="Arial" w:cs="Arial"/>
              </w:rPr>
            </w:pPr>
            <w:r w:rsidRPr="00B80B78">
              <w:rPr>
                <w:rFonts w:ascii="Arial" w:eastAsia="Calibri" w:hAnsi="Arial" w:cs="Arial"/>
              </w:rPr>
              <w:t>Y_LT15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280F21" w14:textId="1001AE35" w:rsidR="00C237D2" w:rsidRPr="00B80B78" w:rsidRDefault="00C237D2">
            <w:pPr>
              <w:rPr>
                <w:rFonts w:ascii="Arial" w:hAnsi="Arial" w:cs="Arial"/>
              </w:rPr>
            </w:pPr>
            <w:ins w:id="10510" w:author="Utente" w:date="2017-06-25T10:54:00Z">
              <w:r w:rsidRPr="00B80B78">
                <w:rPr>
                  <w:rFonts w:ascii="Arial" w:eastAsia="Calibri" w:hAnsi="Arial" w:cs="Arial"/>
                </w:rPr>
                <w:t>UK</w:t>
              </w:r>
            </w:ins>
            <w:del w:id="10511" w:author="Utente" w:date="2017-06-25T10:54:00Z">
              <w:r w:rsidRPr="00B80B78" w:rsidDel="00371E32">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D940B3" w14:textId="77777777" w:rsidR="00C237D2" w:rsidRPr="00B80B78" w:rsidRDefault="00C237D2">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93F974" w14:textId="141D21C4" w:rsidR="00C237D2" w:rsidRPr="00B80B78" w:rsidRDefault="00C237D2">
            <w:pPr>
              <w:rPr>
                <w:rFonts w:ascii="Arial" w:hAnsi="Arial" w:cs="Arial"/>
              </w:rPr>
            </w:pPr>
            <w:del w:id="10512" w:author="Utente" w:date="2017-06-25T10:55:00Z">
              <w:r w:rsidRPr="00B80B78" w:rsidDel="00C237D2">
                <w:rPr>
                  <w:rFonts w:ascii="Arial" w:eastAsia="Calibri" w:hAnsi="Arial" w:cs="Arial"/>
                </w:rPr>
                <w:delText>927644</w:delText>
              </w:r>
            </w:del>
            <w:ins w:id="10513" w:author="Utente" w:date="2017-06-25T10:55:00Z">
              <w:r w:rsidRPr="00B80B78">
                <w:rPr>
                  <w:rFonts w:ascii="Arial" w:eastAsia="Calibri" w:hAnsi="Arial" w:cs="Arial"/>
                </w:rPr>
                <w:t>false</w:t>
              </w:r>
            </w:ins>
          </w:p>
        </w:tc>
      </w:tr>
      <w:tr w:rsidR="00C237D2" w:rsidRPr="00B80B78" w14:paraId="0F8A6847"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B0EAF6" w14:textId="77777777" w:rsidR="00C237D2" w:rsidRPr="00B80B78" w:rsidRDefault="00C237D2">
            <w:pPr>
              <w:rPr>
                <w:rFonts w:ascii="Arial" w:hAnsi="Arial" w:cs="Arial"/>
              </w:rPr>
            </w:pPr>
            <w:r w:rsidRPr="00B80B78">
              <w:rPr>
                <w:rFonts w:ascii="Arial" w:eastAsia="Calibri" w:hAnsi="Arial" w:cs="Arial"/>
              </w:rPr>
              <w:t>F</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32ADBD" w14:textId="77777777" w:rsidR="00C237D2" w:rsidRPr="00B80B78" w:rsidRDefault="00C237D2">
            <w:pPr>
              <w:rPr>
                <w:rFonts w:ascii="Arial" w:hAnsi="Arial" w:cs="Arial"/>
              </w:rPr>
            </w:pPr>
            <w:r w:rsidRPr="00B80B78">
              <w:rPr>
                <w:rFonts w:ascii="Arial" w:eastAsia="Calibri" w:hAnsi="Arial" w:cs="Arial"/>
              </w:rPr>
              <w:t>Y15-64</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402BB6" w14:textId="216F1920" w:rsidR="00C237D2" w:rsidRPr="00B80B78" w:rsidRDefault="00C237D2">
            <w:pPr>
              <w:rPr>
                <w:rFonts w:ascii="Arial" w:hAnsi="Arial" w:cs="Arial"/>
              </w:rPr>
            </w:pPr>
            <w:ins w:id="10514" w:author="Utente" w:date="2017-06-25T10:54:00Z">
              <w:r w:rsidRPr="00B80B78">
                <w:rPr>
                  <w:rFonts w:ascii="Arial" w:eastAsia="Calibri" w:hAnsi="Arial" w:cs="Arial"/>
                </w:rPr>
                <w:t>UK</w:t>
              </w:r>
            </w:ins>
            <w:del w:id="10515" w:author="Utente" w:date="2017-06-25T10:54:00Z">
              <w:r w:rsidRPr="00B80B78" w:rsidDel="00371E32">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D9CF4B" w14:textId="77777777" w:rsidR="00C237D2" w:rsidRPr="00B80B78" w:rsidRDefault="00C237D2">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F2328F" w14:textId="11C3D250" w:rsidR="00C237D2" w:rsidRPr="00B80B78" w:rsidRDefault="00C237D2">
            <w:pPr>
              <w:rPr>
                <w:rFonts w:ascii="Arial" w:hAnsi="Arial" w:cs="Arial"/>
              </w:rPr>
            </w:pPr>
            <w:del w:id="10516" w:author="Utente" w:date="2017-06-25T10:55:00Z">
              <w:r w:rsidRPr="00B80B78" w:rsidDel="00C237D2">
                <w:rPr>
                  <w:rFonts w:ascii="Arial" w:eastAsia="Calibri" w:hAnsi="Arial" w:cs="Arial"/>
                </w:rPr>
                <w:delText>3625561</w:delText>
              </w:r>
            </w:del>
            <w:ins w:id="10517" w:author="Utente" w:date="2017-06-25T10:55:00Z">
              <w:r w:rsidRPr="00B80B78">
                <w:rPr>
                  <w:rFonts w:ascii="Arial" w:eastAsia="Calibri" w:hAnsi="Arial" w:cs="Arial"/>
                </w:rPr>
                <w:t>false</w:t>
              </w:r>
            </w:ins>
          </w:p>
        </w:tc>
      </w:tr>
      <w:tr w:rsidR="00C237D2" w:rsidRPr="00B80B78" w14:paraId="3372F15B"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CF147B" w14:textId="77777777" w:rsidR="00C237D2" w:rsidRPr="00B80B78" w:rsidRDefault="00C237D2">
            <w:pPr>
              <w:rPr>
                <w:rFonts w:ascii="Arial" w:hAnsi="Arial" w:cs="Arial"/>
              </w:rPr>
            </w:pPr>
            <w:r w:rsidRPr="00B80B78">
              <w:rPr>
                <w:rFonts w:ascii="Arial" w:eastAsia="Calibri" w:hAnsi="Arial" w:cs="Arial"/>
              </w:rPr>
              <w:t>F</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517E5C" w14:textId="77777777" w:rsidR="00C237D2" w:rsidRPr="00B80B78" w:rsidRDefault="00C237D2">
            <w:pPr>
              <w:rPr>
                <w:rFonts w:ascii="Arial" w:hAnsi="Arial" w:cs="Arial"/>
              </w:rPr>
            </w:pPr>
            <w:r w:rsidRPr="00B80B78">
              <w:rPr>
                <w:rFonts w:ascii="Arial" w:eastAsia="Calibri" w:hAnsi="Arial" w:cs="Arial"/>
              </w:rPr>
              <w:t>Y_GE65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697ACB" w14:textId="7B0300EB" w:rsidR="00C237D2" w:rsidRPr="00B80B78" w:rsidRDefault="00C237D2">
            <w:pPr>
              <w:rPr>
                <w:rFonts w:ascii="Arial" w:hAnsi="Arial" w:cs="Arial"/>
              </w:rPr>
            </w:pPr>
            <w:ins w:id="10518" w:author="Utente" w:date="2017-06-25T10:54:00Z">
              <w:r w:rsidRPr="00B80B78">
                <w:rPr>
                  <w:rFonts w:ascii="Arial" w:eastAsia="Calibri" w:hAnsi="Arial" w:cs="Arial"/>
                </w:rPr>
                <w:t>UK</w:t>
              </w:r>
            </w:ins>
            <w:del w:id="10519" w:author="Utente" w:date="2017-06-25T10:54:00Z">
              <w:r w:rsidRPr="00B80B78" w:rsidDel="00371E32">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98A2C0" w14:textId="77777777" w:rsidR="00C237D2" w:rsidRPr="00B80B78" w:rsidRDefault="00C237D2">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A873E6" w14:textId="32691153" w:rsidR="00C237D2" w:rsidRPr="00B80B78" w:rsidRDefault="00C237D2">
            <w:pPr>
              <w:rPr>
                <w:rFonts w:ascii="Arial" w:hAnsi="Arial" w:cs="Arial"/>
              </w:rPr>
            </w:pPr>
            <w:ins w:id="10520" w:author="Utente" w:date="2017-06-25T10:55:00Z">
              <w:r w:rsidRPr="00B80B78">
                <w:rPr>
                  <w:rFonts w:ascii="Arial" w:eastAsia="Calibri" w:hAnsi="Arial" w:cs="Arial"/>
                </w:rPr>
                <w:t>true</w:t>
              </w:r>
            </w:ins>
            <w:del w:id="10521" w:author="Utente" w:date="2017-06-25T10:55:00Z">
              <w:r w:rsidRPr="00B80B78" w:rsidDel="00EE6FEB">
                <w:rPr>
                  <w:rFonts w:ascii="Arial" w:eastAsia="Calibri" w:hAnsi="Arial" w:cs="Arial"/>
                </w:rPr>
                <w:delText>1121001</w:delText>
              </w:r>
            </w:del>
          </w:p>
        </w:tc>
      </w:tr>
      <w:tr w:rsidR="00C237D2" w:rsidRPr="00B80B78" w:rsidDel="00C237D2" w14:paraId="4F66D387" w14:textId="2DCD8BD0" w:rsidTr="00AC6139">
        <w:trPr>
          <w:del w:id="10522" w:author="Utente" w:date="2017-06-25T10:55: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A20FBE" w14:textId="2899FA95" w:rsidR="00C237D2" w:rsidRPr="00B80B78" w:rsidDel="00C237D2" w:rsidRDefault="00C237D2">
            <w:pPr>
              <w:rPr>
                <w:del w:id="10523" w:author="Utente" w:date="2017-06-25T10:55:00Z"/>
                <w:rFonts w:ascii="Arial" w:hAnsi="Arial" w:cs="Arial"/>
              </w:rPr>
            </w:pPr>
            <w:del w:id="10524" w:author="Utente" w:date="2017-06-25T10:55:00Z">
              <w:r w:rsidRPr="00B80B78" w:rsidDel="00C237D2">
                <w:rPr>
                  <w:rFonts w:ascii="Arial" w:eastAsia="Calibri" w:hAnsi="Arial" w:cs="Arial"/>
                </w:rPr>
                <w:delText>M</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42C423" w14:textId="42FF2BB3" w:rsidR="00C237D2" w:rsidRPr="00B80B78" w:rsidDel="00C237D2" w:rsidRDefault="00C237D2">
            <w:pPr>
              <w:rPr>
                <w:del w:id="10525" w:author="Utente" w:date="2017-06-25T10:55:00Z"/>
                <w:rFonts w:ascii="Arial" w:hAnsi="Arial" w:cs="Arial"/>
              </w:rPr>
            </w:pPr>
            <w:del w:id="10526" w:author="Utente" w:date="2017-06-25T10:55:00Z">
              <w:r w:rsidRPr="00B80B78" w:rsidDel="00C237D2">
                <w:rPr>
                  <w:rFonts w:ascii="Arial" w:eastAsia="Calibri" w:hAnsi="Arial" w:cs="Arial"/>
                </w:rPr>
                <w:delText>Y_LT15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6B63EE" w14:textId="6CAAA72A" w:rsidR="00C237D2" w:rsidRPr="00B80B78" w:rsidDel="00C237D2" w:rsidRDefault="00C237D2">
            <w:pPr>
              <w:rPr>
                <w:del w:id="10527" w:author="Utente" w:date="2017-06-25T10:55:00Z"/>
                <w:rFonts w:ascii="Arial" w:hAnsi="Arial" w:cs="Arial"/>
              </w:rPr>
            </w:pPr>
            <w:del w:id="10528" w:author="Utente" w:date="2017-06-25T10:55: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E58CFC" w14:textId="3576EB08" w:rsidR="00C237D2" w:rsidRPr="00B80B78" w:rsidDel="00C237D2" w:rsidRDefault="00C237D2">
            <w:pPr>
              <w:rPr>
                <w:del w:id="10529" w:author="Utente" w:date="2017-06-25T10:55:00Z"/>
                <w:rFonts w:ascii="Arial" w:hAnsi="Arial" w:cs="Arial"/>
              </w:rPr>
            </w:pPr>
            <w:del w:id="10530" w:author="Utente" w:date="2017-06-25T10:55: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5E6C1F" w14:textId="1CEF9255" w:rsidR="00C237D2" w:rsidRPr="00B80B78" w:rsidDel="00C237D2" w:rsidRDefault="00C237D2">
            <w:pPr>
              <w:rPr>
                <w:del w:id="10531" w:author="Utente" w:date="2017-06-25T10:55:00Z"/>
                <w:rFonts w:ascii="Arial" w:hAnsi="Arial" w:cs="Arial"/>
              </w:rPr>
            </w:pPr>
            <w:del w:id="10532" w:author="Utente" w:date="2017-06-25T10:55:00Z">
              <w:r w:rsidRPr="00B80B78" w:rsidDel="00C237D2">
                <w:rPr>
                  <w:rFonts w:ascii="Arial" w:eastAsia="Calibri" w:hAnsi="Arial" w:cs="Arial"/>
                </w:rPr>
                <w:delText>5757444</w:delText>
              </w:r>
            </w:del>
          </w:p>
        </w:tc>
      </w:tr>
      <w:tr w:rsidR="00C237D2" w:rsidRPr="00B80B78" w:rsidDel="00C237D2" w14:paraId="0DCF2024" w14:textId="2C9B835A" w:rsidTr="00AC6139">
        <w:trPr>
          <w:del w:id="10533" w:author="Utente" w:date="2017-06-25T10:55: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CDBBF5" w14:textId="6E7A2DD8" w:rsidR="00C237D2" w:rsidRPr="00B80B78" w:rsidDel="00C237D2" w:rsidRDefault="00C237D2">
            <w:pPr>
              <w:rPr>
                <w:del w:id="10534" w:author="Utente" w:date="2017-06-25T10:55:00Z"/>
                <w:rFonts w:ascii="Arial" w:hAnsi="Arial" w:cs="Arial"/>
              </w:rPr>
            </w:pPr>
            <w:del w:id="10535" w:author="Utente" w:date="2017-06-25T10:55:00Z">
              <w:r w:rsidRPr="00B80B78" w:rsidDel="00C237D2">
                <w:rPr>
                  <w:rFonts w:ascii="Arial" w:eastAsia="Calibri" w:hAnsi="Arial" w:cs="Arial"/>
                </w:rPr>
                <w:delText>M</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B07EA6" w14:textId="3A93D50B" w:rsidR="00C237D2" w:rsidRPr="00B80B78" w:rsidDel="00C237D2" w:rsidRDefault="00C237D2">
            <w:pPr>
              <w:rPr>
                <w:del w:id="10536" w:author="Utente" w:date="2017-06-25T10:55:00Z"/>
                <w:rFonts w:ascii="Arial" w:hAnsi="Arial" w:cs="Arial"/>
              </w:rPr>
            </w:pPr>
            <w:del w:id="10537" w:author="Utente" w:date="2017-06-25T10:55:00Z">
              <w:r w:rsidRPr="00B80B78" w:rsidDel="00C237D2">
                <w:rPr>
                  <w:rFonts w:ascii="Arial" w:eastAsia="Calibri" w:hAnsi="Arial" w:cs="Arial"/>
                </w:rPr>
                <w:delText>Y15-64</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F75536" w14:textId="21BE3903" w:rsidR="00C237D2" w:rsidRPr="00B80B78" w:rsidDel="00C237D2" w:rsidRDefault="00C237D2">
            <w:pPr>
              <w:rPr>
                <w:del w:id="10538" w:author="Utente" w:date="2017-06-25T10:55:00Z"/>
                <w:rFonts w:ascii="Arial" w:hAnsi="Arial" w:cs="Arial"/>
              </w:rPr>
            </w:pPr>
            <w:del w:id="10539" w:author="Utente" w:date="2017-06-25T10:55: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8CC738" w14:textId="5D527DEB" w:rsidR="00C237D2" w:rsidRPr="00B80B78" w:rsidDel="00C237D2" w:rsidRDefault="00C237D2">
            <w:pPr>
              <w:rPr>
                <w:del w:id="10540" w:author="Utente" w:date="2017-06-25T10:55:00Z"/>
                <w:rFonts w:ascii="Arial" w:hAnsi="Arial" w:cs="Arial"/>
              </w:rPr>
            </w:pPr>
            <w:del w:id="10541" w:author="Utente" w:date="2017-06-25T10:55: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C37793" w14:textId="0CE79DC0" w:rsidR="00C237D2" w:rsidRPr="00B80B78" w:rsidDel="00C237D2" w:rsidRDefault="00C237D2">
            <w:pPr>
              <w:rPr>
                <w:del w:id="10542" w:author="Utente" w:date="2017-06-25T10:55:00Z"/>
                <w:rFonts w:ascii="Arial" w:hAnsi="Arial" w:cs="Arial"/>
              </w:rPr>
            </w:pPr>
            <w:del w:id="10543" w:author="Utente" w:date="2017-06-25T10:55:00Z">
              <w:r w:rsidRPr="00B80B78" w:rsidDel="00C237D2">
                <w:rPr>
                  <w:rFonts w:ascii="Arial" w:eastAsia="Calibri" w:hAnsi="Arial" w:cs="Arial"/>
                </w:rPr>
                <w:delText>20748657</w:delText>
              </w:r>
            </w:del>
          </w:p>
        </w:tc>
      </w:tr>
      <w:tr w:rsidR="00C237D2" w:rsidRPr="00B80B78" w:rsidDel="00C237D2" w14:paraId="606C3255" w14:textId="23F22471" w:rsidTr="00AC6139">
        <w:trPr>
          <w:del w:id="10544" w:author="Utente" w:date="2017-06-25T10:55: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10C178" w14:textId="6C78D2C5" w:rsidR="00C237D2" w:rsidRPr="00B80B78" w:rsidDel="00C237D2" w:rsidRDefault="00C237D2">
            <w:pPr>
              <w:rPr>
                <w:del w:id="10545" w:author="Utente" w:date="2017-06-25T10:55:00Z"/>
                <w:rFonts w:ascii="Arial" w:hAnsi="Arial" w:cs="Arial"/>
              </w:rPr>
            </w:pPr>
            <w:del w:id="10546" w:author="Utente" w:date="2017-06-25T10:55:00Z">
              <w:r w:rsidRPr="00B80B78" w:rsidDel="00C237D2">
                <w:rPr>
                  <w:rFonts w:ascii="Arial" w:eastAsia="Calibri" w:hAnsi="Arial" w:cs="Arial"/>
                </w:rPr>
                <w:delText>M</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DB01DE" w14:textId="545B94A9" w:rsidR="00C237D2" w:rsidRPr="00B80B78" w:rsidDel="00C237D2" w:rsidRDefault="00C237D2">
            <w:pPr>
              <w:rPr>
                <w:del w:id="10547" w:author="Utente" w:date="2017-06-25T10:55:00Z"/>
                <w:rFonts w:ascii="Arial" w:hAnsi="Arial" w:cs="Arial"/>
              </w:rPr>
            </w:pPr>
            <w:del w:id="10548" w:author="Utente" w:date="2017-06-25T10:55:00Z">
              <w:r w:rsidRPr="00B80B78" w:rsidDel="00C237D2">
                <w:rPr>
                  <w:rFonts w:ascii="Arial" w:eastAsia="Calibri" w:hAnsi="Arial" w:cs="Arial"/>
                </w:rPr>
                <w:delText>Y_GE65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E3835B" w14:textId="65746BFC" w:rsidR="00C237D2" w:rsidRPr="00B80B78" w:rsidDel="00C237D2" w:rsidRDefault="00C237D2">
            <w:pPr>
              <w:rPr>
                <w:del w:id="10549" w:author="Utente" w:date="2017-06-25T10:55:00Z"/>
                <w:rFonts w:ascii="Arial" w:hAnsi="Arial" w:cs="Arial"/>
              </w:rPr>
            </w:pPr>
            <w:del w:id="10550" w:author="Utente" w:date="2017-06-25T10:55: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330E82" w14:textId="75413970" w:rsidR="00C237D2" w:rsidRPr="00B80B78" w:rsidDel="00C237D2" w:rsidRDefault="00C237D2">
            <w:pPr>
              <w:rPr>
                <w:del w:id="10551" w:author="Utente" w:date="2017-06-25T10:55:00Z"/>
                <w:rFonts w:ascii="Arial" w:hAnsi="Arial" w:cs="Arial"/>
              </w:rPr>
            </w:pPr>
            <w:del w:id="10552" w:author="Utente" w:date="2017-06-25T10:55: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C03989" w14:textId="1CF5FCDB" w:rsidR="00C237D2" w:rsidRPr="00B80B78" w:rsidDel="00C237D2" w:rsidRDefault="00C237D2">
            <w:pPr>
              <w:rPr>
                <w:del w:id="10553" w:author="Utente" w:date="2017-06-25T10:55:00Z"/>
                <w:rFonts w:ascii="Arial" w:hAnsi="Arial" w:cs="Arial"/>
              </w:rPr>
            </w:pPr>
            <w:del w:id="10554" w:author="Utente" w:date="2017-06-25T10:55:00Z">
              <w:r w:rsidRPr="00B80B78" w:rsidDel="00C237D2">
                <w:rPr>
                  <w:rFonts w:ascii="Arial" w:eastAsia="Calibri" w:hAnsi="Arial" w:cs="Arial"/>
                </w:rPr>
                <w:delText>4917238</w:delText>
              </w:r>
            </w:del>
          </w:p>
        </w:tc>
      </w:tr>
      <w:tr w:rsidR="00C237D2" w:rsidRPr="00B80B78" w:rsidDel="00C237D2" w14:paraId="5BC9B6A1" w14:textId="6042CA00" w:rsidTr="00AC6139">
        <w:trPr>
          <w:del w:id="10555" w:author="Utente" w:date="2017-06-25T10:55: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D3C07F" w14:textId="396BB39F" w:rsidR="00C237D2" w:rsidRPr="00B80B78" w:rsidDel="00C237D2" w:rsidRDefault="00C237D2">
            <w:pPr>
              <w:rPr>
                <w:del w:id="10556" w:author="Utente" w:date="2017-06-25T10:55:00Z"/>
                <w:rFonts w:ascii="Arial" w:hAnsi="Arial" w:cs="Arial"/>
              </w:rPr>
            </w:pPr>
            <w:del w:id="10557" w:author="Utente" w:date="2017-06-25T10:55:00Z">
              <w:r w:rsidRPr="00B80B78" w:rsidDel="00C237D2">
                <w:rPr>
                  <w:rFonts w:ascii="Arial" w:eastAsia="Calibri" w:hAnsi="Arial" w:cs="Arial"/>
                </w:rPr>
                <w:delText>F</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8C84E8" w14:textId="1028BA9E" w:rsidR="00C237D2" w:rsidRPr="00B80B78" w:rsidDel="00C237D2" w:rsidRDefault="00C237D2">
            <w:pPr>
              <w:rPr>
                <w:del w:id="10558" w:author="Utente" w:date="2017-06-25T10:55:00Z"/>
                <w:rFonts w:ascii="Arial" w:hAnsi="Arial" w:cs="Arial"/>
              </w:rPr>
            </w:pPr>
            <w:del w:id="10559" w:author="Utente" w:date="2017-06-25T10:55:00Z">
              <w:r w:rsidRPr="00B80B78" w:rsidDel="00C237D2">
                <w:rPr>
                  <w:rFonts w:ascii="Arial" w:eastAsia="Calibri" w:hAnsi="Arial" w:cs="Arial"/>
                </w:rPr>
                <w:delText>Y_LT15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D377AB" w14:textId="67FF29DE" w:rsidR="00C237D2" w:rsidRPr="00B80B78" w:rsidDel="00C237D2" w:rsidRDefault="00C237D2">
            <w:pPr>
              <w:rPr>
                <w:del w:id="10560" w:author="Utente" w:date="2017-06-25T10:55:00Z"/>
                <w:rFonts w:ascii="Arial" w:hAnsi="Arial" w:cs="Arial"/>
              </w:rPr>
            </w:pPr>
            <w:del w:id="10561" w:author="Utente" w:date="2017-06-25T10:55: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A2CE96" w14:textId="775D3120" w:rsidR="00C237D2" w:rsidRPr="00B80B78" w:rsidDel="00C237D2" w:rsidRDefault="00C237D2">
            <w:pPr>
              <w:rPr>
                <w:del w:id="10562" w:author="Utente" w:date="2017-06-25T10:55:00Z"/>
                <w:rFonts w:ascii="Arial" w:hAnsi="Arial" w:cs="Arial"/>
              </w:rPr>
            </w:pPr>
            <w:del w:id="10563" w:author="Utente" w:date="2017-06-25T10:55: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DC26D0" w14:textId="272F6502" w:rsidR="00C237D2" w:rsidRPr="00B80B78" w:rsidDel="00C237D2" w:rsidRDefault="00C237D2">
            <w:pPr>
              <w:rPr>
                <w:del w:id="10564" w:author="Utente" w:date="2017-06-25T10:55:00Z"/>
                <w:rFonts w:ascii="Arial" w:hAnsi="Arial" w:cs="Arial"/>
              </w:rPr>
            </w:pPr>
            <w:del w:id="10565" w:author="Utente" w:date="2017-06-25T10:55:00Z">
              <w:r w:rsidRPr="00B80B78" w:rsidDel="00C237D2">
                <w:rPr>
                  <w:rFonts w:ascii="Arial" w:eastAsia="Calibri" w:hAnsi="Arial" w:cs="Arial"/>
                </w:rPr>
                <w:delText>5488356</w:delText>
              </w:r>
            </w:del>
          </w:p>
        </w:tc>
      </w:tr>
      <w:tr w:rsidR="00C237D2" w:rsidRPr="00B80B78" w:rsidDel="00C237D2" w14:paraId="67B201DC" w14:textId="7CE49CCD" w:rsidTr="00AC6139">
        <w:trPr>
          <w:del w:id="10566" w:author="Utente" w:date="2017-06-25T10:55: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7019C0" w14:textId="75DBFC82" w:rsidR="00C237D2" w:rsidRPr="00B80B78" w:rsidDel="00C237D2" w:rsidRDefault="00C237D2">
            <w:pPr>
              <w:rPr>
                <w:del w:id="10567" w:author="Utente" w:date="2017-06-25T10:55:00Z"/>
                <w:rFonts w:ascii="Arial" w:hAnsi="Arial" w:cs="Arial"/>
              </w:rPr>
            </w:pPr>
            <w:del w:id="10568" w:author="Utente" w:date="2017-06-25T10:55:00Z">
              <w:r w:rsidRPr="00B80B78" w:rsidDel="00C237D2">
                <w:rPr>
                  <w:rFonts w:ascii="Arial" w:eastAsia="Calibri" w:hAnsi="Arial" w:cs="Arial"/>
                </w:rPr>
                <w:delText>F</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98BDBB" w14:textId="3E895D5D" w:rsidR="00C237D2" w:rsidRPr="00B80B78" w:rsidDel="00C237D2" w:rsidRDefault="00C237D2">
            <w:pPr>
              <w:rPr>
                <w:del w:id="10569" w:author="Utente" w:date="2017-06-25T10:55:00Z"/>
                <w:rFonts w:ascii="Arial" w:hAnsi="Arial" w:cs="Arial"/>
              </w:rPr>
            </w:pPr>
            <w:del w:id="10570" w:author="Utente" w:date="2017-06-25T10:55:00Z">
              <w:r w:rsidRPr="00B80B78" w:rsidDel="00C237D2">
                <w:rPr>
                  <w:rFonts w:ascii="Arial" w:eastAsia="Calibri" w:hAnsi="Arial" w:cs="Arial"/>
                </w:rPr>
                <w:delText>Y15-64</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B386BF" w14:textId="546F7357" w:rsidR="00C237D2" w:rsidRPr="00B80B78" w:rsidDel="00C237D2" w:rsidRDefault="00C237D2">
            <w:pPr>
              <w:rPr>
                <w:del w:id="10571" w:author="Utente" w:date="2017-06-25T10:55:00Z"/>
                <w:rFonts w:ascii="Arial" w:hAnsi="Arial" w:cs="Arial"/>
              </w:rPr>
            </w:pPr>
            <w:del w:id="10572" w:author="Utente" w:date="2017-06-25T10:55: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454919" w14:textId="2B520C94" w:rsidR="00C237D2" w:rsidRPr="00B80B78" w:rsidDel="00C237D2" w:rsidRDefault="00C237D2">
            <w:pPr>
              <w:rPr>
                <w:del w:id="10573" w:author="Utente" w:date="2017-06-25T10:55:00Z"/>
                <w:rFonts w:ascii="Arial" w:hAnsi="Arial" w:cs="Arial"/>
              </w:rPr>
            </w:pPr>
            <w:del w:id="10574" w:author="Utente" w:date="2017-06-25T10:55: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11F35D" w14:textId="338B2A5A" w:rsidR="00C237D2" w:rsidRPr="00B80B78" w:rsidDel="00C237D2" w:rsidRDefault="00C237D2">
            <w:pPr>
              <w:rPr>
                <w:del w:id="10575" w:author="Utente" w:date="2017-06-25T10:55:00Z"/>
                <w:rFonts w:ascii="Arial" w:hAnsi="Arial" w:cs="Arial"/>
              </w:rPr>
            </w:pPr>
            <w:del w:id="10576" w:author="Utente" w:date="2017-06-25T10:55:00Z">
              <w:r w:rsidRPr="00B80B78" w:rsidDel="00C237D2">
                <w:rPr>
                  <w:rFonts w:ascii="Arial" w:eastAsia="Calibri" w:hAnsi="Arial" w:cs="Arial"/>
                </w:rPr>
                <w:delText>20915924</w:delText>
              </w:r>
            </w:del>
          </w:p>
        </w:tc>
      </w:tr>
      <w:tr w:rsidR="00C237D2" w:rsidRPr="00B80B78" w:rsidDel="00C237D2" w14:paraId="65E0C971" w14:textId="3AAEC949" w:rsidTr="00AC6139">
        <w:trPr>
          <w:del w:id="10577" w:author="Utente" w:date="2017-06-25T10:55: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FE5546" w14:textId="32D20949" w:rsidR="00C237D2" w:rsidRPr="00B80B78" w:rsidDel="00C237D2" w:rsidRDefault="00C237D2">
            <w:pPr>
              <w:rPr>
                <w:del w:id="10578" w:author="Utente" w:date="2017-06-25T10:55:00Z"/>
                <w:rFonts w:ascii="Arial" w:hAnsi="Arial" w:cs="Arial"/>
              </w:rPr>
            </w:pPr>
            <w:del w:id="10579" w:author="Utente" w:date="2017-06-25T10:55:00Z">
              <w:r w:rsidRPr="00B80B78" w:rsidDel="00C237D2">
                <w:rPr>
                  <w:rFonts w:ascii="Arial" w:eastAsia="Calibri" w:hAnsi="Arial" w:cs="Arial"/>
                </w:rPr>
                <w:delText>F</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1A3E09" w14:textId="260A5379" w:rsidR="00C237D2" w:rsidRPr="00B80B78" w:rsidDel="00C237D2" w:rsidRDefault="00C237D2">
            <w:pPr>
              <w:rPr>
                <w:del w:id="10580" w:author="Utente" w:date="2017-06-25T10:55:00Z"/>
                <w:rFonts w:ascii="Arial" w:hAnsi="Arial" w:cs="Arial"/>
              </w:rPr>
            </w:pPr>
            <w:del w:id="10581" w:author="Utente" w:date="2017-06-25T10:55:00Z">
              <w:r w:rsidRPr="00B80B78" w:rsidDel="00C237D2">
                <w:rPr>
                  <w:rFonts w:ascii="Arial" w:eastAsia="Calibri" w:hAnsi="Arial" w:cs="Arial"/>
                </w:rPr>
                <w:delText>Y_GE65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CAD6C8" w14:textId="7381DDCB" w:rsidR="00C237D2" w:rsidRPr="00B80B78" w:rsidDel="00C237D2" w:rsidRDefault="00C237D2">
            <w:pPr>
              <w:rPr>
                <w:del w:id="10582" w:author="Utente" w:date="2017-06-25T10:55:00Z"/>
                <w:rFonts w:ascii="Arial" w:hAnsi="Arial" w:cs="Arial"/>
              </w:rPr>
            </w:pPr>
            <w:del w:id="10583" w:author="Utente" w:date="2017-06-25T10:55: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9E85A2" w14:textId="60EA1529" w:rsidR="00C237D2" w:rsidRPr="00B80B78" w:rsidDel="00C237D2" w:rsidRDefault="00C237D2">
            <w:pPr>
              <w:rPr>
                <w:del w:id="10584" w:author="Utente" w:date="2017-06-25T10:55:00Z"/>
                <w:rFonts w:ascii="Arial" w:hAnsi="Arial" w:cs="Arial"/>
              </w:rPr>
            </w:pPr>
            <w:del w:id="10585" w:author="Utente" w:date="2017-06-25T10:55: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795C8F" w14:textId="57E65745" w:rsidR="00C237D2" w:rsidRPr="00B80B78" w:rsidDel="00C237D2" w:rsidRDefault="00C237D2">
            <w:pPr>
              <w:rPr>
                <w:del w:id="10586" w:author="Utente" w:date="2017-06-25T10:55:00Z"/>
                <w:rFonts w:ascii="Arial" w:hAnsi="Arial" w:cs="Arial"/>
              </w:rPr>
            </w:pPr>
            <w:del w:id="10587" w:author="Utente" w:date="2017-06-25T10:55:00Z">
              <w:r w:rsidRPr="00B80B78" w:rsidDel="00C237D2">
                <w:rPr>
                  <w:rFonts w:ascii="Arial" w:eastAsia="Calibri" w:hAnsi="Arial" w:cs="Arial"/>
                </w:rPr>
                <w:delText>6068452</w:delText>
              </w:r>
            </w:del>
          </w:p>
        </w:tc>
      </w:tr>
    </w:tbl>
    <w:p w14:paraId="7B9CD8AD" w14:textId="5E6CB97A" w:rsidR="005A2227" w:rsidDel="006619C5" w:rsidRDefault="005A2227">
      <w:pPr>
        <w:rPr>
          <w:del w:id="10588" w:author="Utente" w:date="2017-06-25T10:55:00Z"/>
        </w:rPr>
      </w:pPr>
    </w:p>
    <w:p w14:paraId="3CDC06FC" w14:textId="77777777" w:rsidR="006619C5" w:rsidRDefault="006619C5">
      <w:pPr>
        <w:rPr>
          <w:ins w:id="10589" w:author="Utente" w:date="2017-06-27T18:22:00Z"/>
        </w:rPr>
      </w:pPr>
    </w:p>
    <w:p w14:paraId="4B3162E0" w14:textId="7A40C3FB" w:rsidR="005A2227" w:rsidRPr="00B80B78" w:rsidRDefault="00C237D2">
      <w:pPr>
        <w:rPr>
          <w:rFonts w:ascii="Arial" w:hAnsi="Arial" w:cs="Arial"/>
        </w:rPr>
      </w:pPr>
      <w:ins w:id="10590" w:author="Utente" w:date="2017-06-25T10:55:00Z">
        <w:r w:rsidRPr="00871D7C">
          <w:rPr>
            <w:rFonts w:ascii="Cambria" w:eastAsia="Calibri" w:hAnsi="Cambria" w:cs="Calibri"/>
            <w:i/>
          </w:rPr>
          <w:t>Example</w:t>
        </w:r>
      </w:ins>
      <w:ins w:id="10591" w:author="Utente" w:date="2017-06-27T18:04:00Z">
        <w:r w:rsidR="00AC6139">
          <w:rPr>
            <w:rFonts w:ascii="Cambria" w:eastAsia="Calibri" w:hAnsi="Cambria" w:cs="Calibri"/>
            <w:i/>
          </w:rPr>
          <w:t xml:space="preserve"> </w:t>
        </w:r>
      </w:ins>
      <w:ins w:id="10592" w:author="Utente" w:date="2017-06-25T10:55:00Z">
        <w:r w:rsidRPr="00871D7C">
          <w:rPr>
            <w:rFonts w:ascii="Cambria" w:eastAsia="Calibri" w:hAnsi="Cambria" w:cs="Calibri"/>
            <w:i/>
          </w:rPr>
          <w:t>1</w:t>
        </w:r>
        <w:r>
          <w:rPr>
            <w:rFonts w:ascii="Cambria" w:eastAsia="Calibri" w:hAnsi="Cambria" w:cs="Calibri"/>
          </w:rPr>
          <w:t>:</w:t>
        </w:r>
        <w:r>
          <w:rPr>
            <w:rFonts w:ascii="Cambria" w:eastAsia="Calibri" w:hAnsi="Cambria" w:cs="Calibri"/>
          </w:rPr>
          <w:tab/>
        </w:r>
        <w:r w:rsidRPr="00B80B78">
          <w:rPr>
            <w:rFonts w:ascii="Arial" w:eastAsia="Calibri" w:hAnsi="Arial" w:cs="Arial"/>
          </w:rPr>
          <w:t xml:space="preserve">DS_r:= </w:t>
        </w:r>
        <w:r w:rsidRPr="00B80B78">
          <w:rPr>
            <w:rFonts w:ascii="Arial" w:eastAsia="Calibri" w:hAnsi="Arial" w:cs="Arial"/>
            <w:b/>
          </w:rPr>
          <w:t>not</w:t>
        </w:r>
        <w:r w:rsidRPr="00B80B78">
          <w:rPr>
            <w:rFonts w:ascii="Arial" w:eastAsia="Calibri" w:hAnsi="Arial" w:cs="Arial"/>
          </w:rPr>
          <w:t xml:space="preserve"> DS_1</w:t>
        </w:r>
      </w:ins>
    </w:p>
    <w:tbl>
      <w:tblPr>
        <w:tblW w:w="603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54"/>
        <w:gridCol w:w="982"/>
        <w:gridCol w:w="992"/>
        <w:gridCol w:w="1021"/>
        <w:gridCol w:w="2085"/>
      </w:tblGrid>
      <w:tr w:rsidR="005A2227" w:rsidRPr="00B80B78" w14:paraId="7EF63DFD" w14:textId="77777777" w:rsidTr="00C237D2">
        <w:tc>
          <w:tcPr>
            <w:tcW w:w="603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0AB194C" w14:textId="79C92D57" w:rsidR="005A2227" w:rsidRPr="00B80B78" w:rsidRDefault="0097053A">
            <w:pPr>
              <w:rPr>
                <w:rFonts w:ascii="Arial" w:hAnsi="Arial" w:cs="Arial"/>
              </w:rPr>
            </w:pPr>
            <w:del w:id="10593" w:author="Utente" w:date="2017-06-25T10:55:00Z">
              <w:r w:rsidRPr="00B80B78" w:rsidDel="00C237D2">
                <w:rPr>
                  <w:rFonts w:ascii="Arial" w:eastAsia="Calibri" w:hAnsi="Arial" w:cs="Arial"/>
                </w:rPr>
                <w:delText>ds_r</w:delText>
              </w:r>
            </w:del>
            <w:ins w:id="10594" w:author="Utente" w:date="2017-06-25T10:55:00Z">
              <w:r w:rsidR="00C237D2" w:rsidRPr="00B80B78">
                <w:rPr>
                  <w:rFonts w:ascii="Arial" w:eastAsia="Calibri" w:hAnsi="Arial" w:cs="Arial"/>
                </w:rPr>
                <w:t>DS_r</w:t>
              </w:r>
            </w:ins>
          </w:p>
        </w:tc>
      </w:tr>
      <w:tr w:rsidR="005A2227" w:rsidRPr="00B80B78" w14:paraId="741D72AD" w14:textId="77777777" w:rsidTr="006619C5">
        <w:tc>
          <w:tcPr>
            <w:tcW w:w="1058"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47B51AC1" w14:textId="58FDA127" w:rsidR="005A2227" w:rsidRPr="00B80B78" w:rsidRDefault="0097053A">
            <w:pPr>
              <w:rPr>
                <w:rFonts w:ascii="Arial" w:hAnsi="Arial" w:cs="Arial"/>
              </w:rPr>
            </w:pPr>
            <w:del w:id="10595" w:author="Utente" w:date="2017-06-25T10:55:00Z">
              <w:r w:rsidRPr="00B80B78" w:rsidDel="00C237D2">
                <w:rPr>
                  <w:rFonts w:ascii="Arial" w:eastAsia="Calibri" w:hAnsi="Arial" w:cs="Arial"/>
                  <w:b/>
                </w:rPr>
                <w:delText>SEX</w:delText>
              </w:r>
            </w:del>
            <w:ins w:id="10596" w:author="Utente" w:date="2017-06-25T10:55:00Z">
              <w:r w:rsidR="00C237D2" w:rsidRPr="00B80B78">
                <w:rPr>
                  <w:rFonts w:ascii="Arial" w:eastAsia="Calibri" w:hAnsi="Arial" w:cs="Arial"/>
                  <w:b/>
                </w:rPr>
                <w:t>Id_1</w:t>
              </w:r>
            </w:ins>
          </w:p>
        </w:tc>
        <w:tc>
          <w:tcPr>
            <w:tcW w:w="1069"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9D04418" w14:textId="51B4C9FF" w:rsidR="005A2227" w:rsidRPr="00B80B78" w:rsidRDefault="0097053A">
            <w:pPr>
              <w:rPr>
                <w:rFonts w:ascii="Arial" w:hAnsi="Arial" w:cs="Arial"/>
              </w:rPr>
            </w:pPr>
            <w:del w:id="10597" w:author="Utente" w:date="2017-06-25T10:55:00Z">
              <w:r w:rsidRPr="00B80B78" w:rsidDel="00C237D2">
                <w:rPr>
                  <w:rFonts w:ascii="Arial" w:eastAsia="Calibri" w:hAnsi="Arial" w:cs="Arial"/>
                  <w:b/>
                </w:rPr>
                <w:delText>AGE</w:delText>
              </w:r>
            </w:del>
            <w:ins w:id="10598" w:author="Utente" w:date="2017-06-25T10:55:00Z">
              <w:r w:rsidR="00C237D2" w:rsidRPr="00B80B78">
                <w:rPr>
                  <w:rFonts w:ascii="Arial" w:eastAsia="Calibri" w:hAnsi="Arial" w:cs="Arial"/>
                  <w:b/>
                </w:rPr>
                <w:t>Id_2</w:t>
              </w:r>
            </w:ins>
          </w:p>
        </w:tc>
        <w:tc>
          <w:tcPr>
            <w:tcW w:w="1072"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5D1085D" w14:textId="31C15D49" w:rsidR="005A2227" w:rsidRPr="00B80B78" w:rsidRDefault="0097053A">
            <w:pPr>
              <w:rPr>
                <w:rFonts w:ascii="Arial" w:hAnsi="Arial" w:cs="Arial"/>
              </w:rPr>
            </w:pPr>
            <w:del w:id="10599" w:author="Utente" w:date="2017-06-25T10:55:00Z">
              <w:r w:rsidRPr="00B80B78" w:rsidDel="00C237D2">
                <w:rPr>
                  <w:rFonts w:ascii="Arial" w:eastAsia="Calibri" w:hAnsi="Arial" w:cs="Arial"/>
                  <w:b/>
                </w:rPr>
                <w:delText>GEO</w:delText>
              </w:r>
            </w:del>
            <w:ins w:id="10600" w:author="Utente" w:date="2017-06-25T10:55:00Z">
              <w:r w:rsidR="00C237D2" w:rsidRPr="00B80B78">
                <w:rPr>
                  <w:rFonts w:ascii="Arial" w:eastAsia="Calibri" w:hAnsi="Arial" w:cs="Arial"/>
                  <w:b/>
                </w:rPr>
                <w:t>Id_3</w:t>
              </w:r>
            </w:ins>
          </w:p>
        </w:tc>
        <w:tc>
          <w:tcPr>
            <w:tcW w:w="108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F3AA1BE" w14:textId="5CFC5BEC" w:rsidR="005A2227" w:rsidRPr="00B80B78" w:rsidRDefault="0097053A">
            <w:pPr>
              <w:rPr>
                <w:rFonts w:ascii="Arial" w:hAnsi="Arial" w:cs="Arial"/>
              </w:rPr>
            </w:pPr>
            <w:del w:id="10601" w:author="Utente" w:date="2017-06-25T10:55:00Z">
              <w:r w:rsidRPr="00B80B78" w:rsidDel="00C237D2">
                <w:rPr>
                  <w:rFonts w:ascii="Arial" w:eastAsia="Calibri" w:hAnsi="Arial" w:cs="Arial"/>
                  <w:b/>
                </w:rPr>
                <w:delText>TIME</w:delText>
              </w:r>
            </w:del>
            <w:ins w:id="10602" w:author="Utente" w:date="2017-06-25T10:55:00Z">
              <w:r w:rsidR="00C237D2" w:rsidRPr="00B80B78">
                <w:rPr>
                  <w:rFonts w:ascii="Arial" w:eastAsia="Calibri" w:hAnsi="Arial" w:cs="Arial"/>
                  <w:b/>
                </w:rPr>
                <w:t>Id_4</w:t>
              </w:r>
            </w:ins>
          </w:p>
        </w:tc>
        <w:tc>
          <w:tcPr>
            <w:tcW w:w="175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575BB436" w14:textId="1168D26D" w:rsidR="005A2227" w:rsidRPr="00B80B78" w:rsidRDefault="0097053A">
            <w:pPr>
              <w:rPr>
                <w:rFonts w:ascii="Arial" w:hAnsi="Arial" w:cs="Arial"/>
              </w:rPr>
            </w:pPr>
            <w:del w:id="10603" w:author="Utente" w:date="2017-06-25T10:55:00Z">
              <w:r w:rsidRPr="00B80B78" w:rsidDel="00C237D2">
                <w:rPr>
                  <w:rFonts w:ascii="Arial" w:eastAsia="Calibri" w:hAnsi="Arial" w:cs="Arial"/>
                  <w:b/>
                  <w:shd w:val="clear" w:color="auto" w:fill="C6D9F1"/>
                </w:rPr>
                <w:delText>CONDITION</w:delText>
              </w:r>
            </w:del>
            <w:ins w:id="10604" w:author="Utente" w:date="2017-06-27T18:34:00Z">
              <w:r w:rsidR="00DE4FE7">
                <w:rPr>
                  <w:rFonts w:ascii="Arial" w:eastAsia="Calibri" w:hAnsi="Arial" w:cs="Arial"/>
                  <w:b/>
                  <w:shd w:val="clear" w:color="auto" w:fill="C6D9F1"/>
                </w:rPr>
                <w:t>bool_var</w:t>
              </w:r>
            </w:ins>
          </w:p>
        </w:tc>
      </w:tr>
      <w:tr w:rsidR="005A2227" w:rsidRPr="00B80B78" w14:paraId="7B880CC7" w14:textId="77777777" w:rsidTr="006619C5">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C548BE" w14:textId="77777777" w:rsidR="005A2227" w:rsidRPr="00B80B78" w:rsidRDefault="0097053A">
            <w:pPr>
              <w:rPr>
                <w:rFonts w:ascii="Arial" w:hAnsi="Arial" w:cs="Arial"/>
              </w:rPr>
            </w:pPr>
            <w:r w:rsidRPr="00B80B78">
              <w:rPr>
                <w:rFonts w:ascii="Arial" w:eastAsia="Calibri" w:hAnsi="Arial" w:cs="Arial"/>
              </w:rPr>
              <w:t>M</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845819" w14:textId="77777777" w:rsidR="005A2227" w:rsidRPr="00B80B78" w:rsidRDefault="0097053A">
            <w:pPr>
              <w:rPr>
                <w:rFonts w:ascii="Arial" w:hAnsi="Arial" w:cs="Arial"/>
              </w:rPr>
            </w:pPr>
            <w:r w:rsidRPr="00B80B78">
              <w:rPr>
                <w:rFonts w:ascii="Arial" w:eastAsia="Calibri" w:hAnsi="Arial" w:cs="Arial"/>
              </w:rPr>
              <w:t>Y_LT15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347DF6" w14:textId="77777777" w:rsidR="005A2227" w:rsidRPr="00B80B78" w:rsidRDefault="0097053A">
            <w:pPr>
              <w:rPr>
                <w:rFonts w:ascii="Arial" w:hAnsi="Arial" w:cs="Arial"/>
              </w:rPr>
            </w:pPr>
            <w:r w:rsidRPr="00B80B78">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D14020" w14:textId="77777777" w:rsidR="005A2227" w:rsidRPr="00B80B78" w:rsidRDefault="0097053A">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95EBE8" w14:textId="77777777" w:rsidR="005A2227" w:rsidRPr="00B80B78" w:rsidRDefault="0097053A">
            <w:pPr>
              <w:rPr>
                <w:rFonts w:ascii="Arial" w:hAnsi="Arial" w:cs="Arial"/>
              </w:rPr>
            </w:pPr>
            <w:r w:rsidRPr="00B80B78">
              <w:rPr>
                <w:rFonts w:ascii="Arial" w:eastAsia="Calibri" w:hAnsi="Arial" w:cs="Arial"/>
              </w:rPr>
              <w:t>false</w:t>
            </w:r>
          </w:p>
        </w:tc>
      </w:tr>
      <w:tr w:rsidR="005A2227" w:rsidRPr="00B80B78" w14:paraId="7170A7EC" w14:textId="77777777" w:rsidTr="006619C5">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5F24E8" w14:textId="77777777" w:rsidR="005A2227" w:rsidRPr="00B80B78" w:rsidRDefault="0097053A">
            <w:pPr>
              <w:rPr>
                <w:rFonts w:ascii="Arial" w:hAnsi="Arial" w:cs="Arial"/>
              </w:rPr>
            </w:pPr>
            <w:r w:rsidRPr="00B80B78">
              <w:rPr>
                <w:rFonts w:ascii="Arial" w:eastAsia="Calibri" w:hAnsi="Arial" w:cs="Arial"/>
              </w:rPr>
              <w:t>M</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17A070" w14:textId="77777777" w:rsidR="005A2227" w:rsidRPr="00B80B78" w:rsidRDefault="0097053A">
            <w:pPr>
              <w:rPr>
                <w:rFonts w:ascii="Arial" w:hAnsi="Arial" w:cs="Arial"/>
              </w:rPr>
            </w:pPr>
            <w:r w:rsidRPr="00B80B78">
              <w:rPr>
                <w:rFonts w:ascii="Arial" w:eastAsia="Calibri" w:hAnsi="Arial" w:cs="Arial"/>
              </w:rPr>
              <w:t>Y15-64</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72BF74" w14:textId="77777777" w:rsidR="005A2227" w:rsidRPr="00B80B78" w:rsidRDefault="0097053A">
            <w:pPr>
              <w:rPr>
                <w:rFonts w:ascii="Arial" w:hAnsi="Arial" w:cs="Arial"/>
              </w:rPr>
            </w:pPr>
            <w:r w:rsidRPr="00B80B78">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27AC05" w14:textId="77777777" w:rsidR="005A2227" w:rsidRPr="00B80B78" w:rsidRDefault="0097053A">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FEFE5B" w14:textId="5287335A" w:rsidR="005A2227" w:rsidRPr="00B80B78" w:rsidRDefault="0097053A">
            <w:pPr>
              <w:rPr>
                <w:rFonts w:ascii="Arial" w:hAnsi="Arial" w:cs="Arial"/>
              </w:rPr>
            </w:pPr>
            <w:del w:id="10605" w:author="Utente" w:date="2017-06-25T10:56:00Z">
              <w:r w:rsidRPr="00B80B78" w:rsidDel="001B0A6B">
                <w:rPr>
                  <w:rFonts w:ascii="Arial" w:eastAsia="Calibri" w:hAnsi="Arial" w:cs="Arial"/>
                </w:rPr>
                <w:delText>false</w:delText>
              </w:r>
            </w:del>
            <w:ins w:id="10606" w:author="Utente" w:date="2017-06-25T10:56:00Z">
              <w:r w:rsidR="001B0A6B" w:rsidRPr="00B80B78">
                <w:rPr>
                  <w:rFonts w:ascii="Arial" w:eastAsia="Calibri" w:hAnsi="Arial" w:cs="Arial"/>
                </w:rPr>
                <w:t>true</w:t>
              </w:r>
            </w:ins>
          </w:p>
        </w:tc>
      </w:tr>
      <w:tr w:rsidR="005A2227" w:rsidRPr="00B80B78" w14:paraId="3C521B7E" w14:textId="77777777" w:rsidTr="006619C5">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E6F1CA" w14:textId="77777777" w:rsidR="005A2227" w:rsidRPr="00B80B78" w:rsidRDefault="0097053A">
            <w:pPr>
              <w:rPr>
                <w:rFonts w:ascii="Arial" w:hAnsi="Arial" w:cs="Arial"/>
              </w:rPr>
            </w:pPr>
            <w:r w:rsidRPr="00B80B78">
              <w:rPr>
                <w:rFonts w:ascii="Arial" w:eastAsia="Calibri" w:hAnsi="Arial" w:cs="Arial"/>
              </w:rPr>
              <w:t>M</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D678F8" w14:textId="77777777" w:rsidR="005A2227" w:rsidRPr="00B80B78" w:rsidRDefault="0097053A">
            <w:pPr>
              <w:rPr>
                <w:rFonts w:ascii="Arial" w:hAnsi="Arial" w:cs="Arial"/>
              </w:rPr>
            </w:pPr>
            <w:r w:rsidRPr="00B80B78">
              <w:rPr>
                <w:rFonts w:ascii="Arial" w:eastAsia="Calibri" w:hAnsi="Arial" w:cs="Arial"/>
              </w:rPr>
              <w:t>Y_GE65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EBB0D6" w14:textId="77777777" w:rsidR="005A2227" w:rsidRPr="00B80B78" w:rsidRDefault="0097053A">
            <w:pPr>
              <w:rPr>
                <w:rFonts w:ascii="Arial" w:hAnsi="Arial" w:cs="Arial"/>
              </w:rPr>
            </w:pPr>
            <w:r w:rsidRPr="00B80B78">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EBED91" w14:textId="77777777" w:rsidR="005A2227" w:rsidRPr="00B80B78" w:rsidRDefault="0097053A">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0595D6" w14:textId="77777777" w:rsidR="005A2227" w:rsidRPr="00B80B78" w:rsidRDefault="0097053A">
            <w:pPr>
              <w:rPr>
                <w:rFonts w:ascii="Arial" w:hAnsi="Arial" w:cs="Arial"/>
              </w:rPr>
            </w:pPr>
            <w:r w:rsidRPr="00B80B78">
              <w:rPr>
                <w:rFonts w:ascii="Arial" w:eastAsia="Calibri" w:hAnsi="Arial" w:cs="Arial"/>
              </w:rPr>
              <w:t>false</w:t>
            </w:r>
          </w:p>
        </w:tc>
      </w:tr>
      <w:tr w:rsidR="00C237D2" w:rsidRPr="00B80B78" w14:paraId="2C99B189" w14:textId="77777777" w:rsidTr="006619C5">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F58811" w14:textId="77777777" w:rsidR="00C237D2" w:rsidRPr="00B80B78" w:rsidRDefault="00C237D2">
            <w:pPr>
              <w:rPr>
                <w:rFonts w:ascii="Arial" w:hAnsi="Arial" w:cs="Arial"/>
              </w:rPr>
            </w:pPr>
            <w:r w:rsidRPr="00B80B78">
              <w:rPr>
                <w:rFonts w:ascii="Arial" w:eastAsia="Calibri" w:hAnsi="Arial" w:cs="Arial"/>
              </w:rPr>
              <w:t>F</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71BF1B" w14:textId="77777777" w:rsidR="00C237D2" w:rsidRPr="00B80B78" w:rsidRDefault="00C237D2">
            <w:pPr>
              <w:rPr>
                <w:rFonts w:ascii="Arial" w:hAnsi="Arial" w:cs="Arial"/>
              </w:rPr>
            </w:pPr>
            <w:r w:rsidRPr="00B80B78">
              <w:rPr>
                <w:rFonts w:ascii="Arial" w:eastAsia="Calibri" w:hAnsi="Arial" w:cs="Arial"/>
              </w:rPr>
              <w:t>Y_LT15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BD3ADD" w14:textId="0441187A" w:rsidR="00C237D2" w:rsidRPr="00B80B78" w:rsidRDefault="00C237D2">
            <w:pPr>
              <w:rPr>
                <w:rFonts w:ascii="Arial" w:hAnsi="Arial" w:cs="Arial"/>
              </w:rPr>
            </w:pPr>
            <w:ins w:id="10607" w:author="Utente" w:date="2017-06-25T10:56:00Z">
              <w:r w:rsidRPr="00B80B78">
                <w:rPr>
                  <w:rFonts w:ascii="Arial" w:eastAsia="Calibri" w:hAnsi="Arial" w:cs="Arial"/>
                </w:rPr>
                <w:t>UK</w:t>
              </w:r>
            </w:ins>
            <w:del w:id="10608" w:author="Utente" w:date="2017-06-25T10:56:00Z">
              <w:r w:rsidRPr="00B80B78" w:rsidDel="002B1516">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87F1C5" w14:textId="77777777" w:rsidR="00C237D2" w:rsidRPr="00B80B78" w:rsidRDefault="00C237D2">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530954" w14:textId="77777777" w:rsidR="00C237D2" w:rsidRPr="00B80B78" w:rsidRDefault="00C237D2">
            <w:pPr>
              <w:rPr>
                <w:rFonts w:ascii="Arial" w:hAnsi="Arial" w:cs="Arial"/>
              </w:rPr>
            </w:pPr>
            <w:r w:rsidRPr="00B80B78">
              <w:rPr>
                <w:rFonts w:ascii="Arial" w:eastAsia="Calibri" w:hAnsi="Arial" w:cs="Arial"/>
              </w:rPr>
              <w:t>true</w:t>
            </w:r>
          </w:p>
        </w:tc>
      </w:tr>
      <w:tr w:rsidR="00C237D2" w:rsidRPr="00B80B78" w14:paraId="0F9AD026" w14:textId="77777777" w:rsidTr="006619C5">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3C9C54" w14:textId="77777777" w:rsidR="00C237D2" w:rsidRPr="00B80B78" w:rsidRDefault="00C237D2">
            <w:pPr>
              <w:rPr>
                <w:rFonts w:ascii="Arial" w:hAnsi="Arial" w:cs="Arial"/>
              </w:rPr>
            </w:pPr>
            <w:r w:rsidRPr="00B80B78">
              <w:rPr>
                <w:rFonts w:ascii="Arial" w:eastAsia="Calibri" w:hAnsi="Arial" w:cs="Arial"/>
              </w:rPr>
              <w:t>F</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4607E5" w14:textId="77777777" w:rsidR="00C237D2" w:rsidRPr="00B80B78" w:rsidRDefault="00C237D2">
            <w:pPr>
              <w:rPr>
                <w:rFonts w:ascii="Arial" w:hAnsi="Arial" w:cs="Arial"/>
              </w:rPr>
            </w:pPr>
            <w:r w:rsidRPr="00B80B78">
              <w:rPr>
                <w:rFonts w:ascii="Arial" w:eastAsia="Calibri" w:hAnsi="Arial" w:cs="Arial"/>
              </w:rPr>
              <w:t>Y15-64</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A9E409" w14:textId="5EA77214" w:rsidR="00C237D2" w:rsidRPr="00B80B78" w:rsidRDefault="00C237D2">
            <w:pPr>
              <w:rPr>
                <w:rFonts w:ascii="Arial" w:hAnsi="Arial" w:cs="Arial"/>
              </w:rPr>
            </w:pPr>
            <w:ins w:id="10609" w:author="Utente" w:date="2017-06-25T10:56:00Z">
              <w:r w:rsidRPr="00B80B78">
                <w:rPr>
                  <w:rFonts w:ascii="Arial" w:eastAsia="Calibri" w:hAnsi="Arial" w:cs="Arial"/>
                </w:rPr>
                <w:t>UK</w:t>
              </w:r>
            </w:ins>
            <w:del w:id="10610" w:author="Utente" w:date="2017-06-25T10:56:00Z">
              <w:r w:rsidRPr="00B80B78" w:rsidDel="002B1516">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9E133F" w14:textId="77777777" w:rsidR="00C237D2" w:rsidRPr="00B80B78" w:rsidRDefault="00C237D2">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5539E4" w14:textId="77777777" w:rsidR="00C237D2" w:rsidRPr="00B80B78" w:rsidRDefault="00C237D2">
            <w:pPr>
              <w:rPr>
                <w:rFonts w:ascii="Arial" w:hAnsi="Arial" w:cs="Arial"/>
              </w:rPr>
            </w:pPr>
            <w:r w:rsidRPr="00B80B78">
              <w:rPr>
                <w:rFonts w:ascii="Arial" w:eastAsia="Calibri" w:hAnsi="Arial" w:cs="Arial"/>
              </w:rPr>
              <w:t>true</w:t>
            </w:r>
          </w:p>
        </w:tc>
      </w:tr>
      <w:tr w:rsidR="00C237D2" w:rsidRPr="00B80B78" w14:paraId="27588B44" w14:textId="77777777" w:rsidTr="006619C5">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300012" w14:textId="77777777" w:rsidR="00C237D2" w:rsidRPr="00B80B78" w:rsidRDefault="00C237D2">
            <w:pPr>
              <w:rPr>
                <w:rFonts w:ascii="Arial" w:hAnsi="Arial" w:cs="Arial"/>
              </w:rPr>
            </w:pPr>
            <w:r w:rsidRPr="00B80B78">
              <w:rPr>
                <w:rFonts w:ascii="Arial" w:eastAsia="Calibri" w:hAnsi="Arial" w:cs="Arial"/>
              </w:rPr>
              <w:t>F</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7F8A34" w14:textId="77777777" w:rsidR="00C237D2" w:rsidRPr="00B80B78" w:rsidRDefault="00C237D2">
            <w:pPr>
              <w:rPr>
                <w:rFonts w:ascii="Arial" w:hAnsi="Arial" w:cs="Arial"/>
              </w:rPr>
            </w:pPr>
            <w:r w:rsidRPr="00B80B78">
              <w:rPr>
                <w:rFonts w:ascii="Arial" w:eastAsia="Calibri" w:hAnsi="Arial" w:cs="Arial"/>
              </w:rPr>
              <w:t>Y_GE65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E5DAA9" w14:textId="4B5FF550" w:rsidR="00C237D2" w:rsidRPr="00B80B78" w:rsidRDefault="00C237D2">
            <w:pPr>
              <w:rPr>
                <w:rFonts w:ascii="Arial" w:hAnsi="Arial" w:cs="Arial"/>
              </w:rPr>
            </w:pPr>
            <w:ins w:id="10611" w:author="Utente" w:date="2017-06-25T10:56:00Z">
              <w:r w:rsidRPr="00B80B78">
                <w:rPr>
                  <w:rFonts w:ascii="Arial" w:eastAsia="Calibri" w:hAnsi="Arial" w:cs="Arial"/>
                </w:rPr>
                <w:t>UK</w:t>
              </w:r>
            </w:ins>
            <w:del w:id="10612" w:author="Utente" w:date="2017-06-25T10:56:00Z">
              <w:r w:rsidRPr="00B80B78" w:rsidDel="002B1516">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026334" w14:textId="77777777" w:rsidR="00C237D2" w:rsidRPr="00B80B78" w:rsidRDefault="00C237D2">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A4AB9D" w14:textId="5FA70E85" w:rsidR="00C237D2" w:rsidRPr="00B80B78" w:rsidRDefault="00C237D2">
            <w:pPr>
              <w:rPr>
                <w:rFonts w:ascii="Arial" w:hAnsi="Arial" w:cs="Arial"/>
              </w:rPr>
            </w:pPr>
            <w:del w:id="10613" w:author="Utente" w:date="2017-06-25T10:56:00Z">
              <w:r w:rsidRPr="00B80B78" w:rsidDel="001B0A6B">
                <w:rPr>
                  <w:rFonts w:ascii="Arial" w:eastAsia="Calibri" w:hAnsi="Arial" w:cs="Arial"/>
                </w:rPr>
                <w:delText>true</w:delText>
              </w:r>
            </w:del>
            <w:ins w:id="10614" w:author="Utente" w:date="2017-06-25T10:56:00Z">
              <w:r w:rsidR="001B0A6B" w:rsidRPr="00B80B78">
                <w:rPr>
                  <w:rFonts w:ascii="Arial" w:eastAsia="Calibri" w:hAnsi="Arial" w:cs="Arial"/>
                </w:rPr>
                <w:t>false</w:t>
              </w:r>
            </w:ins>
          </w:p>
        </w:tc>
      </w:tr>
      <w:tr w:rsidR="005A2227" w:rsidRPr="00B80B78" w:rsidDel="006619C5" w14:paraId="3775DF81" w14:textId="33057E90" w:rsidTr="006619C5">
        <w:trPr>
          <w:del w:id="10615" w:author="Utente" w:date="2017-06-27T18:2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E37278" w14:textId="039792EC" w:rsidR="005A2227" w:rsidRPr="00B80B78" w:rsidDel="006619C5" w:rsidRDefault="0097053A">
            <w:pPr>
              <w:rPr>
                <w:del w:id="10616" w:author="Utente" w:date="2017-06-27T18:23:00Z"/>
                <w:rFonts w:ascii="Arial" w:hAnsi="Arial" w:cs="Arial"/>
              </w:rPr>
            </w:pPr>
            <w:del w:id="10617" w:author="Utente" w:date="2017-06-25T10:56:00Z">
              <w:r w:rsidRPr="00B80B78" w:rsidDel="001B0A6B">
                <w:rPr>
                  <w:rFonts w:ascii="Arial" w:eastAsia="Calibri" w:hAnsi="Arial" w:cs="Arial"/>
                </w:rPr>
                <w:delText>M</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AB1300" w14:textId="68EC1134" w:rsidR="005A2227" w:rsidRPr="00B80B78" w:rsidDel="006619C5" w:rsidRDefault="0097053A">
            <w:pPr>
              <w:rPr>
                <w:del w:id="10618" w:author="Utente" w:date="2017-06-27T18:23:00Z"/>
                <w:rFonts w:ascii="Arial" w:hAnsi="Arial" w:cs="Arial"/>
              </w:rPr>
            </w:pPr>
            <w:del w:id="10619" w:author="Utente" w:date="2017-06-25T10:56:00Z">
              <w:r w:rsidRPr="00B80B78" w:rsidDel="001B0A6B">
                <w:rPr>
                  <w:rFonts w:ascii="Arial" w:eastAsia="Calibri" w:hAnsi="Arial" w:cs="Arial"/>
                </w:rPr>
                <w:delText>Y_LT15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04C3B1" w14:textId="435CE28F" w:rsidR="005A2227" w:rsidRPr="00B80B78" w:rsidDel="006619C5" w:rsidRDefault="0097053A">
            <w:pPr>
              <w:rPr>
                <w:del w:id="10620" w:author="Utente" w:date="2017-06-27T18:23:00Z"/>
                <w:rFonts w:ascii="Arial" w:hAnsi="Arial" w:cs="Arial"/>
              </w:rPr>
            </w:pPr>
            <w:del w:id="10621" w:author="Utente" w:date="2017-06-25T10:56:00Z">
              <w:r w:rsidRPr="00B80B78" w:rsidDel="001B0A6B">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D404DD" w14:textId="5D6C738B" w:rsidR="005A2227" w:rsidRPr="00B80B78" w:rsidDel="006619C5" w:rsidRDefault="0097053A">
            <w:pPr>
              <w:rPr>
                <w:del w:id="10622" w:author="Utente" w:date="2017-06-27T18:23:00Z"/>
                <w:rFonts w:ascii="Arial" w:hAnsi="Arial" w:cs="Arial"/>
              </w:rPr>
            </w:pPr>
            <w:del w:id="10623" w:author="Utente" w:date="2017-06-25T10:56:00Z">
              <w:r w:rsidRPr="00B80B78" w:rsidDel="001B0A6B">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CB6888" w14:textId="24999568" w:rsidR="005A2227" w:rsidRPr="00B80B78" w:rsidDel="006619C5" w:rsidRDefault="0097053A">
            <w:pPr>
              <w:rPr>
                <w:del w:id="10624" w:author="Utente" w:date="2017-06-27T18:23:00Z"/>
                <w:rFonts w:ascii="Arial" w:hAnsi="Arial" w:cs="Arial"/>
              </w:rPr>
            </w:pPr>
            <w:del w:id="10625" w:author="Utente" w:date="2017-06-25T10:56:00Z">
              <w:r w:rsidRPr="00B80B78" w:rsidDel="001B0A6B">
                <w:rPr>
                  <w:rFonts w:ascii="Arial" w:eastAsia="Calibri" w:hAnsi="Arial" w:cs="Arial"/>
                </w:rPr>
                <w:delText>false</w:delText>
              </w:r>
            </w:del>
          </w:p>
        </w:tc>
      </w:tr>
      <w:tr w:rsidR="005A2227" w:rsidRPr="00B80B78" w:rsidDel="006619C5" w14:paraId="070D7FCD" w14:textId="24F1728D" w:rsidTr="006619C5">
        <w:trPr>
          <w:del w:id="10626" w:author="Utente" w:date="2017-06-27T18:2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0C373F" w14:textId="74D53499" w:rsidR="005A2227" w:rsidRPr="00B80B78" w:rsidDel="006619C5" w:rsidRDefault="0097053A">
            <w:pPr>
              <w:rPr>
                <w:del w:id="10627" w:author="Utente" w:date="2017-06-27T18:23:00Z"/>
                <w:rFonts w:ascii="Arial" w:hAnsi="Arial" w:cs="Arial"/>
              </w:rPr>
            </w:pPr>
            <w:del w:id="10628" w:author="Utente" w:date="2017-06-25T10:56:00Z">
              <w:r w:rsidRPr="00B80B78" w:rsidDel="001B0A6B">
                <w:rPr>
                  <w:rFonts w:ascii="Arial" w:eastAsia="Calibri" w:hAnsi="Arial" w:cs="Arial"/>
                </w:rPr>
                <w:delText>M</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B04E7E" w14:textId="324FCD11" w:rsidR="005A2227" w:rsidRPr="00B80B78" w:rsidDel="006619C5" w:rsidRDefault="0097053A">
            <w:pPr>
              <w:rPr>
                <w:del w:id="10629" w:author="Utente" w:date="2017-06-27T18:23:00Z"/>
                <w:rFonts w:ascii="Arial" w:hAnsi="Arial" w:cs="Arial"/>
              </w:rPr>
            </w:pPr>
            <w:del w:id="10630" w:author="Utente" w:date="2017-06-25T10:56:00Z">
              <w:r w:rsidRPr="00B80B78" w:rsidDel="001B0A6B">
                <w:rPr>
                  <w:rFonts w:ascii="Arial" w:eastAsia="Calibri" w:hAnsi="Arial" w:cs="Arial"/>
                </w:rPr>
                <w:delText>Y15-64</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C0131D" w14:textId="3A7AC5D7" w:rsidR="005A2227" w:rsidRPr="00B80B78" w:rsidDel="006619C5" w:rsidRDefault="0097053A">
            <w:pPr>
              <w:rPr>
                <w:del w:id="10631" w:author="Utente" w:date="2017-06-27T18:23:00Z"/>
                <w:rFonts w:ascii="Arial" w:hAnsi="Arial" w:cs="Arial"/>
              </w:rPr>
            </w:pPr>
            <w:del w:id="10632" w:author="Utente" w:date="2017-06-25T10:56:00Z">
              <w:r w:rsidRPr="00B80B78" w:rsidDel="001B0A6B">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AA031E" w14:textId="13049995" w:rsidR="005A2227" w:rsidRPr="00B80B78" w:rsidDel="006619C5" w:rsidRDefault="0097053A">
            <w:pPr>
              <w:rPr>
                <w:del w:id="10633" w:author="Utente" w:date="2017-06-27T18:23:00Z"/>
                <w:rFonts w:ascii="Arial" w:hAnsi="Arial" w:cs="Arial"/>
              </w:rPr>
            </w:pPr>
            <w:del w:id="10634" w:author="Utente" w:date="2017-06-25T10:56:00Z">
              <w:r w:rsidRPr="00B80B78" w:rsidDel="001B0A6B">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468FF5" w14:textId="32849FC1" w:rsidR="005A2227" w:rsidRPr="00B80B78" w:rsidDel="006619C5" w:rsidRDefault="0097053A">
            <w:pPr>
              <w:rPr>
                <w:del w:id="10635" w:author="Utente" w:date="2017-06-27T18:23:00Z"/>
                <w:rFonts w:ascii="Arial" w:hAnsi="Arial" w:cs="Arial"/>
              </w:rPr>
            </w:pPr>
            <w:del w:id="10636" w:author="Utente" w:date="2017-06-25T10:56:00Z">
              <w:r w:rsidRPr="00B80B78" w:rsidDel="001B0A6B">
                <w:rPr>
                  <w:rFonts w:ascii="Arial" w:eastAsia="Calibri" w:hAnsi="Arial" w:cs="Arial"/>
                </w:rPr>
                <w:delText>false</w:delText>
              </w:r>
            </w:del>
          </w:p>
        </w:tc>
      </w:tr>
      <w:tr w:rsidR="005A2227" w:rsidRPr="00B80B78" w:rsidDel="006619C5" w14:paraId="001BE001" w14:textId="5C3739E4" w:rsidTr="006619C5">
        <w:trPr>
          <w:del w:id="10637" w:author="Utente" w:date="2017-06-27T18:2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EC8E20" w14:textId="5DC450FB" w:rsidR="005A2227" w:rsidRPr="00B80B78" w:rsidDel="006619C5" w:rsidRDefault="0097053A">
            <w:pPr>
              <w:rPr>
                <w:del w:id="10638" w:author="Utente" w:date="2017-06-27T18:23:00Z"/>
                <w:rFonts w:ascii="Arial" w:hAnsi="Arial" w:cs="Arial"/>
              </w:rPr>
            </w:pPr>
            <w:del w:id="10639" w:author="Utente" w:date="2017-06-25T10:56:00Z">
              <w:r w:rsidRPr="00B80B78" w:rsidDel="001B0A6B">
                <w:rPr>
                  <w:rFonts w:ascii="Arial" w:eastAsia="Calibri" w:hAnsi="Arial" w:cs="Arial"/>
                </w:rPr>
                <w:delText>M</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153360" w14:textId="4F638B25" w:rsidR="005A2227" w:rsidRPr="00B80B78" w:rsidDel="006619C5" w:rsidRDefault="0097053A">
            <w:pPr>
              <w:rPr>
                <w:del w:id="10640" w:author="Utente" w:date="2017-06-27T18:23:00Z"/>
                <w:rFonts w:ascii="Arial" w:hAnsi="Arial" w:cs="Arial"/>
              </w:rPr>
            </w:pPr>
            <w:del w:id="10641" w:author="Utente" w:date="2017-06-25T10:56:00Z">
              <w:r w:rsidRPr="00B80B78" w:rsidDel="001B0A6B">
                <w:rPr>
                  <w:rFonts w:ascii="Arial" w:eastAsia="Calibri" w:hAnsi="Arial" w:cs="Arial"/>
                </w:rPr>
                <w:delText>Y_GE65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60A3DF" w14:textId="38DDDBBD" w:rsidR="005A2227" w:rsidRPr="00B80B78" w:rsidDel="006619C5" w:rsidRDefault="0097053A">
            <w:pPr>
              <w:rPr>
                <w:del w:id="10642" w:author="Utente" w:date="2017-06-27T18:23:00Z"/>
                <w:rFonts w:ascii="Arial" w:hAnsi="Arial" w:cs="Arial"/>
              </w:rPr>
            </w:pPr>
            <w:del w:id="10643" w:author="Utente" w:date="2017-06-25T10:56:00Z">
              <w:r w:rsidRPr="00B80B78" w:rsidDel="001B0A6B">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7B6C1E" w14:textId="3243BE93" w:rsidR="005A2227" w:rsidRPr="00B80B78" w:rsidDel="006619C5" w:rsidRDefault="0097053A">
            <w:pPr>
              <w:rPr>
                <w:del w:id="10644" w:author="Utente" w:date="2017-06-27T18:23:00Z"/>
                <w:rFonts w:ascii="Arial" w:hAnsi="Arial" w:cs="Arial"/>
              </w:rPr>
            </w:pPr>
            <w:del w:id="10645" w:author="Utente" w:date="2017-06-25T10:56:00Z">
              <w:r w:rsidRPr="00B80B78" w:rsidDel="001B0A6B">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EF8708" w14:textId="6BF2C9DE" w:rsidR="005A2227" w:rsidRPr="00B80B78" w:rsidDel="006619C5" w:rsidRDefault="0097053A">
            <w:pPr>
              <w:rPr>
                <w:del w:id="10646" w:author="Utente" w:date="2017-06-27T18:23:00Z"/>
                <w:rFonts w:ascii="Arial" w:hAnsi="Arial" w:cs="Arial"/>
              </w:rPr>
            </w:pPr>
            <w:del w:id="10647" w:author="Utente" w:date="2017-06-25T10:56:00Z">
              <w:r w:rsidRPr="00B80B78" w:rsidDel="001B0A6B">
                <w:rPr>
                  <w:rFonts w:ascii="Arial" w:eastAsia="Calibri" w:hAnsi="Arial" w:cs="Arial"/>
                </w:rPr>
                <w:delText>false</w:delText>
              </w:r>
            </w:del>
          </w:p>
        </w:tc>
      </w:tr>
      <w:tr w:rsidR="005A2227" w:rsidRPr="00B80B78" w:rsidDel="006619C5" w14:paraId="1BB01BAF" w14:textId="47387DA3" w:rsidTr="006619C5">
        <w:trPr>
          <w:del w:id="10648" w:author="Utente" w:date="2017-06-27T18:2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6D2C47" w14:textId="4DB4BD6A" w:rsidR="005A2227" w:rsidRPr="00B80B78" w:rsidDel="006619C5" w:rsidRDefault="0097053A">
            <w:pPr>
              <w:rPr>
                <w:del w:id="10649" w:author="Utente" w:date="2017-06-27T18:23:00Z"/>
                <w:rFonts w:ascii="Arial" w:hAnsi="Arial" w:cs="Arial"/>
              </w:rPr>
            </w:pPr>
            <w:del w:id="10650" w:author="Utente" w:date="2017-06-25T10:56:00Z">
              <w:r w:rsidRPr="00B80B78" w:rsidDel="001B0A6B">
                <w:rPr>
                  <w:rFonts w:ascii="Arial" w:eastAsia="Calibri" w:hAnsi="Arial" w:cs="Arial"/>
                </w:rPr>
                <w:delText>F</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4881B0" w14:textId="29D36054" w:rsidR="005A2227" w:rsidRPr="00B80B78" w:rsidDel="006619C5" w:rsidRDefault="0097053A">
            <w:pPr>
              <w:rPr>
                <w:del w:id="10651" w:author="Utente" w:date="2017-06-27T18:23:00Z"/>
                <w:rFonts w:ascii="Arial" w:hAnsi="Arial" w:cs="Arial"/>
              </w:rPr>
            </w:pPr>
            <w:del w:id="10652" w:author="Utente" w:date="2017-06-25T10:56:00Z">
              <w:r w:rsidRPr="00B80B78" w:rsidDel="001B0A6B">
                <w:rPr>
                  <w:rFonts w:ascii="Arial" w:eastAsia="Calibri" w:hAnsi="Arial" w:cs="Arial"/>
                </w:rPr>
                <w:delText>Y_LT15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A3FB81" w14:textId="2D2341AC" w:rsidR="005A2227" w:rsidRPr="00B80B78" w:rsidDel="006619C5" w:rsidRDefault="0097053A">
            <w:pPr>
              <w:rPr>
                <w:del w:id="10653" w:author="Utente" w:date="2017-06-27T18:23:00Z"/>
                <w:rFonts w:ascii="Arial" w:hAnsi="Arial" w:cs="Arial"/>
              </w:rPr>
            </w:pPr>
            <w:del w:id="10654" w:author="Utente" w:date="2017-06-25T10:56:00Z">
              <w:r w:rsidRPr="00B80B78" w:rsidDel="001B0A6B">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F4510B" w14:textId="3C9B1E14" w:rsidR="005A2227" w:rsidRPr="00B80B78" w:rsidDel="006619C5" w:rsidRDefault="0097053A">
            <w:pPr>
              <w:rPr>
                <w:del w:id="10655" w:author="Utente" w:date="2017-06-27T18:23:00Z"/>
                <w:rFonts w:ascii="Arial" w:hAnsi="Arial" w:cs="Arial"/>
              </w:rPr>
            </w:pPr>
            <w:del w:id="10656" w:author="Utente" w:date="2017-06-25T10:56:00Z">
              <w:r w:rsidRPr="00B80B78" w:rsidDel="001B0A6B">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D5C9EB" w14:textId="25DDC0C1" w:rsidR="005A2227" w:rsidRPr="00B80B78" w:rsidDel="006619C5" w:rsidRDefault="0097053A">
            <w:pPr>
              <w:rPr>
                <w:del w:id="10657" w:author="Utente" w:date="2017-06-27T18:23:00Z"/>
                <w:rFonts w:ascii="Arial" w:hAnsi="Arial" w:cs="Arial"/>
              </w:rPr>
            </w:pPr>
            <w:del w:id="10658" w:author="Utente" w:date="2017-06-25T10:56:00Z">
              <w:r w:rsidRPr="00B80B78" w:rsidDel="001B0A6B">
                <w:rPr>
                  <w:rFonts w:ascii="Arial" w:eastAsia="Calibri" w:hAnsi="Arial" w:cs="Arial"/>
                </w:rPr>
                <w:delText>true</w:delText>
              </w:r>
            </w:del>
          </w:p>
        </w:tc>
      </w:tr>
      <w:tr w:rsidR="005A2227" w:rsidRPr="00B80B78" w:rsidDel="006619C5" w14:paraId="1D09DECC" w14:textId="36F30BEE" w:rsidTr="006619C5">
        <w:trPr>
          <w:del w:id="10659" w:author="Utente" w:date="2017-06-27T18:2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22BDD9" w14:textId="5D38A1AB" w:rsidR="005A2227" w:rsidRPr="00B80B78" w:rsidDel="006619C5" w:rsidRDefault="0097053A">
            <w:pPr>
              <w:rPr>
                <w:del w:id="10660" w:author="Utente" w:date="2017-06-27T18:23:00Z"/>
                <w:rFonts w:ascii="Arial" w:hAnsi="Arial" w:cs="Arial"/>
              </w:rPr>
            </w:pPr>
            <w:del w:id="10661" w:author="Utente" w:date="2017-06-25T10:56:00Z">
              <w:r w:rsidRPr="00B80B78" w:rsidDel="001B0A6B">
                <w:rPr>
                  <w:rFonts w:ascii="Arial" w:eastAsia="Calibri" w:hAnsi="Arial" w:cs="Arial"/>
                </w:rPr>
                <w:delText>F</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DA0D4B" w14:textId="609EF396" w:rsidR="005A2227" w:rsidRPr="00B80B78" w:rsidDel="006619C5" w:rsidRDefault="0097053A">
            <w:pPr>
              <w:rPr>
                <w:del w:id="10662" w:author="Utente" w:date="2017-06-27T18:23:00Z"/>
                <w:rFonts w:ascii="Arial" w:hAnsi="Arial" w:cs="Arial"/>
              </w:rPr>
            </w:pPr>
            <w:del w:id="10663" w:author="Utente" w:date="2017-06-25T10:56:00Z">
              <w:r w:rsidRPr="00B80B78" w:rsidDel="001B0A6B">
                <w:rPr>
                  <w:rFonts w:ascii="Arial" w:eastAsia="Calibri" w:hAnsi="Arial" w:cs="Arial"/>
                </w:rPr>
                <w:delText>Y15-64</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3CB975" w14:textId="4CF3B2DC" w:rsidR="005A2227" w:rsidRPr="00B80B78" w:rsidDel="006619C5" w:rsidRDefault="0097053A">
            <w:pPr>
              <w:rPr>
                <w:del w:id="10664" w:author="Utente" w:date="2017-06-27T18:23:00Z"/>
                <w:rFonts w:ascii="Arial" w:hAnsi="Arial" w:cs="Arial"/>
              </w:rPr>
            </w:pPr>
            <w:del w:id="10665" w:author="Utente" w:date="2017-06-25T10:56:00Z">
              <w:r w:rsidRPr="00B80B78" w:rsidDel="001B0A6B">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A394B8" w14:textId="3C2174F1" w:rsidR="005A2227" w:rsidRPr="00B80B78" w:rsidDel="006619C5" w:rsidRDefault="0097053A">
            <w:pPr>
              <w:rPr>
                <w:del w:id="10666" w:author="Utente" w:date="2017-06-27T18:23:00Z"/>
                <w:rFonts w:ascii="Arial" w:hAnsi="Arial" w:cs="Arial"/>
              </w:rPr>
            </w:pPr>
            <w:del w:id="10667" w:author="Utente" w:date="2017-06-25T10:56:00Z">
              <w:r w:rsidRPr="00B80B78" w:rsidDel="001B0A6B">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8D412B" w14:textId="6A902547" w:rsidR="005A2227" w:rsidRPr="00B80B78" w:rsidDel="006619C5" w:rsidRDefault="0097053A">
            <w:pPr>
              <w:rPr>
                <w:del w:id="10668" w:author="Utente" w:date="2017-06-27T18:23:00Z"/>
                <w:rFonts w:ascii="Arial" w:hAnsi="Arial" w:cs="Arial"/>
              </w:rPr>
            </w:pPr>
            <w:del w:id="10669" w:author="Utente" w:date="2017-06-25T10:56:00Z">
              <w:r w:rsidRPr="00B80B78" w:rsidDel="001B0A6B">
                <w:rPr>
                  <w:rFonts w:ascii="Arial" w:eastAsia="Calibri" w:hAnsi="Arial" w:cs="Arial"/>
                </w:rPr>
                <w:delText>true</w:delText>
              </w:r>
            </w:del>
          </w:p>
        </w:tc>
      </w:tr>
      <w:tr w:rsidR="005A2227" w:rsidRPr="00B80B78" w:rsidDel="006619C5" w14:paraId="5683C7D8" w14:textId="6891DC59" w:rsidTr="006619C5">
        <w:trPr>
          <w:del w:id="10670" w:author="Utente" w:date="2017-06-27T18:2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B4F939" w14:textId="251D7BF5" w:rsidR="005A2227" w:rsidRPr="00B80B78" w:rsidDel="006619C5" w:rsidRDefault="0097053A">
            <w:pPr>
              <w:rPr>
                <w:del w:id="10671" w:author="Utente" w:date="2017-06-27T18:23:00Z"/>
                <w:rFonts w:ascii="Arial" w:hAnsi="Arial" w:cs="Arial"/>
              </w:rPr>
            </w:pPr>
            <w:del w:id="10672" w:author="Utente" w:date="2017-06-25T10:56:00Z">
              <w:r w:rsidRPr="00B80B78" w:rsidDel="001B0A6B">
                <w:rPr>
                  <w:rFonts w:ascii="Arial" w:eastAsia="Calibri" w:hAnsi="Arial" w:cs="Arial"/>
                </w:rPr>
                <w:delText>F</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C9D3A1" w14:textId="77293F51" w:rsidR="005A2227" w:rsidRPr="00B80B78" w:rsidDel="006619C5" w:rsidRDefault="0097053A">
            <w:pPr>
              <w:rPr>
                <w:del w:id="10673" w:author="Utente" w:date="2017-06-27T18:23:00Z"/>
                <w:rFonts w:ascii="Arial" w:hAnsi="Arial" w:cs="Arial"/>
              </w:rPr>
            </w:pPr>
            <w:del w:id="10674" w:author="Utente" w:date="2017-06-25T10:56:00Z">
              <w:r w:rsidRPr="00B80B78" w:rsidDel="001B0A6B">
                <w:rPr>
                  <w:rFonts w:ascii="Arial" w:eastAsia="Calibri" w:hAnsi="Arial" w:cs="Arial"/>
                </w:rPr>
                <w:delText>Y_GE65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C88BC0" w14:textId="046EF40D" w:rsidR="005A2227" w:rsidRPr="00B80B78" w:rsidDel="006619C5" w:rsidRDefault="0097053A">
            <w:pPr>
              <w:rPr>
                <w:del w:id="10675" w:author="Utente" w:date="2017-06-27T18:23:00Z"/>
                <w:rFonts w:ascii="Arial" w:hAnsi="Arial" w:cs="Arial"/>
              </w:rPr>
            </w:pPr>
            <w:del w:id="10676" w:author="Utente" w:date="2017-06-25T10:56:00Z">
              <w:r w:rsidRPr="00B80B78" w:rsidDel="001B0A6B">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A60A6F" w14:textId="2F95404F" w:rsidR="005A2227" w:rsidRPr="00B80B78" w:rsidDel="006619C5" w:rsidRDefault="0097053A">
            <w:pPr>
              <w:rPr>
                <w:del w:id="10677" w:author="Utente" w:date="2017-06-27T18:23:00Z"/>
                <w:rFonts w:ascii="Arial" w:hAnsi="Arial" w:cs="Arial"/>
              </w:rPr>
            </w:pPr>
            <w:del w:id="10678" w:author="Utente" w:date="2017-06-25T10:56:00Z">
              <w:r w:rsidRPr="00B80B78" w:rsidDel="001B0A6B">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EB1B52" w14:textId="0BD0E946" w:rsidR="005A2227" w:rsidRPr="00B80B78" w:rsidDel="006619C5" w:rsidRDefault="0097053A">
            <w:pPr>
              <w:rPr>
                <w:del w:id="10679" w:author="Utente" w:date="2017-06-27T18:23:00Z"/>
                <w:rFonts w:ascii="Arial" w:hAnsi="Arial" w:cs="Arial"/>
              </w:rPr>
            </w:pPr>
            <w:del w:id="10680" w:author="Utente" w:date="2017-06-25T10:56:00Z">
              <w:r w:rsidRPr="00B80B78" w:rsidDel="001B0A6B">
                <w:rPr>
                  <w:rFonts w:ascii="Arial" w:eastAsia="Calibri" w:hAnsi="Arial" w:cs="Arial"/>
                </w:rPr>
                <w:delText>true</w:delText>
              </w:r>
            </w:del>
          </w:p>
        </w:tc>
      </w:tr>
    </w:tbl>
    <w:p w14:paraId="18968602" w14:textId="77777777" w:rsidR="005A2227" w:rsidRDefault="005A2227">
      <w:pPr>
        <w:rPr>
          <w:ins w:id="10681" w:author="Utente" w:date="2017-06-25T10:57:00Z"/>
        </w:rPr>
      </w:pPr>
    </w:p>
    <w:p w14:paraId="1E279068" w14:textId="637FD6BD" w:rsidR="001B0A6B" w:rsidRPr="00B80B78" w:rsidRDefault="001B0A6B" w:rsidP="001B0A6B">
      <w:pPr>
        <w:rPr>
          <w:ins w:id="10682" w:author="Utente" w:date="2017-06-25T10:57:00Z"/>
          <w:rFonts w:ascii="Arial" w:eastAsia="Calibri" w:hAnsi="Arial" w:cs="Arial"/>
          <w:b/>
        </w:rPr>
      </w:pPr>
      <w:ins w:id="10683" w:author="Utente" w:date="2017-06-25T10:57:00Z">
        <w:r w:rsidRPr="00871D7C">
          <w:rPr>
            <w:rFonts w:ascii="Cambria" w:eastAsia="Calibri" w:hAnsi="Cambria" w:cs="Calibri"/>
            <w:i/>
          </w:rPr>
          <w:t>Example</w:t>
        </w:r>
      </w:ins>
      <w:ins w:id="10684" w:author="Utente" w:date="2017-06-27T18:04:00Z">
        <w:r w:rsidR="00AC6139">
          <w:rPr>
            <w:rFonts w:ascii="Cambria" w:eastAsia="Calibri" w:hAnsi="Cambria" w:cs="Calibri"/>
            <w:i/>
          </w:rPr>
          <w:t xml:space="preserve"> </w:t>
        </w:r>
      </w:ins>
      <w:ins w:id="10685" w:author="Utente" w:date="2017-06-25T10:57:00Z">
        <w:r>
          <w:rPr>
            <w:rFonts w:ascii="Cambria" w:eastAsia="Calibri" w:hAnsi="Cambria" w:cs="Calibri"/>
            <w:i/>
          </w:rPr>
          <w:t>2 (on Components)</w:t>
        </w:r>
        <w:r>
          <w:rPr>
            <w:rFonts w:ascii="Cambria" w:eastAsia="Calibri" w:hAnsi="Cambria" w:cs="Calibri"/>
          </w:rPr>
          <w:t>:</w:t>
        </w:r>
        <w:r>
          <w:rPr>
            <w:rFonts w:ascii="Cambria" w:eastAsia="Calibri" w:hAnsi="Cambria" w:cs="Calibri"/>
          </w:rPr>
          <w:tab/>
        </w:r>
        <w:r w:rsidRPr="00B80B78">
          <w:rPr>
            <w:rFonts w:ascii="Arial" w:eastAsia="Calibri" w:hAnsi="Arial" w:cs="Arial"/>
          </w:rPr>
          <w:t>DS_r</w:t>
        </w:r>
        <w:r w:rsidRPr="00B80B78">
          <w:rPr>
            <w:rFonts w:ascii="Arial" w:eastAsia="Calibri" w:hAnsi="Arial" w:cs="Arial"/>
            <w:b/>
          </w:rPr>
          <w:t>:=</w:t>
        </w:r>
      </w:ins>
      <w:ins w:id="10686" w:author="Utente" w:date="2017-06-27T18:04:00Z">
        <w:r w:rsidR="00AC6139">
          <w:rPr>
            <w:rFonts w:ascii="Arial" w:eastAsia="Calibri" w:hAnsi="Arial" w:cs="Arial"/>
            <w:b/>
          </w:rPr>
          <w:t xml:space="preserve"> </w:t>
        </w:r>
      </w:ins>
      <w:ins w:id="10687" w:author="Utente" w:date="2017-06-25T10:57:00Z">
        <w:r w:rsidRPr="00B80B78">
          <w:rPr>
            <w:rFonts w:ascii="Arial" w:eastAsia="Calibri" w:hAnsi="Arial" w:cs="Arial"/>
          </w:rPr>
          <w:t>DS_1</w:t>
        </w:r>
        <w:r w:rsidRPr="00B80B78">
          <w:rPr>
            <w:rFonts w:ascii="Arial" w:eastAsia="Calibri" w:hAnsi="Arial" w:cs="Arial"/>
            <w:b/>
          </w:rPr>
          <w:t>[</w:t>
        </w:r>
        <w:r w:rsidRPr="00B80B78">
          <w:rPr>
            <w:rFonts w:ascii="Arial" w:eastAsia="Calibri" w:hAnsi="Arial" w:cs="Arial"/>
          </w:rPr>
          <w:t>Me_2</w:t>
        </w:r>
        <w:r w:rsidRPr="00B80B78">
          <w:rPr>
            <w:rFonts w:ascii="Arial" w:eastAsia="Calibri" w:hAnsi="Arial" w:cs="Arial"/>
            <w:b/>
          </w:rPr>
          <w:t>:=</w:t>
        </w:r>
        <w:r w:rsidRPr="00B80B78">
          <w:rPr>
            <w:rFonts w:ascii="Arial" w:eastAsia="Calibri" w:hAnsi="Arial" w:cs="Arial"/>
          </w:rPr>
          <w:t xml:space="preserve"> </w:t>
        </w:r>
        <w:r w:rsidRPr="00B80B78">
          <w:rPr>
            <w:rFonts w:ascii="Arial" w:eastAsia="Calibri" w:hAnsi="Arial" w:cs="Arial"/>
            <w:b/>
          </w:rPr>
          <w:t xml:space="preserve">not </w:t>
        </w:r>
        <w:r w:rsidRPr="00B80B78">
          <w:rPr>
            <w:rFonts w:ascii="Arial" w:eastAsia="Calibri" w:hAnsi="Arial" w:cs="Arial"/>
          </w:rPr>
          <w:t>Me_1</w:t>
        </w:r>
        <w:r w:rsidRPr="00B80B78">
          <w:rPr>
            <w:rFonts w:ascii="Arial" w:eastAsia="Calibri" w:hAnsi="Arial" w:cs="Arial"/>
            <w:b/>
          </w:rPr>
          <w:t>]</w:t>
        </w:r>
      </w:ins>
    </w:p>
    <w:tbl>
      <w:tblPr>
        <w:tblW w:w="717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124"/>
        <w:gridCol w:w="1123"/>
        <w:gridCol w:w="1123"/>
        <w:gridCol w:w="1123"/>
        <w:gridCol w:w="1122"/>
        <w:gridCol w:w="1559"/>
      </w:tblGrid>
      <w:tr w:rsidR="001B0A6B" w:rsidRPr="00B80B78" w14:paraId="7BDDB043" w14:textId="77777777" w:rsidTr="00E822CA">
        <w:trPr>
          <w:ins w:id="10688" w:author="Utente" w:date="2017-06-25T10:57:00Z"/>
        </w:trPr>
        <w:tc>
          <w:tcPr>
            <w:tcW w:w="7174"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EDBA88A" w14:textId="77777777" w:rsidR="001B0A6B" w:rsidRPr="00B80B78" w:rsidRDefault="001B0A6B" w:rsidP="00E822CA">
            <w:pPr>
              <w:rPr>
                <w:ins w:id="10689" w:author="Utente" w:date="2017-06-25T10:57:00Z"/>
                <w:rFonts w:ascii="Arial" w:eastAsia="Calibri" w:hAnsi="Arial" w:cs="Arial"/>
              </w:rPr>
            </w:pPr>
            <w:ins w:id="10690" w:author="Utente" w:date="2017-06-25T10:57:00Z">
              <w:r w:rsidRPr="00B80B78">
                <w:rPr>
                  <w:rFonts w:ascii="Arial" w:eastAsia="Calibri" w:hAnsi="Arial" w:cs="Arial"/>
                </w:rPr>
                <w:t>DS_r</w:t>
              </w:r>
            </w:ins>
          </w:p>
        </w:tc>
      </w:tr>
      <w:tr w:rsidR="001B0A6B" w:rsidRPr="00B80B78" w14:paraId="5282E727" w14:textId="77777777" w:rsidTr="00E822CA">
        <w:trPr>
          <w:ins w:id="10691" w:author="Utente" w:date="2017-06-25T10:57:00Z"/>
        </w:trPr>
        <w:tc>
          <w:tcPr>
            <w:tcW w:w="11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2BFFD8B" w14:textId="77777777" w:rsidR="001B0A6B" w:rsidRPr="00B80B78" w:rsidRDefault="001B0A6B" w:rsidP="00E822CA">
            <w:pPr>
              <w:rPr>
                <w:ins w:id="10692" w:author="Utente" w:date="2017-06-25T10:57:00Z"/>
                <w:rFonts w:ascii="Arial" w:hAnsi="Arial" w:cs="Arial"/>
              </w:rPr>
            </w:pPr>
            <w:ins w:id="10693" w:author="Utente" w:date="2017-06-25T10:57:00Z">
              <w:r w:rsidRPr="00B80B78">
                <w:rPr>
                  <w:rFonts w:ascii="Arial" w:eastAsia="Calibri" w:hAnsi="Arial" w:cs="Arial"/>
                  <w:b/>
                </w:rPr>
                <w:t>Id_1</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A6E7313" w14:textId="77777777" w:rsidR="001B0A6B" w:rsidRPr="00B80B78" w:rsidRDefault="001B0A6B" w:rsidP="00E822CA">
            <w:pPr>
              <w:rPr>
                <w:ins w:id="10694" w:author="Utente" w:date="2017-06-25T10:57:00Z"/>
                <w:rFonts w:ascii="Arial" w:hAnsi="Arial" w:cs="Arial"/>
              </w:rPr>
            </w:pPr>
            <w:ins w:id="10695" w:author="Utente" w:date="2017-06-25T10:57:00Z">
              <w:r w:rsidRPr="00B80B78">
                <w:rPr>
                  <w:rFonts w:ascii="Arial" w:eastAsia="Calibri" w:hAnsi="Arial" w:cs="Arial"/>
                  <w:b/>
                </w:rPr>
                <w:t>Id_2</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A414E83" w14:textId="77777777" w:rsidR="001B0A6B" w:rsidRPr="00B80B78" w:rsidRDefault="001B0A6B" w:rsidP="00E822CA">
            <w:pPr>
              <w:rPr>
                <w:ins w:id="10696" w:author="Utente" w:date="2017-06-25T10:57:00Z"/>
                <w:rFonts w:ascii="Arial" w:hAnsi="Arial" w:cs="Arial"/>
              </w:rPr>
            </w:pPr>
            <w:ins w:id="10697" w:author="Utente" w:date="2017-06-25T10:57:00Z">
              <w:r w:rsidRPr="00B80B78">
                <w:rPr>
                  <w:rFonts w:ascii="Arial" w:eastAsia="Calibri" w:hAnsi="Arial" w:cs="Arial"/>
                  <w:b/>
                </w:rPr>
                <w:t>Id_3</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566DC151" w14:textId="77777777" w:rsidR="001B0A6B" w:rsidRPr="00B80B78" w:rsidRDefault="001B0A6B" w:rsidP="00E822CA">
            <w:pPr>
              <w:rPr>
                <w:ins w:id="10698" w:author="Utente" w:date="2017-06-25T10:57:00Z"/>
                <w:rFonts w:ascii="Arial" w:hAnsi="Arial" w:cs="Arial"/>
              </w:rPr>
            </w:pPr>
            <w:ins w:id="10699" w:author="Utente" w:date="2017-06-25T10:57:00Z">
              <w:r w:rsidRPr="00B80B78">
                <w:rPr>
                  <w:rFonts w:ascii="Arial" w:eastAsia="Calibri" w:hAnsi="Arial" w:cs="Arial"/>
                  <w:b/>
                </w:rPr>
                <w:t>Id_4</w:t>
              </w:r>
            </w:ins>
          </w:p>
        </w:tc>
        <w:tc>
          <w:tcPr>
            <w:tcW w:w="112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4B9E3670" w14:textId="77777777" w:rsidR="001B0A6B" w:rsidRPr="00B80B78" w:rsidRDefault="001B0A6B" w:rsidP="00E822CA">
            <w:pPr>
              <w:rPr>
                <w:ins w:id="10700" w:author="Utente" w:date="2017-06-25T10:57:00Z"/>
                <w:rFonts w:ascii="Arial" w:hAnsi="Arial" w:cs="Arial"/>
              </w:rPr>
            </w:pPr>
            <w:ins w:id="10701" w:author="Utente" w:date="2017-06-25T10:57:00Z">
              <w:r w:rsidRPr="00B80B78">
                <w:rPr>
                  <w:rFonts w:ascii="Arial" w:eastAsia="Calibri" w:hAnsi="Arial" w:cs="Arial"/>
                  <w:b/>
                  <w:shd w:val="clear" w:color="auto" w:fill="C6D9F1"/>
                </w:rPr>
                <w:t>Me_1</w:t>
              </w:r>
            </w:ins>
          </w:p>
        </w:tc>
        <w:tc>
          <w:tcPr>
            <w:tcW w:w="1559" w:type="dxa"/>
            <w:tcBorders>
              <w:top w:val="single" w:sz="6" w:space="0" w:color="000000"/>
              <w:left w:val="single" w:sz="6" w:space="0" w:color="000000"/>
              <w:bottom w:val="single" w:sz="6" w:space="0" w:color="000000"/>
              <w:right w:val="single" w:sz="6" w:space="0" w:color="000000"/>
            </w:tcBorders>
            <w:shd w:val="clear" w:color="auto" w:fill="C6D9F1"/>
          </w:tcPr>
          <w:p w14:paraId="0F9B43C0" w14:textId="77777777" w:rsidR="001B0A6B" w:rsidRPr="00B80B78" w:rsidRDefault="001B0A6B" w:rsidP="00E822CA">
            <w:pPr>
              <w:rPr>
                <w:ins w:id="10702" w:author="Utente" w:date="2017-06-25T10:57:00Z"/>
                <w:rFonts w:ascii="Arial" w:eastAsia="Calibri" w:hAnsi="Arial" w:cs="Arial"/>
                <w:b/>
                <w:shd w:val="clear" w:color="auto" w:fill="C6D9F1"/>
              </w:rPr>
            </w:pPr>
            <w:ins w:id="10703" w:author="Utente" w:date="2017-06-25T10:57:00Z">
              <w:r w:rsidRPr="00B80B78">
                <w:rPr>
                  <w:rFonts w:ascii="Arial" w:eastAsia="Calibri" w:hAnsi="Arial" w:cs="Arial"/>
                  <w:b/>
                  <w:shd w:val="clear" w:color="auto" w:fill="C6D9F1"/>
                </w:rPr>
                <w:t>Me_2</w:t>
              </w:r>
            </w:ins>
          </w:p>
        </w:tc>
      </w:tr>
      <w:tr w:rsidR="001B0A6B" w:rsidRPr="00B80B78" w14:paraId="02C0C2FB" w14:textId="77777777" w:rsidTr="00E822CA">
        <w:trPr>
          <w:ins w:id="10704" w:author="Utente" w:date="2017-06-25T10:57: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EAAB2C" w14:textId="77777777" w:rsidR="001B0A6B" w:rsidRPr="00B80B78" w:rsidRDefault="001B0A6B" w:rsidP="00E822CA">
            <w:pPr>
              <w:rPr>
                <w:ins w:id="10705" w:author="Utente" w:date="2017-06-25T10:57:00Z"/>
                <w:rFonts w:ascii="Arial" w:hAnsi="Arial" w:cs="Arial"/>
              </w:rPr>
            </w:pPr>
            <w:ins w:id="10706" w:author="Utente" w:date="2017-06-25T10:57:00Z">
              <w:r w:rsidRPr="00B80B78">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B56EF4" w14:textId="77777777" w:rsidR="001B0A6B" w:rsidRPr="00B80B78" w:rsidRDefault="001B0A6B" w:rsidP="00E822CA">
            <w:pPr>
              <w:rPr>
                <w:ins w:id="10707" w:author="Utente" w:date="2017-06-25T10:57:00Z"/>
                <w:rFonts w:ascii="Arial" w:hAnsi="Arial" w:cs="Arial"/>
              </w:rPr>
            </w:pPr>
            <w:ins w:id="10708" w:author="Utente" w:date="2017-06-25T10:57:00Z">
              <w:r w:rsidRPr="00B80B78">
                <w:rPr>
                  <w:rFonts w:ascii="Arial" w:eastAsia="Calibri" w:hAnsi="Arial" w:cs="Arial"/>
                </w:rPr>
                <w:t>Y_LT15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6E7AC8" w14:textId="77777777" w:rsidR="001B0A6B" w:rsidRPr="00B80B78" w:rsidRDefault="001B0A6B" w:rsidP="00E822CA">
            <w:pPr>
              <w:rPr>
                <w:ins w:id="10709" w:author="Utente" w:date="2017-06-25T10:57:00Z"/>
                <w:rFonts w:ascii="Arial" w:hAnsi="Arial" w:cs="Arial"/>
              </w:rPr>
            </w:pPr>
            <w:ins w:id="10710" w:author="Utente" w:date="2017-06-25T10:57:00Z">
              <w:r w:rsidRPr="00B80B78">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692A0B" w14:textId="77777777" w:rsidR="001B0A6B" w:rsidRPr="00B80B78" w:rsidRDefault="001B0A6B" w:rsidP="00E822CA">
            <w:pPr>
              <w:rPr>
                <w:ins w:id="10711" w:author="Utente" w:date="2017-06-25T10:57:00Z"/>
                <w:rFonts w:ascii="Arial" w:hAnsi="Arial" w:cs="Arial"/>
              </w:rPr>
            </w:pPr>
            <w:ins w:id="10712" w:author="Utente" w:date="2017-06-25T10:57:00Z">
              <w:r w:rsidRPr="00B80B78">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7EA451" w14:textId="77777777" w:rsidR="001B0A6B" w:rsidRPr="00B80B78" w:rsidRDefault="001B0A6B" w:rsidP="00E822CA">
            <w:pPr>
              <w:rPr>
                <w:ins w:id="10713" w:author="Utente" w:date="2017-06-25T10:57:00Z"/>
                <w:rFonts w:ascii="Arial" w:hAnsi="Arial" w:cs="Arial"/>
              </w:rPr>
            </w:pPr>
            <w:ins w:id="10714" w:author="Utente" w:date="2017-06-25T10:57:00Z">
              <w:r w:rsidRPr="00B80B78">
                <w:rPr>
                  <w:rFonts w:ascii="Arial" w:eastAsia="Calibri" w:hAnsi="Arial" w:cs="Arial"/>
                </w:rPr>
                <w:t>true</w:t>
              </w:r>
            </w:ins>
          </w:p>
        </w:tc>
        <w:tc>
          <w:tcPr>
            <w:tcW w:w="1559" w:type="dxa"/>
            <w:tcBorders>
              <w:top w:val="single" w:sz="6" w:space="0" w:color="000000"/>
              <w:left w:val="single" w:sz="6" w:space="0" w:color="000000"/>
              <w:bottom w:val="single" w:sz="6" w:space="0" w:color="000000"/>
              <w:right w:val="single" w:sz="6" w:space="0" w:color="000000"/>
            </w:tcBorders>
          </w:tcPr>
          <w:p w14:paraId="3572735F" w14:textId="77777777" w:rsidR="001B0A6B" w:rsidRPr="00B80B78" w:rsidRDefault="001B0A6B" w:rsidP="00E822CA">
            <w:pPr>
              <w:rPr>
                <w:ins w:id="10715" w:author="Utente" w:date="2017-06-25T10:57:00Z"/>
                <w:rFonts w:ascii="Arial" w:eastAsia="Calibri" w:hAnsi="Arial" w:cs="Arial"/>
              </w:rPr>
            </w:pPr>
            <w:ins w:id="10716" w:author="Utente" w:date="2017-06-25T10:57:00Z">
              <w:r w:rsidRPr="00B80B78">
                <w:rPr>
                  <w:rFonts w:ascii="Arial" w:eastAsia="Calibri" w:hAnsi="Arial" w:cs="Arial"/>
                </w:rPr>
                <w:t>false</w:t>
              </w:r>
            </w:ins>
          </w:p>
        </w:tc>
      </w:tr>
      <w:tr w:rsidR="001B0A6B" w:rsidRPr="00B80B78" w14:paraId="6C659D23" w14:textId="77777777" w:rsidTr="00E822CA">
        <w:trPr>
          <w:ins w:id="10717" w:author="Utente" w:date="2017-06-25T10:57: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04C4E4" w14:textId="77777777" w:rsidR="001B0A6B" w:rsidRPr="00B80B78" w:rsidRDefault="001B0A6B" w:rsidP="00E822CA">
            <w:pPr>
              <w:rPr>
                <w:ins w:id="10718" w:author="Utente" w:date="2017-06-25T10:57:00Z"/>
                <w:rFonts w:ascii="Arial" w:hAnsi="Arial" w:cs="Arial"/>
              </w:rPr>
            </w:pPr>
            <w:ins w:id="10719" w:author="Utente" w:date="2017-06-25T10:57:00Z">
              <w:r w:rsidRPr="00B80B78">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023107" w14:textId="77777777" w:rsidR="001B0A6B" w:rsidRPr="00B80B78" w:rsidRDefault="001B0A6B" w:rsidP="00E822CA">
            <w:pPr>
              <w:rPr>
                <w:ins w:id="10720" w:author="Utente" w:date="2017-06-25T10:57:00Z"/>
                <w:rFonts w:ascii="Arial" w:hAnsi="Arial" w:cs="Arial"/>
              </w:rPr>
            </w:pPr>
            <w:ins w:id="10721" w:author="Utente" w:date="2017-06-25T10:57:00Z">
              <w:r w:rsidRPr="00B80B78">
                <w:rPr>
                  <w:rFonts w:ascii="Arial" w:eastAsia="Calibri" w:hAnsi="Arial" w:cs="Arial"/>
                </w:rPr>
                <w:t>Y15-64</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1FADFD" w14:textId="77777777" w:rsidR="001B0A6B" w:rsidRPr="00B80B78" w:rsidRDefault="001B0A6B" w:rsidP="00E822CA">
            <w:pPr>
              <w:rPr>
                <w:ins w:id="10722" w:author="Utente" w:date="2017-06-25T10:57:00Z"/>
                <w:rFonts w:ascii="Arial" w:hAnsi="Arial" w:cs="Arial"/>
              </w:rPr>
            </w:pPr>
            <w:ins w:id="10723" w:author="Utente" w:date="2017-06-25T10:57:00Z">
              <w:r w:rsidRPr="00B80B78">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629196" w14:textId="77777777" w:rsidR="001B0A6B" w:rsidRPr="00B80B78" w:rsidRDefault="001B0A6B" w:rsidP="00E822CA">
            <w:pPr>
              <w:rPr>
                <w:ins w:id="10724" w:author="Utente" w:date="2017-06-25T10:57:00Z"/>
                <w:rFonts w:ascii="Arial" w:hAnsi="Arial" w:cs="Arial"/>
              </w:rPr>
            </w:pPr>
            <w:ins w:id="10725" w:author="Utente" w:date="2017-06-25T10:57:00Z">
              <w:r w:rsidRPr="00B80B78">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77F6B2" w14:textId="77777777" w:rsidR="001B0A6B" w:rsidRPr="00B80B78" w:rsidRDefault="001B0A6B" w:rsidP="00E822CA">
            <w:pPr>
              <w:rPr>
                <w:ins w:id="10726" w:author="Utente" w:date="2017-06-25T10:57:00Z"/>
                <w:rFonts w:ascii="Arial" w:hAnsi="Arial" w:cs="Arial"/>
              </w:rPr>
            </w:pPr>
            <w:ins w:id="10727" w:author="Utente" w:date="2017-06-25T10:57:00Z">
              <w:r w:rsidRPr="00B80B78">
                <w:rPr>
                  <w:rFonts w:ascii="Arial" w:eastAsia="Calibri" w:hAnsi="Arial" w:cs="Arial"/>
                </w:rPr>
                <w:t>false</w:t>
              </w:r>
            </w:ins>
          </w:p>
        </w:tc>
        <w:tc>
          <w:tcPr>
            <w:tcW w:w="1559" w:type="dxa"/>
            <w:tcBorders>
              <w:top w:val="single" w:sz="6" w:space="0" w:color="000000"/>
              <w:left w:val="single" w:sz="6" w:space="0" w:color="000000"/>
              <w:bottom w:val="single" w:sz="6" w:space="0" w:color="000000"/>
              <w:right w:val="single" w:sz="6" w:space="0" w:color="000000"/>
            </w:tcBorders>
          </w:tcPr>
          <w:p w14:paraId="143FBDEB" w14:textId="77777777" w:rsidR="001B0A6B" w:rsidRPr="00B80B78" w:rsidRDefault="001B0A6B" w:rsidP="00E822CA">
            <w:pPr>
              <w:rPr>
                <w:ins w:id="10728" w:author="Utente" w:date="2017-06-25T10:57:00Z"/>
                <w:rFonts w:ascii="Arial" w:eastAsia="Calibri" w:hAnsi="Arial" w:cs="Arial"/>
              </w:rPr>
            </w:pPr>
            <w:ins w:id="10729" w:author="Utente" w:date="2017-06-25T10:57:00Z">
              <w:r w:rsidRPr="00B80B78">
                <w:rPr>
                  <w:rFonts w:ascii="Arial" w:eastAsia="Calibri" w:hAnsi="Arial" w:cs="Arial"/>
                </w:rPr>
                <w:t>true</w:t>
              </w:r>
            </w:ins>
          </w:p>
        </w:tc>
      </w:tr>
      <w:tr w:rsidR="001B0A6B" w:rsidRPr="00B80B78" w14:paraId="1F0FF761" w14:textId="77777777" w:rsidTr="00E822CA">
        <w:trPr>
          <w:ins w:id="10730" w:author="Utente" w:date="2017-06-25T10:57: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4A2D78" w14:textId="77777777" w:rsidR="001B0A6B" w:rsidRPr="00B80B78" w:rsidRDefault="001B0A6B" w:rsidP="00E822CA">
            <w:pPr>
              <w:rPr>
                <w:ins w:id="10731" w:author="Utente" w:date="2017-06-25T10:57:00Z"/>
                <w:rFonts w:ascii="Arial" w:hAnsi="Arial" w:cs="Arial"/>
              </w:rPr>
            </w:pPr>
            <w:ins w:id="10732" w:author="Utente" w:date="2017-06-25T10:57:00Z">
              <w:r w:rsidRPr="00B80B78">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BF21D8" w14:textId="77777777" w:rsidR="001B0A6B" w:rsidRPr="00B80B78" w:rsidRDefault="001B0A6B" w:rsidP="00E822CA">
            <w:pPr>
              <w:rPr>
                <w:ins w:id="10733" w:author="Utente" w:date="2017-06-25T10:57:00Z"/>
                <w:rFonts w:ascii="Arial" w:hAnsi="Arial" w:cs="Arial"/>
              </w:rPr>
            </w:pPr>
            <w:ins w:id="10734" w:author="Utente" w:date="2017-06-25T10:57:00Z">
              <w:r w:rsidRPr="00B80B78">
                <w:rPr>
                  <w:rFonts w:ascii="Arial" w:eastAsia="Calibri" w:hAnsi="Arial" w:cs="Arial"/>
                </w:rPr>
                <w:t>Y_GE65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823FB8" w14:textId="77777777" w:rsidR="001B0A6B" w:rsidRPr="00B80B78" w:rsidRDefault="001B0A6B" w:rsidP="00E822CA">
            <w:pPr>
              <w:rPr>
                <w:ins w:id="10735" w:author="Utente" w:date="2017-06-25T10:57:00Z"/>
                <w:rFonts w:ascii="Arial" w:hAnsi="Arial" w:cs="Arial"/>
              </w:rPr>
            </w:pPr>
            <w:ins w:id="10736" w:author="Utente" w:date="2017-06-25T10:57:00Z">
              <w:r w:rsidRPr="00B80B78">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D37765" w14:textId="77777777" w:rsidR="001B0A6B" w:rsidRPr="00B80B78" w:rsidRDefault="001B0A6B" w:rsidP="00E822CA">
            <w:pPr>
              <w:rPr>
                <w:ins w:id="10737" w:author="Utente" w:date="2017-06-25T10:57:00Z"/>
                <w:rFonts w:ascii="Arial" w:hAnsi="Arial" w:cs="Arial"/>
              </w:rPr>
            </w:pPr>
            <w:ins w:id="10738" w:author="Utente" w:date="2017-06-25T10:57:00Z">
              <w:r w:rsidRPr="00B80B78">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9839C6" w14:textId="77777777" w:rsidR="001B0A6B" w:rsidRPr="00B80B78" w:rsidRDefault="001B0A6B" w:rsidP="00E822CA">
            <w:pPr>
              <w:rPr>
                <w:ins w:id="10739" w:author="Utente" w:date="2017-06-25T10:57:00Z"/>
                <w:rFonts w:ascii="Arial" w:hAnsi="Arial" w:cs="Arial"/>
              </w:rPr>
            </w:pPr>
            <w:ins w:id="10740" w:author="Utente" w:date="2017-06-25T10:57:00Z">
              <w:r w:rsidRPr="00B80B78">
                <w:rPr>
                  <w:rFonts w:ascii="Arial" w:eastAsia="Calibri" w:hAnsi="Arial" w:cs="Arial"/>
                </w:rPr>
                <w:t>true</w:t>
              </w:r>
            </w:ins>
          </w:p>
        </w:tc>
        <w:tc>
          <w:tcPr>
            <w:tcW w:w="1559" w:type="dxa"/>
            <w:tcBorders>
              <w:top w:val="single" w:sz="6" w:space="0" w:color="000000"/>
              <w:left w:val="single" w:sz="6" w:space="0" w:color="000000"/>
              <w:bottom w:val="single" w:sz="6" w:space="0" w:color="000000"/>
              <w:right w:val="single" w:sz="6" w:space="0" w:color="000000"/>
            </w:tcBorders>
          </w:tcPr>
          <w:p w14:paraId="30ED6A33" w14:textId="77777777" w:rsidR="001B0A6B" w:rsidRPr="00B80B78" w:rsidRDefault="001B0A6B" w:rsidP="00E822CA">
            <w:pPr>
              <w:rPr>
                <w:ins w:id="10741" w:author="Utente" w:date="2017-06-25T10:57:00Z"/>
                <w:rFonts w:ascii="Arial" w:eastAsia="Calibri" w:hAnsi="Arial" w:cs="Arial"/>
              </w:rPr>
            </w:pPr>
            <w:ins w:id="10742" w:author="Utente" w:date="2017-06-25T10:57:00Z">
              <w:r w:rsidRPr="00B80B78">
                <w:rPr>
                  <w:rFonts w:ascii="Arial" w:eastAsia="Calibri" w:hAnsi="Arial" w:cs="Arial"/>
                </w:rPr>
                <w:t>false</w:t>
              </w:r>
            </w:ins>
          </w:p>
        </w:tc>
      </w:tr>
      <w:tr w:rsidR="001B0A6B" w:rsidRPr="00B80B78" w14:paraId="64042858" w14:textId="77777777" w:rsidTr="00E822CA">
        <w:trPr>
          <w:ins w:id="10743" w:author="Utente" w:date="2017-06-25T10:57: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91F757" w14:textId="77777777" w:rsidR="001B0A6B" w:rsidRPr="00B80B78" w:rsidRDefault="001B0A6B" w:rsidP="00E822CA">
            <w:pPr>
              <w:rPr>
                <w:ins w:id="10744" w:author="Utente" w:date="2017-06-25T10:57:00Z"/>
                <w:rFonts w:ascii="Arial" w:hAnsi="Arial" w:cs="Arial"/>
              </w:rPr>
            </w:pPr>
            <w:ins w:id="10745" w:author="Utente" w:date="2017-06-25T10:57:00Z">
              <w:r w:rsidRPr="00B80B78">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CA99CC" w14:textId="77777777" w:rsidR="001B0A6B" w:rsidRPr="00B80B78" w:rsidRDefault="001B0A6B" w:rsidP="00E822CA">
            <w:pPr>
              <w:rPr>
                <w:ins w:id="10746" w:author="Utente" w:date="2017-06-25T10:57:00Z"/>
                <w:rFonts w:ascii="Arial" w:hAnsi="Arial" w:cs="Arial"/>
              </w:rPr>
            </w:pPr>
            <w:ins w:id="10747" w:author="Utente" w:date="2017-06-25T10:57:00Z">
              <w:r w:rsidRPr="00B80B78">
                <w:rPr>
                  <w:rFonts w:ascii="Arial" w:eastAsia="Calibri" w:hAnsi="Arial" w:cs="Arial"/>
                </w:rPr>
                <w:t>Y_LT15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7B151B" w14:textId="77777777" w:rsidR="001B0A6B" w:rsidRPr="00B80B78" w:rsidRDefault="001B0A6B" w:rsidP="00E822CA">
            <w:pPr>
              <w:rPr>
                <w:ins w:id="10748" w:author="Utente" w:date="2017-06-25T10:57:00Z"/>
                <w:rFonts w:ascii="Arial" w:hAnsi="Arial" w:cs="Arial"/>
              </w:rPr>
            </w:pPr>
            <w:ins w:id="10749" w:author="Utente" w:date="2017-06-25T10:57:00Z">
              <w:r w:rsidRPr="00B80B78">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E57929" w14:textId="77777777" w:rsidR="001B0A6B" w:rsidRPr="00B80B78" w:rsidRDefault="001B0A6B" w:rsidP="00E822CA">
            <w:pPr>
              <w:rPr>
                <w:ins w:id="10750" w:author="Utente" w:date="2017-06-25T10:57:00Z"/>
                <w:rFonts w:ascii="Arial" w:hAnsi="Arial" w:cs="Arial"/>
              </w:rPr>
            </w:pPr>
            <w:ins w:id="10751" w:author="Utente" w:date="2017-06-25T10:57:00Z">
              <w:r w:rsidRPr="00B80B78">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65F742" w14:textId="77777777" w:rsidR="001B0A6B" w:rsidRPr="00B80B78" w:rsidRDefault="001B0A6B" w:rsidP="00E822CA">
            <w:pPr>
              <w:rPr>
                <w:ins w:id="10752" w:author="Utente" w:date="2017-06-25T10:57:00Z"/>
                <w:rFonts w:ascii="Arial" w:hAnsi="Arial" w:cs="Arial"/>
              </w:rPr>
            </w:pPr>
            <w:ins w:id="10753" w:author="Utente" w:date="2017-06-25T10:57:00Z">
              <w:r w:rsidRPr="00B80B78">
                <w:rPr>
                  <w:rFonts w:ascii="Arial" w:eastAsia="Calibri" w:hAnsi="Arial" w:cs="Arial"/>
                </w:rPr>
                <w:t>false</w:t>
              </w:r>
            </w:ins>
          </w:p>
        </w:tc>
        <w:tc>
          <w:tcPr>
            <w:tcW w:w="1559" w:type="dxa"/>
            <w:tcBorders>
              <w:top w:val="single" w:sz="6" w:space="0" w:color="000000"/>
              <w:left w:val="single" w:sz="6" w:space="0" w:color="000000"/>
              <w:bottom w:val="single" w:sz="6" w:space="0" w:color="000000"/>
              <w:right w:val="single" w:sz="6" w:space="0" w:color="000000"/>
            </w:tcBorders>
          </w:tcPr>
          <w:p w14:paraId="1BCB5EE5" w14:textId="77777777" w:rsidR="001B0A6B" w:rsidRPr="00B80B78" w:rsidRDefault="001B0A6B" w:rsidP="00E822CA">
            <w:pPr>
              <w:rPr>
                <w:ins w:id="10754" w:author="Utente" w:date="2017-06-25T10:57:00Z"/>
                <w:rFonts w:ascii="Arial" w:eastAsia="Calibri" w:hAnsi="Arial" w:cs="Arial"/>
              </w:rPr>
            </w:pPr>
            <w:ins w:id="10755" w:author="Utente" w:date="2017-06-25T10:57:00Z">
              <w:r w:rsidRPr="00B80B78">
                <w:rPr>
                  <w:rFonts w:ascii="Arial" w:eastAsia="Calibri" w:hAnsi="Arial" w:cs="Arial"/>
                </w:rPr>
                <w:t>true</w:t>
              </w:r>
            </w:ins>
          </w:p>
        </w:tc>
      </w:tr>
      <w:tr w:rsidR="001B0A6B" w:rsidRPr="00B80B78" w14:paraId="790C81D0" w14:textId="77777777" w:rsidTr="00E822CA">
        <w:trPr>
          <w:ins w:id="10756" w:author="Utente" w:date="2017-06-25T10:57: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8C97CE" w14:textId="77777777" w:rsidR="001B0A6B" w:rsidRPr="00B80B78" w:rsidRDefault="001B0A6B" w:rsidP="00E822CA">
            <w:pPr>
              <w:rPr>
                <w:ins w:id="10757" w:author="Utente" w:date="2017-06-25T10:57:00Z"/>
                <w:rFonts w:ascii="Arial" w:hAnsi="Arial" w:cs="Arial"/>
              </w:rPr>
            </w:pPr>
            <w:ins w:id="10758" w:author="Utente" w:date="2017-06-25T10:57:00Z">
              <w:r w:rsidRPr="00B80B78">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A87986" w14:textId="77777777" w:rsidR="001B0A6B" w:rsidRPr="00B80B78" w:rsidRDefault="001B0A6B" w:rsidP="00E822CA">
            <w:pPr>
              <w:rPr>
                <w:ins w:id="10759" w:author="Utente" w:date="2017-06-25T10:57:00Z"/>
                <w:rFonts w:ascii="Arial" w:hAnsi="Arial" w:cs="Arial"/>
              </w:rPr>
            </w:pPr>
            <w:ins w:id="10760" w:author="Utente" w:date="2017-06-25T10:57:00Z">
              <w:r w:rsidRPr="00B80B78">
                <w:rPr>
                  <w:rFonts w:ascii="Arial" w:eastAsia="Calibri" w:hAnsi="Arial" w:cs="Arial"/>
                </w:rPr>
                <w:t>Y15-64</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4AF2A7" w14:textId="77777777" w:rsidR="001B0A6B" w:rsidRPr="00B80B78" w:rsidRDefault="001B0A6B" w:rsidP="00E822CA">
            <w:pPr>
              <w:rPr>
                <w:ins w:id="10761" w:author="Utente" w:date="2017-06-25T10:57:00Z"/>
                <w:rFonts w:ascii="Arial" w:hAnsi="Arial" w:cs="Arial"/>
              </w:rPr>
            </w:pPr>
            <w:ins w:id="10762" w:author="Utente" w:date="2017-06-25T10:57:00Z">
              <w:r w:rsidRPr="00B80B78">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4BDCDD" w14:textId="77777777" w:rsidR="001B0A6B" w:rsidRPr="00B80B78" w:rsidRDefault="001B0A6B" w:rsidP="00E822CA">
            <w:pPr>
              <w:rPr>
                <w:ins w:id="10763" w:author="Utente" w:date="2017-06-25T10:57:00Z"/>
                <w:rFonts w:ascii="Arial" w:hAnsi="Arial" w:cs="Arial"/>
              </w:rPr>
            </w:pPr>
            <w:ins w:id="10764" w:author="Utente" w:date="2017-06-25T10:57:00Z">
              <w:r w:rsidRPr="00B80B78">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64EF37" w14:textId="77777777" w:rsidR="001B0A6B" w:rsidRPr="00B80B78" w:rsidRDefault="001B0A6B" w:rsidP="00E822CA">
            <w:pPr>
              <w:rPr>
                <w:ins w:id="10765" w:author="Utente" w:date="2017-06-25T10:57:00Z"/>
                <w:rFonts w:ascii="Arial" w:hAnsi="Arial" w:cs="Arial"/>
              </w:rPr>
            </w:pPr>
            <w:ins w:id="10766" w:author="Utente" w:date="2017-06-25T10:57:00Z">
              <w:r w:rsidRPr="00B80B78">
                <w:rPr>
                  <w:rFonts w:ascii="Arial" w:eastAsia="Calibri" w:hAnsi="Arial" w:cs="Arial"/>
                </w:rPr>
                <w:t>false</w:t>
              </w:r>
            </w:ins>
          </w:p>
        </w:tc>
        <w:tc>
          <w:tcPr>
            <w:tcW w:w="1559" w:type="dxa"/>
            <w:tcBorders>
              <w:top w:val="single" w:sz="6" w:space="0" w:color="000000"/>
              <w:left w:val="single" w:sz="6" w:space="0" w:color="000000"/>
              <w:bottom w:val="single" w:sz="6" w:space="0" w:color="000000"/>
              <w:right w:val="single" w:sz="6" w:space="0" w:color="000000"/>
            </w:tcBorders>
          </w:tcPr>
          <w:p w14:paraId="5A39DE28" w14:textId="77777777" w:rsidR="001B0A6B" w:rsidRPr="00B80B78" w:rsidRDefault="001B0A6B" w:rsidP="00E822CA">
            <w:pPr>
              <w:rPr>
                <w:ins w:id="10767" w:author="Utente" w:date="2017-06-25T10:57:00Z"/>
                <w:rFonts w:ascii="Arial" w:eastAsia="Calibri" w:hAnsi="Arial" w:cs="Arial"/>
              </w:rPr>
            </w:pPr>
            <w:ins w:id="10768" w:author="Utente" w:date="2017-06-25T10:57:00Z">
              <w:r w:rsidRPr="00B80B78">
                <w:rPr>
                  <w:rFonts w:ascii="Arial" w:eastAsia="Calibri" w:hAnsi="Arial" w:cs="Arial"/>
                </w:rPr>
                <w:t>true</w:t>
              </w:r>
            </w:ins>
          </w:p>
        </w:tc>
      </w:tr>
      <w:tr w:rsidR="001B0A6B" w:rsidRPr="00B80B78" w14:paraId="0CE7C609" w14:textId="77777777" w:rsidTr="00E822CA">
        <w:trPr>
          <w:ins w:id="10769" w:author="Utente" w:date="2017-06-25T10:57: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DD0E3B" w14:textId="77777777" w:rsidR="001B0A6B" w:rsidRPr="00B80B78" w:rsidRDefault="001B0A6B" w:rsidP="00E822CA">
            <w:pPr>
              <w:rPr>
                <w:ins w:id="10770" w:author="Utente" w:date="2017-06-25T10:57:00Z"/>
                <w:rFonts w:ascii="Arial" w:hAnsi="Arial" w:cs="Arial"/>
              </w:rPr>
            </w:pPr>
            <w:ins w:id="10771" w:author="Utente" w:date="2017-06-25T10:57:00Z">
              <w:r w:rsidRPr="00B80B78">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77EF70" w14:textId="77777777" w:rsidR="001B0A6B" w:rsidRPr="00B80B78" w:rsidRDefault="001B0A6B" w:rsidP="00E822CA">
            <w:pPr>
              <w:rPr>
                <w:ins w:id="10772" w:author="Utente" w:date="2017-06-25T10:57:00Z"/>
                <w:rFonts w:ascii="Arial" w:hAnsi="Arial" w:cs="Arial"/>
              </w:rPr>
            </w:pPr>
            <w:ins w:id="10773" w:author="Utente" w:date="2017-06-25T10:57:00Z">
              <w:r w:rsidRPr="00B80B78">
                <w:rPr>
                  <w:rFonts w:ascii="Arial" w:eastAsia="Calibri" w:hAnsi="Arial" w:cs="Arial"/>
                </w:rPr>
                <w:t>Y_GE65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2954DC" w14:textId="77777777" w:rsidR="001B0A6B" w:rsidRPr="00B80B78" w:rsidRDefault="001B0A6B" w:rsidP="00E822CA">
            <w:pPr>
              <w:rPr>
                <w:ins w:id="10774" w:author="Utente" w:date="2017-06-25T10:57:00Z"/>
                <w:rFonts w:ascii="Arial" w:hAnsi="Arial" w:cs="Arial"/>
              </w:rPr>
            </w:pPr>
            <w:ins w:id="10775" w:author="Utente" w:date="2017-06-25T10:57:00Z">
              <w:r w:rsidRPr="00B80B78">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A9461B" w14:textId="77777777" w:rsidR="001B0A6B" w:rsidRPr="00B80B78" w:rsidRDefault="001B0A6B" w:rsidP="00E822CA">
            <w:pPr>
              <w:rPr>
                <w:ins w:id="10776" w:author="Utente" w:date="2017-06-25T10:57:00Z"/>
                <w:rFonts w:ascii="Arial" w:hAnsi="Arial" w:cs="Arial"/>
              </w:rPr>
            </w:pPr>
            <w:ins w:id="10777" w:author="Utente" w:date="2017-06-25T10:57:00Z">
              <w:r w:rsidRPr="00B80B78">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F3268B" w14:textId="77777777" w:rsidR="001B0A6B" w:rsidRPr="00B80B78" w:rsidRDefault="001B0A6B" w:rsidP="00E822CA">
            <w:pPr>
              <w:rPr>
                <w:ins w:id="10778" w:author="Utente" w:date="2017-06-25T10:57:00Z"/>
                <w:rFonts w:ascii="Arial" w:hAnsi="Arial" w:cs="Arial"/>
              </w:rPr>
            </w:pPr>
            <w:ins w:id="10779" w:author="Utente" w:date="2017-06-25T10:57:00Z">
              <w:r w:rsidRPr="00B80B78">
                <w:rPr>
                  <w:rFonts w:ascii="Arial" w:eastAsia="Calibri" w:hAnsi="Arial" w:cs="Arial"/>
                </w:rPr>
                <w:t>true</w:t>
              </w:r>
            </w:ins>
          </w:p>
        </w:tc>
        <w:tc>
          <w:tcPr>
            <w:tcW w:w="1559" w:type="dxa"/>
            <w:tcBorders>
              <w:top w:val="single" w:sz="6" w:space="0" w:color="000000"/>
              <w:left w:val="single" w:sz="6" w:space="0" w:color="000000"/>
              <w:bottom w:val="single" w:sz="6" w:space="0" w:color="000000"/>
              <w:right w:val="single" w:sz="6" w:space="0" w:color="000000"/>
            </w:tcBorders>
          </w:tcPr>
          <w:p w14:paraId="211A66D5" w14:textId="77777777" w:rsidR="001B0A6B" w:rsidRPr="00B80B78" w:rsidRDefault="001B0A6B" w:rsidP="00E822CA">
            <w:pPr>
              <w:rPr>
                <w:ins w:id="10780" w:author="Utente" w:date="2017-06-25T10:57:00Z"/>
                <w:rFonts w:ascii="Arial" w:eastAsia="Calibri" w:hAnsi="Arial" w:cs="Arial"/>
              </w:rPr>
            </w:pPr>
            <w:ins w:id="10781" w:author="Utente" w:date="2017-06-25T10:57:00Z">
              <w:r w:rsidRPr="00B80B78">
                <w:rPr>
                  <w:rFonts w:ascii="Arial" w:eastAsia="Calibri" w:hAnsi="Arial" w:cs="Arial"/>
                </w:rPr>
                <w:t>false</w:t>
              </w:r>
            </w:ins>
          </w:p>
        </w:tc>
      </w:tr>
    </w:tbl>
    <w:p w14:paraId="459A8CA4" w14:textId="77777777" w:rsidR="001B0A6B" w:rsidRPr="00B80B78" w:rsidRDefault="001B0A6B">
      <w:pPr>
        <w:rPr>
          <w:rFonts w:ascii="Arial" w:hAnsi="Arial" w:cs="Arial"/>
        </w:rPr>
      </w:pPr>
    </w:p>
    <w:p w14:paraId="619FC62D" w14:textId="1910CD65" w:rsidR="005A2227" w:rsidRPr="00E352EF" w:rsidRDefault="00EB2324" w:rsidP="00B3632D">
      <w:pPr>
        <w:pStyle w:val="Stile1"/>
        <w:rPr>
          <w:lang w:val="en-GB"/>
        </w:rPr>
      </w:pPr>
      <w:bookmarkStart w:id="10782" w:name="_Toc463805774"/>
      <w:bookmarkStart w:id="10783" w:name="_Toc464487951"/>
      <w:r w:rsidRPr="00E352EF">
        <w:rPr>
          <w:lang w:val="en-GB"/>
        </w:rPr>
        <w:t>VTL-</w:t>
      </w:r>
      <w:r w:rsidR="0097053A" w:rsidRPr="00E352EF">
        <w:rPr>
          <w:lang w:val="en-GB"/>
        </w:rPr>
        <w:t>ML  -  Date operators and functions</w:t>
      </w:r>
      <w:bookmarkEnd w:id="10782"/>
      <w:bookmarkEnd w:id="10783"/>
    </w:p>
    <w:p w14:paraId="4982A92E" w14:textId="7EC3A2EC" w:rsidR="005A2227" w:rsidRPr="00E352EF" w:rsidDel="00BD26B7" w:rsidRDefault="0097053A" w:rsidP="00FD3798">
      <w:pPr>
        <w:pStyle w:val="Stile3"/>
        <w:rPr>
          <w:del w:id="10784" w:author="Utente" w:date="2017-07-05T17:35:00Z"/>
          <w:lang w:val="en-GB"/>
        </w:rPr>
      </w:pPr>
      <w:bookmarkStart w:id="10785" w:name="_Toc462659720"/>
      <w:bookmarkStart w:id="10786" w:name="_Toc463805775"/>
      <w:bookmarkStart w:id="10787" w:name="_Toc464487952"/>
      <w:del w:id="10788" w:author="Utente" w:date="2017-07-05T17:35:00Z">
        <w:r w:rsidRPr="00E352EF" w:rsidDel="00BD26B7">
          <w:rPr>
            <w:lang w:val="en-GB"/>
          </w:rPr>
          <w:delText>extract</w:delText>
        </w:r>
        <w:bookmarkEnd w:id="10785"/>
        <w:bookmarkEnd w:id="10786"/>
        <w:bookmarkEnd w:id="10787"/>
      </w:del>
    </w:p>
    <w:p w14:paraId="34A114B7" w14:textId="7CC4EF5E" w:rsidR="005A2227" w:rsidRPr="00E352EF" w:rsidDel="00BD26B7" w:rsidRDefault="0097053A" w:rsidP="00543198">
      <w:pPr>
        <w:rPr>
          <w:del w:id="10789" w:author="Utente" w:date="2017-07-05T17:35:00Z"/>
          <w:rFonts w:ascii="Cambria" w:eastAsia="Calibri" w:hAnsi="Cambria" w:cs="Calibri"/>
          <w:i/>
          <w:color w:val="5B9BD5"/>
        </w:rPr>
      </w:pPr>
      <w:del w:id="10790" w:author="Utente" w:date="2017-07-05T17:35:00Z">
        <w:r w:rsidRPr="00E352EF" w:rsidDel="00BD26B7">
          <w:rPr>
            <w:rFonts w:ascii="Cambria" w:eastAsia="Calibri" w:hAnsi="Cambria" w:cs="Calibri"/>
            <w:i/>
            <w:color w:val="5B9BD5"/>
          </w:rPr>
          <w:delText>Semantics</w:delText>
        </w:r>
      </w:del>
    </w:p>
    <w:p w14:paraId="22A48381" w14:textId="1A928E5C" w:rsidR="005A2227" w:rsidRPr="00E352EF" w:rsidDel="00BD26B7" w:rsidRDefault="0097053A" w:rsidP="00CF6D97">
      <w:pPr>
        <w:rPr>
          <w:del w:id="10791" w:author="Utente" w:date="2017-07-05T17:35:00Z"/>
          <w:rFonts w:ascii="Cambria" w:hAnsi="Cambria"/>
        </w:rPr>
      </w:pPr>
      <w:del w:id="10792" w:author="Utente" w:date="2017-07-05T17:35:00Z">
        <w:r w:rsidRPr="00E352EF" w:rsidDel="00BD26B7">
          <w:rPr>
            <w:rFonts w:ascii="Cambria" w:eastAsia="Calibri" w:hAnsi="Cambria" w:cs="Calibri"/>
          </w:rPr>
          <w:delText xml:space="preserve">The operator </w:delText>
        </w:r>
        <w:r w:rsidRPr="00E352EF" w:rsidDel="00BD26B7">
          <w:rPr>
            <w:rFonts w:ascii="Cambria" w:eastAsia="Calibri" w:hAnsi="Cambria" w:cs="Calibri"/>
            <w:b/>
          </w:rPr>
          <w:delText>extract</w:delText>
        </w:r>
        <w:r w:rsidRPr="00E352EF" w:rsidDel="00BD26B7">
          <w:rPr>
            <w:rFonts w:ascii="Cambria" w:eastAsia="Calibri" w:hAnsi="Cambria" w:cs="Calibri"/>
          </w:rPr>
          <w:delText xml:space="preserve"> returns an integer that is part of a given date, based on the value assumed by the </w:delText>
        </w:r>
        <w:r w:rsidRPr="00E352EF" w:rsidDel="00BD26B7">
          <w:rPr>
            <w:rFonts w:ascii="Cambria" w:eastAsia="Calibri" w:hAnsi="Cambria" w:cs="Calibri"/>
            <w:i/>
          </w:rPr>
          <w:delText xml:space="preserve">part </w:delText>
        </w:r>
        <w:r w:rsidRPr="00E352EF" w:rsidDel="00BD26B7">
          <w:rPr>
            <w:rFonts w:ascii="Cambria" w:eastAsia="Calibri" w:hAnsi="Cambria" w:cs="Calibri"/>
          </w:rPr>
          <w:delText>parameter.</w:delText>
        </w:r>
      </w:del>
    </w:p>
    <w:p w14:paraId="1C55A93B" w14:textId="036C0E8E" w:rsidR="00CF6D97" w:rsidRPr="00E352EF" w:rsidDel="00BD26B7" w:rsidRDefault="00CF6D97" w:rsidP="00CF6D97">
      <w:pPr>
        <w:rPr>
          <w:del w:id="10793" w:author="Utente" w:date="2017-07-05T17:35:00Z"/>
          <w:rFonts w:ascii="Cambria" w:eastAsia="Calibri" w:hAnsi="Cambria" w:cs="Calibri"/>
          <w:i/>
          <w:color w:val="5B9BD5"/>
        </w:rPr>
      </w:pPr>
    </w:p>
    <w:p w14:paraId="1D4A0D35" w14:textId="6B4933CD" w:rsidR="005A2227" w:rsidRPr="00E352EF" w:rsidDel="00BD26B7" w:rsidRDefault="0097053A" w:rsidP="00543198">
      <w:pPr>
        <w:rPr>
          <w:del w:id="10794" w:author="Utente" w:date="2017-07-05T17:35:00Z"/>
          <w:rFonts w:ascii="Cambria" w:eastAsia="Calibri" w:hAnsi="Cambria" w:cs="Calibri"/>
          <w:i/>
          <w:color w:val="5B9BD5"/>
        </w:rPr>
      </w:pPr>
      <w:del w:id="10795" w:author="Utente" w:date="2017-07-05T17:35:00Z">
        <w:r w:rsidRPr="00E352EF" w:rsidDel="00BD26B7">
          <w:rPr>
            <w:rFonts w:ascii="Cambria" w:eastAsia="Calibri" w:hAnsi="Cambria" w:cs="Calibri"/>
            <w:i/>
            <w:color w:val="5B9BD5"/>
          </w:rPr>
          <w:delText>Syntax</w:delText>
        </w:r>
      </w:del>
    </w:p>
    <w:p w14:paraId="3CE97CC0" w14:textId="2F2AF701" w:rsidR="005A2227" w:rsidRPr="00E352EF" w:rsidDel="00BD26B7" w:rsidRDefault="0097053A" w:rsidP="00CF6D97">
      <w:pPr>
        <w:rPr>
          <w:del w:id="10796" w:author="Utente" w:date="2017-07-05T17:35:00Z"/>
          <w:rFonts w:ascii="Cambria" w:hAnsi="Cambria"/>
        </w:rPr>
      </w:pPr>
      <w:del w:id="10797" w:author="Utente" w:date="2017-07-05T17:35:00Z">
        <w:r w:rsidRPr="00E352EF" w:rsidDel="00BD26B7">
          <w:rPr>
            <w:rFonts w:ascii="Cambria" w:eastAsia="Calibri" w:hAnsi="Cambria" w:cs="Calibri"/>
            <w:b/>
          </w:rPr>
          <w:delText>extract(</w:delText>
        </w:r>
        <w:r w:rsidRPr="00E352EF" w:rsidDel="00BD26B7">
          <w:rPr>
            <w:rFonts w:ascii="Cambria" w:eastAsia="Calibri" w:hAnsi="Cambria" w:cs="Calibri"/>
          </w:rPr>
          <w:delText xml:space="preserve"> </w:delText>
        </w:r>
        <w:r w:rsidRPr="00E352EF" w:rsidDel="00BD26B7">
          <w:rPr>
            <w:rFonts w:ascii="Cambria" w:eastAsia="Calibri" w:hAnsi="Cambria" w:cs="Calibri"/>
            <w:i/>
          </w:rPr>
          <w:delText>ds, part</w:delText>
        </w:r>
        <w:r w:rsidRPr="00E352EF" w:rsidDel="00BD26B7">
          <w:rPr>
            <w:rFonts w:ascii="Cambria" w:eastAsia="Calibri" w:hAnsi="Cambria" w:cs="Calibri"/>
          </w:rPr>
          <w:delText xml:space="preserve"> </w:delText>
        </w:r>
        <w:r w:rsidRPr="00E352EF" w:rsidDel="00BD26B7">
          <w:rPr>
            <w:rFonts w:ascii="Cambria" w:eastAsia="Calibri" w:hAnsi="Cambria" w:cs="Calibri"/>
            <w:b/>
          </w:rPr>
          <w:delText>)</w:delText>
        </w:r>
      </w:del>
    </w:p>
    <w:p w14:paraId="6463AB10" w14:textId="1E52A2C7" w:rsidR="00CF6D97" w:rsidRPr="00E352EF" w:rsidDel="00BD26B7" w:rsidRDefault="00CF6D97" w:rsidP="00CF6D97">
      <w:pPr>
        <w:rPr>
          <w:del w:id="10798" w:author="Utente" w:date="2017-07-05T17:35:00Z"/>
          <w:rFonts w:ascii="Cambria" w:eastAsia="Calibri" w:hAnsi="Cambria" w:cs="Calibri"/>
          <w:i/>
          <w:color w:val="5B9BD5"/>
        </w:rPr>
      </w:pPr>
    </w:p>
    <w:p w14:paraId="5EA6726E" w14:textId="7B201458" w:rsidR="005A2227" w:rsidRPr="00E352EF" w:rsidDel="00BD26B7" w:rsidRDefault="0097053A" w:rsidP="00543198">
      <w:pPr>
        <w:rPr>
          <w:del w:id="10799" w:author="Utente" w:date="2017-07-05T17:35:00Z"/>
          <w:rFonts w:ascii="Cambria" w:eastAsia="Calibri" w:hAnsi="Cambria" w:cs="Calibri"/>
          <w:i/>
          <w:color w:val="5B9BD5"/>
        </w:rPr>
      </w:pPr>
      <w:del w:id="10800" w:author="Utente" w:date="2017-07-05T17:35:00Z">
        <w:r w:rsidRPr="00E352EF" w:rsidDel="00BD26B7">
          <w:rPr>
            <w:rFonts w:ascii="Cambria" w:eastAsia="Calibri" w:hAnsi="Cambria" w:cs="Calibri"/>
            <w:i/>
            <w:color w:val="5B9BD5"/>
          </w:rPr>
          <w:delText>Parameters</w:delText>
        </w:r>
      </w:del>
    </w:p>
    <w:p w14:paraId="3280DC33" w14:textId="28D09DE8" w:rsidR="005A2227" w:rsidRPr="00E352EF" w:rsidDel="00BD26B7" w:rsidRDefault="00CF6D97" w:rsidP="00CF6D97">
      <w:pPr>
        <w:rPr>
          <w:del w:id="10801" w:author="Utente" w:date="2017-07-05T17:35:00Z"/>
          <w:rFonts w:ascii="Cambria" w:hAnsi="Cambria"/>
        </w:rPr>
      </w:pPr>
      <w:del w:id="10802" w:author="Utente" w:date="2017-07-05T17:35:00Z">
        <w:r w:rsidRPr="00E352EF" w:rsidDel="00BD26B7">
          <w:rPr>
            <w:rFonts w:ascii="Cambria" w:eastAsia="Calibri" w:hAnsi="Cambria" w:cs="Calibri"/>
            <w:i/>
          </w:rPr>
          <w:delText>d</w:delText>
        </w:r>
        <w:r w:rsidR="0097053A" w:rsidRPr="00E352EF" w:rsidDel="00BD26B7">
          <w:rPr>
            <w:rFonts w:ascii="Cambria" w:eastAsia="Calibri" w:hAnsi="Cambria" w:cs="Calibri"/>
            <w:i/>
          </w:rPr>
          <w:delText>s</w:delText>
        </w:r>
        <w:r w:rsidRPr="00E352EF" w:rsidDel="00BD26B7">
          <w:rPr>
            <w:rFonts w:ascii="Cambria" w:eastAsia="Calibri" w:hAnsi="Cambria" w:cs="Calibri"/>
          </w:rPr>
          <w:delText xml:space="preserve"> </w:delText>
        </w:r>
        <w:r w:rsidRPr="00E352EF" w:rsidDel="00BD26B7">
          <w:rPr>
            <w:rFonts w:ascii="Cambria" w:hAnsi="Cambria"/>
          </w:rPr>
          <w:delText>:</w:delText>
        </w:r>
        <w:r w:rsidR="0097053A" w:rsidRPr="00E352EF" w:rsidDel="00BD26B7">
          <w:rPr>
            <w:rFonts w:ascii="Cambria" w:eastAsia="Calibri" w:hAnsi="Cambria" w:cs="Calibri"/>
          </w:rPr>
          <w:delText xml:space="preserve"> [dataset {identifier &lt;IDENT&gt; as scalar-type}+ {measure &lt;IDENT&gt; as date}+ </w:delText>
        </w:r>
      </w:del>
    </w:p>
    <w:p w14:paraId="148C5C22" w14:textId="3F0D675E" w:rsidR="005A2227" w:rsidRPr="00E352EF" w:rsidDel="00BD26B7" w:rsidRDefault="0097053A" w:rsidP="00CF6D97">
      <w:pPr>
        <w:ind w:left="706"/>
        <w:rPr>
          <w:del w:id="10803" w:author="Utente" w:date="2017-07-05T17:35:00Z"/>
          <w:rFonts w:ascii="Cambria" w:hAnsi="Cambria"/>
        </w:rPr>
      </w:pPr>
      <w:del w:id="10804" w:author="Utente" w:date="2017-07-05T17:35:00Z">
        <w:r w:rsidRPr="00E352EF" w:rsidDel="00BD26B7">
          <w:rPr>
            <w:rFonts w:ascii="Cambria" w:eastAsia="Calibri" w:hAnsi="Cambria" w:cs="Calibri"/>
          </w:rPr>
          <w:delText xml:space="preserve">                    {attribute &lt;IDENT&gt; as scalar-type}*| date]</w:delText>
        </w:r>
      </w:del>
    </w:p>
    <w:p w14:paraId="67B74264" w14:textId="685DEAF4" w:rsidR="005A2227" w:rsidRPr="00E352EF" w:rsidDel="00BD26B7" w:rsidRDefault="00CF6D97" w:rsidP="00CF6D97">
      <w:pPr>
        <w:rPr>
          <w:del w:id="10805" w:author="Utente" w:date="2017-07-05T17:35:00Z"/>
          <w:rFonts w:ascii="Cambria" w:eastAsia="Calibri" w:hAnsi="Cambria" w:cs="Calibri"/>
        </w:rPr>
      </w:pPr>
      <w:del w:id="10806" w:author="Utente" w:date="2017-07-05T17:35:00Z">
        <w:r w:rsidRPr="00E352EF" w:rsidDel="00BD26B7">
          <w:rPr>
            <w:rFonts w:ascii="Cambria" w:eastAsia="Calibri" w:hAnsi="Cambria" w:cs="Calibri"/>
            <w:i/>
          </w:rPr>
          <w:delText>p</w:delText>
        </w:r>
        <w:r w:rsidR="0097053A" w:rsidRPr="00E352EF" w:rsidDel="00BD26B7">
          <w:rPr>
            <w:rFonts w:ascii="Cambria" w:eastAsia="Calibri" w:hAnsi="Cambria" w:cs="Calibri"/>
            <w:i/>
          </w:rPr>
          <w:delText>art</w:delText>
        </w:r>
        <w:r w:rsidRPr="00E352EF" w:rsidDel="00BD26B7">
          <w:rPr>
            <w:rFonts w:ascii="Cambria" w:eastAsia="Calibri" w:hAnsi="Cambria" w:cs="Calibri"/>
          </w:rPr>
          <w:delText xml:space="preserve"> : </w:delText>
        </w:r>
        <w:r w:rsidR="0097053A" w:rsidRPr="00E352EF" w:rsidDel="00BD26B7">
          <w:rPr>
            <w:rFonts w:ascii="Cambria" w:eastAsia="Calibri" w:hAnsi="Cambria" w:cs="Calibri"/>
          </w:rPr>
          <w:delText>string</w:delText>
        </w:r>
      </w:del>
    </w:p>
    <w:p w14:paraId="7C7ADF73" w14:textId="760B802F" w:rsidR="00DE5E99" w:rsidRPr="00E352EF" w:rsidDel="00BD26B7" w:rsidRDefault="00DE5E99" w:rsidP="00CF6D97">
      <w:pPr>
        <w:rPr>
          <w:del w:id="10807" w:author="Utente" w:date="2017-07-05T17:35:00Z"/>
          <w:rFonts w:ascii="Cambria" w:hAnsi="Cambria"/>
        </w:rPr>
      </w:pPr>
    </w:p>
    <w:p w14:paraId="10DB38EA" w14:textId="53EDD03F" w:rsidR="005A2227" w:rsidRPr="00E352EF" w:rsidDel="00BD26B7" w:rsidRDefault="0097053A" w:rsidP="00CF6D97">
      <w:pPr>
        <w:rPr>
          <w:del w:id="10808" w:author="Utente" w:date="2017-07-05T17:35:00Z"/>
          <w:rFonts w:ascii="Cambria" w:hAnsi="Cambria"/>
        </w:rPr>
      </w:pPr>
      <w:del w:id="10809" w:author="Utente" w:date="2017-07-05T17:35:00Z">
        <w:r w:rsidRPr="00E352EF" w:rsidDel="00BD26B7">
          <w:rPr>
            <w:rFonts w:ascii="Cambria" w:eastAsia="Calibri" w:hAnsi="Cambria" w:cs="Calibri"/>
            <w:i/>
          </w:rPr>
          <w:delText>ds</w:delText>
        </w:r>
        <w:r w:rsidRPr="00E352EF" w:rsidDel="00BD26B7">
          <w:rPr>
            <w:rFonts w:ascii="Cambria" w:eastAsia="Calibri" w:hAnsi="Cambria" w:cs="Calibri"/>
          </w:rPr>
          <w:delText xml:space="preserve"> – is the input </w:delText>
        </w:r>
        <w:r w:rsidR="00F4601C" w:rsidRPr="00E352EF" w:rsidDel="00BD26B7">
          <w:delText>Dataset</w:delText>
        </w:r>
        <w:r w:rsidRPr="00E352EF" w:rsidDel="00BD26B7">
          <w:rPr>
            <w:rFonts w:ascii="Cambria" w:eastAsia="Calibri" w:hAnsi="Cambria" w:cs="Calibri"/>
          </w:rPr>
          <w:delText xml:space="preserve"> or date.</w:delText>
        </w:r>
      </w:del>
    </w:p>
    <w:p w14:paraId="45231F7B" w14:textId="248312B1" w:rsidR="005A2227" w:rsidRPr="00E352EF" w:rsidDel="00BD26B7" w:rsidRDefault="0097053A" w:rsidP="00CF6D97">
      <w:pPr>
        <w:rPr>
          <w:del w:id="10810" w:author="Utente" w:date="2017-07-05T17:35:00Z"/>
          <w:rFonts w:ascii="Cambria" w:hAnsi="Cambria"/>
        </w:rPr>
      </w:pPr>
      <w:del w:id="10811" w:author="Utente" w:date="2017-07-05T17:35:00Z">
        <w:r w:rsidRPr="00E352EF" w:rsidDel="00BD26B7">
          <w:rPr>
            <w:rFonts w:ascii="Cambria" w:eastAsia="Calibri" w:hAnsi="Cambria" w:cs="Calibri"/>
            <w:i/>
          </w:rPr>
          <w:delText>part</w:delText>
        </w:r>
        <w:r w:rsidRPr="00E352EF" w:rsidDel="00BD26B7">
          <w:rPr>
            <w:rFonts w:ascii="Cambria" w:eastAsia="Calibri" w:hAnsi="Cambria" w:cs="Calibri"/>
          </w:rPr>
          <w:delText xml:space="preserve"> – is the part of date (year, month or day) to extract.</w:delText>
        </w:r>
      </w:del>
    </w:p>
    <w:p w14:paraId="6F7B8D8B" w14:textId="5370E0B3" w:rsidR="00CF6D97" w:rsidRPr="00E352EF" w:rsidDel="00BD26B7" w:rsidRDefault="00CF6D97" w:rsidP="00CF6D97">
      <w:pPr>
        <w:rPr>
          <w:del w:id="10812" w:author="Utente" w:date="2017-07-05T17:35:00Z"/>
          <w:rFonts w:ascii="Cambria" w:eastAsia="Calibri" w:hAnsi="Cambria" w:cs="Calibri"/>
          <w:i/>
          <w:color w:val="5B9BD5"/>
        </w:rPr>
      </w:pPr>
    </w:p>
    <w:p w14:paraId="71F201DB" w14:textId="548CD8EA" w:rsidR="005A2227" w:rsidRPr="00E352EF" w:rsidDel="00BD26B7" w:rsidRDefault="0097053A" w:rsidP="00543198">
      <w:pPr>
        <w:rPr>
          <w:del w:id="10813" w:author="Utente" w:date="2017-07-05T17:35:00Z"/>
          <w:rFonts w:ascii="Cambria" w:eastAsia="Calibri" w:hAnsi="Cambria" w:cs="Calibri"/>
          <w:i/>
          <w:color w:val="5B9BD5"/>
        </w:rPr>
      </w:pPr>
      <w:del w:id="10814" w:author="Utente" w:date="2017-07-05T17:35:00Z">
        <w:r w:rsidRPr="00E352EF" w:rsidDel="00BD26B7">
          <w:rPr>
            <w:rFonts w:ascii="Cambria" w:eastAsia="Calibri" w:hAnsi="Cambria" w:cs="Calibri"/>
            <w:i/>
            <w:color w:val="5B9BD5"/>
          </w:rPr>
          <w:delText>Constraints</w:delText>
        </w:r>
      </w:del>
    </w:p>
    <w:p w14:paraId="6C3E3235" w14:textId="2EFA3A1F" w:rsidR="005A2227" w:rsidRPr="00E352EF" w:rsidDel="00BD26B7" w:rsidRDefault="0097053A" w:rsidP="008A7573">
      <w:pPr>
        <w:numPr>
          <w:ilvl w:val="0"/>
          <w:numId w:val="4"/>
        </w:numPr>
        <w:ind w:left="360"/>
        <w:rPr>
          <w:del w:id="10815" w:author="Utente" w:date="2017-07-05T17:35:00Z"/>
          <w:rFonts w:ascii="Cambria" w:hAnsi="Cambria"/>
        </w:rPr>
      </w:pPr>
      <w:del w:id="10816" w:author="Utente" w:date="2017-07-05T17:35:00Z">
        <w:r w:rsidRPr="00E352EF" w:rsidDel="00BD26B7">
          <w:rPr>
            <w:rFonts w:ascii="Cambria" w:eastAsia="Calibri" w:hAnsi="Cambria" w:cs="Calibri"/>
            <w:i/>
          </w:rPr>
          <w:delText>part</w:delText>
        </w:r>
        <w:r w:rsidRPr="00E352EF" w:rsidDel="00BD26B7">
          <w:rPr>
            <w:rFonts w:ascii="Cambria" w:eastAsia="Calibri" w:hAnsi="Cambria" w:cs="Calibri"/>
          </w:rPr>
          <w:delText xml:space="preserve"> can assume a restricted number of values (“A”, "S", "Q", “M” , "W", “D”).</w:delText>
        </w:r>
      </w:del>
    </w:p>
    <w:p w14:paraId="2918FAA4" w14:textId="2F157AC6" w:rsidR="00CF6D97" w:rsidRPr="00E352EF" w:rsidDel="00BD26B7" w:rsidRDefault="0097053A" w:rsidP="00CF6D97">
      <w:pPr>
        <w:rPr>
          <w:del w:id="10817" w:author="Utente" w:date="2017-07-05T17:35:00Z"/>
          <w:rFonts w:ascii="Cambria" w:eastAsia="Calibri" w:hAnsi="Cambria" w:cs="Calibri"/>
          <w:i/>
          <w:color w:val="5B9BD5"/>
        </w:rPr>
      </w:pPr>
      <w:del w:id="10818" w:author="Utente" w:date="2017-07-05T17:35:00Z">
        <w:r w:rsidRPr="00E352EF" w:rsidDel="00BD26B7">
          <w:rPr>
            <w:rFonts w:ascii="Cambria" w:eastAsia="Calibri" w:hAnsi="Cambria" w:cs="Calibri"/>
          </w:rPr>
          <w:delText xml:space="preserve">If </w:delText>
        </w:r>
        <w:r w:rsidRPr="00E352EF" w:rsidDel="00BD26B7">
          <w:rPr>
            <w:rFonts w:ascii="Cambria" w:eastAsia="Calibri" w:hAnsi="Cambria" w:cs="Calibri"/>
            <w:i/>
          </w:rPr>
          <w:delText>ds</w:delText>
        </w:r>
        <w:r w:rsidRPr="00E352EF" w:rsidDel="00BD26B7">
          <w:rPr>
            <w:rFonts w:ascii="Cambria" w:eastAsia="Calibri" w:hAnsi="Cambria" w:cs="Calibri"/>
          </w:rPr>
          <w:delText xml:space="preserve"> is a </w:delText>
        </w:r>
        <w:r w:rsidR="00F4601C" w:rsidRPr="00E352EF" w:rsidDel="00BD26B7">
          <w:delText>Dataset</w:delText>
        </w:r>
        <w:r w:rsidRPr="00E352EF" w:rsidDel="00BD26B7">
          <w:rPr>
            <w:rFonts w:ascii="Cambria" w:eastAsia="Calibri" w:hAnsi="Cambria" w:cs="Calibri"/>
          </w:rPr>
          <w:delText>, it must have only date Measure Component</w:delText>
        </w:r>
        <w:r w:rsidR="00A126DE" w:rsidRPr="00E352EF" w:rsidDel="00BD26B7">
          <w:rPr>
            <w:rFonts w:ascii="Cambria" w:eastAsia="Calibri" w:hAnsi="Cambria" w:cs="Calibri"/>
          </w:rPr>
          <w:delText>.</w:delText>
        </w:r>
        <w:r w:rsidRPr="00E352EF" w:rsidDel="00BD26B7">
          <w:rPr>
            <w:rFonts w:ascii="Cambria" w:eastAsia="Calibri" w:hAnsi="Cambria" w:cs="Calibri"/>
          </w:rPr>
          <w:delText xml:space="preserve"> </w:delText>
        </w:r>
      </w:del>
    </w:p>
    <w:p w14:paraId="3E5421E5" w14:textId="1E4A2048" w:rsidR="005A2227" w:rsidRPr="00E352EF" w:rsidDel="00BD26B7" w:rsidRDefault="0097053A" w:rsidP="00CF6D97">
      <w:pPr>
        <w:rPr>
          <w:del w:id="10819" w:author="Utente" w:date="2017-07-05T17:35:00Z"/>
          <w:rFonts w:ascii="Cambria" w:hAnsi="Cambria"/>
        </w:rPr>
      </w:pPr>
      <w:del w:id="10820" w:author="Utente" w:date="2017-07-05T17:35:00Z">
        <w:r w:rsidRPr="00E352EF" w:rsidDel="00BD26B7">
          <w:rPr>
            <w:rFonts w:ascii="Cambria" w:eastAsia="Calibri" w:hAnsi="Cambria" w:cs="Calibri"/>
            <w:i/>
            <w:color w:val="5B9BD5"/>
          </w:rPr>
          <w:delText>Returns</w:delText>
        </w:r>
      </w:del>
    </w:p>
    <w:p w14:paraId="3CA5307F" w14:textId="04DE81EB" w:rsidR="005A2227" w:rsidRPr="00E352EF" w:rsidDel="00BD26B7" w:rsidRDefault="0097053A" w:rsidP="00CF6D97">
      <w:pPr>
        <w:rPr>
          <w:del w:id="10821" w:author="Utente" w:date="2017-07-05T17:35:00Z"/>
          <w:rFonts w:ascii="Cambria" w:hAnsi="Cambria"/>
        </w:rPr>
      </w:pPr>
      <w:del w:id="10822" w:author="Utente" w:date="2017-07-05T17:35:00Z">
        <w:r w:rsidRPr="00E352EF" w:rsidDel="00BD26B7">
          <w:rPr>
            <w:rFonts w:ascii="Cambria" w:eastAsia="Calibri" w:hAnsi="Cambria" w:cs="Calibri"/>
          </w:rPr>
          <w:delText xml:space="preserve">If </w:delText>
        </w:r>
        <w:r w:rsidRPr="00E352EF" w:rsidDel="00BD26B7">
          <w:rPr>
            <w:rFonts w:ascii="Cambria" w:eastAsia="Calibri" w:hAnsi="Cambria" w:cs="Calibri"/>
            <w:i/>
          </w:rPr>
          <w:delText>ds</w:delText>
        </w:r>
        <w:r w:rsidRPr="00E352EF" w:rsidDel="00BD26B7">
          <w:rPr>
            <w:rFonts w:ascii="Cambria" w:eastAsia="Calibri" w:hAnsi="Cambria" w:cs="Calibri"/>
          </w:rPr>
          <w:delText xml:space="preserve"> is a date value then the </w:delText>
        </w:r>
        <w:r w:rsidRPr="00E352EF" w:rsidDel="00BD26B7">
          <w:rPr>
            <w:rFonts w:ascii="Cambria" w:eastAsia="Calibri" w:hAnsi="Cambria" w:cs="Calibri"/>
            <w:b/>
          </w:rPr>
          <w:delText>extract</w:delText>
        </w:r>
        <w:r w:rsidRPr="00E352EF" w:rsidDel="00BD26B7">
          <w:rPr>
            <w:rFonts w:ascii="Cambria" w:eastAsia="Calibri" w:hAnsi="Cambria" w:cs="Calibri"/>
          </w:rPr>
          <w:delText xml:space="preserve"> operator returns an integer value that is the part of </w:delText>
        </w:r>
        <w:r w:rsidRPr="00E352EF" w:rsidDel="00BD26B7">
          <w:rPr>
            <w:rFonts w:ascii="Cambria" w:eastAsia="Calibri" w:hAnsi="Cambria" w:cs="Calibri"/>
            <w:i/>
          </w:rPr>
          <w:delText>ds</w:delText>
        </w:r>
        <w:r w:rsidRPr="00E352EF" w:rsidDel="00BD26B7">
          <w:rPr>
            <w:rFonts w:ascii="Cambria" w:eastAsia="Calibri" w:hAnsi="Cambria" w:cs="Calibri"/>
          </w:rPr>
          <w:delText xml:space="preserve"> specified in the </w:delText>
        </w:r>
        <w:r w:rsidRPr="00E352EF" w:rsidDel="00BD26B7">
          <w:rPr>
            <w:rFonts w:ascii="Cambria" w:eastAsia="Calibri" w:hAnsi="Cambria" w:cs="Calibri"/>
            <w:i/>
          </w:rPr>
          <w:delText>part</w:delText>
        </w:r>
        <w:r w:rsidRPr="00E352EF" w:rsidDel="00BD26B7">
          <w:rPr>
            <w:rFonts w:ascii="Cambria" w:eastAsia="Calibri" w:hAnsi="Cambria" w:cs="Calibri"/>
          </w:rPr>
          <w:delText xml:space="preserve"> parameter.</w:delText>
        </w:r>
      </w:del>
    </w:p>
    <w:p w14:paraId="28425DF7" w14:textId="1E603B8E" w:rsidR="005A2227" w:rsidRPr="00E352EF" w:rsidDel="00BD26B7" w:rsidRDefault="0097053A" w:rsidP="00CF6D97">
      <w:pPr>
        <w:rPr>
          <w:del w:id="10823" w:author="Utente" w:date="2017-07-05T17:35:00Z"/>
          <w:rFonts w:ascii="Cambria" w:hAnsi="Cambria"/>
        </w:rPr>
      </w:pPr>
      <w:del w:id="10824" w:author="Utente" w:date="2017-07-05T17:35:00Z">
        <w:r w:rsidRPr="00E352EF" w:rsidDel="00BD26B7">
          <w:rPr>
            <w:rFonts w:ascii="Cambria" w:eastAsia="Calibri" w:hAnsi="Cambria" w:cs="Calibri"/>
          </w:rPr>
          <w:delText xml:space="preserve">If </w:delText>
        </w:r>
        <w:r w:rsidRPr="00E352EF" w:rsidDel="00BD26B7">
          <w:rPr>
            <w:rFonts w:ascii="Cambria" w:eastAsia="Calibri" w:hAnsi="Cambria" w:cs="Calibri"/>
            <w:i/>
          </w:rPr>
          <w:delText>ds</w:delText>
        </w:r>
        <w:r w:rsidRPr="00E352EF" w:rsidDel="00BD26B7">
          <w:rPr>
            <w:rFonts w:ascii="Cambria" w:eastAsia="Calibri" w:hAnsi="Cambria" w:cs="Calibri"/>
          </w:rPr>
          <w:delText xml:space="preserve"> is a </w:delText>
        </w:r>
        <w:r w:rsidR="00F4601C" w:rsidRPr="00E352EF" w:rsidDel="00BD26B7">
          <w:delText>Dataset</w:delText>
        </w:r>
        <w:r w:rsidRPr="00E352EF" w:rsidDel="00BD26B7">
          <w:rPr>
            <w:rFonts w:ascii="Cambria" w:eastAsia="Calibri" w:hAnsi="Cambria" w:cs="Calibri"/>
          </w:rPr>
          <w:delText xml:space="preserve"> then the </w:delText>
        </w:r>
        <w:r w:rsidRPr="00E352EF" w:rsidDel="00BD26B7">
          <w:rPr>
            <w:rFonts w:ascii="Cambria" w:eastAsia="Calibri" w:hAnsi="Cambria" w:cs="Calibri"/>
            <w:b/>
          </w:rPr>
          <w:delText>extract</w:delText>
        </w:r>
        <w:r w:rsidRPr="00E352EF" w:rsidDel="00BD26B7">
          <w:rPr>
            <w:rFonts w:ascii="Cambria" w:eastAsia="Calibri" w:hAnsi="Cambria" w:cs="Calibri"/>
          </w:rPr>
          <w:delText xml:space="preserve"> operator returns a </w:delText>
        </w:r>
        <w:r w:rsidR="00F4601C" w:rsidRPr="00E352EF" w:rsidDel="00BD26B7">
          <w:delText>Dataset</w:delText>
        </w:r>
        <w:r w:rsidRPr="00E352EF" w:rsidDel="00BD26B7">
          <w:rPr>
            <w:rFonts w:ascii="Cambria" w:eastAsia="Calibri" w:hAnsi="Cambria" w:cs="Calibri"/>
          </w:rPr>
          <w:delText xml:space="preserve"> having all the Identifier, Measure and Attribute Components of </w:delText>
        </w:r>
        <w:r w:rsidR="00A126DE" w:rsidRPr="00E352EF" w:rsidDel="00BD26B7">
          <w:rPr>
            <w:rFonts w:ascii="Cambria" w:eastAsia="Calibri" w:hAnsi="Cambria" w:cs="Calibri"/>
            <w:i/>
          </w:rPr>
          <w:delText>ds</w:delText>
        </w:r>
        <w:r w:rsidRPr="00E352EF" w:rsidDel="00BD26B7">
          <w:rPr>
            <w:rFonts w:ascii="Cambria" w:eastAsia="Calibri" w:hAnsi="Cambria" w:cs="Calibri"/>
          </w:rPr>
          <w:delText xml:space="preserve">, where the Measure Components </w:delText>
        </w:r>
        <w:r w:rsidR="00A126DE" w:rsidRPr="00E352EF" w:rsidDel="00BD26B7">
          <w:rPr>
            <w:rFonts w:ascii="Cambria" w:eastAsia="Calibri" w:hAnsi="Cambria" w:cs="Calibri"/>
          </w:rPr>
          <w:delText xml:space="preserve">change the data </w:delText>
        </w:r>
        <w:r w:rsidRPr="00E352EF" w:rsidDel="00BD26B7">
          <w:rPr>
            <w:rFonts w:ascii="Cambria" w:eastAsia="Calibri" w:hAnsi="Cambria" w:cs="Calibri"/>
          </w:rPr>
          <w:delText>in type (from date to int</w:delText>
        </w:r>
        <w:r w:rsidR="00D12DF5" w:rsidRPr="00E352EF" w:rsidDel="00BD26B7">
          <w:rPr>
            <w:rFonts w:ascii="Cambria" w:eastAsia="Calibri" w:hAnsi="Cambria" w:cs="Calibri"/>
          </w:rPr>
          <w:delText>eger</w:delText>
        </w:r>
        <w:r w:rsidRPr="00E352EF" w:rsidDel="00BD26B7">
          <w:rPr>
            <w:rFonts w:ascii="Cambria" w:eastAsia="Calibri" w:hAnsi="Cambria" w:cs="Calibri"/>
          </w:rPr>
          <w:delText xml:space="preserve">) and assume the values of part of the dates (on the base of the </w:delText>
        </w:r>
        <w:r w:rsidRPr="00E352EF" w:rsidDel="00BD26B7">
          <w:rPr>
            <w:rFonts w:ascii="Cambria" w:eastAsia="Calibri" w:hAnsi="Cambria" w:cs="Calibri"/>
            <w:i/>
          </w:rPr>
          <w:delText>part</w:delText>
        </w:r>
        <w:r w:rsidRPr="00E352EF" w:rsidDel="00BD26B7">
          <w:rPr>
            <w:rFonts w:ascii="Cambria" w:eastAsia="Calibri" w:hAnsi="Cambria" w:cs="Calibri"/>
          </w:rPr>
          <w:delText>)  in the input Measure Components</w:delText>
        </w:r>
      </w:del>
    </w:p>
    <w:p w14:paraId="151BA0CE" w14:textId="6CD9870E" w:rsidR="00CF6D97" w:rsidRPr="00E352EF" w:rsidDel="00BD26B7" w:rsidRDefault="00CF6D97" w:rsidP="00CF6D97">
      <w:pPr>
        <w:rPr>
          <w:del w:id="10825" w:author="Utente" w:date="2017-07-05T17:35:00Z"/>
          <w:rFonts w:ascii="Cambria" w:eastAsia="Calibri" w:hAnsi="Cambria" w:cs="Calibri"/>
          <w:i/>
          <w:color w:val="5B9BD5"/>
        </w:rPr>
      </w:pPr>
    </w:p>
    <w:p w14:paraId="5FF4AAAB" w14:textId="7638B732" w:rsidR="005A2227" w:rsidRPr="00E352EF" w:rsidDel="00BD26B7" w:rsidRDefault="0097053A" w:rsidP="00543198">
      <w:pPr>
        <w:rPr>
          <w:del w:id="10826" w:author="Utente" w:date="2017-07-05T17:35:00Z"/>
          <w:rFonts w:ascii="Cambria" w:eastAsia="Calibri" w:hAnsi="Cambria" w:cs="Calibri"/>
          <w:i/>
          <w:color w:val="5B9BD5"/>
        </w:rPr>
      </w:pPr>
      <w:del w:id="10827" w:author="Utente" w:date="2017-07-05T17:35:00Z">
        <w:r w:rsidRPr="00E352EF" w:rsidDel="00BD26B7">
          <w:rPr>
            <w:rFonts w:ascii="Cambria" w:eastAsia="Calibri" w:hAnsi="Cambria" w:cs="Calibri"/>
            <w:i/>
            <w:color w:val="5B9BD5"/>
          </w:rPr>
          <w:delText>Examples</w:delText>
        </w:r>
      </w:del>
    </w:p>
    <w:p w14:paraId="484445ED" w14:textId="5793A4A6" w:rsidR="005A2227" w:rsidRPr="00E352EF" w:rsidDel="00BD26B7" w:rsidRDefault="00EA6708" w:rsidP="00CF6D97">
      <w:pPr>
        <w:rPr>
          <w:del w:id="10828" w:author="Utente" w:date="2017-07-05T17:35:00Z"/>
          <w:rFonts w:ascii="Cambria" w:hAnsi="Cambria"/>
        </w:rPr>
      </w:pPr>
      <w:del w:id="10829" w:author="Utente" w:date="2017-07-05T17:35:00Z">
        <w:r w:rsidRPr="00E352EF" w:rsidDel="00BD26B7">
          <w:rPr>
            <w:rFonts w:ascii="Cambria" w:hAnsi="Cambria"/>
          </w:rPr>
          <w:delText>O</w:delText>
        </w:r>
        <w:r w:rsidR="0097053A" w:rsidRPr="00E352EF" w:rsidDel="00BD26B7">
          <w:rPr>
            <w:rFonts w:ascii="Cambria" w:hAnsi="Cambria"/>
          </w:rPr>
          <w:delText>n date</w:delText>
        </w:r>
      </w:del>
    </w:p>
    <w:p w14:paraId="7E3B6CD6" w14:textId="45AB86E1" w:rsidR="005A2227" w:rsidRPr="00E352EF" w:rsidDel="00BD26B7" w:rsidRDefault="00EA6708" w:rsidP="00CF6D97">
      <w:pPr>
        <w:rPr>
          <w:del w:id="10830" w:author="Utente" w:date="2017-07-05T17:35:00Z"/>
          <w:rFonts w:ascii="Cambria" w:hAnsi="Cambria"/>
        </w:rPr>
      </w:pPr>
      <w:del w:id="10831" w:author="Utente" w:date="2017-07-05T17:35:00Z">
        <w:r w:rsidRPr="00E352EF" w:rsidDel="00BD26B7">
          <w:rPr>
            <w:rFonts w:ascii="Cambria" w:eastAsia="Calibri" w:hAnsi="Cambria" w:cs="Calibri"/>
          </w:rPr>
          <w:delText xml:space="preserve">1) </w:delText>
        </w:r>
        <w:r w:rsidR="0097053A" w:rsidRPr="00E352EF" w:rsidDel="00BD26B7">
          <w:rPr>
            <w:rFonts w:ascii="Cambria" w:eastAsia="Calibri" w:hAnsi="Cambria" w:cs="Calibri"/>
          </w:rPr>
          <w:delText xml:space="preserve">If A = 28/02/2016 </w:delText>
        </w:r>
      </w:del>
    </w:p>
    <w:p w14:paraId="48CB427B" w14:textId="52D08E70" w:rsidR="005A2227" w:rsidRPr="00576524" w:rsidDel="00BD26B7" w:rsidRDefault="0097053A" w:rsidP="00EA6708">
      <w:pPr>
        <w:ind w:left="706"/>
        <w:rPr>
          <w:del w:id="10832" w:author="Utente" w:date="2017-07-05T17:35:00Z"/>
          <w:rFonts w:ascii="Cambria" w:hAnsi="Cambria"/>
          <w:lang w:val="es-ES"/>
        </w:rPr>
      </w:pPr>
      <w:del w:id="10833" w:author="Utente" w:date="2017-07-05T17:35:00Z">
        <w:r w:rsidRPr="00576524" w:rsidDel="00BD26B7">
          <w:rPr>
            <w:rFonts w:ascii="Cambria" w:eastAsia="Calibri" w:hAnsi="Cambria" w:cs="Calibri"/>
            <w:lang w:val="es-ES"/>
          </w:rPr>
          <w:delText xml:space="preserve">B := </w:delText>
        </w:r>
        <w:r w:rsidRPr="00576524" w:rsidDel="00BD26B7">
          <w:rPr>
            <w:rFonts w:ascii="Cambria" w:eastAsia="Calibri" w:hAnsi="Cambria" w:cs="Calibri"/>
            <w:b/>
            <w:lang w:val="es-ES"/>
          </w:rPr>
          <w:delText>extract</w:delText>
        </w:r>
        <w:r w:rsidRPr="00576524" w:rsidDel="00BD26B7">
          <w:rPr>
            <w:rFonts w:ascii="Cambria" w:eastAsia="Calibri" w:hAnsi="Cambria" w:cs="Calibri"/>
            <w:lang w:val="es-ES"/>
          </w:rPr>
          <w:delText xml:space="preserve"> (A, “Y</w:delText>
        </w:r>
      </w:del>
      <w:ins w:id="10834" w:author="Laura Viignola" w:date="2017-05-10T16:22:00Z">
        <w:del w:id="10835" w:author="Utente" w:date="2017-07-05T17:35:00Z">
          <w:r w:rsidR="003A4B63" w:rsidDel="00BD26B7">
            <w:rPr>
              <w:rFonts w:ascii="Cambria" w:eastAsia="Calibri" w:hAnsi="Cambria" w:cs="Calibri"/>
              <w:lang w:val="es-ES"/>
            </w:rPr>
            <w:delText>A</w:delText>
          </w:r>
        </w:del>
      </w:ins>
      <w:del w:id="10836" w:author="Utente" w:date="2017-07-05T17:35:00Z">
        <w:r w:rsidRPr="00576524" w:rsidDel="00BD26B7">
          <w:rPr>
            <w:rFonts w:ascii="Cambria" w:eastAsia="Calibri" w:hAnsi="Cambria" w:cs="Calibri"/>
            <w:lang w:val="es-ES"/>
          </w:rPr>
          <w:delText xml:space="preserve">”)  </w:delText>
        </w:r>
        <w:r w:rsidR="00994652" w:rsidRPr="00576524" w:rsidDel="00BD26B7">
          <w:rPr>
            <w:rFonts w:ascii="Cambria" w:eastAsia="Calibri" w:hAnsi="Cambria" w:cs="Calibri"/>
            <w:lang w:val="es-ES"/>
          </w:rPr>
          <w:tab/>
        </w:r>
        <w:r w:rsidR="00994652" w:rsidRPr="00576524" w:rsidDel="00BD26B7">
          <w:rPr>
            <w:rFonts w:ascii="Cambria" w:eastAsia="Calibri" w:hAnsi="Cambria" w:cs="Calibri"/>
            <w:lang w:val="es-ES"/>
          </w:rPr>
          <w:tab/>
        </w:r>
        <w:r w:rsidR="00994652" w:rsidRPr="00576524" w:rsidDel="00BD26B7">
          <w:rPr>
            <w:rFonts w:ascii="Cambria" w:eastAsia="Calibri" w:hAnsi="Cambria" w:cs="Calibri"/>
            <w:lang w:val="es-ES"/>
          </w:rPr>
          <w:tab/>
        </w:r>
        <w:r w:rsidRPr="00576524" w:rsidDel="00BD26B7">
          <w:rPr>
            <w:rFonts w:ascii="Cambria" w:eastAsia="Calibri" w:hAnsi="Cambria" w:cs="Calibri"/>
            <w:lang w:val="es-ES"/>
          </w:rPr>
          <w:delText>B = 2016</w:delText>
        </w:r>
      </w:del>
    </w:p>
    <w:p w14:paraId="38C24286" w14:textId="2952F8B8" w:rsidR="005A2227" w:rsidRPr="00E352EF" w:rsidDel="00BD26B7" w:rsidRDefault="0097053A" w:rsidP="00EA6708">
      <w:pPr>
        <w:ind w:left="706"/>
        <w:rPr>
          <w:del w:id="10837" w:author="Utente" w:date="2017-07-05T17:35:00Z"/>
          <w:rFonts w:ascii="Cambria" w:eastAsia="Calibri" w:hAnsi="Cambria" w:cs="Calibri"/>
        </w:rPr>
      </w:pPr>
      <w:del w:id="10838" w:author="Utente" w:date="2017-07-05T17:35:00Z">
        <w:r w:rsidRPr="00E352EF" w:rsidDel="00BD26B7">
          <w:rPr>
            <w:rFonts w:ascii="Cambria" w:eastAsia="Calibri" w:hAnsi="Cambria" w:cs="Calibri"/>
          </w:rPr>
          <w:delText xml:space="preserve">B := </w:delText>
        </w:r>
        <w:r w:rsidRPr="00E352EF" w:rsidDel="00BD26B7">
          <w:rPr>
            <w:rFonts w:ascii="Cambria" w:eastAsia="Calibri" w:hAnsi="Cambria" w:cs="Calibri"/>
            <w:b/>
          </w:rPr>
          <w:delText>extract</w:delText>
        </w:r>
        <w:r w:rsidRPr="00E352EF" w:rsidDel="00BD26B7">
          <w:rPr>
            <w:rFonts w:ascii="Cambria" w:eastAsia="Calibri" w:hAnsi="Cambria" w:cs="Calibri"/>
          </w:rPr>
          <w:delText xml:space="preserve"> (A, “M”)  </w:delText>
        </w:r>
        <w:r w:rsidR="00994652" w:rsidRPr="00E352EF" w:rsidDel="00BD26B7">
          <w:rPr>
            <w:rFonts w:ascii="Cambria" w:eastAsia="Calibri" w:hAnsi="Cambria" w:cs="Calibri"/>
          </w:rPr>
          <w:tab/>
        </w:r>
        <w:r w:rsidR="00994652" w:rsidRPr="00E352EF" w:rsidDel="00BD26B7">
          <w:rPr>
            <w:rFonts w:ascii="Cambria" w:eastAsia="Calibri" w:hAnsi="Cambria" w:cs="Calibri"/>
          </w:rPr>
          <w:tab/>
        </w:r>
        <w:r w:rsidR="00994652" w:rsidRPr="00E352EF" w:rsidDel="00BD26B7">
          <w:rPr>
            <w:rFonts w:ascii="Cambria" w:eastAsia="Calibri" w:hAnsi="Cambria" w:cs="Calibri"/>
          </w:rPr>
          <w:tab/>
        </w:r>
        <w:r w:rsidRPr="00E352EF" w:rsidDel="00BD26B7">
          <w:rPr>
            <w:rFonts w:ascii="Cambria" w:eastAsia="Calibri" w:hAnsi="Cambria" w:cs="Calibri"/>
          </w:rPr>
          <w:delText>B = 2</w:delText>
        </w:r>
      </w:del>
    </w:p>
    <w:p w14:paraId="0F7EE05B" w14:textId="6F1C68BB" w:rsidR="00EA6708" w:rsidRPr="00E352EF" w:rsidDel="00BD26B7" w:rsidRDefault="00EA6708" w:rsidP="00EA6708">
      <w:pPr>
        <w:ind w:left="706"/>
        <w:rPr>
          <w:del w:id="10839" w:author="Utente" w:date="2017-07-05T17:35:00Z"/>
          <w:rFonts w:ascii="Cambria" w:hAnsi="Cambria"/>
        </w:rPr>
      </w:pPr>
    </w:p>
    <w:p w14:paraId="1171B617" w14:textId="6B4BA7D2" w:rsidR="005A2227" w:rsidRPr="00E352EF" w:rsidDel="00BD26B7" w:rsidRDefault="00EA6708">
      <w:pPr>
        <w:rPr>
          <w:del w:id="10840" w:author="Utente" w:date="2017-07-05T17:35:00Z"/>
          <w:rFonts w:ascii="Cambria" w:hAnsi="Cambria"/>
        </w:rPr>
      </w:pPr>
      <w:del w:id="10841" w:author="Utente" w:date="2017-07-05T17:35:00Z">
        <w:r w:rsidRPr="00E352EF" w:rsidDel="00BD26B7">
          <w:rPr>
            <w:rFonts w:ascii="Cambria" w:hAnsi="Cambria"/>
          </w:rPr>
          <w:delText>O</w:delText>
        </w:r>
        <w:r w:rsidR="0097053A" w:rsidRPr="00E352EF" w:rsidDel="00BD26B7">
          <w:rPr>
            <w:rFonts w:ascii="Cambria" w:hAnsi="Cambria"/>
          </w:rPr>
          <w:delText xml:space="preserve">n </w:delText>
        </w:r>
        <w:r w:rsidR="00F4601C" w:rsidRPr="00E352EF" w:rsidDel="00BD26B7">
          <w:delText>Dataset</w:delText>
        </w:r>
      </w:del>
    </w:p>
    <w:p w14:paraId="52633837" w14:textId="21F29821" w:rsidR="00EA6708" w:rsidRPr="00E352EF" w:rsidDel="00BD26B7" w:rsidRDefault="000B5270" w:rsidP="00EA6708">
      <w:pPr>
        <w:rPr>
          <w:del w:id="10842" w:author="Utente" w:date="2017-07-05T17:35:00Z"/>
          <w:rFonts w:ascii="Cambria" w:hAnsi="Cambria"/>
        </w:rPr>
      </w:pPr>
      <w:del w:id="10843" w:author="Utente" w:date="2017-07-05T17:35:00Z">
        <w:r w:rsidRPr="00E352EF" w:rsidDel="00BD26B7">
          <w:rPr>
            <w:rFonts w:ascii="Cambria" w:eastAsia="Calibri" w:hAnsi="Cambria" w:cs="Calibri"/>
          </w:rPr>
          <w:delText>2</w:delText>
        </w:r>
        <w:r w:rsidR="00EA6708" w:rsidRPr="00E352EF" w:rsidDel="00BD26B7">
          <w:rPr>
            <w:rFonts w:ascii="Cambria" w:eastAsia="Calibri" w:hAnsi="Cambria" w:cs="Calibri"/>
          </w:rPr>
          <w:delText xml:space="preserve">) ds_2:= </w:delText>
        </w:r>
        <w:r w:rsidR="00EA6708" w:rsidRPr="00E352EF" w:rsidDel="00BD26B7">
          <w:rPr>
            <w:rFonts w:ascii="Cambria" w:eastAsia="Calibri" w:hAnsi="Cambria" w:cs="Calibri"/>
            <w:b/>
          </w:rPr>
          <w:delText>extract (</w:delText>
        </w:r>
        <w:r w:rsidR="00EA6708" w:rsidRPr="00E352EF" w:rsidDel="00BD26B7">
          <w:rPr>
            <w:rFonts w:ascii="Cambria" w:eastAsia="Calibri" w:hAnsi="Cambria" w:cs="Calibri"/>
          </w:rPr>
          <w:delText>ds_1, “Y</w:delText>
        </w:r>
      </w:del>
      <w:ins w:id="10844" w:author="Laura Viignola" w:date="2017-05-10T16:22:00Z">
        <w:del w:id="10845" w:author="Utente" w:date="2017-07-05T17:35:00Z">
          <w:r w:rsidR="003A4B63" w:rsidDel="00BD26B7">
            <w:rPr>
              <w:rFonts w:ascii="Cambria" w:eastAsia="Calibri" w:hAnsi="Cambria" w:cs="Calibri"/>
            </w:rPr>
            <w:delText>A</w:delText>
          </w:r>
        </w:del>
      </w:ins>
      <w:del w:id="10846" w:author="Utente" w:date="2017-07-05T17:35:00Z">
        <w:r w:rsidR="00EA6708" w:rsidRPr="00E352EF" w:rsidDel="00BD26B7">
          <w:rPr>
            <w:rFonts w:ascii="Cambria" w:eastAsia="Calibri" w:hAnsi="Cambria" w:cs="Calibri"/>
          </w:rPr>
          <w:delText>”)</w:delText>
        </w:r>
      </w:del>
    </w:p>
    <w:p w14:paraId="43708819" w14:textId="72C2E9AD" w:rsidR="00EA6708" w:rsidRPr="00E352EF" w:rsidDel="00BD26B7" w:rsidRDefault="00EA6708">
      <w:pPr>
        <w:rPr>
          <w:del w:id="10847" w:author="Utente" w:date="2017-07-05T17:35:00Z"/>
          <w:rFonts w:ascii="Cambria" w:hAnsi="Cambria"/>
        </w:rPr>
      </w:pPr>
    </w:p>
    <w:tbl>
      <w:tblPr>
        <w:tblW w:w="4910"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3"/>
        <w:gridCol w:w="1282"/>
        <w:gridCol w:w="2405"/>
      </w:tblGrid>
      <w:tr w:rsidR="005A2227" w:rsidRPr="00E352EF" w:rsidDel="00BD26B7" w14:paraId="64766754" w14:textId="07AF77DA">
        <w:trPr>
          <w:del w:id="10848" w:author="Utente" w:date="2017-07-05T17:35:00Z"/>
        </w:trPr>
        <w:tc>
          <w:tcPr>
            <w:tcW w:w="1224"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F21F30F" w14:textId="13F3B690" w:rsidR="005A2227" w:rsidRPr="00E352EF" w:rsidDel="00BD26B7" w:rsidRDefault="0097053A">
            <w:pPr>
              <w:rPr>
                <w:del w:id="10849" w:author="Utente" w:date="2017-07-05T17:35:00Z"/>
              </w:rPr>
            </w:pPr>
            <w:del w:id="10850" w:author="Utente" w:date="2017-07-05T17:35:00Z">
              <w:r w:rsidRPr="00E352EF" w:rsidDel="00BD26B7">
                <w:rPr>
                  <w:rFonts w:ascii="Calibri" w:eastAsia="Calibri" w:hAnsi="Calibri" w:cs="Calibri"/>
                </w:rPr>
                <w:delText>ds_1</w:delText>
              </w:r>
            </w:del>
          </w:p>
        </w:tc>
      </w:tr>
      <w:tr w:rsidR="005A2227" w:rsidRPr="00E352EF" w:rsidDel="00BD26B7" w14:paraId="5305C5CC" w14:textId="047EA773">
        <w:trPr>
          <w:del w:id="10851" w:author="Utente" w:date="2017-07-05T17:35:00Z"/>
        </w:trPr>
        <w:tc>
          <w:tcPr>
            <w:tcW w:w="12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D66FC66" w14:textId="10B14A21" w:rsidR="005A2227" w:rsidRPr="00E352EF" w:rsidDel="00BD26B7" w:rsidRDefault="0097053A">
            <w:pPr>
              <w:rPr>
                <w:del w:id="10852" w:author="Utente" w:date="2017-07-05T17:35:00Z"/>
              </w:rPr>
            </w:pPr>
            <w:del w:id="10853" w:author="Utente" w:date="2017-07-05T17:35:00Z">
              <w:r w:rsidRPr="00E352EF" w:rsidDel="00BD26B7">
                <w:rPr>
                  <w:rFonts w:ascii="Calibri" w:eastAsia="Calibri" w:hAnsi="Calibri" w:cs="Calibri"/>
                  <w:b/>
                </w:rPr>
                <w:delText>K1</w:delText>
              </w:r>
            </w:del>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2EDAAB2" w14:textId="44256E8A" w:rsidR="005A2227" w:rsidRPr="00E352EF" w:rsidDel="00BD26B7" w:rsidRDefault="0097053A">
            <w:pPr>
              <w:rPr>
                <w:del w:id="10854" w:author="Utente" w:date="2017-07-05T17:35:00Z"/>
              </w:rPr>
            </w:pPr>
            <w:del w:id="10855" w:author="Utente" w:date="2017-07-05T17:35:00Z">
              <w:r w:rsidRPr="00E352EF" w:rsidDel="00BD26B7">
                <w:rPr>
                  <w:rFonts w:ascii="Calibri" w:eastAsia="Calibri" w:hAnsi="Calibri" w:cs="Calibri"/>
                  <w:b/>
                </w:rPr>
                <w:delText>K2</w:delText>
              </w:r>
            </w:del>
          </w:p>
        </w:tc>
        <w:tc>
          <w:tcPr>
            <w:tcW w:w="240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2BA601B" w14:textId="2722FE33" w:rsidR="005A2227" w:rsidRPr="00E352EF" w:rsidDel="00BD26B7" w:rsidRDefault="0097053A">
            <w:pPr>
              <w:rPr>
                <w:del w:id="10856" w:author="Utente" w:date="2017-07-05T17:35:00Z"/>
              </w:rPr>
            </w:pPr>
            <w:del w:id="10857" w:author="Utente" w:date="2017-07-05T17:35:00Z">
              <w:r w:rsidRPr="00E352EF" w:rsidDel="00BD26B7">
                <w:rPr>
                  <w:rFonts w:ascii="Calibri" w:eastAsia="Calibri" w:hAnsi="Calibri" w:cs="Calibri"/>
                  <w:b/>
                </w:rPr>
                <w:delText>M1</w:delText>
              </w:r>
            </w:del>
          </w:p>
        </w:tc>
      </w:tr>
      <w:tr w:rsidR="005A2227" w:rsidRPr="00E352EF" w:rsidDel="00BD26B7" w14:paraId="5F9223F5" w14:textId="664C8ECC">
        <w:trPr>
          <w:del w:id="10858" w:author="Utente" w:date="2017-07-05T17:35:00Z"/>
        </w:trPr>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8202B8" w14:textId="064C76E3" w:rsidR="005A2227" w:rsidRPr="00E352EF" w:rsidDel="00BD26B7" w:rsidRDefault="0097053A">
            <w:pPr>
              <w:rPr>
                <w:del w:id="10859" w:author="Utente" w:date="2017-07-05T17:35:00Z"/>
              </w:rPr>
            </w:pPr>
            <w:del w:id="10860" w:author="Utente" w:date="2017-07-05T17:35:00Z">
              <w:r w:rsidRPr="00E352EF" w:rsidDel="00BD26B7">
                <w:rPr>
                  <w:rFonts w:ascii="Calibri" w:eastAsia="Calibri" w:hAnsi="Calibri" w:cs="Calibri"/>
                </w:rPr>
                <w:delText>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AF1DFD" w14:textId="590FB502" w:rsidR="005A2227" w:rsidRPr="00E352EF" w:rsidDel="00BD26B7" w:rsidRDefault="0097053A">
            <w:pPr>
              <w:rPr>
                <w:del w:id="10861" w:author="Utente" w:date="2017-07-05T17:35:00Z"/>
              </w:rPr>
            </w:pPr>
            <w:del w:id="10862" w:author="Utente" w:date="2017-07-05T17:35:00Z">
              <w:r w:rsidRPr="00E352EF" w:rsidDel="00BD26B7">
                <w:rPr>
                  <w:rFonts w:ascii="Calibri" w:eastAsia="Calibri" w:hAnsi="Calibri" w:cs="Calibri"/>
                </w:rPr>
                <w:delText>A</w:delText>
              </w:r>
            </w:del>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1E6840" w14:textId="734CD9CD" w:rsidR="005A2227" w:rsidRPr="00E352EF" w:rsidDel="00BD26B7" w:rsidRDefault="0097053A">
            <w:pPr>
              <w:rPr>
                <w:del w:id="10863" w:author="Utente" w:date="2017-07-05T17:35:00Z"/>
              </w:rPr>
            </w:pPr>
            <w:del w:id="10864" w:author="Utente" w:date="2017-07-05T17:35:00Z">
              <w:r w:rsidRPr="00E352EF" w:rsidDel="00BD26B7">
                <w:rPr>
                  <w:rFonts w:ascii="Calibri" w:eastAsia="Calibri" w:hAnsi="Calibri" w:cs="Calibri"/>
                </w:rPr>
                <w:delText>2015/12/10</w:delText>
              </w:r>
            </w:del>
          </w:p>
        </w:tc>
      </w:tr>
      <w:tr w:rsidR="005A2227" w:rsidRPr="00E352EF" w:rsidDel="00BD26B7" w14:paraId="04DFED6C" w14:textId="4F5B5171">
        <w:trPr>
          <w:del w:id="10865" w:author="Utente" w:date="2017-07-05T17:35:00Z"/>
        </w:trPr>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7A5D80" w14:textId="37BBB711" w:rsidR="005A2227" w:rsidRPr="00E352EF" w:rsidDel="00BD26B7" w:rsidRDefault="0097053A">
            <w:pPr>
              <w:rPr>
                <w:del w:id="10866" w:author="Utente" w:date="2017-07-05T17:35:00Z"/>
              </w:rPr>
            </w:pPr>
            <w:del w:id="10867" w:author="Utente" w:date="2017-07-05T17:35:00Z">
              <w:r w:rsidRPr="00E352EF" w:rsidDel="00BD26B7">
                <w:rPr>
                  <w:rFonts w:ascii="Calibri" w:eastAsia="Calibri" w:hAnsi="Calibri" w:cs="Calibri"/>
                </w:rPr>
                <w:delText>2</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61B5C3" w14:textId="19613279" w:rsidR="005A2227" w:rsidRPr="00E352EF" w:rsidDel="00BD26B7" w:rsidRDefault="0097053A">
            <w:pPr>
              <w:rPr>
                <w:del w:id="10868" w:author="Utente" w:date="2017-07-05T17:35:00Z"/>
              </w:rPr>
            </w:pPr>
            <w:del w:id="10869" w:author="Utente" w:date="2017-07-05T17:35:00Z">
              <w:r w:rsidRPr="00E352EF" w:rsidDel="00BD26B7">
                <w:rPr>
                  <w:rFonts w:ascii="Calibri" w:eastAsia="Calibri" w:hAnsi="Calibri" w:cs="Calibri"/>
                </w:rPr>
                <w:delText>B</w:delText>
              </w:r>
            </w:del>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86F7DE" w14:textId="0981B076" w:rsidR="005A2227" w:rsidRPr="00E352EF" w:rsidDel="00BD26B7" w:rsidRDefault="0097053A">
            <w:pPr>
              <w:rPr>
                <w:del w:id="10870" w:author="Utente" w:date="2017-07-05T17:35:00Z"/>
              </w:rPr>
            </w:pPr>
            <w:del w:id="10871" w:author="Utente" w:date="2017-07-05T17:35:00Z">
              <w:r w:rsidRPr="00E352EF" w:rsidDel="00BD26B7">
                <w:rPr>
                  <w:rFonts w:ascii="Calibri" w:eastAsia="Calibri" w:hAnsi="Calibri" w:cs="Calibri"/>
                </w:rPr>
                <w:delText>2016/06/11</w:delText>
              </w:r>
            </w:del>
          </w:p>
        </w:tc>
      </w:tr>
      <w:tr w:rsidR="005A2227" w:rsidRPr="00E352EF" w:rsidDel="00BD26B7" w14:paraId="3822411B" w14:textId="50BBD2EA">
        <w:trPr>
          <w:del w:id="10872" w:author="Utente" w:date="2017-07-05T17:35:00Z"/>
        </w:trPr>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A3FFC2" w14:textId="0CAE3548" w:rsidR="005A2227" w:rsidRPr="00E352EF" w:rsidDel="00BD26B7" w:rsidRDefault="0097053A">
            <w:pPr>
              <w:rPr>
                <w:del w:id="10873" w:author="Utente" w:date="2017-07-05T17:35:00Z"/>
              </w:rPr>
            </w:pPr>
            <w:del w:id="10874" w:author="Utente" w:date="2017-07-05T17:35:00Z">
              <w:r w:rsidRPr="00E352EF" w:rsidDel="00BD26B7">
                <w:rPr>
                  <w:rFonts w:ascii="Calibri" w:eastAsia="Calibri" w:hAnsi="Calibri" w:cs="Calibri"/>
                </w:rPr>
                <w:delText>3</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977FCE" w14:textId="0F7CB7FD" w:rsidR="005A2227" w:rsidRPr="00E352EF" w:rsidDel="00BD26B7" w:rsidRDefault="0097053A">
            <w:pPr>
              <w:rPr>
                <w:del w:id="10875" w:author="Utente" w:date="2017-07-05T17:35:00Z"/>
              </w:rPr>
            </w:pPr>
            <w:del w:id="10876" w:author="Utente" w:date="2017-07-05T17:35:00Z">
              <w:r w:rsidRPr="00E352EF" w:rsidDel="00BD26B7">
                <w:rPr>
                  <w:rFonts w:ascii="Calibri" w:eastAsia="Calibri" w:hAnsi="Calibri" w:cs="Calibri"/>
                </w:rPr>
                <w:delText>C</w:delText>
              </w:r>
            </w:del>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0EE2DE" w14:textId="44B0E130" w:rsidR="005A2227" w:rsidRPr="00E352EF" w:rsidDel="00BD26B7" w:rsidRDefault="0097053A">
            <w:pPr>
              <w:rPr>
                <w:del w:id="10877" w:author="Utente" w:date="2017-07-05T17:35:00Z"/>
              </w:rPr>
            </w:pPr>
            <w:del w:id="10878" w:author="Utente" w:date="2017-07-05T17:35:00Z">
              <w:r w:rsidRPr="00E352EF" w:rsidDel="00BD26B7">
                <w:rPr>
                  <w:rFonts w:ascii="Calibri" w:eastAsia="Calibri" w:hAnsi="Calibri" w:cs="Calibri"/>
                </w:rPr>
                <w:delText>2015/12/10</w:delText>
              </w:r>
            </w:del>
          </w:p>
        </w:tc>
      </w:tr>
      <w:tr w:rsidR="005A2227" w:rsidRPr="00E352EF" w:rsidDel="00BD26B7" w14:paraId="395F772F" w14:textId="11576F50">
        <w:trPr>
          <w:del w:id="10879" w:author="Utente" w:date="2017-07-05T17:35:00Z"/>
        </w:trPr>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287636" w14:textId="5728F418" w:rsidR="005A2227" w:rsidRPr="00E352EF" w:rsidDel="00BD26B7" w:rsidRDefault="0097053A">
            <w:pPr>
              <w:rPr>
                <w:del w:id="10880" w:author="Utente" w:date="2017-07-05T17:35:00Z"/>
              </w:rPr>
            </w:pPr>
            <w:del w:id="10881" w:author="Utente" w:date="2017-07-05T17:35:00Z">
              <w:r w:rsidRPr="00E352EF" w:rsidDel="00BD26B7">
                <w:rPr>
                  <w:rFonts w:ascii="Calibri" w:eastAsia="Calibri" w:hAnsi="Calibri" w:cs="Calibri"/>
                </w:rPr>
                <w:delText>4</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4BC172" w14:textId="18CED810" w:rsidR="005A2227" w:rsidRPr="00E352EF" w:rsidDel="00BD26B7" w:rsidRDefault="0097053A">
            <w:pPr>
              <w:rPr>
                <w:del w:id="10882" w:author="Utente" w:date="2017-07-05T17:35:00Z"/>
              </w:rPr>
            </w:pPr>
            <w:del w:id="10883" w:author="Utente" w:date="2017-07-05T17:35:00Z">
              <w:r w:rsidRPr="00E352EF" w:rsidDel="00BD26B7">
                <w:rPr>
                  <w:rFonts w:ascii="Calibri" w:eastAsia="Calibri" w:hAnsi="Calibri" w:cs="Calibri"/>
                </w:rPr>
                <w:delText>E</w:delText>
              </w:r>
            </w:del>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49055D" w14:textId="0748DD1E" w:rsidR="005A2227" w:rsidRPr="00E352EF" w:rsidDel="00BD26B7" w:rsidRDefault="0097053A">
            <w:pPr>
              <w:rPr>
                <w:del w:id="10884" w:author="Utente" w:date="2017-07-05T17:35:00Z"/>
              </w:rPr>
            </w:pPr>
            <w:del w:id="10885" w:author="Utente" w:date="2017-07-05T17:35:00Z">
              <w:r w:rsidRPr="00E352EF" w:rsidDel="00BD26B7">
                <w:rPr>
                  <w:rFonts w:ascii="Calibri" w:eastAsia="Calibri" w:hAnsi="Calibri" w:cs="Calibri"/>
                </w:rPr>
                <w:delText>2013/06/11</w:delText>
              </w:r>
            </w:del>
          </w:p>
        </w:tc>
      </w:tr>
    </w:tbl>
    <w:p w14:paraId="1E6C1AF8" w14:textId="6256185E" w:rsidR="005A2227" w:rsidRPr="00E352EF" w:rsidDel="00BD26B7" w:rsidRDefault="005A2227">
      <w:pPr>
        <w:rPr>
          <w:del w:id="10886" w:author="Utente" w:date="2017-07-05T17:35:00Z"/>
        </w:rPr>
      </w:pPr>
    </w:p>
    <w:tbl>
      <w:tblPr>
        <w:tblW w:w="4910"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4"/>
        <w:gridCol w:w="1282"/>
        <w:gridCol w:w="2404"/>
      </w:tblGrid>
      <w:tr w:rsidR="005A2227" w:rsidRPr="00E352EF" w:rsidDel="00BD26B7" w14:paraId="7FB810D0" w14:textId="6C3C35AA" w:rsidTr="00EA6708">
        <w:trPr>
          <w:del w:id="10887" w:author="Utente" w:date="2017-07-05T17:35:00Z"/>
        </w:trPr>
        <w:tc>
          <w:tcPr>
            <w:tcW w:w="491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4536E37" w14:textId="226733D5" w:rsidR="005A2227" w:rsidRPr="00E352EF" w:rsidDel="00BD26B7" w:rsidRDefault="0097053A">
            <w:pPr>
              <w:rPr>
                <w:del w:id="10888" w:author="Utente" w:date="2017-07-05T17:35:00Z"/>
              </w:rPr>
            </w:pPr>
            <w:del w:id="10889" w:author="Utente" w:date="2017-07-05T17:35:00Z">
              <w:r w:rsidRPr="00E352EF" w:rsidDel="00BD26B7">
                <w:rPr>
                  <w:rFonts w:ascii="Calibri" w:eastAsia="Calibri" w:hAnsi="Calibri" w:cs="Calibri"/>
                </w:rPr>
                <w:delText>ds_2</w:delText>
              </w:r>
            </w:del>
          </w:p>
        </w:tc>
      </w:tr>
      <w:tr w:rsidR="005A2227" w:rsidRPr="00E352EF" w:rsidDel="00BD26B7" w14:paraId="2C158FB0" w14:textId="715FA70D" w:rsidTr="00EA6708">
        <w:trPr>
          <w:del w:id="10890" w:author="Utente" w:date="2017-07-05T17:35:00Z"/>
        </w:trPr>
        <w:tc>
          <w:tcPr>
            <w:tcW w:w="12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369FDC9" w14:textId="226F3BD4" w:rsidR="005A2227" w:rsidRPr="00E352EF" w:rsidDel="00BD26B7" w:rsidRDefault="0097053A">
            <w:pPr>
              <w:rPr>
                <w:del w:id="10891" w:author="Utente" w:date="2017-07-05T17:35:00Z"/>
              </w:rPr>
            </w:pPr>
            <w:del w:id="10892" w:author="Utente" w:date="2017-07-05T17:35:00Z">
              <w:r w:rsidRPr="00E352EF" w:rsidDel="00BD26B7">
                <w:rPr>
                  <w:rFonts w:ascii="Calibri" w:eastAsia="Calibri" w:hAnsi="Calibri" w:cs="Calibri"/>
                  <w:b/>
                </w:rPr>
                <w:delText>K1</w:delText>
              </w:r>
            </w:del>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39FC89" w14:textId="4662403D" w:rsidR="005A2227" w:rsidRPr="00E352EF" w:rsidDel="00BD26B7" w:rsidRDefault="0097053A">
            <w:pPr>
              <w:rPr>
                <w:del w:id="10893" w:author="Utente" w:date="2017-07-05T17:35:00Z"/>
              </w:rPr>
            </w:pPr>
            <w:del w:id="10894" w:author="Utente" w:date="2017-07-05T17:35:00Z">
              <w:r w:rsidRPr="00E352EF" w:rsidDel="00BD26B7">
                <w:rPr>
                  <w:rFonts w:ascii="Calibri" w:eastAsia="Calibri" w:hAnsi="Calibri" w:cs="Calibri"/>
                  <w:b/>
                </w:rPr>
                <w:delText>K2</w:delText>
              </w:r>
            </w:del>
          </w:p>
        </w:tc>
        <w:tc>
          <w:tcPr>
            <w:tcW w:w="240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F99D88D" w14:textId="43F6E298" w:rsidR="005A2227" w:rsidRPr="00E352EF" w:rsidDel="00BD26B7" w:rsidRDefault="0097053A">
            <w:pPr>
              <w:rPr>
                <w:del w:id="10895" w:author="Utente" w:date="2017-07-05T17:35:00Z"/>
              </w:rPr>
            </w:pPr>
            <w:del w:id="10896" w:author="Utente" w:date="2017-07-05T17:35:00Z">
              <w:r w:rsidRPr="00E352EF" w:rsidDel="00BD26B7">
                <w:rPr>
                  <w:rFonts w:ascii="Calibri" w:eastAsia="Calibri" w:hAnsi="Calibri" w:cs="Calibri"/>
                  <w:b/>
                </w:rPr>
                <w:delText>M1</w:delText>
              </w:r>
            </w:del>
          </w:p>
        </w:tc>
      </w:tr>
      <w:tr w:rsidR="005A2227" w:rsidRPr="00E352EF" w:rsidDel="00BD26B7" w14:paraId="0D240DDF" w14:textId="25B1E673" w:rsidTr="00EA6708">
        <w:trPr>
          <w:del w:id="10897" w:author="Utente" w:date="2017-07-05T17:35:00Z"/>
        </w:trPr>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360D15" w14:textId="5ED90DEB" w:rsidR="005A2227" w:rsidRPr="00E352EF" w:rsidDel="00BD26B7" w:rsidRDefault="0097053A">
            <w:pPr>
              <w:rPr>
                <w:del w:id="10898" w:author="Utente" w:date="2017-07-05T17:35:00Z"/>
              </w:rPr>
            </w:pPr>
            <w:del w:id="10899" w:author="Utente" w:date="2017-07-05T17:35:00Z">
              <w:r w:rsidRPr="00E352EF" w:rsidDel="00BD26B7">
                <w:rPr>
                  <w:rFonts w:ascii="Calibri" w:eastAsia="Calibri" w:hAnsi="Calibri" w:cs="Calibri"/>
                </w:rPr>
                <w:delText>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A0B6AB" w14:textId="09A7B930" w:rsidR="005A2227" w:rsidRPr="00E352EF" w:rsidDel="00BD26B7" w:rsidRDefault="0097053A">
            <w:pPr>
              <w:rPr>
                <w:del w:id="10900" w:author="Utente" w:date="2017-07-05T17:35:00Z"/>
              </w:rPr>
            </w:pPr>
            <w:del w:id="10901" w:author="Utente" w:date="2017-07-05T17:35:00Z">
              <w:r w:rsidRPr="00E352EF" w:rsidDel="00BD26B7">
                <w:rPr>
                  <w:rFonts w:ascii="Calibri" w:eastAsia="Calibri" w:hAnsi="Calibri" w:cs="Calibri"/>
                </w:rPr>
                <w:delText>A</w:delText>
              </w:r>
            </w:del>
          </w:p>
        </w:tc>
        <w:tc>
          <w:tcPr>
            <w:tcW w:w="24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8CA85E" w14:textId="543C3B0B" w:rsidR="005A2227" w:rsidRPr="00E352EF" w:rsidDel="00BD26B7" w:rsidRDefault="0097053A">
            <w:pPr>
              <w:rPr>
                <w:del w:id="10902" w:author="Utente" w:date="2017-07-05T17:35:00Z"/>
              </w:rPr>
            </w:pPr>
            <w:del w:id="10903" w:author="Utente" w:date="2017-07-05T17:35:00Z">
              <w:r w:rsidRPr="00E352EF" w:rsidDel="00BD26B7">
                <w:rPr>
                  <w:rFonts w:ascii="Calibri" w:eastAsia="Calibri" w:hAnsi="Calibri" w:cs="Calibri"/>
                </w:rPr>
                <w:delText>2015</w:delText>
              </w:r>
            </w:del>
          </w:p>
        </w:tc>
      </w:tr>
      <w:tr w:rsidR="005A2227" w:rsidRPr="00E352EF" w:rsidDel="00BD26B7" w14:paraId="1C5A8747" w14:textId="518FE731" w:rsidTr="00EA6708">
        <w:trPr>
          <w:del w:id="10904" w:author="Utente" w:date="2017-07-05T17:35:00Z"/>
        </w:trPr>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34D0E5" w14:textId="702B3570" w:rsidR="005A2227" w:rsidRPr="00E352EF" w:rsidDel="00BD26B7" w:rsidRDefault="0097053A">
            <w:pPr>
              <w:rPr>
                <w:del w:id="10905" w:author="Utente" w:date="2017-07-05T17:35:00Z"/>
              </w:rPr>
            </w:pPr>
            <w:del w:id="10906" w:author="Utente" w:date="2017-07-05T17:35:00Z">
              <w:r w:rsidRPr="00E352EF" w:rsidDel="00BD26B7">
                <w:rPr>
                  <w:rFonts w:ascii="Calibri" w:eastAsia="Calibri" w:hAnsi="Calibri" w:cs="Calibri"/>
                </w:rPr>
                <w:delText>2</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3EB376" w14:textId="61965A67" w:rsidR="005A2227" w:rsidRPr="00E352EF" w:rsidDel="00BD26B7" w:rsidRDefault="0097053A">
            <w:pPr>
              <w:rPr>
                <w:del w:id="10907" w:author="Utente" w:date="2017-07-05T17:35:00Z"/>
              </w:rPr>
            </w:pPr>
            <w:del w:id="10908" w:author="Utente" w:date="2017-07-05T17:35:00Z">
              <w:r w:rsidRPr="00E352EF" w:rsidDel="00BD26B7">
                <w:rPr>
                  <w:rFonts w:ascii="Calibri" w:eastAsia="Calibri" w:hAnsi="Calibri" w:cs="Calibri"/>
                </w:rPr>
                <w:delText>B</w:delText>
              </w:r>
            </w:del>
          </w:p>
        </w:tc>
        <w:tc>
          <w:tcPr>
            <w:tcW w:w="24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77A0A4" w14:textId="7143D003" w:rsidR="005A2227" w:rsidRPr="00E352EF" w:rsidDel="00BD26B7" w:rsidRDefault="0097053A">
            <w:pPr>
              <w:rPr>
                <w:del w:id="10909" w:author="Utente" w:date="2017-07-05T17:35:00Z"/>
              </w:rPr>
            </w:pPr>
            <w:del w:id="10910" w:author="Utente" w:date="2017-07-05T17:35:00Z">
              <w:r w:rsidRPr="00E352EF" w:rsidDel="00BD26B7">
                <w:rPr>
                  <w:rFonts w:ascii="Calibri" w:eastAsia="Calibri" w:hAnsi="Calibri" w:cs="Calibri"/>
                </w:rPr>
                <w:delText>2016</w:delText>
              </w:r>
            </w:del>
          </w:p>
        </w:tc>
      </w:tr>
      <w:tr w:rsidR="005A2227" w:rsidRPr="00E352EF" w:rsidDel="00BD26B7" w14:paraId="0082D3CD" w14:textId="304E4965" w:rsidTr="00EA6708">
        <w:trPr>
          <w:del w:id="10911" w:author="Utente" w:date="2017-07-05T17:35:00Z"/>
        </w:trPr>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045E26" w14:textId="152564C4" w:rsidR="005A2227" w:rsidRPr="00E352EF" w:rsidDel="00BD26B7" w:rsidRDefault="0097053A">
            <w:pPr>
              <w:rPr>
                <w:del w:id="10912" w:author="Utente" w:date="2017-07-05T17:35:00Z"/>
              </w:rPr>
            </w:pPr>
            <w:del w:id="10913" w:author="Utente" w:date="2017-07-05T17:35:00Z">
              <w:r w:rsidRPr="00E352EF" w:rsidDel="00BD26B7">
                <w:rPr>
                  <w:rFonts w:ascii="Calibri" w:eastAsia="Calibri" w:hAnsi="Calibri" w:cs="Calibri"/>
                </w:rPr>
                <w:delText>3</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9CA9DA" w14:textId="097EB08F" w:rsidR="005A2227" w:rsidRPr="00E352EF" w:rsidDel="00BD26B7" w:rsidRDefault="0097053A">
            <w:pPr>
              <w:rPr>
                <w:del w:id="10914" w:author="Utente" w:date="2017-07-05T17:35:00Z"/>
              </w:rPr>
            </w:pPr>
            <w:del w:id="10915" w:author="Utente" w:date="2017-07-05T17:35:00Z">
              <w:r w:rsidRPr="00E352EF" w:rsidDel="00BD26B7">
                <w:rPr>
                  <w:rFonts w:ascii="Calibri" w:eastAsia="Calibri" w:hAnsi="Calibri" w:cs="Calibri"/>
                </w:rPr>
                <w:delText>C</w:delText>
              </w:r>
            </w:del>
          </w:p>
        </w:tc>
        <w:tc>
          <w:tcPr>
            <w:tcW w:w="24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2CE611" w14:textId="5421D0A6" w:rsidR="005A2227" w:rsidRPr="00E352EF" w:rsidDel="00BD26B7" w:rsidRDefault="0097053A">
            <w:pPr>
              <w:rPr>
                <w:del w:id="10916" w:author="Utente" w:date="2017-07-05T17:35:00Z"/>
              </w:rPr>
            </w:pPr>
            <w:del w:id="10917" w:author="Utente" w:date="2017-07-05T17:35:00Z">
              <w:r w:rsidRPr="00E352EF" w:rsidDel="00BD26B7">
                <w:rPr>
                  <w:rFonts w:ascii="Calibri" w:eastAsia="Calibri" w:hAnsi="Calibri" w:cs="Calibri"/>
                </w:rPr>
                <w:delText>2015</w:delText>
              </w:r>
            </w:del>
          </w:p>
        </w:tc>
      </w:tr>
      <w:tr w:rsidR="005A2227" w:rsidRPr="00E352EF" w:rsidDel="00BD26B7" w14:paraId="7D792D81" w14:textId="0A20EC37" w:rsidTr="00EA6708">
        <w:trPr>
          <w:del w:id="10918" w:author="Utente" w:date="2017-07-05T17:35:00Z"/>
        </w:trPr>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0406BC" w14:textId="4BE4F204" w:rsidR="005A2227" w:rsidRPr="00E352EF" w:rsidDel="00BD26B7" w:rsidRDefault="0097053A">
            <w:pPr>
              <w:rPr>
                <w:del w:id="10919" w:author="Utente" w:date="2017-07-05T17:35:00Z"/>
              </w:rPr>
            </w:pPr>
            <w:del w:id="10920" w:author="Utente" w:date="2017-07-05T17:35:00Z">
              <w:r w:rsidRPr="00E352EF" w:rsidDel="00BD26B7">
                <w:rPr>
                  <w:rFonts w:ascii="Calibri" w:eastAsia="Calibri" w:hAnsi="Calibri" w:cs="Calibri"/>
                </w:rPr>
                <w:delText>4</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833B08" w14:textId="1CEB5038" w:rsidR="005A2227" w:rsidRPr="00E352EF" w:rsidDel="00BD26B7" w:rsidRDefault="0097053A">
            <w:pPr>
              <w:rPr>
                <w:del w:id="10921" w:author="Utente" w:date="2017-07-05T17:35:00Z"/>
              </w:rPr>
            </w:pPr>
            <w:del w:id="10922" w:author="Utente" w:date="2017-07-05T17:35:00Z">
              <w:r w:rsidRPr="00E352EF" w:rsidDel="00BD26B7">
                <w:rPr>
                  <w:rFonts w:ascii="Calibri" w:eastAsia="Calibri" w:hAnsi="Calibri" w:cs="Calibri"/>
                </w:rPr>
                <w:delText>E</w:delText>
              </w:r>
            </w:del>
          </w:p>
        </w:tc>
        <w:tc>
          <w:tcPr>
            <w:tcW w:w="24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7C73F3" w14:textId="321FD451" w:rsidR="005A2227" w:rsidRPr="00E352EF" w:rsidDel="00BD26B7" w:rsidRDefault="0097053A">
            <w:pPr>
              <w:rPr>
                <w:del w:id="10923" w:author="Utente" w:date="2017-07-05T17:35:00Z"/>
              </w:rPr>
            </w:pPr>
            <w:del w:id="10924" w:author="Utente" w:date="2017-07-05T17:35:00Z">
              <w:r w:rsidRPr="00E352EF" w:rsidDel="00BD26B7">
                <w:rPr>
                  <w:rFonts w:ascii="Calibri" w:eastAsia="Calibri" w:hAnsi="Calibri" w:cs="Calibri"/>
                </w:rPr>
                <w:delText>2013</w:delText>
              </w:r>
            </w:del>
          </w:p>
        </w:tc>
      </w:tr>
    </w:tbl>
    <w:p w14:paraId="2CD3B45C" w14:textId="77777777" w:rsidR="005A2227" w:rsidRPr="00E352EF" w:rsidRDefault="005A2227"/>
    <w:p w14:paraId="50BB090F" w14:textId="1FC57BBA" w:rsidR="005A2227" w:rsidRPr="00E352EF" w:rsidDel="00FC270B" w:rsidRDefault="0097053A" w:rsidP="00CF6D97">
      <w:pPr>
        <w:pStyle w:val="Stile3"/>
        <w:rPr>
          <w:del w:id="10925" w:author="Utente" w:date="2017-06-26T16:00:00Z"/>
          <w:lang w:val="en-GB"/>
        </w:rPr>
      </w:pPr>
      <w:bookmarkStart w:id="10926" w:name="_Toc462659722"/>
      <w:bookmarkStart w:id="10927" w:name="_Toc463805776"/>
      <w:bookmarkStart w:id="10928" w:name="_Toc464487953"/>
      <w:del w:id="10929" w:author="Utente" w:date="2017-06-26T16:00:00Z">
        <w:r w:rsidRPr="00E352EF" w:rsidDel="00FC270B">
          <w:rPr>
            <w:lang w:val="en-GB"/>
          </w:rPr>
          <w:delText>string from date</w:delText>
        </w:r>
        <w:bookmarkEnd w:id="10926"/>
        <w:bookmarkEnd w:id="10927"/>
        <w:bookmarkEnd w:id="10928"/>
      </w:del>
    </w:p>
    <w:p w14:paraId="325763E9" w14:textId="069C3CEF" w:rsidR="005A2227" w:rsidRPr="00E352EF" w:rsidDel="00FC270B" w:rsidRDefault="0097053A" w:rsidP="00CF6D97">
      <w:pPr>
        <w:rPr>
          <w:del w:id="10930" w:author="Utente" w:date="2017-06-26T16:00:00Z"/>
          <w:rFonts w:ascii="Cambria" w:hAnsi="Cambria"/>
        </w:rPr>
      </w:pPr>
      <w:del w:id="10931" w:author="Utente" w:date="2017-06-26T16:00:00Z">
        <w:r w:rsidRPr="00E352EF" w:rsidDel="00FC270B">
          <w:rPr>
            <w:rFonts w:ascii="Cambria" w:eastAsia="Calibri" w:hAnsi="Cambria" w:cs="Calibri"/>
            <w:i/>
            <w:color w:val="5B9BD5"/>
          </w:rPr>
          <w:delText>Semantics</w:delText>
        </w:r>
      </w:del>
    </w:p>
    <w:p w14:paraId="5DA0A4DB" w14:textId="1F4A8AEC" w:rsidR="005A2227" w:rsidRPr="00E352EF" w:rsidDel="00FC270B" w:rsidRDefault="0097053A" w:rsidP="00CF6D97">
      <w:pPr>
        <w:rPr>
          <w:del w:id="10932" w:author="Utente" w:date="2017-06-26T16:00:00Z"/>
          <w:rFonts w:ascii="Cambria" w:hAnsi="Cambria"/>
        </w:rPr>
      </w:pPr>
      <w:del w:id="10933" w:author="Utente" w:date="2017-06-26T16:00:00Z">
        <w:r w:rsidRPr="00E352EF" w:rsidDel="00FC270B">
          <w:rPr>
            <w:rFonts w:ascii="Cambria" w:eastAsia="Calibri" w:hAnsi="Cambria" w:cs="Calibri"/>
          </w:rPr>
          <w:delText xml:space="preserve">The operator </w:delText>
        </w:r>
        <w:r w:rsidRPr="00E352EF" w:rsidDel="00FC270B">
          <w:rPr>
            <w:rFonts w:ascii="Cambria" w:eastAsia="Calibri" w:hAnsi="Cambria" w:cs="Calibri"/>
            <w:b/>
          </w:rPr>
          <w:delText>string_from_date</w:delText>
        </w:r>
        <w:r w:rsidRPr="00E352EF" w:rsidDel="00FC270B">
          <w:rPr>
            <w:rFonts w:ascii="Cambria" w:eastAsia="Calibri" w:hAnsi="Cambria" w:cs="Calibri"/>
          </w:rPr>
          <w:delText xml:space="preserve"> </w:delText>
        </w:r>
        <w:r w:rsidR="002F20B2" w:rsidRPr="00E352EF" w:rsidDel="00FC270B">
          <w:rPr>
            <w:rFonts w:ascii="Cambria" w:eastAsia="Calibri" w:hAnsi="Cambria" w:cs="Calibri"/>
          </w:rPr>
          <w:delText xml:space="preserve">converts </w:delText>
        </w:r>
        <w:r w:rsidRPr="00E352EF" w:rsidDel="00FC270B">
          <w:rPr>
            <w:rFonts w:ascii="Cambria" w:eastAsia="Calibri" w:hAnsi="Cambria" w:cs="Calibri"/>
          </w:rPr>
          <w:delText>a date value into a string.</w:delText>
        </w:r>
      </w:del>
    </w:p>
    <w:p w14:paraId="76E13CC6" w14:textId="09C038D3" w:rsidR="00CF6D97" w:rsidRPr="00E352EF" w:rsidDel="00FC270B" w:rsidRDefault="00CF6D97" w:rsidP="00CF6D97">
      <w:pPr>
        <w:rPr>
          <w:del w:id="10934" w:author="Utente" w:date="2017-06-26T16:00:00Z"/>
          <w:rFonts w:ascii="Cambria" w:eastAsia="Calibri" w:hAnsi="Cambria" w:cs="Calibri"/>
          <w:i/>
          <w:color w:val="5B9BD5"/>
        </w:rPr>
      </w:pPr>
    </w:p>
    <w:p w14:paraId="39E56241" w14:textId="67AE34D1" w:rsidR="005A2227" w:rsidRPr="00E352EF" w:rsidDel="00FC270B" w:rsidRDefault="0097053A" w:rsidP="00543198">
      <w:pPr>
        <w:rPr>
          <w:del w:id="10935" w:author="Utente" w:date="2017-06-26T16:00:00Z"/>
          <w:rFonts w:ascii="Cambria" w:eastAsia="Calibri" w:hAnsi="Cambria" w:cs="Calibri"/>
          <w:i/>
          <w:color w:val="5B9BD5"/>
        </w:rPr>
      </w:pPr>
      <w:del w:id="10936" w:author="Utente" w:date="2017-06-26T16:00:00Z">
        <w:r w:rsidRPr="00E352EF" w:rsidDel="00FC270B">
          <w:rPr>
            <w:rFonts w:ascii="Cambria" w:eastAsia="Calibri" w:hAnsi="Cambria" w:cs="Calibri"/>
            <w:i/>
            <w:color w:val="5B9BD5"/>
          </w:rPr>
          <w:delText>Syntax</w:delText>
        </w:r>
      </w:del>
    </w:p>
    <w:p w14:paraId="2FF727DD" w14:textId="63D2F035" w:rsidR="005A2227" w:rsidRPr="00E352EF" w:rsidDel="00FC270B" w:rsidRDefault="0097053A" w:rsidP="00CF6D97">
      <w:pPr>
        <w:rPr>
          <w:del w:id="10937" w:author="Utente" w:date="2017-06-26T16:00:00Z"/>
          <w:rFonts w:ascii="Cambria" w:hAnsi="Cambria"/>
        </w:rPr>
      </w:pPr>
      <w:del w:id="10938" w:author="Utente" w:date="2017-06-26T16:00:00Z">
        <w:r w:rsidRPr="00E352EF" w:rsidDel="00FC270B">
          <w:rPr>
            <w:rFonts w:ascii="Cambria" w:eastAsia="Calibri" w:hAnsi="Cambria" w:cs="Calibri"/>
            <w:b/>
          </w:rPr>
          <w:delText>string_from_date(</w:delText>
        </w:r>
        <w:r w:rsidRPr="00E352EF" w:rsidDel="00FC270B">
          <w:rPr>
            <w:rFonts w:ascii="Cambria" w:eastAsia="Calibri" w:hAnsi="Cambria" w:cs="Calibri"/>
          </w:rPr>
          <w:delText xml:space="preserve"> </w:delText>
        </w:r>
        <w:r w:rsidRPr="00E352EF" w:rsidDel="00FC270B">
          <w:rPr>
            <w:rFonts w:ascii="Cambria" w:eastAsia="Calibri" w:hAnsi="Cambria" w:cs="Calibri"/>
            <w:i/>
          </w:rPr>
          <w:delText>ds</w:delText>
        </w:r>
        <w:r w:rsidRPr="00E352EF" w:rsidDel="00FC270B">
          <w:rPr>
            <w:rFonts w:ascii="Cambria" w:eastAsia="Calibri" w:hAnsi="Cambria" w:cs="Calibri"/>
          </w:rPr>
          <w:delText xml:space="preserve">, </w:delText>
        </w:r>
        <w:r w:rsidRPr="00E352EF" w:rsidDel="00FC270B">
          <w:rPr>
            <w:rFonts w:ascii="Cambria" w:eastAsia="Calibri" w:hAnsi="Cambria" w:cs="Calibri"/>
            <w:i/>
          </w:rPr>
          <w:delText>format</w:delText>
        </w:r>
        <w:r w:rsidRPr="00E352EF" w:rsidDel="00FC270B">
          <w:rPr>
            <w:rFonts w:ascii="Cambria" w:eastAsia="Calibri" w:hAnsi="Cambria" w:cs="Calibri"/>
          </w:rPr>
          <w:delText xml:space="preserve"> </w:delText>
        </w:r>
        <w:r w:rsidRPr="00E352EF" w:rsidDel="00FC270B">
          <w:rPr>
            <w:rFonts w:ascii="Cambria" w:eastAsia="Calibri" w:hAnsi="Cambria" w:cs="Calibri"/>
            <w:b/>
          </w:rPr>
          <w:delText>)</w:delText>
        </w:r>
      </w:del>
    </w:p>
    <w:p w14:paraId="37C1115E" w14:textId="2E560031" w:rsidR="00CF6D97" w:rsidRPr="00E352EF" w:rsidDel="00FC270B" w:rsidRDefault="00CF6D97" w:rsidP="00CF6D97">
      <w:pPr>
        <w:rPr>
          <w:del w:id="10939" w:author="Utente" w:date="2017-06-26T16:00:00Z"/>
          <w:rFonts w:ascii="Cambria" w:eastAsia="Calibri" w:hAnsi="Cambria" w:cs="Calibri"/>
          <w:i/>
          <w:color w:val="5B9BD5"/>
        </w:rPr>
      </w:pPr>
    </w:p>
    <w:p w14:paraId="04C412F3" w14:textId="4B538B48" w:rsidR="005A2227" w:rsidRPr="00E352EF" w:rsidDel="00FC270B" w:rsidRDefault="0097053A" w:rsidP="00543198">
      <w:pPr>
        <w:rPr>
          <w:del w:id="10940" w:author="Utente" w:date="2017-06-26T16:00:00Z"/>
          <w:rFonts w:ascii="Cambria" w:eastAsia="Calibri" w:hAnsi="Cambria" w:cs="Calibri"/>
          <w:i/>
          <w:color w:val="5B9BD5"/>
        </w:rPr>
      </w:pPr>
      <w:del w:id="10941" w:author="Utente" w:date="2017-06-26T16:00:00Z">
        <w:r w:rsidRPr="00E352EF" w:rsidDel="00FC270B">
          <w:rPr>
            <w:rFonts w:ascii="Cambria" w:eastAsia="Calibri" w:hAnsi="Cambria" w:cs="Calibri"/>
            <w:i/>
            <w:color w:val="5B9BD5"/>
          </w:rPr>
          <w:delText>Parameters</w:delText>
        </w:r>
      </w:del>
    </w:p>
    <w:p w14:paraId="7117B8E9" w14:textId="03A9DCE4" w:rsidR="005A2227" w:rsidRPr="00E352EF" w:rsidDel="00FC270B" w:rsidRDefault="00CF6D97" w:rsidP="00CF6D97">
      <w:pPr>
        <w:rPr>
          <w:del w:id="10942" w:author="Utente" w:date="2017-06-26T16:00:00Z"/>
          <w:rFonts w:ascii="Cambria" w:hAnsi="Cambria"/>
        </w:rPr>
      </w:pPr>
      <w:del w:id="10943" w:author="Utente" w:date="2017-06-26T16:00:00Z">
        <w:r w:rsidRPr="00E352EF" w:rsidDel="00FC270B">
          <w:rPr>
            <w:rFonts w:ascii="Cambria" w:eastAsia="Calibri" w:hAnsi="Cambria" w:cs="Calibri"/>
            <w:i/>
          </w:rPr>
          <w:delText>d</w:delText>
        </w:r>
        <w:r w:rsidR="0097053A" w:rsidRPr="00E352EF" w:rsidDel="00FC270B">
          <w:rPr>
            <w:rFonts w:ascii="Cambria" w:eastAsia="Calibri" w:hAnsi="Cambria" w:cs="Calibri"/>
            <w:i/>
          </w:rPr>
          <w:delText>s</w:delText>
        </w:r>
        <w:r w:rsidRPr="00E352EF" w:rsidDel="00FC270B">
          <w:rPr>
            <w:rFonts w:ascii="Cambria" w:hAnsi="Cambria"/>
          </w:rPr>
          <w:delText xml:space="preserve"> :</w:delText>
        </w:r>
        <w:r w:rsidR="0097053A" w:rsidRPr="00E352EF" w:rsidDel="00FC270B">
          <w:rPr>
            <w:rFonts w:ascii="Cambria" w:eastAsia="Calibri" w:hAnsi="Cambria" w:cs="Calibri"/>
          </w:rPr>
          <w:delText xml:space="preserve"> [dataset {identifier &lt;IDENT&gt; as scalar-type}+ {measure &lt;IDENT&gt; as date}+ </w:delText>
        </w:r>
      </w:del>
    </w:p>
    <w:p w14:paraId="361DAB2C" w14:textId="306462D6" w:rsidR="005A2227" w:rsidRPr="00E352EF" w:rsidDel="00FC270B" w:rsidRDefault="0097053A" w:rsidP="00CF6D97">
      <w:pPr>
        <w:ind w:left="706"/>
        <w:rPr>
          <w:del w:id="10944" w:author="Utente" w:date="2017-06-26T16:00:00Z"/>
          <w:rFonts w:ascii="Cambria" w:hAnsi="Cambria"/>
        </w:rPr>
      </w:pPr>
      <w:del w:id="10945" w:author="Utente" w:date="2017-06-26T16:00:00Z">
        <w:r w:rsidRPr="00E352EF" w:rsidDel="00FC270B">
          <w:rPr>
            <w:rFonts w:ascii="Cambria" w:eastAsia="Calibri" w:hAnsi="Cambria" w:cs="Calibri"/>
          </w:rPr>
          <w:delText xml:space="preserve">                    {attribute &lt;IDENT&gt; as scalar-type}*|date]</w:delText>
        </w:r>
      </w:del>
    </w:p>
    <w:p w14:paraId="2B3C7973" w14:textId="17AC1B80" w:rsidR="005A2227" w:rsidRPr="00E352EF" w:rsidDel="00FC270B" w:rsidRDefault="00CF6D97" w:rsidP="00CF6D97">
      <w:pPr>
        <w:rPr>
          <w:del w:id="10946" w:author="Utente" w:date="2017-06-26T16:00:00Z"/>
          <w:rFonts w:ascii="Cambria" w:hAnsi="Cambria"/>
        </w:rPr>
      </w:pPr>
      <w:del w:id="10947" w:author="Utente" w:date="2017-06-26T16:00:00Z">
        <w:r w:rsidRPr="00E352EF" w:rsidDel="00FC270B">
          <w:rPr>
            <w:rFonts w:ascii="Cambria" w:eastAsia="Calibri" w:hAnsi="Cambria" w:cs="Calibri"/>
            <w:i/>
          </w:rPr>
          <w:delText>f</w:delText>
        </w:r>
        <w:r w:rsidR="0097053A" w:rsidRPr="00E352EF" w:rsidDel="00FC270B">
          <w:rPr>
            <w:rFonts w:ascii="Cambria" w:eastAsia="Calibri" w:hAnsi="Cambria" w:cs="Calibri"/>
            <w:i/>
          </w:rPr>
          <w:delText>ormat</w:delText>
        </w:r>
        <w:r w:rsidRPr="00E352EF" w:rsidDel="00FC270B">
          <w:rPr>
            <w:rFonts w:ascii="Cambria" w:hAnsi="Cambria"/>
          </w:rPr>
          <w:delText xml:space="preserve"> :</w:delText>
        </w:r>
        <w:r w:rsidR="0097053A" w:rsidRPr="00E352EF" w:rsidDel="00FC270B">
          <w:rPr>
            <w:rFonts w:ascii="Cambria" w:eastAsia="Calibri" w:hAnsi="Cambria" w:cs="Calibri"/>
          </w:rPr>
          <w:delText xml:space="preserve"> string-literal</w:delText>
        </w:r>
      </w:del>
    </w:p>
    <w:p w14:paraId="4A0BE8AC" w14:textId="40A7CBCD" w:rsidR="005A2227" w:rsidRPr="00E352EF" w:rsidDel="00FC270B" w:rsidRDefault="005A2227" w:rsidP="00CF6D97">
      <w:pPr>
        <w:rPr>
          <w:del w:id="10948" w:author="Utente" w:date="2017-06-26T16:00:00Z"/>
          <w:rFonts w:ascii="Cambria" w:hAnsi="Cambria"/>
        </w:rPr>
      </w:pPr>
    </w:p>
    <w:p w14:paraId="45E9FBA8" w14:textId="329D9D47" w:rsidR="005A2227" w:rsidRPr="00E352EF" w:rsidDel="00FC270B" w:rsidRDefault="0097053A" w:rsidP="00CF6D97">
      <w:pPr>
        <w:rPr>
          <w:del w:id="10949" w:author="Utente" w:date="2017-06-26T16:00:00Z"/>
          <w:rFonts w:ascii="Cambria" w:hAnsi="Cambria"/>
        </w:rPr>
      </w:pPr>
      <w:del w:id="10950" w:author="Utente" w:date="2017-06-26T16:00:00Z">
        <w:r w:rsidRPr="00E352EF" w:rsidDel="00FC270B">
          <w:rPr>
            <w:rFonts w:ascii="Cambria" w:eastAsia="Calibri" w:hAnsi="Cambria" w:cs="Calibri"/>
          </w:rPr>
          <w:delText xml:space="preserve">date – is the input </w:delText>
        </w:r>
        <w:r w:rsidR="00F4601C" w:rsidRPr="00E352EF" w:rsidDel="00FC270B">
          <w:delText>Dataset</w:delText>
        </w:r>
        <w:r w:rsidRPr="00E352EF" w:rsidDel="00FC270B">
          <w:rPr>
            <w:rFonts w:ascii="Cambria" w:eastAsia="Calibri" w:hAnsi="Cambria" w:cs="Calibri"/>
          </w:rPr>
          <w:delText xml:space="preserve"> or date.</w:delText>
        </w:r>
      </w:del>
    </w:p>
    <w:p w14:paraId="3C682875" w14:textId="2BEAB1C7" w:rsidR="005A2227" w:rsidRPr="00E352EF" w:rsidDel="00FC270B" w:rsidRDefault="0097053A" w:rsidP="00CF6D97">
      <w:pPr>
        <w:rPr>
          <w:del w:id="10951" w:author="Utente" w:date="2017-06-26T16:00:00Z"/>
          <w:rFonts w:ascii="Cambria" w:hAnsi="Cambria"/>
        </w:rPr>
      </w:pPr>
      <w:del w:id="10952" w:author="Utente" w:date="2017-06-26T16:00:00Z">
        <w:r w:rsidRPr="00E352EF" w:rsidDel="00FC270B">
          <w:rPr>
            <w:rFonts w:ascii="Cambria" w:eastAsia="Calibri" w:hAnsi="Cambria" w:cs="Calibri"/>
          </w:rPr>
          <w:delText xml:space="preserve">format – is the format of the resulting string. </w:delText>
        </w:r>
      </w:del>
    </w:p>
    <w:p w14:paraId="02E4F4D6" w14:textId="65B2DF94" w:rsidR="00CF6D97" w:rsidRPr="00E352EF" w:rsidDel="00FC270B" w:rsidRDefault="00CF6D97" w:rsidP="00CF6D97">
      <w:pPr>
        <w:rPr>
          <w:del w:id="10953" w:author="Utente" w:date="2017-06-26T16:00:00Z"/>
          <w:rFonts w:ascii="Cambria" w:eastAsia="Calibri" w:hAnsi="Cambria" w:cs="Calibri"/>
          <w:i/>
          <w:color w:val="5B9BD5"/>
        </w:rPr>
      </w:pPr>
    </w:p>
    <w:p w14:paraId="24917189" w14:textId="77DB35DA" w:rsidR="005A2227" w:rsidRPr="00E352EF" w:rsidDel="00FC270B" w:rsidRDefault="0097053A" w:rsidP="003C3D77">
      <w:pPr>
        <w:rPr>
          <w:del w:id="10954" w:author="Utente" w:date="2017-06-26T16:00:00Z"/>
          <w:rFonts w:ascii="Cambria" w:eastAsia="Calibri" w:hAnsi="Cambria" w:cs="Calibri"/>
          <w:i/>
          <w:color w:val="5B9BD5"/>
        </w:rPr>
      </w:pPr>
      <w:del w:id="10955" w:author="Utente" w:date="2017-06-26T16:00:00Z">
        <w:r w:rsidRPr="00E352EF" w:rsidDel="00FC270B">
          <w:rPr>
            <w:rFonts w:ascii="Cambria" w:eastAsia="Calibri" w:hAnsi="Cambria" w:cs="Calibri"/>
            <w:i/>
            <w:color w:val="5B9BD5"/>
          </w:rPr>
          <w:delText>Constraints</w:delText>
        </w:r>
      </w:del>
    </w:p>
    <w:p w14:paraId="7ABD6CA9" w14:textId="76B2410B" w:rsidR="005A2227" w:rsidRPr="00E352EF" w:rsidDel="00FC270B" w:rsidRDefault="0097053A" w:rsidP="008A7573">
      <w:pPr>
        <w:numPr>
          <w:ilvl w:val="0"/>
          <w:numId w:val="4"/>
        </w:numPr>
        <w:ind w:left="360"/>
        <w:rPr>
          <w:del w:id="10956" w:author="Utente" w:date="2017-06-26T16:00:00Z"/>
          <w:rFonts w:ascii="Cambria" w:hAnsi="Cambria"/>
        </w:rPr>
      </w:pPr>
      <w:del w:id="10957" w:author="Utente" w:date="2017-06-26T16:00:00Z">
        <w:r w:rsidRPr="00E352EF" w:rsidDel="00FC270B">
          <w:rPr>
            <w:rFonts w:ascii="Cambria" w:eastAsia="Calibri" w:hAnsi="Cambria" w:cs="Calibri"/>
          </w:rPr>
          <w:delText xml:space="preserve">If </w:delText>
        </w:r>
        <w:r w:rsidRPr="00E352EF" w:rsidDel="00FC270B">
          <w:rPr>
            <w:rFonts w:ascii="Cambria" w:eastAsia="Calibri" w:hAnsi="Cambria" w:cs="Calibri"/>
            <w:i/>
          </w:rPr>
          <w:delText>ds</w:delText>
        </w:r>
        <w:r w:rsidRPr="00E352EF" w:rsidDel="00FC270B">
          <w:rPr>
            <w:rFonts w:ascii="Cambria" w:eastAsia="Calibri" w:hAnsi="Cambria" w:cs="Calibri"/>
          </w:rPr>
          <w:delText xml:space="preserve"> is a </w:delText>
        </w:r>
        <w:r w:rsidR="00F4601C" w:rsidRPr="00E352EF" w:rsidDel="00FC270B">
          <w:delText>Dataset</w:delText>
        </w:r>
        <w:r w:rsidRPr="00E352EF" w:rsidDel="00FC270B">
          <w:rPr>
            <w:rFonts w:ascii="Cambria" w:eastAsia="Calibri" w:hAnsi="Cambria" w:cs="Calibri"/>
          </w:rPr>
          <w:delText xml:space="preserve"> then it must have only</w:delText>
        </w:r>
        <w:r w:rsidR="00A126DE" w:rsidRPr="00E352EF" w:rsidDel="00FC270B">
          <w:rPr>
            <w:rFonts w:ascii="Cambria" w:eastAsia="Calibri" w:hAnsi="Cambria" w:cs="Calibri"/>
          </w:rPr>
          <w:delText xml:space="preserve"> one</w:delText>
        </w:r>
        <w:r w:rsidRPr="00E352EF" w:rsidDel="00FC270B">
          <w:rPr>
            <w:rFonts w:ascii="Cambria" w:eastAsia="Calibri" w:hAnsi="Cambria" w:cs="Calibri"/>
          </w:rPr>
          <w:delText xml:space="preserve"> date Measure Component, </w:delText>
        </w:r>
      </w:del>
    </w:p>
    <w:p w14:paraId="4FFE82B5" w14:textId="1255A032" w:rsidR="005A2227" w:rsidRPr="00E352EF" w:rsidDel="00FC270B" w:rsidRDefault="0097053A" w:rsidP="008A7573">
      <w:pPr>
        <w:numPr>
          <w:ilvl w:val="0"/>
          <w:numId w:val="4"/>
        </w:numPr>
        <w:ind w:left="360"/>
        <w:rPr>
          <w:del w:id="10958" w:author="Utente" w:date="2017-06-26T16:00:00Z"/>
          <w:rFonts w:ascii="Cambria" w:hAnsi="Cambria"/>
        </w:rPr>
      </w:pPr>
      <w:del w:id="10959" w:author="Utente" w:date="2017-06-26T16:00:00Z">
        <w:r w:rsidRPr="00E352EF" w:rsidDel="00FC270B">
          <w:rPr>
            <w:rFonts w:ascii="Cambria" w:eastAsia="Calibri" w:hAnsi="Cambria" w:cs="Calibri"/>
            <w:i/>
          </w:rPr>
          <w:delText>format</w:delText>
        </w:r>
        <w:r w:rsidRPr="00E352EF" w:rsidDel="00FC270B">
          <w:rPr>
            <w:rFonts w:ascii="Cambria" w:eastAsia="Calibri" w:hAnsi="Cambria" w:cs="Calibri"/>
          </w:rPr>
          <w:delText xml:space="preserve"> must respect one of the</w:delText>
        </w:r>
        <w:r w:rsidR="00A126DE" w:rsidRPr="00E352EF" w:rsidDel="00FC270B">
          <w:rPr>
            <w:rFonts w:ascii="Cambria" w:eastAsia="Calibri" w:hAnsi="Cambria" w:cs="Calibri"/>
          </w:rPr>
          <w:delText xml:space="preserve"> following</w:delText>
        </w:r>
        <w:r w:rsidRPr="00E352EF" w:rsidDel="00FC270B">
          <w:rPr>
            <w:rFonts w:ascii="Cambria" w:eastAsia="Calibri" w:hAnsi="Cambria" w:cs="Calibri"/>
          </w:rPr>
          <w:delText xml:space="preserve"> patterns</w:delText>
        </w:r>
        <w:r w:rsidR="00A126DE" w:rsidRPr="00E352EF" w:rsidDel="00FC270B">
          <w:rPr>
            <w:rFonts w:ascii="Cambria" w:eastAsia="Calibri" w:hAnsi="Cambria" w:cs="Calibri"/>
          </w:rPr>
          <w:delText>:</w:delText>
        </w:r>
      </w:del>
    </w:p>
    <w:p w14:paraId="71E94892" w14:textId="79EF651E" w:rsidR="005A2227" w:rsidRPr="00E352EF" w:rsidDel="00FC270B" w:rsidRDefault="005A2227">
      <w:pPr>
        <w:ind w:left="720"/>
        <w:rPr>
          <w:del w:id="10960" w:author="Utente" w:date="2017-06-26T16:00:00Z"/>
        </w:rPr>
      </w:pPr>
    </w:p>
    <w:tbl>
      <w:tblPr>
        <w:tblW w:w="8352" w:type="dxa"/>
        <w:tblInd w:w="540"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527"/>
        <w:gridCol w:w="1440"/>
        <w:gridCol w:w="1267"/>
        <w:gridCol w:w="4118"/>
      </w:tblGrid>
      <w:tr w:rsidR="005A2227" w:rsidRPr="00E352EF" w:rsidDel="00FC270B" w14:paraId="73E626EF" w14:textId="0272859D" w:rsidTr="00994652">
        <w:trPr>
          <w:del w:id="10961" w:author="Utente" w:date="2017-06-26T16:00:00Z"/>
        </w:trPr>
        <w:tc>
          <w:tcPr>
            <w:tcW w:w="1526"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1D91FBAF" w14:textId="5EE1465C" w:rsidR="005A2227" w:rsidRPr="00E352EF" w:rsidDel="00FC270B" w:rsidRDefault="0097053A">
            <w:pPr>
              <w:rPr>
                <w:del w:id="10962" w:author="Utente" w:date="2017-06-26T16:00:00Z"/>
              </w:rPr>
            </w:pPr>
            <w:del w:id="10963" w:author="Utente" w:date="2017-06-26T16:00:00Z">
              <w:r w:rsidRPr="00E352EF" w:rsidDel="00FC270B">
                <w:rPr>
                  <w:rFonts w:ascii="Calibri" w:eastAsia="Calibri" w:hAnsi="Calibri" w:cs="Calibri"/>
                </w:rPr>
                <w:delText>Format</w:delText>
              </w:r>
            </w:del>
          </w:p>
        </w:tc>
        <w:tc>
          <w:tcPr>
            <w:tcW w:w="1440"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047118C2" w14:textId="74F9612D" w:rsidR="005A2227" w:rsidRPr="00E352EF" w:rsidDel="00FC270B" w:rsidRDefault="0097053A">
            <w:pPr>
              <w:rPr>
                <w:del w:id="10964" w:author="Utente" w:date="2017-06-26T16:00:00Z"/>
              </w:rPr>
            </w:pPr>
            <w:del w:id="10965" w:author="Utente" w:date="2017-06-26T16:00:00Z">
              <w:r w:rsidRPr="00E352EF" w:rsidDel="00FC270B">
                <w:rPr>
                  <w:rFonts w:ascii="Calibri" w:eastAsia="Calibri" w:hAnsi="Calibri" w:cs="Calibri"/>
                </w:rPr>
                <w:delText>Frequency</w:delText>
              </w:r>
            </w:del>
          </w:p>
        </w:tc>
        <w:tc>
          <w:tcPr>
            <w:tcW w:w="1267"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01CF7617" w14:textId="325C7F5D" w:rsidR="005A2227" w:rsidRPr="00E352EF" w:rsidDel="00FC270B" w:rsidRDefault="0097053A">
            <w:pPr>
              <w:rPr>
                <w:del w:id="10966" w:author="Utente" w:date="2017-06-26T16:00:00Z"/>
              </w:rPr>
            </w:pPr>
            <w:del w:id="10967" w:author="Utente" w:date="2017-06-26T16:00:00Z">
              <w:r w:rsidRPr="00E352EF" w:rsidDel="00FC270B">
                <w:rPr>
                  <w:rFonts w:ascii="Calibri" w:eastAsia="Calibri" w:hAnsi="Calibri" w:cs="Calibri"/>
                </w:rPr>
                <w:delText>Example</w:delText>
              </w:r>
            </w:del>
          </w:p>
        </w:tc>
        <w:tc>
          <w:tcPr>
            <w:tcW w:w="4118"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0EF1F8E5" w14:textId="03CD9FA7" w:rsidR="005A2227" w:rsidRPr="00E352EF" w:rsidDel="00FC270B" w:rsidRDefault="0097053A">
            <w:pPr>
              <w:rPr>
                <w:del w:id="10968" w:author="Utente" w:date="2017-06-26T16:00:00Z"/>
              </w:rPr>
            </w:pPr>
            <w:del w:id="10969" w:author="Utente" w:date="2017-06-26T16:00:00Z">
              <w:r w:rsidRPr="00E352EF" w:rsidDel="00FC270B">
                <w:rPr>
                  <w:rFonts w:ascii="Calibri" w:eastAsia="Calibri" w:hAnsi="Calibri" w:cs="Calibri"/>
                </w:rPr>
                <w:delText>Frequency</w:delText>
              </w:r>
            </w:del>
          </w:p>
        </w:tc>
      </w:tr>
      <w:tr w:rsidR="005A2227" w:rsidRPr="00E352EF" w:rsidDel="00FC270B" w14:paraId="45E687ED" w14:textId="6A899F08">
        <w:trPr>
          <w:del w:id="10970" w:author="Utente" w:date="2017-06-26T16:00:00Z"/>
        </w:trPr>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708314" w14:textId="0CCCDD93" w:rsidR="005A2227" w:rsidRPr="00E352EF" w:rsidDel="00FC270B" w:rsidRDefault="0097053A">
            <w:pPr>
              <w:rPr>
                <w:del w:id="10971" w:author="Utente" w:date="2017-06-26T16:00:00Z"/>
              </w:rPr>
            </w:pPr>
            <w:del w:id="10972" w:author="Utente" w:date="2017-06-26T16:00:00Z">
              <w:r w:rsidRPr="00E352EF" w:rsidDel="00FC270B">
                <w:rPr>
                  <w:rFonts w:ascii="Calibri" w:eastAsia="Calibri" w:hAnsi="Calibri" w:cs="Calibri"/>
                </w:rPr>
                <w:delText>YYYY</w:delText>
              </w:r>
            </w:del>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61719A" w14:textId="2A5D1351" w:rsidR="005A2227" w:rsidRPr="00E352EF" w:rsidDel="00FC270B" w:rsidRDefault="005A2227">
            <w:pPr>
              <w:rPr>
                <w:del w:id="10973" w:author="Utente" w:date="2017-06-26T16:00:00Z"/>
              </w:rPr>
            </w:pP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500AE6" w14:textId="4B41EB03" w:rsidR="005A2227" w:rsidRPr="00E352EF" w:rsidDel="00FC270B" w:rsidRDefault="0097053A">
            <w:pPr>
              <w:rPr>
                <w:del w:id="10974" w:author="Utente" w:date="2017-06-26T16:00:00Z"/>
              </w:rPr>
            </w:pPr>
            <w:del w:id="10975" w:author="Utente" w:date="2017-06-26T16:00:00Z">
              <w:r w:rsidRPr="00E352EF" w:rsidDel="00FC270B">
                <w:rPr>
                  <w:rFonts w:ascii="Calibri" w:eastAsia="Calibri" w:hAnsi="Calibri" w:cs="Calibri"/>
                </w:rPr>
                <w:delText>2000</w:delText>
              </w:r>
            </w:del>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BEC70A" w14:textId="7CE14E66" w:rsidR="005A2227" w:rsidRPr="00E352EF" w:rsidDel="00FC270B" w:rsidRDefault="0097053A">
            <w:pPr>
              <w:rPr>
                <w:del w:id="10976" w:author="Utente" w:date="2017-06-26T16:00:00Z"/>
              </w:rPr>
            </w:pPr>
            <w:del w:id="10977" w:author="Utente" w:date="2017-06-26T16:00:00Z">
              <w:r w:rsidRPr="00E352EF" w:rsidDel="00FC270B">
                <w:rPr>
                  <w:rFonts w:ascii="Calibri" w:eastAsia="Calibri" w:hAnsi="Calibri" w:cs="Calibri"/>
                </w:rPr>
                <w:delText>Annual</w:delText>
              </w:r>
            </w:del>
          </w:p>
        </w:tc>
      </w:tr>
      <w:tr w:rsidR="005A2227" w:rsidRPr="00E352EF" w:rsidDel="00FC270B" w14:paraId="37BA618B" w14:textId="79A2E279">
        <w:trPr>
          <w:del w:id="10978" w:author="Utente" w:date="2017-06-26T16:00:00Z"/>
        </w:trPr>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F958E7" w14:textId="67E11405" w:rsidR="005A2227" w:rsidRPr="00E352EF" w:rsidDel="00FC270B" w:rsidRDefault="0097053A">
            <w:pPr>
              <w:rPr>
                <w:del w:id="10979" w:author="Utente" w:date="2017-06-26T16:00:00Z"/>
              </w:rPr>
            </w:pPr>
            <w:del w:id="10980" w:author="Utente" w:date="2017-06-26T16:00:00Z">
              <w:r w:rsidRPr="00E352EF" w:rsidDel="00FC270B">
                <w:rPr>
                  <w:rFonts w:ascii="Calibri" w:eastAsia="Calibri" w:hAnsi="Calibri" w:cs="Calibri"/>
                </w:rPr>
                <w:delText>YYYYSN</w:delText>
              </w:r>
            </w:del>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D46C88" w14:textId="1F205B7A" w:rsidR="005A2227" w:rsidRPr="00E352EF" w:rsidDel="00FC270B" w:rsidRDefault="0097053A">
            <w:pPr>
              <w:rPr>
                <w:del w:id="10981" w:author="Utente" w:date="2017-06-26T16:00:00Z"/>
              </w:rPr>
            </w:pPr>
            <w:del w:id="10982" w:author="Utente" w:date="2017-06-26T16:00:00Z">
              <w:r w:rsidRPr="00E352EF" w:rsidDel="00FC270B">
                <w:rPr>
                  <w:rFonts w:ascii="Calibri" w:eastAsia="Calibri" w:hAnsi="Calibri" w:cs="Calibri"/>
                </w:rPr>
                <w:delText>S</w:delText>
              </w:r>
            </w:del>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549CB6" w14:textId="48B4F53A" w:rsidR="005A2227" w:rsidRPr="00E352EF" w:rsidDel="00FC270B" w:rsidRDefault="0097053A">
            <w:pPr>
              <w:rPr>
                <w:del w:id="10983" w:author="Utente" w:date="2017-06-26T16:00:00Z"/>
              </w:rPr>
            </w:pPr>
            <w:del w:id="10984" w:author="Utente" w:date="2017-06-26T16:00:00Z">
              <w:r w:rsidRPr="00E352EF" w:rsidDel="00FC270B">
                <w:rPr>
                  <w:rFonts w:ascii="Calibri" w:eastAsia="Calibri" w:hAnsi="Calibri" w:cs="Calibri"/>
                </w:rPr>
                <w:delText>2000S1</w:delText>
              </w:r>
            </w:del>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0CBCF8" w14:textId="1FD2EB8A" w:rsidR="005A2227" w:rsidRPr="00E352EF" w:rsidDel="00FC270B" w:rsidRDefault="0097053A">
            <w:pPr>
              <w:rPr>
                <w:del w:id="10985" w:author="Utente" w:date="2017-06-26T16:00:00Z"/>
              </w:rPr>
            </w:pPr>
            <w:del w:id="10986" w:author="Utente" w:date="2017-06-26T16:00:00Z">
              <w:r w:rsidRPr="00E352EF" w:rsidDel="00FC270B">
                <w:rPr>
                  <w:rFonts w:ascii="Calibri" w:eastAsia="Calibri" w:hAnsi="Calibri" w:cs="Calibri"/>
                </w:rPr>
                <w:delText>Semestrial</w:delText>
              </w:r>
            </w:del>
          </w:p>
        </w:tc>
      </w:tr>
      <w:tr w:rsidR="005A2227" w:rsidRPr="00E352EF" w:rsidDel="00FC270B" w14:paraId="40DCE448" w14:textId="5CF4C4DC">
        <w:trPr>
          <w:del w:id="10987" w:author="Utente" w:date="2017-06-26T16:00:00Z"/>
        </w:trPr>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3CD71C" w14:textId="7387EA16" w:rsidR="005A2227" w:rsidRPr="00E352EF" w:rsidDel="00FC270B" w:rsidRDefault="0097053A">
            <w:pPr>
              <w:rPr>
                <w:del w:id="10988" w:author="Utente" w:date="2017-06-26T16:00:00Z"/>
              </w:rPr>
            </w:pPr>
            <w:del w:id="10989" w:author="Utente" w:date="2017-06-26T16:00:00Z">
              <w:r w:rsidRPr="00E352EF" w:rsidDel="00FC270B">
                <w:rPr>
                  <w:rFonts w:ascii="Calibri" w:eastAsia="Calibri" w:hAnsi="Calibri" w:cs="Calibri"/>
                </w:rPr>
                <w:delText>YYYYQN</w:delText>
              </w:r>
            </w:del>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14F6D5" w14:textId="7BBE4891" w:rsidR="005A2227" w:rsidRPr="00E352EF" w:rsidDel="00FC270B" w:rsidRDefault="0097053A">
            <w:pPr>
              <w:rPr>
                <w:del w:id="10990" w:author="Utente" w:date="2017-06-26T16:00:00Z"/>
              </w:rPr>
            </w:pPr>
            <w:del w:id="10991" w:author="Utente" w:date="2017-06-26T16:00:00Z">
              <w:r w:rsidRPr="00E352EF" w:rsidDel="00FC270B">
                <w:rPr>
                  <w:rFonts w:ascii="Calibri" w:eastAsia="Calibri" w:hAnsi="Calibri" w:cs="Calibri"/>
                </w:rPr>
                <w:delText>Q</w:delText>
              </w:r>
            </w:del>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4E22EC" w14:textId="79BA4646" w:rsidR="005A2227" w:rsidRPr="00E352EF" w:rsidDel="00FC270B" w:rsidRDefault="0097053A">
            <w:pPr>
              <w:rPr>
                <w:del w:id="10992" w:author="Utente" w:date="2017-06-26T16:00:00Z"/>
              </w:rPr>
            </w:pPr>
            <w:del w:id="10993" w:author="Utente" w:date="2017-06-26T16:00:00Z">
              <w:r w:rsidRPr="00E352EF" w:rsidDel="00FC270B">
                <w:rPr>
                  <w:rFonts w:ascii="Calibri" w:eastAsia="Calibri" w:hAnsi="Calibri" w:cs="Calibri"/>
                </w:rPr>
                <w:delText>2000Q1</w:delText>
              </w:r>
            </w:del>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9E6D89" w14:textId="3FE8B1AB" w:rsidR="005A2227" w:rsidRPr="00E352EF" w:rsidDel="00FC270B" w:rsidRDefault="0097053A">
            <w:pPr>
              <w:rPr>
                <w:del w:id="10994" w:author="Utente" w:date="2017-06-26T16:00:00Z"/>
              </w:rPr>
            </w:pPr>
            <w:del w:id="10995" w:author="Utente" w:date="2017-06-26T16:00:00Z">
              <w:r w:rsidRPr="00E352EF" w:rsidDel="00FC270B">
                <w:rPr>
                  <w:rFonts w:ascii="Calibri" w:eastAsia="Calibri" w:hAnsi="Calibri" w:cs="Calibri"/>
                </w:rPr>
                <w:delText>Quarterly</w:delText>
              </w:r>
            </w:del>
          </w:p>
        </w:tc>
      </w:tr>
      <w:tr w:rsidR="005A2227" w:rsidRPr="00E352EF" w:rsidDel="00FC270B" w14:paraId="4B3F0F33" w14:textId="7513975F">
        <w:trPr>
          <w:del w:id="10996" w:author="Utente" w:date="2017-06-26T16:00:00Z"/>
        </w:trPr>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2E6AE1" w14:textId="38BECD16" w:rsidR="005A2227" w:rsidRPr="00E352EF" w:rsidDel="00FC270B" w:rsidRDefault="0097053A">
            <w:pPr>
              <w:rPr>
                <w:del w:id="10997" w:author="Utente" w:date="2017-06-26T16:00:00Z"/>
              </w:rPr>
            </w:pPr>
            <w:del w:id="10998" w:author="Utente" w:date="2017-06-26T16:00:00Z">
              <w:r w:rsidRPr="00E352EF" w:rsidDel="00FC270B">
                <w:rPr>
                  <w:rFonts w:ascii="Calibri" w:eastAsia="Calibri" w:hAnsi="Calibri" w:cs="Calibri"/>
                </w:rPr>
                <w:delText>YYYYMNN</w:delText>
              </w:r>
            </w:del>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C739F2" w14:textId="30602934" w:rsidR="005A2227" w:rsidRPr="00E352EF" w:rsidDel="00FC270B" w:rsidRDefault="0097053A">
            <w:pPr>
              <w:rPr>
                <w:del w:id="10999" w:author="Utente" w:date="2017-06-26T16:00:00Z"/>
              </w:rPr>
            </w:pPr>
            <w:del w:id="11000" w:author="Utente" w:date="2017-06-26T16:00:00Z">
              <w:r w:rsidRPr="00E352EF" w:rsidDel="00FC270B">
                <w:rPr>
                  <w:rFonts w:ascii="Calibri" w:eastAsia="Calibri" w:hAnsi="Calibri" w:cs="Calibri"/>
                </w:rPr>
                <w:delText>M</w:delText>
              </w:r>
            </w:del>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06A44C" w14:textId="10EB51F3" w:rsidR="005A2227" w:rsidRPr="00E352EF" w:rsidDel="00FC270B" w:rsidRDefault="0097053A">
            <w:pPr>
              <w:rPr>
                <w:del w:id="11001" w:author="Utente" w:date="2017-06-26T16:00:00Z"/>
              </w:rPr>
            </w:pPr>
            <w:del w:id="11002" w:author="Utente" w:date="2017-06-26T16:00:00Z">
              <w:r w:rsidRPr="00E352EF" w:rsidDel="00FC270B">
                <w:rPr>
                  <w:rFonts w:ascii="Calibri" w:eastAsia="Calibri" w:hAnsi="Calibri" w:cs="Calibri"/>
                </w:rPr>
                <w:delText>2000M01</w:delText>
              </w:r>
            </w:del>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D9D7F9" w14:textId="373B32AB" w:rsidR="005A2227" w:rsidRPr="00E352EF" w:rsidDel="00FC270B" w:rsidRDefault="0097053A">
            <w:pPr>
              <w:rPr>
                <w:del w:id="11003" w:author="Utente" w:date="2017-06-26T16:00:00Z"/>
              </w:rPr>
            </w:pPr>
            <w:del w:id="11004" w:author="Utente" w:date="2017-06-26T16:00:00Z">
              <w:r w:rsidRPr="00E352EF" w:rsidDel="00FC270B">
                <w:rPr>
                  <w:rFonts w:ascii="Calibri" w:eastAsia="Calibri" w:hAnsi="Calibri" w:cs="Calibri"/>
                </w:rPr>
                <w:delText>Monthly</w:delText>
              </w:r>
            </w:del>
          </w:p>
        </w:tc>
      </w:tr>
      <w:tr w:rsidR="005A2227" w:rsidRPr="00E352EF" w:rsidDel="00FC270B" w14:paraId="331239EA" w14:textId="60A37523">
        <w:trPr>
          <w:del w:id="11005" w:author="Utente" w:date="2017-06-26T16:00:00Z"/>
        </w:trPr>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36E3A7" w14:textId="06A1698B" w:rsidR="005A2227" w:rsidRPr="00E352EF" w:rsidDel="00FC270B" w:rsidRDefault="0097053A">
            <w:pPr>
              <w:rPr>
                <w:del w:id="11006" w:author="Utente" w:date="2017-06-26T16:00:00Z"/>
              </w:rPr>
            </w:pPr>
            <w:del w:id="11007" w:author="Utente" w:date="2017-06-26T16:00:00Z">
              <w:r w:rsidRPr="00E352EF" w:rsidDel="00FC270B">
                <w:rPr>
                  <w:rFonts w:ascii="Calibri" w:eastAsia="Calibri" w:hAnsi="Calibri" w:cs="Calibri"/>
                </w:rPr>
                <w:delText>YYYYDNNNN</w:delText>
              </w:r>
            </w:del>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C86C7D" w14:textId="2914A253" w:rsidR="005A2227" w:rsidRPr="00E352EF" w:rsidDel="00FC270B" w:rsidRDefault="0097053A">
            <w:pPr>
              <w:rPr>
                <w:del w:id="11008" w:author="Utente" w:date="2017-06-26T16:00:00Z"/>
              </w:rPr>
            </w:pPr>
            <w:del w:id="11009" w:author="Utente" w:date="2017-06-26T16:00:00Z">
              <w:r w:rsidRPr="00E352EF" w:rsidDel="00FC270B">
                <w:rPr>
                  <w:rFonts w:ascii="Calibri" w:eastAsia="Calibri" w:hAnsi="Calibri" w:cs="Calibri"/>
                </w:rPr>
                <w:delText>D</w:delText>
              </w:r>
            </w:del>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F6C3B1" w14:textId="0E6A5FEF" w:rsidR="005A2227" w:rsidRPr="00E352EF" w:rsidDel="00FC270B" w:rsidRDefault="0097053A">
            <w:pPr>
              <w:rPr>
                <w:del w:id="11010" w:author="Utente" w:date="2017-06-26T16:00:00Z"/>
              </w:rPr>
            </w:pPr>
            <w:del w:id="11011" w:author="Utente" w:date="2017-06-26T16:00:00Z">
              <w:r w:rsidRPr="00E352EF" w:rsidDel="00FC270B">
                <w:rPr>
                  <w:rFonts w:ascii="Calibri" w:eastAsia="Calibri" w:hAnsi="Calibri" w:cs="Calibri"/>
                </w:rPr>
                <w:delText>2000D0101</w:delText>
              </w:r>
            </w:del>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BE0D54" w14:textId="68C1749C" w:rsidR="005A2227" w:rsidRPr="00E352EF" w:rsidDel="00FC270B" w:rsidRDefault="0097053A">
            <w:pPr>
              <w:rPr>
                <w:del w:id="11012" w:author="Utente" w:date="2017-06-26T16:00:00Z"/>
              </w:rPr>
            </w:pPr>
            <w:del w:id="11013" w:author="Utente" w:date="2017-06-26T16:00:00Z">
              <w:r w:rsidRPr="00E352EF" w:rsidDel="00FC270B">
                <w:rPr>
                  <w:rFonts w:ascii="Calibri" w:eastAsia="Calibri" w:hAnsi="Calibri" w:cs="Calibri"/>
                </w:rPr>
                <w:delText xml:space="preserve">Daily </w:delText>
              </w:r>
            </w:del>
          </w:p>
        </w:tc>
      </w:tr>
      <w:tr w:rsidR="005A2227" w:rsidRPr="00E352EF" w:rsidDel="00FC270B" w14:paraId="32ACD493" w14:textId="1246DD6D">
        <w:trPr>
          <w:del w:id="11014" w:author="Utente" w:date="2017-06-26T16:00:00Z"/>
        </w:trPr>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449D26" w14:textId="7CAE63B5" w:rsidR="005A2227" w:rsidRPr="00E352EF" w:rsidDel="00FC270B" w:rsidRDefault="0097053A">
            <w:pPr>
              <w:rPr>
                <w:del w:id="11015" w:author="Utente" w:date="2017-06-26T16:00:00Z"/>
              </w:rPr>
            </w:pPr>
            <w:del w:id="11016" w:author="Utente" w:date="2017-06-26T16:00:00Z">
              <w:r w:rsidRPr="00E352EF" w:rsidDel="00FC270B">
                <w:rPr>
                  <w:rFonts w:ascii="Calibri" w:eastAsia="Calibri" w:hAnsi="Calibri" w:cs="Calibri"/>
                </w:rPr>
                <w:delText>YYYYA</w:delText>
              </w:r>
            </w:del>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4D9E29" w14:textId="6C5C1E07" w:rsidR="005A2227" w:rsidRPr="00E352EF" w:rsidDel="00FC270B" w:rsidRDefault="0097053A">
            <w:pPr>
              <w:rPr>
                <w:del w:id="11017" w:author="Utente" w:date="2017-06-26T16:00:00Z"/>
              </w:rPr>
            </w:pPr>
            <w:del w:id="11018" w:author="Utente" w:date="2017-06-26T16:00:00Z">
              <w:r w:rsidRPr="00E352EF" w:rsidDel="00FC270B">
                <w:rPr>
                  <w:rFonts w:ascii="Calibri" w:eastAsia="Calibri" w:hAnsi="Calibri" w:cs="Calibri"/>
                </w:rPr>
                <w:delText>A</w:delText>
              </w:r>
            </w:del>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B95F31" w14:textId="7AAE1BED" w:rsidR="005A2227" w:rsidRPr="00E352EF" w:rsidDel="00FC270B" w:rsidRDefault="0097053A">
            <w:pPr>
              <w:rPr>
                <w:del w:id="11019" w:author="Utente" w:date="2017-06-26T16:00:00Z"/>
              </w:rPr>
            </w:pPr>
            <w:del w:id="11020" w:author="Utente" w:date="2017-06-26T16:00:00Z">
              <w:r w:rsidRPr="00E352EF" w:rsidDel="00FC270B">
                <w:rPr>
                  <w:rFonts w:ascii="Calibri" w:eastAsia="Calibri" w:hAnsi="Calibri" w:cs="Calibri"/>
                </w:rPr>
                <w:delText>2000A</w:delText>
              </w:r>
            </w:del>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859B8A" w14:textId="2E3DC1F7" w:rsidR="005A2227" w:rsidRPr="00E352EF" w:rsidDel="00FC270B" w:rsidRDefault="0097053A">
            <w:pPr>
              <w:rPr>
                <w:del w:id="11021" w:author="Utente" w:date="2017-06-26T16:00:00Z"/>
              </w:rPr>
            </w:pPr>
            <w:del w:id="11022" w:author="Utente" w:date="2017-06-26T16:00:00Z">
              <w:r w:rsidRPr="00E352EF" w:rsidDel="00FC270B">
                <w:rPr>
                  <w:rFonts w:ascii="Calibri" w:eastAsia="Calibri" w:hAnsi="Calibri" w:cs="Calibri"/>
                </w:rPr>
                <w:delText>Annual</w:delText>
              </w:r>
            </w:del>
          </w:p>
        </w:tc>
      </w:tr>
      <w:tr w:rsidR="005A2227" w:rsidRPr="00E352EF" w:rsidDel="00FC270B" w14:paraId="7EB37884" w14:textId="6EF1980D">
        <w:trPr>
          <w:del w:id="11023" w:author="Utente" w:date="2017-06-26T16:00:00Z"/>
        </w:trPr>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63E445" w14:textId="527C2C0A" w:rsidR="005A2227" w:rsidRPr="00E352EF" w:rsidDel="00FC270B" w:rsidRDefault="0097053A">
            <w:pPr>
              <w:rPr>
                <w:del w:id="11024" w:author="Utente" w:date="2017-06-26T16:00:00Z"/>
              </w:rPr>
            </w:pPr>
            <w:del w:id="11025" w:author="Utente" w:date="2017-06-26T16:00:00Z">
              <w:r w:rsidRPr="00E352EF" w:rsidDel="00FC270B">
                <w:rPr>
                  <w:rFonts w:ascii="Calibri" w:eastAsia="Calibri" w:hAnsi="Calibri" w:cs="Calibri"/>
                </w:rPr>
                <w:delText>YYYYSN</w:delText>
              </w:r>
            </w:del>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38EEE1" w14:textId="53F05B5A" w:rsidR="005A2227" w:rsidRPr="00E352EF" w:rsidDel="00FC270B" w:rsidRDefault="0097053A">
            <w:pPr>
              <w:rPr>
                <w:del w:id="11026" w:author="Utente" w:date="2017-06-26T16:00:00Z"/>
              </w:rPr>
            </w:pPr>
            <w:del w:id="11027" w:author="Utente" w:date="2017-06-26T16:00:00Z">
              <w:r w:rsidRPr="00E352EF" w:rsidDel="00FC270B">
                <w:rPr>
                  <w:rFonts w:ascii="Calibri" w:eastAsia="Calibri" w:hAnsi="Calibri" w:cs="Calibri"/>
                </w:rPr>
                <w:delText>S</w:delText>
              </w:r>
            </w:del>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30EFF9" w14:textId="1FAA2FE3" w:rsidR="005A2227" w:rsidRPr="00E352EF" w:rsidDel="00FC270B" w:rsidRDefault="0097053A">
            <w:pPr>
              <w:rPr>
                <w:del w:id="11028" w:author="Utente" w:date="2017-06-26T16:00:00Z"/>
              </w:rPr>
            </w:pPr>
            <w:del w:id="11029" w:author="Utente" w:date="2017-06-26T16:00:00Z">
              <w:r w:rsidRPr="00E352EF" w:rsidDel="00FC270B">
                <w:rPr>
                  <w:rFonts w:ascii="Calibri" w:eastAsia="Calibri" w:hAnsi="Calibri" w:cs="Calibri"/>
                </w:rPr>
                <w:delText>2000S1</w:delText>
              </w:r>
            </w:del>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73132C" w14:textId="7DC7A428" w:rsidR="005A2227" w:rsidRPr="00E352EF" w:rsidDel="00FC270B" w:rsidRDefault="0097053A">
            <w:pPr>
              <w:rPr>
                <w:del w:id="11030" w:author="Utente" w:date="2017-06-26T16:00:00Z"/>
              </w:rPr>
            </w:pPr>
            <w:del w:id="11031" w:author="Utente" w:date="2017-06-26T16:00:00Z">
              <w:r w:rsidRPr="00E352EF" w:rsidDel="00FC270B">
                <w:rPr>
                  <w:rFonts w:ascii="Calibri" w:eastAsia="Calibri" w:hAnsi="Calibri" w:cs="Calibri"/>
                </w:rPr>
                <w:delText>Semestrial</w:delText>
              </w:r>
            </w:del>
          </w:p>
        </w:tc>
      </w:tr>
      <w:tr w:rsidR="005A2227" w:rsidRPr="00E352EF" w:rsidDel="00FC270B" w14:paraId="754F020B" w14:textId="6EF31C21">
        <w:trPr>
          <w:del w:id="11032" w:author="Utente" w:date="2017-06-26T16:00:00Z"/>
        </w:trPr>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23519F" w14:textId="4335EB52" w:rsidR="005A2227" w:rsidRPr="00E352EF" w:rsidDel="00FC270B" w:rsidRDefault="0097053A">
            <w:pPr>
              <w:rPr>
                <w:del w:id="11033" w:author="Utente" w:date="2017-06-26T16:00:00Z"/>
              </w:rPr>
            </w:pPr>
            <w:del w:id="11034" w:author="Utente" w:date="2017-06-26T16:00:00Z">
              <w:r w:rsidRPr="00E352EF" w:rsidDel="00FC270B">
                <w:rPr>
                  <w:rFonts w:ascii="Calibri" w:eastAsia="Calibri" w:hAnsi="Calibri" w:cs="Calibri"/>
                </w:rPr>
                <w:delText>YYYY-QN</w:delText>
              </w:r>
            </w:del>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FF095E" w14:textId="17756A5A" w:rsidR="005A2227" w:rsidRPr="00E352EF" w:rsidDel="00FC270B" w:rsidRDefault="0097053A">
            <w:pPr>
              <w:rPr>
                <w:del w:id="11035" w:author="Utente" w:date="2017-06-26T16:00:00Z"/>
              </w:rPr>
            </w:pPr>
            <w:del w:id="11036" w:author="Utente" w:date="2017-06-26T16:00:00Z">
              <w:r w:rsidRPr="00E352EF" w:rsidDel="00FC270B">
                <w:rPr>
                  <w:rFonts w:ascii="Calibri" w:eastAsia="Calibri" w:hAnsi="Calibri" w:cs="Calibri"/>
                </w:rPr>
                <w:delText>Q</w:delText>
              </w:r>
            </w:del>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17355C" w14:textId="09F1F396" w:rsidR="005A2227" w:rsidRPr="00E352EF" w:rsidDel="00FC270B" w:rsidRDefault="0097053A">
            <w:pPr>
              <w:rPr>
                <w:del w:id="11037" w:author="Utente" w:date="2017-06-26T16:00:00Z"/>
              </w:rPr>
            </w:pPr>
            <w:del w:id="11038" w:author="Utente" w:date="2017-06-26T16:00:00Z">
              <w:r w:rsidRPr="00E352EF" w:rsidDel="00FC270B">
                <w:rPr>
                  <w:rFonts w:ascii="Calibri" w:eastAsia="Calibri" w:hAnsi="Calibri" w:cs="Calibri"/>
                </w:rPr>
                <w:delText>2000-Q1</w:delText>
              </w:r>
            </w:del>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66FEEF" w14:textId="6E05C8BE" w:rsidR="005A2227" w:rsidRPr="00E352EF" w:rsidDel="00FC270B" w:rsidRDefault="0097053A">
            <w:pPr>
              <w:rPr>
                <w:del w:id="11039" w:author="Utente" w:date="2017-06-26T16:00:00Z"/>
              </w:rPr>
            </w:pPr>
            <w:del w:id="11040" w:author="Utente" w:date="2017-06-26T16:00:00Z">
              <w:r w:rsidRPr="00E352EF" w:rsidDel="00FC270B">
                <w:rPr>
                  <w:rFonts w:ascii="Calibri" w:eastAsia="Calibri" w:hAnsi="Calibri" w:cs="Calibri"/>
                </w:rPr>
                <w:delText>Quarterly</w:delText>
              </w:r>
            </w:del>
          </w:p>
        </w:tc>
      </w:tr>
      <w:tr w:rsidR="005A2227" w:rsidRPr="00E352EF" w:rsidDel="00FC270B" w14:paraId="3F4546FA" w14:textId="51AD008B">
        <w:trPr>
          <w:del w:id="11041" w:author="Utente" w:date="2017-06-26T16:00:00Z"/>
        </w:trPr>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0E5D6C" w14:textId="13D634CC" w:rsidR="005A2227" w:rsidRPr="00E352EF" w:rsidDel="00FC270B" w:rsidRDefault="0097053A">
            <w:pPr>
              <w:rPr>
                <w:del w:id="11042" w:author="Utente" w:date="2017-06-26T16:00:00Z"/>
              </w:rPr>
            </w:pPr>
            <w:del w:id="11043" w:author="Utente" w:date="2017-06-26T16:00:00Z">
              <w:r w:rsidRPr="00E352EF" w:rsidDel="00FC270B">
                <w:rPr>
                  <w:rFonts w:ascii="Calibri" w:eastAsia="Calibri" w:hAnsi="Calibri" w:cs="Calibri"/>
                </w:rPr>
                <w:delText>YYYY-NN</w:delText>
              </w:r>
            </w:del>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22FB23" w14:textId="6A4D29EB" w:rsidR="005A2227" w:rsidRPr="00E352EF" w:rsidDel="00FC270B" w:rsidRDefault="0097053A">
            <w:pPr>
              <w:rPr>
                <w:del w:id="11044" w:author="Utente" w:date="2017-06-26T16:00:00Z"/>
              </w:rPr>
            </w:pPr>
            <w:del w:id="11045" w:author="Utente" w:date="2017-06-26T16:00:00Z">
              <w:r w:rsidRPr="00E352EF" w:rsidDel="00FC270B">
                <w:rPr>
                  <w:rFonts w:ascii="Calibri" w:eastAsia="Calibri" w:hAnsi="Calibri" w:cs="Calibri"/>
                </w:rPr>
                <w:delText>M</w:delText>
              </w:r>
            </w:del>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092DC8" w14:textId="2882C6E3" w:rsidR="005A2227" w:rsidRPr="00E352EF" w:rsidDel="00FC270B" w:rsidRDefault="0097053A">
            <w:pPr>
              <w:rPr>
                <w:del w:id="11046" w:author="Utente" w:date="2017-06-26T16:00:00Z"/>
              </w:rPr>
            </w:pPr>
            <w:del w:id="11047" w:author="Utente" w:date="2017-06-26T16:00:00Z">
              <w:r w:rsidRPr="00E352EF" w:rsidDel="00FC270B">
                <w:rPr>
                  <w:rFonts w:ascii="Calibri" w:eastAsia="Calibri" w:hAnsi="Calibri" w:cs="Calibri"/>
                </w:rPr>
                <w:delText>2000-01</w:delText>
              </w:r>
            </w:del>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2E10BF" w14:textId="02033FA3" w:rsidR="005A2227" w:rsidRPr="00E352EF" w:rsidDel="00FC270B" w:rsidRDefault="0097053A">
            <w:pPr>
              <w:rPr>
                <w:del w:id="11048" w:author="Utente" w:date="2017-06-26T16:00:00Z"/>
              </w:rPr>
            </w:pPr>
            <w:del w:id="11049" w:author="Utente" w:date="2017-06-26T16:00:00Z">
              <w:r w:rsidRPr="00E352EF" w:rsidDel="00FC270B">
                <w:rPr>
                  <w:rFonts w:ascii="Calibri" w:eastAsia="Calibri" w:hAnsi="Calibri" w:cs="Calibri"/>
                </w:rPr>
                <w:delText>Monthly</w:delText>
              </w:r>
            </w:del>
          </w:p>
        </w:tc>
      </w:tr>
      <w:tr w:rsidR="005A2227" w:rsidRPr="00E352EF" w:rsidDel="00FC270B" w14:paraId="55B79782" w14:textId="29A127CD">
        <w:trPr>
          <w:del w:id="11050" w:author="Utente" w:date="2017-06-26T16:00:00Z"/>
        </w:trPr>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C0CB9F" w14:textId="50E7D771" w:rsidR="005A2227" w:rsidRPr="00E352EF" w:rsidDel="00FC270B" w:rsidRDefault="0097053A">
            <w:pPr>
              <w:rPr>
                <w:del w:id="11051" w:author="Utente" w:date="2017-06-26T16:00:00Z"/>
              </w:rPr>
            </w:pPr>
            <w:del w:id="11052" w:author="Utente" w:date="2017-06-26T16:00:00Z">
              <w:r w:rsidRPr="00E352EF" w:rsidDel="00FC270B">
                <w:rPr>
                  <w:rFonts w:ascii="Calibri" w:eastAsia="Calibri" w:hAnsi="Calibri" w:cs="Calibri"/>
                </w:rPr>
                <w:delText>YYYY-NN-NN</w:delText>
              </w:r>
            </w:del>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5074B2" w14:textId="79C3EFE0" w:rsidR="005A2227" w:rsidRPr="00E352EF" w:rsidDel="00FC270B" w:rsidRDefault="0097053A">
            <w:pPr>
              <w:rPr>
                <w:del w:id="11053" w:author="Utente" w:date="2017-06-26T16:00:00Z"/>
              </w:rPr>
            </w:pPr>
            <w:del w:id="11054" w:author="Utente" w:date="2017-06-26T16:00:00Z">
              <w:r w:rsidRPr="00E352EF" w:rsidDel="00FC270B">
                <w:rPr>
                  <w:rFonts w:ascii="Calibri" w:eastAsia="Calibri" w:hAnsi="Calibri" w:cs="Calibri"/>
                </w:rPr>
                <w:delText>D, M, Q or A</w:delText>
              </w:r>
            </w:del>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9993A6" w14:textId="77C094CD" w:rsidR="005A2227" w:rsidRPr="00E352EF" w:rsidDel="00FC270B" w:rsidRDefault="0097053A">
            <w:pPr>
              <w:rPr>
                <w:del w:id="11055" w:author="Utente" w:date="2017-06-26T16:00:00Z"/>
              </w:rPr>
            </w:pPr>
            <w:del w:id="11056" w:author="Utente" w:date="2017-06-26T16:00:00Z">
              <w:r w:rsidRPr="00E352EF" w:rsidDel="00FC270B">
                <w:rPr>
                  <w:rFonts w:ascii="Calibri" w:eastAsia="Calibri" w:hAnsi="Calibri" w:cs="Calibri"/>
                </w:rPr>
                <w:delText>2000-01-01</w:delText>
              </w:r>
            </w:del>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C22FFC" w14:textId="183AFA4D" w:rsidR="005A2227" w:rsidRPr="00E352EF" w:rsidDel="00FC270B" w:rsidRDefault="0097053A">
            <w:pPr>
              <w:rPr>
                <w:del w:id="11057" w:author="Utente" w:date="2017-06-26T16:00:00Z"/>
              </w:rPr>
            </w:pPr>
            <w:del w:id="11058" w:author="Utente" w:date="2017-06-26T16:00:00Z">
              <w:r w:rsidRPr="00E352EF" w:rsidDel="00FC270B">
                <w:rPr>
                  <w:rFonts w:ascii="Calibri" w:eastAsia="Calibri" w:hAnsi="Calibri" w:cs="Calibri"/>
                </w:rPr>
                <w:delText>Daily, Monthly, Quarterly or Annual</w:delText>
              </w:r>
            </w:del>
          </w:p>
        </w:tc>
      </w:tr>
    </w:tbl>
    <w:p w14:paraId="7F3C4292" w14:textId="2680B66C" w:rsidR="005A2227" w:rsidRPr="00E352EF" w:rsidDel="00FC270B" w:rsidRDefault="005A2227">
      <w:pPr>
        <w:rPr>
          <w:del w:id="11059" w:author="Utente" w:date="2017-06-26T16:00:00Z"/>
        </w:rPr>
      </w:pPr>
    </w:p>
    <w:p w14:paraId="45D2CDE7" w14:textId="4A0F32BF" w:rsidR="005A2227" w:rsidRPr="00E352EF" w:rsidDel="00FC270B" w:rsidRDefault="0097053A" w:rsidP="003C3D77">
      <w:pPr>
        <w:rPr>
          <w:del w:id="11060" w:author="Utente" w:date="2017-06-26T16:00:00Z"/>
          <w:rFonts w:ascii="Cambria" w:eastAsia="Calibri" w:hAnsi="Cambria" w:cs="Calibri"/>
          <w:i/>
          <w:color w:val="5B9BD5"/>
        </w:rPr>
      </w:pPr>
      <w:del w:id="11061" w:author="Utente" w:date="2017-06-26T16:00:00Z">
        <w:r w:rsidRPr="00E352EF" w:rsidDel="00FC270B">
          <w:rPr>
            <w:rFonts w:ascii="Cambria" w:eastAsia="Calibri" w:hAnsi="Cambria" w:cs="Calibri"/>
            <w:i/>
            <w:color w:val="5B9BD5"/>
          </w:rPr>
          <w:delText>Returns</w:delText>
        </w:r>
      </w:del>
    </w:p>
    <w:p w14:paraId="4332024A" w14:textId="042ABE57" w:rsidR="005A2227" w:rsidRPr="00E352EF" w:rsidDel="00FC270B" w:rsidRDefault="0097053A" w:rsidP="00CF6D97">
      <w:pPr>
        <w:rPr>
          <w:del w:id="11062" w:author="Utente" w:date="2017-06-26T16:00:00Z"/>
          <w:rFonts w:ascii="Cambria" w:hAnsi="Cambria"/>
        </w:rPr>
      </w:pPr>
      <w:del w:id="11063" w:author="Utente" w:date="2017-06-26T16:00:00Z">
        <w:r w:rsidRPr="00E352EF" w:rsidDel="00FC270B">
          <w:rPr>
            <w:rFonts w:ascii="Cambria" w:eastAsia="Calibri" w:hAnsi="Cambria" w:cs="Calibri"/>
          </w:rPr>
          <w:delText xml:space="preserve">If </w:delText>
        </w:r>
        <w:r w:rsidRPr="00E352EF" w:rsidDel="00FC270B">
          <w:rPr>
            <w:rFonts w:ascii="Cambria" w:eastAsia="Calibri" w:hAnsi="Cambria" w:cs="Calibri"/>
            <w:i/>
          </w:rPr>
          <w:delText>ds</w:delText>
        </w:r>
        <w:r w:rsidRPr="00E352EF" w:rsidDel="00FC270B">
          <w:rPr>
            <w:rFonts w:ascii="Cambria" w:eastAsia="Calibri" w:hAnsi="Cambria" w:cs="Calibri"/>
          </w:rPr>
          <w:delText xml:space="preserve"> is a date then </w:delText>
        </w:r>
        <w:r w:rsidR="00A126DE" w:rsidRPr="00E352EF" w:rsidDel="00FC270B">
          <w:rPr>
            <w:rFonts w:ascii="Cambria" w:eastAsia="Calibri" w:hAnsi="Cambria" w:cs="Calibri"/>
          </w:rPr>
          <w:delText xml:space="preserve">the operator </w:delText>
        </w:r>
        <w:r w:rsidRPr="00E352EF" w:rsidDel="00FC270B">
          <w:rPr>
            <w:rFonts w:ascii="Cambria" w:eastAsia="Calibri" w:hAnsi="Cambria" w:cs="Calibri"/>
          </w:rPr>
          <w:delText>returns a string representation of the input date, based on the chosen format.</w:delText>
        </w:r>
      </w:del>
    </w:p>
    <w:p w14:paraId="708EB5E2" w14:textId="6CDFA39A" w:rsidR="005A2227" w:rsidRPr="00E352EF" w:rsidDel="00FC270B" w:rsidRDefault="0097053A" w:rsidP="00CF6D97">
      <w:pPr>
        <w:rPr>
          <w:del w:id="11064" w:author="Utente" w:date="2017-06-26T16:00:00Z"/>
          <w:rFonts w:ascii="Cambria" w:hAnsi="Cambria"/>
        </w:rPr>
      </w:pPr>
      <w:del w:id="11065" w:author="Utente" w:date="2017-06-26T16:00:00Z">
        <w:r w:rsidRPr="00E352EF" w:rsidDel="00FC270B">
          <w:rPr>
            <w:rFonts w:ascii="Cambria" w:eastAsia="Calibri" w:hAnsi="Cambria" w:cs="Calibri"/>
          </w:rPr>
          <w:delText xml:space="preserve">If </w:delText>
        </w:r>
        <w:r w:rsidRPr="00E352EF" w:rsidDel="00FC270B">
          <w:rPr>
            <w:rFonts w:ascii="Cambria" w:eastAsia="Calibri" w:hAnsi="Cambria" w:cs="Calibri"/>
            <w:i/>
          </w:rPr>
          <w:delText>ds</w:delText>
        </w:r>
        <w:r w:rsidRPr="00E352EF" w:rsidDel="00FC270B">
          <w:rPr>
            <w:rFonts w:ascii="Cambria" w:eastAsia="Calibri" w:hAnsi="Cambria" w:cs="Calibri"/>
          </w:rPr>
          <w:delText xml:space="preserve"> is a </w:delText>
        </w:r>
        <w:r w:rsidR="00F4601C" w:rsidRPr="00E352EF" w:rsidDel="00FC270B">
          <w:delText>Dataset</w:delText>
        </w:r>
        <w:r w:rsidRPr="00E352EF" w:rsidDel="00FC270B">
          <w:rPr>
            <w:rFonts w:ascii="Cambria" w:eastAsia="Calibri" w:hAnsi="Cambria" w:cs="Calibri"/>
          </w:rPr>
          <w:delText xml:space="preserve"> then </w:delText>
        </w:r>
        <w:r w:rsidR="00A126DE" w:rsidRPr="00E352EF" w:rsidDel="00FC270B">
          <w:rPr>
            <w:rFonts w:ascii="Cambria" w:eastAsia="Calibri" w:hAnsi="Cambria" w:cs="Calibri"/>
          </w:rPr>
          <w:delText>the operator</w:delText>
        </w:r>
        <w:r w:rsidRPr="00E352EF" w:rsidDel="00FC270B">
          <w:rPr>
            <w:rFonts w:ascii="Cambria" w:eastAsia="Calibri" w:hAnsi="Cambria" w:cs="Calibri"/>
          </w:rPr>
          <w:delText xml:space="preserve">returns a </w:delText>
        </w:r>
        <w:r w:rsidR="00F4601C" w:rsidRPr="00E352EF" w:rsidDel="00FC270B">
          <w:delText>Dataset</w:delText>
        </w:r>
        <w:r w:rsidRPr="00E352EF" w:rsidDel="00FC270B">
          <w:rPr>
            <w:rFonts w:ascii="Cambria" w:eastAsia="Calibri" w:hAnsi="Cambria" w:cs="Calibri"/>
          </w:rPr>
          <w:delText xml:space="preserve"> having all the Identifier, Measure and Attribute Components of the </w:delText>
        </w:r>
        <w:r w:rsidR="00A126DE" w:rsidRPr="00E352EF" w:rsidDel="00FC270B">
          <w:rPr>
            <w:rFonts w:ascii="Cambria" w:eastAsia="Calibri" w:hAnsi="Cambria" w:cs="Calibri"/>
            <w:i/>
          </w:rPr>
          <w:delText>ds</w:delText>
        </w:r>
        <w:r w:rsidRPr="00E352EF" w:rsidDel="00FC270B">
          <w:rPr>
            <w:rFonts w:ascii="Cambria" w:eastAsia="Calibri" w:hAnsi="Cambria" w:cs="Calibri"/>
          </w:rPr>
          <w:delText xml:space="preserve">, where the Measure Components </w:delText>
        </w:r>
        <w:r w:rsidR="00A126DE" w:rsidRPr="00E352EF" w:rsidDel="00FC270B">
          <w:rPr>
            <w:rFonts w:ascii="Cambria" w:eastAsia="Calibri" w:hAnsi="Cambria" w:cs="Calibri"/>
          </w:rPr>
          <w:delText>change in the data</w:delText>
        </w:r>
        <w:r w:rsidRPr="00E352EF" w:rsidDel="00FC270B">
          <w:rPr>
            <w:rFonts w:ascii="Cambria" w:eastAsia="Calibri" w:hAnsi="Cambria" w:cs="Calibri"/>
          </w:rPr>
          <w:delText xml:space="preserve"> type (from date to string-literal) and assume the values of the string representations (on the base of the </w:delText>
        </w:r>
        <w:r w:rsidRPr="00E352EF" w:rsidDel="00FC270B">
          <w:rPr>
            <w:rFonts w:ascii="Cambria" w:eastAsia="Calibri" w:hAnsi="Cambria" w:cs="Calibri"/>
            <w:i/>
          </w:rPr>
          <w:delText>format</w:delText>
        </w:r>
        <w:r w:rsidRPr="00E352EF" w:rsidDel="00FC270B">
          <w:rPr>
            <w:rFonts w:ascii="Cambria" w:eastAsia="Calibri" w:hAnsi="Cambria" w:cs="Calibri"/>
          </w:rPr>
          <w:delText>) of the dates in the input Measure Components.</w:delText>
        </w:r>
      </w:del>
    </w:p>
    <w:p w14:paraId="2DE4999C" w14:textId="5A942BAD" w:rsidR="00CF6D97" w:rsidRPr="00E352EF" w:rsidDel="00FC270B" w:rsidRDefault="00CF6D97" w:rsidP="00CF6D97">
      <w:pPr>
        <w:rPr>
          <w:del w:id="11066" w:author="Utente" w:date="2017-06-26T16:00:00Z"/>
          <w:rFonts w:ascii="Cambria" w:eastAsia="Calibri" w:hAnsi="Cambria" w:cs="Calibri"/>
          <w:i/>
          <w:color w:val="5B9BD5"/>
        </w:rPr>
      </w:pPr>
    </w:p>
    <w:p w14:paraId="35E5CEEA" w14:textId="5395C180" w:rsidR="005A2227" w:rsidRPr="00E352EF" w:rsidDel="00FC270B" w:rsidRDefault="0097053A" w:rsidP="003C3D77">
      <w:pPr>
        <w:rPr>
          <w:del w:id="11067" w:author="Utente" w:date="2017-06-26T16:00:00Z"/>
          <w:rFonts w:ascii="Cambria" w:eastAsia="Calibri" w:hAnsi="Cambria" w:cs="Calibri"/>
          <w:i/>
          <w:color w:val="5B9BD5"/>
        </w:rPr>
      </w:pPr>
      <w:del w:id="11068" w:author="Utente" w:date="2017-06-26T16:00:00Z">
        <w:r w:rsidRPr="00E352EF" w:rsidDel="00FC270B">
          <w:rPr>
            <w:rFonts w:ascii="Cambria" w:eastAsia="Calibri" w:hAnsi="Cambria" w:cs="Calibri"/>
            <w:i/>
            <w:color w:val="5B9BD5"/>
          </w:rPr>
          <w:delText>Semantic specification</w:delText>
        </w:r>
      </w:del>
    </w:p>
    <w:p w14:paraId="4C3FA74C" w14:textId="07B3789E" w:rsidR="005A2227" w:rsidRPr="00E352EF" w:rsidDel="00FC270B" w:rsidRDefault="0097053A" w:rsidP="00CF6D97">
      <w:pPr>
        <w:rPr>
          <w:del w:id="11069" w:author="Utente" w:date="2017-06-26T16:00:00Z"/>
          <w:rFonts w:ascii="Cambria" w:hAnsi="Cambria"/>
        </w:rPr>
      </w:pPr>
      <w:del w:id="11070" w:author="Utente" w:date="2017-06-26T16:00:00Z">
        <w:r w:rsidRPr="00E352EF" w:rsidDel="00FC270B">
          <w:rPr>
            <w:rFonts w:ascii="Cambria" w:eastAsia="Calibri" w:hAnsi="Cambria" w:cs="Calibri"/>
          </w:rPr>
          <w:delText xml:space="preserve">If the format </w:delText>
        </w:r>
        <w:r w:rsidR="002F20B2" w:rsidRPr="00E352EF" w:rsidDel="00FC270B">
          <w:rPr>
            <w:rFonts w:ascii="Cambria" w:eastAsia="Calibri" w:hAnsi="Cambria" w:cs="Calibri"/>
          </w:rPr>
          <w:delText xml:space="preserve">does </w:delText>
        </w:r>
        <w:r w:rsidRPr="00E352EF" w:rsidDel="00FC270B">
          <w:rPr>
            <w:rFonts w:ascii="Cambria" w:eastAsia="Calibri" w:hAnsi="Cambria" w:cs="Calibri"/>
          </w:rPr>
          <w:delText xml:space="preserve">not conform to any of the formats expressed in the constraints section, then </w:delText>
        </w:r>
        <w:r w:rsidR="002F20B2" w:rsidRPr="00E352EF" w:rsidDel="00FC270B">
          <w:rPr>
            <w:rFonts w:ascii="Cambria" w:eastAsia="Calibri" w:hAnsi="Cambria" w:cs="Calibri"/>
          </w:rPr>
          <w:delText>a runtime exception is raised</w:delText>
        </w:r>
        <w:r w:rsidRPr="00E352EF" w:rsidDel="00FC270B">
          <w:rPr>
            <w:rFonts w:ascii="Cambria" w:eastAsia="Calibri" w:hAnsi="Cambria" w:cs="Calibri"/>
          </w:rPr>
          <w:delText>.</w:delText>
        </w:r>
      </w:del>
    </w:p>
    <w:p w14:paraId="4101E29B" w14:textId="0B27010C" w:rsidR="00CF6D97" w:rsidRPr="00E352EF" w:rsidDel="00FC270B" w:rsidRDefault="00CF6D97" w:rsidP="00CF6D97">
      <w:pPr>
        <w:rPr>
          <w:del w:id="11071" w:author="Utente" w:date="2017-06-26T16:00:00Z"/>
          <w:rFonts w:ascii="Cambria" w:eastAsia="Calibri" w:hAnsi="Cambria" w:cs="Calibri"/>
          <w:i/>
          <w:color w:val="5B9BD5"/>
        </w:rPr>
      </w:pPr>
    </w:p>
    <w:p w14:paraId="005F1F8A" w14:textId="39256D49" w:rsidR="005A2227" w:rsidRPr="00E352EF" w:rsidDel="00FC270B" w:rsidRDefault="0097053A" w:rsidP="003C3D77">
      <w:pPr>
        <w:rPr>
          <w:del w:id="11072" w:author="Utente" w:date="2017-06-26T16:00:00Z"/>
          <w:rFonts w:ascii="Cambria" w:eastAsia="Calibri" w:hAnsi="Cambria" w:cs="Calibri"/>
          <w:i/>
          <w:color w:val="5B9BD5"/>
        </w:rPr>
      </w:pPr>
      <w:del w:id="11073" w:author="Utente" w:date="2017-06-26T16:00:00Z">
        <w:r w:rsidRPr="00E352EF" w:rsidDel="00FC270B">
          <w:rPr>
            <w:rFonts w:ascii="Cambria" w:eastAsia="Calibri" w:hAnsi="Cambria" w:cs="Calibri"/>
            <w:i/>
            <w:color w:val="5B9BD5"/>
          </w:rPr>
          <w:delText>Example</w:delText>
        </w:r>
        <w:r w:rsidR="00CF6D97" w:rsidRPr="00E352EF" w:rsidDel="00FC270B">
          <w:rPr>
            <w:rFonts w:ascii="Cambria" w:eastAsia="Calibri" w:hAnsi="Cambria" w:cs="Calibri"/>
            <w:i/>
            <w:color w:val="5B9BD5"/>
          </w:rPr>
          <w:delText>s</w:delText>
        </w:r>
      </w:del>
    </w:p>
    <w:p w14:paraId="5C49B2B2" w14:textId="1B0C24F9" w:rsidR="005A2227" w:rsidRPr="00E352EF" w:rsidDel="00FC270B" w:rsidRDefault="00EA6708" w:rsidP="00CF6D97">
      <w:pPr>
        <w:rPr>
          <w:del w:id="11074" w:author="Utente" w:date="2017-06-26T16:00:00Z"/>
          <w:rFonts w:ascii="Cambria" w:hAnsi="Cambria"/>
        </w:rPr>
      </w:pPr>
      <w:del w:id="11075" w:author="Utente" w:date="2017-06-26T16:00:00Z">
        <w:r w:rsidRPr="00E352EF" w:rsidDel="00FC270B">
          <w:rPr>
            <w:rFonts w:ascii="Cambria" w:eastAsia="Calibri" w:hAnsi="Cambria" w:cs="Calibri"/>
          </w:rPr>
          <w:delText>O</w:delText>
        </w:r>
        <w:r w:rsidR="0097053A" w:rsidRPr="00E352EF" w:rsidDel="00FC270B">
          <w:rPr>
            <w:rFonts w:ascii="Cambria" w:eastAsia="Calibri" w:hAnsi="Cambria" w:cs="Calibri"/>
          </w:rPr>
          <w:delText>n date</w:delText>
        </w:r>
      </w:del>
    </w:p>
    <w:p w14:paraId="12592E09" w14:textId="0FD66DE9" w:rsidR="005A2227" w:rsidRPr="00E352EF" w:rsidDel="00FC270B" w:rsidRDefault="00EA6708" w:rsidP="00CF6D97">
      <w:pPr>
        <w:rPr>
          <w:del w:id="11076" w:author="Utente" w:date="2017-06-26T16:00:00Z"/>
          <w:rFonts w:ascii="Cambria" w:hAnsi="Cambria"/>
        </w:rPr>
      </w:pPr>
      <w:del w:id="11077" w:author="Utente" w:date="2017-06-26T16:00:00Z">
        <w:r w:rsidRPr="00E352EF" w:rsidDel="00FC270B">
          <w:rPr>
            <w:rFonts w:ascii="Cambria" w:eastAsia="Calibri" w:hAnsi="Cambria" w:cs="Calibri"/>
          </w:rPr>
          <w:delText xml:space="preserve">1) </w:delText>
        </w:r>
        <w:r w:rsidR="0097053A" w:rsidRPr="00E352EF" w:rsidDel="00FC270B">
          <w:rPr>
            <w:rFonts w:ascii="Cambria" w:eastAsia="Calibri" w:hAnsi="Cambria" w:cs="Calibri"/>
          </w:rPr>
          <w:delText xml:space="preserve">If A = 28/02/2016 </w:delText>
        </w:r>
      </w:del>
    </w:p>
    <w:p w14:paraId="0247C931" w14:textId="36383C70" w:rsidR="005A2227" w:rsidRPr="00E352EF" w:rsidDel="00FC270B" w:rsidRDefault="0097053A" w:rsidP="00EA6708">
      <w:pPr>
        <w:ind w:firstLine="706"/>
        <w:rPr>
          <w:del w:id="11078" w:author="Utente" w:date="2017-06-26T16:00:00Z"/>
          <w:rFonts w:ascii="Cambria" w:hAnsi="Cambria"/>
        </w:rPr>
      </w:pPr>
      <w:del w:id="11079" w:author="Utente" w:date="2017-06-26T16:00:00Z">
        <w:r w:rsidRPr="00E352EF" w:rsidDel="00FC270B">
          <w:rPr>
            <w:rFonts w:ascii="Cambria" w:eastAsia="Calibri" w:hAnsi="Cambria" w:cs="Calibri"/>
          </w:rPr>
          <w:delText xml:space="preserve">B := </w:delText>
        </w:r>
        <w:r w:rsidRPr="00E352EF" w:rsidDel="00FC270B">
          <w:rPr>
            <w:rFonts w:ascii="Cambria" w:eastAsia="Calibri" w:hAnsi="Cambria" w:cs="Calibri"/>
            <w:b/>
          </w:rPr>
          <w:delText>string_from_date</w:delText>
        </w:r>
        <w:r w:rsidRPr="00E352EF" w:rsidDel="00FC270B">
          <w:rPr>
            <w:rFonts w:ascii="Cambria" w:eastAsia="Calibri" w:hAnsi="Cambria" w:cs="Calibri"/>
          </w:rPr>
          <w:delText xml:space="preserve"> </w:delText>
        </w:r>
        <w:r w:rsidRPr="00E352EF" w:rsidDel="00FC270B">
          <w:rPr>
            <w:rFonts w:ascii="Cambria" w:eastAsia="Calibri" w:hAnsi="Cambria" w:cs="Calibri"/>
            <w:b/>
          </w:rPr>
          <w:delText>(</w:delText>
        </w:r>
        <w:r w:rsidRPr="00E352EF" w:rsidDel="00FC270B">
          <w:rPr>
            <w:rFonts w:ascii="Cambria" w:eastAsia="Calibri" w:hAnsi="Cambria" w:cs="Calibri"/>
          </w:rPr>
          <w:delText>A, YYYY-MM</w:delText>
        </w:r>
        <w:r w:rsidRPr="00E352EF" w:rsidDel="00FC270B">
          <w:rPr>
            <w:rFonts w:ascii="Cambria" w:eastAsia="Calibri" w:hAnsi="Cambria" w:cs="Calibri"/>
            <w:b/>
          </w:rPr>
          <w:delText xml:space="preserve">) </w:delText>
        </w:r>
        <w:r w:rsidRPr="00E352EF" w:rsidDel="00FC270B">
          <w:rPr>
            <w:rFonts w:ascii="Cambria" w:eastAsia="Calibri" w:hAnsi="Cambria" w:cs="Calibri"/>
          </w:rPr>
          <w:delText xml:space="preserve"> </w:delText>
        </w:r>
        <w:r w:rsidR="00994652" w:rsidRPr="00E352EF" w:rsidDel="00FC270B">
          <w:rPr>
            <w:rFonts w:ascii="Cambria" w:eastAsia="Calibri" w:hAnsi="Cambria" w:cs="Calibri"/>
          </w:rPr>
          <w:tab/>
        </w:r>
        <w:r w:rsidR="00994652" w:rsidRPr="00E352EF" w:rsidDel="00FC270B">
          <w:rPr>
            <w:rFonts w:ascii="Cambria" w:eastAsia="Calibri" w:hAnsi="Cambria" w:cs="Calibri"/>
          </w:rPr>
          <w:tab/>
        </w:r>
        <w:r w:rsidR="00994652" w:rsidRPr="00E352EF" w:rsidDel="00FC270B">
          <w:rPr>
            <w:rFonts w:ascii="Cambria" w:eastAsia="Calibri" w:hAnsi="Cambria" w:cs="Calibri"/>
          </w:rPr>
          <w:tab/>
        </w:r>
        <w:r w:rsidRPr="00E352EF" w:rsidDel="00FC270B">
          <w:rPr>
            <w:rFonts w:ascii="Cambria" w:eastAsia="Calibri" w:hAnsi="Cambria" w:cs="Calibri"/>
          </w:rPr>
          <w:delText>B = "2016-02"</w:delText>
        </w:r>
      </w:del>
    </w:p>
    <w:p w14:paraId="16FE1FF0" w14:textId="26736CE1" w:rsidR="005A2227" w:rsidRPr="00E352EF" w:rsidDel="00FC270B" w:rsidRDefault="005A2227" w:rsidP="00CF6D97">
      <w:pPr>
        <w:rPr>
          <w:del w:id="11080" w:author="Utente" w:date="2017-06-26T16:00:00Z"/>
          <w:rFonts w:ascii="Cambria" w:hAnsi="Cambria"/>
        </w:rPr>
      </w:pPr>
    </w:p>
    <w:p w14:paraId="2E1C0A71" w14:textId="695CAC0B" w:rsidR="005A2227" w:rsidRPr="00E352EF" w:rsidDel="00FC270B" w:rsidRDefault="0097053A" w:rsidP="00CF6D97">
      <w:pPr>
        <w:rPr>
          <w:del w:id="11081" w:author="Utente" w:date="2017-06-26T16:00:00Z"/>
          <w:rFonts w:ascii="Cambria" w:eastAsia="Calibri" w:hAnsi="Cambria" w:cs="Calibri"/>
        </w:rPr>
      </w:pPr>
      <w:del w:id="11082" w:author="Utente" w:date="2017-06-26T16:00:00Z">
        <w:r w:rsidRPr="00E352EF" w:rsidDel="00FC270B">
          <w:rPr>
            <w:rFonts w:ascii="Cambria" w:eastAsia="Calibri" w:hAnsi="Cambria" w:cs="Calibri"/>
          </w:rPr>
          <w:delText xml:space="preserve"> </w:delText>
        </w:r>
        <w:r w:rsidR="00EA6708" w:rsidRPr="00E352EF" w:rsidDel="00FC270B">
          <w:rPr>
            <w:rFonts w:ascii="Cambria" w:eastAsia="Calibri" w:hAnsi="Cambria" w:cs="Calibri"/>
          </w:rPr>
          <w:delText>O</w:delText>
        </w:r>
        <w:r w:rsidRPr="00E352EF" w:rsidDel="00FC270B">
          <w:rPr>
            <w:rFonts w:ascii="Cambria" w:eastAsia="Calibri" w:hAnsi="Cambria" w:cs="Calibri"/>
          </w:rPr>
          <w:delText xml:space="preserve">n </w:delText>
        </w:r>
        <w:r w:rsidR="00F4601C" w:rsidRPr="00E352EF" w:rsidDel="00FC270B">
          <w:delText>Dataset</w:delText>
        </w:r>
      </w:del>
    </w:p>
    <w:p w14:paraId="04C949C7" w14:textId="76A41F12" w:rsidR="00EA6708" w:rsidRPr="00E352EF" w:rsidDel="00FC270B" w:rsidRDefault="00EA6708" w:rsidP="00EA6708">
      <w:pPr>
        <w:rPr>
          <w:del w:id="11083" w:author="Utente" w:date="2017-06-26T16:00:00Z"/>
          <w:rFonts w:ascii="Cambria" w:hAnsi="Cambria"/>
        </w:rPr>
      </w:pPr>
      <w:del w:id="11084" w:author="Utente" w:date="2017-06-26T16:00:00Z">
        <w:r w:rsidRPr="00E352EF" w:rsidDel="00FC270B">
          <w:rPr>
            <w:rFonts w:ascii="Cambria" w:eastAsia="Calibri" w:hAnsi="Cambria" w:cs="Calibri"/>
          </w:rPr>
          <w:delText xml:space="preserve">2) ds_2:= </w:delText>
        </w:r>
        <w:r w:rsidRPr="00E352EF" w:rsidDel="00FC270B">
          <w:rPr>
            <w:rFonts w:ascii="Cambria" w:eastAsia="Calibri" w:hAnsi="Cambria" w:cs="Calibri"/>
            <w:b/>
          </w:rPr>
          <w:delText>string_from_date (</w:delText>
        </w:r>
        <w:r w:rsidRPr="00E352EF" w:rsidDel="00FC270B">
          <w:rPr>
            <w:rFonts w:ascii="Cambria" w:eastAsia="Calibri" w:hAnsi="Cambria" w:cs="Calibri"/>
          </w:rPr>
          <w:delText>ds_1, “YYYY-MM”</w:delText>
        </w:r>
        <w:r w:rsidRPr="00E352EF" w:rsidDel="00FC270B">
          <w:rPr>
            <w:rFonts w:ascii="Cambria" w:eastAsia="Calibri" w:hAnsi="Cambria" w:cs="Calibri"/>
            <w:b/>
          </w:rPr>
          <w:delText>)</w:delText>
        </w:r>
      </w:del>
    </w:p>
    <w:p w14:paraId="391FF7AA" w14:textId="1148E4E3" w:rsidR="00EA6708" w:rsidRPr="00E352EF" w:rsidDel="00FC270B" w:rsidRDefault="00EA6708" w:rsidP="00CF6D97">
      <w:pPr>
        <w:rPr>
          <w:del w:id="11085" w:author="Utente" w:date="2017-06-26T16:00:00Z"/>
          <w:rFonts w:ascii="Cambria" w:hAnsi="Cambria"/>
        </w:rPr>
      </w:pPr>
    </w:p>
    <w:tbl>
      <w:tblPr>
        <w:tblW w:w="4910"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3"/>
        <w:gridCol w:w="1282"/>
        <w:gridCol w:w="2405"/>
      </w:tblGrid>
      <w:tr w:rsidR="005A2227" w:rsidRPr="00E352EF" w:rsidDel="00FC270B" w14:paraId="61C7F86E" w14:textId="16AACE79">
        <w:trPr>
          <w:del w:id="11086" w:author="Utente" w:date="2017-06-26T16:00:00Z"/>
        </w:trPr>
        <w:tc>
          <w:tcPr>
            <w:tcW w:w="1224"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A6CFA38" w14:textId="686F7365" w:rsidR="005A2227" w:rsidRPr="00E352EF" w:rsidDel="00FC270B" w:rsidRDefault="0097053A">
            <w:pPr>
              <w:rPr>
                <w:del w:id="11087" w:author="Utente" w:date="2017-06-26T16:00:00Z"/>
              </w:rPr>
            </w:pPr>
            <w:del w:id="11088" w:author="Utente" w:date="2017-06-26T16:00:00Z">
              <w:r w:rsidRPr="00E352EF" w:rsidDel="00FC270B">
                <w:rPr>
                  <w:rFonts w:ascii="Calibri" w:eastAsia="Calibri" w:hAnsi="Calibri" w:cs="Calibri"/>
                </w:rPr>
                <w:delText>ds_1</w:delText>
              </w:r>
            </w:del>
          </w:p>
        </w:tc>
      </w:tr>
      <w:tr w:rsidR="005A2227" w:rsidRPr="00E352EF" w:rsidDel="00FC270B" w14:paraId="4361BE19" w14:textId="4339CE69">
        <w:trPr>
          <w:del w:id="11089" w:author="Utente" w:date="2017-06-26T16:00:00Z"/>
        </w:trPr>
        <w:tc>
          <w:tcPr>
            <w:tcW w:w="12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F9275BE" w14:textId="22E3DEB2" w:rsidR="005A2227" w:rsidRPr="00E352EF" w:rsidDel="00FC270B" w:rsidRDefault="0097053A">
            <w:pPr>
              <w:rPr>
                <w:del w:id="11090" w:author="Utente" w:date="2017-06-26T16:00:00Z"/>
              </w:rPr>
            </w:pPr>
            <w:del w:id="11091" w:author="Utente" w:date="2017-06-26T16:00:00Z">
              <w:r w:rsidRPr="00E352EF" w:rsidDel="00FC270B">
                <w:rPr>
                  <w:rFonts w:ascii="Calibri" w:eastAsia="Calibri" w:hAnsi="Calibri" w:cs="Calibri"/>
                  <w:b/>
                </w:rPr>
                <w:delText>K1</w:delText>
              </w:r>
            </w:del>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0BBD570" w14:textId="13247C9B" w:rsidR="005A2227" w:rsidRPr="00E352EF" w:rsidDel="00FC270B" w:rsidRDefault="0097053A">
            <w:pPr>
              <w:rPr>
                <w:del w:id="11092" w:author="Utente" w:date="2017-06-26T16:00:00Z"/>
              </w:rPr>
            </w:pPr>
            <w:del w:id="11093" w:author="Utente" w:date="2017-06-26T16:00:00Z">
              <w:r w:rsidRPr="00E352EF" w:rsidDel="00FC270B">
                <w:rPr>
                  <w:rFonts w:ascii="Calibri" w:eastAsia="Calibri" w:hAnsi="Calibri" w:cs="Calibri"/>
                  <w:b/>
                </w:rPr>
                <w:delText>K2</w:delText>
              </w:r>
            </w:del>
          </w:p>
        </w:tc>
        <w:tc>
          <w:tcPr>
            <w:tcW w:w="240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0F7F43F" w14:textId="48DC3714" w:rsidR="005A2227" w:rsidRPr="00E352EF" w:rsidDel="00FC270B" w:rsidRDefault="0097053A">
            <w:pPr>
              <w:rPr>
                <w:del w:id="11094" w:author="Utente" w:date="2017-06-26T16:00:00Z"/>
              </w:rPr>
            </w:pPr>
            <w:del w:id="11095" w:author="Utente" w:date="2017-06-26T16:00:00Z">
              <w:r w:rsidRPr="00E352EF" w:rsidDel="00FC270B">
                <w:rPr>
                  <w:rFonts w:ascii="Calibri" w:eastAsia="Calibri" w:hAnsi="Calibri" w:cs="Calibri"/>
                  <w:b/>
                </w:rPr>
                <w:delText>M1</w:delText>
              </w:r>
            </w:del>
          </w:p>
        </w:tc>
      </w:tr>
      <w:tr w:rsidR="005A2227" w:rsidRPr="00E352EF" w:rsidDel="00FC270B" w14:paraId="48E85558" w14:textId="3C41FC5B">
        <w:trPr>
          <w:del w:id="11096" w:author="Utente" w:date="2017-06-26T16:00:00Z"/>
        </w:trPr>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C69B2E" w14:textId="5A119562" w:rsidR="005A2227" w:rsidRPr="00E352EF" w:rsidDel="00FC270B" w:rsidRDefault="0097053A">
            <w:pPr>
              <w:rPr>
                <w:del w:id="11097" w:author="Utente" w:date="2017-06-26T16:00:00Z"/>
              </w:rPr>
            </w:pPr>
            <w:del w:id="11098" w:author="Utente" w:date="2017-06-26T16:00:00Z">
              <w:r w:rsidRPr="00E352EF" w:rsidDel="00FC270B">
                <w:rPr>
                  <w:rFonts w:ascii="Calibri" w:eastAsia="Calibri" w:hAnsi="Calibri" w:cs="Calibri"/>
                </w:rPr>
                <w:delText>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3BE756" w14:textId="680165B2" w:rsidR="005A2227" w:rsidRPr="00E352EF" w:rsidDel="00FC270B" w:rsidRDefault="0097053A">
            <w:pPr>
              <w:rPr>
                <w:del w:id="11099" w:author="Utente" w:date="2017-06-26T16:00:00Z"/>
              </w:rPr>
            </w:pPr>
            <w:del w:id="11100" w:author="Utente" w:date="2017-06-26T16:00:00Z">
              <w:r w:rsidRPr="00E352EF" w:rsidDel="00FC270B">
                <w:rPr>
                  <w:rFonts w:ascii="Calibri" w:eastAsia="Calibri" w:hAnsi="Calibri" w:cs="Calibri"/>
                </w:rPr>
                <w:delText>A</w:delText>
              </w:r>
            </w:del>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26ADDA" w14:textId="64AF8303" w:rsidR="005A2227" w:rsidRPr="00E352EF" w:rsidDel="00FC270B" w:rsidRDefault="0097053A">
            <w:pPr>
              <w:rPr>
                <w:del w:id="11101" w:author="Utente" w:date="2017-06-26T16:00:00Z"/>
              </w:rPr>
            </w:pPr>
            <w:del w:id="11102" w:author="Utente" w:date="2017-06-26T16:00:00Z">
              <w:r w:rsidRPr="00E352EF" w:rsidDel="00FC270B">
                <w:rPr>
                  <w:rFonts w:ascii="Calibri" w:eastAsia="Calibri" w:hAnsi="Calibri" w:cs="Calibri"/>
                </w:rPr>
                <w:delText>2015/12/10</w:delText>
              </w:r>
            </w:del>
          </w:p>
        </w:tc>
      </w:tr>
      <w:tr w:rsidR="005A2227" w:rsidRPr="00E352EF" w:rsidDel="00FC270B" w14:paraId="409D1C3E" w14:textId="523D2744">
        <w:trPr>
          <w:del w:id="11103" w:author="Utente" w:date="2017-06-26T16:00:00Z"/>
        </w:trPr>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1EDFF2" w14:textId="6D141118" w:rsidR="005A2227" w:rsidRPr="00E352EF" w:rsidDel="00FC270B" w:rsidRDefault="0097053A">
            <w:pPr>
              <w:rPr>
                <w:del w:id="11104" w:author="Utente" w:date="2017-06-26T16:00:00Z"/>
              </w:rPr>
            </w:pPr>
            <w:del w:id="11105" w:author="Utente" w:date="2017-06-26T16:00:00Z">
              <w:r w:rsidRPr="00E352EF" w:rsidDel="00FC270B">
                <w:rPr>
                  <w:rFonts w:ascii="Calibri" w:eastAsia="Calibri" w:hAnsi="Calibri" w:cs="Calibri"/>
                </w:rPr>
                <w:delText>2</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820B9F" w14:textId="0A666873" w:rsidR="005A2227" w:rsidRPr="00E352EF" w:rsidDel="00FC270B" w:rsidRDefault="0097053A">
            <w:pPr>
              <w:rPr>
                <w:del w:id="11106" w:author="Utente" w:date="2017-06-26T16:00:00Z"/>
              </w:rPr>
            </w:pPr>
            <w:del w:id="11107" w:author="Utente" w:date="2017-06-26T16:00:00Z">
              <w:r w:rsidRPr="00E352EF" w:rsidDel="00FC270B">
                <w:rPr>
                  <w:rFonts w:ascii="Calibri" w:eastAsia="Calibri" w:hAnsi="Calibri" w:cs="Calibri"/>
                </w:rPr>
                <w:delText>B</w:delText>
              </w:r>
            </w:del>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04C241" w14:textId="4313309F" w:rsidR="005A2227" w:rsidRPr="00E352EF" w:rsidDel="00FC270B" w:rsidRDefault="0097053A">
            <w:pPr>
              <w:rPr>
                <w:del w:id="11108" w:author="Utente" w:date="2017-06-26T16:00:00Z"/>
              </w:rPr>
            </w:pPr>
            <w:del w:id="11109" w:author="Utente" w:date="2017-06-26T16:00:00Z">
              <w:r w:rsidRPr="00E352EF" w:rsidDel="00FC270B">
                <w:rPr>
                  <w:rFonts w:ascii="Calibri" w:eastAsia="Calibri" w:hAnsi="Calibri" w:cs="Calibri"/>
                </w:rPr>
                <w:delText>2015/06/11</w:delText>
              </w:r>
            </w:del>
          </w:p>
        </w:tc>
      </w:tr>
      <w:tr w:rsidR="005A2227" w:rsidRPr="00E352EF" w:rsidDel="00FC270B" w14:paraId="158E5F8A" w14:textId="3EFC441F">
        <w:trPr>
          <w:del w:id="11110" w:author="Utente" w:date="2017-06-26T16:00:00Z"/>
        </w:trPr>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514E30" w14:textId="300CD8AF" w:rsidR="005A2227" w:rsidRPr="00E352EF" w:rsidDel="00FC270B" w:rsidRDefault="0097053A">
            <w:pPr>
              <w:rPr>
                <w:del w:id="11111" w:author="Utente" w:date="2017-06-26T16:00:00Z"/>
              </w:rPr>
            </w:pPr>
            <w:del w:id="11112" w:author="Utente" w:date="2017-06-26T16:00:00Z">
              <w:r w:rsidRPr="00E352EF" w:rsidDel="00FC270B">
                <w:rPr>
                  <w:rFonts w:ascii="Calibri" w:eastAsia="Calibri" w:hAnsi="Calibri" w:cs="Calibri"/>
                </w:rPr>
                <w:delText>3</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317535" w14:textId="226EF607" w:rsidR="005A2227" w:rsidRPr="00E352EF" w:rsidDel="00FC270B" w:rsidRDefault="0097053A">
            <w:pPr>
              <w:rPr>
                <w:del w:id="11113" w:author="Utente" w:date="2017-06-26T16:00:00Z"/>
              </w:rPr>
            </w:pPr>
            <w:del w:id="11114" w:author="Utente" w:date="2017-06-26T16:00:00Z">
              <w:r w:rsidRPr="00E352EF" w:rsidDel="00FC270B">
                <w:rPr>
                  <w:rFonts w:ascii="Calibri" w:eastAsia="Calibri" w:hAnsi="Calibri" w:cs="Calibri"/>
                </w:rPr>
                <w:delText>C</w:delText>
              </w:r>
            </w:del>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6A5010" w14:textId="7A4EE035" w:rsidR="005A2227" w:rsidRPr="00E352EF" w:rsidDel="00FC270B" w:rsidRDefault="0097053A">
            <w:pPr>
              <w:rPr>
                <w:del w:id="11115" w:author="Utente" w:date="2017-06-26T16:00:00Z"/>
              </w:rPr>
            </w:pPr>
            <w:del w:id="11116" w:author="Utente" w:date="2017-06-26T16:00:00Z">
              <w:r w:rsidRPr="00E352EF" w:rsidDel="00FC270B">
                <w:rPr>
                  <w:rFonts w:ascii="Calibri" w:eastAsia="Calibri" w:hAnsi="Calibri" w:cs="Calibri"/>
                </w:rPr>
                <w:delText>2015/12/10</w:delText>
              </w:r>
            </w:del>
          </w:p>
        </w:tc>
      </w:tr>
      <w:tr w:rsidR="005A2227" w:rsidRPr="00E352EF" w:rsidDel="00FC270B" w14:paraId="6C6E3177" w14:textId="150734F1">
        <w:trPr>
          <w:del w:id="11117" w:author="Utente" w:date="2017-06-26T16:00:00Z"/>
        </w:trPr>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F3F000" w14:textId="746C2211" w:rsidR="005A2227" w:rsidRPr="00E352EF" w:rsidDel="00FC270B" w:rsidRDefault="0097053A">
            <w:pPr>
              <w:rPr>
                <w:del w:id="11118" w:author="Utente" w:date="2017-06-26T16:00:00Z"/>
              </w:rPr>
            </w:pPr>
            <w:del w:id="11119" w:author="Utente" w:date="2017-06-26T16:00:00Z">
              <w:r w:rsidRPr="00E352EF" w:rsidDel="00FC270B">
                <w:rPr>
                  <w:rFonts w:ascii="Calibri" w:eastAsia="Calibri" w:hAnsi="Calibri" w:cs="Calibri"/>
                </w:rPr>
                <w:delText>4</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4AF2AF" w14:textId="59AF72D0" w:rsidR="005A2227" w:rsidRPr="00E352EF" w:rsidDel="00FC270B" w:rsidRDefault="0097053A">
            <w:pPr>
              <w:rPr>
                <w:del w:id="11120" w:author="Utente" w:date="2017-06-26T16:00:00Z"/>
              </w:rPr>
            </w:pPr>
            <w:del w:id="11121" w:author="Utente" w:date="2017-06-26T16:00:00Z">
              <w:r w:rsidRPr="00E352EF" w:rsidDel="00FC270B">
                <w:rPr>
                  <w:rFonts w:ascii="Calibri" w:eastAsia="Calibri" w:hAnsi="Calibri" w:cs="Calibri"/>
                </w:rPr>
                <w:delText>E</w:delText>
              </w:r>
            </w:del>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4D16BE" w14:textId="04B0FDDA" w:rsidR="005A2227" w:rsidRPr="00E352EF" w:rsidDel="00FC270B" w:rsidRDefault="0097053A">
            <w:pPr>
              <w:rPr>
                <w:del w:id="11122" w:author="Utente" w:date="2017-06-26T16:00:00Z"/>
              </w:rPr>
            </w:pPr>
            <w:del w:id="11123" w:author="Utente" w:date="2017-06-26T16:00:00Z">
              <w:r w:rsidRPr="00E352EF" w:rsidDel="00FC270B">
                <w:rPr>
                  <w:rFonts w:ascii="Calibri" w:eastAsia="Calibri" w:hAnsi="Calibri" w:cs="Calibri"/>
                </w:rPr>
                <w:delText>2015/06/11</w:delText>
              </w:r>
            </w:del>
          </w:p>
        </w:tc>
      </w:tr>
    </w:tbl>
    <w:p w14:paraId="5A6C9625" w14:textId="5086C37D" w:rsidR="005A2227" w:rsidRPr="00E352EF" w:rsidDel="00FC270B" w:rsidRDefault="005A2227">
      <w:pPr>
        <w:rPr>
          <w:del w:id="11124" w:author="Utente" w:date="2017-06-26T16:00:00Z"/>
        </w:rPr>
      </w:pPr>
    </w:p>
    <w:p w14:paraId="12C8E349" w14:textId="5D066641" w:rsidR="005A2227" w:rsidRPr="00E352EF" w:rsidDel="00FC270B" w:rsidRDefault="005A2227">
      <w:pPr>
        <w:ind w:left="720"/>
        <w:rPr>
          <w:del w:id="11125" w:author="Utente" w:date="2017-06-26T16:00:00Z"/>
        </w:rPr>
      </w:pPr>
    </w:p>
    <w:tbl>
      <w:tblPr>
        <w:tblW w:w="4910"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3"/>
        <w:gridCol w:w="1282"/>
        <w:gridCol w:w="2405"/>
      </w:tblGrid>
      <w:tr w:rsidR="005A2227" w:rsidRPr="00E352EF" w:rsidDel="00FC270B" w14:paraId="60132867" w14:textId="5CC648A1">
        <w:trPr>
          <w:del w:id="11126" w:author="Utente" w:date="2017-06-26T16:00:00Z"/>
        </w:trPr>
        <w:tc>
          <w:tcPr>
            <w:tcW w:w="1224"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FC412D4" w14:textId="2B89B3DF" w:rsidR="005A2227" w:rsidRPr="00E352EF" w:rsidDel="00FC270B" w:rsidRDefault="0097053A">
            <w:pPr>
              <w:rPr>
                <w:del w:id="11127" w:author="Utente" w:date="2017-06-26T16:00:00Z"/>
              </w:rPr>
            </w:pPr>
            <w:del w:id="11128" w:author="Utente" w:date="2017-06-26T16:00:00Z">
              <w:r w:rsidRPr="00E352EF" w:rsidDel="00FC270B">
                <w:rPr>
                  <w:rFonts w:ascii="Calibri" w:eastAsia="Calibri" w:hAnsi="Calibri" w:cs="Calibri"/>
                </w:rPr>
                <w:delText>ds_2</w:delText>
              </w:r>
            </w:del>
          </w:p>
        </w:tc>
      </w:tr>
      <w:tr w:rsidR="005A2227" w:rsidRPr="00E352EF" w:rsidDel="00FC270B" w14:paraId="2E83BA47" w14:textId="62FAA098">
        <w:trPr>
          <w:del w:id="11129" w:author="Utente" w:date="2017-06-26T16:00:00Z"/>
        </w:trPr>
        <w:tc>
          <w:tcPr>
            <w:tcW w:w="12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A01EC01" w14:textId="675843BD" w:rsidR="005A2227" w:rsidRPr="00E352EF" w:rsidDel="00FC270B" w:rsidRDefault="0097053A">
            <w:pPr>
              <w:rPr>
                <w:del w:id="11130" w:author="Utente" w:date="2017-06-26T16:00:00Z"/>
              </w:rPr>
            </w:pPr>
            <w:del w:id="11131" w:author="Utente" w:date="2017-06-26T16:00:00Z">
              <w:r w:rsidRPr="00E352EF" w:rsidDel="00FC270B">
                <w:rPr>
                  <w:rFonts w:ascii="Calibri" w:eastAsia="Calibri" w:hAnsi="Calibri" w:cs="Calibri"/>
                  <w:b/>
                </w:rPr>
                <w:delText>K1</w:delText>
              </w:r>
            </w:del>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6C7D47B" w14:textId="61F8C4CE" w:rsidR="005A2227" w:rsidRPr="00E352EF" w:rsidDel="00FC270B" w:rsidRDefault="0097053A">
            <w:pPr>
              <w:rPr>
                <w:del w:id="11132" w:author="Utente" w:date="2017-06-26T16:00:00Z"/>
              </w:rPr>
            </w:pPr>
            <w:del w:id="11133" w:author="Utente" w:date="2017-06-26T16:00:00Z">
              <w:r w:rsidRPr="00E352EF" w:rsidDel="00FC270B">
                <w:rPr>
                  <w:rFonts w:ascii="Calibri" w:eastAsia="Calibri" w:hAnsi="Calibri" w:cs="Calibri"/>
                  <w:b/>
                </w:rPr>
                <w:delText>K2</w:delText>
              </w:r>
            </w:del>
          </w:p>
        </w:tc>
        <w:tc>
          <w:tcPr>
            <w:tcW w:w="240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B2F3EAA" w14:textId="4C9749E4" w:rsidR="005A2227" w:rsidRPr="00E352EF" w:rsidDel="00FC270B" w:rsidRDefault="0097053A">
            <w:pPr>
              <w:rPr>
                <w:del w:id="11134" w:author="Utente" w:date="2017-06-26T16:00:00Z"/>
              </w:rPr>
            </w:pPr>
            <w:del w:id="11135" w:author="Utente" w:date="2017-06-26T16:00:00Z">
              <w:r w:rsidRPr="00E352EF" w:rsidDel="00FC270B">
                <w:rPr>
                  <w:rFonts w:ascii="Calibri" w:eastAsia="Calibri" w:hAnsi="Calibri" w:cs="Calibri"/>
                  <w:b/>
                </w:rPr>
                <w:delText>M1</w:delText>
              </w:r>
            </w:del>
          </w:p>
        </w:tc>
      </w:tr>
      <w:tr w:rsidR="005A2227" w:rsidRPr="00E352EF" w:rsidDel="00FC270B" w14:paraId="2B85DB85" w14:textId="287C59CC">
        <w:trPr>
          <w:del w:id="11136" w:author="Utente" w:date="2017-06-26T16:00:00Z"/>
        </w:trPr>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8E0A51" w14:textId="61ED75AD" w:rsidR="005A2227" w:rsidRPr="00E352EF" w:rsidDel="00FC270B" w:rsidRDefault="0097053A">
            <w:pPr>
              <w:rPr>
                <w:del w:id="11137" w:author="Utente" w:date="2017-06-26T16:00:00Z"/>
              </w:rPr>
            </w:pPr>
            <w:del w:id="11138" w:author="Utente" w:date="2017-06-26T16:00:00Z">
              <w:r w:rsidRPr="00E352EF" w:rsidDel="00FC270B">
                <w:rPr>
                  <w:rFonts w:ascii="Calibri" w:eastAsia="Calibri" w:hAnsi="Calibri" w:cs="Calibri"/>
                </w:rPr>
                <w:delText>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2E74B4" w14:textId="3B63EF37" w:rsidR="005A2227" w:rsidRPr="00E352EF" w:rsidDel="00FC270B" w:rsidRDefault="0097053A">
            <w:pPr>
              <w:rPr>
                <w:del w:id="11139" w:author="Utente" w:date="2017-06-26T16:00:00Z"/>
              </w:rPr>
            </w:pPr>
            <w:del w:id="11140" w:author="Utente" w:date="2017-06-26T16:00:00Z">
              <w:r w:rsidRPr="00E352EF" w:rsidDel="00FC270B">
                <w:rPr>
                  <w:rFonts w:ascii="Calibri" w:eastAsia="Calibri" w:hAnsi="Calibri" w:cs="Calibri"/>
                </w:rPr>
                <w:delText>A</w:delText>
              </w:r>
            </w:del>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400ED5" w14:textId="4ECCF914" w:rsidR="005A2227" w:rsidRPr="00E352EF" w:rsidDel="00FC270B" w:rsidRDefault="0097053A">
            <w:pPr>
              <w:rPr>
                <w:del w:id="11141" w:author="Utente" w:date="2017-06-26T16:00:00Z"/>
              </w:rPr>
            </w:pPr>
            <w:del w:id="11142" w:author="Utente" w:date="2017-06-26T16:00:00Z">
              <w:r w:rsidRPr="00E352EF" w:rsidDel="00FC270B">
                <w:rPr>
                  <w:rFonts w:ascii="Calibri" w:eastAsia="Calibri" w:hAnsi="Calibri" w:cs="Calibri"/>
                </w:rPr>
                <w:delText>“2015-12”</w:delText>
              </w:r>
            </w:del>
          </w:p>
        </w:tc>
      </w:tr>
      <w:tr w:rsidR="005A2227" w:rsidRPr="00E352EF" w:rsidDel="00FC270B" w14:paraId="61532CE4" w14:textId="264A4AA0">
        <w:trPr>
          <w:del w:id="11143" w:author="Utente" w:date="2017-06-26T16:00:00Z"/>
        </w:trPr>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43447F" w14:textId="65255604" w:rsidR="005A2227" w:rsidRPr="00E352EF" w:rsidDel="00FC270B" w:rsidRDefault="0097053A">
            <w:pPr>
              <w:rPr>
                <w:del w:id="11144" w:author="Utente" w:date="2017-06-26T16:00:00Z"/>
              </w:rPr>
            </w:pPr>
            <w:del w:id="11145" w:author="Utente" w:date="2017-06-26T16:00:00Z">
              <w:r w:rsidRPr="00E352EF" w:rsidDel="00FC270B">
                <w:rPr>
                  <w:rFonts w:ascii="Calibri" w:eastAsia="Calibri" w:hAnsi="Calibri" w:cs="Calibri"/>
                </w:rPr>
                <w:delText>2</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A7AB68" w14:textId="14202D4F" w:rsidR="005A2227" w:rsidRPr="00E352EF" w:rsidDel="00FC270B" w:rsidRDefault="0097053A">
            <w:pPr>
              <w:rPr>
                <w:del w:id="11146" w:author="Utente" w:date="2017-06-26T16:00:00Z"/>
              </w:rPr>
            </w:pPr>
            <w:del w:id="11147" w:author="Utente" w:date="2017-06-26T16:00:00Z">
              <w:r w:rsidRPr="00E352EF" w:rsidDel="00FC270B">
                <w:rPr>
                  <w:rFonts w:ascii="Calibri" w:eastAsia="Calibri" w:hAnsi="Calibri" w:cs="Calibri"/>
                </w:rPr>
                <w:delText>B</w:delText>
              </w:r>
            </w:del>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678482" w14:textId="3818B0FA" w:rsidR="005A2227" w:rsidRPr="00E352EF" w:rsidDel="00FC270B" w:rsidRDefault="0097053A">
            <w:pPr>
              <w:rPr>
                <w:del w:id="11148" w:author="Utente" w:date="2017-06-26T16:00:00Z"/>
              </w:rPr>
            </w:pPr>
            <w:del w:id="11149" w:author="Utente" w:date="2017-06-26T16:00:00Z">
              <w:r w:rsidRPr="00E352EF" w:rsidDel="00FC270B">
                <w:rPr>
                  <w:rFonts w:ascii="Calibri" w:eastAsia="Calibri" w:hAnsi="Calibri" w:cs="Calibri"/>
                </w:rPr>
                <w:delText>“2015-06”</w:delText>
              </w:r>
            </w:del>
          </w:p>
        </w:tc>
      </w:tr>
      <w:tr w:rsidR="005A2227" w:rsidRPr="00E352EF" w:rsidDel="00FC270B" w14:paraId="1E1C79D6" w14:textId="4CA358E9">
        <w:trPr>
          <w:del w:id="11150" w:author="Utente" w:date="2017-06-26T16:00:00Z"/>
        </w:trPr>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EE1379" w14:textId="0D8A1A07" w:rsidR="005A2227" w:rsidRPr="00E352EF" w:rsidDel="00FC270B" w:rsidRDefault="0097053A">
            <w:pPr>
              <w:rPr>
                <w:del w:id="11151" w:author="Utente" w:date="2017-06-26T16:00:00Z"/>
              </w:rPr>
            </w:pPr>
            <w:del w:id="11152" w:author="Utente" w:date="2017-06-26T16:00:00Z">
              <w:r w:rsidRPr="00E352EF" w:rsidDel="00FC270B">
                <w:rPr>
                  <w:rFonts w:ascii="Calibri" w:eastAsia="Calibri" w:hAnsi="Calibri" w:cs="Calibri"/>
                </w:rPr>
                <w:delText>3</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6DF156" w14:textId="7626FBBE" w:rsidR="005A2227" w:rsidRPr="00E352EF" w:rsidDel="00FC270B" w:rsidRDefault="0097053A">
            <w:pPr>
              <w:rPr>
                <w:del w:id="11153" w:author="Utente" w:date="2017-06-26T16:00:00Z"/>
              </w:rPr>
            </w:pPr>
            <w:del w:id="11154" w:author="Utente" w:date="2017-06-26T16:00:00Z">
              <w:r w:rsidRPr="00E352EF" w:rsidDel="00FC270B">
                <w:rPr>
                  <w:rFonts w:ascii="Calibri" w:eastAsia="Calibri" w:hAnsi="Calibri" w:cs="Calibri"/>
                </w:rPr>
                <w:delText>C</w:delText>
              </w:r>
            </w:del>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D024B0" w14:textId="73317D5D" w:rsidR="005A2227" w:rsidRPr="00E352EF" w:rsidDel="00FC270B" w:rsidRDefault="0097053A">
            <w:pPr>
              <w:rPr>
                <w:del w:id="11155" w:author="Utente" w:date="2017-06-26T16:00:00Z"/>
              </w:rPr>
            </w:pPr>
            <w:del w:id="11156" w:author="Utente" w:date="2017-06-26T16:00:00Z">
              <w:r w:rsidRPr="00E352EF" w:rsidDel="00FC270B">
                <w:rPr>
                  <w:rFonts w:ascii="Calibri" w:eastAsia="Calibri" w:hAnsi="Calibri" w:cs="Calibri"/>
                </w:rPr>
                <w:delText>“2015-12”</w:delText>
              </w:r>
            </w:del>
          </w:p>
        </w:tc>
      </w:tr>
      <w:tr w:rsidR="005A2227" w:rsidRPr="00E352EF" w:rsidDel="00FC270B" w14:paraId="19D5DC56" w14:textId="703AA02B">
        <w:trPr>
          <w:del w:id="11157" w:author="Utente" w:date="2017-06-26T16:00:00Z"/>
        </w:trPr>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7AD0FF" w14:textId="024A8A60" w:rsidR="005A2227" w:rsidRPr="00E352EF" w:rsidDel="00FC270B" w:rsidRDefault="0097053A">
            <w:pPr>
              <w:rPr>
                <w:del w:id="11158" w:author="Utente" w:date="2017-06-26T16:00:00Z"/>
              </w:rPr>
            </w:pPr>
            <w:del w:id="11159" w:author="Utente" w:date="2017-06-26T16:00:00Z">
              <w:r w:rsidRPr="00E352EF" w:rsidDel="00FC270B">
                <w:rPr>
                  <w:rFonts w:ascii="Calibri" w:eastAsia="Calibri" w:hAnsi="Calibri" w:cs="Calibri"/>
                </w:rPr>
                <w:delText>4</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B0A0B4" w14:textId="4095894A" w:rsidR="005A2227" w:rsidRPr="00E352EF" w:rsidDel="00FC270B" w:rsidRDefault="0097053A">
            <w:pPr>
              <w:rPr>
                <w:del w:id="11160" w:author="Utente" w:date="2017-06-26T16:00:00Z"/>
              </w:rPr>
            </w:pPr>
            <w:del w:id="11161" w:author="Utente" w:date="2017-06-26T16:00:00Z">
              <w:r w:rsidRPr="00E352EF" w:rsidDel="00FC270B">
                <w:rPr>
                  <w:rFonts w:ascii="Calibri" w:eastAsia="Calibri" w:hAnsi="Calibri" w:cs="Calibri"/>
                </w:rPr>
                <w:delText>E</w:delText>
              </w:r>
            </w:del>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11D99A" w14:textId="50AF4D70" w:rsidR="005A2227" w:rsidRPr="00E352EF" w:rsidDel="00FC270B" w:rsidRDefault="0097053A">
            <w:pPr>
              <w:rPr>
                <w:del w:id="11162" w:author="Utente" w:date="2017-06-26T16:00:00Z"/>
              </w:rPr>
            </w:pPr>
            <w:del w:id="11163" w:author="Utente" w:date="2017-06-26T16:00:00Z">
              <w:r w:rsidRPr="00E352EF" w:rsidDel="00FC270B">
                <w:rPr>
                  <w:rFonts w:ascii="Calibri" w:eastAsia="Calibri" w:hAnsi="Calibri" w:cs="Calibri"/>
                </w:rPr>
                <w:delText>”2015-06”</w:delText>
              </w:r>
            </w:del>
          </w:p>
        </w:tc>
      </w:tr>
    </w:tbl>
    <w:p w14:paraId="3C729E97" w14:textId="141F93B3" w:rsidR="005A2227" w:rsidRPr="00E352EF" w:rsidDel="00FC270B" w:rsidRDefault="005A2227">
      <w:pPr>
        <w:rPr>
          <w:del w:id="11164" w:author="Utente" w:date="2017-06-26T16:00:00Z"/>
        </w:rPr>
      </w:pPr>
    </w:p>
    <w:p w14:paraId="143AEE69" w14:textId="6D4B2AF2" w:rsidR="005A2227" w:rsidRPr="00E352EF" w:rsidRDefault="005A2227"/>
    <w:p w14:paraId="33D8E6AC" w14:textId="6831B13E" w:rsidR="005A2227" w:rsidRPr="00DC509E" w:rsidDel="00BD26B7" w:rsidRDefault="0097053A" w:rsidP="00DC509E">
      <w:pPr>
        <w:pStyle w:val="Stile3"/>
        <w:rPr>
          <w:lang w:val="en-GB"/>
        </w:rPr>
      </w:pPr>
      <w:bookmarkStart w:id="11165" w:name="_Toc463805777"/>
      <w:bookmarkStart w:id="11166" w:name="_Toc464487954"/>
      <w:r w:rsidRPr="00DC509E">
        <w:rPr>
          <w:lang w:val="en-GB"/>
        </w:rPr>
        <w:t>c</w:t>
      </w:r>
      <w:r w:rsidRPr="00DC509E" w:rsidDel="00BD26B7">
        <w:rPr>
          <w:lang w:val="en-GB"/>
        </w:rPr>
        <w:t>urrent_date</w:t>
      </w:r>
      <w:bookmarkEnd w:id="11165"/>
      <w:bookmarkEnd w:id="11166"/>
    </w:p>
    <w:p w14:paraId="231614A0" w14:textId="2CE48C2D" w:rsidR="005A2227" w:rsidRPr="00E352EF" w:rsidDel="00BD26B7" w:rsidRDefault="0097053A" w:rsidP="00CF6D97">
      <w:pPr>
        <w:rPr>
          <w:rFonts w:ascii="Cambria" w:hAnsi="Cambria"/>
        </w:rPr>
      </w:pPr>
      <w:r w:rsidRPr="00E352EF" w:rsidDel="00BD26B7">
        <w:rPr>
          <w:rFonts w:ascii="Cambria" w:eastAsia="Calibri" w:hAnsi="Cambria" w:cs="Calibri"/>
          <w:i/>
          <w:color w:val="5B9BD5"/>
        </w:rPr>
        <w:t>Semantic</w:t>
      </w:r>
    </w:p>
    <w:p w14:paraId="2122042F" w14:textId="74166078" w:rsidR="005A2227" w:rsidRPr="00E352EF" w:rsidDel="00BD26B7" w:rsidRDefault="0097053A" w:rsidP="00CF6D97">
      <w:pPr>
        <w:rPr>
          <w:rFonts w:ascii="Cambria" w:hAnsi="Cambria"/>
        </w:rPr>
      </w:pPr>
      <w:r w:rsidRPr="00E352EF" w:rsidDel="00BD26B7">
        <w:rPr>
          <w:rFonts w:ascii="Cambria" w:eastAsia="Calibri" w:hAnsi="Cambria" w:cs="Calibri"/>
        </w:rPr>
        <w:t xml:space="preserve">The operator </w:t>
      </w:r>
      <w:r w:rsidRPr="00E352EF" w:rsidDel="00BD26B7">
        <w:rPr>
          <w:rFonts w:ascii="Cambria" w:eastAsia="Calibri" w:hAnsi="Cambria" w:cs="Calibri"/>
          <w:b/>
        </w:rPr>
        <w:t>current_date</w:t>
      </w:r>
      <w:r w:rsidRPr="00E352EF" w:rsidDel="00BD26B7">
        <w:rPr>
          <w:rFonts w:ascii="Cambria" w:eastAsia="Calibri" w:hAnsi="Cambria" w:cs="Calibri"/>
        </w:rPr>
        <w:t xml:space="preserve"> returns the current date.</w:t>
      </w:r>
    </w:p>
    <w:p w14:paraId="3107528C" w14:textId="197FC625" w:rsidR="00CF6D97" w:rsidRPr="00E352EF" w:rsidDel="00BD26B7" w:rsidRDefault="00CF6D97" w:rsidP="00CF6D97">
      <w:pPr>
        <w:rPr>
          <w:rFonts w:ascii="Cambria" w:eastAsia="Calibri" w:hAnsi="Cambria" w:cs="Calibri"/>
          <w:i/>
          <w:color w:val="5B9BD5"/>
        </w:rPr>
      </w:pPr>
    </w:p>
    <w:p w14:paraId="00F685AD" w14:textId="3C3431A5" w:rsidR="005A2227" w:rsidRPr="00576524" w:rsidDel="00BD26B7" w:rsidRDefault="0097053A" w:rsidP="003C3D77">
      <w:pPr>
        <w:rPr>
          <w:rFonts w:ascii="Cambria" w:eastAsia="Calibri" w:hAnsi="Cambria" w:cs="Calibri"/>
          <w:i/>
          <w:color w:val="5B9BD5"/>
          <w:lang w:val="fr-FR"/>
        </w:rPr>
      </w:pPr>
      <w:r w:rsidRPr="00576524" w:rsidDel="00BD26B7">
        <w:rPr>
          <w:rFonts w:ascii="Cambria" w:eastAsia="Calibri" w:hAnsi="Cambria" w:cs="Calibri"/>
          <w:i/>
          <w:color w:val="5B9BD5"/>
          <w:lang w:val="fr-FR"/>
        </w:rPr>
        <w:t>Syntax</w:t>
      </w:r>
    </w:p>
    <w:p w14:paraId="0C72F5E6" w14:textId="535AB8E7" w:rsidR="005A2227" w:rsidRPr="00576524" w:rsidDel="00BD26B7" w:rsidRDefault="0097053A" w:rsidP="00CF6D97">
      <w:pPr>
        <w:rPr>
          <w:rFonts w:ascii="Cambria" w:hAnsi="Cambria"/>
          <w:lang w:val="fr-FR"/>
        </w:rPr>
      </w:pPr>
      <w:r w:rsidRPr="00576524" w:rsidDel="00BD26B7">
        <w:rPr>
          <w:rFonts w:ascii="Cambria" w:eastAsia="Calibri" w:hAnsi="Cambria" w:cs="Calibri"/>
          <w:b/>
          <w:i/>
          <w:lang w:val="fr-FR"/>
        </w:rPr>
        <w:t>current_date</w:t>
      </w:r>
      <w:r w:rsidRPr="00576524" w:rsidDel="00BD26B7">
        <w:rPr>
          <w:rFonts w:ascii="Cambria" w:eastAsia="Calibri" w:hAnsi="Cambria" w:cs="Calibri"/>
          <w:i/>
          <w:lang w:val="fr-FR"/>
        </w:rPr>
        <w:t>()</w:t>
      </w:r>
    </w:p>
    <w:p w14:paraId="315026F0" w14:textId="5A745287" w:rsidR="00CF6D97" w:rsidRPr="00576524" w:rsidDel="00BD26B7" w:rsidRDefault="00CF6D97" w:rsidP="00CF6D97">
      <w:pPr>
        <w:rPr>
          <w:rFonts w:ascii="Cambria" w:eastAsia="Calibri" w:hAnsi="Cambria" w:cs="Calibri"/>
          <w:i/>
          <w:color w:val="5B9BD5"/>
          <w:lang w:val="fr-FR"/>
        </w:rPr>
      </w:pPr>
    </w:p>
    <w:p w14:paraId="6AF294DF" w14:textId="75F4B425" w:rsidR="005A2227" w:rsidRPr="00576524" w:rsidDel="00BD26B7" w:rsidRDefault="0097053A" w:rsidP="003C3D77">
      <w:pPr>
        <w:rPr>
          <w:rFonts w:ascii="Cambria" w:eastAsia="Calibri" w:hAnsi="Cambria" w:cs="Calibri"/>
          <w:i/>
          <w:color w:val="5B9BD5"/>
          <w:lang w:val="fr-FR"/>
        </w:rPr>
      </w:pPr>
      <w:r w:rsidRPr="00576524" w:rsidDel="00BD26B7">
        <w:rPr>
          <w:rFonts w:ascii="Cambria" w:eastAsia="Calibri" w:hAnsi="Cambria" w:cs="Calibri"/>
          <w:i/>
          <w:color w:val="5B9BD5"/>
          <w:lang w:val="fr-FR"/>
        </w:rPr>
        <w:t>Parameters</w:t>
      </w:r>
    </w:p>
    <w:p w14:paraId="774622BC" w14:textId="43DF9ACF" w:rsidR="005A2227" w:rsidRPr="00576524" w:rsidDel="00BD26B7" w:rsidRDefault="0097053A" w:rsidP="00CF6D97">
      <w:pPr>
        <w:rPr>
          <w:rFonts w:ascii="Cambria" w:hAnsi="Cambria"/>
          <w:lang w:val="fr-FR"/>
        </w:rPr>
      </w:pPr>
      <w:r w:rsidRPr="00576524" w:rsidDel="00BD26B7">
        <w:rPr>
          <w:rFonts w:ascii="Cambria" w:hAnsi="Cambria"/>
          <w:i/>
          <w:lang w:val="fr-FR"/>
        </w:rPr>
        <w:t>None</w:t>
      </w:r>
    </w:p>
    <w:p w14:paraId="58AF884C" w14:textId="7442CF03" w:rsidR="00CF6D97" w:rsidRPr="00576524" w:rsidDel="00BD26B7" w:rsidRDefault="00CF6D97" w:rsidP="00CF6D97">
      <w:pPr>
        <w:rPr>
          <w:rFonts w:ascii="Cambria" w:eastAsia="Calibri" w:hAnsi="Cambria" w:cs="Calibri"/>
          <w:i/>
          <w:color w:val="5B9BD5"/>
          <w:lang w:val="fr-FR"/>
        </w:rPr>
      </w:pPr>
    </w:p>
    <w:p w14:paraId="610CAB24" w14:textId="79A7E4C0" w:rsidR="005A2227" w:rsidRPr="00576524" w:rsidDel="00BD26B7" w:rsidRDefault="0097053A" w:rsidP="003C3D77">
      <w:pPr>
        <w:rPr>
          <w:rFonts w:ascii="Cambria" w:eastAsia="Calibri" w:hAnsi="Cambria" w:cs="Calibri"/>
          <w:i/>
          <w:color w:val="5B9BD5"/>
          <w:lang w:val="fr-FR"/>
        </w:rPr>
      </w:pPr>
      <w:r w:rsidRPr="00576524" w:rsidDel="00BD26B7">
        <w:rPr>
          <w:rFonts w:ascii="Cambria" w:eastAsia="Calibri" w:hAnsi="Cambria" w:cs="Calibri"/>
          <w:i/>
          <w:color w:val="5B9BD5"/>
          <w:lang w:val="fr-FR"/>
        </w:rPr>
        <w:t>Constraints</w:t>
      </w:r>
    </w:p>
    <w:p w14:paraId="3E0E749F" w14:textId="3E8BB0CA" w:rsidR="005A2227" w:rsidRPr="00E352EF" w:rsidDel="00BD26B7" w:rsidRDefault="0097053A" w:rsidP="00CF6D97">
      <w:pPr>
        <w:rPr>
          <w:rFonts w:ascii="Cambria" w:hAnsi="Cambria"/>
        </w:rPr>
      </w:pPr>
      <w:r w:rsidRPr="00E352EF" w:rsidDel="00BD26B7">
        <w:rPr>
          <w:rFonts w:ascii="Cambria" w:eastAsia="Calibri" w:hAnsi="Cambria" w:cs="Calibri"/>
        </w:rPr>
        <w:t>None</w:t>
      </w:r>
    </w:p>
    <w:p w14:paraId="4B9CCADB" w14:textId="100A14FF" w:rsidR="00CF6D97" w:rsidRPr="00E352EF" w:rsidDel="00BD26B7" w:rsidRDefault="00CF6D97" w:rsidP="00CF6D97">
      <w:pPr>
        <w:rPr>
          <w:rFonts w:ascii="Cambria" w:eastAsia="Calibri" w:hAnsi="Cambria" w:cs="Calibri"/>
          <w:i/>
          <w:color w:val="5B9BD5"/>
        </w:rPr>
      </w:pPr>
    </w:p>
    <w:p w14:paraId="591F1E41" w14:textId="7EAC6F35" w:rsidR="005A2227" w:rsidRPr="00E352EF" w:rsidDel="00BD26B7" w:rsidRDefault="0097053A" w:rsidP="003C3D77">
      <w:pPr>
        <w:rPr>
          <w:rFonts w:ascii="Cambria" w:eastAsia="Calibri" w:hAnsi="Cambria" w:cs="Calibri"/>
          <w:i/>
          <w:color w:val="5B9BD5"/>
        </w:rPr>
      </w:pPr>
      <w:r w:rsidRPr="00E352EF" w:rsidDel="00BD26B7">
        <w:rPr>
          <w:rFonts w:ascii="Cambria" w:eastAsia="Calibri" w:hAnsi="Cambria" w:cs="Calibri"/>
          <w:i/>
          <w:color w:val="5B9BD5"/>
        </w:rPr>
        <w:t>Returns</w:t>
      </w:r>
    </w:p>
    <w:p w14:paraId="19D896A2" w14:textId="747313F0" w:rsidR="005A2227" w:rsidRPr="00E352EF" w:rsidDel="00BD26B7" w:rsidRDefault="0097053A" w:rsidP="00CF6D97">
      <w:pPr>
        <w:rPr>
          <w:rFonts w:ascii="Cambria" w:hAnsi="Cambria"/>
        </w:rPr>
      </w:pPr>
      <w:r w:rsidRPr="00E352EF" w:rsidDel="00BD26B7">
        <w:rPr>
          <w:rFonts w:ascii="Cambria" w:hAnsi="Cambria"/>
        </w:rPr>
        <w:t xml:space="preserve">A </w:t>
      </w:r>
      <w:r w:rsidR="00F4601C" w:rsidRPr="00E352EF" w:rsidDel="00BD26B7">
        <w:t>Dataset</w:t>
      </w:r>
      <w:r w:rsidRPr="00E352EF" w:rsidDel="00BD26B7">
        <w:rPr>
          <w:rFonts w:ascii="Cambria" w:hAnsi="Cambria"/>
        </w:rPr>
        <w:t xml:space="preserve"> having only </w:t>
      </w:r>
      <w:r w:rsidR="00A126DE" w:rsidRPr="00E352EF" w:rsidDel="00BD26B7">
        <w:rPr>
          <w:rFonts w:ascii="Cambria" w:hAnsi="Cambria"/>
        </w:rPr>
        <w:t xml:space="preserve">one </w:t>
      </w:r>
      <w:r w:rsidRPr="00E352EF" w:rsidDel="00BD26B7">
        <w:rPr>
          <w:rFonts w:ascii="Cambria" w:hAnsi="Cambria"/>
        </w:rPr>
        <w:t>date</w:t>
      </w:r>
      <w:r w:rsidR="002F20B2" w:rsidRPr="00E352EF" w:rsidDel="00BD26B7">
        <w:rPr>
          <w:rFonts w:ascii="Cambria" w:hAnsi="Cambria"/>
        </w:rPr>
        <w:t xml:space="preserve"> Measure Component, with only one single Data Point</w:t>
      </w:r>
      <w:r w:rsidRPr="00E352EF" w:rsidDel="00BD26B7">
        <w:rPr>
          <w:rFonts w:ascii="Cambria" w:hAnsi="Cambria"/>
        </w:rPr>
        <w:t xml:space="preserve"> representing the current date</w:t>
      </w:r>
      <w:r w:rsidR="000B5270" w:rsidRPr="00E352EF" w:rsidDel="00BD26B7">
        <w:rPr>
          <w:rFonts w:ascii="Cambria" w:hAnsi="Cambria"/>
        </w:rPr>
        <w:t>.</w:t>
      </w:r>
    </w:p>
    <w:p w14:paraId="2517715C" w14:textId="7DD0E189" w:rsidR="005A2227" w:rsidRPr="00E352EF" w:rsidDel="00BD26B7" w:rsidRDefault="005A2227" w:rsidP="00CF6D97">
      <w:pPr>
        <w:rPr>
          <w:rFonts w:ascii="Cambria" w:hAnsi="Cambria"/>
        </w:rPr>
      </w:pPr>
    </w:p>
    <w:p w14:paraId="0F64AC38" w14:textId="77777777" w:rsidR="005A2227" w:rsidRPr="00E352EF" w:rsidRDefault="0097053A" w:rsidP="00B3632D">
      <w:pPr>
        <w:pStyle w:val="Stile1"/>
        <w:rPr>
          <w:lang w:val="en-GB"/>
        </w:rPr>
      </w:pPr>
      <w:bookmarkStart w:id="11167" w:name="_Toc462659726"/>
      <w:bookmarkStart w:id="11168" w:name="_Toc463805778"/>
      <w:bookmarkStart w:id="11169" w:name="_Toc464487955"/>
      <w:r w:rsidRPr="00E352EF">
        <w:rPr>
          <w:lang w:val="en-GB"/>
        </w:rPr>
        <w:t>VTL</w:t>
      </w:r>
      <w:r w:rsidR="00EB2324" w:rsidRPr="00E352EF">
        <w:rPr>
          <w:lang w:val="en-GB"/>
        </w:rPr>
        <w:t>-</w:t>
      </w:r>
      <w:r w:rsidRPr="00E352EF">
        <w:rPr>
          <w:lang w:val="en-GB"/>
        </w:rPr>
        <w:t>ML  -  Set functions</w:t>
      </w:r>
      <w:bookmarkEnd w:id="11167"/>
      <w:bookmarkEnd w:id="11168"/>
      <w:bookmarkEnd w:id="11169"/>
    </w:p>
    <w:p w14:paraId="242F92FF" w14:textId="77777777" w:rsidR="005A2227" w:rsidRPr="00E352EF" w:rsidRDefault="0097053A" w:rsidP="00A667AB">
      <w:pPr>
        <w:pStyle w:val="Stile3"/>
        <w:rPr>
          <w:lang w:val="en-GB"/>
        </w:rPr>
      </w:pPr>
      <w:bookmarkStart w:id="11170" w:name="_Toc462659727"/>
      <w:bookmarkStart w:id="11171" w:name="_Toc463805779"/>
      <w:bookmarkStart w:id="11172" w:name="_Toc464487956"/>
      <w:r w:rsidRPr="00E352EF">
        <w:rPr>
          <w:lang w:val="en-GB"/>
        </w:rPr>
        <w:t>union</w:t>
      </w:r>
      <w:bookmarkEnd w:id="11170"/>
      <w:bookmarkEnd w:id="11171"/>
      <w:bookmarkEnd w:id="11172"/>
    </w:p>
    <w:p w14:paraId="50271262"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05F919F7" w14:textId="77777777" w:rsidR="005A2227" w:rsidRPr="00E352EF" w:rsidRDefault="0097053A" w:rsidP="00481AFA">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union</w:t>
      </w:r>
      <w:r w:rsidRPr="00E352EF">
        <w:rPr>
          <w:rFonts w:ascii="Cambria" w:eastAsia="Calibri" w:hAnsi="Cambria" w:cs="Calibri"/>
        </w:rPr>
        <w:t xml:space="preserve"> takes as input </w:t>
      </w:r>
      <w:r w:rsidR="002F20B2" w:rsidRPr="00E352EF">
        <w:rPr>
          <w:rFonts w:ascii="Cambria" w:eastAsia="Calibri" w:hAnsi="Cambria" w:cs="Calibri"/>
        </w:rPr>
        <w:t>a list of D</w:t>
      </w:r>
      <w:r w:rsidRPr="00E352EF">
        <w:rPr>
          <w:rFonts w:ascii="Cambria" w:eastAsia="Calibri" w:hAnsi="Cambria" w:cs="Calibri"/>
        </w:rPr>
        <w:t xml:space="preserve">atasets and returns </w:t>
      </w:r>
      <w:r w:rsidR="002F20B2" w:rsidRPr="00E352EF">
        <w:rPr>
          <w:rFonts w:ascii="Cambria" w:eastAsia="Calibri" w:hAnsi="Cambria" w:cs="Calibri"/>
        </w:rPr>
        <w:t xml:space="preserve">a single </w:t>
      </w:r>
      <w:r w:rsidR="00F4601C" w:rsidRPr="00E352EF">
        <w:t>Dataset</w:t>
      </w:r>
      <w:r w:rsidRPr="00E352EF">
        <w:rPr>
          <w:rFonts w:ascii="Cambria" w:eastAsia="Calibri" w:hAnsi="Cambria" w:cs="Calibri"/>
        </w:rPr>
        <w:t xml:space="preserve"> containing</w:t>
      </w:r>
      <w:r w:rsidR="002F20B2" w:rsidRPr="00E352EF">
        <w:rPr>
          <w:rFonts w:ascii="Cambria" w:eastAsia="Calibri" w:hAnsi="Cambria" w:cs="Calibri"/>
        </w:rPr>
        <w:t xml:space="preserve"> all the Data Points, without duplicates, that appear in any of them.</w:t>
      </w:r>
    </w:p>
    <w:p w14:paraId="4065BC79" w14:textId="77777777" w:rsidR="00897489" w:rsidRPr="00E352EF" w:rsidRDefault="00897489" w:rsidP="00481AFA">
      <w:pPr>
        <w:rPr>
          <w:rFonts w:ascii="Cambria" w:eastAsia="Calibri" w:hAnsi="Cambria" w:cs="Calibri"/>
          <w:i/>
          <w:color w:val="5B9BD5"/>
        </w:rPr>
      </w:pPr>
    </w:p>
    <w:p w14:paraId="19FC3A16"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Syntax</w:t>
      </w:r>
    </w:p>
    <w:p w14:paraId="7C4D2672" w14:textId="77777777" w:rsidR="005A2227" w:rsidRPr="00E352EF" w:rsidRDefault="0097053A" w:rsidP="00481AFA">
      <w:pPr>
        <w:rPr>
          <w:rFonts w:ascii="Cambria" w:hAnsi="Cambria"/>
        </w:rPr>
      </w:pPr>
      <w:r w:rsidRPr="00E352EF">
        <w:rPr>
          <w:rFonts w:ascii="Cambria" w:eastAsia="Calibri" w:hAnsi="Cambria" w:cs="Calibri"/>
          <w:b/>
        </w:rPr>
        <w:t>union</w:t>
      </w:r>
      <w:r w:rsidRPr="00E352EF">
        <w:rPr>
          <w:rFonts w:ascii="Cambria" w:eastAsia="Calibri" w:hAnsi="Cambria" w:cs="Calibri"/>
        </w:rPr>
        <w:t xml:space="preserve"> </w:t>
      </w:r>
      <w:r w:rsidRPr="00E352EF">
        <w:rPr>
          <w:rFonts w:ascii="Cambria" w:eastAsia="Calibri" w:hAnsi="Cambria" w:cs="Calibri"/>
          <w:b/>
        </w:rPr>
        <w:t>(</w:t>
      </w:r>
      <w:r w:rsidRPr="00E352EF">
        <w:rPr>
          <w:rFonts w:ascii="Cambria" w:eastAsia="Calibri" w:hAnsi="Cambria" w:cs="Calibri"/>
        </w:rPr>
        <w:t xml:space="preserve"> </w:t>
      </w:r>
      <w:r w:rsidRPr="00E352EF">
        <w:rPr>
          <w:rFonts w:ascii="Cambria" w:eastAsia="Calibri" w:hAnsi="Cambria" w:cs="Calibri"/>
          <w:i/>
        </w:rPr>
        <w:t xml:space="preserve">ds </w:t>
      </w:r>
      <w:r w:rsidRPr="00E352EF">
        <w:rPr>
          <w:rFonts w:ascii="Cambria" w:eastAsia="Calibri" w:hAnsi="Cambria" w:cs="Calibri"/>
        </w:rPr>
        <w:t>{,</w:t>
      </w:r>
      <w:r w:rsidRPr="00E352EF">
        <w:rPr>
          <w:rFonts w:ascii="Cambria" w:eastAsia="Calibri" w:hAnsi="Cambria" w:cs="Calibri"/>
          <w:i/>
        </w:rPr>
        <w:t xml:space="preserve"> ds</w:t>
      </w:r>
      <w:r w:rsidRPr="00E352EF">
        <w:rPr>
          <w:rFonts w:ascii="Cambria" w:eastAsia="Calibri" w:hAnsi="Cambria" w:cs="Calibri"/>
        </w:rPr>
        <w:t>}* {,</w:t>
      </w:r>
      <w:r w:rsidRPr="00E352EF">
        <w:rPr>
          <w:rFonts w:ascii="Cambria" w:eastAsia="Calibri" w:hAnsi="Cambria" w:cs="Calibri"/>
          <w:b/>
        </w:rPr>
        <w:t>dedup(</w:t>
      </w:r>
      <w:r w:rsidRPr="00E352EF">
        <w:rPr>
          <w:rFonts w:ascii="Cambria" w:eastAsia="Calibri" w:hAnsi="Cambria" w:cs="Calibri"/>
        </w:rPr>
        <w:t>consResFunction</w:t>
      </w:r>
      <w:r w:rsidRPr="00E352EF">
        <w:rPr>
          <w:rFonts w:ascii="Cambria" w:eastAsia="Calibri" w:hAnsi="Cambria" w:cs="Calibri"/>
          <w:b/>
        </w:rPr>
        <w:t xml:space="preserve">) </w:t>
      </w:r>
      <w:r w:rsidRPr="00E352EF">
        <w:rPr>
          <w:rFonts w:ascii="Cambria" w:eastAsia="Calibri" w:hAnsi="Cambria" w:cs="Calibri"/>
        </w:rPr>
        <w:t>}?</w:t>
      </w:r>
      <w:r w:rsidRPr="00E352EF">
        <w:rPr>
          <w:rFonts w:ascii="Cambria" w:eastAsia="Calibri" w:hAnsi="Cambria" w:cs="Calibri"/>
          <w:b/>
        </w:rPr>
        <w:t>)</w:t>
      </w:r>
    </w:p>
    <w:p w14:paraId="36C8D60E" w14:textId="77777777" w:rsidR="00897489" w:rsidRPr="00E352EF" w:rsidRDefault="00897489" w:rsidP="00481AFA">
      <w:pPr>
        <w:rPr>
          <w:rFonts w:ascii="Cambria" w:eastAsia="Calibri" w:hAnsi="Cambria" w:cs="Calibri"/>
          <w:i/>
          <w:color w:val="5B9BD5"/>
        </w:rPr>
      </w:pPr>
    </w:p>
    <w:p w14:paraId="51C8ADA1"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 xml:space="preserve">Parameters </w:t>
      </w:r>
    </w:p>
    <w:p w14:paraId="1AB9CB76" w14:textId="77777777" w:rsidR="005A2227" w:rsidRPr="00E352EF" w:rsidRDefault="00897489" w:rsidP="00897489">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hAnsi="Cambria"/>
        </w:rPr>
        <w:t xml:space="preserve"> :</w:t>
      </w:r>
      <w:r w:rsidR="0097053A" w:rsidRPr="00E352EF">
        <w:rPr>
          <w:rFonts w:ascii="Cambria" w:eastAsia="Calibri" w:hAnsi="Cambria" w:cs="Calibri"/>
        </w:rPr>
        <w:t xml:space="preserve"> dataset {identifier &lt;IDENT&gt; as scalar-type}+ {measure &lt;IDENT&gt; as scalar-type}*</w:t>
      </w:r>
    </w:p>
    <w:p w14:paraId="64BF3CC4" w14:textId="77777777" w:rsidR="005A2227" w:rsidRPr="00E352EF" w:rsidRDefault="0097053A" w:rsidP="00C96285">
      <w:pPr>
        <w:rPr>
          <w:rFonts w:ascii="Cambria" w:hAnsi="Cambria"/>
        </w:rPr>
      </w:pPr>
      <w:r w:rsidRPr="00E352EF">
        <w:rPr>
          <w:rFonts w:ascii="Cambria" w:hAnsi="Cambria"/>
        </w:rPr>
        <w:tab/>
      </w:r>
      <w:r w:rsidRPr="00E352EF">
        <w:rPr>
          <w:rFonts w:ascii="Cambria" w:hAnsi="Cambria"/>
        </w:rPr>
        <w:tab/>
      </w:r>
      <w:r w:rsidRPr="00E352EF">
        <w:rPr>
          <w:rFonts w:ascii="Cambria" w:eastAsia="Calibri" w:hAnsi="Cambria"/>
        </w:rPr>
        <w:t xml:space="preserve">      {attribute &lt;IDENT&gt; as scalar-type}+</w:t>
      </w:r>
    </w:p>
    <w:p w14:paraId="178B0F4F" w14:textId="77777777" w:rsidR="005A2227" w:rsidRPr="00E352EF" w:rsidRDefault="0097053A" w:rsidP="00481AFA">
      <w:pPr>
        <w:rPr>
          <w:rFonts w:ascii="Cambria" w:eastAsia="Calibri" w:hAnsi="Cambria" w:cs="Calibri"/>
        </w:rPr>
      </w:pPr>
      <w:r w:rsidRPr="00E352EF">
        <w:rPr>
          <w:rFonts w:ascii="Cambria" w:eastAsia="Calibri" w:hAnsi="Cambria" w:cs="Calibri"/>
          <w:i/>
        </w:rPr>
        <w:t>consResFunctions</w:t>
      </w:r>
      <w:r w:rsidR="00897489" w:rsidRPr="00E352EF">
        <w:rPr>
          <w:rFonts w:ascii="Cambria" w:eastAsia="Calibri" w:hAnsi="Cambria" w:cs="Calibri"/>
          <w:i/>
        </w:rPr>
        <w:t xml:space="preserve"> </w:t>
      </w:r>
      <w:r w:rsidR="00897489" w:rsidRPr="00E352EF">
        <w:rPr>
          <w:rFonts w:ascii="Cambria" w:eastAsia="Calibri" w:hAnsi="Cambria" w:cs="Calibri"/>
        </w:rPr>
        <w:t>:</w:t>
      </w:r>
      <w:r w:rsidRPr="00E352EF">
        <w:rPr>
          <w:rFonts w:ascii="Cambria" w:eastAsia="Calibri" w:hAnsi="Cambria" w:cs="Calibri"/>
        </w:rPr>
        <w:t xml:space="preserve"> list&lt;component-ref * (t*t) -&gt; t &gt; (t is the type of the referred Component)</w:t>
      </w:r>
    </w:p>
    <w:p w14:paraId="4CD716F3" w14:textId="77777777" w:rsidR="00897489" w:rsidRPr="00E352EF" w:rsidRDefault="00897489" w:rsidP="00481AFA">
      <w:pPr>
        <w:rPr>
          <w:rFonts w:ascii="Cambria" w:hAnsi="Cambria"/>
        </w:rPr>
      </w:pPr>
    </w:p>
    <w:p w14:paraId="72984C87" w14:textId="77777777" w:rsidR="005A2227" w:rsidRPr="00E352EF" w:rsidRDefault="0097053A" w:rsidP="008A7573">
      <w:pPr>
        <w:numPr>
          <w:ilvl w:val="0"/>
          <w:numId w:val="28"/>
        </w:numPr>
        <w:ind w:left="360"/>
        <w:rPr>
          <w:rFonts w:ascii="Cambria" w:hAnsi="Cambria"/>
        </w:rPr>
      </w:pPr>
      <w:r w:rsidRPr="00E352EF">
        <w:rPr>
          <w:rFonts w:ascii="Cambria" w:eastAsia="Calibri" w:hAnsi="Cambria" w:cs="Calibri"/>
          <w:i/>
        </w:rPr>
        <w:t xml:space="preserve">ds – </w:t>
      </w:r>
      <w:r w:rsidRPr="00E352EF">
        <w:rPr>
          <w:rFonts w:ascii="Cambria" w:eastAsia="Calibri" w:hAnsi="Cambria" w:cs="Calibri"/>
        </w:rPr>
        <w:t>are the input Datasets.</w:t>
      </w:r>
    </w:p>
    <w:p w14:paraId="57BCD898" w14:textId="77777777" w:rsidR="005A2227" w:rsidRPr="00E352EF" w:rsidRDefault="0097053A" w:rsidP="008A7573">
      <w:pPr>
        <w:numPr>
          <w:ilvl w:val="0"/>
          <w:numId w:val="28"/>
        </w:numPr>
        <w:ind w:left="360"/>
        <w:rPr>
          <w:rFonts w:ascii="Cambria" w:hAnsi="Cambria"/>
        </w:rPr>
      </w:pPr>
      <w:r w:rsidRPr="00E352EF">
        <w:rPr>
          <w:rFonts w:ascii="Cambria" w:eastAsia="Calibri" w:hAnsi="Cambria" w:cs="Calibri"/>
          <w:i/>
        </w:rPr>
        <w:t xml:space="preserve">consResFunction </w:t>
      </w:r>
      <w:r w:rsidRPr="00E352EF">
        <w:rPr>
          <w:rFonts w:ascii="Cambria" w:eastAsia="Calibri" w:hAnsi="Cambria" w:cs="Calibri"/>
        </w:rPr>
        <w:t>is a list of functions used to solve conflicts caused by the presence of Data Points with the same values for the Identifier Components.</w:t>
      </w:r>
    </w:p>
    <w:p w14:paraId="02CE1B4F" w14:textId="77777777" w:rsidR="00897489" w:rsidRPr="00E352EF" w:rsidRDefault="00897489" w:rsidP="00481AFA">
      <w:pPr>
        <w:rPr>
          <w:rFonts w:ascii="Cambria" w:eastAsia="Calibri" w:hAnsi="Cambria" w:cs="Calibri"/>
          <w:i/>
          <w:color w:val="5B9BD5"/>
        </w:rPr>
      </w:pPr>
    </w:p>
    <w:p w14:paraId="37FA623E"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Constraints</w:t>
      </w:r>
    </w:p>
    <w:p w14:paraId="1B97B560" w14:textId="77777777" w:rsidR="005A2227" w:rsidRPr="00E352EF" w:rsidRDefault="0097053A" w:rsidP="00481AFA">
      <w:pPr>
        <w:rPr>
          <w:rFonts w:ascii="Cambria" w:hAnsi="Cambria"/>
        </w:rPr>
      </w:pPr>
      <w:r w:rsidRPr="00E352EF">
        <w:rPr>
          <w:rFonts w:ascii="Cambria" w:eastAsia="Calibri" w:hAnsi="Cambria" w:cs="Calibri"/>
        </w:rPr>
        <w:t xml:space="preserve">All the </w:t>
      </w:r>
      <w:r w:rsidR="008D0823" w:rsidRPr="00E352EF">
        <w:rPr>
          <w:rFonts w:ascii="Cambria" w:eastAsia="Calibri" w:hAnsi="Cambria" w:cs="Calibri"/>
          <w:i/>
        </w:rPr>
        <w:t xml:space="preserve">ds </w:t>
      </w:r>
      <w:r w:rsidRPr="00E352EF">
        <w:rPr>
          <w:rFonts w:ascii="Cambria" w:eastAsia="Calibri" w:hAnsi="Cambria" w:cs="Calibri"/>
        </w:rPr>
        <w:t>Datasets must have the same Identifier and Measure Components, in name and type (static).</w:t>
      </w:r>
    </w:p>
    <w:p w14:paraId="2615EDFB" w14:textId="77777777" w:rsidR="00897489" w:rsidRPr="00E352EF" w:rsidRDefault="00897489" w:rsidP="00481AFA">
      <w:pPr>
        <w:rPr>
          <w:rFonts w:ascii="Cambria" w:eastAsia="Calibri" w:hAnsi="Cambria" w:cs="Calibri"/>
          <w:i/>
          <w:color w:val="5B9BD5"/>
        </w:rPr>
      </w:pPr>
    </w:p>
    <w:p w14:paraId="32578250"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Returns</w:t>
      </w:r>
    </w:p>
    <w:p w14:paraId="622EFF84" w14:textId="77777777" w:rsidR="00897489" w:rsidRPr="00E352EF" w:rsidRDefault="007038CD" w:rsidP="00481AFA">
      <w:pPr>
        <w:rPr>
          <w:rFonts w:ascii="Cambria" w:eastAsia="Calibri" w:hAnsi="Cambria" w:cs="Calibri"/>
        </w:rPr>
      </w:pPr>
      <w:r w:rsidRPr="00E352EF">
        <w:rPr>
          <w:rFonts w:ascii="Cambria" w:eastAsia="Calibri" w:hAnsi="Cambria" w:cs="Calibri"/>
        </w:rPr>
        <w:t>T</w:t>
      </w:r>
      <w:r w:rsidR="0097053A" w:rsidRPr="00E352EF">
        <w:rPr>
          <w:rFonts w:ascii="Cambria" w:eastAsia="Calibri" w:hAnsi="Cambria" w:cs="Calibri"/>
        </w:rPr>
        <w:t xml:space="preserve">he </w:t>
      </w:r>
      <w:r w:rsidRPr="00E352EF">
        <w:rPr>
          <w:rFonts w:ascii="Cambria" w:eastAsia="Calibri" w:hAnsi="Cambria" w:cs="Calibri"/>
        </w:rPr>
        <w:t xml:space="preserve">operator allows to eliminate duplicates through </w:t>
      </w:r>
      <w:r w:rsidRPr="00E352EF">
        <w:rPr>
          <w:rFonts w:ascii="Cambria" w:eastAsia="Calibri" w:hAnsi="Cambria" w:cs="Calibri"/>
          <w:i/>
        </w:rPr>
        <w:t xml:space="preserve">consResFunction. </w:t>
      </w:r>
      <w:r w:rsidRPr="00E352EF">
        <w:rPr>
          <w:rFonts w:ascii="Cambria" w:eastAsia="Calibri" w:hAnsi="Cambria" w:cs="Calibri"/>
        </w:rPr>
        <w:t>If  the</w:t>
      </w:r>
      <w:r w:rsidRPr="00E352EF">
        <w:rPr>
          <w:rFonts w:ascii="Cambria" w:eastAsia="Calibri" w:hAnsi="Cambria" w:cs="Calibri"/>
          <w:i/>
        </w:rPr>
        <w:t xml:space="preserve"> </w:t>
      </w:r>
      <w:r w:rsidR="0097053A" w:rsidRPr="00E352EF">
        <w:rPr>
          <w:rFonts w:ascii="Cambria" w:eastAsia="Calibri" w:hAnsi="Cambria" w:cs="Calibri"/>
        </w:rPr>
        <w:t xml:space="preserve">resulting set of data contains duplicates then </w:t>
      </w:r>
      <w:r w:rsidR="0097053A" w:rsidRPr="00E352EF">
        <w:rPr>
          <w:rFonts w:ascii="Cambria" w:eastAsia="Calibri" w:hAnsi="Cambria" w:cs="Calibri"/>
          <w:b/>
        </w:rPr>
        <w:t>union</w:t>
      </w:r>
      <w:r w:rsidR="0097053A" w:rsidRPr="00E352EF">
        <w:rPr>
          <w:rFonts w:ascii="Cambria" w:eastAsia="Calibri" w:hAnsi="Cambria" w:cs="Calibri"/>
        </w:rPr>
        <w:t xml:space="preserve"> generates a run-time error. </w:t>
      </w:r>
    </w:p>
    <w:p w14:paraId="400D5D98" w14:textId="77777777" w:rsidR="007038CD" w:rsidRPr="00E352EF" w:rsidRDefault="007038CD" w:rsidP="00481AFA">
      <w:pPr>
        <w:rPr>
          <w:rFonts w:ascii="Cambria" w:eastAsia="Calibri" w:hAnsi="Cambria" w:cs="Calibri"/>
          <w:i/>
          <w:color w:val="5B9BD5"/>
        </w:rPr>
      </w:pPr>
    </w:p>
    <w:p w14:paraId="5BCC669C"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 specification</w:t>
      </w:r>
    </w:p>
    <w:p w14:paraId="4B895912" w14:textId="77777777" w:rsidR="005A2227" w:rsidRPr="00E352EF" w:rsidRDefault="0097053A" w:rsidP="00481AFA">
      <w:pPr>
        <w:rPr>
          <w:rFonts w:ascii="Cambria" w:hAnsi="Cambria"/>
        </w:rPr>
      </w:pPr>
      <w:r w:rsidRPr="00E352EF">
        <w:rPr>
          <w:rFonts w:ascii="Cambria" w:eastAsia="Calibri" w:hAnsi="Cambria" w:cs="Calibri"/>
        </w:rPr>
        <w:t xml:space="preserve">The operator takes as input </w:t>
      </w:r>
      <w:r w:rsidR="007024E7" w:rsidRPr="00E352EF">
        <w:rPr>
          <w:rFonts w:ascii="Cambria" w:eastAsia="Calibri" w:hAnsi="Cambria" w:cs="Calibri"/>
        </w:rPr>
        <w:t xml:space="preserve">a list of </w:t>
      </w:r>
      <w:r w:rsidR="00297BF2" w:rsidRPr="00E352EF">
        <w:t>Dataset</w:t>
      </w:r>
      <w:r w:rsidRPr="00E352EF">
        <w:rPr>
          <w:rFonts w:ascii="Cambria" w:eastAsia="Calibri" w:hAnsi="Cambria" w:cs="Calibri"/>
        </w:rPr>
        <w:t xml:space="preserve">s and returns </w:t>
      </w:r>
      <w:r w:rsidR="007024E7" w:rsidRPr="00E352EF">
        <w:rPr>
          <w:rFonts w:ascii="Cambria" w:eastAsia="Calibri" w:hAnsi="Cambria" w:cs="Calibri"/>
        </w:rPr>
        <w:t xml:space="preserve"> a</w:t>
      </w:r>
      <w:r w:rsidRPr="00E352EF">
        <w:rPr>
          <w:rFonts w:ascii="Cambria" w:eastAsia="Calibri" w:hAnsi="Cambria" w:cs="Calibri"/>
        </w:rPr>
        <w:t xml:space="preserve"> </w:t>
      </w:r>
      <w:r w:rsidR="00297BF2" w:rsidRPr="00E352EF">
        <w:t>Dataset</w:t>
      </w:r>
      <w:r w:rsidRPr="00E352EF">
        <w:rPr>
          <w:rFonts w:ascii="Cambria" w:eastAsia="Calibri" w:hAnsi="Cambria" w:cs="Calibri"/>
        </w:rPr>
        <w:t xml:space="preserve"> with the same structure </w:t>
      </w:r>
      <w:r w:rsidR="007024E7" w:rsidRPr="00E352EF">
        <w:rPr>
          <w:rFonts w:ascii="Cambria" w:eastAsia="Calibri" w:hAnsi="Cambria" w:cs="Calibri"/>
        </w:rPr>
        <w:t xml:space="preserve">as </w:t>
      </w:r>
      <w:r w:rsidRPr="00E352EF">
        <w:rPr>
          <w:rFonts w:ascii="Cambria" w:eastAsia="Calibri" w:hAnsi="Cambria" w:cs="Calibri"/>
        </w:rPr>
        <w:t xml:space="preserve">the input one </w:t>
      </w:r>
      <w:r w:rsidR="007024E7" w:rsidRPr="00E352EF">
        <w:rPr>
          <w:rFonts w:ascii="Cambria" w:eastAsia="Calibri" w:hAnsi="Cambria" w:cs="Calibri"/>
        </w:rPr>
        <w:t xml:space="preserve">and </w:t>
      </w:r>
      <w:r w:rsidRPr="00E352EF">
        <w:rPr>
          <w:rFonts w:ascii="Cambria" w:eastAsia="Calibri" w:hAnsi="Cambria" w:cs="Calibri"/>
        </w:rPr>
        <w:t xml:space="preserve">containing all the Data Points from every </w:t>
      </w:r>
      <w:r w:rsidRPr="00E352EF">
        <w:rPr>
          <w:rFonts w:ascii="Cambria" w:eastAsia="Calibri" w:hAnsi="Cambria" w:cs="Calibri"/>
          <w:i/>
        </w:rPr>
        <w:t>ds</w:t>
      </w:r>
      <w:r w:rsidRPr="00E352EF">
        <w:rPr>
          <w:rFonts w:ascii="Cambria" w:eastAsia="Calibri" w:hAnsi="Cambria" w:cs="Calibri"/>
        </w:rPr>
        <w:t xml:space="preserve"> without duplicates</w:t>
      </w:r>
      <w:r w:rsidR="007038CD" w:rsidRPr="00E352EF">
        <w:rPr>
          <w:rFonts w:ascii="Cambria" w:eastAsia="Calibri" w:hAnsi="Cambria" w:cs="Calibri"/>
        </w:rPr>
        <w:t>.</w:t>
      </w:r>
      <w:r w:rsidRPr="00E352EF">
        <w:rPr>
          <w:rFonts w:ascii="Cambria" w:eastAsia="Calibri" w:hAnsi="Cambria" w:cs="Calibri"/>
        </w:rPr>
        <w:t xml:space="preserve"> </w:t>
      </w:r>
      <w:r w:rsidR="007024E7" w:rsidRPr="00E352EF">
        <w:rPr>
          <w:rFonts w:ascii="Cambria" w:eastAsia="Calibri" w:hAnsi="Cambria" w:cs="Calibri"/>
        </w:rPr>
        <w:t xml:space="preserve"> The consResFunction allows the user to specify a strategy to eliminate duplicates. In particular, for any single n-uple of duplicate Data Points, the function is applied recursively so as to reduce the duplicates to one single Data Point.</w:t>
      </w:r>
      <w:r w:rsidRPr="00E352EF">
        <w:rPr>
          <w:rFonts w:ascii="Cambria" w:eastAsia="Calibri" w:hAnsi="Cambria" w:cs="Calibri"/>
        </w:rPr>
        <w:t>If only a Dataset is specified, then it is returned unchanged.</w:t>
      </w:r>
    </w:p>
    <w:p w14:paraId="6F2ADEAE" w14:textId="77777777" w:rsidR="00897489" w:rsidRPr="00E352EF" w:rsidRDefault="00897489" w:rsidP="00481AFA">
      <w:pPr>
        <w:rPr>
          <w:rFonts w:ascii="Cambria" w:eastAsia="Calibri" w:hAnsi="Cambria" w:cs="Calibri"/>
          <w:i/>
          <w:color w:val="5B9BD5"/>
        </w:rPr>
      </w:pPr>
    </w:p>
    <w:p w14:paraId="5AAD9C91"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Example</w:t>
      </w:r>
      <w:r w:rsidR="00897489" w:rsidRPr="00E352EF">
        <w:rPr>
          <w:rFonts w:ascii="Cambria" w:eastAsia="Calibri" w:hAnsi="Cambria" w:cs="Calibri"/>
          <w:i/>
          <w:color w:val="5B9BD5"/>
        </w:rPr>
        <w:t>s</w:t>
      </w:r>
    </w:p>
    <w:p w14:paraId="515C3B1F" w14:textId="77777777" w:rsidR="005A2227" w:rsidRPr="00E352EF" w:rsidRDefault="0097053A" w:rsidP="00481AFA">
      <w:pPr>
        <w:rPr>
          <w:rFonts w:ascii="Cambria" w:hAnsi="Cambria"/>
        </w:rPr>
      </w:pPr>
      <w:r w:rsidRPr="00E352EF">
        <w:rPr>
          <w:rFonts w:ascii="Cambria" w:eastAsia="Calibri" w:hAnsi="Cambria"/>
        </w:rPr>
        <w:t xml:space="preserve">1) </w:t>
      </w:r>
      <w:r w:rsidRPr="00E352EF">
        <w:rPr>
          <w:rFonts w:ascii="Cambria" w:eastAsia="Calibri" w:hAnsi="Cambria" w:cs="Calibri"/>
        </w:rPr>
        <w:t xml:space="preserve">ds_r := </w:t>
      </w:r>
      <w:r w:rsidRPr="00E352EF">
        <w:rPr>
          <w:rFonts w:ascii="Cambria" w:eastAsia="Calibri" w:hAnsi="Cambria" w:cs="Calibri"/>
          <w:b/>
        </w:rPr>
        <w:t>union(</w:t>
      </w:r>
      <w:r w:rsidRPr="00E352EF">
        <w:rPr>
          <w:rFonts w:ascii="Cambria" w:eastAsia="Calibri" w:hAnsi="Cambria" w:cs="Calibri"/>
        </w:rPr>
        <w:t>total_population1, total_population2</w:t>
      </w:r>
      <w:r w:rsidRPr="00E352EF">
        <w:rPr>
          <w:rFonts w:ascii="Cambria" w:eastAsia="Calibri" w:hAnsi="Cambria" w:cs="Calibri"/>
          <w:b/>
        </w:rPr>
        <w:t>)</w:t>
      </w:r>
      <w:r w:rsidRPr="00E352EF">
        <w:rPr>
          <w:rFonts w:ascii="Cambria" w:eastAsia="Calibri" w:hAnsi="Cambria" w:cs="Calibri"/>
        </w:rPr>
        <w:t xml:space="preserve"> </w:t>
      </w:r>
    </w:p>
    <w:p w14:paraId="5A54E2EF" w14:textId="77777777" w:rsidR="005A2227" w:rsidRPr="00E352EF" w:rsidRDefault="005A2227"/>
    <w:tbl>
      <w:tblPr>
        <w:tblW w:w="6206"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1411"/>
        <w:gridCol w:w="994"/>
        <w:gridCol w:w="994"/>
        <w:gridCol w:w="1728"/>
      </w:tblGrid>
      <w:tr w:rsidR="005A2227" w:rsidRPr="00E352EF" w14:paraId="6EB70F94" w14:textId="77777777">
        <w:tc>
          <w:tcPr>
            <w:tcW w:w="108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592E064" w14:textId="77777777" w:rsidR="005A2227" w:rsidRPr="00E352EF" w:rsidRDefault="0097053A">
            <w:r w:rsidRPr="00E352EF">
              <w:rPr>
                <w:rFonts w:ascii="Calibri" w:eastAsia="Calibri" w:hAnsi="Calibri" w:cs="Calibri"/>
              </w:rPr>
              <w:t>total_population1</w:t>
            </w:r>
          </w:p>
        </w:tc>
      </w:tr>
      <w:tr w:rsidR="005A2227" w:rsidRPr="00E352EF" w14:paraId="1D86445D"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FDD83E4" w14:textId="77777777" w:rsidR="005A2227" w:rsidRPr="00E352EF" w:rsidRDefault="0097053A">
            <w:r w:rsidRPr="00E352EF">
              <w:rPr>
                <w:rFonts w:ascii="Calibri" w:eastAsia="Calibri" w:hAnsi="Calibri" w:cs="Calibri"/>
                <w:b/>
              </w:rPr>
              <w:t>TIME</w:t>
            </w:r>
          </w:p>
        </w:tc>
        <w:tc>
          <w:tcPr>
            <w:tcW w:w="141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019CE04" w14:textId="77777777" w:rsidR="005A2227" w:rsidRPr="00E352EF" w:rsidRDefault="0097053A">
            <w:r w:rsidRPr="00E352EF">
              <w:rPr>
                <w:rFonts w:ascii="Calibri" w:eastAsia="Calibri" w:hAnsi="Calibri" w:cs="Calibri"/>
                <w:b/>
              </w:rPr>
              <w:t>GEO</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90169F6" w14:textId="77777777" w:rsidR="005A2227" w:rsidRPr="00E352EF" w:rsidRDefault="0097053A">
            <w:r w:rsidRPr="00E352EF">
              <w:rPr>
                <w:rFonts w:ascii="Calibri" w:eastAsia="Calibri" w:hAnsi="Calibri" w:cs="Calibri"/>
                <w:b/>
              </w:rPr>
              <w:t>AGE</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64ADB9C" w14:textId="77777777" w:rsidR="005A2227" w:rsidRPr="00E352EF" w:rsidRDefault="0097053A">
            <w:r w:rsidRPr="00E352EF">
              <w:rPr>
                <w:rFonts w:ascii="Calibri" w:eastAsia="Calibri" w:hAnsi="Calibri" w:cs="Calibri"/>
                <w:b/>
              </w:rPr>
              <w:t>SEX</w:t>
            </w:r>
          </w:p>
        </w:tc>
        <w:tc>
          <w:tcPr>
            <w:tcW w:w="172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0D7AFF5" w14:textId="77777777" w:rsidR="005A2227" w:rsidRPr="00E352EF" w:rsidRDefault="0097053A">
            <w:r w:rsidRPr="00E352EF">
              <w:rPr>
                <w:rFonts w:ascii="Calibri" w:eastAsia="Calibri" w:hAnsi="Calibri" w:cs="Calibri"/>
                <w:b/>
              </w:rPr>
              <w:t>POPULATION</w:t>
            </w:r>
          </w:p>
        </w:tc>
      </w:tr>
      <w:tr w:rsidR="005A2227" w:rsidRPr="00E352EF" w14:paraId="2A1E782C"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F96F17" w14:textId="77777777" w:rsidR="005A2227" w:rsidRPr="00E352EF" w:rsidRDefault="0097053A">
            <w:r w:rsidRPr="00E352EF">
              <w:rPr>
                <w:rFonts w:ascii="Calibri" w:eastAsia="Calibri" w:hAnsi="Calibri" w:cs="Calibri"/>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278DE2" w14:textId="77777777" w:rsidR="005A2227" w:rsidRPr="00E352EF" w:rsidRDefault="0097053A">
            <w:r w:rsidRPr="00E352EF">
              <w:rPr>
                <w:rFonts w:ascii="Calibri" w:eastAsia="Calibri" w:hAnsi="Calibri" w:cs="Calibri"/>
              </w:rPr>
              <w:t>Belgium</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7B10B5"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3CE877" w14:textId="77777777" w:rsidR="005A2227" w:rsidRPr="00E352EF" w:rsidRDefault="0097053A">
            <w:r w:rsidRPr="00E352EF">
              <w:rPr>
                <w:rFonts w:ascii="Calibri" w:eastAsia="Calibri" w:hAnsi="Calibri" w:cs="Calibri"/>
              </w:rPr>
              <w:t>Total</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AEE89C" w14:textId="77777777" w:rsidR="005A2227" w:rsidRPr="00E352EF" w:rsidRDefault="0097053A">
            <w:r w:rsidRPr="00E352EF">
              <w:rPr>
                <w:rFonts w:ascii="Calibri" w:eastAsia="Calibri" w:hAnsi="Calibri" w:cs="Calibri"/>
              </w:rPr>
              <w:t>5</w:t>
            </w:r>
          </w:p>
        </w:tc>
      </w:tr>
      <w:tr w:rsidR="005A2227" w:rsidRPr="00E352EF" w14:paraId="5D4D3BB0"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F4FF1B" w14:textId="77777777" w:rsidR="005A2227" w:rsidRPr="00E352EF" w:rsidRDefault="0097053A">
            <w:r w:rsidRPr="00E352EF">
              <w:rPr>
                <w:rFonts w:ascii="Calibri" w:eastAsia="Calibri" w:hAnsi="Calibri" w:cs="Calibri"/>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EBA7D1" w14:textId="77777777" w:rsidR="005A2227" w:rsidRPr="00E352EF" w:rsidRDefault="0097053A">
            <w:r w:rsidRPr="00E352EF">
              <w:rPr>
                <w:rFonts w:ascii="Calibri" w:eastAsia="Calibri" w:hAnsi="Calibri" w:cs="Calibri"/>
              </w:rPr>
              <w:t>Greece</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91E440"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EE57AD" w14:textId="77777777" w:rsidR="005A2227" w:rsidRPr="00E352EF" w:rsidRDefault="0097053A">
            <w:r w:rsidRPr="00E352EF">
              <w:rPr>
                <w:rFonts w:ascii="Calibri" w:eastAsia="Calibri" w:hAnsi="Calibri" w:cs="Calibri"/>
              </w:rPr>
              <w:t>Total</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A63508" w14:textId="77777777" w:rsidR="005A2227" w:rsidRPr="00E352EF" w:rsidRDefault="0097053A">
            <w:r w:rsidRPr="00E352EF">
              <w:rPr>
                <w:rFonts w:ascii="Calibri" w:eastAsia="Calibri" w:hAnsi="Calibri" w:cs="Calibri"/>
              </w:rPr>
              <w:t>2</w:t>
            </w:r>
          </w:p>
        </w:tc>
      </w:tr>
      <w:tr w:rsidR="005A2227" w:rsidRPr="00E352EF" w14:paraId="5142AA6A"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F7A939" w14:textId="77777777" w:rsidR="005A2227" w:rsidRPr="00E352EF" w:rsidRDefault="0097053A">
            <w:r w:rsidRPr="00E352EF">
              <w:rPr>
                <w:rFonts w:ascii="Calibri" w:eastAsia="Calibri" w:hAnsi="Calibri" w:cs="Calibri"/>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23EB31" w14:textId="77777777" w:rsidR="005A2227" w:rsidRPr="00E352EF" w:rsidRDefault="0097053A">
            <w:r w:rsidRPr="00E352EF">
              <w:rPr>
                <w:rFonts w:ascii="Calibri" w:eastAsia="Calibri" w:hAnsi="Calibri" w:cs="Calibri"/>
              </w:rPr>
              <w:t>France</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027776"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ADE0B5" w14:textId="77777777" w:rsidR="005A2227" w:rsidRPr="00E352EF" w:rsidRDefault="0097053A">
            <w:r w:rsidRPr="00E352EF">
              <w:rPr>
                <w:rFonts w:ascii="Calibri" w:eastAsia="Calibri" w:hAnsi="Calibri" w:cs="Calibri"/>
              </w:rPr>
              <w:t>Total</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923687" w14:textId="77777777" w:rsidR="005A2227" w:rsidRPr="00E352EF" w:rsidRDefault="0097053A">
            <w:r w:rsidRPr="00E352EF">
              <w:rPr>
                <w:rFonts w:ascii="Calibri" w:eastAsia="Calibri" w:hAnsi="Calibri" w:cs="Calibri"/>
              </w:rPr>
              <w:t>3</w:t>
            </w:r>
          </w:p>
        </w:tc>
      </w:tr>
      <w:tr w:rsidR="005A2227" w:rsidRPr="00E352EF" w14:paraId="7FEF4EDC"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908864" w14:textId="77777777" w:rsidR="005A2227" w:rsidRPr="00E352EF" w:rsidRDefault="0097053A">
            <w:r w:rsidRPr="00E352EF">
              <w:rPr>
                <w:rFonts w:ascii="Calibri" w:eastAsia="Calibri" w:hAnsi="Calibri" w:cs="Calibri"/>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CD1CAD" w14:textId="77777777" w:rsidR="005A2227" w:rsidRPr="00E352EF" w:rsidRDefault="0097053A">
            <w:r w:rsidRPr="00E352EF">
              <w:rPr>
                <w:rFonts w:ascii="Calibri" w:eastAsia="Calibri" w:hAnsi="Calibri" w:cs="Calibri"/>
              </w:rPr>
              <w:t>Malta</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D1E31B"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023682" w14:textId="77777777" w:rsidR="005A2227" w:rsidRPr="00E352EF" w:rsidRDefault="0097053A">
            <w:r w:rsidRPr="00E352EF">
              <w:rPr>
                <w:rFonts w:ascii="Calibri" w:eastAsia="Calibri" w:hAnsi="Calibri" w:cs="Calibri"/>
              </w:rPr>
              <w:t>Total</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F1FFCE" w14:textId="77777777" w:rsidR="005A2227" w:rsidRPr="00E352EF" w:rsidRDefault="0097053A">
            <w:r w:rsidRPr="00E352EF">
              <w:rPr>
                <w:rFonts w:ascii="Calibri" w:eastAsia="Calibri" w:hAnsi="Calibri" w:cs="Calibri"/>
              </w:rPr>
              <w:t>7</w:t>
            </w:r>
          </w:p>
        </w:tc>
      </w:tr>
      <w:tr w:rsidR="005A2227" w:rsidRPr="00E352EF" w14:paraId="71550918"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B143A3" w14:textId="77777777" w:rsidR="005A2227" w:rsidRPr="00E352EF" w:rsidRDefault="0097053A">
            <w:r w:rsidRPr="00E352EF">
              <w:rPr>
                <w:rFonts w:ascii="Calibri" w:eastAsia="Calibri" w:hAnsi="Calibri" w:cs="Calibri"/>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7C857B" w14:textId="77777777" w:rsidR="005A2227" w:rsidRPr="00E352EF" w:rsidRDefault="0097053A">
            <w:r w:rsidRPr="00E352EF">
              <w:rPr>
                <w:rFonts w:ascii="Calibri" w:eastAsia="Calibri" w:hAnsi="Calibri" w:cs="Calibri"/>
              </w:rPr>
              <w:t>Finland</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197B2D"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974FBA" w14:textId="77777777" w:rsidR="005A2227" w:rsidRPr="00E352EF" w:rsidRDefault="0097053A">
            <w:r w:rsidRPr="00E352EF">
              <w:rPr>
                <w:rFonts w:ascii="Calibri" w:eastAsia="Calibri" w:hAnsi="Calibri" w:cs="Calibri"/>
              </w:rPr>
              <w:t>Total</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DA7F5D" w14:textId="77777777" w:rsidR="005A2227" w:rsidRPr="00E352EF" w:rsidRDefault="0097053A">
            <w:r w:rsidRPr="00E352EF">
              <w:rPr>
                <w:rFonts w:ascii="Calibri" w:eastAsia="Calibri" w:hAnsi="Calibri" w:cs="Calibri"/>
              </w:rPr>
              <w:t>9</w:t>
            </w:r>
          </w:p>
        </w:tc>
      </w:tr>
      <w:tr w:rsidR="005A2227" w:rsidRPr="00E352EF" w14:paraId="2E5478D7"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4AD6BA" w14:textId="77777777" w:rsidR="005A2227" w:rsidRPr="00E352EF" w:rsidRDefault="0097053A">
            <w:r w:rsidRPr="00E352EF">
              <w:rPr>
                <w:rFonts w:ascii="Calibri" w:eastAsia="Calibri" w:hAnsi="Calibri" w:cs="Calibri"/>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1C84E5" w14:textId="77777777" w:rsidR="005A2227" w:rsidRPr="00E352EF" w:rsidRDefault="0097053A">
            <w:r w:rsidRPr="00E352EF">
              <w:rPr>
                <w:rFonts w:ascii="Calibri" w:eastAsia="Calibri" w:hAnsi="Calibri" w:cs="Calibri"/>
              </w:rPr>
              <w:t>Switzerland</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23318A"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3047A2" w14:textId="77777777" w:rsidR="005A2227" w:rsidRPr="00E352EF" w:rsidRDefault="0097053A">
            <w:r w:rsidRPr="00E352EF">
              <w:rPr>
                <w:rFonts w:ascii="Calibri" w:eastAsia="Calibri" w:hAnsi="Calibri" w:cs="Calibri"/>
              </w:rPr>
              <w:t>Total</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38FD27" w14:textId="77777777" w:rsidR="005A2227" w:rsidRPr="00E352EF" w:rsidRDefault="0097053A">
            <w:r w:rsidRPr="00E352EF">
              <w:rPr>
                <w:rFonts w:ascii="Calibri" w:eastAsia="Calibri" w:hAnsi="Calibri" w:cs="Calibri"/>
              </w:rPr>
              <w:t>12</w:t>
            </w:r>
          </w:p>
        </w:tc>
      </w:tr>
    </w:tbl>
    <w:p w14:paraId="79ACA85E" w14:textId="77777777" w:rsidR="005A2227" w:rsidRPr="00E352EF" w:rsidRDefault="005A2227"/>
    <w:p w14:paraId="6FC41D4D" w14:textId="77777777" w:rsidR="005A2227" w:rsidRPr="00E352EF" w:rsidRDefault="005A2227"/>
    <w:p w14:paraId="51A4F640" w14:textId="77777777" w:rsidR="005A2227" w:rsidRPr="00E352EF" w:rsidRDefault="005A2227"/>
    <w:tbl>
      <w:tblPr>
        <w:tblW w:w="6178"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80"/>
        <w:gridCol w:w="1411"/>
        <w:gridCol w:w="994"/>
        <w:gridCol w:w="994"/>
        <w:gridCol w:w="1699"/>
      </w:tblGrid>
      <w:tr w:rsidR="005A2227" w:rsidRPr="00E352EF" w14:paraId="39030A48" w14:textId="77777777">
        <w:tc>
          <w:tcPr>
            <w:tcW w:w="108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087E904" w14:textId="77777777" w:rsidR="005A2227" w:rsidRPr="00E352EF" w:rsidRDefault="0097053A">
            <w:r w:rsidRPr="00E352EF">
              <w:rPr>
                <w:rFonts w:ascii="Calibri" w:eastAsia="Calibri" w:hAnsi="Calibri" w:cs="Calibri"/>
              </w:rPr>
              <w:t>Total_population2</w:t>
            </w:r>
          </w:p>
        </w:tc>
      </w:tr>
      <w:tr w:rsidR="005A2227" w:rsidRPr="00E352EF" w14:paraId="29F54473"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4AE3F1A" w14:textId="77777777" w:rsidR="005A2227" w:rsidRPr="00E352EF" w:rsidRDefault="0097053A">
            <w:r w:rsidRPr="00E352EF">
              <w:rPr>
                <w:rFonts w:ascii="Calibri" w:eastAsia="Calibri" w:hAnsi="Calibri" w:cs="Calibri"/>
                <w:b/>
              </w:rPr>
              <w:t>TIME</w:t>
            </w:r>
          </w:p>
        </w:tc>
        <w:tc>
          <w:tcPr>
            <w:tcW w:w="141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BB7A534" w14:textId="77777777" w:rsidR="005A2227" w:rsidRPr="00E352EF" w:rsidRDefault="0097053A">
            <w:r w:rsidRPr="00E352EF">
              <w:rPr>
                <w:rFonts w:ascii="Calibri" w:eastAsia="Calibri" w:hAnsi="Calibri" w:cs="Calibri"/>
                <w:b/>
              </w:rPr>
              <w:t>GEO</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F49B725" w14:textId="77777777" w:rsidR="005A2227" w:rsidRPr="00E352EF" w:rsidRDefault="0097053A">
            <w:r w:rsidRPr="00E352EF">
              <w:rPr>
                <w:rFonts w:ascii="Calibri" w:eastAsia="Calibri" w:hAnsi="Calibri" w:cs="Calibri"/>
                <w:b/>
              </w:rPr>
              <w:t>AGE</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A03FF00" w14:textId="77777777" w:rsidR="005A2227" w:rsidRPr="00E352EF" w:rsidRDefault="0097053A">
            <w:r w:rsidRPr="00E352EF">
              <w:rPr>
                <w:rFonts w:ascii="Calibri" w:eastAsia="Calibri" w:hAnsi="Calibri" w:cs="Calibri"/>
                <w:b/>
              </w:rPr>
              <w:t>SEX</w:t>
            </w:r>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65A86E2" w14:textId="77777777" w:rsidR="005A2227" w:rsidRPr="00E352EF" w:rsidRDefault="0097053A">
            <w:r w:rsidRPr="00E352EF">
              <w:rPr>
                <w:rFonts w:ascii="Calibri" w:eastAsia="Calibri" w:hAnsi="Calibri" w:cs="Calibri"/>
                <w:b/>
              </w:rPr>
              <w:t>POPULATION</w:t>
            </w:r>
          </w:p>
        </w:tc>
      </w:tr>
      <w:tr w:rsidR="005A2227" w:rsidRPr="00E352EF" w14:paraId="409747BD"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4FBA08" w14:textId="77777777" w:rsidR="005A2227" w:rsidRPr="00E352EF" w:rsidRDefault="0097053A">
            <w:r w:rsidRPr="00E352EF">
              <w:rPr>
                <w:rFonts w:ascii="Calibri" w:eastAsia="Calibri" w:hAnsi="Calibri" w:cs="Calibri"/>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A09EF9" w14:textId="77777777" w:rsidR="005A2227" w:rsidRPr="00E352EF" w:rsidRDefault="0097053A">
            <w:r w:rsidRPr="00E352EF">
              <w:rPr>
                <w:rFonts w:ascii="Calibri" w:eastAsia="Calibri" w:hAnsi="Calibri" w:cs="Calibri"/>
              </w:rPr>
              <w:t>Netherlands</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FF76AB"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787182" w14:textId="77777777"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A77DEF" w14:textId="77777777" w:rsidR="005A2227" w:rsidRPr="00E352EF" w:rsidRDefault="0097053A">
            <w:r w:rsidRPr="00E352EF">
              <w:rPr>
                <w:rFonts w:ascii="Calibri" w:eastAsia="Calibri" w:hAnsi="Calibri" w:cs="Calibri"/>
              </w:rPr>
              <w:t>23</w:t>
            </w:r>
          </w:p>
        </w:tc>
      </w:tr>
      <w:tr w:rsidR="005A2227" w:rsidRPr="00E352EF" w14:paraId="0E48AEE7"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A7F8B4" w14:textId="0BD956CF" w:rsidR="005A2227" w:rsidRPr="00E352EF" w:rsidRDefault="0097053A">
            <w:r w:rsidRPr="00E352EF">
              <w:rPr>
                <w:rFonts w:ascii="Calibri" w:eastAsia="Calibri" w:hAnsi="Calibri" w:cs="Calibri"/>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FCB91A" w14:textId="3F6E7708" w:rsidR="005A2227" w:rsidRPr="00E352EF" w:rsidRDefault="0097053A">
            <w:r w:rsidRPr="00E352EF">
              <w:rPr>
                <w:rFonts w:ascii="Calibri" w:eastAsia="Calibri" w:hAnsi="Calibri" w:cs="Calibri"/>
              </w:rPr>
              <w:t>Greece</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55FEA0" w14:textId="35F97E49"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16146B" w14:textId="181D4555"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1A33F9" w14:textId="22871D7B" w:rsidR="005A2227" w:rsidRPr="00E352EF" w:rsidRDefault="0097053A">
            <w:r w:rsidRPr="00E352EF">
              <w:rPr>
                <w:rFonts w:ascii="Calibri" w:eastAsia="Calibri" w:hAnsi="Calibri" w:cs="Calibri"/>
              </w:rPr>
              <w:t>2</w:t>
            </w:r>
          </w:p>
        </w:tc>
      </w:tr>
      <w:tr w:rsidR="005A2227" w:rsidRPr="00E352EF" w14:paraId="6ADE13B9"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6A866C" w14:textId="77777777" w:rsidR="005A2227" w:rsidRPr="00E352EF" w:rsidRDefault="0097053A">
            <w:r w:rsidRPr="00E352EF">
              <w:rPr>
                <w:rFonts w:ascii="Calibri" w:eastAsia="Calibri" w:hAnsi="Calibri" w:cs="Calibri"/>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B3A10C" w14:textId="77777777" w:rsidR="005A2227" w:rsidRPr="00E352EF" w:rsidRDefault="0097053A">
            <w:r w:rsidRPr="00E352EF">
              <w:rPr>
                <w:rFonts w:ascii="Calibri" w:eastAsia="Calibri" w:hAnsi="Calibri" w:cs="Calibri"/>
              </w:rPr>
              <w:t>Spain</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360B99"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67B5F0" w14:textId="77777777"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BB8B5C" w14:textId="77777777" w:rsidR="005A2227" w:rsidRPr="00E352EF" w:rsidRDefault="0097053A">
            <w:r w:rsidRPr="00E352EF">
              <w:rPr>
                <w:rFonts w:ascii="Calibri" w:eastAsia="Calibri" w:hAnsi="Calibri" w:cs="Calibri"/>
              </w:rPr>
              <w:t>5</w:t>
            </w:r>
          </w:p>
        </w:tc>
      </w:tr>
      <w:tr w:rsidR="005A2227" w:rsidRPr="00E352EF" w14:paraId="027032D4"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A78F19" w14:textId="77777777" w:rsidR="005A2227" w:rsidRPr="00E352EF" w:rsidRDefault="0097053A">
            <w:r w:rsidRPr="00E352EF">
              <w:rPr>
                <w:rFonts w:ascii="Calibri" w:eastAsia="Calibri" w:hAnsi="Calibri" w:cs="Calibri"/>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29ABB2" w14:textId="77777777" w:rsidR="005A2227" w:rsidRPr="00E352EF" w:rsidRDefault="0097053A">
            <w:r w:rsidRPr="00E352EF">
              <w:rPr>
                <w:rFonts w:ascii="Calibri" w:eastAsia="Calibri" w:hAnsi="Calibri" w:cs="Calibri"/>
              </w:rPr>
              <w:t>Iceland</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AC7792"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7406CF" w14:textId="77777777"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362D2E" w14:textId="77777777" w:rsidR="005A2227" w:rsidRPr="00E352EF" w:rsidRDefault="0097053A">
            <w:r w:rsidRPr="00E352EF">
              <w:rPr>
                <w:rFonts w:ascii="Calibri" w:eastAsia="Calibri" w:hAnsi="Calibri" w:cs="Calibri"/>
              </w:rPr>
              <w:t>1</w:t>
            </w:r>
          </w:p>
        </w:tc>
      </w:tr>
    </w:tbl>
    <w:p w14:paraId="255A9ED2" w14:textId="77777777" w:rsidR="005A2227" w:rsidRPr="00E352EF" w:rsidRDefault="005A2227"/>
    <w:p w14:paraId="208BB3C9" w14:textId="77777777" w:rsidR="005A2227" w:rsidRPr="00E352EF" w:rsidRDefault="005A2227"/>
    <w:tbl>
      <w:tblPr>
        <w:tblW w:w="6192"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80"/>
        <w:gridCol w:w="1382"/>
        <w:gridCol w:w="1037"/>
        <w:gridCol w:w="994"/>
        <w:gridCol w:w="1699"/>
      </w:tblGrid>
      <w:tr w:rsidR="005A2227" w:rsidRPr="00E352EF" w14:paraId="1795F66D" w14:textId="77777777">
        <w:tc>
          <w:tcPr>
            <w:tcW w:w="108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A7CFA2A" w14:textId="77777777" w:rsidR="005A2227" w:rsidRPr="00E352EF" w:rsidRDefault="0097053A">
            <w:r w:rsidRPr="00E352EF">
              <w:rPr>
                <w:rFonts w:ascii="Calibri" w:eastAsia="Calibri" w:hAnsi="Calibri" w:cs="Calibri"/>
              </w:rPr>
              <w:t>ds_r</w:t>
            </w:r>
          </w:p>
        </w:tc>
      </w:tr>
      <w:tr w:rsidR="005A2227" w:rsidRPr="00E352EF" w14:paraId="4A7EB84C"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F1B6CEA" w14:textId="77777777" w:rsidR="005A2227" w:rsidRPr="00E352EF" w:rsidRDefault="0097053A">
            <w:r w:rsidRPr="00E352EF">
              <w:rPr>
                <w:rFonts w:ascii="Calibri" w:eastAsia="Calibri" w:hAnsi="Calibri" w:cs="Calibri"/>
                <w:b/>
              </w:rPr>
              <w:t>TIME</w:t>
            </w:r>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A2E4B7E" w14:textId="77777777" w:rsidR="005A2227" w:rsidRPr="00E352EF" w:rsidRDefault="0097053A">
            <w:r w:rsidRPr="00E352EF">
              <w:rPr>
                <w:rFonts w:ascii="Calibri" w:eastAsia="Calibri" w:hAnsi="Calibri" w:cs="Calibri"/>
                <w:b/>
              </w:rPr>
              <w:t>GEO</w:t>
            </w:r>
          </w:p>
        </w:tc>
        <w:tc>
          <w:tcPr>
            <w:tcW w:w="1037"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D12C544" w14:textId="77777777" w:rsidR="005A2227" w:rsidRPr="00E352EF" w:rsidRDefault="0097053A">
            <w:r w:rsidRPr="00E352EF">
              <w:rPr>
                <w:rFonts w:ascii="Calibri" w:eastAsia="Calibri" w:hAnsi="Calibri" w:cs="Calibri"/>
                <w:b/>
              </w:rPr>
              <w:t>AGE</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42686C9" w14:textId="77777777" w:rsidR="005A2227" w:rsidRPr="00E352EF" w:rsidRDefault="0097053A">
            <w:r w:rsidRPr="00E352EF">
              <w:rPr>
                <w:rFonts w:ascii="Calibri" w:eastAsia="Calibri" w:hAnsi="Calibri" w:cs="Calibri"/>
                <w:b/>
              </w:rPr>
              <w:t>SEX</w:t>
            </w:r>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50DB8FF" w14:textId="77777777" w:rsidR="005A2227" w:rsidRPr="00E352EF" w:rsidRDefault="0097053A">
            <w:r w:rsidRPr="00E352EF">
              <w:rPr>
                <w:rFonts w:ascii="Calibri" w:eastAsia="Calibri" w:hAnsi="Calibri" w:cs="Calibri"/>
                <w:b/>
              </w:rPr>
              <w:t>POPULATION</w:t>
            </w:r>
          </w:p>
        </w:tc>
      </w:tr>
      <w:tr w:rsidR="005A2227" w:rsidRPr="00E352EF" w14:paraId="6FFC98FD"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711525"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452EF7" w14:textId="77777777" w:rsidR="005A2227" w:rsidRPr="00E352EF" w:rsidRDefault="0097053A">
            <w:r w:rsidRPr="00E352EF">
              <w:rPr>
                <w:rFonts w:ascii="Calibri" w:eastAsia="Calibri" w:hAnsi="Calibri" w:cs="Calibri"/>
              </w:rPr>
              <w:t>Belgium</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27A3C0"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C1FDC8" w14:textId="77777777"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318D0B" w14:textId="77777777" w:rsidR="005A2227" w:rsidRPr="00E352EF" w:rsidRDefault="0097053A">
            <w:r w:rsidRPr="00E352EF">
              <w:rPr>
                <w:rFonts w:ascii="Calibri" w:eastAsia="Calibri" w:hAnsi="Calibri" w:cs="Calibri"/>
              </w:rPr>
              <w:t>5</w:t>
            </w:r>
          </w:p>
        </w:tc>
      </w:tr>
      <w:tr w:rsidR="005A2227" w:rsidRPr="00E352EF" w14:paraId="320ACADF"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861261"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7BDF70" w14:textId="77777777" w:rsidR="005A2227" w:rsidRPr="00E352EF" w:rsidRDefault="0097053A">
            <w:r w:rsidRPr="00E352EF">
              <w:rPr>
                <w:rFonts w:ascii="Calibri" w:eastAsia="Calibri" w:hAnsi="Calibri" w:cs="Calibri"/>
              </w:rPr>
              <w:t>Greece</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37C179"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062D7A" w14:textId="77777777"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0B7816" w14:textId="77777777" w:rsidR="005A2227" w:rsidRPr="00E352EF" w:rsidRDefault="0097053A">
            <w:r w:rsidRPr="00E352EF">
              <w:rPr>
                <w:rFonts w:ascii="Calibri" w:eastAsia="Calibri" w:hAnsi="Calibri" w:cs="Calibri"/>
              </w:rPr>
              <w:t>2</w:t>
            </w:r>
          </w:p>
        </w:tc>
      </w:tr>
      <w:tr w:rsidR="005A2227" w:rsidRPr="00E352EF" w14:paraId="15467FE8"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158F9F"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33B2F5" w14:textId="77777777" w:rsidR="005A2227" w:rsidRPr="00E352EF" w:rsidRDefault="0097053A">
            <w:r w:rsidRPr="00E352EF">
              <w:rPr>
                <w:rFonts w:ascii="Calibri" w:eastAsia="Calibri" w:hAnsi="Calibri" w:cs="Calibri"/>
              </w:rPr>
              <w:t>France</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6545EE"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38AEFF" w14:textId="77777777"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9E7049" w14:textId="77777777" w:rsidR="005A2227" w:rsidRPr="00E352EF" w:rsidRDefault="0097053A">
            <w:r w:rsidRPr="00E352EF">
              <w:rPr>
                <w:rFonts w:ascii="Calibri" w:eastAsia="Calibri" w:hAnsi="Calibri" w:cs="Calibri"/>
              </w:rPr>
              <w:t>3</w:t>
            </w:r>
          </w:p>
        </w:tc>
      </w:tr>
      <w:tr w:rsidR="005A2227" w:rsidRPr="00E352EF" w14:paraId="41518991"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A5A399"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8206E4" w14:textId="77777777" w:rsidR="005A2227" w:rsidRPr="00E352EF" w:rsidRDefault="0097053A">
            <w:r w:rsidRPr="00E352EF">
              <w:rPr>
                <w:rFonts w:ascii="Calibri" w:eastAsia="Calibri" w:hAnsi="Calibri" w:cs="Calibri"/>
              </w:rPr>
              <w:t>Malta</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4F184A"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63C950" w14:textId="77777777"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2EFA9F" w14:textId="77777777" w:rsidR="005A2227" w:rsidRPr="00E352EF" w:rsidRDefault="0097053A">
            <w:r w:rsidRPr="00E352EF">
              <w:rPr>
                <w:rFonts w:ascii="Calibri" w:eastAsia="Calibri" w:hAnsi="Calibri" w:cs="Calibri"/>
              </w:rPr>
              <w:t>7</w:t>
            </w:r>
          </w:p>
        </w:tc>
      </w:tr>
      <w:tr w:rsidR="005A2227" w:rsidRPr="00E352EF" w14:paraId="3FD8133C"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17576A"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81723F" w14:textId="77777777" w:rsidR="005A2227" w:rsidRPr="00E352EF" w:rsidRDefault="0097053A">
            <w:r w:rsidRPr="00E352EF">
              <w:rPr>
                <w:rFonts w:ascii="Calibri" w:eastAsia="Calibri" w:hAnsi="Calibri" w:cs="Calibri"/>
              </w:rPr>
              <w:t>Finland</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08B4B9"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0A153E" w14:textId="77777777"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DDC4E9" w14:textId="77777777" w:rsidR="005A2227" w:rsidRPr="00E352EF" w:rsidRDefault="0097053A">
            <w:r w:rsidRPr="00E352EF">
              <w:rPr>
                <w:rFonts w:ascii="Calibri" w:eastAsia="Calibri" w:hAnsi="Calibri" w:cs="Calibri"/>
              </w:rPr>
              <w:t>9</w:t>
            </w:r>
          </w:p>
        </w:tc>
      </w:tr>
      <w:tr w:rsidR="005A2227" w:rsidRPr="00E352EF" w14:paraId="6FE43FAE"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66B08C"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8FDD34" w14:textId="77777777" w:rsidR="005A2227" w:rsidRPr="00E352EF" w:rsidRDefault="0097053A">
            <w:r w:rsidRPr="00E352EF">
              <w:rPr>
                <w:rFonts w:ascii="Calibri" w:eastAsia="Calibri" w:hAnsi="Calibri" w:cs="Calibri"/>
              </w:rPr>
              <w:t>Switzerland</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25CE6A"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6C66AA" w14:textId="77777777"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AB68E6" w14:textId="77777777" w:rsidR="005A2227" w:rsidRPr="00E352EF" w:rsidRDefault="0097053A">
            <w:r w:rsidRPr="00E352EF">
              <w:rPr>
                <w:rFonts w:ascii="Calibri" w:eastAsia="Calibri" w:hAnsi="Calibri" w:cs="Calibri"/>
              </w:rPr>
              <w:t>12</w:t>
            </w:r>
          </w:p>
        </w:tc>
      </w:tr>
      <w:tr w:rsidR="005A2227" w:rsidRPr="00E352EF" w14:paraId="5043D947"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6BE748"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946C61" w14:textId="77777777" w:rsidR="005A2227" w:rsidRPr="00E352EF" w:rsidRDefault="0097053A">
            <w:r w:rsidRPr="00E352EF">
              <w:rPr>
                <w:rFonts w:ascii="Calibri" w:eastAsia="Calibri" w:hAnsi="Calibri" w:cs="Calibri"/>
              </w:rPr>
              <w:t>Netherlands</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0E9A0E"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38FC9A" w14:textId="77777777"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3F80FA" w14:textId="77777777" w:rsidR="005A2227" w:rsidRPr="00E352EF" w:rsidRDefault="0097053A">
            <w:r w:rsidRPr="00E352EF">
              <w:rPr>
                <w:rFonts w:ascii="Calibri" w:eastAsia="Calibri" w:hAnsi="Calibri" w:cs="Calibri"/>
              </w:rPr>
              <w:t>23</w:t>
            </w:r>
          </w:p>
        </w:tc>
      </w:tr>
      <w:tr w:rsidR="005A2227" w:rsidRPr="00E352EF" w14:paraId="68617467"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F34631"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D8B7FD" w14:textId="77777777" w:rsidR="005A2227" w:rsidRPr="00E352EF" w:rsidRDefault="0097053A">
            <w:r w:rsidRPr="00E352EF">
              <w:rPr>
                <w:rFonts w:ascii="Calibri" w:eastAsia="Calibri" w:hAnsi="Calibri" w:cs="Calibri"/>
              </w:rPr>
              <w:t>Spain</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175E38"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86672E" w14:textId="77777777"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312B93" w14:textId="77777777" w:rsidR="005A2227" w:rsidRPr="00E352EF" w:rsidRDefault="0097053A">
            <w:r w:rsidRPr="00E352EF">
              <w:rPr>
                <w:rFonts w:ascii="Calibri" w:eastAsia="Calibri" w:hAnsi="Calibri" w:cs="Calibri"/>
              </w:rPr>
              <w:t>5</w:t>
            </w:r>
          </w:p>
        </w:tc>
      </w:tr>
      <w:tr w:rsidR="005A2227" w:rsidRPr="00E352EF" w14:paraId="2A3EA62D"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BB70A0"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DCA8D5" w14:textId="77777777" w:rsidR="005A2227" w:rsidRPr="00E352EF" w:rsidRDefault="0097053A">
            <w:r w:rsidRPr="00E352EF">
              <w:rPr>
                <w:rFonts w:ascii="Calibri" w:eastAsia="Calibri" w:hAnsi="Calibri" w:cs="Calibri"/>
              </w:rPr>
              <w:t>Iceland</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45ACDA"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04E6E2" w14:textId="77777777"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1A5514" w14:textId="77777777" w:rsidR="005A2227" w:rsidRPr="00E352EF" w:rsidRDefault="0097053A">
            <w:r w:rsidRPr="00E352EF">
              <w:rPr>
                <w:rFonts w:ascii="Calibri" w:eastAsia="Calibri" w:hAnsi="Calibri" w:cs="Calibri"/>
              </w:rPr>
              <w:t>1</w:t>
            </w:r>
          </w:p>
        </w:tc>
      </w:tr>
    </w:tbl>
    <w:p w14:paraId="4079D1E2" w14:textId="77777777" w:rsidR="005A2227" w:rsidRPr="00E352EF" w:rsidRDefault="005A2227"/>
    <w:p w14:paraId="1C759429" w14:textId="77777777" w:rsidR="005A2227" w:rsidRPr="00E352EF" w:rsidRDefault="0097053A">
      <w:pPr>
        <w:rPr>
          <w:rFonts w:ascii="Cambria" w:hAnsi="Cambria"/>
        </w:rPr>
      </w:pPr>
      <w:r w:rsidRPr="00E352EF">
        <w:rPr>
          <w:rFonts w:ascii="Cambria" w:eastAsia="Calibri" w:hAnsi="Cambria"/>
        </w:rPr>
        <w:t xml:space="preserve">2) </w:t>
      </w:r>
      <w:r w:rsidRPr="00E352EF">
        <w:rPr>
          <w:rFonts w:ascii="Cambria" w:eastAsia="Calibri" w:hAnsi="Cambria" w:cs="Calibri"/>
        </w:rPr>
        <w:t xml:space="preserve">ds_r := </w:t>
      </w:r>
      <w:r w:rsidRPr="00E352EF">
        <w:rPr>
          <w:rFonts w:ascii="Cambria" w:eastAsia="Calibri" w:hAnsi="Cambria" w:cs="Calibri"/>
          <w:b/>
        </w:rPr>
        <w:t>union(</w:t>
      </w:r>
      <w:r w:rsidRPr="00E352EF">
        <w:rPr>
          <w:rFonts w:ascii="Cambria" w:eastAsia="Calibri" w:hAnsi="Cambria" w:cs="Calibri"/>
        </w:rPr>
        <w:t>total_population1, total_population2</w:t>
      </w:r>
      <w:r w:rsidRPr="00E352EF">
        <w:rPr>
          <w:rFonts w:ascii="Cambria" w:eastAsia="Calibri" w:hAnsi="Cambria" w:cs="Calibri"/>
          <w:b/>
        </w:rPr>
        <w:t>)</w:t>
      </w:r>
      <w:r w:rsidRPr="00E352EF">
        <w:rPr>
          <w:rFonts w:ascii="Cambria" w:eastAsia="Calibri" w:hAnsi="Cambria" w:cs="Calibri"/>
        </w:rPr>
        <w:t xml:space="preserve"> </w:t>
      </w:r>
    </w:p>
    <w:p w14:paraId="65C1A031" w14:textId="77777777" w:rsidR="005A2227" w:rsidRPr="00E352EF" w:rsidRDefault="005A2227"/>
    <w:tbl>
      <w:tblPr>
        <w:tblW w:w="6581"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94"/>
        <w:gridCol w:w="1382"/>
        <w:gridCol w:w="1138"/>
        <w:gridCol w:w="1282"/>
        <w:gridCol w:w="1685"/>
      </w:tblGrid>
      <w:tr w:rsidR="005A2227" w:rsidRPr="00E352EF" w14:paraId="29328EE4" w14:textId="77777777">
        <w:tc>
          <w:tcPr>
            <w:tcW w:w="109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02B5396" w14:textId="77777777" w:rsidR="005A2227" w:rsidRPr="00E352EF" w:rsidRDefault="0097053A">
            <w:r w:rsidRPr="00E352EF">
              <w:rPr>
                <w:rFonts w:ascii="Calibri" w:eastAsia="Calibri" w:hAnsi="Calibri" w:cs="Calibri"/>
              </w:rPr>
              <w:t>total_population1</w:t>
            </w:r>
          </w:p>
        </w:tc>
      </w:tr>
      <w:tr w:rsidR="005A2227" w:rsidRPr="00E352EF" w14:paraId="01470BDD" w14:textId="77777777">
        <w:tc>
          <w:tcPr>
            <w:tcW w:w="10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3A07BCD" w14:textId="77777777" w:rsidR="005A2227" w:rsidRPr="00E352EF" w:rsidRDefault="0097053A">
            <w:r w:rsidRPr="00E352EF">
              <w:rPr>
                <w:rFonts w:ascii="Calibri" w:eastAsia="Calibri" w:hAnsi="Calibri" w:cs="Calibri"/>
                <w:b/>
              </w:rPr>
              <w:t>TIME</w:t>
            </w:r>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EBA1914" w14:textId="77777777" w:rsidR="005A2227" w:rsidRPr="00E352EF" w:rsidRDefault="0097053A">
            <w:r w:rsidRPr="00E352EF">
              <w:rPr>
                <w:rFonts w:ascii="Calibri" w:eastAsia="Calibri" w:hAnsi="Calibri" w:cs="Calibri"/>
                <w:b/>
              </w:rPr>
              <w:t>GEO</w:t>
            </w:r>
          </w:p>
        </w:tc>
        <w:tc>
          <w:tcPr>
            <w:tcW w:w="11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460D12F" w14:textId="77777777" w:rsidR="005A2227" w:rsidRPr="00E352EF" w:rsidRDefault="0097053A">
            <w:r w:rsidRPr="00E352EF">
              <w:rPr>
                <w:rFonts w:ascii="Calibri" w:eastAsia="Calibri" w:hAnsi="Calibri" w:cs="Calibri"/>
                <w:b/>
              </w:rPr>
              <w:t>AGE</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145C566" w14:textId="77777777" w:rsidR="005A2227" w:rsidRPr="00E352EF" w:rsidRDefault="0097053A">
            <w:r w:rsidRPr="00E352EF">
              <w:rPr>
                <w:rFonts w:ascii="Calibri" w:eastAsia="Calibri" w:hAnsi="Calibri" w:cs="Calibri"/>
                <w:b/>
              </w:rPr>
              <w:t>SEX</w:t>
            </w:r>
          </w:p>
        </w:tc>
        <w:tc>
          <w:tcPr>
            <w:tcW w:w="168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CB2C547" w14:textId="77777777" w:rsidR="005A2227" w:rsidRPr="00E352EF" w:rsidRDefault="0097053A">
            <w:r w:rsidRPr="00E352EF">
              <w:rPr>
                <w:rFonts w:ascii="Calibri" w:eastAsia="Calibri" w:hAnsi="Calibri" w:cs="Calibri"/>
                <w:b/>
              </w:rPr>
              <w:t>POPULATION</w:t>
            </w:r>
          </w:p>
        </w:tc>
      </w:tr>
      <w:tr w:rsidR="005A2227" w:rsidRPr="00E352EF" w14:paraId="4F7D0650"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9ED350"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1D561D" w14:textId="77777777" w:rsidR="005A2227" w:rsidRPr="00E352EF" w:rsidRDefault="0097053A">
            <w:r w:rsidRPr="00E352EF">
              <w:rPr>
                <w:rFonts w:ascii="Calibri" w:eastAsia="Calibri" w:hAnsi="Calibri" w:cs="Calibri"/>
              </w:rPr>
              <w:t>Belgium</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7D88C4"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F48A91"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749B76" w14:textId="77777777" w:rsidR="005A2227" w:rsidRPr="00E352EF" w:rsidRDefault="0097053A">
            <w:r w:rsidRPr="00E352EF">
              <w:rPr>
                <w:rFonts w:ascii="Calibri" w:eastAsia="Calibri" w:hAnsi="Calibri" w:cs="Calibri"/>
              </w:rPr>
              <w:t>1</w:t>
            </w:r>
          </w:p>
        </w:tc>
      </w:tr>
      <w:tr w:rsidR="005A2227" w:rsidRPr="00E352EF" w14:paraId="00214BE8"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67FC10"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3DB2D9" w14:textId="77777777" w:rsidR="005A2227" w:rsidRPr="00E352EF" w:rsidRDefault="0097053A">
            <w:r w:rsidRPr="00E352EF">
              <w:rPr>
                <w:rFonts w:ascii="Calibri" w:eastAsia="Calibri" w:hAnsi="Calibri" w:cs="Calibri"/>
              </w:rPr>
              <w:t>Greece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032226"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41D430"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75FAC0" w14:textId="77777777" w:rsidR="005A2227" w:rsidRPr="00E352EF" w:rsidRDefault="0097053A">
            <w:r w:rsidRPr="00E352EF">
              <w:rPr>
                <w:rFonts w:ascii="Calibri" w:eastAsia="Calibri" w:hAnsi="Calibri" w:cs="Calibri"/>
              </w:rPr>
              <w:t>2</w:t>
            </w:r>
          </w:p>
        </w:tc>
      </w:tr>
      <w:tr w:rsidR="005A2227" w:rsidRPr="00E352EF" w14:paraId="5109EFA7"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69A095"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42286F" w14:textId="77777777" w:rsidR="005A2227" w:rsidRPr="00E352EF" w:rsidRDefault="0097053A">
            <w:r w:rsidRPr="00E352EF">
              <w:rPr>
                <w:rFonts w:ascii="Calibri" w:eastAsia="Calibri" w:hAnsi="Calibri" w:cs="Calibri"/>
              </w:rPr>
              <w:t>France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15E3ED"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D5D097"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B0145C" w14:textId="77777777" w:rsidR="005A2227" w:rsidRPr="00E352EF" w:rsidRDefault="0097053A">
            <w:r w:rsidRPr="00E352EF">
              <w:rPr>
                <w:rFonts w:ascii="Calibri" w:eastAsia="Calibri" w:hAnsi="Calibri" w:cs="Calibri"/>
              </w:rPr>
              <w:t>3</w:t>
            </w:r>
          </w:p>
        </w:tc>
      </w:tr>
      <w:tr w:rsidR="005A2227" w:rsidRPr="00E352EF" w14:paraId="4CFA61FF"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3BB89B"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25CB1A" w14:textId="77777777" w:rsidR="005A2227" w:rsidRPr="00E352EF" w:rsidRDefault="0097053A">
            <w:r w:rsidRPr="00E352EF">
              <w:rPr>
                <w:rFonts w:ascii="Calibri" w:eastAsia="Calibri" w:hAnsi="Calibri" w:cs="Calibri"/>
              </w:rPr>
              <w:t>Malta</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ED9882"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009AEE"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445EED" w14:textId="77777777" w:rsidR="005A2227" w:rsidRPr="00E352EF" w:rsidRDefault="0097053A">
            <w:r w:rsidRPr="00E352EF">
              <w:rPr>
                <w:rFonts w:ascii="Calibri" w:eastAsia="Calibri" w:hAnsi="Calibri" w:cs="Calibri"/>
              </w:rPr>
              <w:t>4</w:t>
            </w:r>
          </w:p>
        </w:tc>
      </w:tr>
      <w:tr w:rsidR="005A2227" w:rsidRPr="00E352EF" w14:paraId="28166E9D"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8E45F2"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1E3007" w14:textId="77777777" w:rsidR="005A2227" w:rsidRPr="00E352EF" w:rsidRDefault="0097053A">
            <w:r w:rsidRPr="00E352EF">
              <w:rPr>
                <w:rFonts w:ascii="Calibri" w:eastAsia="Calibri" w:hAnsi="Calibri" w:cs="Calibri"/>
              </w:rPr>
              <w:t>Finland</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255196"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B7C78C"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6F40D1" w14:textId="77777777" w:rsidR="005A2227" w:rsidRPr="00E352EF" w:rsidRDefault="0097053A">
            <w:r w:rsidRPr="00E352EF">
              <w:rPr>
                <w:rFonts w:ascii="Calibri" w:eastAsia="Calibri" w:hAnsi="Calibri" w:cs="Calibri"/>
              </w:rPr>
              <w:t>5</w:t>
            </w:r>
          </w:p>
        </w:tc>
      </w:tr>
      <w:tr w:rsidR="005A2227" w:rsidRPr="00E352EF" w14:paraId="310E0E5A"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9E4AF5"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AE959B" w14:textId="77777777" w:rsidR="005A2227" w:rsidRPr="00E352EF" w:rsidRDefault="0097053A">
            <w:r w:rsidRPr="00E352EF">
              <w:rPr>
                <w:rFonts w:ascii="Calibri" w:eastAsia="Calibri" w:hAnsi="Calibri" w:cs="Calibri"/>
              </w:rPr>
              <w:t>Switzerland</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AE5E36"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60FDAF"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F0E1AA" w14:textId="77777777" w:rsidR="005A2227" w:rsidRPr="00E352EF" w:rsidRDefault="0097053A">
            <w:r w:rsidRPr="00E352EF">
              <w:rPr>
                <w:rFonts w:ascii="Calibri" w:eastAsia="Calibri" w:hAnsi="Calibri" w:cs="Calibri"/>
              </w:rPr>
              <w:t>6</w:t>
            </w:r>
          </w:p>
        </w:tc>
      </w:tr>
    </w:tbl>
    <w:p w14:paraId="03495323" w14:textId="77777777" w:rsidR="005A2227" w:rsidRPr="00E352EF" w:rsidRDefault="005A2227"/>
    <w:p w14:paraId="2F072149" w14:textId="77777777" w:rsidR="005A2227" w:rsidRPr="00E352EF" w:rsidRDefault="005A2227"/>
    <w:tbl>
      <w:tblPr>
        <w:tblW w:w="6494"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80"/>
        <w:gridCol w:w="1382"/>
        <w:gridCol w:w="1109"/>
        <w:gridCol w:w="1238"/>
        <w:gridCol w:w="1685"/>
      </w:tblGrid>
      <w:tr w:rsidR="005A2227" w:rsidRPr="00E352EF" w14:paraId="4644448B" w14:textId="77777777" w:rsidTr="00897489">
        <w:tc>
          <w:tcPr>
            <w:tcW w:w="649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F94B082" w14:textId="77777777" w:rsidR="005A2227" w:rsidRPr="00E352EF" w:rsidRDefault="0097053A">
            <w:r w:rsidRPr="00E352EF">
              <w:rPr>
                <w:rFonts w:ascii="Calibri" w:eastAsia="Calibri" w:hAnsi="Calibri" w:cs="Calibri"/>
              </w:rPr>
              <w:t>total_population2</w:t>
            </w:r>
          </w:p>
        </w:tc>
      </w:tr>
      <w:tr w:rsidR="005A2227" w:rsidRPr="00E352EF" w14:paraId="10DF55D4"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4064FC1" w14:textId="77777777" w:rsidR="005A2227" w:rsidRPr="00E352EF" w:rsidRDefault="0097053A">
            <w:r w:rsidRPr="00E352EF">
              <w:rPr>
                <w:rFonts w:ascii="Calibri" w:eastAsia="Calibri" w:hAnsi="Calibri" w:cs="Calibri"/>
                <w:b/>
              </w:rPr>
              <w:t>TIME</w:t>
            </w:r>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12E6EFD" w14:textId="77777777" w:rsidR="005A2227" w:rsidRPr="00E352EF" w:rsidRDefault="0097053A">
            <w:r w:rsidRPr="00E352EF">
              <w:rPr>
                <w:rFonts w:ascii="Calibri" w:eastAsia="Calibri" w:hAnsi="Calibri" w:cs="Calibri"/>
                <w:b/>
              </w:rPr>
              <w:t>GEO</w:t>
            </w:r>
          </w:p>
        </w:tc>
        <w:tc>
          <w:tcPr>
            <w:tcW w:w="110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D64AB84" w14:textId="77777777" w:rsidR="005A2227" w:rsidRPr="00E352EF" w:rsidRDefault="0097053A">
            <w:r w:rsidRPr="00E352EF">
              <w:rPr>
                <w:rFonts w:ascii="Calibri" w:eastAsia="Calibri" w:hAnsi="Calibri" w:cs="Calibri"/>
                <w:b/>
              </w:rPr>
              <w:t>AGE</w:t>
            </w:r>
          </w:p>
        </w:tc>
        <w:tc>
          <w:tcPr>
            <w:tcW w:w="12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A14A4FF" w14:textId="77777777" w:rsidR="005A2227" w:rsidRPr="00E352EF" w:rsidRDefault="0097053A">
            <w:r w:rsidRPr="00E352EF">
              <w:rPr>
                <w:rFonts w:ascii="Calibri" w:eastAsia="Calibri" w:hAnsi="Calibri" w:cs="Calibri"/>
                <w:b/>
              </w:rPr>
              <w:t>SEX</w:t>
            </w:r>
          </w:p>
        </w:tc>
        <w:tc>
          <w:tcPr>
            <w:tcW w:w="168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50A8D66" w14:textId="77777777" w:rsidR="005A2227" w:rsidRPr="00E352EF" w:rsidRDefault="0097053A">
            <w:r w:rsidRPr="00E352EF">
              <w:rPr>
                <w:rFonts w:ascii="Calibri" w:eastAsia="Calibri" w:hAnsi="Calibri" w:cs="Calibri"/>
                <w:b/>
              </w:rPr>
              <w:t>POPULATION</w:t>
            </w:r>
          </w:p>
        </w:tc>
      </w:tr>
      <w:tr w:rsidR="005A2227" w:rsidRPr="00E352EF" w14:paraId="14B5451A"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EC5C56" w14:textId="77777777" w:rsidR="005A2227" w:rsidRPr="00E352EF" w:rsidRDefault="0097053A">
            <w:r w:rsidRPr="00E352EF">
              <w:rPr>
                <w:rFonts w:ascii="Calibri" w:eastAsia="Calibri" w:hAnsi="Calibri" w:cs="Calibri"/>
              </w:rPr>
              <w:t>2011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9F4388" w14:textId="77777777" w:rsidR="005A2227" w:rsidRPr="00E352EF" w:rsidRDefault="0097053A">
            <w:r w:rsidRPr="00E352EF">
              <w:rPr>
                <w:rFonts w:ascii="Calibri" w:eastAsia="Calibri" w:hAnsi="Calibri" w:cs="Calibri"/>
              </w:rPr>
              <w:t>Belgium</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EE8EA7" w14:textId="77777777" w:rsidR="005A2227" w:rsidRPr="00E352EF" w:rsidRDefault="0097053A">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E352C5"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EB0896" w14:textId="77777777" w:rsidR="005A2227" w:rsidRPr="00E352EF" w:rsidRDefault="0097053A">
            <w:r w:rsidRPr="00E352EF">
              <w:rPr>
                <w:rFonts w:ascii="Calibri" w:eastAsia="Calibri" w:hAnsi="Calibri" w:cs="Calibri"/>
              </w:rPr>
              <w:t>10</w:t>
            </w:r>
          </w:p>
        </w:tc>
      </w:tr>
      <w:tr w:rsidR="005A2227" w:rsidRPr="00E352EF" w:rsidDel="00696CCA" w14:paraId="35763882" w14:textId="7374FCED">
        <w:trPr>
          <w:del w:id="11173" w:author="Laura Viignola" w:date="2017-07-10T16:55: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28AB6C" w14:textId="2A22F76F" w:rsidR="005A2227" w:rsidRPr="00E352EF" w:rsidDel="00696CCA" w:rsidRDefault="0097053A" w:rsidP="00897489">
            <w:pPr>
              <w:rPr>
                <w:del w:id="11174" w:author="Laura Viignola" w:date="2017-07-10T16:55:00Z"/>
              </w:rPr>
            </w:pPr>
            <w:del w:id="11175" w:author="Laura Viignola" w:date="2017-05-10T16:14:00Z">
              <w:r w:rsidRPr="00E352EF" w:rsidDel="00B907AC">
                <w:rPr>
                  <w:rFonts w:ascii="Calibri" w:eastAsia="Calibri" w:hAnsi="Calibri" w:cs="Calibri"/>
                </w:rPr>
                <w:delText>201</w:delText>
              </w:r>
              <w:r w:rsidR="00897489" w:rsidRPr="00E352EF" w:rsidDel="00B907AC">
                <w:rPr>
                  <w:rFonts w:ascii="Calibri" w:eastAsia="Calibri" w:hAnsi="Calibri" w:cs="Calibri"/>
                </w:rPr>
                <w:delText>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4511D1" w14:textId="1A7B3657" w:rsidR="005A2227" w:rsidRPr="00E352EF" w:rsidDel="00696CCA" w:rsidRDefault="0097053A">
            <w:pPr>
              <w:rPr>
                <w:del w:id="11176" w:author="Laura Viignola" w:date="2017-07-10T16:55:00Z"/>
              </w:rPr>
            </w:pPr>
            <w:del w:id="11177" w:author="Laura Viignola" w:date="2017-05-10T16:14:00Z">
              <w:r w:rsidRPr="00E352EF" w:rsidDel="00B907AC">
                <w:rPr>
                  <w:rFonts w:ascii="Calibri" w:eastAsia="Calibri" w:hAnsi="Calibri" w:cs="Calibri"/>
                </w:rPr>
                <w:delText>Greece</w:delText>
              </w:r>
            </w:del>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C978FD" w14:textId="03E0795B" w:rsidR="005A2227" w:rsidRPr="00E352EF" w:rsidDel="00696CCA" w:rsidRDefault="0097053A">
            <w:pPr>
              <w:rPr>
                <w:del w:id="11178" w:author="Laura Viignola" w:date="2017-07-10T16:55:00Z"/>
              </w:rPr>
            </w:pPr>
            <w:del w:id="11179" w:author="Laura Viignola" w:date="2017-05-10T16:14:00Z">
              <w:r w:rsidRPr="00E352EF" w:rsidDel="00B907AC">
                <w:rPr>
                  <w:rFonts w:ascii="Calibri" w:eastAsia="Calibri" w:hAnsi="Calibri" w:cs="Calibri"/>
                </w:rPr>
                <w:delText>Total</w:delText>
              </w:r>
            </w:del>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333157" w14:textId="559C520D" w:rsidR="005A2227" w:rsidRPr="00E352EF" w:rsidDel="00696CCA" w:rsidRDefault="0097053A">
            <w:pPr>
              <w:rPr>
                <w:del w:id="11180" w:author="Laura Viignola" w:date="2017-07-10T16:55:00Z"/>
              </w:rPr>
            </w:pPr>
            <w:del w:id="11181" w:author="Laura Viignola" w:date="2017-05-10T16:14:00Z">
              <w:r w:rsidRPr="00E352EF" w:rsidDel="00B907AC">
                <w:rPr>
                  <w:rFonts w:ascii="Calibri" w:eastAsia="Calibri" w:hAnsi="Calibri" w:cs="Calibri"/>
                </w:rPr>
                <w:delText>Total</w:delText>
              </w:r>
            </w:del>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F8AF9F" w14:textId="6904AD30" w:rsidR="005A2227" w:rsidRPr="00E352EF" w:rsidDel="00696CCA" w:rsidRDefault="0097053A">
            <w:pPr>
              <w:rPr>
                <w:del w:id="11182" w:author="Laura Viignola" w:date="2017-07-10T16:55:00Z"/>
              </w:rPr>
            </w:pPr>
            <w:del w:id="11183" w:author="Laura Viignola" w:date="2017-05-10T16:14:00Z">
              <w:r w:rsidRPr="00E352EF" w:rsidDel="00B907AC">
                <w:rPr>
                  <w:rFonts w:ascii="Calibri" w:eastAsia="Calibri" w:hAnsi="Calibri" w:cs="Calibri"/>
                </w:rPr>
                <w:delText>20</w:delText>
              </w:r>
            </w:del>
          </w:p>
        </w:tc>
      </w:tr>
      <w:tr w:rsidR="00897489" w:rsidRPr="00E352EF" w:rsidDel="00696CCA" w14:paraId="541D669A" w14:textId="4CE5CD5D">
        <w:trPr>
          <w:del w:id="11184" w:author="Laura Viignola" w:date="2017-07-10T16:55: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62B396" w14:textId="6A17FEEA" w:rsidR="00897489" w:rsidRPr="00E352EF" w:rsidDel="00696CCA" w:rsidRDefault="00897489">
            <w:pPr>
              <w:rPr>
                <w:del w:id="11185" w:author="Laura Viignola" w:date="2017-07-10T16:55:00Z"/>
              </w:rPr>
            </w:pPr>
            <w:del w:id="11186" w:author="Laura Viignola" w:date="2017-05-10T16:14:00Z">
              <w:r w:rsidRPr="00E352EF" w:rsidDel="00B907AC">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904B99" w14:textId="359B49B9" w:rsidR="00897489" w:rsidRPr="00E352EF" w:rsidDel="00696CCA" w:rsidRDefault="00897489">
            <w:pPr>
              <w:rPr>
                <w:del w:id="11187" w:author="Laura Viignola" w:date="2017-07-10T16:55:00Z"/>
              </w:rPr>
            </w:pPr>
            <w:del w:id="11188" w:author="Laura Viignola" w:date="2017-05-10T16:14:00Z">
              <w:r w:rsidRPr="00E352EF" w:rsidDel="00B907AC">
                <w:rPr>
                  <w:rFonts w:ascii="Calibri" w:eastAsia="Calibri" w:hAnsi="Calibri" w:cs="Calibri"/>
                </w:rPr>
                <w:delText>France</w:delText>
              </w:r>
            </w:del>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B0F8B5" w14:textId="21681B92" w:rsidR="00897489" w:rsidRPr="00E352EF" w:rsidDel="00696CCA" w:rsidRDefault="00897489">
            <w:pPr>
              <w:rPr>
                <w:del w:id="11189" w:author="Laura Viignola" w:date="2017-07-10T16:55:00Z"/>
              </w:rPr>
            </w:pPr>
            <w:del w:id="11190" w:author="Laura Viignola" w:date="2017-05-10T16:14:00Z">
              <w:r w:rsidRPr="00E352EF" w:rsidDel="00B907AC">
                <w:rPr>
                  <w:rFonts w:ascii="Calibri" w:eastAsia="Calibri" w:hAnsi="Calibri" w:cs="Calibri"/>
                </w:rPr>
                <w:delText>Total</w:delText>
              </w:r>
            </w:del>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422692" w14:textId="31F66FF4" w:rsidR="00897489" w:rsidRPr="00E352EF" w:rsidDel="00696CCA" w:rsidRDefault="00897489">
            <w:pPr>
              <w:rPr>
                <w:del w:id="11191" w:author="Laura Viignola" w:date="2017-07-10T16:55:00Z"/>
              </w:rPr>
            </w:pPr>
            <w:del w:id="11192" w:author="Laura Viignola" w:date="2017-05-10T16:14:00Z">
              <w:r w:rsidRPr="00E352EF" w:rsidDel="00B907AC">
                <w:rPr>
                  <w:rFonts w:ascii="Calibri" w:eastAsia="Calibri" w:hAnsi="Calibri" w:cs="Calibri"/>
                </w:rPr>
                <w:delText>Total</w:delText>
              </w:r>
            </w:del>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CEA1AE" w14:textId="5631BB28" w:rsidR="00897489" w:rsidRPr="00E352EF" w:rsidDel="00696CCA" w:rsidRDefault="00897489">
            <w:pPr>
              <w:rPr>
                <w:del w:id="11193" w:author="Laura Viignola" w:date="2017-07-10T16:55:00Z"/>
              </w:rPr>
            </w:pPr>
            <w:del w:id="11194" w:author="Laura Viignola" w:date="2017-05-10T16:14:00Z">
              <w:r w:rsidRPr="00E352EF" w:rsidDel="00B907AC">
                <w:rPr>
                  <w:rFonts w:ascii="Calibri" w:eastAsia="Calibri" w:hAnsi="Calibri" w:cs="Calibri"/>
                </w:rPr>
                <w:delText>30</w:delText>
              </w:r>
            </w:del>
          </w:p>
        </w:tc>
      </w:tr>
      <w:tr w:rsidR="00897489" w:rsidRPr="00E352EF" w:rsidDel="00696CCA" w14:paraId="1FE36C6A" w14:textId="1F17BD08">
        <w:trPr>
          <w:del w:id="11195" w:author="Laura Viignola" w:date="2017-07-10T16:55: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F60C59" w14:textId="27044ED7" w:rsidR="00897489" w:rsidRPr="00E352EF" w:rsidDel="00696CCA" w:rsidRDefault="00897489">
            <w:pPr>
              <w:rPr>
                <w:del w:id="11196" w:author="Laura Viignola" w:date="2017-07-10T16:55:00Z"/>
              </w:rPr>
            </w:pPr>
            <w:del w:id="11197" w:author="Laura Viignola" w:date="2017-05-10T16:14:00Z">
              <w:r w:rsidRPr="00E352EF" w:rsidDel="00B907AC">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44631D" w14:textId="6B5150B7" w:rsidR="00897489" w:rsidRPr="00E352EF" w:rsidDel="00696CCA" w:rsidRDefault="00897489">
            <w:pPr>
              <w:rPr>
                <w:del w:id="11198" w:author="Laura Viignola" w:date="2017-07-10T16:55:00Z"/>
              </w:rPr>
            </w:pPr>
            <w:del w:id="11199" w:author="Laura Viignola" w:date="2017-05-10T16:14:00Z">
              <w:r w:rsidRPr="00E352EF" w:rsidDel="00B907AC">
                <w:rPr>
                  <w:rFonts w:ascii="Calibri" w:eastAsia="Calibri" w:hAnsi="Calibri" w:cs="Calibri"/>
                </w:rPr>
                <w:delText>Malta</w:delText>
              </w:r>
            </w:del>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9B0C86" w14:textId="299268AE" w:rsidR="00897489" w:rsidRPr="00E352EF" w:rsidDel="00696CCA" w:rsidRDefault="00897489">
            <w:pPr>
              <w:rPr>
                <w:del w:id="11200" w:author="Laura Viignola" w:date="2017-07-10T16:55:00Z"/>
              </w:rPr>
            </w:pPr>
            <w:del w:id="11201" w:author="Laura Viignola" w:date="2017-05-10T16:14:00Z">
              <w:r w:rsidRPr="00E352EF" w:rsidDel="00B907AC">
                <w:rPr>
                  <w:rFonts w:ascii="Calibri" w:eastAsia="Calibri" w:hAnsi="Calibri" w:cs="Calibri"/>
                </w:rPr>
                <w:delText>Total</w:delText>
              </w:r>
            </w:del>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3C6B56" w14:textId="70C699C6" w:rsidR="00897489" w:rsidRPr="00E352EF" w:rsidDel="00696CCA" w:rsidRDefault="00897489">
            <w:pPr>
              <w:rPr>
                <w:del w:id="11202" w:author="Laura Viignola" w:date="2017-07-10T16:55:00Z"/>
              </w:rPr>
            </w:pPr>
            <w:del w:id="11203" w:author="Laura Viignola" w:date="2017-05-10T16:14:00Z">
              <w:r w:rsidRPr="00E352EF" w:rsidDel="00B907AC">
                <w:rPr>
                  <w:rFonts w:ascii="Calibri" w:eastAsia="Calibri" w:hAnsi="Calibri" w:cs="Calibri"/>
                </w:rPr>
                <w:delText>Total</w:delText>
              </w:r>
            </w:del>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EEA958" w14:textId="0E063479" w:rsidR="00897489" w:rsidRPr="00E352EF" w:rsidDel="00696CCA" w:rsidRDefault="00897489">
            <w:pPr>
              <w:rPr>
                <w:del w:id="11204" w:author="Laura Viignola" w:date="2017-07-10T16:55:00Z"/>
              </w:rPr>
            </w:pPr>
            <w:del w:id="11205" w:author="Laura Viignola" w:date="2017-05-10T16:14:00Z">
              <w:r w:rsidRPr="00E352EF" w:rsidDel="00B907AC">
                <w:rPr>
                  <w:rFonts w:ascii="Calibri" w:eastAsia="Calibri" w:hAnsi="Calibri" w:cs="Calibri"/>
                </w:rPr>
                <w:delText>40</w:delText>
              </w:r>
            </w:del>
          </w:p>
        </w:tc>
      </w:tr>
      <w:tr w:rsidR="00897489" w:rsidRPr="00E352EF" w:rsidDel="00696CCA" w14:paraId="395055CC" w14:textId="4BF01598">
        <w:trPr>
          <w:del w:id="11206" w:author="Laura Viignola" w:date="2017-07-10T16:55: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C2D102" w14:textId="6CBBA2C9" w:rsidR="00897489" w:rsidRPr="00E352EF" w:rsidDel="00696CCA" w:rsidRDefault="00897489">
            <w:pPr>
              <w:rPr>
                <w:del w:id="11207" w:author="Laura Viignola" w:date="2017-07-10T16:55:00Z"/>
              </w:rPr>
            </w:pPr>
            <w:del w:id="11208" w:author="Laura Viignola" w:date="2017-05-10T16:14:00Z">
              <w:r w:rsidRPr="00E352EF" w:rsidDel="00B907AC">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D923E7" w14:textId="7560F2C6" w:rsidR="00897489" w:rsidRPr="00E352EF" w:rsidDel="00696CCA" w:rsidRDefault="00897489">
            <w:pPr>
              <w:rPr>
                <w:del w:id="11209" w:author="Laura Viignola" w:date="2017-07-10T16:55:00Z"/>
              </w:rPr>
            </w:pPr>
            <w:del w:id="11210" w:author="Laura Viignola" w:date="2017-05-10T16:14:00Z">
              <w:r w:rsidRPr="00E352EF" w:rsidDel="00B907AC">
                <w:rPr>
                  <w:rFonts w:ascii="Calibri" w:eastAsia="Calibri" w:hAnsi="Calibri" w:cs="Calibri"/>
                </w:rPr>
                <w:delText>Finland</w:delText>
              </w:r>
            </w:del>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43173B" w14:textId="234E9C94" w:rsidR="00897489" w:rsidRPr="00E352EF" w:rsidDel="00696CCA" w:rsidRDefault="00897489">
            <w:pPr>
              <w:rPr>
                <w:del w:id="11211" w:author="Laura Viignola" w:date="2017-07-10T16:55:00Z"/>
              </w:rPr>
            </w:pPr>
            <w:del w:id="11212" w:author="Laura Viignola" w:date="2017-05-10T16:14:00Z">
              <w:r w:rsidRPr="00E352EF" w:rsidDel="00B907AC">
                <w:rPr>
                  <w:rFonts w:ascii="Calibri" w:eastAsia="Calibri" w:hAnsi="Calibri" w:cs="Calibri"/>
                </w:rPr>
                <w:delText>Total</w:delText>
              </w:r>
            </w:del>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DF02C1" w14:textId="19D99CFB" w:rsidR="00897489" w:rsidRPr="00E352EF" w:rsidDel="00696CCA" w:rsidRDefault="00897489">
            <w:pPr>
              <w:rPr>
                <w:del w:id="11213" w:author="Laura Viignola" w:date="2017-07-10T16:55:00Z"/>
              </w:rPr>
            </w:pPr>
            <w:del w:id="11214" w:author="Laura Viignola" w:date="2017-05-10T16:14:00Z">
              <w:r w:rsidRPr="00E352EF" w:rsidDel="00B907AC">
                <w:rPr>
                  <w:rFonts w:ascii="Calibri" w:eastAsia="Calibri" w:hAnsi="Calibri" w:cs="Calibri"/>
                </w:rPr>
                <w:delText>Total</w:delText>
              </w:r>
            </w:del>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799B87" w14:textId="4C67FA09" w:rsidR="00897489" w:rsidRPr="00E352EF" w:rsidDel="00696CCA" w:rsidRDefault="00897489">
            <w:pPr>
              <w:rPr>
                <w:del w:id="11215" w:author="Laura Viignola" w:date="2017-07-10T16:55:00Z"/>
              </w:rPr>
            </w:pPr>
            <w:del w:id="11216" w:author="Laura Viignola" w:date="2017-05-10T16:14:00Z">
              <w:r w:rsidRPr="00E352EF" w:rsidDel="00B907AC">
                <w:rPr>
                  <w:rFonts w:ascii="Calibri" w:eastAsia="Calibri" w:hAnsi="Calibri" w:cs="Calibri"/>
                </w:rPr>
                <w:delText>50</w:delText>
              </w:r>
            </w:del>
          </w:p>
        </w:tc>
      </w:tr>
      <w:tr w:rsidR="00897489" w:rsidRPr="00E352EF" w:rsidDel="00696CCA" w14:paraId="2F014C48" w14:textId="57CB69F6">
        <w:trPr>
          <w:del w:id="11217" w:author="Laura Viignola" w:date="2017-07-10T16:55: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F83F16" w14:textId="54793864" w:rsidR="00897489" w:rsidRPr="00E352EF" w:rsidDel="00696CCA" w:rsidRDefault="00897489">
            <w:pPr>
              <w:rPr>
                <w:del w:id="11218" w:author="Laura Viignola" w:date="2017-07-10T16:55:00Z"/>
              </w:rPr>
            </w:pPr>
            <w:del w:id="11219" w:author="Laura Viignola" w:date="2017-05-10T16:14:00Z">
              <w:r w:rsidRPr="00E352EF" w:rsidDel="00B907AC">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990FE0" w14:textId="49753BCE" w:rsidR="00897489" w:rsidRPr="00E352EF" w:rsidDel="00696CCA" w:rsidRDefault="00897489">
            <w:pPr>
              <w:rPr>
                <w:del w:id="11220" w:author="Laura Viignola" w:date="2017-07-10T16:55:00Z"/>
              </w:rPr>
            </w:pPr>
            <w:del w:id="11221" w:author="Laura Viignola" w:date="2017-05-10T16:14:00Z">
              <w:r w:rsidRPr="00E352EF" w:rsidDel="00B907AC">
                <w:rPr>
                  <w:rFonts w:ascii="Calibri" w:eastAsia="Calibri" w:hAnsi="Calibri" w:cs="Calibri"/>
                </w:rPr>
                <w:delText>Switzerland</w:delText>
              </w:r>
            </w:del>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02D8E5" w14:textId="318421C2" w:rsidR="00897489" w:rsidRPr="00E352EF" w:rsidDel="00696CCA" w:rsidRDefault="00897489">
            <w:pPr>
              <w:rPr>
                <w:del w:id="11222" w:author="Laura Viignola" w:date="2017-07-10T16:55:00Z"/>
              </w:rPr>
            </w:pPr>
            <w:del w:id="11223" w:author="Laura Viignola" w:date="2017-05-10T16:14:00Z">
              <w:r w:rsidRPr="00E352EF" w:rsidDel="00B907AC">
                <w:rPr>
                  <w:rFonts w:ascii="Calibri" w:eastAsia="Calibri" w:hAnsi="Calibri" w:cs="Calibri"/>
                </w:rPr>
                <w:delText>Total</w:delText>
              </w:r>
            </w:del>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479ED7" w14:textId="350FD3BD" w:rsidR="00897489" w:rsidRPr="00E352EF" w:rsidDel="00696CCA" w:rsidRDefault="00897489">
            <w:pPr>
              <w:rPr>
                <w:del w:id="11224" w:author="Laura Viignola" w:date="2017-07-10T16:55:00Z"/>
              </w:rPr>
            </w:pPr>
            <w:del w:id="11225" w:author="Laura Viignola" w:date="2017-05-10T16:14:00Z">
              <w:r w:rsidRPr="00E352EF" w:rsidDel="00B907AC">
                <w:rPr>
                  <w:rFonts w:ascii="Calibri" w:eastAsia="Calibri" w:hAnsi="Calibri" w:cs="Calibri"/>
                </w:rPr>
                <w:delText>Total</w:delText>
              </w:r>
            </w:del>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A542D3" w14:textId="3B3ABF58" w:rsidR="00897489" w:rsidRPr="00E352EF" w:rsidDel="00696CCA" w:rsidRDefault="00897489">
            <w:pPr>
              <w:rPr>
                <w:del w:id="11226" w:author="Laura Viignola" w:date="2017-07-10T16:55:00Z"/>
              </w:rPr>
            </w:pPr>
            <w:del w:id="11227" w:author="Laura Viignola" w:date="2017-05-10T16:14:00Z">
              <w:r w:rsidRPr="00E352EF" w:rsidDel="00B907AC">
                <w:rPr>
                  <w:rFonts w:ascii="Calibri" w:eastAsia="Calibri" w:hAnsi="Calibri" w:cs="Calibri"/>
                </w:rPr>
                <w:delText>60</w:delText>
              </w:r>
            </w:del>
          </w:p>
        </w:tc>
      </w:tr>
    </w:tbl>
    <w:p w14:paraId="5FD83667" w14:textId="77777777" w:rsidR="005A2227" w:rsidRPr="00E352EF" w:rsidRDefault="005A2227"/>
    <w:p w14:paraId="04ABFBDE" w14:textId="77777777" w:rsidR="005A2227" w:rsidRPr="00E352EF" w:rsidRDefault="005A2227"/>
    <w:tbl>
      <w:tblPr>
        <w:tblW w:w="6581"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94"/>
        <w:gridCol w:w="1382"/>
        <w:gridCol w:w="1138"/>
        <w:gridCol w:w="1282"/>
        <w:gridCol w:w="1685"/>
      </w:tblGrid>
      <w:tr w:rsidR="005A2227" w:rsidRPr="00E352EF" w14:paraId="346A99A1" w14:textId="77777777">
        <w:tc>
          <w:tcPr>
            <w:tcW w:w="109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4EA1D15" w14:textId="332DC60D" w:rsidR="005A2227" w:rsidRPr="00E352EF" w:rsidRDefault="0097053A">
            <w:del w:id="11228" w:author="Laura Viignola" w:date="2017-05-10T16:10:00Z">
              <w:r w:rsidRPr="00E352EF" w:rsidDel="00B907AC">
                <w:rPr>
                  <w:rFonts w:ascii="Calibri" w:eastAsia="Calibri" w:hAnsi="Calibri" w:cs="Calibri"/>
                </w:rPr>
                <w:delText>total_population1</w:delText>
              </w:r>
            </w:del>
            <w:ins w:id="11229" w:author="Laura Viignola" w:date="2017-05-10T16:10:00Z">
              <w:r w:rsidR="00B907AC">
                <w:rPr>
                  <w:rFonts w:ascii="Calibri" w:eastAsia="Calibri" w:hAnsi="Calibri" w:cs="Calibri"/>
                </w:rPr>
                <w:t>ds_r</w:t>
              </w:r>
            </w:ins>
          </w:p>
        </w:tc>
      </w:tr>
      <w:tr w:rsidR="005A2227" w:rsidRPr="00E352EF" w14:paraId="6DE2C9A1" w14:textId="77777777">
        <w:tc>
          <w:tcPr>
            <w:tcW w:w="10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89477A6" w14:textId="77777777" w:rsidR="005A2227" w:rsidRPr="00E352EF" w:rsidRDefault="0097053A">
            <w:r w:rsidRPr="00E352EF">
              <w:rPr>
                <w:rFonts w:ascii="Calibri" w:eastAsia="Calibri" w:hAnsi="Calibri" w:cs="Calibri"/>
                <w:b/>
              </w:rPr>
              <w:t>TIME</w:t>
            </w:r>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2BF040D" w14:textId="77777777" w:rsidR="005A2227" w:rsidRPr="00E352EF" w:rsidRDefault="0097053A">
            <w:r w:rsidRPr="00E352EF">
              <w:rPr>
                <w:rFonts w:ascii="Calibri" w:eastAsia="Calibri" w:hAnsi="Calibri" w:cs="Calibri"/>
                <w:b/>
              </w:rPr>
              <w:t>GEO</w:t>
            </w:r>
          </w:p>
        </w:tc>
        <w:tc>
          <w:tcPr>
            <w:tcW w:w="11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50B6487" w14:textId="77777777" w:rsidR="005A2227" w:rsidRPr="00E352EF" w:rsidRDefault="0097053A">
            <w:r w:rsidRPr="00E352EF">
              <w:rPr>
                <w:rFonts w:ascii="Calibri" w:eastAsia="Calibri" w:hAnsi="Calibri" w:cs="Calibri"/>
                <w:b/>
              </w:rPr>
              <w:t>AGE</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11C67FC" w14:textId="77777777" w:rsidR="005A2227" w:rsidRPr="00E352EF" w:rsidRDefault="0097053A">
            <w:r w:rsidRPr="00E352EF">
              <w:rPr>
                <w:rFonts w:ascii="Calibri" w:eastAsia="Calibri" w:hAnsi="Calibri" w:cs="Calibri"/>
                <w:b/>
              </w:rPr>
              <w:t>SEX</w:t>
            </w:r>
          </w:p>
        </w:tc>
        <w:tc>
          <w:tcPr>
            <w:tcW w:w="168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9CDF952" w14:textId="77777777" w:rsidR="005A2227" w:rsidRPr="00E352EF" w:rsidRDefault="0097053A">
            <w:r w:rsidRPr="00E352EF">
              <w:rPr>
                <w:rFonts w:ascii="Calibri" w:eastAsia="Calibri" w:hAnsi="Calibri" w:cs="Calibri"/>
                <w:b/>
              </w:rPr>
              <w:t>POPULATION</w:t>
            </w:r>
          </w:p>
        </w:tc>
      </w:tr>
      <w:tr w:rsidR="005A2227" w:rsidRPr="00E352EF" w14:paraId="58A5BF42"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5E15A8"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71A4BA" w14:textId="77777777" w:rsidR="005A2227" w:rsidRPr="00E352EF" w:rsidRDefault="0097053A">
            <w:r w:rsidRPr="00E352EF">
              <w:rPr>
                <w:rFonts w:ascii="Calibri" w:eastAsia="Calibri" w:hAnsi="Calibri" w:cs="Calibri"/>
              </w:rPr>
              <w:t>Belgium</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C92D1E"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D49E8E"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D39271" w14:textId="77777777" w:rsidR="005A2227" w:rsidRPr="00E352EF" w:rsidRDefault="0097053A">
            <w:r w:rsidRPr="00E352EF">
              <w:rPr>
                <w:rFonts w:ascii="Calibri" w:eastAsia="Calibri" w:hAnsi="Calibri" w:cs="Calibri"/>
              </w:rPr>
              <w:t>1</w:t>
            </w:r>
          </w:p>
        </w:tc>
      </w:tr>
      <w:tr w:rsidR="005A2227" w:rsidRPr="00E352EF" w14:paraId="5895380B"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A72862"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C51689" w14:textId="77777777" w:rsidR="005A2227" w:rsidRPr="00E352EF" w:rsidRDefault="0097053A">
            <w:r w:rsidRPr="00E352EF">
              <w:rPr>
                <w:rFonts w:ascii="Calibri" w:eastAsia="Calibri" w:hAnsi="Calibri" w:cs="Calibri"/>
              </w:rPr>
              <w:t>Greece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FE64EE"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72CC2A"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0F2898" w14:textId="77777777" w:rsidR="005A2227" w:rsidRPr="00E352EF" w:rsidRDefault="0097053A">
            <w:r w:rsidRPr="00E352EF">
              <w:rPr>
                <w:rFonts w:ascii="Calibri" w:eastAsia="Calibri" w:hAnsi="Calibri" w:cs="Calibri"/>
              </w:rPr>
              <w:t>2</w:t>
            </w:r>
          </w:p>
        </w:tc>
      </w:tr>
      <w:tr w:rsidR="005A2227" w:rsidRPr="00E352EF" w14:paraId="780DA9CD"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93DC41"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7596C9" w14:textId="77777777" w:rsidR="005A2227" w:rsidRPr="00E352EF" w:rsidRDefault="0097053A">
            <w:r w:rsidRPr="00E352EF">
              <w:rPr>
                <w:rFonts w:ascii="Calibri" w:eastAsia="Calibri" w:hAnsi="Calibri" w:cs="Calibri"/>
              </w:rPr>
              <w:t>France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266986"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AAFE9D"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F6AB13" w14:textId="77777777" w:rsidR="005A2227" w:rsidRPr="00E352EF" w:rsidRDefault="0097053A">
            <w:r w:rsidRPr="00E352EF">
              <w:rPr>
                <w:rFonts w:ascii="Calibri" w:eastAsia="Calibri" w:hAnsi="Calibri" w:cs="Calibri"/>
              </w:rPr>
              <w:t>3</w:t>
            </w:r>
          </w:p>
        </w:tc>
      </w:tr>
      <w:tr w:rsidR="005A2227" w:rsidRPr="00E352EF" w14:paraId="43B9A8D8"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381CA0"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AF0967" w14:textId="77777777" w:rsidR="005A2227" w:rsidRPr="00E352EF" w:rsidRDefault="0097053A">
            <w:r w:rsidRPr="00E352EF">
              <w:rPr>
                <w:rFonts w:ascii="Calibri" w:eastAsia="Calibri" w:hAnsi="Calibri" w:cs="Calibri"/>
              </w:rPr>
              <w:t>Malta</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08A81B"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25FF08"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B5ACF9" w14:textId="77777777" w:rsidR="005A2227" w:rsidRPr="00E352EF" w:rsidRDefault="0097053A">
            <w:r w:rsidRPr="00E352EF">
              <w:rPr>
                <w:rFonts w:ascii="Calibri" w:eastAsia="Calibri" w:hAnsi="Calibri" w:cs="Calibri"/>
              </w:rPr>
              <w:t>4</w:t>
            </w:r>
          </w:p>
        </w:tc>
      </w:tr>
      <w:tr w:rsidR="005A2227" w:rsidRPr="00E352EF" w14:paraId="6E4F8AEB"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8F3EE2"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6C4AD4" w14:textId="77777777" w:rsidR="005A2227" w:rsidRPr="00E352EF" w:rsidRDefault="0097053A">
            <w:r w:rsidRPr="00E352EF">
              <w:rPr>
                <w:rFonts w:ascii="Calibri" w:eastAsia="Calibri" w:hAnsi="Calibri" w:cs="Calibri"/>
              </w:rPr>
              <w:t>Finland</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7F81FB"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AA414B"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979C2F" w14:textId="77777777" w:rsidR="005A2227" w:rsidRPr="00E352EF" w:rsidRDefault="0097053A">
            <w:r w:rsidRPr="00E352EF">
              <w:rPr>
                <w:rFonts w:ascii="Calibri" w:eastAsia="Calibri" w:hAnsi="Calibri" w:cs="Calibri"/>
              </w:rPr>
              <w:t>5</w:t>
            </w:r>
          </w:p>
        </w:tc>
      </w:tr>
      <w:tr w:rsidR="005A2227" w:rsidRPr="00E352EF" w14:paraId="6140ABB8"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913D06"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DEFF7F" w14:textId="77777777" w:rsidR="005A2227" w:rsidRPr="00E352EF" w:rsidRDefault="0097053A">
            <w:r w:rsidRPr="00E352EF">
              <w:rPr>
                <w:rFonts w:ascii="Calibri" w:eastAsia="Calibri" w:hAnsi="Calibri" w:cs="Calibri"/>
              </w:rPr>
              <w:t>Switzerland</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FC8FC5"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2429F1"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69F74A" w14:textId="77777777" w:rsidR="005A2227" w:rsidRPr="00E352EF" w:rsidRDefault="0097053A">
            <w:r w:rsidRPr="00E352EF">
              <w:rPr>
                <w:rFonts w:ascii="Calibri" w:eastAsia="Calibri" w:hAnsi="Calibri" w:cs="Calibri"/>
              </w:rPr>
              <w:t>6</w:t>
            </w:r>
          </w:p>
        </w:tc>
      </w:tr>
      <w:tr w:rsidR="005A2227" w:rsidRPr="00E352EF" w14:paraId="59C9FD2E" w14:textId="77777777">
        <w:trPr>
          <w:trHeight w:val="331"/>
        </w:trPr>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08A9E2" w14:textId="77777777" w:rsidR="005A2227" w:rsidRPr="00E352EF" w:rsidRDefault="0097053A">
            <w:r w:rsidRPr="00E352EF">
              <w:rPr>
                <w:rFonts w:ascii="Calibri" w:eastAsia="Calibri" w:hAnsi="Calibri" w:cs="Calibri"/>
              </w:rPr>
              <w:t>2011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69F621" w14:textId="77777777" w:rsidR="005A2227" w:rsidRPr="00E352EF" w:rsidRDefault="0097053A">
            <w:r w:rsidRPr="00E352EF">
              <w:rPr>
                <w:rFonts w:ascii="Calibri" w:eastAsia="Calibri" w:hAnsi="Calibri" w:cs="Calibri"/>
              </w:rPr>
              <w:t>Belgium</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141E36"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D7EFBC"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14CB5A" w14:textId="77777777" w:rsidR="005A2227" w:rsidRPr="00E352EF" w:rsidRDefault="0097053A">
            <w:r w:rsidRPr="00E352EF">
              <w:rPr>
                <w:rFonts w:ascii="Calibri" w:eastAsia="Calibri" w:hAnsi="Calibri" w:cs="Calibri"/>
              </w:rPr>
              <w:t>10</w:t>
            </w:r>
          </w:p>
        </w:tc>
      </w:tr>
    </w:tbl>
    <w:p w14:paraId="3502C479" w14:textId="77777777" w:rsidR="005A2227" w:rsidRPr="00E352EF" w:rsidRDefault="005A2227"/>
    <w:p w14:paraId="206897A0" w14:textId="77777777" w:rsidR="005A2227" w:rsidRPr="00E352EF" w:rsidRDefault="005A2227">
      <w:pPr>
        <w:jc w:val="both"/>
      </w:pPr>
    </w:p>
    <w:p w14:paraId="678D9064" w14:textId="77777777" w:rsidR="005A2227" w:rsidRPr="00E352EF" w:rsidRDefault="0097053A" w:rsidP="00EA6708">
      <w:pPr>
        <w:rPr>
          <w:rFonts w:ascii="Cambria" w:eastAsia="Calibri" w:hAnsi="Cambria" w:cs="Calibri"/>
          <w:b/>
        </w:rPr>
      </w:pPr>
      <w:r w:rsidRPr="00E352EF">
        <w:rPr>
          <w:rFonts w:ascii="Cambria" w:eastAsia="Calibri" w:hAnsi="Cambria"/>
        </w:rPr>
        <w:t xml:space="preserve">3) </w:t>
      </w:r>
      <w:r w:rsidRPr="00E352EF">
        <w:rPr>
          <w:rFonts w:ascii="Cambria" w:eastAsia="Calibri" w:hAnsi="Cambria" w:cs="Calibri"/>
        </w:rPr>
        <w:t xml:space="preserve">total_population := </w:t>
      </w:r>
      <w:r w:rsidRPr="00E352EF">
        <w:rPr>
          <w:rFonts w:ascii="Cambria" w:eastAsia="Calibri" w:hAnsi="Cambria" w:cs="Calibri"/>
          <w:b/>
        </w:rPr>
        <w:t>union (</w:t>
      </w:r>
      <w:r w:rsidRPr="00E352EF">
        <w:rPr>
          <w:rFonts w:ascii="Cambria" w:eastAsia="Calibri" w:hAnsi="Cambria" w:cs="Calibri"/>
        </w:rPr>
        <w:t>total_population1, total_population2</w:t>
      </w:r>
      <w:r w:rsidRPr="00E352EF">
        <w:rPr>
          <w:rFonts w:ascii="Cambria" w:eastAsia="Calibri" w:hAnsi="Cambria" w:cs="Calibri"/>
          <w:b/>
        </w:rPr>
        <w:t>)</w:t>
      </w:r>
    </w:p>
    <w:p w14:paraId="3CE9402B" w14:textId="77777777" w:rsidR="00EA6708" w:rsidRPr="00E352EF" w:rsidRDefault="00EA6708" w:rsidP="00EA6708">
      <w:pPr>
        <w:rPr>
          <w:rFonts w:ascii="Cambria" w:hAnsi="Cambria"/>
        </w:rPr>
      </w:pPr>
    </w:p>
    <w:tbl>
      <w:tblPr>
        <w:tblW w:w="5789"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1930"/>
        <w:gridCol w:w="1930"/>
      </w:tblGrid>
      <w:tr w:rsidR="005A2227" w:rsidRPr="00E352EF" w14:paraId="1497CBB3" w14:textId="77777777">
        <w:tc>
          <w:tcPr>
            <w:tcW w:w="193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5B4F846A" w14:textId="77777777" w:rsidR="005A2227" w:rsidRPr="00E352EF" w:rsidRDefault="0097053A">
            <w:pPr>
              <w:jc w:val="both"/>
            </w:pPr>
            <w:r w:rsidRPr="00E352EF">
              <w:rPr>
                <w:rFonts w:ascii="Calibri" w:eastAsia="Calibri" w:hAnsi="Calibri" w:cs="Calibri"/>
                <w:b/>
              </w:rPr>
              <w:t>total_population1</w:t>
            </w:r>
          </w:p>
        </w:tc>
      </w:tr>
      <w:tr w:rsidR="005A2227" w:rsidRPr="00E352EF" w14:paraId="7B12280A" w14:textId="77777777">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1E6E48CD" w14:textId="77777777" w:rsidR="005A2227" w:rsidRPr="00E352EF" w:rsidRDefault="0097053A">
            <w:pPr>
              <w:jc w:val="both"/>
            </w:pPr>
            <w:r w:rsidRPr="00E352EF">
              <w:rPr>
                <w:rFonts w:ascii="Calibri" w:eastAsia="Calibri" w:hAnsi="Calibri" w:cs="Calibri"/>
                <w:b/>
              </w:rPr>
              <w:t>TIME</w:t>
            </w:r>
          </w:p>
        </w:tc>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07EBB1D9" w14:textId="77777777" w:rsidR="005A2227" w:rsidRPr="00E352EF" w:rsidRDefault="0097053A">
            <w:pPr>
              <w:jc w:val="both"/>
            </w:pPr>
            <w:r w:rsidRPr="00E352EF">
              <w:rPr>
                <w:rFonts w:ascii="Calibri" w:eastAsia="Calibri" w:hAnsi="Calibri" w:cs="Calibri"/>
                <w:b/>
              </w:rPr>
              <w:t>GEO</w:t>
            </w:r>
          </w:p>
        </w:tc>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78128F58" w14:textId="77777777" w:rsidR="005A2227" w:rsidRPr="00E352EF" w:rsidRDefault="0097053A">
            <w:pPr>
              <w:jc w:val="both"/>
            </w:pPr>
            <w:r w:rsidRPr="00E352EF">
              <w:rPr>
                <w:rFonts w:ascii="Calibri" w:eastAsia="Calibri" w:hAnsi="Calibri" w:cs="Calibri"/>
                <w:b/>
              </w:rPr>
              <w:t>POPULATION</w:t>
            </w:r>
          </w:p>
        </w:tc>
      </w:tr>
      <w:tr w:rsidR="005A2227" w:rsidRPr="00E352EF" w14:paraId="1EE6E993"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96F841"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BE8963" w14:textId="77777777" w:rsidR="005A2227" w:rsidRPr="00E352EF" w:rsidRDefault="0097053A">
            <w:pPr>
              <w:jc w:val="both"/>
            </w:pPr>
            <w:r w:rsidRPr="00E352EF">
              <w:rPr>
                <w:rFonts w:ascii="Calibri" w:eastAsia="Calibri" w:hAnsi="Calibri" w:cs="Calibri"/>
              </w:rPr>
              <w:t>Belgium</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A98883" w14:textId="77777777" w:rsidR="005A2227" w:rsidRPr="00E352EF" w:rsidRDefault="0097053A">
            <w:pPr>
              <w:jc w:val="both"/>
            </w:pPr>
            <w:r w:rsidRPr="00E352EF">
              <w:rPr>
                <w:rFonts w:ascii="Calibri" w:eastAsia="Calibri" w:hAnsi="Calibri" w:cs="Calibri"/>
              </w:rPr>
              <w:t>5</w:t>
            </w:r>
          </w:p>
        </w:tc>
      </w:tr>
      <w:tr w:rsidR="005A2227" w:rsidRPr="00E352EF" w14:paraId="549A39C2"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9B7A08"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A53F47" w14:textId="77777777" w:rsidR="005A2227" w:rsidRPr="00E352EF" w:rsidRDefault="0097053A">
            <w:pPr>
              <w:jc w:val="both"/>
            </w:pPr>
            <w:r w:rsidRPr="00E352EF">
              <w:rPr>
                <w:rFonts w:ascii="Calibri" w:eastAsia="Calibri" w:hAnsi="Calibri" w:cs="Calibri"/>
              </w:rPr>
              <w:t>Greece</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794D5F" w14:textId="77777777" w:rsidR="005A2227" w:rsidRPr="00E352EF" w:rsidRDefault="0097053A">
            <w:pPr>
              <w:jc w:val="both"/>
            </w:pPr>
            <w:r w:rsidRPr="00E352EF">
              <w:rPr>
                <w:rFonts w:ascii="Calibri" w:eastAsia="Calibri" w:hAnsi="Calibri" w:cs="Calibri"/>
              </w:rPr>
              <w:t>2</w:t>
            </w:r>
          </w:p>
        </w:tc>
      </w:tr>
      <w:tr w:rsidR="005A2227" w:rsidRPr="00E352EF" w14:paraId="6170883A"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A6B83F"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F70A87" w14:textId="77777777" w:rsidR="005A2227" w:rsidRPr="00E352EF" w:rsidRDefault="0097053A">
            <w:pPr>
              <w:jc w:val="both"/>
            </w:pPr>
            <w:r w:rsidRPr="00E352EF">
              <w:rPr>
                <w:rFonts w:ascii="Calibri" w:eastAsia="Calibri" w:hAnsi="Calibri" w:cs="Calibri"/>
              </w:rPr>
              <w:t>France</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5B9503" w14:textId="77777777" w:rsidR="005A2227" w:rsidRPr="00E352EF" w:rsidRDefault="0097053A">
            <w:pPr>
              <w:jc w:val="both"/>
            </w:pPr>
            <w:r w:rsidRPr="00E352EF">
              <w:rPr>
                <w:rFonts w:ascii="Calibri" w:eastAsia="Calibri" w:hAnsi="Calibri" w:cs="Calibri"/>
              </w:rPr>
              <w:t>3</w:t>
            </w:r>
          </w:p>
        </w:tc>
      </w:tr>
      <w:tr w:rsidR="005A2227" w:rsidRPr="00E352EF" w14:paraId="0B38BAEE"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2707E4"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66821B" w14:textId="77777777" w:rsidR="005A2227" w:rsidRPr="00E352EF" w:rsidRDefault="0097053A">
            <w:pPr>
              <w:jc w:val="both"/>
            </w:pPr>
            <w:r w:rsidRPr="00E352EF">
              <w:rPr>
                <w:rFonts w:ascii="Calibri" w:eastAsia="Calibri" w:hAnsi="Calibri" w:cs="Calibri"/>
              </w:rPr>
              <w:t>Malta</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9A1C34" w14:textId="77777777" w:rsidR="005A2227" w:rsidRPr="00E352EF" w:rsidRDefault="0097053A">
            <w:pPr>
              <w:jc w:val="both"/>
            </w:pPr>
            <w:r w:rsidRPr="00E352EF">
              <w:rPr>
                <w:rFonts w:ascii="Calibri" w:eastAsia="Calibri" w:hAnsi="Calibri" w:cs="Calibri"/>
              </w:rPr>
              <w:t>7</w:t>
            </w:r>
          </w:p>
        </w:tc>
      </w:tr>
      <w:tr w:rsidR="005A2227" w:rsidRPr="00E352EF" w14:paraId="19BD23FE"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67ED3E"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052084" w14:textId="77777777" w:rsidR="005A2227" w:rsidRPr="00E352EF" w:rsidRDefault="0097053A">
            <w:pPr>
              <w:jc w:val="both"/>
            </w:pPr>
            <w:r w:rsidRPr="00E352EF">
              <w:rPr>
                <w:rFonts w:ascii="Calibri" w:eastAsia="Calibri" w:hAnsi="Calibri" w:cs="Calibri"/>
              </w:rPr>
              <w:t>Finland</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BD3C3E" w14:textId="77777777" w:rsidR="005A2227" w:rsidRPr="00E352EF" w:rsidRDefault="0097053A">
            <w:pPr>
              <w:jc w:val="both"/>
            </w:pPr>
            <w:r w:rsidRPr="00E352EF">
              <w:rPr>
                <w:rFonts w:ascii="Calibri" w:eastAsia="Calibri" w:hAnsi="Calibri" w:cs="Calibri"/>
              </w:rPr>
              <w:t>9</w:t>
            </w:r>
          </w:p>
        </w:tc>
      </w:tr>
      <w:tr w:rsidR="005A2227" w:rsidRPr="00E352EF" w14:paraId="714D9AEF"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1A785B"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87ED8F" w14:textId="77777777" w:rsidR="005A2227" w:rsidRPr="00E352EF" w:rsidRDefault="0097053A">
            <w:pPr>
              <w:jc w:val="both"/>
            </w:pPr>
            <w:r w:rsidRPr="00E352EF">
              <w:rPr>
                <w:rFonts w:ascii="Calibri" w:eastAsia="Calibri" w:hAnsi="Calibri" w:cs="Calibri"/>
              </w:rPr>
              <w:t>Switzerland</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B1711F" w14:textId="77777777" w:rsidR="005A2227" w:rsidRPr="00E352EF" w:rsidRDefault="0097053A">
            <w:pPr>
              <w:jc w:val="both"/>
            </w:pPr>
            <w:r w:rsidRPr="00E352EF">
              <w:rPr>
                <w:rFonts w:ascii="Calibri" w:eastAsia="Calibri" w:hAnsi="Calibri" w:cs="Calibri"/>
              </w:rPr>
              <w:t>12</w:t>
            </w:r>
          </w:p>
        </w:tc>
      </w:tr>
    </w:tbl>
    <w:p w14:paraId="493DB983" w14:textId="77777777" w:rsidR="005A2227" w:rsidRPr="00E352EF" w:rsidRDefault="005A2227">
      <w:pPr>
        <w:jc w:val="both"/>
      </w:pPr>
    </w:p>
    <w:tbl>
      <w:tblPr>
        <w:tblW w:w="5789"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1930"/>
        <w:gridCol w:w="1930"/>
      </w:tblGrid>
      <w:tr w:rsidR="005A2227" w:rsidRPr="00E352EF" w14:paraId="60995041" w14:textId="77777777" w:rsidTr="00696CCA">
        <w:tc>
          <w:tcPr>
            <w:tcW w:w="5789"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6002A5A3" w14:textId="77777777" w:rsidR="005A2227" w:rsidRPr="00E352EF" w:rsidRDefault="0097053A">
            <w:pPr>
              <w:jc w:val="both"/>
            </w:pPr>
            <w:r w:rsidRPr="00E352EF">
              <w:rPr>
                <w:rFonts w:ascii="Calibri" w:eastAsia="Calibri" w:hAnsi="Calibri" w:cs="Calibri"/>
                <w:b/>
              </w:rPr>
              <w:t>total_population2</w:t>
            </w:r>
          </w:p>
        </w:tc>
      </w:tr>
      <w:tr w:rsidR="005A2227" w:rsidRPr="00E352EF" w14:paraId="58A87050" w14:textId="77777777" w:rsidTr="00696CCA">
        <w:tc>
          <w:tcPr>
            <w:tcW w:w="1929"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74A8B8FC" w14:textId="77777777" w:rsidR="005A2227" w:rsidRPr="00E352EF" w:rsidRDefault="0097053A">
            <w:pPr>
              <w:jc w:val="both"/>
            </w:pPr>
            <w:r w:rsidRPr="00E352EF">
              <w:rPr>
                <w:rFonts w:ascii="Calibri" w:eastAsia="Calibri" w:hAnsi="Calibri" w:cs="Calibri"/>
                <w:b/>
              </w:rPr>
              <w:t>TIME</w:t>
            </w:r>
          </w:p>
        </w:tc>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07CD808E" w14:textId="77777777" w:rsidR="005A2227" w:rsidRPr="00E352EF" w:rsidRDefault="0097053A">
            <w:pPr>
              <w:jc w:val="both"/>
            </w:pPr>
            <w:r w:rsidRPr="00E352EF">
              <w:rPr>
                <w:rFonts w:ascii="Calibri" w:eastAsia="Calibri" w:hAnsi="Calibri" w:cs="Calibri"/>
                <w:b/>
              </w:rPr>
              <w:t>GEO</w:t>
            </w:r>
          </w:p>
        </w:tc>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71C9755D" w14:textId="77777777" w:rsidR="005A2227" w:rsidRPr="00E352EF" w:rsidRDefault="0097053A">
            <w:pPr>
              <w:jc w:val="both"/>
            </w:pPr>
            <w:r w:rsidRPr="00E352EF">
              <w:rPr>
                <w:rFonts w:ascii="Calibri" w:eastAsia="Calibri" w:hAnsi="Calibri" w:cs="Calibri"/>
                <w:b/>
              </w:rPr>
              <w:t>POPULATION</w:t>
            </w:r>
          </w:p>
        </w:tc>
      </w:tr>
      <w:tr w:rsidR="005A2227" w:rsidRPr="00E352EF" w14:paraId="685F6655" w14:textId="77777777" w:rsidTr="00696CCA">
        <w:tc>
          <w:tcPr>
            <w:tcW w:w="192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E98CE5"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CF133F" w14:textId="77777777" w:rsidR="005A2227" w:rsidRPr="00E352EF" w:rsidRDefault="0097053A">
            <w:pPr>
              <w:jc w:val="both"/>
            </w:pPr>
            <w:r w:rsidRPr="00E352EF">
              <w:rPr>
                <w:rFonts w:ascii="Calibri" w:eastAsia="Calibri" w:hAnsi="Calibri" w:cs="Calibri"/>
              </w:rPr>
              <w:t>Netherlands</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221A7F" w14:textId="77777777" w:rsidR="005A2227" w:rsidRPr="00E352EF" w:rsidRDefault="0097053A">
            <w:pPr>
              <w:jc w:val="both"/>
            </w:pPr>
            <w:r w:rsidRPr="00E352EF">
              <w:rPr>
                <w:rFonts w:ascii="Calibri" w:eastAsia="Calibri" w:hAnsi="Calibri" w:cs="Calibri"/>
              </w:rPr>
              <w:t>23</w:t>
            </w:r>
          </w:p>
        </w:tc>
      </w:tr>
      <w:tr w:rsidR="005A2227" w:rsidRPr="00E352EF" w:rsidDel="00696CCA" w14:paraId="751F9133" w14:textId="54AFADE6" w:rsidTr="00696CCA">
        <w:trPr>
          <w:del w:id="11230" w:author="Laura Viignola" w:date="2017-07-10T16:55:00Z"/>
        </w:trPr>
        <w:tc>
          <w:tcPr>
            <w:tcW w:w="192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E5AFCF" w14:textId="0F5AE863" w:rsidR="005A2227" w:rsidRPr="00E352EF" w:rsidDel="00696CCA" w:rsidRDefault="0097053A">
            <w:pPr>
              <w:jc w:val="both"/>
              <w:rPr>
                <w:del w:id="11231" w:author="Laura Viignola" w:date="2017-07-10T16:55:00Z"/>
              </w:rPr>
            </w:pPr>
            <w:del w:id="11232" w:author="Laura Viignola" w:date="2017-05-10T16:14:00Z">
              <w:r w:rsidRPr="00E352EF" w:rsidDel="00B907AC">
                <w:rPr>
                  <w:rFonts w:ascii="Calibri" w:eastAsia="Calibri" w:hAnsi="Calibri" w:cs="Calibri"/>
                </w:rPr>
                <w:delText>2012</w:delText>
              </w:r>
            </w:del>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966560" w14:textId="2D91D976" w:rsidR="005A2227" w:rsidRPr="00E352EF" w:rsidDel="00696CCA" w:rsidRDefault="0097053A">
            <w:pPr>
              <w:jc w:val="both"/>
              <w:rPr>
                <w:del w:id="11233" w:author="Laura Viignola" w:date="2017-07-10T16:55:00Z"/>
              </w:rPr>
            </w:pPr>
            <w:del w:id="11234" w:author="Laura Viignola" w:date="2017-05-10T16:14:00Z">
              <w:r w:rsidRPr="00E352EF" w:rsidDel="00B907AC">
                <w:rPr>
                  <w:rFonts w:ascii="Calibri" w:eastAsia="Calibri" w:hAnsi="Calibri" w:cs="Calibri"/>
                </w:rPr>
                <w:delText>Greece</w:delText>
              </w:r>
            </w:del>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BBF128" w14:textId="4F503FE2" w:rsidR="005A2227" w:rsidRPr="00E352EF" w:rsidDel="00696CCA" w:rsidRDefault="0097053A">
            <w:pPr>
              <w:jc w:val="both"/>
              <w:rPr>
                <w:del w:id="11235" w:author="Laura Viignola" w:date="2017-07-10T16:55:00Z"/>
              </w:rPr>
            </w:pPr>
            <w:del w:id="11236" w:author="Laura Viignola" w:date="2017-05-10T16:14:00Z">
              <w:r w:rsidRPr="00E352EF" w:rsidDel="00B907AC">
                <w:rPr>
                  <w:rFonts w:ascii="Calibri" w:eastAsia="Calibri" w:hAnsi="Calibri" w:cs="Calibri"/>
                </w:rPr>
                <w:delText>2</w:delText>
              </w:r>
            </w:del>
          </w:p>
        </w:tc>
      </w:tr>
      <w:tr w:rsidR="005A2227" w:rsidRPr="00E352EF" w14:paraId="37F1DB29" w14:textId="77777777" w:rsidTr="00696CCA">
        <w:tc>
          <w:tcPr>
            <w:tcW w:w="192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125387"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1B4193" w14:textId="77777777" w:rsidR="005A2227" w:rsidRPr="00E352EF" w:rsidRDefault="0097053A">
            <w:pPr>
              <w:jc w:val="both"/>
            </w:pPr>
            <w:r w:rsidRPr="00E352EF">
              <w:rPr>
                <w:rFonts w:ascii="Calibri" w:eastAsia="Calibri" w:hAnsi="Calibri" w:cs="Calibri"/>
              </w:rPr>
              <w:t>Spain</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AF94F2" w14:textId="77777777" w:rsidR="005A2227" w:rsidRPr="00E352EF" w:rsidRDefault="0097053A">
            <w:pPr>
              <w:jc w:val="both"/>
            </w:pPr>
            <w:r w:rsidRPr="00E352EF">
              <w:rPr>
                <w:rFonts w:ascii="Calibri" w:eastAsia="Calibri" w:hAnsi="Calibri" w:cs="Calibri"/>
              </w:rPr>
              <w:t>5</w:t>
            </w:r>
          </w:p>
        </w:tc>
      </w:tr>
      <w:tr w:rsidR="005A2227" w:rsidRPr="00E352EF" w14:paraId="07F83BCC" w14:textId="77777777" w:rsidTr="00696CCA">
        <w:tc>
          <w:tcPr>
            <w:tcW w:w="192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71862A"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34E408" w14:textId="77777777" w:rsidR="005A2227" w:rsidRPr="00E352EF" w:rsidRDefault="0097053A">
            <w:pPr>
              <w:jc w:val="both"/>
            </w:pPr>
            <w:r w:rsidRPr="00E352EF">
              <w:rPr>
                <w:rFonts w:ascii="Calibri" w:eastAsia="Calibri" w:hAnsi="Calibri" w:cs="Calibri"/>
              </w:rPr>
              <w:t>Iceland</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1CDA86" w14:textId="77777777" w:rsidR="005A2227" w:rsidRPr="00E352EF" w:rsidRDefault="0097053A">
            <w:pPr>
              <w:jc w:val="both"/>
            </w:pPr>
            <w:r w:rsidRPr="00E352EF">
              <w:rPr>
                <w:rFonts w:ascii="Calibri" w:eastAsia="Calibri" w:hAnsi="Calibri" w:cs="Calibri"/>
              </w:rPr>
              <w:t>1</w:t>
            </w:r>
          </w:p>
        </w:tc>
      </w:tr>
    </w:tbl>
    <w:p w14:paraId="591AB0EA" w14:textId="77777777" w:rsidR="005A2227" w:rsidRPr="00E352EF" w:rsidRDefault="005A2227">
      <w:pPr>
        <w:jc w:val="both"/>
      </w:pPr>
    </w:p>
    <w:tbl>
      <w:tblPr>
        <w:tblW w:w="5789"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1930"/>
        <w:gridCol w:w="1930"/>
      </w:tblGrid>
      <w:tr w:rsidR="005A2227" w:rsidRPr="00E352EF" w14:paraId="118ED002" w14:textId="77777777">
        <w:tc>
          <w:tcPr>
            <w:tcW w:w="193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7001D680" w14:textId="77777777" w:rsidR="005A2227" w:rsidRPr="00E352EF" w:rsidRDefault="0097053A">
            <w:pPr>
              <w:jc w:val="both"/>
            </w:pPr>
            <w:r w:rsidRPr="00E352EF">
              <w:rPr>
                <w:rFonts w:ascii="Calibri" w:eastAsia="Calibri" w:hAnsi="Calibri" w:cs="Calibri"/>
                <w:b/>
              </w:rPr>
              <w:t>total_population</w:t>
            </w:r>
          </w:p>
        </w:tc>
      </w:tr>
      <w:tr w:rsidR="005A2227" w:rsidRPr="00E352EF" w14:paraId="5D1DC353" w14:textId="77777777">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2ECE9898" w14:textId="77777777" w:rsidR="005A2227" w:rsidRPr="00E352EF" w:rsidRDefault="0097053A">
            <w:pPr>
              <w:jc w:val="both"/>
            </w:pPr>
            <w:r w:rsidRPr="00E352EF">
              <w:rPr>
                <w:rFonts w:ascii="Calibri" w:eastAsia="Calibri" w:hAnsi="Calibri" w:cs="Calibri"/>
                <w:b/>
              </w:rPr>
              <w:t>TIME</w:t>
            </w:r>
          </w:p>
        </w:tc>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46C0DE14" w14:textId="77777777" w:rsidR="005A2227" w:rsidRPr="00E352EF" w:rsidRDefault="0097053A">
            <w:pPr>
              <w:jc w:val="both"/>
            </w:pPr>
            <w:r w:rsidRPr="00E352EF">
              <w:rPr>
                <w:rFonts w:ascii="Calibri" w:eastAsia="Calibri" w:hAnsi="Calibri" w:cs="Calibri"/>
                <w:b/>
              </w:rPr>
              <w:t>GEO</w:t>
            </w:r>
          </w:p>
        </w:tc>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70147D74" w14:textId="77777777" w:rsidR="005A2227" w:rsidRPr="00E352EF" w:rsidRDefault="0097053A">
            <w:pPr>
              <w:jc w:val="both"/>
            </w:pPr>
            <w:r w:rsidRPr="00E352EF">
              <w:rPr>
                <w:rFonts w:ascii="Calibri" w:eastAsia="Calibri" w:hAnsi="Calibri" w:cs="Calibri"/>
                <w:b/>
              </w:rPr>
              <w:t>POPULATION</w:t>
            </w:r>
          </w:p>
        </w:tc>
      </w:tr>
      <w:tr w:rsidR="005A2227" w:rsidRPr="00E352EF" w14:paraId="343DB50F"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DB2E7A"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92EAAB" w14:textId="77777777" w:rsidR="005A2227" w:rsidRPr="00E352EF" w:rsidRDefault="0097053A">
            <w:pPr>
              <w:jc w:val="both"/>
            </w:pPr>
            <w:r w:rsidRPr="00E352EF">
              <w:rPr>
                <w:rFonts w:ascii="Calibri" w:eastAsia="Calibri" w:hAnsi="Calibri" w:cs="Calibri"/>
              </w:rPr>
              <w:t>Belgium</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416E9F" w14:textId="77777777" w:rsidR="005A2227" w:rsidRPr="00E352EF" w:rsidRDefault="0097053A">
            <w:pPr>
              <w:jc w:val="both"/>
            </w:pPr>
            <w:r w:rsidRPr="00E352EF">
              <w:rPr>
                <w:rFonts w:ascii="Calibri" w:eastAsia="Calibri" w:hAnsi="Calibri" w:cs="Calibri"/>
              </w:rPr>
              <w:t>5</w:t>
            </w:r>
          </w:p>
        </w:tc>
      </w:tr>
      <w:tr w:rsidR="005A2227" w:rsidRPr="00E352EF" w14:paraId="4C1DDA66"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57DE7C"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FF1350" w14:textId="77777777" w:rsidR="005A2227" w:rsidRPr="00E352EF" w:rsidRDefault="0097053A">
            <w:pPr>
              <w:jc w:val="both"/>
            </w:pPr>
            <w:r w:rsidRPr="00E352EF">
              <w:rPr>
                <w:rFonts w:ascii="Calibri" w:eastAsia="Calibri" w:hAnsi="Calibri" w:cs="Calibri"/>
              </w:rPr>
              <w:t>Greece</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94BCDB" w14:textId="77777777" w:rsidR="005A2227" w:rsidRPr="00E352EF" w:rsidRDefault="0097053A">
            <w:pPr>
              <w:jc w:val="both"/>
            </w:pPr>
            <w:r w:rsidRPr="00E352EF">
              <w:rPr>
                <w:rFonts w:ascii="Calibri" w:eastAsia="Calibri" w:hAnsi="Calibri" w:cs="Calibri"/>
              </w:rPr>
              <w:t>2</w:t>
            </w:r>
          </w:p>
        </w:tc>
      </w:tr>
      <w:tr w:rsidR="005A2227" w:rsidRPr="00E352EF" w14:paraId="7DEFBF2B"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5067C7"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AA0647" w14:textId="77777777" w:rsidR="005A2227" w:rsidRPr="00E352EF" w:rsidRDefault="0097053A">
            <w:pPr>
              <w:jc w:val="both"/>
            </w:pPr>
            <w:r w:rsidRPr="00E352EF">
              <w:rPr>
                <w:rFonts w:ascii="Calibri" w:eastAsia="Calibri" w:hAnsi="Calibri" w:cs="Calibri"/>
              </w:rPr>
              <w:t>France</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BF821E" w14:textId="77777777" w:rsidR="005A2227" w:rsidRPr="00E352EF" w:rsidRDefault="0097053A">
            <w:pPr>
              <w:jc w:val="both"/>
            </w:pPr>
            <w:r w:rsidRPr="00E352EF">
              <w:rPr>
                <w:rFonts w:ascii="Calibri" w:eastAsia="Calibri" w:hAnsi="Calibri" w:cs="Calibri"/>
              </w:rPr>
              <w:t>3</w:t>
            </w:r>
          </w:p>
        </w:tc>
      </w:tr>
      <w:tr w:rsidR="005A2227" w:rsidRPr="00E352EF" w14:paraId="0BF15194"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85C1A4"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629582" w14:textId="77777777" w:rsidR="005A2227" w:rsidRPr="00E352EF" w:rsidRDefault="0097053A">
            <w:pPr>
              <w:jc w:val="both"/>
            </w:pPr>
            <w:r w:rsidRPr="00E352EF">
              <w:rPr>
                <w:rFonts w:ascii="Calibri" w:eastAsia="Calibri" w:hAnsi="Calibri" w:cs="Calibri"/>
              </w:rPr>
              <w:t>Malta</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0E697A" w14:textId="77777777" w:rsidR="005A2227" w:rsidRPr="00E352EF" w:rsidRDefault="0097053A">
            <w:pPr>
              <w:jc w:val="both"/>
            </w:pPr>
            <w:r w:rsidRPr="00E352EF">
              <w:rPr>
                <w:rFonts w:ascii="Calibri" w:eastAsia="Calibri" w:hAnsi="Calibri" w:cs="Calibri"/>
              </w:rPr>
              <w:t>7</w:t>
            </w:r>
          </w:p>
        </w:tc>
      </w:tr>
      <w:tr w:rsidR="005A2227" w:rsidRPr="00E352EF" w14:paraId="5EE5D676"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D34F97"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A12FDF" w14:textId="77777777" w:rsidR="005A2227" w:rsidRPr="00E352EF" w:rsidRDefault="0097053A">
            <w:pPr>
              <w:jc w:val="both"/>
            </w:pPr>
            <w:r w:rsidRPr="00E352EF">
              <w:rPr>
                <w:rFonts w:ascii="Calibri" w:eastAsia="Calibri" w:hAnsi="Calibri" w:cs="Calibri"/>
              </w:rPr>
              <w:t>Finland</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B63395" w14:textId="77777777" w:rsidR="005A2227" w:rsidRPr="00E352EF" w:rsidRDefault="0097053A">
            <w:pPr>
              <w:jc w:val="both"/>
            </w:pPr>
            <w:r w:rsidRPr="00E352EF">
              <w:rPr>
                <w:rFonts w:ascii="Calibri" w:eastAsia="Calibri" w:hAnsi="Calibri" w:cs="Calibri"/>
              </w:rPr>
              <w:t>9</w:t>
            </w:r>
          </w:p>
        </w:tc>
      </w:tr>
      <w:tr w:rsidR="005A2227" w:rsidRPr="00E352EF" w14:paraId="7A1D8383"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61461C"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CB6076" w14:textId="77777777" w:rsidR="005A2227" w:rsidRPr="00E352EF" w:rsidRDefault="0097053A">
            <w:pPr>
              <w:jc w:val="both"/>
            </w:pPr>
            <w:r w:rsidRPr="00E352EF">
              <w:rPr>
                <w:rFonts w:ascii="Calibri" w:eastAsia="Calibri" w:hAnsi="Calibri" w:cs="Calibri"/>
              </w:rPr>
              <w:t>Switzerland</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4062DD" w14:textId="77777777" w:rsidR="005A2227" w:rsidRPr="00E352EF" w:rsidRDefault="0097053A">
            <w:pPr>
              <w:jc w:val="both"/>
            </w:pPr>
            <w:r w:rsidRPr="00E352EF">
              <w:rPr>
                <w:rFonts w:ascii="Calibri" w:eastAsia="Calibri" w:hAnsi="Calibri" w:cs="Calibri"/>
              </w:rPr>
              <w:t>12</w:t>
            </w:r>
          </w:p>
        </w:tc>
      </w:tr>
      <w:tr w:rsidR="005A2227" w:rsidRPr="00E352EF" w14:paraId="6E05D7C2"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4B2084"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2B3F65" w14:textId="77777777" w:rsidR="005A2227" w:rsidRPr="00E352EF" w:rsidRDefault="0097053A">
            <w:pPr>
              <w:jc w:val="both"/>
            </w:pPr>
            <w:r w:rsidRPr="00E352EF">
              <w:rPr>
                <w:rFonts w:ascii="Calibri" w:eastAsia="Calibri" w:hAnsi="Calibri" w:cs="Calibri"/>
              </w:rPr>
              <w:t>Netherlands</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2BDE8F" w14:textId="77777777" w:rsidR="005A2227" w:rsidRPr="00E352EF" w:rsidRDefault="0097053A">
            <w:pPr>
              <w:jc w:val="both"/>
            </w:pPr>
            <w:r w:rsidRPr="00E352EF">
              <w:rPr>
                <w:rFonts w:ascii="Calibri" w:eastAsia="Calibri" w:hAnsi="Calibri" w:cs="Calibri"/>
              </w:rPr>
              <w:t>23</w:t>
            </w:r>
          </w:p>
        </w:tc>
      </w:tr>
      <w:tr w:rsidR="005A2227" w:rsidRPr="00E352EF" w14:paraId="47633FFF"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331613"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E2C69F" w14:textId="77777777" w:rsidR="005A2227" w:rsidRPr="00E352EF" w:rsidRDefault="0097053A">
            <w:pPr>
              <w:jc w:val="both"/>
            </w:pPr>
            <w:r w:rsidRPr="00E352EF">
              <w:rPr>
                <w:rFonts w:ascii="Calibri" w:eastAsia="Calibri" w:hAnsi="Calibri" w:cs="Calibri"/>
              </w:rPr>
              <w:t>Spain</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EA9502" w14:textId="77777777" w:rsidR="005A2227" w:rsidRPr="00E352EF" w:rsidRDefault="0097053A">
            <w:pPr>
              <w:jc w:val="both"/>
            </w:pPr>
            <w:r w:rsidRPr="00E352EF">
              <w:rPr>
                <w:rFonts w:ascii="Calibri" w:eastAsia="Calibri" w:hAnsi="Calibri" w:cs="Calibri"/>
              </w:rPr>
              <w:t>5</w:t>
            </w:r>
          </w:p>
        </w:tc>
      </w:tr>
      <w:tr w:rsidR="005A2227" w:rsidRPr="00E352EF" w14:paraId="0F581AD0"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9B0469"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0503C3" w14:textId="77777777" w:rsidR="005A2227" w:rsidRPr="00E352EF" w:rsidRDefault="0097053A">
            <w:pPr>
              <w:jc w:val="both"/>
            </w:pPr>
            <w:r w:rsidRPr="00E352EF">
              <w:rPr>
                <w:rFonts w:ascii="Calibri" w:eastAsia="Calibri" w:hAnsi="Calibri" w:cs="Calibri"/>
              </w:rPr>
              <w:t>Iceland</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6E44F4" w14:textId="77777777" w:rsidR="005A2227" w:rsidRPr="00E352EF" w:rsidRDefault="0097053A">
            <w:pPr>
              <w:jc w:val="both"/>
            </w:pPr>
            <w:r w:rsidRPr="00E352EF">
              <w:rPr>
                <w:rFonts w:ascii="Calibri" w:eastAsia="Calibri" w:hAnsi="Calibri" w:cs="Calibri"/>
              </w:rPr>
              <w:t>1</w:t>
            </w:r>
          </w:p>
        </w:tc>
      </w:tr>
    </w:tbl>
    <w:p w14:paraId="42094CB1" w14:textId="77777777" w:rsidR="005A2227" w:rsidRPr="00E352EF" w:rsidRDefault="005A2227">
      <w:pPr>
        <w:jc w:val="both"/>
      </w:pPr>
    </w:p>
    <w:p w14:paraId="79D005CD" w14:textId="77777777" w:rsidR="005A2227" w:rsidRPr="00E352EF" w:rsidRDefault="0097053A" w:rsidP="00EA6708">
      <w:pPr>
        <w:rPr>
          <w:rFonts w:ascii="Cambria" w:eastAsia="Calibri" w:hAnsi="Cambria" w:cs="Calibri"/>
          <w:b/>
        </w:rPr>
      </w:pPr>
      <w:r w:rsidRPr="00E352EF">
        <w:rPr>
          <w:rFonts w:ascii="Cambria" w:eastAsia="Calibri" w:hAnsi="Cambria"/>
        </w:rPr>
        <w:t xml:space="preserve">4) </w:t>
      </w:r>
      <w:r w:rsidRPr="00E352EF">
        <w:rPr>
          <w:rFonts w:ascii="Cambria" w:eastAsia="Calibri" w:hAnsi="Cambria" w:cs="Calibri"/>
        </w:rPr>
        <w:t xml:space="preserve">time_geo := </w:t>
      </w:r>
      <w:r w:rsidRPr="00E352EF">
        <w:rPr>
          <w:rFonts w:ascii="Cambria" w:eastAsia="Calibri" w:hAnsi="Cambria" w:cs="Calibri"/>
          <w:b/>
        </w:rPr>
        <w:t>union (</w:t>
      </w:r>
      <w:r w:rsidRPr="00E352EF">
        <w:rPr>
          <w:rFonts w:ascii="Cambria" w:eastAsia="Calibri" w:hAnsi="Cambria" w:cs="Calibri"/>
        </w:rPr>
        <w:t>time_geo1, time_geo2</w:t>
      </w:r>
      <w:r w:rsidRPr="00E352EF">
        <w:rPr>
          <w:rFonts w:ascii="Cambria" w:eastAsia="Calibri" w:hAnsi="Cambria" w:cs="Calibri"/>
          <w:b/>
        </w:rPr>
        <w:t>)</w:t>
      </w:r>
    </w:p>
    <w:p w14:paraId="3C7B9211" w14:textId="77777777" w:rsidR="00EA6708" w:rsidRPr="00E352EF" w:rsidRDefault="00EA6708" w:rsidP="00EA6708">
      <w:pPr>
        <w:rPr>
          <w:rFonts w:ascii="Cambria" w:hAnsi="Cambria"/>
        </w:rPr>
      </w:pPr>
    </w:p>
    <w:tbl>
      <w:tblPr>
        <w:tblW w:w="3859"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1930"/>
      </w:tblGrid>
      <w:tr w:rsidR="005A2227" w:rsidRPr="00E352EF" w14:paraId="5F5C9254" w14:textId="77777777">
        <w:tc>
          <w:tcPr>
            <w:tcW w:w="1930"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6B9F751C" w14:textId="77777777" w:rsidR="005A2227" w:rsidRPr="00E352EF" w:rsidRDefault="0097053A">
            <w:pPr>
              <w:jc w:val="both"/>
            </w:pPr>
            <w:r w:rsidRPr="00E352EF">
              <w:rPr>
                <w:rFonts w:ascii="Calibri" w:eastAsia="Calibri" w:hAnsi="Calibri" w:cs="Calibri"/>
                <w:b/>
              </w:rPr>
              <w:t>time_geo1</w:t>
            </w:r>
          </w:p>
        </w:tc>
      </w:tr>
      <w:tr w:rsidR="005A2227" w:rsidRPr="00E352EF" w14:paraId="255666FD" w14:textId="77777777">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7D6694BA" w14:textId="77777777" w:rsidR="005A2227" w:rsidRPr="00E352EF" w:rsidRDefault="0097053A">
            <w:pPr>
              <w:jc w:val="both"/>
            </w:pPr>
            <w:r w:rsidRPr="00E352EF">
              <w:rPr>
                <w:rFonts w:ascii="Calibri" w:eastAsia="Calibri" w:hAnsi="Calibri" w:cs="Calibri"/>
                <w:b/>
              </w:rPr>
              <w:t>TIME</w:t>
            </w:r>
          </w:p>
        </w:tc>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63649935" w14:textId="77777777" w:rsidR="005A2227" w:rsidRPr="00E352EF" w:rsidRDefault="0097053A">
            <w:pPr>
              <w:jc w:val="both"/>
            </w:pPr>
            <w:r w:rsidRPr="00E352EF">
              <w:rPr>
                <w:rFonts w:ascii="Calibri" w:eastAsia="Calibri" w:hAnsi="Calibri" w:cs="Calibri"/>
                <w:b/>
              </w:rPr>
              <w:t>GEO</w:t>
            </w:r>
          </w:p>
        </w:tc>
      </w:tr>
      <w:tr w:rsidR="005A2227" w:rsidRPr="00E352EF" w14:paraId="0F24AECD"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B9BE7D"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CDC5A9" w14:textId="77777777" w:rsidR="005A2227" w:rsidRPr="00E352EF" w:rsidRDefault="0097053A">
            <w:pPr>
              <w:jc w:val="both"/>
            </w:pPr>
            <w:r w:rsidRPr="00E352EF">
              <w:rPr>
                <w:rFonts w:ascii="Calibri" w:eastAsia="Calibri" w:hAnsi="Calibri" w:cs="Calibri"/>
              </w:rPr>
              <w:t>Belgium</w:t>
            </w:r>
          </w:p>
        </w:tc>
      </w:tr>
      <w:tr w:rsidR="005A2227" w:rsidRPr="00E352EF" w14:paraId="4A8F4900"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52B01D"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3B0082" w14:textId="77777777" w:rsidR="005A2227" w:rsidRPr="00E352EF" w:rsidRDefault="0097053A">
            <w:pPr>
              <w:jc w:val="both"/>
            </w:pPr>
            <w:r w:rsidRPr="00E352EF">
              <w:rPr>
                <w:rFonts w:ascii="Calibri" w:eastAsia="Calibri" w:hAnsi="Calibri" w:cs="Calibri"/>
              </w:rPr>
              <w:t>Greece</w:t>
            </w:r>
          </w:p>
        </w:tc>
      </w:tr>
      <w:tr w:rsidR="005A2227" w:rsidRPr="00E352EF" w14:paraId="1B73BC4A"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F073AB"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924BD4" w14:textId="77777777" w:rsidR="005A2227" w:rsidRPr="00E352EF" w:rsidRDefault="0097053A">
            <w:pPr>
              <w:jc w:val="both"/>
            </w:pPr>
            <w:r w:rsidRPr="00E352EF">
              <w:rPr>
                <w:rFonts w:ascii="Calibri" w:eastAsia="Calibri" w:hAnsi="Calibri" w:cs="Calibri"/>
              </w:rPr>
              <w:t>France</w:t>
            </w:r>
          </w:p>
        </w:tc>
      </w:tr>
      <w:tr w:rsidR="005A2227" w:rsidRPr="00E352EF" w14:paraId="3EB84E0A"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0B262B"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C41DCE" w14:textId="77777777" w:rsidR="005A2227" w:rsidRPr="00E352EF" w:rsidRDefault="0097053A">
            <w:pPr>
              <w:jc w:val="both"/>
            </w:pPr>
            <w:r w:rsidRPr="00E352EF">
              <w:rPr>
                <w:rFonts w:ascii="Calibri" w:eastAsia="Calibri" w:hAnsi="Calibri" w:cs="Calibri"/>
              </w:rPr>
              <w:t>Malta</w:t>
            </w:r>
          </w:p>
        </w:tc>
      </w:tr>
      <w:tr w:rsidR="005A2227" w:rsidRPr="00E352EF" w14:paraId="60DC5D6F"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96A62E"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7216AB" w14:textId="77777777" w:rsidR="005A2227" w:rsidRPr="00E352EF" w:rsidRDefault="0097053A">
            <w:pPr>
              <w:jc w:val="both"/>
            </w:pPr>
            <w:r w:rsidRPr="00E352EF">
              <w:rPr>
                <w:rFonts w:ascii="Calibri" w:eastAsia="Calibri" w:hAnsi="Calibri" w:cs="Calibri"/>
              </w:rPr>
              <w:t>Finland</w:t>
            </w:r>
          </w:p>
        </w:tc>
      </w:tr>
      <w:tr w:rsidR="005A2227" w:rsidRPr="00E352EF" w14:paraId="506EDBA0"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F957D3"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AAEDB9" w14:textId="77777777" w:rsidR="005A2227" w:rsidRPr="00E352EF" w:rsidRDefault="0097053A">
            <w:pPr>
              <w:jc w:val="both"/>
            </w:pPr>
            <w:r w:rsidRPr="00E352EF">
              <w:rPr>
                <w:rFonts w:ascii="Calibri" w:eastAsia="Calibri" w:hAnsi="Calibri" w:cs="Calibri"/>
              </w:rPr>
              <w:t>Switzerland</w:t>
            </w:r>
          </w:p>
        </w:tc>
      </w:tr>
    </w:tbl>
    <w:p w14:paraId="47EC7373" w14:textId="77777777" w:rsidR="005A2227" w:rsidRPr="00E352EF" w:rsidRDefault="005A2227">
      <w:pPr>
        <w:jc w:val="both"/>
      </w:pPr>
    </w:p>
    <w:tbl>
      <w:tblPr>
        <w:tblW w:w="3859"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1930"/>
      </w:tblGrid>
      <w:tr w:rsidR="005A2227" w:rsidRPr="00E352EF" w14:paraId="414A9BC1" w14:textId="77777777">
        <w:tc>
          <w:tcPr>
            <w:tcW w:w="1930"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5515D2F3" w14:textId="77777777" w:rsidR="005A2227" w:rsidRPr="00E352EF" w:rsidRDefault="0097053A">
            <w:pPr>
              <w:jc w:val="both"/>
            </w:pPr>
            <w:r w:rsidRPr="00E352EF">
              <w:rPr>
                <w:rFonts w:ascii="Calibri" w:eastAsia="Calibri" w:hAnsi="Calibri" w:cs="Calibri"/>
                <w:b/>
              </w:rPr>
              <w:t>time_geo2</w:t>
            </w:r>
          </w:p>
        </w:tc>
      </w:tr>
      <w:tr w:rsidR="005A2227" w:rsidRPr="00E352EF" w14:paraId="3EA47717" w14:textId="77777777">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66460F08" w14:textId="77777777" w:rsidR="005A2227" w:rsidRPr="00E352EF" w:rsidRDefault="0097053A">
            <w:pPr>
              <w:jc w:val="both"/>
            </w:pPr>
            <w:r w:rsidRPr="00E352EF">
              <w:rPr>
                <w:rFonts w:ascii="Calibri" w:eastAsia="Calibri" w:hAnsi="Calibri" w:cs="Calibri"/>
                <w:b/>
              </w:rPr>
              <w:t>TIME</w:t>
            </w:r>
          </w:p>
        </w:tc>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28BB9088" w14:textId="77777777" w:rsidR="005A2227" w:rsidRPr="00E352EF" w:rsidRDefault="0097053A">
            <w:pPr>
              <w:jc w:val="both"/>
            </w:pPr>
            <w:r w:rsidRPr="00E352EF">
              <w:rPr>
                <w:rFonts w:ascii="Calibri" w:eastAsia="Calibri" w:hAnsi="Calibri" w:cs="Calibri"/>
                <w:b/>
              </w:rPr>
              <w:t>GEO</w:t>
            </w:r>
          </w:p>
        </w:tc>
      </w:tr>
      <w:tr w:rsidR="005A2227" w:rsidRPr="00E352EF" w14:paraId="5DE9E549"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798459"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D71FC0" w14:textId="77777777" w:rsidR="005A2227" w:rsidRPr="00E352EF" w:rsidRDefault="0097053A">
            <w:pPr>
              <w:jc w:val="both"/>
            </w:pPr>
            <w:r w:rsidRPr="00E352EF">
              <w:rPr>
                <w:rFonts w:ascii="Calibri" w:eastAsia="Calibri" w:hAnsi="Calibri" w:cs="Calibri"/>
              </w:rPr>
              <w:t>Netherlands</w:t>
            </w:r>
          </w:p>
        </w:tc>
      </w:tr>
      <w:tr w:rsidR="005A2227" w:rsidRPr="00E352EF" w14:paraId="31F4E7ED"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0E07DE" w14:textId="1D7884E1" w:rsidR="005A2227" w:rsidRPr="00E352EF" w:rsidRDefault="0097053A">
            <w:pPr>
              <w:jc w:val="both"/>
            </w:pPr>
            <w:del w:id="11237" w:author="Laura Viignola" w:date="2017-05-10T16:15:00Z">
              <w:r w:rsidRPr="00E352EF" w:rsidDel="00B907AC">
                <w:rPr>
                  <w:rFonts w:ascii="Calibri" w:eastAsia="Calibri" w:hAnsi="Calibri" w:cs="Calibri"/>
                </w:rPr>
                <w:delText>2012</w:delText>
              </w:r>
            </w:del>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50D47F" w14:textId="12248114" w:rsidR="005A2227" w:rsidRPr="00E352EF" w:rsidRDefault="0097053A">
            <w:pPr>
              <w:jc w:val="both"/>
            </w:pPr>
            <w:del w:id="11238" w:author="Laura Viignola" w:date="2017-05-10T16:15:00Z">
              <w:r w:rsidRPr="00E352EF" w:rsidDel="00B907AC">
                <w:rPr>
                  <w:rFonts w:ascii="Calibri" w:eastAsia="Calibri" w:hAnsi="Calibri" w:cs="Calibri"/>
                </w:rPr>
                <w:delText>Greece</w:delText>
              </w:r>
            </w:del>
          </w:p>
        </w:tc>
      </w:tr>
      <w:tr w:rsidR="005A2227" w:rsidRPr="00E352EF" w14:paraId="3E6F2EC1"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723622"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937153" w14:textId="77777777" w:rsidR="005A2227" w:rsidRPr="00E352EF" w:rsidRDefault="0097053A">
            <w:pPr>
              <w:jc w:val="both"/>
            </w:pPr>
            <w:r w:rsidRPr="00E352EF">
              <w:rPr>
                <w:rFonts w:ascii="Calibri" w:eastAsia="Calibri" w:hAnsi="Calibri" w:cs="Calibri"/>
              </w:rPr>
              <w:t>Spain</w:t>
            </w:r>
          </w:p>
        </w:tc>
      </w:tr>
      <w:tr w:rsidR="005A2227" w:rsidRPr="00E352EF" w14:paraId="3A9621AD"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618565"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474105" w14:textId="77777777" w:rsidR="005A2227" w:rsidRPr="00E352EF" w:rsidRDefault="0097053A">
            <w:pPr>
              <w:jc w:val="both"/>
            </w:pPr>
            <w:r w:rsidRPr="00E352EF">
              <w:rPr>
                <w:rFonts w:ascii="Calibri" w:eastAsia="Calibri" w:hAnsi="Calibri" w:cs="Calibri"/>
              </w:rPr>
              <w:t>Iceland</w:t>
            </w:r>
          </w:p>
        </w:tc>
      </w:tr>
    </w:tbl>
    <w:p w14:paraId="2C96C0EA" w14:textId="77777777" w:rsidR="005A2227" w:rsidRPr="00E352EF" w:rsidRDefault="005A2227">
      <w:pPr>
        <w:jc w:val="both"/>
      </w:pPr>
    </w:p>
    <w:tbl>
      <w:tblPr>
        <w:tblW w:w="3859"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1930"/>
      </w:tblGrid>
      <w:tr w:rsidR="005A2227" w:rsidRPr="00E352EF" w14:paraId="26CFD41C" w14:textId="77777777">
        <w:tc>
          <w:tcPr>
            <w:tcW w:w="1930"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2E73AD65" w14:textId="77777777" w:rsidR="005A2227" w:rsidRPr="00E352EF" w:rsidRDefault="0097053A">
            <w:pPr>
              <w:jc w:val="both"/>
            </w:pPr>
            <w:r w:rsidRPr="00E352EF">
              <w:rPr>
                <w:rFonts w:ascii="Calibri" w:eastAsia="Calibri" w:hAnsi="Calibri" w:cs="Calibri"/>
                <w:b/>
              </w:rPr>
              <w:t>time_geo</w:t>
            </w:r>
          </w:p>
        </w:tc>
      </w:tr>
      <w:tr w:rsidR="005A2227" w:rsidRPr="00E352EF" w14:paraId="177CB368" w14:textId="77777777">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0E08F68A" w14:textId="77777777" w:rsidR="005A2227" w:rsidRPr="00E352EF" w:rsidRDefault="0097053A">
            <w:pPr>
              <w:jc w:val="both"/>
            </w:pPr>
            <w:r w:rsidRPr="00E352EF">
              <w:rPr>
                <w:rFonts w:ascii="Calibri" w:eastAsia="Calibri" w:hAnsi="Calibri" w:cs="Calibri"/>
                <w:b/>
              </w:rPr>
              <w:t>TIME</w:t>
            </w:r>
          </w:p>
        </w:tc>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08E6C0BC" w14:textId="77777777" w:rsidR="005A2227" w:rsidRPr="00E352EF" w:rsidRDefault="0097053A">
            <w:pPr>
              <w:jc w:val="both"/>
            </w:pPr>
            <w:r w:rsidRPr="00E352EF">
              <w:rPr>
                <w:rFonts w:ascii="Calibri" w:eastAsia="Calibri" w:hAnsi="Calibri" w:cs="Calibri"/>
                <w:b/>
              </w:rPr>
              <w:t>GEO</w:t>
            </w:r>
          </w:p>
        </w:tc>
      </w:tr>
      <w:tr w:rsidR="005A2227" w:rsidRPr="00E352EF" w14:paraId="00BB1F99"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FB5EB8"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6D8CB0" w14:textId="77777777" w:rsidR="005A2227" w:rsidRPr="00E352EF" w:rsidRDefault="0097053A">
            <w:pPr>
              <w:jc w:val="both"/>
            </w:pPr>
            <w:r w:rsidRPr="00E352EF">
              <w:rPr>
                <w:rFonts w:ascii="Calibri" w:eastAsia="Calibri" w:hAnsi="Calibri" w:cs="Calibri"/>
              </w:rPr>
              <w:t>Belgium</w:t>
            </w:r>
          </w:p>
        </w:tc>
      </w:tr>
      <w:tr w:rsidR="005A2227" w:rsidRPr="00E352EF" w14:paraId="79EA368C"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B7D406"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4DC0CD" w14:textId="77777777" w:rsidR="005A2227" w:rsidRPr="00E352EF" w:rsidRDefault="0097053A">
            <w:pPr>
              <w:jc w:val="both"/>
            </w:pPr>
            <w:r w:rsidRPr="00E352EF">
              <w:rPr>
                <w:rFonts w:ascii="Calibri" w:eastAsia="Calibri" w:hAnsi="Calibri" w:cs="Calibri"/>
              </w:rPr>
              <w:t>Greece</w:t>
            </w:r>
          </w:p>
        </w:tc>
      </w:tr>
      <w:tr w:rsidR="005A2227" w:rsidRPr="00E352EF" w14:paraId="5A0EB3F9"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3B98A7"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5BFD3B" w14:textId="77777777" w:rsidR="005A2227" w:rsidRPr="00E352EF" w:rsidRDefault="0097053A">
            <w:pPr>
              <w:jc w:val="both"/>
            </w:pPr>
            <w:r w:rsidRPr="00E352EF">
              <w:rPr>
                <w:rFonts w:ascii="Calibri" w:eastAsia="Calibri" w:hAnsi="Calibri" w:cs="Calibri"/>
              </w:rPr>
              <w:t>France</w:t>
            </w:r>
          </w:p>
        </w:tc>
      </w:tr>
      <w:tr w:rsidR="005A2227" w:rsidRPr="00E352EF" w14:paraId="387B384D"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1B34E6"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C8FC14" w14:textId="77777777" w:rsidR="005A2227" w:rsidRPr="00E352EF" w:rsidRDefault="0097053A">
            <w:pPr>
              <w:jc w:val="both"/>
            </w:pPr>
            <w:r w:rsidRPr="00E352EF">
              <w:rPr>
                <w:rFonts w:ascii="Calibri" w:eastAsia="Calibri" w:hAnsi="Calibri" w:cs="Calibri"/>
              </w:rPr>
              <w:t>Malta</w:t>
            </w:r>
          </w:p>
        </w:tc>
      </w:tr>
      <w:tr w:rsidR="005A2227" w:rsidRPr="00E352EF" w14:paraId="5BC80227"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2BA751"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BEBF92" w14:textId="77777777" w:rsidR="005A2227" w:rsidRPr="00E352EF" w:rsidRDefault="0097053A">
            <w:pPr>
              <w:jc w:val="both"/>
            </w:pPr>
            <w:r w:rsidRPr="00E352EF">
              <w:rPr>
                <w:rFonts w:ascii="Calibri" w:eastAsia="Calibri" w:hAnsi="Calibri" w:cs="Calibri"/>
              </w:rPr>
              <w:t>Finland</w:t>
            </w:r>
          </w:p>
        </w:tc>
      </w:tr>
      <w:tr w:rsidR="005A2227" w:rsidRPr="00E352EF" w14:paraId="6094ADF8"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078243"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1D13FC" w14:textId="77777777" w:rsidR="005A2227" w:rsidRPr="00E352EF" w:rsidRDefault="0097053A">
            <w:pPr>
              <w:jc w:val="both"/>
            </w:pPr>
            <w:r w:rsidRPr="00E352EF">
              <w:rPr>
                <w:rFonts w:ascii="Calibri" w:eastAsia="Calibri" w:hAnsi="Calibri" w:cs="Calibri"/>
              </w:rPr>
              <w:t>Switzerland</w:t>
            </w:r>
          </w:p>
        </w:tc>
      </w:tr>
      <w:tr w:rsidR="005A2227" w:rsidRPr="00E352EF" w14:paraId="0518DDDB"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E2F403"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B7E6AB" w14:textId="77777777" w:rsidR="005A2227" w:rsidRPr="00E352EF" w:rsidRDefault="0097053A">
            <w:pPr>
              <w:jc w:val="both"/>
            </w:pPr>
            <w:r w:rsidRPr="00E352EF">
              <w:rPr>
                <w:rFonts w:ascii="Calibri" w:eastAsia="Calibri" w:hAnsi="Calibri" w:cs="Calibri"/>
              </w:rPr>
              <w:t>Netherlands</w:t>
            </w:r>
          </w:p>
        </w:tc>
      </w:tr>
      <w:tr w:rsidR="005A2227" w:rsidRPr="00E352EF" w14:paraId="581C8173"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03C2B9"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51F477" w14:textId="77777777" w:rsidR="005A2227" w:rsidRPr="00E352EF" w:rsidRDefault="0097053A">
            <w:pPr>
              <w:jc w:val="both"/>
            </w:pPr>
            <w:r w:rsidRPr="00E352EF">
              <w:rPr>
                <w:rFonts w:ascii="Calibri" w:eastAsia="Calibri" w:hAnsi="Calibri" w:cs="Calibri"/>
              </w:rPr>
              <w:t>Spain</w:t>
            </w:r>
          </w:p>
        </w:tc>
      </w:tr>
      <w:tr w:rsidR="005A2227" w:rsidRPr="00E352EF" w14:paraId="5589AC3F"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9EFB4F"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1BDA11" w14:textId="77777777" w:rsidR="005A2227" w:rsidRPr="00E352EF" w:rsidRDefault="0097053A">
            <w:pPr>
              <w:jc w:val="both"/>
            </w:pPr>
            <w:r w:rsidRPr="00E352EF">
              <w:rPr>
                <w:rFonts w:ascii="Calibri" w:eastAsia="Calibri" w:hAnsi="Calibri" w:cs="Calibri"/>
              </w:rPr>
              <w:t>Iceland</w:t>
            </w:r>
          </w:p>
        </w:tc>
      </w:tr>
    </w:tbl>
    <w:p w14:paraId="61578A7E" w14:textId="77777777" w:rsidR="005A2227" w:rsidRPr="00E352EF" w:rsidRDefault="005A2227"/>
    <w:p w14:paraId="7668EA6C" w14:textId="77777777" w:rsidR="005A2227" w:rsidRPr="00E352EF" w:rsidRDefault="0097053A" w:rsidP="00A667AB">
      <w:pPr>
        <w:pStyle w:val="Stile3"/>
        <w:rPr>
          <w:lang w:val="en-GB"/>
        </w:rPr>
      </w:pPr>
      <w:bookmarkStart w:id="11239" w:name="_Toc462659728"/>
      <w:bookmarkStart w:id="11240" w:name="_Toc463805780"/>
      <w:bookmarkStart w:id="11241" w:name="_Toc464487957"/>
      <w:r w:rsidRPr="00E352EF">
        <w:rPr>
          <w:lang w:val="en-GB"/>
        </w:rPr>
        <w:t>intersect</w:t>
      </w:r>
      <w:bookmarkEnd w:id="11239"/>
      <w:bookmarkEnd w:id="11240"/>
      <w:bookmarkEnd w:id="11241"/>
    </w:p>
    <w:p w14:paraId="31F62B98"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4BF33185" w14:textId="77777777" w:rsidR="005A2227" w:rsidRPr="00E352EF" w:rsidRDefault="0097053A" w:rsidP="00897489">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intersect</w:t>
      </w:r>
      <w:r w:rsidRPr="00E352EF">
        <w:rPr>
          <w:rFonts w:ascii="Cambria" w:eastAsia="Calibri" w:hAnsi="Cambria" w:cs="Calibri"/>
        </w:rPr>
        <w:t xml:space="preserve"> takes as input Datasets and returns another Dataset with the intersection of the input </w:t>
      </w:r>
      <w:r w:rsidR="00297BF2" w:rsidRPr="00E352EF">
        <w:t>Dataset</w:t>
      </w:r>
      <w:r w:rsidRPr="00E352EF">
        <w:rPr>
          <w:rFonts w:ascii="Cambria" w:eastAsia="Calibri" w:hAnsi="Cambria" w:cs="Calibri"/>
        </w:rPr>
        <w:t>s.</w:t>
      </w:r>
    </w:p>
    <w:p w14:paraId="4BBFAA36" w14:textId="77777777" w:rsidR="003C3D77" w:rsidRPr="00E352EF" w:rsidRDefault="003C3D77" w:rsidP="003C3D77">
      <w:pPr>
        <w:rPr>
          <w:rFonts w:eastAsia="Calibri"/>
        </w:rPr>
      </w:pPr>
    </w:p>
    <w:p w14:paraId="12F1ACDE"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Syntax</w:t>
      </w:r>
    </w:p>
    <w:p w14:paraId="5C816C8E" w14:textId="77777777" w:rsidR="005A2227" w:rsidRPr="00E352EF" w:rsidRDefault="0097053A" w:rsidP="00897489">
      <w:pPr>
        <w:rPr>
          <w:rFonts w:ascii="Cambria" w:hAnsi="Cambria"/>
        </w:rPr>
      </w:pPr>
      <w:r w:rsidRPr="00E352EF">
        <w:rPr>
          <w:rFonts w:ascii="Cambria" w:eastAsia="Calibri" w:hAnsi="Cambria" w:cs="Calibri"/>
          <w:b/>
        </w:rPr>
        <w:t>intersect (</w:t>
      </w:r>
      <w:r w:rsidRPr="00E352EF">
        <w:rPr>
          <w:rFonts w:ascii="Cambria" w:eastAsia="Calibri" w:hAnsi="Cambria" w:cs="Calibri"/>
        </w:rPr>
        <w:t xml:space="preserve"> </w:t>
      </w:r>
      <w:r w:rsidRPr="00E352EF">
        <w:rPr>
          <w:rFonts w:ascii="Cambria" w:eastAsia="Calibri" w:hAnsi="Cambria" w:cs="Calibri"/>
          <w:i/>
        </w:rPr>
        <w:t>ds</w:t>
      </w:r>
      <w:r w:rsidRPr="00E352EF">
        <w:rPr>
          <w:rFonts w:ascii="Cambria" w:eastAsia="Calibri" w:hAnsi="Cambria" w:cs="Calibri"/>
        </w:rPr>
        <w:t xml:space="preserve"> {, </w:t>
      </w:r>
      <w:r w:rsidRPr="00E352EF">
        <w:rPr>
          <w:rFonts w:ascii="Cambria" w:eastAsia="Calibri" w:hAnsi="Cambria" w:cs="Calibri"/>
          <w:i/>
        </w:rPr>
        <w:t>ds</w:t>
      </w:r>
      <w:r w:rsidRPr="00E352EF">
        <w:rPr>
          <w:rFonts w:ascii="Cambria" w:eastAsia="Calibri" w:hAnsi="Cambria" w:cs="Calibri"/>
        </w:rPr>
        <w:t>}*</w:t>
      </w:r>
      <w:r w:rsidRPr="00E352EF">
        <w:rPr>
          <w:rFonts w:ascii="Cambria" w:eastAsia="Calibri" w:hAnsi="Cambria" w:cs="Calibri"/>
          <w:b/>
        </w:rPr>
        <w:t xml:space="preserve"> </w:t>
      </w:r>
      <w:r w:rsidRPr="00E352EF">
        <w:rPr>
          <w:rFonts w:ascii="Cambria" w:eastAsia="Calibri" w:hAnsi="Cambria" w:cs="Calibri"/>
        </w:rPr>
        <w:t>{,</w:t>
      </w:r>
      <w:r w:rsidRPr="00E352EF">
        <w:rPr>
          <w:rFonts w:ascii="Cambria" w:eastAsia="Calibri" w:hAnsi="Cambria" w:cs="Calibri"/>
          <w:b/>
        </w:rPr>
        <w:t>dedup(</w:t>
      </w:r>
      <w:r w:rsidRPr="00E352EF">
        <w:rPr>
          <w:rFonts w:ascii="Cambria" w:eastAsia="Calibri" w:hAnsi="Cambria" w:cs="Calibri"/>
        </w:rPr>
        <w:t>consResFunction</w:t>
      </w:r>
      <w:r w:rsidRPr="00E352EF">
        <w:rPr>
          <w:rFonts w:ascii="Cambria" w:eastAsia="Calibri" w:hAnsi="Cambria" w:cs="Calibri"/>
          <w:b/>
        </w:rPr>
        <w:t xml:space="preserve">) </w:t>
      </w:r>
      <w:r w:rsidRPr="00E352EF">
        <w:rPr>
          <w:rFonts w:ascii="Cambria" w:eastAsia="Calibri" w:hAnsi="Cambria" w:cs="Calibri"/>
        </w:rPr>
        <w:t>}?</w:t>
      </w:r>
      <w:r w:rsidRPr="00E352EF">
        <w:rPr>
          <w:rFonts w:ascii="Cambria" w:eastAsia="Calibri" w:hAnsi="Cambria" w:cs="Calibri"/>
          <w:b/>
        </w:rPr>
        <w:t>)</w:t>
      </w:r>
    </w:p>
    <w:p w14:paraId="6C2E6E5B" w14:textId="77777777" w:rsidR="003C3D77" w:rsidRPr="00E352EF" w:rsidRDefault="003C3D77" w:rsidP="003C3D77">
      <w:pPr>
        <w:rPr>
          <w:rFonts w:eastAsia="Calibri"/>
        </w:rPr>
      </w:pPr>
    </w:p>
    <w:p w14:paraId="4C4C930B"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Parameters</w:t>
      </w:r>
    </w:p>
    <w:p w14:paraId="30B1DBBF" w14:textId="77777777" w:rsidR="005A2227" w:rsidRPr="00E352EF" w:rsidRDefault="00897489" w:rsidP="00897489">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hAnsi="Cambria"/>
        </w:rPr>
        <w:t xml:space="preserve"> :</w:t>
      </w:r>
      <w:r w:rsidR="0097053A" w:rsidRPr="00E352EF">
        <w:rPr>
          <w:rFonts w:ascii="Cambria" w:eastAsia="Calibri" w:hAnsi="Cambria" w:cs="Calibri"/>
        </w:rPr>
        <w:t xml:space="preserve"> dataset {identifier &lt;IDENT&gt; as scalar-type}+ {measure &lt;IDENT&gt; as scalar-type}*</w:t>
      </w:r>
    </w:p>
    <w:p w14:paraId="3248048E" w14:textId="77777777" w:rsidR="005A2227" w:rsidRPr="00E352EF" w:rsidRDefault="0097053A" w:rsidP="00C96285">
      <w:pPr>
        <w:rPr>
          <w:rFonts w:ascii="Cambria" w:hAnsi="Cambria"/>
        </w:rPr>
      </w:pPr>
      <w:r w:rsidRPr="00E352EF">
        <w:rPr>
          <w:rFonts w:ascii="Cambria" w:hAnsi="Cambria"/>
        </w:rPr>
        <w:tab/>
      </w:r>
      <w:r w:rsidRPr="00E352EF">
        <w:rPr>
          <w:rFonts w:ascii="Cambria" w:hAnsi="Cambria"/>
        </w:rPr>
        <w:tab/>
      </w:r>
      <w:r w:rsidRPr="00E352EF">
        <w:rPr>
          <w:rFonts w:ascii="Cambria" w:eastAsia="Calibri" w:hAnsi="Cambria"/>
        </w:rPr>
        <w:t xml:space="preserve">      {attribute &lt;IDENT&gt; as scalar-type}+</w:t>
      </w:r>
    </w:p>
    <w:p w14:paraId="0FE39115" w14:textId="77777777" w:rsidR="005A2227" w:rsidRPr="00E352EF" w:rsidRDefault="0097053A" w:rsidP="00897489">
      <w:pPr>
        <w:rPr>
          <w:rFonts w:ascii="Cambria" w:eastAsia="Calibri" w:hAnsi="Cambria" w:cs="Calibri"/>
        </w:rPr>
      </w:pPr>
      <w:r w:rsidRPr="00E352EF">
        <w:rPr>
          <w:rFonts w:ascii="Cambria" w:eastAsia="Calibri" w:hAnsi="Cambria" w:cs="Calibri"/>
          <w:i/>
        </w:rPr>
        <w:t>consResFunctions</w:t>
      </w:r>
      <w:r w:rsidR="00897489" w:rsidRPr="00E352EF">
        <w:rPr>
          <w:rFonts w:ascii="Cambria" w:eastAsia="Calibri" w:hAnsi="Cambria" w:cs="Calibri"/>
          <w:i/>
        </w:rPr>
        <w:t xml:space="preserve"> </w:t>
      </w:r>
      <w:r w:rsidR="00897489" w:rsidRPr="00E352EF">
        <w:rPr>
          <w:rFonts w:ascii="Cambria" w:eastAsia="Calibri" w:hAnsi="Cambria" w:cs="Calibri"/>
        </w:rPr>
        <w:t>:</w:t>
      </w:r>
      <w:r w:rsidR="00897489" w:rsidRPr="00E352EF">
        <w:rPr>
          <w:rFonts w:ascii="Cambria" w:eastAsia="Calibri" w:hAnsi="Cambria" w:cs="Calibri"/>
          <w:i/>
        </w:rPr>
        <w:t xml:space="preserve"> </w:t>
      </w:r>
      <w:r w:rsidRPr="00E352EF">
        <w:rPr>
          <w:rFonts w:ascii="Cambria" w:eastAsia="Calibri" w:hAnsi="Cambria" w:cs="Calibri"/>
        </w:rPr>
        <w:t xml:space="preserve"> list&lt;component-ref * (t*t) -&gt; t &gt; (t is the type of the referred Component)</w:t>
      </w:r>
    </w:p>
    <w:p w14:paraId="28418FC6" w14:textId="77777777" w:rsidR="00DE5E99" w:rsidRPr="00E352EF" w:rsidRDefault="00DE5E99" w:rsidP="00897489">
      <w:pPr>
        <w:rPr>
          <w:rFonts w:ascii="Cambria" w:hAnsi="Cambria"/>
        </w:rPr>
      </w:pPr>
    </w:p>
    <w:p w14:paraId="76355ACB" w14:textId="77777777" w:rsidR="005A2227" w:rsidRPr="00E352EF" w:rsidRDefault="0097053A" w:rsidP="008A7573">
      <w:pPr>
        <w:numPr>
          <w:ilvl w:val="0"/>
          <w:numId w:val="29"/>
        </w:numPr>
        <w:ind w:left="360"/>
        <w:rPr>
          <w:rFonts w:ascii="Cambria" w:hAnsi="Cambria"/>
        </w:rPr>
      </w:pPr>
      <w:r w:rsidRPr="00E352EF">
        <w:rPr>
          <w:rFonts w:ascii="Cambria" w:eastAsia="Calibri" w:hAnsi="Cambria" w:cs="Calibri"/>
          <w:i/>
        </w:rPr>
        <w:t xml:space="preserve">ds – </w:t>
      </w:r>
      <w:r w:rsidRPr="00E352EF">
        <w:rPr>
          <w:rFonts w:ascii="Cambria" w:eastAsia="Calibri" w:hAnsi="Cambria" w:cs="Calibri"/>
        </w:rPr>
        <w:t xml:space="preserve">are the input </w:t>
      </w:r>
      <w:r w:rsidR="00297BF2" w:rsidRPr="00E352EF">
        <w:t>Dataset</w:t>
      </w:r>
      <w:r w:rsidRPr="00E352EF">
        <w:rPr>
          <w:rFonts w:ascii="Cambria" w:eastAsia="Calibri" w:hAnsi="Cambria" w:cs="Calibri"/>
        </w:rPr>
        <w:t>s.</w:t>
      </w:r>
    </w:p>
    <w:p w14:paraId="77E922F7" w14:textId="77777777" w:rsidR="005A2227" w:rsidRPr="00E352EF" w:rsidRDefault="0097053A" w:rsidP="008A7573">
      <w:pPr>
        <w:numPr>
          <w:ilvl w:val="0"/>
          <w:numId w:val="29"/>
        </w:numPr>
        <w:ind w:left="360"/>
        <w:rPr>
          <w:rFonts w:ascii="Cambria" w:hAnsi="Cambria"/>
        </w:rPr>
      </w:pPr>
      <w:r w:rsidRPr="00E352EF">
        <w:rPr>
          <w:rFonts w:ascii="Cambria" w:eastAsia="Calibri" w:hAnsi="Cambria" w:cs="Calibri"/>
          <w:i/>
        </w:rPr>
        <w:t xml:space="preserve">consResFunction </w:t>
      </w:r>
      <w:r w:rsidRPr="00E352EF">
        <w:rPr>
          <w:rFonts w:ascii="Cambria" w:eastAsia="Calibri" w:hAnsi="Cambria" w:cs="Calibri"/>
        </w:rPr>
        <w:t>is a list of functions used to solve conflicts caused by the presence of Data Points with the same values for the Identifier Components.</w:t>
      </w:r>
    </w:p>
    <w:p w14:paraId="45EF5C6F" w14:textId="77777777" w:rsidR="00897489" w:rsidRPr="00E352EF" w:rsidRDefault="00897489" w:rsidP="00897489">
      <w:pPr>
        <w:rPr>
          <w:rFonts w:ascii="Cambria" w:eastAsia="Calibri" w:hAnsi="Cambria" w:cs="Calibri"/>
          <w:i/>
          <w:color w:val="5B9BD5"/>
        </w:rPr>
      </w:pPr>
    </w:p>
    <w:p w14:paraId="0AB9EE29"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Constraints</w:t>
      </w:r>
    </w:p>
    <w:p w14:paraId="19F25A96" w14:textId="77777777" w:rsidR="005A2227" w:rsidRPr="00E352EF" w:rsidRDefault="0097053A" w:rsidP="00897489">
      <w:pPr>
        <w:rPr>
          <w:rFonts w:ascii="Cambria" w:hAnsi="Cambria"/>
        </w:rPr>
      </w:pPr>
      <w:r w:rsidRPr="00E352EF">
        <w:rPr>
          <w:rFonts w:ascii="Cambria" w:eastAsia="Calibri" w:hAnsi="Cambria" w:cs="Calibri"/>
        </w:rPr>
        <w:t xml:space="preserve">All the Datasets </w:t>
      </w:r>
      <w:r w:rsidRPr="00E352EF">
        <w:rPr>
          <w:rFonts w:ascii="Cambria" w:eastAsia="Calibri" w:hAnsi="Cambria" w:cs="Calibri"/>
          <w:i/>
        </w:rPr>
        <w:t>ds</w:t>
      </w:r>
      <w:r w:rsidRPr="00E352EF">
        <w:rPr>
          <w:rFonts w:ascii="Cambria" w:eastAsia="Calibri" w:hAnsi="Cambria" w:cs="Calibri"/>
        </w:rPr>
        <w:t xml:space="preserve"> must have the same Identifier and Measure Components, in name and type (static).</w:t>
      </w:r>
    </w:p>
    <w:p w14:paraId="0189EF1C" w14:textId="77777777" w:rsidR="00897489" w:rsidRPr="00E352EF" w:rsidRDefault="00897489" w:rsidP="00897489">
      <w:pPr>
        <w:rPr>
          <w:rFonts w:ascii="Cambria" w:eastAsia="Calibri" w:hAnsi="Cambria" w:cs="Calibri"/>
          <w:i/>
          <w:color w:val="5B9BD5"/>
        </w:rPr>
      </w:pPr>
    </w:p>
    <w:p w14:paraId="23A6A4A5"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Returns</w:t>
      </w:r>
    </w:p>
    <w:p w14:paraId="4B070C82" w14:textId="77777777" w:rsidR="005A2227" w:rsidRPr="00E352EF" w:rsidRDefault="0097053A" w:rsidP="00897489">
      <w:pPr>
        <w:rPr>
          <w:rFonts w:ascii="Cambria" w:hAnsi="Cambria"/>
        </w:rPr>
      </w:pPr>
      <w:r w:rsidRPr="00E352EF">
        <w:rPr>
          <w:rFonts w:ascii="Cambria" w:eastAsia="Calibri" w:hAnsi="Cambria" w:cs="Calibri"/>
        </w:rPr>
        <w:t xml:space="preserve">A Dataset having the same Identifier, Measure and Attribute Components of the input ones, containing all the Data Points that are present in every </w:t>
      </w:r>
      <w:r w:rsidRPr="00E352EF">
        <w:rPr>
          <w:rFonts w:ascii="Cambria" w:eastAsia="Calibri" w:hAnsi="Cambria" w:cs="Calibri"/>
          <w:i/>
        </w:rPr>
        <w:t>ds</w:t>
      </w:r>
      <w:r w:rsidRPr="00E352EF">
        <w:rPr>
          <w:rFonts w:ascii="Cambria" w:eastAsia="Calibri" w:hAnsi="Cambria" w:cs="Calibri"/>
        </w:rPr>
        <w:t>.</w:t>
      </w:r>
    </w:p>
    <w:p w14:paraId="6877AFE7" w14:textId="77777777" w:rsidR="00897489" w:rsidRPr="00E352EF" w:rsidRDefault="00897489" w:rsidP="00897489">
      <w:pPr>
        <w:rPr>
          <w:rFonts w:ascii="Cambria" w:eastAsia="Calibri" w:hAnsi="Cambria" w:cs="Calibri"/>
          <w:i/>
          <w:color w:val="5B9BD5"/>
        </w:rPr>
      </w:pPr>
    </w:p>
    <w:p w14:paraId="52A41CD0"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 specification</w:t>
      </w:r>
    </w:p>
    <w:p w14:paraId="7CF246FA" w14:textId="77777777" w:rsidR="005A2227" w:rsidRPr="00E352EF" w:rsidRDefault="0097053A" w:rsidP="00897489">
      <w:pPr>
        <w:rPr>
          <w:rFonts w:ascii="Cambria" w:hAnsi="Cambria"/>
        </w:rPr>
      </w:pPr>
      <w:r w:rsidRPr="00E352EF">
        <w:rPr>
          <w:rFonts w:ascii="Cambria" w:eastAsia="Calibri" w:hAnsi="Cambria" w:cs="Calibri"/>
        </w:rPr>
        <w:t xml:space="preserve">The operator takes as input Datasets and returns another one Dataset with the same structure of the input ones containing all the Data Points that are present in every </w:t>
      </w:r>
      <w:r w:rsidRPr="00E352EF">
        <w:rPr>
          <w:rFonts w:ascii="Cambria" w:eastAsia="Calibri" w:hAnsi="Cambria" w:cs="Calibri"/>
          <w:i/>
        </w:rPr>
        <w:t>ds</w:t>
      </w:r>
      <w:r w:rsidRPr="00E352EF">
        <w:rPr>
          <w:rFonts w:ascii="Cambria" w:eastAsia="Calibri" w:hAnsi="Cambria" w:cs="Calibri"/>
        </w:rPr>
        <w:t>, which is their intersection. If two Data Points appear in all the input Datasets, but with different value</w:t>
      </w:r>
      <w:r w:rsidR="008D0823" w:rsidRPr="00E352EF">
        <w:rPr>
          <w:rFonts w:ascii="Cambria" w:eastAsia="Calibri" w:hAnsi="Cambria" w:cs="Calibri"/>
        </w:rPr>
        <w:t>s</w:t>
      </w:r>
      <w:r w:rsidRPr="00E352EF">
        <w:rPr>
          <w:rFonts w:ascii="Cambria" w:eastAsia="Calibri" w:hAnsi="Cambria" w:cs="Calibri"/>
        </w:rPr>
        <w:t xml:space="preserve"> for the Measure Components, then the values for the Measures are determined by combining the input ones with a </w:t>
      </w:r>
      <w:r w:rsidRPr="00E352EF">
        <w:rPr>
          <w:rFonts w:ascii="Cambria" w:eastAsia="Calibri" w:hAnsi="Cambria" w:cs="Calibri"/>
          <w:i/>
        </w:rPr>
        <w:t>consResFunction</w:t>
      </w:r>
      <w:r w:rsidRPr="00E352EF">
        <w:rPr>
          <w:rFonts w:ascii="Cambria" w:eastAsia="Calibri" w:hAnsi="Cambria" w:cs="Calibri"/>
        </w:rPr>
        <w:t xml:space="preserve"> that solves the conflicts.</w:t>
      </w:r>
    </w:p>
    <w:p w14:paraId="7599E8D7" w14:textId="77777777" w:rsidR="00897489" w:rsidRPr="00E352EF" w:rsidRDefault="00897489" w:rsidP="00897489">
      <w:pPr>
        <w:rPr>
          <w:rFonts w:ascii="Cambria" w:eastAsia="Calibri" w:hAnsi="Cambria" w:cs="Calibri"/>
          <w:i/>
          <w:color w:val="5B9BD5"/>
        </w:rPr>
      </w:pPr>
    </w:p>
    <w:p w14:paraId="2C868268"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Example</w:t>
      </w:r>
      <w:r w:rsidR="00897489" w:rsidRPr="00E352EF">
        <w:rPr>
          <w:rFonts w:ascii="Cambria" w:eastAsia="Calibri" w:hAnsi="Cambria" w:cs="Calibri"/>
          <w:i/>
          <w:color w:val="5B9BD5"/>
        </w:rPr>
        <w:t>s</w:t>
      </w:r>
    </w:p>
    <w:p w14:paraId="3F45A4D3" w14:textId="77777777" w:rsidR="00EA6708" w:rsidRPr="00E352EF" w:rsidRDefault="00EA6708" w:rsidP="00897489">
      <w:pPr>
        <w:rPr>
          <w:rFonts w:ascii="Cambria" w:eastAsia="Calibri" w:hAnsi="Cambria" w:cs="Calibri"/>
        </w:rPr>
      </w:pPr>
    </w:p>
    <w:p w14:paraId="6DD112B5" w14:textId="77777777" w:rsidR="005A2227" w:rsidRPr="00E352EF" w:rsidRDefault="0097053A" w:rsidP="00897489">
      <w:pPr>
        <w:rPr>
          <w:rFonts w:ascii="Cambria" w:eastAsia="Calibri" w:hAnsi="Cambria" w:cs="Calibri"/>
        </w:rPr>
      </w:pPr>
      <w:r w:rsidRPr="00E352EF">
        <w:rPr>
          <w:rFonts w:ascii="Cambria" w:eastAsia="Calibri" w:hAnsi="Cambria" w:cs="Calibri"/>
        </w:rPr>
        <w:t xml:space="preserve">d_r := </w:t>
      </w:r>
      <w:r w:rsidRPr="00E352EF">
        <w:rPr>
          <w:rFonts w:ascii="Cambria" w:eastAsia="Calibri" w:hAnsi="Cambria" w:cs="Calibri"/>
          <w:b/>
        </w:rPr>
        <w:t>intersect(</w:t>
      </w:r>
      <w:r w:rsidRPr="00E352EF">
        <w:rPr>
          <w:rFonts w:ascii="Cambria" w:eastAsia="Calibri" w:hAnsi="Cambria" w:cs="Calibri"/>
        </w:rPr>
        <w:t>total_population1, total_population2</w:t>
      </w:r>
      <w:r w:rsidRPr="00E352EF">
        <w:rPr>
          <w:rFonts w:ascii="Cambria" w:eastAsia="Calibri" w:hAnsi="Cambria" w:cs="Calibri"/>
          <w:b/>
        </w:rPr>
        <w:t>)</w:t>
      </w:r>
      <w:r w:rsidRPr="00E352EF">
        <w:rPr>
          <w:rFonts w:ascii="Cambria" w:eastAsia="Calibri" w:hAnsi="Cambria" w:cs="Calibri"/>
        </w:rPr>
        <w:t xml:space="preserve"> </w:t>
      </w:r>
    </w:p>
    <w:p w14:paraId="08C7A4B7" w14:textId="77777777" w:rsidR="00EA6708" w:rsidRPr="00E352EF" w:rsidRDefault="00EA6708" w:rsidP="00897489">
      <w:pPr>
        <w:rPr>
          <w:rFonts w:ascii="Cambria" w:hAnsi="Cambria"/>
        </w:rPr>
      </w:pPr>
    </w:p>
    <w:tbl>
      <w:tblPr>
        <w:tblW w:w="6581"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94"/>
        <w:gridCol w:w="1382"/>
        <w:gridCol w:w="1138"/>
        <w:gridCol w:w="1282"/>
        <w:gridCol w:w="1685"/>
      </w:tblGrid>
      <w:tr w:rsidR="005A2227" w:rsidRPr="00E352EF" w14:paraId="129FCAC4" w14:textId="77777777">
        <w:tc>
          <w:tcPr>
            <w:tcW w:w="109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E06B6CD" w14:textId="77777777" w:rsidR="005A2227" w:rsidRPr="00E352EF" w:rsidRDefault="0097053A">
            <w:pPr>
              <w:jc w:val="both"/>
            </w:pPr>
            <w:r w:rsidRPr="00E352EF">
              <w:rPr>
                <w:rFonts w:ascii="Calibri" w:eastAsia="Calibri" w:hAnsi="Calibri" w:cs="Calibri"/>
              </w:rPr>
              <w:t>total_population1</w:t>
            </w:r>
          </w:p>
        </w:tc>
      </w:tr>
      <w:tr w:rsidR="005A2227" w:rsidRPr="00E352EF" w14:paraId="4DD93695" w14:textId="77777777">
        <w:tc>
          <w:tcPr>
            <w:tcW w:w="10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7327116" w14:textId="77777777" w:rsidR="005A2227" w:rsidRPr="00E352EF" w:rsidRDefault="0097053A">
            <w:pPr>
              <w:jc w:val="both"/>
            </w:pPr>
            <w:r w:rsidRPr="00E352EF">
              <w:rPr>
                <w:rFonts w:ascii="Calibri" w:eastAsia="Calibri" w:hAnsi="Calibri" w:cs="Calibri"/>
                <w:b/>
              </w:rPr>
              <w:t>TIME</w:t>
            </w:r>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5290F18" w14:textId="77777777" w:rsidR="005A2227" w:rsidRPr="00E352EF" w:rsidRDefault="0097053A">
            <w:pPr>
              <w:jc w:val="both"/>
            </w:pPr>
            <w:r w:rsidRPr="00E352EF">
              <w:rPr>
                <w:rFonts w:ascii="Calibri" w:eastAsia="Calibri" w:hAnsi="Calibri" w:cs="Calibri"/>
                <w:b/>
              </w:rPr>
              <w:t>GEO</w:t>
            </w:r>
          </w:p>
        </w:tc>
        <w:tc>
          <w:tcPr>
            <w:tcW w:w="11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334C4BE" w14:textId="77777777" w:rsidR="005A2227" w:rsidRPr="00E352EF" w:rsidRDefault="0097053A">
            <w:pPr>
              <w:jc w:val="both"/>
            </w:pPr>
            <w:r w:rsidRPr="00E352EF">
              <w:rPr>
                <w:rFonts w:ascii="Calibri" w:eastAsia="Calibri" w:hAnsi="Calibri" w:cs="Calibri"/>
                <w:b/>
              </w:rPr>
              <w:t>AGE</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A6C6943" w14:textId="77777777" w:rsidR="005A2227" w:rsidRPr="00E352EF" w:rsidRDefault="0097053A">
            <w:pPr>
              <w:jc w:val="both"/>
            </w:pPr>
            <w:r w:rsidRPr="00E352EF">
              <w:rPr>
                <w:rFonts w:ascii="Calibri" w:eastAsia="Calibri" w:hAnsi="Calibri" w:cs="Calibri"/>
                <w:b/>
              </w:rPr>
              <w:t>SEX</w:t>
            </w:r>
          </w:p>
        </w:tc>
        <w:tc>
          <w:tcPr>
            <w:tcW w:w="168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C0F310A" w14:textId="77777777" w:rsidR="005A2227" w:rsidRPr="00E352EF" w:rsidRDefault="0097053A">
            <w:pPr>
              <w:jc w:val="both"/>
            </w:pPr>
            <w:r w:rsidRPr="00E352EF">
              <w:rPr>
                <w:rFonts w:ascii="Calibri" w:eastAsia="Calibri" w:hAnsi="Calibri" w:cs="Calibri"/>
                <w:b/>
              </w:rPr>
              <w:t>POPULATION</w:t>
            </w:r>
          </w:p>
        </w:tc>
      </w:tr>
      <w:tr w:rsidR="005A2227" w:rsidRPr="00E352EF" w14:paraId="6ADAE529"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0FC5D3"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25055E" w14:textId="77777777" w:rsidR="005A2227" w:rsidRPr="00E352EF" w:rsidRDefault="0097053A">
            <w:pPr>
              <w:jc w:val="both"/>
            </w:pPr>
            <w:r w:rsidRPr="00E352EF">
              <w:rPr>
                <w:rFonts w:ascii="Calibri" w:eastAsia="Calibri" w:hAnsi="Calibri" w:cs="Calibri"/>
              </w:rPr>
              <w:t>Belgium</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4BDF8F"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CC46E5"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C87FC8" w14:textId="77777777" w:rsidR="005A2227" w:rsidRPr="00E352EF" w:rsidRDefault="0097053A">
            <w:pPr>
              <w:jc w:val="both"/>
            </w:pPr>
            <w:r w:rsidRPr="00E352EF">
              <w:rPr>
                <w:rFonts w:ascii="Calibri" w:eastAsia="Calibri" w:hAnsi="Calibri" w:cs="Calibri"/>
              </w:rPr>
              <w:t>1</w:t>
            </w:r>
          </w:p>
        </w:tc>
      </w:tr>
      <w:tr w:rsidR="005A2227" w:rsidRPr="00E352EF" w14:paraId="4B3EA39F"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964E01"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3B5CCC" w14:textId="77777777" w:rsidR="005A2227" w:rsidRPr="00E352EF" w:rsidRDefault="0097053A">
            <w:pPr>
              <w:jc w:val="both"/>
            </w:pPr>
            <w:r w:rsidRPr="00E352EF">
              <w:rPr>
                <w:rFonts w:ascii="Calibri" w:eastAsia="Calibri" w:hAnsi="Calibri" w:cs="Calibri"/>
              </w:rPr>
              <w:t>Greece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63CF2F"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100615"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C61C77" w14:textId="77777777" w:rsidR="005A2227" w:rsidRPr="00E352EF" w:rsidRDefault="0097053A">
            <w:pPr>
              <w:jc w:val="both"/>
            </w:pPr>
            <w:r w:rsidRPr="00E352EF">
              <w:rPr>
                <w:rFonts w:ascii="Calibri" w:eastAsia="Calibri" w:hAnsi="Calibri" w:cs="Calibri"/>
              </w:rPr>
              <w:t>2</w:t>
            </w:r>
          </w:p>
        </w:tc>
      </w:tr>
      <w:tr w:rsidR="005A2227" w:rsidRPr="00E352EF" w14:paraId="6D745229"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17F2EA"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CECC61" w14:textId="77777777" w:rsidR="005A2227" w:rsidRPr="00E352EF" w:rsidRDefault="0097053A">
            <w:pPr>
              <w:jc w:val="both"/>
            </w:pPr>
            <w:r w:rsidRPr="00E352EF">
              <w:rPr>
                <w:rFonts w:ascii="Calibri" w:eastAsia="Calibri" w:hAnsi="Calibri" w:cs="Calibri"/>
              </w:rPr>
              <w:t>France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83891E"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30229C"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AC84ED" w14:textId="77777777" w:rsidR="005A2227" w:rsidRPr="00E352EF" w:rsidRDefault="0097053A">
            <w:pPr>
              <w:jc w:val="both"/>
            </w:pPr>
            <w:r w:rsidRPr="00E352EF">
              <w:rPr>
                <w:rFonts w:ascii="Calibri" w:eastAsia="Calibri" w:hAnsi="Calibri" w:cs="Calibri"/>
              </w:rPr>
              <w:t>3</w:t>
            </w:r>
          </w:p>
        </w:tc>
      </w:tr>
      <w:tr w:rsidR="005A2227" w:rsidRPr="00E352EF" w14:paraId="28512085"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80D579"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8A500F" w14:textId="77777777" w:rsidR="005A2227" w:rsidRPr="00E352EF" w:rsidRDefault="0097053A">
            <w:pPr>
              <w:jc w:val="both"/>
            </w:pPr>
            <w:r w:rsidRPr="00E352EF">
              <w:rPr>
                <w:rFonts w:ascii="Calibri" w:eastAsia="Calibri" w:hAnsi="Calibri" w:cs="Calibri"/>
              </w:rPr>
              <w:t>Malta</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2E25C5"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6BB3A3"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D7291E" w14:textId="77777777" w:rsidR="005A2227" w:rsidRPr="00E352EF" w:rsidRDefault="0097053A">
            <w:pPr>
              <w:jc w:val="both"/>
            </w:pPr>
            <w:r w:rsidRPr="00E352EF">
              <w:rPr>
                <w:rFonts w:ascii="Calibri" w:eastAsia="Calibri" w:hAnsi="Calibri" w:cs="Calibri"/>
              </w:rPr>
              <w:t>4</w:t>
            </w:r>
          </w:p>
        </w:tc>
      </w:tr>
      <w:tr w:rsidR="005A2227" w:rsidRPr="00E352EF" w14:paraId="767A0992"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594B45"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A97A0F" w14:textId="77777777" w:rsidR="005A2227" w:rsidRPr="00E352EF" w:rsidRDefault="0097053A">
            <w:pPr>
              <w:jc w:val="both"/>
            </w:pPr>
            <w:r w:rsidRPr="00E352EF">
              <w:rPr>
                <w:rFonts w:ascii="Calibri" w:eastAsia="Calibri" w:hAnsi="Calibri" w:cs="Calibri"/>
              </w:rPr>
              <w:t>Finland</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BC6777"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DA2E27"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2953A1" w14:textId="77777777" w:rsidR="005A2227" w:rsidRPr="00E352EF" w:rsidRDefault="0097053A">
            <w:pPr>
              <w:jc w:val="both"/>
            </w:pPr>
            <w:r w:rsidRPr="00E352EF">
              <w:rPr>
                <w:rFonts w:ascii="Calibri" w:eastAsia="Calibri" w:hAnsi="Calibri" w:cs="Calibri"/>
              </w:rPr>
              <w:t>5</w:t>
            </w:r>
          </w:p>
        </w:tc>
      </w:tr>
      <w:tr w:rsidR="005A2227" w:rsidRPr="00E352EF" w14:paraId="57677001"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CE2E2F"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CE9C8F" w14:textId="77777777" w:rsidR="005A2227" w:rsidRPr="00E352EF" w:rsidRDefault="0097053A">
            <w:pPr>
              <w:jc w:val="both"/>
            </w:pPr>
            <w:r w:rsidRPr="00E352EF">
              <w:rPr>
                <w:rFonts w:ascii="Calibri" w:eastAsia="Calibri" w:hAnsi="Calibri" w:cs="Calibri"/>
              </w:rPr>
              <w:t>Switzerland</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5911D5"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0E0A31"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A9F6A2" w14:textId="77777777" w:rsidR="005A2227" w:rsidRPr="00E352EF" w:rsidRDefault="0097053A">
            <w:pPr>
              <w:jc w:val="both"/>
            </w:pPr>
            <w:r w:rsidRPr="00E352EF">
              <w:rPr>
                <w:rFonts w:ascii="Calibri" w:eastAsia="Calibri" w:hAnsi="Calibri" w:cs="Calibri"/>
              </w:rPr>
              <w:t>6</w:t>
            </w:r>
          </w:p>
        </w:tc>
      </w:tr>
    </w:tbl>
    <w:p w14:paraId="3640B752" w14:textId="77777777" w:rsidR="005A2227" w:rsidRPr="00E352EF" w:rsidRDefault="005A2227">
      <w:pPr>
        <w:jc w:val="both"/>
      </w:pPr>
    </w:p>
    <w:tbl>
      <w:tblPr>
        <w:tblW w:w="649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80"/>
        <w:gridCol w:w="1382"/>
        <w:gridCol w:w="1109"/>
        <w:gridCol w:w="1238"/>
        <w:gridCol w:w="1685"/>
      </w:tblGrid>
      <w:tr w:rsidR="005A2227" w:rsidRPr="00E352EF" w14:paraId="17A29551" w14:textId="77777777" w:rsidTr="00EA6708">
        <w:tc>
          <w:tcPr>
            <w:tcW w:w="649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BC5A046" w14:textId="77777777" w:rsidR="005A2227" w:rsidRPr="00E352EF" w:rsidRDefault="0097053A">
            <w:pPr>
              <w:jc w:val="both"/>
            </w:pPr>
            <w:r w:rsidRPr="00E352EF">
              <w:rPr>
                <w:rFonts w:ascii="Calibri" w:eastAsia="Calibri" w:hAnsi="Calibri" w:cs="Calibri"/>
              </w:rPr>
              <w:t>total_population2</w:t>
            </w:r>
          </w:p>
        </w:tc>
      </w:tr>
      <w:tr w:rsidR="005A2227" w:rsidRPr="00E352EF" w14:paraId="39F2BBEC"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3470FE1" w14:textId="77777777" w:rsidR="005A2227" w:rsidRPr="00E352EF" w:rsidRDefault="0097053A">
            <w:pPr>
              <w:jc w:val="both"/>
            </w:pPr>
            <w:r w:rsidRPr="00E352EF">
              <w:rPr>
                <w:rFonts w:ascii="Calibri" w:eastAsia="Calibri" w:hAnsi="Calibri" w:cs="Calibri"/>
                <w:b/>
              </w:rPr>
              <w:t>TIME</w:t>
            </w:r>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8390134" w14:textId="77777777" w:rsidR="005A2227" w:rsidRPr="00E352EF" w:rsidRDefault="0097053A">
            <w:pPr>
              <w:jc w:val="both"/>
            </w:pPr>
            <w:r w:rsidRPr="00E352EF">
              <w:rPr>
                <w:rFonts w:ascii="Calibri" w:eastAsia="Calibri" w:hAnsi="Calibri" w:cs="Calibri"/>
                <w:b/>
              </w:rPr>
              <w:t>GEO</w:t>
            </w:r>
          </w:p>
        </w:tc>
        <w:tc>
          <w:tcPr>
            <w:tcW w:w="110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DF01941" w14:textId="77777777" w:rsidR="005A2227" w:rsidRPr="00E352EF" w:rsidRDefault="0097053A">
            <w:pPr>
              <w:jc w:val="both"/>
            </w:pPr>
            <w:r w:rsidRPr="00E352EF">
              <w:rPr>
                <w:rFonts w:ascii="Calibri" w:eastAsia="Calibri" w:hAnsi="Calibri" w:cs="Calibri"/>
                <w:b/>
              </w:rPr>
              <w:t>AGE</w:t>
            </w:r>
          </w:p>
        </w:tc>
        <w:tc>
          <w:tcPr>
            <w:tcW w:w="12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F05CC00" w14:textId="77777777" w:rsidR="005A2227" w:rsidRPr="00E352EF" w:rsidRDefault="0097053A">
            <w:pPr>
              <w:jc w:val="both"/>
            </w:pPr>
            <w:r w:rsidRPr="00E352EF">
              <w:rPr>
                <w:rFonts w:ascii="Calibri" w:eastAsia="Calibri" w:hAnsi="Calibri" w:cs="Calibri"/>
                <w:b/>
              </w:rPr>
              <w:t>SEX</w:t>
            </w:r>
          </w:p>
        </w:tc>
        <w:tc>
          <w:tcPr>
            <w:tcW w:w="168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C6FD95F" w14:textId="77777777" w:rsidR="005A2227" w:rsidRPr="00E352EF" w:rsidRDefault="0097053A">
            <w:pPr>
              <w:jc w:val="both"/>
            </w:pPr>
            <w:r w:rsidRPr="00E352EF">
              <w:rPr>
                <w:rFonts w:ascii="Calibri" w:eastAsia="Calibri" w:hAnsi="Calibri" w:cs="Calibri"/>
                <w:b/>
              </w:rPr>
              <w:t>POPULATION</w:t>
            </w:r>
          </w:p>
        </w:tc>
      </w:tr>
      <w:tr w:rsidR="005A2227" w:rsidRPr="00E352EF" w14:paraId="5B380243"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201F3B" w14:textId="77777777" w:rsidR="005A2227" w:rsidRPr="00E352EF" w:rsidRDefault="0097053A">
            <w:pPr>
              <w:jc w:val="both"/>
            </w:pPr>
            <w:r w:rsidRPr="00E352EF">
              <w:rPr>
                <w:rFonts w:ascii="Calibri" w:eastAsia="Calibri" w:hAnsi="Calibri" w:cs="Calibri"/>
              </w:rPr>
              <w:t>2011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5AF3BF" w14:textId="77777777" w:rsidR="005A2227" w:rsidRPr="00E352EF" w:rsidRDefault="0097053A">
            <w:pPr>
              <w:jc w:val="both"/>
            </w:pPr>
            <w:r w:rsidRPr="00E352EF">
              <w:rPr>
                <w:rFonts w:ascii="Calibri" w:eastAsia="Calibri" w:hAnsi="Calibri" w:cs="Calibri"/>
              </w:rPr>
              <w:t>Belgium</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45D402"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E32099"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667F8D" w14:textId="77777777" w:rsidR="005A2227" w:rsidRPr="00E352EF" w:rsidRDefault="0097053A">
            <w:pPr>
              <w:jc w:val="both"/>
            </w:pPr>
            <w:r w:rsidRPr="00E352EF">
              <w:rPr>
                <w:rFonts w:ascii="Calibri" w:eastAsia="Calibri" w:hAnsi="Calibri" w:cs="Calibri"/>
              </w:rPr>
              <w:t>10</w:t>
            </w:r>
          </w:p>
        </w:tc>
      </w:tr>
      <w:tr w:rsidR="005A2227" w:rsidRPr="00E352EF" w14:paraId="2BF87E82"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BBAD78"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FA8200" w14:textId="77777777" w:rsidR="005A2227" w:rsidRPr="00E352EF" w:rsidRDefault="0097053A">
            <w:pPr>
              <w:jc w:val="both"/>
            </w:pPr>
            <w:r w:rsidRPr="00E352EF">
              <w:rPr>
                <w:rFonts w:ascii="Calibri" w:eastAsia="Calibri" w:hAnsi="Calibri" w:cs="Calibri"/>
              </w:rPr>
              <w:t>Greece</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5A16B0"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252BDD"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109388" w14:textId="77777777" w:rsidR="005A2227" w:rsidRPr="00E352EF" w:rsidRDefault="0097053A">
            <w:pPr>
              <w:jc w:val="both"/>
            </w:pPr>
            <w:r w:rsidRPr="00E352EF">
              <w:rPr>
                <w:rFonts w:ascii="Calibri" w:eastAsia="Calibri" w:hAnsi="Calibri" w:cs="Calibri"/>
              </w:rPr>
              <w:t>2</w:t>
            </w:r>
          </w:p>
        </w:tc>
      </w:tr>
      <w:tr w:rsidR="005A2227" w:rsidRPr="00E352EF" w14:paraId="2404C677"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19FA3E" w14:textId="77777777" w:rsidR="005A2227" w:rsidRPr="00E352EF" w:rsidRDefault="0097053A">
            <w:pPr>
              <w:jc w:val="both"/>
            </w:pPr>
            <w:r w:rsidRPr="00E352EF">
              <w:rPr>
                <w:rFonts w:ascii="Calibri" w:eastAsia="Calibri" w:hAnsi="Calibri" w:cs="Calibri"/>
              </w:rPr>
              <w:t>2011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A2257E" w14:textId="77777777" w:rsidR="005A2227" w:rsidRPr="00E352EF" w:rsidRDefault="0097053A">
            <w:pPr>
              <w:jc w:val="both"/>
            </w:pPr>
            <w:r w:rsidRPr="00E352EF">
              <w:rPr>
                <w:rFonts w:ascii="Calibri" w:eastAsia="Calibri" w:hAnsi="Calibri" w:cs="Calibri"/>
              </w:rPr>
              <w:t>France</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852E1C"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46D220"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F7C31C" w14:textId="77777777" w:rsidR="005A2227" w:rsidRPr="00E352EF" w:rsidRDefault="0097053A">
            <w:pPr>
              <w:jc w:val="both"/>
            </w:pPr>
            <w:r w:rsidRPr="00E352EF">
              <w:rPr>
                <w:rFonts w:ascii="Calibri" w:eastAsia="Calibri" w:hAnsi="Calibri" w:cs="Calibri"/>
              </w:rPr>
              <w:t>30</w:t>
            </w:r>
          </w:p>
        </w:tc>
      </w:tr>
      <w:tr w:rsidR="005A2227" w:rsidRPr="00E352EF" w14:paraId="4F6CA8B1"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3E8D08" w14:textId="77777777" w:rsidR="005A2227" w:rsidRPr="00E352EF" w:rsidRDefault="0097053A">
            <w:pPr>
              <w:jc w:val="both"/>
            </w:pPr>
            <w:r w:rsidRPr="00E352EF">
              <w:rPr>
                <w:rFonts w:ascii="Calibri" w:eastAsia="Calibri" w:hAnsi="Calibri" w:cs="Calibri"/>
              </w:rPr>
              <w:t>2011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B568E4" w14:textId="77777777" w:rsidR="005A2227" w:rsidRPr="00E352EF" w:rsidRDefault="0097053A">
            <w:pPr>
              <w:jc w:val="both"/>
            </w:pPr>
            <w:r w:rsidRPr="00E352EF">
              <w:rPr>
                <w:rFonts w:ascii="Calibri" w:eastAsia="Calibri" w:hAnsi="Calibri" w:cs="Calibri"/>
              </w:rPr>
              <w:t>Malta</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85A568"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27518F"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70BF6E" w14:textId="77777777" w:rsidR="005A2227" w:rsidRPr="00E352EF" w:rsidRDefault="0097053A">
            <w:pPr>
              <w:jc w:val="both"/>
            </w:pPr>
            <w:r w:rsidRPr="00E352EF">
              <w:rPr>
                <w:rFonts w:ascii="Calibri" w:eastAsia="Calibri" w:hAnsi="Calibri" w:cs="Calibri"/>
              </w:rPr>
              <w:t>40</w:t>
            </w:r>
          </w:p>
        </w:tc>
      </w:tr>
      <w:tr w:rsidR="005A2227" w:rsidRPr="00E352EF" w14:paraId="43AB430F"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905DF4" w14:textId="77777777" w:rsidR="005A2227" w:rsidRPr="00E352EF" w:rsidRDefault="0097053A">
            <w:pPr>
              <w:jc w:val="both"/>
            </w:pPr>
            <w:r w:rsidRPr="00E352EF">
              <w:rPr>
                <w:rFonts w:ascii="Calibri" w:eastAsia="Calibri" w:hAnsi="Calibri" w:cs="Calibri"/>
              </w:rPr>
              <w:t>2011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711057" w14:textId="77777777" w:rsidR="005A2227" w:rsidRPr="00E352EF" w:rsidRDefault="0097053A">
            <w:pPr>
              <w:jc w:val="both"/>
            </w:pPr>
            <w:r w:rsidRPr="00E352EF">
              <w:rPr>
                <w:rFonts w:ascii="Calibri" w:eastAsia="Calibri" w:hAnsi="Calibri" w:cs="Calibri"/>
              </w:rPr>
              <w:t>Finland</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8CA402"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7CC8BA"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2D65E8" w14:textId="77777777" w:rsidR="005A2227" w:rsidRPr="00E352EF" w:rsidRDefault="0097053A">
            <w:pPr>
              <w:jc w:val="both"/>
            </w:pPr>
            <w:r w:rsidRPr="00E352EF">
              <w:rPr>
                <w:rFonts w:ascii="Calibri" w:eastAsia="Calibri" w:hAnsi="Calibri" w:cs="Calibri"/>
              </w:rPr>
              <w:t>50</w:t>
            </w:r>
          </w:p>
        </w:tc>
      </w:tr>
      <w:tr w:rsidR="005A2227" w:rsidRPr="00E352EF" w14:paraId="5EE5197B"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385EC2" w14:textId="77777777" w:rsidR="005A2227" w:rsidRPr="00E352EF" w:rsidRDefault="0097053A">
            <w:pPr>
              <w:jc w:val="both"/>
            </w:pPr>
            <w:r w:rsidRPr="00E352EF">
              <w:rPr>
                <w:rFonts w:ascii="Calibri" w:eastAsia="Calibri" w:hAnsi="Calibri" w:cs="Calibri"/>
              </w:rPr>
              <w:t>2011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97F6D1" w14:textId="77777777" w:rsidR="005A2227" w:rsidRPr="00E352EF" w:rsidRDefault="0097053A">
            <w:pPr>
              <w:jc w:val="both"/>
            </w:pPr>
            <w:r w:rsidRPr="00E352EF">
              <w:rPr>
                <w:rFonts w:ascii="Calibri" w:eastAsia="Calibri" w:hAnsi="Calibri" w:cs="Calibri"/>
              </w:rPr>
              <w:t>Switzerland</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E48E90"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3DED98"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D0E4C4" w14:textId="77777777" w:rsidR="005A2227" w:rsidRPr="00E352EF" w:rsidRDefault="0097053A">
            <w:pPr>
              <w:jc w:val="both"/>
            </w:pPr>
            <w:r w:rsidRPr="00E352EF">
              <w:rPr>
                <w:rFonts w:ascii="Calibri" w:eastAsia="Calibri" w:hAnsi="Calibri" w:cs="Calibri"/>
              </w:rPr>
              <w:t>60</w:t>
            </w:r>
          </w:p>
        </w:tc>
      </w:tr>
    </w:tbl>
    <w:p w14:paraId="160F5B47" w14:textId="77777777" w:rsidR="005A2227" w:rsidRPr="00E352EF" w:rsidRDefault="005A2227">
      <w:pPr>
        <w:jc w:val="both"/>
      </w:pPr>
    </w:p>
    <w:tbl>
      <w:tblPr>
        <w:tblW w:w="4133"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604"/>
        <w:gridCol w:w="821"/>
        <w:gridCol w:w="706"/>
        <w:gridCol w:w="706"/>
        <w:gridCol w:w="1296"/>
      </w:tblGrid>
      <w:tr w:rsidR="005A2227" w:rsidRPr="00E352EF" w14:paraId="78AA805D" w14:textId="77777777">
        <w:tc>
          <w:tcPr>
            <w:tcW w:w="605"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62D733B" w14:textId="77777777" w:rsidR="005A2227" w:rsidRPr="00E352EF" w:rsidRDefault="0097053A">
            <w:pPr>
              <w:jc w:val="both"/>
            </w:pPr>
            <w:r w:rsidRPr="00E352EF">
              <w:rPr>
                <w:rFonts w:ascii="Calibri" w:eastAsia="Calibri" w:hAnsi="Calibri" w:cs="Calibri"/>
              </w:rPr>
              <w:t>d_r</w:t>
            </w:r>
          </w:p>
        </w:tc>
      </w:tr>
      <w:tr w:rsidR="005A2227" w:rsidRPr="00E352EF" w14:paraId="34926680" w14:textId="77777777">
        <w:tc>
          <w:tcPr>
            <w:tcW w:w="60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00B5922" w14:textId="77777777" w:rsidR="005A2227" w:rsidRPr="00E352EF" w:rsidRDefault="0097053A">
            <w:pPr>
              <w:jc w:val="both"/>
            </w:pPr>
            <w:r w:rsidRPr="00E352EF">
              <w:rPr>
                <w:rFonts w:ascii="Calibri" w:eastAsia="Calibri" w:hAnsi="Calibri" w:cs="Calibri"/>
                <w:b/>
              </w:rPr>
              <w:t>TIME</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E67562E" w14:textId="77777777" w:rsidR="005A2227" w:rsidRPr="00E352EF" w:rsidRDefault="0097053A">
            <w:pPr>
              <w:jc w:val="both"/>
            </w:pPr>
            <w:r w:rsidRPr="00E352EF">
              <w:rPr>
                <w:rFonts w:ascii="Calibri" w:eastAsia="Calibri" w:hAnsi="Calibri" w:cs="Calibri"/>
                <w:b/>
              </w:rPr>
              <w:t>GEO</w:t>
            </w:r>
          </w:p>
        </w:tc>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D61DA9C" w14:textId="77777777" w:rsidR="005A2227" w:rsidRPr="00E352EF" w:rsidRDefault="0097053A">
            <w:pPr>
              <w:jc w:val="both"/>
            </w:pPr>
            <w:r w:rsidRPr="00E352EF">
              <w:rPr>
                <w:rFonts w:ascii="Calibri" w:eastAsia="Calibri" w:hAnsi="Calibri" w:cs="Calibri"/>
                <w:b/>
              </w:rPr>
              <w:t>AGE</w:t>
            </w:r>
          </w:p>
        </w:tc>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E0C597B" w14:textId="77777777" w:rsidR="005A2227" w:rsidRPr="00E352EF" w:rsidRDefault="0097053A">
            <w:pPr>
              <w:jc w:val="both"/>
            </w:pPr>
            <w:r w:rsidRPr="00E352EF">
              <w:rPr>
                <w:rFonts w:ascii="Calibri" w:eastAsia="Calibri" w:hAnsi="Calibri" w:cs="Calibri"/>
                <w:b/>
              </w:rPr>
              <w:t>SEX</w:t>
            </w:r>
          </w:p>
        </w:tc>
        <w:tc>
          <w:tcPr>
            <w:tcW w:w="129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AD1901C" w14:textId="77777777" w:rsidR="005A2227" w:rsidRPr="00E352EF" w:rsidRDefault="0097053A">
            <w:pPr>
              <w:jc w:val="both"/>
            </w:pPr>
            <w:r w:rsidRPr="00E352EF">
              <w:rPr>
                <w:rFonts w:ascii="Calibri" w:eastAsia="Calibri" w:hAnsi="Calibri" w:cs="Calibri"/>
                <w:b/>
              </w:rPr>
              <w:t>POPULATION</w:t>
            </w:r>
          </w:p>
        </w:tc>
      </w:tr>
      <w:tr w:rsidR="005A2227" w:rsidRPr="00E352EF" w14:paraId="3D14DA5E" w14:textId="77777777">
        <w:tc>
          <w:tcPr>
            <w:tcW w:w="6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731EA7" w14:textId="77777777" w:rsidR="005A2227" w:rsidRPr="00E352EF" w:rsidRDefault="0097053A">
            <w:pPr>
              <w:jc w:val="both"/>
            </w:pPr>
            <w:r w:rsidRPr="00E352EF">
              <w:rPr>
                <w:rFonts w:ascii="Calibri" w:eastAsia="Calibri" w:hAnsi="Calibri" w:cs="Calibri"/>
              </w:rPr>
              <w:t>2012</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6BEAEC" w14:textId="77777777" w:rsidR="005A2227" w:rsidRPr="00E352EF" w:rsidRDefault="0097053A">
            <w:pPr>
              <w:jc w:val="both"/>
            </w:pPr>
            <w:r w:rsidRPr="00E352EF">
              <w:rPr>
                <w:rFonts w:ascii="Calibri" w:eastAsia="Calibri" w:hAnsi="Calibri" w:cs="Calibri"/>
              </w:rPr>
              <w:t>Greece</w:t>
            </w:r>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203C1E" w14:textId="77777777" w:rsidR="005A2227" w:rsidRPr="00E352EF" w:rsidRDefault="0097053A">
            <w:pPr>
              <w:jc w:val="both"/>
            </w:pPr>
            <w:r w:rsidRPr="00E352EF">
              <w:rPr>
                <w:rFonts w:ascii="Calibri" w:eastAsia="Calibri" w:hAnsi="Calibri" w:cs="Calibri"/>
              </w:rPr>
              <w:t>Total</w:t>
            </w:r>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AF49AD" w14:textId="77777777" w:rsidR="005A2227" w:rsidRPr="00E352EF" w:rsidRDefault="0097053A">
            <w:pPr>
              <w:jc w:val="both"/>
            </w:pPr>
            <w:r w:rsidRPr="00E352EF">
              <w:rPr>
                <w:rFonts w:ascii="Calibri" w:eastAsia="Calibri" w:hAnsi="Calibri" w:cs="Calibri"/>
              </w:rPr>
              <w:t>Total</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AA5893" w14:textId="77777777" w:rsidR="005A2227" w:rsidRPr="00E352EF" w:rsidRDefault="0097053A">
            <w:pPr>
              <w:jc w:val="both"/>
            </w:pPr>
            <w:r w:rsidRPr="00E352EF">
              <w:rPr>
                <w:rFonts w:ascii="Calibri" w:eastAsia="Calibri" w:hAnsi="Calibri" w:cs="Calibri"/>
              </w:rPr>
              <w:t>2</w:t>
            </w:r>
          </w:p>
        </w:tc>
      </w:tr>
    </w:tbl>
    <w:p w14:paraId="640A0F41" w14:textId="77777777" w:rsidR="005A2227" w:rsidRPr="00E352EF" w:rsidRDefault="005A2227"/>
    <w:p w14:paraId="70F818E9" w14:textId="77777777" w:rsidR="005A2227" w:rsidRPr="00E352EF" w:rsidRDefault="0097053A" w:rsidP="00A667AB">
      <w:pPr>
        <w:pStyle w:val="Stile3"/>
        <w:rPr>
          <w:lang w:val="en-GB"/>
        </w:rPr>
      </w:pPr>
      <w:bookmarkStart w:id="11242" w:name="_Toc462659729"/>
      <w:bookmarkStart w:id="11243" w:name="_Toc463805781"/>
      <w:bookmarkStart w:id="11244" w:name="_Toc464487958"/>
      <w:r w:rsidRPr="00E352EF">
        <w:rPr>
          <w:lang w:val="en-GB"/>
        </w:rPr>
        <w:t>symdiff</w:t>
      </w:r>
      <w:bookmarkEnd w:id="11242"/>
      <w:bookmarkEnd w:id="11243"/>
      <w:bookmarkEnd w:id="11244"/>
    </w:p>
    <w:p w14:paraId="78E09CD9"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5BEE3AEC" w14:textId="77777777" w:rsidR="005A2227" w:rsidRPr="00E352EF" w:rsidRDefault="0097053A" w:rsidP="00897489">
      <w:pPr>
        <w:rPr>
          <w:rFonts w:ascii="Cambria" w:hAnsi="Cambria"/>
        </w:rPr>
      </w:pPr>
      <w:r w:rsidRPr="00E352EF">
        <w:rPr>
          <w:rFonts w:ascii="Cambria" w:hAnsi="Cambria"/>
        </w:rPr>
        <w:t>The operator</w:t>
      </w:r>
      <w:r w:rsidRPr="00E352EF">
        <w:rPr>
          <w:rFonts w:ascii="Cambria" w:eastAsia="Calibri" w:hAnsi="Cambria" w:cs="Calibri"/>
        </w:rPr>
        <w:t xml:space="preserve"> </w:t>
      </w:r>
      <w:r w:rsidRPr="00E352EF">
        <w:rPr>
          <w:rFonts w:ascii="Cambria" w:eastAsia="Calibri" w:hAnsi="Cambria" w:cs="Calibri"/>
          <w:b/>
        </w:rPr>
        <w:t>symdiff</w:t>
      </w:r>
      <w:r w:rsidRPr="00E352EF">
        <w:rPr>
          <w:rFonts w:ascii="Cambria" w:hAnsi="Cambria"/>
        </w:rPr>
        <w:t xml:space="preserve"> takes as input two Datasets and returns another Dataset with the </w:t>
      </w:r>
      <w:r w:rsidRPr="00E352EF">
        <w:rPr>
          <w:rFonts w:ascii="Cambria" w:eastAsia="Calibri" w:hAnsi="Cambria" w:cs="Calibri"/>
        </w:rPr>
        <w:t>s</w:t>
      </w:r>
      <w:r w:rsidRPr="00E352EF">
        <w:rPr>
          <w:rFonts w:ascii="Cambria" w:hAnsi="Cambria"/>
        </w:rPr>
        <w:t>ymmetric difference</w:t>
      </w:r>
      <w:r w:rsidRPr="00E352EF">
        <w:rPr>
          <w:rFonts w:ascii="Cambria" w:eastAsia="Calibri" w:hAnsi="Cambria" w:cs="Calibri"/>
        </w:rPr>
        <w:t xml:space="preserve"> of the input </w:t>
      </w:r>
      <w:r w:rsidR="00297BF2" w:rsidRPr="00E352EF">
        <w:t>Dataset</w:t>
      </w:r>
      <w:r w:rsidRPr="00E352EF">
        <w:rPr>
          <w:rFonts w:ascii="Cambria" w:eastAsia="Calibri" w:hAnsi="Cambria" w:cs="Calibri"/>
        </w:rPr>
        <w:t>s</w:t>
      </w:r>
      <w:r w:rsidRPr="00E352EF">
        <w:rPr>
          <w:rFonts w:ascii="Cambria" w:hAnsi="Cambria"/>
        </w:rPr>
        <w:t>.</w:t>
      </w:r>
    </w:p>
    <w:p w14:paraId="5D5766F2" w14:textId="77777777" w:rsidR="00897489" w:rsidRPr="00E352EF" w:rsidRDefault="00897489" w:rsidP="00897489">
      <w:pPr>
        <w:rPr>
          <w:rFonts w:ascii="Cambria" w:eastAsia="Calibri" w:hAnsi="Cambria" w:cs="Calibri"/>
          <w:i/>
          <w:color w:val="5B9BD5"/>
        </w:rPr>
      </w:pPr>
    </w:p>
    <w:p w14:paraId="7D152B60"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Syntax</w:t>
      </w:r>
    </w:p>
    <w:p w14:paraId="302DFD6F" w14:textId="77777777" w:rsidR="005A2227" w:rsidRPr="00E352EF" w:rsidRDefault="0097053A" w:rsidP="00897489">
      <w:pPr>
        <w:rPr>
          <w:rFonts w:ascii="Cambria" w:hAnsi="Cambria"/>
        </w:rPr>
      </w:pPr>
      <w:r w:rsidRPr="00E352EF">
        <w:rPr>
          <w:rFonts w:ascii="Cambria" w:hAnsi="Cambria"/>
          <w:b/>
        </w:rPr>
        <w:t>symdiff</w:t>
      </w:r>
      <w:r w:rsidRPr="00E352EF">
        <w:rPr>
          <w:rFonts w:ascii="Cambria" w:hAnsi="Cambria"/>
        </w:rPr>
        <w:t xml:space="preserve"> </w:t>
      </w:r>
      <w:r w:rsidRPr="00E352EF">
        <w:rPr>
          <w:rFonts w:ascii="Cambria" w:hAnsi="Cambria"/>
          <w:b/>
        </w:rPr>
        <w:t>(</w:t>
      </w:r>
      <w:r w:rsidRPr="00E352EF">
        <w:rPr>
          <w:rFonts w:ascii="Cambria" w:hAnsi="Cambria"/>
          <w:i/>
        </w:rPr>
        <w:t xml:space="preserve"> ds_1</w:t>
      </w:r>
      <w:r w:rsidRPr="00E352EF">
        <w:rPr>
          <w:rFonts w:ascii="Cambria" w:hAnsi="Cambria"/>
        </w:rPr>
        <w:t xml:space="preserve">, </w:t>
      </w:r>
      <w:r w:rsidRPr="00E352EF">
        <w:rPr>
          <w:rFonts w:ascii="Cambria" w:hAnsi="Cambria"/>
          <w:i/>
        </w:rPr>
        <w:t>ds_2</w:t>
      </w:r>
      <w:r w:rsidRPr="00E352EF">
        <w:rPr>
          <w:rFonts w:ascii="Cambria" w:hAnsi="Cambria"/>
          <w:b/>
        </w:rPr>
        <w:t xml:space="preserve"> )</w:t>
      </w:r>
    </w:p>
    <w:p w14:paraId="6F605307" w14:textId="77777777" w:rsidR="005A2227" w:rsidRPr="00E352EF" w:rsidRDefault="005A2227" w:rsidP="00897489">
      <w:pPr>
        <w:ind w:firstLine="706"/>
        <w:jc w:val="both"/>
        <w:rPr>
          <w:rFonts w:ascii="Cambria" w:hAnsi="Cambria"/>
        </w:rPr>
      </w:pPr>
    </w:p>
    <w:p w14:paraId="5D5E2D3A" w14:textId="77777777" w:rsidR="005A2227" w:rsidRPr="00E352EF" w:rsidRDefault="005A2227" w:rsidP="00897489">
      <w:pPr>
        <w:rPr>
          <w:rFonts w:ascii="Cambria" w:hAnsi="Cambria"/>
        </w:rPr>
      </w:pPr>
    </w:p>
    <w:p w14:paraId="00F9E350"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Parameters</w:t>
      </w:r>
    </w:p>
    <w:p w14:paraId="0D92345B" w14:textId="77777777" w:rsidR="005A2227" w:rsidRPr="00E352EF" w:rsidRDefault="0097053A" w:rsidP="00897489">
      <w:pPr>
        <w:rPr>
          <w:rFonts w:ascii="Cambria" w:hAnsi="Cambria"/>
        </w:rPr>
      </w:pPr>
      <w:r w:rsidRPr="00E352EF">
        <w:rPr>
          <w:rFonts w:ascii="Cambria" w:eastAsia="Calibri" w:hAnsi="Cambria" w:cs="Calibri"/>
          <w:i/>
        </w:rPr>
        <w:t>ds_1, ds_2</w:t>
      </w:r>
      <w:r w:rsidR="00897489" w:rsidRPr="00E352EF">
        <w:rPr>
          <w:rFonts w:ascii="Cambria" w:hAnsi="Cambria"/>
        </w:rPr>
        <w:t xml:space="preserve"> </w:t>
      </w:r>
      <w:r w:rsidR="00897489" w:rsidRPr="00E352EF">
        <w:rPr>
          <w:rFonts w:ascii="Cambria" w:eastAsia="Calibri" w:hAnsi="Cambria" w:cs="Calibri"/>
        </w:rPr>
        <w:t>:</w:t>
      </w:r>
      <w:r w:rsidRPr="00E352EF">
        <w:rPr>
          <w:rFonts w:ascii="Cambria" w:eastAsia="Calibri" w:hAnsi="Cambria" w:cs="Calibri"/>
        </w:rPr>
        <w:t xml:space="preserve"> dataset {identifier &lt;IDENT&gt; as scalar-type}+ {measure &lt;IDENT&gt; as scalar-type}*</w:t>
      </w:r>
    </w:p>
    <w:p w14:paraId="3CEF34B1" w14:textId="77777777" w:rsidR="005A2227" w:rsidRPr="00E352EF" w:rsidRDefault="0097053A" w:rsidP="00897489">
      <w:pPr>
        <w:ind w:left="360"/>
        <w:rPr>
          <w:rFonts w:ascii="Cambria" w:eastAsia="Calibri" w:hAnsi="Cambria" w:cs="Calibri"/>
        </w:rPr>
      </w:pPr>
      <w:r w:rsidRPr="00E352EF">
        <w:rPr>
          <w:rFonts w:ascii="Cambria" w:hAnsi="Cambria"/>
        </w:rPr>
        <w:tab/>
      </w:r>
      <w:r w:rsidRPr="00E352EF">
        <w:rPr>
          <w:rFonts w:ascii="Cambria" w:hAnsi="Cambria"/>
        </w:rPr>
        <w:tab/>
      </w:r>
      <w:r w:rsidRPr="00E352EF">
        <w:rPr>
          <w:rFonts w:ascii="Cambria" w:eastAsia="Calibri" w:hAnsi="Cambria" w:cs="Calibri"/>
        </w:rPr>
        <w:t xml:space="preserve">      {attribute &lt;IDENT&gt; as scalar-type}+</w:t>
      </w:r>
    </w:p>
    <w:p w14:paraId="3FC54108" w14:textId="77777777" w:rsidR="00DE5E99" w:rsidRPr="00E352EF" w:rsidRDefault="00DE5E99" w:rsidP="00897489">
      <w:pPr>
        <w:ind w:left="360"/>
        <w:rPr>
          <w:rFonts w:ascii="Cambria" w:hAnsi="Cambria"/>
        </w:rPr>
      </w:pPr>
    </w:p>
    <w:p w14:paraId="0D5CA015" w14:textId="77777777" w:rsidR="005A2227" w:rsidRPr="00E352EF" w:rsidRDefault="0097053A" w:rsidP="008A7573">
      <w:pPr>
        <w:numPr>
          <w:ilvl w:val="0"/>
          <w:numId w:val="30"/>
        </w:numPr>
        <w:ind w:left="360"/>
        <w:rPr>
          <w:rFonts w:ascii="Cambria" w:hAnsi="Cambria"/>
        </w:rPr>
      </w:pPr>
      <w:r w:rsidRPr="00E352EF">
        <w:rPr>
          <w:rFonts w:ascii="Cambria" w:eastAsia="Calibri" w:hAnsi="Cambria" w:cs="Calibri"/>
          <w:i/>
        </w:rPr>
        <w:t xml:space="preserve">ds_1 – </w:t>
      </w:r>
      <w:r w:rsidRPr="00E352EF">
        <w:rPr>
          <w:rFonts w:ascii="Cambria" w:eastAsia="Calibri" w:hAnsi="Cambria" w:cs="Calibri"/>
        </w:rPr>
        <w:t>is the first input Dataset.</w:t>
      </w:r>
    </w:p>
    <w:p w14:paraId="357606BE" w14:textId="77777777" w:rsidR="005A2227" w:rsidRPr="00E352EF" w:rsidRDefault="0097053A" w:rsidP="008A7573">
      <w:pPr>
        <w:numPr>
          <w:ilvl w:val="0"/>
          <w:numId w:val="30"/>
        </w:numPr>
        <w:ind w:left="360"/>
        <w:rPr>
          <w:rFonts w:ascii="Cambria" w:hAnsi="Cambria"/>
        </w:rPr>
      </w:pPr>
      <w:r w:rsidRPr="00E352EF">
        <w:rPr>
          <w:rFonts w:ascii="Cambria" w:eastAsia="Calibri" w:hAnsi="Cambria" w:cs="Calibri"/>
          <w:i/>
        </w:rPr>
        <w:t xml:space="preserve">ds_2 </w:t>
      </w:r>
      <w:r w:rsidRPr="00E352EF">
        <w:rPr>
          <w:rFonts w:ascii="Cambria" w:eastAsia="Calibri" w:hAnsi="Cambria" w:cs="Calibri"/>
        </w:rPr>
        <w:t>– is the second input Dataset.</w:t>
      </w:r>
    </w:p>
    <w:p w14:paraId="0BED7AF2" w14:textId="77777777" w:rsidR="00897489" w:rsidRPr="00E352EF" w:rsidRDefault="00897489" w:rsidP="00897489">
      <w:pPr>
        <w:rPr>
          <w:rFonts w:ascii="Cambria" w:eastAsia="Calibri Light" w:hAnsi="Cambria" w:cs="Calibri Light"/>
          <w:i/>
          <w:color w:val="5B9BD5"/>
        </w:rPr>
      </w:pPr>
    </w:p>
    <w:p w14:paraId="30925A2D"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Constraints</w:t>
      </w:r>
    </w:p>
    <w:p w14:paraId="799A3607" w14:textId="77777777" w:rsidR="005A2227" w:rsidRPr="00E352EF" w:rsidRDefault="0097053A" w:rsidP="00897489">
      <w:pPr>
        <w:rPr>
          <w:rFonts w:ascii="Cambria" w:hAnsi="Cambria"/>
        </w:rPr>
      </w:pPr>
      <w:r w:rsidRPr="00E352EF">
        <w:rPr>
          <w:rFonts w:ascii="Cambria" w:hAnsi="Cambria"/>
          <w:i/>
        </w:rPr>
        <w:t>ds_1</w:t>
      </w:r>
      <w:r w:rsidRPr="00E352EF">
        <w:rPr>
          <w:rFonts w:ascii="Cambria" w:hAnsi="Cambria"/>
        </w:rPr>
        <w:t xml:space="preserve"> and </w:t>
      </w:r>
      <w:r w:rsidRPr="00E352EF">
        <w:rPr>
          <w:rFonts w:ascii="Cambria" w:hAnsi="Cambria"/>
          <w:i/>
        </w:rPr>
        <w:t>ds_2</w:t>
      </w:r>
      <w:r w:rsidRPr="00E352EF">
        <w:rPr>
          <w:rFonts w:ascii="Cambria" w:hAnsi="Cambria"/>
        </w:rPr>
        <w:t xml:space="preserve"> must have the same Identifier and Measure Components in name and type (static). </w:t>
      </w:r>
    </w:p>
    <w:p w14:paraId="2C17A7E6" w14:textId="77777777" w:rsidR="00897489" w:rsidRPr="00E352EF" w:rsidRDefault="00897489" w:rsidP="00897489">
      <w:pPr>
        <w:rPr>
          <w:rFonts w:ascii="Cambria" w:eastAsia="Calibri Light" w:hAnsi="Cambria" w:cs="Calibri Light"/>
          <w:i/>
          <w:color w:val="5B9BD5"/>
        </w:rPr>
      </w:pPr>
    </w:p>
    <w:p w14:paraId="2290F80D"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Returns</w:t>
      </w:r>
    </w:p>
    <w:p w14:paraId="2E88C7DE" w14:textId="77777777" w:rsidR="005A2227" w:rsidRPr="00E352EF" w:rsidRDefault="0097053A" w:rsidP="00897489">
      <w:pPr>
        <w:rPr>
          <w:rFonts w:ascii="Cambria" w:hAnsi="Cambria"/>
        </w:rPr>
      </w:pPr>
      <w:r w:rsidRPr="00E352EF">
        <w:rPr>
          <w:rFonts w:ascii="Cambria" w:hAnsi="Cambria"/>
        </w:rPr>
        <w:t xml:space="preserve">A Dataset having the same Identifier, Measure and Attribute Components of the input ones, containing all the Data Points that are present either in </w:t>
      </w:r>
      <w:r w:rsidRPr="00E352EF">
        <w:rPr>
          <w:rFonts w:ascii="Cambria" w:hAnsi="Cambria"/>
          <w:i/>
        </w:rPr>
        <w:t>ds_1</w:t>
      </w:r>
      <w:r w:rsidRPr="00E352EF">
        <w:rPr>
          <w:rFonts w:ascii="Cambria" w:hAnsi="Cambria"/>
        </w:rPr>
        <w:t xml:space="preserve"> or in </w:t>
      </w:r>
      <w:r w:rsidRPr="00E352EF">
        <w:rPr>
          <w:rFonts w:ascii="Cambria" w:hAnsi="Cambria"/>
          <w:i/>
        </w:rPr>
        <w:t>ds_2</w:t>
      </w:r>
      <w:r w:rsidRPr="00E352EF">
        <w:rPr>
          <w:rFonts w:ascii="Cambria" w:hAnsi="Cambria"/>
        </w:rPr>
        <w:t xml:space="preserve"> but not in both.</w:t>
      </w:r>
    </w:p>
    <w:p w14:paraId="50684B84" w14:textId="77777777" w:rsidR="00897489" w:rsidRPr="00E352EF" w:rsidRDefault="00897489" w:rsidP="00897489">
      <w:pPr>
        <w:rPr>
          <w:rFonts w:ascii="Cambria" w:eastAsia="Calibri" w:hAnsi="Cambria" w:cs="Calibri"/>
          <w:i/>
          <w:color w:val="5B9BD5"/>
        </w:rPr>
      </w:pPr>
    </w:p>
    <w:p w14:paraId="4C25E5D0"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 specification</w:t>
      </w:r>
    </w:p>
    <w:p w14:paraId="64EE34C0" w14:textId="77777777" w:rsidR="005A2227" w:rsidRPr="00E352EF" w:rsidRDefault="0097053A" w:rsidP="00897489">
      <w:pPr>
        <w:rPr>
          <w:rFonts w:ascii="Cambria" w:hAnsi="Cambria"/>
        </w:rPr>
      </w:pPr>
      <w:r w:rsidRPr="00E352EF">
        <w:rPr>
          <w:rFonts w:ascii="Cambria" w:hAnsi="Cambria"/>
        </w:rPr>
        <w:t xml:space="preserve">The operator takes as input two Datasets and returns another one Dataset with the same structure of the input ones containing all the Data Points that are present either in </w:t>
      </w:r>
      <w:r w:rsidRPr="00E352EF">
        <w:rPr>
          <w:rFonts w:ascii="Cambria" w:hAnsi="Cambria"/>
          <w:i/>
        </w:rPr>
        <w:t>ds_1</w:t>
      </w:r>
      <w:r w:rsidRPr="00E352EF">
        <w:rPr>
          <w:rFonts w:ascii="Cambria" w:hAnsi="Cambria"/>
        </w:rPr>
        <w:t xml:space="preserve"> or in </w:t>
      </w:r>
      <w:r w:rsidRPr="00E352EF">
        <w:rPr>
          <w:rFonts w:ascii="Cambria" w:hAnsi="Cambria"/>
          <w:i/>
        </w:rPr>
        <w:t>ds_2</w:t>
      </w:r>
      <w:r w:rsidRPr="00E352EF">
        <w:rPr>
          <w:rFonts w:ascii="Cambria" w:hAnsi="Cambria"/>
        </w:rPr>
        <w:t xml:space="preserve"> but not in both.</w:t>
      </w:r>
    </w:p>
    <w:p w14:paraId="216AA1F0" w14:textId="77777777" w:rsidR="00897489" w:rsidRPr="00E352EF" w:rsidRDefault="00897489" w:rsidP="00897489">
      <w:pPr>
        <w:rPr>
          <w:rFonts w:ascii="Cambria" w:eastAsia="Calibri Light" w:hAnsi="Cambria" w:cs="Calibri Light"/>
          <w:i/>
          <w:color w:val="5B9BD5"/>
        </w:rPr>
      </w:pPr>
    </w:p>
    <w:p w14:paraId="12D33527"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 xml:space="preserve">Examples </w:t>
      </w:r>
    </w:p>
    <w:p w14:paraId="4BAADF27" w14:textId="77777777" w:rsidR="005A2227" w:rsidRPr="00E352EF" w:rsidRDefault="0097053A" w:rsidP="00C96285">
      <w:pPr>
        <w:rPr>
          <w:rFonts w:ascii="Cambria" w:hAnsi="Cambria"/>
        </w:rPr>
      </w:pPr>
      <w:r w:rsidRPr="00E352EF">
        <w:rPr>
          <w:rFonts w:ascii="Cambria" w:hAnsi="Cambria"/>
        </w:rPr>
        <w:t xml:space="preserve">d_r := </w:t>
      </w:r>
      <w:r w:rsidRPr="00E352EF">
        <w:rPr>
          <w:rFonts w:ascii="Cambria" w:hAnsi="Cambria"/>
          <w:b/>
        </w:rPr>
        <w:t>symdiff(</w:t>
      </w:r>
      <w:r w:rsidRPr="00E352EF">
        <w:rPr>
          <w:rFonts w:ascii="Cambria" w:hAnsi="Cambria"/>
        </w:rPr>
        <w:t>total_population1, total_population2</w:t>
      </w:r>
      <w:r w:rsidRPr="00E352EF">
        <w:rPr>
          <w:rFonts w:ascii="Cambria" w:hAnsi="Cambria"/>
          <w:b/>
        </w:rPr>
        <w:t>)</w:t>
      </w:r>
    </w:p>
    <w:tbl>
      <w:tblPr>
        <w:tblW w:w="6581"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94"/>
        <w:gridCol w:w="1382"/>
        <w:gridCol w:w="1138"/>
        <w:gridCol w:w="1282"/>
        <w:gridCol w:w="1685"/>
      </w:tblGrid>
      <w:tr w:rsidR="005A2227" w:rsidRPr="00E352EF" w14:paraId="2610366C" w14:textId="77777777">
        <w:tc>
          <w:tcPr>
            <w:tcW w:w="109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53FA7AB" w14:textId="77777777" w:rsidR="005A2227" w:rsidRPr="00E352EF" w:rsidRDefault="0097053A">
            <w:pPr>
              <w:jc w:val="both"/>
            </w:pPr>
            <w:r w:rsidRPr="00E352EF">
              <w:rPr>
                <w:rFonts w:ascii="Calibri" w:eastAsia="Calibri" w:hAnsi="Calibri" w:cs="Calibri"/>
              </w:rPr>
              <w:t>total_population1</w:t>
            </w:r>
          </w:p>
        </w:tc>
      </w:tr>
      <w:tr w:rsidR="005A2227" w:rsidRPr="00E352EF" w14:paraId="431F6842" w14:textId="77777777">
        <w:tc>
          <w:tcPr>
            <w:tcW w:w="10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70484E8" w14:textId="77777777" w:rsidR="005A2227" w:rsidRPr="00E352EF" w:rsidRDefault="0097053A">
            <w:pPr>
              <w:jc w:val="both"/>
            </w:pPr>
            <w:r w:rsidRPr="00E352EF">
              <w:rPr>
                <w:rFonts w:ascii="Calibri" w:eastAsia="Calibri" w:hAnsi="Calibri" w:cs="Calibri"/>
                <w:b/>
              </w:rPr>
              <w:t>TIME</w:t>
            </w:r>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36B908C" w14:textId="77777777" w:rsidR="005A2227" w:rsidRPr="00E352EF" w:rsidRDefault="0097053A">
            <w:pPr>
              <w:jc w:val="both"/>
            </w:pPr>
            <w:r w:rsidRPr="00E352EF">
              <w:rPr>
                <w:rFonts w:ascii="Calibri" w:eastAsia="Calibri" w:hAnsi="Calibri" w:cs="Calibri"/>
                <w:b/>
              </w:rPr>
              <w:t>GEO</w:t>
            </w:r>
          </w:p>
        </w:tc>
        <w:tc>
          <w:tcPr>
            <w:tcW w:w="11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09523A7" w14:textId="77777777" w:rsidR="005A2227" w:rsidRPr="00E352EF" w:rsidRDefault="0097053A">
            <w:pPr>
              <w:jc w:val="both"/>
            </w:pPr>
            <w:r w:rsidRPr="00E352EF">
              <w:rPr>
                <w:rFonts w:ascii="Calibri" w:eastAsia="Calibri" w:hAnsi="Calibri" w:cs="Calibri"/>
                <w:b/>
              </w:rPr>
              <w:t>AGE</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4857A82" w14:textId="77777777" w:rsidR="005A2227" w:rsidRPr="00E352EF" w:rsidRDefault="0097053A">
            <w:pPr>
              <w:jc w:val="both"/>
            </w:pPr>
            <w:r w:rsidRPr="00E352EF">
              <w:rPr>
                <w:rFonts w:ascii="Calibri" w:eastAsia="Calibri" w:hAnsi="Calibri" w:cs="Calibri"/>
                <w:b/>
              </w:rPr>
              <w:t>SEX</w:t>
            </w:r>
          </w:p>
        </w:tc>
        <w:tc>
          <w:tcPr>
            <w:tcW w:w="168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FB9B9F2" w14:textId="77777777" w:rsidR="005A2227" w:rsidRPr="00E352EF" w:rsidRDefault="0097053A">
            <w:pPr>
              <w:jc w:val="both"/>
            </w:pPr>
            <w:r w:rsidRPr="00E352EF">
              <w:rPr>
                <w:rFonts w:ascii="Calibri" w:eastAsia="Calibri" w:hAnsi="Calibri" w:cs="Calibri"/>
                <w:b/>
              </w:rPr>
              <w:t>POPULATION</w:t>
            </w:r>
          </w:p>
        </w:tc>
      </w:tr>
      <w:tr w:rsidR="005A2227" w:rsidRPr="00E352EF" w14:paraId="0473DF3D"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EF82D2"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7A79C5" w14:textId="77777777" w:rsidR="005A2227" w:rsidRPr="00E352EF" w:rsidRDefault="0097053A">
            <w:pPr>
              <w:jc w:val="both"/>
            </w:pPr>
            <w:r w:rsidRPr="00E352EF">
              <w:rPr>
                <w:rFonts w:ascii="Calibri" w:eastAsia="Calibri" w:hAnsi="Calibri" w:cs="Calibri"/>
              </w:rPr>
              <w:t>Belgium</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9E5F58"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BC9892"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35FE90" w14:textId="77777777" w:rsidR="005A2227" w:rsidRPr="00E352EF" w:rsidRDefault="0097053A">
            <w:pPr>
              <w:jc w:val="both"/>
            </w:pPr>
            <w:r w:rsidRPr="00E352EF">
              <w:rPr>
                <w:rFonts w:ascii="Calibri" w:eastAsia="Calibri" w:hAnsi="Calibri" w:cs="Calibri"/>
              </w:rPr>
              <w:t>1</w:t>
            </w:r>
          </w:p>
        </w:tc>
      </w:tr>
      <w:tr w:rsidR="005A2227" w:rsidRPr="00E352EF" w14:paraId="54C30F29"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47E3A0"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F4615F" w14:textId="77777777" w:rsidR="005A2227" w:rsidRPr="00E352EF" w:rsidRDefault="0097053A">
            <w:pPr>
              <w:jc w:val="both"/>
            </w:pPr>
            <w:r w:rsidRPr="00E352EF">
              <w:rPr>
                <w:rFonts w:ascii="Calibri" w:eastAsia="Calibri" w:hAnsi="Calibri" w:cs="Calibri"/>
              </w:rPr>
              <w:t>Greece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4830E2"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8830DB"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C72AD5" w14:textId="77777777" w:rsidR="005A2227" w:rsidRPr="00E352EF" w:rsidRDefault="0097053A">
            <w:pPr>
              <w:jc w:val="both"/>
            </w:pPr>
            <w:r w:rsidRPr="00E352EF">
              <w:rPr>
                <w:rFonts w:ascii="Calibri" w:eastAsia="Calibri" w:hAnsi="Calibri" w:cs="Calibri"/>
              </w:rPr>
              <w:t>2</w:t>
            </w:r>
          </w:p>
        </w:tc>
      </w:tr>
      <w:tr w:rsidR="005A2227" w:rsidRPr="00E352EF" w14:paraId="42DE4562"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29734E"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396842" w14:textId="77777777" w:rsidR="005A2227" w:rsidRPr="00E352EF" w:rsidRDefault="0097053A">
            <w:pPr>
              <w:jc w:val="both"/>
            </w:pPr>
            <w:r w:rsidRPr="00E352EF">
              <w:rPr>
                <w:rFonts w:ascii="Calibri" w:eastAsia="Calibri" w:hAnsi="Calibri" w:cs="Calibri"/>
              </w:rPr>
              <w:t>France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615530"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0DE888"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9E8EF0" w14:textId="77777777" w:rsidR="005A2227" w:rsidRPr="00E352EF" w:rsidRDefault="0097053A">
            <w:pPr>
              <w:jc w:val="both"/>
            </w:pPr>
            <w:r w:rsidRPr="00E352EF">
              <w:rPr>
                <w:rFonts w:ascii="Calibri" w:eastAsia="Calibri" w:hAnsi="Calibri" w:cs="Calibri"/>
              </w:rPr>
              <w:t>3</w:t>
            </w:r>
          </w:p>
        </w:tc>
      </w:tr>
      <w:tr w:rsidR="005A2227" w:rsidRPr="00E352EF" w14:paraId="227EC294"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18A348"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3CE377" w14:textId="77777777" w:rsidR="005A2227" w:rsidRPr="00E352EF" w:rsidRDefault="0097053A">
            <w:pPr>
              <w:jc w:val="both"/>
            </w:pPr>
            <w:r w:rsidRPr="00E352EF">
              <w:rPr>
                <w:rFonts w:ascii="Calibri" w:eastAsia="Calibri" w:hAnsi="Calibri" w:cs="Calibri"/>
              </w:rPr>
              <w:t>Malta</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EF0BB2"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A07FBC"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51217E" w14:textId="77777777" w:rsidR="005A2227" w:rsidRPr="00E352EF" w:rsidRDefault="0097053A">
            <w:pPr>
              <w:jc w:val="both"/>
            </w:pPr>
            <w:r w:rsidRPr="00E352EF">
              <w:rPr>
                <w:rFonts w:ascii="Calibri" w:eastAsia="Calibri" w:hAnsi="Calibri" w:cs="Calibri"/>
              </w:rPr>
              <w:t>4</w:t>
            </w:r>
          </w:p>
        </w:tc>
      </w:tr>
      <w:tr w:rsidR="005A2227" w:rsidRPr="00E352EF" w14:paraId="7E241486"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FB7F81"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576C9B" w14:textId="77777777" w:rsidR="005A2227" w:rsidRPr="00E352EF" w:rsidRDefault="0097053A">
            <w:pPr>
              <w:jc w:val="both"/>
            </w:pPr>
            <w:r w:rsidRPr="00E352EF">
              <w:rPr>
                <w:rFonts w:ascii="Calibri" w:eastAsia="Calibri" w:hAnsi="Calibri" w:cs="Calibri"/>
              </w:rPr>
              <w:t>Finland</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EE29C9"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C5D5B1"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A3C0B1" w14:textId="77777777" w:rsidR="005A2227" w:rsidRPr="00E352EF" w:rsidRDefault="0097053A">
            <w:pPr>
              <w:jc w:val="both"/>
            </w:pPr>
            <w:r w:rsidRPr="00E352EF">
              <w:rPr>
                <w:rFonts w:ascii="Calibri" w:eastAsia="Calibri" w:hAnsi="Calibri" w:cs="Calibri"/>
              </w:rPr>
              <w:t>5</w:t>
            </w:r>
          </w:p>
        </w:tc>
      </w:tr>
      <w:tr w:rsidR="005A2227" w:rsidRPr="00E352EF" w14:paraId="17C8BEF9"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344ACC"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264029" w14:textId="77777777" w:rsidR="005A2227" w:rsidRPr="00E352EF" w:rsidRDefault="0097053A">
            <w:pPr>
              <w:jc w:val="both"/>
            </w:pPr>
            <w:r w:rsidRPr="00E352EF">
              <w:rPr>
                <w:rFonts w:ascii="Calibri" w:eastAsia="Calibri" w:hAnsi="Calibri" w:cs="Calibri"/>
              </w:rPr>
              <w:t>Switzerland</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784CBF"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250BF0"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47B3C7" w14:textId="77777777" w:rsidR="005A2227" w:rsidRPr="00E352EF" w:rsidRDefault="0097053A">
            <w:pPr>
              <w:jc w:val="both"/>
            </w:pPr>
            <w:r w:rsidRPr="00E352EF">
              <w:rPr>
                <w:rFonts w:ascii="Calibri" w:eastAsia="Calibri" w:hAnsi="Calibri" w:cs="Calibri"/>
              </w:rPr>
              <w:t>6</w:t>
            </w:r>
          </w:p>
        </w:tc>
      </w:tr>
    </w:tbl>
    <w:p w14:paraId="0B531C98" w14:textId="77777777" w:rsidR="005A2227" w:rsidRPr="00E352EF" w:rsidRDefault="005A2227">
      <w:pPr>
        <w:jc w:val="both"/>
      </w:pPr>
    </w:p>
    <w:tbl>
      <w:tblPr>
        <w:tblW w:w="6494"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80"/>
        <w:gridCol w:w="1382"/>
        <w:gridCol w:w="1109"/>
        <w:gridCol w:w="1238"/>
        <w:gridCol w:w="1685"/>
      </w:tblGrid>
      <w:tr w:rsidR="005A2227" w:rsidRPr="00E352EF" w14:paraId="5F2ACB4D" w14:textId="77777777" w:rsidTr="00EA6708">
        <w:tc>
          <w:tcPr>
            <w:tcW w:w="649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E7CA74C" w14:textId="77777777" w:rsidR="005A2227" w:rsidRPr="00E352EF" w:rsidRDefault="0097053A">
            <w:pPr>
              <w:jc w:val="both"/>
            </w:pPr>
            <w:r w:rsidRPr="00E352EF">
              <w:rPr>
                <w:rFonts w:ascii="Calibri" w:eastAsia="Calibri" w:hAnsi="Calibri" w:cs="Calibri"/>
              </w:rPr>
              <w:t>total_population2</w:t>
            </w:r>
          </w:p>
        </w:tc>
      </w:tr>
      <w:tr w:rsidR="005A2227" w:rsidRPr="00E352EF" w14:paraId="35182F65"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7C627C3" w14:textId="77777777" w:rsidR="005A2227" w:rsidRPr="00E352EF" w:rsidRDefault="0097053A">
            <w:pPr>
              <w:jc w:val="both"/>
            </w:pPr>
            <w:r w:rsidRPr="00E352EF">
              <w:rPr>
                <w:rFonts w:ascii="Calibri" w:eastAsia="Calibri" w:hAnsi="Calibri" w:cs="Calibri"/>
                <w:b/>
              </w:rPr>
              <w:t>TIME</w:t>
            </w:r>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7F00EB3" w14:textId="77777777" w:rsidR="005A2227" w:rsidRPr="00E352EF" w:rsidRDefault="0097053A">
            <w:pPr>
              <w:jc w:val="both"/>
            </w:pPr>
            <w:r w:rsidRPr="00E352EF">
              <w:rPr>
                <w:rFonts w:ascii="Calibri" w:eastAsia="Calibri" w:hAnsi="Calibri" w:cs="Calibri"/>
                <w:b/>
              </w:rPr>
              <w:t>GEO</w:t>
            </w:r>
          </w:p>
        </w:tc>
        <w:tc>
          <w:tcPr>
            <w:tcW w:w="110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F70BEF9" w14:textId="77777777" w:rsidR="005A2227" w:rsidRPr="00E352EF" w:rsidRDefault="0097053A">
            <w:pPr>
              <w:jc w:val="both"/>
            </w:pPr>
            <w:r w:rsidRPr="00E352EF">
              <w:rPr>
                <w:rFonts w:ascii="Calibri" w:eastAsia="Calibri" w:hAnsi="Calibri" w:cs="Calibri"/>
                <w:b/>
              </w:rPr>
              <w:t>AGE</w:t>
            </w:r>
          </w:p>
        </w:tc>
        <w:tc>
          <w:tcPr>
            <w:tcW w:w="12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35B170C" w14:textId="77777777" w:rsidR="005A2227" w:rsidRPr="00E352EF" w:rsidRDefault="0097053A">
            <w:pPr>
              <w:jc w:val="both"/>
            </w:pPr>
            <w:r w:rsidRPr="00E352EF">
              <w:rPr>
                <w:rFonts w:ascii="Calibri" w:eastAsia="Calibri" w:hAnsi="Calibri" w:cs="Calibri"/>
                <w:b/>
              </w:rPr>
              <w:t>SEX</w:t>
            </w:r>
          </w:p>
        </w:tc>
        <w:tc>
          <w:tcPr>
            <w:tcW w:w="168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88FF0DE" w14:textId="77777777" w:rsidR="005A2227" w:rsidRPr="00E352EF" w:rsidRDefault="0097053A">
            <w:pPr>
              <w:jc w:val="both"/>
            </w:pPr>
            <w:r w:rsidRPr="00E352EF">
              <w:rPr>
                <w:rFonts w:ascii="Calibri" w:eastAsia="Calibri" w:hAnsi="Calibri" w:cs="Calibri"/>
                <w:b/>
              </w:rPr>
              <w:t>POPULATION</w:t>
            </w:r>
          </w:p>
        </w:tc>
      </w:tr>
      <w:tr w:rsidR="005A2227" w:rsidRPr="00E352EF" w14:paraId="7DDE62C1"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DEF8C0" w14:textId="77777777" w:rsidR="005A2227" w:rsidRPr="00E352EF" w:rsidRDefault="0097053A">
            <w:pPr>
              <w:jc w:val="both"/>
            </w:pPr>
            <w:r w:rsidRPr="00E352EF">
              <w:rPr>
                <w:rFonts w:ascii="Calibri" w:eastAsia="Calibri" w:hAnsi="Calibri" w:cs="Calibri"/>
              </w:rPr>
              <w:t>2011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F9CD65" w14:textId="77777777" w:rsidR="005A2227" w:rsidRPr="00E352EF" w:rsidRDefault="0097053A">
            <w:pPr>
              <w:jc w:val="both"/>
            </w:pPr>
            <w:r w:rsidRPr="00E352EF">
              <w:rPr>
                <w:rFonts w:ascii="Calibri" w:eastAsia="Calibri" w:hAnsi="Calibri" w:cs="Calibri"/>
              </w:rPr>
              <w:t>Belgium</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49680C"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294B5B"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3CC855" w14:textId="77777777" w:rsidR="005A2227" w:rsidRPr="00E352EF" w:rsidRDefault="0097053A">
            <w:pPr>
              <w:jc w:val="both"/>
            </w:pPr>
            <w:r w:rsidRPr="00E352EF">
              <w:rPr>
                <w:rFonts w:ascii="Calibri" w:eastAsia="Calibri" w:hAnsi="Calibri" w:cs="Calibri"/>
              </w:rPr>
              <w:t>1</w:t>
            </w:r>
          </w:p>
        </w:tc>
      </w:tr>
      <w:tr w:rsidR="005A2227" w:rsidRPr="00E352EF" w14:paraId="07B569C0"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7F8C4F"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3698D3" w14:textId="77777777" w:rsidR="005A2227" w:rsidRPr="00E352EF" w:rsidRDefault="0097053A">
            <w:pPr>
              <w:jc w:val="both"/>
            </w:pPr>
            <w:r w:rsidRPr="00E352EF">
              <w:rPr>
                <w:rFonts w:ascii="Calibri" w:eastAsia="Calibri" w:hAnsi="Calibri" w:cs="Calibri"/>
              </w:rPr>
              <w:t>Greece</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91C698"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7C9D4C"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AB2B9F" w14:textId="77777777" w:rsidR="005A2227" w:rsidRPr="00E352EF" w:rsidRDefault="0097053A">
            <w:pPr>
              <w:jc w:val="both"/>
            </w:pPr>
            <w:r w:rsidRPr="00E352EF">
              <w:rPr>
                <w:rFonts w:ascii="Calibri" w:eastAsia="Calibri" w:hAnsi="Calibri" w:cs="Calibri"/>
              </w:rPr>
              <w:t>2</w:t>
            </w:r>
          </w:p>
        </w:tc>
      </w:tr>
      <w:tr w:rsidR="005A2227" w:rsidRPr="00E352EF" w14:paraId="3397E921"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A6AF4F"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A04B41" w14:textId="77777777" w:rsidR="005A2227" w:rsidRPr="00E352EF" w:rsidRDefault="0097053A">
            <w:pPr>
              <w:jc w:val="both"/>
            </w:pPr>
            <w:r w:rsidRPr="00E352EF">
              <w:rPr>
                <w:rFonts w:ascii="Calibri" w:eastAsia="Calibri" w:hAnsi="Calibri" w:cs="Calibri"/>
              </w:rPr>
              <w:t>France</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73E97B"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D1110A"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878220" w14:textId="77777777" w:rsidR="005A2227" w:rsidRPr="00E352EF" w:rsidRDefault="0097053A">
            <w:pPr>
              <w:jc w:val="both"/>
            </w:pPr>
            <w:r w:rsidRPr="00E352EF">
              <w:rPr>
                <w:rFonts w:ascii="Calibri" w:eastAsia="Calibri" w:hAnsi="Calibri" w:cs="Calibri"/>
              </w:rPr>
              <w:t>3</w:t>
            </w:r>
          </w:p>
        </w:tc>
      </w:tr>
      <w:tr w:rsidR="005A2227" w:rsidRPr="00E352EF" w14:paraId="0D805ECC"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D77938"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523835" w14:textId="77777777" w:rsidR="005A2227" w:rsidRPr="00E352EF" w:rsidRDefault="0097053A">
            <w:pPr>
              <w:jc w:val="both"/>
            </w:pPr>
            <w:r w:rsidRPr="00E352EF">
              <w:rPr>
                <w:rFonts w:ascii="Calibri" w:eastAsia="Calibri" w:hAnsi="Calibri" w:cs="Calibri"/>
              </w:rPr>
              <w:t>Malta</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42FB14"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A72674"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7AF11B" w14:textId="77777777" w:rsidR="005A2227" w:rsidRPr="00E352EF" w:rsidRDefault="0097053A">
            <w:pPr>
              <w:jc w:val="both"/>
            </w:pPr>
            <w:r w:rsidRPr="00E352EF">
              <w:rPr>
                <w:rFonts w:ascii="Calibri" w:eastAsia="Calibri" w:hAnsi="Calibri" w:cs="Calibri"/>
              </w:rPr>
              <w:t>4</w:t>
            </w:r>
          </w:p>
        </w:tc>
      </w:tr>
      <w:tr w:rsidR="005A2227" w:rsidRPr="00E352EF" w14:paraId="4A483186"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C15E40"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49822F" w14:textId="77777777" w:rsidR="005A2227" w:rsidRPr="00E352EF" w:rsidRDefault="0097053A">
            <w:pPr>
              <w:jc w:val="both"/>
            </w:pPr>
            <w:r w:rsidRPr="00E352EF">
              <w:rPr>
                <w:rFonts w:ascii="Calibri" w:eastAsia="Calibri" w:hAnsi="Calibri" w:cs="Calibri"/>
              </w:rPr>
              <w:t>Finland</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14231C"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93C170"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70BE7A" w14:textId="77777777" w:rsidR="005A2227" w:rsidRPr="00E352EF" w:rsidRDefault="0097053A">
            <w:pPr>
              <w:jc w:val="both"/>
            </w:pPr>
            <w:r w:rsidRPr="00E352EF">
              <w:rPr>
                <w:rFonts w:ascii="Calibri" w:eastAsia="Calibri" w:hAnsi="Calibri" w:cs="Calibri"/>
              </w:rPr>
              <w:t>5</w:t>
            </w:r>
          </w:p>
        </w:tc>
      </w:tr>
      <w:tr w:rsidR="005A2227" w:rsidRPr="00E352EF" w14:paraId="2FEF17A2"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A0CE66"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1B0E67" w14:textId="77777777" w:rsidR="005A2227" w:rsidRPr="00E352EF" w:rsidRDefault="0097053A">
            <w:pPr>
              <w:jc w:val="both"/>
            </w:pPr>
            <w:r w:rsidRPr="00E352EF">
              <w:rPr>
                <w:rFonts w:ascii="Calibri" w:eastAsia="Calibri" w:hAnsi="Calibri" w:cs="Calibri"/>
              </w:rPr>
              <w:t>Switzerland</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0435BF"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8EC04B"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73EA45" w14:textId="77777777" w:rsidR="005A2227" w:rsidRPr="00E352EF" w:rsidRDefault="0097053A">
            <w:pPr>
              <w:jc w:val="both"/>
            </w:pPr>
            <w:r w:rsidRPr="00E352EF">
              <w:rPr>
                <w:rFonts w:ascii="Calibri" w:eastAsia="Calibri" w:hAnsi="Calibri" w:cs="Calibri"/>
              </w:rPr>
              <w:t>6</w:t>
            </w:r>
          </w:p>
        </w:tc>
      </w:tr>
    </w:tbl>
    <w:p w14:paraId="026A6F08" w14:textId="77777777" w:rsidR="005A2227" w:rsidRPr="00E352EF" w:rsidRDefault="005A2227">
      <w:pPr>
        <w:ind w:left="720"/>
      </w:pPr>
    </w:p>
    <w:tbl>
      <w:tblPr>
        <w:tblW w:w="6293"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94"/>
        <w:gridCol w:w="1382"/>
        <w:gridCol w:w="994"/>
        <w:gridCol w:w="1138"/>
        <w:gridCol w:w="1685"/>
      </w:tblGrid>
      <w:tr w:rsidR="005A2227" w:rsidRPr="00E352EF" w14:paraId="4A547054" w14:textId="77777777">
        <w:tc>
          <w:tcPr>
            <w:tcW w:w="109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8323CD4" w14:textId="77777777" w:rsidR="005A2227" w:rsidRPr="00E352EF" w:rsidRDefault="0097053A">
            <w:pPr>
              <w:jc w:val="both"/>
            </w:pPr>
            <w:r w:rsidRPr="00E352EF">
              <w:rPr>
                <w:rFonts w:ascii="Calibri" w:eastAsia="Calibri" w:hAnsi="Calibri" w:cs="Calibri"/>
              </w:rPr>
              <w:t>d_r</w:t>
            </w:r>
          </w:p>
        </w:tc>
      </w:tr>
      <w:tr w:rsidR="005A2227" w:rsidRPr="00E352EF" w14:paraId="78376F55" w14:textId="77777777">
        <w:tc>
          <w:tcPr>
            <w:tcW w:w="10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6612CB" w14:textId="77777777" w:rsidR="005A2227" w:rsidRPr="00E352EF" w:rsidRDefault="0097053A">
            <w:pPr>
              <w:jc w:val="both"/>
            </w:pPr>
            <w:r w:rsidRPr="00E352EF">
              <w:rPr>
                <w:rFonts w:ascii="Calibri" w:eastAsia="Calibri" w:hAnsi="Calibri" w:cs="Calibri"/>
                <w:b/>
              </w:rPr>
              <w:t>TIME</w:t>
            </w:r>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AEBCC23" w14:textId="77777777" w:rsidR="005A2227" w:rsidRPr="00E352EF" w:rsidRDefault="0097053A">
            <w:pPr>
              <w:jc w:val="both"/>
            </w:pPr>
            <w:r w:rsidRPr="00E352EF">
              <w:rPr>
                <w:rFonts w:ascii="Calibri" w:eastAsia="Calibri" w:hAnsi="Calibri" w:cs="Calibri"/>
                <w:b/>
              </w:rPr>
              <w:t>GEO</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303451D" w14:textId="77777777" w:rsidR="005A2227" w:rsidRPr="00E352EF" w:rsidRDefault="0097053A">
            <w:pPr>
              <w:jc w:val="both"/>
            </w:pPr>
            <w:r w:rsidRPr="00E352EF">
              <w:rPr>
                <w:rFonts w:ascii="Calibri" w:eastAsia="Calibri" w:hAnsi="Calibri" w:cs="Calibri"/>
                <w:b/>
              </w:rPr>
              <w:t>AGE</w:t>
            </w:r>
          </w:p>
        </w:tc>
        <w:tc>
          <w:tcPr>
            <w:tcW w:w="11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F7F40AD" w14:textId="77777777" w:rsidR="005A2227" w:rsidRPr="00E352EF" w:rsidRDefault="0097053A">
            <w:pPr>
              <w:jc w:val="both"/>
            </w:pPr>
            <w:r w:rsidRPr="00E352EF">
              <w:rPr>
                <w:rFonts w:ascii="Calibri" w:eastAsia="Calibri" w:hAnsi="Calibri" w:cs="Calibri"/>
                <w:b/>
              </w:rPr>
              <w:t>SEX</w:t>
            </w:r>
          </w:p>
        </w:tc>
        <w:tc>
          <w:tcPr>
            <w:tcW w:w="168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FE11033" w14:textId="77777777" w:rsidR="005A2227" w:rsidRPr="00E352EF" w:rsidRDefault="0097053A">
            <w:pPr>
              <w:jc w:val="both"/>
            </w:pPr>
            <w:r w:rsidRPr="00E352EF">
              <w:rPr>
                <w:rFonts w:ascii="Calibri" w:eastAsia="Calibri" w:hAnsi="Calibri" w:cs="Calibri"/>
                <w:b/>
              </w:rPr>
              <w:t>POPULATION</w:t>
            </w:r>
          </w:p>
        </w:tc>
      </w:tr>
      <w:tr w:rsidR="005A2227" w:rsidRPr="00E352EF" w14:paraId="10DE6A19"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B704FF"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475A84" w14:textId="77777777" w:rsidR="005A2227" w:rsidRPr="00E352EF" w:rsidRDefault="0097053A">
            <w:pPr>
              <w:jc w:val="both"/>
            </w:pPr>
            <w:r w:rsidRPr="00E352EF">
              <w:rPr>
                <w:rFonts w:ascii="Calibri" w:eastAsia="Calibri" w:hAnsi="Calibri" w:cs="Calibri"/>
              </w:rPr>
              <w:t>Belgium</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68566A" w14:textId="77777777" w:rsidR="005A2227" w:rsidRPr="00E352EF" w:rsidRDefault="0097053A">
            <w:pPr>
              <w:jc w:val="both"/>
            </w:pPr>
            <w:r w:rsidRPr="00E352EF">
              <w:rPr>
                <w:rFonts w:ascii="Calibri" w:eastAsia="Calibri" w:hAnsi="Calibri" w:cs="Calibri"/>
              </w:rPr>
              <w:t>Total</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C816E5"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2328BB" w14:textId="77777777" w:rsidR="005A2227" w:rsidRPr="00E352EF" w:rsidRDefault="0097053A">
            <w:pPr>
              <w:jc w:val="both"/>
            </w:pPr>
            <w:r w:rsidRPr="00E352EF">
              <w:rPr>
                <w:rFonts w:ascii="Calibri" w:eastAsia="Calibri" w:hAnsi="Calibri" w:cs="Calibri"/>
              </w:rPr>
              <w:t>1</w:t>
            </w:r>
          </w:p>
        </w:tc>
      </w:tr>
      <w:tr w:rsidR="005A2227" w:rsidRPr="00E352EF" w14:paraId="0D83B944"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990498" w14:textId="77777777" w:rsidR="005A2227" w:rsidRPr="00E352EF" w:rsidRDefault="0097053A">
            <w:pPr>
              <w:jc w:val="both"/>
            </w:pPr>
            <w:r w:rsidRPr="00E352EF">
              <w:rPr>
                <w:rFonts w:ascii="Calibri" w:eastAsia="Calibri" w:hAnsi="Calibri" w:cs="Calibri"/>
              </w:rPr>
              <w:t>2011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5207F1" w14:textId="77777777" w:rsidR="005A2227" w:rsidRPr="00E352EF" w:rsidRDefault="0097053A">
            <w:pPr>
              <w:jc w:val="both"/>
            </w:pPr>
            <w:r w:rsidRPr="00E352EF">
              <w:rPr>
                <w:rFonts w:ascii="Calibri" w:eastAsia="Calibri" w:hAnsi="Calibri" w:cs="Calibri"/>
              </w:rPr>
              <w:t>Belgium</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07A8C1" w14:textId="77777777" w:rsidR="005A2227" w:rsidRPr="00E352EF" w:rsidRDefault="0097053A">
            <w:pPr>
              <w:jc w:val="both"/>
            </w:pPr>
            <w:r w:rsidRPr="00E352EF">
              <w:rPr>
                <w:rFonts w:ascii="Calibri" w:eastAsia="Calibri" w:hAnsi="Calibri" w:cs="Calibri"/>
              </w:rPr>
              <w:t>Total</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E1C5DD"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706947" w14:textId="77777777" w:rsidR="005A2227" w:rsidRPr="00E352EF" w:rsidRDefault="0097053A">
            <w:pPr>
              <w:jc w:val="both"/>
            </w:pPr>
            <w:r w:rsidRPr="00E352EF">
              <w:rPr>
                <w:rFonts w:ascii="Calibri" w:eastAsia="Calibri" w:hAnsi="Calibri" w:cs="Calibri"/>
              </w:rPr>
              <w:t>1</w:t>
            </w:r>
          </w:p>
        </w:tc>
      </w:tr>
    </w:tbl>
    <w:p w14:paraId="11670B78" w14:textId="77777777" w:rsidR="005A2227" w:rsidRPr="00E352EF" w:rsidRDefault="005A2227"/>
    <w:p w14:paraId="392FC30D" w14:textId="77777777" w:rsidR="005A2227" w:rsidRPr="00E352EF" w:rsidRDefault="0097053A" w:rsidP="007024E7">
      <w:pPr>
        <w:pStyle w:val="Stile3"/>
        <w:rPr>
          <w:lang w:val="en-GB"/>
        </w:rPr>
      </w:pPr>
      <w:bookmarkStart w:id="11245" w:name="_Toc462659730"/>
      <w:bookmarkStart w:id="11246" w:name="_Toc463805782"/>
      <w:bookmarkStart w:id="11247" w:name="_Toc464487959"/>
      <w:r w:rsidRPr="00E352EF">
        <w:rPr>
          <w:lang w:val="en-GB"/>
        </w:rPr>
        <w:t>setdiff</w:t>
      </w:r>
      <w:bookmarkEnd w:id="11245"/>
      <w:bookmarkEnd w:id="11246"/>
      <w:bookmarkEnd w:id="11247"/>
    </w:p>
    <w:p w14:paraId="785A95FF" w14:textId="77777777" w:rsidR="005A2227" w:rsidRPr="00E352EF" w:rsidRDefault="0097053A" w:rsidP="00897489">
      <w:pPr>
        <w:rPr>
          <w:rFonts w:ascii="Cambria" w:hAnsi="Cambria"/>
        </w:rPr>
      </w:pPr>
      <w:r w:rsidRPr="00E352EF">
        <w:rPr>
          <w:rFonts w:ascii="Cambria" w:eastAsia="Calibri" w:hAnsi="Cambria" w:cs="Calibri"/>
          <w:i/>
          <w:color w:val="5B9BD5"/>
          <w:sz w:val="22"/>
        </w:rPr>
        <w:t>Semantics</w:t>
      </w:r>
    </w:p>
    <w:p w14:paraId="46395464" w14:textId="77777777" w:rsidR="005A2227" w:rsidRPr="00E352EF" w:rsidRDefault="0097053A" w:rsidP="00897489">
      <w:pPr>
        <w:rPr>
          <w:rFonts w:ascii="Cambria" w:hAnsi="Cambria"/>
        </w:rPr>
      </w:pPr>
      <w:r w:rsidRPr="00E352EF">
        <w:rPr>
          <w:rFonts w:ascii="Cambria" w:hAnsi="Cambria"/>
        </w:rPr>
        <w:t>The operator</w:t>
      </w:r>
      <w:r w:rsidRPr="00E352EF">
        <w:rPr>
          <w:rFonts w:ascii="Cambria" w:eastAsia="Calibri" w:hAnsi="Cambria" w:cs="Calibri"/>
        </w:rPr>
        <w:t xml:space="preserve"> </w:t>
      </w:r>
      <w:r w:rsidRPr="00E352EF">
        <w:rPr>
          <w:rFonts w:ascii="Cambria" w:eastAsia="Calibri" w:hAnsi="Cambria" w:cs="Calibri"/>
          <w:b/>
        </w:rPr>
        <w:t>setdiff</w:t>
      </w:r>
      <w:r w:rsidRPr="00E352EF">
        <w:rPr>
          <w:rFonts w:ascii="Cambria" w:hAnsi="Cambria"/>
        </w:rPr>
        <w:t xml:space="preserve"> takes as input two Datasets and returns another Dataset with the difference</w:t>
      </w:r>
      <w:r w:rsidRPr="00E352EF">
        <w:rPr>
          <w:rFonts w:ascii="Cambria" w:eastAsia="Calibri" w:hAnsi="Cambria" w:cs="Calibri"/>
        </w:rPr>
        <w:t xml:space="preserve"> of the input </w:t>
      </w:r>
      <w:r w:rsidR="00297BF2" w:rsidRPr="00E352EF">
        <w:t>Dataset</w:t>
      </w:r>
      <w:r w:rsidRPr="00E352EF">
        <w:rPr>
          <w:rFonts w:ascii="Cambria" w:eastAsia="Calibri" w:hAnsi="Cambria" w:cs="Calibri"/>
        </w:rPr>
        <w:t>s</w:t>
      </w:r>
      <w:r w:rsidRPr="00E352EF">
        <w:rPr>
          <w:rFonts w:ascii="Cambria" w:hAnsi="Cambria"/>
        </w:rPr>
        <w:t>.</w:t>
      </w:r>
    </w:p>
    <w:p w14:paraId="20676ACE" w14:textId="77777777" w:rsidR="00897489" w:rsidRPr="00E352EF" w:rsidRDefault="00897489" w:rsidP="00897489">
      <w:pPr>
        <w:rPr>
          <w:rFonts w:ascii="Cambria" w:eastAsia="Calibri" w:hAnsi="Cambria" w:cs="Calibri"/>
          <w:i/>
          <w:color w:val="5B9BD5"/>
        </w:rPr>
      </w:pPr>
    </w:p>
    <w:p w14:paraId="3A791895"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Syntax</w:t>
      </w:r>
    </w:p>
    <w:p w14:paraId="52B0EB5D" w14:textId="77777777" w:rsidR="005A2227" w:rsidRPr="00E352EF" w:rsidRDefault="0097053A" w:rsidP="00897489">
      <w:pPr>
        <w:rPr>
          <w:rFonts w:ascii="Cambria" w:hAnsi="Cambria"/>
        </w:rPr>
      </w:pPr>
      <w:r w:rsidRPr="00E352EF">
        <w:rPr>
          <w:rFonts w:ascii="Cambria" w:hAnsi="Cambria"/>
          <w:b/>
        </w:rPr>
        <w:t>setdiff</w:t>
      </w:r>
      <w:r w:rsidRPr="00E352EF">
        <w:rPr>
          <w:rFonts w:ascii="Cambria" w:hAnsi="Cambria"/>
        </w:rPr>
        <w:t xml:space="preserve"> </w:t>
      </w:r>
      <w:r w:rsidRPr="00E352EF">
        <w:rPr>
          <w:rFonts w:ascii="Cambria" w:hAnsi="Cambria"/>
          <w:b/>
        </w:rPr>
        <w:t>(</w:t>
      </w:r>
      <w:r w:rsidRPr="00E352EF">
        <w:rPr>
          <w:rFonts w:ascii="Cambria" w:hAnsi="Cambria"/>
        </w:rPr>
        <w:t xml:space="preserve"> </w:t>
      </w:r>
      <w:r w:rsidRPr="00E352EF">
        <w:rPr>
          <w:rFonts w:ascii="Cambria" w:hAnsi="Cambria"/>
          <w:i/>
        </w:rPr>
        <w:t>ds_1</w:t>
      </w:r>
      <w:r w:rsidRPr="00E352EF">
        <w:rPr>
          <w:rFonts w:ascii="Cambria" w:hAnsi="Cambria"/>
        </w:rPr>
        <w:t xml:space="preserve"> </w:t>
      </w:r>
      <w:r w:rsidRPr="00E352EF">
        <w:rPr>
          <w:rFonts w:ascii="Cambria" w:hAnsi="Cambria"/>
          <w:b/>
          <w:i/>
        </w:rPr>
        <w:t>,</w:t>
      </w:r>
      <w:r w:rsidRPr="00E352EF">
        <w:rPr>
          <w:rFonts w:ascii="Cambria" w:hAnsi="Cambria"/>
        </w:rPr>
        <w:t xml:space="preserve"> </w:t>
      </w:r>
      <w:r w:rsidRPr="00E352EF">
        <w:rPr>
          <w:rFonts w:ascii="Cambria" w:hAnsi="Cambria"/>
          <w:i/>
        </w:rPr>
        <w:t>ds_2</w:t>
      </w:r>
      <w:r w:rsidRPr="00E352EF">
        <w:rPr>
          <w:rFonts w:ascii="Cambria" w:hAnsi="Cambria"/>
          <w:b/>
        </w:rPr>
        <w:t xml:space="preserve"> )</w:t>
      </w:r>
    </w:p>
    <w:p w14:paraId="68422374" w14:textId="77777777" w:rsidR="00897489" w:rsidRPr="00E352EF" w:rsidRDefault="00897489" w:rsidP="00897489">
      <w:pPr>
        <w:rPr>
          <w:rFonts w:ascii="Cambria" w:eastAsia="Calibri" w:hAnsi="Cambria" w:cs="Calibri"/>
          <w:i/>
          <w:color w:val="5B9BD5"/>
        </w:rPr>
      </w:pPr>
    </w:p>
    <w:p w14:paraId="4C56FCB8"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Parameters</w:t>
      </w:r>
    </w:p>
    <w:p w14:paraId="402A080B" w14:textId="77777777" w:rsidR="005A2227" w:rsidRPr="00E352EF" w:rsidRDefault="0097053A" w:rsidP="00897489">
      <w:pPr>
        <w:rPr>
          <w:rFonts w:ascii="Cambria" w:hAnsi="Cambria"/>
        </w:rPr>
      </w:pPr>
      <w:r w:rsidRPr="00E352EF">
        <w:rPr>
          <w:rFonts w:ascii="Cambria" w:hAnsi="Cambria"/>
          <w:i/>
        </w:rPr>
        <w:t>ds_1, ds_2</w:t>
      </w:r>
      <w:r w:rsidR="00897489" w:rsidRPr="00E352EF">
        <w:rPr>
          <w:rFonts w:ascii="Cambria" w:hAnsi="Cambria"/>
        </w:rPr>
        <w:t xml:space="preserve"> :</w:t>
      </w:r>
      <w:r w:rsidRPr="00E352EF">
        <w:rPr>
          <w:rFonts w:ascii="Cambria" w:hAnsi="Cambria"/>
        </w:rPr>
        <w:t xml:space="preserve"> dataset {identifier &lt;IDENT&gt; as scalar-type}+ {measure &lt;IDENT&gt; as scalar-type}*</w:t>
      </w:r>
    </w:p>
    <w:p w14:paraId="278368BC" w14:textId="77777777" w:rsidR="005A2227" w:rsidRPr="00E352EF" w:rsidRDefault="0097053A" w:rsidP="00897489">
      <w:pPr>
        <w:rPr>
          <w:rFonts w:ascii="Cambria" w:hAnsi="Cambria"/>
        </w:rPr>
      </w:pPr>
      <w:r w:rsidRPr="00E352EF">
        <w:rPr>
          <w:rFonts w:ascii="Cambria" w:hAnsi="Cambria"/>
        </w:rPr>
        <w:tab/>
      </w:r>
      <w:r w:rsidRPr="00E352EF">
        <w:rPr>
          <w:rFonts w:ascii="Cambria" w:hAnsi="Cambria"/>
        </w:rPr>
        <w:tab/>
        <w:t xml:space="preserve">      {attribute &lt;IDENT&gt; as scalar-type}+</w:t>
      </w:r>
    </w:p>
    <w:p w14:paraId="7755CCDC" w14:textId="77777777" w:rsidR="00897489" w:rsidRPr="00E352EF" w:rsidRDefault="00897489" w:rsidP="00897489">
      <w:pPr>
        <w:rPr>
          <w:rFonts w:ascii="Cambria" w:hAnsi="Cambria"/>
        </w:rPr>
      </w:pPr>
    </w:p>
    <w:p w14:paraId="31A10896" w14:textId="77777777" w:rsidR="005A2227" w:rsidRPr="00E352EF" w:rsidRDefault="0097053A" w:rsidP="008A7573">
      <w:pPr>
        <w:numPr>
          <w:ilvl w:val="0"/>
          <w:numId w:val="31"/>
        </w:numPr>
        <w:ind w:left="360"/>
        <w:rPr>
          <w:rFonts w:ascii="Cambria" w:hAnsi="Cambria"/>
        </w:rPr>
      </w:pPr>
      <w:r w:rsidRPr="00E352EF">
        <w:rPr>
          <w:rFonts w:ascii="Cambria" w:hAnsi="Cambria"/>
          <w:i/>
        </w:rPr>
        <w:t>ds_1</w:t>
      </w:r>
      <w:r w:rsidRPr="00E352EF">
        <w:rPr>
          <w:rFonts w:ascii="Cambria" w:hAnsi="Cambria"/>
        </w:rPr>
        <w:t xml:space="preserve"> – is the first input Dataset.</w:t>
      </w:r>
    </w:p>
    <w:p w14:paraId="09D3354B" w14:textId="77777777" w:rsidR="005A2227" w:rsidRPr="00E352EF" w:rsidRDefault="0097053A" w:rsidP="008A7573">
      <w:pPr>
        <w:numPr>
          <w:ilvl w:val="0"/>
          <w:numId w:val="31"/>
        </w:numPr>
        <w:ind w:left="360"/>
        <w:rPr>
          <w:rFonts w:ascii="Cambria" w:hAnsi="Cambria"/>
        </w:rPr>
      </w:pPr>
      <w:r w:rsidRPr="00E352EF">
        <w:rPr>
          <w:rFonts w:ascii="Cambria" w:hAnsi="Cambria"/>
          <w:i/>
        </w:rPr>
        <w:t>ds_2</w:t>
      </w:r>
      <w:r w:rsidRPr="00E352EF">
        <w:rPr>
          <w:rFonts w:ascii="Cambria" w:hAnsi="Cambria"/>
        </w:rPr>
        <w:t xml:space="preserve"> – is the second input Dataset.</w:t>
      </w:r>
    </w:p>
    <w:p w14:paraId="06B026B6" w14:textId="77777777" w:rsidR="00897489" w:rsidRPr="00E352EF" w:rsidRDefault="00897489" w:rsidP="00897489">
      <w:pPr>
        <w:rPr>
          <w:rFonts w:ascii="Cambria" w:eastAsia="Calibri Light" w:hAnsi="Cambria" w:cs="Calibri Light"/>
          <w:i/>
          <w:color w:val="5B9BD5"/>
        </w:rPr>
      </w:pPr>
    </w:p>
    <w:p w14:paraId="2EC9CAE4"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Constraints</w:t>
      </w:r>
    </w:p>
    <w:p w14:paraId="0E795E34" w14:textId="77777777" w:rsidR="005A2227" w:rsidRPr="00E352EF" w:rsidRDefault="0097053A" w:rsidP="00897489">
      <w:pPr>
        <w:jc w:val="both"/>
        <w:rPr>
          <w:rFonts w:ascii="Cambria" w:hAnsi="Cambria"/>
        </w:rPr>
      </w:pPr>
      <w:r w:rsidRPr="00E352EF">
        <w:rPr>
          <w:rFonts w:ascii="Cambria" w:hAnsi="Cambria"/>
          <w:i/>
        </w:rPr>
        <w:t>ds_1</w:t>
      </w:r>
      <w:r w:rsidRPr="00E352EF">
        <w:rPr>
          <w:rFonts w:ascii="Cambria" w:hAnsi="Cambria"/>
        </w:rPr>
        <w:t xml:space="preserve"> and </w:t>
      </w:r>
      <w:r w:rsidRPr="00E352EF">
        <w:rPr>
          <w:rFonts w:ascii="Cambria" w:hAnsi="Cambria"/>
          <w:i/>
        </w:rPr>
        <w:t>ds_2</w:t>
      </w:r>
      <w:r w:rsidRPr="00E352EF">
        <w:rPr>
          <w:rFonts w:ascii="Cambria" w:hAnsi="Cambria"/>
        </w:rPr>
        <w:t xml:space="preserve"> must have the same Identifier and Measure Components in name and type (static).</w:t>
      </w:r>
    </w:p>
    <w:p w14:paraId="611FAE68" w14:textId="77777777" w:rsidR="00897489" w:rsidRPr="00E352EF" w:rsidRDefault="00897489" w:rsidP="00897489">
      <w:pPr>
        <w:rPr>
          <w:rFonts w:ascii="Cambria" w:eastAsia="Calibri Light" w:hAnsi="Cambria" w:cs="Calibri Light"/>
          <w:i/>
          <w:color w:val="5B9BD5"/>
        </w:rPr>
      </w:pPr>
    </w:p>
    <w:p w14:paraId="1772AA7E"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Returns</w:t>
      </w:r>
    </w:p>
    <w:p w14:paraId="25036E08" w14:textId="77777777" w:rsidR="005A2227" w:rsidRPr="00E352EF" w:rsidRDefault="0097053A" w:rsidP="00897489">
      <w:pPr>
        <w:rPr>
          <w:rFonts w:ascii="Cambria" w:hAnsi="Cambria"/>
        </w:rPr>
      </w:pPr>
      <w:r w:rsidRPr="00E352EF">
        <w:rPr>
          <w:rFonts w:ascii="Cambria" w:hAnsi="Cambria"/>
        </w:rPr>
        <w:t>A Dataset having the same Identifier, Measure and Attribute Components of the input ones, containing all the Data Points that are present in ds_1 but not in ds_2.</w:t>
      </w:r>
    </w:p>
    <w:p w14:paraId="0FA0DC9C" w14:textId="77777777" w:rsidR="00897489" w:rsidRPr="00E352EF" w:rsidRDefault="00897489" w:rsidP="00897489">
      <w:pPr>
        <w:rPr>
          <w:rFonts w:ascii="Cambria" w:eastAsia="Calibri" w:hAnsi="Cambria" w:cs="Calibri"/>
          <w:i/>
          <w:color w:val="5B9BD5"/>
        </w:rPr>
      </w:pPr>
    </w:p>
    <w:p w14:paraId="293C0CE3"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 specification</w:t>
      </w:r>
    </w:p>
    <w:p w14:paraId="7FC72D7D" w14:textId="77777777" w:rsidR="005A2227" w:rsidRPr="00E352EF" w:rsidRDefault="0097053A" w:rsidP="00897489">
      <w:pPr>
        <w:rPr>
          <w:rFonts w:ascii="Cambria" w:hAnsi="Cambria"/>
        </w:rPr>
      </w:pPr>
      <w:r w:rsidRPr="00E352EF">
        <w:rPr>
          <w:rFonts w:ascii="Cambria" w:hAnsi="Cambria"/>
        </w:rPr>
        <w:t xml:space="preserve">The operator takes as input two Datasets and returns another Dataset with the same structure </w:t>
      </w:r>
      <w:r w:rsidR="007024E7" w:rsidRPr="00E352EF">
        <w:rPr>
          <w:rFonts w:ascii="Cambria" w:hAnsi="Cambria"/>
        </w:rPr>
        <w:t xml:space="preserve">as </w:t>
      </w:r>
      <w:r w:rsidRPr="00E352EF">
        <w:rPr>
          <w:rFonts w:ascii="Cambria" w:hAnsi="Cambria"/>
        </w:rPr>
        <w:t>the input ones containing all the Data Points that are present</w:t>
      </w:r>
      <w:r w:rsidR="007024E7" w:rsidRPr="00E352EF">
        <w:rPr>
          <w:rFonts w:ascii="Cambria" w:hAnsi="Cambria"/>
        </w:rPr>
        <w:t xml:space="preserve"> in</w:t>
      </w:r>
      <w:r w:rsidRPr="00E352EF">
        <w:rPr>
          <w:rFonts w:ascii="Cambria" w:hAnsi="Cambria"/>
        </w:rPr>
        <w:t xml:space="preserve"> either </w:t>
      </w:r>
      <w:r w:rsidRPr="00E352EF">
        <w:rPr>
          <w:rFonts w:ascii="Cambria" w:hAnsi="Cambria"/>
          <w:i/>
        </w:rPr>
        <w:t>ds_1</w:t>
      </w:r>
      <w:r w:rsidRPr="00E352EF">
        <w:rPr>
          <w:rFonts w:ascii="Cambria" w:hAnsi="Cambria"/>
        </w:rPr>
        <w:t xml:space="preserve"> but not in </w:t>
      </w:r>
      <w:r w:rsidRPr="00E352EF">
        <w:rPr>
          <w:rFonts w:ascii="Cambria" w:hAnsi="Cambria"/>
          <w:i/>
        </w:rPr>
        <w:t>ds_2</w:t>
      </w:r>
      <w:r w:rsidRPr="00E352EF">
        <w:rPr>
          <w:rFonts w:ascii="Cambria" w:hAnsi="Cambria"/>
        </w:rPr>
        <w:t>, which is their difference.</w:t>
      </w:r>
    </w:p>
    <w:p w14:paraId="17290A20" w14:textId="77777777" w:rsidR="00897489" w:rsidRPr="00E352EF" w:rsidRDefault="00897489" w:rsidP="00897489">
      <w:pPr>
        <w:rPr>
          <w:rFonts w:ascii="Cambria" w:eastAsia="Calibri Light" w:hAnsi="Cambria" w:cs="Calibri Light"/>
          <w:i/>
          <w:color w:val="5B9BD5"/>
        </w:rPr>
      </w:pPr>
    </w:p>
    <w:p w14:paraId="1C762EE4"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Example</w:t>
      </w:r>
      <w:r w:rsidR="00897489" w:rsidRPr="00E352EF">
        <w:rPr>
          <w:rFonts w:ascii="Cambria" w:eastAsia="Calibri" w:hAnsi="Cambria" w:cs="Calibri"/>
          <w:i/>
          <w:color w:val="5B9BD5"/>
        </w:rPr>
        <w:t>s</w:t>
      </w:r>
    </w:p>
    <w:p w14:paraId="7CF19C51" w14:textId="77777777" w:rsidR="005A2227" w:rsidRPr="00E352EF" w:rsidRDefault="003C3D77" w:rsidP="003C3D77">
      <w:pPr>
        <w:rPr>
          <w:rFonts w:ascii="Cambria" w:eastAsia="Calibri" w:hAnsi="Cambria"/>
        </w:rPr>
      </w:pPr>
      <w:r w:rsidRPr="00E352EF">
        <w:rPr>
          <w:rFonts w:ascii="Cambria" w:eastAsia="Calibri" w:hAnsi="Cambria"/>
        </w:rPr>
        <w:t xml:space="preserve">1) </w:t>
      </w:r>
      <w:r w:rsidR="0097053A" w:rsidRPr="00E352EF">
        <w:rPr>
          <w:rFonts w:ascii="Cambria" w:eastAsia="Calibri" w:hAnsi="Cambria"/>
        </w:rPr>
        <w:t xml:space="preserve">d_r := </w:t>
      </w:r>
      <w:r w:rsidR="0097053A" w:rsidRPr="00E352EF">
        <w:rPr>
          <w:rFonts w:ascii="Cambria" w:eastAsia="Calibri" w:hAnsi="Cambria"/>
          <w:b/>
        </w:rPr>
        <w:t>setdiff</w:t>
      </w:r>
      <w:r w:rsidR="0097053A" w:rsidRPr="00E352EF">
        <w:rPr>
          <w:rFonts w:ascii="Cambria" w:eastAsia="Calibri" w:hAnsi="Cambria"/>
        </w:rPr>
        <w:t xml:space="preserve"> ( total_population1,total_population2)</w:t>
      </w:r>
    </w:p>
    <w:p w14:paraId="5C06D82B" w14:textId="77777777" w:rsidR="003C3D77" w:rsidRPr="00E352EF" w:rsidRDefault="003C3D77" w:rsidP="003C3D77"/>
    <w:tbl>
      <w:tblPr>
        <w:tblW w:w="6581"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94"/>
        <w:gridCol w:w="1382"/>
        <w:gridCol w:w="1138"/>
        <w:gridCol w:w="1282"/>
        <w:gridCol w:w="1685"/>
      </w:tblGrid>
      <w:tr w:rsidR="005A2227" w:rsidRPr="00E352EF" w14:paraId="47F476B1" w14:textId="77777777">
        <w:tc>
          <w:tcPr>
            <w:tcW w:w="109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D9FD67F" w14:textId="77777777" w:rsidR="005A2227" w:rsidRPr="00E352EF" w:rsidRDefault="0097053A">
            <w:pPr>
              <w:jc w:val="both"/>
            </w:pPr>
            <w:r w:rsidRPr="00E352EF">
              <w:rPr>
                <w:rFonts w:ascii="Calibri" w:eastAsia="Calibri" w:hAnsi="Calibri" w:cs="Calibri"/>
              </w:rPr>
              <w:t>total_population1</w:t>
            </w:r>
          </w:p>
        </w:tc>
      </w:tr>
      <w:tr w:rsidR="005A2227" w:rsidRPr="00E352EF" w14:paraId="5FEA32A1" w14:textId="77777777">
        <w:tc>
          <w:tcPr>
            <w:tcW w:w="10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87A32C1" w14:textId="77777777" w:rsidR="005A2227" w:rsidRPr="00E352EF" w:rsidRDefault="0097053A">
            <w:pPr>
              <w:jc w:val="both"/>
            </w:pPr>
            <w:r w:rsidRPr="00E352EF">
              <w:rPr>
                <w:rFonts w:ascii="Calibri" w:eastAsia="Calibri" w:hAnsi="Calibri" w:cs="Calibri"/>
                <w:b/>
              </w:rPr>
              <w:t>TIME</w:t>
            </w:r>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2F9D068" w14:textId="77777777" w:rsidR="005A2227" w:rsidRPr="00E352EF" w:rsidRDefault="0097053A">
            <w:pPr>
              <w:jc w:val="both"/>
            </w:pPr>
            <w:r w:rsidRPr="00E352EF">
              <w:rPr>
                <w:rFonts w:ascii="Calibri" w:eastAsia="Calibri" w:hAnsi="Calibri" w:cs="Calibri"/>
                <w:b/>
              </w:rPr>
              <w:t>GEO</w:t>
            </w:r>
          </w:p>
        </w:tc>
        <w:tc>
          <w:tcPr>
            <w:tcW w:w="11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4BD0BC2" w14:textId="77777777" w:rsidR="005A2227" w:rsidRPr="00E352EF" w:rsidRDefault="0097053A">
            <w:pPr>
              <w:jc w:val="both"/>
            </w:pPr>
            <w:r w:rsidRPr="00E352EF">
              <w:rPr>
                <w:rFonts w:ascii="Calibri" w:eastAsia="Calibri" w:hAnsi="Calibri" w:cs="Calibri"/>
                <w:b/>
              </w:rPr>
              <w:t>AGE</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378F37B" w14:textId="77777777" w:rsidR="005A2227" w:rsidRPr="00E352EF" w:rsidRDefault="0097053A">
            <w:pPr>
              <w:jc w:val="both"/>
            </w:pPr>
            <w:r w:rsidRPr="00E352EF">
              <w:rPr>
                <w:rFonts w:ascii="Calibri" w:eastAsia="Calibri" w:hAnsi="Calibri" w:cs="Calibri"/>
                <w:b/>
              </w:rPr>
              <w:t>SEX</w:t>
            </w:r>
          </w:p>
        </w:tc>
        <w:tc>
          <w:tcPr>
            <w:tcW w:w="168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221A601" w14:textId="77777777" w:rsidR="005A2227" w:rsidRPr="00E352EF" w:rsidRDefault="0097053A">
            <w:pPr>
              <w:jc w:val="both"/>
            </w:pPr>
            <w:r w:rsidRPr="00E352EF">
              <w:rPr>
                <w:rFonts w:ascii="Calibri" w:eastAsia="Calibri" w:hAnsi="Calibri" w:cs="Calibri"/>
                <w:b/>
              </w:rPr>
              <w:t>POPULATION</w:t>
            </w:r>
          </w:p>
        </w:tc>
      </w:tr>
      <w:tr w:rsidR="005A2227" w:rsidRPr="00E352EF" w14:paraId="6D9A4286"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A52228"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1C36F0" w14:textId="77777777" w:rsidR="005A2227" w:rsidRPr="00E352EF" w:rsidRDefault="0097053A">
            <w:pPr>
              <w:jc w:val="both"/>
            </w:pPr>
            <w:r w:rsidRPr="00E352EF">
              <w:rPr>
                <w:rFonts w:ascii="Calibri" w:eastAsia="Calibri" w:hAnsi="Calibri" w:cs="Calibri"/>
              </w:rPr>
              <w:t>Belgium</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74904B"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D077DF"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936BC4" w14:textId="77777777" w:rsidR="005A2227" w:rsidRPr="00E352EF" w:rsidRDefault="0097053A">
            <w:pPr>
              <w:jc w:val="both"/>
            </w:pPr>
            <w:r w:rsidRPr="00E352EF">
              <w:rPr>
                <w:rFonts w:ascii="Calibri" w:eastAsia="Calibri" w:hAnsi="Calibri" w:cs="Calibri"/>
              </w:rPr>
              <w:t>10</w:t>
            </w:r>
          </w:p>
        </w:tc>
      </w:tr>
      <w:tr w:rsidR="005A2227" w:rsidRPr="00E352EF" w14:paraId="07824615"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F7067D"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C0D456" w14:textId="77777777" w:rsidR="005A2227" w:rsidRPr="00E352EF" w:rsidRDefault="0097053A">
            <w:pPr>
              <w:jc w:val="both"/>
            </w:pPr>
            <w:r w:rsidRPr="00E352EF">
              <w:rPr>
                <w:rFonts w:ascii="Calibri" w:eastAsia="Calibri" w:hAnsi="Calibri" w:cs="Calibri"/>
              </w:rPr>
              <w:t>Greece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9EA26F"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CA6932"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327A16" w14:textId="77777777" w:rsidR="005A2227" w:rsidRPr="00E352EF" w:rsidRDefault="0097053A">
            <w:pPr>
              <w:jc w:val="both"/>
            </w:pPr>
            <w:r w:rsidRPr="00E352EF">
              <w:rPr>
                <w:rFonts w:ascii="Calibri" w:eastAsia="Calibri" w:hAnsi="Calibri" w:cs="Calibri"/>
              </w:rPr>
              <w:t>20</w:t>
            </w:r>
          </w:p>
        </w:tc>
      </w:tr>
      <w:tr w:rsidR="005A2227" w:rsidRPr="00E352EF" w14:paraId="28C465A3"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C74DED"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053CB7" w14:textId="77777777" w:rsidR="005A2227" w:rsidRPr="00E352EF" w:rsidRDefault="0097053A">
            <w:pPr>
              <w:jc w:val="both"/>
            </w:pPr>
            <w:r w:rsidRPr="00E352EF">
              <w:rPr>
                <w:rFonts w:ascii="Calibri" w:eastAsia="Calibri" w:hAnsi="Calibri" w:cs="Calibri"/>
              </w:rPr>
              <w:t>France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F6F420"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003994"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ADC751" w14:textId="77777777" w:rsidR="005A2227" w:rsidRPr="00E352EF" w:rsidRDefault="0097053A">
            <w:pPr>
              <w:jc w:val="both"/>
            </w:pPr>
            <w:r w:rsidRPr="00E352EF">
              <w:rPr>
                <w:rFonts w:ascii="Calibri" w:eastAsia="Calibri" w:hAnsi="Calibri" w:cs="Calibri"/>
              </w:rPr>
              <w:t>30</w:t>
            </w:r>
          </w:p>
        </w:tc>
      </w:tr>
      <w:tr w:rsidR="005A2227" w:rsidRPr="00E352EF" w14:paraId="54CF936F"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7BF7AF"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D9A367" w14:textId="77777777" w:rsidR="005A2227" w:rsidRPr="00E352EF" w:rsidRDefault="0097053A">
            <w:pPr>
              <w:jc w:val="both"/>
            </w:pPr>
            <w:r w:rsidRPr="00E352EF">
              <w:rPr>
                <w:rFonts w:ascii="Calibri" w:eastAsia="Calibri" w:hAnsi="Calibri" w:cs="Calibri"/>
              </w:rPr>
              <w:t>Malta</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5E946A"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7072DD"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F33F47" w14:textId="77777777" w:rsidR="005A2227" w:rsidRPr="00E352EF" w:rsidRDefault="0097053A">
            <w:pPr>
              <w:jc w:val="both"/>
            </w:pPr>
            <w:r w:rsidRPr="00E352EF">
              <w:rPr>
                <w:rFonts w:ascii="Calibri" w:eastAsia="Calibri" w:hAnsi="Calibri" w:cs="Calibri"/>
              </w:rPr>
              <w:t>40</w:t>
            </w:r>
          </w:p>
        </w:tc>
      </w:tr>
      <w:tr w:rsidR="005A2227" w:rsidRPr="00E352EF" w14:paraId="001C43C6"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57E0EB"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5C57CF" w14:textId="77777777" w:rsidR="005A2227" w:rsidRPr="00E352EF" w:rsidRDefault="0097053A">
            <w:pPr>
              <w:jc w:val="both"/>
            </w:pPr>
            <w:r w:rsidRPr="00E352EF">
              <w:rPr>
                <w:rFonts w:ascii="Calibri" w:eastAsia="Calibri" w:hAnsi="Calibri" w:cs="Calibri"/>
              </w:rPr>
              <w:t>Finland</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A18221"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0A1556"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E16CEB" w14:textId="77777777" w:rsidR="005A2227" w:rsidRPr="00E352EF" w:rsidRDefault="0097053A">
            <w:pPr>
              <w:jc w:val="both"/>
            </w:pPr>
            <w:r w:rsidRPr="00E352EF">
              <w:rPr>
                <w:rFonts w:ascii="Calibri" w:eastAsia="Calibri" w:hAnsi="Calibri" w:cs="Calibri"/>
              </w:rPr>
              <w:t>50</w:t>
            </w:r>
          </w:p>
        </w:tc>
      </w:tr>
      <w:tr w:rsidR="005A2227" w:rsidRPr="00E352EF" w14:paraId="3768E5DC"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60B295"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AFEC0D" w14:textId="77777777" w:rsidR="005A2227" w:rsidRPr="00E352EF" w:rsidRDefault="0097053A">
            <w:pPr>
              <w:jc w:val="both"/>
            </w:pPr>
            <w:r w:rsidRPr="00E352EF">
              <w:rPr>
                <w:rFonts w:ascii="Calibri" w:eastAsia="Calibri" w:hAnsi="Calibri" w:cs="Calibri"/>
              </w:rPr>
              <w:t>Switzerland</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FF827D"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3DF876"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7194DF" w14:textId="77777777" w:rsidR="005A2227" w:rsidRPr="00E352EF" w:rsidRDefault="0097053A">
            <w:pPr>
              <w:jc w:val="both"/>
            </w:pPr>
            <w:r w:rsidRPr="00E352EF">
              <w:rPr>
                <w:rFonts w:ascii="Calibri" w:eastAsia="Calibri" w:hAnsi="Calibri" w:cs="Calibri"/>
              </w:rPr>
              <w:t>60</w:t>
            </w:r>
          </w:p>
        </w:tc>
      </w:tr>
    </w:tbl>
    <w:p w14:paraId="4E470143" w14:textId="77777777" w:rsidR="005A2227" w:rsidRPr="00E352EF" w:rsidRDefault="005A2227">
      <w:pPr>
        <w:jc w:val="both"/>
      </w:pPr>
    </w:p>
    <w:tbl>
      <w:tblPr>
        <w:tblW w:w="6494"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80"/>
        <w:gridCol w:w="1382"/>
        <w:gridCol w:w="1109"/>
        <w:gridCol w:w="1238"/>
        <w:gridCol w:w="1685"/>
      </w:tblGrid>
      <w:tr w:rsidR="005A2227" w:rsidRPr="00E352EF" w14:paraId="799C692A" w14:textId="77777777">
        <w:tc>
          <w:tcPr>
            <w:tcW w:w="108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508471A" w14:textId="77777777" w:rsidR="005A2227" w:rsidRPr="00E352EF" w:rsidRDefault="0097053A">
            <w:pPr>
              <w:jc w:val="both"/>
            </w:pPr>
            <w:r w:rsidRPr="00E352EF">
              <w:rPr>
                <w:rFonts w:ascii="Calibri" w:eastAsia="Calibri" w:hAnsi="Calibri" w:cs="Calibri"/>
              </w:rPr>
              <w:t>total_population2</w:t>
            </w:r>
          </w:p>
        </w:tc>
      </w:tr>
      <w:tr w:rsidR="005A2227" w:rsidRPr="00E352EF" w14:paraId="5DCB0341"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07B5D5C" w14:textId="77777777" w:rsidR="005A2227" w:rsidRPr="00E352EF" w:rsidRDefault="0097053A">
            <w:pPr>
              <w:jc w:val="both"/>
            </w:pPr>
            <w:r w:rsidRPr="00E352EF">
              <w:rPr>
                <w:rFonts w:ascii="Calibri" w:eastAsia="Calibri" w:hAnsi="Calibri" w:cs="Calibri"/>
                <w:b/>
              </w:rPr>
              <w:t>TIME</w:t>
            </w:r>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7B93185" w14:textId="77777777" w:rsidR="005A2227" w:rsidRPr="00E352EF" w:rsidRDefault="0097053A">
            <w:pPr>
              <w:jc w:val="both"/>
            </w:pPr>
            <w:r w:rsidRPr="00E352EF">
              <w:rPr>
                <w:rFonts w:ascii="Calibri" w:eastAsia="Calibri" w:hAnsi="Calibri" w:cs="Calibri"/>
                <w:b/>
              </w:rPr>
              <w:t>GEO</w:t>
            </w:r>
          </w:p>
        </w:tc>
        <w:tc>
          <w:tcPr>
            <w:tcW w:w="110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6AD7D68" w14:textId="77777777" w:rsidR="005A2227" w:rsidRPr="00E352EF" w:rsidRDefault="0097053A">
            <w:pPr>
              <w:jc w:val="both"/>
            </w:pPr>
            <w:r w:rsidRPr="00E352EF">
              <w:rPr>
                <w:rFonts w:ascii="Calibri" w:eastAsia="Calibri" w:hAnsi="Calibri" w:cs="Calibri"/>
                <w:b/>
              </w:rPr>
              <w:t>AGE</w:t>
            </w:r>
          </w:p>
        </w:tc>
        <w:tc>
          <w:tcPr>
            <w:tcW w:w="12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8B0C5B4" w14:textId="77777777" w:rsidR="005A2227" w:rsidRPr="00E352EF" w:rsidRDefault="0097053A">
            <w:pPr>
              <w:jc w:val="both"/>
            </w:pPr>
            <w:r w:rsidRPr="00E352EF">
              <w:rPr>
                <w:rFonts w:ascii="Calibri" w:eastAsia="Calibri" w:hAnsi="Calibri" w:cs="Calibri"/>
                <w:b/>
              </w:rPr>
              <w:t>SEX</w:t>
            </w:r>
          </w:p>
        </w:tc>
        <w:tc>
          <w:tcPr>
            <w:tcW w:w="168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09D4E20" w14:textId="77777777" w:rsidR="005A2227" w:rsidRPr="00E352EF" w:rsidRDefault="0097053A">
            <w:pPr>
              <w:jc w:val="both"/>
            </w:pPr>
            <w:r w:rsidRPr="00E352EF">
              <w:rPr>
                <w:rFonts w:ascii="Calibri" w:eastAsia="Calibri" w:hAnsi="Calibri" w:cs="Calibri"/>
                <w:b/>
              </w:rPr>
              <w:t>POPULATION</w:t>
            </w:r>
          </w:p>
        </w:tc>
      </w:tr>
      <w:tr w:rsidR="005A2227" w:rsidRPr="00E352EF" w14:paraId="029D99D7"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48C887" w14:textId="77777777" w:rsidR="005A2227" w:rsidRPr="00E352EF" w:rsidRDefault="0097053A">
            <w:pPr>
              <w:jc w:val="both"/>
            </w:pPr>
            <w:r w:rsidRPr="00E352EF">
              <w:rPr>
                <w:rFonts w:ascii="Calibri" w:eastAsia="Calibri" w:hAnsi="Calibri" w:cs="Calibri"/>
              </w:rPr>
              <w:t>2011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41BCCF" w14:textId="77777777" w:rsidR="005A2227" w:rsidRPr="00E352EF" w:rsidRDefault="0097053A">
            <w:pPr>
              <w:jc w:val="both"/>
            </w:pPr>
            <w:r w:rsidRPr="00E352EF">
              <w:rPr>
                <w:rFonts w:ascii="Calibri" w:eastAsia="Calibri" w:hAnsi="Calibri" w:cs="Calibri"/>
              </w:rPr>
              <w:t>Belgium</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F51BE7"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3C4A6D"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002BCF" w14:textId="77777777" w:rsidR="005A2227" w:rsidRPr="00E352EF" w:rsidRDefault="0097053A">
            <w:pPr>
              <w:jc w:val="both"/>
            </w:pPr>
            <w:r w:rsidRPr="00E352EF">
              <w:rPr>
                <w:rFonts w:ascii="Calibri" w:eastAsia="Calibri" w:hAnsi="Calibri" w:cs="Calibri"/>
              </w:rPr>
              <w:t>10</w:t>
            </w:r>
          </w:p>
        </w:tc>
      </w:tr>
      <w:tr w:rsidR="005A2227" w:rsidRPr="00E352EF" w14:paraId="2DB16F0E"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238752"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0B5A2A" w14:textId="77777777" w:rsidR="005A2227" w:rsidRPr="00E352EF" w:rsidRDefault="0097053A">
            <w:pPr>
              <w:jc w:val="both"/>
            </w:pPr>
            <w:r w:rsidRPr="00E352EF">
              <w:rPr>
                <w:rFonts w:ascii="Calibri" w:eastAsia="Calibri" w:hAnsi="Calibri" w:cs="Calibri"/>
              </w:rPr>
              <w:t>Greece</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8ED41A"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6BB0ED"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6F58E0" w14:textId="77777777" w:rsidR="005A2227" w:rsidRPr="00E352EF" w:rsidRDefault="0097053A">
            <w:pPr>
              <w:jc w:val="both"/>
            </w:pPr>
            <w:r w:rsidRPr="00E352EF">
              <w:rPr>
                <w:rFonts w:ascii="Calibri" w:eastAsia="Calibri" w:hAnsi="Calibri" w:cs="Calibri"/>
              </w:rPr>
              <w:t>20</w:t>
            </w:r>
          </w:p>
        </w:tc>
      </w:tr>
      <w:tr w:rsidR="005A2227" w:rsidRPr="00E352EF" w14:paraId="19240106"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FE3239"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D968C8" w14:textId="77777777" w:rsidR="005A2227" w:rsidRPr="00E352EF" w:rsidRDefault="0097053A">
            <w:pPr>
              <w:jc w:val="both"/>
            </w:pPr>
            <w:r w:rsidRPr="00E352EF">
              <w:rPr>
                <w:rFonts w:ascii="Calibri" w:eastAsia="Calibri" w:hAnsi="Calibri" w:cs="Calibri"/>
              </w:rPr>
              <w:t>France</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95A3B6"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B65BE8"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F07E25" w14:textId="77777777" w:rsidR="005A2227" w:rsidRPr="00E352EF" w:rsidRDefault="0097053A">
            <w:pPr>
              <w:jc w:val="both"/>
            </w:pPr>
            <w:r w:rsidRPr="00E352EF">
              <w:rPr>
                <w:rFonts w:ascii="Calibri" w:eastAsia="Calibri" w:hAnsi="Calibri" w:cs="Calibri"/>
              </w:rPr>
              <w:t>30</w:t>
            </w:r>
          </w:p>
        </w:tc>
      </w:tr>
      <w:tr w:rsidR="005A2227" w:rsidRPr="00E352EF" w14:paraId="36366B2A"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4803C5"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C56613" w14:textId="77777777" w:rsidR="005A2227" w:rsidRPr="00E352EF" w:rsidRDefault="0097053A">
            <w:pPr>
              <w:jc w:val="both"/>
            </w:pPr>
            <w:r w:rsidRPr="00E352EF">
              <w:rPr>
                <w:rFonts w:ascii="Calibri" w:eastAsia="Calibri" w:hAnsi="Calibri" w:cs="Calibri"/>
              </w:rPr>
              <w:t>Malta</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E9A1A5"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EB205D"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457F6D" w14:textId="77777777" w:rsidR="005A2227" w:rsidRPr="00E352EF" w:rsidRDefault="0097053A">
            <w:pPr>
              <w:jc w:val="both"/>
            </w:pPr>
            <w:r w:rsidRPr="00E352EF">
              <w:rPr>
                <w:rFonts w:ascii="Calibri" w:eastAsia="Calibri" w:hAnsi="Calibri" w:cs="Calibri"/>
              </w:rPr>
              <w:t>40</w:t>
            </w:r>
          </w:p>
        </w:tc>
      </w:tr>
      <w:tr w:rsidR="005A2227" w:rsidRPr="00E352EF" w14:paraId="570BC827"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B9F9AE"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AC76BB" w14:textId="77777777" w:rsidR="005A2227" w:rsidRPr="00E352EF" w:rsidRDefault="0097053A">
            <w:pPr>
              <w:jc w:val="both"/>
            </w:pPr>
            <w:r w:rsidRPr="00E352EF">
              <w:rPr>
                <w:rFonts w:ascii="Calibri" w:eastAsia="Calibri" w:hAnsi="Calibri" w:cs="Calibri"/>
              </w:rPr>
              <w:t>Finland</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53BAB3"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2E4BE7"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22C5D1" w14:textId="77777777" w:rsidR="005A2227" w:rsidRPr="00E352EF" w:rsidRDefault="0097053A">
            <w:pPr>
              <w:jc w:val="both"/>
            </w:pPr>
            <w:r w:rsidRPr="00E352EF">
              <w:rPr>
                <w:rFonts w:ascii="Calibri" w:eastAsia="Calibri" w:hAnsi="Calibri" w:cs="Calibri"/>
              </w:rPr>
              <w:t>50</w:t>
            </w:r>
          </w:p>
        </w:tc>
      </w:tr>
      <w:tr w:rsidR="005A2227" w:rsidRPr="00E352EF" w14:paraId="7D1368D3"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0A6937"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735624" w14:textId="77777777" w:rsidR="005A2227" w:rsidRPr="00E352EF" w:rsidRDefault="0097053A">
            <w:pPr>
              <w:jc w:val="both"/>
            </w:pPr>
            <w:r w:rsidRPr="00E352EF">
              <w:rPr>
                <w:rFonts w:ascii="Calibri" w:eastAsia="Calibri" w:hAnsi="Calibri" w:cs="Calibri"/>
              </w:rPr>
              <w:t>Switzerland</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BCAA52"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DF06BF"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12AA14" w14:textId="77777777" w:rsidR="005A2227" w:rsidRPr="00E352EF" w:rsidRDefault="0097053A">
            <w:pPr>
              <w:jc w:val="both"/>
            </w:pPr>
            <w:r w:rsidRPr="00E352EF">
              <w:rPr>
                <w:rFonts w:ascii="Calibri" w:eastAsia="Calibri" w:hAnsi="Calibri" w:cs="Calibri"/>
              </w:rPr>
              <w:t>60</w:t>
            </w:r>
          </w:p>
        </w:tc>
      </w:tr>
    </w:tbl>
    <w:p w14:paraId="6CA96341" w14:textId="77777777" w:rsidR="005A2227" w:rsidRPr="00E352EF" w:rsidRDefault="005A2227">
      <w:pPr>
        <w:ind w:left="720"/>
      </w:pPr>
    </w:p>
    <w:tbl>
      <w:tblPr>
        <w:tblW w:w="4234"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604"/>
        <w:gridCol w:w="922"/>
        <w:gridCol w:w="706"/>
        <w:gridCol w:w="706"/>
        <w:gridCol w:w="1296"/>
      </w:tblGrid>
      <w:tr w:rsidR="005A2227" w:rsidRPr="00E352EF" w14:paraId="0EFA0305" w14:textId="77777777">
        <w:tc>
          <w:tcPr>
            <w:tcW w:w="605"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951B784" w14:textId="77777777" w:rsidR="005A2227" w:rsidRPr="00E352EF" w:rsidRDefault="0097053A">
            <w:pPr>
              <w:jc w:val="both"/>
            </w:pPr>
            <w:r w:rsidRPr="00E352EF">
              <w:rPr>
                <w:rFonts w:ascii="Calibri" w:eastAsia="Calibri" w:hAnsi="Calibri" w:cs="Calibri"/>
              </w:rPr>
              <w:t>d_r</w:t>
            </w:r>
          </w:p>
        </w:tc>
      </w:tr>
      <w:tr w:rsidR="005A2227" w:rsidRPr="00E352EF" w14:paraId="32AC0B3C" w14:textId="77777777">
        <w:tc>
          <w:tcPr>
            <w:tcW w:w="60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85295E8" w14:textId="77777777" w:rsidR="005A2227" w:rsidRPr="00E352EF" w:rsidRDefault="0097053A">
            <w:pPr>
              <w:jc w:val="both"/>
            </w:pPr>
            <w:r w:rsidRPr="00E352EF">
              <w:rPr>
                <w:rFonts w:ascii="Calibri" w:eastAsia="Calibri" w:hAnsi="Calibri" w:cs="Calibri"/>
                <w:b/>
              </w:rPr>
              <w:t>TIME</w:t>
            </w:r>
          </w:p>
        </w:tc>
        <w:tc>
          <w:tcPr>
            <w:tcW w:w="92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34DBCE0" w14:textId="77777777" w:rsidR="005A2227" w:rsidRPr="00E352EF" w:rsidRDefault="0097053A">
            <w:pPr>
              <w:jc w:val="both"/>
            </w:pPr>
            <w:r w:rsidRPr="00E352EF">
              <w:rPr>
                <w:rFonts w:ascii="Calibri" w:eastAsia="Calibri" w:hAnsi="Calibri" w:cs="Calibri"/>
                <w:b/>
              </w:rPr>
              <w:t>GEO</w:t>
            </w:r>
          </w:p>
        </w:tc>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8539DD0" w14:textId="77777777" w:rsidR="005A2227" w:rsidRPr="00E352EF" w:rsidRDefault="0097053A">
            <w:pPr>
              <w:jc w:val="both"/>
            </w:pPr>
            <w:r w:rsidRPr="00E352EF">
              <w:rPr>
                <w:rFonts w:ascii="Calibri" w:eastAsia="Calibri" w:hAnsi="Calibri" w:cs="Calibri"/>
                <w:b/>
              </w:rPr>
              <w:t>AGE</w:t>
            </w:r>
          </w:p>
        </w:tc>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ADA1680" w14:textId="77777777" w:rsidR="005A2227" w:rsidRPr="00E352EF" w:rsidRDefault="0097053A">
            <w:pPr>
              <w:jc w:val="both"/>
            </w:pPr>
            <w:r w:rsidRPr="00E352EF">
              <w:rPr>
                <w:rFonts w:ascii="Calibri" w:eastAsia="Calibri" w:hAnsi="Calibri" w:cs="Calibri"/>
                <w:b/>
              </w:rPr>
              <w:t>SEX</w:t>
            </w:r>
          </w:p>
        </w:tc>
        <w:tc>
          <w:tcPr>
            <w:tcW w:w="129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B9DE020" w14:textId="77777777" w:rsidR="005A2227" w:rsidRPr="00E352EF" w:rsidRDefault="0097053A">
            <w:pPr>
              <w:jc w:val="both"/>
            </w:pPr>
            <w:r w:rsidRPr="00E352EF">
              <w:rPr>
                <w:rFonts w:ascii="Calibri" w:eastAsia="Calibri" w:hAnsi="Calibri" w:cs="Calibri"/>
                <w:b/>
              </w:rPr>
              <w:t>POPULATION</w:t>
            </w:r>
          </w:p>
        </w:tc>
      </w:tr>
      <w:tr w:rsidR="005A2227" w:rsidRPr="00E352EF" w14:paraId="13210CC3" w14:textId="77777777">
        <w:tc>
          <w:tcPr>
            <w:tcW w:w="6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37CDF3" w14:textId="77777777" w:rsidR="005A2227" w:rsidRPr="00E352EF" w:rsidRDefault="0097053A">
            <w:pPr>
              <w:jc w:val="both"/>
            </w:pPr>
            <w:r w:rsidRPr="00E352EF">
              <w:rPr>
                <w:rFonts w:ascii="Calibri" w:eastAsia="Calibri" w:hAnsi="Calibri" w:cs="Calibri"/>
              </w:rPr>
              <w:t>2012</w:t>
            </w:r>
          </w:p>
        </w:tc>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E48BE4" w14:textId="77777777" w:rsidR="005A2227" w:rsidRPr="00E352EF" w:rsidRDefault="0097053A">
            <w:pPr>
              <w:jc w:val="both"/>
            </w:pPr>
            <w:r w:rsidRPr="00E352EF">
              <w:rPr>
                <w:rFonts w:ascii="Calibri" w:eastAsia="Calibri" w:hAnsi="Calibri" w:cs="Calibri"/>
              </w:rPr>
              <w:t>Belgium</w:t>
            </w:r>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D76E89" w14:textId="77777777" w:rsidR="005A2227" w:rsidRPr="00E352EF" w:rsidRDefault="0097053A">
            <w:pPr>
              <w:jc w:val="both"/>
            </w:pPr>
            <w:r w:rsidRPr="00E352EF">
              <w:rPr>
                <w:rFonts w:ascii="Calibri" w:eastAsia="Calibri" w:hAnsi="Calibri" w:cs="Calibri"/>
              </w:rPr>
              <w:t>Total</w:t>
            </w:r>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B86D43" w14:textId="77777777" w:rsidR="005A2227" w:rsidRPr="00E352EF" w:rsidRDefault="0097053A">
            <w:pPr>
              <w:jc w:val="both"/>
            </w:pPr>
            <w:r w:rsidRPr="00E352EF">
              <w:rPr>
                <w:rFonts w:ascii="Calibri" w:eastAsia="Calibri" w:hAnsi="Calibri" w:cs="Calibri"/>
              </w:rPr>
              <w:t>Total</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4487F8" w14:textId="77777777" w:rsidR="005A2227" w:rsidRPr="00E352EF" w:rsidRDefault="0097053A">
            <w:pPr>
              <w:jc w:val="both"/>
            </w:pPr>
            <w:r w:rsidRPr="00E352EF">
              <w:rPr>
                <w:rFonts w:ascii="Calibri" w:eastAsia="Calibri" w:hAnsi="Calibri" w:cs="Calibri"/>
              </w:rPr>
              <w:t>10</w:t>
            </w:r>
          </w:p>
        </w:tc>
      </w:tr>
    </w:tbl>
    <w:p w14:paraId="75F35C3E" w14:textId="77777777" w:rsidR="005A2227" w:rsidRPr="00E352EF" w:rsidRDefault="005A2227"/>
    <w:p w14:paraId="1426BAB3" w14:textId="77777777" w:rsidR="005A2227" w:rsidRPr="00E352EF" w:rsidRDefault="0097053A" w:rsidP="00EA6708">
      <w:r w:rsidRPr="00E352EF">
        <w:rPr>
          <w:rFonts w:ascii="Cambria" w:eastAsia="Calibri" w:hAnsi="Cambria"/>
        </w:rPr>
        <w:t xml:space="preserve">2) </w:t>
      </w:r>
      <w:r w:rsidRPr="00E352EF">
        <w:rPr>
          <w:rFonts w:ascii="Calibri" w:eastAsia="Calibri" w:hAnsi="Calibri" w:cs="Calibri"/>
        </w:rPr>
        <w:t xml:space="preserve">DatasetC := </w:t>
      </w:r>
      <w:r w:rsidRPr="00E352EF">
        <w:rPr>
          <w:rFonts w:ascii="Calibri" w:eastAsia="Calibri" w:hAnsi="Calibri" w:cs="Calibri"/>
          <w:b/>
        </w:rPr>
        <w:t>setdiff</w:t>
      </w:r>
      <w:r w:rsidRPr="00E352EF">
        <w:rPr>
          <w:rFonts w:ascii="Calibri" w:eastAsia="Calibri" w:hAnsi="Calibri" w:cs="Calibri"/>
        </w:rPr>
        <w:t xml:space="preserve"> (DatasetA </w:t>
      </w:r>
      <w:r w:rsidRPr="00E352EF">
        <w:rPr>
          <w:rFonts w:ascii="Calibri" w:eastAsia="Calibri" w:hAnsi="Calibri" w:cs="Calibri"/>
          <w:b/>
        </w:rPr>
        <w:t>,</w:t>
      </w:r>
      <w:r w:rsidRPr="00E352EF">
        <w:rPr>
          <w:rFonts w:ascii="Calibri" w:eastAsia="Calibri" w:hAnsi="Calibri" w:cs="Calibri"/>
        </w:rPr>
        <w:t>DatasetB)</w:t>
      </w: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087B431F" w14:textId="77777777">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CD52864" w14:textId="77777777" w:rsidR="005A2227" w:rsidRPr="00E352EF" w:rsidRDefault="0097053A">
            <w:pPr>
              <w:jc w:val="both"/>
            </w:pPr>
            <w:r w:rsidRPr="00E352EF">
              <w:rPr>
                <w:rFonts w:ascii="Calibri" w:eastAsia="Calibri" w:hAnsi="Calibri" w:cs="Calibri"/>
              </w:rPr>
              <w:t>Dataset A</w:t>
            </w:r>
          </w:p>
        </w:tc>
      </w:tr>
      <w:tr w:rsidR="005A2227" w:rsidRPr="00E352EF" w14:paraId="24BF5D97"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BCAB7FA" w14:textId="77777777" w:rsidR="005A2227" w:rsidRPr="00E352EF" w:rsidRDefault="0097053A">
            <w:pPr>
              <w:jc w:val="both"/>
            </w:pPr>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B00E91C" w14:textId="77777777" w:rsidR="005A2227" w:rsidRPr="00E352EF" w:rsidRDefault="0097053A">
            <w:pPr>
              <w:jc w:val="both"/>
            </w:pPr>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CFB913D" w14:textId="77777777" w:rsidR="005A2227" w:rsidRPr="00E352EF" w:rsidRDefault="0097053A">
            <w:pPr>
              <w:jc w:val="both"/>
            </w:pPr>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9FFC899" w14:textId="77777777" w:rsidR="005A2227" w:rsidRPr="00E352EF" w:rsidRDefault="0097053A">
            <w:pPr>
              <w:jc w:val="both"/>
            </w:pPr>
            <w:r w:rsidRPr="00E352EF">
              <w:rPr>
                <w:rFonts w:ascii="Calibri" w:eastAsia="Calibri" w:hAnsi="Calibri" w:cs="Calibri"/>
                <w:b/>
              </w:rPr>
              <w:t>VALUE</w:t>
            </w:r>
          </w:p>
        </w:tc>
      </w:tr>
      <w:tr w:rsidR="005A2227" w:rsidRPr="00E352EF" w14:paraId="50BF3855"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7632AF" w14:textId="77777777" w:rsidR="005A2227" w:rsidRPr="00E352EF" w:rsidRDefault="0097053A">
            <w:pPr>
              <w:jc w:val="both"/>
            </w:pPr>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8352B1" w14:textId="77777777" w:rsidR="005A2227" w:rsidRPr="00E352EF" w:rsidRDefault="0097053A">
            <w:pPr>
              <w:jc w:val="both"/>
            </w:pPr>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083873"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6A800D" w14:textId="77777777" w:rsidR="005A2227" w:rsidRPr="00E352EF" w:rsidRDefault="0097053A">
            <w:pPr>
              <w:jc w:val="both"/>
            </w:pPr>
            <w:r w:rsidRPr="00E352EF">
              <w:rPr>
                <w:rFonts w:ascii="Calibri" w:eastAsia="Calibri" w:hAnsi="Calibri" w:cs="Calibri"/>
              </w:rPr>
              <w:t>7</w:t>
            </w:r>
          </w:p>
        </w:tc>
      </w:tr>
      <w:tr w:rsidR="005A2227" w:rsidRPr="00E352EF" w14:paraId="58B50594"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E0E4E7" w14:textId="77777777" w:rsidR="005A2227" w:rsidRPr="00E352EF" w:rsidRDefault="0097053A">
            <w:pPr>
              <w:jc w:val="both"/>
            </w:pPr>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BA4B76" w14:textId="77777777" w:rsidR="005A2227" w:rsidRPr="00E352EF" w:rsidRDefault="0097053A">
            <w:pPr>
              <w:jc w:val="both"/>
            </w:pPr>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EDA3AB"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AC9AA1" w14:textId="77777777" w:rsidR="005A2227" w:rsidRPr="00E352EF" w:rsidRDefault="0097053A">
            <w:pPr>
              <w:jc w:val="both"/>
            </w:pPr>
            <w:r w:rsidRPr="00E352EF">
              <w:rPr>
                <w:rFonts w:ascii="Calibri" w:eastAsia="Calibri" w:hAnsi="Calibri" w:cs="Calibri"/>
              </w:rPr>
              <w:t>10</w:t>
            </w:r>
          </w:p>
        </w:tc>
      </w:tr>
      <w:tr w:rsidR="005A2227" w:rsidRPr="00E352EF" w14:paraId="1E1E823E"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A3D89B" w14:textId="77777777" w:rsidR="005A2227" w:rsidRPr="00E352EF" w:rsidRDefault="0097053A">
            <w:pPr>
              <w:jc w:val="both"/>
            </w:pPr>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B983FB" w14:textId="77777777" w:rsidR="005A2227" w:rsidRPr="00E352EF" w:rsidRDefault="0097053A">
            <w:pPr>
              <w:jc w:val="both"/>
            </w:pPr>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090D92"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5A8EA1" w14:textId="77777777" w:rsidR="005A2227" w:rsidRPr="00E352EF" w:rsidRDefault="0097053A">
            <w:pPr>
              <w:jc w:val="both"/>
            </w:pPr>
            <w:r w:rsidRPr="00E352EF">
              <w:rPr>
                <w:rFonts w:ascii="Calibri" w:eastAsia="Calibri" w:hAnsi="Calibri" w:cs="Calibri"/>
              </w:rPr>
              <w:t>12</w:t>
            </w:r>
          </w:p>
        </w:tc>
      </w:tr>
    </w:tbl>
    <w:p w14:paraId="13775081" w14:textId="77777777" w:rsidR="005A2227" w:rsidRPr="00E352EF" w:rsidRDefault="005A2227">
      <w:pPr>
        <w:jc w:val="both"/>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46B8C71F" w14:textId="77777777">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3581F61" w14:textId="77777777" w:rsidR="005A2227" w:rsidRPr="00E352EF" w:rsidRDefault="0097053A">
            <w:pPr>
              <w:jc w:val="both"/>
            </w:pPr>
            <w:r w:rsidRPr="00E352EF">
              <w:rPr>
                <w:rFonts w:ascii="Calibri" w:eastAsia="Calibri" w:hAnsi="Calibri" w:cs="Calibri"/>
              </w:rPr>
              <w:t>Dataset B</w:t>
            </w:r>
          </w:p>
        </w:tc>
      </w:tr>
      <w:tr w:rsidR="005A2227" w:rsidRPr="00E352EF" w14:paraId="1E088735"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9BBC5E8" w14:textId="77777777" w:rsidR="005A2227" w:rsidRPr="00E352EF" w:rsidRDefault="0097053A">
            <w:pPr>
              <w:jc w:val="both"/>
            </w:pPr>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3A4205B" w14:textId="77777777" w:rsidR="005A2227" w:rsidRPr="00E352EF" w:rsidRDefault="0097053A">
            <w:pPr>
              <w:jc w:val="both"/>
            </w:pPr>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A7A4368" w14:textId="77777777" w:rsidR="005A2227" w:rsidRPr="00E352EF" w:rsidRDefault="0097053A">
            <w:pPr>
              <w:jc w:val="both"/>
            </w:pPr>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F78F2D4" w14:textId="77777777" w:rsidR="005A2227" w:rsidRPr="00E352EF" w:rsidRDefault="0097053A">
            <w:pPr>
              <w:jc w:val="both"/>
            </w:pPr>
            <w:r w:rsidRPr="00E352EF">
              <w:rPr>
                <w:rFonts w:ascii="Calibri" w:eastAsia="Calibri" w:hAnsi="Calibri" w:cs="Calibri"/>
                <w:b/>
              </w:rPr>
              <w:t>VALUE</w:t>
            </w:r>
          </w:p>
        </w:tc>
      </w:tr>
      <w:tr w:rsidR="005A2227" w:rsidRPr="00E352EF" w14:paraId="56D3BBCF"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37CE13" w14:textId="77777777" w:rsidR="005A2227" w:rsidRPr="00E352EF" w:rsidRDefault="0097053A">
            <w:pPr>
              <w:jc w:val="both"/>
            </w:pPr>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E9963B" w14:textId="77777777" w:rsidR="005A2227" w:rsidRPr="00E352EF" w:rsidRDefault="0097053A">
            <w:pPr>
              <w:jc w:val="both"/>
            </w:pPr>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351B6A"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69A460" w14:textId="77777777" w:rsidR="005A2227" w:rsidRPr="00E352EF" w:rsidRDefault="0097053A">
            <w:pPr>
              <w:jc w:val="both"/>
            </w:pPr>
            <w:r w:rsidRPr="00E352EF">
              <w:rPr>
                <w:rFonts w:ascii="Calibri" w:eastAsia="Calibri" w:hAnsi="Calibri" w:cs="Calibri"/>
              </w:rPr>
              <w:t>7</w:t>
            </w:r>
          </w:p>
        </w:tc>
      </w:tr>
      <w:tr w:rsidR="005A2227" w:rsidRPr="00E352EF" w14:paraId="38A9B52F"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D8D23D" w14:textId="77777777" w:rsidR="005A2227" w:rsidRPr="00E352EF" w:rsidRDefault="0097053A">
            <w:pPr>
              <w:jc w:val="both"/>
            </w:pPr>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062011" w14:textId="77777777" w:rsidR="005A2227" w:rsidRPr="00E352EF" w:rsidRDefault="0097053A">
            <w:pPr>
              <w:jc w:val="both"/>
            </w:pPr>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08DE9B"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509D27" w14:textId="77777777" w:rsidR="005A2227" w:rsidRPr="00E352EF" w:rsidRDefault="0097053A">
            <w:pPr>
              <w:jc w:val="both"/>
            </w:pPr>
            <w:r w:rsidRPr="00E352EF">
              <w:rPr>
                <w:rFonts w:ascii="Calibri" w:eastAsia="Calibri" w:hAnsi="Calibri" w:cs="Calibri"/>
              </w:rPr>
              <w:t>10</w:t>
            </w:r>
          </w:p>
        </w:tc>
      </w:tr>
    </w:tbl>
    <w:p w14:paraId="61988F6F" w14:textId="77777777" w:rsidR="005A2227" w:rsidRPr="00E352EF" w:rsidRDefault="005A2227">
      <w:pPr>
        <w:ind w:left="720"/>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4A3E7C67" w14:textId="77777777">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4C37A7A" w14:textId="77777777" w:rsidR="005A2227" w:rsidRPr="00E352EF" w:rsidRDefault="0097053A">
            <w:pPr>
              <w:jc w:val="both"/>
            </w:pPr>
            <w:r w:rsidRPr="00E352EF">
              <w:rPr>
                <w:rFonts w:ascii="Calibri" w:eastAsia="Calibri" w:hAnsi="Calibri" w:cs="Calibri"/>
              </w:rPr>
              <w:t>Dataset C</w:t>
            </w:r>
          </w:p>
        </w:tc>
      </w:tr>
      <w:tr w:rsidR="005A2227" w:rsidRPr="00E352EF" w14:paraId="6F4A5AAB"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A374C57" w14:textId="77777777" w:rsidR="005A2227" w:rsidRPr="00E352EF" w:rsidRDefault="0097053A">
            <w:pPr>
              <w:jc w:val="both"/>
            </w:pPr>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678860B" w14:textId="77777777" w:rsidR="005A2227" w:rsidRPr="00E352EF" w:rsidRDefault="0097053A">
            <w:pPr>
              <w:jc w:val="both"/>
            </w:pPr>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8BAFEB5" w14:textId="77777777" w:rsidR="005A2227" w:rsidRPr="00E352EF" w:rsidRDefault="0097053A">
            <w:pPr>
              <w:jc w:val="both"/>
            </w:pPr>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8CA2DC3" w14:textId="77777777" w:rsidR="005A2227" w:rsidRPr="00E352EF" w:rsidRDefault="0097053A">
            <w:pPr>
              <w:jc w:val="both"/>
            </w:pPr>
            <w:r w:rsidRPr="00E352EF">
              <w:rPr>
                <w:rFonts w:ascii="Calibri" w:eastAsia="Calibri" w:hAnsi="Calibri" w:cs="Calibri"/>
                <w:b/>
              </w:rPr>
              <w:t>VALUE</w:t>
            </w:r>
          </w:p>
        </w:tc>
      </w:tr>
      <w:tr w:rsidR="005A2227" w:rsidRPr="00E352EF" w14:paraId="3B386988"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85413E" w14:textId="77777777" w:rsidR="005A2227" w:rsidRPr="00E352EF" w:rsidRDefault="0097053A">
            <w:pPr>
              <w:jc w:val="both"/>
            </w:pPr>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24A963" w14:textId="77777777" w:rsidR="005A2227" w:rsidRPr="00E352EF" w:rsidRDefault="0097053A">
            <w:pPr>
              <w:jc w:val="both"/>
            </w:pPr>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8307D8"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D0AAE2" w14:textId="77777777" w:rsidR="005A2227" w:rsidRPr="00E352EF" w:rsidRDefault="0097053A">
            <w:pPr>
              <w:jc w:val="both"/>
            </w:pPr>
            <w:r w:rsidRPr="00E352EF">
              <w:rPr>
                <w:rFonts w:ascii="Calibri" w:eastAsia="Calibri" w:hAnsi="Calibri" w:cs="Calibri"/>
              </w:rPr>
              <w:t>12</w:t>
            </w:r>
          </w:p>
        </w:tc>
      </w:tr>
    </w:tbl>
    <w:p w14:paraId="7E35608B" w14:textId="77777777" w:rsidR="005A2227" w:rsidRPr="00E352EF" w:rsidRDefault="005A2227"/>
    <w:p w14:paraId="60C5A20A" w14:textId="77777777" w:rsidR="005A2227" w:rsidRPr="00E352EF" w:rsidRDefault="0097053A" w:rsidP="00897489">
      <w:pPr>
        <w:pStyle w:val="Stile3"/>
        <w:rPr>
          <w:lang w:val="en-GB"/>
        </w:rPr>
      </w:pPr>
      <w:bookmarkStart w:id="11248" w:name="_Toc462659731"/>
      <w:bookmarkStart w:id="11249" w:name="_Toc463805783"/>
      <w:bookmarkStart w:id="11250" w:name="_Toc464487960"/>
      <w:r w:rsidRPr="00E352EF">
        <w:rPr>
          <w:lang w:val="en-GB"/>
        </w:rPr>
        <w:t>subscript</w:t>
      </w:r>
      <w:bookmarkEnd w:id="11248"/>
      <w:bookmarkEnd w:id="11249"/>
      <w:bookmarkEnd w:id="11250"/>
    </w:p>
    <w:p w14:paraId="18E6490E"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558D5562" w14:textId="77777777" w:rsidR="005A2227" w:rsidRPr="00E352EF" w:rsidRDefault="0097053A" w:rsidP="00897489">
      <w:pPr>
        <w:jc w:val="both"/>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subscript</w:t>
      </w:r>
      <w:r w:rsidRPr="00E352EF">
        <w:rPr>
          <w:rFonts w:ascii="Cambria" w:eastAsia="Calibri" w:hAnsi="Cambria" w:cs="Calibri"/>
        </w:rPr>
        <w:t xml:space="preserve"> takes as input a Dataset and a sequence of Identifier Components with their respective values, and returns another Dataset having only the data points that contains the values specified in the subscript for the respective Identifier Component. </w:t>
      </w:r>
    </w:p>
    <w:p w14:paraId="2A116C64" w14:textId="77777777" w:rsidR="00897489" w:rsidRPr="00E352EF" w:rsidRDefault="00897489" w:rsidP="00897489">
      <w:pPr>
        <w:rPr>
          <w:rFonts w:ascii="Cambria" w:eastAsia="Calibri" w:hAnsi="Cambria" w:cs="Calibri"/>
          <w:i/>
          <w:color w:val="5B9BD5"/>
        </w:rPr>
      </w:pPr>
    </w:p>
    <w:p w14:paraId="7977FF5B"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Syntax</w:t>
      </w:r>
    </w:p>
    <w:p w14:paraId="0B8C4DC2" w14:textId="77777777" w:rsidR="005A2227" w:rsidRPr="00E352EF" w:rsidRDefault="0097053A" w:rsidP="00897489">
      <w:pPr>
        <w:rPr>
          <w:rFonts w:ascii="Cambria" w:hAnsi="Cambria"/>
        </w:rPr>
      </w:pPr>
      <w:r w:rsidRPr="00E352EF">
        <w:rPr>
          <w:rFonts w:ascii="Cambria" w:eastAsia="Calibri" w:hAnsi="Cambria" w:cs="Calibri"/>
          <w:i/>
        </w:rPr>
        <w:t xml:space="preserve">ds </w:t>
      </w:r>
      <w:r w:rsidR="00534AA7" w:rsidRPr="00E352EF">
        <w:rPr>
          <w:rFonts w:ascii="Cambria" w:eastAsia="Calibri" w:hAnsi="Cambria" w:cs="Calibri"/>
          <w:b/>
        </w:rPr>
        <w:t>[</w:t>
      </w:r>
      <w:r w:rsidRPr="00E352EF">
        <w:rPr>
          <w:rFonts w:ascii="Cambria" w:eastAsia="Calibri" w:hAnsi="Cambria" w:cs="Calibri"/>
        </w:rPr>
        <w:t xml:space="preserve"> </w:t>
      </w:r>
      <w:r w:rsidRPr="00E352EF">
        <w:rPr>
          <w:rFonts w:ascii="Cambria" w:eastAsia="Calibri" w:hAnsi="Cambria" w:cs="Calibri"/>
          <w:i/>
        </w:rPr>
        <w:t>comp</w:t>
      </w:r>
      <w:r w:rsidRPr="00E352EF">
        <w:rPr>
          <w:rFonts w:ascii="Cambria" w:eastAsia="Calibri" w:hAnsi="Cambria" w:cs="Calibri"/>
        </w:rPr>
        <w:t xml:space="preserve"> =  </w:t>
      </w:r>
      <w:r w:rsidRPr="00E352EF">
        <w:rPr>
          <w:rFonts w:ascii="Cambria" w:eastAsia="Calibri" w:hAnsi="Cambria" w:cs="Calibri"/>
          <w:i/>
        </w:rPr>
        <w:t>comp_value1</w:t>
      </w:r>
      <w:r w:rsidRPr="00E352EF">
        <w:rPr>
          <w:rFonts w:ascii="Cambria" w:eastAsia="Calibri" w:hAnsi="Cambria" w:cs="Calibri"/>
        </w:rPr>
        <w:t xml:space="preserve"> { </w:t>
      </w:r>
      <w:r w:rsidRPr="00E352EF">
        <w:rPr>
          <w:rFonts w:ascii="Cambria" w:eastAsia="Calibri" w:hAnsi="Cambria" w:cs="Calibri"/>
          <w:b/>
        </w:rPr>
        <w:t>,</w:t>
      </w:r>
      <w:r w:rsidRPr="00E352EF">
        <w:rPr>
          <w:rFonts w:ascii="Cambria" w:eastAsia="Calibri" w:hAnsi="Cambria" w:cs="Calibri"/>
        </w:rPr>
        <w:t xml:space="preserve">  </w:t>
      </w:r>
      <w:r w:rsidRPr="00E352EF">
        <w:rPr>
          <w:rFonts w:ascii="Cambria" w:eastAsia="Calibri" w:hAnsi="Cambria" w:cs="Calibri"/>
          <w:i/>
        </w:rPr>
        <w:t>comp</w:t>
      </w:r>
      <w:r w:rsidRPr="00E352EF">
        <w:rPr>
          <w:rFonts w:ascii="Cambria" w:eastAsia="Calibri" w:hAnsi="Cambria" w:cs="Calibri"/>
        </w:rPr>
        <w:t xml:space="preserve"> </w:t>
      </w:r>
      <w:r w:rsidRPr="00E352EF">
        <w:rPr>
          <w:rFonts w:ascii="Cambria" w:eastAsia="Calibri" w:hAnsi="Cambria" w:cs="Calibri"/>
          <w:b/>
        </w:rPr>
        <w:t>=</w:t>
      </w:r>
      <w:r w:rsidRPr="00E352EF">
        <w:rPr>
          <w:rFonts w:ascii="Cambria" w:eastAsia="Calibri" w:hAnsi="Cambria" w:cs="Calibri"/>
        </w:rPr>
        <w:t xml:space="preserve">  </w:t>
      </w:r>
      <w:r w:rsidRPr="00E352EF">
        <w:rPr>
          <w:rFonts w:ascii="Cambria" w:eastAsia="Calibri" w:hAnsi="Cambria" w:cs="Calibri"/>
          <w:i/>
        </w:rPr>
        <w:t>comp_value2</w:t>
      </w:r>
      <w:r w:rsidRPr="00E352EF">
        <w:rPr>
          <w:rFonts w:ascii="Cambria" w:eastAsia="Calibri" w:hAnsi="Cambria" w:cs="Calibri"/>
        </w:rPr>
        <w:t xml:space="preserve"> } * </w:t>
      </w:r>
      <w:r w:rsidR="00534AA7" w:rsidRPr="00E352EF">
        <w:rPr>
          <w:rFonts w:ascii="Cambria" w:eastAsia="Calibri" w:hAnsi="Cambria" w:cs="Calibri"/>
          <w:b/>
        </w:rPr>
        <w:t>]</w:t>
      </w:r>
    </w:p>
    <w:p w14:paraId="208FBD28" w14:textId="77777777" w:rsidR="00897489" w:rsidRPr="00E352EF" w:rsidRDefault="00897489" w:rsidP="00897489">
      <w:pPr>
        <w:rPr>
          <w:rFonts w:ascii="Cambria" w:eastAsia="Calibri" w:hAnsi="Cambria" w:cs="Calibri"/>
          <w:i/>
          <w:color w:val="5B9BD5"/>
        </w:rPr>
      </w:pPr>
    </w:p>
    <w:p w14:paraId="45586B6B"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 xml:space="preserve">Parameters </w:t>
      </w:r>
    </w:p>
    <w:p w14:paraId="6C1DB113" w14:textId="77777777" w:rsidR="005A2227" w:rsidRPr="00E352EF" w:rsidRDefault="0097053A" w:rsidP="008A7573">
      <w:pPr>
        <w:numPr>
          <w:ilvl w:val="0"/>
          <w:numId w:val="32"/>
        </w:numPr>
        <w:ind w:left="360"/>
        <w:jc w:val="both"/>
        <w:rPr>
          <w:rFonts w:ascii="Cambria" w:hAnsi="Cambria"/>
        </w:rPr>
      </w:pPr>
      <w:r w:rsidRPr="00E352EF">
        <w:rPr>
          <w:rFonts w:ascii="Cambria" w:eastAsia="Calibri" w:hAnsi="Cambria" w:cs="Calibri"/>
          <w:i/>
        </w:rPr>
        <w:t>ds</w:t>
      </w:r>
      <w:r w:rsidRPr="00E352EF">
        <w:rPr>
          <w:rFonts w:ascii="Cambria" w:eastAsia="Calibri" w:hAnsi="Cambria" w:cs="Calibri"/>
        </w:rPr>
        <w:t xml:space="preserve"> – is the input Dataset</w:t>
      </w:r>
    </w:p>
    <w:p w14:paraId="4A1F1180" w14:textId="77777777" w:rsidR="005A2227" w:rsidRPr="00E352EF" w:rsidRDefault="0097053A" w:rsidP="008A7573">
      <w:pPr>
        <w:numPr>
          <w:ilvl w:val="0"/>
          <w:numId w:val="32"/>
        </w:numPr>
        <w:ind w:left="360"/>
        <w:jc w:val="both"/>
        <w:rPr>
          <w:rFonts w:ascii="Cambria" w:hAnsi="Cambria"/>
        </w:rPr>
      </w:pPr>
      <w:r w:rsidRPr="00E352EF">
        <w:rPr>
          <w:rFonts w:ascii="Cambria" w:eastAsia="Calibri" w:hAnsi="Cambria" w:cs="Calibri"/>
          <w:i/>
        </w:rPr>
        <w:t>comp</w:t>
      </w:r>
      <w:r w:rsidRPr="00E352EF">
        <w:rPr>
          <w:rFonts w:ascii="Cambria" w:eastAsia="Calibri" w:hAnsi="Cambria" w:cs="Calibri"/>
        </w:rPr>
        <w:t xml:space="preserve"> – </w:t>
      </w:r>
      <w:r w:rsidR="00297BF2" w:rsidRPr="00E352EF">
        <w:t>Dataset</w:t>
      </w:r>
      <w:r w:rsidRPr="00E352EF">
        <w:rPr>
          <w:rFonts w:ascii="Cambria" w:eastAsia="Calibri" w:hAnsi="Cambria" w:cs="Calibri"/>
        </w:rPr>
        <w:t xml:space="preserve"> component-ref</w:t>
      </w:r>
    </w:p>
    <w:p w14:paraId="24EF2F0C" w14:textId="77777777" w:rsidR="005A2227" w:rsidRPr="00E352EF" w:rsidRDefault="0097053A" w:rsidP="008A7573">
      <w:pPr>
        <w:numPr>
          <w:ilvl w:val="0"/>
          <w:numId w:val="32"/>
        </w:numPr>
        <w:ind w:left="360"/>
        <w:jc w:val="both"/>
        <w:rPr>
          <w:rFonts w:ascii="Cambria" w:hAnsi="Cambria"/>
        </w:rPr>
      </w:pPr>
      <w:r w:rsidRPr="00E352EF">
        <w:rPr>
          <w:rFonts w:ascii="Cambria" w:eastAsia="Calibri" w:hAnsi="Cambria" w:cs="Calibri"/>
          <w:i/>
        </w:rPr>
        <w:t xml:space="preserve">comp_value1, comp_value2 </w:t>
      </w:r>
      <w:r w:rsidRPr="00E352EF">
        <w:rPr>
          <w:rFonts w:ascii="Cambria" w:eastAsia="Calibri" w:hAnsi="Cambria" w:cs="Calibri"/>
        </w:rPr>
        <w:t>– is a valid value for component</w:t>
      </w:r>
    </w:p>
    <w:p w14:paraId="06ECA725" w14:textId="77777777" w:rsidR="00897489" w:rsidRPr="00E352EF" w:rsidRDefault="00897489" w:rsidP="00897489">
      <w:pPr>
        <w:rPr>
          <w:rFonts w:ascii="Cambria" w:eastAsia="Calibri" w:hAnsi="Cambria" w:cs="Calibri"/>
          <w:i/>
          <w:color w:val="5B9BD5"/>
        </w:rPr>
      </w:pPr>
    </w:p>
    <w:p w14:paraId="3FD4EA5E"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Constraints</w:t>
      </w:r>
    </w:p>
    <w:p w14:paraId="662FED44" w14:textId="77777777" w:rsidR="005A2227" w:rsidRPr="00E352EF" w:rsidRDefault="0097053A" w:rsidP="008A7573">
      <w:pPr>
        <w:numPr>
          <w:ilvl w:val="0"/>
          <w:numId w:val="32"/>
        </w:numPr>
        <w:ind w:left="360"/>
        <w:jc w:val="both"/>
        <w:rPr>
          <w:rFonts w:ascii="Cambria" w:hAnsi="Cambria"/>
        </w:rPr>
      </w:pPr>
      <w:r w:rsidRPr="00E352EF">
        <w:rPr>
          <w:rFonts w:ascii="Cambria" w:eastAsia="Calibri" w:hAnsi="Cambria" w:cs="Calibri"/>
          <w:i/>
        </w:rPr>
        <w:t xml:space="preserve">comp </w:t>
      </w:r>
      <w:r w:rsidRPr="00E352EF">
        <w:rPr>
          <w:rFonts w:ascii="Cambria" w:eastAsia="Calibri" w:hAnsi="Cambria" w:cs="Calibri"/>
        </w:rPr>
        <w:t xml:space="preserve">must be a valid Identifier of </w:t>
      </w:r>
      <w:r w:rsidRPr="00E352EF">
        <w:rPr>
          <w:rFonts w:ascii="Cambria" w:eastAsia="Calibri" w:hAnsi="Cambria" w:cs="Calibri"/>
          <w:i/>
        </w:rPr>
        <w:t>ds</w:t>
      </w:r>
      <w:r w:rsidRPr="00E352EF">
        <w:rPr>
          <w:rFonts w:ascii="Cambria" w:eastAsia="Calibri" w:hAnsi="Cambria" w:cs="Calibri"/>
        </w:rPr>
        <w:t xml:space="preserve"> component.</w:t>
      </w:r>
    </w:p>
    <w:p w14:paraId="57AE30BA" w14:textId="77777777" w:rsidR="005A2227" w:rsidRPr="00E352EF" w:rsidRDefault="0097053A" w:rsidP="008A7573">
      <w:pPr>
        <w:numPr>
          <w:ilvl w:val="0"/>
          <w:numId w:val="32"/>
        </w:numPr>
        <w:ind w:left="360"/>
        <w:jc w:val="both"/>
        <w:rPr>
          <w:rFonts w:ascii="Cambria" w:hAnsi="Cambria"/>
        </w:rPr>
      </w:pPr>
      <w:r w:rsidRPr="00E352EF">
        <w:rPr>
          <w:rFonts w:ascii="Cambria" w:eastAsia="Calibri" w:hAnsi="Cambria" w:cs="Calibri"/>
          <w:i/>
        </w:rPr>
        <w:t xml:space="preserve">comp_value1, comp_value2 </w:t>
      </w:r>
      <w:r w:rsidRPr="00E352EF">
        <w:rPr>
          <w:rFonts w:ascii="Cambria" w:eastAsia="Calibri" w:hAnsi="Cambria" w:cs="Calibri"/>
        </w:rPr>
        <w:t>must be a valid value for the related component.</w:t>
      </w:r>
    </w:p>
    <w:p w14:paraId="50904668" w14:textId="77777777" w:rsidR="00897489" w:rsidRPr="00E352EF" w:rsidRDefault="00897489" w:rsidP="00897489">
      <w:pPr>
        <w:rPr>
          <w:rFonts w:ascii="Cambria" w:eastAsia="Calibri" w:hAnsi="Cambria" w:cs="Calibri"/>
          <w:i/>
          <w:color w:val="5B9BD5"/>
        </w:rPr>
      </w:pPr>
    </w:p>
    <w:p w14:paraId="49E9E0C4"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Returns</w:t>
      </w:r>
    </w:p>
    <w:p w14:paraId="2C60A901" w14:textId="77777777" w:rsidR="005A2227" w:rsidRPr="00E352EF" w:rsidRDefault="0097053A" w:rsidP="00897489">
      <w:pPr>
        <w:jc w:val="both"/>
        <w:rPr>
          <w:rFonts w:ascii="Cambria" w:hAnsi="Cambria"/>
        </w:rPr>
      </w:pPr>
      <w:r w:rsidRPr="00E352EF">
        <w:rPr>
          <w:rFonts w:ascii="Cambria" w:eastAsia="Calibri" w:hAnsi="Cambria" w:cs="Calibri"/>
        </w:rPr>
        <w:t xml:space="preserve">A </w:t>
      </w:r>
      <w:r w:rsidR="00297BF2" w:rsidRPr="00E352EF">
        <w:t>Dataset</w:t>
      </w:r>
      <w:r w:rsidRPr="00E352EF">
        <w:rPr>
          <w:rFonts w:ascii="Cambria" w:eastAsia="Calibri" w:hAnsi="Cambria" w:cs="Calibri"/>
        </w:rPr>
        <w:t xml:space="preserve"> having the </w:t>
      </w:r>
      <w:r w:rsidR="007024E7" w:rsidRPr="00E352EF">
        <w:rPr>
          <w:rFonts w:ascii="Cambria" w:eastAsia="Calibri" w:hAnsi="Cambria" w:cs="Calibri"/>
        </w:rPr>
        <w:t xml:space="preserve">same </w:t>
      </w:r>
      <w:r w:rsidRPr="00E352EF">
        <w:rPr>
          <w:rFonts w:ascii="Cambria" w:eastAsia="Calibri" w:hAnsi="Cambria" w:cs="Calibri"/>
        </w:rPr>
        <w:t xml:space="preserve">Measure and Attribute Components </w:t>
      </w:r>
      <w:r w:rsidR="007024E7" w:rsidRPr="00E352EF">
        <w:rPr>
          <w:rFonts w:ascii="Cambria" w:eastAsia="Calibri" w:hAnsi="Cambria" w:cs="Calibri"/>
        </w:rPr>
        <w:t xml:space="preserve">as </w:t>
      </w:r>
      <w:r w:rsidRPr="00E352EF">
        <w:rPr>
          <w:rFonts w:ascii="Cambria" w:eastAsia="Calibri" w:hAnsi="Cambria" w:cs="Calibri"/>
        </w:rPr>
        <w:t>the input one, and all the Identifier Component</w:t>
      </w:r>
      <w:r w:rsidR="007024E7" w:rsidRPr="00E352EF">
        <w:rPr>
          <w:rFonts w:ascii="Cambria" w:eastAsia="Calibri" w:hAnsi="Cambria" w:cs="Calibri"/>
        </w:rPr>
        <w:t>s</w:t>
      </w:r>
      <w:r w:rsidRPr="00E352EF">
        <w:rPr>
          <w:rFonts w:ascii="Cambria" w:eastAsia="Calibri" w:hAnsi="Cambria" w:cs="Calibri"/>
        </w:rPr>
        <w:t xml:space="preserve"> </w:t>
      </w:r>
      <w:r w:rsidR="007024E7" w:rsidRPr="00E352EF">
        <w:rPr>
          <w:rFonts w:ascii="Cambria" w:eastAsia="Calibri" w:hAnsi="Cambria" w:cs="Calibri"/>
        </w:rPr>
        <w:t xml:space="preserve">that </w:t>
      </w:r>
      <w:r w:rsidRPr="00E352EF">
        <w:rPr>
          <w:rFonts w:ascii="Cambria" w:eastAsia="Calibri" w:hAnsi="Cambria" w:cs="Calibri"/>
        </w:rPr>
        <w:t>are not specified as parameters</w:t>
      </w:r>
      <w:r w:rsidRPr="00E352EF">
        <w:rPr>
          <w:rFonts w:ascii="Cambria" w:eastAsia="Calibri" w:hAnsi="Cambria" w:cs="Calibri"/>
          <w:i/>
        </w:rPr>
        <w:t xml:space="preserve"> </w:t>
      </w:r>
      <w:r w:rsidRPr="00E352EF">
        <w:rPr>
          <w:rFonts w:ascii="Cambria" w:eastAsia="Calibri" w:hAnsi="Cambria" w:cs="Calibri"/>
        </w:rPr>
        <w:t>(</w:t>
      </w:r>
      <w:r w:rsidRPr="00E352EF">
        <w:rPr>
          <w:rFonts w:ascii="Cambria" w:eastAsia="Calibri" w:hAnsi="Cambria" w:cs="Calibri"/>
          <w:i/>
        </w:rPr>
        <w:t>comp</w:t>
      </w:r>
      <w:r w:rsidRPr="00E352EF">
        <w:rPr>
          <w:rFonts w:ascii="Cambria" w:eastAsia="Calibri" w:hAnsi="Cambria" w:cs="Calibri"/>
        </w:rPr>
        <w:t xml:space="preserve">). </w:t>
      </w:r>
      <w:r w:rsidR="007024E7" w:rsidRPr="00E352EF">
        <w:rPr>
          <w:rFonts w:ascii="Cambria" w:eastAsia="Calibri" w:hAnsi="Cambria" w:cs="Calibri"/>
        </w:rPr>
        <w:t xml:space="preserve">The </w:t>
      </w:r>
      <w:r w:rsidRPr="00E352EF">
        <w:rPr>
          <w:rFonts w:ascii="Cambria" w:eastAsia="Calibri" w:hAnsi="Cambria" w:cs="Calibri"/>
        </w:rPr>
        <w:t xml:space="preserve">Data points of the returned </w:t>
      </w:r>
      <w:r w:rsidR="00297BF2" w:rsidRPr="00E352EF">
        <w:t>Dataset</w:t>
      </w:r>
      <w:r w:rsidRPr="00E352EF">
        <w:rPr>
          <w:rFonts w:ascii="Cambria" w:eastAsia="Calibri" w:hAnsi="Cambria" w:cs="Calibri"/>
        </w:rPr>
        <w:t xml:space="preserve"> are all </w:t>
      </w:r>
      <w:r w:rsidR="00361CAC" w:rsidRPr="00E352EF">
        <w:rPr>
          <w:rFonts w:ascii="Cambria" w:eastAsia="Calibri" w:hAnsi="Cambria" w:cs="Calibri"/>
        </w:rPr>
        <w:t xml:space="preserve">those </w:t>
      </w:r>
      <w:r w:rsidRPr="00E352EF">
        <w:rPr>
          <w:rFonts w:ascii="Cambria" w:eastAsia="Calibri" w:hAnsi="Cambria" w:cs="Calibri"/>
        </w:rPr>
        <w:t xml:space="preserve">of </w:t>
      </w:r>
      <w:r w:rsidRPr="00E352EF">
        <w:rPr>
          <w:rFonts w:ascii="Cambria" w:eastAsia="Calibri" w:hAnsi="Cambria" w:cs="Calibri"/>
          <w:i/>
        </w:rPr>
        <w:t>ds</w:t>
      </w:r>
      <w:r w:rsidRPr="00E352EF">
        <w:rPr>
          <w:rFonts w:ascii="Cambria" w:eastAsia="Calibri" w:hAnsi="Cambria" w:cs="Calibri"/>
        </w:rPr>
        <w:t xml:space="preserve"> whose values having for the subscripted identifier component(s) </w:t>
      </w:r>
      <w:r w:rsidR="00361CAC" w:rsidRPr="00E352EF">
        <w:rPr>
          <w:rFonts w:ascii="Cambria" w:eastAsia="Calibri" w:hAnsi="Cambria" w:cs="Calibri"/>
        </w:rPr>
        <w:t>con</w:t>
      </w:r>
      <w:r w:rsidR="008D0823" w:rsidRPr="00E352EF">
        <w:rPr>
          <w:rFonts w:ascii="Cambria" w:eastAsia="Calibri" w:hAnsi="Cambria" w:cs="Calibri"/>
        </w:rPr>
        <w:t>cide</w:t>
      </w:r>
      <w:r w:rsidR="00361CAC" w:rsidRPr="00E352EF">
        <w:rPr>
          <w:rFonts w:ascii="Cambria" w:eastAsia="Calibri" w:hAnsi="Cambria" w:cs="Calibri"/>
        </w:rPr>
        <w:t xml:space="preserve"> with </w:t>
      </w:r>
      <w:r w:rsidRPr="00E352EF">
        <w:rPr>
          <w:rFonts w:ascii="Cambria" w:eastAsia="Calibri" w:hAnsi="Cambria" w:cs="Calibri"/>
        </w:rPr>
        <w:t>the values specified in the subscript.</w:t>
      </w:r>
    </w:p>
    <w:p w14:paraId="13405120" w14:textId="77777777" w:rsidR="00897489" w:rsidRPr="00E352EF" w:rsidRDefault="00897489" w:rsidP="006479D5">
      <w:pPr>
        <w:jc w:val="both"/>
        <w:rPr>
          <w:rFonts w:ascii="Cambria" w:eastAsia="Calibri" w:hAnsi="Cambria" w:cs="Calibri"/>
        </w:rPr>
      </w:pPr>
    </w:p>
    <w:p w14:paraId="2574F039"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 specification</w:t>
      </w:r>
    </w:p>
    <w:p w14:paraId="12308C02" w14:textId="77777777" w:rsidR="005A2227" w:rsidRPr="00E352EF" w:rsidRDefault="0097053A" w:rsidP="00897489">
      <w:pPr>
        <w:jc w:val="both"/>
        <w:rPr>
          <w:rFonts w:ascii="Cambria" w:eastAsia="Calibri" w:hAnsi="Cambria" w:cs="Calibri"/>
        </w:rPr>
      </w:pPr>
      <w:r w:rsidRPr="00E352EF">
        <w:rPr>
          <w:rFonts w:ascii="Cambria" w:eastAsia="Calibri" w:hAnsi="Cambria" w:cs="Calibri"/>
        </w:rPr>
        <w:t xml:space="preserve">This operator removes identifiers components of the </w:t>
      </w:r>
      <w:r w:rsidR="00297BF2" w:rsidRPr="00E352EF">
        <w:t>Dataset</w:t>
      </w:r>
      <w:r w:rsidRPr="00E352EF">
        <w:rPr>
          <w:rFonts w:ascii="Cambria" w:eastAsia="Calibri" w:hAnsi="Cambria" w:cs="Calibri"/>
        </w:rPr>
        <w:t xml:space="preserve"> performing before a filter over the components values specified in the subscript. This avoid</w:t>
      </w:r>
      <w:r w:rsidR="00361CAC" w:rsidRPr="00E352EF">
        <w:rPr>
          <w:rFonts w:ascii="Cambria" w:eastAsia="Calibri" w:hAnsi="Cambria" w:cs="Calibri"/>
        </w:rPr>
        <w:t>s</w:t>
      </w:r>
      <w:r w:rsidRPr="00E352EF">
        <w:rPr>
          <w:rFonts w:ascii="Cambria" w:eastAsia="Calibri" w:hAnsi="Cambria" w:cs="Calibri"/>
        </w:rPr>
        <w:t xml:space="preserve"> inconsistency on the returned </w:t>
      </w:r>
      <w:r w:rsidR="00297BF2" w:rsidRPr="00E352EF">
        <w:t>Dataset</w:t>
      </w:r>
      <w:r w:rsidRPr="00E352EF">
        <w:rPr>
          <w:rFonts w:ascii="Cambria" w:eastAsia="Calibri" w:hAnsi="Cambria" w:cs="Calibri"/>
        </w:rPr>
        <w:t xml:space="preserve">. </w:t>
      </w:r>
    </w:p>
    <w:p w14:paraId="24896480" w14:textId="77777777" w:rsidR="006479D5" w:rsidRPr="00E352EF" w:rsidRDefault="006479D5" w:rsidP="00897489">
      <w:pPr>
        <w:jc w:val="both"/>
        <w:rPr>
          <w:rFonts w:ascii="Cambria" w:eastAsia="Calibri" w:hAnsi="Cambria" w:cs="Calibri"/>
        </w:rPr>
      </w:pPr>
    </w:p>
    <w:p w14:paraId="6B77DF46"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Example</w:t>
      </w:r>
      <w:r w:rsidR="00897489" w:rsidRPr="00E352EF">
        <w:rPr>
          <w:rFonts w:ascii="Cambria" w:eastAsia="Calibri" w:hAnsi="Cambria" w:cs="Calibri"/>
          <w:i/>
          <w:color w:val="5B9BD5"/>
        </w:rPr>
        <w:t>s</w:t>
      </w:r>
      <w:r w:rsidRPr="00E352EF">
        <w:rPr>
          <w:rFonts w:ascii="Cambria" w:eastAsia="Calibri" w:hAnsi="Cambria" w:cs="Calibri"/>
          <w:i/>
          <w:color w:val="5B9BD5"/>
        </w:rPr>
        <w:t xml:space="preserve"> </w:t>
      </w:r>
    </w:p>
    <w:p w14:paraId="70BD6342" w14:textId="77777777" w:rsidR="005A2227" w:rsidRPr="00E352EF" w:rsidRDefault="0097053A" w:rsidP="00C96285">
      <w:pPr>
        <w:rPr>
          <w:rFonts w:ascii="Cambria" w:eastAsia="Calibri" w:hAnsi="Cambria"/>
        </w:rPr>
      </w:pPr>
      <w:r w:rsidRPr="00E352EF">
        <w:rPr>
          <w:rFonts w:ascii="Cambria" w:eastAsia="Calibri" w:hAnsi="Cambria"/>
        </w:rPr>
        <w:t xml:space="preserve">1) ds_2 := ds_1 </w:t>
      </w:r>
      <w:r w:rsidR="00534AA7" w:rsidRPr="00E352EF">
        <w:rPr>
          <w:rFonts w:ascii="Cambria" w:eastAsia="Calibri" w:hAnsi="Cambria"/>
          <w:b/>
        </w:rPr>
        <w:t>[</w:t>
      </w:r>
      <w:r w:rsidRPr="00E352EF">
        <w:rPr>
          <w:rFonts w:ascii="Cambria" w:eastAsia="Calibri" w:hAnsi="Cambria"/>
        </w:rPr>
        <w:t xml:space="preserve"> time = 2010, ref_area = EU25 </w:t>
      </w:r>
      <w:r w:rsidR="00534AA7" w:rsidRPr="00E352EF">
        <w:rPr>
          <w:rFonts w:ascii="Cambria" w:eastAsia="Calibri" w:hAnsi="Cambria"/>
          <w:b/>
        </w:rPr>
        <w:t>]</w:t>
      </w:r>
      <w:r w:rsidRPr="00E352EF">
        <w:rPr>
          <w:rFonts w:ascii="Cambria" w:eastAsia="Calibri" w:hAnsi="Cambria"/>
          <w:b/>
        </w:rPr>
        <w:t xml:space="preserve"> </w:t>
      </w:r>
    </w:p>
    <w:p w14:paraId="2C95CB4C" w14:textId="77777777" w:rsidR="005A2227" w:rsidRPr="00E352EF" w:rsidRDefault="005A2227">
      <w:pPr>
        <w:tabs>
          <w:tab w:val="left" w:pos="0"/>
        </w:tabs>
        <w:spacing w:after="40"/>
      </w:pPr>
    </w:p>
    <w:tbl>
      <w:tblPr>
        <w:tblW w:w="5645"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92"/>
        <w:gridCol w:w="1152"/>
        <w:gridCol w:w="1080"/>
        <w:gridCol w:w="1310"/>
        <w:gridCol w:w="1411"/>
      </w:tblGrid>
      <w:tr w:rsidR="005A2227" w:rsidRPr="00E352EF" w14:paraId="1553C90B" w14:textId="77777777">
        <w:trPr>
          <w:trHeight w:val="374"/>
        </w:trPr>
        <w:tc>
          <w:tcPr>
            <w:tcW w:w="69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09A4E0E1" w14:textId="77777777" w:rsidR="005A2227" w:rsidRPr="00E352EF" w:rsidRDefault="0097053A">
            <w:pPr>
              <w:jc w:val="both"/>
            </w:pPr>
            <w:r w:rsidRPr="00E352EF">
              <w:rPr>
                <w:rFonts w:ascii="Calibri" w:eastAsia="Calibri" w:hAnsi="Calibri" w:cs="Calibri"/>
              </w:rPr>
              <w:t>ds_1</w:t>
            </w:r>
          </w:p>
        </w:tc>
      </w:tr>
      <w:tr w:rsidR="005A2227" w:rsidRPr="00E352EF" w14:paraId="4C57CC23" w14:textId="77777777">
        <w:trPr>
          <w:trHeight w:val="101"/>
        </w:trPr>
        <w:tc>
          <w:tcPr>
            <w:tcW w:w="69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A547267" w14:textId="77777777" w:rsidR="005A2227" w:rsidRPr="00E352EF" w:rsidRDefault="0097053A">
            <w:pPr>
              <w:jc w:val="both"/>
            </w:pPr>
            <w:r w:rsidRPr="00E352EF">
              <w:rPr>
                <w:rFonts w:ascii="Calibri" w:eastAsia="Calibri" w:hAnsi="Calibri" w:cs="Calibri"/>
                <w:b/>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B5B73B" w14:textId="77777777" w:rsidR="005A2227" w:rsidRPr="00E352EF" w:rsidRDefault="0097053A">
            <w:pPr>
              <w:jc w:val="both"/>
            </w:pPr>
            <w:r w:rsidRPr="00E352EF">
              <w:rPr>
                <w:rFonts w:ascii="Calibri" w:eastAsia="Calibri" w:hAnsi="Calibri" w:cs="Calibri"/>
                <w:b/>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A4315CB" w14:textId="77777777" w:rsidR="005A2227" w:rsidRPr="00E352EF" w:rsidRDefault="0097053A">
            <w:pPr>
              <w:jc w:val="both"/>
            </w:pPr>
            <w:r w:rsidRPr="00E352EF">
              <w:rPr>
                <w:rFonts w:ascii="Calibri" w:eastAsia="Calibri" w:hAnsi="Calibri" w:cs="Calibri"/>
                <w:b/>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AA7F1E7" w14:textId="77777777" w:rsidR="005A2227" w:rsidRPr="00E352EF" w:rsidRDefault="0097053A">
            <w:pPr>
              <w:jc w:val="both"/>
            </w:pPr>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EAF1DD"/>
            <w:tcMar>
              <w:top w:w="43" w:type="dxa"/>
              <w:left w:w="43" w:type="dxa"/>
              <w:bottom w:w="43" w:type="dxa"/>
              <w:right w:w="43" w:type="dxa"/>
            </w:tcMar>
          </w:tcPr>
          <w:p w14:paraId="07F7E6A4" w14:textId="77777777" w:rsidR="005A2227" w:rsidRPr="00E352EF" w:rsidRDefault="0097053A">
            <w:pPr>
              <w:jc w:val="both"/>
            </w:pPr>
            <w:r w:rsidRPr="00E352EF">
              <w:rPr>
                <w:rFonts w:ascii="Calibri" w:eastAsia="Calibri" w:hAnsi="Calibri" w:cs="Calibri"/>
                <w:b/>
              </w:rPr>
              <w:t>OBS_STATUS</w:t>
            </w:r>
          </w:p>
        </w:tc>
      </w:tr>
      <w:tr w:rsidR="005A2227" w:rsidRPr="00E352EF" w14:paraId="1F22E43C" w14:textId="77777777">
        <w:trPr>
          <w:trHeight w:val="317"/>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3F3B25"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CCF1E1" w14:textId="77777777" w:rsidR="005A2227" w:rsidRPr="00E352EF" w:rsidRDefault="0097053A">
            <w:pPr>
              <w:jc w:val="both"/>
            </w:pPr>
            <w:r w:rsidRPr="00E352EF">
              <w:rPr>
                <w:rFonts w:ascii="Calibri" w:eastAsia="Calibri" w:hAnsi="Calibri" w:cs="Calibri"/>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680CBF"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BDC438" w14:textId="77777777" w:rsidR="005A2227" w:rsidRPr="00E352EF" w:rsidRDefault="0097053A">
            <w:pPr>
              <w:jc w:val="both"/>
            </w:pPr>
            <w:r w:rsidRPr="00E352EF">
              <w:rPr>
                <w:rFonts w:ascii="Calibri" w:eastAsia="Calibri" w:hAnsi="Calibri" w:cs="Calibri"/>
              </w:rPr>
              <w:t xml:space="preserve">20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1D6119" w14:textId="77777777" w:rsidR="005A2227" w:rsidRPr="00E352EF" w:rsidRDefault="0097053A">
            <w:pPr>
              <w:jc w:val="both"/>
            </w:pPr>
            <w:r w:rsidRPr="00E352EF">
              <w:rPr>
                <w:rFonts w:ascii="Calibri" w:eastAsia="Calibri" w:hAnsi="Calibri" w:cs="Calibri"/>
              </w:rPr>
              <w:t>D</w:t>
            </w:r>
          </w:p>
        </w:tc>
      </w:tr>
      <w:tr w:rsidR="005A2227" w:rsidRPr="00E352EF" w14:paraId="7A677F25"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9A97B5"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BAC049" w14:textId="77777777" w:rsidR="005A2227" w:rsidRPr="00E352EF" w:rsidRDefault="0097053A">
            <w:pPr>
              <w:jc w:val="both"/>
            </w:pPr>
            <w:r w:rsidRPr="00E352EF">
              <w:rPr>
                <w:rFonts w:ascii="Calibri" w:eastAsia="Calibri" w:hAnsi="Calibri" w:cs="Calibri"/>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6F9FF1"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5797EC" w14:textId="77777777" w:rsidR="005A2227" w:rsidRPr="00E352EF" w:rsidRDefault="0097053A">
            <w:pPr>
              <w:jc w:val="both"/>
            </w:pPr>
            <w:r w:rsidRPr="00E352EF">
              <w:rPr>
                <w:rFonts w:ascii="Calibri" w:eastAsia="Calibri" w:hAnsi="Calibri" w:cs="Calibri"/>
              </w:rPr>
              <w:t>1</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6C1B7E" w14:textId="77777777" w:rsidR="005A2227" w:rsidRPr="00E352EF" w:rsidRDefault="0097053A">
            <w:pPr>
              <w:jc w:val="both"/>
            </w:pPr>
            <w:r w:rsidRPr="00E352EF">
              <w:rPr>
                <w:rFonts w:ascii="Calibri" w:eastAsia="Calibri" w:hAnsi="Calibri" w:cs="Calibri"/>
              </w:rPr>
              <w:t>P</w:t>
            </w:r>
          </w:p>
        </w:tc>
      </w:tr>
      <w:tr w:rsidR="005A2227" w:rsidRPr="00E352EF" w14:paraId="48ECDB68"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85AE7E"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8401F2" w14:textId="77777777" w:rsidR="005A2227" w:rsidRPr="00E352EF" w:rsidRDefault="0097053A">
            <w:pPr>
              <w:jc w:val="both"/>
            </w:pPr>
            <w:r w:rsidRPr="00E352EF">
              <w:rPr>
                <w:rFonts w:ascii="Calibri" w:eastAsia="Calibri" w:hAnsi="Calibri" w:cs="Calibri"/>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4B8997"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EA3642" w14:textId="77777777" w:rsidR="005A2227" w:rsidRPr="00E352EF" w:rsidRDefault="0097053A">
            <w:pPr>
              <w:jc w:val="both"/>
            </w:pPr>
            <w:r w:rsidRPr="00E352EF">
              <w:rPr>
                <w:rFonts w:ascii="Calibri" w:eastAsia="Calibri" w:hAnsi="Calibri" w:cs="Calibri"/>
              </w:rPr>
              <w:t xml:space="preserve">1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3031A1" w14:textId="77777777" w:rsidR="005A2227" w:rsidRPr="00E352EF" w:rsidRDefault="0097053A">
            <w:pPr>
              <w:jc w:val="both"/>
            </w:pPr>
            <w:r w:rsidRPr="00E352EF">
              <w:rPr>
                <w:rFonts w:ascii="Calibri" w:eastAsia="Calibri" w:hAnsi="Calibri" w:cs="Calibri"/>
              </w:rPr>
              <w:t>P</w:t>
            </w:r>
          </w:p>
        </w:tc>
      </w:tr>
      <w:tr w:rsidR="005A2227" w:rsidRPr="00E352EF" w14:paraId="4DAA2BC0"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AA109A"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4BCC65" w14:textId="77777777" w:rsidR="005A2227" w:rsidRPr="00E352EF" w:rsidRDefault="0097053A">
            <w:pPr>
              <w:jc w:val="both"/>
            </w:pPr>
            <w:r w:rsidRPr="00E352EF">
              <w:rPr>
                <w:rFonts w:ascii="Calibri" w:eastAsia="Calibri" w:hAnsi="Calibri" w:cs="Calibri"/>
              </w:rPr>
              <w:t>EU27</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ED2079"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039D5E" w14:textId="77777777" w:rsidR="005A2227" w:rsidRPr="00E352EF" w:rsidRDefault="0097053A">
            <w:pPr>
              <w:jc w:val="both"/>
            </w:pPr>
            <w:r w:rsidRPr="00E352EF">
              <w:rPr>
                <w:rFonts w:ascii="Calibri" w:eastAsia="Calibri" w:hAnsi="Calibri" w:cs="Calibri"/>
              </w:rPr>
              <w:t xml:space="preserve">23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B91010" w14:textId="77777777" w:rsidR="005A2227" w:rsidRPr="00E352EF" w:rsidRDefault="0097053A">
            <w:pPr>
              <w:jc w:val="both"/>
            </w:pPr>
            <w:r w:rsidRPr="00E352EF">
              <w:rPr>
                <w:rFonts w:ascii="Calibri" w:eastAsia="Calibri" w:hAnsi="Calibri" w:cs="Calibri"/>
              </w:rPr>
              <w:t>P</w:t>
            </w:r>
          </w:p>
        </w:tc>
      </w:tr>
    </w:tbl>
    <w:p w14:paraId="57A73EFE" w14:textId="77777777" w:rsidR="005A2227" w:rsidRPr="00E352EF" w:rsidRDefault="005A2227">
      <w:pPr>
        <w:tabs>
          <w:tab w:val="left" w:pos="0"/>
        </w:tabs>
        <w:spacing w:after="40"/>
      </w:pPr>
    </w:p>
    <w:p w14:paraId="1F8B0BBD" w14:textId="77777777" w:rsidR="006479D5" w:rsidRPr="00E352EF" w:rsidRDefault="006479D5">
      <w:pPr>
        <w:tabs>
          <w:tab w:val="left" w:pos="0"/>
        </w:tabs>
        <w:spacing w:after="40"/>
      </w:pPr>
    </w:p>
    <w:tbl>
      <w:tblPr>
        <w:tblW w:w="3802"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081"/>
        <w:gridCol w:w="1310"/>
        <w:gridCol w:w="1411"/>
      </w:tblGrid>
      <w:tr w:rsidR="005A2227" w:rsidRPr="00E352EF" w14:paraId="1A72C26A" w14:textId="77777777">
        <w:trPr>
          <w:trHeight w:val="331"/>
        </w:trPr>
        <w:tc>
          <w:tcPr>
            <w:tcW w:w="108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46287DE6" w14:textId="77777777" w:rsidR="005A2227" w:rsidRPr="00E352EF" w:rsidRDefault="0097053A">
            <w:pPr>
              <w:jc w:val="both"/>
            </w:pPr>
            <w:r w:rsidRPr="00E352EF">
              <w:rPr>
                <w:rFonts w:ascii="Calibri" w:eastAsia="Calibri" w:hAnsi="Calibri" w:cs="Calibri"/>
              </w:rPr>
              <w:t>ds_2</w:t>
            </w:r>
          </w:p>
        </w:tc>
      </w:tr>
      <w:tr w:rsidR="005A2227" w:rsidRPr="00E352EF" w14:paraId="1D5722B7" w14:textId="77777777">
        <w:trPr>
          <w:trHeight w:val="101"/>
        </w:trPr>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F991887" w14:textId="77777777" w:rsidR="005A2227" w:rsidRPr="00E352EF" w:rsidRDefault="0097053A">
            <w:pPr>
              <w:jc w:val="both"/>
            </w:pPr>
            <w:r w:rsidRPr="00E352EF">
              <w:rPr>
                <w:rFonts w:ascii="Calibri" w:eastAsia="Calibri" w:hAnsi="Calibri" w:cs="Calibri"/>
                <w:b/>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F4EB979" w14:textId="77777777" w:rsidR="005A2227" w:rsidRPr="00E352EF" w:rsidRDefault="0097053A">
            <w:pPr>
              <w:jc w:val="both"/>
            </w:pPr>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C5E0B3"/>
            <w:tcMar>
              <w:top w:w="43" w:type="dxa"/>
              <w:left w:w="43" w:type="dxa"/>
              <w:bottom w:w="43" w:type="dxa"/>
              <w:right w:w="43" w:type="dxa"/>
            </w:tcMar>
          </w:tcPr>
          <w:p w14:paraId="3A2E4D45" w14:textId="77777777" w:rsidR="005A2227" w:rsidRPr="00E352EF" w:rsidRDefault="0097053A">
            <w:pPr>
              <w:jc w:val="both"/>
            </w:pPr>
            <w:r w:rsidRPr="00E352EF">
              <w:rPr>
                <w:rFonts w:ascii="Calibri" w:eastAsia="Calibri" w:hAnsi="Calibri" w:cs="Calibri"/>
                <w:b/>
              </w:rPr>
              <w:t>OBS_STATUS</w:t>
            </w:r>
          </w:p>
        </w:tc>
      </w:tr>
      <w:tr w:rsidR="005A2227" w:rsidRPr="00E352EF" w14:paraId="1B0919AF" w14:textId="77777777">
        <w:trPr>
          <w:trHeight w:val="216"/>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DB875F"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E50687" w14:textId="77777777" w:rsidR="005A2227" w:rsidRPr="00E352EF" w:rsidRDefault="0097053A">
            <w:pPr>
              <w:jc w:val="both"/>
            </w:pPr>
            <w:r w:rsidRPr="00E352EF">
              <w:rPr>
                <w:rFonts w:ascii="Calibri" w:eastAsia="Calibri" w:hAnsi="Calibri" w:cs="Calibri"/>
              </w:rPr>
              <w:t xml:space="preserve">20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3839AB" w14:textId="77777777" w:rsidR="005A2227" w:rsidRPr="00E352EF" w:rsidRDefault="0097053A">
            <w:pPr>
              <w:jc w:val="both"/>
            </w:pPr>
            <w:r w:rsidRPr="00E352EF">
              <w:rPr>
                <w:rFonts w:ascii="Calibri" w:eastAsia="Calibri" w:hAnsi="Calibri" w:cs="Calibri"/>
              </w:rPr>
              <w:t>D</w:t>
            </w:r>
          </w:p>
        </w:tc>
      </w:tr>
    </w:tbl>
    <w:p w14:paraId="472B09C4" w14:textId="77777777" w:rsidR="005A2227" w:rsidRPr="00E352EF" w:rsidRDefault="005A2227">
      <w:pPr>
        <w:tabs>
          <w:tab w:val="left" w:pos="0"/>
        </w:tabs>
        <w:spacing w:after="40"/>
      </w:pPr>
    </w:p>
    <w:p w14:paraId="59229113" w14:textId="77777777" w:rsidR="005A2227" w:rsidRPr="00E352EF" w:rsidRDefault="0097053A" w:rsidP="00C96285">
      <w:pPr>
        <w:rPr>
          <w:rFonts w:ascii="Cambria" w:hAnsi="Cambria"/>
        </w:rPr>
      </w:pPr>
      <w:r w:rsidRPr="00E352EF">
        <w:rPr>
          <w:rFonts w:ascii="Cambria" w:eastAsia="Calibri" w:hAnsi="Cambria"/>
        </w:rPr>
        <w:t xml:space="preserve">2) ds_2 := ds_1 </w:t>
      </w:r>
      <w:r w:rsidR="00534AA7" w:rsidRPr="00E352EF">
        <w:rPr>
          <w:rFonts w:ascii="Cambria" w:eastAsia="Calibri" w:hAnsi="Cambria"/>
          <w:b/>
        </w:rPr>
        <w:t>[</w:t>
      </w:r>
      <w:r w:rsidRPr="00E352EF">
        <w:rPr>
          <w:rFonts w:ascii="Cambria" w:eastAsia="Calibri" w:hAnsi="Cambria"/>
        </w:rPr>
        <w:t xml:space="preserve">time = 2010, ref_area = EU25, partner = CA </w:t>
      </w:r>
      <w:r w:rsidR="00534AA7" w:rsidRPr="00E352EF">
        <w:rPr>
          <w:rFonts w:ascii="Cambria" w:eastAsia="Calibri" w:hAnsi="Cambria"/>
          <w:b/>
        </w:rPr>
        <w:t>]</w:t>
      </w:r>
      <w:r w:rsidRPr="00E352EF">
        <w:rPr>
          <w:rFonts w:ascii="Cambria" w:eastAsia="Calibri" w:hAnsi="Cambria"/>
          <w:b/>
        </w:rPr>
        <w:t xml:space="preserve"> </w:t>
      </w:r>
    </w:p>
    <w:p w14:paraId="1E245CD2" w14:textId="77777777" w:rsidR="005A2227" w:rsidRPr="00E352EF" w:rsidRDefault="005A2227">
      <w:pPr>
        <w:tabs>
          <w:tab w:val="left" w:pos="0"/>
        </w:tabs>
        <w:spacing w:after="40"/>
      </w:pPr>
    </w:p>
    <w:tbl>
      <w:tblPr>
        <w:tblW w:w="2722"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310"/>
        <w:gridCol w:w="1412"/>
      </w:tblGrid>
      <w:tr w:rsidR="005A2227" w:rsidRPr="00E352EF" w14:paraId="331ADD52" w14:textId="77777777">
        <w:trPr>
          <w:trHeight w:val="101"/>
        </w:trPr>
        <w:tc>
          <w:tcPr>
            <w:tcW w:w="1310"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7409B2BC" w14:textId="77777777" w:rsidR="005A2227" w:rsidRPr="00E352EF" w:rsidRDefault="0097053A">
            <w:pPr>
              <w:jc w:val="both"/>
            </w:pPr>
            <w:r w:rsidRPr="00E352EF">
              <w:rPr>
                <w:rFonts w:ascii="Calibri" w:eastAsia="Calibri" w:hAnsi="Calibri" w:cs="Calibri"/>
              </w:rPr>
              <w:t>ds_2</w:t>
            </w:r>
          </w:p>
        </w:tc>
      </w:tr>
      <w:tr w:rsidR="005A2227" w:rsidRPr="00E352EF" w14:paraId="2174C256" w14:textId="77777777">
        <w:trPr>
          <w:trHeight w:val="101"/>
        </w:trPr>
        <w:tc>
          <w:tcPr>
            <w:tcW w:w="131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8A9528E" w14:textId="77777777" w:rsidR="005A2227" w:rsidRPr="00E352EF" w:rsidRDefault="0097053A">
            <w:pPr>
              <w:jc w:val="both"/>
            </w:pPr>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C5E0B3"/>
            <w:tcMar>
              <w:top w:w="43" w:type="dxa"/>
              <w:left w:w="43" w:type="dxa"/>
              <w:bottom w:w="43" w:type="dxa"/>
              <w:right w:w="43" w:type="dxa"/>
            </w:tcMar>
          </w:tcPr>
          <w:p w14:paraId="02D0DB2B" w14:textId="77777777" w:rsidR="005A2227" w:rsidRPr="00E352EF" w:rsidRDefault="0097053A">
            <w:pPr>
              <w:jc w:val="both"/>
            </w:pPr>
            <w:r w:rsidRPr="00E352EF">
              <w:rPr>
                <w:rFonts w:ascii="Calibri" w:eastAsia="Calibri" w:hAnsi="Calibri" w:cs="Calibri"/>
                <w:b/>
              </w:rPr>
              <w:t>OBS_STATUS</w:t>
            </w:r>
          </w:p>
        </w:tc>
      </w:tr>
      <w:tr w:rsidR="005A2227" w:rsidRPr="00E352EF" w14:paraId="3CD946E9" w14:textId="77777777">
        <w:trPr>
          <w:trHeight w:val="302"/>
        </w:trPr>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501C30" w14:textId="77777777" w:rsidR="005A2227" w:rsidRPr="00E352EF" w:rsidRDefault="0097053A">
            <w:pPr>
              <w:jc w:val="both"/>
            </w:pPr>
            <w:r w:rsidRPr="00E352EF">
              <w:rPr>
                <w:rFonts w:ascii="Calibri" w:eastAsia="Calibri" w:hAnsi="Calibri" w:cs="Calibri"/>
              </w:rPr>
              <w:t xml:space="preserve">20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5617BB" w14:textId="77777777" w:rsidR="005A2227" w:rsidRPr="00E352EF" w:rsidRDefault="0097053A">
            <w:pPr>
              <w:jc w:val="both"/>
            </w:pPr>
            <w:r w:rsidRPr="00E352EF">
              <w:rPr>
                <w:rFonts w:ascii="Calibri" w:eastAsia="Calibri" w:hAnsi="Calibri" w:cs="Calibri"/>
              </w:rPr>
              <w:t>D</w:t>
            </w:r>
          </w:p>
        </w:tc>
      </w:tr>
    </w:tbl>
    <w:p w14:paraId="76823AB9" w14:textId="77777777" w:rsidR="005A2227" w:rsidRPr="00E352EF" w:rsidRDefault="005A2227"/>
    <w:p w14:paraId="7D13C27D" w14:textId="77777777" w:rsidR="005A2227" w:rsidRPr="00E352EF" w:rsidRDefault="0097053A" w:rsidP="00C96285">
      <w:pPr>
        <w:rPr>
          <w:rFonts w:ascii="Cambria" w:eastAsia="Calibri" w:hAnsi="Cambria"/>
        </w:rPr>
      </w:pPr>
      <w:r w:rsidRPr="00E352EF">
        <w:rPr>
          <w:rFonts w:ascii="Cambria" w:eastAsia="Calibri" w:hAnsi="Cambria"/>
        </w:rPr>
        <w:t xml:space="preserve">3) ds_2 := ds_1 </w:t>
      </w:r>
      <w:r w:rsidR="00534AA7" w:rsidRPr="00E352EF">
        <w:rPr>
          <w:rFonts w:ascii="Cambria" w:eastAsia="Calibri" w:hAnsi="Cambria"/>
          <w:b/>
        </w:rPr>
        <w:t>[</w:t>
      </w:r>
      <w:r w:rsidRPr="00E352EF">
        <w:rPr>
          <w:rFonts w:ascii="Cambria" w:eastAsia="Calibri" w:hAnsi="Cambria"/>
        </w:rPr>
        <w:t xml:space="preserve">ref_area = EU25 </w:t>
      </w:r>
      <w:r w:rsidR="00534AA7" w:rsidRPr="00E352EF">
        <w:rPr>
          <w:rFonts w:ascii="Cambria" w:eastAsia="Calibri" w:hAnsi="Cambria"/>
          <w:b/>
        </w:rPr>
        <w:t>]</w:t>
      </w:r>
      <w:r w:rsidRPr="00E352EF">
        <w:rPr>
          <w:rFonts w:ascii="Cambria" w:eastAsia="Calibri" w:hAnsi="Cambria"/>
        </w:rPr>
        <w:t xml:space="preserve"> +  ds_1</w:t>
      </w:r>
      <w:r w:rsidR="00534AA7" w:rsidRPr="00E352EF">
        <w:rPr>
          <w:rFonts w:ascii="Cambria" w:eastAsia="Calibri" w:hAnsi="Cambria"/>
          <w:b/>
        </w:rPr>
        <w:t>[</w:t>
      </w:r>
      <w:r w:rsidRPr="00E352EF">
        <w:rPr>
          <w:rFonts w:ascii="Cambria" w:eastAsia="Calibri" w:hAnsi="Cambria"/>
          <w:b/>
        </w:rPr>
        <w:t xml:space="preserve"> </w:t>
      </w:r>
      <w:r w:rsidRPr="00E352EF">
        <w:rPr>
          <w:rFonts w:ascii="Cambria" w:eastAsia="Calibri" w:hAnsi="Cambria"/>
        </w:rPr>
        <w:t xml:space="preserve">ref_area = BG </w:t>
      </w:r>
      <w:r w:rsidR="00534AA7" w:rsidRPr="00E352EF">
        <w:rPr>
          <w:rFonts w:ascii="Cambria" w:eastAsia="Calibri" w:hAnsi="Cambria"/>
          <w:b/>
        </w:rPr>
        <w:t>]</w:t>
      </w:r>
      <w:r w:rsidRPr="00E352EF">
        <w:rPr>
          <w:rFonts w:ascii="Cambria" w:eastAsia="Calibri" w:hAnsi="Cambria"/>
        </w:rPr>
        <w:t xml:space="preserve"> + ds_1 </w:t>
      </w:r>
      <w:r w:rsidR="00534AA7" w:rsidRPr="00E352EF">
        <w:rPr>
          <w:rFonts w:ascii="Cambria" w:eastAsia="Calibri" w:hAnsi="Cambria"/>
          <w:b/>
        </w:rPr>
        <w:t>[</w:t>
      </w:r>
      <w:r w:rsidRPr="00E352EF">
        <w:rPr>
          <w:rFonts w:ascii="Cambria" w:eastAsia="Calibri" w:hAnsi="Cambria"/>
        </w:rPr>
        <w:t xml:space="preserve"> ref_area = RO </w:t>
      </w:r>
      <w:r w:rsidR="00534AA7" w:rsidRPr="00E352EF">
        <w:rPr>
          <w:rFonts w:ascii="Cambria" w:eastAsia="Calibri" w:hAnsi="Cambria"/>
          <w:b/>
        </w:rPr>
        <w:t>]</w:t>
      </w:r>
    </w:p>
    <w:p w14:paraId="7A193C34" w14:textId="77777777" w:rsidR="005A2227" w:rsidRPr="00E352EF" w:rsidRDefault="005A2227">
      <w:pPr>
        <w:tabs>
          <w:tab w:val="left" w:pos="0"/>
        </w:tabs>
        <w:spacing w:after="40"/>
      </w:pPr>
    </w:p>
    <w:tbl>
      <w:tblPr>
        <w:tblW w:w="3082"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92"/>
        <w:gridCol w:w="1080"/>
        <w:gridCol w:w="1310"/>
      </w:tblGrid>
      <w:tr w:rsidR="005A2227" w:rsidRPr="00E352EF" w14:paraId="498ED478" w14:textId="77777777">
        <w:trPr>
          <w:trHeight w:val="374"/>
        </w:trPr>
        <w:tc>
          <w:tcPr>
            <w:tcW w:w="691"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35278E67" w14:textId="77777777" w:rsidR="005A2227" w:rsidRPr="00E352EF" w:rsidRDefault="0097053A">
            <w:pPr>
              <w:jc w:val="both"/>
            </w:pPr>
            <w:r w:rsidRPr="00E352EF">
              <w:rPr>
                <w:rFonts w:ascii="Calibri" w:eastAsia="Calibri" w:hAnsi="Calibri" w:cs="Calibri"/>
              </w:rPr>
              <w:t>ds_2</w:t>
            </w:r>
          </w:p>
        </w:tc>
      </w:tr>
      <w:tr w:rsidR="005A2227" w:rsidRPr="00E352EF" w14:paraId="2892FC72" w14:textId="77777777">
        <w:trPr>
          <w:trHeight w:val="101"/>
        </w:trPr>
        <w:tc>
          <w:tcPr>
            <w:tcW w:w="69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779CB46" w14:textId="77777777" w:rsidR="005A2227" w:rsidRPr="00E352EF" w:rsidRDefault="0097053A">
            <w:pPr>
              <w:jc w:val="both"/>
            </w:pPr>
            <w:r w:rsidRPr="00E352EF">
              <w:rPr>
                <w:rFonts w:ascii="Calibri" w:eastAsia="Calibri" w:hAnsi="Calibri" w:cs="Calibri"/>
                <w:b/>
              </w:rPr>
              <w:t xml:space="preserve">TIME </w:t>
            </w:r>
          </w:p>
        </w:tc>
        <w:tc>
          <w:tcPr>
            <w:tcW w:w="1080" w:type="dxa"/>
            <w:tcBorders>
              <w:top w:val="single" w:sz="6" w:space="0" w:color="000000"/>
              <w:left w:val="single" w:sz="6" w:space="0" w:color="000000"/>
              <w:bottom w:val="single" w:sz="6" w:space="0" w:color="000000"/>
              <w:right w:val="single" w:sz="6" w:space="0" w:color="000000"/>
            </w:tcBorders>
            <w:shd w:val="clear" w:color="auto" w:fill="D5DCE4"/>
            <w:tcMar>
              <w:top w:w="43" w:type="dxa"/>
              <w:left w:w="43" w:type="dxa"/>
              <w:bottom w:w="43" w:type="dxa"/>
              <w:right w:w="43" w:type="dxa"/>
            </w:tcMar>
          </w:tcPr>
          <w:p w14:paraId="66780170" w14:textId="77777777" w:rsidR="005A2227" w:rsidRPr="00E352EF" w:rsidRDefault="0097053A">
            <w:pPr>
              <w:jc w:val="both"/>
            </w:pPr>
            <w:r w:rsidRPr="00E352EF">
              <w:rPr>
                <w:rFonts w:ascii="Calibri" w:eastAsia="Calibri" w:hAnsi="Calibri" w:cs="Calibri"/>
                <w:b/>
                <w:shd w:val="clear" w:color="auto" w:fill="C6D9F1"/>
              </w:rPr>
              <w:t>PARTNER</w:t>
            </w:r>
            <w:r w:rsidRPr="00E352EF">
              <w:rPr>
                <w:rFonts w:ascii="Calibri" w:eastAsia="Calibri" w:hAnsi="Calibri" w:cs="Calibri"/>
                <w:b/>
              </w:rPr>
              <w:t xml:space="preserve"> </w:t>
            </w:r>
          </w:p>
        </w:tc>
        <w:tc>
          <w:tcPr>
            <w:tcW w:w="1310" w:type="dxa"/>
            <w:tcBorders>
              <w:top w:val="single" w:sz="6" w:space="0" w:color="000000"/>
              <w:left w:val="single" w:sz="6" w:space="0" w:color="000000"/>
              <w:bottom w:val="single" w:sz="6" w:space="0" w:color="000000"/>
              <w:right w:val="single" w:sz="6" w:space="0" w:color="000000"/>
            </w:tcBorders>
            <w:shd w:val="clear" w:color="auto" w:fill="C5E0B3"/>
            <w:tcMar>
              <w:top w:w="43" w:type="dxa"/>
              <w:left w:w="43" w:type="dxa"/>
              <w:bottom w:w="43" w:type="dxa"/>
              <w:right w:w="43" w:type="dxa"/>
            </w:tcMar>
          </w:tcPr>
          <w:p w14:paraId="24DC0AB1" w14:textId="77777777" w:rsidR="005A2227" w:rsidRPr="00E352EF" w:rsidRDefault="0097053A">
            <w:pPr>
              <w:jc w:val="both"/>
            </w:pPr>
            <w:r w:rsidRPr="00E352EF">
              <w:rPr>
                <w:rFonts w:ascii="Calibri" w:eastAsia="Calibri" w:hAnsi="Calibri" w:cs="Calibri"/>
                <w:b/>
              </w:rPr>
              <w:t xml:space="preserve">OBS_VALUE </w:t>
            </w:r>
          </w:p>
        </w:tc>
      </w:tr>
      <w:tr w:rsidR="005A2227" w:rsidRPr="00E352EF" w14:paraId="24F59A0C" w14:textId="77777777">
        <w:trPr>
          <w:trHeight w:val="230"/>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EB7A95" w14:textId="77777777" w:rsidR="005A2227" w:rsidRPr="00E352EF" w:rsidRDefault="0097053A">
            <w:pPr>
              <w:jc w:val="both"/>
            </w:pPr>
            <w:r w:rsidRPr="00E352EF">
              <w:rPr>
                <w:rFonts w:ascii="Calibri" w:eastAsia="Calibri" w:hAnsi="Calibri" w:cs="Calibri"/>
              </w:rPr>
              <w:t>2010</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CA5F73"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BC96E4" w14:textId="77777777" w:rsidR="005A2227" w:rsidRPr="00E352EF" w:rsidRDefault="0097053A">
            <w:pPr>
              <w:jc w:val="both"/>
            </w:pPr>
            <w:r w:rsidRPr="00E352EF">
              <w:rPr>
                <w:rFonts w:ascii="Calibri" w:eastAsia="Calibri" w:hAnsi="Calibri" w:cs="Calibri"/>
              </w:rPr>
              <w:t xml:space="preserve">22 </w:t>
            </w:r>
          </w:p>
        </w:tc>
      </w:tr>
    </w:tbl>
    <w:p w14:paraId="7D238384" w14:textId="77777777" w:rsidR="005A2227" w:rsidRPr="00E352EF" w:rsidRDefault="005A2227"/>
    <w:p w14:paraId="567951E4" w14:textId="77777777" w:rsidR="005A2227" w:rsidRPr="00E352EF" w:rsidRDefault="0097053A" w:rsidP="00C96285">
      <w:pPr>
        <w:rPr>
          <w:rFonts w:ascii="Cambria" w:eastAsia="Calibri" w:hAnsi="Cambria"/>
        </w:rPr>
      </w:pPr>
      <w:r w:rsidRPr="00E352EF">
        <w:rPr>
          <w:rFonts w:ascii="Cambria" w:eastAsia="Calibri" w:hAnsi="Cambria"/>
        </w:rPr>
        <w:t xml:space="preserve">4) ds_2 := ds_1 </w:t>
      </w:r>
      <w:r w:rsidR="00534AA7" w:rsidRPr="00E352EF">
        <w:rPr>
          <w:rFonts w:ascii="Cambria" w:eastAsia="Calibri" w:hAnsi="Cambria"/>
          <w:b/>
        </w:rPr>
        <w:t>[</w:t>
      </w:r>
      <w:r w:rsidRPr="00E352EF">
        <w:rPr>
          <w:rFonts w:ascii="Cambria" w:eastAsia="Calibri" w:hAnsi="Cambria"/>
        </w:rPr>
        <w:t xml:space="preserve"> time = 2010, ref_area = EU25 </w:t>
      </w:r>
      <w:r w:rsidR="00534AA7" w:rsidRPr="00E352EF">
        <w:rPr>
          <w:rFonts w:ascii="Cambria" w:eastAsia="Calibri" w:hAnsi="Cambria"/>
          <w:b/>
        </w:rPr>
        <w:t>]</w:t>
      </w:r>
      <w:r w:rsidRPr="00E352EF">
        <w:rPr>
          <w:rFonts w:ascii="Cambria" w:eastAsia="Calibri" w:hAnsi="Cambria"/>
        </w:rPr>
        <w:t xml:space="preserve"> </w:t>
      </w:r>
    </w:p>
    <w:p w14:paraId="07478A3F" w14:textId="77777777" w:rsidR="005A2227" w:rsidRPr="00E352EF" w:rsidRDefault="005A2227">
      <w:pPr>
        <w:tabs>
          <w:tab w:val="left" w:pos="0"/>
        </w:tabs>
        <w:spacing w:after="40"/>
      </w:pPr>
    </w:p>
    <w:tbl>
      <w:tblPr>
        <w:tblW w:w="5645"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92"/>
        <w:gridCol w:w="1152"/>
        <w:gridCol w:w="1080"/>
        <w:gridCol w:w="1310"/>
        <w:gridCol w:w="1411"/>
      </w:tblGrid>
      <w:tr w:rsidR="005A2227" w:rsidRPr="00E352EF" w14:paraId="3BA4B746" w14:textId="77777777">
        <w:trPr>
          <w:trHeight w:val="374"/>
        </w:trPr>
        <w:tc>
          <w:tcPr>
            <w:tcW w:w="69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5E8F545F" w14:textId="77777777" w:rsidR="005A2227" w:rsidRPr="00E352EF" w:rsidRDefault="0097053A">
            <w:pPr>
              <w:jc w:val="both"/>
            </w:pPr>
            <w:r w:rsidRPr="00E352EF">
              <w:rPr>
                <w:rFonts w:ascii="Calibri" w:eastAsia="Calibri" w:hAnsi="Calibri" w:cs="Calibri"/>
              </w:rPr>
              <w:t>ds_1</w:t>
            </w:r>
          </w:p>
        </w:tc>
      </w:tr>
      <w:tr w:rsidR="005A2227" w:rsidRPr="00E352EF" w14:paraId="3A5B0DBC" w14:textId="77777777">
        <w:trPr>
          <w:trHeight w:val="101"/>
        </w:trPr>
        <w:tc>
          <w:tcPr>
            <w:tcW w:w="69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917CE73" w14:textId="77777777" w:rsidR="005A2227" w:rsidRPr="00E352EF" w:rsidRDefault="0097053A">
            <w:pPr>
              <w:jc w:val="both"/>
            </w:pPr>
            <w:r w:rsidRPr="00E352EF">
              <w:rPr>
                <w:rFonts w:ascii="Calibri" w:eastAsia="Calibri" w:hAnsi="Calibri" w:cs="Calibri"/>
                <w:b/>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157D955" w14:textId="77777777" w:rsidR="005A2227" w:rsidRPr="00E352EF" w:rsidRDefault="0097053A">
            <w:pPr>
              <w:jc w:val="both"/>
            </w:pPr>
            <w:r w:rsidRPr="00E352EF">
              <w:rPr>
                <w:rFonts w:ascii="Calibri" w:eastAsia="Calibri" w:hAnsi="Calibri" w:cs="Calibri"/>
                <w:b/>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2397DA1" w14:textId="77777777" w:rsidR="005A2227" w:rsidRPr="00E352EF" w:rsidRDefault="0097053A">
            <w:pPr>
              <w:jc w:val="both"/>
            </w:pPr>
            <w:r w:rsidRPr="00E352EF">
              <w:rPr>
                <w:rFonts w:ascii="Calibri" w:eastAsia="Calibri" w:hAnsi="Calibri" w:cs="Calibri"/>
                <w:b/>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D5DCE4"/>
            <w:tcMar>
              <w:top w:w="43" w:type="dxa"/>
              <w:left w:w="43" w:type="dxa"/>
              <w:bottom w:w="43" w:type="dxa"/>
              <w:right w:w="43" w:type="dxa"/>
            </w:tcMar>
          </w:tcPr>
          <w:p w14:paraId="7295449B" w14:textId="77777777" w:rsidR="005A2227" w:rsidRPr="00E352EF" w:rsidRDefault="0097053A">
            <w:pPr>
              <w:jc w:val="both"/>
            </w:pPr>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C5E0B3"/>
            <w:tcMar>
              <w:top w:w="43" w:type="dxa"/>
              <w:left w:w="43" w:type="dxa"/>
              <w:bottom w:w="43" w:type="dxa"/>
              <w:right w:w="43" w:type="dxa"/>
            </w:tcMar>
          </w:tcPr>
          <w:p w14:paraId="6375D436" w14:textId="77777777" w:rsidR="005A2227" w:rsidRPr="00E352EF" w:rsidRDefault="0097053A">
            <w:pPr>
              <w:jc w:val="both"/>
            </w:pPr>
            <w:r w:rsidRPr="00E352EF">
              <w:rPr>
                <w:rFonts w:ascii="Calibri" w:eastAsia="Calibri" w:hAnsi="Calibri" w:cs="Calibri"/>
                <w:b/>
              </w:rPr>
              <w:t>OBS_STATUS</w:t>
            </w:r>
          </w:p>
        </w:tc>
      </w:tr>
      <w:tr w:rsidR="005A2227" w:rsidRPr="00E352EF" w14:paraId="4E3059B8" w14:textId="77777777">
        <w:trPr>
          <w:trHeight w:val="317"/>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2AB146"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DFAB50" w14:textId="77777777" w:rsidR="005A2227" w:rsidRPr="00E352EF" w:rsidRDefault="0097053A">
            <w:pPr>
              <w:jc w:val="both"/>
            </w:pPr>
            <w:r w:rsidRPr="00E352EF">
              <w:rPr>
                <w:rFonts w:ascii="Calibri" w:eastAsia="Calibri" w:hAnsi="Calibri" w:cs="Calibri"/>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BBF096"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0959C6" w14:textId="77777777" w:rsidR="005A2227" w:rsidRPr="00E352EF" w:rsidRDefault="0097053A">
            <w:pPr>
              <w:jc w:val="both"/>
            </w:pPr>
            <w:r w:rsidRPr="00E352EF">
              <w:rPr>
                <w:rFonts w:ascii="Calibri" w:eastAsia="Calibri" w:hAnsi="Calibri" w:cs="Calibri"/>
              </w:rPr>
              <w:t xml:space="preserve">20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C5CC02" w14:textId="77777777" w:rsidR="005A2227" w:rsidRPr="00E352EF" w:rsidRDefault="0097053A">
            <w:pPr>
              <w:jc w:val="both"/>
            </w:pPr>
            <w:r w:rsidRPr="00E352EF">
              <w:rPr>
                <w:rFonts w:ascii="Calibri" w:eastAsia="Calibri" w:hAnsi="Calibri" w:cs="Calibri"/>
              </w:rPr>
              <w:t>D</w:t>
            </w:r>
          </w:p>
        </w:tc>
      </w:tr>
      <w:tr w:rsidR="005A2227" w:rsidRPr="00E352EF" w14:paraId="2446B207"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EEBE63"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0AADEF" w14:textId="77777777" w:rsidR="005A2227" w:rsidRPr="00E352EF" w:rsidRDefault="0097053A">
            <w:pPr>
              <w:jc w:val="both"/>
            </w:pPr>
            <w:r w:rsidRPr="00E352EF">
              <w:rPr>
                <w:rFonts w:ascii="Calibri" w:eastAsia="Calibri" w:hAnsi="Calibri" w:cs="Calibri"/>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BF9F17" w14:textId="77777777" w:rsidR="005A2227" w:rsidRPr="00E352EF" w:rsidRDefault="0097053A">
            <w:pPr>
              <w:jc w:val="both"/>
            </w:pPr>
            <w:r w:rsidRPr="00E352EF">
              <w:rPr>
                <w:rFonts w:ascii="Calibri" w:eastAsia="Calibri" w:hAnsi="Calibri" w:cs="Calibri"/>
              </w:rPr>
              <w:t>NF</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46F32D" w14:textId="77777777" w:rsidR="005A2227" w:rsidRPr="00E352EF" w:rsidRDefault="0097053A">
            <w:pPr>
              <w:jc w:val="both"/>
            </w:pPr>
            <w:r w:rsidRPr="00E352EF">
              <w:rPr>
                <w:rFonts w:ascii="Calibri" w:eastAsia="Calibri" w:hAnsi="Calibri" w:cs="Calibri"/>
              </w:rPr>
              <w:t>1</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EBB335" w14:textId="77777777" w:rsidR="005A2227" w:rsidRPr="00E352EF" w:rsidRDefault="0097053A">
            <w:pPr>
              <w:jc w:val="both"/>
            </w:pPr>
            <w:r w:rsidRPr="00E352EF">
              <w:rPr>
                <w:rFonts w:ascii="Calibri" w:eastAsia="Calibri" w:hAnsi="Calibri" w:cs="Calibri"/>
              </w:rPr>
              <w:t>P</w:t>
            </w:r>
          </w:p>
        </w:tc>
      </w:tr>
      <w:tr w:rsidR="005A2227" w:rsidRPr="00E352EF" w14:paraId="4137CA7B"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286BBE"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BA3083" w14:textId="77777777" w:rsidR="005A2227" w:rsidRPr="00E352EF" w:rsidRDefault="0097053A">
            <w:pPr>
              <w:jc w:val="both"/>
            </w:pPr>
            <w:r w:rsidRPr="00E352EF">
              <w:rPr>
                <w:rFonts w:ascii="Calibri" w:eastAsia="Calibri" w:hAnsi="Calibri" w:cs="Calibri"/>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E3FF49"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C56A5D" w14:textId="77777777" w:rsidR="005A2227" w:rsidRPr="00E352EF" w:rsidRDefault="0097053A">
            <w:pPr>
              <w:jc w:val="both"/>
            </w:pPr>
            <w:r w:rsidRPr="00E352EF">
              <w:rPr>
                <w:rFonts w:ascii="Calibri" w:eastAsia="Calibri" w:hAnsi="Calibri" w:cs="Calibri"/>
              </w:rPr>
              <w:t xml:space="preserve">1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8E3944" w14:textId="77777777" w:rsidR="005A2227" w:rsidRPr="00E352EF" w:rsidRDefault="0097053A">
            <w:pPr>
              <w:jc w:val="both"/>
            </w:pPr>
            <w:r w:rsidRPr="00E352EF">
              <w:rPr>
                <w:rFonts w:ascii="Calibri" w:eastAsia="Calibri" w:hAnsi="Calibri" w:cs="Calibri"/>
              </w:rPr>
              <w:t>P</w:t>
            </w:r>
          </w:p>
        </w:tc>
      </w:tr>
      <w:tr w:rsidR="005A2227" w:rsidRPr="00E352EF" w14:paraId="4EF5233E"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5FB64A"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E0F40C" w14:textId="77777777" w:rsidR="005A2227" w:rsidRPr="00E352EF" w:rsidRDefault="0097053A">
            <w:pPr>
              <w:jc w:val="both"/>
            </w:pPr>
            <w:r w:rsidRPr="00E352EF">
              <w:rPr>
                <w:rFonts w:ascii="Calibri" w:eastAsia="Calibri" w:hAnsi="Calibri" w:cs="Calibri"/>
              </w:rPr>
              <w:t>EU27</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FF4EEB"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83700D" w14:textId="77777777" w:rsidR="005A2227" w:rsidRPr="00E352EF" w:rsidRDefault="0097053A">
            <w:pPr>
              <w:jc w:val="both"/>
            </w:pPr>
            <w:r w:rsidRPr="00E352EF">
              <w:rPr>
                <w:rFonts w:ascii="Calibri" w:eastAsia="Calibri" w:hAnsi="Calibri" w:cs="Calibri"/>
              </w:rPr>
              <w:t xml:space="preserve">23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6E851A" w14:textId="77777777" w:rsidR="005A2227" w:rsidRPr="00E352EF" w:rsidRDefault="0097053A">
            <w:pPr>
              <w:jc w:val="both"/>
            </w:pPr>
            <w:r w:rsidRPr="00E352EF">
              <w:rPr>
                <w:rFonts w:ascii="Calibri" w:eastAsia="Calibri" w:hAnsi="Calibri" w:cs="Calibri"/>
              </w:rPr>
              <w:t>P</w:t>
            </w:r>
          </w:p>
        </w:tc>
      </w:tr>
    </w:tbl>
    <w:p w14:paraId="2D55D179" w14:textId="77777777" w:rsidR="005A2227" w:rsidRPr="00E352EF" w:rsidRDefault="005A2227"/>
    <w:tbl>
      <w:tblPr>
        <w:tblW w:w="3802"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081"/>
        <w:gridCol w:w="1310"/>
        <w:gridCol w:w="1411"/>
      </w:tblGrid>
      <w:tr w:rsidR="005A2227" w:rsidRPr="00E352EF" w14:paraId="7045D853" w14:textId="77777777" w:rsidTr="00EA6708">
        <w:trPr>
          <w:trHeight w:val="374"/>
        </w:trPr>
        <w:tc>
          <w:tcPr>
            <w:tcW w:w="3802"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5051E187" w14:textId="77777777" w:rsidR="005A2227" w:rsidRPr="00E352EF" w:rsidRDefault="0097053A">
            <w:pPr>
              <w:jc w:val="both"/>
            </w:pPr>
            <w:r w:rsidRPr="00E352EF">
              <w:rPr>
                <w:rFonts w:ascii="Calibri" w:eastAsia="Calibri" w:hAnsi="Calibri" w:cs="Calibri"/>
              </w:rPr>
              <w:t>ds_2</w:t>
            </w:r>
          </w:p>
        </w:tc>
      </w:tr>
      <w:tr w:rsidR="005A2227" w:rsidRPr="00E352EF" w14:paraId="780EEFF0" w14:textId="77777777" w:rsidTr="00EA6708">
        <w:trPr>
          <w:trHeight w:val="101"/>
        </w:trPr>
        <w:tc>
          <w:tcPr>
            <w:tcW w:w="108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288D1A7" w14:textId="77777777" w:rsidR="005A2227" w:rsidRPr="00E352EF" w:rsidRDefault="0097053A">
            <w:pPr>
              <w:jc w:val="both"/>
            </w:pPr>
            <w:r w:rsidRPr="00E352EF">
              <w:rPr>
                <w:rFonts w:ascii="Calibri" w:eastAsia="Calibri" w:hAnsi="Calibri" w:cs="Calibri"/>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D5DCE4"/>
            <w:tcMar>
              <w:top w:w="43" w:type="dxa"/>
              <w:left w:w="43" w:type="dxa"/>
              <w:bottom w:w="43" w:type="dxa"/>
              <w:right w:w="43" w:type="dxa"/>
            </w:tcMar>
          </w:tcPr>
          <w:p w14:paraId="15DFC3EB" w14:textId="77777777" w:rsidR="005A2227" w:rsidRPr="00E352EF" w:rsidRDefault="0097053A">
            <w:pPr>
              <w:jc w:val="both"/>
            </w:pPr>
            <w:r w:rsidRPr="00E352EF">
              <w:rPr>
                <w:rFonts w:ascii="Calibri" w:eastAsia="Calibri" w:hAnsi="Calibri" w:cs="Calibri"/>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C5E0B3"/>
            <w:tcMar>
              <w:top w:w="43" w:type="dxa"/>
              <w:left w:w="43" w:type="dxa"/>
              <w:bottom w:w="43" w:type="dxa"/>
              <w:right w:w="43" w:type="dxa"/>
            </w:tcMar>
          </w:tcPr>
          <w:p w14:paraId="446BD674" w14:textId="77777777" w:rsidR="005A2227" w:rsidRPr="00E352EF" w:rsidRDefault="0097053A">
            <w:pPr>
              <w:jc w:val="both"/>
            </w:pPr>
            <w:r w:rsidRPr="00E352EF">
              <w:rPr>
                <w:rFonts w:ascii="Calibri" w:eastAsia="Calibri" w:hAnsi="Calibri" w:cs="Calibri"/>
              </w:rPr>
              <w:t>OBS_STATUS</w:t>
            </w:r>
          </w:p>
        </w:tc>
      </w:tr>
      <w:tr w:rsidR="005A2227" w:rsidRPr="00E352EF" w14:paraId="77D4860A" w14:textId="77777777" w:rsidTr="00EA6708">
        <w:trPr>
          <w:trHeight w:val="216"/>
        </w:trPr>
        <w:tc>
          <w:tcPr>
            <w:tcW w:w="10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17B52F"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8EB499" w14:textId="77777777" w:rsidR="005A2227" w:rsidRPr="00E352EF" w:rsidRDefault="0097053A">
            <w:pPr>
              <w:jc w:val="both"/>
            </w:pPr>
            <w:r w:rsidRPr="00E352EF">
              <w:rPr>
                <w:rFonts w:ascii="Calibri" w:eastAsia="Calibri" w:hAnsi="Calibri" w:cs="Calibri"/>
              </w:rPr>
              <w:t xml:space="preserve">20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B33A67" w14:textId="77777777" w:rsidR="005A2227" w:rsidRPr="00E352EF" w:rsidRDefault="0097053A">
            <w:pPr>
              <w:jc w:val="both"/>
            </w:pPr>
            <w:r w:rsidRPr="00E352EF">
              <w:rPr>
                <w:rFonts w:ascii="Calibri" w:eastAsia="Calibri" w:hAnsi="Calibri" w:cs="Calibri"/>
              </w:rPr>
              <w:t>D</w:t>
            </w:r>
          </w:p>
        </w:tc>
      </w:tr>
      <w:tr w:rsidR="005A2227" w:rsidRPr="00E352EF" w14:paraId="5C49C792" w14:textId="77777777" w:rsidTr="00EA6708">
        <w:trPr>
          <w:trHeight w:val="216"/>
        </w:trPr>
        <w:tc>
          <w:tcPr>
            <w:tcW w:w="10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271AF4" w14:textId="77777777" w:rsidR="005A2227" w:rsidRPr="00E352EF" w:rsidRDefault="0097053A">
            <w:pPr>
              <w:jc w:val="both"/>
            </w:pPr>
            <w:r w:rsidRPr="00E352EF">
              <w:rPr>
                <w:rFonts w:ascii="Calibri" w:eastAsia="Calibri" w:hAnsi="Calibri" w:cs="Calibri"/>
              </w:rPr>
              <w:t>NF</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41DD15" w14:textId="77777777" w:rsidR="005A2227" w:rsidRPr="00E352EF" w:rsidRDefault="0097053A">
            <w:pPr>
              <w:jc w:val="both"/>
            </w:pPr>
            <w:r w:rsidRPr="00E352EF">
              <w:rPr>
                <w:rFonts w:ascii="Calibri" w:eastAsia="Calibri" w:hAnsi="Calibri" w:cs="Calibri"/>
              </w:rPr>
              <w:t>1</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CB2B53" w14:textId="77777777" w:rsidR="005A2227" w:rsidRPr="00E352EF" w:rsidRDefault="0097053A">
            <w:pPr>
              <w:jc w:val="both"/>
            </w:pPr>
            <w:r w:rsidRPr="00E352EF">
              <w:rPr>
                <w:rFonts w:ascii="Calibri" w:eastAsia="Calibri" w:hAnsi="Calibri" w:cs="Calibri"/>
              </w:rPr>
              <w:t>P</w:t>
            </w:r>
          </w:p>
        </w:tc>
      </w:tr>
    </w:tbl>
    <w:p w14:paraId="41EDE605" w14:textId="77777777" w:rsidR="006479D5" w:rsidRPr="00E352EF" w:rsidRDefault="006479D5" w:rsidP="006479D5">
      <w:pPr>
        <w:jc w:val="both"/>
        <w:rPr>
          <w:rFonts w:ascii="Cambria" w:eastAsia="Calibri" w:hAnsi="Cambria" w:cs="Calibri"/>
        </w:rPr>
      </w:pPr>
    </w:p>
    <w:p w14:paraId="09B58712" w14:textId="77777777" w:rsidR="005A2227" w:rsidRPr="00E352EF" w:rsidRDefault="008D0823" w:rsidP="00A667AB">
      <w:pPr>
        <w:pStyle w:val="Stile3"/>
        <w:rPr>
          <w:lang w:val="en-GB"/>
        </w:rPr>
      </w:pPr>
      <w:bookmarkStart w:id="11251" w:name="_Toc464487961"/>
      <w:r w:rsidRPr="00E352EF">
        <w:rPr>
          <w:lang w:val="en-GB"/>
        </w:rPr>
        <w:t>transcode</w:t>
      </w:r>
      <w:bookmarkEnd w:id="11251"/>
    </w:p>
    <w:p w14:paraId="140B7E21"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17F2817F" w14:textId="77777777" w:rsidR="005A2227" w:rsidRPr="00E352EF" w:rsidRDefault="0097053A" w:rsidP="00897489">
      <w:pPr>
        <w:rPr>
          <w:rFonts w:ascii="Cambria" w:hAnsi="Cambria"/>
        </w:rPr>
      </w:pPr>
      <w:r w:rsidRPr="00E352EF">
        <w:rPr>
          <w:rFonts w:ascii="Cambria" w:eastAsia="Calibri" w:hAnsi="Cambria" w:cs="Calibri"/>
        </w:rPr>
        <w:t xml:space="preserve">The </w:t>
      </w:r>
      <w:r w:rsidR="008D0823" w:rsidRPr="00E352EF">
        <w:rPr>
          <w:rFonts w:ascii="Cambria" w:eastAsia="Calibri" w:hAnsi="Cambria" w:cs="Calibri"/>
          <w:b/>
        </w:rPr>
        <w:t xml:space="preserve">transcode </w:t>
      </w:r>
      <w:r w:rsidRPr="00E352EF">
        <w:rPr>
          <w:rFonts w:ascii="Cambria" w:eastAsia="Calibri" w:hAnsi="Cambria" w:cs="Calibri"/>
        </w:rPr>
        <w:t xml:space="preserve">operator recodes the identifiers values using a map </w:t>
      </w:r>
      <w:r w:rsidR="00297BF2" w:rsidRPr="00E352EF">
        <w:t>Dataset</w:t>
      </w:r>
      <w:r w:rsidRPr="00E352EF">
        <w:rPr>
          <w:rFonts w:ascii="Cambria" w:eastAsia="Calibri" w:hAnsi="Cambria" w:cs="Calibri"/>
        </w:rPr>
        <w:t xml:space="preserve"> or a mapping object.</w:t>
      </w:r>
    </w:p>
    <w:p w14:paraId="4D5E9FE1" w14:textId="77777777" w:rsidR="00296497" w:rsidRPr="00E352EF" w:rsidRDefault="00296497" w:rsidP="00897489">
      <w:pPr>
        <w:rPr>
          <w:rFonts w:ascii="Cambria" w:eastAsia="Calibri" w:hAnsi="Cambria" w:cs="Calibri"/>
          <w:i/>
          <w:color w:val="5B9BD5"/>
        </w:rPr>
      </w:pPr>
    </w:p>
    <w:p w14:paraId="4228642A"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Syntax</w:t>
      </w:r>
    </w:p>
    <w:p w14:paraId="2297688A" w14:textId="0F3AC288" w:rsidR="005A2227" w:rsidRPr="00E352EF" w:rsidRDefault="008D0823" w:rsidP="00897489">
      <w:pPr>
        <w:rPr>
          <w:rFonts w:ascii="Cambria" w:hAnsi="Cambria"/>
        </w:rPr>
      </w:pPr>
      <w:r w:rsidRPr="00E352EF">
        <w:rPr>
          <w:rFonts w:ascii="Cambria" w:eastAsia="Calibri" w:hAnsi="Cambria" w:cs="Calibri"/>
          <w:b/>
        </w:rPr>
        <w:t>transcode</w:t>
      </w:r>
      <w:r w:rsidR="0097053A" w:rsidRPr="00E352EF">
        <w:rPr>
          <w:rFonts w:ascii="Cambria" w:eastAsia="Calibri" w:hAnsi="Cambria" w:cs="Calibri"/>
          <w:b/>
        </w:rPr>
        <w:t>(</w:t>
      </w:r>
      <w:r w:rsidR="0097053A" w:rsidRPr="00E352EF">
        <w:rPr>
          <w:rFonts w:ascii="Cambria" w:eastAsia="Calibri" w:hAnsi="Cambria" w:cs="Calibri"/>
          <w:i/>
        </w:rPr>
        <w:t>ds</w:t>
      </w:r>
      <w:del w:id="11252" w:author="Laura Viignola" w:date="2017-05-11T09:40:00Z">
        <w:r w:rsidR="0097053A" w:rsidRPr="00E352EF" w:rsidDel="004266D2">
          <w:rPr>
            <w:rFonts w:ascii="Cambria" w:eastAsia="Calibri" w:hAnsi="Cambria" w:cs="Calibri"/>
            <w:i/>
          </w:rPr>
          <w:delText>.</w:delText>
        </w:r>
      </w:del>
      <w:ins w:id="11253" w:author="Laura Viignola" w:date="2017-05-11T09:40:00Z">
        <w:r w:rsidR="004266D2">
          <w:rPr>
            <w:rFonts w:ascii="Cambria" w:eastAsia="Calibri" w:hAnsi="Cambria" w:cs="Calibri"/>
            <w:i/>
          </w:rPr>
          <w:t>#</w:t>
        </w:r>
      </w:ins>
      <w:r w:rsidR="0097053A" w:rsidRPr="00E352EF">
        <w:rPr>
          <w:rFonts w:ascii="Cambria" w:eastAsia="Calibri" w:hAnsi="Cambria" w:cs="Calibri"/>
          <w:i/>
        </w:rPr>
        <w:t>comp</w:t>
      </w:r>
      <w:r w:rsidR="0097053A" w:rsidRPr="00E352EF">
        <w:rPr>
          <w:rFonts w:ascii="Cambria" w:eastAsia="Calibri" w:hAnsi="Cambria" w:cs="Calibri"/>
        </w:rPr>
        <w:t>, [</w:t>
      </w:r>
      <w:r w:rsidR="0097053A" w:rsidRPr="00E352EF">
        <w:rPr>
          <w:rFonts w:ascii="Cambria" w:eastAsia="Calibri" w:hAnsi="Cambria" w:cs="Calibri"/>
          <w:i/>
        </w:rPr>
        <w:t>ds_map</w:t>
      </w:r>
      <w:r w:rsidR="0097053A" w:rsidRPr="00E352EF">
        <w:rPr>
          <w:rFonts w:ascii="Cambria" w:eastAsia="Calibri" w:hAnsi="Cambria" w:cs="Calibri"/>
        </w:rPr>
        <w:t>|</w:t>
      </w:r>
      <w:r w:rsidR="0097053A" w:rsidRPr="00E352EF">
        <w:rPr>
          <w:rFonts w:ascii="Cambria" w:eastAsia="Calibri" w:hAnsi="Cambria" w:cs="Calibri"/>
          <w:i/>
        </w:rPr>
        <w:t xml:space="preserve"> mapping</w:t>
      </w:r>
      <w:r w:rsidR="0097053A" w:rsidRPr="00E352EF">
        <w:rPr>
          <w:rFonts w:ascii="Cambria" w:eastAsia="Calibri" w:hAnsi="Cambria" w:cs="Calibri"/>
        </w:rPr>
        <w:t>]</w:t>
      </w:r>
      <w:r w:rsidR="0097053A" w:rsidRPr="00E352EF">
        <w:rPr>
          <w:rFonts w:ascii="Cambria" w:eastAsia="Calibri" w:hAnsi="Cambria" w:cs="Calibri"/>
          <w:b/>
        </w:rPr>
        <w:t>)</w:t>
      </w:r>
    </w:p>
    <w:p w14:paraId="25924256" w14:textId="77777777" w:rsidR="00296497" w:rsidRPr="00E352EF" w:rsidRDefault="00296497" w:rsidP="00897489">
      <w:pPr>
        <w:rPr>
          <w:rFonts w:ascii="Cambria" w:eastAsia="Calibri" w:hAnsi="Cambria" w:cs="Calibri"/>
          <w:i/>
          <w:color w:val="5B9BD5"/>
        </w:rPr>
      </w:pPr>
    </w:p>
    <w:p w14:paraId="7707ACAA"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 xml:space="preserve">Parameters </w:t>
      </w:r>
    </w:p>
    <w:p w14:paraId="7C77E446" w14:textId="556F4BFF" w:rsidR="00897489" w:rsidRPr="00E352EF" w:rsidRDefault="00246FFA" w:rsidP="00897489">
      <w:pPr>
        <w:rPr>
          <w:rFonts w:ascii="Cambria" w:eastAsia="Calibri" w:hAnsi="Cambria" w:cs="Calibri"/>
        </w:rPr>
      </w:pPr>
      <w:r w:rsidRPr="00E352EF">
        <w:rPr>
          <w:rFonts w:ascii="Cambria" w:eastAsia="Calibri" w:hAnsi="Cambria" w:cs="Calibri"/>
          <w:i/>
        </w:rPr>
        <w:t>ds</w:t>
      </w:r>
      <w:del w:id="11254" w:author="Laura Viignola" w:date="2017-05-11T09:41:00Z">
        <w:r w:rsidRPr="00E352EF" w:rsidDel="004266D2">
          <w:rPr>
            <w:rFonts w:ascii="Cambria" w:eastAsia="Calibri" w:hAnsi="Cambria" w:cs="Calibri"/>
            <w:i/>
          </w:rPr>
          <w:delText>.</w:delText>
        </w:r>
      </w:del>
      <w:ins w:id="11255" w:author="Laura Viignola" w:date="2017-05-11T09:41:00Z">
        <w:r w:rsidR="004266D2">
          <w:rPr>
            <w:rFonts w:ascii="Cambria" w:eastAsia="Calibri" w:hAnsi="Cambria" w:cs="Calibri"/>
            <w:i/>
          </w:rPr>
          <w:t>#</w:t>
        </w:r>
      </w:ins>
      <w:r w:rsidRPr="00E352EF">
        <w:rPr>
          <w:rFonts w:ascii="Cambria" w:eastAsia="Calibri" w:hAnsi="Cambria" w:cs="Calibri"/>
          <w:i/>
        </w:rPr>
        <w:t>comp</w:t>
      </w:r>
      <w:r w:rsidR="00897489" w:rsidRPr="00E352EF">
        <w:rPr>
          <w:rFonts w:ascii="Cambria" w:eastAsia="Calibri" w:hAnsi="Cambria" w:cs="Calibri"/>
          <w:i/>
        </w:rPr>
        <w:t xml:space="preserve"> </w:t>
      </w:r>
      <w:r w:rsidR="00897489" w:rsidRPr="00E352EF">
        <w:rPr>
          <w:rFonts w:ascii="Cambria" w:eastAsia="Calibri" w:hAnsi="Cambria" w:cs="Calibri"/>
        </w:rPr>
        <w:t>:  Component-ref</w:t>
      </w:r>
    </w:p>
    <w:p w14:paraId="1E7D4EA3" w14:textId="77777777" w:rsidR="005A2227" w:rsidRPr="00E352EF" w:rsidRDefault="0097053A" w:rsidP="00897489">
      <w:pPr>
        <w:rPr>
          <w:rFonts w:ascii="Cambria" w:hAnsi="Cambria"/>
        </w:rPr>
      </w:pPr>
      <w:r w:rsidRPr="00E352EF">
        <w:rPr>
          <w:rFonts w:ascii="Cambria" w:eastAsia="Calibri" w:hAnsi="Cambria" w:cs="Calibri"/>
          <w:i/>
        </w:rPr>
        <w:t>ds</w:t>
      </w:r>
      <w:r w:rsidR="00897489" w:rsidRPr="00E352EF">
        <w:rPr>
          <w:rFonts w:ascii="Cambria" w:eastAsia="Calibri" w:hAnsi="Cambria" w:cs="Calibri"/>
        </w:rPr>
        <w:t xml:space="preserve"> </w:t>
      </w:r>
      <w:r w:rsidRPr="00E352EF">
        <w:rPr>
          <w:rFonts w:ascii="Cambria" w:eastAsia="Calibri" w:hAnsi="Cambria" w:cs="Calibri"/>
        </w:rPr>
        <w:t xml:space="preserve">: dataset {identifier &lt;IDENT&gt; as scalar-type}+ </w:t>
      </w:r>
    </w:p>
    <w:p w14:paraId="483E8AC5" w14:textId="77777777" w:rsidR="005A2227" w:rsidRPr="00E352EF" w:rsidRDefault="00897489" w:rsidP="00897489">
      <w:pPr>
        <w:ind w:left="706"/>
        <w:rPr>
          <w:rFonts w:ascii="Cambria" w:hAnsi="Cambria"/>
        </w:rPr>
      </w:pPr>
      <w:r w:rsidRPr="00E352EF">
        <w:rPr>
          <w:rFonts w:ascii="Cambria" w:eastAsia="Calibri" w:hAnsi="Cambria" w:cs="Calibri"/>
        </w:rPr>
        <w:t xml:space="preserve">      </w:t>
      </w:r>
      <w:r w:rsidR="0097053A" w:rsidRPr="00E352EF">
        <w:rPr>
          <w:rFonts w:ascii="Cambria" w:eastAsia="Calibri" w:hAnsi="Cambria" w:cs="Calibri"/>
        </w:rPr>
        <w:t>{measure &lt;IDENT&gt; as scalar-type}* {attribute &lt;IDENT&gt; as scalar-type}*</w:t>
      </w:r>
    </w:p>
    <w:p w14:paraId="225E9351" w14:textId="77777777" w:rsidR="005A2227" w:rsidRPr="00E352EF" w:rsidRDefault="0097053A" w:rsidP="00897489">
      <w:pPr>
        <w:rPr>
          <w:rFonts w:ascii="Cambria" w:eastAsia="Calibri" w:hAnsi="Cambria" w:cs="Calibri"/>
        </w:rPr>
      </w:pPr>
      <w:r w:rsidRPr="00E352EF">
        <w:rPr>
          <w:rFonts w:ascii="Cambria" w:eastAsia="Calibri" w:hAnsi="Cambria" w:cs="Calibri"/>
          <w:i/>
        </w:rPr>
        <w:t>ds_map</w:t>
      </w:r>
      <w:r w:rsidR="00897489" w:rsidRPr="00E352EF">
        <w:rPr>
          <w:rFonts w:ascii="Cambria" w:eastAsia="Calibri" w:hAnsi="Cambria" w:cs="Calibri"/>
          <w:i/>
        </w:rPr>
        <w:t xml:space="preserve"> </w:t>
      </w:r>
      <w:r w:rsidRPr="00E352EF">
        <w:rPr>
          <w:rFonts w:ascii="Cambria" w:eastAsia="Calibri" w:hAnsi="Cambria" w:cs="Calibri"/>
        </w:rPr>
        <w:t>:</w:t>
      </w:r>
      <w:r w:rsidR="00897489" w:rsidRPr="00E352EF">
        <w:rPr>
          <w:rFonts w:ascii="Cambria" w:eastAsia="Calibri" w:hAnsi="Cambria" w:cs="Calibri"/>
        </w:rPr>
        <w:t xml:space="preserve"> </w:t>
      </w:r>
      <w:r w:rsidRPr="00E352EF">
        <w:rPr>
          <w:rFonts w:ascii="Cambria" w:eastAsia="Calibri" w:hAnsi="Cambria" w:cs="Calibri"/>
        </w:rPr>
        <w:t xml:space="preserve">dataset {identifier </w:t>
      </w:r>
      <w:r w:rsidRPr="00E352EF">
        <w:rPr>
          <w:rFonts w:ascii="Cambria" w:eastAsia="Calibri" w:hAnsi="Cambria" w:cs="Calibri"/>
          <w:b/>
        </w:rPr>
        <w:t>MAPS_FROM</w:t>
      </w:r>
      <w:r w:rsidRPr="00E352EF">
        <w:rPr>
          <w:rFonts w:ascii="Cambria" w:eastAsia="Calibri" w:hAnsi="Cambria" w:cs="Calibri"/>
        </w:rPr>
        <w:t xml:space="preserve"> as scalar-type; } {measure </w:t>
      </w:r>
      <w:r w:rsidRPr="00E352EF">
        <w:rPr>
          <w:rFonts w:ascii="Cambria" w:eastAsia="Calibri" w:hAnsi="Cambria" w:cs="Calibri"/>
          <w:b/>
        </w:rPr>
        <w:t xml:space="preserve">MAPS_TO </w:t>
      </w:r>
      <w:r w:rsidRPr="00E352EF">
        <w:rPr>
          <w:rFonts w:ascii="Cambria" w:eastAsia="Calibri" w:hAnsi="Cambria" w:cs="Calibri"/>
        </w:rPr>
        <w:t>as scalar-type; }</w:t>
      </w:r>
    </w:p>
    <w:p w14:paraId="2146458C" w14:textId="77777777" w:rsidR="00897489" w:rsidRPr="00E352EF" w:rsidRDefault="00897489" w:rsidP="00897489">
      <w:pPr>
        <w:rPr>
          <w:rFonts w:ascii="Cambria" w:hAnsi="Cambria"/>
        </w:rPr>
      </w:pPr>
    </w:p>
    <w:p w14:paraId="1FE6CB67" w14:textId="58E943D0" w:rsidR="005A2227" w:rsidRPr="00E352EF" w:rsidRDefault="0097053A" w:rsidP="008A7573">
      <w:pPr>
        <w:numPr>
          <w:ilvl w:val="0"/>
          <w:numId w:val="13"/>
        </w:numPr>
        <w:tabs>
          <w:tab w:val="left" w:pos="-360"/>
        </w:tabs>
        <w:ind w:left="360"/>
        <w:jc w:val="both"/>
        <w:rPr>
          <w:rFonts w:ascii="Cambria" w:hAnsi="Cambria"/>
        </w:rPr>
      </w:pPr>
      <w:r w:rsidRPr="00E352EF">
        <w:rPr>
          <w:rFonts w:ascii="Cambria" w:eastAsia="Calibri" w:hAnsi="Cambria" w:cs="Calibri"/>
          <w:i/>
        </w:rPr>
        <w:t>ds</w:t>
      </w:r>
      <w:del w:id="11256" w:author="Laura Viignola" w:date="2017-05-11T09:41:00Z">
        <w:r w:rsidRPr="00E352EF" w:rsidDel="004266D2">
          <w:rPr>
            <w:rFonts w:ascii="Cambria" w:eastAsia="Calibri" w:hAnsi="Cambria" w:cs="Calibri"/>
            <w:i/>
          </w:rPr>
          <w:delText>.</w:delText>
        </w:r>
      </w:del>
      <w:ins w:id="11257" w:author="Laura Viignola" w:date="2017-05-11T09:41:00Z">
        <w:r w:rsidR="004266D2">
          <w:rPr>
            <w:rFonts w:ascii="Cambria" w:eastAsia="Calibri" w:hAnsi="Cambria" w:cs="Calibri"/>
            <w:i/>
          </w:rPr>
          <w:t>#</w:t>
        </w:r>
      </w:ins>
      <w:r w:rsidRPr="00E352EF">
        <w:rPr>
          <w:rFonts w:ascii="Cambria" w:eastAsia="Calibri" w:hAnsi="Cambria" w:cs="Calibri"/>
          <w:i/>
        </w:rPr>
        <w:t xml:space="preserve">comp – </w:t>
      </w:r>
      <w:r w:rsidRPr="00E352EF">
        <w:rPr>
          <w:rFonts w:ascii="Cambria" w:eastAsia="Calibri" w:hAnsi="Cambria" w:cs="Calibri"/>
        </w:rPr>
        <w:t xml:space="preserve">is a valid Identifier Component of the </w:t>
      </w:r>
      <w:r w:rsidR="00297BF2" w:rsidRPr="00E352EF">
        <w:t>Dataset</w:t>
      </w:r>
      <w:r w:rsidRPr="00E352EF">
        <w:rPr>
          <w:rFonts w:ascii="Cambria" w:eastAsia="Calibri" w:hAnsi="Cambria" w:cs="Calibri"/>
          <w:i/>
        </w:rPr>
        <w:t>.</w:t>
      </w:r>
    </w:p>
    <w:p w14:paraId="7415E317" w14:textId="77777777" w:rsidR="005A2227" w:rsidRPr="00E352EF" w:rsidRDefault="0097053A" w:rsidP="008A7573">
      <w:pPr>
        <w:numPr>
          <w:ilvl w:val="0"/>
          <w:numId w:val="13"/>
        </w:numPr>
        <w:tabs>
          <w:tab w:val="left" w:pos="-360"/>
        </w:tabs>
        <w:ind w:left="360"/>
        <w:jc w:val="both"/>
        <w:rPr>
          <w:rFonts w:ascii="Cambria" w:hAnsi="Cambria"/>
        </w:rPr>
      </w:pPr>
      <w:r w:rsidRPr="00E352EF">
        <w:rPr>
          <w:rFonts w:ascii="Cambria" w:eastAsia="Calibri" w:hAnsi="Cambria" w:cs="Calibri"/>
          <w:i/>
        </w:rPr>
        <w:t xml:space="preserve">ds_map – </w:t>
      </w:r>
      <w:r w:rsidRPr="00E352EF">
        <w:rPr>
          <w:rFonts w:ascii="Cambria" w:eastAsia="Calibri" w:hAnsi="Cambria" w:cs="Calibri"/>
        </w:rPr>
        <w:t xml:space="preserve">is the Dataset that the defines the mapping. It has an Identifier Component, </w:t>
      </w:r>
      <w:r w:rsidRPr="00E352EF">
        <w:rPr>
          <w:rFonts w:ascii="Cambria" w:eastAsia="Calibri" w:hAnsi="Cambria" w:cs="Calibri"/>
          <w:b/>
        </w:rPr>
        <w:t>MAPS_FROM</w:t>
      </w:r>
      <w:r w:rsidRPr="00E352EF">
        <w:rPr>
          <w:rFonts w:ascii="Cambria" w:eastAsia="Calibri" w:hAnsi="Cambria" w:cs="Calibri"/>
        </w:rPr>
        <w:t xml:space="preserve">, that specifies the values to be transformed and a Measure Component, </w:t>
      </w:r>
      <w:r w:rsidRPr="00E352EF">
        <w:rPr>
          <w:rFonts w:ascii="Cambria" w:eastAsia="Calibri" w:hAnsi="Cambria" w:cs="Calibri"/>
          <w:b/>
        </w:rPr>
        <w:t>MAPS_TO</w:t>
      </w:r>
      <w:r w:rsidRPr="00E352EF">
        <w:rPr>
          <w:rFonts w:ascii="Cambria" w:eastAsia="Calibri" w:hAnsi="Cambria" w:cs="Calibri"/>
        </w:rPr>
        <w:t>, specifying the target value for each of them.</w:t>
      </w:r>
    </w:p>
    <w:p w14:paraId="06B5DDCC" w14:textId="77777777" w:rsidR="005A2227" w:rsidRPr="00E352EF" w:rsidRDefault="0097053A" w:rsidP="008A7573">
      <w:pPr>
        <w:numPr>
          <w:ilvl w:val="0"/>
          <w:numId w:val="13"/>
        </w:numPr>
        <w:tabs>
          <w:tab w:val="left" w:pos="-360"/>
        </w:tabs>
        <w:ind w:left="360"/>
        <w:jc w:val="both"/>
        <w:rPr>
          <w:rFonts w:ascii="Cambria" w:hAnsi="Cambria"/>
        </w:rPr>
      </w:pPr>
      <w:r w:rsidRPr="00E352EF">
        <w:rPr>
          <w:rFonts w:ascii="Cambria" w:eastAsia="Calibri" w:hAnsi="Cambria" w:cs="Calibri"/>
          <w:i/>
        </w:rPr>
        <w:t>mapping –</w:t>
      </w:r>
      <w:r w:rsidRPr="00E352EF">
        <w:rPr>
          <w:rFonts w:ascii="Cambria" w:eastAsia="Calibri" w:hAnsi="Cambria" w:cs="Calibri"/>
        </w:rPr>
        <w:t xml:space="preserve"> a mapping, persistent object created with define mapping</w:t>
      </w:r>
    </w:p>
    <w:p w14:paraId="0A0A9914" w14:textId="77777777" w:rsidR="00897489" w:rsidRPr="00E352EF" w:rsidRDefault="00897489" w:rsidP="00897489">
      <w:pPr>
        <w:rPr>
          <w:rFonts w:ascii="Cambria" w:eastAsia="Calibri" w:hAnsi="Cambria" w:cs="Calibri"/>
          <w:i/>
          <w:color w:val="5B9BD5"/>
        </w:rPr>
      </w:pPr>
    </w:p>
    <w:p w14:paraId="539F500F"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Constraints</w:t>
      </w:r>
    </w:p>
    <w:p w14:paraId="21CF2758" w14:textId="77777777" w:rsidR="005A2227" w:rsidRPr="00E352EF" w:rsidRDefault="0097053A" w:rsidP="00897489">
      <w:pPr>
        <w:rPr>
          <w:rFonts w:ascii="Cambria" w:hAnsi="Cambria"/>
        </w:rPr>
      </w:pPr>
      <w:r w:rsidRPr="00E352EF">
        <w:rPr>
          <w:rFonts w:ascii="Cambria" w:eastAsia="Calibri" w:hAnsi="Cambria" w:cs="Calibri"/>
        </w:rPr>
        <w:t>The following conditions guarantee that the resulting Dataset does not have duplicates:</w:t>
      </w:r>
    </w:p>
    <w:p w14:paraId="232510EB" w14:textId="77777777" w:rsidR="005A2227" w:rsidRPr="00E352EF" w:rsidRDefault="0097053A" w:rsidP="008A7573">
      <w:pPr>
        <w:numPr>
          <w:ilvl w:val="0"/>
          <w:numId w:val="33"/>
        </w:numPr>
        <w:ind w:left="360"/>
        <w:rPr>
          <w:rFonts w:ascii="Cambria" w:hAnsi="Cambria"/>
        </w:rPr>
      </w:pPr>
      <w:r w:rsidRPr="00E352EF">
        <w:rPr>
          <w:rFonts w:ascii="Cambria" w:eastAsia="Calibri" w:hAnsi="Cambria" w:cs="Calibri"/>
        </w:rPr>
        <w:t xml:space="preserve">All the values of the Measure Component </w:t>
      </w:r>
      <w:r w:rsidRPr="00E352EF">
        <w:rPr>
          <w:rFonts w:ascii="Cambria" w:eastAsia="Calibri" w:hAnsi="Cambria" w:cs="Calibri"/>
          <w:b/>
        </w:rPr>
        <w:t>MAPS_TO</w:t>
      </w:r>
      <w:r w:rsidRPr="00E352EF">
        <w:rPr>
          <w:rFonts w:ascii="Cambria" w:eastAsia="Calibri" w:hAnsi="Cambria" w:cs="Calibri"/>
        </w:rPr>
        <w:t xml:space="preserve"> must be distinct.</w:t>
      </w:r>
    </w:p>
    <w:p w14:paraId="6006D8D1" w14:textId="77777777" w:rsidR="005A2227" w:rsidRPr="00E352EF" w:rsidRDefault="0097053A" w:rsidP="008A7573">
      <w:pPr>
        <w:numPr>
          <w:ilvl w:val="0"/>
          <w:numId w:val="33"/>
        </w:numPr>
        <w:ind w:left="360"/>
        <w:rPr>
          <w:rFonts w:ascii="Cambria" w:hAnsi="Cambria"/>
        </w:rPr>
      </w:pPr>
      <w:r w:rsidRPr="00E352EF">
        <w:rPr>
          <w:rFonts w:ascii="Cambria" w:eastAsia="Calibri" w:hAnsi="Cambria" w:cs="Calibri"/>
        </w:rPr>
        <w:t xml:space="preserve">For each distinct value of the Identifier Component to be recoded, there is a value (and only one) in the Identifier Component </w:t>
      </w:r>
      <w:r w:rsidRPr="00E352EF">
        <w:rPr>
          <w:rFonts w:ascii="Cambria" w:eastAsia="Calibri" w:hAnsi="Cambria" w:cs="Calibri"/>
          <w:b/>
        </w:rPr>
        <w:t>MAPS_FROM</w:t>
      </w:r>
      <w:r w:rsidRPr="00E352EF">
        <w:rPr>
          <w:rFonts w:ascii="Cambria" w:eastAsia="Calibri" w:hAnsi="Cambria" w:cs="Calibri"/>
        </w:rPr>
        <w:t xml:space="preserve"> in </w:t>
      </w:r>
      <w:r w:rsidRPr="00E352EF">
        <w:rPr>
          <w:rFonts w:ascii="Cambria" w:eastAsia="Calibri" w:hAnsi="Cambria" w:cs="Calibri"/>
          <w:i/>
        </w:rPr>
        <w:t>ds_map</w:t>
      </w:r>
      <w:r w:rsidRPr="00E352EF">
        <w:rPr>
          <w:rFonts w:ascii="Cambria" w:eastAsia="Calibri" w:hAnsi="Cambria" w:cs="Calibri"/>
        </w:rPr>
        <w:t xml:space="preserve"> or in the </w:t>
      </w:r>
      <w:r w:rsidRPr="00E352EF">
        <w:rPr>
          <w:rFonts w:ascii="Cambria" w:eastAsia="Calibri" w:hAnsi="Cambria" w:cs="Calibri"/>
          <w:i/>
        </w:rPr>
        <w:t>mapping</w:t>
      </w:r>
      <w:r w:rsidRPr="00E352EF">
        <w:rPr>
          <w:rFonts w:ascii="Cambria" w:eastAsia="Calibri" w:hAnsi="Cambria" w:cs="Calibri"/>
        </w:rPr>
        <w:t xml:space="preserve"> object</w:t>
      </w:r>
    </w:p>
    <w:p w14:paraId="01B8B4C7" w14:textId="77777777" w:rsidR="00897489" w:rsidRPr="00E352EF" w:rsidRDefault="00897489" w:rsidP="00897489">
      <w:pPr>
        <w:rPr>
          <w:rFonts w:ascii="Cambria" w:eastAsia="Calibri" w:hAnsi="Cambria" w:cs="Calibri"/>
          <w:i/>
          <w:color w:val="5B9BD5"/>
        </w:rPr>
      </w:pPr>
    </w:p>
    <w:p w14:paraId="25FBEA85"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Returns</w:t>
      </w:r>
    </w:p>
    <w:p w14:paraId="4C60BAF2" w14:textId="77777777" w:rsidR="005A2227" w:rsidRPr="00E352EF" w:rsidRDefault="0097053A" w:rsidP="00897489">
      <w:pPr>
        <w:jc w:val="both"/>
        <w:rPr>
          <w:rFonts w:ascii="Cambria" w:hAnsi="Cambria"/>
        </w:rPr>
      </w:pPr>
      <w:r w:rsidRPr="00E352EF">
        <w:rPr>
          <w:rFonts w:ascii="Cambria" w:eastAsia="Calibri" w:hAnsi="Cambria" w:cs="Calibri"/>
        </w:rPr>
        <w:t xml:space="preserve">A Dataset that has the same Identifier, Measure and Attribute Components as the input one. The values of the Identifier Component are recoded into the corresponding values in the </w:t>
      </w:r>
      <w:r w:rsidRPr="00E352EF">
        <w:rPr>
          <w:rFonts w:ascii="Cambria" w:eastAsia="Calibri" w:hAnsi="Cambria" w:cs="Calibri"/>
          <w:b/>
        </w:rPr>
        <w:t xml:space="preserve">MAPS_TO </w:t>
      </w:r>
      <w:r w:rsidRPr="00E352EF">
        <w:rPr>
          <w:rFonts w:ascii="Cambria" w:eastAsia="Calibri" w:hAnsi="Cambria" w:cs="Calibri"/>
        </w:rPr>
        <w:t xml:space="preserve">Measure Component of the Dataset </w:t>
      </w:r>
      <w:r w:rsidRPr="00E352EF">
        <w:rPr>
          <w:rFonts w:ascii="Cambria" w:eastAsia="Calibri" w:hAnsi="Cambria" w:cs="Calibri"/>
          <w:i/>
        </w:rPr>
        <w:t>ds_map</w:t>
      </w:r>
      <w:r w:rsidRPr="00E352EF">
        <w:rPr>
          <w:rFonts w:ascii="Cambria" w:eastAsia="Calibri" w:hAnsi="Cambria" w:cs="Calibri"/>
        </w:rPr>
        <w:t>.</w:t>
      </w:r>
    </w:p>
    <w:p w14:paraId="35F0C376" w14:textId="77777777" w:rsidR="00897489" w:rsidRPr="00E352EF" w:rsidRDefault="00897489" w:rsidP="00897489">
      <w:pPr>
        <w:rPr>
          <w:rFonts w:ascii="Cambria" w:eastAsia="Calibri" w:hAnsi="Cambria" w:cs="Calibri"/>
          <w:i/>
          <w:color w:val="5B9BD5"/>
        </w:rPr>
      </w:pPr>
    </w:p>
    <w:p w14:paraId="70874EC5"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 specification</w:t>
      </w:r>
    </w:p>
    <w:p w14:paraId="11E5D1A8" w14:textId="77777777" w:rsidR="005A2227" w:rsidRPr="00E352EF" w:rsidRDefault="0097053A" w:rsidP="00897489">
      <w:pPr>
        <w:jc w:val="both"/>
        <w:rPr>
          <w:rFonts w:ascii="Cambria" w:hAnsi="Cambria"/>
        </w:rPr>
      </w:pPr>
      <w:r w:rsidRPr="00E352EF">
        <w:rPr>
          <w:rFonts w:ascii="Cambria" w:eastAsia="Calibri" w:hAnsi="Cambria" w:cs="Calibri"/>
        </w:rPr>
        <w:t>This operator allows to transform an input Dataset by mapping the values of one Identifier Component into corresponding values, as specified by a mapping Dataset. Since the mapping Dataset is guaranteed to have one distinct target value for each input one, and the input values appear only once, the resulting Dataset will contain no duplicates.</w:t>
      </w:r>
    </w:p>
    <w:p w14:paraId="38A8D7B3" w14:textId="2392720F" w:rsidR="005A2227" w:rsidRPr="00E352EF" w:rsidRDefault="0097053A" w:rsidP="00897489">
      <w:pPr>
        <w:jc w:val="both"/>
        <w:rPr>
          <w:rFonts w:ascii="Cambria" w:hAnsi="Cambria"/>
        </w:rPr>
      </w:pPr>
      <w:r w:rsidRPr="00E352EF">
        <w:rPr>
          <w:rFonts w:ascii="Cambria" w:eastAsia="Calibri" w:hAnsi="Cambria" w:cs="Calibri"/>
        </w:rPr>
        <w:t xml:space="preserve">All the Data Points of </w:t>
      </w:r>
      <w:r w:rsidRPr="00E352EF">
        <w:rPr>
          <w:rFonts w:ascii="Cambria" w:eastAsia="Calibri" w:hAnsi="Cambria" w:cs="Calibri"/>
          <w:i/>
        </w:rPr>
        <w:t>ds</w:t>
      </w:r>
      <w:r w:rsidRPr="00E352EF">
        <w:rPr>
          <w:rFonts w:ascii="Cambria" w:eastAsia="Calibri" w:hAnsi="Cambria" w:cs="Calibri"/>
        </w:rPr>
        <w:t xml:space="preserve"> are also present in the result and the values of the Identifier Component </w:t>
      </w:r>
      <w:r w:rsidRPr="00E352EF">
        <w:rPr>
          <w:rFonts w:ascii="Cambria" w:eastAsia="Calibri" w:hAnsi="Cambria" w:cs="Calibri"/>
          <w:i/>
        </w:rPr>
        <w:t>ds</w:t>
      </w:r>
      <w:del w:id="11258" w:author="Laura Viignola" w:date="2017-05-11T09:42:00Z">
        <w:r w:rsidRPr="00E352EF" w:rsidDel="004266D2">
          <w:rPr>
            <w:rFonts w:ascii="Cambria" w:eastAsia="Calibri" w:hAnsi="Cambria" w:cs="Calibri"/>
            <w:i/>
          </w:rPr>
          <w:delText>.</w:delText>
        </w:r>
      </w:del>
      <w:ins w:id="11259" w:author="Laura Viignola" w:date="2017-05-11T09:42:00Z">
        <w:r w:rsidR="004266D2">
          <w:rPr>
            <w:rFonts w:ascii="Cambria" w:eastAsia="Calibri" w:hAnsi="Cambria" w:cs="Calibri"/>
            <w:i/>
          </w:rPr>
          <w:t>#</w:t>
        </w:r>
      </w:ins>
      <w:r w:rsidRPr="00E352EF">
        <w:rPr>
          <w:rFonts w:ascii="Cambria" w:eastAsia="Calibri" w:hAnsi="Cambria" w:cs="Calibri"/>
          <w:i/>
        </w:rPr>
        <w:t>comp</w:t>
      </w:r>
      <w:r w:rsidRPr="00E352EF">
        <w:rPr>
          <w:rFonts w:ascii="Cambria" w:eastAsia="Calibri" w:hAnsi="Cambria" w:cs="Calibri"/>
        </w:rPr>
        <w:t xml:space="preserve"> are modified as follows. For each data points of the </w:t>
      </w:r>
      <w:r w:rsidR="00297BF2" w:rsidRPr="00E352EF">
        <w:t>Dataset</w:t>
      </w:r>
      <w:r w:rsidRPr="00E352EF">
        <w:rPr>
          <w:rFonts w:ascii="Cambria" w:eastAsia="Calibri" w:hAnsi="Cambria" w:cs="Calibri"/>
        </w:rPr>
        <w:t xml:space="preserve">, the value </w:t>
      </w:r>
      <w:r w:rsidRPr="00E352EF">
        <w:rPr>
          <w:rFonts w:ascii="Cambria" w:eastAsia="Calibri" w:hAnsi="Cambria" w:cs="Calibri"/>
          <w:i/>
        </w:rPr>
        <w:t>v</w:t>
      </w:r>
      <w:r w:rsidRPr="00E352EF">
        <w:rPr>
          <w:rFonts w:ascii="Cambria" w:eastAsia="Calibri" w:hAnsi="Cambria" w:cs="Calibri"/>
        </w:rPr>
        <w:t xml:space="preserve"> of </w:t>
      </w:r>
      <w:r w:rsidRPr="00E352EF">
        <w:rPr>
          <w:rFonts w:ascii="Cambria" w:eastAsia="Calibri" w:hAnsi="Cambria" w:cs="Calibri"/>
          <w:i/>
        </w:rPr>
        <w:t>ds</w:t>
      </w:r>
      <w:del w:id="11260" w:author="Laura Viignola" w:date="2017-05-11T09:42:00Z">
        <w:r w:rsidRPr="00E352EF" w:rsidDel="004266D2">
          <w:rPr>
            <w:rFonts w:ascii="Cambria" w:eastAsia="Calibri" w:hAnsi="Cambria" w:cs="Calibri"/>
            <w:i/>
          </w:rPr>
          <w:delText>.</w:delText>
        </w:r>
      </w:del>
      <w:ins w:id="11261" w:author="Laura Viignola" w:date="2017-05-11T09:42:00Z">
        <w:r w:rsidR="004266D2">
          <w:rPr>
            <w:rFonts w:ascii="Cambria" w:eastAsia="Calibri" w:hAnsi="Cambria" w:cs="Calibri"/>
            <w:i/>
          </w:rPr>
          <w:t>#</w:t>
        </w:r>
      </w:ins>
      <w:r w:rsidRPr="00E352EF">
        <w:rPr>
          <w:rFonts w:ascii="Cambria" w:eastAsia="Calibri" w:hAnsi="Cambria" w:cs="Calibri"/>
          <w:i/>
        </w:rPr>
        <w:t>comp</w:t>
      </w:r>
      <w:r w:rsidRPr="00E352EF">
        <w:rPr>
          <w:rFonts w:ascii="Cambria" w:eastAsia="Calibri" w:hAnsi="Cambria" w:cs="Calibri"/>
        </w:rPr>
        <w:t xml:space="preserve"> is replaced by the value included in the </w:t>
      </w:r>
      <w:r w:rsidRPr="00E352EF">
        <w:rPr>
          <w:rFonts w:ascii="Cambria" w:eastAsia="Calibri" w:hAnsi="Cambria" w:cs="Calibri"/>
          <w:i/>
        </w:rPr>
        <w:t>ds_map</w:t>
      </w:r>
      <w:r w:rsidRPr="00E352EF">
        <w:rPr>
          <w:rFonts w:ascii="Cambria" w:eastAsia="Calibri" w:hAnsi="Cambria" w:cs="Calibri"/>
        </w:rPr>
        <w:t xml:space="preserve"> or in the </w:t>
      </w:r>
      <w:r w:rsidRPr="00E352EF">
        <w:rPr>
          <w:rFonts w:ascii="Cambria" w:eastAsia="Calibri" w:hAnsi="Cambria" w:cs="Calibri"/>
          <w:i/>
        </w:rPr>
        <w:t>mapping</w:t>
      </w:r>
      <w:r w:rsidRPr="00E352EF">
        <w:rPr>
          <w:rFonts w:ascii="Cambria" w:eastAsia="Calibri" w:hAnsi="Cambria" w:cs="Calibri"/>
        </w:rPr>
        <w:t xml:space="preserve"> corresponding to </w:t>
      </w:r>
      <w:r w:rsidRPr="00E352EF">
        <w:rPr>
          <w:rFonts w:ascii="Cambria" w:eastAsia="Calibri" w:hAnsi="Cambria" w:cs="Calibri"/>
          <w:i/>
        </w:rPr>
        <w:t>v</w:t>
      </w:r>
      <w:r w:rsidRPr="00E352EF">
        <w:rPr>
          <w:rFonts w:ascii="Cambria" w:eastAsia="Calibri" w:hAnsi="Cambria" w:cs="Calibri"/>
        </w:rPr>
        <w:t xml:space="preserve">. </w:t>
      </w:r>
    </w:p>
    <w:p w14:paraId="4067B44F" w14:textId="77777777" w:rsidR="00897489" w:rsidRPr="00E352EF" w:rsidRDefault="00897489" w:rsidP="00897489">
      <w:pPr>
        <w:rPr>
          <w:rFonts w:ascii="Cambria" w:eastAsia="Calibri" w:hAnsi="Cambria" w:cs="Calibri"/>
          <w:i/>
          <w:color w:val="5B9BD5"/>
        </w:rPr>
      </w:pPr>
    </w:p>
    <w:p w14:paraId="657D2313" w14:textId="77777777" w:rsidR="005A2227" w:rsidRPr="00E352EF" w:rsidRDefault="00EA6708" w:rsidP="003C3D77">
      <w:pPr>
        <w:rPr>
          <w:rFonts w:ascii="Cambria" w:eastAsia="Calibri" w:hAnsi="Cambria" w:cs="Calibri"/>
          <w:i/>
          <w:color w:val="5B9BD5"/>
        </w:rPr>
      </w:pPr>
      <w:r w:rsidRPr="00E352EF">
        <w:rPr>
          <w:rFonts w:ascii="Cambria" w:eastAsia="Calibri" w:hAnsi="Cambria" w:cs="Calibri"/>
          <w:i/>
          <w:color w:val="5B9BD5"/>
        </w:rPr>
        <w:t>Examples</w:t>
      </w:r>
      <w:r w:rsidR="0097053A" w:rsidRPr="00E352EF">
        <w:rPr>
          <w:rFonts w:ascii="Cambria" w:eastAsia="Calibri" w:hAnsi="Cambria" w:cs="Calibri"/>
          <w:i/>
          <w:color w:val="5B9BD5"/>
        </w:rPr>
        <w:t xml:space="preserve"> </w:t>
      </w:r>
    </w:p>
    <w:p w14:paraId="0CB76AB8" w14:textId="3A4573F4" w:rsidR="005A2227" w:rsidRPr="00E352EF" w:rsidRDefault="00EA6708" w:rsidP="00C96285">
      <w:pPr>
        <w:rPr>
          <w:rFonts w:ascii="Cambria" w:hAnsi="Cambria"/>
        </w:rPr>
      </w:pPr>
      <w:r w:rsidRPr="00E352EF">
        <w:rPr>
          <w:rFonts w:ascii="Cambria" w:eastAsia="Calibri" w:hAnsi="Cambria"/>
        </w:rPr>
        <w:t>d</w:t>
      </w:r>
      <w:r w:rsidR="0097053A" w:rsidRPr="00E352EF">
        <w:rPr>
          <w:rFonts w:ascii="Cambria" w:eastAsia="Calibri" w:hAnsi="Cambria"/>
        </w:rPr>
        <w:t xml:space="preserve">s_2 := </w:t>
      </w:r>
      <w:r w:rsidR="008D0823" w:rsidRPr="00E352EF">
        <w:rPr>
          <w:rFonts w:ascii="Cambria" w:eastAsia="Calibri" w:hAnsi="Cambria"/>
          <w:b/>
        </w:rPr>
        <w:t>transcode</w:t>
      </w:r>
      <w:r w:rsidR="0097053A" w:rsidRPr="00E352EF">
        <w:rPr>
          <w:rFonts w:ascii="Cambria" w:eastAsia="Calibri" w:hAnsi="Cambria"/>
          <w:b/>
        </w:rPr>
        <w:t>(</w:t>
      </w:r>
      <w:r w:rsidR="0097053A" w:rsidRPr="00E352EF">
        <w:rPr>
          <w:rFonts w:ascii="Cambria" w:eastAsia="Calibri" w:hAnsi="Cambria"/>
        </w:rPr>
        <w:t xml:space="preserve"> ds</w:t>
      </w:r>
      <w:ins w:id="11262" w:author="Laura Viignola" w:date="2017-05-11T09:42:00Z">
        <w:r w:rsidR="004266D2">
          <w:rPr>
            <w:rFonts w:ascii="Cambria" w:eastAsia="Calibri" w:hAnsi="Cambria"/>
          </w:rPr>
          <w:t>#</w:t>
        </w:r>
      </w:ins>
      <w:ins w:id="11263" w:author="Laura Viignola" w:date="2017-05-10T15:40:00Z">
        <w:r w:rsidR="008F48A1" w:rsidRPr="00E352EF">
          <w:rPr>
            <w:rFonts w:ascii="Cambria" w:eastAsia="Calibri" w:hAnsi="Cambria"/>
          </w:rPr>
          <w:t>REF_AREA</w:t>
        </w:r>
      </w:ins>
      <w:r w:rsidR="0097053A" w:rsidRPr="00E352EF">
        <w:rPr>
          <w:rFonts w:ascii="Cambria" w:eastAsia="Calibri" w:hAnsi="Cambria"/>
        </w:rPr>
        <w:t>, ds_map</w:t>
      </w:r>
      <w:del w:id="11264" w:author="Laura Viignola" w:date="2017-05-10T15:40:00Z">
        <w:r w:rsidR="0097053A" w:rsidRPr="00E352EF" w:rsidDel="008F48A1">
          <w:rPr>
            <w:rFonts w:ascii="Cambria" w:eastAsia="Calibri" w:hAnsi="Cambria"/>
          </w:rPr>
          <w:delText xml:space="preserve">, REF_AREA </w:delText>
        </w:r>
      </w:del>
      <w:r w:rsidR="0097053A" w:rsidRPr="00E352EF">
        <w:rPr>
          <w:rFonts w:ascii="Cambria" w:eastAsia="Calibri" w:hAnsi="Cambria"/>
          <w:b/>
        </w:rPr>
        <w:t>)</w:t>
      </w:r>
    </w:p>
    <w:p w14:paraId="7385CE03" w14:textId="77777777" w:rsidR="005A2227" w:rsidRPr="00E352EF" w:rsidRDefault="005A2227"/>
    <w:tbl>
      <w:tblPr>
        <w:tblW w:w="3226" w:type="dxa"/>
        <w:tblInd w:w="108" w:type="dxa"/>
        <w:tblBorders>
          <w:top w:val="single" w:sz="0" w:space="0" w:color="FFFFFF"/>
          <w:left w:val="single" w:sz="0" w:space="0" w:color="FFFFFF"/>
          <w:bottom w:val="single" w:sz="0" w:space="0" w:color="FFFFFF"/>
          <w:right w:val="single" w:sz="0" w:space="0" w:color="FFFFFF"/>
          <w:insideH w:val="nil"/>
          <w:insideV w:val="nil"/>
        </w:tblBorders>
        <w:tblCellMar>
          <w:left w:w="100" w:type="dxa"/>
          <w:right w:w="100" w:type="dxa"/>
        </w:tblCellMar>
        <w:tblLook w:val="04A0" w:firstRow="1" w:lastRow="0" w:firstColumn="1" w:lastColumn="0" w:noHBand="0" w:noVBand="1"/>
      </w:tblPr>
      <w:tblGrid>
        <w:gridCol w:w="1512"/>
        <w:gridCol w:w="1714"/>
      </w:tblGrid>
      <w:tr w:rsidR="005A2227" w:rsidRPr="00E352EF" w14:paraId="1AD8CF19" w14:textId="77777777">
        <w:tc>
          <w:tcPr>
            <w:tcW w:w="1512"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6F3D39A1" w14:textId="77777777" w:rsidR="005A2227" w:rsidRPr="00E352EF" w:rsidRDefault="0097053A">
            <w:pPr>
              <w:jc w:val="both"/>
            </w:pPr>
            <w:r w:rsidRPr="00E352EF">
              <w:rPr>
                <w:rFonts w:ascii="Calibri" w:eastAsia="Calibri" w:hAnsi="Calibri" w:cs="Calibri"/>
              </w:rPr>
              <w:t>ds_map</w:t>
            </w:r>
          </w:p>
        </w:tc>
      </w:tr>
      <w:tr w:rsidR="005A2227" w:rsidRPr="00E352EF" w14:paraId="7C49881A" w14:textId="77777777">
        <w:tc>
          <w:tcPr>
            <w:tcW w:w="1512"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0A8DC46F" w14:textId="77777777" w:rsidR="005A2227" w:rsidRPr="00E352EF" w:rsidRDefault="0097053A">
            <w:pPr>
              <w:jc w:val="both"/>
            </w:pPr>
            <w:r w:rsidRPr="00E352EF">
              <w:rPr>
                <w:rFonts w:ascii="Calibri" w:eastAsia="Calibri" w:hAnsi="Calibri" w:cs="Calibri"/>
              </w:rPr>
              <w:t>MAPS_FROM</w:t>
            </w:r>
          </w:p>
        </w:tc>
        <w:tc>
          <w:tcPr>
            <w:tcW w:w="1714" w:type="dxa"/>
            <w:tcBorders>
              <w:top w:val="single" w:sz="6" w:space="0" w:color="000000"/>
              <w:left w:val="single" w:sz="6" w:space="0" w:color="000000"/>
              <w:bottom w:val="single" w:sz="6" w:space="0" w:color="000000"/>
              <w:right w:val="single" w:sz="6" w:space="0" w:color="000000"/>
            </w:tcBorders>
            <w:shd w:val="clear" w:color="auto" w:fill="DBE5F1"/>
            <w:tcMar>
              <w:top w:w="43" w:type="dxa"/>
              <w:left w:w="115" w:type="dxa"/>
              <w:bottom w:w="43" w:type="dxa"/>
              <w:right w:w="43" w:type="dxa"/>
            </w:tcMar>
          </w:tcPr>
          <w:p w14:paraId="7BB57B56" w14:textId="77777777" w:rsidR="005A2227" w:rsidRPr="00E352EF" w:rsidRDefault="0097053A">
            <w:pPr>
              <w:jc w:val="both"/>
            </w:pPr>
            <w:r w:rsidRPr="00E352EF">
              <w:rPr>
                <w:rFonts w:ascii="Calibri" w:eastAsia="Calibri" w:hAnsi="Calibri" w:cs="Calibri"/>
              </w:rPr>
              <w:t>MAPS_TO</w:t>
            </w:r>
          </w:p>
        </w:tc>
      </w:tr>
      <w:tr w:rsidR="005A2227" w:rsidRPr="00E352EF" w14:paraId="7122359B" w14:textId="77777777">
        <w:tc>
          <w:tcPr>
            <w:tcW w:w="151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F74302" w14:textId="77777777" w:rsidR="005A2227" w:rsidRPr="00E352EF" w:rsidRDefault="0097053A">
            <w:pPr>
              <w:jc w:val="both"/>
            </w:pPr>
            <w:r w:rsidRPr="00E352EF">
              <w:rPr>
                <w:rFonts w:ascii="Calibri" w:eastAsia="Calibri" w:hAnsi="Calibri" w:cs="Calibri"/>
              </w:rPr>
              <w:t>LU</w:t>
            </w:r>
          </w:p>
        </w:tc>
        <w:tc>
          <w:tcPr>
            <w:tcW w:w="17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D27D6A" w14:textId="77777777" w:rsidR="005A2227" w:rsidRPr="00E352EF" w:rsidRDefault="0097053A">
            <w:pPr>
              <w:jc w:val="both"/>
            </w:pPr>
            <w:r w:rsidRPr="00E352EF">
              <w:rPr>
                <w:rFonts w:ascii="Calibri" w:eastAsia="Calibri" w:hAnsi="Calibri" w:cs="Calibri"/>
              </w:rPr>
              <w:t>LUX</w:t>
            </w:r>
          </w:p>
        </w:tc>
      </w:tr>
      <w:tr w:rsidR="005A2227" w:rsidRPr="00E352EF" w14:paraId="79135A35" w14:textId="77777777">
        <w:tc>
          <w:tcPr>
            <w:tcW w:w="151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6F5CF1" w14:textId="77777777" w:rsidR="005A2227" w:rsidRPr="00E352EF" w:rsidRDefault="0097053A">
            <w:pPr>
              <w:jc w:val="both"/>
            </w:pPr>
            <w:r w:rsidRPr="00E352EF">
              <w:rPr>
                <w:rFonts w:ascii="Calibri" w:eastAsia="Calibri" w:hAnsi="Calibri" w:cs="Calibri"/>
              </w:rPr>
              <w:t>BE</w:t>
            </w:r>
          </w:p>
        </w:tc>
        <w:tc>
          <w:tcPr>
            <w:tcW w:w="17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4D5719" w14:textId="77777777" w:rsidR="005A2227" w:rsidRPr="00E352EF" w:rsidRDefault="0097053A">
            <w:pPr>
              <w:jc w:val="both"/>
            </w:pPr>
            <w:r w:rsidRPr="00E352EF">
              <w:rPr>
                <w:rFonts w:ascii="Calibri" w:eastAsia="Calibri" w:hAnsi="Calibri" w:cs="Calibri"/>
              </w:rPr>
              <w:t>BEL</w:t>
            </w:r>
          </w:p>
        </w:tc>
      </w:tr>
      <w:tr w:rsidR="005A2227" w:rsidRPr="00E352EF" w14:paraId="01856A8E" w14:textId="77777777">
        <w:tc>
          <w:tcPr>
            <w:tcW w:w="151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789478" w14:textId="77777777" w:rsidR="005A2227" w:rsidRPr="00E352EF" w:rsidRDefault="0097053A">
            <w:pPr>
              <w:jc w:val="both"/>
            </w:pPr>
            <w:r w:rsidRPr="00E352EF">
              <w:rPr>
                <w:rFonts w:ascii="Calibri" w:eastAsia="Calibri" w:hAnsi="Calibri" w:cs="Calibri"/>
              </w:rPr>
              <w:t>IT</w:t>
            </w:r>
          </w:p>
        </w:tc>
        <w:tc>
          <w:tcPr>
            <w:tcW w:w="17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E4AB1F" w14:textId="77777777" w:rsidR="005A2227" w:rsidRPr="00E352EF" w:rsidRDefault="0097053A">
            <w:pPr>
              <w:jc w:val="both"/>
            </w:pPr>
            <w:r w:rsidRPr="00E352EF">
              <w:rPr>
                <w:rFonts w:ascii="Calibri" w:eastAsia="Calibri" w:hAnsi="Calibri" w:cs="Calibri"/>
              </w:rPr>
              <w:t>ITA</w:t>
            </w:r>
          </w:p>
        </w:tc>
      </w:tr>
    </w:tbl>
    <w:p w14:paraId="76557617" w14:textId="77777777" w:rsidR="005A2227" w:rsidRPr="00E352EF" w:rsidRDefault="005A2227"/>
    <w:tbl>
      <w:tblPr>
        <w:tblW w:w="3226" w:type="dxa"/>
        <w:tblInd w:w="108" w:type="dxa"/>
        <w:tblBorders>
          <w:top w:val="single" w:sz="0" w:space="0" w:color="FFFFFF"/>
          <w:left w:val="single" w:sz="0" w:space="0" w:color="FFFFFF"/>
          <w:bottom w:val="single" w:sz="0" w:space="0" w:color="FFFFFF"/>
          <w:right w:val="single" w:sz="0" w:space="0" w:color="FFFFFF"/>
          <w:insideH w:val="nil"/>
          <w:insideV w:val="nil"/>
        </w:tblBorders>
        <w:tblCellMar>
          <w:left w:w="100" w:type="dxa"/>
          <w:right w:w="100" w:type="dxa"/>
        </w:tblCellMar>
        <w:tblLook w:val="04A0" w:firstRow="1" w:lastRow="0" w:firstColumn="1" w:lastColumn="0" w:noHBand="0" w:noVBand="1"/>
      </w:tblPr>
      <w:tblGrid>
        <w:gridCol w:w="1512"/>
        <w:gridCol w:w="1714"/>
      </w:tblGrid>
      <w:tr w:rsidR="005A2227" w:rsidRPr="00E352EF" w14:paraId="6BA42237" w14:textId="77777777">
        <w:tc>
          <w:tcPr>
            <w:tcW w:w="1512"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47A04C83" w14:textId="77777777" w:rsidR="005A2227" w:rsidRPr="00E352EF" w:rsidRDefault="0097053A">
            <w:pPr>
              <w:jc w:val="both"/>
            </w:pPr>
            <w:r w:rsidRPr="00E352EF">
              <w:rPr>
                <w:rFonts w:ascii="Calibri" w:eastAsia="Calibri" w:hAnsi="Calibri" w:cs="Calibri"/>
              </w:rPr>
              <w:t>ds</w:t>
            </w:r>
          </w:p>
        </w:tc>
      </w:tr>
      <w:tr w:rsidR="005A2227" w:rsidRPr="00E352EF" w14:paraId="754C7DAF" w14:textId="77777777">
        <w:tc>
          <w:tcPr>
            <w:tcW w:w="1512" w:type="dxa"/>
            <w:tcBorders>
              <w:top w:val="single" w:sz="6" w:space="0" w:color="000000"/>
              <w:left w:val="single" w:sz="6" w:space="0" w:color="000000"/>
              <w:bottom w:val="single" w:sz="6" w:space="0" w:color="000000"/>
              <w:right w:val="single" w:sz="6" w:space="0" w:color="000000"/>
            </w:tcBorders>
            <w:shd w:val="clear" w:color="auto" w:fill="A6A6A6"/>
            <w:tcMar>
              <w:top w:w="43" w:type="dxa"/>
              <w:left w:w="115" w:type="dxa"/>
              <w:bottom w:w="43" w:type="dxa"/>
              <w:right w:w="43" w:type="dxa"/>
            </w:tcMar>
          </w:tcPr>
          <w:p w14:paraId="12C19603" w14:textId="77777777" w:rsidR="005A2227" w:rsidRPr="00E352EF" w:rsidRDefault="0097053A">
            <w:pPr>
              <w:jc w:val="both"/>
            </w:pPr>
            <w:r w:rsidRPr="00E352EF">
              <w:rPr>
                <w:rFonts w:ascii="Calibri" w:eastAsia="Calibri" w:hAnsi="Calibri" w:cs="Calibri"/>
              </w:rPr>
              <w:t>REF_AREA</w:t>
            </w:r>
          </w:p>
        </w:tc>
        <w:tc>
          <w:tcPr>
            <w:tcW w:w="1714" w:type="dxa"/>
            <w:tcBorders>
              <w:top w:val="single" w:sz="6" w:space="0" w:color="000000"/>
              <w:left w:val="single" w:sz="6" w:space="0" w:color="000000"/>
              <w:bottom w:val="single" w:sz="6" w:space="0" w:color="000000"/>
              <w:right w:val="single" w:sz="6" w:space="0" w:color="000000"/>
            </w:tcBorders>
            <w:shd w:val="clear" w:color="auto" w:fill="B8CCE4"/>
            <w:tcMar>
              <w:top w:w="43" w:type="dxa"/>
              <w:left w:w="115" w:type="dxa"/>
              <w:bottom w:w="43" w:type="dxa"/>
              <w:right w:w="43" w:type="dxa"/>
            </w:tcMar>
          </w:tcPr>
          <w:p w14:paraId="27A4B8A6" w14:textId="77777777" w:rsidR="005A2227" w:rsidRPr="00E352EF" w:rsidRDefault="0097053A">
            <w:pPr>
              <w:jc w:val="both"/>
            </w:pPr>
            <w:r w:rsidRPr="00E352EF">
              <w:rPr>
                <w:rFonts w:ascii="Calibri" w:eastAsia="Calibri" w:hAnsi="Calibri" w:cs="Calibri"/>
              </w:rPr>
              <w:t>VALUE</w:t>
            </w:r>
          </w:p>
        </w:tc>
      </w:tr>
      <w:tr w:rsidR="005A2227" w:rsidRPr="00E352EF" w14:paraId="1EF956D7" w14:textId="77777777">
        <w:tc>
          <w:tcPr>
            <w:tcW w:w="151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7EAA6C" w14:textId="77777777" w:rsidR="005A2227" w:rsidRPr="00E352EF" w:rsidRDefault="0097053A">
            <w:pPr>
              <w:jc w:val="both"/>
            </w:pPr>
            <w:r w:rsidRPr="00E352EF">
              <w:rPr>
                <w:rFonts w:ascii="Calibri" w:eastAsia="Calibri" w:hAnsi="Calibri" w:cs="Calibri"/>
              </w:rPr>
              <w:t>LU</w:t>
            </w:r>
          </w:p>
        </w:tc>
        <w:tc>
          <w:tcPr>
            <w:tcW w:w="17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5CB0DA" w14:textId="77777777" w:rsidR="005A2227" w:rsidRPr="00E352EF" w:rsidRDefault="0097053A">
            <w:pPr>
              <w:jc w:val="both"/>
            </w:pPr>
            <w:r w:rsidRPr="00E352EF">
              <w:rPr>
                <w:rFonts w:ascii="Calibri" w:eastAsia="Calibri" w:hAnsi="Calibri" w:cs="Calibri"/>
              </w:rPr>
              <w:t>10</w:t>
            </w:r>
          </w:p>
        </w:tc>
      </w:tr>
      <w:tr w:rsidR="005A2227" w:rsidRPr="00E352EF" w14:paraId="05C44B11" w14:textId="77777777">
        <w:tc>
          <w:tcPr>
            <w:tcW w:w="151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85400F" w14:textId="77777777" w:rsidR="005A2227" w:rsidRPr="00E352EF" w:rsidRDefault="0097053A">
            <w:pPr>
              <w:jc w:val="both"/>
            </w:pPr>
            <w:r w:rsidRPr="00E352EF">
              <w:rPr>
                <w:rFonts w:ascii="Calibri" w:eastAsia="Calibri" w:hAnsi="Calibri" w:cs="Calibri"/>
              </w:rPr>
              <w:t>BE</w:t>
            </w:r>
          </w:p>
        </w:tc>
        <w:tc>
          <w:tcPr>
            <w:tcW w:w="17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F76401" w14:textId="77777777" w:rsidR="005A2227" w:rsidRPr="00E352EF" w:rsidRDefault="0097053A">
            <w:pPr>
              <w:jc w:val="both"/>
            </w:pPr>
            <w:r w:rsidRPr="00E352EF">
              <w:rPr>
                <w:rFonts w:ascii="Calibri" w:eastAsia="Calibri" w:hAnsi="Calibri" w:cs="Calibri"/>
              </w:rPr>
              <w:t>11</w:t>
            </w:r>
          </w:p>
        </w:tc>
      </w:tr>
      <w:tr w:rsidR="005A2227" w:rsidRPr="00E352EF" w14:paraId="194947E2" w14:textId="77777777">
        <w:tc>
          <w:tcPr>
            <w:tcW w:w="151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807057" w14:textId="77777777" w:rsidR="005A2227" w:rsidRPr="00E352EF" w:rsidRDefault="0097053A">
            <w:pPr>
              <w:jc w:val="both"/>
            </w:pPr>
            <w:r w:rsidRPr="00E352EF">
              <w:rPr>
                <w:rFonts w:ascii="Calibri" w:eastAsia="Calibri" w:hAnsi="Calibri" w:cs="Calibri"/>
              </w:rPr>
              <w:t>IT</w:t>
            </w:r>
          </w:p>
        </w:tc>
        <w:tc>
          <w:tcPr>
            <w:tcW w:w="17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62970B" w14:textId="77777777" w:rsidR="005A2227" w:rsidRPr="00E352EF" w:rsidRDefault="0097053A">
            <w:pPr>
              <w:jc w:val="both"/>
            </w:pPr>
            <w:r w:rsidRPr="00E352EF">
              <w:rPr>
                <w:rFonts w:ascii="Calibri" w:eastAsia="Calibri" w:hAnsi="Calibri" w:cs="Calibri"/>
              </w:rPr>
              <w:t>13</w:t>
            </w:r>
          </w:p>
        </w:tc>
      </w:tr>
    </w:tbl>
    <w:p w14:paraId="2B575623" w14:textId="77777777" w:rsidR="005A2227" w:rsidRPr="00E352EF" w:rsidRDefault="005A2227">
      <w:pPr>
        <w:spacing w:after="120"/>
      </w:pPr>
    </w:p>
    <w:tbl>
      <w:tblPr>
        <w:tblW w:w="3226" w:type="dxa"/>
        <w:tblInd w:w="108" w:type="dxa"/>
        <w:tblBorders>
          <w:top w:val="single" w:sz="0" w:space="0" w:color="FFFFFF"/>
          <w:left w:val="single" w:sz="0" w:space="0" w:color="FFFFFF"/>
          <w:bottom w:val="single" w:sz="0" w:space="0" w:color="FFFFFF"/>
          <w:right w:val="single" w:sz="0" w:space="0" w:color="FFFFFF"/>
          <w:insideH w:val="nil"/>
          <w:insideV w:val="nil"/>
        </w:tblBorders>
        <w:tblCellMar>
          <w:left w:w="100" w:type="dxa"/>
          <w:right w:w="100" w:type="dxa"/>
        </w:tblCellMar>
        <w:tblLook w:val="04A0" w:firstRow="1" w:lastRow="0" w:firstColumn="1" w:lastColumn="0" w:noHBand="0" w:noVBand="1"/>
      </w:tblPr>
      <w:tblGrid>
        <w:gridCol w:w="1512"/>
        <w:gridCol w:w="1714"/>
      </w:tblGrid>
      <w:tr w:rsidR="005A2227" w:rsidRPr="00E352EF" w14:paraId="4789EE7B" w14:textId="77777777">
        <w:tc>
          <w:tcPr>
            <w:tcW w:w="1512"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5090368F" w14:textId="77777777" w:rsidR="005A2227" w:rsidRPr="00E352EF" w:rsidRDefault="0097053A">
            <w:pPr>
              <w:jc w:val="both"/>
            </w:pPr>
            <w:r w:rsidRPr="00E352EF">
              <w:rPr>
                <w:rFonts w:ascii="Calibri" w:eastAsia="Calibri" w:hAnsi="Calibri" w:cs="Calibri"/>
              </w:rPr>
              <w:t>ds_2</w:t>
            </w:r>
          </w:p>
        </w:tc>
      </w:tr>
      <w:tr w:rsidR="005A2227" w:rsidRPr="00E352EF" w14:paraId="5376E011" w14:textId="77777777">
        <w:tc>
          <w:tcPr>
            <w:tcW w:w="1512" w:type="dxa"/>
            <w:tcBorders>
              <w:top w:val="single" w:sz="6" w:space="0" w:color="000000"/>
              <w:left w:val="single" w:sz="6" w:space="0" w:color="000000"/>
              <w:bottom w:val="single" w:sz="6" w:space="0" w:color="000000"/>
              <w:right w:val="single" w:sz="6" w:space="0" w:color="000000"/>
            </w:tcBorders>
            <w:shd w:val="clear" w:color="auto" w:fill="A6A6A6"/>
            <w:tcMar>
              <w:top w:w="43" w:type="dxa"/>
              <w:left w:w="115" w:type="dxa"/>
              <w:bottom w:w="43" w:type="dxa"/>
              <w:right w:w="43" w:type="dxa"/>
            </w:tcMar>
          </w:tcPr>
          <w:p w14:paraId="118EB90E" w14:textId="77777777" w:rsidR="005A2227" w:rsidRPr="00E352EF" w:rsidRDefault="0097053A">
            <w:pPr>
              <w:jc w:val="both"/>
            </w:pPr>
            <w:r w:rsidRPr="00E352EF">
              <w:rPr>
                <w:rFonts w:ascii="Calibri" w:eastAsia="Calibri" w:hAnsi="Calibri" w:cs="Calibri"/>
              </w:rPr>
              <w:t>REF_AREA</w:t>
            </w:r>
          </w:p>
        </w:tc>
        <w:tc>
          <w:tcPr>
            <w:tcW w:w="1714" w:type="dxa"/>
            <w:tcBorders>
              <w:top w:val="single" w:sz="6" w:space="0" w:color="000000"/>
              <w:left w:val="single" w:sz="6" w:space="0" w:color="000000"/>
              <w:bottom w:val="single" w:sz="6" w:space="0" w:color="000000"/>
              <w:right w:val="single" w:sz="6" w:space="0" w:color="000000"/>
            </w:tcBorders>
            <w:shd w:val="clear" w:color="auto" w:fill="B8CCE4"/>
            <w:tcMar>
              <w:top w:w="43" w:type="dxa"/>
              <w:left w:w="115" w:type="dxa"/>
              <w:bottom w:w="43" w:type="dxa"/>
              <w:right w:w="43" w:type="dxa"/>
            </w:tcMar>
          </w:tcPr>
          <w:p w14:paraId="2B5E15CB" w14:textId="77777777" w:rsidR="005A2227" w:rsidRPr="00E352EF" w:rsidRDefault="0097053A">
            <w:pPr>
              <w:jc w:val="both"/>
            </w:pPr>
            <w:r w:rsidRPr="00E352EF">
              <w:rPr>
                <w:rFonts w:ascii="Calibri" w:eastAsia="Calibri" w:hAnsi="Calibri" w:cs="Calibri"/>
              </w:rPr>
              <w:t>VALUE</w:t>
            </w:r>
          </w:p>
        </w:tc>
      </w:tr>
      <w:tr w:rsidR="005A2227" w:rsidRPr="00E352EF" w14:paraId="5257AAE3" w14:textId="77777777">
        <w:tc>
          <w:tcPr>
            <w:tcW w:w="151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7EC56B" w14:textId="77777777" w:rsidR="005A2227" w:rsidRPr="00E352EF" w:rsidRDefault="0097053A">
            <w:pPr>
              <w:jc w:val="both"/>
            </w:pPr>
            <w:r w:rsidRPr="00E352EF">
              <w:rPr>
                <w:rFonts w:ascii="Calibri" w:eastAsia="Calibri" w:hAnsi="Calibri" w:cs="Calibri"/>
              </w:rPr>
              <w:t>LUX</w:t>
            </w:r>
          </w:p>
        </w:tc>
        <w:tc>
          <w:tcPr>
            <w:tcW w:w="17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685A29" w14:textId="77777777" w:rsidR="005A2227" w:rsidRPr="00E352EF" w:rsidRDefault="0097053A">
            <w:pPr>
              <w:jc w:val="both"/>
            </w:pPr>
            <w:r w:rsidRPr="00E352EF">
              <w:rPr>
                <w:rFonts w:ascii="Calibri" w:eastAsia="Calibri" w:hAnsi="Calibri" w:cs="Calibri"/>
              </w:rPr>
              <w:t>10</w:t>
            </w:r>
          </w:p>
        </w:tc>
      </w:tr>
      <w:tr w:rsidR="005A2227" w:rsidRPr="00E352EF" w14:paraId="6DAA1F74" w14:textId="77777777">
        <w:tc>
          <w:tcPr>
            <w:tcW w:w="151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43B80F" w14:textId="77777777" w:rsidR="005A2227" w:rsidRPr="00E352EF" w:rsidRDefault="0097053A">
            <w:pPr>
              <w:jc w:val="both"/>
            </w:pPr>
            <w:r w:rsidRPr="00E352EF">
              <w:rPr>
                <w:rFonts w:ascii="Calibri" w:eastAsia="Calibri" w:hAnsi="Calibri" w:cs="Calibri"/>
              </w:rPr>
              <w:t>BEL</w:t>
            </w:r>
          </w:p>
        </w:tc>
        <w:tc>
          <w:tcPr>
            <w:tcW w:w="17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F8D903" w14:textId="77777777" w:rsidR="005A2227" w:rsidRPr="00E352EF" w:rsidRDefault="0097053A">
            <w:pPr>
              <w:jc w:val="both"/>
            </w:pPr>
            <w:r w:rsidRPr="00E352EF">
              <w:rPr>
                <w:rFonts w:ascii="Calibri" w:eastAsia="Calibri" w:hAnsi="Calibri" w:cs="Calibri"/>
              </w:rPr>
              <w:t>11</w:t>
            </w:r>
          </w:p>
        </w:tc>
      </w:tr>
      <w:tr w:rsidR="005A2227" w:rsidRPr="00E352EF" w14:paraId="17585E6E" w14:textId="77777777">
        <w:tc>
          <w:tcPr>
            <w:tcW w:w="151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859D67" w14:textId="77777777" w:rsidR="005A2227" w:rsidRPr="00E352EF" w:rsidRDefault="0097053A">
            <w:pPr>
              <w:jc w:val="both"/>
            </w:pPr>
            <w:r w:rsidRPr="00E352EF">
              <w:rPr>
                <w:rFonts w:ascii="Calibri" w:eastAsia="Calibri" w:hAnsi="Calibri" w:cs="Calibri"/>
              </w:rPr>
              <w:t>ITA</w:t>
            </w:r>
          </w:p>
        </w:tc>
        <w:tc>
          <w:tcPr>
            <w:tcW w:w="17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F4406C" w14:textId="77777777" w:rsidR="005A2227" w:rsidRPr="00E352EF" w:rsidRDefault="0097053A">
            <w:pPr>
              <w:jc w:val="both"/>
            </w:pPr>
            <w:r w:rsidRPr="00E352EF">
              <w:rPr>
                <w:rFonts w:ascii="Calibri" w:eastAsia="Calibri" w:hAnsi="Calibri" w:cs="Calibri"/>
              </w:rPr>
              <w:t>13</w:t>
            </w:r>
          </w:p>
        </w:tc>
      </w:tr>
    </w:tbl>
    <w:p w14:paraId="00A9D6A3" w14:textId="77777777" w:rsidR="005A2227" w:rsidRPr="00E352EF" w:rsidRDefault="0097053A" w:rsidP="00A667AB">
      <w:pPr>
        <w:pStyle w:val="Stile3"/>
        <w:rPr>
          <w:lang w:val="en-GB"/>
        </w:rPr>
      </w:pPr>
      <w:bookmarkStart w:id="11265" w:name="_Toc462659733"/>
      <w:bookmarkStart w:id="11266" w:name="_Toc463805785"/>
      <w:bookmarkStart w:id="11267" w:name="_Toc464487962"/>
      <w:r w:rsidRPr="00E352EF">
        <w:rPr>
          <w:lang w:val="en-GB"/>
        </w:rPr>
        <w:t>aggregate</w:t>
      </w:r>
      <w:bookmarkEnd w:id="11265"/>
      <w:bookmarkEnd w:id="11266"/>
      <w:bookmarkEnd w:id="11267"/>
    </w:p>
    <w:p w14:paraId="0E9BCAC3"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09BE6061" w14:textId="77777777" w:rsidR="005A2227" w:rsidRPr="00E352EF" w:rsidRDefault="0097053A" w:rsidP="00897489">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 xml:space="preserve">aggregate </w:t>
      </w:r>
      <w:r w:rsidRPr="00E352EF">
        <w:rPr>
          <w:rFonts w:ascii="Cambria" w:eastAsia="Calibri" w:hAnsi="Cambria" w:cs="Calibri"/>
        </w:rPr>
        <w:t>takes as input a Dataset and returns a new Dataset with the data aggregated based on the rules and Boolean conditions specified in the hierarchical ruleset.</w:t>
      </w:r>
    </w:p>
    <w:p w14:paraId="6784176E" w14:textId="77777777" w:rsidR="00897489" w:rsidRPr="00E352EF" w:rsidRDefault="00897489" w:rsidP="00897489">
      <w:pPr>
        <w:rPr>
          <w:rFonts w:ascii="Cambria" w:eastAsia="Calibri" w:hAnsi="Cambria" w:cs="Calibri"/>
          <w:i/>
          <w:color w:val="5B9BD5"/>
        </w:rPr>
      </w:pPr>
    </w:p>
    <w:p w14:paraId="5183C345"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Syntax</w:t>
      </w:r>
    </w:p>
    <w:p w14:paraId="46E70A3A" w14:textId="77777777" w:rsidR="005A2227" w:rsidRPr="00E352EF" w:rsidRDefault="0097053A" w:rsidP="00897489">
      <w:pPr>
        <w:jc w:val="both"/>
        <w:rPr>
          <w:rFonts w:ascii="Cambria" w:hAnsi="Cambria"/>
        </w:rPr>
      </w:pPr>
      <w:r w:rsidRPr="00E352EF">
        <w:rPr>
          <w:rFonts w:ascii="Cambria" w:eastAsia="Calibri" w:hAnsi="Cambria" w:cs="Calibri"/>
          <w:b/>
        </w:rPr>
        <w:t>aggregate (</w:t>
      </w:r>
      <w:r w:rsidRPr="00E352EF">
        <w:rPr>
          <w:rFonts w:ascii="Cambria" w:eastAsia="Calibri" w:hAnsi="Cambria" w:cs="Calibri"/>
          <w:i/>
        </w:rPr>
        <w:t>ds</w:t>
      </w:r>
      <w:r w:rsidRPr="00E352EF">
        <w:rPr>
          <w:rFonts w:ascii="Cambria" w:eastAsia="Calibri" w:hAnsi="Cambria" w:cs="Calibri"/>
          <w:b/>
        </w:rPr>
        <w:t>,</w:t>
      </w:r>
      <w:r w:rsidRPr="00E352EF">
        <w:rPr>
          <w:rFonts w:ascii="Cambria" w:eastAsia="Calibri" w:hAnsi="Cambria" w:cs="Calibri"/>
        </w:rPr>
        <w:t xml:space="preserve"> </w:t>
      </w:r>
      <w:r w:rsidRPr="00E352EF">
        <w:rPr>
          <w:rFonts w:ascii="Cambria" w:eastAsia="Calibri" w:hAnsi="Cambria" w:cs="Calibri"/>
          <w:i/>
        </w:rPr>
        <w:t>hr</w:t>
      </w:r>
      <w:r w:rsidRPr="00E352EF">
        <w:rPr>
          <w:rFonts w:ascii="Cambria" w:eastAsia="Calibri" w:hAnsi="Cambria" w:cs="Calibri"/>
        </w:rPr>
        <w:t xml:space="preserve"> </w:t>
      </w:r>
      <w:r w:rsidRPr="00E352EF">
        <w:rPr>
          <w:rFonts w:ascii="Cambria" w:eastAsia="Calibri" w:hAnsi="Cambria" w:cs="Calibri"/>
          <w:b/>
        </w:rPr>
        <w:t>,</w:t>
      </w:r>
      <w:r w:rsidRPr="00E352EF">
        <w:rPr>
          <w:rFonts w:ascii="Cambria" w:eastAsia="Calibri" w:hAnsi="Cambria" w:cs="Calibri"/>
        </w:rPr>
        <w:t xml:space="preserve"> { [</w:t>
      </w:r>
      <w:r w:rsidRPr="00E352EF">
        <w:rPr>
          <w:rFonts w:ascii="Cambria" w:eastAsia="Calibri" w:hAnsi="Cambria" w:cs="Calibri"/>
          <w:b/>
        </w:rPr>
        <w:t>total</w:t>
      </w:r>
      <w:r w:rsidRPr="00E352EF">
        <w:rPr>
          <w:rFonts w:ascii="Cambria" w:eastAsia="Calibri" w:hAnsi="Cambria" w:cs="Calibri"/>
        </w:rPr>
        <w:t xml:space="preserve"> | </w:t>
      </w:r>
      <w:r w:rsidRPr="00E352EF">
        <w:rPr>
          <w:rFonts w:ascii="Cambria" w:eastAsia="Calibri" w:hAnsi="Cambria" w:cs="Calibri"/>
          <w:b/>
        </w:rPr>
        <w:t>partial</w:t>
      </w:r>
      <w:r w:rsidRPr="00E352EF">
        <w:rPr>
          <w:rFonts w:ascii="Cambria" w:eastAsia="Calibri" w:hAnsi="Cambria" w:cs="Calibri"/>
        </w:rPr>
        <w:t xml:space="preserve">] } </w:t>
      </w:r>
      <w:r w:rsidRPr="00E352EF">
        <w:rPr>
          <w:rFonts w:ascii="Cambria" w:eastAsia="Calibri" w:hAnsi="Cambria" w:cs="Calibri"/>
          <w:b/>
        </w:rPr>
        <w:t>,</w:t>
      </w:r>
      <w:r w:rsidRPr="00E352EF">
        <w:rPr>
          <w:rFonts w:ascii="Cambria" w:eastAsia="Calibri" w:hAnsi="Cambria" w:cs="Calibri"/>
        </w:rPr>
        <w:t xml:space="preserve"> { [</w:t>
      </w:r>
      <w:r w:rsidRPr="00E352EF">
        <w:rPr>
          <w:rFonts w:ascii="Cambria" w:eastAsia="Calibri" w:hAnsi="Cambria" w:cs="Calibri"/>
          <w:b/>
        </w:rPr>
        <w:t>return</w:t>
      </w:r>
      <w:r w:rsidRPr="00E352EF">
        <w:rPr>
          <w:rFonts w:ascii="Cambria" w:eastAsia="Calibri" w:hAnsi="Cambria" w:cs="Calibri"/>
        </w:rPr>
        <w:t xml:space="preserve"> </w:t>
      </w:r>
      <w:r w:rsidRPr="00E352EF">
        <w:rPr>
          <w:rFonts w:ascii="Cambria" w:eastAsia="Calibri" w:hAnsi="Cambria" w:cs="Calibri"/>
          <w:b/>
        </w:rPr>
        <w:t>aggregates</w:t>
      </w:r>
      <w:r w:rsidRPr="00E352EF">
        <w:rPr>
          <w:rFonts w:ascii="Cambria" w:eastAsia="Calibri" w:hAnsi="Cambria" w:cs="Calibri"/>
        </w:rPr>
        <w:t xml:space="preserve"> | </w:t>
      </w:r>
      <w:r w:rsidRPr="00E352EF">
        <w:rPr>
          <w:rFonts w:ascii="Cambria" w:eastAsia="Calibri" w:hAnsi="Cambria" w:cs="Calibri"/>
          <w:b/>
        </w:rPr>
        <w:t>return all data points</w:t>
      </w:r>
      <w:r w:rsidRPr="00E352EF">
        <w:rPr>
          <w:rFonts w:ascii="Cambria" w:eastAsia="Calibri" w:hAnsi="Cambria" w:cs="Calibri"/>
        </w:rPr>
        <w:t xml:space="preserve">] } </w:t>
      </w:r>
      <w:r w:rsidRPr="00E352EF">
        <w:rPr>
          <w:rFonts w:ascii="Cambria" w:eastAsia="Calibri" w:hAnsi="Cambria" w:cs="Calibri"/>
          <w:b/>
        </w:rPr>
        <w:t>);</w:t>
      </w:r>
    </w:p>
    <w:p w14:paraId="28803CF2" w14:textId="77777777" w:rsidR="00897489" w:rsidRPr="00E352EF" w:rsidRDefault="00897489" w:rsidP="00897489">
      <w:pPr>
        <w:rPr>
          <w:rFonts w:ascii="Cambria" w:eastAsia="Calibri" w:hAnsi="Cambria" w:cs="Calibri"/>
          <w:i/>
          <w:color w:val="5B9BD5"/>
        </w:rPr>
      </w:pPr>
    </w:p>
    <w:p w14:paraId="5AAEDCA4"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Parameters</w:t>
      </w:r>
    </w:p>
    <w:p w14:paraId="0153596C" w14:textId="77777777" w:rsidR="005A2227" w:rsidRPr="00E352EF" w:rsidRDefault="00897489" w:rsidP="00897489">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rPr>
        <w:t xml:space="preserve"> :</w:t>
      </w:r>
      <w:r w:rsidR="0097053A" w:rsidRPr="00E352EF">
        <w:rPr>
          <w:rFonts w:ascii="Cambria" w:eastAsia="Calibri" w:hAnsi="Cambria" w:cs="Calibri"/>
        </w:rPr>
        <w:t xml:space="preserve"> dataset {identifier &lt;IDENT&gt; as scalar-type}+ {measure &lt;IDENT&gt; as numeric}+ </w:t>
      </w:r>
    </w:p>
    <w:p w14:paraId="759A2F8A" w14:textId="77777777" w:rsidR="005A2227" w:rsidRPr="00E352EF" w:rsidRDefault="0097053A" w:rsidP="00897489">
      <w:pPr>
        <w:rPr>
          <w:rFonts w:ascii="Cambria" w:eastAsia="Calibri" w:hAnsi="Cambria" w:cs="Calibri"/>
        </w:rPr>
      </w:pPr>
      <w:r w:rsidRPr="00E352EF">
        <w:rPr>
          <w:rFonts w:ascii="Cambria" w:eastAsia="Calibri" w:hAnsi="Cambria" w:cs="Calibri"/>
        </w:rPr>
        <w:t xml:space="preserve">                    {measure &lt;IDENT&gt; as scalar-type}* {attribute &lt;IDENT&gt; as scalar-type}*</w:t>
      </w:r>
    </w:p>
    <w:p w14:paraId="371EC0E3" w14:textId="77777777" w:rsidR="00897489" w:rsidRPr="00E352EF" w:rsidRDefault="00897489" w:rsidP="00897489">
      <w:pPr>
        <w:rPr>
          <w:rFonts w:ascii="Cambria" w:hAnsi="Cambria"/>
        </w:rPr>
      </w:pPr>
    </w:p>
    <w:p w14:paraId="31DA9E4E" w14:textId="77777777" w:rsidR="005A2227" w:rsidRPr="00E352EF" w:rsidRDefault="0097053A" w:rsidP="008A7573">
      <w:pPr>
        <w:numPr>
          <w:ilvl w:val="0"/>
          <w:numId w:val="34"/>
        </w:numPr>
        <w:ind w:left="360"/>
        <w:rPr>
          <w:rFonts w:ascii="Cambria" w:hAnsi="Cambria"/>
        </w:rPr>
      </w:pPr>
      <w:r w:rsidRPr="00E352EF">
        <w:rPr>
          <w:rFonts w:ascii="Cambria" w:eastAsia="Calibri" w:hAnsi="Cambria" w:cs="Calibri"/>
          <w:i/>
        </w:rPr>
        <w:t xml:space="preserve">ds </w:t>
      </w:r>
      <w:r w:rsidRPr="00E352EF">
        <w:rPr>
          <w:rFonts w:ascii="Cambria" w:eastAsia="Calibri" w:hAnsi="Cambria" w:cs="Calibri"/>
        </w:rPr>
        <w:t>– is the input Dataset to aggregate.</w:t>
      </w:r>
    </w:p>
    <w:p w14:paraId="2AF7E802" w14:textId="77777777" w:rsidR="005A2227" w:rsidRPr="00E352EF" w:rsidRDefault="0097053A" w:rsidP="008A7573">
      <w:pPr>
        <w:numPr>
          <w:ilvl w:val="0"/>
          <w:numId w:val="34"/>
        </w:numPr>
        <w:ind w:left="360"/>
        <w:rPr>
          <w:rFonts w:ascii="Cambria" w:hAnsi="Cambria"/>
        </w:rPr>
      </w:pPr>
      <w:r w:rsidRPr="00E352EF">
        <w:rPr>
          <w:rFonts w:ascii="Cambria" w:eastAsia="Calibri" w:hAnsi="Cambria" w:cs="Calibri"/>
          <w:i/>
        </w:rPr>
        <w:t xml:space="preserve">hr </w:t>
      </w:r>
      <w:r w:rsidRPr="00E352EF">
        <w:rPr>
          <w:rFonts w:ascii="Cambria" w:eastAsia="Calibri" w:hAnsi="Cambria" w:cs="Calibri"/>
        </w:rPr>
        <w:t>– is the hierarchical ruleset (see define hierarchical ruleset) where the rules and the conditions to perform the aggregate operation are defined</w:t>
      </w:r>
      <w:r w:rsidRPr="00E352EF">
        <w:rPr>
          <w:rFonts w:ascii="Cambria" w:eastAsia="Calibri" w:hAnsi="Cambria" w:cs="Calibri"/>
          <w:i/>
        </w:rPr>
        <w:t>.</w:t>
      </w:r>
    </w:p>
    <w:p w14:paraId="038C6E1F" w14:textId="77777777" w:rsidR="005A2227" w:rsidRPr="00E352EF" w:rsidRDefault="0097053A" w:rsidP="008A7573">
      <w:pPr>
        <w:numPr>
          <w:ilvl w:val="0"/>
          <w:numId w:val="34"/>
        </w:numPr>
        <w:ind w:left="360"/>
        <w:rPr>
          <w:rFonts w:ascii="Cambria" w:hAnsi="Cambria"/>
        </w:rPr>
      </w:pPr>
      <w:r w:rsidRPr="00E352EF">
        <w:rPr>
          <w:rFonts w:ascii="Cambria" w:eastAsia="Calibri" w:hAnsi="Cambria" w:cs="Calibri"/>
          <w:i/>
        </w:rPr>
        <w:t xml:space="preserve">total – </w:t>
      </w:r>
      <w:r w:rsidRPr="00E352EF">
        <w:rPr>
          <w:rFonts w:ascii="Cambria" w:eastAsia="Calibri" w:hAnsi="Cambria" w:cs="Calibri"/>
        </w:rPr>
        <w:t>a keyword to specify that the aggregation is performed only when all the elements in the right-hand elements of the aggregation conditions in vr are not NULL (default behaviour).</w:t>
      </w:r>
    </w:p>
    <w:p w14:paraId="3D694320" w14:textId="77777777" w:rsidR="005A2227" w:rsidRPr="00E352EF" w:rsidRDefault="0097053A" w:rsidP="008A7573">
      <w:pPr>
        <w:numPr>
          <w:ilvl w:val="0"/>
          <w:numId w:val="34"/>
        </w:numPr>
        <w:ind w:left="360"/>
        <w:rPr>
          <w:rFonts w:ascii="Cambria" w:hAnsi="Cambria"/>
        </w:rPr>
      </w:pPr>
      <w:r w:rsidRPr="00E352EF">
        <w:rPr>
          <w:rFonts w:ascii="Cambria" w:eastAsia="Calibri" w:hAnsi="Cambria" w:cs="Calibri"/>
          <w:i/>
        </w:rPr>
        <w:t xml:space="preserve">partial – </w:t>
      </w:r>
      <w:r w:rsidRPr="00E352EF">
        <w:rPr>
          <w:rFonts w:ascii="Cambria" w:eastAsia="Calibri" w:hAnsi="Cambria" w:cs="Calibri"/>
        </w:rPr>
        <w:t>a keyword to specify that the aggregation is performed when at least one element of the right-hand side of the aggregation conditions in vr is not NULL and, in this case, all the NULLs are treated as zero (that is, ignored in the summation).</w:t>
      </w:r>
    </w:p>
    <w:p w14:paraId="0A40EE62" w14:textId="77777777" w:rsidR="005A2227" w:rsidRPr="00E352EF" w:rsidRDefault="0097053A" w:rsidP="008A7573">
      <w:pPr>
        <w:numPr>
          <w:ilvl w:val="0"/>
          <w:numId w:val="34"/>
        </w:numPr>
        <w:ind w:left="360"/>
        <w:rPr>
          <w:rFonts w:ascii="Cambria" w:hAnsi="Cambria"/>
        </w:rPr>
      </w:pPr>
      <w:r w:rsidRPr="00E352EF">
        <w:rPr>
          <w:rFonts w:ascii="Cambria" w:eastAsia="Calibri" w:hAnsi="Cambria" w:cs="Calibri"/>
          <w:i/>
        </w:rPr>
        <w:t xml:space="preserve">return aggregates – </w:t>
      </w:r>
      <w:r w:rsidRPr="00E352EF">
        <w:rPr>
          <w:rFonts w:ascii="Cambria" w:eastAsia="Calibri" w:hAnsi="Cambria" w:cs="Calibri"/>
        </w:rPr>
        <w:t>a keyword to specify that the output Dataset contains only the data points resulting from aggregations (default behaviour).</w:t>
      </w:r>
    </w:p>
    <w:p w14:paraId="7805CB36" w14:textId="77777777" w:rsidR="005A2227" w:rsidRPr="00E352EF" w:rsidRDefault="0097053A" w:rsidP="008A7573">
      <w:pPr>
        <w:numPr>
          <w:ilvl w:val="0"/>
          <w:numId w:val="34"/>
        </w:numPr>
        <w:ind w:left="360"/>
        <w:rPr>
          <w:rFonts w:ascii="Cambria" w:hAnsi="Cambria"/>
        </w:rPr>
      </w:pPr>
      <w:r w:rsidRPr="00E352EF">
        <w:rPr>
          <w:rFonts w:ascii="Cambria" w:eastAsia="Calibri" w:hAnsi="Cambria" w:cs="Calibri"/>
          <w:i/>
        </w:rPr>
        <w:t xml:space="preserve">return all data points – </w:t>
      </w:r>
      <w:r w:rsidRPr="00E352EF">
        <w:rPr>
          <w:rFonts w:ascii="Cambria" w:eastAsia="Calibri" w:hAnsi="Cambria" w:cs="Calibri"/>
        </w:rPr>
        <w:t xml:space="preserve">a keyword to specify that the output Dataset contains data points resulting from aggregations as well as the data points of the input Dataset ds. </w:t>
      </w:r>
    </w:p>
    <w:p w14:paraId="1151DDDE" w14:textId="77777777" w:rsidR="00897489" w:rsidRPr="00E352EF" w:rsidRDefault="00897489" w:rsidP="00897489">
      <w:pPr>
        <w:rPr>
          <w:rFonts w:ascii="Cambria" w:eastAsia="Calibri" w:hAnsi="Cambria" w:cs="Calibri"/>
          <w:i/>
          <w:color w:val="5B9BD5"/>
        </w:rPr>
      </w:pPr>
    </w:p>
    <w:p w14:paraId="0CB93BE2"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Constraints</w:t>
      </w:r>
    </w:p>
    <w:p w14:paraId="393B035A" w14:textId="77777777" w:rsidR="005A2227" w:rsidRPr="00E352EF" w:rsidRDefault="0097053A" w:rsidP="008A7573">
      <w:pPr>
        <w:numPr>
          <w:ilvl w:val="0"/>
          <w:numId w:val="35"/>
        </w:numPr>
        <w:ind w:left="360"/>
        <w:rPr>
          <w:rFonts w:ascii="Cambria" w:hAnsi="Cambria"/>
        </w:rPr>
      </w:pPr>
      <w:r w:rsidRPr="00E352EF">
        <w:rPr>
          <w:rFonts w:ascii="Cambria" w:eastAsia="Calibri" w:hAnsi="Cambria" w:cs="Calibri"/>
          <w:i/>
        </w:rPr>
        <w:t>ds</w:t>
      </w:r>
      <w:r w:rsidRPr="00E352EF">
        <w:rPr>
          <w:rFonts w:ascii="Cambria" w:eastAsia="Calibri" w:hAnsi="Cambria" w:cs="Calibri"/>
        </w:rPr>
        <w:t xml:space="preserve"> must ha</w:t>
      </w:r>
      <w:r w:rsidR="008D0823" w:rsidRPr="00E352EF">
        <w:rPr>
          <w:rFonts w:ascii="Cambria" w:eastAsia="Calibri" w:hAnsi="Cambria" w:cs="Calibri"/>
        </w:rPr>
        <w:t>ve</w:t>
      </w:r>
      <w:r w:rsidRPr="00E352EF">
        <w:rPr>
          <w:rFonts w:ascii="Cambria" w:eastAsia="Calibri" w:hAnsi="Cambria" w:cs="Calibri"/>
        </w:rPr>
        <w:t xml:space="preserve"> at least one numeric </w:t>
      </w:r>
      <w:r w:rsidR="00D6733B" w:rsidRPr="00E352EF">
        <w:rPr>
          <w:rFonts w:ascii="Cambria" w:eastAsia="Calibri" w:hAnsi="Cambria" w:cs="Calibri"/>
        </w:rPr>
        <w:t>M</w:t>
      </w:r>
      <w:r w:rsidRPr="00E352EF">
        <w:rPr>
          <w:rFonts w:ascii="Cambria" w:eastAsia="Calibri" w:hAnsi="Cambria" w:cs="Calibri"/>
        </w:rPr>
        <w:t xml:space="preserve">easure. </w:t>
      </w:r>
    </w:p>
    <w:p w14:paraId="27FC5AA7" w14:textId="77777777" w:rsidR="005A2227" w:rsidRPr="00E352EF" w:rsidRDefault="0097053A" w:rsidP="008A7573">
      <w:pPr>
        <w:numPr>
          <w:ilvl w:val="0"/>
          <w:numId w:val="35"/>
        </w:numPr>
        <w:tabs>
          <w:tab w:val="left" w:pos="0"/>
        </w:tabs>
        <w:ind w:left="360"/>
        <w:rPr>
          <w:rFonts w:ascii="Cambria" w:hAnsi="Cambria"/>
        </w:rPr>
      </w:pPr>
      <w:r w:rsidRPr="00E352EF">
        <w:rPr>
          <w:rFonts w:ascii="Cambria" w:eastAsia="Calibri" w:hAnsi="Cambria" w:cs="Calibri"/>
          <w:i/>
        </w:rPr>
        <w:t>hr</w:t>
      </w:r>
      <w:r w:rsidRPr="00E352EF">
        <w:rPr>
          <w:rFonts w:ascii="Cambria" w:eastAsia="Calibri" w:hAnsi="Cambria" w:cs="Calibri"/>
        </w:rPr>
        <w:t xml:space="preserve"> must be defined for calculation purposes (hence following the respective constraints). </w:t>
      </w:r>
    </w:p>
    <w:p w14:paraId="172E9309" w14:textId="77777777" w:rsidR="00897489" w:rsidRPr="00E352EF" w:rsidRDefault="00897489" w:rsidP="00897489">
      <w:pPr>
        <w:rPr>
          <w:rFonts w:ascii="Cambria" w:eastAsia="Calibri" w:hAnsi="Cambria" w:cs="Calibri"/>
          <w:i/>
          <w:color w:val="5B9BD5"/>
        </w:rPr>
      </w:pPr>
    </w:p>
    <w:p w14:paraId="70CB75FE"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Returns</w:t>
      </w:r>
    </w:p>
    <w:p w14:paraId="487A742E" w14:textId="662E3F77" w:rsidR="005A2227" w:rsidRPr="00E352EF" w:rsidRDefault="0097053A" w:rsidP="00897489">
      <w:pPr>
        <w:jc w:val="both"/>
        <w:rPr>
          <w:rFonts w:ascii="Cambria" w:hAnsi="Cambria"/>
        </w:rPr>
      </w:pPr>
      <w:r w:rsidRPr="00E352EF">
        <w:rPr>
          <w:rFonts w:ascii="Cambria" w:eastAsia="Calibri" w:hAnsi="Cambria" w:cs="Calibri"/>
        </w:rPr>
        <w:t xml:space="preserve">A Dataset with all the Identifier and Measure Components of </w:t>
      </w:r>
      <w:r w:rsidRPr="00E352EF">
        <w:rPr>
          <w:rFonts w:ascii="Cambria" w:eastAsia="Calibri" w:hAnsi="Cambria" w:cs="Calibri"/>
          <w:i/>
        </w:rPr>
        <w:t>ds</w:t>
      </w:r>
      <w:r w:rsidRPr="00E352EF">
        <w:rPr>
          <w:rFonts w:ascii="Cambria" w:eastAsia="Calibri" w:hAnsi="Cambria" w:cs="Calibri"/>
        </w:rPr>
        <w:t xml:space="preserve">, with the data aggregated on the basis of the rules and Boolean conditions specified in the </w:t>
      </w:r>
      <w:r w:rsidR="00AE69F4" w:rsidRPr="00E352EF">
        <w:rPr>
          <w:rFonts w:ascii="Cambria" w:eastAsia="Calibri" w:hAnsi="Cambria" w:cs="Calibri"/>
        </w:rPr>
        <w:t xml:space="preserve">hierarchical (vertical) </w:t>
      </w:r>
      <w:r w:rsidRPr="00E352EF">
        <w:rPr>
          <w:rFonts w:ascii="Cambria" w:eastAsia="Calibri" w:hAnsi="Cambria" w:cs="Calibri"/>
        </w:rPr>
        <w:t xml:space="preserve">Ruleset </w:t>
      </w:r>
      <w:r w:rsidRPr="00E352EF">
        <w:rPr>
          <w:rFonts w:ascii="Cambria" w:eastAsia="Calibri" w:hAnsi="Cambria" w:cs="Calibri"/>
          <w:i/>
        </w:rPr>
        <w:t>hr</w:t>
      </w:r>
      <w:r w:rsidRPr="00E352EF">
        <w:rPr>
          <w:rFonts w:ascii="Cambria" w:eastAsia="Calibri" w:hAnsi="Cambria" w:cs="Calibri"/>
        </w:rPr>
        <w:t xml:space="preserve">.   </w:t>
      </w:r>
    </w:p>
    <w:p w14:paraId="1CC7D990" w14:textId="77777777" w:rsidR="00897489" w:rsidRPr="00E352EF" w:rsidRDefault="00897489" w:rsidP="00897489">
      <w:pPr>
        <w:rPr>
          <w:rFonts w:ascii="Cambria" w:eastAsia="Calibri" w:hAnsi="Cambria" w:cs="Calibri"/>
          <w:i/>
          <w:color w:val="5B9BD5"/>
        </w:rPr>
      </w:pPr>
    </w:p>
    <w:p w14:paraId="39F21C6A"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 specification</w:t>
      </w:r>
    </w:p>
    <w:p w14:paraId="1838E3B4" w14:textId="77777777" w:rsidR="008D0823" w:rsidRPr="00E352EF" w:rsidRDefault="0097053A" w:rsidP="00897489">
      <w:pPr>
        <w:jc w:val="both"/>
        <w:rPr>
          <w:rFonts w:ascii="Cambria" w:eastAsia="Calibri" w:hAnsi="Cambria" w:cs="Calibri"/>
        </w:rPr>
      </w:pPr>
      <w:r w:rsidRPr="00E352EF">
        <w:rPr>
          <w:rFonts w:ascii="Cambria" w:eastAsia="Calibri" w:hAnsi="Cambria" w:cs="Calibri"/>
        </w:rPr>
        <w:t xml:space="preserve">The aggregate operator takes as input a Dataset, with at least a numeric Measure Component, and a hierarchical ruleset and returns a new Dataset, with the data aggregated based on the rules and Boolean conditions specified in the ruleset. </w:t>
      </w:r>
    </w:p>
    <w:p w14:paraId="59843805" w14:textId="77777777" w:rsidR="008D0823" w:rsidRPr="00E352EF" w:rsidRDefault="0097053A" w:rsidP="00897489">
      <w:pPr>
        <w:jc w:val="both"/>
        <w:rPr>
          <w:rFonts w:ascii="Cambria" w:eastAsia="Calibri" w:hAnsi="Cambria" w:cs="Calibri"/>
        </w:rPr>
      </w:pPr>
      <w:r w:rsidRPr="00E352EF">
        <w:rPr>
          <w:rFonts w:ascii="Cambria" w:eastAsia="Calibri" w:hAnsi="Cambria" w:cs="Calibri"/>
        </w:rPr>
        <w:t xml:space="preserve">The operator computes the numeric Measure Components associated to the aggregates defined in the left side of the rules in </w:t>
      </w:r>
      <w:r w:rsidRPr="00E352EF">
        <w:rPr>
          <w:rFonts w:ascii="Cambria" w:eastAsia="Calibri" w:hAnsi="Cambria" w:cs="Calibri"/>
          <w:i/>
        </w:rPr>
        <w:t>hr</w:t>
      </w:r>
      <w:r w:rsidRPr="00E352EF">
        <w:rPr>
          <w:rFonts w:ascii="Cambria" w:eastAsia="Calibri" w:hAnsi="Cambria" w:cs="Calibri"/>
        </w:rPr>
        <w:t>. The aggregation is pr</w:t>
      </w:r>
      <w:r w:rsidR="008D0823" w:rsidRPr="00E352EF">
        <w:rPr>
          <w:rFonts w:ascii="Cambria" w:eastAsia="Calibri" w:hAnsi="Cambria" w:cs="Calibri"/>
        </w:rPr>
        <w:t>er</w:t>
      </w:r>
      <w:r w:rsidRPr="00E352EF">
        <w:rPr>
          <w:rFonts w:ascii="Cambria" w:eastAsia="Calibri" w:hAnsi="Cambria" w:cs="Calibri"/>
        </w:rPr>
        <w:t>formed computing all aggregates in a single operation according to a bottom-up calculation.</w:t>
      </w:r>
    </w:p>
    <w:p w14:paraId="40660A88" w14:textId="77777777" w:rsidR="008D0823" w:rsidRPr="00E352EF" w:rsidRDefault="0097053A" w:rsidP="00897489">
      <w:pPr>
        <w:jc w:val="both"/>
        <w:rPr>
          <w:rFonts w:ascii="Cambria" w:eastAsia="Calibri" w:hAnsi="Cambria" w:cs="Calibri"/>
        </w:rPr>
      </w:pPr>
      <w:r w:rsidRPr="00E352EF">
        <w:rPr>
          <w:rFonts w:ascii="Cambria" w:eastAsia="Calibri" w:hAnsi="Cambria" w:cs="Calibri"/>
        </w:rPr>
        <w:t xml:space="preserve">The rules are executed in an appropriate order. In practice, if a rule in the ruleset depends on another one, the latter is evaluated before, and its output exploited by the former. </w:t>
      </w:r>
      <w:r w:rsidR="007038CD" w:rsidRPr="00E352EF">
        <w:rPr>
          <w:rFonts w:ascii="Cambria" w:eastAsia="Calibri" w:hAnsi="Cambria" w:cs="Calibri"/>
        </w:rPr>
        <w:t>T</w:t>
      </w:r>
      <w:r w:rsidRPr="00E352EF">
        <w:rPr>
          <w:rFonts w:ascii="Cambria" w:eastAsia="Calibri" w:hAnsi="Cambria" w:cs="Calibri"/>
        </w:rPr>
        <w:t>he functional constraints ensure that each aggregate is calculated once.</w:t>
      </w:r>
    </w:p>
    <w:p w14:paraId="25AEE0C5" w14:textId="349174E8" w:rsidR="005A2227" w:rsidRPr="00E352EF" w:rsidRDefault="0097053A" w:rsidP="00897489">
      <w:pPr>
        <w:jc w:val="both"/>
        <w:rPr>
          <w:rFonts w:ascii="Cambria" w:hAnsi="Cambria"/>
        </w:rPr>
      </w:pPr>
      <w:r w:rsidRPr="00E352EF">
        <w:rPr>
          <w:rFonts w:ascii="Cambria" w:eastAsia="Calibri" w:hAnsi="Cambria" w:cs="Calibri"/>
        </w:rPr>
        <w:t xml:space="preserve">By default, the aggregation is performed only when all element of the right side of an aggregation rule in the </w:t>
      </w:r>
      <w:r w:rsidR="00AE69F4" w:rsidRPr="00E352EF">
        <w:rPr>
          <w:rFonts w:ascii="Cambria" w:eastAsia="Calibri" w:hAnsi="Cambria" w:cs="Calibri"/>
        </w:rPr>
        <w:t>hierarchical (</w:t>
      </w:r>
      <w:r w:rsidR="00946CD3" w:rsidRPr="00E352EF">
        <w:rPr>
          <w:rFonts w:ascii="Cambria" w:eastAsia="Calibri" w:hAnsi="Cambria" w:cs="Calibri"/>
        </w:rPr>
        <w:t>v</w:t>
      </w:r>
      <w:r w:rsidRPr="00E352EF">
        <w:rPr>
          <w:rFonts w:ascii="Cambria" w:eastAsia="Calibri" w:hAnsi="Cambria" w:cs="Calibri"/>
        </w:rPr>
        <w:t>ertical</w:t>
      </w:r>
      <w:r w:rsidR="00AE69F4" w:rsidRPr="00E352EF">
        <w:rPr>
          <w:rFonts w:ascii="Cambria" w:eastAsia="Calibri" w:hAnsi="Cambria" w:cs="Calibri"/>
        </w:rPr>
        <w:t>)</w:t>
      </w:r>
      <w:r w:rsidRPr="00E352EF">
        <w:rPr>
          <w:rFonts w:ascii="Cambria" w:eastAsia="Calibri" w:hAnsi="Cambria" w:cs="Calibri"/>
        </w:rPr>
        <w:t xml:space="preserve"> Ruleset of input </w:t>
      </w:r>
      <w:r w:rsidRPr="00E352EF">
        <w:rPr>
          <w:rFonts w:ascii="Cambria" w:eastAsia="Calibri" w:hAnsi="Cambria" w:cs="Calibri"/>
          <w:i/>
        </w:rPr>
        <w:t xml:space="preserve">hr </w:t>
      </w:r>
      <w:r w:rsidRPr="00E352EF">
        <w:rPr>
          <w:rFonts w:ascii="Cambria" w:eastAsia="Calibri" w:hAnsi="Cambria" w:cs="Calibri"/>
        </w:rPr>
        <w:t xml:space="preserve">are not NULL in the input Dataset </w:t>
      </w:r>
      <w:r w:rsidRPr="00E352EF">
        <w:rPr>
          <w:rFonts w:ascii="Cambria" w:eastAsia="Calibri" w:hAnsi="Cambria" w:cs="Calibri"/>
          <w:i/>
        </w:rPr>
        <w:t xml:space="preserve">ds </w:t>
      </w:r>
      <w:r w:rsidRPr="00E352EF">
        <w:rPr>
          <w:rFonts w:ascii="Cambria" w:eastAsia="Calibri" w:hAnsi="Cambria" w:cs="Calibri"/>
        </w:rPr>
        <w:t>(</w:t>
      </w:r>
      <w:r w:rsidRPr="00E352EF">
        <w:rPr>
          <w:rFonts w:ascii="Cambria" w:eastAsia="Calibri" w:hAnsi="Cambria" w:cs="Calibri"/>
          <w:b/>
        </w:rPr>
        <w:t xml:space="preserve">total </w:t>
      </w:r>
      <w:r w:rsidRPr="00E352EF">
        <w:rPr>
          <w:rFonts w:ascii="Cambria" w:eastAsia="Calibri" w:hAnsi="Cambria" w:cs="Calibri"/>
        </w:rPr>
        <w:t>clause).</w:t>
      </w:r>
      <w:r w:rsidRPr="00E352EF">
        <w:rPr>
          <w:rFonts w:ascii="Cambria" w:eastAsia="Calibri" w:hAnsi="Cambria" w:cs="Calibri"/>
          <w:i/>
        </w:rPr>
        <w:t xml:space="preserve"> </w:t>
      </w:r>
      <w:r w:rsidR="008D0823" w:rsidRPr="00E352EF">
        <w:rPr>
          <w:rFonts w:ascii="Cambria" w:eastAsia="Calibri" w:hAnsi="Cambria" w:cs="Calibri"/>
        </w:rPr>
        <w:t>By s</w:t>
      </w:r>
      <w:r w:rsidRPr="00E352EF">
        <w:rPr>
          <w:rFonts w:ascii="Cambria" w:eastAsia="Calibri" w:hAnsi="Cambria" w:cs="Calibri"/>
        </w:rPr>
        <w:t xml:space="preserve">pecifying the </w:t>
      </w:r>
      <w:r w:rsidRPr="00E352EF">
        <w:rPr>
          <w:rFonts w:ascii="Cambria" w:eastAsia="Calibri" w:hAnsi="Cambria" w:cs="Calibri"/>
          <w:b/>
        </w:rPr>
        <w:t>partial</w:t>
      </w:r>
      <w:r w:rsidRPr="00E352EF">
        <w:rPr>
          <w:rFonts w:ascii="Cambria" w:eastAsia="Calibri" w:hAnsi="Cambria" w:cs="Calibri"/>
        </w:rPr>
        <w:t xml:space="preserve"> clause the aggregation is performed either if there are NULL values. </w:t>
      </w:r>
    </w:p>
    <w:p w14:paraId="40F1A57B" w14:textId="77777777" w:rsidR="005A2227" w:rsidRPr="00E352EF" w:rsidRDefault="0097053A" w:rsidP="00897489">
      <w:pPr>
        <w:jc w:val="both"/>
        <w:rPr>
          <w:rFonts w:ascii="Cambria" w:hAnsi="Cambria"/>
        </w:rPr>
      </w:pPr>
      <w:r w:rsidRPr="00E352EF">
        <w:rPr>
          <w:rFonts w:ascii="Cambria" w:eastAsia="Calibri" w:hAnsi="Cambria" w:cs="Calibri"/>
        </w:rPr>
        <w:t>The Dataset’s data points that are not implied in the aggregation are not shown in the resulting Dataset, essentially the data points containing values that are not involved in the aggregation will be lost (</w:t>
      </w:r>
      <w:r w:rsidRPr="00E352EF">
        <w:rPr>
          <w:rFonts w:ascii="Cambria" w:eastAsia="Calibri" w:hAnsi="Cambria" w:cs="Calibri"/>
          <w:b/>
        </w:rPr>
        <w:t xml:space="preserve">return aggregates </w:t>
      </w:r>
      <w:r w:rsidRPr="00E352EF">
        <w:rPr>
          <w:rFonts w:ascii="Cambria" w:eastAsia="Calibri" w:hAnsi="Cambria" w:cs="Calibri"/>
        </w:rPr>
        <w:t xml:space="preserve">clause). Specifying the </w:t>
      </w:r>
      <w:r w:rsidRPr="00E352EF">
        <w:rPr>
          <w:rFonts w:ascii="Cambria" w:eastAsia="Calibri" w:hAnsi="Cambria" w:cs="Calibri"/>
          <w:b/>
        </w:rPr>
        <w:t>return all data points</w:t>
      </w:r>
      <w:r w:rsidRPr="00E352EF">
        <w:rPr>
          <w:rFonts w:ascii="Cambria" w:eastAsia="Calibri" w:hAnsi="Cambria" w:cs="Calibri"/>
        </w:rPr>
        <w:t xml:space="preserve"> clause, the returned Dataset will contain also the disaggregated data points of the input Dataset </w:t>
      </w:r>
      <w:r w:rsidRPr="00E352EF">
        <w:rPr>
          <w:rFonts w:ascii="Cambria" w:eastAsia="Calibri" w:hAnsi="Cambria" w:cs="Calibri"/>
          <w:i/>
        </w:rPr>
        <w:t xml:space="preserve">ds. </w:t>
      </w:r>
    </w:p>
    <w:p w14:paraId="11663734" w14:textId="77777777" w:rsidR="005A2227" w:rsidRPr="00E352EF" w:rsidRDefault="005A2227" w:rsidP="00897489">
      <w:pPr>
        <w:jc w:val="both"/>
        <w:rPr>
          <w:rFonts w:ascii="Cambria" w:hAnsi="Cambria"/>
        </w:rPr>
      </w:pPr>
    </w:p>
    <w:p w14:paraId="19607F5D"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Example</w:t>
      </w:r>
      <w:r w:rsidR="00897489" w:rsidRPr="00E352EF">
        <w:rPr>
          <w:rFonts w:ascii="Cambria" w:eastAsia="Calibri" w:hAnsi="Cambria" w:cs="Calibri"/>
          <w:i/>
          <w:color w:val="5B9BD5"/>
        </w:rPr>
        <w:t>s</w:t>
      </w:r>
    </w:p>
    <w:p w14:paraId="2602D27A" w14:textId="2A48A1F7" w:rsidR="005A2227" w:rsidRPr="00E352EF" w:rsidRDefault="0097053A" w:rsidP="00C96285">
      <w:pPr>
        <w:rPr>
          <w:rFonts w:ascii="Cambria" w:hAnsi="Cambria"/>
        </w:rPr>
      </w:pPr>
      <w:r w:rsidRPr="00E352EF">
        <w:rPr>
          <w:rFonts w:ascii="Cambria" w:eastAsia="Calibri" w:hAnsi="Cambria"/>
        </w:rPr>
        <w:t>In this example an aggregation is performed using the following hierarchical rul</w:t>
      </w:r>
      <w:r w:rsidR="0047307A" w:rsidRPr="00E352EF">
        <w:rPr>
          <w:rFonts w:ascii="Cambria" w:eastAsia="Calibri" w:hAnsi="Cambria"/>
        </w:rPr>
        <w:t>e</w:t>
      </w:r>
      <w:r w:rsidRPr="00E352EF">
        <w:rPr>
          <w:rFonts w:ascii="Cambria" w:eastAsia="Calibri" w:hAnsi="Cambria"/>
        </w:rPr>
        <w:t>set.</w:t>
      </w:r>
    </w:p>
    <w:p w14:paraId="555154EE" w14:textId="77777777" w:rsidR="005A2227" w:rsidRPr="00E352EF" w:rsidRDefault="005A2227" w:rsidP="00897489">
      <w:pPr>
        <w:rPr>
          <w:rFonts w:ascii="Cambria" w:hAnsi="Cambria"/>
        </w:rPr>
      </w:pPr>
    </w:p>
    <w:p w14:paraId="2C341AA9" w14:textId="77777777" w:rsidR="005A2227" w:rsidRPr="00E352EF" w:rsidRDefault="0097053A" w:rsidP="00897489">
      <w:pPr>
        <w:rPr>
          <w:rFonts w:ascii="Cambria" w:hAnsi="Cambria"/>
        </w:rPr>
      </w:pPr>
      <w:r w:rsidRPr="00E352EF">
        <w:rPr>
          <w:rFonts w:ascii="Cambria" w:eastAsia="Calibri" w:hAnsi="Cambria" w:cs="Calibri"/>
          <w:b/>
        </w:rPr>
        <w:t>define hierarchical ruleset</w:t>
      </w:r>
      <w:r w:rsidRPr="00E352EF">
        <w:rPr>
          <w:rFonts w:ascii="Cambria" w:eastAsia="Calibri" w:hAnsi="Cambria" w:cs="Calibri"/>
        </w:rPr>
        <w:t xml:space="preserve">  hr_ref_area ( condition ( time ) rule ( ref_area ) ) is</w:t>
      </w:r>
    </w:p>
    <w:p w14:paraId="65EF83F5" w14:textId="77777777" w:rsidR="005A2227" w:rsidRPr="00576524" w:rsidRDefault="0097053A" w:rsidP="00C96285">
      <w:pPr>
        <w:ind w:left="284"/>
        <w:rPr>
          <w:rFonts w:ascii="Cambria" w:hAnsi="Cambria"/>
          <w:lang w:val="es-ES"/>
        </w:rPr>
      </w:pPr>
      <w:r w:rsidRPr="00576524">
        <w:rPr>
          <w:rFonts w:ascii="Cambria" w:eastAsia="Calibri" w:hAnsi="Cambria"/>
          <w:lang w:val="es-ES"/>
        </w:rPr>
        <w:t>EU15 = AT + BE + LU + DE + ES + FI + FR + EL + IE + IT + NL + PT + DK + UK + SE ;</w:t>
      </w:r>
    </w:p>
    <w:p w14:paraId="30A6418B" w14:textId="77777777" w:rsidR="005A2227" w:rsidRPr="00576524" w:rsidRDefault="0097053A" w:rsidP="00C96285">
      <w:pPr>
        <w:ind w:left="284"/>
        <w:rPr>
          <w:rFonts w:ascii="Cambria" w:hAnsi="Cambria"/>
          <w:lang w:val="nn-NO"/>
        </w:rPr>
      </w:pPr>
      <w:r w:rsidRPr="00576524">
        <w:rPr>
          <w:rFonts w:ascii="Cambria" w:eastAsia="Calibri" w:hAnsi="Cambria"/>
          <w:lang w:val="nn-NO"/>
        </w:rPr>
        <w:t>EU25 = EU15 + CY + CZ + ES + HU + LT + LV + MT + PL + SK + SI ;</w:t>
      </w:r>
    </w:p>
    <w:p w14:paraId="752D4EC7" w14:textId="77777777" w:rsidR="005A2227" w:rsidRPr="00576524" w:rsidRDefault="0097053A" w:rsidP="00C96285">
      <w:pPr>
        <w:ind w:left="284"/>
        <w:rPr>
          <w:rFonts w:ascii="Cambria" w:hAnsi="Cambria"/>
          <w:lang w:val="pt-PT"/>
        </w:rPr>
      </w:pPr>
      <w:r w:rsidRPr="00576524">
        <w:rPr>
          <w:rFonts w:ascii="Cambria" w:eastAsia="Calibri" w:hAnsi="Cambria"/>
          <w:lang w:val="pt-PT"/>
        </w:rPr>
        <w:t>EU27 = EU25 + BG + RO ;</w:t>
      </w:r>
    </w:p>
    <w:p w14:paraId="66342DF7" w14:textId="77777777" w:rsidR="005A2227" w:rsidRPr="00576524" w:rsidRDefault="0097053A" w:rsidP="00C96285">
      <w:pPr>
        <w:ind w:left="284"/>
        <w:rPr>
          <w:rFonts w:ascii="Cambria" w:hAnsi="Cambria"/>
          <w:lang w:val="pt-PT"/>
        </w:rPr>
      </w:pPr>
      <w:r w:rsidRPr="00576524">
        <w:rPr>
          <w:rFonts w:ascii="Cambria" w:eastAsia="Calibri" w:hAnsi="Cambria"/>
          <w:lang w:val="pt-PT"/>
        </w:rPr>
        <w:t>EU28 = EU27 + HR ;</w:t>
      </w:r>
    </w:p>
    <w:p w14:paraId="7AD4385D" w14:textId="77777777" w:rsidR="005A2227" w:rsidRPr="00E352EF" w:rsidRDefault="0097053A" w:rsidP="00897489">
      <w:pPr>
        <w:ind w:left="288"/>
        <w:rPr>
          <w:rFonts w:ascii="Cambria" w:hAnsi="Cambria"/>
        </w:rPr>
      </w:pPr>
      <w:r w:rsidRPr="00E352EF">
        <w:rPr>
          <w:rFonts w:ascii="Cambria" w:eastAsia="Calibri" w:hAnsi="Cambria" w:cs="Calibri"/>
        </w:rPr>
        <w:t>when time between 1995 and 2003 then EU = EU15 ;</w:t>
      </w:r>
    </w:p>
    <w:p w14:paraId="3A834D9C" w14:textId="77777777" w:rsidR="005A2227" w:rsidRPr="00E352EF" w:rsidRDefault="0097053A" w:rsidP="00897489">
      <w:pPr>
        <w:ind w:left="288"/>
        <w:rPr>
          <w:rFonts w:ascii="Cambria" w:hAnsi="Cambria"/>
        </w:rPr>
      </w:pPr>
      <w:r w:rsidRPr="00E352EF">
        <w:rPr>
          <w:rFonts w:ascii="Cambria" w:eastAsia="Calibri" w:hAnsi="Cambria" w:cs="Calibri"/>
        </w:rPr>
        <w:t>when time between 2004 and 2005 then EU = EU25 ;</w:t>
      </w:r>
    </w:p>
    <w:p w14:paraId="5A451D08" w14:textId="77777777" w:rsidR="005A2227" w:rsidRPr="00E352EF" w:rsidRDefault="0097053A" w:rsidP="00897489">
      <w:pPr>
        <w:ind w:left="288"/>
        <w:rPr>
          <w:rFonts w:ascii="Cambria" w:hAnsi="Cambria"/>
        </w:rPr>
      </w:pPr>
      <w:r w:rsidRPr="00E352EF">
        <w:rPr>
          <w:rFonts w:ascii="Cambria" w:eastAsia="Calibri" w:hAnsi="Cambria" w:cs="Calibri"/>
        </w:rPr>
        <w:t>when time between 2006 and 2012 then EU = EU27 ;</w:t>
      </w:r>
    </w:p>
    <w:p w14:paraId="2877A110" w14:textId="77777777" w:rsidR="005A2227" w:rsidRPr="00576524" w:rsidRDefault="0097053A" w:rsidP="00897489">
      <w:pPr>
        <w:ind w:left="288"/>
        <w:rPr>
          <w:rFonts w:ascii="Cambria" w:hAnsi="Cambria"/>
          <w:lang w:val="pt-PT"/>
        </w:rPr>
      </w:pPr>
      <w:r w:rsidRPr="00576524">
        <w:rPr>
          <w:rFonts w:ascii="Cambria" w:eastAsia="Calibri" w:hAnsi="Cambria" w:cs="Calibri"/>
          <w:lang w:val="pt-PT"/>
        </w:rPr>
        <w:t xml:space="preserve">when time &gt;= 2013 then EU = EU28 </w:t>
      </w:r>
    </w:p>
    <w:p w14:paraId="106A9E89" w14:textId="77777777" w:rsidR="005A2227" w:rsidRPr="00576524" w:rsidRDefault="0097053A" w:rsidP="007038CD">
      <w:pPr>
        <w:ind w:left="288"/>
        <w:rPr>
          <w:rFonts w:ascii="Cambria" w:hAnsi="Cambria"/>
          <w:lang w:val="pt-PT"/>
        </w:rPr>
      </w:pPr>
      <w:r w:rsidRPr="00576524">
        <w:rPr>
          <w:rFonts w:ascii="Cambria" w:eastAsia="Calibri" w:hAnsi="Cambria"/>
          <w:lang w:val="pt-PT"/>
        </w:rPr>
        <w:t>EEA15 = EU15 + IS + NO + LI ;</w:t>
      </w:r>
    </w:p>
    <w:p w14:paraId="65509854" w14:textId="77777777" w:rsidR="005A2227" w:rsidRPr="00576524" w:rsidRDefault="0097053A" w:rsidP="007038CD">
      <w:pPr>
        <w:ind w:left="288"/>
        <w:rPr>
          <w:rFonts w:ascii="Cambria" w:hAnsi="Cambria"/>
          <w:lang w:val="pt-PT"/>
        </w:rPr>
      </w:pPr>
      <w:r w:rsidRPr="00576524">
        <w:rPr>
          <w:rFonts w:ascii="Cambria" w:eastAsia="Calibri" w:hAnsi="Cambria"/>
          <w:lang w:val="pt-PT"/>
        </w:rPr>
        <w:t>EEA25 = EU25 + IS + NO + LI ;</w:t>
      </w:r>
    </w:p>
    <w:p w14:paraId="5FF0AEF2" w14:textId="77777777" w:rsidR="005A2227" w:rsidRPr="00576524" w:rsidRDefault="0097053A" w:rsidP="007038CD">
      <w:pPr>
        <w:ind w:left="288"/>
        <w:rPr>
          <w:rFonts w:ascii="Cambria" w:hAnsi="Cambria"/>
          <w:lang w:val="pt-PT"/>
        </w:rPr>
      </w:pPr>
      <w:r w:rsidRPr="00576524">
        <w:rPr>
          <w:rFonts w:ascii="Cambria" w:eastAsia="Calibri" w:hAnsi="Cambria"/>
          <w:lang w:val="pt-PT"/>
        </w:rPr>
        <w:t>EEA27 = EU27 + IS + NO + LI ;</w:t>
      </w:r>
    </w:p>
    <w:p w14:paraId="2F74715A" w14:textId="77777777" w:rsidR="005A2227" w:rsidRPr="00576524" w:rsidRDefault="0097053A" w:rsidP="007038CD">
      <w:pPr>
        <w:ind w:left="288"/>
        <w:rPr>
          <w:rFonts w:ascii="Cambria" w:hAnsi="Cambria"/>
          <w:lang w:val="pt-PT"/>
        </w:rPr>
      </w:pPr>
      <w:r w:rsidRPr="00576524">
        <w:rPr>
          <w:rFonts w:ascii="Cambria" w:eastAsia="Calibri" w:hAnsi="Cambria"/>
          <w:lang w:val="pt-PT"/>
        </w:rPr>
        <w:t>EEA30 = EU27 + IS + NO + LI ;</w:t>
      </w:r>
    </w:p>
    <w:p w14:paraId="212D51B4" w14:textId="77777777" w:rsidR="005A2227" w:rsidRPr="00E352EF" w:rsidRDefault="0097053A" w:rsidP="00897489">
      <w:pPr>
        <w:ind w:left="288"/>
        <w:rPr>
          <w:rFonts w:ascii="Cambria" w:hAnsi="Cambria"/>
        </w:rPr>
      </w:pPr>
      <w:r w:rsidRPr="00E352EF">
        <w:rPr>
          <w:rFonts w:ascii="Cambria" w:eastAsia="Calibri" w:hAnsi="Cambria" w:cs="Calibri"/>
        </w:rPr>
        <w:t>when time between 1995 and 2003 then EEA = EEA15 ;</w:t>
      </w:r>
    </w:p>
    <w:p w14:paraId="62A42F38" w14:textId="77777777" w:rsidR="005A2227" w:rsidRPr="00E352EF" w:rsidRDefault="0097053A" w:rsidP="00897489">
      <w:pPr>
        <w:ind w:left="288"/>
        <w:rPr>
          <w:rFonts w:ascii="Cambria" w:hAnsi="Cambria"/>
        </w:rPr>
      </w:pPr>
      <w:r w:rsidRPr="00E352EF">
        <w:rPr>
          <w:rFonts w:ascii="Cambria" w:eastAsia="Calibri" w:hAnsi="Cambria" w:cs="Calibri"/>
        </w:rPr>
        <w:t>when time between 2004 and 2005 then EEA = EEA25 ;</w:t>
      </w:r>
    </w:p>
    <w:p w14:paraId="4FB46676" w14:textId="77777777" w:rsidR="005A2227" w:rsidRPr="00E352EF" w:rsidRDefault="0097053A" w:rsidP="00897489">
      <w:pPr>
        <w:ind w:left="288"/>
        <w:rPr>
          <w:rFonts w:ascii="Cambria" w:hAnsi="Cambria"/>
        </w:rPr>
      </w:pPr>
      <w:r w:rsidRPr="00E352EF">
        <w:rPr>
          <w:rFonts w:ascii="Cambria" w:eastAsia="Calibri" w:hAnsi="Cambria" w:cs="Calibri"/>
        </w:rPr>
        <w:t>when time between 2006 and 2012 then EEA = EEA27 ;</w:t>
      </w:r>
    </w:p>
    <w:p w14:paraId="56CBA504" w14:textId="77777777" w:rsidR="005A2227" w:rsidRPr="00E352EF" w:rsidRDefault="0097053A" w:rsidP="00897489">
      <w:pPr>
        <w:ind w:left="288"/>
        <w:rPr>
          <w:rFonts w:ascii="Cambria" w:hAnsi="Cambria"/>
        </w:rPr>
      </w:pPr>
      <w:r w:rsidRPr="00E352EF">
        <w:rPr>
          <w:rFonts w:ascii="Cambria" w:eastAsia="Calibri" w:hAnsi="Cambria" w:cs="Calibri"/>
        </w:rPr>
        <w:t>when time &gt;= 2013 then EEA = EEA30 ;</w:t>
      </w:r>
    </w:p>
    <w:p w14:paraId="5D8676B9" w14:textId="29676BDE" w:rsidR="005A2227" w:rsidRPr="00E352EF" w:rsidRDefault="00246FFA" w:rsidP="00897489">
      <w:pPr>
        <w:rPr>
          <w:rFonts w:ascii="Cambria" w:hAnsi="Cambria"/>
        </w:rPr>
      </w:pPr>
      <w:r w:rsidRPr="00E352EF">
        <w:rPr>
          <w:rFonts w:ascii="Cambria" w:eastAsia="Calibri" w:hAnsi="Cambria" w:cs="Calibri"/>
          <w:b/>
        </w:rPr>
        <w:t>end hierarchical rul</w:t>
      </w:r>
      <w:r w:rsidR="0047307A" w:rsidRPr="00E352EF">
        <w:rPr>
          <w:rFonts w:ascii="Cambria" w:eastAsia="Calibri" w:hAnsi="Cambria" w:cs="Calibri"/>
          <w:b/>
        </w:rPr>
        <w:t>e</w:t>
      </w:r>
      <w:r w:rsidRPr="00E352EF">
        <w:rPr>
          <w:rFonts w:ascii="Cambria" w:eastAsia="Calibri" w:hAnsi="Cambria" w:cs="Calibri"/>
          <w:b/>
        </w:rPr>
        <w:t>set</w:t>
      </w:r>
    </w:p>
    <w:p w14:paraId="0A85831B" w14:textId="77777777" w:rsidR="005A2227" w:rsidRPr="00E352EF" w:rsidRDefault="005A2227" w:rsidP="00897489">
      <w:pPr>
        <w:jc w:val="both"/>
        <w:rPr>
          <w:rFonts w:ascii="Cambria" w:hAnsi="Cambria"/>
        </w:rPr>
      </w:pPr>
    </w:p>
    <w:p w14:paraId="3F036BDD" w14:textId="77777777" w:rsidR="005A2227" w:rsidRPr="00E352EF" w:rsidRDefault="0097053A" w:rsidP="00897489">
      <w:pPr>
        <w:jc w:val="both"/>
        <w:rPr>
          <w:rFonts w:ascii="Cambria" w:hAnsi="Cambria"/>
        </w:rPr>
      </w:pPr>
      <w:r w:rsidRPr="00E352EF">
        <w:rPr>
          <w:rFonts w:ascii="Cambria" w:eastAsia="Calibri" w:hAnsi="Cambria" w:cs="Calibri"/>
        </w:rPr>
        <w:t>The Dataset to aggregate:</w:t>
      </w:r>
    </w:p>
    <w:p w14:paraId="014DDAF3" w14:textId="77777777" w:rsidR="005A2227" w:rsidRPr="00E352EF" w:rsidRDefault="005A2227">
      <w:pPr>
        <w:spacing w:after="40"/>
        <w:jc w:val="both"/>
      </w:pPr>
    </w:p>
    <w:tbl>
      <w:tblPr>
        <w:tblW w:w="5645" w:type="dxa"/>
        <w:tblInd w:w="250"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92"/>
        <w:gridCol w:w="1152"/>
        <w:gridCol w:w="1080"/>
        <w:gridCol w:w="1310"/>
        <w:gridCol w:w="1411"/>
      </w:tblGrid>
      <w:tr w:rsidR="005A2227" w:rsidRPr="00E352EF" w14:paraId="6CAC2D6C" w14:textId="77777777">
        <w:trPr>
          <w:trHeight w:val="374"/>
        </w:trPr>
        <w:tc>
          <w:tcPr>
            <w:tcW w:w="691" w:type="dxa"/>
            <w:gridSpan w:val="5"/>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vAlign w:val="center"/>
          </w:tcPr>
          <w:p w14:paraId="22D551B4" w14:textId="77777777" w:rsidR="005A2227" w:rsidRPr="00E352EF" w:rsidRDefault="0097053A">
            <w:pPr>
              <w:jc w:val="both"/>
            </w:pPr>
            <w:r w:rsidRPr="00E352EF">
              <w:rPr>
                <w:rFonts w:ascii="Calibri" w:eastAsia="Calibri" w:hAnsi="Calibri" w:cs="Calibri"/>
              </w:rPr>
              <w:t>ds_bop</w:t>
            </w:r>
          </w:p>
        </w:tc>
      </w:tr>
      <w:tr w:rsidR="005A2227" w:rsidRPr="00E352EF" w14:paraId="6566386E" w14:textId="77777777">
        <w:trPr>
          <w:trHeight w:val="101"/>
        </w:trPr>
        <w:tc>
          <w:tcPr>
            <w:tcW w:w="69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4577512" w14:textId="77777777" w:rsidR="005A2227" w:rsidRPr="00E352EF" w:rsidRDefault="0097053A">
            <w:pPr>
              <w:jc w:val="both"/>
            </w:pPr>
            <w:r w:rsidRPr="00E352EF">
              <w:rPr>
                <w:rFonts w:ascii="Calibri" w:eastAsia="Calibri" w:hAnsi="Calibri" w:cs="Calibri"/>
                <w:b/>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A32F3E7" w14:textId="77777777" w:rsidR="005A2227" w:rsidRPr="00E352EF" w:rsidRDefault="0097053A">
            <w:pPr>
              <w:jc w:val="both"/>
            </w:pPr>
            <w:r w:rsidRPr="00E352EF">
              <w:rPr>
                <w:rFonts w:ascii="Calibri" w:eastAsia="Calibri" w:hAnsi="Calibri" w:cs="Calibri"/>
                <w:b/>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FC3BFE2" w14:textId="77777777" w:rsidR="005A2227" w:rsidRPr="00E352EF" w:rsidRDefault="0097053A">
            <w:pPr>
              <w:jc w:val="both"/>
            </w:pPr>
            <w:r w:rsidRPr="00E352EF">
              <w:rPr>
                <w:rFonts w:ascii="Calibri" w:eastAsia="Calibri" w:hAnsi="Calibri" w:cs="Calibri"/>
                <w:b/>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33A50836" w14:textId="77777777" w:rsidR="005A2227" w:rsidRPr="00E352EF" w:rsidRDefault="0097053A">
            <w:pPr>
              <w:jc w:val="both"/>
            </w:pPr>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E2EFD9"/>
            <w:tcMar>
              <w:top w:w="43" w:type="dxa"/>
              <w:left w:w="43" w:type="dxa"/>
              <w:bottom w:w="43" w:type="dxa"/>
              <w:right w:w="43" w:type="dxa"/>
            </w:tcMar>
          </w:tcPr>
          <w:p w14:paraId="5D38C18D" w14:textId="77777777" w:rsidR="005A2227" w:rsidRPr="00E352EF" w:rsidRDefault="0097053A">
            <w:pPr>
              <w:jc w:val="both"/>
            </w:pPr>
            <w:r w:rsidRPr="00E352EF">
              <w:rPr>
                <w:rFonts w:ascii="Calibri" w:eastAsia="Calibri" w:hAnsi="Calibri" w:cs="Calibri"/>
                <w:b/>
              </w:rPr>
              <w:t>OBS_STATUS</w:t>
            </w:r>
          </w:p>
        </w:tc>
      </w:tr>
      <w:tr w:rsidR="005A2227" w:rsidRPr="00E352EF" w14:paraId="79ACA488" w14:textId="77777777">
        <w:trPr>
          <w:trHeight w:val="389"/>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8FB79E"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83F234" w14:textId="77777777" w:rsidR="005A2227" w:rsidRPr="00E352EF" w:rsidRDefault="0097053A">
            <w:pPr>
              <w:jc w:val="both"/>
            </w:pPr>
            <w:r w:rsidRPr="00E352EF">
              <w:rPr>
                <w:rFonts w:ascii="Calibri" w:eastAsia="Calibri" w:hAnsi="Calibri" w:cs="Calibri"/>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EF8B82"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C7D32B" w14:textId="77777777" w:rsidR="005A2227" w:rsidRPr="00E352EF" w:rsidRDefault="0097053A">
            <w:pPr>
              <w:jc w:val="both"/>
            </w:pPr>
            <w:r w:rsidRPr="00E352EF">
              <w:rPr>
                <w:rFonts w:ascii="Calibri" w:eastAsia="Calibri" w:hAnsi="Calibri" w:cs="Calibri"/>
              </w:rPr>
              <w:t xml:space="preserve">20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FCE366" w14:textId="77777777" w:rsidR="005A2227" w:rsidRPr="00E352EF" w:rsidRDefault="0097053A">
            <w:pPr>
              <w:jc w:val="both"/>
            </w:pPr>
            <w:r w:rsidRPr="00E352EF">
              <w:rPr>
                <w:rFonts w:ascii="Calibri" w:eastAsia="Calibri" w:hAnsi="Calibri" w:cs="Calibri"/>
              </w:rPr>
              <w:t>D</w:t>
            </w:r>
          </w:p>
        </w:tc>
      </w:tr>
      <w:tr w:rsidR="005A2227" w:rsidRPr="00E352EF" w14:paraId="0385C57D"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30E57F"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E12F26" w14:textId="77777777" w:rsidR="005A2227" w:rsidRPr="00E352EF" w:rsidRDefault="0097053A">
            <w:pPr>
              <w:jc w:val="both"/>
            </w:pPr>
            <w:r w:rsidRPr="00E352EF">
              <w:rPr>
                <w:rFonts w:ascii="Calibri" w:eastAsia="Calibri" w:hAnsi="Calibri" w:cs="Calibri"/>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DAA1F0"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836BEC" w14:textId="77777777" w:rsidR="005A2227" w:rsidRPr="00E352EF" w:rsidRDefault="0097053A">
            <w:pPr>
              <w:jc w:val="both"/>
            </w:pPr>
            <w:r w:rsidRPr="00E352EF">
              <w:rPr>
                <w:rFonts w:ascii="Calibri" w:eastAsia="Calibri" w:hAnsi="Calibri" w:cs="Calibri"/>
              </w:rPr>
              <w:t>1</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D020C4" w14:textId="77777777" w:rsidR="005A2227" w:rsidRPr="00E352EF" w:rsidRDefault="0097053A">
            <w:pPr>
              <w:jc w:val="both"/>
            </w:pPr>
            <w:r w:rsidRPr="00E352EF">
              <w:rPr>
                <w:rFonts w:ascii="Calibri" w:eastAsia="Calibri" w:hAnsi="Calibri" w:cs="Calibri"/>
              </w:rPr>
              <w:t>P</w:t>
            </w:r>
          </w:p>
        </w:tc>
      </w:tr>
      <w:tr w:rsidR="005A2227" w:rsidRPr="00E352EF" w14:paraId="4ECD4202"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F60E6C"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94200D" w14:textId="77777777" w:rsidR="005A2227" w:rsidRPr="00E352EF" w:rsidRDefault="0097053A">
            <w:pPr>
              <w:jc w:val="both"/>
            </w:pPr>
            <w:r w:rsidRPr="00E352EF">
              <w:rPr>
                <w:rFonts w:ascii="Calibri" w:eastAsia="Calibri" w:hAnsi="Calibri" w:cs="Calibri"/>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9E4BE6"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D25A5F" w14:textId="77777777" w:rsidR="005A2227" w:rsidRPr="00E352EF" w:rsidRDefault="0097053A">
            <w:pPr>
              <w:jc w:val="both"/>
            </w:pPr>
            <w:r w:rsidRPr="00E352EF">
              <w:rPr>
                <w:rFonts w:ascii="Calibri" w:eastAsia="Calibri" w:hAnsi="Calibri" w:cs="Calibri"/>
              </w:rPr>
              <w:t xml:space="preserve">1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E1C19B" w14:textId="77777777" w:rsidR="005A2227" w:rsidRPr="00E352EF" w:rsidRDefault="0097053A">
            <w:pPr>
              <w:jc w:val="both"/>
            </w:pPr>
            <w:r w:rsidRPr="00E352EF">
              <w:rPr>
                <w:rFonts w:ascii="Calibri" w:eastAsia="Calibri" w:hAnsi="Calibri" w:cs="Calibri"/>
              </w:rPr>
              <w:t>P</w:t>
            </w:r>
          </w:p>
        </w:tc>
      </w:tr>
      <w:tr w:rsidR="005A2227" w:rsidRPr="00E352EF" w14:paraId="13C697B6"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6A1361"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76431D" w14:textId="77777777" w:rsidR="005A2227" w:rsidRPr="00E352EF" w:rsidRDefault="0097053A">
            <w:pPr>
              <w:jc w:val="both"/>
            </w:pPr>
            <w:r w:rsidRPr="00E352EF">
              <w:rPr>
                <w:rFonts w:ascii="Calibri" w:eastAsia="Calibri" w:hAnsi="Calibri" w:cs="Calibri"/>
              </w:rPr>
              <w:t>EU27</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F95EF7"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BD02BF" w14:textId="77777777" w:rsidR="005A2227" w:rsidRPr="00E352EF" w:rsidRDefault="0097053A">
            <w:pPr>
              <w:jc w:val="both"/>
            </w:pPr>
            <w:r w:rsidRPr="00E352EF">
              <w:rPr>
                <w:rFonts w:ascii="Calibri" w:eastAsia="Calibri" w:hAnsi="Calibri" w:cs="Calibri"/>
              </w:rPr>
              <w:t>25</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1F2B22" w14:textId="77777777" w:rsidR="005A2227" w:rsidRPr="00E352EF" w:rsidRDefault="0097053A">
            <w:pPr>
              <w:jc w:val="both"/>
            </w:pPr>
            <w:r w:rsidRPr="00E352EF">
              <w:rPr>
                <w:rFonts w:ascii="Calibri" w:eastAsia="Calibri" w:hAnsi="Calibri" w:cs="Calibri"/>
              </w:rPr>
              <w:t>P</w:t>
            </w:r>
          </w:p>
        </w:tc>
      </w:tr>
      <w:tr w:rsidR="005A2227" w:rsidRPr="00E352EF" w14:paraId="3EB71336"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B6EB39"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6AB5D6" w14:textId="77777777" w:rsidR="005A2227" w:rsidRPr="00E352EF" w:rsidRDefault="0097053A">
            <w:pPr>
              <w:jc w:val="both"/>
            </w:pPr>
            <w:r w:rsidRPr="00E352EF">
              <w:rPr>
                <w:rFonts w:ascii="Calibri" w:eastAsia="Calibri" w:hAnsi="Calibri" w:cs="Calibri"/>
              </w:rPr>
              <w:t>HR</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CE9B32"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24BFCE" w14:textId="77777777" w:rsidR="005A2227" w:rsidRPr="00E352EF" w:rsidRDefault="0097053A">
            <w:pPr>
              <w:jc w:val="both"/>
            </w:pPr>
            <w:r w:rsidRPr="00E352EF">
              <w:rPr>
                <w:rFonts w:ascii="Calibri" w:eastAsia="Calibri" w:hAnsi="Calibri" w:cs="Calibri"/>
              </w:rPr>
              <w:t>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DF1861" w14:textId="77777777" w:rsidR="005A2227" w:rsidRPr="00E352EF" w:rsidRDefault="0097053A">
            <w:pPr>
              <w:jc w:val="both"/>
            </w:pPr>
            <w:r w:rsidRPr="00E352EF">
              <w:rPr>
                <w:rFonts w:ascii="Calibri" w:eastAsia="Calibri" w:hAnsi="Calibri" w:cs="Calibri"/>
              </w:rPr>
              <w:t>P</w:t>
            </w:r>
          </w:p>
        </w:tc>
      </w:tr>
    </w:tbl>
    <w:p w14:paraId="1068CD85" w14:textId="77777777" w:rsidR="005A2227" w:rsidRPr="00E352EF" w:rsidRDefault="005A2227">
      <w:pPr>
        <w:spacing w:after="40"/>
        <w:jc w:val="both"/>
      </w:pPr>
    </w:p>
    <w:p w14:paraId="1FA1250F" w14:textId="77777777" w:rsidR="00EA6708" w:rsidRPr="00E352EF" w:rsidRDefault="00EA6708" w:rsidP="00EA6708">
      <w:pPr>
        <w:jc w:val="both"/>
        <w:rPr>
          <w:rFonts w:ascii="Cambria" w:eastAsia="Calibri" w:hAnsi="Cambria" w:cs="Calibri"/>
        </w:rPr>
      </w:pPr>
      <w:r w:rsidRPr="00E352EF">
        <w:rPr>
          <w:rFonts w:ascii="Cambria" w:eastAsia="Calibri" w:hAnsi="Cambria" w:cs="Calibri"/>
        </w:rPr>
        <w:t xml:space="preserve">1) ds_2 := </w:t>
      </w:r>
      <w:r w:rsidRPr="00E352EF">
        <w:rPr>
          <w:rFonts w:ascii="Cambria" w:eastAsia="Calibri" w:hAnsi="Cambria" w:cs="Calibri"/>
          <w:b/>
        </w:rPr>
        <w:t>aggregate</w:t>
      </w:r>
      <w:r w:rsidRPr="00E352EF">
        <w:rPr>
          <w:rFonts w:ascii="Cambria" w:eastAsia="Calibri" w:hAnsi="Cambria" w:cs="Calibri"/>
        </w:rPr>
        <w:t>( ds_bop, hr_ref_area );</w:t>
      </w:r>
    </w:p>
    <w:p w14:paraId="04177DB4" w14:textId="77777777" w:rsidR="005A2227" w:rsidRPr="00E352EF" w:rsidRDefault="005A2227">
      <w:pPr>
        <w:spacing w:after="40"/>
        <w:jc w:val="both"/>
      </w:pPr>
    </w:p>
    <w:tbl>
      <w:tblPr>
        <w:tblW w:w="4680" w:type="dxa"/>
        <w:tblInd w:w="250"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91"/>
        <w:gridCol w:w="1325"/>
        <w:gridCol w:w="1253"/>
        <w:gridCol w:w="1411"/>
      </w:tblGrid>
      <w:tr w:rsidR="005A2227" w:rsidRPr="00E352EF" w14:paraId="2E694558" w14:textId="77777777">
        <w:trPr>
          <w:trHeight w:val="302"/>
        </w:trPr>
        <w:tc>
          <w:tcPr>
            <w:tcW w:w="691" w:type="dxa"/>
            <w:gridSpan w:val="4"/>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tcPr>
          <w:p w14:paraId="143E2049" w14:textId="77777777" w:rsidR="005A2227" w:rsidRPr="00E352EF" w:rsidRDefault="0097053A">
            <w:pPr>
              <w:jc w:val="both"/>
            </w:pPr>
            <w:r w:rsidRPr="00E352EF">
              <w:rPr>
                <w:rFonts w:ascii="Calibri" w:eastAsia="Calibri" w:hAnsi="Calibri" w:cs="Calibri"/>
              </w:rPr>
              <w:t>ds_2</w:t>
            </w:r>
          </w:p>
        </w:tc>
      </w:tr>
      <w:tr w:rsidR="005A2227" w:rsidRPr="00E352EF" w14:paraId="3047A023" w14:textId="77777777">
        <w:trPr>
          <w:trHeight w:val="72"/>
        </w:trPr>
        <w:tc>
          <w:tcPr>
            <w:tcW w:w="69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7961CFC" w14:textId="77777777" w:rsidR="005A2227" w:rsidRPr="00E352EF" w:rsidRDefault="0097053A">
            <w:pPr>
              <w:jc w:val="both"/>
            </w:pPr>
            <w:r w:rsidRPr="00E352EF">
              <w:rPr>
                <w:rFonts w:ascii="Calibri" w:eastAsia="Calibri" w:hAnsi="Calibri" w:cs="Calibri"/>
                <w:b/>
              </w:rPr>
              <w:t xml:space="preserve">TIME </w:t>
            </w:r>
          </w:p>
        </w:tc>
        <w:tc>
          <w:tcPr>
            <w:tcW w:w="1325"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4E2A51E" w14:textId="77777777" w:rsidR="005A2227" w:rsidRPr="00E352EF" w:rsidRDefault="0097053A">
            <w:pPr>
              <w:jc w:val="both"/>
            </w:pPr>
            <w:r w:rsidRPr="00E352EF">
              <w:rPr>
                <w:rFonts w:ascii="Calibri" w:eastAsia="Calibri" w:hAnsi="Calibri" w:cs="Calibri"/>
                <w:b/>
              </w:rPr>
              <w:t xml:space="preserve">REF_AREA </w:t>
            </w:r>
          </w:p>
        </w:tc>
        <w:tc>
          <w:tcPr>
            <w:tcW w:w="1253"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5E56B3B" w14:textId="77777777" w:rsidR="005A2227" w:rsidRPr="00E352EF" w:rsidRDefault="0097053A">
            <w:pPr>
              <w:jc w:val="both"/>
            </w:pPr>
            <w:r w:rsidRPr="00E352EF">
              <w:rPr>
                <w:rFonts w:ascii="Calibri" w:eastAsia="Calibri" w:hAnsi="Calibri" w:cs="Calibri"/>
                <w:b/>
              </w:rPr>
              <w:t xml:space="preserve">PARTNER </w:t>
            </w:r>
          </w:p>
        </w:tc>
        <w:tc>
          <w:tcPr>
            <w:tcW w:w="1411"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3D4F8FAC" w14:textId="77777777" w:rsidR="005A2227" w:rsidRPr="00E352EF" w:rsidRDefault="0097053A">
            <w:pPr>
              <w:jc w:val="both"/>
            </w:pPr>
            <w:r w:rsidRPr="00E352EF">
              <w:rPr>
                <w:rFonts w:ascii="Calibri" w:eastAsia="Calibri" w:hAnsi="Calibri" w:cs="Calibri"/>
                <w:b/>
              </w:rPr>
              <w:t xml:space="preserve">OBS_VALUE </w:t>
            </w:r>
          </w:p>
        </w:tc>
      </w:tr>
      <w:tr w:rsidR="005A2227" w:rsidRPr="00E352EF" w14:paraId="3188FDD9" w14:textId="77777777">
        <w:trPr>
          <w:trHeight w:val="302"/>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D732B6" w14:textId="77777777" w:rsidR="005A2227" w:rsidRPr="00E352EF" w:rsidRDefault="0097053A">
            <w:pPr>
              <w:jc w:val="both"/>
            </w:pPr>
            <w:r w:rsidRPr="00E352EF">
              <w:rPr>
                <w:rFonts w:ascii="Calibri" w:eastAsia="Calibri" w:hAnsi="Calibri" w:cs="Calibri"/>
              </w:rPr>
              <w:t>2010</w:t>
            </w:r>
          </w:p>
        </w:tc>
        <w:tc>
          <w:tcPr>
            <w:tcW w:w="132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C13B58" w14:textId="77777777" w:rsidR="005A2227" w:rsidRPr="00E352EF" w:rsidRDefault="0097053A">
            <w:pPr>
              <w:jc w:val="both"/>
            </w:pPr>
            <w:r w:rsidRPr="00E352EF">
              <w:rPr>
                <w:rFonts w:ascii="Calibri" w:eastAsia="Calibri" w:hAnsi="Calibri" w:cs="Calibri"/>
              </w:rPr>
              <w:t>EU27</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0E86E5" w14:textId="77777777" w:rsidR="005A2227" w:rsidRPr="00E352EF" w:rsidRDefault="0097053A">
            <w:pPr>
              <w:jc w:val="both"/>
            </w:pPr>
            <w:r w:rsidRPr="00E352EF">
              <w:rPr>
                <w:rFonts w:ascii="Calibri" w:eastAsia="Calibri" w:hAnsi="Calibri" w:cs="Calibri"/>
              </w:rPr>
              <w:t>CA</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59D68F" w14:textId="77777777" w:rsidR="005A2227" w:rsidRPr="00E352EF" w:rsidRDefault="0097053A">
            <w:pPr>
              <w:jc w:val="both"/>
            </w:pPr>
            <w:r w:rsidRPr="00E352EF">
              <w:rPr>
                <w:rFonts w:ascii="Calibri" w:eastAsia="Calibri" w:hAnsi="Calibri" w:cs="Calibri"/>
              </w:rPr>
              <w:t>22</w:t>
            </w:r>
          </w:p>
        </w:tc>
      </w:tr>
      <w:tr w:rsidR="005A2227" w:rsidRPr="00E352EF" w14:paraId="06B43EB2" w14:textId="77777777">
        <w:trPr>
          <w:trHeight w:val="302"/>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7F35C3" w14:textId="77777777" w:rsidR="005A2227" w:rsidRPr="00E352EF" w:rsidRDefault="0097053A">
            <w:pPr>
              <w:jc w:val="both"/>
            </w:pPr>
            <w:r w:rsidRPr="00E352EF">
              <w:rPr>
                <w:rFonts w:ascii="Calibri" w:eastAsia="Calibri" w:hAnsi="Calibri" w:cs="Calibri"/>
              </w:rPr>
              <w:t>2010</w:t>
            </w:r>
          </w:p>
        </w:tc>
        <w:tc>
          <w:tcPr>
            <w:tcW w:w="132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3E6210" w14:textId="77777777" w:rsidR="005A2227" w:rsidRPr="00E352EF" w:rsidRDefault="0097053A">
            <w:pPr>
              <w:jc w:val="both"/>
            </w:pPr>
            <w:r w:rsidRPr="00E352EF">
              <w:rPr>
                <w:rFonts w:ascii="Calibri" w:eastAsia="Calibri" w:hAnsi="Calibri" w:cs="Calibri"/>
              </w:rPr>
              <w:t>EU28</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44F321" w14:textId="77777777" w:rsidR="005A2227" w:rsidRPr="00E352EF" w:rsidRDefault="0097053A">
            <w:pPr>
              <w:jc w:val="both"/>
            </w:pPr>
            <w:r w:rsidRPr="00E352EF">
              <w:rPr>
                <w:rFonts w:ascii="Calibri" w:eastAsia="Calibri" w:hAnsi="Calibri" w:cs="Calibri"/>
              </w:rPr>
              <w:t>CA</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300173" w14:textId="77777777" w:rsidR="005A2227" w:rsidRPr="00E352EF" w:rsidRDefault="0097053A">
            <w:pPr>
              <w:jc w:val="both"/>
            </w:pPr>
            <w:r w:rsidRPr="00E352EF">
              <w:rPr>
                <w:rFonts w:ascii="Calibri" w:eastAsia="Calibri" w:hAnsi="Calibri" w:cs="Calibri"/>
              </w:rPr>
              <w:t>27</w:t>
            </w:r>
          </w:p>
        </w:tc>
      </w:tr>
      <w:tr w:rsidR="008F48A1" w:rsidRPr="00E352EF" w14:paraId="3C3D7AA4" w14:textId="77777777">
        <w:trPr>
          <w:trHeight w:val="302"/>
          <w:ins w:id="11268" w:author="Laura Viignola" w:date="2017-05-10T15:33:00Z"/>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E2634F" w14:textId="6E8ECD49" w:rsidR="008F48A1" w:rsidRPr="00E352EF" w:rsidRDefault="008F48A1">
            <w:pPr>
              <w:jc w:val="both"/>
              <w:rPr>
                <w:ins w:id="11269" w:author="Laura Viignola" w:date="2017-05-10T15:33:00Z"/>
                <w:rFonts w:ascii="Calibri" w:eastAsia="Calibri" w:hAnsi="Calibri" w:cs="Calibri"/>
              </w:rPr>
            </w:pPr>
            <w:ins w:id="11270" w:author="Laura Viignola" w:date="2017-05-10T15:33:00Z">
              <w:r>
                <w:rPr>
                  <w:rFonts w:ascii="Calibri" w:eastAsia="Calibri" w:hAnsi="Calibri" w:cs="Calibri"/>
                </w:rPr>
                <w:t>2010</w:t>
              </w:r>
            </w:ins>
          </w:p>
        </w:tc>
        <w:tc>
          <w:tcPr>
            <w:tcW w:w="132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08B0E8" w14:textId="64FB5AF5" w:rsidR="008F48A1" w:rsidRPr="00E352EF" w:rsidRDefault="008F48A1">
            <w:pPr>
              <w:jc w:val="both"/>
              <w:rPr>
                <w:ins w:id="11271" w:author="Laura Viignola" w:date="2017-05-10T15:33:00Z"/>
                <w:rFonts w:ascii="Calibri" w:eastAsia="Calibri" w:hAnsi="Calibri" w:cs="Calibri"/>
              </w:rPr>
            </w:pPr>
            <w:ins w:id="11272" w:author="Laura Viignola" w:date="2017-05-10T15:33:00Z">
              <w:r>
                <w:rPr>
                  <w:rFonts w:ascii="Calibri" w:eastAsia="Calibri" w:hAnsi="Calibri" w:cs="Calibri"/>
                </w:rPr>
                <w:t>EU</w:t>
              </w:r>
            </w:ins>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777AA4" w14:textId="13CB4516" w:rsidR="008F48A1" w:rsidRPr="00E352EF" w:rsidRDefault="008F48A1">
            <w:pPr>
              <w:jc w:val="both"/>
              <w:rPr>
                <w:ins w:id="11273" w:author="Laura Viignola" w:date="2017-05-10T15:33:00Z"/>
                <w:rFonts w:ascii="Calibri" w:eastAsia="Calibri" w:hAnsi="Calibri" w:cs="Calibri"/>
              </w:rPr>
            </w:pPr>
            <w:ins w:id="11274" w:author="Laura Viignola" w:date="2017-05-10T15:33:00Z">
              <w:r>
                <w:rPr>
                  <w:rFonts w:ascii="Calibri" w:eastAsia="Calibri" w:hAnsi="Calibri" w:cs="Calibri"/>
                </w:rPr>
                <w:t>CA</w:t>
              </w:r>
            </w:ins>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A8AE8F" w14:textId="778D597D" w:rsidR="008F48A1" w:rsidRPr="00E352EF" w:rsidRDefault="008F48A1">
            <w:pPr>
              <w:jc w:val="both"/>
              <w:rPr>
                <w:ins w:id="11275" w:author="Laura Viignola" w:date="2017-05-10T15:33:00Z"/>
                <w:rFonts w:ascii="Calibri" w:eastAsia="Calibri" w:hAnsi="Calibri" w:cs="Calibri"/>
              </w:rPr>
            </w:pPr>
            <w:ins w:id="11276" w:author="Laura Viignola" w:date="2017-05-10T15:34:00Z">
              <w:r>
                <w:rPr>
                  <w:rFonts w:ascii="Calibri" w:eastAsia="Calibri" w:hAnsi="Calibri" w:cs="Calibri"/>
                </w:rPr>
                <w:t>22</w:t>
              </w:r>
            </w:ins>
          </w:p>
        </w:tc>
      </w:tr>
    </w:tbl>
    <w:p w14:paraId="4BD5E2B2" w14:textId="77777777" w:rsidR="005A2227" w:rsidRPr="00E352EF" w:rsidRDefault="005A2227">
      <w:pPr>
        <w:spacing w:after="40"/>
        <w:jc w:val="both"/>
      </w:pPr>
    </w:p>
    <w:p w14:paraId="6766A1B1" w14:textId="77777777" w:rsidR="005A2227" w:rsidRPr="00E352EF" w:rsidRDefault="0097053A" w:rsidP="00C96285">
      <w:pPr>
        <w:rPr>
          <w:rFonts w:ascii="Cambria" w:eastAsia="Calibri" w:hAnsi="Cambria"/>
        </w:rPr>
      </w:pPr>
      <w:r w:rsidRPr="00E352EF">
        <w:rPr>
          <w:rFonts w:ascii="Cambria" w:eastAsia="Calibri" w:hAnsi="Cambria"/>
        </w:rPr>
        <w:t xml:space="preserve">2) ds_2 := </w:t>
      </w:r>
      <w:r w:rsidRPr="00E352EF">
        <w:rPr>
          <w:rFonts w:ascii="Cambria" w:eastAsia="Calibri" w:hAnsi="Cambria"/>
          <w:b/>
        </w:rPr>
        <w:t>aggregate</w:t>
      </w:r>
      <w:r w:rsidRPr="00E352EF">
        <w:rPr>
          <w:rFonts w:ascii="Cambria" w:eastAsia="Calibri" w:hAnsi="Cambria"/>
        </w:rPr>
        <w:t>( ds_bop, hr_ref_area, return all data points );</w:t>
      </w:r>
    </w:p>
    <w:p w14:paraId="6755E874" w14:textId="77777777" w:rsidR="00EA6708" w:rsidRPr="00E352EF" w:rsidRDefault="00EA6708" w:rsidP="00C96285">
      <w:pPr>
        <w:rPr>
          <w:rFonts w:ascii="Cambria" w:eastAsia="Calibri" w:hAnsi="Cambria"/>
        </w:rPr>
      </w:pPr>
    </w:p>
    <w:tbl>
      <w:tblPr>
        <w:tblW w:w="4680" w:type="dxa"/>
        <w:tblInd w:w="250"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91"/>
        <w:gridCol w:w="1296"/>
        <w:gridCol w:w="1282"/>
        <w:gridCol w:w="1411"/>
      </w:tblGrid>
      <w:tr w:rsidR="005A2227" w:rsidRPr="00E352EF" w14:paraId="19E737A2" w14:textId="77777777">
        <w:trPr>
          <w:trHeight w:val="374"/>
        </w:trPr>
        <w:tc>
          <w:tcPr>
            <w:tcW w:w="691" w:type="dxa"/>
            <w:gridSpan w:val="4"/>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vAlign w:val="center"/>
          </w:tcPr>
          <w:p w14:paraId="65C38C38" w14:textId="77777777" w:rsidR="005A2227" w:rsidRPr="00E352EF" w:rsidRDefault="0097053A">
            <w:pPr>
              <w:jc w:val="both"/>
            </w:pPr>
            <w:r w:rsidRPr="00E352EF">
              <w:rPr>
                <w:rFonts w:ascii="Calibri" w:eastAsia="Calibri" w:hAnsi="Calibri" w:cs="Calibri"/>
              </w:rPr>
              <w:t>ds_2</w:t>
            </w:r>
          </w:p>
        </w:tc>
      </w:tr>
      <w:tr w:rsidR="005A2227" w:rsidRPr="00E352EF" w14:paraId="6F786CBF" w14:textId="77777777">
        <w:trPr>
          <w:trHeight w:val="101"/>
        </w:trPr>
        <w:tc>
          <w:tcPr>
            <w:tcW w:w="69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64DFBEC" w14:textId="77777777" w:rsidR="005A2227" w:rsidRPr="00E352EF" w:rsidRDefault="0097053A">
            <w:pPr>
              <w:jc w:val="both"/>
            </w:pPr>
            <w:r w:rsidRPr="00E352EF">
              <w:rPr>
                <w:rFonts w:ascii="Calibri" w:eastAsia="Calibri" w:hAnsi="Calibri" w:cs="Calibri"/>
                <w:b/>
              </w:rPr>
              <w:t xml:space="preserve">TIME </w:t>
            </w:r>
          </w:p>
        </w:tc>
        <w:tc>
          <w:tcPr>
            <w:tcW w:w="1296"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8C65DCF" w14:textId="77777777" w:rsidR="005A2227" w:rsidRPr="00E352EF" w:rsidRDefault="0097053A">
            <w:pPr>
              <w:jc w:val="both"/>
            </w:pPr>
            <w:r w:rsidRPr="00E352EF">
              <w:rPr>
                <w:rFonts w:ascii="Calibri" w:eastAsia="Calibri" w:hAnsi="Calibri" w:cs="Calibri"/>
                <w:b/>
              </w:rPr>
              <w:t xml:space="preserve">REF_AREA </w:t>
            </w:r>
          </w:p>
        </w:tc>
        <w:tc>
          <w:tcPr>
            <w:tcW w:w="128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D099635" w14:textId="77777777" w:rsidR="005A2227" w:rsidRPr="00E352EF" w:rsidRDefault="0097053A">
            <w:pPr>
              <w:jc w:val="both"/>
            </w:pPr>
            <w:r w:rsidRPr="00E352EF">
              <w:rPr>
                <w:rFonts w:ascii="Calibri" w:eastAsia="Calibri" w:hAnsi="Calibri" w:cs="Calibri"/>
                <w:b/>
              </w:rPr>
              <w:t xml:space="preserve">PARTNER </w:t>
            </w:r>
          </w:p>
        </w:tc>
        <w:tc>
          <w:tcPr>
            <w:tcW w:w="1411"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33D43816" w14:textId="77777777" w:rsidR="005A2227" w:rsidRPr="00E352EF" w:rsidRDefault="0097053A">
            <w:pPr>
              <w:jc w:val="both"/>
            </w:pPr>
            <w:r w:rsidRPr="00E352EF">
              <w:rPr>
                <w:rFonts w:ascii="Calibri" w:eastAsia="Calibri" w:hAnsi="Calibri" w:cs="Calibri"/>
                <w:b/>
              </w:rPr>
              <w:t xml:space="preserve">OBS_VALUE </w:t>
            </w:r>
          </w:p>
        </w:tc>
      </w:tr>
      <w:tr w:rsidR="005A2227" w:rsidRPr="00E352EF" w14:paraId="21E252D3" w14:textId="77777777">
        <w:trPr>
          <w:trHeight w:val="389"/>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F0C389" w14:textId="77777777" w:rsidR="005A2227" w:rsidRPr="00E352EF" w:rsidRDefault="0097053A">
            <w:pPr>
              <w:jc w:val="both"/>
            </w:pPr>
            <w:r w:rsidRPr="00E352EF">
              <w:rPr>
                <w:rFonts w:ascii="Calibri" w:eastAsia="Calibri" w:hAnsi="Calibri" w:cs="Calibri"/>
              </w:rPr>
              <w:t>2010</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8A4B31" w14:textId="77777777" w:rsidR="005A2227" w:rsidRPr="00E352EF" w:rsidRDefault="0097053A">
            <w:pPr>
              <w:jc w:val="both"/>
            </w:pPr>
            <w:r w:rsidRPr="00E352EF">
              <w:rPr>
                <w:rFonts w:ascii="Calibri" w:eastAsia="Calibri" w:hAnsi="Calibri" w:cs="Calibri"/>
              </w:rPr>
              <w:t>EU25</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736A58" w14:textId="77777777" w:rsidR="005A2227" w:rsidRPr="00E352EF" w:rsidRDefault="0097053A">
            <w:pPr>
              <w:jc w:val="both"/>
            </w:pPr>
            <w:r w:rsidRPr="00E352EF">
              <w:rPr>
                <w:rFonts w:ascii="Calibri" w:eastAsia="Calibri" w:hAnsi="Calibri" w:cs="Calibri"/>
              </w:rPr>
              <w:t>CA</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C3A01D" w14:textId="77777777" w:rsidR="005A2227" w:rsidRPr="00E352EF" w:rsidRDefault="0097053A">
            <w:pPr>
              <w:jc w:val="both"/>
            </w:pPr>
            <w:r w:rsidRPr="00E352EF">
              <w:rPr>
                <w:rFonts w:ascii="Calibri" w:eastAsia="Calibri" w:hAnsi="Calibri" w:cs="Calibri"/>
              </w:rPr>
              <w:t xml:space="preserve">20 </w:t>
            </w:r>
          </w:p>
        </w:tc>
      </w:tr>
      <w:tr w:rsidR="005A2227" w:rsidRPr="00E352EF" w14:paraId="037BA17D"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903DC6" w14:textId="77777777" w:rsidR="005A2227" w:rsidRPr="00E352EF" w:rsidRDefault="0097053A">
            <w:pPr>
              <w:jc w:val="both"/>
            </w:pPr>
            <w:r w:rsidRPr="00E352EF">
              <w:rPr>
                <w:rFonts w:ascii="Calibri" w:eastAsia="Calibri" w:hAnsi="Calibri" w:cs="Calibri"/>
              </w:rPr>
              <w:t>2010</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9E9597" w14:textId="77777777" w:rsidR="005A2227" w:rsidRPr="00E352EF" w:rsidRDefault="0097053A">
            <w:pPr>
              <w:jc w:val="both"/>
            </w:pPr>
            <w:r w:rsidRPr="00E352EF">
              <w:rPr>
                <w:rFonts w:ascii="Calibri" w:eastAsia="Calibri" w:hAnsi="Calibri" w:cs="Calibri"/>
              </w:rPr>
              <w:t>BG</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DDB8B2" w14:textId="77777777" w:rsidR="005A2227" w:rsidRPr="00E352EF" w:rsidRDefault="0097053A">
            <w:pPr>
              <w:jc w:val="both"/>
            </w:pPr>
            <w:r w:rsidRPr="00E352EF">
              <w:rPr>
                <w:rFonts w:ascii="Calibri" w:eastAsia="Calibri" w:hAnsi="Calibri" w:cs="Calibri"/>
              </w:rPr>
              <w:t>CA</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03525C" w14:textId="77777777" w:rsidR="005A2227" w:rsidRPr="00E352EF" w:rsidRDefault="0097053A">
            <w:pPr>
              <w:jc w:val="both"/>
            </w:pPr>
            <w:r w:rsidRPr="00E352EF">
              <w:rPr>
                <w:rFonts w:ascii="Calibri" w:eastAsia="Calibri" w:hAnsi="Calibri" w:cs="Calibri"/>
              </w:rPr>
              <w:t>1</w:t>
            </w:r>
          </w:p>
        </w:tc>
      </w:tr>
      <w:tr w:rsidR="005A2227" w:rsidRPr="00E352EF" w14:paraId="1FD379D3"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EEFADF" w14:textId="77777777" w:rsidR="005A2227" w:rsidRPr="00E352EF" w:rsidRDefault="0097053A">
            <w:pPr>
              <w:jc w:val="both"/>
            </w:pPr>
            <w:r w:rsidRPr="00E352EF">
              <w:rPr>
                <w:rFonts w:ascii="Calibri" w:eastAsia="Calibri" w:hAnsi="Calibri" w:cs="Calibri"/>
              </w:rPr>
              <w:t>2010</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1B1B46" w14:textId="77777777" w:rsidR="005A2227" w:rsidRPr="00E352EF" w:rsidRDefault="0097053A">
            <w:pPr>
              <w:jc w:val="both"/>
            </w:pPr>
            <w:r w:rsidRPr="00E352EF">
              <w:rPr>
                <w:rFonts w:ascii="Calibri" w:eastAsia="Calibri" w:hAnsi="Calibri" w:cs="Calibri"/>
              </w:rPr>
              <w:t>RO</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F2133E" w14:textId="77777777" w:rsidR="005A2227" w:rsidRPr="00E352EF" w:rsidRDefault="0097053A">
            <w:pPr>
              <w:jc w:val="both"/>
            </w:pPr>
            <w:r w:rsidRPr="00E352EF">
              <w:rPr>
                <w:rFonts w:ascii="Calibri" w:eastAsia="Calibri" w:hAnsi="Calibri" w:cs="Calibri"/>
              </w:rPr>
              <w:t>CA</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D8D796" w14:textId="77777777" w:rsidR="005A2227" w:rsidRPr="00E352EF" w:rsidRDefault="0097053A">
            <w:pPr>
              <w:jc w:val="both"/>
            </w:pPr>
            <w:r w:rsidRPr="00E352EF">
              <w:rPr>
                <w:rFonts w:ascii="Calibri" w:eastAsia="Calibri" w:hAnsi="Calibri" w:cs="Calibri"/>
              </w:rPr>
              <w:t xml:space="preserve">1 </w:t>
            </w:r>
          </w:p>
        </w:tc>
      </w:tr>
      <w:tr w:rsidR="005A2227" w:rsidRPr="00E352EF" w14:paraId="65742FD3" w14:textId="77777777">
        <w:trPr>
          <w:trHeight w:val="302"/>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F56674" w14:textId="77777777" w:rsidR="005A2227" w:rsidRPr="00E352EF" w:rsidRDefault="0097053A">
            <w:pPr>
              <w:jc w:val="both"/>
            </w:pPr>
            <w:r w:rsidRPr="00E352EF">
              <w:rPr>
                <w:rFonts w:ascii="Calibri" w:eastAsia="Calibri" w:hAnsi="Calibri" w:cs="Calibri"/>
              </w:rPr>
              <w:t>2010</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681899" w14:textId="77777777" w:rsidR="005A2227" w:rsidRPr="00E352EF" w:rsidRDefault="0097053A">
            <w:pPr>
              <w:jc w:val="both"/>
            </w:pPr>
            <w:r w:rsidRPr="00E352EF">
              <w:rPr>
                <w:rFonts w:ascii="Calibri" w:eastAsia="Calibri" w:hAnsi="Calibri" w:cs="Calibri"/>
              </w:rPr>
              <w:t>EU27</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84A914" w14:textId="77777777" w:rsidR="005A2227" w:rsidRPr="00E352EF" w:rsidRDefault="0097053A">
            <w:pPr>
              <w:jc w:val="both"/>
            </w:pPr>
            <w:r w:rsidRPr="00E352EF">
              <w:rPr>
                <w:rFonts w:ascii="Calibri" w:eastAsia="Calibri" w:hAnsi="Calibri" w:cs="Calibri"/>
              </w:rPr>
              <w:t>CA</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575C13" w14:textId="77777777" w:rsidR="005A2227" w:rsidRPr="00E352EF" w:rsidRDefault="0097053A">
            <w:pPr>
              <w:jc w:val="both"/>
            </w:pPr>
            <w:r w:rsidRPr="00E352EF">
              <w:rPr>
                <w:rFonts w:ascii="Calibri" w:eastAsia="Calibri" w:hAnsi="Calibri" w:cs="Calibri"/>
              </w:rPr>
              <w:t>22</w:t>
            </w:r>
          </w:p>
        </w:tc>
      </w:tr>
      <w:tr w:rsidR="005A2227" w:rsidRPr="00E352EF" w14:paraId="2EA78993" w14:textId="77777777">
        <w:trPr>
          <w:trHeight w:val="302"/>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5B9336" w14:textId="77777777" w:rsidR="005A2227" w:rsidRPr="00E352EF" w:rsidRDefault="0097053A">
            <w:pPr>
              <w:jc w:val="both"/>
            </w:pPr>
            <w:r w:rsidRPr="00E352EF">
              <w:rPr>
                <w:rFonts w:ascii="Calibri" w:eastAsia="Calibri" w:hAnsi="Calibri" w:cs="Calibri"/>
              </w:rPr>
              <w:t>2010</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2B4521" w14:textId="77777777" w:rsidR="005A2227" w:rsidRPr="00E352EF" w:rsidRDefault="0097053A">
            <w:pPr>
              <w:jc w:val="both"/>
            </w:pPr>
            <w:r w:rsidRPr="00E352EF">
              <w:rPr>
                <w:rFonts w:ascii="Calibri" w:eastAsia="Calibri" w:hAnsi="Calibri" w:cs="Calibri"/>
              </w:rPr>
              <w:t>HR</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07B38B" w14:textId="77777777" w:rsidR="005A2227" w:rsidRPr="00E352EF" w:rsidRDefault="0097053A">
            <w:pPr>
              <w:jc w:val="both"/>
            </w:pPr>
            <w:r w:rsidRPr="00E352EF">
              <w:rPr>
                <w:rFonts w:ascii="Calibri" w:eastAsia="Calibri" w:hAnsi="Calibri" w:cs="Calibri"/>
              </w:rPr>
              <w:t>CA</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7FA9F3" w14:textId="77777777" w:rsidR="005A2227" w:rsidRPr="00E352EF" w:rsidRDefault="0097053A">
            <w:pPr>
              <w:jc w:val="both"/>
            </w:pPr>
            <w:r w:rsidRPr="00E352EF">
              <w:rPr>
                <w:rFonts w:ascii="Calibri" w:eastAsia="Calibri" w:hAnsi="Calibri" w:cs="Calibri"/>
              </w:rPr>
              <w:t>2</w:t>
            </w:r>
          </w:p>
        </w:tc>
      </w:tr>
      <w:tr w:rsidR="008F48A1" w:rsidRPr="00E352EF" w14:paraId="21C07F0B" w14:textId="77777777">
        <w:trPr>
          <w:trHeight w:val="302"/>
          <w:ins w:id="11277" w:author="Laura Viignola" w:date="2017-05-10T15:35:00Z"/>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5BE19B" w14:textId="73600A28" w:rsidR="008F48A1" w:rsidRPr="00E352EF" w:rsidRDefault="008F48A1">
            <w:pPr>
              <w:jc w:val="both"/>
              <w:rPr>
                <w:ins w:id="11278" w:author="Laura Viignola" w:date="2017-05-10T15:35:00Z"/>
                <w:rFonts w:ascii="Calibri" w:eastAsia="Calibri" w:hAnsi="Calibri" w:cs="Calibri"/>
              </w:rPr>
            </w:pPr>
            <w:ins w:id="11279" w:author="Laura Viignola" w:date="2017-05-10T15:35:00Z">
              <w:r>
                <w:rPr>
                  <w:rFonts w:ascii="Calibri" w:eastAsia="Calibri" w:hAnsi="Calibri" w:cs="Calibri"/>
                </w:rPr>
                <w:t>2010</w:t>
              </w:r>
            </w:ins>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EAF9AF" w14:textId="245E9265" w:rsidR="008F48A1" w:rsidRPr="00E352EF" w:rsidRDefault="008F48A1">
            <w:pPr>
              <w:jc w:val="both"/>
              <w:rPr>
                <w:ins w:id="11280" w:author="Laura Viignola" w:date="2017-05-10T15:35:00Z"/>
                <w:rFonts w:ascii="Calibri" w:eastAsia="Calibri" w:hAnsi="Calibri" w:cs="Calibri"/>
              </w:rPr>
            </w:pPr>
            <w:ins w:id="11281" w:author="Laura Viignola" w:date="2017-05-10T15:35:00Z">
              <w:r>
                <w:rPr>
                  <w:rFonts w:ascii="Calibri" w:eastAsia="Calibri" w:hAnsi="Calibri" w:cs="Calibri"/>
                </w:rPr>
                <w:t>EU</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798A82" w14:textId="057F6E34" w:rsidR="008F48A1" w:rsidRPr="00E352EF" w:rsidRDefault="008F48A1">
            <w:pPr>
              <w:jc w:val="both"/>
              <w:rPr>
                <w:ins w:id="11282" w:author="Laura Viignola" w:date="2017-05-10T15:35:00Z"/>
                <w:rFonts w:ascii="Calibri" w:eastAsia="Calibri" w:hAnsi="Calibri" w:cs="Calibri"/>
              </w:rPr>
            </w:pPr>
            <w:ins w:id="11283" w:author="Laura Viignola" w:date="2017-05-10T15:35:00Z">
              <w:r>
                <w:rPr>
                  <w:rFonts w:ascii="Calibri" w:eastAsia="Calibri" w:hAnsi="Calibri" w:cs="Calibri"/>
                </w:rPr>
                <w:t>CA</w:t>
              </w:r>
            </w:ins>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C39890" w14:textId="3EBAA213" w:rsidR="008F48A1" w:rsidRPr="00E352EF" w:rsidRDefault="008F48A1">
            <w:pPr>
              <w:jc w:val="both"/>
              <w:rPr>
                <w:ins w:id="11284" w:author="Laura Viignola" w:date="2017-05-10T15:35:00Z"/>
                <w:rFonts w:ascii="Calibri" w:eastAsia="Calibri" w:hAnsi="Calibri" w:cs="Calibri"/>
              </w:rPr>
            </w:pPr>
            <w:ins w:id="11285" w:author="Laura Viignola" w:date="2017-05-10T15:35:00Z">
              <w:r>
                <w:rPr>
                  <w:rFonts w:ascii="Calibri" w:eastAsia="Calibri" w:hAnsi="Calibri" w:cs="Calibri"/>
                </w:rPr>
                <w:t>22</w:t>
              </w:r>
            </w:ins>
          </w:p>
        </w:tc>
      </w:tr>
      <w:tr w:rsidR="0013623F" w:rsidRPr="00E352EF" w14:paraId="6FC7A70A" w14:textId="77777777">
        <w:trPr>
          <w:trHeight w:val="302"/>
          <w:ins w:id="11286" w:author="Laura Viignola" w:date="2017-05-10T15:09:00Z"/>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A9DA5A" w14:textId="092CCB3B" w:rsidR="0013623F" w:rsidRPr="00E352EF" w:rsidRDefault="0013623F">
            <w:pPr>
              <w:jc w:val="both"/>
              <w:rPr>
                <w:ins w:id="11287" w:author="Laura Viignola" w:date="2017-05-10T15:09:00Z"/>
                <w:rFonts w:ascii="Calibri" w:eastAsia="Calibri" w:hAnsi="Calibri" w:cs="Calibri"/>
              </w:rPr>
            </w:pPr>
            <w:ins w:id="11288" w:author="Laura Viignola" w:date="2017-05-10T15:09:00Z">
              <w:r>
                <w:rPr>
                  <w:rFonts w:ascii="Calibri" w:eastAsia="Calibri" w:hAnsi="Calibri" w:cs="Calibri"/>
                </w:rPr>
                <w:t>2010</w:t>
              </w:r>
            </w:ins>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2A9306" w14:textId="5B07AD9C" w:rsidR="0013623F" w:rsidRPr="00E352EF" w:rsidRDefault="0013623F">
            <w:pPr>
              <w:jc w:val="both"/>
              <w:rPr>
                <w:ins w:id="11289" w:author="Laura Viignola" w:date="2017-05-10T15:09:00Z"/>
                <w:rFonts w:ascii="Calibri" w:eastAsia="Calibri" w:hAnsi="Calibri" w:cs="Calibri"/>
              </w:rPr>
            </w:pPr>
            <w:ins w:id="11290" w:author="Laura Viignola" w:date="2017-05-10T15:09:00Z">
              <w:r>
                <w:rPr>
                  <w:rFonts w:ascii="Calibri" w:eastAsia="Calibri" w:hAnsi="Calibri" w:cs="Calibri"/>
                </w:rPr>
                <w:t>EU28</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574656" w14:textId="19D2A3AC" w:rsidR="0013623F" w:rsidRPr="00E352EF" w:rsidRDefault="0013623F">
            <w:pPr>
              <w:jc w:val="both"/>
              <w:rPr>
                <w:ins w:id="11291" w:author="Laura Viignola" w:date="2017-05-10T15:09:00Z"/>
                <w:rFonts w:ascii="Calibri" w:eastAsia="Calibri" w:hAnsi="Calibri" w:cs="Calibri"/>
              </w:rPr>
            </w:pPr>
            <w:ins w:id="11292" w:author="Laura Viignola" w:date="2017-05-10T15:09:00Z">
              <w:r>
                <w:rPr>
                  <w:rFonts w:ascii="Calibri" w:eastAsia="Calibri" w:hAnsi="Calibri" w:cs="Calibri"/>
                </w:rPr>
                <w:t>CA</w:t>
              </w:r>
            </w:ins>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324681" w14:textId="26F844AD" w:rsidR="0013623F" w:rsidRPr="00E352EF" w:rsidRDefault="0013623F">
            <w:pPr>
              <w:jc w:val="both"/>
              <w:rPr>
                <w:ins w:id="11293" w:author="Laura Viignola" w:date="2017-05-10T15:09:00Z"/>
                <w:rFonts w:ascii="Calibri" w:eastAsia="Calibri" w:hAnsi="Calibri" w:cs="Calibri"/>
              </w:rPr>
            </w:pPr>
            <w:ins w:id="11294" w:author="Laura Viignola" w:date="2017-05-10T15:09:00Z">
              <w:r>
                <w:rPr>
                  <w:rFonts w:ascii="Calibri" w:eastAsia="Calibri" w:hAnsi="Calibri" w:cs="Calibri"/>
                </w:rPr>
                <w:t>27</w:t>
              </w:r>
            </w:ins>
          </w:p>
        </w:tc>
      </w:tr>
    </w:tbl>
    <w:p w14:paraId="6C558C04" w14:textId="77777777" w:rsidR="005A2227" w:rsidRPr="00E352EF" w:rsidRDefault="005A2227">
      <w:pPr>
        <w:spacing w:after="40"/>
        <w:jc w:val="both"/>
      </w:pPr>
    </w:p>
    <w:p w14:paraId="28E95776" w14:textId="7FA1EC8D" w:rsidR="005A2227" w:rsidRPr="00E352EF" w:rsidRDefault="0097053A" w:rsidP="00C96285">
      <w:pPr>
        <w:rPr>
          <w:rFonts w:ascii="Cambria" w:eastAsia="Calibri" w:hAnsi="Cambria"/>
        </w:rPr>
      </w:pPr>
      <w:r w:rsidRPr="00E352EF">
        <w:rPr>
          <w:rFonts w:ascii="Cambria" w:eastAsia="Calibri" w:hAnsi="Cambria"/>
        </w:rPr>
        <w:t>3) In this example an aggregation is performed using the following hierarchical rul</w:t>
      </w:r>
      <w:r w:rsidR="0047307A" w:rsidRPr="00E352EF">
        <w:rPr>
          <w:rFonts w:ascii="Cambria" w:eastAsia="Calibri" w:hAnsi="Cambria"/>
        </w:rPr>
        <w:t>e</w:t>
      </w:r>
      <w:r w:rsidRPr="00E352EF">
        <w:rPr>
          <w:rFonts w:ascii="Cambria" w:eastAsia="Calibri" w:hAnsi="Cambria"/>
        </w:rPr>
        <w:t>set.</w:t>
      </w:r>
    </w:p>
    <w:p w14:paraId="487E43D8" w14:textId="77777777" w:rsidR="00EA6708" w:rsidRPr="00E352EF" w:rsidRDefault="00EA6708" w:rsidP="00C96285">
      <w:pPr>
        <w:rPr>
          <w:rFonts w:ascii="Cambria" w:hAnsi="Cambria"/>
        </w:rPr>
      </w:pPr>
    </w:p>
    <w:p w14:paraId="2EFD862B" w14:textId="77777777" w:rsidR="005A2227" w:rsidRPr="00E352EF" w:rsidRDefault="0097053A">
      <w:pPr>
        <w:spacing w:after="40"/>
        <w:rPr>
          <w:rFonts w:ascii="Cambria" w:hAnsi="Cambria"/>
        </w:rPr>
      </w:pPr>
      <w:r w:rsidRPr="00E352EF">
        <w:rPr>
          <w:rFonts w:ascii="Cambria" w:eastAsia="Calibri" w:hAnsi="Cambria" w:cs="Calibri"/>
          <w:b/>
        </w:rPr>
        <w:t>define hierarchical ruleset</w:t>
      </w:r>
      <w:r w:rsidRPr="00E352EF">
        <w:rPr>
          <w:rFonts w:ascii="Cambria" w:eastAsia="Calibri" w:hAnsi="Cambria" w:cs="Calibri"/>
        </w:rPr>
        <w:t xml:space="preserve"> hr_ref_area (condition ( time ) rule ( ref_area ) ) is</w:t>
      </w:r>
    </w:p>
    <w:p w14:paraId="4F10EB26" w14:textId="77777777" w:rsidR="005A2227" w:rsidRPr="00E352EF" w:rsidRDefault="0097053A">
      <w:pPr>
        <w:spacing w:after="40"/>
        <w:ind w:left="562"/>
        <w:jc w:val="both"/>
        <w:rPr>
          <w:rFonts w:ascii="Cambria" w:hAnsi="Cambria"/>
        </w:rPr>
      </w:pPr>
      <w:r w:rsidRPr="00E352EF">
        <w:rPr>
          <w:rFonts w:ascii="Cambria" w:eastAsia="Calibri" w:hAnsi="Cambria" w:cs="Calibri"/>
        </w:rPr>
        <w:t>when time = 2010 then EU= IT+BE+LU;</w:t>
      </w:r>
    </w:p>
    <w:p w14:paraId="5719EE3D" w14:textId="77777777" w:rsidR="005A2227" w:rsidRPr="00E352EF" w:rsidRDefault="0097053A">
      <w:pPr>
        <w:spacing w:after="40"/>
        <w:ind w:left="562"/>
        <w:jc w:val="both"/>
        <w:rPr>
          <w:rFonts w:ascii="Cambria" w:hAnsi="Cambria"/>
        </w:rPr>
      </w:pPr>
      <w:r w:rsidRPr="00E352EF">
        <w:rPr>
          <w:rFonts w:ascii="Cambria" w:eastAsia="Calibri" w:hAnsi="Cambria" w:cs="Calibri"/>
        </w:rPr>
        <w:t>when time = 2010 the AS=IN+CH;</w:t>
      </w:r>
    </w:p>
    <w:p w14:paraId="18D58769" w14:textId="77777777" w:rsidR="005A2227" w:rsidRPr="00E352EF" w:rsidRDefault="00246FFA">
      <w:pPr>
        <w:spacing w:after="40"/>
        <w:rPr>
          <w:rFonts w:ascii="Cambria" w:hAnsi="Cambria"/>
        </w:rPr>
      </w:pPr>
      <w:r w:rsidRPr="00E352EF">
        <w:rPr>
          <w:rFonts w:ascii="Cambria" w:eastAsia="Calibri" w:hAnsi="Cambria" w:cs="Calibri"/>
          <w:b/>
        </w:rPr>
        <w:t>end hierarchical ruleset</w:t>
      </w:r>
    </w:p>
    <w:p w14:paraId="52B8742D" w14:textId="77777777" w:rsidR="005A2227" w:rsidRPr="00E352EF" w:rsidRDefault="005A2227">
      <w:pPr>
        <w:spacing w:after="40"/>
        <w:jc w:val="both"/>
        <w:rPr>
          <w:rFonts w:ascii="Cambria" w:hAnsi="Cambria"/>
        </w:rPr>
      </w:pPr>
    </w:p>
    <w:p w14:paraId="094DC28F" w14:textId="77777777" w:rsidR="005A2227" w:rsidRPr="00E352EF" w:rsidRDefault="00EA6708">
      <w:pPr>
        <w:spacing w:after="40"/>
        <w:jc w:val="both"/>
        <w:rPr>
          <w:rFonts w:ascii="Cambria" w:eastAsia="Calibri" w:hAnsi="Cambria" w:cs="Calibri"/>
        </w:rPr>
      </w:pPr>
      <w:r w:rsidRPr="00E352EF">
        <w:rPr>
          <w:rFonts w:ascii="Cambria" w:eastAsia="Calibri" w:hAnsi="Cambria" w:cs="Calibri"/>
        </w:rPr>
        <w:t xml:space="preserve">ds_2 := </w:t>
      </w:r>
      <w:r w:rsidRPr="00E352EF">
        <w:rPr>
          <w:rFonts w:ascii="Cambria" w:eastAsia="Calibri" w:hAnsi="Cambria" w:cs="Calibri"/>
          <w:b/>
        </w:rPr>
        <w:t>aggregate</w:t>
      </w:r>
      <w:r w:rsidRPr="00E352EF">
        <w:rPr>
          <w:rFonts w:ascii="Cambria" w:eastAsia="Calibri" w:hAnsi="Cambria" w:cs="Calibri"/>
        </w:rPr>
        <w:t>(ds_bop, hr_ref_area);</w:t>
      </w:r>
    </w:p>
    <w:p w14:paraId="072DA41F" w14:textId="77777777" w:rsidR="00EA6708" w:rsidRPr="00E352EF" w:rsidRDefault="00EA6708">
      <w:pPr>
        <w:spacing w:after="40"/>
        <w:jc w:val="both"/>
      </w:pPr>
    </w:p>
    <w:tbl>
      <w:tblPr>
        <w:tblW w:w="5645" w:type="dxa"/>
        <w:tblInd w:w="250"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92"/>
        <w:gridCol w:w="1152"/>
        <w:gridCol w:w="1080"/>
        <w:gridCol w:w="1310"/>
        <w:gridCol w:w="1411"/>
      </w:tblGrid>
      <w:tr w:rsidR="005A2227" w:rsidRPr="00E352EF" w14:paraId="339E09C6" w14:textId="77777777">
        <w:trPr>
          <w:trHeight w:val="374"/>
        </w:trPr>
        <w:tc>
          <w:tcPr>
            <w:tcW w:w="691" w:type="dxa"/>
            <w:gridSpan w:val="5"/>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vAlign w:val="center"/>
          </w:tcPr>
          <w:p w14:paraId="7CFDE744" w14:textId="77777777" w:rsidR="005A2227" w:rsidRPr="00E352EF" w:rsidRDefault="0097053A">
            <w:pPr>
              <w:jc w:val="both"/>
            </w:pPr>
            <w:r w:rsidRPr="00E352EF">
              <w:rPr>
                <w:rFonts w:ascii="Calibri" w:eastAsia="Calibri" w:hAnsi="Calibri" w:cs="Calibri"/>
              </w:rPr>
              <w:t>ds_bop</w:t>
            </w:r>
          </w:p>
        </w:tc>
      </w:tr>
      <w:tr w:rsidR="005A2227" w:rsidRPr="00E352EF" w14:paraId="7B40DF6D" w14:textId="77777777">
        <w:trPr>
          <w:trHeight w:val="101"/>
        </w:trPr>
        <w:tc>
          <w:tcPr>
            <w:tcW w:w="69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0E9C453" w14:textId="77777777" w:rsidR="005A2227" w:rsidRPr="00E352EF" w:rsidRDefault="0097053A">
            <w:pPr>
              <w:jc w:val="both"/>
            </w:pPr>
            <w:r w:rsidRPr="00E352EF">
              <w:rPr>
                <w:rFonts w:ascii="Calibri" w:eastAsia="Calibri" w:hAnsi="Calibri" w:cs="Calibri"/>
                <w:b/>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31D845D" w14:textId="77777777" w:rsidR="005A2227" w:rsidRPr="00E352EF" w:rsidRDefault="0097053A">
            <w:pPr>
              <w:jc w:val="both"/>
            </w:pPr>
            <w:r w:rsidRPr="00E352EF">
              <w:rPr>
                <w:rFonts w:ascii="Calibri" w:eastAsia="Calibri" w:hAnsi="Calibri" w:cs="Calibri"/>
                <w:b/>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E6B9FF5" w14:textId="77777777" w:rsidR="005A2227" w:rsidRPr="00E352EF" w:rsidRDefault="0097053A">
            <w:pPr>
              <w:jc w:val="both"/>
            </w:pPr>
            <w:r w:rsidRPr="00E352EF">
              <w:rPr>
                <w:rFonts w:ascii="Calibri" w:eastAsia="Calibri" w:hAnsi="Calibri" w:cs="Calibri"/>
                <w:b/>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51E42802" w14:textId="77777777" w:rsidR="005A2227" w:rsidRPr="00E352EF" w:rsidRDefault="0097053A">
            <w:pPr>
              <w:jc w:val="both"/>
            </w:pPr>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E2EFD9"/>
            <w:tcMar>
              <w:top w:w="43" w:type="dxa"/>
              <w:left w:w="43" w:type="dxa"/>
              <w:bottom w:w="43" w:type="dxa"/>
              <w:right w:w="43" w:type="dxa"/>
            </w:tcMar>
          </w:tcPr>
          <w:p w14:paraId="38DFC2CC" w14:textId="77777777" w:rsidR="005A2227" w:rsidRPr="00E352EF" w:rsidRDefault="0097053A">
            <w:pPr>
              <w:jc w:val="both"/>
            </w:pPr>
            <w:r w:rsidRPr="00E352EF">
              <w:rPr>
                <w:rFonts w:ascii="Calibri" w:eastAsia="Calibri" w:hAnsi="Calibri" w:cs="Calibri"/>
                <w:b/>
              </w:rPr>
              <w:t>OBS_STATUS</w:t>
            </w:r>
          </w:p>
        </w:tc>
      </w:tr>
      <w:tr w:rsidR="005A2227" w:rsidRPr="00E352EF" w14:paraId="7C427356" w14:textId="77777777">
        <w:trPr>
          <w:trHeight w:val="389"/>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C85834"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EC8341" w14:textId="77777777" w:rsidR="005A2227" w:rsidRPr="00E352EF" w:rsidRDefault="0097053A">
            <w:pPr>
              <w:jc w:val="both"/>
            </w:pPr>
            <w:r w:rsidRPr="00E352EF">
              <w:rPr>
                <w:rFonts w:ascii="Calibri" w:eastAsia="Calibri" w:hAnsi="Calibri" w:cs="Calibri"/>
              </w:rPr>
              <w:t>IT</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742F94"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521EE1" w14:textId="77777777" w:rsidR="005A2227" w:rsidRPr="00E352EF" w:rsidRDefault="0097053A">
            <w:pPr>
              <w:jc w:val="both"/>
            </w:pPr>
            <w:r w:rsidRPr="00E352EF">
              <w:rPr>
                <w:rFonts w:ascii="Calibri" w:eastAsia="Calibri" w:hAnsi="Calibri" w:cs="Calibri"/>
              </w:rPr>
              <w:t>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77569D" w14:textId="77777777" w:rsidR="005A2227" w:rsidRPr="00E352EF" w:rsidRDefault="0097053A">
            <w:pPr>
              <w:jc w:val="both"/>
            </w:pPr>
            <w:r w:rsidRPr="00E352EF">
              <w:rPr>
                <w:rFonts w:ascii="Calibri" w:eastAsia="Calibri" w:hAnsi="Calibri" w:cs="Calibri"/>
              </w:rPr>
              <w:t>P</w:t>
            </w:r>
          </w:p>
        </w:tc>
      </w:tr>
      <w:tr w:rsidR="005A2227" w:rsidRPr="00E352EF" w14:paraId="2A5349C0"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4FB430"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C05859" w14:textId="77777777" w:rsidR="005A2227" w:rsidRPr="00E352EF" w:rsidRDefault="0097053A">
            <w:pPr>
              <w:jc w:val="both"/>
            </w:pPr>
            <w:r w:rsidRPr="00E352EF">
              <w:rPr>
                <w:rFonts w:ascii="Calibri" w:eastAsia="Calibri" w:hAnsi="Calibri" w:cs="Calibri"/>
              </w:rPr>
              <w:t>BE</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0A300A"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E1C415" w14:textId="77777777" w:rsidR="005A2227" w:rsidRPr="00E352EF" w:rsidRDefault="0097053A">
            <w:pPr>
              <w:jc w:val="both"/>
            </w:pPr>
            <w:r w:rsidRPr="00E352EF">
              <w:rPr>
                <w:rFonts w:ascii="Calibri" w:eastAsia="Calibri" w:hAnsi="Calibri" w:cs="Calibri"/>
              </w:rPr>
              <w:t>1</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2C01F0" w14:textId="77777777" w:rsidR="005A2227" w:rsidRPr="00E352EF" w:rsidRDefault="0097053A">
            <w:pPr>
              <w:jc w:val="both"/>
            </w:pPr>
            <w:r w:rsidRPr="00E352EF">
              <w:rPr>
                <w:rFonts w:ascii="Calibri" w:eastAsia="Calibri" w:hAnsi="Calibri" w:cs="Calibri"/>
              </w:rPr>
              <w:t>P</w:t>
            </w:r>
          </w:p>
        </w:tc>
      </w:tr>
      <w:tr w:rsidR="005A2227" w:rsidRPr="00E352EF" w14:paraId="44F8F014"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41245D"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1CE6EA" w14:textId="77777777" w:rsidR="005A2227" w:rsidRPr="00E352EF" w:rsidRDefault="0097053A">
            <w:pPr>
              <w:jc w:val="both"/>
            </w:pPr>
            <w:r w:rsidRPr="00E352EF">
              <w:rPr>
                <w:rFonts w:ascii="Calibri" w:eastAsia="Calibri" w:hAnsi="Calibri" w:cs="Calibri"/>
              </w:rPr>
              <w:t>LU</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D384C3"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98F9F1" w14:textId="77777777" w:rsidR="005A2227" w:rsidRPr="00E352EF" w:rsidRDefault="0097053A">
            <w:pPr>
              <w:jc w:val="both"/>
            </w:pPr>
            <w:r w:rsidRPr="00E352EF">
              <w:rPr>
                <w:rFonts w:ascii="Calibri" w:eastAsia="Calibri" w:hAnsi="Calibri" w:cs="Calibri"/>
              </w:rPr>
              <w:t xml:space="preserve">1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B968DE" w14:textId="77777777" w:rsidR="005A2227" w:rsidRPr="00E352EF" w:rsidRDefault="0097053A">
            <w:pPr>
              <w:jc w:val="both"/>
            </w:pPr>
            <w:r w:rsidRPr="00E352EF">
              <w:rPr>
                <w:rFonts w:ascii="Calibri" w:eastAsia="Calibri" w:hAnsi="Calibri" w:cs="Calibri"/>
              </w:rPr>
              <w:t>P</w:t>
            </w:r>
          </w:p>
        </w:tc>
      </w:tr>
      <w:tr w:rsidR="005A2227" w:rsidRPr="00E352EF" w14:paraId="08B82E3A"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1F0A88"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E3C006" w14:textId="77777777" w:rsidR="005A2227" w:rsidRPr="00E352EF" w:rsidRDefault="0097053A">
            <w:pPr>
              <w:jc w:val="both"/>
            </w:pPr>
            <w:r w:rsidRPr="00E352EF">
              <w:rPr>
                <w:rFonts w:ascii="Calibri" w:eastAsia="Calibri" w:hAnsi="Calibri" w:cs="Calibri"/>
              </w:rPr>
              <w:t>IN</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4A7DFF"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D074FB" w14:textId="77777777" w:rsidR="005A2227" w:rsidRPr="00E352EF" w:rsidRDefault="0097053A">
            <w:pPr>
              <w:jc w:val="both"/>
            </w:pPr>
            <w:r w:rsidRPr="00E352EF">
              <w:rPr>
                <w:rFonts w:ascii="Calibri" w:eastAsia="Calibri" w:hAnsi="Calibri" w:cs="Calibri"/>
              </w:rPr>
              <w:t>3</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2496C1" w14:textId="77777777" w:rsidR="005A2227" w:rsidRPr="00E352EF" w:rsidRDefault="0097053A">
            <w:pPr>
              <w:jc w:val="both"/>
            </w:pPr>
            <w:r w:rsidRPr="00E352EF">
              <w:rPr>
                <w:rFonts w:ascii="Calibri" w:eastAsia="Calibri" w:hAnsi="Calibri" w:cs="Calibri"/>
              </w:rPr>
              <w:t>D</w:t>
            </w:r>
          </w:p>
        </w:tc>
      </w:tr>
      <w:tr w:rsidR="005A2227" w:rsidRPr="00E352EF" w14:paraId="0D4A3E49"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D21ED2"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F51729" w14:textId="77777777" w:rsidR="005A2227" w:rsidRPr="00E352EF" w:rsidRDefault="0097053A">
            <w:pPr>
              <w:jc w:val="both"/>
            </w:pPr>
            <w:r w:rsidRPr="00E352EF">
              <w:rPr>
                <w:rFonts w:ascii="Calibri" w:eastAsia="Calibri" w:hAnsi="Calibri" w:cs="Calibri"/>
              </w:rPr>
              <w:t>CH</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865491" w14:textId="77777777" w:rsidR="005A2227" w:rsidRPr="00E352EF" w:rsidRDefault="005A2227">
            <w:pPr>
              <w:jc w:val="both"/>
            </w:pP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66FBE5" w14:textId="77777777" w:rsidR="005A2227" w:rsidRPr="00E352EF" w:rsidRDefault="0097053A">
            <w:pPr>
              <w:jc w:val="both"/>
            </w:pPr>
            <w:r w:rsidRPr="00E352EF">
              <w:rPr>
                <w:rFonts w:ascii="Calibri" w:eastAsia="Calibri" w:hAnsi="Calibri" w:cs="Calibri"/>
              </w:rPr>
              <w:t>5</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DA4307" w14:textId="77777777" w:rsidR="005A2227" w:rsidRPr="00E352EF" w:rsidRDefault="0097053A">
            <w:pPr>
              <w:jc w:val="both"/>
            </w:pPr>
            <w:r w:rsidRPr="00E352EF">
              <w:rPr>
                <w:rFonts w:ascii="Calibri" w:eastAsia="Calibri" w:hAnsi="Calibri" w:cs="Calibri"/>
              </w:rPr>
              <w:t>D</w:t>
            </w:r>
          </w:p>
        </w:tc>
      </w:tr>
    </w:tbl>
    <w:p w14:paraId="744428B8" w14:textId="77777777" w:rsidR="005A2227" w:rsidRPr="00E352EF" w:rsidRDefault="005A2227">
      <w:pPr>
        <w:spacing w:after="40"/>
        <w:jc w:val="both"/>
      </w:pPr>
    </w:p>
    <w:tbl>
      <w:tblPr>
        <w:tblW w:w="5818" w:type="dxa"/>
        <w:tblInd w:w="250"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92"/>
        <w:gridCol w:w="1166"/>
        <w:gridCol w:w="1080"/>
        <w:gridCol w:w="1354"/>
        <w:gridCol w:w="1526"/>
      </w:tblGrid>
      <w:tr w:rsidR="005A2227" w:rsidRPr="00E352EF" w14:paraId="6FEEC105" w14:textId="77777777">
        <w:trPr>
          <w:trHeight w:val="302"/>
        </w:trPr>
        <w:tc>
          <w:tcPr>
            <w:tcW w:w="691" w:type="dxa"/>
            <w:gridSpan w:val="5"/>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tcPr>
          <w:p w14:paraId="75DB0F81" w14:textId="77777777" w:rsidR="005A2227" w:rsidRPr="00E352EF" w:rsidRDefault="0097053A">
            <w:pPr>
              <w:jc w:val="both"/>
            </w:pPr>
            <w:r w:rsidRPr="00E352EF">
              <w:rPr>
                <w:rFonts w:ascii="Calibri" w:eastAsia="Calibri" w:hAnsi="Calibri" w:cs="Calibri"/>
              </w:rPr>
              <w:t>ds_2</w:t>
            </w:r>
          </w:p>
        </w:tc>
      </w:tr>
      <w:tr w:rsidR="005A2227" w:rsidRPr="00E352EF" w14:paraId="36F2CD89" w14:textId="77777777">
        <w:trPr>
          <w:trHeight w:val="72"/>
        </w:trPr>
        <w:tc>
          <w:tcPr>
            <w:tcW w:w="69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56FD215" w14:textId="77777777" w:rsidR="005A2227" w:rsidRPr="00E352EF" w:rsidRDefault="0097053A">
            <w:pPr>
              <w:jc w:val="both"/>
            </w:pPr>
            <w:r w:rsidRPr="00E352EF">
              <w:rPr>
                <w:rFonts w:ascii="Calibri" w:eastAsia="Calibri" w:hAnsi="Calibri" w:cs="Calibri"/>
                <w:b/>
              </w:rPr>
              <w:t xml:space="preserve">TIME </w:t>
            </w:r>
          </w:p>
        </w:tc>
        <w:tc>
          <w:tcPr>
            <w:tcW w:w="1166"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DDB2D72" w14:textId="77777777" w:rsidR="005A2227" w:rsidRPr="00E352EF" w:rsidRDefault="0097053A">
            <w:pPr>
              <w:jc w:val="both"/>
            </w:pPr>
            <w:r w:rsidRPr="00E352EF">
              <w:rPr>
                <w:rFonts w:ascii="Calibri" w:eastAsia="Calibri" w:hAnsi="Calibri" w:cs="Calibri"/>
                <w:b/>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C6B42A1" w14:textId="77777777" w:rsidR="005A2227" w:rsidRPr="00E352EF" w:rsidRDefault="0097053A">
            <w:pPr>
              <w:jc w:val="both"/>
            </w:pPr>
            <w:r w:rsidRPr="00E352EF">
              <w:rPr>
                <w:rFonts w:ascii="Calibri" w:eastAsia="Calibri" w:hAnsi="Calibri" w:cs="Calibri"/>
                <w:b/>
              </w:rPr>
              <w:t xml:space="preserve">PARTNER </w:t>
            </w:r>
          </w:p>
        </w:tc>
        <w:tc>
          <w:tcPr>
            <w:tcW w:w="1354"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39E820FC" w14:textId="77777777" w:rsidR="005A2227" w:rsidRPr="00E352EF" w:rsidRDefault="0097053A">
            <w:pPr>
              <w:jc w:val="both"/>
            </w:pPr>
            <w:r w:rsidRPr="00E352EF">
              <w:rPr>
                <w:rFonts w:ascii="Calibri" w:eastAsia="Calibri" w:hAnsi="Calibri" w:cs="Calibri"/>
                <w:b/>
              </w:rPr>
              <w:t xml:space="preserve">OBS_VALUE </w:t>
            </w:r>
          </w:p>
        </w:tc>
        <w:tc>
          <w:tcPr>
            <w:tcW w:w="1526" w:type="dxa"/>
            <w:tcBorders>
              <w:top w:val="single" w:sz="6" w:space="0" w:color="000000"/>
              <w:left w:val="single" w:sz="6" w:space="0" w:color="000000"/>
              <w:bottom w:val="single" w:sz="6" w:space="0" w:color="000000"/>
              <w:right w:val="single" w:sz="6" w:space="0" w:color="000000"/>
            </w:tcBorders>
            <w:shd w:val="clear" w:color="auto" w:fill="C5E0B3"/>
            <w:tcMar>
              <w:top w:w="43" w:type="dxa"/>
              <w:left w:w="43" w:type="dxa"/>
              <w:bottom w:w="43" w:type="dxa"/>
              <w:right w:w="43" w:type="dxa"/>
            </w:tcMar>
          </w:tcPr>
          <w:p w14:paraId="19463F30" w14:textId="77777777" w:rsidR="005A2227" w:rsidRPr="00E352EF" w:rsidRDefault="0097053A">
            <w:pPr>
              <w:jc w:val="both"/>
            </w:pPr>
            <w:r w:rsidRPr="00E352EF">
              <w:rPr>
                <w:rFonts w:ascii="Calibri" w:eastAsia="Calibri" w:hAnsi="Calibri" w:cs="Calibri"/>
                <w:b/>
              </w:rPr>
              <w:t>OBS_STATUS</w:t>
            </w:r>
          </w:p>
        </w:tc>
      </w:tr>
      <w:tr w:rsidR="005A2227" w:rsidRPr="00E352EF" w14:paraId="2F9CF9C2" w14:textId="77777777">
        <w:trPr>
          <w:trHeight w:val="302"/>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C3C3FC" w14:textId="77777777" w:rsidR="005A2227" w:rsidRPr="00E352EF" w:rsidRDefault="0097053A">
            <w:pPr>
              <w:jc w:val="both"/>
            </w:pPr>
            <w:r w:rsidRPr="00E352EF">
              <w:rPr>
                <w:rFonts w:ascii="Calibri" w:eastAsia="Calibri" w:hAnsi="Calibri" w:cs="Calibri"/>
              </w:rPr>
              <w:t>2010</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424B67" w14:textId="77777777" w:rsidR="005A2227" w:rsidRPr="00E352EF" w:rsidRDefault="0097053A">
            <w:pPr>
              <w:jc w:val="both"/>
            </w:pPr>
            <w:r w:rsidRPr="00E352EF">
              <w:rPr>
                <w:rFonts w:ascii="Calibri" w:eastAsia="Calibri" w:hAnsi="Calibri" w:cs="Calibri"/>
              </w:rPr>
              <w:t>EU</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537261" w14:textId="77777777" w:rsidR="005A2227" w:rsidRPr="00E352EF" w:rsidRDefault="0097053A">
            <w:pPr>
              <w:jc w:val="both"/>
            </w:pPr>
            <w:r w:rsidRPr="00E352EF">
              <w:rPr>
                <w:rFonts w:ascii="Calibri" w:eastAsia="Calibri" w:hAnsi="Calibri" w:cs="Calibri"/>
              </w:rPr>
              <w:t>CA</w:t>
            </w:r>
          </w:p>
        </w:tc>
        <w:tc>
          <w:tcPr>
            <w:tcW w:w="13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57C368" w14:textId="77777777" w:rsidR="005A2227" w:rsidRPr="00E352EF" w:rsidRDefault="0097053A">
            <w:pPr>
              <w:jc w:val="both"/>
            </w:pPr>
            <w:r w:rsidRPr="00E352EF">
              <w:rPr>
                <w:rFonts w:ascii="Calibri" w:eastAsia="Calibri" w:hAnsi="Calibri" w:cs="Calibri"/>
              </w:rPr>
              <w:t>4</w:t>
            </w:r>
          </w:p>
        </w:tc>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F07AA0" w14:textId="77777777" w:rsidR="005A2227" w:rsidRPr="00E352EF" w:rsidRDefault="0097053A">
            <w:pPr>
              <w:jc w:val="both"/>
            </w:pPr>
            <w:r w:rsidRPr="00E352EF">
              <w:rPr>
                <w:rFonts w:ascii="Calibri" w:eastAsia="Calibri" w:hAnsi="Calibri" w:cs="Calibri"/>
              </w:rPr>
              <w:t>P</w:t>
            </w:r>
          </w:p>
        </w:tc>
      </w:tr>
      <w:tr w:rsidR="005A2227" w:rsidRPr="00E352EF" w14:paraId="6484923C" w14:textId="77777777">
        <w:trPr>
          <w:trHeight w:val="302"/>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2652B5" w14:textId="77777777" w:rsidR="005A2227" w:rsidRPr="00E352EF" w:rsidRDefault="0097053A">
            <w:pPr>
              <w:jc w:val="both"/>
            </w:pPr>
            <w:r w:rsidRPr="00E352EF">
              <w:rPr>
                <w:rFonts w:ascii="Calibri" w:eastAsia="Calibri" w:hAnsi="Calibri" w:cs="Calibri"/>
              </w:rPr>
              <w:t>2010</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3FAB51" w14:textId="77777777" w:rsidR="005A2227" w:rsidRPr="00E352EF" w:rsidRDefault="0097053A">
            <w:pPr>
              <w:jc w:val="both"/>
            </w:pPr>
            <w:r w:rsidRPr="00E352EF">
              <w:rPr>
                <w:rFonts w:ascii="Calibri" w:eastAsia="Calibri" w:hAnsi="Calibri" w:cs="Calibri"/>
              </w:rPr>
              <w:t>AS</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9C19CB" w14:textId="77777777" w:rsidR="005A2227" w:rsidRPr="00E352EF" w:rsidRDefault="0097053A">
            <w:pPr>
              <w:jc w:val="both"/>
            </w:pPr>
            <w:r w:rsidRPr="00E352EF">
              <w:rPr>
                <w:rFonts w:ascii="Calibri" w:eastAsia="Calibri" w:hAnsi="Calibri" w:cs="Calibri"/>
              </w:rPr>
              <w:t>CA</w:t>
            </w:r>
          </w:p>
        </w:tc>
        <w:tc>
          <w:tcPr>
            <w:tcW w:w="13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9652A4" w14:textId="77777777" w:rsidR="005A2227" w:rsidRPr="00E352EF" w:rsidRDefault="0097053A">
            <w:pPr>
              <w:jc w:val="both"/>
            </w:pPr>
            <w:r w:rsidRPr="00E352EF">
              <w:rPr>
                <w:rFonts w:ascii="Calibri" w:eastAsia="Calibri" w:hAnsi="Calibri" w:cs="Calibri"/>
              </w:rPr>
              <w:t>8</w:t>
            </w:r>
          </w:p>
        </w:tc>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ED4BE0" w14:textId="77777777" w:rsidR="005A2227" w:rsidRPr="00E352EF" w:rsidRDefault="0097053A">
            <w:pPr>
              <w:jc w:val="both"/>
            </w:pPr>
            <w:r w:rsidRPr="00E352EF">
              <w:rPr>
                <w:rFonts w:ascii="Calibri" w:eastAsia="Calibri" w:hAnsi="Calibri" w:cs="Calibri"/>
              </w:rPr>
              <w:t>D</w:t>
            </w:r>
          </w:p>
        </w:tc>
      </w:tr>
    </w:tbl>
    <w:p w14:paraId="4CEAFB0A" w14:textId="77777777" w:rsidR="005A2227" w:rsidRPr="00E352EF" w:rsidRDefault="005A2227">
      <w:pPr>
        <w:jc w:val="both"/>
      </w:pPr>
    </w:p>
    <w:p w14:paraId="6DAD870C" w14:textId="77777777" w:rsidR="005A2227" w:rsidRPr="00E352EF" w:rsidRDefault="0097053A" w:rsidP="00C96285">
      <w:r w:rsidRPr="00E352EF">
        <w:rPr>
          <w:rFonts w:ascii="Cambria" w:eastAsia="Calibri" w:hAnsi="Cambria"/>
        </w:rPr>
        <w:t>4) In this example the Italian northern population has been obtained summing the population of nord_east and nord-</w:t>
      </w:r>
      <w:r w:rsidRPr="00E352EF">
        <w:rPr>
          <w:rFonts w:eastAsia="Calibri"/>
        </w:rPr>
        <w:t>west (rule 1) and summing the population of all the regions being part of the nord (rule 2).</w:t>
      </w:r>
    </w:p>
    <w:p w14:paraId="3522BE16" w14:textId="64CA99A5" w:rsidR="005A2227" w:rsidRPr="00E352EF" w:rsidRDefault="00AE69F4">
      <w:pPr>
        <w:jc w:val="both"/>
        <w:rPr>
          <w:rFonts w:ascii="Cambria" w:hAnsi="Cambria"/>
        </w:rPr>
      </w:pPr>
      <w:r w:rsidRPr="00E352EF">
        <w:rPr>
          <w:rFonts w:ascii="Cambria" w:eastAsia="Calibri" w:hAnsi="Cambria" w:cs="Calibri"/>
        </w:rPr>
        <w:t>Hierarchical (v</w:t>
      </w:r>
      <w:r w:rsidR="0097053A" w:rsidRPr="00E352EF">
        <w:rPr>
          <w:rFonts w:ascii="Cambria" w:eastAsia="Calibri" w:hAnsi="Cambria" w:cs="Calibri"/>
        </w:rPr>
        <w:t>ertical</w:t>
      </w:r>
      <w:r w:rsidRPr="00E352EF">
        <w:rPr>
          <w:rFonts w:ascii="Cambria" w:eastAsia="Calibri" w:hAnsi="Cambria" w:cs="Calibri"/>
        </w:rPr>
        <w:t xml:space="preserve">) </w:t>
      </w:r>
      <w:r w:rsidR="0097053A" w:rsidRPr="00E352EF">
        <w:rPr>
          <w:rFonts w:ascii="Cambria" w:eastAsia="Calibri" w:hAnsi="Cambria" w:cs="Calibri"/>
        </w:rPr>
        <w:t>Ruleset:</w:t>
      </w:r>
    </w:p>
    <w:p w14:paraId="10E32D09" w14:textId="77777777" w:rsidR="005A2227" w:rsidRPr="00E352EF" w:rsidRDefault="0097053A">
      <w:pPr>
        <w:spacing w:after="40"/>
        <w:rPr>
          <w:rFonts w:ascii="Cambria" w:hAnsi="Cambria"/>
        </w:rPr>
      </w:pPr>
      <w:r w:rsidRPr="00E352EF">
        <w:rPr>
          <w:rFonts w:ascii="Cambria" w:eastAsia="Calibri" w:hAnsi="Cambria" w:cs="Calibri"/>
          <w:b/>
        </w:rPr>
        <w:t>define hierarchical ruleset</w:t>
      </w:r>
      <w:r w:rsidRPr="00E352EF">
        <w:rPr>
          <w:rFonts w:ascii="Cambria" w:eastAsia="Calibri" w:hAnsi="Cambria" w:cs="Calibri"/>
        </w:rPr>
        <w:t xml:space="preserve"> hr_IT_north_pop (rule ( ref_area ) ) is</w:t>
      </w:r>
    </w:p>
    <w:p w14:paraId="764359FB" w14:textId="77777777" w:rsidR="005A2227" w:rsidRPr="00E352EF" w:rsidRDefault="0097053A" w:rsidP="00EA6708">
      <w:pPr>
        <w:ind w:left="706"/>
        <w:rPr>
          <w:rFonts w:ascii="Cambria" w:hAnsi="Cambria"/>
        </w:rPr>
      </w:pPr>
      <w:r w:rsidRPr="00E352EF">
        <w:rPr>
          <w:rFonts w:ascii="Cambria" w:eastAsia="Calibri" w:hAnsi="Cambria"/>
        </w:rPr>
        <w:t>ITCD = ITC + ITD;</w:t>
      </w:r>
    </w:p>
    <w:p w14:paraId="10DFD65E" w14:textId="77777777" w:rsidR="005A2227" w:rsidRPr="00E352EF" w:rsidRDefault="0097053A" w:rsidP="00EA6708">
      <w:pPr>
        <w:ind w:left="706"/>
        <w:rPr>
          <w:rFonts w:ascii="Cambria" w:hAnsi="Cambria"/>
        </w:rPr>
      </w:pPr>
      <w:r w:rsidRPr="00E352EF">
        <w:rPr>
          <w:rFonts w:ascii="Cambria" w:eastAsia="Calibri" w:hAnsi="Cambria"/>
        </w:rPr>
        <w:t>ITCD =ITC1+ITC2+ITC3+ITC4+ITD1+ITD2</w:t>
      </w:r>
    </w:p>
    <w:p w14:paraId="762F8214" w14:textId="77777777" w:rsidR="005A2227" w:rsidRPr="00E352EF" w:rsidRDefault="00067DF9">
      <w:pPr>
        <w:spacing w:after="40"/>
        <w:rPr>
          <w:rFonts w:ascii="Cambria" w:eastAsia="Calibri" w:hAnsi="Cambria" w:cs="Calibri"/>
          <w:b/>
        </w:rPr>
      </w:pPr>
      <w:r w:rsidRPr="00E352EF">
        <w:rPr>
          <w:rFonts w:ascii="Cambria" w:eastAsia="Calibri" w:hAnsi="Cambria" w:cs="Calibri"/>
        </w:rPr>
        <w:t xml:space="preserve"> </w:t>
      </w:r>
      <w:r w:rsidRPr="00E352EF">
        <w:rPr>
          <w:rFonts w:ascii="Cambria" w:eastAsia="Calibri" w:hAnsi="Cambria" w:cs="Calibri"/>
          <w:b/>
        </w:rPr>
        <w:t>end hierarchical ruleset</w:t>
      </w:r>
    </w:p>
    <w:p w14:paraId="179E205F" w14:textId="77777777" w:rsidR="00EA6708" w:rsidRPr="00E352EF" w:rsidRDefault="00EA6708" w:rsidP="00EA6708">
      <w:pPr>
        <w:spacing w:after="40"/>
        <w:jc w:val="both"/>
        <w:rPr>
          <w:rFonts w:ascii="Cambria" w:eastAsia="Calibri" w:hAnsi="Cambria" w:cs="Calibri"/>
        </w:rPr>
      </w:pPr>
    </w:p>
    <w:p w14:paraId="284C8D97" w14:textId="77777777" w:rsidR="00EA6708" w:rsidRPr="00E352EF" w:rsidRDefault="00EA6708" w:rsidP="00EA6708">
      <w:pPr>
        <w:spacing w:after="40"/>
        <w:jc w:val="both"/>
        <w:rPr>
          <w:rFonts w:ascii="Cambria" w:eastAsia="Calibri" w:hAnsi="Cambria" w:cs="Calibri"/>
        </w:rPr>
      </w:pPr>
      <w:r w:rsidRPr="00E352EF">
        <w:rPr>
          <w:rFonts w:ascii="Cambria" w:eastAsia="Calibri" w:hAnsi="Cambria" w:cs="Calibri"/>
        </w:rPr>
        <w:t xml:space="preserve">ds_2 := </w:t>
      </w:r>
      <w:r w:rsidRPr="00E352EF">
        <w:rPr>
          <w:rFonts w:ascii="Cambria" w:eastAsia="Calibri" w:hAnsi="Cambria" w:cs="Calibri"/>
          <w:b/>
        </w:rPr>
        <w:t>aggregate</w:t>
      </w:r>
      <w:r w:rsidRPr="00E352EF">
        <w:rPr>
          <w:rFonts w:ascii="Cambria" w:eastAsia="Calibri" w:hAnsi="Cambria" w:cs="Calibri"/>
        </w:rPr>
        <w:t>(IT_nord_bop, hr_IT_nord_pop);</w:t>
      </w:r>
    </w:p>
    <w:p w14:paraId="1BE0B2B9" w14:textId="77777777" w:rsidR="005A2227" w:rsidRPr="00E352EF" w:rsidRDefault="005A2227">
      <w:pPr>
        <w:spacing w:after="40"/>
        <w:jc w:val="both"/>
      </w:pPr>
    </w:p>
    <w:tbl>
      <w:tblPr>
        <w:tblW w:w="4536" w:type="dxa"/>
        <w:tblInd w:w="250"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994"/>
        <w:gridCol w:w="1555"/>
        <w:gridCol w:w="1987"/>
      </w:tblGrid>
      <w:tr w:rsidR="005A2227" w:rsidRPr="00E352EF" w14:paraId="1026AD0E" w14:textId="77777777">
        <w:trPr>
          <w:trHeight w:val="101"/>
        </w:trPr>
        <w:tc>
          <w:tcPr>
            <w:tcW w:w="994" w:type="dxa"/>
            <w:gridSpan w:val="3"/>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tcPr>
          <w:p w14:paraId="16352705" w14:textId="77777777" w:rsidR="005A2227" w:rsidRPr="00E352EF" w:rsidRDefault="0097053A">
            <w:pPr>
              <w:jc w:val="both"/>
            </w:pPr>
            <w:r w:rsidRPr="00E352EF">
              <w:rPr>
                <w:rFonts w:ascii="Calibri" w:eastAsia="Calibri" w:hAnsi="Calibri" w:cs="Calibri"/>
              </w:rPr>
              <w:t>IT_nord_pop</w:t>
            </w:r>
          </w:p>
        </w:tc>
      </w:tr>
      <w:tr w:rsidR="005A2227" w:rsidRPr="00E352EF" w14:paraId="6A3172B1" w14:textId="77777777">
        <w:trPr>
          <w:trHeight w:val="101"/>
        </w:trPr>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6C9BB71" w14:textId="77777777" w:rsidR="005A2227" w:rsidRPr="00E352EF" w:rsidRDefault="0097053A">
            <w:pPr>
              <w:jc w:val="both"/>
            </w:pPr>
            <w:r w:rsidRPr="00E352EF">
              <w:rPr>
                <w:rFonts w:ascii="Calibri" w:eastAsia="Calibri" w:hAnsi="Calibri" w:cs="Calibri"/>
                <w:b/>
              </w:rPr>
              <w:t xml:space="preserve">TIME </w:t>
            </w:r>
          </w:p>
        </w:tc>
        <w:tc>
          <w:tcPr>
            <w:tcW w:w="1555"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428B138" w14:textId="77777777" w:rsidR="005A2227" w:rsidRPr="00E352EF" w:rsidRDefault="0097053A">
            <w:pPr>
              <w:jc w:val="both"/>
            </w:pPr>
            <w:r w:rsidRPr="00E352EF">
              <w:rPr>
                <w:rFonts w:ascii="Calibri" w:eastAsia="Calibri" w:hAnsi="Calibri" w:cs="Calibri"/>
                <w:b/>
              </w:rPr>
              <w:t xml:space="preserve">REF_AREA </w:t>
            </w:r>
          </w:p>
        </w:tc>
        <w:tc>
          <w:tcPr>
            <w:tcW w:w="1987"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5823A302" w14:textId="77777777" w:rsidR="005A2227" w:rsidRPr="00E352EF" w:rsidRDefault="0097053A">
            <w:pPr>
              <w:jc w:val="both"/>
            </w:pPr>
            <w:r w:rsidRPr="00E352EF">
              <w:rPr>
                <w:rFonts w:ascii="Calibri" w:eastAsia="Calibri" w:hAnsi="Calibri" w:cs="Calibri"/>
                <w:b/>
              </w:rPr>
              <w:t xml:space="preserve">OBS_VALUE </w:t>
            </w:r>
          </w:p>
        </w:tc>
      </w:tr>
      <w:tr w:rsidR="005A2227" w:rsidRPr="00E352EF" w14:paraId="0F144723"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09F0E2"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6AB5E3" w14:textId="77777777" w:rsidR="005A2227" w:rsidRPr="00E352EF" w:rsidRDefault="0097053A">
            <w:pPr>
              <w:jc w:val="both"/>
            </w:pPr>
            <w:r w:rsidRPr="00E352EF">
              <w:rPr>
                <w:rFonts w:ascii="Calibri" w:eastAsia="Calibri" w:hAnsi="Calibri" w:cs="Calibri"/>
              </w:rPr>
              <w:t>ITCD</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D0B09E" w14:textId="77777777" w:rsidR="005A2227" w:rsidRPr="00E352EF" w:rsidRDefault="0097053A">
            <w:pPr>
              <w:jc w:val="both"/>
            </w:pPr>
            <w:r w:rsidRPr="00E352EF">
              <w:rPr>
                <w:rFonts w:ascii="Calibri" w:eastAsia="Calibri" w:hAnsi="Calibri" w:cs="Calibri"/>
              </w:rPr>
              <w:t>27799803</w:t>
            </w:r>
          </w:p>
        </w:tc>
      </w:tr>
      <w:tr w:rsidR="005A2227" w:rsidRPr="00E352EF" w14:paraId="4AC7179A"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F9C3DD"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DBA6F6" w14:textId="77777777" w:rsidR="005A2227" w:rsidRPr="00E352EF" w:rsidRDefault="0097053A">
            <w:pPr>
              <w:jc w:val="both"/>
            </w:pPr>
            <w:r w:rsidRPr="00E352EF">
              <w:rPr>
                <w:rFonts w:ascii="Calibri" w:eastAsia="Calibri" w:hAnsi="Calibri" w:cs="Calibri"/>
              </w:rPr>
              <w:t>ITC</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A1159D" w14:textId="77777777" w:rsidR="005A2227" w:rsidRPr="00E352EF" w:rsidRDefault="0097053A">
            <w:pPr>
              <w:jc w:val="both"/>
            </w:pPr>
            <w:r w:rsidRPr="00E352EF">
              <w:rPr>
                <w:rFonts w:ascii="Calibri" w:eastAsia="Calibri" w:hAnsi="Calibri" w:cs="Calibri"/>
              </w:rPr>
              <w:t>16138643</w:t>
            </w:r>
          </w:p>
        </w:tc>
      </w:tr>
      <w:tr w:rsidR="005A2227" w:rsidRPr="00E352EF" w14:paraId="700E3FC8"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E15A9E"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5E39EA" w14:textId="77777777" w:rsidR="005A2227" w:rsidRPr="00E352EF" w:rsidRDefault="0097053A">
            <w:pPr>
              <w:jc w:val="both"/>
            </w:pPr>
            <w:r w:rsidRPr="00E352EF">
              <w:rPr>
                <w:rFonts w:ascii="Calibri" w:eastAsia="Calibri" w:hAnsi="Calibri" w:cs="Calibri"/>
              </w:rPr>
              <w:t>ITC1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E089AA" w14:textId="77777777" w:rsidR="005A2227" w:rsidRPr="00E352EF" w:rsidRDefault="0097053A">
            <w:pPr>
              <w:jc w:val="both"/>
            </w:pPr>
            <w:r w:rsidRPr="00E352EF">
              <w:rPr>
                <w:rFonts w:ascii="Calibri" w:eastAsia="Calibri" w:hAnsi="Calibri" w:cs="Calibri"/>
              </w:rPr>
              <w:t>4424467</w:t>
            </w:r>
          </w:p>
        </w:tc>
      </w:tr>
      <w:tr w:rsidR="005A2227" w:rsidRPr="00E352EF" w14:paraId="7ED5DAC2"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B1D3C4"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15E6A2" w14:textId="77777777" w:rsidR="005A2227" w:rsidRPr="00E352EF" w:rsidRDefault="0097053A">
            <w:pPr>
              <w:jc w:val="both"/>
            </w:pPr>
            <w:r w:rsidRPr="00E352EF">
              <w:rPr>
                <w:rFonts w:ascii="Calibri" w:eastAsia="Calibri" w:hAnsi="Calibri" w:cs="Calibri"/>
              </w:rPr>
              <w:t>ITC2</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3DCC5D" w14:textId="77777777" w:rsidR="005A2227" w:rsidRPr="00E352EF" w:rsidRDefault="0097053A">
            <w:pPr>
              <w:jc w:val="both"/>
            </w:pPr>
            <w:r w:rsidRPr="00E352EF">
              <w:rPr>
                <w:rFonts w:ascii="Calibri" w:eastAsia="Calibri" w:hAnsi="Calibri" w:cs="Calibri"/>
              </w:rPr>
              <w:t>128298</w:t>
            </w:r>
          </w:p>
        </w:tc>
      </w:tr>
      <w:tr w:rsidR="005A2227" w:rsidRPr="00E352EF" w14:paraId="6D877394"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362F8C"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CAFD6D" w14:textId="77777777" w:rsidR="005A2227" w:rsidRPr="00E352EF" w:rsidRDefault="0097053A">
            <w:pPr>
              <w:jc w:val="both"/>
            </w:pPr>
            <w:r w:rsidRPr="00E352EF">
              <w:rPr>
                <w:rFonts w:ascii="Calibri" w:eastAsia="Calibri" w:hAnsi="Calibri" w:cs="Calibri"/>
              </w:rPr>
              <w:t>ITC3</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692A45" w14:textId="77777777" w:rsidR="005A2227" w:rsidRPr="00E352EF" w:rsidRDefault="0097053A">
            <w:pPr>
              <w:jc w:val="both"/>
            </w:pPr>
            <w:r w:rsidRPr="00E352EF">
              <w:rPr>
                <w:rFonts w:ascii="Calibri" w:eastAsia="Calibri" w:hAnsi="Calibri" w:cs="Calibri"/>
              </w:rPr>
              <w:t>1583263</w:t>
            </w:r>
          </w:p>
        </w:tc>
      </w:tr>
      <w:tr w:rsidR="005A2227" w:rsidRPr="00E352EF" w14:paraId="461280B4"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69DECB"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94C61E" w14:textId="77777777" w:rsidR="005A2227" w:rsidRPr="00E352EF" w:rsidRDefault="0097053A">
            <w:pPr>
              <w:jc w:val="both"/>
            </w:pPr>
            <w:r w:rsidRPr="00E352EF">
              <w:rPr>
                <w:rFonts w:ascii="Calibri" w:eastAsia="Calibri" w:hAnsi="Calibri" w:cs="Calibri"/>
              </w:rPr>
              <w:t>ITC4</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816BD3" w14:textId="77777777" w:rsidR="005A2227" w:rsidRPr="00E352EF" w:rsidRDefault="0097053A">
            <w:pPr>
              <w:jc w:val="both"/>
            </w:pPr>
            <w:r w:rsidRPr="00E352EF">
              <w:rPr>
                <w:rFonts w:ascii="Calibri" w:eastAsia="Calibri" w:hAnsi="Calibri" w:cs="Calibri"/>
              </w:rPr>
              <w:t>10002615</w:t>
            </w:r>
          </w:p>
        </w:tc>
      </w:tr>
      <w:tr w:rsidR="005A2227" w:rsidRPr="00E352EF" w14:paraId="761C73B6"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E04764"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1FA48B" w14:textId="77777777" w:rsidR="005A2227" w:rsidRPr="00E352EF" w:rsidRDefault="0097053A">
            <w:pPr>
              <w:jc w:val="both"/>
            </w:pPr>
            <w:r w:rsidRPr="00E352EF">
              <w:rPr>
                <w:rFonts w:ascii="Calibri" w:eastAsia="Calibri" w:hAnsi="Calibri" w:cs="Calibri"/>
              </w:rPr>
              <w:t>ITD</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F81A7A" w14:textId="77777777" w:rsidR="005A2227" w:rsidRPr="00E352EF" w:rsidRDefault="0097053A">
            <w:pPr>
              <w:jc w:val="both"/>
            </w:pPr>
            <w:r w:rsidRPr="00E352EF">
              <w:rPr>
                <w:rFonts w:ascii="Calibri" w:eastAsia="Calibri" w:hAnsi="Calibri" w:cs="Calibri"/>
              </w:rPr>
              <w:t>11661160</w:t>
            </w:r>
          </w:p>
        </w:tc>
      </w:tr>
      <w:tr w:rsidR="005A2227" w:rsidRPr="00E352EF" w14:paraId="371FE649"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901291"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250B7B" w14:textId="77777777" w:rsidR="005A2227" w:rsidRPr="00E352EF" w:rsidRDefault="0097053A">
            <w:pPr>
              <w:jc w:val="both"/>
            </w:pPr>
            <w:r w:rsidRPr="00E352EF">
              <w:rPr>
                <w:rFonts w:ascii="Calibri" w:eastAsia="Calibri" w:hAnsi="Calibri" w:cs="Calibri"/>
              </w:rPr>
              <w:t>ITD1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366079" w14:textId="77777777" w:rsidR="005A2227" w:rsidRPr="00E352EF" w:rsidRDefault="0097053A">
            <w:pPr>
              <w:jc w:val="both"/>
            </w:pPr>
            <w:r w:rsidRPr="00E352EF">
              <w:rPr>
                <w:rFonts w:ascii="Calibri" w:eastAsia="Calibri" w:hAnsi="Calibri" w:cs="Calibri"/>
              </w:rPr>
              <w:t>518518</w:t>
            </w:r>
          </w:p>
        </w:tc>
      </w:tr>
      <w:tr w:rsidR="005A2227" w:rsidRPr="00E352EF" w14:paraId="1587EC2F"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D260C0"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D6849B" w14:textId="77777777" w:rsidR="005A2227" w:rsidRPr="00E352EF" w:rsidRDefault="0097053A">
            <w:pPr>
              <w:jc w:val="both"/>
            </w:pPr>
            <w:r w:rsidRPr="00E352EF">
              <w:rPr>
                <w:rFonts w:ascii="Calibri" w:eastAsia="Calibri" w:hAnsi="Calibri" w:cs="Calibri"/>
              </w:rPr>
              <w:t>ITD2</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AA2CDD" w14:textId="77777777" w:rsidR="005A2227" w:rsidRPr="00E352EF" w:rsidRDefault="0097053A">
            <w:pPr>
              <w:jc w:val="both"/>
            </w:pPr>
            <w:r w:rsidRPr="00E352EF">
              <w:rPr>
                <w:rFonts w:ascii="Calibri" w:eastAsia="Calibri" w:hAnsi="Calibri" w:cs="Calibri"/>
              </w:rPr>
              <w:t>537416</w:t>
            </w:r>
          </w:p>
        </w:tc>
      </w:tr>
      <w:tr w:rsidR="005A2227" w:rsidRPr="00E352EF" w14:paraId="3CF24FB6"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7C8F02"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870197" w14:textId="77777777" w:rsidR="005A2227" w:rsidRPr="00E352EF" w:rsidRDefault="0097053A">
            <w:pPr>
              <w:jc w:val="both"/>
            </w:pPr>
            <w:r w:rsidRPr="00E352EF">
              <w:rPr>
                <w:rFonts w:ascii="Calibri" w:eastAsia="Calibri" w:hAnsi="Calibri" w:cs="Calibri"/>
              </w:rPr>
              <w:t>ITD3</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54CABB" w14:textId="77777777" w:rsidR="005A2227" w:rsidRPr="00E352EF" w:rsidRDefault="0097053A">
            <w:pPr>
              <w:jc w:val="both"/>
            </w:pPr>
            <w:r w:rsidRPr="00E352EF">
              <w:rPr>
                <w:rFonts w:ascii="Calibri" w:eastAsia="Calibri" w:hAnsi="Calibri" w:cs="Calibri"/>
              </w:rPr>
              <w:t>4927596</w:t>
            </w:r>
          </w:p>
        </w:tc>
      </w:tr>
      <w:tr w:rsidR="005A2227" w:rsidRPr="00E352EF" w14:paraId="572F25FA"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E8C28C"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7C4F00" w14:textId="77777777" w:rsidR="005A2227" w:rsidRPr="00E352EF" w:rsidRDefault="0097053A">
            <w:pPr>
              <w:jc w:val="both"/>
            </w:pPr>
            <w:r w:rsidRPr="00E352EF">
              <w:rPr>
                <w:rFonts w:ascii="Calibri" w:eastAsia="Calibri" w:hAnsi="Calibri" w:cs="Calibri"/>
              </w:rPr>
              <w:t>ITD4</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EF7A2F" w14:textId="77777777" w:rsidR="005A2227" w:rsidRPr="00E352EF" w:rsidRDefault="0097053A">
            <w:pPr>
              <w:jc w:val="both"/>
            </w:pPr>
            <w:r w:rsidRPr="00E352EF">
              <w:rPr>
                <w:rFonts w:ascii="Calibri" w:eastAsia="Calibri" w:hAnsi="Calibri" w:cs="Calibri"/>
              </w:rPr>
              <w:t>1227122</w:t>
            </w:r>
          </w:p>
        </w:tc>
      </w:tr>
      <w:tr w:rsidR="005A2227" w:rsidRPr="00E352EF" w14:paraId="353A2858"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D0DDE8"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DDF14F" w14:textId="77777777" w:rsidR="005A2227" w:rsidRPr="00E352EF" w:rsidRDefault="0097053A">
            <w:pPr>
              <w:jc w:val="both"/>
            </w:pPr>
            <w:r w:rsidRPr="00E352EF">
              <w:rPr>
                <w:rFonts w:ascii="Calibri" w:eastAsia="Calibri" w:hAnsi="Calibri" w:cs="Calibri"/>
              </w:rPr>
              <w:t>ITD5</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7F5058" w14:textId="77777777" w:rsidR="005A2227" w:rsidRPr="00E352EF" w:rsidRDefault="0097053A">
            <w:pPr>
              <w:jc w:val="both"/>
            </w:pPr>
            <w:r w:rsidRPr="00E352EF">
              <w:rPr>
                <w:rFonts w:ascii="Calibri" w:eastAsia="Calibri" w:hAnsi="Calibri" w:cs="Calibri"/>
              </w:rPr>
              <w:t>4450508</w:t>
            </w:r>
          </w:p>
        </w:tc>
      </w:tr>
    </w:tbl>
    <w:p w14:paraId="132A92C9" w14:textId="77777777" w:rsidR="005A2227" w:rsidRPr="00E352EF" w:rsidRDefault="005A2227">
      <w:pPr>
        <w:spacing w:after="40"/>
        <w:jc w:val="both"/>
      </w:pPr>
    </w:p>
    <w:tbl>
      <w:tblPr>
        <w:tblW w:w="4464" w:type="dxa"/>
        <w:tblInd w:w="250"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994"/>
        <w:gridCol w:w="1555"/>
        <w:gridCol w:w="1915"/>
      </w:tblGrid>
      <w:tr w:rsidR="005A2227" w:rsidRPr="00E352EF" w14:paraId="3DEB3BFB" w14:textId="77777777">
        <w:trPr>
          <w:trHeight w:val="101"/>
        </w:trPr>
        <w:tc>
          <w:tcPr>
            <w:tcW w:w="994" w:type="dxa"/>
            <w:gridSpan w:val="3"/>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tcPr>
          <w:p w14:paraId="634DE230" w14:textId="77777777" w:rsidR="005A2227" w:rsidRPr="00E352EF" w:rsidRDefault="0097053A">
            <w:pPr>
              <w:jc w:val="both"/>
            </w:pPr>
            <w:r w:rsidRPr="00E352EF">
              <w:rPr>
                <w:rFonts w:ascii="Calibri" w:eastAsia="Calibri" w:hAnsi="Calibri" w:cs="Calibri"/>
              </w:rPr>
              <w:t>ds_2</w:t>
            </w:r>
          </w:p>
        </w:tc>
      </w:tr>
      <w:tr w:rsidR="005A2227" w:rsidRPr="00E352EF" w14:paraId="160C3779" w14:textId="77777777">
        <w:trPr>
          <w:trHeight w:val="101"/>
        </w:trPr>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468DF48" w14:textId="77777777" w:rsidR="005A2227" w:rsidRPr="00E352EF" w:rsidRDefault="0097053A">
            <w:pPr>
              <w:jc w:val="both"/>
            </w:pPr>
            <w:r w:rsidRPr="00E352EF">
              <w:rPr>
                <w:rFonts w:ascii="Calibri" w:eastAsia="Calibri" w:hAnsi="Calibri" w:cs="Calibri"/>
                <w:b/>
              </w:rPr>
              <w:t xml:space="preserve">TIME </w:t>
            </w:r>
          </w:p>
        </w:tc>
        <w:tc>
          <w:tcPr>
            <w:tcW w:w="1555"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64A917E" w14:textId="77777777" w:rsidR="005A2227" w:rsidRPr="00E352EF" w:rsidRDefault="0097053A">
            <w:pPr>
              <w:jc w:val="both"/>
            </w:pPr>
            <w:r w:rsidRPr="00E352EF">
              <w:rPr>
                <w:rFonts w:ascii="Calibri" w:eastAsia="Calibri" w:hAnsi="Calibri" w:cs="Calibri"/>
                <w:b/>
              </w:rPr>
              <w:t xml:space="preserve">REF_AREA </w:t>
            </w:r>
          </w:p>
        </w:tc>
        <w:tc>
          <w:tcPr>
            <w:tcW w:w="1915"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35BC5B6D" w14:textId="77777777" w:rsidR="005A2227" w:rsidRPr="00E352EF" w:rsidRDefault="0097053A">
            <w:pPr>
              <w:jc w:val="both"/>
            </w:pPr>
            <w:r w:rsidRPr="00E352EF">
              <w:rPr>
                <w:rFonts w:ascii="Calibri" w:eastAsia="Calibri" w:hAnsi="Calibri" w:cs="Calibri"/>
                <w:b/>
              </w:rPr>
              <w:t xml:space="preserve">OBS_VALUE </w:t>
            </w:r>
          </w:p>
        </w:tc>
      </w:tr>
      <w:tr w:rsidR="005A2227" w:rsidRPr="00E352EF" w14:paraId="2B041AD2"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B8CC62"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85CAFA" w14:textId="77777777" w:rsidR="005A2227" w:rsidRPr="00E352EF" w:rsidRDefault="0097053A">
            <w:pPr>
              <w:jc w:val="both"/>
            </w:pPr>
            <w:r w:rsidRPr="00E352EF">
              <w:rPr>
                <w:rFonts w:ascii="Calibri" w:eastAsia="Calibri" w:hAnsi="Calibri" w:cs="Calibri"/>
              </w:rPr>
              <w:t>ITCD</w:t>
            </w:r>
          </w:p>
        </w:tc>
        <w:tc>
          <w:tcPr>
            <w:tcW w:w="191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C8D0EE" w14:textId="77777777" w:rsidR="005A2227" w:rsidRPr="00E352EF" w:rsidRDefault="0097053A">
            <w:pPr>
              <w:jc w:val="both"/>
            </w:pPr>
            <w:r w:rsidRPr="00E352EF">
              <w:rPr>
                <w:rFonts w:ascii="Calibri" w:eastAsia="Calibri" w:hAnsi="Calibri" w:cs="Calibri"/>
              </w:rPr>
              <w:t>27799803</w:t>
            </w:r>
          </w:p>
        </w:tc>
      </w:tr>
    </w:tbl>
    <w:p w14:paraId="5785B464" w14:textId="77777777" w:rsidR="005A2227" w:rsidRPr="00E352EF" w:rsidRDefault="005A2227"/>
    <w:p w14:paraId="3F6652D2" w14:textId="77777777" w:rsidR="005A2227" w:rsidRPr="00E352EF" w:rsidRDefault="00EB2324" w:rsidP="00B3632D">
      <w:pPr>
        <w:pStyle w:val="Stile1"/>
        <w:rPr>
          <w:lang w:val="en-GB"/>
        </w:rPr>
      </w:pPr>
      <w:bookmarkStart w:id="11295" w:name="_Toc462659734"/>
      <w:bookmarkStart w:id="11296" w:name="_Toc463805786"/>
      <w:bookmarkStart w:id="11297" w:name="_Toc464487963"/>
      <w:r w:rsidRPr="00E352EF">
        <w:rPr>
          <w:lang w:val="en-GB"/>
        </w:rPr>
        <w:t>VTL-</w:t>
      </w:r>
      <w:r w:rsidR="0097053A" w:rsidRPr="00E352EF">
        <w:rPr>
          <w:lang w:val="en-GB"/>
        </w:rPr>
        <w:t>ML  -  Statistical functions</w:t>
      </w:r>
      <w:bookmarkEnd w:id="11295"/>
      <w:bookmarkEnd w:id="11296"/>
      <w:bookmarkEnd w:id="11297"/>
    </w:p>
    <w:p w14:paraId="53840ABE" w14:textId="77777777" w:rsidR="005A2227" w:rsidRPr="00E352EF" w:rsidRDefault="0097053A" w:rsidP="00C96285">
      <w:pPr>
        <w:pStyle w:val="Stile3"/>
        <w:rPr>
          <w:lang w:val="en-GB"/>
        </w:rPr>
      </w:pPr>
      <w:bookmarkStart w:id="11298" w:name="_Toc462659735"/>
      <w:bookmarkStart w:id="11299" w:name="_Toc463805787"/>
      <w:bookmarkStart w:id="11300" w:name="_Toc464487964"/>
      <w:r w:rsidRPr="00E352EF">
        <w:rPr>
          <w:lang w:val="en-GB"/>
        </w:rPr>
        <w:t>Aggregate functions</w:t>
      </w:r>
      <w:bookmarkEnd w:id="11298"/>
      <w:bookmarkEnd w:id="11299"/>
      <w:bookmarkEnd w:id="11300"/>
    </w:p>
    <w:p w14:paraId="0B9D0DAB"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23220927" w14:textId="77777777" w:rsidR="00361CAC" w:rsidRPr="00E352EF" w:rsidRDefault="00361CAC" w:rsidP="00897489">
      <w:pPr>
        <w:pStyle w:val="Sottotitolo"/>
        <w:rPr>
          <w:i w:val="0"/>
          <w:color w:val="000000" w:themeColor="text1"/>
          <w:sz w:val="20"/>
        </w:rPr>
      </w:pPr>
      <w:r w:rsidRPr="00E352EF">
        <w:rPr>
          <w:i w:val="0"/>
          <w:color w:val="000000" w:themeColor="text1"/>
          <w:sz w:val="20"/>
        </w:rPr>
        <w:t>VTL includes a set of statistical functions, that can be used to aggregate data.</w:t>
      </w:r>
    </w:p>
    <w:p w14:paraId="6BC5E133" w14:textId="77777777" w:rsidR="00A667AB" w:rsidRPr="00E352EF" w:rsidRDefault="00A667AB" w:rsidP="00897489">
      <w:pPr>
        <w:rPr>
          <w:rFonts w:ascii="Cambria" w:eastAsia="Calibri" w:hAnsi="Cambria" w:cs="Calibri"/>
          <w:i/>
          <w:color w:val="5B9BD5"/>
        </w:rPr>
      </w:pPr>
    </w:p>
    <w:p w14:paraId="215D5F09"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Syntax</w:t>
      </w:r>
    </w:p>
    <w:p w14:paraId="16139957" w14:textId="77777777" w:rsidR="005A2227" w:rsidRPr="00E352EF" w:rsidRDefault="0097053A" w:rsidP="00897489">
      <w:pPr>
        <w:tabs>
          <w:tab w:val="left" w:pos="0"/>
          <w:tab w:val="left" w:pos="1138"/>
          <w:tab w:val="left" w:pos="1699"/>
          <w:tab w:val="left" w:pos="2275"/>
        </w:tabs>
        <w:ind w:right="-58"/>
        <w:rPr>
          <w:rFonts w:ascii="Cambria" w:hAnsi="Cambria"/>
        </w:rPr>
      </w:pPr>
      <w:r w:rsidRPr="00E352EF">
        <w:rPr>
          <w:rFonts w:ascii="Cambria" w:eastAsia="Calibri" w:hAnsi="Cambria" w:cs="Calibri"/>
          <w:i/>
        </w:rPr>
        <w:t>aggregateFunction</w:t>
      </w:r>
      <w:r w:rsidRPr="00E352EF">
        <w:rPr>
          <w:rFonts w:ascii="Cambria" w:eastAsia="Calibri" w:hAnsi="Cambria" w:cs="Calibri"/>
          <w:b/>
        </w:rPr>
        <w:t xml:space="preserve"> </w:t>
      </w:r>
      <w:r w:rsidRPr="00E352EF">
        <w:rPr>
          <w:rFonts w:ascii="Cambria" w:eastAsia="Calibri" w:hAnsi="Cambria" w:cs="Calibri"/>
        </w:rPr>
        <w:t xml:space="preserve"> </w:t>
      </w:r>
      <w:r w:rsidRPr="00E352EF">
        <w:rPr>
          <w:rFonts w:ascii="Cambria" w:eastAsia="Calibri" w:hAnsi="Cambria" w:cs="Calibri"/>
          <w:b/>
        </w:rPr>
        <w:t>(</w:t>
      </w:r>
      <w:r w:rsidRPr="00E352EF">
        <w:rPr>
          <w:rFonts w:ascii="Cambria" w:eastAsia="Calibri" w:hAnsi="Cambria" w:cs="Calibri"/>
          <w:i/>
        </w:rPr>
        <w:t xml:space="preserve"> ds </w:t>
      </w:r>
      <w:r w:rsidRPr="00E352EF">
        <w:rPr>
          <w:rFonts w:ascii="Cambria" w:eastAsia="Calibri" w:hAnsi="Cambria" w:cs="Calibri"/>
        </w:rPr>
        <w:t xml:space="preserve">{, </w:t>
      </w:r>
      <w:r w:rsidRPr="00E352EF">
        <w:rPr>
          <w:rFonts w:ascii="Cambria" w:eastAsia="Calibri" w:hAnsi="Cambria" w:cs="Calibri"/>
          <w:i/>
        </w:rPr>
        <w:t xml:space="preserve">other_parameters </w:t>
      </w:r>
      <w:r w:rsidRPr="00E352EF">
        <w:rPr>
          <w:rFonts w:ascii="Cambria" w:eastAsia="Calibri" w:hAnsi="Cambria" w:cs="Calibri"/>
        </w:rPr>
        <w:t>}</w:t>
      </w:r>
      <w:r w:rsidRPr="00E352EF">
        <w:rPr>
          <w:rFonts w:ascii="Cambria" w:eastAsia="Calibri" w:hAnsi="Cambria" w:cs="Calibri"/>
          <w:i/>
        </w:rPr>
        <w:t xml:space="preserve"> </w:t>
      </w:r>
      <w:r w:rsidRPr="00E352EF">
        <w:rPr>
          <w:rFonts w:ascii="Cambria" w:eastAsia="Calibri" w:hAnsi="Cambria" w:cs="Calibri"/>
          <w:b/>
        </w:rPr>
        <w:t xml:space="preserve">) </w:t>
      </w:r>
      <w:r w:rsidRPr="00E352EF">
        <w:rPr>
          <w:rFonts w:ascii="Cambria" w:eastAsia="Calibri" w:hAnsi="Cambria" w:cs="Calibri"/>
        </w:rPr>
        <w:t xml:space="preserve">{ [ </w:t>
      </w:r>
      <w:r w:rsidRPr="00E352EF">
        <w:rPr>
          <w:rFonts w:ascii="Cambria" w:eastAsia="Calibri" w:hAnsi="Cambria" w:cs="Calibri"/>
          <w:b/>
        </w:rPr>
        <w:t>group by</w:t>
      </w:r>
      <w:r w:rsidRPr="00E352EF">
        <w:rPr>
          <w:rFonts w:ascii="Cambria" w:eastAsia="Calibri" w:hAnsi="Cambria" w:cs="Calibri"/>
        </w:rPr>
        <w:t xml:space="preserve"> | </w:t>
      </w:r>
      <w:r w:rsidRPr="00E352EF">
        <w:rPr>
          <w:rFonts w:ascii="Cambria" w:eastAsia="Calibri" w:hAnsi="Cambria" w:cs="Calibri"/>
          <w:b/>
        </w:rPr>
        <w:t>along</w:t>
      </w:r>
      <w:r w:rsidRPr="00E352EF">
        <w:rPr>
          <w:rFonts w:ascii="Cambria" w:eastAsia="Calibri" w:hAnsi="Cambria" w:cs="Calibri"/>
        </w:rPr>
        <w:t xml:space="preserve"> ] </w:t>
      </w:r>
      <w:r w:rsidRPr="00E352EF">
        <w:rPr>
          <w:rFonts w:ascii="Cambria" w:eastAsia="Calibri" w:hAnsi="Cambria" w:cs="Calibri"/>
          <w:b/>
        </w:rPr>
        <w:t>(</w:t>
      </w:r>
      <w:r w:rsidRPr="00E352EF">
        <w:rPr>
          <w:rFonts w:ascii="Cambria" w:eastAsia="Calibri" w:hAnsi="Cambria" w:cs="Calibri"/>
        </w:rPr>
        <w:t xml:space="preserve"> </w:t>
      </w:r>
      <w:r w:rsidRPr="00E352EF">
        <w:rPr>
          <w:rFonts w:ascii="Cambria" w:eastAsia="Calibri" w:hAnsi="Cambria" w:cs="Calibri"/>
          <w:i/>
        </w:rPr>
        <w:t xml:space="preserve">idComp </w:t>
      </w:r>
      <w:r w:rsidRPr="00E352EF">
        <w:rPr>
          <w:rFonts w:ascii="Cambria" w:eastAsia="Calibri" w:hAnsi="Cambria" w:cs="Calibri"/>
        </w:rPr>
        <w:t xml:space="preserve">{, </w:t>
      </w:r>
      <w:r w:rsidRPr="00E352EF">
        <w:rPr>
          <w:rFonts w:ascii="Cambria" w:eastAsia="Calibri" w:hAnsi="Cambria" w:cs="Calibri"/>
          <w:i/>
        </w:rPr>
        <w:t xml:space="preserve">idComp </w:t>
      </w:r>
      <w:r w:rsidRPr="00E352EF">
        <w:rPr>
          <w:rFonts w:ascii="Cambria" w:eastAsia="Calibri" w:hAnsi="Cambria" w:cs="Calibri"/>
        </w:rPr>
        <w:t>}*</w:t>
      </w:r>
      <w:r w:rsidRPr="00E352EF">
        <w:rPr>
          <w:rFonts w:ascii="Cambria" w:eastAsia="Calibri" w:hAnsi="Cambria" w:cs="Calibri"/>
          <w:i/>
        </w:rPr>
        <w:t xml:space="preserve"> </w:t>
      </w:r>
      <w:r w:rsidRPr="00E352EF">
        <w:rPr>
          <w:rFonts w:ascii="Cambria" w:eastAsia="Calibri" w:hAnsi="Cambria" w:cs="Calibri"/>
          <w:b/>
        </w:rPr>
        <w:t xml:space="preserve">) </w:t>
      </w:r>
      <w:r w:rsidRPr="00E352EF">
        <w:rPr>
          <w:rFonts w:ascii="Cambria" w:eastAsia="Calibri" w:hAnsi="Cambria" w:cs="Calibri"/>
        </w:rPr>
        <w:t>}</w:t>
      </w:r>
    </w:p>
    <w:p w14:paraId="08EE5382" w14:textId="77777777" w:rsidR="005A2227" w:rsidRPr="00E352EF" w:rsidRDefault="005A2227" w:rsidP="00897489">
      <w:pPr>
        <w:tabs>
          <w:tab w:val="left" w:pos="1138"/>
          <w:tab w:val="left" w:pos="1699"/>
          <w:tab w:val="left" w:pos="2275"/>
        </w:tabs>
        <w:ind w:right="-58"/>
        <w:rPr>
          <w:rFonts w:ascii="Cambria" w:hAnsi="Cambria"/>
        </w:rPr>
      </w:pPr>
    </w:p>
    <w:p w14:paraId="3A065ED8"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Parameters</w:t>
      </w:r>
    </w:p>
    <w:p w14:paraId="21715C49" w14:textId="77777777" w:rsidR="005A2227" w:rsidRPr="00E352EF" w:rsidRDefault="0046626F" w:rsidP="0046626F">
      <w:pPr>
        <w:rPr>
          <w:rFonts w:ascii="Cambria" w:hAnsi="Cambria"/>
        </w:rPr>
      </w:pPr>
      <w:r w:rsidRPr="00E352EF">
        <w:rPr>
          <w:rFonts w:ascii="Cambria" w:hAnsi="Cambria"/>
          <w:i/>
        </w:rPr>
        <w:t>d</w:t>
      </w:r>
      <w:r w:rsidR="0097053A" w:rsidRPr="00E352EF">
        <w:rPr>
          <w:rFonts w:ascii="Cambria" w:hAnsi="Cambria"/>
          <w:i/>
        </w:rPr>
        <w:t>s</w:t>
      </w:r>
      <w:r w:rsidRPr="00E352EF">
        <w:rPr>
          <w:rFonts w:ascii="Cambria" w:hAnsi="Cambria"/>
        </w:rPr>
        <w:t xml:space="preserve"> :</w:t>
      </w:r>
      <w:r w:rsidR="0097053A" w:rsidRPr="00E352EF">
        <w:rPr>
          <w:rFonts w:ascii="Cambria" w:hAnsi="Cambria"/>
        </w:rPr>
        <w:t xml:space="preserve"> dataset {identifier &lt;IDENT&gt; as scalar-type; }+ </w:t>
      </w:r>
    </w:p>
    <w:p w14:paraId="14EE31DE" w14:textId="77777777" w:rsidR="005A2227" w:rsidRPr="00E352EF" w:rsidRDefault="0097053A" w:rsidP="00897489">
      <w:pPr>
        <w:ind w:firstLine="706"/>
        <w:rPr>
          <w:rFonts w:ascii="Cambria" w:hAnsi="Cambria"/>
        </w:rPr>
      </w:pPr>
      <w:r w:rsidRPr="00E352EF">
        <w:rPr>
          <w:rFonts w:ascii="Cambria" w:hAnsi="Cambria"/>
        </w:rPr>
        <w:t>[ {measure &lt;IDENT&gt; as numeric}+ | {attribute &lt;IDENT&gt; as numeric}+ ]</w:t>
      </w:r>
    </w:p>
    <w:p w14:paraId="10FBC0DB" w14:textId="77777777" w:rsidR="005A2227" w:rsidRPr="00E352EF" w:rsidRDefault="0097053A" w:rsidP="00897489">
      <w:pPr>
        <w:ind w:left="720"/>
        <w:rPr>
          <w:rFonts w:ascii="Cambria" w:hAnsi="Cambria"/>
        </w:rPr>
      </w:pPr>
      <w:r w:rsidRPr="00E352EF">
        <w:rPr>
          <w:rFonts w:ascii="Cambria" w:hAnsi="Cambria"/>
        </w:rPr>
        <w:t>{measure &lt;IDENT&gt; as scalar-type}* {attribute &lt;IDENT&gt; as scalar-type}*</w:t>
      </w:r>
    </w:p>
    <w:p w14:paraId="252255AC" w14:textId="77777777" w:rsidR="005A2227" w:rsidRPr="00E352EF" w:rsidRDefault="0097053A" w:rsidP="0046626F">
      <w:pPr>
        <w:tabs>
          <w:tab w:val="left" w:pos="1138"/>
          <w:tab w:val="left" w:pos="1699"/>
          <w:tab w:val="left" w:pos="2275"/>
        </w:tabs>
        <w:ind w:right="-58"/>
        <w:rPr>
          <w:rFonts w:ascii="Cambria" w:hAnsi="Cambria"/>
        </w:rPr>
      </w:pPr>
      <w:r w:rsidRPr="00E352EF">
        <w:rPr>
          <w:rFonts w:ascii="Cambria" w:hAnsi="Cambria"/>
          <w:i/>
        </w:rPr>
        <w:t>idComp</w:t>
      </w:r>
      <w:r w:rsidR="0046626F" w:rsidRPr="00E352EF">
        <w:rPr>
          <w:rFonts w:ascii="Cambria" w:hAnsi="Cambria"/>
        </w:rPr>
        <w:t xml:space="preserve"> </w:t>
      </w:r>
      <w:r w:rsidR="00067DF9" w:rsidRPr="00E352EF">
        <w:rPr>
          <w:rFonts w:ascii="Cambria" w:hAnsi="Cambria"/>
        </w:rPr>
        <w:t xml:space="preserve">: </w:t>
      </w:r>
      <w:r w:rsidRPr="00E352EF">
        <w:rPr>
          <w:rFonts w:ascii="Cambria" w:hAnsi="Cambria"/>
        </w:rPr>
        <w:t>component-ref</w:t>
      </w:r>
    </w:p>
    <w:p w14:paraId="313D5F3B" w14:textId="77777777" w:rsidR="0046626F" w:rsidRPr="00E352EF" w:rsidRDefault="0046626F" w:rsidP="0046626F">
      <w:pPr>
        <w:tabs>
          <w:tab w:val="left" w:pos="1138"/>
          <w:tab w:val="left" w:pos="1699"/>
          <w:tab w:val="left" w:pos="2275"/>
        </w:tabs>
        <w:ind w:right="-58"/>
        <w:rPr>
          <w:rFonts w:ascii="Cambria" w:hAnsi="Cambria"/>
        </w:rPr>
      </w:pPr>
    </w:p>
    <w:p w14:paraId="1A7B39AC" w14:textId="77777777" w:rsidR="005A2227" w:rsidRPr="00E352EF" w:rsidRDefault="0097053A" w:rsidP="008A7573">
      <w:pPr>
        <w:numPr>
          <w:ilvl w:val="0"/>
          <w:numId w:val="36"/>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aggregateFunction </w:t>
      </w:r>
      <w:r w:rsidR="00067DF9" w:rsidRPr="00E352EF">
        <w:rPr>
          <w:rFonts w:ascii="Cambria" w:eastAsia="Calibri" w:hAnsi="Cambria" w:cs="Calibri"/>
          <w:i/>
        </w:rPr>
        <w:t>–</w:t>
      </w:r>
      <w:r w:rsidRPr="00E352EF">
        <w:rPr>
          <w:rFonts w:ascii="Cambria" w:eastAsia="Calibri" w:hAnsi="Cambria" w:cs="Calibri"/>
          <w:i/>
        </w:rPr>
        <w:t xml:space="preserve"> </w:t>
      </w:r>
      <w:r w:rsidRPr="00E352EF">
        <w:rPr>
          <w:rFonts w:ascii="Cambria" w:eastAsia="Calibri" w:hAnsi="Cambria" w:cs="Calibri"/>
        </w:rPr>
        <w:t>is one of the aggregate functions described in the table below.</w:t>
      </w:r>
    </w:p>
    <w:p w14:paraId="046029CB" w14:textId="77777777" w:rsidR="005E2FEF" w:rsidRPr="00E352EF" w:rsidRDefault="005E2FEF" w:rsidP="008A7573">
      <w:pPr>
        <w:numPr>
          <w:ilvl w:val="0"/>
          <w:numId w:val="36"/>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other_parameters – </w:t>
      </w:r>
      <w:r w:rsidRPr="00E352EF">
        <w:rPr>
          <w:rFonts w:ascii="Cambria" w:eastAsia="Calibri" w:hAnsi="Cambria" w:cs="Calibri"/>
        </w:rPr>
        <w:t xml:space="preserve">specific parameters additional to </w:t>
      </w:r>
      <w:r w:rsidRPr="00E352EF">
        <w:rPr>
          <w:rFonts w:ascii="Cambria" w:eastAsia="Calibri" w:hAnsi="Cambria" w:cs="Calibri"/>
          <w:i/>
        </w:rPr>
        <w:t>ds</w:t>
      </w:r>
      <w:r w:rsidR="00AC0311" w:rsidRPr="00E352EF">
        <w:rPr>
          <w:rFonts w:ascii="Cambria" w:eastAsia="Calibri" w:hAnsi="Cambria" w:cs="Calibri"/>
        </w:rPr>
        <w:t>,</w:t>
      </w:r>
      <w:r w:rsidRPr="00E352EF">
        <w:rPr>
          <w:rFonts w:ascii="Cambria" w:eastAsia="Calibri" w:hAnsi="Cambria" w:cs="Calibri"/>
        </w:rPr>
        <w:t xml:space="preserve"> related to the function used (see table </w:t>
      </w:r>
      <w:r w:rsidRPr="00E352EF">
        <w:rPr>
          <w:rFonts w:ascii="Calibri" w:eastAsia="Calibri" w:hAnsi="Calibri" w:cs="Calibri"/>
          <w:b/>
        </w:rPr>
        <w:t>List of aggregate functions</w:t>
      </w:r>
      <w:r w:rsidRPr="00E352EF">
        <w:rPr>
          <w:rFonts w:ascii="Calibri" w:eastAsia="Calibri" w:hAnsi="Calibri" w:cs="Calibri"/>
        </w:rPr>
        <w:t>)</w:t>
      </w:r>
    </w:p>
    <w:p w14:paraId="78300DF6" w14:textId="77777777" w:rsidR="005A2227" w:rsidRPr="00E352EF" w:rsidRDefault="0097053A" w:rsidP="008A7573">
      <w:pPr>
        <w:numPr>
          <w:ilvl w:val="0"/>
          <w:numId w:val="36"/>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ds </w:t>
      </w:r>
      <w:r w:rsidR="00067DF9" w:rsidRPr="00E352EF">
        <w:rPr>
          <w:rFonts w:ascii="Cambria" w:eastAsia="Calibri" w:hAnsi="Cambria" w:cs="Calibri"/>
          <w:i/>
        </w:rPr>
        <w:t>–</w:t>
      </w:r>
      <w:r w:rsidRPr="00E352EF">
        <w:rPr>
          <w:rFonts w:ascii="Cambria" w:eastAsia="Calibri" w:hAnsi="Cambria" w:cs="Calibri"/>
          <w:i/>
        </w:rPr>
        <w:t xml:space="preserve"> </w:t>
      </w:r>
      <w:r w:rsidRPr="00E352EF">
        <w:rPr>
          <w:rFonts w:ascii="Cambria" w:eastAsia="Calibri" w:hAnsi="Cambria" w:cs="Calibri"/>
        </w:rPr>
        <w:t>is the input Dataset to which the aggregate function is applied.</w:t>
      </w:r>
    </w:p>
    <w:p w14:paraId="66947F91" w14:textId="77777777" w:rsidR="005A2227" w:rsidRPr="00E352EF" w:rsidRDefault="0097053A" w:rsidP="008A7573">
      <w:pPr>
        <w:numPr>
          <w:ilvl w:val="0"/>
          <w:numId w:val="36"/>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b/>
        </w:rPr>
        <w:t>group by</w:t>
      </w:r>
      <w:r w:rsidRPr="00E352EF">
        <w:rPr>
          <w:rFonts w:ascii="Cambria" w:eastAsia="Calibri" w:hAnsi="Cambria" w:cs="Calibri"/>
          <w:i/>
        </w:rPr>
        <w:t xml:space="preserve"> – </w:t>
      </w:r>
      <w:r w:rsidRPr="00E352EF">
        <w:rPr>
          <w:rFonts w:ascii="Cambria" w:eastAsia="Calibri" w:hAnsi="Cambria" w:cs="Calibri"/>
        </w:rPr>
        <w:t>represents the VTL groups data composed by the Identifier Components specified as idComp.</w:t>
      </w:r>
    </w:p>
    <w:p w14:paraId="69EEB869" w14:textId="77777777" w:rsidR="005A2227" w:rsidRPr="00E352EF" w:rsidRDefault="0097053A" w:rsidP="008A7573">
      <w:pPr>
        <w:numPr>
          <w:ilvl w:val="0"/>
          <w:numId w:val="36"/>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b/>
        </w:rPr>
        <w:t>along</w:t>
      </w:r>
      <w:r w:rsidRPr="00E352EF">
        <w:rPr>
          <w:rFonts w:ascii="Cambria" w:eastAsia="Calibri" w:hAnsi="Cambria" w:cs="Calibri"/>
          <w:i/>
        </w:rPr>
        <w:t xml:space="preserve"> – </w:t>
      </w:r>
      <w:r w:rsidRPr="00E352EF">
        <w:rPr>
          <w:rFonts w:ascii="Cambria" w:eastAsia="Calibri" w:hAnsi="Cambria" w:cs="Calibri"/>
        </w:rPr>
        <w:t xml:space="preserve">represents the VTL groups data composed by the Identifier Components of ds that are not specified as </w:t>
      </w:r>
      <w:r w:rsidRPr="00E352EF">
        <w:rPr>
          <w:rFonts w:ascii="Cambria" w:eastAsia="Calibri" w:hAnsi="Cambria" w:cs="Calibri"/>
          <w:i/>
        </w:rPr>
        <w:t>idComp</w:t>
      </w:r>
      <w:r w:rsidRPr="00E352EF">
        <w:rPr>
          <w:rFonts w:ascii="Cambria" w:eastAsia="Calibri" w:hAnsi="Cambria" w:cs="Calibri"/>
        </w:rPr>
        <w:t xml:space="preserve">. With the </w:t>
      </w:r>
      <w:r w:rsidRPr="00E352EF">
        <w:rPr>
          <w:rFonts w:ascii="Cambria" w:eastAsia="Calibri" w:hAnsi="Cambria" w:cs="Calibri"/>
          <w:b/>
        </w:rPr>
        <w:t>along</w:t>
      </w:r>
      <w:r w:rsidRPr="00E352EF">
        <w:rPr>
          <w:rFonts w:ascii="Cambria" w:eastAsia="Calibri" w:hAnsi="Cambria" w:cs="Calibri"/>
        </w:rPr>
        <w:t xml:space="preserve"> clause the same VTL program can be reused for all Datasets that contain the Identifier Components specified in the </w:t>
      </w:r>
      <w:r w:rsidRPr="00E352EF">
        <w:rPr>
          <w:rFonts w:ascii="Cambria" w:eastAsia="Calibri" w:hAnsi="Cambria" w:cs="Calibri"/>
          <w:b/>
        </w:rPr>
        <w:t>along</w:t>
      </w:r>
      <w:r w:rsidRPr="00E352EF">
        <w:rPr>
          <w:rFonts w:ascii="Cambria" w:eastAsia="Calibri" w:hAnsi="Cambria" w:cs="Calibri"/>
        </w:rPr>
        <w:t xml:space="preserve"> clause.</w:t>
      </w:r>
    </w:p>
    <w:p w14:paraId="06259314" w14:textId="77777777" w:rsidR="005A2227" w:rsidRPr="00E352EF" w:rsidRDefault="0097053A" w:rsidP="008A7573">
      <w:pPr>
        <w:numPr>
          <w:ilvl w:val="0"/>
          <w:numId w:val="36"/>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idComp – </w:t>
      </w:r>
      <w:r w:rsidRPr="00E352EF">
        <w:rPr>
          <w:rFonts w:ascii="Cambria" w:eastAsia="Calibri" w:hAnsi="Cambria" w:cs="Calibri"/>
        </w:rPr>
        <w:t xml:space="preserve">a component identifier of </w:t>
      </w:r>
      <w:r w:rsidRPr="00E352EF">
        <w:rPr>
          <w:rFonts w:ascii="Cambria" w:eastAsia="Calibri" w:hAnsi="Cambria" w:cs="Calibri"/>
          <w:i/>
        </w:rPr>
        <w:t>ds</w:t>
      </w:r>
    </w:p>
    <w:p w14:paraId="6A880E33" w14:textId="77777777" w:rsidR="0046626F" w:rsidRPr="00E352EF" w:rsidRDefault="0046626F" w:rsidP="00897489">
      <w:pPr>
        <w:rPr>
          <w:rFonts w:ascii="Cambria" w:eastAsia="Calibri" w:hAnsi="Cambria" w:cs="Calibri"/>
          <w:i/>
          <w:color w:val="5B9BD5"/>
        </w:rPr>
      </w:pPr>
    </w:p>
    <w:p w14:paraId="0095B39E"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Constraints</w:t>
      </w:r>
    </w:p>
    <w:p w14:paraId="0A1855E5" w14:textId="77777777" w:rsidR="005A2227" w:rsidRPr="00E352EF" w:rsidRDefault="0097053A" w:rsidP="008A7573">
      <w:pPr>
        <w:numPr>
          <w:ilvl w:val="0"/>
          <w:numId w:val="37"/>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rPr>
        <w:t xml:space="preserve">If </w:t>
      </w:r>
      <w:r w:rsidRPr="00E352EF">
        <w:rPr>
          <w:rFonts w:ascii="Cambria" w:eastAsia="Calibri" w:hAnsi="Cambria" w:cs="Calibri"/>
          <w:i/>
        </w:rPr>
        <w:t>ds</w:t>
      </w:r>
      <w:r w:rsidRPr="00E352EF">
        <w:rPr>
          <w:rFonts w:ascii="Cambria" w:eastAsia="Calibri" w:hAnsi="Cambria" w:cs="Calibri"/>
        </w:rPr>
        <w:t xml:space="preserve"> has more than one Measure Component, then a </w:t>
      </w:r>
      <w:r w:rsidR="00D6733B" w:rsidRPr="00E352EF">
        <w:rPr>
          <w:rFonts w:ascii="Cambria" w:eastAsia="Calibri" w:hAnsi="Cambria" w:cs="Calibri"/>
        </w:rPr>
        <w:t>M</w:t>
      </w:r>
      <w:r w:rsidRPr="00E352EF">
        <w:rPr>
          <w:rFonts w:ascii="Cambria" w:eastAsia="Calibri" w:hAnsi="Cambria" w:cs="Calibri"/>
        </w:rPr>
        <w:t>easure or attribute must be defined using the membership operator.</w:t>
      </w:r>
    </w:p>
    <w:p w14:paraId="62A3ED16" w14:textId="77777777" w:rsidR="005A2227" w:rsidRPr="00E352EF" w:rsidRDefault="0097053A" w:rsidP="008A7573">
      <w:pPr>
        <w:numPr>
          <w:ilvl w:val="0"/>
          <w:numId w:val="37"/>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idComp</w:t>
      </w:r>
      <w:r w:rsidRPr="00E352EF">
        <w:rPr>
          <w:rFonts w:ascii="Cambria" w:eastAsia="Calibri" w:hAnsi="Cambria" w:cs="Calibri"/>
        </w:rPr>
        <w:t xml:space="preserve"> must be a valid reference to an existing Identifier Component owned by </w:t>
      </w:r>
      <w:r w:rsidRPr="00E352EF">
        <w:rPr>
          <w:rFonts w:ascii="Cambria" w:eastAsia="Calibri" w:hAnsi="Cambria" w:cs="Calibri"/>
          <w:i/>
        </w:rPr>
        <w:t>ds</w:t>
      </w:r>
      <w:r w:rsidRPr="00E352EF">
        <w:rPr>
          <w:rFonts w:ascii="Cambria" w:eastAsia="Calibri" w:hAnsi="Cambria" w:cs="Calibri"/>
        </w:rPr>
        <w:t>.</w:t>
      </w:r>
    </w:p>
    <w:p w14:paraId="45CB417E" w14:textId="77777777" w:rsidR="0046626F" w:rsidRPr="00E352EF" w:rsidRDefault="0046626F" w:rsidP="00897489">
      <w:pPr>
        <w:rPr>
          <w:rFonts w:ascii="Cambria" w:eastAsia="Calibri" w:hAnsi="Cambria" w:cs="Calibri"/>
          <w:i/>
          <w:color w:val="5B9BD5"/>
        </w:rPr>
      </w:pPr>
    </w:p>
    <w:p w14:paraId="219C4E80"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Returns</w:t>
      </w:r>
    </w:p>
    <w:p w14:paraId="047C422C" w14:textId="77777777" w:rsidR="005A2227" w:rsidRPr="00E352EF" w:rsidRDefault="0097053A" w:rsidP="00897489">
      <w:pPr>
        <w:tabs>
          <w:tab w:val="left" w:pos="562"/>
          <w:tab w:val="left" w:pos="1138"/>
          <w:tab w:val="left" w:pos="1699"/>
          <w:tab w:val="left" w:pos="2275"/>
        </w:tabs>
        <w:ind w:right="-58"/>
        <w:jc w:val="both"/>
        <w:rPr>
          <w:rFonts w:ascii="Cambria" w:hAnsi="Cambria"/>
        </w:rPr>
      </w:pPr>
      <w:r w:rsidRPr="00E352EF">
        <w:rPr>
          <w:rFonts w:ascii="Cambria" w:eastAsia="Calibri" w:hAnsi="Cambria" w:cs="Calibri"/>
        </w:rPr>
        <w:t>A Dataset having the Identifier Component</w:t>
      </w:r>
      <w:r w:rsidR="00AC0311" w:rsidRPr="00E352EF">
        <w:rPr>
          <w:rFonts w:ascii="Cambria" w:eastAsia="Calibri" w:hAnsi="Cambria" w:cs="Calibri"/>
        </w:rPr>
        <w:t>s</w:t>
      </w:r>
      <w:r w:rsidRPr="00E352EF">
        <w:rPr>
          <w:rFonts w:ascii="Cambria" w:eastAsia="Calibri" w:hAnsi="Cambria" w:cs="Calibri"/>
        </w:rPr>
        <w:t xml:space="preserve"> of </w:t>
      </w:r>
      <w:r w:rsidRPr="00E352EF">
        <w:rPr>
          <w:rFonts w:ascii="Cambria" w:eastAsia="Calibri" w:hAnsi="Cambria" w:cs="Calibri"/>
          <w:i/>
        </w:rPr>
        <w:t>ds</w:t>
      </w:r>
      <w:r w:rsidRPr="00E352EF">
        <w:rPr>
          <w:rFonts w:ascii="Cambria" w:eastAsia="Calibri" w:hAnsi="Cambria" w:cs="Calibri"/>
        </w:rPr>
        <w:t xml:space="preserve"> specified in the </w:t>
      </w:r>
      <w:r w:rsidRPr="00E352EF">
        <w:rPr>
          <w:rFonts w:ascii="Cambria" w:eastAsia="Calibri" w:hAnsi="Cambria" w:cs="Calibri"/>
          <w:b/>
        </w:rPr>
        <w:t>group</w:t>
      </w:r>
      <w:r w:rsidRPr="00E352EF">
        <w:rPr>
          <w:rFonts w:ascii="Cambria" w:eastAsia="Calibri" w:hAnsi="Cambria" w:cs="Calibri"/>
        </w:rPr>
        <w:t xml:space="preserve"> </w:t>
      </w:r>
      <w:r w:rsidRPr="00E352EF">
        <w:rPr>
          <w:rFonts w:ascii="Cambria" w:eastAsia="Calibri" w:hAnsi="Cambria" w:cs="Calibri"/>
          <w:b/>
        </w:rPr>
        <w:t>by</w:t>
      </w:r>
      <w:r w:rsidRPr="00E352EF">
        <w:rPr>
          <w:rFonts w:ascii="Cambria" w:eastAsia="Calibri" w:hAnsi="Cambria" w:cs="Calibri"/>
        </w:rPr>
        <w:t xml:space="preserve"> clause (or not specified in the </w:t>
      </w:r>
      <w:r w:rsidRPr="00E352EF">
        <w:rPr>
          <w:rFonts w:ascii="Cambria" w:eastAsia="Calibri" w:hAnsi="Cambria" w:cs="Calibri"/>
          <w:b/>
        </w:rPr>
        <w:t>along</w:t>
      </w:r>
      <w:r w:rsidRPr="00E352EF">
        <w:rPr>
          <w:rFonts w:ascii="Cambria" w:eastAsia="Calibri" w:hAnsi="Cambria" w:cs="Calibri"/>
        </w:rPr>
        <w:t xml:space="preserve"> clause) and the Measure Components</w:t>
      </w:r>
      <w:r w:rsidR="00541D12" w:rsidRPr="00E352EF">
        <w:rPr>
          <w:rFonts w:ascii="Cambria" w:eastAsia="Calibri" w:hAnsi="Cambria" w:cs="Calibri"/>
        </w:rPr>
        <w:t xml:space="preserve"> </w:t>
      </w:r>
      <w:r w:rsidRPr="00E352EF">
        <w:rPr>
          <w:rFonts w:ascii="Cambria" w:eastAsia="Calibri" w:hAnsi="Cambria" w:cs="Calibri"/>
        </w:rPr>
        <w:t xml:space="preserve">(or the implicit Measure Component deduced in a mono-Measure Dataset), with the data aggregated on the basis of the specific aggregate function and the partitions defined by </w:t>
      </w:r>
      <w:r w:rsidRPr="00E352EF">
        <w:rPr>
          <w:rFonts w:ascii="Cambria" w:eastAsia="Calibri" w:hAnsi="Cambria" w:cs="Calibri"/>
          <w:b/>
        </w:rPr>
        <w:t>group by</w:t>
      </w:r>
      <w:r w:rsidRPr="00E352EF">
        <w:rPr>
          <w:rFonts w:ascii="Cambria" w:eastAsia="Calibri" w:hAnsi="Cambria" w:cs="Calibri"/>
        </w:rPr>
        <w:t xml:space="preserve"> or </w:t>
      </w:r>
      <w:r w:rsidRPr="00E352EF">
        <w:rPr>
          <w:rFonts w:ascii="Cambria" w:eastAsia="Calibri" w:hAnsi="Cambria" w:cs="Calibri"/>
          <w:b/>
        </w:rPr>
        <w:t>along</w:t>
      </w:r>
      <w:r w:rsidRPr="00E352EF">
        <w:rPr>
          <w:rFonts w:ascii="Cambria" w:eastAsia="Calibri" w:hAnsi="Cambria" w:cs="Calibri"/>
        </w:rPr>
        <w:t>.</w:t>
      </w:r>
    </w:p>
    <w:p w14:paraId="2E0331E8" w14:textId="77777777" w:rsidR="005A2227" w:rsidRPr="00E352EF" w:rsidRDefault="005A2227" w:rsidP="00897489">
      <w:pPr>
        <w:jc w:val="both"/>
        <w:rPr>
          <w:rFonts w:ascii="Cambria" w:hAnsi="Cambria"/>
        </w:rPr>
      </w:pPr>
    </w:p>
    <w:p w14:paraId="4B9E534B"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 specification</w:t>
      </w:r>
    </w:p>
    <w:p w14:paraId="13EE3F10" w14:textId="77777777" w:rsidR="005A2227" w:rsidRPr="00E352EF" w:rsidRDefault="0097053A" w:rsidP="00897489">
      <w:pPr>
        <w:tabs>
          <w:tab w:val="left" w:pos="562"/>
          <w:tab w:val="left" w:pos="1138"/>
          <w:tab w:val="left" w:pos="1699"/>
          <w:tab w:val="left" w:pos="2275"/>
        </w:tabs>
        <w:ind w:right="-58"/>
        <w:jc w:val="both"/>
        <w:rPr>
          <w:rFonts w:ascii="Cambria" w:eastAsia="Calibri" w:hAnsi="Cambria" w:cs="Calibri"/>
        </w:rPr>
      </w:pPr>
      <w:r w:rsidRPr="00E352EF">
        <w:rPr>
          <w:rFonts w:ascii="Cambria" w:eastAsia="Calibri" w:hAnsi="Cambria" w:cs="Calibri"/>
        </w:rPr>
        <w:t xml:space="preserve">An aggregate function groups together, evaluating a value that is specific for each aggregate function, the values of multiple data points having the same values of the specified Identifier Components </w:t>
      </w:r>
      <w:r w:rsidRPr="00E352EF">
        <w:rPr>
          <w:rFonts w:ascii="Cambria" w:eastAsia="Calibri" w:hAnsi="Cambria" w:cs="Calibri"/>
          <w:i/>
        </w:rPr>
        <w:t>idComp</w:t>
      </w:r>
      <w:r w:rsidRPr="00E352EF">
        <w:rPr>
          <w:rFonts w:ascii="Cambria" w:eastAsia="Calibri" w:hAnsi="Cambria" w:cs="Calibri"/>
        </w:rPr>
        <w:t xml:space="preserve">. </w:t>
      </w:r>
    </w:p>
    <w:p w14:paraId="35F601FC" w14:textId="77777777" w:rsidR="005A2227" w:rsidRPr="00E352EF" w:rsidRDefault="0097053A" w:rsidP="00897489">
      <w:pPr>
        <w:tabs>
          <w:tab w:val="left" w:pos="562"/>
          <w:tab w:val="left" w:pos="1138"/>
          <w:tab w:val="left" w:pos="1699"/>
          <w:tab w:val="left" w:pos="2275"/>
        </w:tabs>
        <w:ind w:right="-58"/>
        <w:jc w:val="both"/>
        <w:rPr>
          <w:rFonts w:ascii="Cambria" w:hAnsi="Cambria"/>
        </w:rPr>
      </w:pPr>
      <w:r w:rsidRPr="00E352EF">
        <w:rPr>
          <w:rFonts w:ascii="Cambria" w:eastAsia="Calibri" w:hAnsi="Cambria" w:cs="Calibri"/>
        </w:rPr>
        <w:t xml:space="preserve">The operator takes as input a Dataset, a Measure Component (specified with the membership operator on </w:t>
      </w:r>
      <w:r w:rsidRPr="00E352EF">
        <w:rPr>
          <w:rFonts w:ascii="Cambria" w:eastAsia="Calibri" w:hAnsi="Cambria" w:cs="Calibri"/>
          <w:i/>
        </w:rPr>
        <w:t xml:space="preserve">ds, </w:t>
      </w:r>
      <w:r w:rsidRPr="00E352EF">
        <w:rPr>
          <w:rFonts w:ascii="Cambria" w:eastAsia="Calibri" w:hAnsi="Cambria" w:cs="Calibri"/>
        </w:rPr>
        <w:t xml:space="preserve">or implicitly selected if </w:t>
      </w:r>
      <w:r w:rsidRPr="00E352EF">
        <w:rPr>
          <w:rFonts w:ascii="Cambria" w:eastAsia="Calibri" w:hAnsi="Cambria" w:cs="Calibri"/>
          <w:i/>
        </w:rPr>
        <w:t>ds</w:t>
      </w:r>
      <w:r w:rsidRPr="00E352EF">
        <w:rPr>
          <w:rFonts w:ascii="Cambria" w:eastAsia="Calibri" w:hAnsi="Cambria" w:cs="Calibri"/>
        </w:rPr>
        <w:t xml:space="preserve"> has only one </w:t>
      </w:r>
      <w:r w:rsidR="00D6733B" w:rsidRPr="00E352EF">
        <w:rPr>
          <w:rFonts w:ascii="Cambria" w:eastAsia="Calibri" w:hAnsi="Cambria" w:cs="Calibri"/>
        </w:rPr>
        <w:t>M</w:t>
      </w:r>
      <w:r w:rsidRPr="00E352EF">
        <w:rPr>
          <w:rFonts w:ascii="Cambria" w:eastAsia="Calibri" w:hAnsi="Cambria" w:cs="Calibri"/>
        </w:rPr>
        <w:t xml:space="preserve">easure component) on which the aggregate function will compute the result, and a sequence of Identifier Components </w:t>
      </w:r>
      <w:r w:rsidRPr="00E352EF">
        <w:rPr>
          <w:rFonts w:ascii="Cambria" w:eastAsia="Calibri" w:hAnsi="Cambria" w:cs="Calibri"/>
          <w:i/>
        </w:rPr>
        <w:t>idComp</w:t>
      </w:r>
      <w:r w:rsidRPr="00E352EF">
        <w:rPr>
          <w:rFonts w:ascii="Cambria" w:eastAsia="Calibri" w:hAnsi="Cambria" w:cs="Calibri"/>
        </w:rPr>
        <w:t xml:space="preserve"> that will be used </w:t>
      </w:r>
      <w:r w:rsidR="00D56B8A" w:rsidRPr="00E352EF">
        <w:rPr>
          <w:rFonts w:ascii="Cambria" w:eastAsia="Calibri" w:hAnsi="Cambria" w:cs="Calibri"/>
        </w:rPr>
        <w:t xml:space="preserve">for the </w:t>
      </w:r>
      <w:r w:rsidRPr="00E352EF">
        <w:rPr>
          <w:rFonts w:ascii="Cambria" w:eastAsia="Calibri" w:hAnsi="Cambria" w:cs="Calibri"/>
        </w:rPr>
        <w:t xml:space="preserve">partitioning (the aggregate function is then applied separately for each partition). It returns another Dataset having the Identifier Components of </w:t>
      </w:r>
      <w:r w:rsidRPr="00E352EF">
        <w:rPr>
          <w:rFonts w:ascii="Cambria" w:eastAsia="Calibri" w:hAnsi="Cambria" w:cs="Calibri"/>
          <w:i/>
        </w:rPr>
        <w:t xml:space="preserve">ds, </w:t>
      </w:r>
      <w:r w:rsidRPr="00E352EF">
        <w:rPr>
          <w:rFonts w:ascii="Cambria" w:eastAsia="Calibri" w:hAnsi="Cambria" w:cs="Calibri"/>
        </w:rPr>
        <w:t xml:space="preserve">specified in the </w:t>
      </w:r>
      <w:r w:rsidRPr="00E352EF">
        <w:rPr>
          <w:rFonts w:ascii="Cambria" w:eastAsia="Calibri" w:hAnsi="Cambria" w:cs="Calibri"/>
          <w:b/>
        </w:rPr>
        <w:t xml:space="preserve">group by </w:t>
      </w:r>
      <w:r w:rsidRPr="00E352EF">
        <w:rPr>
          <w:rFonts w:ascii="Cambria" w:eastAsia="Calibri" w:hAnsi="Cambria" w:cs="Calibri"/>
        </w:rPr>
        <w:t xml:space="preserve">or </w:t>
      </w:r>
      <w:r w:rsidRPr="00E352EF">
        <w:rPr>
          <w:rFonts w:ascii="Cambria" w:eastAsia="Calibri" w:hAnsi="Cambria" w:cs="Calibri"/>
          <w:b/>
        </w:rPr>
        <w:t xml:space="preserve">along, </w:t>
      </w:r>
      <w:r w:rsidRPr="00E352EF">
        <w:rPr>
          <w:rFonts w:ascii="Cambria" w:eastAsia="Calibri" w:hAnsi="Cambria" w:cs="Calibri"/>
        </w:rPr>
        <w:t xml:space="preserve">and the Measure Component used for the aggregation. The other Identifier Components are removed from the resulting Dataset. </w:t>
      </w:r>
    </w:p>
    <w:p w14:paraId="39B6EABA" w14:textId="77777777" w:rsidR="005A2227" w:rsidRPr="00E352EF" w:rsidRDefault="0097053A" w:rsidP="00897489">
      <w:pPr>
        <w:tabs>
          <w:tab w:val="left" w:pos="706"/>
          <w:tab w:val="left" w:pos="1138"/>
          <w:tab w:val="left" w:pos="1699"/>
          <w:tab w:val="left" w:pos="2275"/>
        </w:tabs>
        <w:ind w:right="-58"/>
        <w:jc w:val="both"/>
        <w:rPr>
          <w:rFonts w:ascii="Cambria" w:hAnsi="Cambria"/>
        </w:rPr>
      </w:pPr>
      <w:r w:rsidRPr="00E352EF">
        <w:rPr>
          <w:rFonts w:ascii="Cambria" w:eastAsia="Calibri" w:hAnsi="Cambria" w:cs="Calibri"/>
        </w:rPr>
        <w:t xml:space="preserve">If neither a </w:t>
      </w:r>
      <w:r w:rsidRPr="00E352EF">
        <w:rPr>
          <w:rFonts w:ascii="Cambria" w:eastAsia="Calibri" w:hAnsi="Cambria" w:cs="Calibri"/>
          <w:b/>
        </w:rPr>
        <w:t>group by</w:t>
      </w:r>
      <w:r w:rsidRPr="00E352EF">
        <w:rPr>
          <w:rFonts w:ascii="Cambria" w:eastAsia="Calibri" w:hAnsi="Cambria" w:cs="Calibri"/>
        </w:rPr>
        <w:t xml:space="preserve"> or </w:t>
      </w:r>
      <w:r w:rsidRPr="00E352EF">
        <w:rPr>
          <w:rFonts w:ascii="Cambria" w:eastAsia="Calibri" w:hAnsi="Cambria" w:cs="Calibri"/>
          <w:b/>
        </w:rPr>
        <w:t>along</w:t>
      </w:r>
      <w:r w:rsidRPr="00E352EF">
        <w:rPr>
          <w:rFonts w:ascii="Cambria" w:eastAsia="Calibri" w:hAnsi="Cambria" w:cs="Calibri"/>
        </w:rPr>
        <w:t xml:space="preserve"> clause is specified, then the aggregate function returns a single Data Point that has zero Identifier Components and only one Measure Component that is the one specified for the aggregation with the membership operator (or deduced from </w:t>
      </w:r>
      <w:r w:rsidRPr="00E352EF">
        <w:rPr>
          <w:rFonts w:ascii="Cambria" w:eastAsia="Calibri" w:hAnsi="Cambria" w:cs="Calibri"/>
          <w:i/>
        </w:rPr>
        <w:t>ds</w:t>
      </w:r>
      <w:r w:rsidRPr="00E352EF">
        <w:rPr>
          <w:rFonts w:ascii="Cambria" w:eastAsia="Calibri" w:hAnsi="Cambria" w:cs="Calibri"/>
        </w:rPr>
        <w:t>).</w:t>
      </w:r>
    </w:p>
    <w:p w14:paraId="3957B4AB" w14:textId="77777777" w:rsidR="005A2227" w:rsidRPr="00E352EF" w:rsidRDefault="0097053A" w:rsidP="00897489">
      <w:pPr>
        <w:tabs>
          <w:tab w:val="left" w:pos="562"/>
          <w:tab w:val="left" w:pos="1138"/>
          <w:tab w:val="left" w:pos="1699"/>
          <w:tab w:val="left" w:pos="2275"/>
        </w:tabs>
        <w:ind w:right="-58"/>
        <w:jc w:val="both"/>
        <w:rPr>
          <w:rFonts w:ascii="Cambria" w:hAnsi="Cambria"/>
        </w:rPr>
      </w:pPr>
      <w:r w:rsidRPr="00E352EF">
        <w:rPr>
          <w:rFonts w:ascii="Cambria" w:eastAsia="Calibri" w:hAnsi="Cambria" w:cs="Calibri"/>
        </w:rPr>
        <w:t>Most of the aggregate functions can be also used as analytic functions (with a different syntax): See analytic functions.</w:t>
      </w:r>
    </w:p>
    <w:p w14:paraId="74BAC874" w14:textId="77777777" w:rsidR="005A2227" w:rsidRPr="00E352EF" w:rsidRDefault="005A2227">
      <w:pPr>
        <w:tabs>
          <w:tab w:val="left" w:pos="562"/>
          <w:tab w:val="left" w:pos="1138"/>
          <w:tab w:val="left" w:pos="1699"/>
          <w:tab w:val="left" w:pos="2275"/>
        </w:tabs>
        <w:spacing w:after="120"/>
        <w:ind w:right="-58"/>
        <w:jc w:val="both"/>
      </w:pPr>
    </w:p>
    <w:p w14:paraId="3CA8FD28" w14:textId="77777777" w:rsidR="00994652" w:rsidRPr="00E352EF" w:rsidRDefault="00994652">
      <w:pPr>
        <w:tabs>
          <w:tab w:val="left" w:pos="562"/>
          <w:tab w:val="left" w:pos="1138"/>
          <w:tab w:val="left" w:pos="1699"/>
          <w:tab w:val="left" w:pos="2275"/>
        </w:tabs>
        <w:spacing w:after="120"/>
        <w:ind w:right="-58"/>
        <w:jc w:val="both"/>
      </w:pPr>
    </w:p>
    <w:p w14:paraId="3A04BA7A" w14:textId="77777777" w:rsidR="00994652" w:rsidRPr="00E352EF" w:rsidRDefault="00994652">
      <w:pPr>
        <w:tabs>
          <w:tab w:val="left" w:pos="562"/>
          <w:tab w:val="left" w:pos="1138"/>
          <w:tab w:val="left" w:pos="1699"/>
          <w:tab w:val="left" w:pos="2275"/>
        </w:tabs>
        <w:spacing w:after="120"/>
        <w:ind w:right="-58"/>
        <w:jc w:val="both"/>
      </w:pPr>
    </w:p>
    <w:tbl>
      <w:tblPr>
        <w:tblW w:w="9072" w:type="dxa"/>
        <w:tblInd w:w="675"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3398"/>
        <w:gridCol w:w="5674"/>
      </w:tblGrid>
      <w:tr w:rsidR="005A2227" w:rsidRPr="00E352EF" w14:paraId="65E67585" w14:textId="77777777">
        <w:trPr>
          <w:trHeight w:val="533"/>
        </w:trPr>
        <w:tc>
          <w:tcPr>
            <w:tcW w:w="3398" w:type="dxa"/>
            <w:gridSpan w:val="2"/>
            <w:tcBorders>
              <w:top w:val="single" w:sz="6" w:space="0" w:color="000000"/>
              <w:left w:val="single" w:sz="6" w:space="0" w:color="000000"/>
              <w:bottom w:val="single" w:sz="6" w:space="0" w:color="000000"/>
              <w:right w:val="single" w:sz="6" w:space="0" w:color="000000"/>
            </w:tcBorders>
            <w:shd w:val="clear" w:color="auto" w:fill="E7E6E6"/>
            <w:tcMar>
              <w:top w:w="43" w:type="dxa"/>
              <w:left w:w="101" w:type="dxa"/>
              <w:bottom w:w="43" w:type="dxa"/>
              <w:right w:w="43" w:type="dxa"/>
            </w:tcMar>
          </w:tcPr>
          <w:p w14:paraId="6272B714" w14:textId="77777777" w:rsidR="005A2227" w:rsidRPr="00E352EF" w:rsidRDefault="0097053A">
            <w:pPr>
              <w:tabs>
                <w:tab w:val="left" w:pos="562"/>
                <w:tab w:val="left" w:pos="1138"/>
                <w:tab w:val="left" w:pos="1699"/>
                <w:tab w:val="left" w:pos="2275"/>
              </w:tabs>
              <w:spacing w:before="120"/>
              <w:ind w:right="-58"/>
              <w:jc w:val="center"/>
            </w:pPr>
            <w:r w:rsidRPr="00E352EF">
              <w:rPr>
                <w:rFonts w:ascii="Calibri" w:eastAsia="Calibri" w:hAnsi="Calibri" w:cs="Calibri"/>
                <w:b/>
              </w:rPr>
              <w:t>List of aggregate functions</w:t>
            </w:r>
          </w:p>
        </w:tc>
      </w:tr>
      <w:tr w:rsidR="005A2227" w:rsidRPr="00E352EF" w14:paraId="1A96B290" w14:textId="77777777">
        <w:trPr>
          <w:trHeight w:val="403"/>
        </w:trPr>
        <w:tc>
          <w:tcPr>
            <w:tcW w:w="3398" w:type="dxa"/>
            <w:tcBorders>
              <w:top w:val="single" w:sz="6" w:space="0" w:color="000000"/>
              <w:left w:val="single" w:sz="6" w:space="0" w:color="000000"/>
              <w:bottom w:val="single" w:sz="6" w:space="0" w:color="000000"/>
              <w:right w:val="single" w:sz="6" w:space="0" w:color="000000"/>
            </w:tcBorders>
            <w:shd w:val="clear" w:color="auto" w:fill="E7E6E6"/>
            <w:tcMar>
              <w:top w:w="43" w:type="dxa"/>
              <w:left w:w="101" w:type="dxa"/>
              <w:bottom w:w="43" w:type="dxa"/>
              <w:right w:w="43" w:type="dxa"/>
            </w:tcMar>
          </w:tcPr>
          <w:p w14:paraId="553767CD" w14:textId="77777777" w:rsidR="005A2227" w:rsidRPr="00E352EF" w:rsidRDefault="0097053A">
            <w:pPr>
              <w:spacing w:before="120" w:after="120"/>
              <w:ind w:right="-58"/>
            </w:pPr>
            <w:r w:rsidRPr="00E352EF">
              <w:rPr>
                <w:rFonts w:ascii="Calibri" w:eastAsia="Calibri" w:hAnsi="Calibri" w:cs="Calibri"/>
                <w:b/>
              </w:rPr>
              <w:t>Aggregate function</w:t>
            </w:r>
          </w:p>
        </w:tc>
        <w:tc>
          <w:tcPr>
            <w:tcW w:w="5674" w:type="dxa"/>
            <w:tcBorders>
              <w:top w:val="single" w:sz="6" w:space="0" w:color="000000"/>
              <w:left w:val="single" w:sz="6" w:space="0" w:color="000000"/>
              <w:bottom w:val="single" w:sz="6" w:space="0" w:color="000000"/>
              <w:right w:val="single" w:sz="6" w:space="0" w:color="000000"/>
            </w:tcBorders>
            <w:shd w:val="clear" w:color="auto" w:fill="E7E6E6"/>
            <w:tcMar>
              <w:top w:w="43" w:type="dxa"/>
              <w:left w:w="101" w:type="dxa"/>
              <w:bottom w:w="43" w:type="dxa"/>
              <w:right w:w="43" w:type="dxa"/>
            </w:tcMar>
          </w:tcPr>
          <w:p w14:paraId="4996004F"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Description</w:t>
            </w:r>
          </w:p>
        </w:tc>
      </w:tr>
      <w:tr w:rsidR="005A2227" w:rsidRPr="00E352EF" w14:paraId="67D4F3C5"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4D0C51" w14:textId="77777777" w:rsidR="005A2227" w:rsidRPr="00E352EF" w:rsidRDefault="0097053A">
            <w:pPr>
              <w:spacing w:before="120" w:after="120"/>
              <w:ind w:right="-58"/>
            </w:pPr>
            <w:r w:rsidRPr="00E352EF">
              <w:rPr>
                <w:rFonts w:ascii="Calibri" w:eastAsia="Calibri" w:hAnsi="Calibri" w:cs="Calibri"/>
                <w:b/>
              </w:rPr>
              <w:t>avg (</w:t>
            </w:r>
            <w:r w:rsidRPr="00E352EF">
              <w:rPr>
                <w:rFonts w:ascii="Calibri" w:eastAsia="Calibri" w:hAnsi="Calibri" w:cs="Calibri"/>
                <w:i/>
              </w:rPr>
              <w:t>ds_1</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DE3647"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 xml:space="preserve">average value of the not null values of </w:t>
            </w:r>
            <w:r w:rsidRPr="00E352EF">
              <w:rPr>
                <w:rFonts w:ascii="Calibri" w:eastAsia="Calibri" w:hAnsi="Calibri" w:cs="Calibri"/>
                <w:i/>
              </w:rPr>
              <w:t>ds_1</w:t>
            </w:r>
          </w:p>
        </w:tc>
      </w:tr>
      <w:tr w:rsidR="005A2227" w:rsidRPr="00E352EF" w14:paraId="60947641"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98AC53" w14:textId="77777777" w:rsidR="005A2227" w:rsidRPr="00E352EF" w:rsidRDefault="0097053A">
            <w:pPr>
              <w:spacing w:before="120" w:after="120"/>
              <w:ind w:right="-58"/>
            </w:pPr>
            <w:r w:rsidRPr="00E352EF">
              <w:rPr>
                <w:rFonts w:ascii="Calibri" w:eastAsia="Calibri" w:hAnsi="Calibri" w:cs="Calibri"/>
                <w:b/>
              </w:rPr>
              <w:t>corr</w:t>
            </w:r>
            <w:r w:rsidRPr="00E352EF">
              <w:rPr>
                <w:rFonts w:ascii="Calibri" w:eastAsia="Calibri" w:hAnsi="Calibri" w:cs="Calibri"/>
              </w:rPr>
              <w:t xml:space="preserve"> </w:t>
            </w:r>
            <w:r w:rsidRPr="00E352EF">
              <w:rPr>
                <w:rFonts w:ascii="Calibri" w:eastAsia="Calibri" w:hAnsi="Calibri" w:cs="Calibri"/>
                <w:b/>
              </w:rPr>
              <w:t>(</w:t>
            </w:r>
            <w:r w:rsidRPr="00E352EF">
              <w:rPr>
                <w:rFonts w:ascii="Calibri" w:eastAsia="Calibri" w:hAnsi="Calibri" w:cs="Calibri"/>
                <w:i/>
              </w:rPr>
              <w:t>ds_1</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ds_2</w:t>
            </w:r>
            <w:r w:rsidRPr="00E352EF">
              <w:rPr>
                <w:rFonts w:ascii="Calibri" w:eastAsia="Calibri" w:hAnsi="Calibri" w:cs="Calibri"/>
                <w:b/>
              </w:rPr>
              <w:t>)</w:t>
            </w:r>
            <w:r w:rsidRPr="00E352EF">
              <w:rPr>
                <w:rFonts w:ascii="Calibri" w:eastAsia="Calibri" w:hAnsi="Calibri" w:cs="Calibri"/>
              </w:rPr>
              <w:t xml:space="preserve"> </w:t>
            </w:r>
            <w:r w:rsidRPr="00E352EF">
              <w:tab/>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17D6B3"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Coefficient of correlation of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i/>
              </w:rPr>
              <w:t>ds_2</w:t>
            </w:r>
            <w:r w:rsidRPr="00E352EF">
              <w:rPr>
                <w:rFonts w:ascii="Calibri" w:eastAsia="Calibri" w:hAnsi="Calibri" w:cs="Calibri"/>
              </w:rPr>
              <w:t>)</w:t>
            </w:r>
          </w:p>
        </w:tc>
      </w:tr>
      <w:tr w:rsidR="005A2227" w:rsidRPr="00E352EF" w14:paraId="1EDA60C2"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8984AA"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covar_pop ( </w:t>
            </w:r>
            <w:r w:rsidRPr="00E352EF">
              <w:rPr>
                <w:rFonts w:ascii="Calibri" w:eastAsia="Calibri" w:hAnsi="Calibri" w:cs="Calibri"/>
                <w:i/>
              </w:rPr>
              <w:t>ds_1</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ds_2</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B33A8F"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population covariance of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i/>
              </w:rPr>
              <w:t>ds_2</w:t>
            </w:r>
            <w:r w:rsidRPr="00E352EF">
              <w:rPr>
                <w:rFonts w:ascii="Calibri" w:eastAsia="Calibri" w:hAnsi="Calibri" w:cs="Calibri"/>
              </w:rPr>
              <w:t>)</w:t>
            </w:r>
          </w:p>
        </w:tc>
      </w:tr>
      <w:tr w:rsidR="005A2227" w:rsidRPr="00E352EF" w14:paraId="32CDEF67"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BEC007"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covar_samp (</w:t>
            </w:r>
            <w:r w:rsidRPr="00E352EF">
              <w:rPr>
                <w:rFonts w:ascii="Calibri" w:eastAsia="Calibri" w:hAnsi="Calibri" w:cs="Calibri"/>
                <w:i/>
              </w:rPr>
              <w:t>ds_1</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ds_2)</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D9A64F"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sample covariance of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i/>
              </w:rPr>
              <w:t>ds_2</w:t>
            </w:r>
            <w:r w:rsidRPr="00E352EF">
              <w:rPr>
                <w:rFonts w:ascii="Calibri" w:eastAsia="Calibri" w:hAnsi="Calibri" w:cs="Calibri"/>
              </w:rPr>
              <w:t>)</w:t>
            </w:r>
          </w:p>
        </w:tc>
      </w:tr>
      <w:tr w:rsidR="005A2227" w:rsidRPr="00E352EF" w14:paraId="6C95BB56"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661FEE"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count (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E3BB4F"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 xml:space="preserve">number of non-empty data points of </w:t>
            </w:r>
            <w:r w:rsidRPr="00E352EF">
              <w:rPr>
                <w:rFonts w:ascii="Calibri" w:eastAsia="Calibri" w:hAnsi="Calibri" w:cs="Calibri"/>
                <w:i/>
              </w:rPr>
              <w:t>ds_1</w:t>
            </w:r>
          </w:p>
        </w:tc>
      </w:tr>
      <w:tr w:rsidR="005A2227" w:rsidRPr="00E352EF" w14:paraId="18164465"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40B2D3"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median (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1927BD"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 xml:space="preserve">median value of the not null values of </w:t>
            </w:r>
            <w:r w:rsidRPr="00E352EF">
              <w:rPr>
                <w:rFonts w:ascii="Calibri" w:eastAsia="Calibri" w:hAnsi="Calibri" w:cs="Calibri"/>
                <w:i/>
              </w:rPr>
              <w:t>ds_1</w:t>
            </w:r>
          </w:p>
        </w:tc>
      </w:tr>
      <w:tr w:rsidR="005A2227" w:rsidRPr="00E352EF" w14:paraId="18750D66"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4A9C27"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min (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554642"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 xml:space="preserve">minimum value of </w:t>
            </w:r>
            <w:r w:rsidRPr="00E352EF">
              <w:rPr>
                <w:rFonts w:ascii="Calibri" w:eastAsia="Calibri" w:hAnsi="Calibri" w:cs="Calibri"/>
                <w:i/>
              </w:rPr>
              <w:t>ds_1</w:t>
            </w:r>
          </w:p>
        </w:tc>
      </w:tr>
      <w:tr w:rsidR="005A2227" w:rsidRPr="00E352EF" w14:paraId="08EE2C5D"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8FB71A"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max (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70515C"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 xml:space="preserve">maximum value of </w:t>
            </w:r>
            <w:r w:rsidRPr="00E352EF">
              <w:rPr>
                <w:rFonts w:ascii="Calibri" w:eastAsia="Calibri" w:hAnsi="Calibri" w:cs="Calibri"/>
                <w:i/>
              </w:rPr>
              <w:t>ds_1</w:t>
            </w:r>
          </w:p>
        </w:tc>
      </w:tr>
      <w:tr w:rsidR="005A2227" w:rsidRPr="00E352EF" w14:paraId="3C1734BA"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289BAA"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percentile_cont ( </w:t>
            </w:r>
            <w:r w:rsidRPr="00E352EF">
              <w:rPr>
                <w:rFonts w:ascii="Calibri" w:eastAsia="Calibri" w:hAnsi="Calibri" w:cs="Calibri"/>
                <w:i/>
              </w:rPr>
              <w:t>ds_1</w:t>
            </w:r>
            <w:r w:rsidRPr="00E352EF">
              <w:rPr>
                <w:rFonts w:ascii="Calibri" w:eastAsia="Calibri" w:hAnsi="Calibri" w:cs="Calibri"/>
              </w:rPr>
              <w:t xml:space="preserve">, constant </w:t>
            </w:r>
            <w:r w:rsidRPr="00E352EF">
              <w:rPr>
                <w:rFonts w:ascii="Calibri" w:eastAsia="Calibri" w:hAnsi="Calibri" w:cs="Calibri"/>
                <w:b/>
              </w:rPr>
              <w:t xml:space="preserve">) </w:t>
            </w:r>
            <w:r w:rsidRPr="00E352EF">
              <w:rPr>
                <w:rFonts w:ascii="Calibri" w:eastAsia="Calibri" w:hAnsi="Calibri" w:cs="Calibri"/>
              </w:rPr>
              <w:t xml:space="preserve">order by expression [ </w:t>
            </w:r>
            <w:r w:rsidRPr="00E352EF">
              <w:rPr>
                <w:rFonts w:ascii="Calibri" w:eastAsia="Calibri" w:hAnsi="Calibri" w:cs="Calibri"/>
                <w:b/>
              </w:rPr>
              <w:t>asc</w:t>
            </w:r>
            <w:r w:rsidRPr="00E352EF">
              <w:rPr>
                <w:rFonts w:ascii="Calibri" w:eastAsia="Calibri" w:hAnsi="Calibri" w:cs="Calibri"/>
              </w:rPr>
              <w:t xml:space="preserve"> | </w:t>
            </w:r>
            <w:r w:rsidRPr="00E352EF">
              <w:rPr>
                <w:rFonts w:ascii="Calibri" w:eastAsia="Calibri" w:hAnsi="Calibri" w:cs="Calibri"/>
                <w:b/>
              </w:rPr>
              <w:t xml:space="preserve">desc </w:t>
            </w:r>
            <w:r w:rsidRPr="00E352EF">
              <w:rPr>
                <w:rFonts w:ascii="Calibri" w:eastAsia="Calibri" w:hAnsi="Calibri" w:cs="Calibri"/>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E8A539"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inverse distribution function that assumes a continuous distribution model</w:t>
            </w:r>
          </w:p>
        </w:tc>
      </w:tr>
      <w:tr w:rsidR="005A2227" w:rsidRPr="00E352EF" w14:paraId="2B4A0E86"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4EA62D"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percentile_disc ( </w:t>
            </w:r>
            <w:r w:rsidRPr="00E352EF">
              <w:rPr>
                <w:rFonts w:ascii="Calibri" w:eastAsia="Calibri" w:hAnsi="Calibri" w:cs="Calibri"/>
                <w:i/>
              </w:rPr>
              <w:t>ds_1</w:t>
            </w:r>
            <w:r w:rsidRPr="00E352EF">
              <w:rPr>
                <w:rFonts w:ascii="Calibri" w:eastAsia="Calibri" w:hAnsi="Calibri" w:cs="Calibri"/>
              </w:rPr>
              <w:t xml:space="preserve"> , constant </w:t>
            </w:r>
            <w:r w:rsidRPr="00E352EF">
              <w:rPr>
                <w:rFonts w:ascii="Calibri" w:eastAsia="Calibri" w:hAnsi="Calibri" w:cs="Calibri"/>
                <w:b/>
              </w:rPr>
              <w:t xml:space="preserve">) </w:t>
            </w:r>
            <w:r w:rsidRPr="00E352EF">
              <w:rPr>
                <w:rFonts w:ascii="Calibri" w:eastAsia="Calibri" w:hAnsi="Calibri" w:cs="Calibri"/>
              </w:rPr>
              <w:t xml:space="preserve">order by expression [ </w:t>
            </w:r>
            <w:r w:rsidRPr="00E352EF">
              <w:rPr>
                <w:rFonts w:ascii="Calibri" w:eastAsia="Calibri" w:hAnsi="Calibri" w:cs="Calibri"/>
                <w:b/>
              </w:rPr>
              <w:t>asc</w:t>
            </w:r>
            <w:r w:rsidRPr="00E352EF">
              <w:rPr>
                <w:rFonts w:ascii="Calibri" w:eastAsia="Calibri" w:hAnsi="Calibri" w:cs="Calibri"/>
              </w:rPr>
              <w:t xml:space="preserve"> | </w:t>
            </w:r>
            <w:r w:rsidRPr="00E352EF">
              <w:rPr>
                <w:rFonts w:ascii="Calibri" w:eastAsia="Calibri" w:hAnsi="Calibri" w:cs="Calibri"/>
                <w:b/>
              </w:rPr>
              <w:t xml:space="preserve">desc </w:t>
            </w:r>
            <w:r w:rsidRPr="00E352EF">
              <w:rPr>
                <w:rFonts w:ascii="Calibri" w:eastAsia="Calibri" w:hAnsi="Calibri" w:cs="Calibri"/>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49E7B0"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inverse distribution function that assumes a discrete distribution model</w:t>
            </w:r>
          </w:p>
        </w:tc>
      </w:tr>
      <w:tr w:rsidR="005A2227" w:rsidRPr="00E352EF" w14:paraId="6BD75F43"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1BFE60"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rank ( </w:t>
            </w:r>
            <w:r w:rsidRPr="00E352EF">
              <w:rPr>
                <w:rFonts w:ascii="Calibri" w:eastAsia="Calibri" w:hAnsi="Calibri" w:cs="Calibri"/>
                <w:i/>
              </w:rPr>
              <w:t xml:space="preserve">ds_1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FA7E97"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rank of a value in a group of values</w:t>
            </w:r>
          </w:p>
        </w:tc>
      </w:tr>
      <w:tr w:rsidR="005A2227" w:rsidRPr="00E352EF" w14:paraId="768BAB90"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6E89A5"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regr_slope</w:t>
            </w:r>
            <w:r w:rsidRPr="00E352EF">
              <w:rPr>
                <w:rFonts w:ascii="Calibri" w:eastAsia="Calibri" w:hAnsi="Calibri" w:cs="Calibri"/>
              </w:rPr>
              <w:t xml:space="preserve"> </w:t>
            </w:r>
            <w:r w:rsidRPr="00E352EF">
              <w:rPr>
                <w:rFonts w:ascii="Calibri" w:eastAsia="Calibri" w:hAnsi="Calibri" w:cs="Calibri"/>
                <w:b/>
              </w:rPr>
              <w:t xml:space="preserve">( </w:t>
            </w:r>
            <w:r w:rsidRPr="00E352EF">
              <w:rPr>
                <w:rFonts w:ascii="Calibri" w:eastAsia="Calibri" w:hAnsi="Calibri" w:cs="Calibri"/>
                <w:i/>
              </w:rPr>
              <w:t xml:space="preserve">ds_1, ds_2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A365F7"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linear regression (slope of the line)</w:t>
            </w:r>
          </w:p>
        </w:tc>
      </w:tr>
      <w:tr w:rsidR="005A2227" w:rsidRPr="00E352EF" w14:paraId="618C0693"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41B6CF"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regr_intercept ( </w:t>
            </w:r>
            <w:r w:rsidRPr="00E352EF">
              <w:rPr>
                <w:rFonts w:ascii="Calibri" w:eastAsia="Calibri" w:hAnsi="Calibri" w:cs="Calibri"/>
                <w:i/>
              </w:rPr>
              <w:t>ds_1</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 xml:space="preserve">ds_2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0F1B02"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linear regression (y-intercept)</w:t>
            </w:r>
          </w:p>
        </w:tc>
      </w:tr>
      <w:tr w:rsidR="005A2227" w:rsidRPr="00E352EF" w14:paraId="34F06D76"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E50FFD"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regr_count ( </w:t>
            </w:r>
            <w:r w:rsidRPr="00E352EF">
              <w:rPr>
                <w:rFonts w:ascii="Calibri" w:eastAsia="Calibri" w:hAnsi="Calibri" w:cs="Calibri"/>
                <w:i/>
              </w:rPr>
              <w:t>ds_1</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ds_2</w:t>
            </w:r>
            <w:r w:rsidRPr="00E352EF">
              <w:rPr>
                <w:rFonts w:ascii="Calibri" w:eastAsia="Calibri" w:hAnsi="Calibri" w:cs="Calibri"/>
              </w:rPr>
              <w:t xml:space="preserve">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A34DE8"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linear regression (count non-null number pairs)</w:t>
            </w:r>
          </w:p>
        </w:tc>
      </w:tr>
      <w:tr w:rsidR="005A2227" w:rsidRPr="00E352EF" w14:paraId="2DBF3678"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A419D8"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regr_r2 ( </w:t>
            </w:r>
            <w:r w:rsidRPr="00E352EF">
              <w:rPr>
                <w:rFonts w:ascii="Calibri" w:eastAsia="Calibri" w:hAnsi="Calibri" w:cs="Calibri"/>
                <w:i/>
              </w:rPr>
              <w:t>ds_1</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 xml:space="preserve">ds_2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801C01"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linear regression (coefficient of determination)</w:t>
            </w:r>
          </w:p>
        </w:tc>
      </w:tr>
      <w:tr w:rsidR="005A2227" w:rsidRPr="00E352EF" w14:paraId="3824A465"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9966D9"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regr_avgx ( </w:t>
            </w:r>
            <w:r w:rsidRPr="00E352EF">
              <w:rPr>
                <w:rFonts w:ascii="Calibri" w:eastAsia="Calibri" w:hAnsi="Calibri" w:cs="Calibri"/>
                <w:i/>
              </w:rPr>
              <w:t>ds_1</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 xml:space="preserve">ds_2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0B50B9"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 xml:space="preserve">linear regression (average of independent variable </w:t>
            </w:r>
            <w:r w:rsidRPr="00E352EF">
              <w:rPr>
                <w:rFonts w:ascii="Calibri" w:eastAsia="Calibri" w:hAnsi="Calibri" w:cs="Calibri"/>
                <w:i/>
              </w:rPr>
              <w:t>ds_2</w:t>
            </w:r>
            <w:r w:rsidRPr="00E352EF">
              <w:rPr>
                <w:rFonts w:ascii="Calibri" w:eastAsia="Calibri" w:hAnsi="Calibri" w:cs="Calibri"/>
              </w:rPr>
              <w:t>)</w:t>
            </w:r>
          </w:p>
        </w:tc>
      </w:tr>
      <w:tr w:rsidR="005A2227" w:rsidRPr="00E352EF" w14:paraId="3C876E8F"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C392B3"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regr_avgy ( </w:t>
            </w:r>
            <w:r w:rsidRPr="00E352EF">
              <w:rPr>
                <w:rFonts w:ascii="Calibri" w:eastAsia="Calibri" w:hAnsi="Calibri" w:cs="Calibri"/>
                <w:i/>
              </w:rPr>
              <w:t>ds_1</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ds_2 )</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DFDF55"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 xml:space="preserve">linear regression (average of dependent variable </w:t>
            </w:r>
            <w:r w:rsidRPr="00E352EF">
              <w:rPr>
                <w:rFonts w:ascii="Calibri" w:eastAsia="Calibri" w:hAnsi="Calibri" w:cs="Calibri"/>
                <w:i/>
              </w:rPr>
              <w:t>ds_1</w:t>
            </w:r>
            <w:r w:rsidRPr="00E352EF">
              <w:rPr>
                <w:rFonts w:ascii="Calibri" w:eastAsia="Calibri" w:hAnsi="Calibri" w:cs="Calibri"/>
              </w:rPr>
              <w:t>)</w:t>
            </w:r>
          </w:p>
        </w:tc>
      </w:tr>
      <w:tr w:rsidR="005A2227" w:rsidRPr="00E352EF" w14:paraId="5BDE8766"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A94402"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regr_sxx ( </w:t>
            </w:r>
            <w:r w:rsidRPr="00E352EF">
              <w:rPr>
                <w:rFonts w:ascii="Calibri" w:eastAsia="Calibri" w:hAnsi="Calibri" w:cs="Calibri"/>
                <w:i/>
              </w:rPr>
              <w:t>ds_1</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ds_2</w:t>
            </w:r>
            <w:r w:rsidRPr="00E352EF">
              <w:rPr>
                <w:rFonts w:ascii="Calibri" w:eastAsia="Calibri" w:hAnsi="Calibri" w:cs="Calibri"/>
              </w:rPr>
              <w:t xml:space="preserve"> </w:t>
            </w:r>
            <w:r w:rsidRPr="00E352EF">
              <w:rPr>
                <w:rFonts w:ascii="Calibri" w:eastAsia="Calibri" w:hAnsi="Calibri" w:cs="Calibri"/>
                <w:b/>
              </w:rPr>
              <w:t>)</w:t>
            </w:r>
            <w:r w:rsidRPr="00E352EF">
              <w:tab/>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A2D553"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linear regression (auxiliary function)</w:t>
            </w:r>
          </w:p>
        </w:tc>
      </w:tr>
      <w:tr w:rsidR="005A2227" w:rsidRPr="00E352EF" w14:paraId="4FDE3240"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FD4161"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regr_syy ( </w:t>
            </w:r>
            <w:r w:rsidRPr="00E352EF">
              <w:rPr>
                <w:rFonts w:ascii="Calibri" w:eastAsia="Calibri" w:hAnsi="Calibri" w:cs="Calibri"/>
                <w:i/>
              </w:rPr>
              <w:t>ds_1</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 xml:space="preserve">ds_2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C1DA3D"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linear regression (auxiliary function)</w:t>
            </w:r>
          </w:p>
        </w:tc>
      </w:tr>
      <w:tr w:rsidR="005A2227" w:rsidRPr="00E352EF" w14:paraId="2C668E1E"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3A94CC"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regr_sxy ( </w:t>
            </w:r>
            <w:r w:rsidRPr="00E352EF">
              <w:rPr>
                <w:rFonts w:ascii="Calibri" w:eastAsia="Calibri" w:hAnsi="Calibri" w:cs="Calibri"/>
                <w:i/>
              </w:rPr>
              <w:t>ds_1</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 xml:space="preserve">ds_2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6B1DE4"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linear regression (auxiliary function)</w:t>
            </w:r>
          </w:p>
        </w:tc>
      </w:tr>
      <w:tr w:rsidR="005A2227" w:rsidRPr="00E352EF" w14:paraId="2E96793C"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66EA04"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stddev_pop</w:t>
            </w:r>
            <w:r w:rsidRPr="00E352EF">
              <w:rPr>
                <w:rFonts w:ascii="Calibri" w:eastAsia="Calibri" w:hAnsi="Calibri" w:cs="Calibri"/>
              </w:rPr>
              <w:t xml:space="preserve"> </w:t>
            </w:r>
            <w:r w:rsidRPr="00E352EF">
              <w:rPr>
                <w:rFonts w:ascii="Calibri" w:eastAsia="Calibri" w:hAnsi="Calibri" w:cs="Calibri"/>
                <w:b/>
              </w:rPr>
              <w:t xml:space="preserve">(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2C827C"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population</w:t>
            </w:r>
            <w:r w:rsidRPr="00E352EF">
              <w:rPr>
                <w:rFonts w:ascii="Calibri" w:eastAsia="Calibri" w:hAnsi="Calibri" w:cs="Calibri"/>
                <w:b/>
              </w:rPr>
              <w:t xml:space="preserve"> </w:t>
            </w:r>
            <w:r w:rsidRPr="00E352EF">
              <w:rPr>
                <w:rFonts w:ascii="Calibri" w:eastAsia="Calibri" w:hAnsi="Calibri" w:cs="Calibri"/>
              </w:rPr>
              <w:t xml:space="preserve">standard deviation of </w:t>
            </w:r>
            <w:r w:rsidRPr="00E352EF">
              <w:rPr>
                <w:rFonts w:ascii="Calibri" w:eastAsia="Calibri" w:hAnsi="Calibri" w:cs="Calibri"/>
                <w:i/>
              </w:rPr>
              <w:t>ds_1</w:t>
            </w:r>
          </w:p>
        </w:tc>
      </w:tr>
      <w:tr w:rsidR="005A2227" w:rsidRPr="00E352EF" w14:paraId="18919F14"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B5B063"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stddev (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3CABA5"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 xml:space="preserve">standard deviation of </w:t>
            </w:r>
            <w:r w:rsidRPr="00E352EF">
              <w:rPr>
                <w:rFonts w:ascii="Calibri" w:eastAsia="Calibri" w:hAnsi="Calibri" w:cs="Calibri"/>
                <w:i/>
              </w:rPr>
              <w:t>ds_1</w:t>
            </w:r>
          </w:p>
        </w:tc>
      </w:tr>
      <w:tr w:rsidR="005A2227" w:rsidRPr="00E352EF" w14:paraId="7C23942D"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907658"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sum</w:t>
            </w:r>
            <w:r w:rsidRPr="00E352EF">
              <w:rPr>
                <w:rFonts w:ascii="Calibri" w:eastAsia="Calibri" w:hAnsi="Calibri" w:cs="Calibri"/>
              </w:rPr>
              <w:t xml:space="preserve"> </w:t>
            </w:r>
            <w:r w:rsidRPr="00E352EF">
              <w:rPr>
                <w:rFonts w:ascii="Calibri" w:eastAsia="Calibri" w:hAnsi="Calibri" w:cs="Calibri"/>
                <w:b/>
              </w:rPr>
              <w:t xml:space="preserve">(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18CAA9"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 xml:space="preserve">sum of values of </w:t>
            </w:r>
            <w:r w:rsidRPr="00E352EF">
              <w:rPr>
                <w:rFonts w:ascii="Calibri" w:eastAsia="Calibri" w:hAnsi="Calibri" w:cs="Calibri"/>
                <w:i/>
              </w:rPr>
              <w:t>ds_1</w:t>
            </w:r>
          </w:p>
        </w:tc>
      </w:tr>
      <w:tr w:rsidR="005A2227" w:rsidRPr="00E352EF" w14:paraId="42E6953B"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F879EE"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var_pop</w:t>
            </w:r>
            <w:r w:rsidRPr="00E352EF">
              <w:rPr>
                <w:rFonts w:ascii="Calibri" w:eastAsia="Calibri" w:hAnsi="Calibri" w:cs="Calibri"/>
              </w:rPr>
              <w:t xml:space="preserve"> </w:t>
            </w:r>
            <w:r w:rsidRPr="00E352EF">
              <w:rPr>
                <w:rFonts w:ascii="Calibri" w:eastAsia="Calibri" w:hAnsi="Calibri" w:cs="Calibri"/>
                <w:b/>
              </w:rPr>
              <w:t xml:space="preserve">(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6A9BC5"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 xml:space="preserve">population variance of </w:t>
            </w:r>
            <w:r w:rsidRPr="00E352EF">
              <w:rPr>
                <w:rFonts w:ascii="Calibri" w:eastAsia="Calibri" w:hAnsi="Calibri" w:cs="Calibri"/>
                <w:i/>
              </w:rPr>
              <w:t>ds_1</w:t>
            </w:r>
          </w:p>
        </w:tc>
      </w:tr>
      <w:tr w:rsidR="005A2227" w:rsidRPr="00E352EF" w14:paraId="287E9F81"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F7C8E9"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var_samp</w:t>
            </w:r>
            <w:r w:rsidRPr="00E352EF">
              <w:rPr>
                <w:rFonts w:ascii="Calibri" w:eastAsia="Calibri" w:hAnsi="Calibri" w:cs="Calibri"/>
              </w:rPr>
              <w:t xml:space="preserve"> </w:t>
            </w:r>
            <w:r w:rsidRPr="00E352EF">
              <w:rPr>
                <w:rFonts w:ascii="Calibri" w:eastAsia="Calibri" w:hAnsi="Calibri" w:cs="Calibri"/>
                <w:b/>
              </w:rPr>
              <w:t xml:space="preserve">(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E34945"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 xml:space="preserve">sample variance of </w:t>
            </w:r>
            <w:r w:rsidRPr="00E352EF">
              <w:rPr>
                <w:rFonts w:ascii="Calibri" w:eastAsia="Calibri" w:hAnsi="Calibri" w:cs="Calibri"/>
                <w:i/>
              </w:rPr>
              <w:t>ds_1</w:t>
            </w:r>
          </w:p>
        </w:tc>
      </w:tr>
      <w:tr w:rsidR="005A2227" w:rsidRPr="00E352EF" w14:paraId="12DA5C82"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B9DDA0"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variance</w:t>
            </w:r>
            <w:r w:rsidRPr="00E352EF">
              <w:rPr>
                <w:rFonts w:ascii="Calibri" w:eastAsia="Calibri" w:hAnsi="Calibri" w:cs="Calibri"/>
              </w:rPr>
              <w:t xml:space="preserve"> </w:t>
            </w:r>
            <w:r w:rsidRPr="00E352EF">
              <w:rPr>
                <w:rFonts w:ascii="Calibri" w:eastAsia="Calibri" w:hAnsi="Calibri" w:cs="Calibri"/>
                <w:b/>
              </w:rPr>
              <w:t xml:space="preserve">(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77FAB9"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 xml:space="preserve">variance of </w:t>
            </w:r>
            <w:r w:rsidRPr="00E352EF">
              <w:rPr>
                <w:rFonts w:ascii="Calibri" w:eastAsia="Calibri" w:hAnsi="Calibri" w:cs="Calibri"/>
                <w:i/>
              </w:rPr>
              <w:t>ds_1</w:t>
            </w:r>
          </w:p>
        </w:tc>
      </w:tr>
    </w:tbl>
    <w:p w14:paraId="5E1B9DC6" w14:textId="77777777" w:rsidR="005A2227" w:rsidRPr="00E352EF" w:rsidRDefault="005A2227"/>
    <w:p w14:paraId="648097C2" w14:textId="77777777" w:rsidR="005A2227" w:rsidRPr="00E352EF" w:rsidRDefault="0097053A" w:rsidP="00C96285">
      <w:pPr>
        <w:rPr>
          <w:rFonts w:ascii="Cambria" w:eastAsia="Calibri" w:hAnsi="Cambria" w:cs="Calibri"/>
          <w:i/>
          <w:color w:val="5B9BD5"/>
        </w:rPr>
      </w:pPr>
      <w:r w:rsidRPr="00E352EF">
        <w:rPr>
          <w:rFonts w:ascii="Cambria" w:eastAsia="Calibri" w:hAnsi="Cambria" w:cs="Calibri"/>
          <w:i/>
          <w:color w:val="5B9BD5"/>
        </w:rPr>
        <w:t>Examples</w:t>
      </w:r>
    </w:p>
    <w:p w14:paraId="344ADDB8" w14:textId="51F9BBD7" w:rsidR="005A2227" w:rsidRPr="00E352EF" w:rsidRDefault="0097053A" w:rsidP="00C96285">
      <w:pPr>
        <w:rPr>
          <w:rFonts w:ascii="Cambria" w:eastAsia="Calibri" w:hAnsi="Cambria"/>
        </w:rPr>
      </w:pPr>
      <w:r w:rsidRPr="00E352EF">
        <w:rPr>
          <w:rFonts w:ascii="Cambria" w:eastAsia="Calibri" w:hAnsi="Cambria"/>
        </w:rPr>
        <w:t xml:space="preserve">1) ds_agg := </w:t>
      </w:r>
      <w:r w:rsidRPr="00E352EF">
        <w:rPr>
          <w:rFonts w:ascii="Cambria" w:eastAsia="Calibri" w:hAnsi="Cambria"/>
          <w:b/>
        </w:rPr>
        <w:t>avg (</w:t>
      </w:r>
      <w:r w:rsidRPr="00E352EF">
        <w:rPr>
          <w:rFonts w:ascii="Cambria" w:eastAsia="Calibri" w:hAnsi="Cambria"/>
        </w:rPr>
        <w:t xml:space="preserve"> ds_bop</w:t>
      </w:r>
      <w:del w:id="11301" w:author="Laura Viignola" w:date="2017-05-11T09:42:00Z">
        <w:r w:rsidRPr="00E352EF" w:rsidDel="004266D2">
          <w:rPr>
            <w:rFonts w:ascii="Cambria" w:eastAsia="Calibri" w:hAnsi="Cambria"/>
          </w:rPr>
          <w:delText>.</w:delText>
        </w:r>
      </w:del>
      <w:ins w:id="11302" w:author="Laura Viignola" w:date="2017-05-11T09:42:00Z">
        <w:r w:rsidR="004266D2">
          <w:rPr>
            <w:rFonts w:ascii="Cambria" w:eastAsia="Calibri" w:hAnsi="Cambria"/>
          </w:rPr>
          <w:t>#</w:t>
        </w:r>
      </w:ins>
      <w:r w:rsidRPr="00E352EF">
        <w:rPr>
          <w:rFonts w:ascii="Cambria" w:eastAsia="Calibri" w:hAnsi="Cambria"/>
        </w:rPr>
        <w:t xml:space="preserve">obs_value </w:t>
      </w:r>
      <w:r w:rsidRPr="00E352EF">
        <w:rPr>
          <w:rFonts w:ascii="Cambria" w:eastAsia="Calibri" w:hAnsi="Cambria"/>
          <w:b/>
        </w:rPr>
        <w:t>) group by</w:t>
      </w:r>
      <w:r w:rsidRPr="00E352EF">
        <w:rPr>
          <w:rFonts w:ascii="Cambria" w:eastAsia="Calibri" w:hAnsi="Cambria"/>
        </w:rPr>
        <w:t xml:space="preserve"> time</w:t>
      </w:r>
    </w:p>
    <w:p w14:paraId="3728B96E" w14:textId="77777777" w:rsidR="00994652" w:rsidRPr="00E352EF" w:rsidRDefault="00994652" w:rsidP="00C96285">
      <w:pPr>
        <w:rPr>
          <w:rFonts w:ascii="Cambria" w:hAnsi="Cambria"/>
        </w:rPr>
      </w:pPr>
    </w:p>
    <w:tbl>
      <w:tblPr>
        <w:tblW w:w="553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38"/>
        <w:gridCol w:w="1051"/>
        <w:gridCol w:w="1282"/>
        <w:gridCol w:w="1382"/>
      </w:tblGrid>
      <w:tr w:rsidR="005A2227" w:rsidRPr="00E352EF" w14:paraId="353F14CF" w14:textId="77777777">
        <w:trPr>
          <w:trHeight w:val="374"/>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305E85C8" w14:textId="77777777" w:rsidR="005A2227" w:rsidRPr="00E352EF" w:rsidRDefault="0097053A">
            <w:r w:rsidRPr="00E352EF">
              <w:rPr>
                <w:rFonts w:ascii="Calibri" w:eastAsia="Calibri" w:hAnsi="Calibri" w:cs="Calibri"/>
              </w:rPr>
              <w:t>ds_bop</w:t>
            </w:r>
          </w:p>
        </w:tc>
      </w:tr>
      <w:tr w:rsidR="005A2227" w:rsidRPr="00E352EF" w14:paraId="14EC9161"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00E2A28" w14:textId="77777777" w:rsidR="005A2227" w:rsidRPr="00E352EF" w:rsidRDefault="0097053A">
            <w:r w:rsidRPr="00E352EF">
              <w:rPr>
                <w:rFonts w:ascii="Calibri" w:eastAsia="Calibri" w:hAnsi="Calibri" w:cs="Calibri"/>
                <w:b/>
              </w:rPr>
              <w:t xml:space="preserve">TIME </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A741C05" w14:textId="77777777" w:rsidR="005A2227" w:rsidRPr="00E352EF" w:rsidRDefault="0097053A">
            <w:r w:rsidRPr="00E352EF">
              <w:rPr>
                <w:rFonts w:ascii="Calibri" w:eastAsia="Calibri" w:hAnsi="Calibri" w:cs="Calibri"/>
                <w:b/>
              </w:rPr>
              <w:t xml:space="preserve">REF_AREA </w:t>
            </w:r>
          </w:p>
        </w:tc>
        <w:tc>
          <w:tcPr>
            <w:tcW w:w="105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363BD56" w14:textId="77777777" w:rsidR="005A2227" w:rsidRPr="00E352EF" w:rsidRDefault="0097053A">
            <w:r w:rsidRPr="00E352EF">
              <w:rPr>
                <w:rFonts w:ascii="Calibri" w:eastAsia="Calibri" w:hAnsi="Calibri" w:cs="Calibri"/>
                <w:b/>
              </w:rPr>
              <w:t xml:space="preserve">PARTNER </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4637E10" w14:textId="77777777" w:rsidR="005A2227" w:rsidRPr="00E352EF" w:rsidRDefault="0097053A">
            <w:r w:rsidRPr="00E352EF">
              <w:rPr>
                <w:rFonts w:ascii="Calibri" w:eastAsia="Calibri" w:hAnsi="Calibri" w:cs="Calibri"/>
                <w:b/>
              </w:rPr>
              <w:t xml:space="preserve">OBS_VALUE </w:t>
            </w:r>
          </w:p>
        </w:tc>
        <w:tc>
          <w:tcPr>
            <w:tcW w:w="1382" w:type="dxa"/>
            <w:tcBorders>
              <w:top w:val="single" w:sz="6" w:space="0" w:color="000000"/>
              <w:left w:val="single" w:sz="6" w:space="0" w:color="000000"/>
              <w:bottom w:val="single" w:sz="6" w:space="0" w:color="000000"/>
              <w:right w:val="single" w:sz="6" w:space="0" w:color="000000"/>
            </w:tcBorders>
            <w:shd w:val="clear" w:color="auto" w:fill="C5E0B3"/>
            <w:tcMar>
              <w:top w:w="43" w:type="dxa"/>
              <w:left w:w="43" w:type="dxa"/>
              <w:bottom w:w="43" w:type="dxa"/>
              <w:right w:w="43" w:type="dxa"/>
            </w:tcMar>
          </w:tcPr>
          <w:p w14:paraId="77E7DBEA" w14:textId="77777777" w:rsidR="005A2227" w:rsidRPr="00E352EF" w:rsidRDefault="0097053A">
            <w:r w:rsidRPr="00E352EF">
              <w:rPr>
                <w:rFonts w:ascii="Calibri" w:eastAsia="Calibri" w:hAnsi="Calibri" w:cs="Calibri"/>
                <w:b/>
              </w:rPr>
              <w:t>OBS_STATUS</w:t>
            </w:r>
          </w:p>
        </w:tc>
      </w:tr>
      <w:tr w:rsidR="005A2227" w:rsidRPr="00E352EF" w14:paraId="538231EB" w14:textId="77777777">
        <w:trPr>
          <w:trHeight w:val="259"/>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91E2F8" w14:textId="77777777" w:rsidR="005A2227" w:rsidRPr="00E352EF" w:rsidRDefault="0097053A">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BD2ECB" w14:textId="77777777" w:rsidR="005A2227" w:rsidRPr="00E352EF" w:rsidRDefault="0097053A">
            <w:r w:rsidRPr="00E352EF">
              <w:rPr>
                <w:rFonts w:ascii="Calibri" w:eastAsia="Calibri" w:hAnsi="Calibri" w:cs="Calibri"/>
              </w:rPr>
              <w:t>EU25</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B8EE67"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9E91EC" w14:textId="77777777" w:rsidR="005A2227" w:rsidRPr="00E352EF" w:rsidRDefault="0097053A">
            <w:r w:rsidRPr="00E352EF">
              <w:rPr>
                <w:rFonts w:ascii="Calibri" w:eastAsia="Calibri" w:hAnsi="Calibri" w:cs="Calibri"/>
              </w:rPr>
              <w:t xml:space="preserve">20 </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5106E4" w14:textId="77777777" w:rsidR="005A2227" w:rsidRPr="00E352EF" w:rsidRDefault="005A2227"/>
        </w:tc>
      </w:tr>
      <w:tr w:rsidR="005A2227" w:rsidRPr="00E352EF" w14:paraId="64BC6966"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C1DD16" w14:textId="77777777" w:rsidR="005A2227" w:rsidRPr="00E352EF" w:rsidRDefault="0097053A">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4B713A" w14:textId="77777777" w:rsidR="005A2227" w:rsidRPr="00E352EF" w:rsidRDefault="0097053A">
            <w:r w:rsidRPr="00E352EF">
              <w:rPr>
                <w:rFonts w:ascii="Calibri" w:eastAsia="Calibri" w:hAnsi="Calibri" w:cs="Calibri"/>
              </w:rPr>
              <w:t>BG</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43AEE9"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9A0F9E" w14:textId="77777777" w:rsidR="005A2227" w:rsidRPr="00E352EF" w:rsidRDefault="0097053A">
            <w:r w:rsidRPr="00E352EF">
              <w:rPr>
                <w:rFonts w:ascii="Calibri" w:eastAsia="Calibri" w:hAnsi="Calibri" w:cs="Calibri"/>
              </w:rPr>
              <w:t>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55D440" w14:textId="77777777" w:rsidR="005A2227" w:rsidRPr="00E352EF" w:rsidRDefault="005A2227"/>
        </w:tc>
      </w:tr>
      <w:tr w:rsidR="005A2227" w:rsidRPr="00E352EF" w14:paraId="49AB0F8C"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245934" w14:textId="77777777" w:rsidR="005A2227" w:rsidRPr="00E352EF" w:rsidRDefault="0097053A">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7EEFFE" w14:textId="77777777" w:rsidR="005A2227" w:rsidRPr="00E352EF" w:rsidRDefault="0097053A">
            <w:r w:rsidRPr="00E352EF">
              <w:rPr>
                <w:rFonts w:ascii="Calibri" w:eastAsia="Calibri" w:hAnsi="Calibri" w:cs="Calibri"/>
              </w:rPr>
              <w:t>RO</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C99D6C"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A8E9E9" w14:textId="77777777" w:rsidR="005A2227" w:rsidRPr="00E352EF" w:rsidRDefault="0097053A">
            <w:r w:rsidRPr="00E352EF">
              <w:rPr>
                <w:rFonts w:ascii="Calibri" w:eastAsia="Calibri" w:hAnsi="Calibri" w:cs="Calibri"/>
              </w:rPr>
              <w:t xml:space="preserve">1 </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2279E4" w14:textId="77777777" w:rsidR="005A2227" w:rsidRPr="00E352EF" w:rsidRDefault="005A2227"/>
        </w:tc>
      </w:tr>
      <w:tr w:rsidR="005A2227" w:rsidRPr="00E352EF" w14:paraId="25E2870C"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804108" w14:textId="77777777" w:rsidR="005A2227" w:rsidRPr="00E352EF" w:rsidRDefault="0097053A">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4B9B35" w14:textId="77777777" w:rsidR="005A2227" w:rsidRPr="00E352EF" w:rsidRDefault="0097053A">
            <w:r w:rsidRPr="00E352EF">
              <w:rPr>
                <w:rFonts w:ascii="Calibri" w:eastAsia="Calibri" w:hAnsi="Calibri" w:cs="Calibri"/>
              </w:rPr>
              <w:t>EU27</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8E2F25"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B3980D" w14:textId="77777777" w:rsidR="005A2227" w:rsidRPr="00E352EF" w:rsidRDefault="0097053A">
            <w:r w:rsidRPr="00E352EF">
              <w:rPr>
                <w:rFonts w:ascii="Calibri" w:eastAsia="Calibri" w:hAnsi="Calibri" w:cs="Calibri"/>
              </w:rPr>
              <w:t xml:space="preserve">23 </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DCFCFE" w14:textId="77777777" w:rsidR="005A2227" w:rsidRPr="00E352EF" w:rsidRDefault="005A2227"/>
        </w:tc>
      </w:tr>
      <w:tr w:rsidR="005A2227" w:rsidRPr="00E352EF" w14:paraId="03971431" w14:textId="77777777">
        <w:trPr>
          <w:trHeight w:val="216"/>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7E63AAFA" w14:textId="77777777" w:rsidR="005A2227" w:rsidRPr="00E352EF" w:rsidRDefault="0097053A">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50A32DEF" w14:textId="77777777" w:rsidR="005A2227" w:rsidRPr="00E352EF" w:rsidRDefault="0097053A">
            <w:r w:rsidRPr="00E352EF">
              <w:rPr>
                <w:rFonts w:ascii="Calibri" w:eastAsia="Calibri" w:hAnsi="Calibri" w:cs="Calibri"/>
              </w:rPr>
              <w:t>EU25</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1F260012"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0FDD68A4" w14:textId="77777777" w:rsidR="005A2227" w:rsidRPr="00E352EF" w:rsidRDefault="0097053A">
            <w:r w:rsidRPr="00E352EF">
              <w:rPr>
                <w:rFonts w:ascii="Calibri" w:eastAsia="Calibri" w:hAnsi="Calibri" w:cs="Calibri"/>
              </w:rPr>
              <w:t xml:space="preserve">20 </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3C041499" w14:textId="77777777" w:rsidR="005A2227" w:rsidRPr="00E352EF" w:rsidRDefault="0097053A">
            <w:r w:rsidRPr="00E352EF">
              <w:rPr>
                <w:rFonts w:ascii="Calibri" w:eastAsia="Calibri" w:hAnsi="Calibri" w:cs="Calibri"/>
              </w:rPr>
              <w:t>P</w:t>
            </w:r>
          </w:p>
        </w:tc>
      </w:tr>
      <w:tr w:rsidR="005A2227" w:rsidRPr="00E352EF" w14:paraId="7E72B7DC"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EE50C6" w14:textId="77777777" w:rsidR="005A2227" w:rsidRPr="00E352EF" w:rsidRDefault="0097053A">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9DA5E1" w14:textId="77777777" w:rsidR="005A2227" w:rsidRPr="00E352EF" w:rsidRDefault="0097053A">
            <w:r w:rsidRPr="00E352EF">
              <w:rPr>
                <w:rFonts w:ascii="Calibri" w:eastAsia="Calibri" w:hAnsi="Calibri" w:cs="Calibri"/>
              </w:rPr>
              <w:t>BG</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F17C6E"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3F840B" w14:textId="77777777" w:rsidR="005A2227" w:rsidRPr="00E352EF" w:rsidRDefault="0097053A">
            <w:r w:rsidRPr="00E352EF">
              <w:rPr>
                <w:rFonts w:ascii="Calibri" w:eastAsia="Calibri" w:hAnsi="Calibri" w:cs="Calibri"/>
              </w:rPr>
              <w:t>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B96C0A" w14:textId="77777777" w:rsidR="005A2227" w:rsidRPr="00E352EF" w:rsidRDefault="0097053A">
            <w:r w:rsidRPr="00E352EF">
              <w:rPr>
                <w:rFonts w:ascii="Calibri" w:eastAsia="Calibri" w:hAnsi="Calibri" w:cs="Calibri"/>
              </w:rPr>
              <w:t>P</w:t>
            </w:r>
          </w:p>
        </w:tc>
      </w:tr>
      <w:tr w:rsidR="005A2227" w:rsidRPr="00E352EF" w14:paraId="67284F53"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047945" w14:textId="77777777" w:rsidR="005A2227" w:rsidRPr="00E352EF" w:rsidRDefault="0097053A">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AD19C4" w14:textId="77777777" w:rsidR="005A2227" w:rsidRPr="00E352EF" w:rsidRDefault="0097053A">
            <w:r w:rsidRPr="00E352EF">
              <w:rPr>
                <w:rFonts w:ascii="Calibri" w:eastAsia="Calibri" w:hAnsi="Calibri" w:cs="Calibri"/>
              </w:rPr>
              <w:t>RO</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C25BE8"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4C95BF" w14:textId="77777777" w:rsidR="005A2227" w:rsidRPr="00E352EF" w:rsidRDefault="0097053A">
            <w:r w:rsidRPr="00E352EF">
              <w:rPr>
                <w:rFonts w:ascii="Calibri" w:eastAsia="Calibri" w:hAnsi="Calibri" w:cs="Calibri"/>
              </w:rPr>
              <w:t>-1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197849" w14:textId="77777777" w:rsidR="005A2227" w:rsidRPr="00E352EF" w:rsidRDefault="0097053A">
            <w:r w:rsidRPr="00E352EF">
              <w:rPr>
                <w:rFonts w:ascii="Calibri" w:eastAsia="Calibri" w:hAnsi="Calibri" w:cs="Calibri"/>
              </w:rPr>
              <w:t>P</w:t>
            </w:r>
          </w:p>
        </w:tc>
      </w:tr>
      <w:tr w:rsidR="005A2227" w:rsidRPr="00E352EF" w14:paraId="59E4D300"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7815F2" w14:textId="77777777" w:rsidR="005A2227" w:rsidRPr="00E352EF" w:rsidRDefault="0097053A">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EEA2E1" w14:textId="77777777" w:rsidR="005A2227" w:rsidRPr="00E352EF" w:rsidRDefault="0097053A">
            <w:r w:rsidRPr="00E352EF">
              <w:rPr>
                <w:rFonts w:ascii="Calibri" w:eastAsia="Calibri" w:hAnsi="Calibri" w:cs="Calibri"/>
              </w:rPr>
              <w:t>EU27</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EB73E6"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C9F016" w14:textId="77777777" w:rsidR="005A2227" w:rsidRPr="00E352EF" w:rsidRDefault="0097053A">
            <w:r w:rsidRPr="00E352EF">
              <w:rPr>
                <w:rFonts w:ascii="Calibri" w:eastAsia="Calibri" w:hAnsi="Calibri" w:cs="Calibri"/>
              </w:rPr>
              <w:t>20</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0C31F1" w14:textId="77777777" w:rsidR="005A2227" w:rsidRPr="00E352EF" w:rsidRDefault="0097053A">
            <w:r w:rsidRPr="00E352EF">
              <w:rPr>
                <w:rFonts w:ascii="Calibri" w:eastAsia="Calibri" w:hAnsi="Calibri" w:cs="Calibri"/>
              </w:rPr>
              <w:t>P</w:t>
            </w:r>
          </w:p>
        </w:tc>
      </w:tr>
      <w:tr w:rsidR="005A2227" w:rsidRPr="00E352EF" w14:paraId="4B7DD421"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7F88C8" w14:textId="77777777" w:rsidR="005A2227" w:rsidRPr="00E352EF" w:rsidRDefault="0097053A">
            <w:r w:rsidRPr="00E352EF">
              <w:rPr>
                <w:rFonts w:ascii="Calibri" w:eastAsia="Calibri" w:hAnsi="Calibri" w:cs="Calibri"/>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AF3C12" w14:textId="77777777" w:rsidR="005A2227" w:rsidRPr="00E352EF" w:rsidRDefault="0097053A">
            <w:r w:rsidRPr="00E352EF">
              <w:rPr>
                <w:rFonts w:ascii="Calibri" w:eastAsia="Calibri" w:hAnsi="Calibri" w:cs="Calibri"/>
              </w:rPr>
              <w:t>LU</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A04917"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20ED4B" w14:textId="77777777" w:rsidR="005A2227" w:rsidRPr="00E352EF" w:rsidRDefault="0097053A">
            <w:r w:rsidRPr="00E352EF">
              <w:rPr>
                <w:rFonts w:ascii="Calibri" w:eastAsia="Calibri" w:hAnsi="Calibri" w:cs="Calibri"/>
              </w:rPr>
              <w:t>40</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3C2C57" w14:textId="77777777" w:rsidR="005A2227" w:rsidRPr="00E352EF" w:rsidRDefault="0097053A">
            <w:r w:rsidRPr="00E352EF">
              <w:rPr>
                <w:rFonts w:ascii="Calibri" w:eastAsia="Calibri" w:hAnsi="Calibri" w:cs="Calibri"/>
              </w:rPr>
              <w:t>P</w:t>
            </w:r>
          </w:p>
        </w:tc>
      </w:tr>
      <w:tr w:rsidR="005A2227" w:rsidRPr="00E352EF" w14:paraId="13ED8CF3"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3FDD9D" w14:textId="77777777" w:rsidR="005A2227" w:rsidRPr="00E352EF" w:rsidRDefault="0097053A">
            <w:r w:rsidRPr="00E352EF">
              <w:rPr>
                <w:rFonts w:ascii="Calibri" w:eastAsia="Calibri" w:hAnsi="Calibri" w:cs="Calibri"/>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25B1E4" w14:textId="77777777" w:rsidR="005A2227" w:rsidRPr="00E352EF" w:rsidRDefault="0097053A">
            <w:r w:rsidRPr="00E352EF">
              <w:rPr>
                <w:rFonts w:ascii="Calibri" w:eastAsia="Calibri" w:hAnsi="Calibri" w:cs="Calibri"/>
              </w:rPr>
              <w:t>EU25</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265A36"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5F9020" w14:textId="77777777" w:rsidR="005A2227" w:rsidRPr="00E352EF" w:rsidRDefault="0097053A">
            <w:r w:rsidRPr="00E352EF">
              <w:rPr>
                <w:rFonts w:ascii="Calibri" w:eastAsia="Calibri" w:hAnsi="Calibri" w:cs="Calibri"/>
              </w:rPr>
              <w:t>30</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28F28B" w14:textId="77777777" w:rsidR="005A2227" w:rsidRPr="00E352EF" w:rsidRDefault="0097053A">
            <w:r w:rsidRPr="00E352EF">
              <w:rPr>
                <w:rFonts w:ascii="Calibri" w:eastAsia="Calibri" w:hAnsi="Calibri" w:cs="Calibri"/>
              </w:rPr>
              <w:t>P</w:t>
            </w:r>
          </w:p>
        </w:tc>
      </w:tr>
    </w:tbl>
    <w:p w14:paraId="1B450093" w14:textId="77777777" w:rsidR="005A2227" w:rsidRPr="00E352EF" w:rsidRDefault="005A2227"/>
    <w:tbl>
      <w:tblPr>
        <w:tblW w:w="1958"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281"/>
      </w:tblGrid>
      <w:tr w:rsidR="005A2227" w:rsidRPr="00E352EF" w14:paraId="7A66C675" w14:textId="77777777">
        <w:trPr>
          <w:trHeight w:val="374"/>
        </w:trPr>
        <w:tc>
          <w:tcPr>
            <w:tcW w:w="677"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4133C704" w14:textId="77777777" w:rsidR="005A2227" w:rsidRPr="00E352EF" w:rsidRDefault="0097053A">
            <w:r w:rsidRPr="00E352EF">
              <w:rPr>
                <w:rFonts w:ascii="Calibri" w:eastAsia="Calibri" w:hAnsi="Calibri" w:cs="Calibri"/>
              </w:rPr>
              <w:t>ds_agg</w:t>
            </w:r>
          </w:p>
        </w:tc>
      </w:tr>
      <w:tr w:rsidR="005A2227" w:rsidRPr="00E352EF" w14:paraId="422B910A"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3D866D2" w14:textId="77777777" w:rsidR="005A2227" w:rsidRPr="00E352EF" w:rsidRDefault="0097053A">
            <w:r w:rsidRPr="00E352EF">
              <w:rPr>
                <w:rFonts w:ascii="Calibri" w:eastAsia="Calibri" w:hAnsi="Calibri" w:cs="Calibri"/>
                <w:b/>
              </w:rPr>
              <w:t xml:space="preserve">TIME </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FED6AEB" w14:textId="77777777" w:rsidR="005A2227" w:rsidRPr="00E352EF" w:rsidRDefault="0097053A">
            <w:r w:rsidRPr="00E352EF">
              <w:rPr>
                <w:rFonts w:ascii="Calibri" w:eastAsia="Calibri" w:hAnsi="Calibri" w:cs="Calibri"/>
                <w:b/>
              </w:rPr>
              <w:t xml:space="preserve">OBS_VALUE </w:t>
            </w:r>
          </w:p>
        </w:tc>
      </w:tr>
      <w:tr w:rsidR="005A2227" w:rsidRPr="00E352EF" w14:paraId="29E635C7" w14:textId="77777777">
        <w:trPr>
          <w:trHeight w:val="274"/>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67F40B" w14:textId="77777777" w:rsidR="005A2227" w:rsidRPr="00E352EF" w:rsidRDefault="0097053A">
            <w:r w:rsidRPr="00E352EF">
              <w:rPr>
                <w:rFonts w:ascii="Calibri" w:eastAsia="Calibri" w:hAnsi="Calibri" w:cs="Calibri"/>
              </w:rPr>
              <w:t>2010</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0A0171" w14:textId="77777777" w:rsidR="005A2227" w:rsidRPr="00E352EF" w:rsidRDefault="0097053A">
            <w:r w:rsidRPr="00E352EF">
              <w:rPr>
                <w:rFonts w:ascii="Calibri" w:eastAsia="Calibri" w:hAnsi="Calibri" w:cs="Calibri"/>
              </w:rPr>
              <w:t>11.25</w:t>
            </w:r>
          </w:p>
        </w:tc>
      </w:tr>
      <w:tr w:rsidR="005A2227" w:rsidRPr="00E352EF" w14:paraId="1B64841E"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A9D214"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ED51B6" w14:textId="58B90FAB" w:rsidR="005A2227" w:rsidRPr="00E352EF" w:rsidRDefault="0097053A">
            <w:del w:id="11303" w:author="Laura Viignola" w:date="2017-05-10T15:03:00Z">
              <w:r w:rsidRPr="00E352EF" w:rsidDel="0013623F">
                <w:rPr>
                  <w:rFonts w:ascii="Calibri" w:eastAsia="Calibri" w:hAnsi="Calibri" w:cs="Calibri"/>
                </w:rPr>
                <w:delText>11.25</w:delText>
              </w:r>
            </w:del>
            <w:ins w:id="11304" w:author="Laura Viignola" w:date="2017-05-10T15:03:00Z">
              <w:r w:rsidR="0013623F">
                <w:rPr>
                  <w:rFonts w:ascii="Calibri" w:eastAsia="Calibri" w:hAnsi="Calibri" w:cs="Calibri"/>
                </w:rPr>
                <w:t>10</w:t>
              </w:r>
            </w:ins>
          </w:p>
        </w:tc>
      </w:tr>
      <w:tr w:rsidR="005A2227" w:rsidRPr="00E352EF" w14:paraId="12056C89"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2D33EF" w14:textId="77777777" w:rsidR="005A2227" w:rsidRPr="00E352EF" w:rsidRDefault="0097053A">
            <w:r w:rsidRPr="00E352EF">
              <w:rPr>
                <w:rFonts w:ascii="Calibri" w:eastAsia="Calibri" w:hAnsi="Calibri" w:cs="Calibri"/>
              </w:rPr>
              <w:t>2012</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2E4B24" w14:textId="4792F7F4" w:rsidR="005A2227" w:rsidRPr="00E352EF" w:rsidRDefault="0097053A">
            <w:del w:id="11305" w:author="Laura Viignola" w:date="2017-05-10T15:03:00Z">
              <w:r w:rsidRPr="00E352EF" w:rsidDel="0013623F">
                <w:rPr>
                  <w:rFonts w:ascii="Calibri" w:eastAsia="Calibri" w:hAnsi="Calibri" w:cs="Calibri"/>
                </w:rPr>
                <w:delText>30</w:delText>
              </w:r>
            </w:del>
            <w:ins w:id="11306" w:author="Laura Viignola" w:date="2017-05-10T15:03:00Z">
              <w:r w:rsidR="0013623F">
                <w:rPr>
                  <w:rFonts w:ascii="Calibri" w:eastAsia="Calibri" w:hAnsi="Calibri" w:cs="Calibri"/>
                </w:rPr>
                <w:t>35</w:t>
              </w:r>
            </w:ins>
          </w:p>
        </w:tc>
      </w:tr>
    </w:tbl>
    <w:p w14:paraId="7521900B" w14:textId="77777777" w:rsidR="005A2227" w:rsidRPr="00E352EF" w:rsidRDefault="005A2227"/>
    <w:p w14:paraId="239FF2C1" w14:textId="77777777" w:rsidR="005A2227" w:rsidRPr="00E352EF" w:rsidRDefault="0097053A">
      <w:pPr>
        <w:rPr>
          <w:rFonts w:ascii="Cambria" w:hAnsi="Cambria"/>
        </w:rPr>
      </w:pPr>
      <w:r w:rsidRPr="00E352EF">
        <w:rPr>
          <w:rFonts w:ascii="Cambria" w:eastAsia="Calibri" w:hAnsi="Cambria" w:cs="Calibri"/>
        </w:rPr>
        <w:t>Note: the example above can be rewritten equivalently in the following forms:</w:t>
      </w:r>
    </w:p>
    <w:p w14:paraId="4A309A39" w14:textId="77777777" w:rsidR="005A2227" w:rsidRPr="00E352EF" w:rsidRDefault="0097053A">
      <w:pPr>
        <w:rPr>
          <w:rFonts w:ascii="Cambria" w:hAnsi="Cambria"/>
        </w:rPr>
      </w:pPr>
      <w:r w:rsidRPr="00E352EF">
        <w:rPr>
          <w:rFonts w:ascii="Cambria" w:eastAsia="Calibri" w:hAnsi="Cambria" w:cs="Calibri"/>
        </w:rPr>
        <w:t xml:space="preserve">ds_agg := </w:t>
      </w:r>
      <w:r w:rsidRPr="00E352EF">
        <w:rPr>
          <w:rFonts w:ascii="Cambria" w:eastAsia="Calibri" w:hAnsi="Cambria" w:cs="Calibri"/>
          <w:b/>
        </w:rPr>
        <w:t>avg (</w:t>
      </w:r>
      <w:r w:rsidRPr="00E352EF">
        <w:rPr>
          <w:rFonts w:ascii="Cambria" w:eastAsia="Calibri" w:hAnsi="Cambria" w:cs="Calibri"/>
        </w:rPr>
        <w:t xml:space="preserve"> ds_bop </w:t>
      </w:r>
      <w:r w:rsidRPr="00E352EF">
        <w:rPr>
          <w:rFonts w:ascii="Cambria" w:eastAsia="Calibri" w:hAnsi="Cambria" w:cs="Calibri"/>
          <w:b/>
        </w:rPr>
        <w:t>) along</w:t>
      </w:r>
      <w:r w:rsidRPr="00E352EF">
        <w:rPr>
          <w:rFonts w:ascii="Cambria" w:eastAsia="Calibri" w:hAnsi="Cambria" w:cs="Calibri"/>
        </w:rPr>
        <w:t xml:space="preserve"> ref_area, partner</w:t>
      </w:r>
    </w:p>
    <w:p w14:paraId="45995AD1" w14:textId="479248F2" w:rsidR="005A2227" w:rsidRPr="00E352EF" w:rsidRDefault="0097053A">
      <w:pPr>
        <w:rPr>
          <w:rFonts w:ascii="Cambria" w:eastAsia="Calibri" w:hAnsi="Cambria" w:cs="Calibri"/>
        </w:rPr>
      </w:pPr>
      <w:r w:rsidRPr="00E352EF">
        <w:rPr>
          <w:rFonts w:ascii="Cambria" w:eastAsia="Calibri" w:hAnsi="Cambria" w:cs="Calibri"/>
        </w:rPr>
        <w:t xml:space="preserve">ds_agg := </w:t>
      </w:r>
      <w:r w:rsidRPr="00E352EF">
        <w:rPr>
          <w:rFonts w:ascii="Cambria" w:eastAsia="Calibri" w:hAnsi="Cambria" w:cs="Calibri"/>
          <w:b/>
        </w:rPr>
        <w:t>avg (</w:t>
      </w:r>
      <w:r w:rsidRPr="00E352EF">
        <w:rPr>
          <w:rFonts w:ascii="Cambria" w:eastAsia="Calibri" w:hAnsi="Cambria" w:cs="Calibri"/>
        </w:rPr>
        <w:t xml:space="preserve"> </w:t>
      </w:r>
      <w:ins w:id="11307" w:author="Utente" w:date="2017-05-08T18:57:00Z">
        <w:r w:rsidR="00463E31">
          <w:rPr>
            <w:rFonts w:ascii="Cambria" w:eastAsia="Calibri" w:hAnsi="Cambria" w:cs="Calibri"/>
          </w:rPr>
          <w:t>ds_</w:t>
        </w:r>
      </w:ins>
      <w:r w:rsidRPr="00E352EF">
        <w:rPr>
          <w:rFonts w:ascii="Cambria" w:eastAsia="Calibri" w:hAnsi="Cambria" w:cs="Calibri"/>
        </w:rPr>
        <w:t xml:space="preserve">bop </w:t>
      </w:r>
      <w:r w:rsidRPr="00E352EF">
        <w:rPr>
          <w:rFonts w:ascii="Cambria" w:eastAsia="Calibri" w:hAnsi="Cambria" w:cs="Calibri"/>
          <w:b/>
        </w:rPr>
        <w:t>) group by</w:t>
      </w:r>
      <w:r w:rsidRPr="00E352EF">
        <w:rPr>
          <w:rFonts w:ascii="Cambria" w:eastAsia="Calibri" w:hAnsi="Cambria" w:cs="Calibri"/>
        </w:rPr>
        <w:t xml:space="preserve"> time</w:t>
      </w:r>
    </w:p>
    <w:p w14:paraId="273DE329" w14:textId="77777777" w:rsidR="0046626F" w:rsidRPr="00E352EF" w:rsidRDefault="0046626F">
      <w:pPr>
        <w:rPr>
          <w:rFonts w:ascii="Cambria" w:hAnsi="Cambria"/>
        </w:rPr>
      </w:pPr>
    </w:p>
    <w:p w14:paraId="0C407091" w14:textId="5A419292" w:rsidR="005A2227" w:rsidRPr="00E352EF" w:rsidRDefault="0097053A">
      <w:pPr>
        <w:rPr>
          <w:rFonts w:ascii="Cambria" w:eastAsia="Calibri" w:hAnsi="Cambria" w:cs="Calibri"/>
        </w:rPr>
      </w:pPr>
      <w:r w:rsidRPr="00E352EF">
        <w:rPr>
          <w:rFonts w:ascii="Cambria" w:eastAsia="Calibri" w:hAnsi="Cambria"/>
        </w:rPr>
        <w:t xml:space="preserve">2) </w:t>
      </w:r>
      <w:r w:rsidRPr="00E352EF">
        <w:rPr>
          <w:rFonts w:ascii="Cambria" w:eastAsia="Calibri" w:hAnsi="Cambria" w:cs="Calibri"/>
        </w:rPr>
        <w:t xml:space="preserve">ds_agg := </w:t>
      </w:r>
      <w:r w:rsidRPr="00E352EF">
        <w:rPr>
          <w:rFonts w:ascii="Cambria" w:eastAsia="Calibri" w:hAnsi="Cambria" w:cs="Calibri"/>
          <w:b/>
        </w:rPr>
        <w:t>avg (</w:t>
      </w:r>
      <w:r w:rsidRPr="00E352EF">
        <w:rPr>
          <w:rFonts w:ascii="Cambria" w:eastAsia="Calibri" w:hAnsi="Cambria" w:cs="Calibri"/>
        </w:rPr>
        <w:t xml:space="preserve"> ds_bop</w:t>
      </w:r>
      <w:del w:id="11308" w:author="Laura Viignola" w:date="2017-05-11T09:42:00Z">
        <w:r w:rsidRPr="00E352EF" w:rsidDel="004266D2">
          <w:rPr>
            <w:rFonts w:ascii="Cambria" w:eastAsia="Calibri" w:hAnsi="Cambria" w:cs="Calibri"/>
          </w:rPr>
          <w:delText>.</w:delText>
        </w:r>
      </w:del>
      <w:ins w:id="11309" w:author="Laura Viignola" w:date="2017-05-11T09:42:00Z">
        <w:r w:rsidR="004266D2">
          <w:rPr>
            <w:rFonts w:ascii="Cambria" w:eastAsia="Calibri" w:hAnsi="Cambria" w:cs="Calibri"/>
          </w:rPr>
          <w:t>#</w:t>
        </w:r>
      </w:ins>
      <w:r w:rsidRPr="00E352EF">
        <w:rPr>
          <w:rFonts w:ascii="Cambria" w:eastAsia="Calibri" w:hAnsi="Cambria" w:cs="Calibri"/>
        </w:rPr>
        <w:t xml:space="preserve">obs_value </w:t>
      </w:r>
      <w:r w:rsidRPr="00E352EF">
        <w:rPr>
          <w:rFonts w:ascii="Cambria" w:eastAsia="Calibri" w:hAnsi="Cambria" w:cs="Calibri"/>
          <w:b/>
        </w:rPr>
        <w:t>) group by</w:t>
      </w:r>
      <w:r w:rsidRPr="00E352EF">
        <w:rPr>
          <w:rFonts w:ascii="Cambria" w:eastAsia="Calibri" w:hAnsi="Cambria" w:cs="Calibri"/>
        </w:rPr>
        <w:t xml:space="preserve"> time, ref_area</w:t>
      </w:r>
    </w:p>
    <w:p w14:paraId="1F2B27E5" w14:textId="77777777" w:rsidR="00994652" w:rsidRPr="00E352EF" w:rsidRDefault="00994652">
      <w:pPr>
        <w:rPr>
          <w:rFonts w:ascii="Cambria" w:hAnsi="Cambria"/>
        </w:rPr>
      </w:pPr>
    </w:p>
    <w:tbl>
      <w:tblPr>
        <w:tblW w:w="3096"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6"/>
        <w:gridCol w:w="1138"/>
        <w:gridCol w:w="1282"/>
      </w:tblGrid>
      <w:tr w:rsidR="005A2227" w:rsidRPr="00E352EF" w14:paraId="65CCCA47" w14:textId="77777777">
        <w:trPr>
          <w:trHeight w:val="374"/>
        </w:trPr>
        <w:tc>
          <w:tcPr>
            <w:tcW w:w="677"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55A63F07" w14:textId="77777777" w:rsidR="005A2227" w:rsidRPr="00E352EF" w:rsidRDefault="0097053A">
            <w:r w:rsidRPr="00E352EF">
              <w:rPr>
                <w:rFonts w:ascii="Calibri" w:eastAsia="Calibri" w:hAnsi="Calibri" w:cs="Calibri"/>
              </w:rPr>
              <w:t>ds_agg</w:t>
            </w:r>
          </w:p>
        </w:tc>
      </w:tr>
      <w:tr w:rsidR="005A2227" w:rsidRPr="00E352EF" w14:paraId="7E581E00"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C7904B8" w14:textId="77777777" w:rsidR="005A2227" w:rsidRPr="00E352EF" w:rsidRDefault="0097053A">
            <w:r w:rsidRPr="00E352EF">
              <w:rPr>
                <w:rFonts w:ascii="Calibri" w:eastAsia="Calibri" w:hAnsi="Calibri" w:cs="Calibri"/>
                <w:b/>
              </w:rPr>
              <w:t xml:space="preserve">TIME </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9B6FB82" w14:textId="77777777" w:rsidR="005A2227" w:rsidRPr="00E352EF" w:rsidRDefault="0097053A">
            <w:r w:rsidRPr="00E352EF">
              <w:rPr>
                <w:rFonts w:ascii="Calibri" w:eastAsia="Calibri" w:hAnsi="Calibri" w:cs="Calibri"/>
                <w:b/>
              </w:rPr>
              <w:t xml:space="preserve">REF_AREA </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BDB7D07" w14:textId="77777777" w:rsidR="005A2227" w:rsidRPr="00E352EF" w:rsidRDefault="0097053A">
            <w:r w:rsidRPr="00E352EF">
              <w:rPr>
                <w:rFonts w:ascii="Calibri" w:eastAsia="Calibri" w:hAnsi="Calibri" w:cs="Calibri"/>
                <w:b/>
              </w:rPr>
              <w:t xml:space="preserve">OBS_VALUE </w:t>
            </w:r>
          </w:p>
        </w:tc>
      </w:tr>
      <w:tr w:rsidR="005A2227" w:rsidRPr="00E352EF" w14:paraId="79D98D6D" w14:textId="77777777">
        <w:trPr>
          <w:trHeight w:val="259"/>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83E981" w14:textId="77777777" w:rsidR="005A2227" w:rsidRPr="00E352EF" w:rsidRDefault="0097053A">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A1A4F4" w14:textId="77777777" w:rsidR="005A2227" w:rsidRPr="00E352EF" w:rsidRDefault="0097053A">
            <w:r w:rsidRPr="00E352EF">
              <w:rPr>
                <w:rFonts w:ascii="Calibri" w:eastAsia="Calibri" w:hAnsi="Calibri" w:cs="Calibri"/>
              </w:rPr>
              <w:t>EU25</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41C2C3" w14:textId="77777777" w:rsidR="005A2227" w:rsidRPr="00E352EF" w:rsidRDefault="0097053A">
            <w:r w:rsidRPr="00E352EF">
              <w:rPr>
                <w:rFonts w:ascii="Calibri" w:eastAsia="Calibri" w:hAnsi="Calibri" w:cs="Calibri"/>
              </w:rPr>
              <w:t xml:space="preserve">20 </w:t>
            </w:r>
          </w:p>
        </w:tc>
      </w:tr>
      <w:tr w:rsidR="005A2227" w:rsidRPr="00E352EF" w14:paraId="0874ED5C"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138B0E" w14:textId="77777777" w:rsidR="005A2227" w:rsidRPr="00E352EF" w:rsidRDefault="0097053A">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CA66AF" w14:textId="77777777" w:rsidR="005A2227" w:rsidRPr="00E352EF" w:rsidRDefault="0097053A">
            <w:r w:rsidRPr="00E352EF">
              <w:rPr>
                <w:rFonts w:ascii="Calibri" w:eastAsia="Calibri" w:hAnsi="Calibri" w:cs="Calibri"/>
              </w:rPr>
              <w:t>BG</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D2362B" w14:textId="77777777" w:rsidR="005A2227" w:rsidRPr="00E352EF" w:rsidRDefault="0097053A">
            <w:r w:rsidRPr="00E352EF">
              <w:rPr>
                <w:rFonts w:ascii="Calibri" w:eastAsia="Calibri" w:hAnsi="Calibri" w:cs="Calibri"/>
              </w:rPr>
              <w:t>1</w:t>
            </w:r>
          </w:p>
        </w:tc>
      </w:tr>
      <w:tr w:rsidR="005A2227" w:rsidRPr="00E352EF" w14:paraId="64212138"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C29ED1" w14:textId="77777777" w:rsidR="005A2227" w:rsidRPr="00E352EF" w:rsidRDefault="0097053A">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537AD7" w14:textId="77777777" w:rsidR="005A2227" w:rsidRPr="00E352EF" w:rsidRDefault="0097053A">
            <w:r w:rsidRPr="00E352EF">
              <w:rPr>
                <w:rFonts w:ascii="Calibri" w:eastAsia="Calibri" w:hAnsi="Calibri" w:cs="Calibri"/>
              </w:rPr>
              <w:t>RO</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9C4572" w14:textId="77777777" w:rsidR="005A2227" w:rsidRPr="00E352EF" w:rsidRDefault="0097053A">
            <w:r w:rsidRPr="00E352EF">
              <w:rPr>
                <w:rFonts w:ascii="Calibri" w:eastAsia="Calibri" w:hAnsi="Calibri" w:cs="Calibri"/>
              </w:rPr>
              <w:t xml:space="preserve">1 </w:t>
            </w:r>
          </w:p>
        </w:tc>
      </w:tr>
      <w:tr w:rsidR="005A2227" w:rsidRPr="00E352EF" w14:paraId="4EBE2553"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045674" w14:textId="77777777" w:rsidR="005A2227" w:rsidRPr="00E352EF" w:rsidRDefault="0097053A">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759CAC" w14:textId="77777777" w:rsidR="005A2227" w:rsidRPr="00E352EF" w:rsidRDefault="0097053A">
            <w:r w:rsidRPr="00E352EF">
              <w:rPr>
                <w:rFonts w:ascii="Calibri" w:eastAsia="Calibri" w:hAnsi="Calibri" w:cs="Calibri"/>
              </w:rPr>
              <w:t>EU27</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0847FA" w14:textId="77777777" w:rsidR="005A2227" w:rsidRPr="00E352EF" w:rsidRDefault="0097053A">
            <w:r w:rsidRPr="00E352EF">
              <w:rPr>
                <w:rFonts w:ascii="Calibri" w:eastAsia="Calibri" w:hAnsi="Calibri" w:cs="Calibri"/>
              </w:rPr>
              <w:t xml:space="preserve">23 </w:t>
            </w:r>
          </w:p>
        </w:tc>
      </w:tr>
      <w:tr w:rsidR="005A2227" w:rsidRPr="00E352EF" w14:paraId="5F5C2903" w14:textId="77777777">
        <w:trPr>
          <w:trHeight w:val="216"/>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6FAAC361" w14:textId="77777777" w:rsidR="005A2227" w:rsidRPr="00E352EF" w:rsidRDefault="0097053A">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05166577" w14:textId="77777777" w:rsidR="005A2227" w:rsidRPr="00E352EF" w:rsidRDefault="0097053A">
            <w:r w:rsidRPr="00E352EF">
              <w:rPr>
                <w:rFonts w:ascii="Calibri" w:eastAsia="Calibri" w:hAnsi="Calibri" w:cs="Calibri"/>
              </w:rPr>
              <w:t>EU25</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473F3835" w14:textId="77777777" w:rsidR="005A2227" w:rsidRPr="00E352EF" w:rsidRDefault="0097053A">
            <w:r w:rsidRPr="00E352EF">
              <w:rPr>
                <w:rFonts w:ascii="Calibri" w:eastAsia="Calibri" w:hAnsi="Calibri" w:cs="Calibri"/>
              </w:rPr>
              <w:t xml:space="preserve">20 </w:t>
            </w:r>
          </w:p>
        </w:tc>
      </w:tr>
      <w:tr w:rsidR="005A2227" w:rsidRPr="00E352EF" w14:paraId="474E1371"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9E372C" w14:textId="77777777" w:rsidR="005A2227" w:rsidRPr="00E352EF" w:rsidRDefault="0097053A">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B78014" w14:textId="77777777" w:rsidR="005A2227" w:rsidRPr="00E352EF" w:rsidRDefault="0097053A">
            <w:r w:rsidRPr="00E352EF">
              <w:rPr>
                <w:rFonts w:ascii="Calibri" w:eastAsia="Calibri" w:hAnsi="Calibri" w:cs="Calibri"/>
              </w:rPr>
              <w:t>BG</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B96B16" w14:textId="77777777" w:rsidR="005A2227" w:rsidRPr="00E352EF" w:rsidRDefault="0097053A">
            <w:r w:rsidRPr="00E352EF">
              <w:rPr>
                <w:rFonts w:ascii="Calibri" w:eastAsia="Calibri" w:hAnsi="Calibri" w:cs="Calibri"/>
              </w:rPr>
              <w:t>1</w:t>
            </w:r>
          </w:p>
        </w:tc>
      </w:tr>
      <w:tr w:rsidR="005A2227" w:rsidRPr="00E352EF" w14:paraId="449C008C"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4CB7D6" w14:textId="77777777" w:rsidR="005A2227" w:rsidRPr="00E352EF" w:rsidRDefault="0097053A">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3541CB" w14:textId="77777777" w:rsidR="005A2227" w:rsidRPr="00E352EF" w:rsidRDefault="0097053A">
            <w:r w:rsidRPr="00E352EF">
              <w:rPr>
                <w:rFonts w:ascii="Calibri" w:eastAsia="Calibri" w:hAnsi="Calibri" w:cs="Calibri"/>
              </w:rPr>
              <w:t>RO</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29D34D" w14:textId="77777777" w:rsidR="005A2227" w:rsidRPr="00E352EF" w:rsidRDefault="0097053A">
            <w:r w:rsidRPr="00E352EF">
              <w:rPr>
                <w:rFonts w:ascii="Calibri" w:eastAsia="Calibri" w:hAnsi="Calibri" w:cs="Calibri"/>
              </w:rPr>
              <w:t>-1</w:t>
            </w:r>
          </w:p>
        </w:tc>
      </w:tr>
      <w:tr w:rsidR="005A2227" w:rsidRPr="00E352EF" w14:paraId="21FF90F6"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CDD0F4" w14:textId="77777777" w:rsidR="005A2227" w:rsidRPr="00E352EF" w:rsidRDefault="0097053A">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D5EF2B" w14:textId="77777777" w:rsidR="005A2227" w:rsidRPr="00E352EF" w:rsidRDefault="0097053A">
            <w:r w:rsidRPr="00E352EF">
              <w:rPr>
                <w:rFonts w:ascii="Calibri" w:eastAsia="Calibri" w:hAnsi="Calibri" w:cs="Calibri"/>
              </w:rPr>
              <w:t>EU27</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4505E1" w14:textId="77777777" w:rsidR="005A2227" w:rsidRPr="00E352EF" w:rsidRDefault="0097053A">
            <w:r w:rsidRPr="00E352EF">
              <w:rPr>
                <w:rFonts w:ascii="Calibri" w:eastAsia="Calibri" w:hAnsi="Calibri" w:cs="Calibri"/>
              </w:rPr>
              <w:t>20</w:t>
            </w:r>
          </w:p>
        </w:tc>
      </w:tr>
      <w:tr w:rsidR="005A2227" w:rsidRPr="00E352EF" w14:paraId="2C7EB757"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68E988" w14:textId="77777777" w:rsidR="005A2227" w:rsidRPr="00E352EF" w:rsidRDefault="0097053A">
            <w:r w:rsidRPr="00E352EF">
              <w:rPr>
                <w:rFonts w:ascii="Calibri" w:eastAsia="Calibri" w:hAnsi="Calibri" w:cs="Calibri"/>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D40124" w14:textId="77777777" w:rsidR="005A2227" w:rsidRPr="00E352EF" w:rsidRDefault="0097053A">
            <w:r w:rsidRPr="00E352EF">
              <w:rPr>
                <w:rFonts w:ascii="Calibri" w:eastAsia="Calibri" w:hAnsi="Calibri" w:cs="Calibri"/>
              </w:rPr>
              <w:t>LU</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3C89CA" w14:textId="77777777" w:rsidR="005A2227" w:rsidRPr="00E352EF" w:rsidRDefault="0097053A">
            <w:r w:rsidRPr="00E352EF">
              <w:rPr>
                <w:rFonts w:ascii="Calibri" w:eastAsia="Calibri" w:hAnsi="Calibri" w:cs="Calibri"/>
              </w:rPr>
              <w:t>40</w:t>
            </w:r>
          </w:p>
        </w:tc>
      </w:tr>
      <w:tr w:rsidR="005A2227" w:rsidRPr="00E352EF" w14:paraId="7B07A234"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4C5DD9" w14:textId="77777777" w:rsidR="005A2227" w:rsidRPr="00E352EF" w:rsidRDefault="0097053A">
            <w:r w:rsidRPr="00E352EF">
              <w:rPr>
                <w:rFonts w:ascii="Calibri" w:eastAsia="Calibri" w:hAnsi="Calibri" w:cs="Calibri"/>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B90E1F" w14:textId="77777777" w:rsidR="005A2227" w:rsidRPr="00E352EF" w:rsidRDefault="0097053A">
            <w:r w:rsidRPr="00E352EF">
              <w:rPr>
                <w:rFonts w:ascii="Calibri" w:eastAsia="Calibri" w:hAnsi="Calibri" w:cs="Calibri"/>
              </w:rPr>
              <w:t>EU25</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5F8F41" w14:textId="77777777" w:rsidR="005A2227" w:rsidRPr="00E352EF" w:rsidRDefault="0097053A">
            <w:r w:rsidRPr="00E352EF">
              <w:rPr>
                <w:rFonts w:ascii="Calibri" w:eastAsia="Calibri" w:hAnsi="Calibri" w:cs="Calibri"/>
              </w:rPr>
              <w:t>30</w:t>
            </w:r>
          </w:p>
        </w:tc>
      </w:tr>
    </w:tbl>
    <w:p w14:paraId="6EE68CD0" w14:textId="77777777" w:rsidR="005A2227" w:rsidRPr="00E352EF" w:rsidRDefault="005A2227">
      <w:pPr>
        <w:spacing w:after="160" w:line="259" w:lineRule="auto"/>
      </w:pPr>
    </w:p>
    <w:p w14:paraId="1DB5055F" w14:textId="77777777" w:rsidR="00994652" w:rsidRPr="00E352EF" w:rsidRDefault="00994652" w:rsidP="00C96285">
      <w:pPr>
        <w:rPr>
          <w:rFonts w:ascii="Cambria" w:eastAsia="Calibri" w:hAnsi="Cambria"/>
        </w:rPr>
      </w:pPr>
    </w:p>
    <w:p w14:paraId="449BC017" w14:textId="77777777" w:rsidR="00994652" w:rsidRPr="00E352EF" w:rsidRDefault="00994652" w:rsidP="00C96285">
      <w:pPr>
        <w:rPr>
          <w:rFonts w:ascii="Cambria" w:eastAsia="Calibri" w:hAnsi="Cambria"/>
        </w:rPr>
      </w:pPr>
    </w:p>
    <w:p w14:paraId="2624FD23" w14:textId="77777777" w:rsidR="005A2227" w:rsidRPr="00576524" w:rsidRDefault="0097053A" w:rsidP="00C96285">
      <w:pPr>
        <w:rPr>
          <w:rFonts w:ascii="Cambria" w:eastAsia="Calibri" w:hAnsi="Cambria"/>
          <w:b/>
          <w:lang w:val="sv-SE"/>
        </w:rPr>
      </w:pPr>
      <w:r w:rsidRPr="00576524">
        <w:rPr>
          <w:rFonts w:ascii="Cambria" w:eastAsia="Calibri" w:hAnsi="Cambria"/>
          <w:lang w:val="sv-SE"/>
        </w:rPr>
        <w:t xml:space="preserve">3) ds_agg := </w:t>
      </w:r>
      <w:r w:rsidRPr="00576524">
        <w:rPr>
          <w:rFonts w:ascii="Cambria" w:eastAsia="Calibri" w:hAnsi="Cambria"/>
          <w:b/>
          <w:lang w:val="sv-SE"/>
        </w:rPr>
        <w:t>avg (</w:t>
      </w:r>
      <w:r w:rsidRPr="00576524">
        <w:rPr>
          <w:rFonts w:ascii="Cambria" w:eastAsia="Calibri" w:hAnsi="Cambria"/>
          <w:lang w:val="sv-SE"/>
        </w:rPr>
        <w:t xml:space="preserve"> ds_bop </w:t>
      </w:r>
      <w:r w:rsidRPr="00576524">
        <w:rPr>
          <w:rFonts w:ascii="Cambria" w:eastAsia="Calibri" w:hAnsi="Cambria"/>
          <w:b/>
          <w:lang w:val="sv-SE"/>
        </w:rPr>
        <w:t>)</w:t>
      </w:r>
    </w:p>
    <w:p w14:paraId="740FE5D4" w14:textId="77777777" w:rsidR="00994652" w:rsidRPr="00576524" w:rsidRDefault="00994652" w:rsidP="00C96285">
      <w:pPr>
        <w:rPr>
          <w:rFonts w:ascii="Cambria" w:hAnsi="Cambria"/>
          <w:lang w:val="sv-SE"/>
        </w:rPr>
      </w:pPr>
    </w:p>
    <w:tbl>
      <w:tblPr>
        <w:tblW w:w="1282"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282"/>
      </w:tblGrid>
      <w:tr w:rsidR="005A2227" w:rsidRPr="00E352EF" w14:paraId="54B88FD2" w14:textId="77777777">
        <w:trPr>
          <w:trHeight w:val="374"/>
        </w:trPr>
        <w:tc>
          <w:tcPr>
            <w:tcW w:w="1282"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20F0E61C" w14:textId="77777777" w:rsidR="005A2227" w:rsidRPr="00E352EF" w:rsidRDefault="0097053A">
            <w:r w:rsidRPr="00E352EF">
              <w:rPr>
                <w:rFonts w:ascii="Calibri" w:eastAsia="Calibri" w:hAnsi="Calibri" w:cs="Calibri"/>
              </w:rPr>
              <w:t>ds_agg</w:t>
            </w:r>
          </w:p>
        </w:tc>
      </w:tr>
      <w:tr w:rsidR="005A2227" w:rsidRPr="00E352EF" w14:paraId="064E6F1A" w14:textId="77777777">
        <w:trPr>
          <w:trHeight w:val="101"/>
        </w:trPr>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772485A" w14:textId="77777777" w:rsidR="005A2227" w:rsidRPr="00E352EF" w:rsidRDefault="0097053A">
            <w:r w:rsidRPr="00E352EF">
              <w:rPr>
                <w:rFonts w:ascii="Calibri" w:eastAsia="Calibri" w:hAnsi="Calibri" w:cs="Calibri"/>
                <w:b/>
              </w:rPr>
              <w:t xml:space="preserve">OBS_VALUE </w:t>
            </w:r>
          </w:p>
        </w:tc>
      </w:tr>
      <w:tr w:rsidR="005A2227" w:rsidRPr="00E352EF" w14:paraId="156ED5F7" w14:textId="77777777">
        <w:trPr>
          <w:trHeight w:val="274"/>
        </w:trPr>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08FA16" w14:textId="77777777" w:rsidR="005A2227" w:rsidRPr="00E352EF" w:rsidRDefault="0097053A">
            <w:r w:rsidRPr="00E352EF">
              <w:rPr>
                <w:rFonts w:ascii="Calibri" w:eastAsia="Calibri" w:hAnsi="Calibri" w:cs="Calibri"/>
              </w:rPr>
              <w:t>15.5</w:t>
            </w:r>
          </w:p>
        </w:tc>
      </w:tr>
    </w:tbl>
    <w:p w14:paraId="58133281" w14:textId="77777777" w:rsidR="005A2227" w:rsidRPr="00E352EF" w:rsidRDefault="005A2227"/>
    <w:p w14:paraId="73856D88" w14:textId="7C8A1FB0" w:rsidR="005A2227" w:rsidRPr="00E352EF" w:rsidRDefault="0097053A">
      <w:pPr>
        <w:rPr>
          <w:rFonts w:ascii="Cambria" w:eastAsia="Calibri" w:hAnsi="Cambria" w:cs="Calibri"/>
        </w:rPr>
      </w:pPr>
      <w:r w:rsidRPr="00E352EF">
        <w:rPr>
          <w:rFonts w:ascii="Cambria" w:eastAsia="Calibri" w:hAnsi="Cambria" w:cs="Calibri"/>
        </w:rPr>
        <w:t xml:space="preserve">4) ds_agg := </w:t>
      </w:r>
      <w:r w:rsidRPr="00E352EF">
        <w:rPr>
          <w:rFonts w:ascii="Cambria" w:eastAsia="Calibri" w:hAnsi="Cambria" w:cs="Calibri"/>
          <w:b/>
        </w:rPr>
        <w:t>max (</w:t>
      </w:r>
      <w:r w:rsidRPr="00E352EF">
        <w:rPr>
          <w:rFonts w:ascii="Cambria" w:eastAsia="Calibri" w:hAnsi="Cambria" w:cs="Calibri"/>
        </w:rPr>
        <w:t xml:space="preserve"> ds_bop</w:t>
      </w:r>
      <w:del w:id="11310" w:author="Laura Viignola" w:date="2017-05-11T09:42:00Z">
        <w:r w:rsidRPr="00E352EF" w:rsidDel="004266D2">
          <w:rPr>
            <w:rFonts w:ascii="Cambria" w:eastAsia="Calibri" w:hAnsi="Cambria" w:cs="Calibri"/>
          </w:rPr>
          <w:delText>.</w:delText>
        </w:r>
      </w:del>
      <w:ins w:id="11311" w:author="Laura Viignola" w:date="2017-05-11T09:42:00Z">
        <w:r w:rsidR="004266D2">
          <w:rPr>
            <w:rFonts w:ascii="Cambria" w:eastAsia="Calibri" w:hAnsi="Cambria" w:cs="Calibri"/>
          </w:rPr>
          <w:t>#</w:t>
        </w:r>
      </w:ins>
      <w:r w:rsidRPr="00E352EF">
        <w:rPr>
          <w:rFonts w:ascii="Cambria" w:eastAsia="Calibri" w:hAnsi="Cambria" w:cs="Calibri"/>
        </w:rPr>
        <w:t xml:space="preserve">obs_value </w:t>
      </w:r>
      <w:r w:rsidRPr="00E352EF">
        <w:rPr>
          <w:rFonts w:ascii="Cambria" w:eastAsia="Calibri" w:hAnsi="Cambria" w:cs="Calibri"/>
          <w:b/>
        </w:rPr>
        <w:t>) as</w:t>
      </w:r>
      <w:r w:rsidRPr="00E352EF">
        <w:rPr>
          <w:rFonts w:ascii="Cambria" w:eastAsia="Calibri" w:hAnsi="Cambria" w:cs="Calibri"/>
        </w:rPr>
        <w:t xml:space="preserve"> max_value, </w:t>
      </w:r>
      <w:r w:rsidRPr="00E352EF">
        <w:rPr>
          <w:rFonts w:ascii="Cambria" w:eastAsia="Calibri" w:hAnsi="Cambria" w:cs="Calibri"/>
          <w:b/>
        </w:rPr>
        <w:t>min (</w:t>
      </w:r>
      <w:r w:rsidRPr="00E352EF">
        <w:rPr>
          <w:rFonts w:ascii="Cambria" w:eastAsia="Calibri" w:hAnsi="Cambria" w:cs="Calibri"/>
        </w:rPr>
        <w:t xml:space="preserve"> ds_bop</w:t>
      </w:r>
      <w:del w:id="11312" w:author="Laura Viignola" w:date="2017-05-11T09:42:00Z">
        <w:r w:rsidRPr="00E352EF" w:rsidDel="004266D2">
          <w:rPr>
            <w:rFonts w:ascii="Cambria" w:eastAsia="Calibri" w:hAnsi="Cambria" w:cs="Calibri"/>
          </w:rPr>
          <w:delText>.</w:delText>
        </w:r>
      </w:del>
      <w:ins w:id="11313" w:author="Laura Viignola" w:date="2017-05-11T09:42:00Z">
        <w:r w:rsidR="004266D2">
          <w:rPr>
            <w:rFonts w:ascii="Cambria" w:eastAsia="Calibri" w:hAnsi="Cambria" w:cs="Calibri"/>
          </w:rPr>
          <w:t>#</w:t>
        </w:r>
      </w:ins>
      <w:r w:rsidRPr="00E352EF">
        <w:rPr>
          <w:rFonts w:ascii="Cambria" w:eastAsia="Calibri" w:hAnsi="Cambria" w:cs="Calibri"/>
        </w:rPr>
        <w:t xml:space="preserve">obs_value </w:t>
      </w:r>
      <w:r w:rsidRPr="00E352EF">
        <w:rPr>
          <w:rFonts w:ascii="Cambria" w:eastAsia="Calibri" w:hAnsi="Cambria" w:cs="Calibri"/>
          <w:b/>
        </w:rPr>
        <w:t>) as</w:t>
      </w:r>
      <w:r w:rsidRPr="00E352EF">
        <w:rPr>
          <w:rFonts w:ascii="Cambria" w:eastAsia="Calibri" w:hAnsi="Cambria" w:cs="Calibri"/>
        </w:rPr>
        <w:t xml:space="preserve"> min_value </w:t>
      </w:r>
      <w:r w:rsidRPr="00E352EF">
        <w:rPr>
          <w:rFonts w:ascii="Cambria" w:eastAsia="Calibri" w:hAnsi="Cambria" w:cs="Calibri"/>
          <w:b/>
        </w:rPr>
        <w:t>group by</w:t>
      </w:r>
      <w:r w:rsidRPr="00E352EF">
        <w:rPr>
          <w:rFonts w:ascii="Cambria" w:eastAsia="Calibri" w:hAnsi="Cambria" w:cs="Calibri"/>
        </w:rPr>
        <w:t xml:space="preserve"> time</w:t>
      </w:r>
    </w:p>
    <w:p w14:paraId="60C7DF1C" w14:textId="77777777" w:rsidR="00994652" w:rsidRPr="00E352EF" w:rsidRDefault="00994652">
      <w:pPr>
        <w:rPr>
          <w:rFonts w:ascii="Cambria" w:hAnsi="Cambria"/>
        </w:rPr>
      </w:pPr>
    </w:p>
    <w:tbl>
      <w:tblPr>
        <w:tblW w:w="4478"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6"/>
        <w:gridCol w:w="1138"/>
        <w:gridCol w:w="1310"/>
        <w:gridCol w:w="1354"/>
      </w:tblGrid>
      <w:tr w:rsidR="005A2227" w:rsidRPr="00E352EF" w14:paraId="664FAF7C" w14:textId="77777777">
        <w:trPr>
          <w:trHeight w:val="374"/>
        </w:trPr>
        <w:tc>
          <w:tcPr>
            <w:tcW w:w="677"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6EC713CE" w14:textId="77777777" w:rsidR="005A2227" w:rsidRPr="00E352EF" w:rsidRDefault="0097053A">
            <w:pPr>
              <w:jc w:val="center"/>
            </w:pPr>
            <w:r w:rsidRPr="00E352EF">
              <w:rPr>
                <w:rFonts w:ascii="Calibri" w:eastAsia="Calibri" w:hAnsi="Calibri" w:cs="Calibri"/>
              </w:rPr>
              <w:t>ds_agg</w:t>
            </w:r>
          </w:p>
        </w:tc>
      </w:tr>
      <w:tr w:rsidR="005A2227" w:rsidRPr="00E352EF" w14:paraId="3C76A82A"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A0C0662" w14:textId="77777777" w:rsidR="005A2227" w:rsidRPr="00E352EF" w:rsidRDefault="0097053A">
            <w:r w:rsidRPr="00E352EF">
              <w:rPr>
                <w:rFonts w:ascii="Calibri" w:eastAsia="Calibri" w:hAnsi="Calibri" w:cs="Calibri"/>
                <w:b/>
              </w:rPr>
              <w:t xml:space="preserve">TIME </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A5DAB60" w14:textId="259C35E8" w:rsidR="005A2227" w:rsidRPr="00E352EF" w:rsidRDefault="0097053A">
            <w:del w:id="11314" w:author="Laura Viignola" w:date="2017-05-10T14:25:00Z">
              <w:r w:rsidRPr="00E352EF" w:rsidDel="00912748">
                <w:rPr>
                  <w:rFonts w:ascii="Calibri" w:eastAsia="Calibri" w:hAnsi="Calibri" w:cs="Calibri"/>
                  <w:b/>
                </w:rPr>
                <w:delText xml:space="preserve">REF_AREA </w:delText>
              </w:r>
            </w:del>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684708B" w14:textId="77777777" w:rsidR="005A2227" w:rsidRPr="00E352EF" w:rsidRDefault="0097053A">
            <w:r w:rsidRPr="00E352EF">
              <w:rPr>
                <w:rFonts w:ascii="Calibri" w:eastAsia="Calibri" w:hAnsi="Calibri" w:cs="Calibri"/>
                <w:b/>
              </w:rPr>
              <w:t>MIN_VALUE</w:t>
            </w:r>
          </w:p>
        </w:tc>
        <w:tc>
          <w:tcPr>
            <w:tcW w:w="135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1DE6933" w14:textId="77777777" w:rsidR="005A2227" w:rsidRPr="00E352EF" w:rsidRDefault="0097053A">
            <w:r w:rsidRPr="00E352EF">
              <w:rPr>
                <w:rFonts w:ascii="Calibri" w:eastAsia="Calibri" w:hAnsi="Calibri" w:cs="Calibri"/>
                <w:b/>
              </w:rPr>
              <w:t xml:space="preserve">MAX_VALUE </w:t>
            </w:r>
          </w:p>
        </w:tc>
      </w:tr>
      <w:tr w:rsidR="005A2227" w:rsidRPr="00E352EF" w14:paraId="789EF50A" w14:textId="77777777">
        <w:trPr>
          <w:trHeight w:val="259"/>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1E168B" w14:textId="77777777" w:rsidR="005A2227" w:rsidRPr="00E352EF" w:rsidRDefault="0097053A">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53B0AF" w14:textId="574C665A" w:rsidR="005A2227" w:rsidRPr="00E352EF" w:rsidRDefault="0097053A">
            <w:del w:id="11315" w:author="Laura Viignola" w:date="2017-05-10T14:25:00Z">
              <w:r w:rsidRPr="00E352EF" w:rsidDel="00912748">
                <w:rPr>
                  <w:rFonts w:ascii="Calibri" w:eastAsia="Calibri" w:hAnsi="Calibri" w:cs="Calibri"/>
                </w:rPr>
                <w:delText>EU25</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ADE96B" w14:textId="77777777" w:rsidR="005A2227" w:rsidRPr="00E352EF" w:rsidRDefault="0097053A">
            <w:r w:rsidRPr="00E352EF">
              <w:rPr>
                <w:rFonts w:ascii="Calibri" w:eastAsia="Calibri" w:hAnsi="Calibri" w:cs="Calibri"/>
              </w:rPr>
              <w:t>23</w:t>
            </w:r>
          </w:p>
        </w:tc>
        <w:tc>
          <w:tcPr>
            <w:tcW w:w="13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E0580E" w14:textId="77777777" w:rsidR="005A2227" w:rsidRPr="00E352EF" w:rsidRDefault="0097053A">
            <w:r w:rsidRPr="00E352EF">
              <w:rPr>
                <w:rFonts w:ascii="Calibri" w:eastAsia="Calibri" w:hAnsi="Calibri" w:cs="Calibri"/>
              </w:rPr>
              <w:t>1</w:t>
            </w:r>
          </w:p>
        </w:tc>
      </w:tr>
      <w:tr w:rsidR="005A2227" w:rsidRPr="00E352EF" w14:paraId="485116FD"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2B6650" w14:textId="77777777" w:rsidR="005A2227" w:rsidRPr="00E352EF" w:rsidRDefault="0097053A">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00D145" w14:textId="28FF7A6A" w:rsidR="005A2227" w:rsidRPr="00E352EF" w:rsidRDefault="0097053A">
            <w:del w:id="11316" w:author="Laura Viignola" w:date="2017-05-10T14:25:00Z">
              <w:r w:rsidRPr="00E352EF" w:rsidDel="00912748">
                <w:rPr>
                  <w:rFonts w:ascii="Calibri" w:eastAsia="Calibri" w:hAnsi="Calibri" w:cs="Calibri"/>
                </w:rPr>
                <w:delText>RO</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692579" w14:textId="77777777" w:rsidR="005A2227" w:rsidRPr="00E352EF" w:rsidRDefault="0097053A">
            <w:r w:rsidRPr="00E352EF">
              <w:rPr>
                <w:rFonts w:ascii="Calibri" w:eastAsia="Calibri" w:hAnsi="Calibri" w:cs="Calibri"/>
              </w:rPr>
              <w:t>20</w:t>
            </w:r>
          </w:p>
        </w:tc>
        <w:tc>
          <w:tcPr>
            <w:tcW w:w="13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CF71E5" w14:textId="77777777" w:rsidR="005A2227" w:rsidRPr="00E352EF" w:rsidRDefault="0097053A">
            <w:r w:rsidRPr="00E352EF">
              <w:rPr>
                <w:rFonts w:ascii="Calibri" w:eastAsia="Calibri" w:hAnsi="Calibri" w:cs="Calibri"/>
              </w:rPr>
              <w:t>-1</w:t>
            </w:r>
          </w:p>
        </w:tc>
      </w:tr>
      <w:tr w:rsidR="005A2227" w:rsidRPr="00E352EF" w14:paraId="5AF972AB"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EBB59C" w14:textId="77777777" w:rsidR="005A2227" w:rsidRPr="00E352EF" w:rsidRDefault="0097053A">
            <w:r w:rsidRPr="00E352EF">
              <w:rPr>
                <w:rFonts w:ascii="Calibri" w:eastAsia="Calibri" w:hAnsi="Calibri" w:cs="Calibri"/>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A30960" w14:textId="6C0807AD" w:rsidR="005A2227" w:rsidRPr="00E352EF" w:rsidRDefault="0097053A">
            <w:del w:id="11317" w:author="Laura Viignola" w:date="2017-05-10T14:25:00Z">
              <w:r w:rsidRPr="00E352EF" w:rsidDel="00912748">
                <w:rPr>
                  <w:rFonts w:ascii="Calibri" w:eastAsia="Calibri" w:hAnsi="Calibri" w:cs="Calibri"/>
                </w:rPr>
                <w:delText>EU25</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AB6A57" w14:textId="77777777" w:rsidR="005A2227" w:rsidRPr="00E352EF" w:rsidRDefault="0097053A">
            <w:r w:rsidRPr="00E352EF">
              <w:rPr>
                <w:rFonts w:ascii="Calibri" w:eastAsia="Calibri" w:hAnsi="Calibri" w:cs="Calibri"/>
              </w:rPr>
              <w:t>40</w:t>
            </w:r>
          </w:p>
        </w:tc>
        <w:tc>
          <w:tcPr>
            <w:tcW w:w="13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1B4381" w14:textId="77777777" w:rsidR="005A2227" w:rsidRPr="00E352EF" w:rsidRDefault="0097053A">
            <w:r w:rsidRPr="00E352EF">
              <w:rPr>
                <w:rFonts w:ascii="Calibri" w:eastAsia="Calibri" w:hAnsi="Calibri" w:cs="Calibri"/>
              </w:rPr>
              <w:t>30</w:t>
            </w:r>
          </w:p>
        </w:tc>
      </w:tr>
    </w:tbl>
    <w:p w14:paraId="2EB0FCEA" w14:textId="77777777" w:rsidR="005A2227" w:rsidRPr="00E352EF" w:rsidRDefault="005A2227"/>
    <w:p w14:paraId="56E35AF9" w14:textId="77777777" w:rsidR="005A2227" w:rsidRPr="00E352EF" w:rsidRDefault="0097053A" w:rsidP="00C96285">
      <w:pPr>
        <w:pStyle w:val="Stile3"/>
        <w:rPr>
          <w:lang w:val="en-GB"/>
        </w:rPr>
      </w:pPr>
      <w:bookmarkStart w:id="11318" w:name="_Toc462659736"/>
      <w:bookmarkStart w:id="11319" w:name="_Toc463805788"/>
      <w:bookmarkStart w:id="11320" w:name="_Toc464487965"/>
      <w:r w:rsidRPr="00E352EF">
        <w:rPr>
          <w:lang w:val="en-GB"/>
        </w:rPr>
        <w:t>Time aggregate functions</w:t>
      </w:r>
      <w:bookmarkEnd w:id="11318"/>
      <w:bookmarkEnd w:id="11319"/>
      <w:bookmarkEnd w:id="11320"/>
    </w:p>
    <w:p w14:paraId="6B25E49C"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27C032EE" w14:textId="77777777" w:rsidR="005A2227" w:rsidRPr="00E352EF" w:rsidRDefault="0097053A" w:rsidP="0046626F">
      <w:pPr>
        <w:rPr>
          <w:rFonts w:ascii="Cambria" w:hAnsi="Cambria"/>
        </w:rPr>
      </w:pPr>
      <w:r w:rsidRPr="00E352EF">
        <w:rPr>
          <w:rFonts w:ascii="Cambria" w:eastAsia="Calibri" w:hAnsi="Cambria" w:cs="Calibri"/>
        </w:rPr>
        <w:t xml:space="preserve">The </w:t>
      </w:r>
      <w:r w:rsidRPr="00E352EF">
        <w:rPr>
          <w:rFonts w:ascii="Cambria" w:eastAsia="Calibri" w:hAnsi="Cambria" w:cs="Calibri"/>
          <w:i/>
        </w:rPr>
        <w:t>time aggregate functions</w:t>
      </w:r>
      <w:r w:rsidRPr="00E352EF">
        <w:rPr>
          <w:rFonts w:ascii="Cambria" w:eastAsia="Calibri" w:hAnsi="Cambria" w:cs="Calibri"/>
        </w:rPr>
        <w:t xml:space="preserve"> represent a set of statistical functions used to aggregate data on the time dimension.</w:t>
      </w:r>
    </w:p>
    <w:p w14:paraId="136E8A7D" w14:textId="77777777" w:rsidR="0046626F" w:rsidRPr="00E352EF" w:rsidRDefault="0046626F" w:rsidP="0046626F">
      <w:pPr>
        <w:rPr>
          <w:rFonts w:ascii="Cambria" w:eastAsia="Calibri" w:hAnsi="Cambria" w:cs="Calibri"/>
          <w:i/>
          <w:color w:val="5B9BD5"/>
        </w:rPr>
      </w:pPr>
    </w:p>
    <w:p w14:paraId="12C38F77"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Syntax</w:t>
      </w:r>
    </w:p>
    <w:p w14:paraId="73638897" w14:textId="77777777" w:rsidR="005A2227" w:rsidRPr="00E352EF" w:rsidRDefault="0097053A" w:rsidP="0046626F">
      <w:pPr>
        <w:ind w:left="288"/>
        <w:rPr>
          <w:rFonts w:ascii="Cambria" w:hAnsi="Cambria"/>
        </w:rPr>
      </w:pPr>
      <w:r w:rsidRPr="00E352EF">
        <w:rPr>
          <w:rFonts w:ascii="Cambria" w:eastAsia="Calibri" w:hAnsi="Cambria" w:cs="Calibri"/>
          <w:i/>
        </w:rPr>
        <w:t>aggregateFunction</w:t>
      </w:r>
      <w:r w:rsidRPr="00E352EF">
        <w:rPr>
          <w:rFonts w:ascii="Cambria" w:eastAsia="Calibri" w:hAnsi="Cambria" w:cs="Calibri"/>
          <w:b/>
        </w:rPr>
        <w:t xml:space="preserve"> </w:t>
      </w:r>
      <w:r w:rsidRPr="00E352EF">
        <w:rPr>
          <w:rFonts w:ascii="Cambria" w:eastAsia="Calibri" w:hAnsi="Cambria" w:cs="Calibri"/>
        </w:rPr>
        <w:t xml:space="preserve"> </w:t>
      </w:r>
      <w:r w:rsidRPr="00E352EF">
        <w:rPr>
          <w:rFonts w:ascii="Cambria" w:eastAsia="Calibri" w:hAnsi="Cambria" w:cs="Calibri"/>
          <w:b/>
        </w:rPr>
        <w:t xml:space="preserve">( </w:t>
      </w:r>
      <w:r w:rsidRPr="00E352EF">
        <w:rPr>
          <w:rFonts w:ascii="Cambria" w:eastAsia="Calibri" w:hAnsi="Cambria" w:cs="Calibri"/>
          <w:i/>
        </w:rPr>
        <w:t xml:space="preserve">ds </w:t>
      </w:r>
    </w:p>
    <w:p w14:paraId="4C7C0A2E" w14:textId="77777777" w:rsidR="005A2227" w:rsidRPr="00E352EF" w:rsidRDefault="0097053A" w:rsidP="0046626F">
      <w:pPr>
        <w:ind w:left="1555"/>
        <w:rPr>
          <w:rFonts w:ascii="Cambria" w:hAnsi="Cambria"/>
        </w:rPr>
      </w:pPr>
      <w:r w:rsidRPr="00E352EF">
        <w:rPr>
          <w:rFonts w:ascii="Cambria" w:eastAsia="Calibri" w:hAnsi="Cambria" w:cs="Calibri"/>
          <w:i/>
        </w:rPr>
        <w:t xml:space="preserve">, freqFrom </w:t>
      </w:r>
    </w:p>
    <w:p w14:paraId="4D9F7455" w14:textId="77777777" w:rsidR="005A2227" w:rsidRPr="00E352EF" w:rsidRDefault="0097053A" w:rsidP="0046626F">
      <w:pPr>
        <w:ind w:left="1555"/>
        <w:rPr>
          <w:rFonts w:ascii="Cambria" w:hAnsi="Cambria"/>
        </w:rPr>
      </w:pPr>
      <w:r w:rsidRPr="00E352EF">
        <w:rPr>
          <w:rFonts w:ascii="Cambria" w:eastAsia="Calibri" w:hAnsi="Cambria" w:cs="Calibri"/>
          <w:i/>
        </w:rPr>
        <w:t>, freqTo</w:t>
      </w:r>
    </w:p>
    <w:p w14:paraId="793EB0C0" w14:textId="77777777" w:rsidR="005A2227" w:rsidRPr="00E352EF" w:rsidRDefault="0097053A" w:rsidP="0046626F">
      <w:pPr>
        <w:ind w:left="1555"/>
        <w:rPr>
          <w:rFonts w:ascii="Cambria" w:hAnsi="Cambria"/>
        </w:rPr>
      </w:pPr>
      <w:r w:rsidRPr="00E352EF">
        <w:rPr>
          <w:rFonts w:ascii="Cambria" w:eastAsia="Calibri" w:hAnsi="Cambria" w:cs="Calibri"/>
        </w:rPr>
        <w:t xml:space="preserve">{ , </w:t>
      </w:r>
      <w:r w:rsidRPr="00E352EF">
        <w:rPr>
          <w:rFonts w:ascii="Cambria" w:eastAsia="Calibri" w:hAnsi="Cambria" w:cs="Calibri"/>
          <w:i/>
        </w:rPr>
        <w:t xml:space="preserve">minPeriods </w:t>
      </w:r>
      <w:r w:rsidRPr="00E352EF">
        <w:rPr>
          <w:rFonts w:ascii="Cambria" w:eastAsia="Calibri" w:hAnsi="Cambria" w:cs="Calibri"/>
        </w:rPr>
        <w:t xml:space="preserve">} </w:t>
      </w:r>
    </w:p>
    <w:p w14:paraId="750FA7B7" w14:textId="77777777" w:rsidR="005A2227" w:rsidRPr="00E352EF" w:rsidRDefault="0097053A" w:rsidP="0046626F">
      <w:pPr>
        <w:ind w:left="1555"/>
        <w:rPr>
          <w:rFonts w:ascii="Cambria" w:hAnsi="Cambria"/>
        </w:rPr>
      </w:pPr>
      <w:r w:rsidRPr="00E352EF">
        <w:rPr>
          <w:rFonts w:ascii="Cambria" w:eastAsia="Calibri" w:hAnsi="Cambria" w:cs="Calibri"/>
        </w:rPr>
        <w:t xml:space="preserve">{ , </w:t>
      </w:r>
      <w:r w:rsidRPr="00E352EF">
        <w:rPr>
          <w:rFonts w:ascii="Cambria" w:eastAsia="Calibri" w:hAnsi="Cambria" w:cs="Calibri"/>
          <w:i/>
        </w:rPr>
        <w:t xml:space="preserve">timePeriodName </w:t>
      </w:r>
      <w:r w:rsidRPr="00E352EF">
        <w:rPr>
          <w:rFonts w:ascii="Cambria" w:eastAsia="Calibri" w:hAnsi="Cambria" w:cs="Calibri"/>
        </w:rPr>
        <w:t>}</w:t>
      </w:r>
    </w:p>
    <w:p w14:paraId="74A1FBF5" w14:textId="77777777" w:rsidR="005A2227" w:rsidRPr="00E352EF" w:rsidRDefault="0097053A" w:rsidP="0046626F">
      <w:pPr>
        <w:ind w:left="1555"/>
        <w:rPr>
          <w:rFonts w:ascii="Cambria" w:hAnsi="Cambria"/>
        </w:rPr>
      </w:pPr>
      <w:r w:rsidRPr="00E352EF">
        <w:rPr>
          <w:rFonts w:ascii="Cambria" w:eastAsia="Calibri" w:hAnsi="Cambria" w:cs="Calibri"/>
        </w:rPr>
        <w:t>{</w:t>
      </w:r>
      <w:r w:rsidRPr="00E352EF">
        <w:rPr>
          <w:rFonts w:ascii="Cambria" w:eastAsia="Calibri" w:hAnsi="Cambria" w:cs="Calibri"/>
          <w:i/>
        </w:rPr>
        <w:t xml:space="preserve"> , timeFormatFrom  </w:t>
      </w:r>
      <w:r w:rsidRPr="00E352EF">
        <w:rPr>
          <w:rFonts w:ascii="Cambria" w:eastAsia="Calibri" w:hAnsi="Cambria" w:cs="Calibri"/>
        </w:rPr>
        <w:t>}</w:t>
      </w:r>
    </w:p>
    <w:p w14:paraId="054BD62D" w14:textId="77777777" w:rsidR="005A2227" w:rsidRPr="00E352EF" w:rsidRDefault="0097053A" w:rsidP="0046626F">
      <w:pPr>
        <w:ind w:left="1555"/>
        <w:rPr>
          <w:rFonts w:ascii="Cambria" w:hAnsi="Cambria"/>
        </w:rPr>
      </w:pPr>
      <w:r w:rsidRPr="00E352EF">
        <w:rPr>
          <w:rFonts w:ascii="Cambria" w:eastAsia="Calibri" w:hAnsi="Cambria" w:cs="Calibri"/>
        </w:rPr>
        <w:t xml:space="preserve">{ </w:t>
      </w:r>
      <w:r w:rsidRPr="00E352EF">
        <w:rPr>
          <w:rFonts w:ascii="Cambria" w:eastAsia="Calibri" w:hAnsi="Cambria" w:cs="Calibri"/>
          <w:i/>
        </w:rPr>
        <w:t xml:space="preserve">, timeFormatTo  </w:t>
      </w:r>
      <w:r w:rsidRPr="00E352EF">
        <w:rPr>
          <w:rFonts w:ascii="Cambria" w:eastAsia="Calibri" w:hAnsi="Cambria" w:cs="Calibri"/>
        </w:rPr>
        <w:t>}</w:t>
      </w:r>
    </w:p>
    <w:p w14:paraId="49642CAD" w14:textId="77777777" w:rsidR="005A2227" w:rsidRPr="00E352EF" w:rsidRDefault="0097053A" w:rsidP="0046626F">
      <w:pPr>
        <w:ind w:left="288"/>
        <w:rPr>
          <w:rFonts w:ascii="Cambria" w:hAnsi="Cambria"/>
        </w:rPr>
      </w:pPr>
      <w:r w:rsidRPr="00E352EF">
        <w:rPr>
          <w:rFonts w:ascii="Cambria" w:eastAsia="Calibri" w:hAnsi="Cambria" w:cs="Calibri"/>
          <w:b/>
        </w:rPr>
        <w:t xml:space="preserve">) </w:t>
      </w:r>
    </w:p>
    <w:p w14:paraId="2312C8C2" w14:textId="77777777" w:rsidR="0046626F" w:rsidRPr="00E352EF" w:rsidRDefault="0046626F" w:rsidP="0046626F">
      <w:pPr>
        <w:rPr>
          <w:rFonts w:ascii="Cambria" w:eastAsia="Calibri" w:hAnsi="Cambria" w:cs="Calibri"/>
          <w:i/>
          <w:color w:val="5B9BD5"/>
        </w:rPr>
      </w:pPr>
    </w:p>
    <w:p w14:paraId="22AC8123"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Parameters</w:t>
      </w:r>
    </w:p>
    <w:p w14:paraId="4EE2DA34" w14:textId="77777777" w:rsidR="005A2227" w:rsidRPr="00E352EF" w:rsidRDefault="0097053A" w:rsidP="0046626F">
      <w:pPr>
        <w:rPr>
          <w:rFonts w:ascii="Cambria" w:hAnsi="Cambria"/>
        </w:rPr>
      </w:pPr>
      <w:r w:rsidRPr="00E352EF">
        <w:rPr>
          <w:rFonts w:ascii="Cambria" w:hAnsi="Cambria"/>
          <w:i/>
        </w:rPr>
        <w:t>ds</w:t>
      </w:r>
      <w:r w:rsidR="0046626F" w:rsidRPr="00E352EF">
        <w:rPr>
          <w:rFonts w:ascii="Cambria" w:hAnsi="Cambria"/>
        </w:rPr>
        <w:t xml:space="preserve"> :</w:t>
      </w:r>
      <w:r w:rsidRPr="00E352EF">
        <w:rPr>
          <w:rFonts w:ascii="Cambria" w:hAnsi="Cambria"/>
        </w:rPr>
        <w:t xml:space="preserve"> dataset {identifier &lt;IDENT&gt; as scalar-type}+ </w:t>
      </w:r>
    </w:p>
    <w:p w14:paraId="6FD9E976" w14:textId="77777777" w:rsidR="005A2227" w:rsidRPr="00E352EF" w:rsidRDefault="0097053A" w:rsidP="0046626F">
      <w:pPr>
        <w:ind w:firstLine="706"/>
        <w:rPr>
          <w:rFonts w:ascii="Cambria" w:hAnsi="Cambria"/>
        </w:rPr>
      </w:pPr>
      <w:r w:rsidRPr="00E352EF">
        <w:rPr>
          <w:rFonts w:ascii="Cambria" w:hAnsi="Cambria"/>
        </w:rPr>
        <w:t>[ {measure &lt;IDENT&gt; as numeric}+ | {attribute &lt;IDENT&gt; as numeric}+ ]</w:t>
      </w:r>
    </w:p>
    <w:p w14:paraId="15DE3547" w14:textId="77777777" w:rsidR="005A2227" w:rsidRPr="00E352EF" w:rsidRDefault="0097053A" w:rsidP="0046626F">
      <w:pPr>
        <w:ind w:firstLine="706"/>
        <w:rPr>
          <w:rFonts w:ascii="Cambria" w:hAnsi="Cambria"/>
        </w:rPr>
      </w:pPr>
      <w:r w:rsidRPr="00E352EF">
        <w:rPr>
          <w:rFonts w:ascii="Cambria" w:hAnsi="Cambria"/>
        </w:rPr>
        <w:t>{measure &lt;IDENT&gt; as scalar-type}* {attribute &lt;IDENT&gt; as scalar-type}*</w:t>
      </w:r>
    </w:p>
    <w:p w14:paraId="08AE9D5E" w14:textId="77777777" w:rsidR="005A2227" w:rsidRPr="00E352EF" w:rsidRDefault="005A2227" w:rsidP="0046626F">
      <w:pPr>
        <w:tabs>
          <w:tab w:val="left" w:pos="706"/>
          <w:tab w:val="left" w:pos="1138"/>
          <w:tab w:val="left" w:pos="1699"/>
          <w:tab w:val="left" w:pos="2275"/>
        </w:tabs>
        <w:ind w:right="-58"/>
        <w:jc w:val="both"/>
        <w:rPr>
          <w:rFonts w:ascii="Cambria" w:hAnsi="Cambria"/>
        </w:rPr>
      </w:pPr>
    </w:p>
    <w:p w14:paraId="2DD7D7F2" w14:textId="77777777" w:rsidR="005A2227" w:rsidRPr="00E352EF" w:rsidRDefault="0097053A" w:rsidP="008A7573">
      <w:pPr>
        <w:numPr>
          <w:ilvl w:val="0"/>
          <w:numId w:val="38"/>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aggregateFunction - </w:t>
      </w:r>
      <w:r w:rsidRPr="00E352EF">
        <w:rPr>
          <w:rFonts w:ascii="Cambria" w:eastAsia="Calibri" w:hAnsi="Cambria" w:cs="Calibri"/>
        </w:rPr>
        <w:t xml:space="preserve">is one of the aggregate functions described </w:t>
      </w:r>
      <w:r w:rsidR="00A346E4" w:rsidRPr="00E352EF">
        <w:rPr>
          <w:rFonts w:ascii="Cambria" w:eastAsia="Calibri" w:hAnsi="Cambria" w:cs="Calibri"/>
        </w:rPr>
        <w:t>in the paragraph</w:t>
      </w:r>
      <w:r w:rsidR="00541D12" w:rsidRPr="00E352EF">
        <w:rPr>
          <w:rFonts w:ascii="Cambria" w:eastAsia="Calibri" w:hAnsi="Cambria" w:cs="Calibri"/>
        </w:rPr>
        <w:t xml:space="preserve"> </w:t>
      </w:r>
      <w:r w:rsidR="00CC3839" w:rsidRPr="00E352EF">
        <w:rPr>
          <w:rFonts w:ascii="Cambria" w:eastAsia="Calibri" w:hAnsi="Cambria" w:cs="Calibri"/>
        </w:rPr>
        <w:t xml:space="preserve"> </w:t>
      </w:r>
      <w:r w:rsidRPr="00E352EF">
        <w:rPr>
          <w:rFonts w:ascii="Cambria" w:eastAsia="Calibri" w:hAnsi="Cambria" w:cs="Calibri"/>
        </w:rPr>
        <w:t>"Aggregate functions".</w:t>
      </w:r>
    </w:p>
    <w:p w14:paraId="4C842C9D" w14:textId="77777777" w:rsidR="005A2227" w:rsidRPr="00E352EF" w:rsidRDefault="0097053A" w:rsidP="008A7573">
      <w:pPr>
        <w:numPr>
          <w:ilvl w:val="0"/>
          <w:numId w:val="38"/>
        </w:numPr>
        <w:tabs>
          <w:tab w:val="left" w:pos="426"/>
          <w:tab w:val="left" w:pos="1138"/>
          <w:tab w:val="left" w:pos="1699"/>
          <w:tab w:val="left" w:pos="2275"/>
        </w:tabs>
        <w:ind w:right="-58" w:hanging="720"/>
        <w:jc w:val="both"/>
        <w:rPr>
          <w:rFonts w:ascii="Cambria" w:hAnsi="Cambria"/>
        </w:rPr>
      </w:pPr>
      <w:r w:rsidRPr="00E352EF">
        <w:rPr>
          <w:rFonts w:ascii="Cambria" w:eastAsia="Calibri" w:hAnsi="Cambria" w:cs="Calibri"/>
          <w:i/>
        </w:rPr>
        <w:t xml:space="preserve">ds </w:t>
      </w:r>
      <w:r w:rsidR="00067DF9" w:rsidRPr="00E352EF">
        <w:rPr>
          <w:rFonts w:ascii="Cambria" w:eastAsia="Calibri" w:hAnsi="Cambria" w:cs="Calibri"/>
          <w:i/>
        </w:rPr>
        <w:t>–</w:t>
      </w:r>
      <w:r w:rsidRPr="00E352EF">
        <w:rPr>
          <w:rFonts w:ascii="Cambria" w:eastAsia="Calibri" w:hAnsi="Cambria" w:cs="Calibri"/>
        </w:rPr>
        <w:t xml:space="preserve"> is the input Dataset to which the aggregate function is applied.</w:t>
      </w:r>
    </w:p>
    <w:p w14:paraId="05B06ABD" w14:textId="77777777" w:rsidR="005A2227" w:rsidRPr="00E352EF" w:rsidRDefault="0097053A" w:rsidP="008A7573">
      <w:pPr>
        <w:numPr>
          <w:ilvl w:val="0"/>
          <w:numId w:val="38"/>
        </w:numPr>
        <w:ind w:left="360"/>
        <w:rPr>
          <w:rFonts w:ascii="Cambria" w:hAnsi="Cambria"/>
        </w:rPr>
      </w:pPr>
      <w:r w:rsidRPr="00E352EF">
        <w:rPr>
          <w:rFonts w:ascii="Cambria" w:eastAsia="Calibri" w:hAnsi="Cambria" w:cs="Calibri"/>
          <w:i/>
        </w:rPr>
        <w:t xml:space="preserve">freqFrom </w:t>
      </w:r>
      <w:r w:rsidR="00B8025A" w:rsidRPr="00E352EF">
        <w:rPr>
          <w:rFonts w:ascii="Cambria" w:eastAsia="Calibri" w:hAnsi="Cambria" w:cs="Calibri"/>
          <w:i/>
        </w:rPr>
        <w:t>–</w:t>
      </w:r>
      <w:r w:rsidRPr="00E352EF">
        <w:rPr>
          <w:rFonts w:ascii="Cambria" w:eastAsia="Calibri" w:hAnsi="Cambria" w:cs="Calibri"/>
          <w:i/>
        </w:rPr>
        <w:t xml:space="preserve">  </w:t>
      </w:r>
      <w:r w:rsidRPr="00E352EF">
        <w:rPr>
          <w:rFonts w:ascii="Cambria" w:eastAsia="Calibri" w:hAnsi="Cambria" w:cs="Calibri"/>
        </w:rPr>
        <w:t>is the frequency from which the data will be aggregated</w:t>
      </w:r>
      <w:r w:rsidRPr="00E352EF">
        <w:rPr>
          <w:rFonts w:ascii="Cambria" w:eastAsia="Calibri" w:hAnsi="Cambria" w:cs="Calibri"/>
          <w:i/>
        </w:rPr>
        <w:t xml:space="preserve"> </w:t>
      </w:r>
    </w:p>
    <w:p w14:paraId="5BFB971F" w14:textId="77777777" w:rsidR="005A2227" w:rsidRPr="00E352EF" w:rsidRDefault="0097053A" w:rsidP="008A7573">
      <w:pPr>
        <w:numPr>
          <w:ilvl w:val="0"/>
          <w:numId w:val="38"/>
        </w:numPr>
        <w:ind w:left="360"/>
        <w:rPr>
          <w:rFonts w:ascii="Cambria" w:hAnsi="Cambria"/>
        </w:rPr>
      </w:pPr>
      <w:r w:rsidRPr="00E352EF">
        <w:rPr>
          <w:rFonts w:ascii="Cambria" w:eastAsia="Calibri" w:hAnsi="Cambria" w:cs="Calibri"/>
          <w:i/>
        </w:rPr>
        <w:t xml:space="preserve">freqTo </w:t>
      </w:r>
      <w:r w:rsidR="00B8025A" w:rsidRPr="00E352EF">
        <w:rPr>
          <w:rFonts w:ascii="Cambria" w:eastAsia="Calibri" w:hAnsi="Cambria" w:cs="Calibri"/>
          <w:i/>
        </w:rPr>
        <w:t>–</w:t>
      </w:r>
      <w:r w:rsidRPr="00E352EF">
        <w:rPr>
          <w:rFonts w:ascii="Cambria" w:eastAsia="Calibri" w:hAnsi="Cambria" w:cs="Calibri"/>
        </w:rPr>
        <w:t xml:space="preserve"> is the frequency to which the data will be aggregated. </w:t>
      </w:r>
      <w:r w:rsidRPr="00E352EF">
        <w:rPr>
          <w:rFonts w:ascii="Cambria" w:eastAsia="Calibri" w:hAnsi="Cambria" w:cs="Calibri"/>
          <w:i/>
        </w:rPr>
        <w:t>freqTo</w:t>
      </w:r>
      <w:r w:rsidRPr="00E352EF">
        <w:rPr>
          <w:rFonts w:ascii="Cambria" w:eastAsia="Calibri" w:hAnsi="Cambria" w:cs="Calibri"/>
        </w:rPr>
        <w:t xml:space="preserve"> must be a lower frequency than </w:t>
      </w:r>
      <w:r w:rsidRPr="00E352EF">
        <w:rPr>
          <w:rFonts w:ascii="Cambria" w:eastAsia="Calibri" w:hAnsi="Cambria" w:cs="Calibri"/>
          <w:i/>
        </w:rPr>
        <w:t>freqFrom</w:t>
      </w:r>
    </w:p>
    <w:p w14:paraId="5DE15E85" w14:textId="77777777" w:rsidR="005A2227" w:rsidRPr="00E352EF" w:rsidRDefault="0097053A" w:rsidP="008A7573">
      <w:pPr>
        <w:numPr>
          <w:ilvl w:val="0"/>
          <w:numId w:val="38"/>
        </w:numPr>
        <w:ind w:left="360"/>
        <w:rPr>
          <w:rFonts w:ascii="Cambria" w:hAnsi="Cambria"/>
        </w:rPr>
      </w:pPr>
      <w:r w:rsidRPr="00E352EF">
        <w:rPr>
          <w:rFonts w:ascii="Cambria" w:eastAsia="Calibri" w:hAnsi="Cambria" w:cs="Calibri"/>
          <w:i/>
        </w:rPr>
        <w:t xml:space="preserve">minPeriods </w:t>
      </w:r>
      <w:r w:rsidR="00B8025A" w:rsidRPr="00E352EF">
        <w:rPr>
          <w:rFonts w:ascii="Cambria" w:eastAsia="Calibri" w:hAnsi="Cambria" w:cs="Calibri"/>
          <w:i/>
        </w:rPr>
        <w:t>–</w:t>
      </w:r>
      <w:r w:rsidRPr="00E352EF">
        <w:rPr>
          <w:rFonts w:ascii="Cambria" w:eastAsia="Calibri" w:hAnsi="Cambria" w:cs="Calibri"/>
        </w:rPr>
        <w:t xml:space="preserve"> </w:t>
      </w:r>
      <w:r w:rsidRPr="00E352EF">
        <w:rPr>
          <w:rFonts w:ascii="Cambria" w:eastAsia="Calibri" w:hAnsi="Cambria" w:cs="Calibri"/>
          <w:i/>
        </w:rPr>
        <w:t xml:space="preserve"> </w:t>
      </w:r>
      <w:r w:rsidRPr="00E352EF">
        <w:rPr>
          <w:rFonts w:ascii="Cambria" w:eastAsia="Calibri" w:hAnsi="Cambria" w:cs="Calibri"/>
        </w:rPr>
        <w:t xml:space="preserve">is an Integer number describing the minimum number of values required to perform the time based aggregation. If </w:t>
      </w:r>
      <w:r w:rsidRPr="00E352EF">
        <w:rPr>
          <w:rFonts w:ascii="Cambria" w:eastAsia="Calibri" w:hAnsi="Cambria" w:cs="Calibri"/>
          <w:i/>
        </w:rPr>
        <w:t>minPeriods</w:t>
      </w:r>
      <w:r w:rsidRPr="00E352EF">
        <w:rPr>
          <w:rFonts w:ascii="Cambria" w:eastAsia="Calibri" w:hAnsi="Cambria" w:cs="Calibri"/>
        </w:rPr>
        <w:t xml:space="preserve"> is omitted then the aggregation is performed only if all the periods needed for the aggregation are present.</w:t>
      </w:r>
    </w:p>
    <w:p w14:paraId="29F4017D" w14:textId="77777777" w:rsidR="005A2227" w:rsidRPr="00E352EF" w:rsidRDefault="0097053A" w:rsidP="008A7573">
      <w:pPr>
        <w:numPr>
          <w:ilvl w:val="0"/>
          <w:numId w:val="38"/>
        </w:numPr>
        <w:ind w:left="360"/>
        <w:rPr>
          <w:rFonts w:ascii="Cambria" w:hAnsi="Cambria"/>
        </w:rPr>
      </w:pPr>
      <w:r w:rsidRPr="00E352EF">
        <w:rPr>
          <w:rFonts w:ascii="Cambria" w:eastAsia="Calibri" w:hAnsi="Cambria" w:cs="Calibri"/>
          <w:i/>
        </w:rPr>
        <w:t xml:space="preserve">timePeriodName </w:t>
      </w:r>
      <w:r w:rsidR="00B8025A" w:rsidRPr="00E352EF">
        <w:rPr>
          <w:rFonts w:ascii="Cambria" w:eastAsia="Calibri" w:hAnsi="Cambria" w:cs="Calibri"/>
          <w:i/>
        </w:rPr>
        <w:t>–</w:t>
      </w:r>
      <w:r w:rsidRPr="00E352EF">
        <w:rPr>
          <w:rFonts w:ascii="Cambria" w:eastAsia="Calibri" w:hAnsi="Cambria" w:cs="Calibri"/>
        </w:rPr>
        <w:t xml:space="preserve"> </w:t>
      </w:r>
      <w:r w:rsidRPr="00E352EF">
        <w:rPr>
          <w:rFonts w:ascii="Cambria" w:eastAsia="Calibri" w:hAnsi="Cambria" w:cs="Calibri"/>
          <w:i/>
        </w:rPr>
        <w:t xml:space="preserve"> </w:t>
      </w:r>
      <w:r w:rsidRPr="00E352EF">
        <w:rPr>
          <w:rFonts w:ascii="Cambria" w:eastAsia="Calibri" w:hAnsi="Cambria" w:cs="Calibri"/>
        </w:rPr>
        <w:t xml:space="preserve">is the name of the time period component of the </w:t>
      </w:r>
      <w:r w:rsidR="00297BF2" w:rsidRPr="00E352EF">
        <w:t>Dataset</w:t>
      </w:r>
      <w:r w:rsidRPr="00E352EF">
        <w:rPr>
          <w:rFonts w:ascii="Cambria" w:eastAsia="Calibri" w:hAnsi="Cambria" w:cs="Calibri"/>
        </w:rPr>
        <w:t>. Default name is "time".</w:t>
      </w:r>
    </w:p>
    <w:p w14:paraId="10E9E4D7" w14:textId="77777777" w:rsidR="005A2227" w:rsidRPr="00E352EF" w:rsidRDefault="0097053A" w:rsidP="008A7573">
      <w:pPr>
        <w:numPr>
          <w:ilvl w:val="0"/>
          <w:numId w:val="38"/>
        </w:numPr>
        <w:ind w:left="360"/>
        <w:rPr>
          <w:rFonts w:ascii="Cambria" w:hAnsi="Cambria"/>
        </w:rPr>
      </w:pPr>
      <w:r w:rsidRPr="00E352EF">
        <w:rPr>
          <w:rFonts w:ascii="Cambria" w:eastAsia="Calibri" w:hAnsi="Cambria" w:cs="Calibri"/>
          <w:i/>
        </w:rPr>
        <w:t xml:space="preserve">timeFormatFrom </w:t>
      </w:r>
      <w:r w:rsidR="00B8025A" w:rsidRPr="00E352EF">
        <w:rPr>
          <w:rFonts w:ascii="Cambria" w:eastAsia="Calibri" w:hAnsi="Cambria" w:cs="Calibri"/>
          <w:i/>
        </w:rPr>
        <w:t>–</w:t>
      </w:r>
      <w:r w:rsidRPr="00E352EF">
        <w:rPr>
          <w:rFonts w:ascii="Cambria" w:eastAsia="Calibri" w:hAnsi="Cambria" w:cs="Calibri"/>
        </w:rPr>
        <w:t xml:space="preserve"> </w:t>
      </w:r>
      <w:r w:rsidRPr="00E352EF">
        <w:rPr>
          <w:rFonts w:ascii="Cambria" w:eastAsia="Calibri" w:hAnsi="Cambria" w:cs="Calibri"/>
          <w:i/>
        </w:rPr>
        <w:t xml:space="preserve"> </w:t>
      </w:r>
      <w:r w:rsidRPr="00E352EF">
        <w:rPr>
          <w:rFonts w:ascii="Cambria" w:eastAsia="Calibri" w:hAnsi="Cambria" w:cs="Calibri"/>
        </w:rPr>
        <w:t xml:space="preserve">is the format of </w:t>
      </w:r>
      <w:r w:rsidR="00D56B8A" w:rsidRPr="00E352EF">
        <w:rPr>
          <w:rFonts w:ascii="Cambria" w:eastAsia="Calibri" w:hAnsi="Cambria" w:cs="Calibri"/>
        </w:rPr>
        <w:t xml:space="preserve">the </w:t>
      </w:r>
      <w:r w:rsidRPr="00E352EF">
        <w:rPr>
          <w:rFonts w:ascii="Cambria" w:eastAsia="Calibri" w:hAnsi="Cambria" w:cs="Calibri"/>
        </w:rPr>
        <w:t xml:space="preserve">time period relative to </w:t>
      </w:r>
      <w:r w:rsidRPr="00E352EF">
        <w:rPr>
          <w:rFonts w:ascii="Cambria" w:eastAsia="Calibri" w:hAnsi="Cambria" w:cs="Calibri"/>
          <w:i/>
        </w:rPr>
        <w:t>freqFrom</w:t>
      </w:r>
      <w:r w:rsidRPr="00E352EF">
        <w:rPr>
          <w:rFonts w:ascii="Cambria" w:eastAsia="Calibri" w:hAnsi="Cambria" w:cs="Calibri"/>
        </w:rPr>
        <w:t xml:space="preserve">. </w:t>
      </w:r>
      <w:r w:rsidR="00D56B8A" w:rsidRPr="00E352EF">
        <w:rPr>
          <w:rFonts w:ascii="Cambria" w:eastAsia="Calibri" w:hAnsi="Cambria" w:cs="Calibri"/>
        </w:rPr>
        <w:t>It m</w:t>
      </w:r>
      <w:r w:rsidRPr="00E352EF">
        <w:rPr>
          <w:rFonts w:ascii="Cambria" w:eastAsia="Calibri" w:hAnsi="Cambria" w:cs="Calibri"/>
        </w:rPr>
        <w:t xml:space="preserve">ust be specified only when </w:t>
      </w:r>
      <w:r w:rsidRPr="00E352EF">
        <w:rPr>
          <w:rFonts w:ascii="Cambria" w:eastAsia="Calibri" w:hAnsi="Cambria" w:cs="Calibri"/>
          <w:i/>
        </w:rPr>
        <w:t>freqFrom</w:t>
      </w:r>
      <w:r w:rsidRPr="00E352EF">
        <w:rPr>
          <w:rFonts w:ascii="Cambria" w:eastAsia="Calibri" w:hAnsi="Cambria" w:cs="Calibri"/>
        </w:rPr>
        <w:t xml:space="preserve"> is C (custom).</w:t>
      </w:r>
    </w:p>
    <w:p w14:paraId="77FCCA11" w14:textId="77777777" w:rsidR="005A2227" w:rsidRPr="00E352EF" w:rsidRDefault="0097053A" w:rsidP="008A7573">
      <w:pPr>
        <w:numPr>
          <w:ilvl w:val="0"/>
          <w:numId w:val="38"/>
        </w:numPr>
        <w:ind w:left="360"/>
        <w:rPr>
          <w:rFonts w:ascii="Cambria" w:hAnsi="Cambria"/>
        </w:rPr>
      </w:pPr>
      <w:r w:rsidRPr="00E352EF">
        <w:rPr>
          <w:rFonts w:ascii="Cambria" w:eastAsia="Calibri" w:hAnsi="Cambria" w:cs="Calibri"/>
          <w:i/>
        </w:rPr>
        <w:t xml:space="preserve">timeFormatTo </w:t>
      </w:r>
      <w:r w:rsidR="00B8025A" w:rsidRPr="00E352EF">
        <w:rPr>
          <w:rFonts w:ascii="Cambria" w:eastAsia="Calibri" w:hAnsi="Cambria" w:cs="Calibri"/>
          <w:i/>
        </w:rPr>
        <w:t>–</w:t>
      </w:r>
      <w:r w:rsidRPr="00E352EF">
        <w:rPr>
          <w:rFonts w:ascii="Cambria" w:eastAsia="Calibri" w:hAnsi="Cambria" w:cs="Calibri"/>
        </w:rPr>
        <w:t xml:space="preserve"> </w:t>
      </w:r>
      <w:r w:rsidRPr="00E352EF">
        <w:rPr>
          <w:rFonts w:ascii="Cambria" w:eastAsia="Calibri" w:hAnsi="Cambria" w:cs="Calibri"/>
          <w:i/>
        </w:rPr>
        <w:t xml:space="preserve"> </w:t>
      </w:r>
      <w:r w:rsidRPr="00E352EF">
        <w:rPr>
          <w:rFonts w:ascii="Cambria" w:eastAsia="Calibri" w:hAnsi="Cambria" w:cs="Calibri"/>
        </w:rPr>
        <w:t xml:space="preserve">is the format </w:t>
      </w:r>
      <w:r w:rsidR="00D56B8A" w:rsidRPr="00E352EF">
        <w:rPr>
          <w:rFonts w:ascii="Cambria" w:eastAsia="Calibri" w:hAnsi="Cambria" w:cs="Calibri"/>
        </w:rPr>
        <w:t xml:space="preserve">of the </w:t>
      </w:r>
      <w:r w:rsidRPr="00E352EF">
        <w:rPr>
          <w:rFonts w:ascii="Cambria" w:eastAsia="Calibri" w:hAnsi="Cambria" w:cs="Calibri"/>
        </w:rPr>
        <w:t xml:space="preserve">time period relative to </w:t>
      </w:r>
      <w:r w:rsidRPr="00E352EF">
        <w:rPr>
          <w:rFonts w:ascii="Cambria" w:eastAsia="Calibri" w:hAnsi="Cambria" w:cs="Calibri"/>
          <w:i/>
        </w:rPr>
        <w:t>freqTo</w:t>
      </w:r>
      <w:r w:rsidRPr="00E352EF">
        <w:rPr>
          <w:rFonts w:ascii="Cambria" w:eastAsia="Calibri" w:hAnsi="Cambria" w:cs="Calibri"/>
        </w:rPr>
        <w:t xml:space="preserve">. </w:t>
      </w:r>
      <w:r w:rsidR="00D56B8A" w:rsidRPr="00E352EF">
        <w:rPr>
          <w:rFonts w:ascii="Cambria" w:eastAsia="Calibri" w:hAnsi="Cambria" w:cs="Calibri"/>
        </w:rPr>
        <w:t>It m</w:t>
      </w:r>
      <w:r w:rsidRPr="00E352EF">
        <w:rPr>
          <w:rFonts w:ascii="Cambria" w:eastAsia="Calibri" w:hAnsi="Cambria" w:cs="Calibri"/>
        </w:rPr>
        <w:t xml:space="preserve">ust be specified only when </w:t>
      </w:r>
      <w:r w:rsidRPr="00E352EF">
        <w:rPr>
          <w:rFonts w:ascii="Cambria" w:eastAsia="Calibri" w:hAnsi="Cambria" w:cs="Calibri"/>
          <w:i/>
        </w:rPr>
        <w:t>freqTo</w:t>
      </w:r>
      <w:r w:rsidRPr="00E352EF">
        <w:rPr>
          <w:rFonts w:ascii="Cambria" w:eastAsia="Calibri" w:hAnsi="Cambria" w:cs="Calibri"/>
        </w:rPr>
        <w:t xml:space="preserve"> is C (custom).</w:t>
      </w:r>
    </w:p>
    <w:p w14:paraId="37E0F6B2" w14:textId="77777777" w:rsidR="0046626F" w:rsidRPr="00E352EF" w:rsidRDefault="0046626F" w:rsidP="0046626F">
      <w:pPr>
        <w:rPr>
          <w:rFonts w:ascii="Cambria" w:eastAsia="Calibri" w:hAnsi="Cambria" w:cs="Calibri"/>
          <w:i/>
          <w:color w:val="5B9BD5"/>
        </w:rPr>
      </w:pPr>
    </w:p>
    <w:p w14:paraId="4C64E2B4"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Constraints</w:t>
      </w:r>
    </w:p>
    <w:p w14:paraId="5559FDA3"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rPr>
        <w:t xml:space="preserve">If </w:t>
      </w:r>
      <w:r w:rsidRPr="00E352EF">
        <w:rPr>
          <w:rFonts w:ascii="Cambria" w:eastAsia="Calibri" w:hAnsi="Cambria" w:cs="Calibri"/>
          <w:i/>
        </w:rPr>
        <w:t>ds</w:t>
      </w:r>
      <w:r w:rsidRPr="00E352EF">
        <w:rPr>
          <w:rFonts w:ascii="Cambria" w:eastAsia="Calibri" w:hAnsi="Cambria" w:cs="Calibri"/>
        </w:rPr>
        <w:t xml:space="preserve"> has more than one Measure Component, then a </w:t>
      </w:r>
      <w:r w:rsidR="00D6733B" w:rsidRPr="00E352EF">
        <w:rPr>
          <w:rFonts w:ascii="Cambria" w:eastAsia="Calibri" w:hAnsi="Cambria" w:cs="Calibri"/>
        </w:rPr>
        <w:t>M</w:t>
      </w:r>
      <w:r w:rsidRPr="00E352EF">
        <w:rPr>
          <w:rFonts w:ascii="Cambria" w:eastAsia="Calibri" w:hAnsi="Cambria" w:cs="Calibri"/>
        </w:rPr>
        <w:t xml:space="preserve">easure or attribute must be </w:t>
      </w:r>
      <w:r w:rsidR="00331396" w:rsidRPr="00E352EF">
        <w:rPr>
          <w:rFonts w:ascii="Cambria" w:eastAsia="Calibri" w:hAnsi="Cambria" w:cs="Calibri"/>
        </w:rPr>
        <w:t xml:space="preserve">specified </w:t>
      </w:r>
      <w:r w:rsidRPr="00E352EF">
        <w:rPr>
          <w:rFonts w:ascii="Cambria" w:eastAsia="Calibri" w:hAnsi="Cambria" w:cs="Calibri"/>
        </w:rPr>
        <w:t>using the membership operator on ds.</w:t>
      </w:r>
    </w:p>
    <w:p w14:paraId="786445C8"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timePeriodName</w:t>
      </w:r>
      <w:r w:rsidRPr="00E352EF">
        <w:rPr>
          <w:rFonts w:ascii="Cambria" w:eastAsia="Calibri" w:hAnsi="Cambria" w:cs="Calibri"/>
        </w:rPr>
        <w:t xml:space="preserve"> is the name of an Identifier Component owned by </w:t>
      </w:r>
      <w:r w:rsidRPr="00E352EF">
        <w:rPr>
          <w:rFonts w:ascii="Cambria" w:eastAsia="Calibri" w:hAnsi="Cambria" w:cs="Calibri"/>
          <w:i/>
        </w:rPr>
        <w:t>ds</w:t>
      </w:r>
      <w:r w:rsidRPr="00E352EF">
        <w:rPr>
          <w:rFonts w:ascii="Cambria" w:eastAsia="Calibri" w:hAnsi="Cambria" w:cs="Calibri"/>
        </w:rPr>
        <w:t>.</w:t>
      </w:r>
    </w:p>
    <w:p w14:paraId="39D5F541"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freqFrom </w:t>
      </w:r>
      <w:r w:rsidRPr="00E352EF">
        <w:rPr>
          <w:rFonts w:ascii="Cambria" w:eastAsia="Calibri" w:hAnsi="Cambria" w:cs="Calibri"/>
        </w:rPr>
        <w:t xml:space="preserve">must be a higher frequency compared with </w:t>
      </w:r>
      <w:r w:rsidRPr="00E352EF">
        <w:rPr>
          <w:rFonts w:ascii="Cambria" w:eastAsia="Calibri" w:hAnsi="Cambria" w:cs="Calibri"/>
          <w:i/>
        </w:rPr>
        <w:t>freqTo</w:t>
      </w:r>
      <w:r w:rsidRPr="00E352EF">
        <w:rPr>
          <w:rFonts w:ascii="Cambria" w:eastAsia="Calibri" w:hAnsi="Cambria" w:cs="Calibri"/>
        </w:rPr>
        <w:t xml:space="preserve">, e.g. </w:t>
      </w:r>
      <w:r w:rsidRPr="00E352EF">
        <w:rPr>
          <w:rFonts w:ascii="Cambria" w:eastAsia="Calibri" w:hAnsi="Cambria" w:cs="Calibri"/>
          <w:i/>
        </w:rPr>
        <w:t>freqFrom</w:t>
      </w:r>
      <w:r w:rsidRPr="00E352EF">
        <w:rPr>
          <w:rFonts w:ascii="Cambria" w:eastAsia="Calibri" w:hAnsi="Cambria" w:cs="Calibri"/>
        </w:rPr>
        <w:t xml:space="preserve"> = </w:t>
      </w:r>
      <w:r w:rsidR="00A346E4" w:rsidRPr="00E352EF">
        <w:rPr>
          <w:rFonts w:ascii="Cambria" w:eastAsia="Calibri" w:hAnsi="Cambria" w:cs="Calibri"/>
        </w:rPr>
        <w:t>“</w:t>
      </w:r>
      <w:r w:rsidRPr="00E352EF">
        <w:rPr>
          <w:rFonts w:ascii="Cambria" w:eastAsia="Calibri" w:hAnsi="Cambria" w:cs="Calibri"/>
        </w:rPr>
        <w:t>M</w:t>
      </w:r>
      <w:r w:rsidR="00A346E4" w:rsidRPr="00E352EF">
        <w:rPr>
          <w:rFonts w:ascii="Cambria" w:eastAsia="Calibri" w:hAnsi="Cambria" w:cs="Calibri"/>
        </w:rPr>
        <w:t>”</w:t>
      </w:r>
      <w:r w:rsidRPr="00E352EF">
        <w:rPr>
          <w:rFonts w:ascii="Cambria" w:eastAsia="Calibri" w:hAnsi="Cambria" w:cs="Calibri"/>
        </w:rPr>
        <w:t xml:space="preserve"> and </w:t>
      </w:r>
      <w:r w:rsidRPr="00E352EF">
        <w:rPr>
          <w:rFonts w:ascii="Cambria" w:eastAsia="Calibri" w:hAnsi="Cambria" w:cs="Calibri"/>
          <w:i/>
        </w:rPr>
        <w:t>freqTo</w:t>
      </w:r>
      <w:r w:rsidRPr="00E352EF">
        <w:rPr>
          <w:rFonts w:ascii="Cambria" w:eastAsia="Calibri" w:hAnsi="Cambria" w:cs="Calibri"/>
        </w:rPr>
        <w:t xml:space="preserve"> = </w:t>
      </w:r>
      <w:r w:rsidR="00A346E4" w:rsidRPr="00E352EF">
        <w:rPr>
          <w:rFonts w:ascii="Cambria" w:eastAsia="Calibri" w:hAnsi="Cambria" w:cs="Calibri"/>
        </w:rPr>
        <w:t>“</w:t>
      </w:r>
      <w:r w:rsidRPr="00E352EF">
        <w:rPr>
          <w:rFonts w:ascii="Cambria" w:eastAsia="Calibri" w:hAnsi="Cambria" w:cs="Calibri"/>
        </w:rPr>
        <w:t>Q</w:t>
      </w:r>
      <w:r w:rsidR="00A346E4" w:rsidRPr="00E352EF">
        <w:rPr>
          <w:rFonts w:ascii="Cambria" w:eastAsia="Calibri" w:hAnsi="Cambria" w:cs="Calibri"/>
        </w:rPr>
        <w:t>”</w:t>
      </w:r>
      <w:r w:rsidRPr="00E352EF">
        <w:rPr>
          <w:rFonts w:ascii="Cambria" w:eastAsia="Calibri" w:hAnsi="Cambria" w:cs="Calibri"/>
        </w:rPr>
        <w:t xml:space="preserve"> is correct, while the </w:t>
      </w:r>
      <w:r w:rsidR="00CC3839" w:rsidRPr="00E352EF">
        <w:rPr>
          <w:rFonts w:ascii="Cambria" w:eastAsia="Calibri" w:hAnsi="Cambria" w:cs="Calibri"/>
        </w:rPr>
        <w:t xml:space="preserve">reverse  </w:t>
      </w:r>
      <w:r w:rsidRPr="00E352EF">
        <w:rPr>
          <w:rFonts w:ascii="Cambria" w:eastAsia="Calibri" w:hAnsi="Cambria" w:cs="Calibri"/>
        </w:rPr>
        <w:t>is not correct.</w:t>
      </w:r>
    </w:p>
    <w:p w14:paraId="602E9228" w14:textId="77777777" w:rsidR="0046626F" w:rsidRPr="00E352EF" w:rsidRDefault="0046626F" w:rsidP="0046626F">
      <w:pPr>
        <w:tabs>
          <w:tab w:val="left" w:pos="562"/>
          <w:tab w:val="left" w:pos="1138"/>
          <w:tab w:val="left" w:pos="1699"/>
          <w:tab w:val="left" w:pos="2275"/>
        </w:tabs>
        <w:ind w:right="-58"/>
        <w:jc w:val="both"/>
        <w:rPr>
          <w:rFonts w:ascii="Cambria" w:eastAsia="Calibri" w:hAnsi="Cambria" w:cs="Calibri"/>
        </w:rPr>
      </w:pPr>
    </w:p>
    <w:p w14:paraId="75A9F6AC" w14:textId="77777777" w:rsidR="005A2227" w:rsidRPr="00E352EF" w:rsidRDefault="0097053A" w:rsidP="0046626F">
      <w:pPr>
        <w:tabs>
          <w:tab w:val="left" w:pos="562"/>
          <w:tab w:val="left" w:pos="1138"/>
          <w:tab w:val="left" w:pos="1699"/>
          <w:tab w:val="left" w:pos="2275"/>
        </w:tabs>
        <w:ind w:right="-58"/>
        <w:jc w:val="both"/>
        <w:rPr>
          <w:rFonts w:ascii="Cambria" w:hAnsi="Cambria"/>
        </w:rPr>
      </w:pPr>
      <w:r w:rsidRPr="00E352EF">
        <w:rPr>
          <w:rFonts w:ascii="Cambria" w:eastAsia="Calibri" w:hAnsi="Cambria" w:cs="Calibri"/>
        </w:rPr>
        <w:t xml:space="preserve">Possible values for </w:t>
      </w:r>
      <w:r w:rsidRPr="00E352EF">
        <w:rPr>
          <w:rFonts w:ascii="Cambria" w:eastAsia="Calibri" w:hAnsi="Cambria" w:cs="Calibri"/>
          <w:i/>
        </w:rPr>
        <w:t>freqFrom</w:t>
      </w:r>
      <w:r w:rsidRPr="00E352EF">
        <w:rPr>
          <w:rFonts w:ascii="Cambria" w:eastAsia="Calibri" w:hAnsi="Cambria" w:cs="Calibri"/>
        </w:rPr>
        <w:t xml:space="preserve"> and </w:t>
      </w:r>
      <w:r w:rsidRPr="00E352EF">
        <w:rPr>
          <w:rFonts w:ascii="Cambria" w:eastAsia="Calibri" w:hAnsi="Cambria" w:cs="Calibri"/>
          <w:i/>
        </w:rPr>
        <w:t>freqTo</w:t>
      </w:r>
      <w:r w:rsidRPr="00E352EF">
        <w:rPr>
          <w:rFonts w:ascii="Cambria" w:eastAsia="Calibri" w:hAnsi="Cambria" w:cs="Calibri"/>
        </w:rPr>
        <w:t>:</w:t>
      </w:r>
    </w:p>
    <w:tbl>
      <w:tblPr>
        <w:tblW w:w="7070" w:type="dxa"/>
        <w:tblInd w:w="540"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73"/>
        <w:gridCol w:w="5097"/>
      </w:tblGrid>
      <w:tr w:rsidR="005A2227" w:rsidRPr="00E352EF" w14:paraId="6171A646" w14:textId="77777777" w:rsidTr="00A346E4">
        <w:tc>
          <w:tcPr>
            <w:tcW w:w="1973"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14692524" w14:textId="77777777" w:rsidR="005A2227" w:rsidRPr="00E352EF" w:rsidRDefault="0097053A">
            <w:r w:rsidRPr="00E352EF">
              <w:rPr>
                <w:rFonts w:ascii="Calibri" w:eastAsia="Calibri" w:hAnsi="Calibri" w:cs="Calibri"/>
                <w:i/>
              </w:rPr>
              <w:t>Frequency symbol</w:t>
            </w:r>
          </w:p>
        </w:tc>
        <w:tc>
          <w:tcPr>
            <w:tcW w:w="5098"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20C284E9" w14:textId="77777777" w:rsidR="005A2227" w:rsidRPr="00E352EF" w:rsidRDefault="0097053A">
            <w:r w:rsidRPr="00E352EF">
              <w:rPr>
                <w:rFonts w:ascii="Calibri" w:eastAsia="Calibri" w:hAnsi="Calibri" w:cs="Calibri"/>
                <w:i/>
              </w:rPr>
              <w:t>Frequency</w:t>
            </w:r>
          </w:p>
        </w:tc>
      </w:tr>
      <w:tr w:rsidR="005A2227" w:rsidRPr="00E352EF" w14:paraId="524A94C0" w14:textId="77777777">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04BE25" w14:textId="77777777" w:rsidR="005A2227" w:rsidRPr="00E352EF" w:rsidRDefault="0097053A">
            <w:r w:rsidRPr="00E352EF">
              <w:rPr>
                <w:rFonts w:ascii="Calibri" w:eastAsia="Calibri" w:hAnsi="Calibri" w:cs="Calibri"/>
              </w:rPr>
              <w:t>A</w:t>
            </w:r>
          </w:p>
        </w:tc>
        <w:tc>
          <w:tcPr>
            <w:tcW w:w="50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FF6ECE" w14:textId="77777777" w:rsidR="005A2227" w:rsidRPr="00E352EF" w:rsidRDefault="0097053A">
            <w:r w:rsidRPr="00E352EF">
              <w:rPr>
                <w:rFonts w:ascii="Calibri" w:eastAsia="Calibri" w:hAnsi="Calibri" w:cs="Calibri"/>
              </w:rPr>
              <w:t>Annual</w:t>
            </w:r>
          </w:p>
        </w:tc>
      </w:tr>
      <w:tr w:rsidR="005A2227" w:rsidRPr="00E352EF" w14:paraId="698C66D2" w14:textId="77777777">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396145" w14:textId="77777777" w:rsidR="005A2227" w:rsidRPr="00E352EF" w:rsidRDefault="0097053A">
            <w:r w:rsidRPr="00E352EF">
              <w:rPr>
                <w:rFonts w:ascii="Calibri" w:eastAsia="Calibri" w:hAnsi="Calibri" w:cs="Calibri"/>
              </w:rPr>
              <w:t>S</w:t>
            </w:r>
          </w:p>
        </w:tc>
        <w:tc>
          <w:tcPr>
            <w:tcW w:w="50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554D89" w14:textId="77777777" w:rsidR="005A2227" w:rsidRPr="00E352EF" w:rsidRDefault="0097053A">
            <w:r w:rsidRPr="00E352EF">
              <w:rPr>
                <w:rFonts w:ascii="Calibri" w:eastAsia="Calibri" w:hAnsi="Calibri" w:cs="Calibri"/>
              </w:rPr>
              <w:t>Semestrial</w:t>
            </w:r>
          </w:p>
        </w:tc>
      </w:tr>
      <w:tr w:rsidR="005A2227" w:rsidRPr="00E352EF" w14:paraId="24DFF1B3" w14:textId="77777777">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516F43" w14:textId="77777777" w:rsidR="005A2227" w:rsidRPr="00E352EF" w:rsidRDefault="0097053A">
            <w:r w:rsidRPr="00E352EF">
              <w:rPr>
                <w:rFonts w:ascii="Calibri" w:eastAsia="Calibri" w:hAnsi="Calibri" w:cs="Calibri"/>
              </w:rPr>
              <w:t>Q</w:t>
            </w:r>
          </w:p>
        </w:tc>
        <w:tc>
          <w:tcPr>
            <w:tcW w:w="50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26498A" w14:textId="77777777" w:rsidR="005A2227" w:rsidRPr="00E352EF" w:rsidRDefault="0097053A">
            <w:r w:rsidRPr="00E352EF">
              <w:rPr>
                <w:rFonts w:ascii="Calibri" w:eastAsia="Calibri" w:hAnsi="Calibri" w:cs="Calibri"/>
              </w:rPr>
              <w:t>Quarterly</w:t>
            </w:r>
          </w:p>
        </w:tc>
      </w:tr>
      <w:tr w:rsidR="005A2227" w:rsidRPr="00E352EF" w14:paraId="4568FAA8" w14:textId="77777777">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482D34" w14:textId="77777777" w:rsidR="005A2227" w:rsidRPr="00E352EF" w:rsidRDefault="0097053A">
            <w:r w:rsidRPr="00E352EF">
              <w:rPr>
                <w:rFonts w:ascii="Calibri" w:eastAsia="Calibri" w:hAnsi="Calibri" w:cs="Calibri"/>
              </w:rPr>
              <w:t>M</w:t>
            </w:r>
          </w:p>
        </w:tc>
        <w:tc>
          <w:tcPr>
            <w:tcW w:w="50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FB012C" w14:textId="77777777" w:rsidR="005A2227" w:rsidRPr="00E352EF" w:rsidRDefault="0097053A">
            <w:r w:rsidRPr="00E352EF">
              <w:rPr>
                <w:rFonts w:ascii="Calibri" w:eastAsia="Calibri" w:hAnsi="Calibri" w:cs="Calibri"/>
              </w:rPr>
              <w:t>Monthly</w:t>
            </w:r>
          </w:p>
        </w:tc>
      </w:tr>
      <w:tr w:rsidR="005A2227" w:rsidRPr="00E352EF" w14:paraId="781A6456" w14:textId="77777777">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64DAAB" w14:textId="77777777" w:rsidR="005A2227" w:rsidRPr="00E352EF" w:rsidRDefault="0097053A">
            <w:r w:rsidRPr="00E352EF">
              <w:rPr>
                <w:rFonts w:ascii="Calibri" w:eastAsia="Calibri" w:hAnsi="Calibri" w:cs="Calibri"/>
              </w:rPr>
              <w:t>W</w:t>
            </w:r>
          </w:p>
        </w:tc>
        <w:tc>
          <w:tcPr>
            <w:tcW w:w="50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25B195" w14:textId="77777777" w:rsidR="005A2227" w:rsidRPr="00E352EF" w:rsidRDefault="0097053A">
            <w:r w:rsidRPr="00E352EF">
              <w:rPr>
                <w:rFonts w:ascii="Calibri" w:eastAsia="Calibri" w:hAnsi="Calibri" w:cs="Calibri"/>
              </w:rPr>
              <w:t>Weekly</w:t>
            </w:r>
          </w:p>
        </w:tc>
      </w:tr>
      <w:tr w:rsidR="005A2227" w:rsidRPr="00E352EF" w14:paraId="7524C535" w14:textId="77777777">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8834D3" w14:textId="77777777" w:rsidR="005A2227" w:rsidRPr="00E352EF" w:rsidRDefault="0097053A">
            <w:r w:rsidRPr="00E352EF">
              <w:rPr>
                <w:rFonts w:ascii="Calibri" w:eastAsia="Calibri" w:hAnsi="Calibri" w:cs="Calibri"/>
              </w:rPr>
              <w:t>D</w:t>
            </w:r>
          </w:p>
        </w:tc>
        <w:tc>
          <w:tcPr>
            <w:tcW w:w="50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5F469D" w14:textId="77777777" w:rsidR="005A2227" w:rsidRPr="00E352EF" w:rsidRDefault="0097053A">
            <w:r w:rsidRPr="00E352EF">
              <w:rPr>
                <w:rFonts w:ascii="Calibri" w:eastAsia="Calibri" w:hAnsi="Calibri" w:cs="Calibri"/>
              </w:rPr>
              <w:t>Daily</w:t>
            </w:r>
          </w:p>
        </w:tc>
      </w:tr>
    </w:tbl>
    <w:p w14:paraId="1EAE69BB" w14:textId="77777777" w:rsidR="005A2227" w:rsidRPr="00E352EF" w:rsidRDefault="005A2227">
      <w:pPr>
        <w:tabs>
          <w:tab w:val="left" w:pos="562"/>
          <w:tab w:val="left" w:pos="1138"/>
          <w:tab w:val="left" w:pos="1699"/>
          <w:tab w:val="left" w:pos="2275"/>
        </w:tabs>
        <w:spacing w:after="120"/>
        <w:ind w:right="-58"/>
        <w:jc w:val="both"/>
      </w:pPr>
    </w:p>
    <w:p w14:paraId="241AFEEE"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Returns</w:t>
      </w:r>
    </w:p>
    <w:p w14:paraId="3AB2BBB1" w14:textId="77777777" w:rsidR="005A2227" w:rsidRPr="00E352EF" w:rsidRDefault="0097053A" w:rsidP="003C3D77">
      <w:pPr>
        <w:rPr>
          <w:rFonts w:ascii="Cambria" w:eastAsia="Calibri" w:hAnsi="Cambria" w:cs="Calibri"/>
          <w:color w:val="000000" w:themeColor="text1"/>
        </w:rPr>
      </w:pPr>
      <w:r w:rsidRPr="00E352EF">
        <w:rPr>
          <w:rFonts w:ascii="Cambria" w:eastAsia="Calibri" w:hAnsi="Cambria" w:cs="Calibri"/>
          <w:color w:val="000000" w:themeColor="text1"/>
        </w:rPr>
        <w:t xml:space="preserve">A Dataset with the Identifier Components of ds and a </w:t>
      </w:r>
      <w:r w:rsidR="003F3EDA" w:rsidRPr="00E352EF">
        <w:rPr>
          <w:rFonts w:ascii="Cambria" w:eastAsia="Calibri" w:hAnsi="Cambria" w:cs="Calibri"/>
          <w:color w:val="000000" w:themeColor="text1"/>
        </w:rPr>
        <w:t xml:space="preserve">Measure Component </w:t>
      </w:r>
      <w:r w:rsidRPr="00E352EF">
        <w:rPr>
          <w:rFonts w:ascii="Cambria" w:eastAsia="Calibri" w:hAnsi="Cambria" w:cs="Calibri"/>
          <w:color w:val="000000" w:themeColor="text1"/>
        </w:rPr>
        <w:t>containing data of ds aggregated from freqFrom to freqTo. All aggregate functions can be used.</w:t>
      </w:r>
    </w:p>
    <w:p w14:paraId="75D736DC" w14:textId="77777777" w:rsidR="005A2227" w:rsidRPr="00E352EF" w:rsidRDefault="005A2227" w:rsidP="0046626F">
      <w:pPr>
        <w:jc w:val="both"/>
        <w:rPr>
          <w:rFonts w:ascii="Cambria" w:hAnsi="Cambria"/>
        </w:rPr>
      </w:pPr>
    </w:p>
    <w:p w14:paraId="5C6093A6"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 specification</w:t>
      </w:r>
    </w:p>
    <w:p w14:paraId="000D3FB8" w14:textId="77777777" w:rsidR="005A2227" w:rsidRPr="00E352EF" w:rsidRDefault="0097053A" w:rsidP="0046626F">
      <w:pPr>
        <w:rPr>
          <w:rFonts w:ascii="Cambria" w:hAnsi="Cambria"/>
        </w:rPr>
      </w:pPr>
      <w:r w:rsidRPr="00E352EF">
        <w:rPr>
          <w:rFonts w:ascii="Cambria" w:eastAsia="Calibri" w:hAnsi="Cambria" w:cs="Calibri"/>
        </w:rPr>
        <w:t xml:space="preserve">The aggregateFunction first partitions the data set in groups of data having the frequency </w:t>
      </w:r>
      <w:r w:rsidRPr="00E352EF">
        <w:rPr>
          <w:rFonts w:ascii="Cambria" w:eastAsia="Calibri" w:hAnsi="Cambria" w:cs="Calibri"/>
          <w:i/>
        </w:rPr>
        <w:t>freqFrom</w:t>
      </w:r>
      <w:r w:rsidRPr="00E352EF">
        <w:rPr>
          <w:rFonts w:ascii="Cambria" w:eastAsia="Calibri" w:hAnsi="Cambria" w:cs="Calibri"/>
        </w:rPr>
        <w:t>, then the data are aggregated to obtain data aggregated having</w:t>
      </w:r>
      <w:r w:rsidR="003F3EDA" w:rsidRPr="00E352EF">
        <w:rPr>
          <w:rFonts w:ascii="Cambria" w:eastAsia="Calibri" w:hAnsi="Cambria" w:cs="Calibri"/>
        </w:rPr>
        <w:t xml:space="preserve"> the</w:t>
      </w:r>
      <w:r w:rsidRPr="00E352EF">
        <w:rPr>
          <w:rFonts w:ascii="Cambria" w:eastAsia="Calibri" w:hAnsi="Cambria" w:cs="Calibri"/>
        </w:rPr>
        <w:t xml:space="preserve"> frequency </w:t>
      </w:r>
      <w:r w:rsidRPr="00E352EF">
        <w:rPr>
          <w:rFonts w:ascii="Cambria" w:eastAsia="Calibri" w:hAnsi="Cambria" w:cs="Calibri"/>
          <w:i/>
        </w:rPr>
        <w:t>freqTo</w:t>
      </w:r>
      <w:r w:rsidRPr="00E352EF">
        <w:rPr>
          <w:rFonts w:ascii="Cambria" w:eastAsia="Calibri" w:hAnsi="Cambria" w:cs="Calibri"/>
        </w:rPr>
        <w:t>.</w:t>
      </w:r>
    </w:p>
    <w:p w14:paraId="1752255A" w14:textId="77777777" w:rsidR="005A2227" w:rsidRPr="00E352EF" w:rsidRDefault="0097053A" w:rsidP="0046626F">
      <w:pPr>
        <w:rPr>
          <w:rFonts w:ascii="Cambria" w:hAnsi="Cambria"/>
        </w:rPr>
      </w:pPr>
      <w:r w:rsidRPr="00E352EF">
        <w:rPr>
          <w:rFonts w:ascii="Cambria" w:eastAsia="Calibri" w:hAnsi="Cambria" w:cs="Calibri"/>
        </w:rPr>
        <w:t xml:space="preserve">Convert the data contained in </w:t>
      </w:r>
      <w:r w:rsidRPr="00E352EF">
        <w:rPr>
          <w:rFonts w:ascii="Cambria" w:eastAsia="Calibri" w:hAnsi="Cambria" w:cs="Calibri"/>
          <w:i/>
        </w:rPr>
        <w:t>ds</w:t>
      </w:r>
      <w:r w:rsidRPr="00E352EF">
        <w:rPr>
          <w:rFonts w:ascii="Cambria" w:eastAsia="Calibri" w:hAnsi="Cambria" w:cs="Calibri"/>
        </w:rPr>
        <w:t xml:space="preserve"> and having the time format specified in </w:t>
      </w:r>
      <w:r w:rsidRPr="00E352EF">
        <w:rPr>
          <w:rFonts w:ascii="Cambria" w:eastAsia="Calibri" w:hAnsi="Cambria" w:cs="Calibri"/>
          <w:i/>
        </w:rPr>
        <w:t>freqFrom</w:t>
      </w:r>
      <w:r w:rsidRPr="00E352EF">
        <w:rPr>
          <w:rFonts w:ascii="Cambria" w:eastAsia="Calibri" w:hAnsi="Cambria" w:cs="Calibri"/>
        </w:rPr>
        <w:t xml:space="preserve"> to the format specified in </w:t>
      </w:r>
      <w:r w:rsidRPr="00E352EF">
        <w:rPr>
          <w:rFonts w:ascii="Cambria" w:eastAsia="Calibri" w:hAnsi="Cambria" w:cs="Calibri"/>
          <w:i/>
        </w:rPr>
        <w:t xml:space="preserve">freqTo. </w:t>
      </w:r>
      <w:r w:rsidRPr="00E352EF">
        <w:rPr>
          <w:rFonts w:ascii="Cambria" w:eastAsia="Calibri" w:hAnsi="Cambria" w:cs="Calibri"/>
        </w:rPr>
        <w:t xml:space="preserve">If </w:t>
      </w:r>
      <w:r w:rsidRPr="00E352EF">
        <w:rPr>
          <w:rFonts w:ascii="Cambria" w:eastAsia="Calibri" w:hAnsi="Cambria" w:cs="Calibri"/>
          <w:i/>
        </w:rPr>
        <w:t xml:space="preserve">freqFrom </w:t>
      </w:r>
      <w:r w:rsidRPr="00E352EF">
        <w:rPr>
          <w:rFonts w:ascii="Cambria" w:eastAsia="Calibri" w:hAnsi="Cambria" w:cs="Calibri"/>
        </w:rPr>
        <w:t xml:space="preserve">and </w:t>
      </w:r>
      <w:r w:rsidRPr="00E352EF">
        <w:rPr>
          <w:rFonts w:ascii="Cambria" w:eastAsia="Calibri" w:hAnsi="Cambria" w:cs="Calibri"/>
          <w:i/>
        </w:rPr>
        <w:t xml:space="preserve">freqTo </w:t>
      </w:r>
      <w:r w:rsidRPr="00E352EF">
        <w:rPr>
          <w:rFonts w:ascii="Cambria" w:eastAsia="Calibri" w:hAnsi="Cambria" w:cs="Calibri"/>
        </w:rPr>
        <w:t xml:space="preserve">have different value then an aggregation could occur. </w:t>
      </w:r>
    </w:p>
    <w:p w14:paraId="456FA751" w14:textId="77777777" w:rsidR="005A2227" w:rsidRPr="00E352EF" w:rsidRDefault="005A2227" w:rsidP="0046626F">
      <w:pPr>
        <w:rPr>
          <w:rFonts w:ascii="Cambria" w:hAnsi="Cambria"/>
        </w:rPr>
      </w:pPr>
    </w:p>
    <w:p w14:paraId="6772A9B5" w14:textId="77777777" w:rsidR="005A2227" w:rsidRPr="00E352EF" w:rsidRDefault="0097053A" w:rsidP="0046626F">
      <w:pPr>
        <w:rPr>
          <w:rFonts w:ascii="Cambria" w:hAnsi="Cambria"/>
        </w:rPr>
      </w:pPr>
      <w:r w:rsidRPr="00E352EF">
        <w:rPr>
          <w:rFonts w:ascii="Cambria" w:eastAsia="Calibri" w:hAnsi="Cambria" w:cs="Calibri"/>
        </w:rPr>
        <w:t xml:space="preserve">Data in </w:t>
      </w:r>
      <w:r w:rsidRPr="00E352EF">
        <w:rPr>
          <w:rFonts w:ascii="Cambria" w:eastAsia="Calibri" w:hAnsi="Cambria" w:cs="Calibri"/>
          <w:i/>
        </w:rPr>
        <w:t>ds</w:t>
      </w:r>
      <w:r w:rsidRPr="00E352EF">
        <w:rPr>
          <w:rFonts w:ascii="Cambria" w:eastAsia="Calibri" w:hAnsi="Cambria" w:cs="Calibri"/>
        </w:rPr>
        <w:t xml:space="preserve"> having the frequency different from </w:t>
      </w:r>
      <w:r w:rsidRPr="00E352EF">
        <w:rPr>
          <w:rFonts w:ascii="Cambria" w:eastAsia="Calibri" w:hAnsi="Cambria" w:cs="Calibri"/>
          <w:i/>
        </w:rPr>
        <w:t>freqFrom</w:t>
      </w:r>
      <w:r w:rsidRPr="00E352EF">
        <w:rPr>
          <w:rFonts w:ascii="Cambria" w:eastAsia="Calibri" w:hAnsi="Cambria" w:cs="Calibri"/>
        </w:rPr>
        <w:t xml:space="preserve"> will not</w:t>
      </w:r>
      <w:r w:rsidR="003F3EDA" w:rsidRPr="00E352EF">
        <w:rPr>
          <w:rFonts w:ascii="Cambria" w:eastAsia="Calibri" w:hAnsi="Cambria" w:cs="Calibri"/>
        </w:rPr>
        <w:t xml:space="preserve"> be</w:t>
      </w:r>
      <w:r w:rsidRPr="00E352EF">
        <w:rPr>
          <w:rFonts w:ascii="Cambria" w:eastAsia="Calibri" w:hAnsi="Cambria" w:cs="Calibri"/>
        </w:rPr>
        <w:t xml:space="preserve"> involved by the operator and they will be discarded from the output </w:t>
      </w:r>
      <w:r w:rsidR="00297BF2" w:rsidRPr="00E352EF">
        <w:t>Dataset</w:t>
      </w:r>
      <w:r w:rsidRPr="00E352EF">
        <w:rPr>
          <w:rFonts w:ascii="Cambria" w:eastAsia="Calibri" w:hAnsi="Cambria" w:cs="Calibri"/>
        </w:rPr>
        <w:t>.</w:t>
      </w:r>
    </w:p>
    <w:p w14:paraId="34E55FDE" w14:textId="77777777" w:rsidR="005A2227" w:rsidRPr="00E352EF" w:rsidRDefault="005A2227" w:rsidP="0046626F">
      <w:pPr>
        <w:rPr>
          <w:rFonts w:ascii="Cambria" w:hAnsi="Cambria"/>
        </w:rPr>
      </w:pPr>
    </w:p>
    <w:p w14:paraId="5E9B9CB1" w14:textId="77777777" w:rsidR="005A2227" w:rsidRPr="00E352EF" w:rsidRDefault="0097053A" w:rsidP="0046626F">
      <w:pPr>
        <w:rPr>
          <w:rFonts w:ascii="Cambria" w:hAnsi="Cambria"/>
        </w:rPr>
      </w:pPr>
      <w:r w:rsidRPr="00E352EF">
        <w:rPr>
          <w:rFonts w:ascii="Cambria" w:eastAsia="Calibri" w:hAnsi="Cambria" w:cs="Calibri"/>
        </w:rPr>
        <w:t xml:space="preserve">By default this operator computes the aggregated value only when the values of all sub-periods exist. </w:t>
      </w:r>
    </w:p>
    <w:p w14:paraId="12D7125D" w14:textId="77777777" w:rsidR="005A2227" w:rsidRPr="00E352EF" w:rsidRDefault="0097053A" w:rsidP="0046626F">
      <w:pPr>
        <w:tabs>
          <w:tab w:val="left" w:pos="562"/>
          <w:tab w:val="left" w:pos="1138"/>
          <w:tab w:val="left" w:pos="1699"/>
          <w:tab w:val="left" w:pos="2275"/>
        </w:tabs>
        <w:ind w:right="-58"/>
        <w:jc w:val="both"/>
        <w:rPr>
          <w:rFonts w:ascii="Cambria" w:hAnsi="Cambria"/>
        </w:rPr>
      </w:pPr>
      <w:r w:rsidRPr="00E352EF">
        <w:rPr>
          <w:rFonts w:ascii="Cambria" w:eastAsia="Calibri" w:hAnsi="Cambria" w:cs="Calibri"/>
        </w:rPr>
        <w:t xml:space="preserve">To override this behaviour </w:t>
      </w:r>
      <w:r w:rsidR="00CC3839" w:rsidRPr="00E352EF">
        <w:rPr>
          <w:rFonts w:ascii="Cambria" w:eastAsia="Calibri" w:hAnsi="Cambria" w:cs="Calibri"/>
        </w:rPr>
        <w:t>the user</w:t>
      </w:r>
      <w:r w:rsidRPr="00E352EF">
        <w:rPr>
          <w:rFonts w:ascii="Cambria" w:eastAsia="Calibri" w:hAnsi="Cambria" w:cs="Calibri"/>
        </w:rPr>
        <w:t xml:space="preserve"> can specify a value for the optional argument </w:t>
      </w:r>
      <w:r w:rsidRPr="00E352EF">
        <w:rPr>
          <w:rFonts w:ascii="Cambria" w:eastAsia="Calibri" w:hAnsi="Cambria" w:cs="Calibri"/>
          <w:i/>
        </w:rPr>
        <w:t>minPeriods</w:t>
      </w:r>
      <w:r w:rsidRPr="00E352EF">
        <w:rPr>
          <w:rFonts w:ascii="Cambria" w:eastAsia="Calibri" w:hAnsi="Cambria" w:cs="Calibri"/>
        </w:rPr>
        <w:t xml:space="preserve">: this is a lower bound for the number of periods that must exist in order to produce the aggregation. This means that if the optional parameter </w:t>
      </w:r>
      <w:r w:rsidRPr="00E352EF">
        <w:rPr>
          <w:rFonts w:ascii="Cambria" w:eastAsia="Calibri" w:hAnsi="Cambria" w:cs="Calibri"/>
          <w:i/>
        </w:rPr>
        <w:t xml:space="preserve">minPeriods </w:t>
      </w:r>
      <w:r w:rsidRPr="00E352EF">
        <w:rPr>
          <w:rFonts w:ascii="Cambria" w:eastAsia="Calibri" w:hAnsi="Cambria" w:cs="Calibri"/>
        </w:rPr>
        <w:t>is present, then the aggregation can be performed either if the timeseries Dataset of input does not contain all the necessary DataPoints needed.</w:t>
      </w:r>
    </w:p>
    <w:p w14:paraId="5FE82804" w14:textId="77777777" w:rsidR="00A346E4" w:rsidRPr="00E352EF" w:rsidRDefault="00A346E4" w:rsidP="0046626F">
      <w:pPr>
        <w:tabs>
          <w:tab w:val="left" w:pos="706"/>
          <w:tab w:val="left" w:pos="1138"/>
          <w:tab w:val="left" w:pos="1699"/>
          <w:tab w:val="left" w:pos="2275"/>
        </w:tabs>
        <w:ind w:right="-58"/>
        <w:jc w:val="both"/>
        <w:rPr>
          <w:rFonts w:ascii="Cambria" w:eastAsia="Calibri" w:hAnsi="Cambria" w:cs="Calibri"/>
        </w:rPr>
      </w:pPr>
    </w:p>
    <w:p w14:paraId="6853FE10" w14:textId="77777777" w:rsidR="005A2227" w:rsidRPr="00E352EF" w:rsidRDefault="0097053A" w:rsidP="0046626F">
      <w:pPr>
        <w:tabs>
          <w:tab w:val="left" w:pos="706"/>
          <w:tab w:val="left" w:pos="1138"/>
          <w:tab w:val="left" w:pos="1699"/>
          <w:tab w:val="left" w:pos="2275"/>
        </w:tabs>
        <w:ind w:right="-58"/>
        <w:jc w:val="both"/>
        <w:rPr>
          <w:rFonts w:ascii="Cambria" w:hAnsi="Cambria"/>
        </w:rPr>
      </w:pPr>
      <w:r w:rsidRPr="00E352EF">
        <w:rPr>
          <w:rFonts w:ascii="Cambria" w:eastAsia="Calibri" w:hAnsi="Cambria" w:cs="Calibri"/>
        </w:rPr>
        <w:t>Time format:</w:t>
      </w:r>
    </w:p>
    <w:tbl>
      <w:tblPr>
        <w:tblW w:w="8712" w:type="dxa"/>
        <w:tblInd w:w="540"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526"/>
        <w:gridCol w:w="1238"/>
        <w:gridCol w:w="1469"/>
        <w:gridCol w:w="1930"/>
        <w:gridCol w:w="2549"/>
      </w:tblGrid>
      <w:tr w:rsidR="005A2227" w:rsidRPr="00E352EF" w14:paraId="3AC2E8B1" w14:textId="77777777" w:rsidTr="00A346E4">
        <w:tc>
          <w:tcPr>
            <w:tcW w:w="1526"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79469921" w14:textId="77777777" w:rsidR="005A2227" w:rsidRPr="00E352EF" w:rsidRDefault="0097053A">
            <w:r w:rsidRPr="00E352EF">
              <w:rPr>
                <w:rFonts w:ascii="Calibri" w:eastAsia="Calibri" w:hAnsi="Calibri" w:cs="Calibri"/>
                <w:i/>
              </w:rPr>
              <w:t>Format</w:t>
            </w:r>
          </w:p>
        </w:tc>
        <w:tc>
          <w:tcPr>
            <w:tcW w:w="1238"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246D87B8" w14:textId="77777777" w:rsidR="005A2227" w:rsidRPr="00E352EF" w:rsidRDefault="0097053A">
            <w:r w:rsidRPr="00E352EF">
              <w:rPr>
                <w:rFonts w:ascii="Calibri" w:eastAsia="Calibri" w:hAnsi="Calibri" w:cs="Calibri"/>
                <w:i/>
              </w:rPr>
              <w:t>Frequency</w:t>
            </w:r>
          </w:p>
        </w:tc>
        <w:tc>
          <w:tcPr>
            <w:tcW w:w="1469"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18FC53B8" w14:textId="77777777" w:rsidR="005A2227" w:rsidRPr="00E352EF" w:rsidRDefault="0097053A">
            <w:r w:rsidRPr="00E352EF">
              <w:rPr>
                <w:rFonts w:ascii="Calibri" w:eastAsia="Calibri" w:hAnsi="Calibri" w:cs="Calibri"/>
                <w:i/>
              </w:rPr>
              <w:t>Example</w:t>
            </w:r>
          </w:p>
        </w:tc>
        <w:tc>
          <w:tcPr>
            <w:tcW w:w="1930"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23248453" w14:textId="77777777" w:rsidR="005A2227" w:rsidRPr="00E352EF" w:rsidRDefault="0097053A">
            <w:r w:rsidRPr="00E352EF">
              <w:rPr>
                <w:rFonts w:ascii="Calibri" w:eastAsia="Calibri" w:hAnsi="Calibri" w:cs="Calibri"/>
                <w:i/>
              </w:rPr>
              <w:t>Frequency</w:t>
            </w:r>
          </w:p>
        </w:tc>
        <w:tc>
          <w:tcPr>
            <w:tcW w:w="2549"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4AF52CC2" w14:textId="77777777" w:rsidR="005A2227" w:rsidRPr="00E352EF" w:rsidRDefault="0097053A">
            <w:r w:rsidRPr="00E352EF">
              <w:rPr>
                <w:rFonts w:ascii="Calibri" w:eastAsia="Calibri" w:hAnsi="Calibri" w:cs="Calibri"/>
                <w:i/>
              </w:rPr>
              <w:t>Possible values</w:t>
            </w:r>
          </w:p>
        </w:tc>
      </w:tr>
      <w:tr w:rsidR="005A2227" w:rsidRPr="00E352EF" w14:paraId="6DB8EBDE"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659C73" w14:textId="77777777" w:rsidR="005A2227" w:rsidRPr="00E352EF" w:rsidRDefault="0097053A">
            <w:r w:rsidRPr="00E352EF">
              <w:rPr>
                <w:rFonts w:ascii="Calibri" w:eastAsia="Calibri" w:hAnsi="Calibri" w:cs="Calibri"/>
              </w:rPr>
              <w:t>yyyy</w:t>
            </w:r>
          </w:p>
          <w:p w14:paraId="6F2FD2EC" w14:textId="77777777" w:rsidR="005A2227" w:rsidRPr="00E352EF" w:rsidRDefault="0097053A">
            <w:r w:rsidRPr="00E352EF">
              <w:rPr>
                <w:rFonts w:ascii="Calibri" w:eastAsia="Calibri" w:hAnsi="Calibri" w:cs="Calibri"/>
              </w:rPr>
              <w:t>yyyyA</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BB9E33" w14:textId="77777777" w:rsidR="005A2227" w:rsidRPr="00E352EF" w:rsidRDefault="0097053A">
            <w:r w:rsidRPr="00E352EF">
              <w:rPr>
                <w:rFonts w:ascii="Calibri" w:eastAsia="Calibri" w:hAnsi="Calibri" w:cs="Calibri"/>
              </w:rPr>
              <w:t>A</w:t>
            </w:r>
          </w:p>
        </w:tc>
        <w:tc>
          <w:tcPr>
            <w:tcW w:w="14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B0C4BE" w14:textId="77777777" w:rsidR="005A2227" w:rsidRPr="00E352EF" w:rsidRDefault="0097053A">
            <w:r w:rsidRPr="00E352EF">
              <w:rPr>
                <w:rFonts w:ascii="Calibri" w:eastAsia="Calibri" w:hAnsi="Calibri" w:cs="Calibri"/>
              </w:rPr>
              <w:t>2000</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78B265" w14:textId="77777777" w:rsidR="005A2227" w:rsidRPr="00E352EF" w:rsidRDefault="0097053A">
            <w:r w:rsidRPr="00E352EF">
              <w:rPr>
                <w:rFonts w:ascii="Calibri" w:eastAsia="Calibri" w:hAnsi="Calibri" w:cs="Calibri"/>
              </w:rPr>
              <w:t>Annual</w:t>
            </w:r>
          </w:p>
        </w:tc>
        <w:tc>
          <w:tcPr>
            <w:tcW w:w="25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60B2D1" w14:textId="77777777" w:rsidR="005A2227" w:rsidRPr="00E352EF" w:rsidRDefault="0097053A">
            <w:r w:rsidRPr="00E352EF">
              <w:rPr>
                <w:rFonts w:ascii="Calibri" w:eastAsia="Calibri" w:hAnsi="Calibri" w:cs="Calibri"/>
              </w:rPr>
              <w:t>yyyy = 1900, …, 9999</w:t>
            </w:r>
          </w:p>
        </w:tc>
      </w:tr>
      <w:tr w:rsidR="005A2227" w:rsidRPr="00E352EF" w14:paraId="7187B9B4"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3D8BB9" w14:textId="77777777" w:rsidR="005A2227" w:rsidRPr="00E352EF" w:rsidRDefault="0097053A">
            <w:r w:rsidRPr="00E352EF">
              <w:rPr>
                <w:rFonts w:ascii="Calibri" w:eastAsia="Calibri" w:hAnsi="Calibri" w:cs="Calibri"/>
              </w:rPr>
              <w:t>yyyySs</w:t>
            </w:r>
          </w:p>
          <w:p w14:paraId="56261D95" w14:textId="77777777" w:rsidR="005A2227" w:rsidRPr="00E352EF" w:rsidRDefault="0097053A">
            <w:r w:rsidRPr="00E352EF">
              <w:rPr>
                <w:rFonts w:ascii="Calibri" w:eastAsia="Calibri" w:hAnsi="Calibri" w:cs="Calibri"/>
              </w:rPr>
              <w:t>yyyy-Ss</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49D41E" w14:textId="77777777" w:rsidR="005A2227" w:rsidRPr="00E352EF" w:rsidRDefault="0097053A">
            <w:r w:rsidRPr="00E352EF">
              <w:rPr>
                <w:rFonts w:ascii="Calibri" w:eastAsia="Calibri" w:hAnsi="Calibri" w:cs="Calibri"/>
              </w:rPr>
              <w:t>S</w:t>
            </w:r>
          </w:p>
        </w:tc>
        <w:tc>
          <w:tcPr>
            <w:tcW w:w="14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5B4776" w14:textId="77777777" w:rsidR="005A2227" w:rsidRPr="00E352EF" w:rsidRDefault="0097053A">
            <w:r w:rsidRPr="00E352EF">
              <w:rPr>
                <w:rFonts w:ascii="Calibri" w:eastAsia="Calibri" w:hAnsi="Calibri" w:cs="Calibri"/>
              </w:rPr>
              <w:t>2000S1</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D13510" w14:textId="77777777" w:rsidR="005A2227" w:rsidRPr="00E352EF" w:rsidRDefault="0097053A">
            <w:r w:rsidRPr="00E352EF">
              <w:rPr>
                <w:rFonts w:ascii="Calibri" w:eastAsia="Calibri" w:hAnsi="Calibri" w:cs="Calibri"/>
              </w:rPr>
              <w:t>Semestrial</w:t>
            </w:r>
          </w:p>
        </w:tc>
        <w:tc>
          <w:tcPr>
            <w:tcW w:w="25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ED6D52" w14:textId="77777777" w:rsidR="005A2227" w:rsidRPr="00E352EF" w:rsidRDefault="0097053A">
            <w:r w:rsidRPr="00E352EF">
              <w:rPr>
                <w:rFonts w:ascii="Calibri" w:eastAsia="Calibri" w:hAnsi="Calibri" w:cs="Calibri"/>
              </w:rPr>
              <w:t>s = 1, 2</w:t>
            </w:r>
          </w:p>
        </w:tc>
      </w:tr>
      <w:tr w:rsidR="005A2227" w:rsidRPr="00E352EF" w14:paraId="20C02585"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EC2333" w14:textId="77777777" w:rsidR="005A2227" w:rsidRPr="00E352EF" w:rsidRDefault="0097053A">
            <w:r w:rsidRPr="00E352EF">
              <w:rPr>
                <w:rFonts w:ascii="Calibri" w:eastAsia="Calibri" w:hAnsi="Calibri" w:cs="Calibri"/>
              </w:rPr>
              <w:t>yyyyQq</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0F62A0" w14:textId="77777777" w:rsidR="005A2227" w:rsidRPr="00E352EF" w:rsidRDefault="0097053A">
            <w:r w:rsidRPr="00E352EF">
              <w:rPr>
                <w:rFonts w:ascii="Calibri" w:eastAsia="Calibri" w:hAnsi="Calibri" w:cs="Calibri"/>
              </w:rPr>
              <w:t>Q</w:t>
            </w:r>
          </w:p>
        </w:tc>
        <w:tc>
          <w:tcPr>
            <w:tcW w:w="14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475AC9" w14:textId="77777777" w:rsidR="005A2227" w:rsidRPr="00E352EF" w:rsidRDefault="0097053A">
            <w:r w:rsidRPr="00E352EF">
              <w:rPr>
                <w:rFonts w:ascii="Calibri" w:eastAsia="Calibri" w:hAnsi="Calibri" w:cs="Calibri"/>
              </w:rPr>
              <w:t>2000Q1</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728F82" w14:textId="77777777" w:rsidR="005A2227" w:rsidRPr="00E352EF" w:rsidRDefault="0097053A">
            <w:r w:rsidRPr="00E352EF">
              <w:rPr>
                <w:rFonts w:ascii="Calibri" w:eastAsia="Calibri" w:hAnsi="Calibri" w:cs="Calibri"/>
              </w:rPr>
              <w:t>Quarterly</w:t>
            </w:r>
          </w:p>
        </w:tc>
        <w:tc>
          <w:tcPr>
            <w:tcW w:w="25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F85ACD" w14:textId="77777777" w:rsidR="005A2227" w:rsidRPr="00E352EF" w:rsidRDefault="0097053A">
            <w:r w:rsidRPr="00E352EF">
              <w:rPr>
                <w:rFonts w:ascii="Calibri" w:eastAsia="Calibri" w:hAnsi="Calibri" w:cs="Calibri"/>
              </w:rPr>
              <w:t>q = 1, 2, 3, 4</w:t>
            </w:r>
          </w:p>
        </w:tc>
      </w:tr>
      <w:tr w:rsidR="005A2227" w:rsidRPr="00E352EF" w14:paraId="27A37E57"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6C17E4" w14:textId="77777777" w:rsidR="005A2227" w:rsidRPr="00E352EF" w:rsidRDefault="0097053A">
            <w:r w:rsidRPr="00E352EF">
              <w:rPr>
                <w:rFonts w:ascii="Calibri" w:eastAsia="Calibri" w:hAnsi="Calibri" w:cs="Calibri"/>
              </w:rPr>
              <w:t>yyyy-Qq</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DD3E9F" w14:textId="77777777" w:rsidR="005A2227" w:rsidRPr="00E352EF" w:rsidRDefault="0097053A">
            <w:r w:rsidRPr="00E352EF">
              <w:rPr>
                <w:rFonts w:ascii="Calibri" w:eastAsia="Calibri" w:hAnsi="Calibri" w:cs="Calibri"/>
              </w:rPr>
              <w:t>Q</w:t>
            </w:r>
          </w:p>
        </w:tc>
        <w:tc>
          <w:tcPr>
            <w:tcW w:w="14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B84DD3" w14:textId="77777777" w:rsidR="005A2227" w:rsidRPr="00E352EF" w:rsidRDefault="0097053A">
            <w:r w:rsidRPr="00E352EF">
              <w:rPr>
                <w:rFonts w:ascii="Calibri" w:eastAsia="Calibri" w:hAnsi="Calibri" w:cs="Calibri"/>
              </w:rPr>
              <w:t>2000Q1</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8E7F6E" w14:textId="77777777" w:rsidR="005A2227" w:rsidRPr="00E352EF" w:rsidRDefault="0097053A">
            <w:r w:rsidRPr="00E352EF">
              <w:rPr>
                <w:rFonts w:ascii="Calibri" w:eastAsia="Calibri" w:hAnsi="Calibri" w:cs="Calibri"/>
              </w:rPr>
              <w:t>Quarterly</w:t>
            </w:r>
          </w:p>
        </w:tc>
        <w:tc>
          <w:tcPr>
            <w:tcW w:w="25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BB6877" w14:textId="77777777" w:rsidR="005A2227" w:rsidRPr="00E352EF" w:rsidRDefault="0097053A">
            <w:r w:rsidRPr="00E352EF">
              <w:rPr>
                <w:rFonts w:ascii="Calibri" w:eastAsia="Calibri" w:hAnsi="Calibri" w:cs="Calibri"/>
              </w:rPr>
              <w:t>q = 1, 2, 3, 4</w:t>
            </w:r>
          </w:p>
        </w:tc>
      </w:tr>
      <w:tr w:rsidR="005A2227" w:rsidRPr="00E352EF" w14:paraId="6808056C"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3292AB" w14:textId="77777777" w:rsidR="005A2227" w:rsidRPr="00E352EF" w:rsidRDefault="0097053A">
            <w:r w:rsidRPr="00E352EF">
              <w:rPr>
                <w:rFonts w:ascii="Calibri" w:eastAsia="Calibri" w:hAnsi="Calibri" w:cs="Calibri"/>
              </w:rPr>
              <w:t>yyyyMmm</w:t>
            </w:r>
          </w:p>
          <w:p w14:paraId="1D317367" w14:textId="77777777" w:rsidR="005A2227" w:rsidRPr="00E352EF" w:rsidRDefault="0097053A">
            <w:r w:rsidRPr="00E352EF">
              <w:rPr>
                <w:rFonts w:ascii="Calibri" w:eastAsia="Calibri" w:hAnsi="Calibri" w:cs="Calibri"/>
              </w:rPr>
              <w:t>yyyy-mm</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2502A0" w14:textId="77777777" w:rsidR="005A2227" w:rsidRPr="00E352EF" w:rsidRDefault="0097053A">
            <w:r w:rsidRPr="00E352EF">
              <w:rPr>
                <w:rFonts w:ascii="Calibri" w:eastAsia="Calibri" w:hAnsi="Calibri" w:cs="Calibri"/>
              </w:rPr>
              <w:t>M</w:t>
            </w:r>
          </w:p>
        </w:tc>
        <w:tc>
          <w:tcPr>
            <w:tcW w:w="14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E25D2F" w14:textId="77777777" w:rsidR="005A2227" w:rsidRPr="00E352EF" w:rsidRDefault="0097053A">
            <w:r w:rsidRPr="00E352EF">
              <w:rPr>
                <w:rFonts w:ascii="Calibri" w:eastAsia="Calibri" w:hAnsi="Calibri" w:cs="Calibri"/>
              </w:rPr>
              <w:t>2000M01</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1DC299" w14:textId="77777777" w:rsidR="005A2227" w:rsidRPr="00E352EF" w:rsidRDefault="0097053A">
            <w:r w:rsidRPr="00E352EF">
              <w:rPr>
                <w:rFonts w:ascii="Calibri" w:eastAsia="Calibri" w:hAnsi="Calibri" w:cs="Calibri"/>
              </w:rPr>
              <w:t>Monthly</w:t>
            </w:r>
          </w:p>
        </w:tc>
        <w:tc>
          <w:tcPr>
            <w:tcW w:w="25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BF17FD" w14:textId="77777777" w:rsidR="005A2227" w:rsidRPr="00E352EF" w:rsidRDefault="0097053A">
            <w:r w:rsidRPr="00E352EF">
              <w:rPr>
                <w:rFonts w:ascii="Calibri" w:eastAsia="Calibri" w:hAnsi="Calibri" w:cs="Calibri"/>
              </w:rPr>
              <w:t>mm = 01, 02, …, 12</w:t>
            </w:r>
          </w:p>
        </w:tc>
      </w:tr>
      <w:tr w:rsidR="005A2227" w:rsidRPr="00E352EF" w14:paraId="65F454C9"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C4E923" w14:textId="77777777" w:rsidR="005A2227" w:rsidRPr="00E352EF" w:rsidRDefault="0097053A">
            <w:r w:rsidRPr="00E352EF">
              <w:rPr>
                <w:rFonts w:ascii="Calibri" w:eastAsia="Calibri" w:hAnsi="Calibri" w:cs="Calibri"/>
              </w:rPr>
              <w:t>yyyyWnn</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30A295" w14:textId="77777777" w:rsidR="005A2227" w:rsidRPr="00E352EF" w:rsidRDefault="0097053A">
            <w:r w:rsidRPr="00E352EF">
              <w:rPr>
                <w:rFonts w:ascii="Calibri" w:eastAsia="Calibri" w:hAnsi="Calibri" w:cs="Calibri"/>
              </w:rPr>
              <w:t>W</w:t>
            </w:r>
          </w:p>
        </w:tc>
        <w:tc>
          <w:tcPr>
            <w:tcW w:w="14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D9F0D1" w14:textId="77777777" w:rsidR="005A2227" w:rsidRPr="00E352EF" w:rsidRDefault="0097053A">
            <w:r w:rsidRPr="00E352EF">
              <w:rPr>
                <w:rFonts w:ascii="Calibri" w:eastAsia="Calibri" w:hAnsi="Calibri" w:cs="Calibri"/>
              </w:rPr>
              <w:t>2000D0101</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F84EBA" w14:textId="77777777" w:rsidR="005A2227" w:rsidRPr="00E352EF" w:rsidRDefault="0097053A">
            <w:r w:rsidRPr="00E352EF">
              <w:rPr>
                <w:rFonts w:ascii="Calibri" w:eastAsia="Calibri" w:hAnsi="Calibri" w:cs="Calibri"/>
              </w:rPr>
              <w:t xml:space="preserve">Weekly </w:t>
            </w:r>
          </w:p>
        </w:tc>
        <w:tc>
          <w:tcPr>
            <w:tcW w:w="25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F11661" w14:textId="77777777" w:rsidR="005A2227" w:rsidRPr="00E352EF" w:rsidRDefault="0097053A">
            <w:r w:rsidRPr="00E352EF">
              <w:rPr>
                <w:rFonts w:ascii="Calibri" w:eastAsia="Calibri" w:hAnsi="Calibri" w:cs="Calibri"/>
              </w:rPr>
              <w:t>nn = 01, 02, …, 52</w:t>
            </w:r>
          </w:p>
        </w:tc>
      </w:tr>
      <w:tr w:rsidR="005A2227" w:rsidRPr="00E352EF" w14:paraId="2BA24EF1"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65A325" w14:textId="77777777" w:rsidR="005A2227" w:rsidRPr="00E352EF" w:rsidRDefault="0097053A">
            <w:r w:rsidRPr="00E352EF">
              <w:rPr>
                <w:rFonts w:ascii="Calibri" w:eastAsia="Calibri" w:hAnsi="Calibri" w:cs="Calibri"/>
              </w:rPr>
              <w:t>yyyyMmmDdd</w:t>
            </w:r>
          </w:p>
          <w:p w14:paraId="7B30B381" w14:textId="77777777" w:rsidR="005A2227" w:rsidRPr="00E352EF" w:rsidRDefault="005A2227"/>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635FBD" w14:textId="77777777" w:rsidR="005A2227" w:rsidRPr="00E352EF" w:rsidRDefault="0097053A">
            <w:r w:rsidRPr="00E352EF">
              <w:rPr>
                <w:rFonts w:ascii="Calibri" w:eastAsia="Calibri" w:hAnsi="Calibri" w:cs="Calibri"/>
              </w:rPr>
              <w:t>D</w:t>
            </w:r>
          </w:p>
        </w:tc>
        <w:tc>
          <w:tcPr>
            <w:tcW w:w="14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5CA382" w14:textId="77777777" w:rsidR="005A2227" w:rsidRPr="00E352EF" w:rsidRDefault="0097053A">
            <w:r w:rsidRPr="00E352EF">
              <w:rPr>
                <w:rFonts w:ascii="Calibri" w:eastAsia="Calibri" w:hAnsi="Calibri" w:cs="Calibri"/>
              </w:rPr>
              <w:t>2000D0101</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F9A7DD" w14:textId="77777777" w:rsidR="005A2227" w:rsidRPr="00E352EF" w:rsidRDefault="0097053A">
            <w:r w:rsidRPr="00E352EF">
              <w:rPr>
                <w:rFonts w:ascii="Calibri" w:eastAsia="Calibri" w:hAnsi="Calibri" w:cs="Calibri"/>
              </w:rPr>
              <w:t xml:space="preserve">Daily </w:t>
            </w:r>
          </w:p>
        </w:tc>
        <w:tc>
          <w:tcPr>
            <w:tcW w:w="25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A9AA05" w14:textId="77777777" w:rsidR="005A2227" w:rsidRPr="00E352EF" w:rsidRDefault="0097053A">
            <w:r w:rsidRPr="00E352EF">
              <w:rPr>
                <w:rFonts w:ascii="Calibri" w:eastAsia="Calibri" w:hAnsi="Calibri" w:cs="Calibri"/>
              </w:rPr>
              <w:t>mm = 01, 02, …, 12</w:t>
            </w:r>
          </w:p>
          <w:p w14:paraId="48EC4866" w14:textId="77777777" w:rsidR="005A2227" w:rsidRPr="00E352EF" w:rsidRDefault="0097053A">
            <w:r w:rsidRPr="00E352EF">
              <w:rPr>
                <w:rFonts w:ascii="Calibri" w:eastAsia="Calibri" w:hAnsi="Calibri" w:cs="Calibri"/>
              </w:rPr>
              <w:t>dd = 01, 02, …, 31</w:t>
            </w:r>
          </w:p>
        </w:tc>
      </w:tr>
      <w:tr w:rsidR="005A2227" w:rsidRPr="00E352EF" w14:paraId="782B7709"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BB3DE2" w14:textId="77777777" w:rsidR="005A2227" w:rsidRPr="00E352EF" w:rsidRDefault="0097053A">
            <w:r w:rsidRPr="00E352EF">
              <w:rPr>
                <w:rFonts w:ascii="Calibri" w:eastAsia="Calibri" w:hAnsi="Calibri" w:cs="Calibri"/>
              </w:rPr>
              <w:t>yyyy-mm-dd</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41C1C6" w14:textId="77777777" w:rsidR="005A2227" w:rsidRPr="00E352EF" w:rsidRDefault="0097053A">
            <w:r w:rsidRPr="00E352EF">
              <w:rPr>
                <w:rFonts w:ascii="Calibri" w:eastAsia="Calibri" w:hAnsi="Calibri" w:cs="Calibri"/>
              </w:rPr>
              <w:t>N</w:t>
            </w:r>
          </w:p>
        </w:tc>
        <w:tc>
          <w:tcPr>
            <w:tcW w:w="14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B38506" w14:textId="77777777" w:rsidR="005A2227" w:rsidRPr="00E352EF" w:rsidRDefault="0097053A">
            <w:r w:rsidRPr="00E352EF">
              <w:rPr>
                <w:rFonts w:ascii="Calibri" w:eastAsia="Calibri" w:hAnsi="Calibri" w:cs="Calibri"/>
              </w:rPr>
              <w:t>2000-01-01</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030495" w14:textId="77777777" w:rsidR="005A2227" w:rsidRPr="00E352EF" w:rsidRDefault="0097053A">
            <w:r w:rsidRPr="00E352EF">
              <w:rPr>
                <w:rFonts w:ascii="Calibri" w:eastAsia="Calibri" w:hAnsi="Calibri" w:cs="Calibri"/>
              </w:rPr>
              <w:t>Date (frequency not specified)</w:t>
            </w:r>
          </w:p>
        </w:tc>
        <w:tc>
          <w:tcPr>
            <w:tcW w:w="25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D393F5" w14:textId="77777777" w:rsidR="005A2227" w:rsidRPr="00E352EF" w:rsidRDefault="0097053A">
            <w:r w:rsidRPr="00E352EF">
              <w:rPr>
                <w:rFonts w:ascii="Calibri" w:eastAsia="Calibri" w:hAnsi="Calibri" w:cs="Calibri"/>
              </w:rPr>
              <w:t>mm = 01, 02, …, 12</w:t>
            </w:r>
          </w:p>
          <w:p w14:paraId="26DFF0F4" w14:textId="77777777" w:rsidR="005A2227" w:rsidRPr="00E352EF" w:rsidRDefault="0097053A">
            <w:r w:rsidRPr="00E352EF">
              <w:rPr>
                <w:rFonts w:ascii="Calibri" w:eastAsia="Calibri" w:hAnsi="Calibri" w:cs="Calibri"/>
              </w:rPr>
              <w:t>dd = 01, 02, …, 31</w:t>
            </w:r>
          </w:p>
        </w:tc>
      </w:tr>
      <w:tr w:rsidR="005A2227" w:rsidRPr="00E352EF" w14:paraId="5D01DD8F"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828F87" w14:textId="77777777" w:rsidR="005A2227" w:rsidRPr="00E352EF" w:rsidRDefault="0097053A">
            <w:r w:rsidRPr="00E352EF">
              <w:rPr>
                <w:rFonts w:ascii="Calibri" w:eastAsia="Calibri" w:hAnsi="Calibri" w:cs="Calibri"/>
              </w:rPr>
              <w:t>Combination of yyyy, mm and dd</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C9003D" w14:textId="77777777" w:rsidR="005A2227" w:rsidRPr="00E352EF" w:rsidRDefault="0097053A">
            <w:r w:rsidRPr="00E352EF">
              <w:rPr>
                <w:rFonts w:ascii="Calibri" w:eastAsia="Calibri" w:hAnsi="Calibri" w:cs="Calibri"/>
              </w:rPr>
              <w:t>C</w:t>
            </w:r>
          </w:p>
        </w:tc>
        <w:tc>
          <w:tcPr>
            <w:tcW w:w="14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1B07F7" w14:textId="77777777" w:rsidR="005A2227" w:rsidRPr="00E352EF" w:rsidRDefault="0097053A">
            <w:r w:rsidRPr="00E352EF">
              <w:rPr>
                <w:rFonts w:ascii="Calibri" w:eastAsia="Calibri" w:hAnsi="Calibri" w:cs="Calibri"/>
              </w:rPr>
              <w:t>01-01-2000</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0D667A" w14:textId="77777777" w:rsidR="005A2227" w:rsidRPr="00E352EF" w:rsidRDefault="0097053A">
            <w:r w:rsidRPr="00E352EF">
              <w:rPr>
                <w:rFonts w:ascii="Calibri" w:eastAsia="Calibri" w:hAnsi="Calibri" w:cs="Calibri"/>
              </w:rPr>
              <w:t>Custom date format</w:t>
            </w:r>
          </w:p>
        </w:tc>
        <w:tc>
          <w:tcPr>
            <w:tcW w:w="25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20FE56" w14:textId="77777777" w:rsidR="005A2227" w:rsidRPr="00E352EF" w:rsidRDefault="0097053A">
            <w:r w:rsidRPr="00E352EF">
              <w:rPr>
                <w:rFonts w:ascii="Calibri" w:eastAsia="Calibri" w:hAnsi="Calibri" w:cs="Calibri"/>
              </w:rPr>
              <w:t>yyyy = 1900, …, 9999</w:t>
            </w:r>
          </w:p>
          <w:p w14:paraId="38C9DC92" w14:textId="77777777" w:rsidR="005A2227" w:rsidRPr="00E352EF" w:rsidRDefault="0097053A">
            <w:r w:rsidRPr="00E352EF">
              <w:rPr>
                <w:rFonts w:ascii="Calibri" w:eastAsia="Calibri" w:hAnsi="Calibri" w:cs="Calibri"/>
              </w:rPr>
              <w:t>mm = 01, 02, …, 12</w:t>
            </w:r>
          </w:p>
          <w:p w14:paraId="331F90C6" w14:textId="77777777" w:rsidR="005A2227" w:rsidRPr="00E352EF" w:rsidRDefault="0097053A">
            <w:r w:rsidRPr="00E352EF">
              <w:rPr>
                <w:rFonts w:ascii="Calibri" w:eastAsia="Calibri" w:hAnsi="Calibri" w:cs="Calibri"/>
              </w:rPr>
              <w:t>dd = 01, 02, …, 31</w:t>
            </w:r>
          </w:p>
        </w:tc>
      </w:tr>
    </w:tbl>
    <w:p w14:paraId="2B9DAACA" w14:textId="77777777" w:rsidR="005A2227" w:rsidRPr="00E352EF" w:rsidRDefault="005A2227">
      <w:pPr>
        <w:tabs>
          <w:tab w:val="left" w:pos="706"/>
          <w:tab w:val="left" w:pos="1138"/>
          <w:tab w:val="left" w:pos="1699"/>
          <w:tab w:val="left" w:pos="2275"/>
        </w:tabs>
        <w:spacing w:after="120"/>
        <w:ind w:right="-58"/>
        <w:jc w:val="both"/>
      </w:pPr>
    </w:p>
    <w:p w14:paraId="5AADDA2D" w14:textId="77777777" w:rsidR="005A2227" w:rsidRPr="00E352EF" w:rsidRDefault="005A2227">
      <w:pPr>
        <w:tabs>
          <w:tab w:val="left" w:pos="0"/>
        </w:tabs>
        <w:spacing w:after="40"/>
        <w:jc w:val="both"/>
      </w:pPr>
    </w:p>
    <w:p w14:paraId="5A97E589"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Examples</w:t>
      </w:r>
    </w:p>
    <w:p w14:paraId="104D95E9" w14:textId="77777777" w:rsidR="005A2227" w:rsidRPr="00E352EF" w:rsidRDefault="0097053A">
      <w:pPr>
        <w:tabs>
          <w:tab w:val="left" w:pos="0"/>
        </w:tabs>
        <w:spacing w:after="40"/>
        <w:rPr>
          <w:rFonts w:ascii="Cambria" w:hAnsi="Cambria"/>
        </w:rPr>
      </w:pPr>
      <w:r w:rsidRPr="00E352EF">
        <w:rPr>
          <w:rFonts w:ascii="Cambria" w:eastAsia="Calibri" w:hAnsi="Cambria" w:cs="Calibri"/>
        </w:rPr>
        <w:t xml:space="preserve">1) ds_abop := </w:t>
      </w:r>
      <w:r w:rsidRPr="00E352EF">
        <w:rPr>
          <w:rFonts w:ascii="Cambria" w:eastAsia="Calibri" w:hAnsi="Cambria" w:cs="Calibri"/>
          <w:b/>
        </w:rPr>
        <w:t>sum</w:t>
      </w:r>
      <w:r w:rsidRPr="00E352EF">
        <w:rPr>
          <w:rFonts w:ascii="Cambria" w:eastAsia="Calibri" w:hAnsi="Cambria" w:cs="Calibri"/>
        </w:rPr>
        <w:t xml:space="preserve"> ( bp_qbop) </w:t>
      </w:r>
      <w:r w:rsidRPr="00E352EF">
        <w:rPr>
          <w:rFonts w:ascii="Cambria" w:eastAsia="Calibri" w:hAnsi="Cambria" w:cs="Calibri"/>
          <w:b/>
        </w:rPr>
        <w:t>time_aggregate</w:t>
      </w:r>
      <w:r w:rsidRPr="00E352EF">
        <w:rPr>
          <w:rFonts w:ascii="Cambria" w:eastAsia="Calibri" w:hAnsi="Cambria" w:cs="Calibri"/>
        </w:rPr>
        <w:t xml:space="preserve"> ( "Q", "A" )</w:t>
      </w:r>
    </w:p>
    <w:tbl>
      <w:tblPr>
        <w:tblW w:w="433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921"/>
        <w:gridCol w:w="1138"/>
        <w:gridCol w:w="1051"/>
        <w:gridCol w:w="1224"/>
      </w:tblGrid>
      <w:tr w:rsidR="005A2227" w:rsidRPr="00E352EF" w14:paraId="79ECC191" w14:textId="77777777" w:rsidTr="00A14BB1">
        <w:trPr>
          <w:trHeight w:val="374"/>
        </w:trPr>
        <w:tc>
          <w:tcPr>
            <w:tcW w:w="4334"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4A78088C" w14:textId="77777777" w:rsidR="005A2227" w:rsidRPr="00E352EF" w:rsidRDefault="0097053A">
            <w:pPr>
              <w:jc w:val="center"/>
            </w:pPr>
            <w:r w:rsidRPr="00E352EF">
              <w:rPr>
                <w:rFonts w:ascii="Calibri" w:eastAsia="Calibri" w:hAnsi="Calibri" w:cs="Calibri"/>
              </w:rPr>
              <w:t>ds_qbop</w:t>
            </w:r>
          </w:p>
        </w:tc>
      </w:tr>
      <w:tr w:rsidR="005A2227" w:rsidRPr="00E352EF" w14:paraId="320767EB" w14:textId="77777777" w:rsidTr="00A14BB1">
        <w:trPr>
          <w:trHeight w:val="101"/>
        </w:trPr>
        <w:tc>
          <w:tcPr>
            <w:tcW w:w="92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ACAC84C" w14:textId="77777777" w:rsidR="005A2227" w:rsidRPr="00E352EF" w:rsidRDefault="0097053A">
            <w:r w:rsidRPr="00E352EF">
              <w:rPr>
                <w:rFonts w:ascii="Calibri" w:eastAsia="Calibri" w:hAnsi="Calibri" w:cs="Calibri"/>
                <w:b/>
              </w:rPr>
              <w:t xml:space="preserve">TIME </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072BF63" w14:textId="77777777" w:rsidR="005A2227" w:rsidRPr="00E352EF" w:rsidRDefault="0097053A">
            <w:r w:rsidRPr="00E352EF">
              <w:rPr>
                <w:rFonts w:ascii="Calibri" w:eastAsia="Calibri" w:hAnsi="Calibri" w:cs="Calibri"/>
                <w:b/>
              </w:rPr>
              <w:t xml:space="preserve">REF_AREA </w:t>
            </w:r>
          </w:p>
        </w:tc>
        <w:tc>
          <w:tcPr>
            <w:tcW w:w="105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D250025" w14:textId="77777777" w:rsidR="005A2227" w:rsidRPr="00E352EF" w:rsidRDefault="0097053A">
            <w:r w:rsidRPr="00E352EF">
              <w:rPr>
                <w:rFonts w:ascii="Calibri" w:eastAsia="Calibri" w:hAnsi="Calibri" w:cs="Calibri"/>
                <w:b/>
              </w:rPr>
              <w:t xml:space="preserve">PARTNER </w:t>
            </w:r>
          </w:p>
        </w:tc>
        <w:tc>
          <w:tcPr>
            <w:tcW w:w="122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F837AB6" w14:textId="77777777" w:rsidR="005A2227" w:rsidRPr="00E352EF" w:rsidRDefault="0097053A">
            <w:r w:rsidRPr="00E352EF">
              <w:rPr>
                <w:rFonts w:ascii="Calibri" w:eastAsia="Calibri" w:hAnsi="Calibri" w:cs="Calibri"/>
                <w:b/>
              </w:rPr>
              <w:t xml:space="preserve">OBS_VALUE </w:t>
            </w:r>
          </w:p>
        </w:tc>
      </w:tr>
      <w:tr w:rsidR="005A2227" w:rsidRPr="00E352EF" w14:paraId="69EF5B5B" w14:textId="77777777" w:rsidTr="00A14BB1">
        <w:trPr>
          <w:trHeight w:val="259"/>
        </w:trPr>
        <w:tc>
          <w:tcPr>
            <w:tcW w:w="9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2A6701" w14:textId="77777777" w:rsidR="005A2227" w:rsidRPr="00E352EF" w:rsidRDefault="0097053A">
            <w:r w:rsidRPr="00E352EF">
              <w:rPr>
                <w:rFonts w:ascii="Calibri" w:eastAsia="Calibri" w:hAnsi="Calibri" w:cs="Calibri"/>
              </w:rPr>
              <w:t>2010Q1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BE79E4" w14:textId="77777777" w:rsidR="005A2227" w:rsidRPr="00E352EF" w:rsidRDefault="0097053A">
            <w:r w:rsidRPr="00E352EF">
              <w:rPr>
                <w:rFonts w:ascii="Calibri" w:eastAsia="Calibri" w:hAnsi="Calibri" w:cs="Calibri"/>
              </w:rPr>
              <w:t>EU25</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56E237" w14:textId="77777777" w:rsidR="005A2227" w:rsidRPr="00E352EF" w:rsidRDefault="0097053A">
            <w:r w:rsidRPr="00E352EF">
              <w:rPr>
                <w:rFonts w:ascii="Calibri" w:eastAsia="Calibri" w:hAnsi="Calibri" w:cs="Calibri"/>
              </w:rPr>
              <w:t>CA</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312F46" w14:textId="77777777" w:rsidR="005A2227" w:rsidRPr="00E352EF" w:rsidRDefault="0097053A">
            <w:r w:rsidRPr="00E352EF">
              <w:rPr>
                <w:rFonts w:ascii="Calibri" w:eastAsia="Calibri" w:hAnsi="Calibri" w:cs="Calibri"/>
              </w:rPr>
              <w:t xml:space="preserve">20 </w:t>
            </w:r>
          </w:p>
        </w:tc>
      </w:tr>
      <w:tr w:rsidR="005A2227" w:rsidRPr="00E352EF" w14:paraId="3A740081" w14:textId="77777777" w:rsidTr="00A14BB1">
        <w:trPr>
          <w:trHeight w:val="259"/>
        </w:trPr>
        <w:tc>
          <w:tcPr>
            <w:tcW w:w="9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90A47A" w14:textId="77777777" w:rsidR="005A2227" w:rsidRPr="00E352EF" w:rsidRDefault="0097053A">
            <w:r w:rsidRPr="00E352EF">
              <w:rPr>
                <w:rFonts w:ascii="Calibri" w:eastAsia="Calibri" w:hAnsi="Calibri" w:cs="Calibri"/>
              </w:rPr>
              <w:t>2010Q2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029DCF" w14:textId="77777777" w:rsidR="005A2227" w:rsidRPr="00E352EF" w:rsidRDefault="0097053A">
            <w:r w:rsidRPr="00E352EF">
              <w:rPr>
                <w:rFonts w:ascii="Calibri" w:eastAsia="Calibri" w:hAnsi="Calibri" w:cs="Calibri"/>
              </w:rPr>
              <w:t>EU25</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6CDE99" w14:textId="77777777" w:rsidR="005A2227" w:rsidRPr="00E352EF" w:rsidRDefault="0097053A">
            <w:r w:rsidRPr="00E352EF">
              <w:rPr>
                <w:rFonts w:ascii="Calibri" w:eastAsia="Calibri" w:hAnsi="Calibri" w:cs="Calibri"/>
              </w:rPr>
              <w:t>CA</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A4699A" w14:textId="77777777" w:rsidR="005A2227" w:rsidRPr="00E352EF" w:rsidRDefault="0097053A">
            <w:r w:rsidRPr="00E352EF">
              <w:rPr>
                <w:rFonts w:ascii="Calibri" w:eastAsia="Calibri" w:hAnsi="Calibri" w:cs="Calibri"/>
              </w:rPr>
              <w:t xml:space="preserve">20 </w:t>
            </w:r>
          </w:p>
        </w:tc>
      </w:tr>
      <w:tr w:rsidR="005A2227" w:rsidRPr="00E352EF" w14:paraId="04C32FFE" w14:textId="77777777" w:rsidTr="00A14BB1">
        <w:trPr>
          <w:trHeight w:val="259"/>
        </w:trPr>
        <w:tc>
          <w:tcPr>
            <w:tcW w:w="9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441A40" w14:textId="77777777" w:rsidR="005A2227" w:rsidRPr="00E352EF" w:rsidRDefault="0097053A">
            <w:r w:rsidRPr="00E352EF">
              <w:rPr>
                <w:rFonts w:ascii="Calibri" w:eastAsia="Calibri" w:hAnsi="Calibri" w:cs="Calibri"/>
              </w:rPr>
              <w:t>2010Q3</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AFC45E" w14:textId="77777777" w:rsidR="005A2227" w:rsidRPr="00E352EF" w:rsidRDefault="0097053A">
            <w:r w:rsidRPr="00E352EF">
              <w:rPr>
                <w:rFonts w:ascii="Calibri" w:eastAsia="Calibri" w:hAnsi="Calibri" w:cs="Calibri"/>
              </w:rPr>
              <w:t>EU25</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0D300C" w14:textId="77777777" w:rsidR="005A2227" w:rsidRPr="00E352EF" w:rsidRDefault="0097053A">
            <w:r w:rsidRPr="00E352EF">
              <w:rPr>
                <w:rFonts w:ascii="Calibri" w:eastAsia="Calibri" w:hAnsi="Calibri" w:cs="Calibri"/>
              </w:rPr>
              <w:t>CA</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F93DC3" w14:textId="77777777" w:rsidR="005A2227" w:rsidRPr="00E352EF" w:rsidRDefault="0097053A">
            <w:r w:rsidRPr="00E352EF">
              <w:rPr>
                <w:rFonts w:ascii="Calibri" w:eastAsia="Calibri" w:hAnsi="Calibri" w:cs="Calibri"/>
              </w:rPr>
              <w:t xml:space="preserve">20 </w:t>
            </w:r>
          </w:p>
        </w:tc>
      </w:tr>
      <w:tr w:rsidR="005A2227" w:rsidRPr="00E352EF" w14:paraId="45E137B0" w14:textId="77777777" w:rsidTr="00A14BB1">
        <w:trPr>
          <w:trHeight w:val="259"/>
        </w:trPr>
        <w:tc>
          <w:tcPr>
            <w:tcW w:w="9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14E80F" w14:textId="77777777" w:rsidR="005A2227" w:rsidRPr="00E352EF" w:rsidRDefault="0097053A">
            <w:r w:rsidRPr="00E352EF">
              <w:rPr>
                <w:rFonts w:ascii="Calibri" w:eastAsia="Calibri" w:hAnsi="Calibri" w:cs="Calibri"/>
              </w:rPr>
              <w:t>2010Q4</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17578C" w14:textId="77777777" w:rsidR="005A2227" w:rsidRPr="00E352EF" w:rsidRDefault="0097053A">
            <w:r w:rsidRPr="00E352EF">
              <w:rPr>
                <w:rFonts w:ascii="Calibri" w:eastAsia="Calibri" w:hAnsi="Calibri" w:cs="Calibri"/>
              </w:rPr>
              <w:t>EU25</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86765E" w14:textId="77777777" w:rsidR="005A2227" w:rsidRPr="00E352EF" w:rsidRDefault="0097053A">
            <w:r w:rsidRPr="00E352EF">
              <w:rPr>
                <w:rFonts w:ascii="Calibri" w:eastAsia="Calibri" w:hAnsi="Calibri" w:cs="Calibri"/>
              </w:rPr>
              <w:t>CA</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77CC31" w14:textId="77777777" w:rsidR="005A2227" w:rsidRPr="00E352EF" w:rsidRDefault="0097053A">
            <w:r w:rsidRPr="00E352EF">
              <w:rPr>
                <w:rFonts w:ascii="Calibri" w:eastAsia="Calibri" w:hAnsi="Calibri" w:cs="Calibri"/>
              </w:rPr>
              <w:t xml:space="preserve">20 </w:t>
            </w:r>
          </w:p>
        </w:tc>
      </w:tr>
      <w:tr w:rsidR="005A2227" w:rsidRPr="00E352EF" w14:paraId="1065921F" w14:textId="77777777" w:rsidTr="00A14BB1">
        <w:trPr>
          <w:trHeight w:val="259"/>
        </w:trPr>
        <w:tc>
          <w:tcPr>
            <w:tcW w:w="9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222424" w14:textId="77777777" w:rsidR="005A2227" w:rsidRPr="00E352EF" w:rsidRDefault="0097053A">
            <w:r w:rsidRPr="00E352EF">
              <w:rPr>
                <w:rFonts w:ascii="Calibri" w:eastAsia="Calibri" w:hAnsi="Calibri" w:cs="Calibri"/>
              </w:rPr>
              <w:t>2010Q1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D164AC" w14:textId="77777777" w:rsidR="005A2227" w:rsidRPr="00E352EF" w:rsidRDefault="0097053A">
            <w:r w:rsidRPr="00E352EF">
              <w:rPr>
                <w:rFonts w:ascii="Calibri" w:eastAsia="Calibri" w:hAnsi="Calibri" w:cs="Calibri"/>
              </w:rPr>
              <w:t>EU27</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101465" w14:textId="77777777" w:rsidR="005A2227" w:rsidRPr="00E352EF" w:rsidRDefault="0097053A">
            <w:r w:rsidRPr="00E352EF">
              <w:rPr>
                <w:rFonts w:ascii="Calibri" w:eastAsia="Calibri" w:hAnsi="Calibri" w:cs="Calibri"/>
              </w:rPr>
              <w:t>CA</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EB2E8D" w14:textId="77777777" w:rsidR="005A2227" w:rsidRPr="00E352EF" w:rsidRDefault="0097053A">
            <w:r w:rsidRPr="00E352EF">
              <w:rPr>
                <w:rFonts w:ascii="Calibri" w:eastAsia="Calibri" w:hAnsi="Calibri" w:cs="Calibri"/>
              </w:rPr>
              <w:t xml:space="preserve">30 </w:t>
            </w:r>
          </w:p>
        </w:tc>
      </w:tr>
      <w:tr w:rsidR="005A2227" w:rsidRPr="00E352EF" w14:paraId="556EB09B" w14:textId="77777777" w:rsidTr="00A14BB1">
        <w:trPr>
          <w:trHeight w:val="259"/>
        </w:trPr>
        <w:tc>
          <w:tcPr>
            <w:tcW w:w="9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A359E6" w14:textId="77777777" w:rsidR="005A2227" w:rsidRPr="00E352EF" w:rsidRDefault="0097053A">
            <w:r w:rsidRPr="00E352EF">
              <w:rPr>
                <w:rFonts w:ascii="Calibri" w:eastAsia="Calibri" w:hAnsi="Calibri" w:cs="Calibri"/>
              </w:rPr>
              <w:t>2010Q2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BC8D98" w14:textId="77777777" w:rsidR="005A2227" w:rsidRPr="00E352EF" w:rsidRDefault="0097053A">
            <w:r w:rsidRPr="00E352EF">
              <w:rPr>
                <w:rFonts w:ascii="Calibri" w:eastAsia="Calibri" w:hAnsi="Calibri" w:cs="Calibri"/>
              </w:rPr>
              <w:t>EU27</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90CD2B" w14:textId="77777777" w:rsidR="005A2227" w:rsidRPr="00E352EF" w:rsidRDefault="0097053A">
            <w:r w:rsidRPr="00E352EF">
              <w:rPr>
                <w:rFonts w:ascii="Calibri" w:eastAsia="Calibri" w:hAnsi="Calibri" w:cs="Calibri"/>
              </w:rPr>
              <w:t>CA</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1BD95D" w14:textId="77777777" w:rsidR="005A2227" w:rsidRPr="00E352EF" w:rsidRDefault="0097053A">
            <w:r w:rsidRPr="00E352EF">
              <w:rPr>
                <w:rFonts w:ascii="Calibri" w:eastAsia="Calibri" w:hAnsi="Calibri" w:cs="Calibri"/>
              </w:rPr>
              <w:t>30</w:t>
            </w:r>
          </w:p>
        </w:tc>
      </w:tr>
      <w:tr w:rsidR="005A2227" w:rsidRPr="00E352EF" w14:paraId="01E108AE" w14:textId="77777777" w:rsidTr="00A14BB1">
        <w:trPr>
          <w:trHeight w:val="259"/>
        </w:trPr>
        <w:tc>
          <w:tcPr>
            <w:tcW w:w="9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7A12C3" w14:textId="77777777" w:rsidR="005A2227" w:rsidRPr="00E352EF" w:rsidRDefault="0097053A">
            <w:r w:rsidRPr="00E352EF">
              <w:rPr>
                <w:rFonts w:ascii="Calibri" w:eastAsia="Calibri" w:hAnsi="Calibri" w:cs="Calibri"/>
              </w:rPr>
              <w:t>2010Q3</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2E7E41" w14:textId="77777777" w:rsidR="005A2227" w:rsidRPr="00E352EF" w:rsidRDefault="0097053A">
            <w:r w:rsidRPr="00E352EF">
              <w:rPr>
                <w:rFonts w:ascii="Calibri" w:eastAsia="Calibri" w:hAnsi="Calibri" w:cs="Calibri"/>
              </w:rPr>
              <w:t>EU27</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AE8564" w14:textId="77777777" w:rsidR="005A2227" w:rsidRPr="00E352EF" w:rsidRDefault="0097053A">
            <w:r w:rsidRPr="00E352EF">
              <w:rPr>
                <w:rFonts w:ascii="Calibri" w:eastAsia="Calibri" w:hAnsi="Calibri" w:cs="Calibri"/>
              </w:rPr>
              <w:t>CA</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4017E2" w14:textId="77777777" w:rsidR="005A2227" w:rsidRPr="00E352EF" w:rsidRDefault="0097053A">
            <w:r w:rsidRPr="00E352EF">
              <w:rPr>
                <w:rFonts w:ascii="Calibri" w:eastAsia="Calibri" w:hAnsi="Calibri" w:cs="Calibri"/>
              </w:rPr>
              <w:t xml:space="preserve">30 </w:t>
            </w:r>
          </w:p>
        </w:tc>
      </w:tr>
      <w:tr w:rsidR="005A2227" w:rsidRPr="00E352EF" w14:paraId="7528A85E" w14:textId="77777777" w:rsidTr="00A14BB1">
        <w:trPr>
          <w:trHeight w:val="259"/>
        </w:trPr>
        <w:tc>
          <w:tcPr>
            <w:tcW w:w="9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16AAF1" w14:textId="77777777" w:rsidR="005A2227" w:rsidRPr="00E352EF" w:rsidRDefault="0097053A">
            <w:r w:rsidRPr="00E352EF">
              <w:rPr>
                <w:rFonts w:ascii="Calibri" w:eastAsia="Calibri" w:hAnsi="Calibri" w:cs="Calibri"/>
              </w:rPr>
              <w:t>2010Q4</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A8AE14" w14:textId="77777777" w:rsidR="005A2227" w:rsidRPr="00E352EF" w:rsidRDefault="0097053A">
            <w:r w:rsidRPr="00E352EF">
              <w:rPr>
                <w:rFonts w:ascii="Calibri" w:eastAsia="Calibri" w:hAnsi="Calibri" w:cs="Calibri"/>
              </w:rPr>
              <w:t>EU27</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2B0D88" w14:textId="77777777" w:rsidR="005A2227" w:rsidRPr="00E352EF" w:rsidRDefault="0097053A">
            <w:r w:rsidRPr="00E352EF">
              <w:rPr>
                <w:rFonts w:ascii="Calibri" w:eastAsia="Calibri" w:hAnsi="Calibri" w:cs="Calibri"/>
              </w:rPr>
              <w:t>CA</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B2F333" w14:textId="77777777" w:rsidR="005A2227" w:rsidRPr="00E352EF" w:rsidRDefault="0097053A">
            <w:r w:rsidRPr="00E352EF">
              <w:rPr>
                <w:rFonts w:ascii="Calibri" w:eastAsia="Calibri" w:hAnsi="Calibri" w:cs="Calibri"/>
              </w:rPr>
              <w:t xml:space="preserve">30 </w:t>
            </w:r>
          </w:p>
        </w:tc>
      </w:tr>
      <w:tr w:rsidR="005A2227" w:rsidRPr="00E352EF" w14:paraId="59A4E070" w14:textId="77777777" w:rsidTr="00A14BB1">
        <w:trPr>
          <w:trHeight w:val="259"/>
        </w:trPr>
        <w:tc>
          <w:tcPr>
            <w:tcW w:w="9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D00ADF" w14:textId="77777777" w:rsidR="005A2227" w:rsidRPr="00E352EF" w:rsidRDefault="0097053A">
            <w:r w:rsidRPr="00E352EF">
              <w:rPr>
                <w:rFonts w:ascii="Calibri" w:eastAsia="Calibri" w:hAnsi="Calibri" w:cs="Calibri"/>
              </w:rPr>
              <w:t>2010Q1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3DD611" w14:textId="77777777" w:rsidR="005A2227" w:rsidRPr="00E352EF" w:rsidRDefault="0097053A">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4A27D7" w14:textId="77777777" w:rsidR="005A2227" w:rsidRPr="00E352EF" w:rsidRDefault="0097053A">
            <w:r w:rsidRPr="00E352EF">
              <w:rPr>
                <w:rFonts w:ascii="Calibri" w:eastAsia="Calibri" w:hAnsi="Calibri" w:cs="Calibri"/>
              </w:rPr>
              <w:t>CA</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E71888" w14:textId="77777777" w:rsidR="005A2227" w:rsidRPr="00E352EF" w:rsidRDefault="0097053A">
            <w:r w:rsidRPr="00E352EF">
              <w:rPr>
                <w:rFonts w:ascii="Calibri" w:eastAsia="Calibri" w:hAnsi="Calibri" w:cs="Calibri"/>
              </w:rPr>
              <w:t>10</w:t>
            </w:r>
          </w:p>
        </w:tc>
      </w:tr>
      <w:tr w:rsidR="005A2227" w:rsidRPr="00E352EF" w14:paraId="5541D0D0" w14:textId="77777777" w:rsidTr="00A14BB1">
        <w:trPr>
          <w:trHeight w:val="259"/>
        </w:trPr>
        <w:tc>
          <w:tcPr>
            <w:tcW w:w="9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430A05" w14:textId="77777777" w:rsidR="005A2227" w:rsidRPr="00E352EF" w:rsidRDefault="0097053A">
            <w:r w:rsidRPr="00E352EF">
              <w:rPr>
                <w:rFonts w:ascii="Calibri" w:eastAsia="Calibri" w:hAnsi="Calibri" w:cs="Calibri"/>
              </w:rPr>
              <w:t>2010Q2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E439C9" w14:textId="77777777" w:rsidR="005A2227" w:rsidRPr="00E352EF" w:rsidRDefault="0097053A">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8990F0" w14:textId="77777777" w:rsidR="005A2227" w:rsidRPr="00E352EF" w:rsidRDefault="0097053A">
            <w:r w:rsidRPr="00E352EF">
              <w:rPr>
                <w:rFonts w:ascii="Calibri" w:eastAsia="Calibri" w:hAnsi="Calibri" w:cs="Calibri"/>
              </w:rPr>
              <w:t>CA</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8A1484" w14:textId="77777777" w:rsidR="005A2227" w:rsidRPr="00E352EF" w:rsidRDefault="0097053A">
            <w:r w:rsidRPr="00E352EF">
              <w:rPr>
                <w:rFonts w:ascii="Calibri" w:eastAsia="Calibri" w:hAnsi="Calibri" w:cs="Calibri"/>
              </w:rPr>
              <w:t>10</w:t>
            </w:r>
          </w:p>
        </w:tc>
      </w:tr>
      <w:tr w:rsidR="005A2227" w:rsidRPr="00E352EF" w14:paraId="3B3F9823" w14:textId="77777777" w:rsidTr="00A14BB1">
        <w:trPr>
          <w:trHeight w:val="259"/>
        </w:trPr>
        <w:tc>
          <w:tcPr>
            <w:tcW w:w="9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F492A1" w14:textId="77777777" w:rsidR="005A2227" w:rsidRPr="00E352EF" w:rsidRDefault="0097053A">
            <w:r w:rsidRPr="00E352EF">
              <w:rPr>
                <w:rFonts w:ascii="Calibri" w:eastAsia="Calibri" w:hAnsi="Calibri" w:cs="Calibri"/>
              </w:rPr>
              <w:t>2010Q3</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AA06E0" w14:textId="77777777" w:rsidR="005A2227" w:rsidRPr="00E352EF" w:rsidRDefault="0097053A">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D697CA" w14:textId="77777777" w:rsidR="005A2227" w:rsidRPr="00E352EF" w:rsidRDefault="0097053A">
            <w:r w:rsidRPr="00E352EF">
              <w:rPr>
                <w:rFonts w:ascii="Calibri" w:eastAsia="Calibri" w:hAnsi="Calibri" w:cs="Calibri"/>
              </w:rPr>
              <w:t>CA</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8A071D" w14:textId="77777777" w:rsidR="005A2227" w:rsidRPr="00E352EF" w:rsidRDefault="0097053A">
            <w:r w:rsidRPr="00E352EF">
              <w:rPr>
                <w:rFonts w:ascii="Calibri" w:eastAsia="Calibri" w:hAnsi="Calibri" w:cs="Calibri"/>
              </w:rPr>
              <w:t>10</w:t>
            </w:r>
          </w:p>
        </w:tc>
      </w:tr>
      <w:tr w:rsidR="005A2227" w:rsidRPr="00E352EF" w14:paraId="0F2BC254" w14:textId="77777777" w:rsidTr="00A14BB1">
        <w:trPr>
          <w:trHeight w:val="259"/>
        </w:trPr>
        <w:tc>
          <w:tcPr>
            <w:tcW w:w="9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BC3DD3" w14:textId="77777777" w:rsidR="005A2227" w:rsidRPr="00E352EF" w:rsidRDefault="0097053A">
            <w:r w:rsidRPr="00E352EF">
              <w:rPr>
                <w:rFonts w:ascii="Calibri" w:eastAsia="Calibri" w:hAnsi="Calibri" w:cs="Calibri"/>
              </w:rPr>
              <w:t>2010Q4</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9C8996" w14:textId="77777777" w:rsidR="005A2227" w:rsidRPr="00E352EF" w:rsidRDefault="0097053A">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5739B2" w14:textId="77777777" w:rsidR="005A2227" w:rsidRPr="00E352EF" w:rsidRDefault="0097053A">
            <w:r w:rsidRPr="00E352EF">
              <w:rPr>
                <w:rFonts w:ascii="Calibri" w:eastAsia="Calibri" w:hAnsi="Calibri" w:cs="Calibri"/>
              </w:rPr>
              <w:t>CA</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4D6BC2" w14:textId="77777777" w:rsidR="005A2227" w:rsidRPr="00E352EF" w:rsidRDefault="0097053A">
            <w:r w:rsidRPr="00E352EF">
              <w:rPr>
                <w:rFonts w:ascii="Calibri" w:eastAsia="Calibri" w:hAnsi="Calibri" w:cs="Calibri"/>
              </w:rPr>
              <w:t>10</w:t>
            </w:r>
          </w:p>
        </w:tc>
      </w:tr>
    </w:tbl>
    <w:p w14:paraId="29BF5998" w14:textId="77777777" w:rsidR="005A2227" w:rsidRPr="00E352EF" w:rsidRDefault="005A2227">
      <w:pPr>
        <w:tabs>
          <w:tab w:val="left" w:pos="0"/>
        </w:tabs>
        <w:spacing w:after="40"/>
      </w:pPr>
    </w:p>
    <w:p w14:paraId="2CDCE3DA" w14:textId="77777777" w:rsidR="005A2227" w:rsidRPr="00E352EF" w:rsidRDefault="0097053A">
      <w:pPr>
        <w:tabs>
          <w:tab w:val="left" w:pos="0"/>
        </w:tabs>
        <w:spacing w:after="40"/>
        <w:rPr>
          <w:rFonts w:ascii="Cambria" w:hAnsi="Cambria"/>
        </w:rPr>
      </w:pPr>
      <w:r w:rsidRPr="00E352EF">
        <w:rPr>
          <w:rFonts w:ascii="Cambria" w:eastAsia="Calibri" w:hAnsi="Cambria" w:cs="Calibri"/>
        </w:rPr>
        <w:t xml:space="preserve">The above operation perform a frequency change from quarterly data, where the date has the pattern “YYYYQN”, to annual data with the pattern “YYYY”. Due to the pattern of the Component TIME, the frequency is deduced and the </w:t>
      </w:r>
      <w:r w:rsidRPr="00E352EF">
        <w:rPr>
          <w:rFonts w:ascii="Cambria" w:eastAsia="Calibri" w:hAnsi="Cambria" w:cs="Calibri"/>
          <w:i/>
        </w:rPr>
        <w:t xml:space="preserve">frequency_name </w:t>
      </w:r>
      <w:r w:rsidRPr="00E352EF">
        <w:rPr>
          <w:rFonts w:ascii="Cambria" w:eastAsia="Calibri" w:hAnsi="Cambria" w:cs="Calibri"/>
        </w:rPr>
        <w:t>parameter can be omitted.</w:t>
      </w:r>
    </w:p>
    <w:p w14:paraId="311DEE8C" w14:textId="77777777" w:rsidR="005A2227" w:rsidRPr="00E352EF" w:rsidRDefault="005A2227">
      <w:pPr>
        <w:tabs>
          <w:tab w:val="left" w:pos="0"/>
        </w:tabs>
        <w:spacing w:after="40"/>
      </w:pPr>
    </w:p>
    <w:tbl>
      <w:tblPr>
        <w:tblW w:w="414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6"/>
        <w:gridCol w:w="1138"/>
        <w:gridCol w:w="1051"/>
        <w:gridCol w:w="1282"/>
      </w:tblGrid>
      <w:tr w:rsidR="005A2227" w:rsidRPr="00E352EF" w14:paraId="37A6A09F" w14:textId="77777777">
        <w:trPr>
          <w:trHeight w:val="374"/>
        </w:trPr>
        <w:tc>
          <w:tcPr>
            <w:tcW w:w="677"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64554E38" w14:textId="77777777" w:rsidR="005A2227" w:rsidRPr="00E352EF" w:rsidRDefault="0097053A">
            <w:pPr>
              <w:jc w:val="center"/>
            </w:pPr>
            <w:r w:rsidRPr="00E352EF">
              <w:rPr>
                <w:rFonts w:ascii="Calibri" w:eastAsia="Calibri" w:hAnsi="Calibri" w:cs="Calibri"/>
              </w:rPr>
              <w:t>ds_abop</w:t>
            </w:r>
          </w:p>
        </w:tc>
      </w:tr>
      <w:tr w:rsidR="005A2227" w:rsidRPr="00E352EF" w14:paraId="50ACCABA"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E6CCB48" w14:textId="77777777" w:rsidR="005A2227" w:rsidRPr="00E352EF" w:rsidRDefault="0097053A">
            <w:r w:rsidRPr="00E352EF">
              <w:rPr>
                <w:rFonts w:ascii="Calibri" w:eastAsia="Calibri" w:hAnsi="Calibri" w:cs="Calibri"/>
                <w:b/>
              </w:rPr>
              <w:t xml:space="preserve">TIME </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EBF429F" w14:textId="77777777" w:rsidR="005A2227" w:rsidRPr="00E352EF" w:rsidRDefault="0097053A">
            <w:r w:rsidRPr="00E352EF">
              <w:rPr>
                <w:rFonts w:ascii="Calibri" w:eastAsia="Calibri" w:hAnsi="Calibri" w:cs="Calibri"/>
                <w:b/>
              </w:rPr>
              <w:t xml:space="preserve">REF_AREA </w:t>
            </w:r>
          </w:p>
        </w:tc>
        <w:tc>
          <w:tcPr>
            <w:tcW w:w="105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A6BDA2E" w14:textId="77777777" w:rsidR="005A2227" w:rsidRPr="00E352EF" w:rsidRDefault="0097053A">
            <w:r w:rsidRPr="00E352EF">
              <w:rPr>
                <w:rFonts w:ascii="Calibri" w:eastAsia="Calibri" w:hAnsi="Calibri" w:cs="Calibri"/>
                <w:b/>
              </w:rPr>
              <w:t xml:space="preserve">PARTNER </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69DD978" w14:textId="77777777" w:rsidR="005A2227" w:rsidRPr="00E352EF" w:rsidRDefault="0097053A">
            <w:r w:rsidRPr="00E352EF">
              <w:rPr>
                <w:rFonts w:ascii="Calibri" w:eastAsia="Calibri" w:hAnsi="Calibri" w:cs="Calibri"/>
                <w:b/>
              </w:rPr>
              <w:t xml:space="preserve">OBS_VALUE </w:t>
            </w:r>
          </w:p>
        </w:tc>
      </w:tr>
      <w:tr w:rsidR="005A2227" w:rsidRPr="00E352EF" w14:paraId="44FBE671" w14:textId="77777777">
        <w:trPr>
          <w:trHeight w:val="259"/>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EA1E43" w14:textId="77777777" w:rsidR="005A2227" w:rsidRPr="00E352EF" w:rsidRDefault="0097053A">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9797E7" w14:textId="77777777" w:rsidR="005A2227" w:rsidRPr="00E352EF" w:rsidRDefault="0097053A">
            <w:r w:rsidRPr="00E352EF">
              <w:rPr>
                <w:rFonts w:ascii="Calibri" w:eastAsia="Calibri" w:hAnsi="Calibri" w:cs="Calibri"/>
              </w:rPr>
              <w:t>EU25</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AB4F2A"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08B45C" w14:textId="77777777" w:rsidR="005A2227" w:rsidRPr="00E352EF" w:rsidRDefault="0097053A">
            <w:r w:rsidRPr="00E352EF">
              <w:rPr>
                <w:rFonts w:ascii="Calibri" w:eastAsia="Calibri" w:hAnsi="Calibri" w:cs="Calibri"/>
              </w:rPr>
              <w:t>80</w:t>
            </w:r>
          </w:p>
        </w:tc>
      </w:tr>
      <w:tr w:rsidR="005A2227" w:rsidRPr="00E352EF" w14:paraId="63976902" w14:textId="77777777">
        <w:trPr>
          <w:trHeight w:val="259"/>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C45FA9" w14:textId="77777777" w:rsidR="005A2227" w:rsidRPr="00E352EF" w:rsidRDefault="0097053A">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968B5F" w14:textId="77777777" w:rsidR="005A2227" w:rsidRPr="00E352EF" w:rsidRDefault="0097053A">
            <w:r w:rsidRPr="00E352EF">
              <w:rPr>
                <w:rFonts w:ascii="Calibri" w:eastAsia="Calibri" w:hAnsi="Calibri" w:cs="Calibri"/>
              </w:rPr>
              <w:t>EU27</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6D7F1A"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B1B5C7" w14:textId="77777777" w:rsidR="005A2227" w:rsidRPr="00E352EF" w:rsidRDefault="0097053A">
            <w:r w:rsidRPr="00E352EF">
              <w:rPr>
                <w:rFonts w:ascii="Calibri" w:eastAsia="Calibri" w:hAnsi="Calibri" w:cs="Calibri"/>
              </w:rPr>
              <w:t xml:space="preserve">120 </w:t>
            </w:r>
          </w:p>
        </w:tc>
      </w:tr>
      <w:tr w:rsidR="005A2227" w:rsidRPr="00E352EF" w14:paraId="05D495A1" w14:textId="77777777">
        <w:trPr>
          <w:trHeight w:val="259"/>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A46A23" w14:textId="77777777" w:rsidR="005A2227" w:rsidRPr="00E352EF" w:rsidRDefault="0097053A">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889695" w14:textId="77777777" w:rsidR="005A2227" w:rsidRPr="00E352EF" w:rsidRDefault="0097053A">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05B21C"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8ED029" w14:textId="77777777" w:rsidR="005A2227" w:rsidRPr="00E352EF" w:rsidRDefault="0097053A">
            <w:r w:rsidRPr="00E352EF">
              <w:rPr>
                <w:rFonts w:ascii="Calibri" w:eastAsia="Calibri" w:hAnsi="Calibri" w:cs="Calibri"/>
              </w:rPr>
              <w:t>40</w:t>
            </w:r>
          </w:p>
        </w:tc>
      </w:tr>
    </w:tbl>
    <w:p w14:paraId="22AB786D" w14:textId="77777777" w:rsidR="005A2227" w:rsidRPr="00E352EF" w:rsidRDefault="005A2227"/>
    <w:tbl>
      <w:tblPr>
        <w:tblW w:w="39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2045"/>
      </w:tblGrid>
      <w:tr w:rsidR="005A2227" w:rsidRPr="00E352EF" w14:paraId="1F97E022" w14:textId="77777777">
        <w:trPr>
          <w:trHeight w:val="144"/>
        </w:trPr>
        <w:tc>
          <w:tcPr>
            <w:tcW w:w="1930"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737B7EE" w14:textId="77777777" w:rsidR="005A2227" w:rsidRPr="00E352EF" w:rsidRDefault="0097053A">
            <w:pPr>
              <w:jc w:val="center"/>
            </w:pPr>
            <w:r w:rsidRPr="00E352EF">
              <w:rPr>
                <w:rFonts w:ascii="Calibri" w:eastAsia="Calibri" w:hAnsi="Calibri" w:cs="Calibri"/>
              </w:rPr>
              <w:t>ds_1</w:t>
            </w:r>
          </w:p>
        </w:tc>
      </w:tr>
      <w:tr w:rsidR="005A2227" w:rsidRPr="00E352EF" w14:paraId="600E0BC0" w14:textId="77777777">
        <w:trPr>
          <w:trHeight w:val="144"/>
        </w:trPr>
        <w:tc>
          <w:tcPr>
            <w:tcW w:w="193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07E3472" w14:textId="77777777" w:rsidR="005A2227" w:rsidRPr="00E352EF" w:rsidRDefault="0097053A">
            <w:r w:rsidRPr="00E352EF">
              <w:rPr>
                <w:rFonts w:ascii="Calibri" w:eastAsia="Calibri" w:hAnsi="Calibri" w:cs="Calibri"/>
                <w:b/>
              </w:rPr>
              <w:t xml:space="preserve">DATE </w:t>
            </w:r>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4AEC6D1" w14:textId="77777777" w:rsidR="005A2227" w:rsidRPr="00E352EF" w:rsidRDefault="0097053A">
            <w:r w:rsidRPr="00E352EF">
              <w:rPr>
                <w:rFonts w:ascii="Calibri" w:eastAsia="Calibri" w:hAnsi="Calibri" w:cs="Calibri"/>
                <w:b/>
              </w:rPr>
              <w:t>VALUE</w:t>
            </w:r>
          </w:p>
        </w:tc>
      </w:tr>
      <w:tr w:rsidR="005A2227" w:rsidRPr="00E352EF" w14:paraId="3E624683" w14:textId="77777777">
        <w:trPr>
          <w:trHeight w:val="360"/>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E5BE1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798"/>
                <w:tab w:val="left" w:pos="9000"/>
                <w:tab w:val="left" w:pos="9547"/>
                <w:tab w:val="left" w:pos="10469"/>
                <w:tab w:val="left" w:pos="11390"/>
                <w:tab w:val="left" w:pos="12298"/>
                <w:tab w:val="left" w:pos="13219"/>
              </w:tabs>
            </w:pPr>
            <w:r w:rsidRPr="00E352EF">
              <w:rPr>
                <w:rFonts w:ascii="Calibri" w:eastAsia="Calibri" w:hAnsi="Calibri" w:cs="Calibri"/>
              </w:rPr>
              <w:t>1939-01-01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B9223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798"/>
                <w:tab w:val="left" w:pos="9000"/>
                <w:tab w:val="left" w:pos="9547"/>
                <w:tab w:val="left" w:pos="10469"/>
                <w:tab w:val="left" w:pos="11390"/>
                <w:tab w:val="left" w:pos="12298"/>
                <w:tab w:val="left" w:pos="13219"/>
              </w:tabs>
            </w:pPr>
            <w:r w:rsidRPr="00E352EF">
              <w:rPr>
                <w:rFonts w:ascii="Calibri" w:eastAsia="Calibri" w:hAnsi="Calibri" w:cs="Calibri"/>
              </w:rPr>
              <w:t>4400.0</w:t>
            </w:r>
          </w:p>
        </w:tc>
      </w:tr>
      <w:tr w:rsidR="005A2227" w:rsidRPr="00E352EF" w14:paraId="2CCE6F81"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37E1B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798"/>
                <w:tab w:val="left" w:pos="9000"/>
                <w:tab w:val="left" w:pos="9547"/>
                <w:tab w:val="left" w:pos="10469"/>
                <w:tab w:val="left" w:pos="11390"/>
                <w:tab w:val="left" w:pos="12298"/>
                <w:tab w:val="left" w:pos="13219"/>
              </w:tabs>
            </w:pPr>
            <w:r w:rsidRPr="00E352EF">
              <w:rPr>
                <w:rFonts w:ascii="Calibri" w:eastAsia="Calibri" w:hAnsi="Calibri" w:cs="Calibri"/>
              </w:rPr>
              <w:t>1939-02-01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DADFF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798"/>
                <w:tab w:val="left" w:pos="9000"/>
                <w:tab w:val="left" w:pos="9547"/>
                <w:tab w:val="left" w:pos="10469"/>
                <w:tab w:val="left" w:pos="11390"/>
                <w:tab w:val="left" w:pos="12298"/>
                <w:tab w:val="left" w:pos="13219"/>
              </w:tabs>
            </w:pPr>
            <w:r w:rsidRPr="00E352EF">
              <w:rPr>
                <w:rFonts w:ascii="Calibri" w:eastAsia="Calibri" w:hAnsi="Calibri" w:cs="Calibri"/>
              </w:rPr>
              <w:t>4400.0</w:t>
            </w:r>
          </w:p>
        </w:tc>
      </w:tr>
      <w:tr w:rsidR="005A2227" w:rsidRPr="00E352EF" w14:paraId="552AEC7A"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9875D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798"/>
                <w:tab w:val="left" w:pos="9000"/>
                <w:tab w:val="left" w:pos="9547"/>
                <w:tab w:val="left" w:pos="10469"/>
                <w:tab w:val="left" w:pos="11390"/>
                <w:tab w:val="left" w:pos="12298"/>
                <w:tab w:val="left" w:pos="13219"/>
              </w:tabs>
            </w:pPr>
            <w:r w:rsidRPr="00E352EF">
              <w:rPr>
                <w:rFonts w:ascii="Calibri" w:eastAsia="Calibri" w:hAnsi="Calibri" w:cs="Calibri"/>
              </w:rPr>
              <w:t>1939-03-01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EE7C8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798"/>
                <w:tab w:val="left" w:pos="9000"/>
                <w:tab w:val="left" w:pos="9547"/>
                <w:tab w:val="left" w:pos="10469"/>
                <w:tab w:val="left" w:pos="11390"/>
                <w:tab w:val="left" w:pos="12298"/>
                <w:tab w:val="left" w:pos="13219"/>
              </w:tabs>
            </w:pPr>
            <w:r w:rsidRPr="00E352EF">
              <w:rPr>
                <w:rFonts w:ascii="Calibri" w:eastAsia="Calibri" w:hAnsi="Calibri" w:cs="Calibri"/>
              </w:rPr>
              <w:t>10600.0</w:t>
            </w:r>
          </w:p>
        </w:tc>
      </w:tr>
      <w:tr w:rsidR="005A2227" w:rsidRPr="00E352EF" w14:paraId="2506ED6E"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BEE41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798"/>
                <w:tab w:val="left" w:pos="9000"/>
                <w:tab w:val="left" w:pos="9547"/>
                <w:tab w:val="left" w:pos="10469"/>
                <w:tab w:val="left" w:pos="11390"/>
                <w:tab w:val="left" w:pos="12298"/>
                <w:tab w:val="left" w:pos="13219"/>
              </w:tabs>
            </w:pPr>
            <w:r w:rsidRPr="00E352EF">
              <w:rPr>
                <w:rFonts w:ascii="Calibri" w:eastAsia="Calibri" w:hAnsi="Calibri" w:cs="Calibri"/>
              </w:rPr>
              <w:t>1939-04-01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40B25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798"/>
                <w:tab w:val="left" w:pos="9000"/>
                <w:tab w:val="left" w:pos="9547"/>
                <w:tab w:val="left" w:pos="10469"/>
                <w:tab w:val="left" w:pos="11390"/>
                <w:tab w:val="left" w:pos="12298"/>
                <w:tab w:val="left" w:pos="13219"/>
              </w:tabs>
            </w:pPr>
            <w:r w:rsidRPr="00E352EF">
              <w:rPr>
                <w:rFonts w:ascii="Calibri" w:eastAsia="Calibri" w:hAnsi="Calibri" w:cs="Calibri"/>
              </w:rPr>
              <w:t>6800.0</w:t>
            </w:r>
          </w:p>
        </w:tc>
      </w:tr>
    </w:tbl>
    <w:p w14:paraId="15CF5A6C" w14:textId="77777777" w:rsidR="005A2227" w:rsidRPr="00E352EF" w:rsidRDefault="005A2227"/>
    <w:p w14:paraId="4ECCA352" w14:textId="77777777" w:rsidR="005A2227" w:rsidRPr="00E352EF" w:rsidRDefault="0097053A">
      <w:pPr>
        <w:rPr>
          <w:rFonts w:ascii="Cambria" w:eastAsia="Calibri" w:hAnsi="Cambria" w:cs="Calibri"/>
        </w:rPr>
      </w:pPr>
      <w:r w:rsidRPr="00E352EF">
        <w:rPr>
          <w:rFonts w:ascii="Cambria" w:eastAsia="Calibri" w:hAnsi="Cambria" w:cs="Calibri"/>
        </w:rPr>
        <w:t>2) ds_2 := sum ( ds_1, "M", "A", 4, date, "yyyy-mm-dd", "yyyy-mm-dd" )</w:t>
      </w:r>
    </w:p>
    <w:p w14:paraId="1BA26293" w14:textId="77777777" w:rsidR="00A346E4" w:rsidRPr="00E352EF" w:rsidRDefault="00A346E4">
      <w:pPr>
        <w:rPr>
          <w:rFonts w:ascii="Cambria" w:hAnsi="Cambria"/>
        </w:rPr>
      </w:pPr>
    </w:p>
    <w:p w14:paraId="3FAC5674" w14:textId="77777777" w:rsidR="005A2227" w:rsidRPr="00E352EF" w:rsidRDefault="0097053A">
      <w:pPr>
        <w:rPr>
          <w:rFonts w:ascii="Cambria" w:hAnsi="Cambria"/>
        </w:rPr>
      </w:pPr>
      <w:r w:rsidRPr="00E352EF">
        <w:rPr>
          <w:rFonts w:ascii="Cambria" w:eastAsia="Calibri" w:hAnsi="Cambria" w:cs="Calibri"/>
        </w:rPr>
        <w:t xml:space="preserve">Due to the value of </w:t>
      </w:r>
      <w:r w:rsidRPr="00E352EF">
        <w:rPr>
          <w:rFonts w:ascii="Cambria" w:eastAsia="Calibri" w:hAnsi="Cambria" w:cs="Calibri"/>
          <w:i/>
        </w:rPr>
        <w:t xml:space="preserve">minPeriods </w:t>
      </w:r>
      <w:r w:rsidRPr="00E352EF">
        <w:rPr>
          <w:rFonts w:ascii="Cambria" w:eastAsia="Calibri" w:hAnsi="Cambria" w:cs="Calibri"/>
        </w:rPr>
        <w:t>( 4 ), the annual aggregation is performed when at least 4 data points exist relative to the 1939’s months.</w:t>
      </w:r>
    </w:p>
    <w:tbl>
      <w:tblPr>
        <w:tblW w:w="39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2045"/>
      </w:tblGrid>
      <w:tr w:rsidR="005A2227" w:rsidRPr="00E352EF" w14:paraId="5372FE3D" w14:textId="77777777">
        <w:trPr>
          <w:trHeight w:val="144"/>
        </w:trPr>
        <w:tc>
          <w:tcPr>
            <w:tcW w:w="1930"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517D6AB2" w14:textId="77777777" w:rsidR="005A2227" w:rsidRPr="00E352EF" w:rsidRDefault="0097053A">
            <w:pPr>
              <w:jc w:val="center"/>
            </w:pPr>
            <w:r w:rsidRPr="00E352EF">
              <w:rPr>
                <w:rFonts w:ascii="Calibri" w:eastAsia="Calibri" w:hAnsi="Calibri" w:cs="Calibri"/>
              </w:rPr>
              <w:t>ds_2</w:t>
            </w:r>
          </w:p>
        </w:tc>
      </w:tr>
      <w:tr w:rsidR="005A2227" w:rsidRPr="00E352EF" w14:paraId="208D4258" w14:textId="77777777">
        <w:trPr>
          <w:trHeight w:val="144"/>
        </w:trPr>
        <w:tc>
          <w:tcPr>
            <w:tcW w:w="193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D904040" w14:textId="77777777" w:rsidR="005A2227" w:rsidRPr="00E352EF" w:rsidRDefault="0097053A">
            <w:r w:rsidRPr="00E352EF">
              <w:rPr>
                <w:rFonts w:ascii="Calibri" w:eastAsia="Calibri" w:hAnsi="Calibri" w:cs="Calibri"/>
                <w:b/>
              </w:rPr>
              <w:t xml:space="preserve">DATE </w:t>
            </w:r>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1FDCC24" w14:textId="77777777" w:rsidR="005A2227" w:rsidRPr="00E352EF" w:rsidRDefault="0097053A">
            <w:r w:rsidRPr="00E352EF">
              <w:rPr>
                <w:rFonts w:ascii="Calibri" w:eastAsia="Calibri" w:hAnsi="Calibri" w:cs="Calibri"/>
                <w:b/>
              </w:rPr>
              <w:t>VALUE</w:t>
            </w:r>
          </w:p>
        </w:tc>
      </w:tr>
      <w:tr w:rsidR="005A2227" w:rsidRPr="00E352EF" w14:paraId="21E1D7AF"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36E57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798"/>
                <w:tab w:val="left" w:pos="9000"/>
                <w:tab w:val="left" w:pos="9547"/>
                <w:tab w:val="left" w:pos="10469"/>
                <w:tab w:val="left" w:pos="11390"/>
                <w:tab w:val="left" w:pos="12298"/>
                <w:tab w:val="left" w:pos="13219"/>
              </w:tabs>
            </w:pPr>
            <w:r w:rsidRPr="00E352EF">
              <w:rPr>
                <w:rFonts w:ascii="Calibri" w:eastAsia="Calibri" w:hAnsi="Calibri" w:cs="Calibri"/>
              </w:rPr>
              <w:t>1939-01-01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0DC23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798"/>
                <w:tab w:val="left" w:pos="9000"/>
                <w:tab w:val="left" w:pos="9547"/>
                <w:tab w:val="left" w:pos="10469"/>
                <w:tab w:val="left" w:pos="11390"/>
                <w:tab w:val="left" w:pos="12298"/>
                <w:tab w:val="left" w:pos="13219"/>
              </w:tabs>
            </w:pPr>
            <w:r w:rsidRPr="00E352EF">
              <w:rPr>
                <w:rFonts w:ascii="Calibri" w:eastAsia="Calibri" w:hAnsi="Calibri" w:cs="Calibri"/>
              </w:rPr>
              <w:t>26200.0</w:t>
            </w:r>
          </w:p>
        </w:tc>
      </w:tr>
    </w:tbl>
    <w:p w14:paraId="701C2485" w14:textId="77777777" w:rsidR="005A2227" w:rsidRPr="00E352EF" w:rsidRDefault="005A2227"/>
    <w:p w14:paraId="02B1FB41" w14:textId="77777777" w:rsidR="005A2227" w:rsidRPr="00E352EF" w:rsidRDefault="005A2227">
      <w:pPr>
        <w:tabs>
          <w:tab w:val="left" w:pos="2131"/>
        </w:tabs>
        <w:spacing w:before="60" w:after="60"/>
        <w:ind w:right="-58" w:hanging="2131"/>
      </w:pPr>
    </w:p>
    <w:p w14:paraId="0100A6B0" w14:textId="77777777" w:rsidR="005A2227" w:rsidRPr="00E352EF" w:rsidRDefault="0097053A" w:rsidP="00C96285">
      <w:pPr>
        <w:pStyle w:val="Stile3"/>
        <w:rPr>
          <w:lang w:val="en-GB"/>
        </w:rPr>
      </w:pPr>
      <w:bookmarkStart w:id="11321" w:name="_Toc462659737"/>
      <w:bookmarkStart w:id="11322" w:name="_Toc463805789"/>
      <w:bookmarkStart w:id="11323" w:name="_Toc464487966"/>
      <w:r w:rsidRPr="00E352EF">
        <w:rPr>
          <w:lang w:val="en-GB"/>
        </w:rPr>
        <w:t>Analytic functions</w:t>
      </w:r>
      <w:bookmarkEnd w:id="11321"/>
      <w:bookmarkEnd w:id="11322"/>
      <w:bookmarkEnd w:id="11323"/>
    </w:p>
    <w:p w14:paraId="110758A7"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61E0B74E" w14:textId="77777777" w:rsidR="005A2227" w:rsidRPr="00E352EF" w:rsidRDefault="008B4BE6" w:rsidP="0046626F">
      <w:pPr>
        <w:tabs>
          <w:tab w:val="left" w:pos="706"/>
          <w:tab w:val="left" w:pos="1138"/>
          <w:tab w:val="left" w:pos="1699"/>
          <w:tab w:val="left" w:pos="2275"/>
        </w:tabs>
        <w:ind w:right="-58"/>
        <w:jc w:val="both"/>
        <w:rPr>
          <w:rFonts w:ascii="Cambria" w:hAnsi="Cambria"/>
        </w:rPr>
      </w:pPr>
      <w:r w:rsidRPr="00E352EF">
        <w:rPr>
          <w:rFonts w:ascii="Cambria" w:eastAsia="Calibri" w:hAnsi="Cambria" w:cs="Calibri"/>
        </w:rPr>
        <w:t xml:space="preserve">The </w:t>
      </w:r>
      <w:r w:rsidR="0097053A" w:rsidRPr="00E352EF">
        <w:rPr>
          <w:rFonts w:ascii="Cambria" w:eastAsia="Calibri" w:hAnsi="Cambria" w:cs="Calibri"/>
        </w:rPr>
        <w:t>Analytic functions allow to specify operations to be applied on groups of Data Points within a Dataset. The Data Points of the Dataset are first partitioned into groups. Then, in each group, each Data Point is combined with (some of) the others in a customizable way, and for each input Data Point, an output one is produced.</w:t>
      </w:r>
    </w:p>
    <w:p w14:paraId="04E524B4" w14:textId="77777777" w:rsidR="005A2227" w:rsidRPr="00E352EF" w:rsidRDefault="0097053A" w:rsidP="0046626F">
      <w:pPr>
        <w:tabs>
          <w:tab w:val="left" w:pos="706"/>
          <w:tab w:val="left" w:pos="1138"/>
          <w:tab w:val="left" w:pos="1699"/>
          <w:tab w:val="left" w:pos="2275"/>
        </w:tabs>
        <w:ind w:right="-58"/>
        <w:jc w:val="both"/>
        <w:rPr>
          <w:rFonts w:ascii="Cambria" w:hAnsi="Cambria"/>
        </w:rPr>
      </w:pPr>
      <w:r w:rsidRPr="00E352EF">
        <w:rPr>
          <w:rFonts w:ascii="Cambria" w:eastAsia="Calibri" w:hAnsi="Cambria" w:cs="Calibri"/>
        </w:rPr>
        <w:t xml:space="preserve">Groups are </w:t>
      </w:r>
      <w:r w:rsidR="00CC3839" w:rsidRPr="00E352EF">
        <w:rPr>
          <w:rFonts w:ascii="Cambria" w:eastAsia="Calibri" w:hAnsi="Cambria" w:cs="Calibri"/>
        </w:rPr>
        <w:t xml:space="preserve">determined </w:t>
      </w:r>
      <w:r w:rsidRPr="00E352EF">
        <w:rPr>
          <w:rFonts w:ascii="Cambria" w:eastAsia="Calibri" w:hAnsi="Cambria" w:cs="Calibri"/>
        </w:rPr>
        <w:t xml:space="preserve">by a list of names of Identifier Components, in such a way that Data Points having the same values for those Identifiers are assigned to the same group. </w:t>
      </w:r>
    </w:p>
    <w:p w14:paraId="65BDD29F" w14:textId="77777777" w:rsidR="005A2227" w:rsidRPr="00E352EF" w:rsidRDefault="0097053A" w:rsidP="0046626F">
      <w:pPr>
        <w:jc w:val="both"/>
        <w:rPr>
          <w:rFonts w:ascii="Cambria" w:hAnsi="Cambria"/>
        </w:rPr>
      </w:pPr>
      <w:r w:rsidRPr="00E352EF">
        <w:rPr>
          <w:rFonts w:ascii="Cambria" w:eastAsia="Calibri" w:hAnsi="Cambria" w:cs="Calibri"/>
        </w:rPr>
        <w:t xml:space="preserve">A </w:t>
      </w:r>
      <w:r w:rsidRPr="00E352EF">
        <w:rPr>
          <w:rFonts w:ascii="Cambria" w:eastAsia="Calibri" w:hAnsi="Cambria" w:cs="Calibri"/>
          <w:b/>
        </w:rPr>
        <w:t>sliding window</w:t>
      </w:r>
      <w:r w:rsidRPr="00E352EF">
        <w:rPr>
          <w:rFonts w:ascii="Cambria" w:eastAsia="Calibri" w:hAnsi="Cambria" w:cs="Calibri"/>
        </w:rPr>
        <w:t xml:space="preserve"> is then declared to define for each input Data Point in the window (</w:t>
      </w:r>
      <w:r w:rsidRPr="00E352EF">
        <w:rPr>
          <w:rFonts w:ascii="Cambria" w:eastAsia="Calibri" w:hAnsi="Cambria" w:cs="Calibri"/>
          <w:b/>
        </w:rPr>
        <w:t xml:space="preserve">current </w:t>
      </w:r>
      <w:r w:rsidRPr="00E352EF">
        <w:rPr>
          <w:rFonts w:ascii="Cambria" w:eastAsia="Calibri" w:hAnsi="Cambria" w:cs="Calibri"/>
        </w:rPr>
        <w:t xml:space="preserve">Data Point), how to produce the corresponding Data Point in the output, by combining its Measure Components with the ones of the other Data Points in the same window. For each window and for each Data Point, the sliding window spans the Data Points to be combined and while moving from the first to the last Data Point in the group, produces the output Data Points. In other words, for each group, the sliding window determines the moving range of Data Points to be combined for each input one. At one extreme, the sliding window can span one single Data Point at a time, implying that Data Points are not combined with the others, producing independent values of the </w:t>
      </w:r>
      <w:r w:rsidR="00D6733B" w:rsidRPr="00E352EF">
        <w:rPr>
          <w:rFonts w:ascii="Cambria" w:eastAsia="Calibri" w:hAnsi="Cambria" w:cs="Calibri"/>
        </w:rPr>
        <w:t>M</w:t>
      </w:r>
      <w:r w:rsidRPr="00E352EF">
        <w:rPr>
          <w:rFonts w:ascii="Cambria" w:eastAsia="Calibri" w:hAnsi="Cambria" w:cs="Calibri"/>
        </w:rPr>
        <w:t>easures for all the input Data Points; at the other extreme, the sliding window spans the entire window, producing the same value for all the Data Points.</w:t>
      </w:r>
    </w:p>
    <w:p w14:paraId="3E4617AC" w14:textId="77777777" w:rsidR="005A2227" w:rsidRPr="00E352EF" w:rsidRDefault="0097053A" w:rsidP="0046626F">
      <w:pPr>
        <w:jc w:val="both"/>
        <w:rPr>
          <w:rFonts w:ascii="Cambria" w:hAnsi="Cambria"/>
        </w:rPr>
      </w:pPr>
      <w:r w:rsidRPr="00E352EF">
        <w:rPr>
          <w:rFonts w:ascii="Cambria" w:eastAsia="Calibri" w:hAnsi="Cambria" w:cs="Calibri"/>
        </w:rPr>
        <w:t xml:space="preserve">The size of the sliding window is either based on the number Data Points to be included or the specification of a numerical interval. </w:t>
      </w:r>
    </w:p>
    <w:p w14:paraId="2206E945" w14:textId="77777777" w:rsidR="005A2227" w:rsidRPr="00E352EF" w:rsidRDefault="0097053A" w:rsidP="0046626F">
      <w:pPr>
        <w:jc w:val="both"/>
        <w:rPr>
          <w:rFonts w:ascii="Cambria" w:hAnsi="Cambria"/>
        </w:rPr>
      </w:pPr>
      <w:r w:rsidRPr="00E352EF">
        <w:rPr>
          <w:rFonts w:ascii="Cambria" w:eastAsia="Calibri" w:hAnsi="Cambria" w:cs="Calibri"/>
        </w:rPr>
        <w:t xml:space="preserve">Finally, there are a number of possible functions that can be applied to combine the Data Points within a sliding window, such as the average value within a sliding window, the cumulative sum, and so on. </w:t>
      </w:r>
    </w:p>
    <w:p w14:paraId="7E2FAFFD" w14:textId="77777777" w:rsidR="00E95DF9" w:rsidRPr="00E352EF" w:rsidRDefault="00E95DF9" w:rsidP="0046626F">
      <w:pPr>
        <w:rPr>
          <w:rFonts w:ascii="Cambria" w:eastAsia="Calibri" w:hAnsi="Cambria" w:cs="Calibri"/>
          <w:i/>
          <w:color w:val="5B9BD5"/>
        </w:rPr>
      </w:pPr>
    </w:p>
    <w:p w14:paraId="067F7865"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Syntax</w:t>
      </w:r>
    </w:p>
    <w:p w14:paraId="633A7B5A" w14:textId="77777777" w:rsidR="005A2227" w:rsidRPr="00E352EF" w:rsidRDefault="0097053A" w:rsidP="0046626F">
      <w:pPr>
        <w:rPr>
          <w:rFonts w:ascii="Cambria" w:hAnsi="Cambria"/>
        </w:rPr>
      </w:pPr>
      <w:r w:rsidRPr="00E352EF">
        <w:rPr>
          <w:rFonts w:ascii="Cambria" w:eastAsia="Calibri" w:hAnsi="Cambria" w:cs="Calibri"/>
          <w:i/>
        </w:rPr>
        <w:t>analyticFunction</w:t>
      </w:r>
      <w:r w:rsidRPr="00E352EF">
        <w:rPr>
          <w:rFonts w:ascii="Cambria" w:eastAsia="Calibri" w:hAnsi="Cambria" w:cs="Calibri"/>
          <w:b/>
        </w:rPr>
        <w:t xml:space="preserve"> (</w:t>
      </w:r>
      <w:r w:rsidRPr="00E352EF">
        <w:rPr>
          <w:rFonts w:ascii="Cambria" w:eastAsia="Calibri" w:hAnsi="Cambria" w:cs="Calibri"/>
        </w:rPr>
        <w:t xml:space="preserve"> </w:t>
      </w:r>
      <w:r w:rsidRPr="00E352EF">
        <w:rPr>
          <w:rFonts w:ascii="Cambria" w:eastAsia="Calibri" w:hAnsi="Cambria" w:cs="Calibri"/>
          <w:i/>
        </w:rPr>
        <w:t>ds</w:t>
      </w:r>
      <w:r w:rsidRPr="00E352EF">
        <w:rPr>
          <w:rFonts w:ascii="Cambria" w:eastAsia="Calibri" w:hAnsi="Cambria" w:cs="Calibri"/>
        </w:rPr>
        <w:t xml:space="preserve"> {, </w:t>
      </w:r>
      <w:r w:rsidRPr="00E352EF">
        <w:rPr>
          <w:rFonts w:ascii="Cambria" w:eastAsia="Calibri" w:hAnsi="Cambria" w:cs="Calibri"/>
          <w:i/>
        </w:rPr>
        <w:t xml:space="preserve">extraParams </w:t>
      </w:r>
      <w:r w:rsidRPr="00E352EF">
        <w:rPr>
          <w:rFonts w:ascii="Cambria" w:eastAsia="Calibri" w:hAnsi="Cambria" w:cs="Calibri"/>
        </w:rPr>
        <w:t xml:space="preserve">} </w:t>
      </w:r>
      <w:r w:rsidRPr="00E352EF">
        <w:rPr>
          <w:rFonts w:ascii="Cambria" w:eastAsia="Calibri" w:hAnsi="Cambria" w:cs="Calibri"/>
          <w:b/>
        </w:rPr>
        <w:t xml:space="preserve">) over ( </w:t>
      </w:r>
      <w:r w:rsidRPr="00E352EF">
        <w:rPr>
          <w:rFonts w:ascii="Cambria" w:eastAsia="Calibri" w:hAnsi="Cambria" w:cs="Calibri"/>
        </w:rPr>
        <w:t xml:space="preserve">{ </w:t>
      </w:r>
      <w:r w:rsidRPr="00E352EF">
        <w:rPr>
          <w:rFonts w:ascii="Cambria" w:eastAsia="Calibri" w:hAnsi="Cambria" w:cs="Calibri"/>
          <w:i/>
        </w:rPr>
        <w:t>partitionBy</w:t>
      </w:r>
      <w:r w:rsidRPr="00E352EF">
        <w:rPr>
          <w:rFonts w:ascii="Cambria" w:eastAsia="Calibri" w:hAnsi="Cambria" w:cs="Calibri"/>
        </w:rPr>
        <w:t xml:space="preserve"> } { </w:t>
      </w:r>
      <w:r w:rsidRPr="00E352EF">
        <w:rPr>
          <w:rFonts w:ascii="Cambria" w:eastAsia="Calibri" w:hAnsi="Cambria" w:cs="Calibri"/>
          <w:i/>
        </w:rPr>
        <w:t>orderBy</w:t>
      </w:r>
      <w:r w:rsidRPr="00E352EF">
        <w:rPr>
          <w:rFonts w:ascii="Cambria" w:eastAsia="Calibri" w:hAnsi="Cambria" w:cs="Calibri"/>
        </w:rPr>
        <w:t xml:space="preserve"> } { </w:t>
      </w:r>
      <w:r w:rsidRPr="00E352EF">
        <w:rPr>
          <w:rFonts w:ascii="Cambria" w:eastAsia="Calibri" w:hAnsi="Cambria" w:cs="Calibri"/>
          <w:i/>
        </w:rPr>
        <w:t>windowingClause</w:t>
      </w:r>
      <w:r w:rsidRPr="00E352EF">
        <w:rPr>
          <w:rFonts w:ascii="Cambria" w:eastAsia="Calibri" w:hAnsi="Cambria" w:cs="Calibri"/>
          <w:b/>
        </w:rPr>
        <w:t xml:space="preserve"> </w:t>
      </w:r>
      <w:r w:rsidRPr="00E352EF">
        <w:rPr>
          <w:rFonts w:ascii="Cambria" w:eastAsia="Calibri" w:hAnsi="Cambria" w:cs="Calibri"/>
        </w:rPr>
        <w:t xml:space="preserve">} </w:t>
      </w:r>
      <w:r w:rsidRPr="00E352EF">
        <w:rPr>
          <w:rFonts w:ascii="Cambria" w:eastAsia="Calibri" w:hAnsi="Cambria" w:cs="Calibri"/>
          <w:b/>
        </w:rPr>
        <w:t>)</w:t>
      </w:r>
    </w:p>
    <w:p w14:paraId="559B2288" w14:textId="77777777" w:rsidR="005A2227" w:rsidRPr="00E352EF" w:rsidRDefault="0097053A" w:rsidP="0046626F">
      <w:pPr>
        <w:ind w:left="850"/>
        <w:rPr>
          <w:rFonts w:ascii="Cambria" w:hAnsi="Cambria"/>
        </w:rPr>
      </w:pPr>
      <w:r w:rsidRPr="00E352EF">
        <w:rPr>
          <w:rFonts w:ascii="Cambria" w:eastAsia="Calibri" w:hAnsi="Cambria" w:cs="Calibri"/>
          <w:i/>
        </w:rPr>
        <w:t>partitionBy</w:t>
      </w:r>
      <w:r w:rsidRPr="00E352EF">
        <w:rPr>
          <w:rFonts w:ascii="Cambria" w:eastAsia="Calibri" w:hAnsi="Cambria" w:cs="Calibri"/>
        </w:rPr>
        <w:t xml:space="preserve"> ::= </w:t>
      </w:r>
      <w:r w:rsidRPr="00E352EF">
        <w:rPr>
          <w:rFonts w:ascii="Cambria" w:eastAsia="Calibri" w:hAnsi="Cambria" w:cs="Calibri"/>
          <w:b/>
        </w:rPr>
        <w:t>partition</w:t>
      </w:r>
      <w:r w:rsidRPr="00E352EF">
        <w:rPr>
          <w:rFonts w:ascii="Cambria" w:eastAsia="Calibri" w:hAnsi="Cambria" w:cs="Calibri"/>
        </w:rPr>
        <w:t xml:space="preserve"> </w:t>
      </w:r>
      <w:r w:rsidRPr="00E352EF">
        <w:rPr>
          <w:rFonts w:ascii="Cambria" w:eastAsia="Calibri" w:hAnsi="Cambria" w:cs="Calibri"/>
          <w:b/>
        </w:rPr>
        <w:t>by</w:t>
      </w:r>
      <w:r w:rsidRPr="00E352EF">
        <w:rPr>
          <w:rFonts w:ascii="Cambria" w:eastAsia="Calibri" w:hAnsi="Cambria" w:cs="Calibri"/>
        </w:rPr>
        <w:t xml:space="preserve"> </w:t>
      </w:r>
      <w:r w:rsidRPr="00E352EF">
        <w:rPr>
          <w:rFonts w:ascii="Cambria" w:eastAsia="Calibri" w:hAnsi="Cambria" w:cs="Calibri"/>
          <w:i/>
        </w:rPr>
        <w:t xml:space="preserve">c_p </w:t>
      </w:r>
      <w:r w:rsidRPr="00E352EF">
        <w:rPr>
          <w:rFonts w:ascii="Cambria" w:eastAsia="Calibri" w:hAnsi="Cambria" w:cs="Calibri"/>
        </w:rPr>
        <w:t xml:space="preserve"> { </w:t>
      </w:r>
      <w:r w:rsidRPr="00E352EF">
        <w:rPr>
          <w:rFonts w:ascii="Cambria" w:eastAsia="Calibri" w:hAnsi="Cambria" w:cs="Calibri"/>
          <w:b/>
        </w:rPr>
        <w:t>,</w:t>
      </w:r>
      <w:r w:rsidRPr="00E352EF">
        <w:rPr>
          <w:rFonts w:ascii="Cambria" w:eastAsia="Calibri" w:hAnsi="Cambria" w:cs="Calibri"/>
        </w:rPr>
        <w:t xml:space="preserve">  </w:t>
      </w:r>
      <w:r w:rsidRPr="00E352EF">
        <w:rPr>
          <w:rFonts w:ascii="Cambria" w:eastAsia="Calibri" w:hAnsi="Cambria" w:cs="Calibri"/>
          <w:i/>
        </w:rPr>
        <w:t xml:space="preserve">c_p </w:t>
      </w:r>
      <w:r w:rsidRPr="00E352EF">
        <w:rPr>
          <w:rFonts w:ascii="Cambria" w:eastAsia="Calibri" w:hAnsi="Cambria" w:cs="Calibri"/>
        </w:rPr>
        <w:t>} *</w:t>
      </w:r>
    </w:p>
    <w:p w14:paraId="3B889865" w14:textId="77777777" w:rsidR="005A2227" w:rsidRPr="00E352EF" w:rsidRDefault="0097053A" w:rsidP="0046626F">
      <w:pPr>
        <w:ind w:left="850"/>
        <w:rPr>
          <w:rFonts w:ascii="Cambria" w:hAnsi="Cambria"/>
        </w:rPr>
      </w:pPr>
      <w:r w:rsidRPr="00E352EF">
        <w:rPr>
          <w:rFonts w:ascii="Cambria" w:eastAsia="Calibri" w:hAnsi="Cambria" w:cs="Calibri"/>
        </w:rPr>
        <w:t xml:space="preserve">orderBy ::=  </w:t>
      </w:r>
      <w:r w:rsidRPr="00E352EF">
        <w:rPr>
          <w:rFonts w:ascii="Cambria" w:eastAsia="Calibri" w:hAnsi="Cambria" w:cs="Calibri"/>
          <w:b/>
        </w:rPr>
        <w:t xml:space="preserve">order by </w:t>
      </w:r>
      <w:r w:rsidRPr="00E352EF">
        <w:rPr>
          <w:rFonts w:ascii="Cambria" w:eastAsia="Calibri" w:hAnsi="Cambria" w:cs="Calibri"/>
        </w:rPr>
        <w:t xml:space="preserve"> </w:t>
      </w:r>
      <w:r w:rsidRPr="00E352EF">
        <w:rPr>
          <w:rFonts w:ascii="Cambria" w:eastAsia="Calibri" w:hAnsi="Cambria" w:cs="Calibri"/>
          <w:i/>
        </w:rPr>
        <w:t>c_o</w:t>
      </w:r>
      <w:r w:rsidRPr="00E352EF">
        <w:rPr>
          <w:rFonts w:ascii="Cambria" w:eastAsia="Calibri" w:hAnsi="Cambria" w:cs="Calibri"/>
          <w:b/>
        </w:rPr>
        <w:t xml:space="preserve"> </w:t>
      </w:r>
      <w:r w:rsidRPr="00E352EF">
        <w:rPr>
          <w:rFonts w:ascii="Cambria" w:eastAsia="Calibri" w:hAnsi="Cambria" w:cs="Calibri"/>
        </w:rPr>
        <w:t xml:space="preserve">{ </w:t>
      </w:r>
      <w:r w:rsidRPr="00E352EF">
        <w:rPr>
          <w:rFonts w:ascii="Cambria" w:eastAsia="Calibri" w:hAnsi="Cambria" w:cs="Calibri"/>
          <w:b/>
        </w:rPr>
        <w:t>,</w:t>
      </w:r>
      <w:r w:rsidRPr="00E352EF">
        <w:rPr>
          <w:rFonts w:ascii="Cambria" w:eastAsia="Calibri" w:hAnsi="Cambria" w:cs="Calibri"/>
        </w:rPr>
        <w:t xml:space="preserve">  </w:t>
      </w:r>
      <w:r w:rsidRPr="00E352EF">
        <w:rPr>
          <w:rFonts w:ascii="Cambria" w:eastAsia="Calibri" w:hAnsi="Cambria" w:cs="Calibri"/>
          <w:i/>
        </w:rPr>
        <w:t>c_o</w:t>
      </w:r>
      <w:r w:rsidRPr="00E352EF">
        <w:rPr>
          <w:rFonts w:ascii="Cambria" w:eastAsia="Calibri" w:hAnsi="Cambria" w:cs="Calibri"/>
        </w:rPr>
        <w:t xml:space="preserve"> } *  { [ </w:t>
      </w:r>
      <w:r w:rsidRPr="00E352EF">
        <w:rPr>
          <w:rFonts w:ascii="Cambria" w:eastAsia="Calibri" w:hAnsi="Cambria" w:cs="Calibri"/>
          <w:b/>
        </w:rPr>
        <w:t>asc</w:t>
      </w:r>
      <w:r w:rsidRPr="00E352EF">
        <w:rPr>
          <w:rFonts w:ascii="Cambria" w:eastAsia="Calibri" w:hAnsi="Cambria" w:cs="Calibri"/>
        </w:rPr>
        <w:t xml:space="preserve"> | </w:t>
      </w:r>
      <w:r w:rsidRPr="00E352EF">
        <w:rPr>
          <w:rFonts w:ascii="Cambria" w:eastAsia="Calibri" w:hAnsi="Cambria" w:cs="Calibri"/>
          <w:b/>
        </w:rPr>
        <w:t xml:space="preserve">desc </w:t>
      </w:r>
      <w:r w:rsidRPr="00E352EF">
        <w:rPr>
          <w:rFonts w:ascii="Cambria" w:eastAsia="Calibri" w:hAnsi="Cambria" w:cs="Calibri"/>
        </w:rPr>
        <w:t xml:space="preserve">] } </w:t>
      </w:r>
    </w:p>
    <w:p w14:paraId="024B1E22" w14:textId="77777777" w:rsidR="005A2227" w:rsidRPr="00E352EF" w:rsidRDefault="0097053A" w:rsidP="0046626F">
      <w:pPr>
        <w:ind w:left="850"/>
        <w:rPr>
          <w:rFonts w:ascii="Cambria" w:hAnsi="Cambria"/>
        </w:rPr>
      </w:pPr>
      <w:r w:rsidRPr="00E352EF">
        <w:rPr>
          <w:rFonts w:ascii="Cambria" w:eastAsia="Calibri" w:hAnsi="Cambria" w:cs="Calibri"/>
          <w:i/>
        </w:rPr>
        <w:t>windowingClause</w:t>
      </w:r>
      <w:r w:rsidRPr="00E352EF">
        <w:rPr>
          <w:rFonts w:ascii="Cambria" w:eastAsia="Calibri" w:hAnsi="Cambria" w:cs="Calibri"/>
          <w:b/>
        </w:rPr>
        <w:t xml:space="preserve"> ::=</w:t>
      </w:r>
      <w:r w:rsidRPr="00E352EF">
        <w:rPr>
          <w:rFonts w:ascii="Cambria" w:eastAsia="Calibri" w:hAnsi="Cambria" w:cs="Calibri"/>
        </w:rPr>
        <w:t xml:space="preserve">  </w:t>
      </w:r>
    </w:p>
    <w:p w14:paraId="16CF9DC0" w14:textId="77777777" w:rsidR="005A2227" w:rsidRPr="00E352EF" w:rsidRDefault="0097053A" w:rsidP="0046626F">
      <w:pPr>
        <w:ind w:left="850"/>
        <w:rPr>
          <w:rFonts w:ascii="Cambria" w:hAnsi="Cambria"/>
        </w:rPr>
      </w:pPr>
      <w:r w:rsidRPr="00E352EF">
        <w:rPr>
          <w:rFonts w:ascii="Cambria" w:eastAsia="Calibri" w:hAnsi="Cambria" w:cs="Calibri"/>
        </w:rPr>
        <w:t xml:space="preserve">[ </w:t>
      </w:r>
      <w:r w:rsidRPr="00E352EF">
        <w:rPr>
          <w:rFonts w:ascii="Cambria" w:eastAsia="Calibri" w:hAnsi="Cambria" w:cs="Calibri"/>
          <w:b/>
        </w:rPr>
        <w:t>rows</w:t>
      </w:r>
      <w:r w:rsidRPr="00E352EF">
        <w:rPr>
          <w:rFonts w:ascii="Cambria" w:eastAsia="Calibri" w:hAnsi="Cambria" w:cs="Calibri"/>
        </w:rPr>
        <w:t xml:space="preserve"> | </w:t>
      </w:r>
      <w:r w:rsidRPr="00E352EF">
        <w:rPr>
          <w:rFonts w:ascii="Cambria" w:eastAsia="Calibri" w:hAnsi="Cambria" w:cs="Calibri"/>
          <w:b/>
        </w:rPr>
        <w:t>range</w:t>
      </w:r>
      <w:r w:rsidRPr="00E352EF">
        <w:rPr>
          <w:rFonts w:ascii="Cambria" w:eastAsia="Calibri" w:hAnsi="Cambria" w:cs="Calibri"/>
        </w:rPr>
        <w:t xml:space="preserve"> ] </w:t>
      </w:r>
    </w:p>
    <w:p w14:paraId="35E3865A" w14:textId="77777777" w:rsidR="005A2227" w:rsidRPr="00E352EF" w:rsidRDefault="0097053A" w:rsidP="0046626F">
      <w:pPr>
        <w:ind w:left="850"/>
        <w:rPr>
          <w:rFonts w:ascii="Cambria" w:hAnsi="Cambria"/>
        </w:rPr>
      </w:pPr>
      <w:r w:rsidRPr="00E352EF">
        <w:rPr>
          <w:rFonts w:ascii="Cambria" w:eastAsia="Calibri" w:hAnsi="Cambria" w:cs="Calibri"/>
        </w:rPr>
        <w:t xml:space="preserve"> </w:t>
      </w:r>
      <w:r w:rsidRPr="00E352EF">
        <w:rPr>
          <w:rFonts w:ascii="Cambria" w:eastAsia="Calibri" w:hAnsi="Cambria" w:cs="Calibri"/>
          <w:b/>
        </w:rPr>
        <w:t>between</w:t>
      </w:r>
    </w:p>
    <w:p w14:paraId="74A5ECA1" w14:textId="77777777" w:rsidR="005A2227" w:rsidRPr="00E352EF" w:rsidRDefault="0097053A" w:rsidP="0046626F">
      <w:pPr>
        <w:ind w:left="850"/>
        <w:rPr>
          <w:rFonts w:ascii="Cambria" w:hAnsi="Cambria"/>
        </w:rPr>
      </w:pPr>
      <w:r w:rsidRPr="00E352EF">
        <w:rPr>
          <w:rFonts w:ascii="Cambria" w:eastAsia="Calibri" w:hAnsi="Cambria" w:cs="Calibri"/>
        </w:rPr>
        <w:t xml:space="preserve"> [ num  </w:t>
      </w:r>
      <w:r w:rsidRPr="00E352EF">
        <w:rPr>
          <w:rFonts w:ascii="Cambria" w:eastAsia="Calibri" w:hAnsi="Cambria" w:cs="Calibri"/>
          <w:b/>
        </w:rPr>
        <w:t>preceding</w:t>
      </w:r>
      <w:r w:rsidRPr="00E352EF">
        <w:rPr>
          <w:rFonts w:ascii="Cambria" w:eastAsia="Calibri" w:hAnsi="Cambria" w:cs="Calibri"/>
        </w:rPr>
        <w:t xml:space="preserve"> |num </w:t>
      </w:r>
      <w:r w:rsidRPr="00E352EF">
        <w:rPr>
          <w:rFonts w:ascii="Cambria" w:eastAsia="Calibri" w:hAnsi="Cambria" w:cs="Calibri"/>
          <w:b/>
        </w:rPr>
        <w:t>following</w:t>
      </w:r>
      <w:r w:rsidRPr="00E352EF">
        <w:rPr>
          <w:rFonts w:ascii="Cambria" w:eastAsia="Calibri" w:hAnsi="Cambria" w:cs="Calibri"/>
        </w:rPr>
        <w:t xml:space="preserve"> | </w:t>
      </w:r>
      <w:r w:rsidRPr="00E352EF">
        <w:rPr>
          <w:rFonts w:ascii="Cambria" w:eastAsia="Calibri" w:hAnsi="Cambria" w:cs="Calibri"/>
          <w:b/>
        </w:rPr>
        <w:t>current row</w:t>
      </w:r>
      <w:r w:rsidRPr="00E352EF">
        <w:rPr>
          <w:rFonts w:ascii="Cambria" w:eastAsia="Calibri" w:hAnsi="Cambria" w:cs="Calibri"/>
        </w:rPr>
        <w:t xml:space="preserve"> | </w:t>
      </w:r>
      <w:r w:rsidRPr="00E352EF">
        <w:rPr>
          <w:rFonts w:ascii="Cambria" w:eastAsia="Calibri" w:hAnsi="Cambria" w:cs="Calibri"/>
          <w:b/>
        </w:rPr>
        <w:t>unbounded preceding</w:t>
      </w:r>
      <w:r w:rsidRPr="00E352EF">
        <w:rPr>
          <w:rFonts w:ascii="Cambria" w:eastAsia="Calibri" w:hAnsi="Cambria" w:cs="Calibri"/>
        </w:rPr>
        <w:t xml:space="preserve"> | </w:t>
      </w:r>
      <w:r w:rsidRPr="00E352EF">
        <w:rPr>
          <w:rFonts w:ascii="Cambria" w:eastAsia="Calibri" w:hAnsi="Cambria" w:cs="Calibri"/>
          <w:b/>
        </w:rPr>
        <w:t>unbounded following</w:t>
      </w:r>
      <w:r w:rsidRPr="00E352EF">
        <w:rPr>
          <w:rFonts w:ascii="Cambria" w:eastAsia="Calibri" w:hAnsi="Cambria" w:cs="Calibri"/>
        </w:rPr>
        <w:t>]</w:t>
      </w:r>
    </w:p>
    <w:p w14:paraId="1C73D6B3" w14:textId="77777777" w:rsidR="005A2227" w:rsidRPr="00E352EF" w:rsidRDefault="0097053A" w:rsidP="0046626F">
      <w:pPr>
        <w:ind w:left="850"/>
        <w:rPr>
          <w:rFonts w:ascii="Cambria" w:hAnsi="Cambria"/>
        </w:rPr>
      </w:pPr>
      <w:r w:rsidRPr="00E352EF">
        <w:rPr>
          <w:rFonts w:ascii="Cambria" w:eastAsia="Calibri" w:hAnsi="Cambria" w:cs="Calibri"/>
          <w:b/>
        </w:rPr>
        <w:t>and</w:t>
      </w:r>
    </w:p>
    <w:p w14:paraId="23004E65" w14:textId="77777777" w:rsidR="005A2227" w:rsidRPr="00E352EF" w:rsidRDefault="0097053A" w:rsidP="0046626F">
      <w:pPr>
        <w:ind w:left="850"/>
        <w:rPr>
          <w:rFonts w:ascii="Cambria" w:hAnsi="Cambria"/>
        </w:rPr>
      </w:pPr>
      <w:r w:rsidRPr="00E352EF">
        <w:rPr>
          <w:rFonts w:ascii="Cambria" w:eastAsia="Calibri" w:hAnsi="Cambria" w:cs="Calibri"/>
        </w:rPr>
        <w:t xml:space="preserve"> [ num </w:t>
      </w:r>
      <w:r w:rsidRPr="00E352EF">
        <w:rPr>
          <w:rFonts w:ascii="Cambria" w:eastAsia="Calibri" w:hAnsi="Cambria" w:cs="Calibri"/>
          <w:b/>
        </w:rPr>
        <w:t>preceding</w:t>
      </w:r>
      <w:r w:rsidRPr="00E352EF">
        <w:rPr>
          <w:rFonts w:ascii="Cambria" w:eastAsia="Calibri" w:hAnsi="Cambria" w:cs="Calibri"/>
        </w:rPr>
        <w:t xml:space="preserve"> |num </w:t>
      </w:r>
      <w:r w:rsidRPr="00E352EF">
        <w:rPr>
          <w:rFonts w:ascii="Cambria" w:eastAsia="Calibri" w:hAnsi="Cambria" w:cs="Calibri"/>
          <w:b/>
        </w:rPr>
        <w:t>following</w:t>
      </w:r>
      <w:r w:rsidRPr="00E352EF">
        <w:rPr>
          <w:rFonts w:ascii="Cambria" w:eastAsia="Calibri" w:hAnsi="Cambria" w:cs="Calibri"/>
        </w:rPr>
        <w:t xml:space="preserve"> | </w:t>
      </w:r>
      <w:r w:rsidRPr="00E352EF">
        <w:rPr>
          <w:rFonts w:ascii="Cambria" w:eastAsia="Calibri" w:hAnsi="Cambria" w:cs="Calibri"/>
          <w:b/>
        </w:rPr>
        <w:t>current row</w:t>
      </w:r>
      <w:r w:rsidRPr="00E352EF">
        <w:rPr>
          <w:rFonts w:ascii="Cambria" w:eastAsia="Calibri" w:hAnsi="Cambria" w:cs="Calibri"/>
        </w:rPr>
        <w:t xml:space="preserve"> | </w:t>
      </w:r>
      <w:r w:rsidRPr="00E352EF">
        <w:rPr>
          <w:rFonts w:ascii="Cambria" w:eastAsia="Calibri" w:hAnsi="Cambria" w:cs="Calibri"/>
          <w:b/>
        </w:rPr>
        <w:t>unbounded preceding</w:t>
      </w:r>
      <w:r w:rsidRPr="00E352EF">
        <w:rPr>
          <w:rFonts w:ascii="Cambria" w:eastAsia="Calibri" w:hAnsi="Cambria" w:cs="Calibri"/>
        </w:rPr>
        <w:t xml:space="preserve"> | </w:t>
      </w:r>
      <w:r w:rsidRPr="00E352EF">
        <w:rPr>
          <w:rFonts w:ascii="Cambria" w:eastAsia="Calibri" w:hAnsi="Cambria" w:cs="Calibri"/>
          <w:b/>
        </w:rPr>
        <w:t>unbounded following</w:t>
      </w:r>
      <w:r w:rsidRPr="00E352EF">
        <w:rPr>
          <w:rFonts w:ascii="Cambria" w:eastAsia="Calibri" w:hAnsi="Cambria" w:cs="Calibri"/>
        </w:rPr>
        <w:t xml:space="preserve"> ]</w:t>
      </w:r>
    </w:p>
    <w:p w14:paraId="5DCC4976" w14:textId="77777777" w:rsidR="005A2227" w:rsidRPr="00E352EF" w:rsidRDefault="005A2227" w:rsidP="0046626F">
      <w:pPr>
        <w:ind w:left="706" w:firstLine="706"/>
        <w:rPr>
          <w:rFonts w:ascii="Cambria" w:hAnsi="Cambria"/>
        </w:rPr>
      </w:pPr>
    </w:p>
    <w:p w14:paraId="012B2CBB"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Parameters</w:t>
      </w:r>
    </w:p>
    <w:p w14:paraId="705FB4E2"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ds – </w:t>
      </w:r>
      <w:r w:rsidRPr="00E352EF">
        <w:rPr>
          <w:rFonts w:ascii="Cambria" w:eastAsia="Calibri" w:hAnsi="Cambria" w:cs="Calibri"/>
        </w:rPr>
        <w:t>is the input Dataset.</w:t>
      </w:r>
    </w:p>
    <w:p w14:paraId="22AB2FBA" w14:textId="77777777" w:rsidR="00B8025A"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extraParams – </w:t>
      </w:r>
      <w:r w:rsidRPr="00E352EF">
        <w:rPr>
          <w:rFonts w:ascii="Cambria" w:eastAsia="Calibri" w:hAnsi="Cambria" w:cs="Calibri"/>
        </w:rPr>
        <w:t>additional parameters (depending on the analytic function).</w:t>
      </w:r>
    </w:p>
    <w:p w14:paraId="1C52A7B2"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partitionBy </w:t>
      </w:r>
      <w:r w:rsidR="00B8025A" w:rsidRPr="00E352EF">
        <w:rPr>
          <w:rFonts w:ascii="Cambria" w:eastAsia="Calibri" w:hAnsi="Cambria" w:cs="Calibri"/>
          <w:i/>
        </w:rPr>
        <w:t>–</w:t>
      </w:r>
      <w:r w:rsidRPr="00E352EF">
        <w:rPr>
          <w:rFonts w:ascii="Cambria" w:eastAsia="Calibri" w:hAnsi="Cambria" w:cs="Calibri"/>
          <w:i/>
        </w:rPr>
        <w:t xml:space="preserve"> </w:t>
      </w:r>
      <w:r w:rsidRPr="00E352EF">
        <w:rPr>
          <w:rFonts w:ascii="Cambria" w:eastAsia="Calibri" w:hAnsi="Cambria" w:cs="Calibri"/>
        </w:rPr>
        <w:t xml:space="preserve">partitions </w:t>
      </w:r>
      <w:r w:rsidRPr="00E352EF">
        <w:rPr>
          <w:rFonts w:ascii="Cambria" w:eastAsia="Calibri" w:hAnsi="Cambria" w:cs="Calibri"/>
          <w:i/>
        </w:rPr>
        <w:t>ds</w:t>
      </w:r>
      <w:r w:rsidRPr="00E352EF">
        <w:rPr>
          <w:rFonts w:ascii="Cambria" w:eastAsia="Calibri" w:hAnsi="Cambria" w:cs="Calibri"/>
        </w:rPr>
        <w:t xml:space="preserve"> into groups based on the value of one or more Identifier Components. If omitted, the function treats all rows of the Dataset as a single partition.</w:t>
      </w:r>
    </w:p>
    <w:p w14:paraId="29F82930"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c_p – </w:t>
      </w:r>
      <w:r w:rsidRPr="00E352EF">
        <w:rPr>
          <w:rFonts w:ascii="Cambria" w:eastAsia="Calibri" w:hAnsi="Cambria" w:cs="Calibri"/>
        </w:rPr>
        <w:t xml:space="preserve">are valid Identifier Components of </w:t>
      </w:r>
      <w:r w:rsidRPr="00E352EF">
        <w:rPr>
          <w:rFonts w:ascii="Cambria" w:eastAsia="Calibri" w:hAnsi="Cambria" w:cs="Calibri"/>
          <w:i/>
        </w:rPr>
        <w:t>ds</w:t>
      </w:r>
      <w:r w:rsidRPr="00E352EF">
        <w:rPr>
          <w:rFonts w:ascii="Cambria" w:eastAsia="Calibri" w:hAnsi="Cambria" w:cs="Calibri"/>
        </w:rPr>
        <w:t xml:space="preserve"> used for the partitioning expressed by </w:t>
      </w:r>
      <w:r w:rsidRPr="00E352EF">
        <w:rPr>
          <w:rFonts w:ascii="Cambria" w:eastAsia="Calibri" w:hAnsi="Cambria" w:cs="Calibri"/>
          <w:i/>
        </w:rPr>
        <w:t>partitionBy</w:t>
      </w:r>
      <w:r w:rsidRPr="00E352EF">
        <w:rPr>
          <w:rFonts w:ascii="Cambria" w:eastAsia="Calibri" w:hAnsi="Cambria" w:cs="Calibri"/>
        </w:rPr>
        <w:t>.</w:t>
      </w:r>
    </w:p>
    <w:p w14:paraId="3050E1E4"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orderBy - </w:t>
      </w:r>
      <w:r w:rsidRPr="00E352EF">
        <w:rPr>
          <w:rFonts w:ascii="Cambria" w:eastAsia="Calibri" w:hAnsi="Cambria" w:cs="Calibri"/>
        </w:rPr>
        <w:t>specifies how Data Points are ordered within each windows (asc is the default).</w:t>
      </w:r>
    </w:p>
    <w:p w14:paraId="29F6BE4C"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c_o – </w:t>
      </w:r>
      <w:r w:rsidRPr="00E352EF">
        <w:rPr>
          <w:rFonts w:ascii="Cambria" w:eastAsia="Calibri" w:hAnsi="Cambria" w:cs="Calibri"/>
        </w:rPr>
        <w:t>are references to valid Components on which the sort is performed within the respective pre-calculated windows.</w:t>
      </w:r>
    </w:p>
    <w:p w14:paraId="79EF349C"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rPr>
        <w:t xml:space="preserve">The keywords </w:t>
      </w:r>
      <w:r w:rsidRPr="00E352EF">
        <w:rPr>
          <w:rFonts w:ascii="Cambria" w:eastAsia="Calibri" w:hAnsi="Cambria" w:cs="Calibri"/>
          <w:i/>
        </w:rPr>
        <w:t xml:space="preserve">rows </w:t>
      </w:r>
      <w:r w:rsidRPr="00E352EF">
        <w:rPr>
          <w:rFonts w:ascii="Cambria" w:eastAsia="Calibri" w:hAnsi="Cambria" w:cs="Calibri"/>
        </w:rPr>
        <w:t>and</w:t>
      </w:r>
      <w:r w:rsidRPr="00E352EF">
        <w:rPr>
          <w:rFonts w:ascii="Cambria" w:eastAsia="Calibri" w:hAnsi="Cambria" w:cs="Calibri"/>
          <w:i/>
        </w:rPr>
        <w:t xml:space="preserve"> range </w:t>
      </w:r>
      <w:r w:rsidRPr="00E352EF">
        <w:rPr>
          <w:rFonts w:ascii="Cambria" w:eastAsia="Calibri" w:hAnsi="Cambria" w:cs="Calibri"/>
        </w:rPr>
        <w:t>define for each row a "sliding window" (set of rows) used for calculating the result of the analytic function. The analytic function is then applied to all the Data Points in the sliding window. The sliding window "slides" through the windows from top to bottom. In particular</w:t>
      </w:r>
      <w:r w:rsidRPr="00E352EF">
        <w:rPr>
          <w:rFonts w:ascii="Cambria" w:eastAsia="Calibri" w:hAnsi="Cambria" w:cs="Calibri"/>
          <w:i/>
        </w:rPr>
        <w:t>:</w:t>
      </w:r>
    </w:p>
    <w:p w14:paraId="68C23E0E" w14:textId="77777777" w:rsidR="005A2227" w:rsidRPr="00E352EF" w:rsidRDefault="0097053A" w:rsidP="008A7573">
      <w:pPr>
        <w:numPr>
          <w:ilvl w:val="1"/>
          <w:numId w:val="39"/>
        </w:numPr>
        <w:tabs>
          <w:tab w:val="left" w:pos="706"/>
          <w:tab w:val="left" w:pos="1138"/>
          <w:tab w:val="left" w:pos="1699"/>
          <w:tab w:val="left" w:pos="2275"/>
        </w:tabs>
        <w:ind w:left="1080" w:right="-58"/>
        <w:jc w:val="both"/>
        <w:rPr>
          <w:rFonts w:ascii="Cambria" w:hAnsi="Cambria"/>
        </w:rPr>
      </w:pPr>
      <w:r w:rsidRPr="00E352EF">
        <w:rPr>
          <w:rFonts w:ascii="Cambria" w:eastAsia="Calibri" w:hAnsi="Cambria" w:cs="Calibri"/>
          <w:i/>
        </w:rPr>
        <w:t xml:space="preserve">rows – </w:t>
      </w:r>
      <w:r w:rsidRPr="00E352EF">
        <w:rPr>
          <w:rFonts w:ascii="Cambria" w:eastAsia="Calibri" w:hAnsi="Cambria" w:cs="Calibri"/>
        </w:rPr>
        <w:t>defines a sliding window using a specified number of preceding and following data points relative to the current data point (according to the orderBy clause)</w:t>
      </w:r>
    </w:p>
    <w:p w14:paraId="7ED382D0" w14:textId="77777777" w:rsidR="005A2227" w:rsidRPr="00E352EF" w:rsidRDefault="0097053A" w:rsidP="008A7573">
      <w:pPr>
        <w:numPr>
          <w:ilvl w:val="1"/>
          <w:numId w:val="39"/>
        </w:numPr>
        <w:tabs>
          <w:tab w:val="left" w:pos="706"/>
          <w:tab w:val="left" w:pos="1138"/>
          <w:tab w:val="left" w:pos="1699"/>
          <w:tab w:val="left" w:pos="2275"/>
        </w:tabs>
        <w:ind w:left="1080" w:right="-58"/>
        <w:jc w:val="both"/>
        <w:rPr>
          <w:rFonts w:ascii="Cambria" w:hAnsi="Cambria"/>
        </w:rPr>
      </w:pPr>
      <w:r w:rsidRPr="00E352EF">
        <w:rPr>
          <w:rFonts w:ascii="Cambria" w:eastAsia="Calibri" w:hAnsi="Cambria" w:cs="Calibri"/>
          <w:i/>
        </w:rPr>
        <w:t xml:space="preserve">range </w:t>
      </w:r>
      <w:r w:rsidRPr="00E352EF">
        <w:rPr>
          <w:rFonts w:ascii="Cambria" w:eastAsia="Calibri" w:hAnsi="Cambria" w:cs="Calibri"/>
        </w:rPr>
        <w:t>– defines a sliding window as a numerical offset relative to the current data point (according to the orderBy clause)</w:t>
      </w:r>
    </w:p>
    <w:p w14:paraId="134E5CB4"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unbounded preceding </w:t>
      </w:r>
      <w:r w:rsidRPr="00E352EF">
        <w:rPr>
          <w:rFonts w:ascii="Cambria" w:eastAsia="Calibri" w:hAnsi="Cambria" w:cs="Calibri"/>
        </w:rPr>
        <w:t>- indicates that the sliding window starts at the first Data Point of the window.</w:t>
      </w:r>
    </w:p>
    <w:p w14:paraId="404711AC"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unbounded following </w:t>
      </w:r>
      <w:r w:rsidRPr="00E352EF">
        <w:rPr>
          <w:rFonts w:ascii="Cambria" w:eastAsia="Calibri" w:hAnsi="Cambria" w:cs="Calibri"/>
        </w:rPr>
        <w:t>- indicates that the sliding window ends at the last Data Point of the window.</w:t>
      </w:r>
    </w:p>
    <w:p w14:paraId="017DDABD"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current row </w:t>
      </w:r>
      <w:r w:rsidRPr="00E352EF">
        <w:rPr>
          <w:rFonts w:ascii="Cambria" w:eastAsia="Calibri" w:hAnsi="Cambria" w:cs="Calibri"/>
        </w:rPr>
        <w:t>– specifies that the window starts or ends at the current Data Point.</w:t>
      </w:r>
    </w:p>
    <w:p w14:paraId="543D43AD"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preceding </w:t>
      </w:r>
      <w:r w:rsidRPr="00E352EF">
        <w:rPr>
          <w:rFonts w:ascii="Cambria" w:eastAsia="Calibri" w:hAnsi="Cambria" w:cs="Calibri"/>
        </w:rPr>
        <w:t>– specifies the start point of the sliding window as num</w:t>
      </w:r>
      <w:r w:rsidR="008B4BE6" w:rsidRPr="00E352EF">
        <w:rPr>
          <w:rFonts w:ascii="Cambria" w:eastAsia="Calibri" w:hAnsi="Cambria" w:cs="Calibri"/>
        </w:rPr>
        <w:t>ber of</w:t>
      </w:r>
      <w:r w:rsidRPr="00E352EF">
        <w:rPr>
          <w:rFonts w:ascii="Cambria" w:eastAsia="Calibri" w:hAnsi="Cambria" w:cs="Calibri"/>
        </w:rPr>
        <w:t xml:space="preserve"> data points preceding the current data point. </w:t>
      </w:r>
    </w:p>
    <w:p w14:paraId="4D5A1479"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following </w:t>
      </w:r>
      <w:r w:rsidRPr="00E352EF">
        <w:rPr>
          <w:rFonts w:ascii="Cambria" w:eastAsia="Calibri" w:hAnsi="Cambria" w:cs="Calibri"/>
        </w:rPr>
        <w:t>– specifies the end point of the sliding window as num</w:t>
      </w:r>
      <w:r w:rsidR="008B4BE6" w:rsidRPr="00E352EF">
        <w:rPr>
          <w:rFonts w:ascii="Cambria" w:eastAsia="Calibri" w:hAnsi="Cambria" w:cs="Calibri"/>
        </w:rPr>
        <w:t>ber of</w:t>
      </w:r>
      <w:r w:rsidRPr="00E352EF">
        <w:rPr>
          <w:rFonts w:ascii="Cambria" w:eastAsia="Calibri" w:hAnsi="Cambria" w:cs="Calibri"/>
        </w:rPr>
        <w:t xml:space="preserve"> data points following the current data point. </w:t>
      </w:r>
    </w:p>
    <w:p w14:paraId="13D035FC" w14:textId="77777777" w:rsidR="0046626F" w:rsidRPr="00E352EF" w:rsidRDefault="0046626F" w:rsidP="0046626F">
      <w:pPr>
        <w:rPr>
          <w:rFonts w:ascii="Cambria" w:eastAsia="Calibri" w:hAnsi="Cambria" w:cs="Calibri"/>
          <w:i/>
          <w:color w:val="5B9BD5"/>
        </w:rPr>
      </w:pPr>
    </w:p>
    <w:p w14:paraId="35B3B7B9"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Constraints</w:t>
      </w:r>
    </w:p>
    <w:p w14:paraId="4A9C105E"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ds</w:t>
      </w:r>
      <w:r w:rsidRPr="00E352EF">
        <w:rPr>
          <w:rFonts w:ascii="Cambria" w:eastAsia="Calibri" w:hAnsi="Cambria" w:cs="Calibri"/>
        </w:rPr>
        <w:t xml:space="preserve"> must have at least one Measure Component (as explicated in the syntax).</w:t>
      </w:r>
    </w:p>
    <w:p w14:paraId="602CD005"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Analytic</w:t>
      </w:r>
      <w:r w:rsidRPr="00E352EF">
        <w:rPr>
          <w:rFonts w:ascii="Cambria" w:eastAsia="Calibri" w:hAnsi="Cambria" w:cs="Calibri"/>
        </w:rPr>
        <w:t xml:space="preserve"> </w:t>
      </w:r>
      <w:r w:rsidRPr="00E352EF">
        <w:rPr>
          <w:rFonts w:ascii="Cambria" w:eastAsia="Calibri" w:hAnsi="Cambria" w:cs="Calibri"/>
          <w:i/>
        </w:rPr>
        <w:t>functions</w:t>
      </w:r>
      <w:r w:rsidRPr="00E352EF">
        <w:rPr>
          <w:rFonts w:ascii="Cambria" w:eastAsia="Calibri" w:hAnsi="Cambria" w:cs="Calibri"/>
        </w:rPr>
        <w:t xml:space="preserve"> cannot be nested.</w:t>
      </w:r>
    </w:p>
    <w:p w14:paraId="323542E8"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Returns</w:t>
      </w:r>
    </w:p>
    <w:p w14:paraId="4054981F" w14:textId="77777777" w:rsidR="005A2227" w:rsidRPr="00E352EF" w:rsidRDefault="0097053A" w:rsidP="0046626F">
      <w:pPr>
        <w:jc w:val="both"/>
        <w:rPr>
          <w:rFonts w:ascii="Cambria" w:hAnsi="Cambria"/>
        </w:rPr>
      </w:pPr>
      <w:r w:rsidRPr="00E352EF">
        <w:rPr>
          <w:rFonts w:ascii="Cambria" w:eastAsia="Calibri" w:hAnsi="Cambria" w:cs="Calibri"/>
        </w:rPr>
        <w:t xml:space="preserve">A Dataset having the same Identifier, Measure and Attribute Components as the input one, where the Measure Components take values depending on the definition of windows, sliding windows and the specific </w:t>
      </w:r>
      <w:r w:rsidRPr="00E352EF">
        <w:rPr>
          <w:rFonts w:ascii="Cambria" w:eastAsia="Calibri" w:hAnsi="Cambria" w:cs="Calibri"/>
          <w:b/>
        </w:rPr>
        <w:t>analytic function</w:t>
      </w:r>
      <w:r w:rsidRPr="00E352EF">
        <w:rPr>
          <w:rFonts w:ascii="Cambria" w:eastAsia="Calibri" w:hAnsi="Cambria" w:cs="Calibri"/>
        </w:rPr>
        <w:t>.</w:t>
      </w:r>
    </w:p>
    <w:p w14:paraId="085CAEF0" w14:textId="77777777" w:rsidR="0046626F" w:rsidRPr="00E352EF" w:rsidRDefault="0046626F" w:rsidP="00A14BB1">
      <w:pPr>
        <w:jc w:val="both"/>
        <w:rPr>
          <w:rFonts w:ascii="Cambria" w:hAnsi="Cambria"/>
        </w:rPr>
      </w:pPr>
    </w:p>
    <w:p w14:paraId="66AFE036" w14:textId="77777777" w:rsidR="005A2227" w:rsidRPr="00E352EF" w:rsidRDefault="0097053A" w:rsidP="00CB227A">
      <w:pPr>
        <w:rPr>
          <w:rFonts w:ascii="Cambria" w:eastAsia="Calibri" w:hAnsi="Cambria" w:cs="Calibri"/>
          <w:i/>
          <w:color w:val="5B9BD5"/>
        </w:rPr>
      </w:pPr>
      <w:r w:rsidRPr="00E352EF">
        <w:rPr>
          <w:rFonts w:ascii="Cambria" w:eastAsia="Calibri" w:hAnsi="Cambria" w:cs="Calibri"/>
          <w:i/>
          <w:color w:val="5B9BD5"/>
        </w:rPr>
        <w:t>Semantic specification</w:t>
      </w:r>
    </w:p>
    <w:p w14:paraId="04396C36" w14:textId="77777777" w:rsidR="005A2227" w:rsidRPr="00E352EF" w:rsidRDefault="0097053A" w:rsidP="0046626F">
      <w:pPr>
        <w:jc w:val="both"/>
        <w:rPr>
          <w:rFonts w:ascii="Cambria" w:hAnsi="Cambria"/>
        </w:rPr>
      </w:pPr>
      <w:r w:rsidRPr="00E352EF">
        <w:rPr>
          <w:rFonts w:ascii="Cambria" w:eastAsia="Calibri" w:hAnsi="Cambria" w:cs="Calibri"/>
        </w:rPr>
        <w:t xml:space="preserve">The operator takes a Dataset as input, optionally the specification for the partitioning and the internal order of the windows; optionally, it also takes as input the information to define a sliding window. If omitted, there is one single sliding window, coinciding with each of the windows. The operator returns a Dataset with the same Identifier Components, Measure Components and Attribute Components as </w:t>
      </w:r>
      <w:r w:rsidRPr="00E352EF">
        <w:rPr>
          <w:rFonts w:ascii="Cambria" w:eastAsia="Calibri" w:hAnsi="Cambria" w:cs="Calibri"/>
          <w:i/>
        </w:rPr>
        <w:t>ds,</w:t>
      </w:r>
      <w:r w:rsidRPr="00E352EF">
        <w:rPr>
          <w:rFonts w:ascii="Cambria" w:eastAsia="Calibri" w:hAnsi="Cambria" w:cs="Calibri"/>
        </w:rPr>
        <w:t xml:space="preserve"> where the value of all the Measure Components take values that depend on the specific </w:t>
      </w:r>
      <w:r w:rsidRPr="00E352EF">
        <w:rPr>
          <w:rFonts w:ascii="Cambria" w:eastAsia="Calibri" w:hAnsi="Cambria" w:cs="Calibri"/>
          <w:b/>
        </w:rPr>
        <w:t>analytic function</w:t>
      </w:r>
      <w:r w:rsidRPr="00E352EF">
        <w:rPr>
          <w:rFonts w:ascii="Cambria" w:eastAsia="Calibri" w:hAnsi="Cambria" w:cs="Calibri"/>
        </w:rPr>
        <w:t>, the partitioning criteria and the Data Points in each sliding window.</w:t>
      </w:r>
    </w:p>
    <w:p w14:paraId="29F8F902" w14:textId="77777777" w:rsidR="005A2227" w:rsidRPr="00E352EF" w:rsidRDefault="0097053A" w:rsidP="0046626F">
      <w:pPr>
        <w:jc w:val="both"/>
        <w:rPr>
          <w:rFonts w:ascii="Cambria" w:hAnsi="Cambria"/>
        </w:rPr>
      </w:pPr>
      <w:r w:rsidRPr="00E352EF">
        <w:rPr>
          <w:rFonts w:ascii="Cambria" w:eastAsia="Calibri" w:hAnsi="Cambria" w:cs="Calibri"/>
        </w:rPr>
        <w:t>The functions that can be used as analytic functions are the aggregate functions described in the previous chapter and some specific functions described below.</w:t>
      </w:r>
    </w:p>
    <w:p w14:paraId="4F758DB4" w14:textId="1DF4BDC1" w:rsidR="005A2227" w:rsidRPr="00E352EF" w:rsidRDefault="005A2227" w:rsidP="00A14BB1">
      <w:pPr>
        <w:jc w:val="both"/>
        <w:rPr>
          <w:rFonts w:ascii="Cambria" w:hAnsi="Cambria"/>
        </w:rPr>
      </w:pPr>
    </w:p>
    <w:p w14:paraId="6BCA1345" w14:textId="77777777" w:rsidR="005A2227" w:rsidRPr="00E352EF" w:rsidRDefault="0097053A" w:rsidP="00B3632D">
      <w:pPr>
        <w:pStyle w:val="Titolo3"/>
      </w:pPr>
      <w:bookmarkStart w:id="11324" w:name="_Toc462659738"/>
      <w:bookmarkStart w:id="11325" w:name="_Toc463805790"/>
      <w:bookmarkStart w:id="11326" w:name="_Toc464487967"/>
      <w:r w:rsidRPr="00E352EF">
        <w:t>first_value</w:t>
      </w:r>
      <w:bookmarkEnd w:id="11324"/>
      <w:bookmarkEnd w:id="11325"/>
      <w:bookmarkEnd w:id="11326"/>
    </w:p>
    <w:p w14:paraId="425238F3" w14:textId="77777777" w:rsidR="0046626F" w:rsidRPr="00E352EF" w:rsidRDefault="0046626F" w:rsidP="00A14BB1">
      <w:pPr>
        <w:jc w:val="both"/>
        <w:rPr>
          <w:rFonts w:ascii="Cambria" w:hAnsi="Cambria"/>
        </w:rPr>
      </w:pPr>
    </w:p>
    <w:p w14:paraId="675F97EB"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595403D0" w14:textId="77777777" w:rsidR="005A2227" w:rsidRPr="00E352EF" w:rsidRDefault="0097053A" w:rsidP="0046626F">
      <w:pPr>
        <w:jc w:val="both"/>
        <w:rPr>
          <w:rFonts w:ascii="Cambria" w:hAnsi="Cambria"/>
        </w:rPr>
      </w:pPr>
      <w:r w:rsidRPr="00E352EF">
        <w:rPr>
          <w:rFonts w:ascii="Cambria" w:eastAsia="Calibri" w:hAnsi="Cambria" w:cs="Calibri"/>
        </w:rPr>
        <w:t>For each sliding window and for each Measure Component, the operator calculates the first value according to the specified order.</w:t>
      </w:r>
    </w:p>
    <w:p w14:paraId="07231C8E" w14:textId="77777777" w:rsidR="0046626F" w:rsidRPr="00E352EF" w:rsidRDefault="0046626F" w:rsidP="00A14BB1">
      <w:pPr>
        <w:jc w:val="both"/>
        <w:rPr>
          <w:rFonts w:ascii="Cambria" w:hAnsi="Cambria"/>
        </w:rPr>
      </w:pPr>
    </w:p>
    <w:p w14:paraId="690B2CD4" w14:textId="77777777" w:rsidR="005A2227" w:rsidRPr="00E352EF" w:rsidRDefault="00EA6708" w:rsidP="003C3D77">
      <w:pPr>
        <w:rPr>
          <w:rFonts w:ascii="Cambria" w:eastAsia="Calibri" w:hAnsi="Cambria" w:cs="Calibri"/>
          <w:i/>
          <w:color w:val="5B9BD5"/>
        </w:rPr>
      </w:pPr>
      <w:r w:rsidRPr="00E352EF">
        <w:rPr>
          <w:rFonts w:ascii="Cambria" w:eastAsia="Calibri" w:hAnsi="Cambria" w:cs="Calibri"/>
          <w:i/>
          <w:color w:val="5B9BD5"/>
        </w:rPr>
        <w:t>Examples</w:t>
      </w:r>
    </w:p>
    <w:p w14:paraId="6CC3B886" w14:textId="40553FDA" w:rsidR="00EA6708" w:rsidRPr="00E352EF" w:rsidRDefault="00EA6708" w:rsidP="0046626F">
      <w:pPr>
        <w:tabs>
          <w:tab w:val="left" w:pos="0"/>
        </w:tabs>
        <w:rPr>
          <w:rFonts w:ascii="Cambria" w:eastAsia="Calibri" w:hAnsi="Cambria" w:cs="Calibri"/>
        </w:rPr>
      </w:pPr>
    </w:p>
    <w:p w14:paraId="2B8AE205" w14:textId="77777777" w:rsidR="005A2227" w:rsidRPr="00E352EF" w:rsidRDefault="0097053A" w:rsidP="0046626F">
      <w:pPr>
        <w:tabs>
          <w:tab w:val="left" w:pos="0"/>
        </w:tabs>
        <w:rPr>
          <w:rFonts w:ascii="Cambria" w:eastAsia="Calibri" w:hAnsi="Cambria" w:cs="Calibri"/>
          <w:b/>
        </w:rPr>
      </w:pPr>
      <w:r w:rsidRPr="00E352EF">
        <w:rPr>
          <w:rFonts w:ascii="Cambria" w:eastAsia="Calibri" w:hAnsi="Cambria" w:cs="Calibri"/>
        </w:rPr>
        <w:t xml:space="preserve">ds := </w:t>
      </w:r>
      <w:r w:rsidRPr="00E352EF">
        <w:rPr>
          <w:rFonts w:ascii="Cambria" w:eastAsia="Calibri" w:hAnsi="Cambria" w:cs="Calibri"/>
          <w:b/>
        </w:rPr>
        <w:t>first_value</w:t>
      </w:r>
      <w:r w:rsidRPr="00E352EF">
        <w:rPr>
          <w:rFonts w:ascii="Cambria" w:eastAsia="Calibri" w:hAnsi="Cambria" w:cs="Calibri"/>
        </w:rPr>
        <w:t xml:space="preserve"> ( ds_bop ) </w:t>
      </w:r>
      <w:r w:rsidRPr="00E352EF">
        <w:rPr>
          <w:rFonts w:ascii="Cambria" w:eastAsia="Calibri" w:hAnsi="Cambria" w:cs="Calibri"/>
          <w:b/>
        </w:rPr>
        <w:t>over</w:t>
      </w:r>
      <w:r w:rsidRPr="00E352EF">
        <w:rPr>
          <w:rFonts w:ascii="Cambria" w:eastAsia="Calibri" w:hAnsi="Cambria" w:cs="Calibri"/>
        </w:rPr>
        <w:t xml:space="preserve"> </w:t>
      </w:r>
      <w:r w:rsidRPr="00E352EF">
        <w:rPr>
          <w:rFonts w:ascii="Cambria" w:eastAsia="Calibri" w:hAnsi="Cambria" w:cs="Calibri"/>
          <w:b/>
        </w:rPr>
        <w:t>(</w:t>
      </w:r>
      <w:r w:rsidRPr="00E352EF">
        <w:rPr>
          <w:rFonts w:ascii="Cambria" w:eastAsia="Calibri" w:hAnsi="Cambria" w:cs="Calibri"/>
        </w:rPr>
        <w:t xml:space="preserve"> </w:t>
      </w:r>
      <w:r w:rsidRPr="00E352EF">
        <w:rPr>
          <w:rFonts w:ascii="Cambria" w:eastAsia="Calibri" w:hAnsi="Cambria" w:cs="Calibri"/>
          <w:b/>
        </w:rPr>
        <w:t>partition by</w:t>
      </w:r>
      <w:r w:rsidRPr="00E352EF">
        <w:rPr>
          <w:rFonts w:ascii="Cambria" w:eastAsia="Calibri" w:hAnsi="Cambria" w:cs="Calibri"/>
        </w:rPr>
        <w:t xml:space="preserve"> ref_area , partner </w:t>
      </w:r>
      <w:r w:rsidRPr="00E352EF">
        <w:rPr>
          <w:rFonts w:ascii="Cambria" w:eastAsia="Calibri" w:hAnsi="Cambria" w:cs="Calibri"/>
          <w:b/>
        </w:rPr>
        <w:t>order by</w:t>
      </w:r>
      <w:r w:rsidRPr="00E352EF">
        <w:rPr>
          <w:rFonts w:ascii="Cambria" w:eastAsia="Calibri" w:hAnsi="Cambria" w:cs="Calibri"/>
        </w:rPr>
        <w:t xml:space="preserve"> time </w:t>
      </w:r>
      <w:r w:rsidRPr="00E352EF">
        <w:rPr>
          <w:rFonts w:ascii="Cambria" w:eastAsia="Calibri" w:hAnsi="Cambria" w:cs="Calibri"/>
          <w:b/>
        </w:rPr>
        <w:t>)</w:t>
      </w:r>
    </w:p>
    <w:p w14:paraId="0A0D9EAE" w14:textId="77777777" w:rsidR="00EA6708" w:rsidRPr="00E352EF" w:rsidRDefault="00EA6708" w:rsidP="0046626F">
      <w:pPr>
        <w:tabs>
          <w:tab w:val="left" w:pos="0"/>
        </w:tabs>
        <w:rPr>
          <w:rFonts w:ascii="Cambria" w:hAnsi="Cambria"/>
        </w:rPr>
      </w:pPr>
    </w:p>
    <w:tbl>
      <w:tblPr>
        <w:tblW w:w="56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152"/>
        <w:gridCol w:w="2117"/>
        <w:gridCol w:w="979"/>
        <w:gridCol w:w="1426"/>
      </w:tblGrid>
      <w:tr w:rsidR="005A2227" w:rsidRPr="00E352EF" w14:paraId="0D8DD266" w14:textId="77777777" w:rsidTr="00EA6708">
        <w:tc>
          <w:tcPr>
            <w:tcW w:w="5674"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478D29EA" w14:textId="77777777" w:rsidR="005A2227" w:rsidRPr="00E352EF" w:rsidRDefault="0097053A">
            <w:pPr>
              <w:jc w:val="both"/>
            </w:pPr>
            <w:r w:rsidRPr="00E352EF">
              <w:rPr>
                <w:rFonts w:ascii="Calibri" w:eastAsia="Calibri" w:hAnsi="Calibri" w:cs="Calibri"/>
              </w:rPr>
              <w:t>ds_bop</w:t>
            </w:r>
          </w:p>
        </w:tc>
      </w:tr>
      <w:tr w:rsidR="005A2227" w:rsidRPr="00E352EF" w14:paraId="0A5B9FB9" w14:textId="77777777">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14CD451C" w14:textId="77777777" w:rsidR="005A2227" w:rsidRPr="00E352EF" w:rsidRDefault="0097053A">
            <w:pPr>
              <w:jc w:val="both"/>
            </w:pPr>
            <w:r w:rsidRPr="00E352EF">
              <w:rPr>
                <w:rFonts w:ascii="Calibri" w:eastAsia="Calibri" w:hAnsi="Calibri" w:cs="Calibri"/>
                <w:b/>
              </w:rPr>
              <w:t>REF_AREA</w:t>
            </w:r>
          </w:p>
        </w:tc>
        <w:tc>
          <w:tcPr>
            <w:tcW w:w="2117"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21E1038A" w14:textId="77777777" w:rsidR="005A2227" w:rsidRPr="00E352EF" w:rsidRDefault="0097053A">
            <w:pPr>
              <w:jc w:val="both"/>
            </w:pPr>
            <w:r w:rsidRPr="00E352EF">
              <w:rPr>
                <w:rFonts w:ascii="Calibri" w:eastAsia="Calibri" w:hAnsi="Calibri" w:cs="Calibri"/>
                <w:b/>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505179BB" w14:textId="77777777" w:rsidR="005A2227" w:rsidRPr="00E352EF" w:rsidRDefault="0097053A">
            <w:pPr>
              <w:jc w:val="both"/>
            </w:pPr>
            <w:r w:rsidRPr="00E352EF">
              <w:rPr>
                <w:rFonts w:ascii="Calibri" w:eastAsia="Calibri" w:hAnsi="Calibri" w:cs="Calibri"/>
                <w:b/>
              </w:rPr>
              <w:t>TIME</w:t>
            </w:r>
          </w:p>
        </w:tc>
        <w:tc>
          <w:tcPr>
            <w:tcW w:w="1426"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60B7E867" w14:textId="77777777" w:rsidR="005A2227" w:rsidRPr="00E352EF" w:rsidRDefault="0097053A">
            <w:pPr>
              <w:jc w:val="both"/>
            </w:pPr>
            <w:r w:rsidRPr="00E352EF">
              <w:rPr>
                <w:rFonts w:ascii="Calibri" w:eastAsia="Calibri" w:hAnsi="Calibri" w:cs="Calibri"/>
                <w:b/>
              </w:rPr>
              <w:t>OBS_VALUE</w:t>
            </w:r>
          </w:p>
        </w:tc>
      </w:tr>
      <w:tr w:rsidR="005A2227" w:rsidRPr="00E352EF" w14:paraId="214F2BD5"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0B29AF"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4B2897"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61192C"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0F9189" w14:textId="77777777" w:rsidR="005A2227" w:rsidRPr="00E352EF" w:rsidRDefault="0097053A">
            <w:pPr>
              <w:jc w:val="both"/>
            </w:pPr>
            <w:r w:rsidRPr="00E352EF">
              <w:rPr>
                <w:rFonts w:ascii="Calibri" w:eastAsia="Calibri" w:hAnsi="Calibri" w:cs="Calibri"/>
              </w:rPr>
              <w:t>3</w:t>
            </w:r>
          </w:p>
        </w:tc>
      </w:tr>
      <w:tr w:rsidR="005A2227" w:rsidRPr="00E352EF" w14:paraId="065F62D5"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5155E7"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5982B7"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F893CE"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4AF9D5" w14:textId="77777777" w:rsidR="005A2227" w:rsidRPr="00E352EF" w:rsidRDefault="0097053A">
            <w:pPr>
              <w:jc w:val="both"/>
            </w:pPr>
            <w:r w:rsidRPr="00E352EF">
              <w:rPr>
                <w:rFonts w:ascii="Calibri" w:eastAsia="Calibri" w:hAnsi="Calibri" w:cs="Calibri"/>
              </w:rPr>
              <w:t>4</w:t>
            </w:r>
          </w:p>
        </w:tc>
      </w:tr>
      <w:tr w:rsidR="005A2227" w:rsidRPr="00E352EF" w14:paraId="4B787982"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5F4200"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73AB74"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85567B"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53A89D" w14:textId="77777777" w:rsidR="005A2227" w:rsidRPr="00E352EF" w:rsidRDefault="0097053A">
            <w:pPr>
              <w:jc w:val="both"/>
            </w:pPr>
            <w:r w:rsidRPr="00E352EF">
              <w:rPr>
                <w:rFonts w:ascii="Calibri" w:eastAsia="Calibri" w:hAnsi="Calibri" w:cs="Calibri"/>
              </w:rPr>
              <w:t>10</w:t>
            </w:r>
          </w:p>
        </w:tc>
      </w:tr>
      <w:tr w:rsidR="005A2227" w:rsidRPr="00E352EF" w14:paraId="19C7919D"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DA4E56"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FC187A"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43D4FE"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4ED17D" w14:textId="77777777" w:rsidR="005A2227" w:rsidRPr="00E352EF" w:rsidRDefault="0097053A">
            <w:pPr>
              <w:jc w:val="both"/>
            </w:pPr>
            <w:r w:rsidRPr="00E352EF">
              <w:rPr>
                <w:rFonts w:ascii="Calibri" w:eastAsia="Calibri" w:hAnsi="Calibri" w:cs="Calibri"/>
              </w:rPr>
              <w:t>20</w:t>
            </w:r>
          </w:p>
        </w:tc>
      </w:tr>
      <w:tr w:rsidR="005A2227" w:rsidRPr="00E352EF" w14:paraId="001A1E14"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29E86A"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C5DCB6"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B1006B"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69DB98" w14:textId="77777777" w:rsidR="005A2227" w:rsidRPr="00E352EF" w:rsidRDefault="0097053A">
            <w:pPr>
              <w:jc w:val="both"/>
            </w:pPr>
            <w:r w:rsidRPr="00E352EF">
              <w:rPr>
                <w:rFonts w:ascii="Calibri" w:eastAsia="Calibri" w:hAnsi="Calibri" w:cs="Calibri"/>
              </w:rPr>
              <w:t>400</w:t>
            </w:r>
          </w:p>
        </w:tc>
      </w:tr>
      <w:tr w:rsidR="005A2227" w:rsidRPr="00E352EF" w14:paraId="6A5AF47F"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00A02A"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0D15E6"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0DC19B"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C90893" w14:textId="77777777" w:rsidR="005A2227" w:rsidRPr="00E352EF" w:rsidRDefault="0097053A">
            <w:pPr>
              <w:jc w:val="both"/>
            </w:pPr>
            <w:r w:rsidRPr="00E352EF">
              <w:rPr>
                <w:rFonts w:ascii="Calibri" w:eastAsia="Calibri" w:hAnsi="Calibri" w:cs="Calibri"/>
              </w:rPr>
              <w:t>500</w:t>
            </w:r>
          </w:p>
        </w:tc>
      </w:tr>
      <w:tr w:rsidR="005A2227" w:rsidRPr="00E352EF" w14:paraId="30A95763"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629C9B"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1EB26F"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B03B24"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D9C6B9" w14:textId="77777777" w:rsidR="005A2227" w:rsidRPr="00E352EF" w:rsidRDefault="0097053A">
            <w:pPr>
              <w:jc w:val="both"/>
            </w:pPr>
            <w:r w:rsidRPr="00E352EF">
              <w:rPr>
                <w:rFonts w:ascii="Calibri" w:eastAsia="Calibri" w:hAnsi="Calibri" w:cs="Calibri"/>
              </w:rPr>
              <w:t>600</w:t>
            </w:r>
          </w:p>
        </w:tc>
      </w:tr>
      <w:tr w:rsidR="005A2227" w:rsidRPr="00E352EF" w14:paraId="57625706"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8A42EF"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36C017"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73F02B"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D19C34" w14:textId="77777777" w:rsidR="005A2227" w:rsidRPr="00E352EF" w:rsidRDefault="0097053A">
            <w:pPr>
              <w:jc w:val="both"/>
            </w:pPr>
            <w:r w:rsidRPr="00E352EF">
              <w:rPr>
                <w:rFonts w:ascii="Calibri" w:eastAsia="Calibri" w:hAnsi="Calibri" w:cs="Calibri"/>
              </w:rPr>
              <w:t>1000</w:t>
            </w:r>
          </w:p>
        </w:tc>
      </w:tr>
    </w:tbl>
    <w:p w14:paraId="72B15CD0" w14:textId="77777777" w:rsidR="005A2227" w:rsidRPr="00E352EF" w:rsidRDefault="005A2227"/>
    <w:tbl>
      <w:tblPr>
        <w:tblW w:w="56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152"/>
        <w:gridCol w:w="2117"/>
        <w:gridCol w:w="979"/>
        <w:gridCol w:w="1426"/>
      </w:tblGrid>
      <w:tr w:rsidR="005A2227" w:rsidRPr="00E352EF" w14:paraId="2B9CA254" w14:textId="77777777">
        <w:tc>
          <w:tcPr>
            <w:tcW w:w="1152"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19429D63" w14:textId="77777777" w:rsidR="005A2227" w:rsidRPr="00E352EF" w:rsidRDefault="0097053A">
            <w:pPr>
              <w:jc w:val="both"/>
            </w:pPr>
            <w:r w:rsidRPr="00E352EF">
              <w:rPr>
                <w:rFonts w:ascii="Calibri" w:eastAsia="Calibri" w:hAnsi="Calibri" w:cs="Calibri"/>
              </w:rPr>
              <w:t>ds</w:t>
            </w:r>
          </w:p>
        </w:tc>
      </w:tr>
      <w:tr w:rsidR="005A2227" w:rsidRPr="00E352EF" w14:paraId="6757EBC8" w14:textId="77777777">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330C2F4F" w14:textId="77777777" w:rsidR="005A2227" w:rsidRPr="00E352EF" w:rsidRDefault="0097053A">
            <w:pPr>
              <w:jc w:val="both"/>
            </w:pPr>
            <w:r w:rsidRPr="00E352EF">
              <w:rPr>
                <w:rFonts w:ascii="Calibri" w:eastAsia="Calibri" w:hAnsi="Calibri" w:cs="Calibri"/>
                <w:b/>
              </w:rPr>
              <w:t>REF_AREA</w:t>
            </w:r>
          </w:p>
        </w:tc>
        <w:tc>
          <w:tcPr>
            <w:tcW w:w="2117"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757FA56A" w14:textId="77777777" w:rsidR="005A2227" w:rsidRPr="00E352EF" w:rsidRDefault="0097053A">
            <w:pPr>
              <w:jc w:val="both"/>
            </w:pPr>
            <w:r w:rsidRPr="00E352EF">
              <w:rPr>
                <w:rFonts w:ascii="Calibri" w:eastAsia="Calibri" w:hAnsi="Calibri" w:cs="Calibri"/>
                <w:b/>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3CF9CACB" w14:textId="77777777" w:rsidR="005A2227" w:rsidRPr="00E352EF" w:rsidRDefault="0097053A">
            <w:pPr>
              <w:jc w:val="both"/>
            </w:pPr>
            <w:r w:rsidRPr="00E352EF">
              <w:rPr>
                <w:rFonts w:ascii="Calibri" w:eastAsia="Calibri" w:hAnsi="Calibri" w:cs="Calibri"/>
                <w:b/>
              </w:rPr>
              <w:t>TIME</w:t>
            </w:r>
          </w:p>
        </w:tc>
        <w:tc>
          <w:tcPr>
            <w:tcW w:w="1426"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55E5AE2E" w14:textId="77777777" w:rsidR="005A2227" w:rsidRPr="00E352EF" w:rsidRDefault="0097053A">
            <w:pPr>
              <w:jc w:val="both"/>
            </w:pPr>
            <w:r w:rsidRPr="00E352EF">
              <w:rPr>
                <w:rFonts w:ascii="Calibri" w:eastAsia="Calibri" w:hAnsi="Calibri" w:cs="Calibri"/>
                <w:b/>
              </w:rPr>
              <w:t>OBS_VALUE</w:t>
            </w:r>
          </w:p>
        </w:tc>
      </w:tr>
      <w:tr w:rsidR="005A2227" w:rsidRPr="00E352EF" w14:paraId="0F7A537D"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FD4607"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744360"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4982A2"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2542A3" w14:textId="77777777" w:rsidR="005A2227" w:rsidRPr="00E352EF" w:rsidRDefault="0097053A">
            <w:pPr>
              <w:jc w:val="both"/>
            </w:pPr>
            <w:r w:rsidRPr="00E352EF">
              <w:rPr>
                <w:rFonts w:ascii="Calibri" w:eastAsia="Calibri" w:hAnsi="Calibri" w:cs="Calibri"/>
              </w:rPr>
              <w:t>3</w:t>
            </w:r>
          </w:p>
        </w:tc>
      </w:tr>
      <w:tr w:rsidR="005A2227" w:rsidRPr="00E352EF" w14:paraId="57B99951"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E1A804"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F797D8"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88ECA6"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EB521A" w14:textId="77777777" w:rsidR="005A2227" w:rsidRPr="00E352EF" w:rsidRDefault="0097053A">
            <w:pPr>
              <w:jc w:val="both"/>
            </w:pPr>
            <w:r w:rsidRPr="00E352EF">
              <w:rPr>
                <w:rFonts w:ascii="Calibri" w:eastAsia="Calibri" w:hAnsi="Calibri" w:cs="Calibri"/>
              </w:rPr>
              <w:t>3</w:t>
            </w:r>
          </w:p>
        </w:tc>
      </w:tr>
      <w:tr w:rsidR="005A2227" w:rsidRPr="00E352EF" w14:paraId="330B9791"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3BAB85"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2FC0CB"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03FD6B"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1DCB43" w14:textId="77777777" w:rsidR="005A2227" w:rsidRPr="00E352EF" w:rsidRDefault="0097053A">
            <w:pPr>
              <w:jc w:val="both"/>
            </w:pPr>
            <w:r w:rsidRPr="00E352EF">
              <w:rPr>
                <w:rFonts w:ascii="Calibri" w:eastAsia="Calibri" w:hAnsi="Calibri" w:cs="Calibri"/>
              </w:rPr>
              <w:t>3</w:t>
            </w:r>
          </w:p>
        </w:tc>
      </w:tr>
      <w:tr w:rsidR="005A2227" w:rsidRPr="00E352EF" w14:paraId="6C514C17"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C2616D"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2084F0"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98CC13"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D9A30F" w14:textId="77777777" w:rsidR="005A2227" w:rsidRPr="00E352EF" w:rsidRDefault="0097053A">
            <w:pPr>
              <w:jc w:val="both"/>
            </w:pPr>
            <w:r w:rsidRPr="00E352EF">
              <w:rPr>
                <w:rFonts w:ascii="Calibri" w:eastAsia="Calibri" w:hAnsi="Calibri" w:cs="Calibri"/>
              </w:rPr>
              <w:t>3</w:t>
            </w:r>
          </w:p>
        </w:tc>
      </w:tr>
      <w:tr w:rsidR="005A2227" w:rsidRPr="00E352EF" w14:paraId="681F9F28"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E0FFCD"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C20F40"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CFD16E"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A2583B" w14:textId="77777777" w:rsidR="005A2227" w:rsidRPr="00E352EF" w:rsidRDefault="0097053A">
            <w:pPr>
              <w:jc w:val="both"/>
            </w:pPr>
            <w:r w:rsidRPr="00E352EF">
              <w:rPr>
                <w:rFonts w:ascii="Calibri" w:eastAsia="Calibri" w:hAnsi="Calibri" w:cs="Calibri"/>
              </w:rPr>
              <w:t>400</w:t>
            </w:r>
          </w:p>
        </w:tc>
      </w:tr>
      <w:tr w:rsidR="005A2227" w:rsidRPr="00E352EF" w14:paraId="28A4AA50"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29A590"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C14B98"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7DEE98"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37181B" w14:textId="77777777" w:rsidR="005A2227" w:rsidRPr="00E352EF" w:rsidRDefault="0097053A">
            <w:pPr>
              <w:jc w:val="both"/>
            </w:pPr>
            <w:r w:rsidRPr="00E352EF">
              <w:rPr>
                <w:rFonts w:ascii="Calibri" w:eastAsia="Calibri" w:hAnsi="Calibri" w:cs="Calibri"/>
              </w:rPr>
              <w:t>400</w:t>
            </w:r>
          </w:p>
        </w:tc>
      </w:tr>
      <w:tr w:rsidR="005A2227" w:rsidRPr="00E352EF" w14:paraId="79E0DABE"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26851F"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CDC9BB"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C0F21D"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14FAA9" w14:textId="77777777" w:rsidR="005A2227" w:rsidRPr="00E352EF" w:rsidRDefault="0097053A">
            <w:pPr>
              <w:jc w:val="both"/>
            </w:pPr>
            <w:r w:rsidRPr="00E352EF">
              <w:rPr>
                <w:rFonts w:ascii="Calibri" w:eastAsia="Calibri" w:hAnsi="Calibri" w:cs="Calibri"/>
              </w:rPr>
              <w:t>400</w:t>
            </w:r>
          </w:p>
        </w:tc>
      </w:tr>
      <w:tr w:rsidR="005A2227" w:rsidRPr="00E352EF" w14:paraId="5EDB365D"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349174"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BCE53B"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B2FD52"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AD1A6A" w14:textId="77777777" w:rsidR="005A2227" w:rsidRPr="00E352EF" w:rsidRDefault="0097053A">
            <w:pPr>
              <w:jc w:val="both"/>
            </w:pPr>
            <w:r w:rsidRPr="00E352EF">
              <w:rPr>
                <w:rFonts w:ascii="Calibri" w:eastAsia="Calibri" w:hAnsi="Calibri" w:cs="Calibri"/>
              </w:rPr>
              <w:t>1 000</w:t>
            </w:r>
          </w:p>
        </w:tc>
      </w:tr>
    </w:tbl>
    <w:p w14:paraId="1AC17052" w14:textId="77777777" w:rsidR="005A2227" w:rsidRPr="00E352EF" w:rsidRDefault="005A2227"/>
    <w:p w14:paraId="09FEA7CC" w14:textId="77777777" w:rsidR="005A2227" w:rsidRPr="00E352EF" w:rsidRDefault="005A2227"/>
    <w:p w14:paraId="097804D2" w14:textId="77777777" w:rsidR="005A2227" w:rsidRPr="00E352EF" w:rsidRDefault="0097053A" w:rsidP="00B3632D">
      <w:pPr>
        <w:pStyle w:val="Titolo3"/>
      </w:pPr>
      <w:bookmarkStart w:id="11327" w:name="_Toc463805791"/>
      <w:bookmarkStart w:id="11328" w:name="_Toc464487968"/>
      <w:r w:rsidRPr="00E352EF">
        <w:t>lag lead</w:t>
      </w:r>
      <w:bookmarkEnd w:id="11327"/>
      <w:bookmarkEnd w:id="11328"/>
    </w:p>
    <w:p w14:paraId="5C5D993F" w14:textId="77777777" w:rsidR="0046626F" w:rsidRPr="00E352EF" w:rsidRDefault="0046626F" w:rsidP="0046626F">
      <w:pPr>
        <w:rPr>
          <w:rFonts w:ascii="Cambria" w:eastAsia="Calibri" w:hAnsi="Cambria" w:cs="Calibri"/>
          <w:i/>
          <w:color w:val="5B9BD5"/>
        </w:rPr>
      </w:pPr>
    </w:p>
    <w:p w14:paraId="0DCCDF21"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0798B548" w14:textId="77777777" w:rsidR="005A2227" w:rsidRPr="00E352EF" w:rsidRDefault="0097053A" w:rsidP="0046626F">
      <w:pPr>
        <w:rPr>
          <w:rFonts w:ascii="Cambria" w:hAnsi="Cambria"/>
        </w:rPr>
      </w:pPr>
      <w:r w:rsidRPr="00E352EF">
        <w:rPr>
          <w:rFonts w:ascii="Cambria" w:eastAsia="Calibri" w:hAnsi="Cambria" w:cs="Calibri"/>
        </w:rPr>
        <w:t xml:space="preserve">The operator swaps the values of all Measure Components of the current Data Point with the ones of the corresponding Measure Components of the Data Point that is referred to by the offset. If the offset exceeds the boundaries of the sliding window, the default value is used for the swap. If omitted, 0 is implied as the default. </w:t>
      </w:r>
    </w:p>
    <w:p w14:paraId="086F38CB" w14:textId="77777777" w:rsidR="0046626F" w:rsidRPr="00E352EF" w:rsidRDefault="0046626F" w:rsidP="0046626F">
      <w:pPr>
        <w:rPr>
          <w:rFonts w:ascii="Cambria" w:eastAsia="Calibri" w:hAnsi="Cambria" w:cs="Calibri"/>
          <w:i/>
          <w:color w:val="5B9BD5"/>
        </w:rPr>
      </w:pPr>
    </w:p>
    <w:p w14:paraId="2DE2689D"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Parameters</w:t>
      </w:r>
    </w:p>
    <w:p w14:paraId="61D41098" w14:textId="77777777" w:rsidR="005A2227" w:rsidRPr="00E352EF" w:rsidRDefault="0097053A" w:rsidP="0046626F">
      <w:pPr>
        <w:rPr>
          <w:rFonts w:ascii="Cambria" w:hAnsi="Cambria"/>
        </w:rPr>
      </w:pPr>
      <w:r w:rsidRPr="00E352EF">
        <w:rPr>
          <w:rFonts w:ascii="Cambria" w:eastAsia="Calibri" w:hAnsi="Cambria" w:cs="Calibri"/>
        </w:rPr>
        <w:t>This analytic function takes as input the following extra parameters:</w:t>
      </w:r>
    </w:p>
    <w:p w14:paraId="1F8D94F3" w14:textId="77777777" w:rsidR="005A2227" w:rsidRPr="00E352EF" w:rsidRDefault="0097053A" w:rsidP="008A7573">
      <w:pPr>
        <w:numPr>
          <w:ilvl w:val="0"/>
          <w:numId w:val="38"/>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offset – </w:t>
      </w:r>
      <w:r w:rsidRPr="00E352EF">
        <w:rPr>
          <w:rFonts w:ascii="Cambria" w:eastAsia="Calibri" w:hAnsi="Cambria" w:cs="Calibri"/>
        </w:rPr>
        <w:t>it allows to individuate a Data Point by specifying the relative position from the current Data Point as an offset, negative if moving towards from the beginning to the end of the define ordering, positive if moving from the end to the beginning of the defined order.</w:t>
      </w:r>
    </w:p>
    <w:p w14:paraId="1598002D" w14:textId="77777777" w:rsidR="005A2227" w:rsidRPr="00E352EF" w:rsidRDefault="0097053A" w:rsidP="008A7573">
      <w:pPr>
        <w:numPr>
          <w:ilvl w:val="0"/>
          <w:numId w:val="38"/>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default - </w:t>
      </w:r>
      <w:r w:rsidRPr="00E352EF">
        <w:rPr>
          <w:rFonts w:ascii="Cambria" w:eastAsia="Calibri" w:hAnsi="Cambria" w:cs="Calibri"/>
        </w:rPr>
        <w:t>the value that a Data Point has to take if the Data Point, whose position is calculated using the offset, is NULL.</w:t>
      </w:r>
    </w:p>
    <w:p w14:paraId="034B8648" w14:textId="77777777" w:rsidR="0046626F" w:rsidRPr="00E352EF" w:rsidRDefault="0046626F" w:rsidP="0046626F">
      <w:pPr>
        <w:rPr>
          <w:rFonts w:ascii="Cambria" w:eastAsia="Calibri" w:hAnsi="Cambria" w:cs="Calibri"/>
          <w:i/>
          <w:color w:val="5B9BD5"/>
        </w:rPr>
      </w:pPr>
    </w:p>
    <w:p w14:paraId="036B3A06" w14:textId="77777777" w:rsidR="005A2227" w:rsidRPr="00E352EF" w:rsidRDefault="00EA6708" w:rsidP="003C3D77">
      <w:pPr>
        <w:rPr>
          <w:rFonts w:ascii="Cambria" w:eastAsia="Calibri" w:hAnsi="Cambria" w:cs="Calibri"/>
          <w:i/>
          <w:color w:val="5B9BD5"/>
        </w:rPr>
      </w:pPr>
      <w:r w:rsidRPr="00E352EF">
        <w:rPr>
          <w:rFonts w:ascii="Cambria" w:eastAsia="Calibri" w:hAnsi="Cambria" w:cs="Calibri"/>
          <w:i/>
          <w:color w:val="5B9BD5"/>
        </w:rPr>
        <w:t>Examples</w:t>
      </w:r>
    </w:p>
    <w:p w14:paraId="439D9EB2" w14:textId="77777777" w:rsidR="00EA6708" w:rsidRPr="00E352EF" w:rsidRDefault="00EA6708" w:rsidP="003C3D77">
      <w:pPr>
        <w:rPr>
          <w:rFonts w:ascii="Cambria" w:eastAsia="Calibri" w:hAnsi="Cambria" w:cs="Calibri"/>
          <w:i/>
          <w:color w:val="5B9BD5"/>
        </w:rPr>
      </w:pPr>
    </w:p>
    <w:p w14:paraId="10DDEB13" w14:textId="77777777" w:rsidR="005A2227" w:rsidRPr="00E352EF" w:rsidRDefault="0097053A" w:rsidP="0046626F">
      <w:pPr>
        <w:tabs>
          <w:tab w:val="left" w:pos="0"/>
        </w:tabs>
        <w:rPr>
          <w:rFonts w:ascii="Cambria" w:eastAsia="Calibri" w:hAnsi="Cambria" w:cs="Calibri"/>
          <w:b/>
        </w:rPr>
      </w:pPr>
      <w:r w:rsidRPr="00E352EF">
        <w:rPr>
          <w:rFonts w:ascii="Cambria" w:eastAsia="Calibri" w:hAnsi="Cambria" w:cs="Calibri"/>
        </w:rPr>
        <w:t xml:space="preserve">ds := </w:t>
      </w:r>
      <w:r w:rsidRPr="00E352EF">
        <w:rPr>
          <w:rFonts w:ascii="Cambria" w:eastAsia="Calibri" w:hAnsi="Cambria" w:cs="Calibri"/>
          <w:b/>
        </w:rPr>
        <w:t>lag (</w:t>
      </w:r>
      <w:r w:rsidRPr="00E352EF">
        <w:rPr>
          <w:rFonts w:ascii="Cambria" w:eastAsia="Calibri" w:hAnsi="Cambria" w:cs="Calibri"/>
        </w:rPr>
        <w:t xml:space="preserve"> ds_bop , -1, -100 </w:t>
      </w:r>
      <w:r w:rsidRPr="00E352EF">
        <w:rPr>
          <w:rFonts w:ascii="Cambria" w:eastAsia="Calibri" w:hAnsi="Cambria" w:cs="Calibri"/>
          <w:b/>
        </w:rPr>
        <w:t xml:space="preserve">) over ( partition by </w:t>
      </w:r>
      <w:r w:rsidRPr="00E352EF">
        <w:rPr>
          <w:rFonts w:ascii="Cambria" w:eastAsia="Calibri" w:hAnsi="Cambria" w:cs="Calibri"/>
        </w:rPr>
        <w:t xml:space="preserve">ref_area , partner </w:t>
      </w:r>
      <w:r w:rsidRPr="00E352EF">
        <w:rPr>
          <w:rFonts w:ascii="Cambria" w:eastAsia="Calibri" w:hAnsi="Cambria" w:cs="Calibri"/>
          <w:b/>
        </w:rPr>
        <w:t xml:space="preserve">order by </w:t>
      </w:r>
      <w:r w:rsidRPr="00E352EF">
        <w:rPr>
          <w:rFonts w:ascii="Cambria" w:eastAsia="Calibri" w:hAnsi="Cambria" w:cs="Calibri"/>
        </w:rPr>
        <w:t xml:space="preserve">time </w:t>
      </w:r>
      <w:r w:rsidRPr="00E352EF">
        <w:rPr>
          <w:rFonts w:ascii="Cambria" w:eastAsia="Calibri" w:hAnsi="Cambria" w:cs="Calibri"/>
          <w:b/>
        </w:rPr>
        <w:t>)</w:t>
      </w:r>
    </w:p>
    <w:p w14:paraId="2C8FE8FB" w14:textId="77777777" w:rsidR="00EA6708" w:rsidRPr="00E352EF" w:rsidRDefault="00EA6708" w:rsidP="0046626F">
      <w:pPr>
        <w:tabs>
          <w:tab w:val="left" w:pos="0"/>
        </w:tabs>
        <w:rPr>
          <w:rFonts w:ascii="Cambria" w:hAnsi="Cambria"/>
        </w:rPr>
      </w:pPr>
    </w:p>
    <w:tbl>
      <w:tblPr>
        <w:tblW w:w="56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152"/>
        <w:gridCol w:w="2117"/>
        <w:gridCol w:w="979"/>
        <w:gridCol w:w="1426"/>
      </w:tblGrid>
      <w:tr w:rsidR="005A2227" w:rsidRPr="00E352EF" w14:paraId="4D2CBC88" w14:textId="77777777">
        <w:tc>
          <w:tcPr>
            <w:tcW w:w="1152"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27E9BE0D" w14:textId="77777777" w:rsidR="005A2227" w:rsidRPr="00E352EF" w:rsidRDefault="0097053A">
            <w:pPr>
              <w:tabs>
                <w:tab w:val="left" w:pos="0"/>
              </w:tabs>
              <w:spacing w:after="40"/>
            </w:pPr>
            <w:r w:rsidRPr="00E352EF">
              <w:rPr>
                <w:rFonts w:ascii="Calibri" w:eastAsia="Calibri" w:hAnsi="Calibri" w:cs="Calibri"/>
              </w:rPr>
              <w:t>ds_bop</w:t>
            </w:r>
          </w:p>
        </w:tc>
      </w:tr>
      <w:tr w:rsidR="005A2227" w:rsidRPr="00E352EF" w14:paraId="42EBCDD3" w14:textId="77777777">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48499602" w14:textId="77777777" w:rsidR="005A2227" w:rsidRPr="00E352EF" w:rsidRDefault="0097053A">
            <w:pPr>
              <w:jc w:val="both"/>
            </w:pPr>
            <w:r w:rsidRPr="00E352EF">
              <w:rPr>
                <w:rFonts w:ascii="Calibri" w:eastAsia="Calibri" w:hAnsi="Calibri" w:cs="Calibri"/>
                <w:b/>
              </w:rPr>
              <w:t>REF_AREA</w:t>
            </w:r>
          </w:p>
        </w:tc>
        <w:tc>
          <w:tcPr>
            <w:tcW w:w="2117"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4A0C9415" w14:textId="77777777" w:rsidR="005A2227" w:rsidRPr="00E352EF" w:rsidRDefault="0097053A">
            <w:pPr>
              <w:jc w:val="both"/>
            </w:pPr>
            <w:r w:rsidRPr="00E352EF">
              <w:rPr>
                <w:rFonts w:ascii="Calibri" w:eastAsia="Calibri" w:hAnsi="Calibri" w:cs="Calibri"/>
                <w:b/>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5F99BCCC" w14:textId="77777777" w:rsidR="005A2227" w:rsidRPr="00E352EF" w:rsidRDefault="0097053A">
            <w:pPr>
              <w:jc w:val="both"/>
            </w:pPr>
            <w:r w:rsidRPr="00E352EF">
              <w:rPr>
                <w:rFonts w:ascii="Calibri" w:eastAsia="Calibri" w:hAnsi="Calibri" w:cs="Calibri"/>
                <w:b/>
              </w:rPr>
              <w:t>TIME</w:t>
            </w:r>
          </w:p>
        </w:tc>
        <w:tc>
          <w:tcPr>
            <w:tcW w:w="1426"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27ECCFC7" w14:textId="77777777" w:rsidR="005A2227" w:rsidRPr="00E352EF" w:rsidRDefault="0097053A">
            <w:pPr>
              <w:jc w:val="both"/>
            </w:pPr>
            <w:r w:rsidRPr="00E352EF">
              <w:rPr>
                <w:rFonts w:ascii="Calibri" w:eastAsia="Calibri" w:hAnsi="Calibri" w:cs="Calibri"/>
                <w:b/>
              </w:rPr>
              <w:t>OBS_VALUE</w:t>
            </w:r>
          </w:p>
        </w:tc>
      </w:tr>
      <w:tr w:rsidR="005A2227" w:rsidRPr="00E352EF" w14:paraId="5CF8F406"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43EAE5"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974BD4"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44C893"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CF90F5" w14:textId="77777777" w:rsidR="005A2227" w:rsidRPr="00E352EF" w:rsidRDefault="0097053A">
            <w:pPr>
              <w:jc w:val="both"/>
            </w:pPr>
            <w:r w:rsidRPr="00E352EF">
              <w:rPr>
                <w:rFonts w:ascii="Calibri" w:eastAsia="Calibri" w:hAnsi="Calibri" w:cs="Calibri"/>
              </w:rPr>
              <w:t>3</w:t>
            </w:r>
          </w:p>
        </w:tc>
      </w:tr>
      <w:tr w:rsidR="005A2227" w:rsidRPr="00E352EF" w14:paraId="45F5A506"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B66F08"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CE727A"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0A93BA"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D22582" w14:textId="77777777" w:rsidR="005A2227" w:rsidRPr="00E352EF" w:rsidRDefault="0097053A">
            <w:pPr>
              <w:jc w:val="both"/>
            </w:pPr>
            <w:r w:rsidRPr="00E352EF">
              <w:rPr>
                <w:rFonts w:ascii="Calibri" w:eastAsia="Calibri" w:hAnsi="Calibri" w:cs="Calibri"/>
              </w:rPr>
              <w:t>4</w:t>
            </w:r>
          </w:p>
        </w:tc>
      </w:tr>
      <w:tr w:rsidR="005A2227" w:rsidRPr="00E352EF" w14:paraId="57BD8D00"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C8A4E1"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6A3370"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443884"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38D7DA" w14:textId="77777777" w:rsidR="005A2227" w:rsidRPr="00E352EF" w:rsidRDefault="0097053A">
            <w:pPr>
              <w:jc w:val="both"/>
            </w:pPr>
            <w:r w:rsidRPr="00E352EF">
              <w:rPr>
                <w:rFonts w:ascii="Calibri" w:eastAsia="Calibri" w:hAnsi="Calibri" w:cs="Calibri"/>
              </w:rPr>
              <w:t>10</w:t>
            </w:r>
          </w:p>
        </w:tc>
      </w:tr>
      <w:tr w:rsidR="005A2227" w:rsidRPr="00E352EF" w14:paraId="1317571B"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D72BCB"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B7C8B6"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9BD046"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91E552" w14:textId="77777777" w:rsidR="005A2227" w:rsidRPr="00E352EF" w:rsidRDefault="0097053A">
            <w:pPr>
              <w:jc w:val="both"/>
            </w:pPr>
            <w:r w:rsidRPr="00E352EF">
              <w:rPr>
                <w:rFonts w:ascii="Calibri" w:eastAsia="Calibri" w:hAnsi="Calibri" w:cs="Calibri"/>
              </w:rPr>
              <w:t>20</w:t>
            </w:r>
          </w:p>
        </w:tc>
      </w:tr>
      <w:tr w:rsidR="005A2227" w:rsidRPr="00E352EF" w14:paraId="6971661D"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7551E6"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D382AE"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490170"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C8FBD1" w14:textId="77777777" w:rsidR="005A2227" w:rsidRPr="00E352EF" w:rsidRDefault="0097053A">
            <w:pPr>
              <w:jc w:val="both"/>
            </w:pPr>
            <w:r w:rsidRPr="00E352EF">
              <w:rPr>
                <w:rFonts w:ascii="Calibri" w:eastAsia="Calibri" w:hAnsi="Calibri" w:cs="Calibri"/>
              </w:rPr>
              <w:t>400</w:t>
            </w:r>
          </w:p>
        </w:tc>
      </w:tr>
      <w:tr w:rsidR="005A2227" w:rsidRPr="00E352EF" w14:paraId="11A2C7D7"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675F65"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C37F02"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EC36FC"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06316C" w14:textId="77777777" w:rsidR="005A2227" w:rsidRPr="00E352EF" w:rsidRDefault="0097053A">
            <w:pPr>
              <w:jc w:val="both"/>
            </w:pPr>
            <w:r w:rsidRPr="00E352EF">
              <w:rPr>
                <w:rFonts w:ascii="Calibri" w:eastAsia="Calibri" w:hAnsi="Calibri" w:cs="Calibri"/>
              </w:rPr>
              <w:t>500</w:t>
            </w:r>
          </w:p>
        </w:tc>
      </w:tr>
      <w:tr w:rsidR="005A2227" w:rsidRPr="00E352EF" w14:paraId="5E56705F"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D94126"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A51191"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9FBB72"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E6E11A" w14:textId="77777777" w:rsidR="005A2227" w:rsidRPr="00E352EF" w:rsidRDefault="0097053A">
            <w:pPr>
              <w:jc w:val="both"/>
            </w:pPr>
            <w:r w:rsidRPr="00E352EF">
              <w:rPr>
                <w:rFonts w:ascii="Calibri" w:eastAsia="Calibri" w:hAnsi="Calibri" w:cs="Calibri"/>
              </w:rPr>
              <w:t>600</w:t>
            </w:r>
          </w:p>
        </w:tc>
      </w:tr>
      <w:tr w:rsidR="005A2227" w:rsidRPr="00E352EF" w14:paraId="41CFF255"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21C2C1"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394293"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BBE0CA"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AB61B3" w14:textId="77777777" w:rsidR="005A2227" w:rsidRPr="00E352EF" w:rsidRDefault="0097053A">
            <w:pPr>
              <w:jc w:val="both"/>
            </w:pPr>
            <w:r w:rsidRPr="00E352EF">
              <w:rPr>
                <w:rFonts w:ascii="Calibri" w:eastAsia="Calibri" w:hAnsi="Calibri" w:cs="Calibri"/>
              </w:rPr>
              <w:t>1000</w:t>
            </w:r>
          </w:p>
        </w:tc>
      </w:tr>
    </w:tbl>
    <w:p w14:paraId="61908CB4" w14:textId="77777777" w:rsidR="005A2227" w:rsidRPr="00E352EF" w:rsidRDefault="005A2227">
      <w:pPr>
        <w:tabs>
          <w:tab w:val="left" w:pos="0"/>
        </w:tabs>
        <w:spacing w:after="40"/>
      </w:pPr>
    </w:p>
    <w:tbl>
      <w:tblPr>
        <w:tblW w:w="56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152"/>
        <w:gridCol w:w="2117"/>
        <w:gridCol w:w="979"/>
        <w:gridCol w:w="1426"/>
      </w:tblGrid>
      <w:tr w:rsidR="005A2227" w:rsidRPr="00E352EF" w14:paraId="2C9BA3DA" w14:textId="77777777" w:rsidTr="00EA6708">
        <w:tc>
          <w:tcPr>
            <w:tcW w:w="5674"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0172CFD4" w14:textId="77777777" w:rsidR="005A2227" w:rsidRPr="00E352EF" w:rsidRDefault="0097053A">
            <w:pPr>
              <w:jc w:val="both"/>
            </w:pPr>
            <w:r w:rsidRPr="00E352EF">
              <w:rPr>
                <w:rFonts w:ascii="Calibri" w:eastAsia="Calibri" w:hAnsi="Calibri" w:cs="Calibri"/>
              </w:rPr>
              <w:t>ds</w:t>
            </w:r>
          </w:p>
        </w:tc>
      </w:tr>
      <w:tr w:rsidR="005A2227" w:rsidRPr="00E352EF" w14:paraId="21B4E445" w14:textId="77777777">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69E99FA3" w14:textId="77777777" w:rsidR="005A2227" w:rsidRPr="00E352EF" w:rsidRDefault="0097053A">
            <w:pPr>
              <w:jc w:val="both"/>
            </w:pPr>
            <w:r w:rsidRPr="00E352EF">
              <w:rPr>
                <w:rFonts w:ascii="Calibri" w:eastAsia="Calibri" w:hAnsi="Calibri" w:cs="Calibri"/>
                <w:b/>
              </w:rPr>
              <w:t>REF_AREA</w:t>
            </w:r>
          </w:p>
        </w:tc>
        <w:tc>
          <w:tcPr>
            <w:tcW w:w="2117"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429E1375" w14:textId="77777777" w:rsidR="005A2227" w:rsidRPr="00E352EF" w:rsidRDefault="0097053A">
            <w:pPr>
              <w:jc w:val="both"/>
            </w:pPr>
            <w:r w:rsidRPr="00E352EF">
              <w:rPr>
                <w:rFonts w:ascii="Calibri" w:eastAsia="Calibri" w:hAnsi="Calibri" w:cs="Calibri"/>
                <w:b/>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455D4C91" w14:textId="77777777" w:rsidR="005A2227" w:rsidRPr="00E352EF" w:rsidRDefault="0097053A">
            <w:pPr>
              <w:jc w:val="both"/>
            </w:pPr>
            <w:r w:rsidRPr="00E352EF">
              <w:rPr>
                <w:rFonts w:ascii="Calibri" w:eastAsia="Calibri" w:hAnsi="Calibri" w:cs="Calibri"/>
                <w:b/>
              </w:rPr>
              <w:t>TIME</w:t>
            </w:r>
          </w:p>
        </w:tc>
        <w:tc>
          <w:tcPr>
            <w:tcW w:w="1426"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274F2115" w14:textId="77777777" w:rsidR="005A2227" w:rsidRPr="00E352EF" w:rsidRDefault="0097053A">
            <w:pPr>
              <w:jc w:val="both"/>
            </w:pPr>
            <w:r w:rsidRPr="00E352EF">
              <w:rPr>
                <w:rFonts w:ascii="Calibri" w:eastAsia="Calibri" w:hAnsi="Calibri" w:cs="Calibri"/>
                <w:b/>
              </w:rPr>
              <w:t>OBS_VALUE</w:t>
            </w:r>
          </w:p>
        </w:tc>
      </w:tr>
      <w:tr w:rsidR="005A2227" w:rsidRPr="00E352EF" w14:paraId="33DE4544"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A5E30A"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03C468"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92B873"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BAF88F" w14:textId="77777777" w:rsidR="005A2227" w:rsidRPr="00E352EF" w:rsidRDefault="0097053A">
            <w:pPr>
              <w:jc w:val="both"/>
            </w:pPr>
            <w:r w:rsidRPr="00E352EF">
              <w:rPr>
                <w:rFonts w:ascii="Calibri" w:eastAsia="Calibri" w:hAnsi="Calibri" w:cs="Calibri"/>
              </w:rPr>
              <w:t>-100</w:t>
            </w:r>
          </w:p>
        </w:tc>
      </w:tr>
      <w:tr w:rsidR="005A2227" w:rsidRPr="00E352EF" w14:paraId="66BCE02C"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1407D5"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7D772F"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5202D7"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43D7DC" w14:textId="77777777" w:rsidR="005A2227" w:rsidRPr="00E352EF" w:rsidRDefault="0097053A">
            <w:pPr>
              <w:jc w:val="both"/>
            </w:pPr>
            <w:r w:rsidRPr="00E352EF">
              <w:rPr>
                <w:rFonts w:ascii="Calibri" w:eastAsia="Calibri" w:hAnsi="Calibri" w:cs="Calibri"/>
              </w:rPr>
              <w:t>3</w:t>
            </w:r>
          </w:p>
        </w:tc>
      </w:tr>
      <w:tr w:rsidR="005A2227" w:rsidRPr="00E352EF" w14:paraId="12D6DB25"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F0DC3C"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3DEB5A"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7A916C"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2998C6" w14:textId="77777777" w:rsidR="005A2227" w:rsidRPr="00E352EF" w:rsidRDefault="0097053A">
            <w:pPr>
              <w:jc w:val="both"/>
            </w:pPr>
            <w:r w:rsidRPr="00E352EF">
              <w:rPr>
                <w:rFonts w:ascii="Calibri" w:eastAsia="Calibri" w:hAnsi="Calibri" w:cs="Calibri"/>
              </w:rPr>
              <w:t>4</w:t>
            </w:r>
          </w:p>
        </w:tc>
      </w:tr>
      <w:tr w:rsidR="005A2227" w:rsidRPr="00E352EF" w14:paraId="65A67AF2"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A1CD9E"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5A028F"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2111D3"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B59875" w14:textId="77777777" w:rsidR="005A2227" w:rsidRPr="00E352EF" w:rsidRDefault="0097053A">
            <w:pPr>
              <w:jc w:val="both"/>
            </w:pPr>
            <w:r w:rsidRPr="00E352EF">
              <w:rPr>
                <w:rFonts w:ascii="Calibri" w:eastAsia="Calibri" w:hAnsi="Calibri" w:cs="Calibri"/>
              </w:rPr>
              <w:t>10</w:t>
            </w:r>
          </w:p>
        </w:tc>
      </w:tr>
      <w:tr w:rsidR="005A2227" w:rsidRPr="00E352EF" w14:paraId="1261F6AE"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C789D4"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FF63C9"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A3BA5B"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3138F0" w14:textId="77777777" w:rsidR="005A2227" w:rsidRPr="00E352EF" w:rsidRDefault="0097053A">
            <w:pPr>
              <w:jc w:val="both"/>
            </w:pPr>
            <w:r w:rsidRPr="00E352EF">
              <w:rPr>
                <w:rFonts w:ascii="Calibri" w:eastAsia="Calibri" w:hAnsi="Calibri" w:cs="Calibri"/>
              </w:rPr>
              <w:t>-100</w:t>
            </w:r>
          </w:p>
        </w:tc>
      </w:tr>
      <w:tr w:rsidR="005A2227" w:rsidRPr="00E352EF" w14:paraId="0A33A19C"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411A20"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940EDA"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0A70C6"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9542E2" w14:textId="77777777" w:rsidR="005A2227" w:rsidRPr="00E352EF" w:rsidRDefault="0097053A">
            <w:pPr>
              <w:jc w:val="both"/>
            </w:pPr>
            <w:r w:rsidRPr="00E352EF">
              <w:rPr>
                <w:rFonts w:ascii="Calibri" w:eastAsia="Calibri" w:hAnsi="Calibri" w:cs="Calibri"/>
              </w:rPr>
              <w:t>400</w:t>
            </w:r>
          </w:p>
        </w:tc>
      </w:tr>
      <w:tr w:rsidR="005A2227" w:rsidRPr="00E352EF" w14:paraId="2FE41D68"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CB986A"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A303EF"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DAB12F"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CC04E1" w14:textId="77777777" w:rsidR="005A2227" w:rsidRPr="00E352EF" w:rsidRDefault="0097053A">
            <w:pPr>
              <w:jc w:val="both"/>
            </w:pPr>
            <w:r w:rsidRPr="00E352EF">
              <w:rPr>
                <w:rFonts w:ascii="Calibri" w:eastAsia="Calibri" w:hAnsi="Calibri" w:cs="Calibri"/>
              </w:rPr>
              <w:t>500</w:t>
            </w:r>
          </w:p>
        </w:tc>
      </w:tr>
      <w:tr w:rsidR="005A2227" w:rsidRPr="00E352EF" w14:paraId="7BCDC2C9"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48E763"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E19B2E"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0B01DC"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534013" w14:textId="77777777" w:rsidR="005A2227" w:rsidRPr="00E352EF" w:rsidRDefault="0097053A">
            <w:pPr>
              <w:jc w:val="both"/>
            </w:pPr>
            <w:r w:rsidRPr="00E352EF">
              <w:rPr>
                <w:rFonts w:ascii="Calibri" w:eastAsia="Calibri" w:hAnsi="Calibri" w:cs="Calibri"/>
              </w:rPr>
              <w:t>-100</w:t>
            </w:r>
          </w:p>
        </w:tc>
      </w:tr>
    </w:tbl>
    <w:p w14:paraId="1FB68777" w14:textId="77777777" w:rsidR="005A2227" w:rsidRPr="00E352EF" w:rsidRDefault="005A2227"/>
    <w:p w14:paraId="3877B02E" w14:textId="77777777" w:rsidR="005A2227" w:rsidRPr="00E352EF" w:rsidRDefault="0097053A" w:rsidP="00B3632D">
      <w:pPr>
        <w:pStyle w:val="Titolo3"/>
      </w:pPr>
      <w:bookmarkStart w:id="11329" w:name="_Toc462659740"/>
      <w:bookmarkStart w:id="11330" w:name="_Toc463805792"/>
      <w:bookmarkStart w:id="11331" w:name="_Toc464487969"/>
      <w:r w:rsidRPr="00E352EF">
        <w:t>last_value</w:t>
      </w:r>
      <w:bookmarkEnd w:id="11329"/>
      <w:bookmarkEnd w:id="11330"/>
      <w:bookmarkEnd w:id="11331"/>
    </w:p>
    <w:p w14:paraId="62AEA748" w14:textId="77777777" w:rsidR="0046626F" w:rsidRPr="00E352EF" w:rsidRDefault="0046626F" w:rsidP="0046626F">
      <w:pPr>
        <w:rPr>
          <w:rFonts w:ascii="Cambria" w:eastAsia="Calibri" w:hAnsi="Cambria" w:cs="Calibri"/>
          <w:i/>
          <w:color w:val="5B9BD5"/>
        </w:rPr>
      </w:pPr>
    </w:p>
    <w:p w14:paraId="61545570"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7B5E932F" w14:textId="637CC349" w:rsidR="005A2227" w:rsidRPr="00E352EF" w:rsidRDefault="0097053A" w:rsidP="0046626F">
      <w:pPr>
        <w:jc w:val="both"/>
        <w:rPr>
          <w:rFonts w:ascii="Cambria" w:hAnsi="Cambria"/>
        </w:rPr>
      </w:pPr>
      <w:r w:rsidRPr="00E352EF">
        <w:rPr>
          <w:rFonts w:ascii="Cambria" w:eastAsia="Calibri" w:hAnsi="Cambria" w:cs="Calibri"/>
        </w:rPr>
        <w:t xml:space="preserve">For each sliding window and for each Measure Component, the operator calculates the </w:t>
      </w:r>
      <w:del w:id="11332" w:author="Utente" w:date="2017-05-08T18:56:00Z">
        <w:r w:rsidRPr="00E352EF" w:rsidDel="00463E31">
          <w:rPr>
            <w:rFonts w:ascii="Cambria" w:eastAsia="Calibri" w:hAnsi="Cambria" w:cs="Calibri"/>
          </w:rPr>
          <w:delText xml:space="preserve">first </w:delText>
        </w:r>
      </w:del>
      <w:ins w:id="11333" w:author="Utente" w:date="2017-05-08T18:56:00Z">
        <w:r w:rsidR="00463E31">
          <w:rPr>
            <w:rFonts w:ascii="Cambria" w:eastAsia="Calibri" w:hAnsi="Cambria" w:cs="Calibri"/>
          </w:rPr>
          <w:t>last</w:t>
        </w:r>
        <w:r w:rsidR="00463E31" w:rsidRPr="00E352EF">
          <w:rPr>
            <w:rFonts w:ascii="Cambria" w:eastAsia="Calibri" w:hAnsi="Cambria" w:cs="Calibri"/>
          </w:rPr>
          <w:t xml:space="preserve"> </w:t>
        </w:r>
      </w:ins>
      <w:r w:rsidRPr="00E352EF">
        <w:rPr>
          <w:rFonts w:ascii="Cambria" w:eastAsia="Calibri" w:hAnsi="Cambria" w:cs="Calibri"/>
        </w:rPr>
        <w:t>value according to the specified order.</w:t>
      </w:r>
    </w:p>
    <w:p w14:paraId="764168AF" w14:textId="77777777" w:rsidR="0046626F" w:rsidRPr="00E352EF" w:rsidRDefault="0046626F" w:rsidP="0046626F">
      <w:pPr>
        <w:rPr>
          <w:rFonts w:ascii="Cambria" w:eastAsia="Calibri" w:hAnsi="Cambria" w:cs="Calibri"/>
          <w:i/>
          <w:color w:val="5B9BD5"/>
        </w:rPr>
      </w:pPr>
    </w:p>
    <w:p w14:paraId="4659F018" w14:textId="77777777" w:rsidR="005A2227" w:rsidRPr="00E352EF" w:rsidRDefault="00EA6708" w:rsidP="003C3D77">
      <w:pPr>
        <w:rPr>
          <w:rFonts w:ascii="Cambria" w:eastAsia="Calibri" w:hAnsi="Cambria" w:cs="Calibri"/>
          <w:i/>
          <w:color w:val="5B9BD5"/>
        </w:rPr>
      </w:pPr>
      <w:r w:rsidRPr="00E352EF">
        <w:rPr>
          <w:rFonts w:ascii="Cambria" w:eastAsia="Calibri" w:hAnsi="Cambria" w:cs="Calibri"/>
          <w:i/>
          <w:color w:val="5B9BD5"/>
        </w:rPr>
        <w:t>Examples</w:t>
      </w:r>
    </w:p>
    <w:p w14:paraId="035C9F91" w14:textId="77777777" w:rsidR="00EA6708" w:rsidRPr="00E352EF" w:rsidRDefault="00EA6708" w:rsidP="003C3D77">
      <w:pPr>
        <w:rPr>
          <w:rFonts w:ascii="Cambria" w:eastAsia="Calibri" w:hAnsi="Cambria" w:cs="Calibri"/>
          <w:i/>
          <w:color w:val="5B9BD5"/>
        </w:rPr>
      </w:pPr>
    </w:p>
    <w:p w14:paraId="13621ECC" w14:textId="77777777" w:rsidR="005A2227" w:rsidRPr="00E352EF" w:rsidRDefault="0097053A" w:rsidP="0046626F">
      <w:pPr>
        <w:tabs>
          <w:tab w:val="left" w:pos="0"/>
        </w:tabs>
        <w:rPr>
          <w:rFonts w:ascii="Cambria" w:eastAsia="Calibri" w:hAnsi="Cambria" w:cs="Calibri"/>
          <w:b/>
        </w:rPr>
      </w:pPr>
      <w:r w:rsidRPr="00E352EF">
        <w:rPr>
          <w:rFonts w:ascii="Cambria" w:eastAsia="Calibri" w:hAnsi="Cambria" w:cs="Calibri"/>
        </w:rPr>
        <w:t xml:space="preserve">ds := </w:t>
      </w:r>
      <w:r w:rsidRPr="00E352EF">
        <w:rPr>
          <w:rFonts w:ascii="Cambria" w:eastAsia="Calibri" w:hAnsi="Cambria" w:cs="Calibri"/>
          <w:b/>
        </w:rPr>
        <w:t>last_value (</w:t>
      </w:r>
      <w:r w:rsidRPr="00E352EF">
        <w:rPr>
          <w:rFonts w:ascii="Cambria" w:eastAsia="Calibri" w:hAnsi="Cambria" w:cs="Calibri"/>
        </w:rPr>
        <w:t xml:space="preserve"> ds_bop </w:t>
      </w:r>
      <w:r w:rsidRPr="00E352EF">
        <w:rPr>
          <w:rFonts w:ascii="Cambria" w:eastAsia="Calibri" w:hAnsi="Cambria" w:cs="Calibri"/>
          <w:b/>
        </w:rPr>
        <w:t>) over ( partition by</w:t>
      </w:r>
      <w:r w:rsidRPr="00E352EF">
        <w:rPr>
          <w:rFonts w:ascii="Cambria" w:eastAsia="Calibri" w:hAnsi="Cambria" w:cs="Calibri"/>
        </w:rPr>
        <w:t xml:space="preserve"> ref_area , partner </w:t>
      </w:r>
      <w:r w:rsidRPr="00E352EF">
        <w:rPr>
          <w:rFonts w:ascii="Cambria" w:eastAsia="Calibri" w:hAnsi="Cambria" w:cs="Calibri"/>
          <w:b/>
        </w:rPr>
        <w:t>order by</w:t>
      </w:r>
      <w:r w:rsidRPr="00E352EF">
        <w:rPr>
          <w:rFonts w:ascii="Cambria" w:eastAsia="Calibri" w:hAnsi="Cambria" w:cs="Calibri"/>
        </w:rPr>
        <w:t xml:space="preserve"> time </w:t>
      </w:r>
      <w:r w:rsidRPr="00E352EF">
        <w:rPr>
          <w:rFonts w:ascii="Cambria" w:eastAsia="Calibri" w:hAnsi="Cambria" w:cs="Calibri"/>
          <w:b/>
        </w:rPr>
        <w:t>)</w:t>
      </w:r>
    </w:p>
    <w:p w14:paraId="36443687" w14:textId="77777777" w:rsidR="00EA6708" w:rsidRPr="00E352EF" w:rsidRDefault="00EA6708" w:rsidP="0046626F">
      <w:pPr>
        <w:tabs>
          <w:tab w:val="left" w:pos="0"/>
        </w:tabs>
        <w:rPr>
          <w:rFonts w:ascii="Cambria" w:hAnsi="Cambria"/>
        </w:rPr>
      </w:pPr>
    </w:p>
    <w:tbl>
      <w:tblPr>
        <w:tblW w:w="56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152"/>
        <w:gridCol w:w="2117"/>
        <w:gridCol w:w="979"/>
        <w:gridCol w:w="1426"/>
      </w:tblGrid>
      <w:tr w:rsidR="005A2227" w:rsidRPr="00E352EF" w14:paraId="1C9AE7B0" w14:textId="77777777" w:rsidTr="00EA6708">
        <w:tc>
          <w:tcPr>
            <w:tcW w:w="5674"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71EC9848" w14:textId="77777777" w:rsidR="005A2227" w:rsidRPr="00E352EF" w:rsidRDefault="0097053A">
            <w:pPr>
              <w:jc w:val="both"/>
            </w:pPr>
            <w:r w:rsidRPr="00E352EF">
              <w:rPr>
                <w:rFonts w:ascii="Calibri" w:eastAsia="Calibri" w:hAnsi="Calibri" w:cs="Calibri"/>
              </w:rPr>
              <w:t>ds_bop</w:t>
            </w:r>
          </w:p>
        </w:tc>
      </w:tr>
      <w:tr w:rsidR="005A2227" w:rsidRPr="00E352EF" w14:paraId="5A1C3481" w14:textId="77777777">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7DB70335" w14:textId="77777777" w:rsidR="005A2227" w:rsidRPr="00E352EF" w:rsidRDefault="0097053A">
            <w:pPr>
              <w:jc w:val="both"/>
            </w:pPr>
            <w:r w:rsidRPr="00E352EF">
              <w:rPr>
                <w:rFonts w:ascii="Calibri" w:eastAsia="Calibri" w:hAnsi="Calibri" w:cs="Calibri"/>
                <w:b/>
              </w:rPr>
              <w:t>REF_AREA</w:t>
            </w:r>
          </w:p>
        </w:tc>
        <w:tc>
          <w:tcPr>
            <w:tcW w:w="2117"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7102F1E6" w14:textId="77777777" w:rsidR="005A2227" w:rsidRPr="00E352EF" w:rsidRDefault="0097053A">
            <w:pPr>
              <w:jc w:val="both"/>
            </w:pPr>
            <w:r w:rsidRPr="00E352EF">
              <w:rPr>
                <w:rFonts w:ascii="Calibri" w:eastAsia="Calibri" w:hAnsi="Calibri" w:cs="Calibri"/>
                <w:b/>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19070941" w14:textId="77777777" w:rsidR="005A2227" w:rsidRPr="00E352EF" w:rsidRDefault="0097053A">
            <w:pPr>
              <w:jc w:val="both"/>
            </w:pPr>
            <w:r w:rsidRPr="00E352EF">
              <w:rPr>
                <w:rFonts w:ascii="Calibri" w:eastAsia="Calibri" w:hAnsi="Calibri" w:cs="Calibri"/>
                <w:b/>
              </w:rPr>
              <w:t>TIME</w:t>
            </w:r>
          </w:p>
        </w:tc>
        <w:tc>
          <w:tcPr>
            <w:tcW w:w="1426"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3DFAD077" w14:textId="77777777" w:rsidR="005A2227" w:rsidRPr="00E352EF" w:rsidRDefault="0097053A">
            <w:pPr>
              <w:jc w:val="both"/>
            </w:pPr>
            <w:r w:rsidRPr="00E352EF">
              <w:rPr>
                <w:rFonts w:ascii="Calibri" w:eastAsia="Calibri" w:hAnsi="Calibri" w:cs="Calibri"/>
                <w:b/>
              </w:rPr>
              <w:t>OBS_VALUE</w:t>
            </w:r>
          </w:p>
        </w:tc>
      </w:tr>
      <w:tr w:rsidR="005A2227" w:rsidRPr="00E352EF" w14:paraId="17BCB6DD"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171973"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38096D"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CE5A5D"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6D6B5E" w14:textId="77777777" w:rsidR="005A2227" w:rsidRPr="00E352EF" w:rsidRDefault="0097053A">
            <w:pPr>
              <w:jc w:val="both"/>
            </w:pPr>
            <w:r w:rsidRPr="00E352EF">
              <w:rPr>
                <w:rFonts w:ascii="Calibri" w:eastAsia="Calibri" w:hAnsi="Calibri" w:cs="Calibri"/>
              </w:rPr>
              <w:t>3</w:t>
            </w:r>
          </w:p>
        </w:tc>
      </w:tr>
      <w:tr w:rsidR="005A2227" w:rsidRPr="00E352EF" w14:paraId="5B7F395A"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BFFB3A"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15A9BA"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1D0D41"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92316F" w14:textId="77777777" w:rsidR="005A2227" w:rsidRPr="00E352EF" w:rsidRDefault="0097053A">
            <w:pPr>
              <w:jc w:val="both"/>
            </w:pPr>
            <w:r w:rsidRPr="00E352EF">
              <w:rPr>
                <w:rFonts w:ascii="Calibri" w:eastAsia="Calibri" w:hAnsi="Calibri" w:cs="Calibri"/>
              </w:rPr>
              <w:t>4</w:t>
            </w:r>
          </w:p>
        </w:tc>
      </w:tr>
      <w:tr w:rsidR="005A2227" w:rsidRPr="00E352EF" w14:paraId="443063A1"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C81D38"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15B9EC"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8A5EA4"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5D6D21" w14:textId="77777777" w:rsidR="005A2227" w:rsidRPr="00E352EF" w:rsidRDefault="0097053A">
            <w:pPr>
              <w:jc w:val="both"/>
            </w:pPr>
            <w:r w:rsidRPr="00E352EF">
              <w:rPr>
                <w:rFonts w:ascii="Calibri" w:eastAsia="Calibri" w:hAnsi="Calibri" w:cs="Calibri"/>
              </w:rPr>
              <w:t>10</w:t>
            </w:r>
          </w:p>
        </w:tc>
      </w:tr>
      <w:tr w:rsidR="005A2227" w:rsidRPr="00E352EF" w14:paraId="5DE8CEC4"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6AECC3"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099D14"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DBD07F"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DA75DF" w14:textId="77777777" w:rsidR="005A2227" w:rsidRPr="00E352EF" w:rsidRDefault="0097053A">
            <w:pPr>
              <w:jc w:val="both"/>
            </w:pPr>
            <w:r w:rsidRPr="00E352EF">
              <w:rPr>
                <w:rFonts w:ascii="Calibri" w:eastAsia="Calibri" w:hAnsi="Calibri" w:cs="Calibri"/>
              </w:rPr>
              <w:t>20</w:t>
            </w:r>
          </w:p>
        </w:tc>
      </w:tr>
      <w:tr w:rsidR="005A2227" w:rsidRPr="00E352EF" w14:paraId="3ADC51B1"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511E7A"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0B1008"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72B0FC"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FCA896" w14:textId="77777777" w:rsidR="005A2227" w:rsidRPr="00E352EF" w:rsidRDefault="0097053A">
            <w:pPr>
              <w:jc w:val="both"/>
            </w:pPr>
            <w:r w:rsidRPr="00E352EF">
              <w:rPr>
                <w:rFonts w:ascii="Calibri" w:eastAsia="Calibri" w:hAnsi="Calibri" w:cs="Calibri"/>
              </w:rPr>
              <w:t>400</w:t>
            </w:r>
          </w:p>
        </w:tc>
      </w:tr>
      <w:tr w:rsidR="005A2227" w:rsidRPr="00E352EF" w14:paraId="5D38BEFB"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36CCEB"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601024"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57F477"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4A6CB2" w14:textId="77777777" w:rsidR="005A2227" w:rsidRPr="00E352EF" w:rsidRDefault="0097053A">
            <w:pPr>
              <w:jc w:val="both"/>
            </w:pPr>
            <w:r w:rsidRPr="00E352EF">
              <w:rPr>
                <w:rFonts w:ascii="Calibri" w:eastAsia="Calibri" w:hAnsi="Calibri" w:cs="Calibri"/>
              </w:rPr>
              <w:t>500</w:t>
            </w:r>
          </w:p>
        </w:tc>
      </w:tr>
      <w:tr w:rsidR="005A2227" w:rsidRPr="00E352EF" w14:paraId="03A679D5"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03869D"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50104C"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8E1697"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0576AD" w14:textId="77777777" w:rsidR="005A2227" w:rsidRPr="00E352EF" w:rsidRDefault="0097053A">
            <w:pPr>
              <w:jc w:val="both"/>
            </w:pPr>
            <w:r w:rsidRPr="00E352EF">
              <w:rPr>
                <w:rFonts w:ascii="Calibri" w:eastAsia="Calibri" w:hAnsi="Calibri" w:cs="Calibri"/>
              </w:rPr>
              <w:t>600</w:t>
            </w:r>
          </w:p>
        </w:tc>
      </w:tr>
      <w:tr w:rsidR="005A2227" w:rsidRPr="00E352EF" w14:paraId="2C999EF5"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9C8F97"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3D4899"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16DB61"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EAE67F" w14:textId="77777777" w:rsidR="005A2227" w:rsidRPr="00E352EF" w:rsidRDefault="0097053A">
            <w:pPr>
              <w:jc w:val="both"/>
            </w:pPr>
            <w:r w:rsidRPr="00E352EF">
              <w:rPr>
                <w:rFonts w:ascii="Calibri" w:eastAsia="Calibri" w:hAnsi="Calibri" w:cs="Calibri"/>
              </w:rPr>
              <w:t>1000</w:t>
            </w:r>
          </w:p>
        </w:tc>
      </w:tr>
    </w:tbl>
    <w:p w14:paraId="1C73EA8F" w14:textId="77777777" w:rsidR="005A2227" w:rsidRPr="00E352EF" w:rsidRDefault="005A2227"/>
    <w:tbl>
      <w:tblPr>
        <w:tblW w:w="56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152"/>
        <w:gridCol w:w="2117"/>
        <w:gridCol w:w="979"/>
        <w:gridCol w:w="1426"/>
      </w:tblGrid>
      <w:tr w:rsidR="005A2227" w:rsidRPr="00E352EF" w14:paraId="082AFE67" w14:textId="77777777">
        <w:tc>
          <w:tcPr>
            <w:tcW w:w="1152"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25FA235A" w14:textId="77777777" w:rsidR="005A2227" w:rsidRPr="00E352EF" w:rsidRDefault="0097053A">
            <w:pPr>
              <w:jc w:val="both"/>
            </w:pPr>
            <w:r w:rsidRPr="00E352EF">
              <w:rPr>
                <w:rFonts w:ascii="Calibri" w:eastAsia="Calibri" w:hAnsi="Calibri" w:cs="Calibri"/>
              </w:rPr>
              <w:t>ds</w:t>
            </w:r>
          </w:p>
        </w:tc>
      </w:tr>
      <w:tr w:rsidR="005A2227" w:rsidRPr="00E352EF" w14:paraId="54DBB7A0" w14:textId="77777777">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746E6C90" w14:textId="77777777" w:rsidR="005A2227" w:rsidRPr="00E352EF" w:rsidRDefault="0097053A">
            <w:pPr>
              <w:jc w:val="both"/>
            </w:pPr>
            <w:r w:rsidRPr="00E352EF">
              <w:rPr>
                <w:rFonts w:ascii="Calibri" w:eastAsia="Calibri" w:hAnsi="Calibri" w:cs="Calibri"/>
                <w:b/>
              </w:rPr>
              <w:t>REF_AREA</w:t>
            </w:r>
          </w:p>
        </w:tc>
        <w:tc>
          <w:tcPr>
            <w:tcW w:w="2117"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4B47C487" w14:textId="77777777" w:rsidR="005A2227" w:rsidRPr="00E352EF" w:rsidRDefault="0097053A">
            <w:pPr>
              <w:jc w:val="both"/>
            </w:pPr>
            <w:r w:rsidRPr="00E352EF">
              <w:rPr>
                <w:rFonts w:ascii="Calibri" w:eastAsia="Calibri" w:hAnsi="Calibri" w:cs="Calibri"/>
                <w:b/>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1B4B3E65" w14:textId="77777777" w:rsidR="005A2227" w:rsidRPr="00E352EF" w:rsidRDefault="0097053A">
            <w:pPr>
              <w:jc w:val="both"/>
            </w:pPr>
            <w:r w:rsidRPr="00E352EF">
              <w:rPr>
                <w:rFonts w:ascii="Calibri" w:eastAsia="Calibri" w:hAnsi="Calibri" w:cs="Calibri"/>
                <w:b/>
              </w:rPr>
              <w:t>TIME</w:t>
            </w:r>
          </w:p>
        </w:tc>
        <w:tc>
          <w:tcPr>
            <w:tcW w:w="1426"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30A569E1" w14:textId="77777777" w:rsidR="005A2227" w:rsidRPr="00E352EF" w:rsidRDefault="0097053A">
            <w:pPr>
              <w:jc w:val="both"/>
            </w:pPr>
            <w:r w:rsidRPr="00E352EF">
              <w:rPr>
                <w:rFonts w:ascii="Calibri" w:eastAsia="Calibri" w:hAnsi="Calibri" w:cs="Calibri"/>
                <w:b/>
              </w:rPr>
              <w:t>OBS_VALUE</w:t>
            </w:r>
          </w:p>
        </w:tc>
      </w:tr>
      <w:tr w:rsidR="005A2227" w:rsidRPr="00E352EF" w14:paraId="690854B5"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205BA1"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67F58C"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43CF54"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75B0B2" w14:textId="77777777" w:rsidR="005A2227" w:rsidRPr="00E352EF" w:rsidRDefault="0097053A">
            <w:pPr>
              <w:jc w:val="both"/>
            </w:pPr>
            <w:r w:rsidRPr="00E352EF">
              <w:rPr>
                <w:rFonts w:ascii="Calibri" w:eastAsia="Calibri" w:hAnsi="Calibri" w:cs="Calibri"/>
              </w:rPr>
              <w:t>20</w:t>
            </w:r>
          </w:p>
        </w:tc>
      </w:tr>
      <w:tr w:rsidR="005A2227" w:rsidRPr="00E352EF" w14:paraId="6E4B5B68"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A69EDC"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294879"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CE08D2"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354957" w14:textId="77777777" w:rsidR="005A2227" w:rsidRPr="00E352EF" w:rsidRDefault="0097053A">
            <w:pPr>
              <w:jc w:val="both"/>
            </w:pPr>
            <w:r w:rsidRPr="00E352EF">
              <w:rPr>
                <w:rFonts w:ascii="Calibri" w:eastAsia="Calibri" w:hAnsi="Calibri" w:cs="Calibri"/>
              </w:rPr>
              <w:t>20</w:t>
            </w:r>
          </w:p>
        </w:tc>
      </w:tr>
      <w:tr w:rsidR="005A2227" w:rsidRPr="00E352EF" w14:paraId="13D9E4D3"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FE8596"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57BF68"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56D28C"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D80F8F" w14:textId="77777777" w:rsidR="005A2227" w:rsidRPr="00E352EF" w:rsidRDefault="0097053A">
            <w:pPr>
              <w:jc w:val="both"/>
            </w:pPr>
            <w:r w:rsidRPr="00E352EF">
              <w:rPr>
                <w:rFonts w:ascii="Calibri" w:eastAsia="Calibri" w:hAnsi="Calibri" w:cs="Calibri"/>
              </w:rPr>
              <w:t>20</w:t>
            </w:r>
          </w:p>
        </w:tc>
      </w:tr>
      <w:tr w:rsidR="005A2227" w:rsidRPr="00E352EF" w14:paraId="0A7ED887"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2C4081"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B36424"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15734B"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F5099F" w14:textId="77777777" w:rsidR="005A2227" w:rsidRPr="00E352EF" w:rsidRDefault="0097053A">
            <w:pPr>
              <w:jc w:val="both"/>
            </w:pPr>
            <w:r w:rsidRPr="00E352EF">
              <w:rPr>
                <w:rFonts w:ascii="Calibri" w:eastAsia="Calibri" w:hAnsi="Calibri" w:cs="Calibri"/>
              </w:rPr>
              <w:t>20</w:t>
            </w:r>
          </w:p>
        </w:tc>
      </w:tr>
      <w:tr w:rsidR="005A2227" w:rsidRPr="00E352EF" w14:paraId="62B4B222"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457C9F"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CAC7D6"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61420B"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2F9003" w14:textId="77777777" w:rsidR="005A2227" w:rsidRPr="00E352EF" w:rsidRDefault="0097053A">
            <w:pPr>
              <w:jc w:val="both"/>
            </w:pPr>
            <w:r w:rsidRPr="00E352EF">
              <w:rPr>
                <w:rFonts w:ascii="Calibri" w:eastAsia="Calibri" w:hAnsi="Calibri" w:cs="Calibri"/>
              </w:rPr>
              <w:t>600</w:t>
            </w:r>
          </w:p>
        </w:tc>
      </w:tr>
      <w:tr w:rsidR="005A2227" w:rsidRPr="00E352EF" w14:paraId="029FFBDE"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22A389"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E888CC"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D4E5A3"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7A446E" w14:textId="77777777" w:rsidR="005A2227" w:rsidRPr="00E352EF" w:rsidRDefault="0097053A">
            <w:pPr>
              <w:jc w:val="both"/>
            </w:pPr>
            <w:r w:rsidRPr="00E352EF">
              <w:rPr>
                <w:rFonts w:ascii="Calibri" w:eastAsia="Calibri" w:hAnsi="Calibri" w:cs="Calibri"/>
              </w:rPr>
              <w:t>600</w:t>
            </w:r>
          </w:p>
        </w:tc>
      </w:tr>
      <w:tr w:rsidR="005A2227" w:rsidRPr="00E352EF" w14:paraId="2D31F3A0"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8E2733"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82A82C"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7A65E5"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A3C7BA" w14:textId="77777777" w:rsidR="005A2227" w:rsidRPr="00E352EF" w:rsidRDefault="0097053A">
            <w:pPr>
              <w:jc w:val="both"/>
            </w:pPr>
            <w:r w:rsidRPr="00E352EF">
              <w:rPr>
                <w:rFonts w:ascii="Calibri" w:eastAsia="Calibri" w:hAnsi="Calibri" w:cs="Calibri"/>
              </w:rPr>
              <w:t>600</w:t>
            </w:r>
          </w:p>
        </w:tc>
      </w:tr>
      <w:tr w:rsidR="005A2227" w:rsidRPr="00E352EF" w14:paraId="2D110510"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5C1EC8"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15E0CF"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5E2C4E"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D694A2" w14:textId="77777777" w:rsidR="005A2227" w:rsidRPr="00E352EF" w:rsidRDefault="0097053A">
            <w:pPr>
              <w:jc w:val="both"/>
            </w:pPr>
            <w:r w:rsidRPr="00E352EF">
              <w:rPr>
                <w:rFonts w:ascii="Calibri" w:eastAsia="Calibri" w:hAnsi="Calibri" w:cs="Calibri"/>
              </w:rPr>
              <w:t>1 000</w:t>
            </w:r>
          </w:p>
        </w:tc>
      </w:tr>
    </w:tbl>
    <w:p w14:paraId="00FBF42F" w14:textId="77777777" w:rsidR="005A2227" w:rsidRPr="00E352EF" w:rsidRDefault="005A2227"/>
    <w:p w14:paraId="5CD3597B" w14:textId="77777777" w:rsidR="005A2227" w:rsidRPr="00E352EF" w:rsidRDefault="0097053A">
      <w:pPr>
        <w:rPr>
          <w:rFonts w:ascii="Cambria" w:hAnsi="Cambria"/>
        </w:rPr>
      </w:pPr>
      <w:r w:rsidRPr="00E352EF">
        <w:rPr>
          <w:rFonts w:ascii="Cambria" w:eastAsia="Calibri" w:hAnsi="Cambria" w:cs="Calibri"/>
        </w:rPr>
        <w:t>In spite of the general syntax for analytic functions, the following ones do not allow the definition of any sliding window, that is, it always coincide with the entire window.</w:t>
      </w:r>
    </w:p>
    <w:p w14:paraId="331CBC8C" w14:textId="77777777" w:rsidR="009821E5" w:rsidRPr="00E352EF" w:rsidRDefault="009821E5" w:rsidP="00C105B8">
      <w:bookmarkStart w:id="11334" w:name="_Toc462659741"/>
      <w:bookmarkStart w:id="11335" w:name="_Toc463805793"/>
    </w:p>
    <w:p w14:paraId="707A0546" w14:textId="77777777" w:rsidR="005A2227" w:rsidRPr="00E352EF" w:rsidRDefault="0097053A" w:rsidP="00B3632D">
      <w:pPr>
        <w:pStyle w:val="Titolo3"/>
      </w:pPr>
      <w:bookmarkStart w:id="11336" w:name="_Toc464487970"/>
      <w:r w:rsidRPr="00E352EF">
        <w:t>ntile</w:t>
      </w:r>
      <w:bookmarkEnd w:id="11334"/>
      <w:bookmarkEnd w:id="11335"/>
      <w:bookmarkEnd w:id="11336"/>
    </w:p>
    <w:p w14:paraId="14293409" w14:textId="77777777" w:rsidR="0046626F" w:rsidRPr="00E352EF" w:rsidRDefault="0046626F" w:rsidP="0046626F">
      <w:pPr>
        <w:rPr>
          <w:rFonts w:ascii="Cambria" w:eastAsia="Calibri" w:hAnsi="Cambria" w:cs="Calibri"/>
          <w:i/>
          <w:color w:val="5B9BD5"/>
        </w:rPr>
      </w:pPr>
    </w:p>
    <w:p w14:paraId="0BBDFC70"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128A0CE3" w14:textId="77777777" w:rsidR="005A2227" w:rsidRPr="00E352EF" w:rsidRDefault="0097053A" w:rsidP="0046626F">
      <w:pPr>
        <w:jc w:val="both"/>
        <w:rPr>
          <w:rFonts w:ascii="Cambria" w:hAnsi="Cambria"/>
        </w:rPr>
      </w:pPr>
      <w:r w:rsidRPr="00E352EF">
        <w:rPr>
          <w:rFonts w:ascii="Cambria" w:eastAsia="Calibri" w:hAnsi="Cambria" w:cs="Calibri"/>
        </w:rPr>
        <w:t xml:space="preserve">For each Data Point of each window, the operator produces a Data Point where the values of the numeric Measures Components are set to a unique window number. The values of the non-numeric Measure Components are just copied. For each windows a unique number (incrementally generated, starting with 1) is assigned. </w:t>
      </w:r>
      <w:r w:rsidR="001F77FC" w:rsidRPr="00E352EF">
        <w:rPr>
          <w:rFonts w:ascii="Cambria" w:eastAsia="Calibri" w:hAnsi="Cambria" w:cs="Calibri"/>
        </w:rPr>
        <w:t xml:space="preserve">Note </w:t>
      </w:r>
      <w:r w:rsidRPr="00E352EF">
        <w:rPr>
          <w:rFonts w:ascii="Cambria" w:eastAsia="Calibri" w:hAnsi="Cambria" w:cs="Calibri"/>
        </w:rPr>
        <w:t>that the order by clause of analytic functions operate</w:t>
      </w:r>
      <w:r w:rsidR="00B8025A" w:rsidRPr="00E352EF">
        <w:rPr>
          <w:rFonts w:ascii="Cambria" w:eastAsia="Calibri" w:hAnsi="Cambria" w:cs="Calibri"/>
        </w:rPr>
        <w:t>s</w:t>
      </w:r>
      <w:r w:rsidRPr="00E352EF">
        <w:rPr>
          <w:rFonts w:ascii="Cambria" w:eastAsia="Calibri" w:hAnsi="Cambria" w:cs="Calibri"/>
        </w:rPr>
        <w:t xml:space="preserve"> within each window; therefore, the windows are not mutually ordered.</w:t>
      </w:r>
    </w:p>
    <w:p w14:paraId="551D1CC8" w14:textId="77777777" w:rsidR="0046626F" w:rsidRPr="00E352EF" w:rsidRDefault="0046626F" w:rsidP="0046626F">
      <w:pPr>
        <w:rPr>
          <w:rFonts w:ascii="Cambria" w:eastAsia="Calibri" w:hAnsi="Cambria" w:cs="Calibri"/>
          <w:i/>
          <w:color w:val="5B9BD5"/>
        </w:rPr>
      </w:pPr>
    </w:p>
    <w:p w14:paraId="58E606F6"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Example</w:t>
      </w:r>
      <w:r w:rsidR="00EA6708" w:rsidRPr="00E352EF">
        <w:rPr>
          <w:rFonts w:ascii="Cambria" w:eastAsia="Calibri" w:hAnsi="Cambria" w:cs="Calibri"/>
          <w:i/>
          <w:color w:val="5B9BD5"/>
        </w:rPr>
        <w:t>s</w:t>
      </w:r>
    </w:p>
    <w:p w14:paraId="0BA5F133" w14:textId="77777777" w:rsidR="00EA6708" w:rsidRPr="00E352EF" w:rsidRDefault="00EA6708" w:rsidP="003C3D77">
      <w:pPr>
        <w:rPr>
          <w:rFonts w:ascii="Cambria" w:eastAsia="Calibri" w:hAnsi="Cambria" w:cs="Calibri"/>
          <w:i/>
          <w:color w:val="5B9BD5"/>
        </w:rPr>
      </w:pPr>
    </w:p>
    <w:p w14:paraId="7822DF3B" w14:textId="77777777" w:rsidR="005A2227" w:rsidRPr="00E352EF" w:rsidRDefault="0097053A" w:rsidP="0046626F">
      <w:pPr>
        <w:tabs>
          <w:tab w:val="left" w:pos="0"/>
        </w:tabs>
        <w:rPr>
          <w:rFonts w:ascii="Cambria" w:hAnsi="Cambria"/>
        </w:rPr>
      </w:pPr>
      <w:r w:rsidRPr="00E352EF">
        <w:rPr>
          <w:rFonts w:ascii="Cambria" w:eastAsia="Calibri" w:hAnsi="Cambria" w:cs="Calibri"/>
        </w:rPr>
        <w:t xml:space="preserve">ds := </w:t>
      </w:r>
      <w:r w:rsidRPr="00E352EF">
        <w:rPr>
          <w:rFonts w:ascii="Cambria" w:eastAsia="Calibri" w:hAnsi="Cambria" w:cs="Calibri"/>
          <w:b/>
        </w:rPr>
        <w:t>ntile (</w:t>
      </w:r>
      <w:r w:rsidRPr="00E352EF">
        <w:rPr>
          <w:rFonts w:ascii="Cambria" w:eastAsia="Calibri" w:hAnsi="Cambria" w:cs="Calibri"/>
        </w:rPr>
        <w:t xml:space="preserve"> ds_bop </w:t>
      </w:r>
      <w:r w:rsidRPr="00E352EF">
        <w:rPr>
          <w:rFonts w:ascii="Cambria" w:eastAsia="Calibri" w:hAnsi="Cambria" w:cs="Calibri"/>
          <w:b/>
        </w:rPr>
        <w:t>)</w:t>
      </w:r>
      <w:r w:rsidRPr="00E352EF">
        <w:rPr>
          <w:rFonts w:ascii="Cambria" w:eastAsia="Calibri" w:hAnsi="Cambria" w:cs="Calibri"/>
        </w:rPr>
        <w:t xml:space="preserve"> </w:t>
      </w:r>
      <w:r w:rsidRPr="00E352EF">
        <w:rPr>
          <w:rFonts w:ascii="Cambria" w:eastAsia="Calibri" w:hAnsi="Cambria" w:cs="Calibri"/>
          <w:b/>
        </w:rPr>
        <w:t xml:space="preserve">over ( partition by  </w:t>
      </w:r>
      <w:r w:rsidRPr="00E352EF">
        <w:rPr>
          <w:rFonts w:ascii="Cambria" w:eastAsia="Calibri" w:hAnsi="Cambria" w:cs="Calibri"/>
        </w:rPr>
        <w:t xml:space="preserve">REF_AREA, partner </w:t>
      </w:r>
      <w:r w:rsidRPr="00E352EF">
        <w:rPr>
          <w:rFonts w:ascii="Cambria" w:eastAsia="Calibri" w:hAnsi="Cambria" w:cs="Calibri"/>
          <w:b/>
        </w:rPr>
        <w:t xml:space="preserve">order by </w:t>
      </w:r>
      <w:r w:rsidRPr="00E352EF">
        <w:rPr>
          <w:rFonts w:ascii="Cambria" w:eastAsia="Calibri" w:hAnsi="Cambria" w:cs="Calibri"/>
        </w:rPr>
        <w:t xml:space="preserve">time </w:t>
      </w:r>
      <w:r w:rsidRPr="00E352EF">
        <w:rPr>
          <w:rFonts w:ascii="Cambria" w:eastAsia="Calibri" w:hAnsi="Cambria" w:cs="Calibri"/>
          <w:b/>
        </w:rPr>
        <w:t>)</w:t>
      </w:r>
    </w:p>
    <w:p w14:paraId="6CDAD2FE" w14:textId="77777777" w:rsidR="005A2227" w:rsidRPr="00E352EF" w:rsidRDefault="005A2227">
      <w:pPr>
        <w:spacing w:after="160" w:line="259" w:lineRule="auto"/>
      </w:pPr>
    </w:p>
    <w:tbl>
      <w:tblPr>
        <w:tblW w:w="5674" w:type="dxa"/>
        <w:tblInd w:w="108" w:type="dxa"/>
        <w:tblBorders>
          <w:top w:val="single" w:sz="0" w:space="0" w:color="FFFFFF"/>
          <w:left w:val="single" w:sz="0" w:space="0" w:color="FFFFFF"/>
          <w:bottom w:val="single" w:sz="0" w:space="0" w:color="FFFFFF"/>
          <w:right w:val="single" w:sz="0" w:space="0" w:color="FFFFFF"/>
          <w:insideH w:val="nil"/>
          <w:insideV w:val="nil"/>
        </w:tblBorders>
        <w:tblCellMar>
          <w:left w:w="100" w:type="dxa"/>
          <w:right w:w="100" w:type="dxa"/>
        </w:tblCellMar>
        <w:tblLook w:val="04A0" w:firstRow="1" w:lastRow="0" w:firstColumn="1" w:lastColumn="0" w:noHBand="0" w:noVBand="1"/>
      </w:tblPr>
      <w:tblGrid>
        <w:gridCol w:w="1369"/>
        <w:gridCol w:w="1728"/>
        <w:gridCol w:w="979"/>
        <w:gridCol w:w="1598"/>
      </w:tblGrid>
      <w:tr w:rsidR="005A2227" w:rsidRPr="00E352EF" w14:paraId="3FA63CF4" w14:textId="77777777">
        <w:tc>
          <w:tcPr>
            <w:tcW w:w="1368"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21DD3E28" w14:textId="77777777" w:rsidR="005A2227" w:rsidRPr="00E352EF" w:rsidRDefault="0097053A">
            <w:pPr>
              <w:jc w:val="both"/>
            </w:pPr>
            <w:r w:rsidRPr="00E352EF">
              <w:rPr>
                <w:rFonts w:ascii="Calibri" w:eastAsia="Calibri" w:hAnsi="Calibri" w:cs="Calibri"/>
              </w:rPr>
              <w:t>ds_bop</w:t>
            </w:r>
          </w:p>
        </w:tc>
      </w:tr>
      <w:tr w:rsidR="005A2227" w:rsidRPr="00E352EF" w14:paraId="191886AF" w14:textId="77777777">
        <w:tc>
          <w:tcPr>
            <w:tcW w:w="1368"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677D2DDC" w14:textId="77777777" w:rsidR="005A2227" w:rsidRPr="00E352EF" w:rsidRDefault="0097053A">
            <w:pPr>
              <w:jc w:val="both"/>
            </w:pPr>
            <w:r w:rsidRPr="00E352EF">
              <w:rPr>
                <w:rFonts w:ascii="Calibri" w:eastAsia="Calibri" w:hAnsi="Calibri" w:cs="Calibri"/>
                <w:b/>
              </w:rPr>
              <w:t>REF_AREA</w:t>
            </w:r>
          </w:p>
        </w:tc>
        <w:tc>
          <w:tcPr>
            <w:tcW w:w="1728"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48554D3A" w14:textId="77777777" w:rsidR="005A2227" w:rsidRPr="00E352EF" w:rsidRDefault="0097053A">
            <w:pPr>
              <w:jc w:val="both"/>
            </w:pPr>
            <w:r w:rsidRPr="00E352EF">
              <w:rPr>
                <w:rFonts w:ascii="Calibri" w:eastAsia="Calibri" w:hAnsi="Calibri" w:cs="Calibri"/>
                <w:b/>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0B809106" w14:textId="77777777" w:rsidR="005A2227" w:rsidRPr="00E352EF" w:rsidRDefault="0097053A">
            <w:pPr>
              <w:jc w:val="both"/>
            </w:pPr>
            <w:r w:rsidRPr="00E352EF">
              <w:rPr>
                <w:rFonts w:ascii="Calibri" w:eastAsia="Calibri" w:hAnsi="Calibri" w:cs="Calibri"/>
                <w:b/>
              </w:rPr>
              <w:t>TIME</w:t>
            </w:r>
          </w:p>
        </w:tc>
        <w:tc>
          <w:tcPr>
            <w:tcW w:w="1598"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5E485CAF" w14:textId="77777777" w:rsidR="005A2227" w:rsidRPr="00E352EF" w:rsidRDefault="0097053A">
            <w:pPr>
              <w:jc w:val="both"/>
            </w:pPr>
            <w:r w:rsidRPr="00E352EF">
              <w:rPr>
                <w:rFonts w:ascii="Calibri" w:eastAsia="Calibri" w:hAnsi="Calibri" w:cs="Calibri"/>
                <w:b/>
              </w:rPr>
              <w:t>OBS_VALUE</w:t>
            </w:r>
          </w:p>
        </w:tc>
      </w:tr>
      <w:tr w:rsidR="005A2227" w:rsidRPr="00E352EF" w14:paraId="09671C11"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F3AAA2" w14:textId="77777777" w:rsidR="005A2227" w:rsidRPr="00E352EF" w:rsidRDefault="0097053A">
            <w:pPr>
              <w:jc w:val="both"/>
            </w:pPr>
            <w:r w:rsidRPr="00E352EF">
              <w:rPr>
                <w:rFonts w:ascii="Calibri" w:eastAsia="Calibri" w:hAnsi="Calibri" w:cs="Calibri"/>
              </w:rPr>
              <w:t>LU</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E5F880"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7AEC57" w14:textId="77777777" w:rsidR="005A2227" w:rsidRPr="00E352EF" w:rsidRDefault="0097053A">
            <w:pPr>
              <w:jc w:val="both"/>
            </w:pPr>
            <w:r w:rsidRPr="00E352EF">
              <w:rPr>
                <w:rFonts w:ascii="Calibri" w:eastAsia="Calibri" w:hAnsi="Calibri" w:cs="Calibri"/>
              </w:rPr>
              <w:t>1993</w:t>
            </w:r>
          </w:p>
        </w:tc>
        <w:tc>
          <w:tcPr>
            <w:tcW w:w="15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C99508" w14:textId="77777777" w:rsidR="005A2227" w:rsidRPr="00E352EF" w:rsidRDefault="0097053A">
            <w:pPr>
              <w:jc w:val="both"/>
            </w:pPr>
            <w:r w:rsidRPr="00E352EF">
              <w:rPr>
                <w:rFonts w:ascii="Calibri" w:eastAsia="Calibri" w:hAnsi="Calibri" w:cs="Calibri"/>
              </w:rPr>
              <w:t>3</w:t>
            </w:r>
          </w:p>
        </w:tc>
      </w:tr>
      <w:tr w:rsidR="005A2227" w:rsidRPr="00E352EF" w14:paraId="3005E4E9"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AC6894" w14:textId="77777777" w:rsidR="005A2227" w:rsidRPr="00E352EF" w:rsidRDefault="0097053A">
            <w:pPr>
              <w:jc w:val="both"/>
            </w:pPr>
            <w:r w:rsidRPr="00E352EF">
              <w:rPr>
                <w:rFonts w:ascii="Calibri" w:eastAsia="Calibri" w:hAnsi="Calibri" w:cs="Calibri"/>
              </w:rPr>
              <w:t>LU</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34DCA5"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01687A" w14:textId="77777777" w:rsidR="005A2227" w:rsidRPr="00E352EF" w:rsidRDefault="0097053A">
            <w:pPr>
              <w:jc w:val="both"/>
            </w:pPr>
            <w:r w:rsidRPr="00E352EF">
              <w:rPr>
                <w:rFonts w:ascii="Calibri" w:eastAsia="Calibri" w:hAnsi="Calibri" w:cs="Calibri"/>
              </w:rPr>
              <w:t>1994</w:t>
            </w:r>
          </w:p>
        </w:tc>
        <w:tc>
          <w:tcPr>
            <w:tcW w:w="15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11F58D" w14:textId="77777777" w:rsidR="005A2227" w:rsidRPr="00E352EF" w:rsidRDefault="0097053A">
            <w:pPr>
              <w:jc w:val="both"/>
            </w:pPr>
            <w:r w:rsidRPr="00E352EF">
              <w:rPr>
                <w:rFonts w:ascii="Calibri" w:eastAsia="Calibri" w:hAnsi="Calibri" w:cs="Calibri"/>
              </w:rPr>
              <w:t>4</w:t>
            </w:r>
          </w:p>
        </w:tc>
      </w:tr>
      <w:tr w:rsidR="005A2227" w:rsidRPr="00E352EF" w14:paraId="37734DE1"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2B8B72" w14:textId="77777777" w:rsidR="005A2227" w:rsidRPr="00E352EF" w:rsidRDefault="0097053A">
            <w:pPr>
              <w:jc w:val="both"/>
            </w:pPr>
            <w:r w:rsidRPr="00E352EF">
              <w:rPr>
                <w:rFonts w:ascii="Calibri" w:eastAsia="Calibri" w:hAnsi="Calibri" w:cs="Calibri"/>
              </w:rPr>
              <w:t>LU</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917539"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4AD941" w14:textId="77777777" w:rsidR="005A2227" w:rsidRPr="00E352EF" w:rsidRDefault="0097053A">
            <w:pPr>
              <w:jc w:val="both"/>
            </w:pPr>
            <w:r w:rsidRPr="00E352EF">
              <w:rPr>
                <w:rFonts w:ascii="Calibri" w:eastAsia="Calibri" w:hAnsi="Calibri" w:cs="Calibri"/>
              </w:rPr>
              <w:t>1996</w:t>
            </w:r>
          </w:p>
        </w:tc>
        <w:tc>
          <w:tcPr>
            <w:tcW w:w="15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7D92BE" w14:textId="77777777" w:rsidR="005A2227" w:rsidRPr="00E352EF" w:rsidRDefault="0097053A">
            <w:pPr>
              <w:jc w:val="both"/>
            </w:pPr>
            <w:r w:rsidRPr="00E352EF">
              <w:rPr>
                <w:rFonts w:ascii="Calibri" w:eastAsia="Calibri" w:hAnsi="Calibri" w:cs="Calibri"/>
              </w:rPr>
              <w:t>10</w:t>
            </w:r>
          </w:p>
        </w:tc>
      </w:tr>
      <w:tr w:rsidR="005A2227" w:rsidRPr="00E352EF" w14:paraId="16ACF451"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7F75D2" w14:textId="77777777" w:rsidR="005A2227" w:rsidRPr="00E352EF" w:rsidRDefault="0097053A">
            <w:pPr>
              <w:jc w:val="both"/>
            </w:pPr>
            <w:r w:rsidRPr="00E352EF">
              <w:rPr>
                <w:rFonts w:ascii="Calibri" w:eastAsia="Calibri" w:hAnsi="Calibri" w:cs="Calibri"/>
              </w:rPr>
              <w:t>LU</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D7E542"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830B5D" w14:textId="77777777" w:rsidR="005A2227" w:rsidRPr="00E352EF" w:rsidRDefault="0097053A">
            <w:pPr>
              <w:jc w:val="both"/>
            </w:pPr>
            <w:r w:rsidRPr="00E352EF">
              <w:rPr>
                <w:rFonts w:ascii="Calibri" w:eastAsia="Calibri" w:hAnsi="Calibri" w:cs="Calibri"/>
              </w:rPr>
              <w:t>1997</w:t>
            </w:r>
          </w:p>
        </w:tc>
        <w:tc>
          <w:tcPr>
            <w:tcW w:w="15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57C853" w14:textId="77777777" w:rsidR="005A2227" w:rsidRPr="00E352EF" w:rsidRDefault="0097053A">
            <w:pPr>
              <w:jc w:val="both"/>
            </w:pPr>
            <w:r w:rsidRPr="00E352EF">
              <w:rPr>
                <w:rFonts w:ascii="Calibri" w:eastAsia="Calibri" w:hAnsi="Calibri" w:cs="Calibri"/>
              </w:rPr>
              <w:t>20</w:t>
            </w:r>
          </w:p>
        </w:tc>
      </w:tr>
      <w:tr w:rsidR="005A2227" w:rsidRPr="00E352EF" w14:paraId="1A349F41"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258AF1" w14:textId="77777777" w:rsidR="005A2227" w:rsidRPr="00E352EF" w:rsidRDefault="0097053A">
            <w:pPr>
              <w:jc w:val="both"/>
            </w:pPr>
            <w:r w:rsidRPr="00E352EF">
              <w:rPr>
                <w:rFonts w:ascii="Calibri" w:eastAsia="Calibri" w:hAnsi="Calibri" w:cs="Calibri"/>
              </w:rPr>
              <w:t>LU</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4FE5EA"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341BD9" w14:textId="77777777" w:rsidR="005A2227" w:rsidRPr="00E352EF" w:rsidRDefault="0097053A">
            <w:pPr>
              <w:jc w:val="both"/>
            </w:pPr>
            <w:r w:rsidRPr="00E352EF">
              <w:rPr>
                <w:rFonts w:ascii="Calibri" w:eastAsia="Calibri" w:hAnsi="Calibri" w:cs="Calibri"/>
              </w:rPr>
              <w:t>1993</w:t>
            </w:r>
          </w:p>
        </w:tc>
        <w:tc>
          <w:tcPr>
            <w:tcW w:w="15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1D2582" w14:textId="77777777" w:rsidR="005A2227" w:rsidRPr="00E352EF" w:rsidRDefault="0097053A">
            <w:pPr>
              <w:jc w:val="both"/>
            </w:pPr>
            <w:r w:rsidRPr="00E352EF">
              <w:rPr>
                <w:rFonts w:ascii="Calibri" w:eastAsia="Calibri" w:hAnsi="Calibri" w:cs="Calibri"/>
              </w:rPr>
              <w:t>400</w:t>
            </w:r>
          </w:p>
        </w:tc>
      </w:tr>
      <w:tr w:rsidR="005A2227" w:rsidRPr="00E352EF" w14:paraId="4194D73F"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CE4ED6" w14:textId="77777777" w:rsidR="005A2227" w:rsidRPr="00E352EF" w:rsidRDefault="0097053A">
            <w:pPr>
              <w:jc w:val="both"/>
            </w:pPr>
            <w:r w:rsidRPr="00E352EF">
              <w:rPr>
                <w:rFonts w:ascii="Calibri" w:eastAsia="Calibri" w:hAnsi="Calibri" w:cs="Calibri"/>
              </w:rPr>
              <w:t>LU</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B359DB"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8B18F9" w14:textId="77777777" w:rsidR="005A2227" w:rsidRPr="00E352EF" w:rsidRDefault="0097053A">
            <w:pPr>
              <w:jc w:val="both"/>
            </w:pPr>
            <w:r w:rsidRPr="00E352EF">
              <w:rPr>
                <w:rFonts w:ascii="Calibri" w:eastAsia="Calibri" w:hAnsi="Calibri" w:cs="Calibri"/>
              </w:rPr>
              <w:t>1996</w:t>
            </w:r>
          </w:p>
        </w:tc>
        <w:tc>
          <w:tcPr>
            <w:tcW w:w="15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49F04F" w14:textId="77777777" w:rsidR="005A2227" w:rsidRPr="00E352EF" w:rsidRDefault="0097053A">
            <w:pPr>
              <w:jc w:val="both"/>
            </w:pPr>
            <w:r w:rsidRPr="00E352EF">
              <w:rPr>
                <w:rFonts w:ascii="Calibri" w:eastAsia="Calibri" w:hAnsi="Calibri" w:cs="Calibri"/>
              </w:rPr>
              <w:t>500</w:t>
            </w:r>
          </w:p>
        </w:tc>
      </w:tr>
      <w:tr w:rsidR="005A2227" w:rsidRPr="00E352EF" w14:paraId="7F58C45C"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126FD8" w14:textId="77777777" w:rsidR="005A2227" w:rsidRPr="00E352EF" w:rsidRDefault="0097053A">
            <w:pPr>
              <w:jc w:val="both"/>
            </w:pPr>
            <w:r w:rsidRPr="00E352EF">
              <w:rPr>
                <w:rFonts w:ascii="Calibri" w:eastAsia="Calibri" w:hAnsi="Calibri" w:cs="Calibri"/>
              </w:rPr>
              <w:t>LU</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5970C9"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489527" w14:textId="77777777" w:rsidR="005A2227" w:rsidRPr="00E352EF" w:rsidRDefault="0097053A">
            <w:pPr>
              <w:jc w:val="both"/>
            </w:pPr>
            <w:r w:rsidRPr="00E352EF">
              <w:rPr>
                <w:rFonts w:ascii="Calibri" w:eastAsia="Calibri" w:hAnsi="Calibri" w:cs="Calibri"/>
              </w:rPr>
              <w:t>1997</w:t>
            </w:r>
          </w:p>
        </w:tc>
        <w:tc>
          <w:tcPr>
            <w:tcW w:w="15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8ED39C" w14:textId="77777777" w:rsidR="005A2227" w:rsidRPr="00E352EF" w:rsidRDefault="0097053A">
            <w:pPr>
              <w:jc w:val="both"/>
            </w:pPr>
            <w:r w:rsidRPr="00E352EF">
              <w:rPr>
                <w:rFonts w:ascii="Calibri" w:eastAsia="Calibri" w:hAnsi="Calibri" w:cs="Calibri"/>
              </w:rPr>
              <w:t>600</w:t>
            </w:r>
          </w:p>
        </w:tc>
      </w:tr>
      <w:tr w:rsidR="005A2227" w:rsidRPr="00E352EF" w14:paraId="123394E2"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720293" w14:textId="77777777" w:rsidR="005A2227" w:rsidRPr="00E352EF" w:rsidRDefault="0097053A">
            <w:pPr>
              <w:jc w:val="both"/>
            </w:pPr>
            <w:r w:rsidRPr="00E352EF">
              <w:rPr>
                <w:rFonts w:ascii="Calibri" w:eastAsia="Calibri" w:hAnsi="Calibri" w:cs="Calibri"/>
              </w:rPr>
              <w:t>LU</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D96C56"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1DFC27" w14:textId="77777777" w:rsidR="005A2227" w:rsidRPr="00E352EF" w:rsidRDefault="0097053A">
            <w:pPr>
              <w:jc w:val="both"/>
            </w:pPr>
            <w:r w:rsidRPr="00E352EF">
              <w:rPr>
                <w:rFonts w:ascii="Calibri" w:eastAsia="Calibri" w:hAnsi="Calibri" w:cs="Calibri"/>
              </w:rPr>
              <w:t>1994</w:t>
            </w:r>
          </w:p>
        </w:tc>
        <w:tc>
          <w:tcPr>
            <w:tcW w:w="15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5F46FF" w14:textId="77777777" w:rsidR="005A2227" w:rsidRPr="00E352EF" w:rsidRDefault="0097053A">
            <w:pPr>
              <w:jc w:val="both"/>
            </w:pPr>
            <w:r w:rsidRPr="00E352EF">
              <w:rPr>
                <w:rFonts w:ascii="Calibri" w:eastAsia="Calibri" w:hAnsi="Calibri" w:cs="Calibri"/>
              </w:rPr>
              <w:t>1000</w:t>
            </w:r>
          </w:p>
        </w:tc>
      </w:tr>
    </w:tbl>
    <w:p w14:paraId="5FE35979" w14:textId="77777777" w:rsidR="005A2227" w:rsidRPr="00E352EF" w:rsidRDefault="005A2227"/>
    <w:tbl>
      <w:tblPr>
        <w:tblW w:w="6221" w:type="dxa"/>
        <w:tblInd w:w="108" w:type="dxa"/>
        <w:tblBorders>
          <w:top w:val="single" w:sz="0" w:space="0" w:color="FFFFFF"/>
          <w:left w:val="single" w:sz="0" w:space="0" w:color="FFFFFF"/>
          <w:bottom w:val="single" w:sz="0" w:space="0" w:color="FFFFFF"/>
          <w:right w:val="single" w:sz="0" w:space="0" w:color="FFFFFF"/>
          <w:insideH w:val="nil"/>
          <w:insideV w:val="nil"/>
        </w:tblBorders>
        <w:tblCellMar>
          <w:left w:w="100" w:type="dxa"/>
          <w:right w:w="100" w:type="dxa"/>
        </w:tblCellMar>
        <w:tblLook w:val="04A0" w:firstRow="1" w:lastRow="0" w:firstColumn="1" w:lastColumn="0" w:noHBand="0" w:noVBand="1"/>
      </w:tblPr>
      <w:tblGrid>
        <w:gridCol w:w="1368"/>
        <w:gridCol w:w="1872"/>
        <w:gridCol w:w="1037"/>
        <w:gridCol w:w="1944"/>
      </w:tblGrid>
      <w:tr w:rsidR="005A2227" w:rsidRPr="00E352EF" w14:paraId="193A8465" w14:textId="77777777">
        <w:tc>
          <w:tcPr>
            <w:tcW w:w="1368"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2FEC59B7" w14:textId="77777777" w:rsidR="005A2227" w:rsidRPr="00E352EF" w:rsidRDefault="0097053A">
            <w:pPr>
              <w:jc w:val="both"/>
            </w:pPr>
            <w:r w:rsidRPr="00E352EF">
              <w:rPr>
                <w:rFonts w:ascii="Calibri" w:eastAsia="Calibri" w:hAnsi="Calibri" w:cs="Calibri"/>
              </w:rPr>
              <w:t>ds</w:t>
            </w:r>
          </w:p>
        </w:tc>
      </w:tr>
      <w:tr w:rsidR="005A2227" w:rsidRPr="00E352EF" w14:paraId="0A746871" w14:textId="77777777">
        <w:tc>
          <w:tcPr>
            <w:tcW w:w="1368"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74F5D208" w14:textId="77777777" w:rsidR="005A2227" w:rsidRPr="00E352EF" w:rsidRDefault="0097053A">
            <w:pPr>
              <w:jc w:val="both"/>
            </w:pPr>
            <w:r w:rsidRPr="00E352EF">
              <w:rPr>
                <w:rFonts w:ascii="Calibri" w:eastAsia="Calibri" w:hAnsi="Calibri" w:cs="Calibri"/>
              </w:rPr>
              <w:t>REF_AREA</w:t>
            </w:r>
          </w:p>
        </w:tc>
        <w:tc>
          <w:tcPr>
            <w:tcW w:w="1872"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158777B7" w14:textId="77777777" w:rsidR="005A2227" w:rsidRPr="00E352EF" w:rsidRDefault="0097053A">
            <w:pPr>
              <w:jc w:val="both"/>
            </w:pPr>
            <w:r w:rsidRPr="00E352EF">
              <w:rPr>
                <w:rFonts w:ascii="Calibri" w:eastAsia="Calibri" w:hAnsi="Calibri" w:cs="Calibri"/>
              </w:rPr>
              <w:t>PARTNER</w:t>
            </w:r>
          </w:p>
        </w:tc>
        <w:tc>
          <w:tcPr>
            <w:tcW w:w="1037"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0908763C" w14:textId="77777777" w:rsidR="005A2227" w:rsidRPr="00E352EF" w:rsidRDefault="0097053A">
            <w:pPr>
              <w:jc w:val="both"/>
            </w:pPr>
            <w:r w:rsidRPr="00E352EF">
              <w:rPr>
                <w:rFonts w:ascii="Calibri" w:eastAsia="Calibri" w:hAnsi="Calibri" w:cs="Calibri"/>
              </w:rPr>
              <w:t>TIME</w:t>
            </w:r>
          </w:p>
        </w:tc>
        <w:tc>
          <w:tcPr>
            <w:tcW w:w="1944"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24AC8B9A" w14:textId="77777777" w:rsidR="005A2227" w:rsidRPr="00E352EF" w:rsidRDefault="0097053A">
            <w:pPr>
              <w:jc w:val="both"/>
            </w:pPr>
            <w:r w:rsidRPr="00E352EF">
              <w:rPr>
                <w:rFonts w:ascii="Calibri" w:eastAsia="Calibri" w:hAnsi="Calibri" w:cs="Calibri"/>
              </w:rPr>
              <w:t>OBS_VALUE</w:t>
            </w:r>
          </w:p>
        </w:tc>
      </w:tr>
      <w:tr w:rsidR="005A2227" w:rsidRPr="00E352EF" w14:paraId="1D7B1E84"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D77432" w14:textId="77777777" w:rsidR="005A2227" w:rsidRPr="00E352EF" w:rsidRDefault="0097053A">
            <w:pPr>
              <w:jc w:val="both"/>
            </w:pPr>
            <w:r w:rsidRPr="00E352EF">
              <w:rPr>
                <w:rFonts w:ascii="Calibri" w:eastAsia="Calibri" w:hAnsi="Calibri" w:cs="Calibri"/>
              </w:rPr>
              <w:t>LU</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915E09" w14:textId="77777777" w:rsidR="005A2227" w:rsidRPr="00E352EF" w:rsidRDefault="0097053A">
            <w:pPr>
              <w:jc w:val="both"/>
            </w:pPr>
            <w:r w:rsidRPr="00E352EF">
              <w:rPr>
                <w:rFonts w:ascii="Calibri" w:eastAsia="Calibri" w:hAnsi="Calibri" w:cs="Calibri"/>
              </w:rPr>
              <w:t>CA</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D137C4" w14:textId="77777777" w:rsidR="005A2227" w:rsidRPr="00E352EF" w:rsidRDefault="0097053A">
            <w:pPr>
              <w:jc w:val="both"/>
            </w:pPr>
            <w:r w:rsidRPr="00E352EF">
              <w:rPr>
                <w:rFonts w:ascii="Calibri" w:eastAsia="Calibri" w:hAnsi="Calibri" w:cs="Calibri"/>
              </w:rPr>
              <w:t>1993</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553265" w14:textId="77777777" w:rsidR="005A2227" w:rsidRPr="00E352EF" w:rsidRDefault="0097053A">
            <w:pPr>
              <w:jc w:val="both"/>
            </w:pPr>
            <w:r w:rsidRPr="00E352EF">
              <w:rPr>
                <w:rFonts w:ascii="Calibri" w:eastAsia="Calibri" w:hAnsi="Calibri" w:cs="Calibri"/>
              </w:rPr>
              <w:t>1</w:t>
            </w:r>
          </w:p>
        </w:tc>
      </w:tr>
      <w:tr w:rsidR="005A2227" w:rsidRPr="00E352EF" w14:paraId="0E5C89ED"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4E6EEB" w14:textId="77777777" w:rsidR="005A2227" w:rsidRPr="00E352EF" w:rsidRDefault="0097053A">
            <w:pPr>
              <w:jc w:val="both"/>
            </w:pPr>
            <w:r w:rsidRPr="00E352EF">
              <w:rPr>
                <w:rFonts w:ascii="Calibri" w:eastAsia="Calibri" w:hAnsi="Calibri" w:cs="Calibri"/>
              </w:rPr>
              <w:t>LU</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01F35B" w14:textId="77777777" w:rsidR="005A2227" w:rsidRPr="00E352EF" w:rsidRDefault="0097053A">
            <w:pPr>
              <w:jc w:val="both"/>
            </w:pPr>
            <w:r w:rsidRPr="00E352EF">
              <w:rPr>
                <w:rFonts w:ascii="Calibri" w:eastAsia="Calibri" w:hAnsi="Calibri" w:cs="Calibri"/>
              </w:rPr>
              <w:t>CA</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E1B68F" w14:textId="77777777" w:rsidR="005A2227" w:rsidRPr="00E352EF" w:rsidRDefault="0097053A">
            <w:pPr>
              <w:jc w:val="both"/>
            </w:pPr>
            <w:r w:rsidRPr="00E352EF">
              <w:rPr>
                <w:rFonts w:ascii="Calibri" w:eastAsia="Calibri" w:hAnsi="Calibri" w:cs="Calibri"/>
              </w:rPr>
              <w:t>1994</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25773F" w14:textId="77777777" w:rsidR="005A2227" w:rsidRPr="00E352EF" w:rsidRDefault="0097053A">
            <w:pPr>
              <w:jc w:val="both"/>
            </w:pPr>
            <w:r w:rsidRPr="00E352EF">
              <w:rPr>
                <w:rFonts w:ascii="Calibri" w:eastAsia="Calibri" w:hAnsi="Calibri" w:cs="Calibri"/>
              </w:rPr>
              <w:t>1</w:t>
            </w:r>
          </w:p>
        </w:tc>
      </w:tr>
      <w:tr w:rsidR="005A2227" w:rsidRPr="00E352EF" w14:paraId="1002FCF7"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23FB01" w14:textId="77777777" w:rsidR="005A2227" w:rsidRPr="00E352EF" w:rsidRDefault="0097053A">
            <w:pPr>
              <w:jc w:val="both"/>
            </w:pPr>
            <w:r w:rsidRPr="00E352EF">
              <w:rPr>
                <w:rFonts w:ascii="Calibri" w:eastAsia="Calibri" w:hAnsi="Calibri" w:cs="Calibri"/>
              </w:rPr>
              <w:t>LU</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6107CA" w14:textId="77777777" w:rsidR="005A2227" w:rsidRPr="00E352EF" w:rsidRDefault="0097053A">
            <w:pPr>
              <w:jc w:val="both"/>
            </w:pPr>
            <w:r w:rsidRPr="00E352EF">
              <w:rPr>
                <w:rFonts w:ascii="Calibri" w:eastAsia="Calibri" w:hAnsi="Calibri" w:cs="Calibri"/>
              </w:rPr>
              <w:t>CA</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74B397" w14:textId="77777777" w:rsidR="005A2227" w:rsidRPr="00E352EF" w:rsidRDefault="0097053A">
            <w:pPr>
              <w:jc w:val="both"/>
            </w:pPr>
            <w:r w:rsidRPr="00E352EF">
              <w:rPr>
                <w:rFonts w:ascii="Calibri" w:eastAsia="Calibri" w:hAnsi="Calibri" w:cs="Calibri"/>
              </w:rPr>
              <w:t>1996</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1A6E37" w14:textId="77777777" w:rsidR="005A2227" w:rsidRPr="00E352EF" w:rsidRDefault="0097053A">
            <w:pPr>
              <w:jc w:val="both"/>
            </w:pPr>
            <w:r w:rsidRPr="00E352EF">
              <w:rPr>
                <w:rFonts w:ascii="Calibri" w:eastAsia="Calibri" w:hAnsi="Calibri" w:cs="Calibri"/>
              </w:rPr>
              <w:t>1</w:t>
            </w:r>
          </w:p>
        </w:tc>
      </w:tr>
      <w:tr w:rsidR="005A2227" w:rsidRPr="00E352EF" w14:paraId="03312A79"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AF400F" w14:textId="77777777" w:rsidR="005A2227" w:rsidRPr="00E352EF" w:rsidRDefault="0097053A">
            <w:pPr>
              <w:jc w:val="both"/>
            </w:pPr>
            <w:r w:rsidRPr="00E352EF">
              <w:rPr>
                <w:rFonts w:ascii="Calibri" w:eastAsia="Calibri" w:hAnsi="Calibri" w:cs="Calibri"/>
              </w:rPr>
              <w:t>LU</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395F5C" w14:textId="77777777" w:rsidR="005A2227" w:rsidRPr="00E352EF" w:rsidRDefault="0097053A">
            <w:pPr>
              <w:jc w:val="both"/>
            </w:pPr>
            <w:r w:rsidRPr="00E352EF">
              <w:rPr>
                <w:rFonts w:ascii="Calibri" w:eastAsia="Calibri" w:hAnsi="Calibri" w:cs="Calibri"/>
              </w:rPr>
              <w:t>CA</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0C1314" w14:textId="77777777" w:rsidR="005A2227" w:rsidRPr="00E352EF" w:rsidRDefault="0097053A">
            <w:pPr>
              <w:jc w:val="both"/>
            </w:pPr>
            <w:r w:rsidRPr="00E352EF">
              <w:rPr>
                <w:rFonts w:ascii="Calibri" w:eastAsia="Calibri" w:hAnsi="Calibri" w:cs="Calibri"/>
              </w:rPr>
              <w:t>1997</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44CB1E" w14:textId="77777777" w:rsidR="005A2227" w:rsidRPr="00E352EF" w:rsidRDefault="0097053A">
            <w:pPr>
              <w:jc w:val="both"/>
            </w:pPr>
            <w:r w:rsidRPr="00E352EF">
              <w:rPr>
                <w:rFonts w:ascii="Calibri" w:eastAsia="Calibri" w:hAnsi="Calibri" w:cs="Calibri"/>
              </w:rPr>
              <w:t>1</w:t>
            </w:r>
          </w:p>
        </w:tc>
      </w:tr>
      <w:tr w:rsidR="005A2227" w:rsidRPr="00E352EF" w14:paraId="77A2E563"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371F14" w14:textId="77777777" w:rsidR="005A2227" w:rsidRPr="00E352EF" w:rsidRDefault="0097053A">
            <w:pPr>
              <w:jc w:val="both"/>
            </w:pPr>
            <w:r w:rsidRPr="00E352EF">
              <w:rPr>
                <w:rFonts w:ascii="Calibri" w:eastAsia="Calibri" w:hAnsi="Calibri" w:cs="Calibri"/>
              </w:rPr>
              <w:t>LU</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B001CF" w14:textId="77777777" w:rsidR="005A2227" w:rsidRPr="00E352EF" w:rsidRDefault="0097053A">
            <w:pPr>
              <w:jc w:val="both"/>
            </w:pPr>
            <w:r w:rsidRPr="00E352EF">
              <w:rPr>
                <w:rFonts w:ascii="Calibri" w:eastAsia="Calibri" w:hAnsi="Calibri" w:cs="Calibri"/>
              </w:rPr>
              <w:t>US</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422DE0" w14:textId="77777777" w:rsidR="005A2227" w:rsidRPr="00E352EF" w:rsidRDefault="0097053A">
            <w:pPr>
              <w:jc w:val="both"/>
            </w:pPr>
            <w:r w:rsidRPr="00E352EF">
              <w:rPr>
                <w:rFonts w:ascii="Calibri" w:eastAsia="Calibri" w:hAnsi="Calibri" w:cs="Calibri"/>
              </w:rPr>
              <w:t>1993</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E6D5C0" w14:textId="77777777" w:rsidR="005A2227" w:rsidRPr="00E352EF" w:rsidRDefault="0097053A">
            <w:pPr>
              <w:jc w:val="both"/>
            </w:pPr>
            <w:r w:rsidRPr="00E352EF">
              <w:rPr>
                <w:rFonts w:ascii="Calibri" w:eastAsia="Calibri" w:hAnsi="Calibri" w:cs="Calibri"/>
              </w:rPr>
              <w:t>2</w:t>
            </w:r>
          </w:p>
        </w:tc>
      </w:tr>
      <w:tr w:rsidR="005A2227" w:rsidRPr="00E352EF" w14:paraId="6B9FD5F6"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470179" w14:textId="77777777" w:rsidR="005A2227" w:rsidRPr="00E352EF" w:rsidRDefault="0097053A">
            <w:pPr>
              <w:jc w:val="both"/>
            </w:pPr>
            <w:r w:rsidRPr="00E352EF">
              <w:rPr>
                <w:rFonts w:ascii="Calibri" w:eastAsia="Calibri" w:hAnsi="Calibri" w:cs="Calibri"/>
              </w:rPr>
              <w:t>LU</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105833" w14:textId="77777777" w:rsidR="005A2227" w:rsidRPr="00E352EF" w:rsidRDefault="0097053A">
            <w:pPr>
              <w:jc w:val="both"/>
            </w:pPr>
            <w:r w:rsidRPr="00E352EF">
              <w:rPr>
                <w:rFonts w:ascii="Calibri" w:eastAsia="Calibri" w:hAnsi="Calibri" w:cs="Calibri"/>
              </w:rPr>
              <w:t>US</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145CD0" w14:textId="77777777" w:rsidR="005A2227" w:rsidRPr="00E352EF" w:rsidRDefault="0097053A">
            <w:pPr>
              <w:jc w:val="both"/>
            </w:pPr>
            <w:r w:rsidRPr="00E352EF">
              <w:rPr>
                <w:rFonts w:ascii="Calibri" w:eastAsia="Calibri" w:hAnsi="Calibri" w:cs="Calibri"/>
              </w:rPr>
              <w:t>1996</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3991EB" w14:textId="77777777" w:rsidR="005A2227" w:rsidRPr="00E352EF" w:rsidRDefault="0097053A">
            <w:pPr>
              <w:jc w:val="both"/>
            </w:pPr>
            <w:r w:rsidRPr="00E352EF">
              <w:rPr>
                <w:rFonts w:ascii="Calibri" w:eastAsia="Calibri" w:hAnsi="Calibri" w:cs="Calibri"/>
              </w:rPr>
              <w:t>2</w:t>
            </w:r>
          </w:p>
        </w:tc>
      </w:tr>
      <w:tr w:rsidR="005A2227" w:rsidRPr="00E352EF" w14:paraId="66D6486E"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E0264A" w14:textId="77777777" w:rsidR="005A2227" w:rsidRPr="00E352EF" w:rsidRDefault="0097053A">
            <w:pPr>
              <w:jc w:val="both"/>
            </w:pPr>
            <w:r w:rsidRPr="00E352EF">
              <w:rPr>
                <w:rFonts w:ascii="Calibri" w:eastAsia="Calibri" w:hAnsi="Calibri" w:cs="Calibri"/>
              </w:rPr>
              <w:t>LU</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29E2B0" w14:textId="77777777" w:rsidR="005A2227" w:rsidRPr="00E352EF" w:rsidRDefault="0097053A">
            <w:pPr>
              <w:jc w:val="both"/>
            </w:pPr>
            <w:r w:rsidRPr="00E352EF">
              <w:rPr>
                <w:rFonts w:ascii="Calibri" w:eastAsia="Calibri" w:hAnsi="Calibri" w:cs="Calibri"/>
              </w:rPr>
              <w:t>US</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EA52E1" w14:textId="77777777" w:rsidR="005A2227" w:rsidRPr="00E352EF" w:rsidRDefault="0097053A">
            <w:pPr>
              <w:jc w:val="both"/>
            </w:pPr>
            <w:r w:rsidRPr="00E352EF">
              <w:rPr>
                <w:rFonts w:ascii="Calibri" w:eastAsia="Calibri" w:hAnsi="Calibri" w:cs="Calibri"/>
              </w:rPr>
              <w:t>1997</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7A4C84" w14:textId="77777777" w:rsidR="005A2227" w:rsidRPr="00E352EF" w:rsidRDefault="0097053A">
            <w:pPr>
              <w:jc w:val="both"/>
            </w:pPr>
            <w:r w:rsidRPr="00E352EF">
              <w:rPr>
                <w:rFonts w:ascii="Calibri" w:eastAsia="Calibri" w:hAnsi="Calibri" w:cs="Calibri"/>
              </w:rPr>
              <w:t>2</w:t>
            </w:r>
          </w:p>
        </w:tc>
      </w:tr>
      <w:tr w:rsidR="005A2227" w:rsidRPr="00E352EF" w14:paraId="1ACD1A79"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A5940E" w14:textId="77777777" w:rsidR="005A2227" w:rsidRPr="00E352EF" w:rsidRDefault="0097053A">
            <w:pPr>
              <w:jc w:val="both"/>
            </w:pPr>
            <w:r w:rsidRPr="00E352EF">
              <w:rPr>
                <w:rFonts w:ascii="Calibri" w:eastAsia="Calibri" w:hAnsi="Calibri" w:cs="Calibri"/>
              </w:rPr>
              <w:t>LU</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2DACBB" w14:textId="77777777" w:rsidR="005A2227" w:rsidRPr="00E352EF" w:rsidRDefault="0097053A">
            <w:pPr>
              <w:jc w:val="both"/>
            </w:pPr>
            <w:r w:rsidRPr="00E352EF">
              <w:rPr>
                <w:rFonts w:ascii="Calibri" w:eastAsia="Calibri" w:hAnsi="Calibri" w:cs="Calibri"/>
              </w:rPr>
              <w:t>WORLD</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48855B" w14:textId="77777777" w:rsidR="005A2227" w:rsidRPr="00E352EF" w:rsidRDefault="0097053A">
            <w:pPr>
              <w:jc w:val="both"/>
            </w:pPr>
            <w:r w:rsidRPr="00E352EF">
              <w:rPr>
                <w:rFonts w:ascii="Calibri" w:eastAsia="Calibri" w:hAnsi="Calibri" w:cs="Calibri"/>
              </w:rPr>
              <w:t>1994</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30E4FA" w14:textId="77777777" w:rsidR="005A2227" w:rsidRPr="00E352EF" w:rsidRDefault="0097053A">
            <w:pPr>
              <w:jc w:val="both"/>
            </w:pPr>
            <w:r w:rsidRPr="00E352EF">
              <w:rPr>
                <w:rFonts w:ascii="Calibri" w:eastAsia="Calibri" w:hAnsi="Calibri" w:cs="Calibri"/>
              </w:rPr>
              <w:t>3</w:t>
            </w:r>
          </w:p>
        </w:tc>
      </w:tr>
    </w:tbl>
    <w:p w14:paraId="497D4AA8" w14:textId="77777777" w:rsidR="005A2227" w:rsidRPr="00E352EF" w:rsidRDefault="005A2227">
      <w:pPr>
        <w:jc w:val="both"/>
      </w:pPr>
    </w:p>
    <w:p w14:paraId="66A5D96F" w14:textId="77777777" w:rsidR="005A2227" w:rsidRPr="00E352EF" w:rsidRDefault="0097053A" w:rsidP="00B3632D">
      <w:pPr>
        <w:pStyle w:val="Titolo3"/>
      </w:pPr>
      <w:bookmarkStart w:id="11337" w:name="_Toc462659742"/>
      <w:bookmarkStart w:id="11338" w:name="_Toc463805794"/>
      <w:bookmarkStart w:id="11339" w:name="_Toc464487971"/>
      <w:r w:rsidRPr="00E352EF">
        <w:t>percent_rank</w:t>
      </w:r>
      <w:bookmarkEnd w:id="11337"/>
      <w:bookmarkEnd w:id="11338"/>
      <w:bookmarkEnd w:id="11339"/>
    </w:p>
    <w:p w14:paraId="03935F54" w14:textId="77777777" w:rsidR="002E4432" w:rsidRPr="00E352EF" w:rsidRDefault="002E4432" w:rsidP="002E4432">
      <w:pPr>
        <w:rPr>
          <w:rFonts w:ascii="Calibri" w:eastAsia="Calibri" w:hAnsi="Calibri" w:cs="Calibri"/>
          <w:i/>
          <w:color w:val="5B9BD5"/>
          <w:sz w:val="22"/>
        </w:rPr>
      </w:pPr>
    </w:p>
    <w:p w14:paraId="47BCD17D"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31BD7630" w14:textId="77777777" w:rsidR="005A2227" w:rsidRPr="00E352EF" w:rsidRDefault="0097053A">
      <w:pPr>
        <w:spacing w:after="120"/>
        <w:jc w:val="both"/>
        <w:rPr>
          <w:rFonts w:asciiTheme="majorHAnsi" w:hAnsiTheme="majorHAnsi"/>
        </w:rPr>
      </w:pPr>
      <w:r w:rsidRPr="00E352EF">
        <w:rPr>
          <w:rFonts w:asciiTheme="majorHAnsi" w:eastAsia="Calibri" w:hAnsiTheme="majorHAnsi" w:cs="Calibri"/>
        </w:rPr>
        <w:t xml:space="preserve">The operator calculates the percent rank of each Data Point with respect to the other Data Points of the same window. For each Data Point and for each numeric Measure Component, the percent rank is calculated as the rank of that Data Point minus one divided by the number of total Data Points in the partition. Data Points with equal values for the ranking criteria receive the same percent rank. The values of each numeric Measure Component </w:t>
      </w:r>
      <w:r w:rsidR="001F77FC" w:rsidRPr="00E352EF">
        <w:rPr>
          <w:rFonts w:asciiTheme="majorHAnsi" w:eastAsia="Calibri" w:hAnsiTheme="majorHAnsi" w:cs="Calibri"/>
        </w:rPr>
        <w:t xml:space="preserve">are </w:t>
      </w:r>
      <w:r w:rsidRPr="00E352EF">
        <w:rPr>
          <w:rFonts w:asciiTheme="majorHAnsi" w:eastAsia="Calibri" w:hAnsiTheme="majorHAnsi" w:cs="Calibri"/>
        </w:rPr>
        <w:t>assigned to the respective percent rank. All the values of the non-numeric Measure Components are just copied.</w:t>
      </w:r>
    </w:p>
    <w:p w14:paraId="4C6BD7BE"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Example</w:t>
      </w:r>
      <w:r w:rsidR="00EA6708" w:rsidRPr="00E352EF">
        <w:rPr>
          <w:rFonts w:ascii="Cambria" w:eastAsia="Calibri" w:hAnsi="Cambria" w:cs="Calibri"/>
          <w:i/>
          <w:color w:val="5B9BD5"/>
        </w:rPr>
        <w:t>s</w:t>
      </w:r>
    </w:p>
    <w:p w14:paraId="604078BA" w14:textId="77777777" w:rsidR="005A2227" w:rsidRPr="00E352EF" w:rsidRDefault="0097053A">
      <w:pPr>
        <w:tabs>
          <w:tab w:val="left" w:pos="0"/>
        </w:tabs>
        <w:spacing w:after="40"/>
        <w:rPr>
          <w:rFonts w:asciiTheme="majorHAnsi" w:hAnsiTheme="majorHAnsi"/>
        </w:rPr>
      </w:pPr>
      <w:r w:rsidRPr="00E352EF">
        <w:rPr>
          <w:rFonts w:asciiTheme="majorHAnsi" w:eastAsia="Calibri" w:hAnsiTheme="majorHAnsi" w:cs="Calibri"/>
        </w:rPr>
        <w:t xml:space="preserve">ds := </w:t>
      </w:r>
      <w:r w:rsidRPr="00E352EF">
        <w:rPr>
          <w:rFonts w:asciiTheme="majorHAnsi" w:eastAsia="Calibri" w:hAnsiTheme="majorHAnsi" w:cs="Calibri"/>
          <w:b/>
        </w:rPr>
        <w:t xml:space="preserve">percent_rank ( </w:t>
      </w:r>
      <w:r w:rsidRPr="00E352EF">
        <w:rPr>
          <w:rFonts w:asciiTheme="majorHAnsi" w:eastAsia="Calibri" w:hAnsiTheme="majorHAnsi" w:cs="Calibri"/>
        </w:rPr>
        <w:t xml:space="preserve">ds_bop </w:t>
      </w:r>
      <w:r w:rsidRPr="00E352EF">
        <w:rPr>
          <w:rFonts w:asciiTheme="majorHAnsi" w:eastAsia="Calibri" w:hAnsiTheme="majorHAnsi" w:cs="Calibri"/>
          <w:b/>
        </w:rPr>
        <w:t xml:space="preserve">) over ( partition by  </w:t>
      </w:r>
      <w:r w:rsidRPr="00E352EF">
        <w:rPr>
          <w:rFonts w:asciiTheme="majorHAnsi" w:eastAsia="Calibri" w:hAnsiTheme="majorHAnsi" w:cs="Calibri"/>
        </w:rPr>
        <w:t xml:space="preserve">ref_area, partner </w:t>
      </w:r>
      <w:r w:rsidRPr="00E352EF">
        <w:rPr>
          <w:rFonts w:asciiTheme="majorHAnsi" w:eastAsia="Calibri" w:hAnsiTheme="majorHAnsi" w:cs="Calibri"/>
          <w:b/>
        </w:rPr>
        <w:t xml:space="preserve">order by </w:t>
      </w:r>
      <w:r w:rsidRPr="00E352EF">
        <w:rPr>
          <w:rFonts w:asciiTheme="majorHAnsi" w:eastAsia="Calibri" w:hAnsiTheme="majorHAnsi" w:cs="Calibri"/>
        </w:rPr>
        <w:t xml:space="preserve">time </w:t>
      </w:r>
      <w:r w:rsidRPr="00E352EF">
        <w:rPr>
          <w:rFonts w:asciiTheme="majorHAnsi" w:eastAsia="Calibri" w:hAnsiTheme="majorHAnsi" w:cs="Calibri"/>
          <w:b/>
        </w:rPr>
        <w:t>)</w:t>
      </w:r>
    </w:p>
    <w:p w14:paraId="24645635" w14:textId="77777777" w:rsidR="005A2227" w:rsidRPr="00E352EF" w:rsidRDefault="005A2227">
      <w:pPr>
        <w:spacing w:after="160" w:line="259" w:lineRule="auto"/>
      </w:pPr>
    </w:p>
    <w:tbl>
      <w:tblPr>
        <w:tblW w:w="56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152"/>
        <w:gridCol w:w="2117"/>
        <w:gridCol w:w="979"/>
        <w:gridCol w:w="1426"/>
      </w:tblGrid>
      <w:tr w:rsidR="005A2227" w:rsidRPr="00E352EF" w14:paraId="54A47651" w14:textId="77777777">
        <w:tc>
          <w:tcPr>
            <w:tcW w:w="1152"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384BF28A" w14:textId="77777777" w:rsidR="005A2227" w:rsidRPr="00E352EF" w:rsidRDefault="0097053A">
            <w:pPr>
              <w:jc w:val="both"/>
            </w:pPr>
            <w:r w:rsidRPr="00E352EF">
              <w:rPr>
                <w:rFonts w:ascii="Calibri" w:eastAsia="Calibri" w:hAnsi="Calibri" w:cs="Calibri"/>
              </w:rPr>
              <w:t>ds_bop</w:t>
            </w:r>
          </w:p>
        </w:tc>
      </w:tr>
      <w:tr w:rsidR="005A2227" w:rsidRPr="00E352EF" w14:paraId="14B57D1A" w14:textId="77777777">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445BE7A1" w14:textId="77777777" w:rsidR="005A2227" w:rsidRPr="00E352EF" w:rsidRDefault="0097053A">
            <w:pPr>
              <w:jc w:val="both"/>
            </w:pPr>
            <w:r w:rsidRPr="00E352EF">
              <w:rPr>
                <w:rFonts w:ascii="Calibri" w:eastAsia="Calibri" w:hAnsi="Calibri" w:cs="Calibri"/>
              </w:rPr>
              <w:t>REF_AREA</w:t>
            </w:r>
          </w:p>
        </w:tc>
        <w:tc>
          <w:tcPr>
            <w:tcW w:w="2117"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14D1DC0A" w14:textId="77777777" w:rsidR="005A2227" w:rsidRPr="00E352EF" w:rsidRDefault="0097053A">
            <w:pPr>
              <w:jc w:val="both"/>
            </w:pPr>
            <w:r w:rsidRPr="00E352EF">
              <w:rPr>
                <w:rFonts w:ascii="Calibri" w:eastAsia="Calibri" w:hAnsi="Calibri" w:cs="Calibri"/>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51F32939" w14:textId="77777777" w:rsidR="005A2227" w:rsidRPr="00E352EF" w:rsidRDefault="0097053A">
            <w:pPr>
              <w:jc w:val="both"/>
            </w:pPr>
            <w:r w:rsidRPr="00E352EF">
              <w:rPr>
                <w:rFonts w:ascii="Calibri" w:eastAsia="Calibri" w:hAnsi="Calibri" w:cs="Calibri"/>
              </w:rPr>
              <w:t>TIME</w:t>
            </w:r>
          </w:p>
        </w:tc>
        <w:tc>
          <w:tcPr>
            <w:tcW w:w="1426"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78815562" w14:textId="77777777" w:rsidR="005A2227" w:rsidRPr="00E352EF" w:rsidRDefault="0097053A">
            <w:pPr>
              <w:jc w:val="both"/>
            </w:pPr>
            <w:r w:rsidRPr="00E352EF">
              <w:rPr>
                <w:rFonts w:ascii="Calibri" w:eastAsia="Calibri" w:hAnsi="Calibri" w:cs="Calibri"/>
              </w:rPr>
              <w:t>OBS_VALUE</w:t>
            </w:r>
          </w:p>
        </w:tc>
      </w:tr>
      <w:tr w:rsidR="005A2227" w:rsidRPr="00E352EF" w14:paraId="38BF8F53"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8D0286"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A68B5F"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3D9A4C"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5526D6" w14:textId="77777777" w:rsidR="005A2227" w:rsidRPr="00E352EF" w:rsidRDefault="0097053A">
            <w:pPr>
              <w:jc w:val="both"/>
            </w:pPr>
            <w:r w:rsidRPr="00E352EF">
              <w:rPr>
                <w:rFonts w:ascii="Calibri" w:eastAsia="Calibri" w:hAnsi="Calibri" w:cs="Calibri"/>
              </w:rPr>
              <w:t>3</w:t>
            </w:r>
          </w:p>
        </w:tc>
      </w:tr>
      <w:tr w:rsidR="005A2227" w:rsidRPr="00E352EF" w14:paraId="2A1EC8B7"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EA23BE"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69F987"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969126"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4B483A" w14:textId="77777777" w:rsidR="005A2227" w:rsidRPr="00E352EF" w:rsidRDefault="0097053A">
            <w:pPr>
              <w:jc w:val="both"/>
            </w:pPr>
            <w:r w:rsidRPr="00E352EF">
              <w:rPr>
                <w:rFonts w:ascii="Calibri" w:eastAsia="Calibri" w:hAnsi="Calibri" w:cs="Calibri"/>
              </w:rPr>
              <w:t>4</w:t>
            </w:r>
          </w:p>
        </w:tc>
      </w:tr>
      <w:tr w:rsidR="005A2227" w:rsidRPr="00E352EF" w14:paraId="609822E0"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06E0D4"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EC28BD"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E3C117"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734E86" w14:textId="77777777" w:rsidR="005A2227" w:rsidRPr="00E352EF" w:rsidRDefault="0097053A">
            <w:pPr>
              <w:jc w:val="both"/>
            </w:pPr>
            <w:r w:rsidRPr="00E352EF">
              <w:rPr>
                <w:rFonts w:ascii="Calibri" w:eastAsia="Calibri" w:hAnsi="Calibri" w:cs="Calibri"/>
              </w:rPr>
              <w:t>10</w:t>
            </w:r>
          </w:p>
        </w:tc>
      </w:tr>
      <w:tr w:rsidR="005A2227" w:rsidRPr="00E352EF" w14:paraId="78AFB723"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7ECE0E"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B3D164"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74CF29"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3C0599" w14:textId="77777777" w:rsidR="005A2227" w:rsidRPr="00E352EF" w:rsidRDefault="0097053A">
            <w:pPr>
              <w:jc w:val="both"/>
            </w:pPr>
            <w:r w:rsidRPr="00E352EF">
              <w:rPr>
                <w:rFonts w:ascii="Calibri" w:eastAsia="Calibri" w:hAnsi="Calibri" w:cs="Calibri"/>
              </w:rPr>
              <w:t>20</w:t>
            </w:r>
          </w:p>
        </w:tc>
      </w:tr>
      <w:tr w:rsidR="005A2227" w:rsidRPr="00E352EF" w14:paraId="0EF7B034"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11C3F6"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976CCA"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35529B"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AEDA40" w14:textId="77777777" w:rsidR="005A2227" w:rsidRPr="00E352EF" w:rsidRDefault="0097053A">
            <w:pPr>
              <w:jc w:val="both"/>
            </w:pPr>
            <w:r w:rsidRPr="00E352EF">
              <w:rPr>
                <w:rFonts w:ascii="Calibri" w:eastAsia="Calibri" w:hAnsi="Calibri" w:cs="Calibri"/>
              </w:rPr>
              <w:t>400</w:t>
            </w:r>
          </w:p>
        </w:tc>
      </w:tr>
      <w:tr w:rsidR="005A2227" w:rsidRPr="00E352EF" w14:paraId="42EF71CC"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2F8465"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F6F7CC"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8D3688"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71EF21" w14:textId="77777777" w:rsidR="005A2227" w:rsidRPr="00E352EF" w:rsidRDefault="0097053A">
            <w:pPr>
              <w:jc w:val="both"/>
            </w:pPr>
            <w:r w:rsidRPr="00E352EF">
              <w:rPr>
                <w:rFonts w:ascii="Calibri" w:eastAsia="Calibri" w:hAnsi="Calibri" w:cs="Calibri"/>
              </w:rPr>
              <w:t>500</w:t>
            </w:r>
          </w:p>
        </w:tc>
      </w:tr>
      <w:tr w:rsidR="005A2227" w:rsidRPr="00E352EF" w14:paraId="1DDA9CA7"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ED6A69"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182D0B"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84ABE0"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C2A902" w14:textId="77777777" w:rsidR="005A2227" w:rsidRPr="00E352EF" w:rsidRDefault="0097053A">
            <w:pPr>
              <w:jc w:val="both"/>
            </w:pPr>
            <w:r w:rsidRPr="00E352EF">
              <w:rPr>
                <w:rFonts w:ascii="Calibri" w:eastAsia="Calibri" w:hAnsi="Calibri" w:cs="Calibri"/>
              </w:rPr>
              <w:t>600</w:t>
            </w:r>
          </w:p>
        </w:tc>
      </w:tr>
      <w:tr w:rsidR="005A2227" w:rsidRPr="00E352EF" w14:paraId="27CF3CFD"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B86DDC"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5B7DCB"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F5ABA9"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C76736" w14:textId="77777777" w:rsidR="005A2227" w:rsidRPr="00E352EF" w:rsidRDefault="0097053A">
            <w:pPr>
              <w:jc w:val="both"/>
            </w:pPr>
            <w:r w:rsidRPr="00E352EF">
              <w:rPr>
                <w:rFonts w:ascii="Calibri" w:eastAsia="Calibri" w:hAnsi="Calibri" w:cs="Calibri"/>
              </w:rPr>
              <w:t>1000</w:t>
            </w:r>
          </w:p>
        </w:tc>
      </w:tr>
    </w:tbl>
    <w:p w14:paraId="54637C7E" w14:textId="77777777" w:rsidR="005A2227" w:rsidRPr="00E352EF" w:rsidRDefault="005A2227"/>
    <w:tbl>
      <w:tblPr>
        <w:tblW w:w="567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153"/>
        <w:gridCol w:w="2131"/>
        <w:gridCol w:w="979"/>
        <w:gridCol w:w="1414"/>
      </w:tblGrid>
      <w:tr w:rsidR="005A2227" w:rsidRPr="00E352EF" w14:paraId="64B0DCB9" w14:textId="77777777" w:rsidTr="00941793">
        <w:tc>
          <w:tcPr>
            <w:tcW w:w="5677"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07ABCBAA" w14:textId="77777777" w:rsidR="005A2227" w:rsidRPr="00E352EF" w:rsidRDefault="0097053A">
            <w:pPr>
              <w:jc w:val="both"/>
            </w:pPr>
            <w:r w:rsidRPr="00E352EF">
              <w:rPr>
                <w:rFonts w:ascii="Calibri" w:eastAsia="Calibri" w:hAnsi="Calibri" w:cs="Calibri"/>
              </w:rPr>
              <w:t>ds</w:t>
            </w:r>
          </w:p>
        </w:tc>
      </w:tr>
      <w:tr w:rsidR="005A2227" w:rsidRPr="00E352EF" w14:paraId="214772B4" w14:textId="77777777" w:rsidTr="00941793">
        <w:tc>
          <w:tcPr>
            <w:tcW w:w="1153"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7010863D" w14:textId="77777777" w:rsidR="005A2227" w:rsidRPr="00E352EF" w:rsidRDefault="0097053A">
            <w:pPr>
              <w:jc w:val="both"/>
            </w:pPr>
            <w:r w:rsidRPr="00E352EF">
              <w:rPr>
                <w:rFonts w:ascii="Calibri" w:eastAsia="Calibri" w:hAnsi="Calibri" w:cs="Calibri"/>
              </w:rPr>
              <w:t>REF_AREA</w:t>
            </w:r>
          </w:p>
        </w:tc>
        <w:tc>
          <w:tcPr>
            <w:tcW w:w="2131"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44FAB49E" w14:textId="77777777" w:rsidR="005A2227" w:rsidRPr="00E352EF" w:rsidRDefault="0097053A">
            <w:pPr>
              <w:jc w:val="both"/>
            </w:pPr>
            <w:r w:rsidRPr="00E352EF">
              <w:rPr>
                <w:rFonts w:ascii="Calibri" w:eastAsia="Calibri" w:hAnsi="Calibri" w:cs="Calibri"/>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60EFDEF3" w14:textId="77777777" w:rsidR="005A2227" w:rsidRPr="00E352EF" w:rsidRDefault="0097053A">
            <w:pPr>
              <w:jc w:val="both"/>
            </w:pPr>
            <w:r w:rsidRPr="00E352EF">
              <w:rPr>
                <w:rFonts w:ascii="Calibri" w:eastAsia="Calibri" w:hAnsi="Calibri" w:cs="Calibri"/>
              </w:rPr>
              <w:t>TIME</w:t>
            </w:r>
          </w:p>
        </w:tc>
        <w:tc>
          <w:tcPr>
            <w:tcW w:w="1414"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6D48EA0A" w14:textId="77777777" w:rsidR="005A2227" w:rsidRPr="00E352EF" w:rsidRDefault="0097053A">
            <w:pPr>
              <w:jc w:val="both"/>
            </w:pPr>
            <w:r w:rsidRPr="00E352EF">
              <w:rPr>
                <w:rFonts w:ascii="Calibri" w:eastAsia="Calibri" w:hAnsi="Calibri" w:cs="Calibri"/>
              </w:rPr>
              <w:t>OBS_VALUE</w:t>
            </w:r>
          </w:p>
        </w:tc>
      </w:tr>
      <w:tr w:rsidR="005A2227" w:rsidRPr="00E352EF" w14:paraId="2B4C5C64" w14:textId="77777777" w:rsidTr="00941793">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081A9D"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F1CDDB"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7315B6" w14:textId="77777777" w:rsidR="005A2227" w:rsidRPr="00E352EF" w:rsidRDefault="0097053A">
            <w:pPr>
              <w:jc w:val="both"/>
            </w:pPr>
            <w:r w:rsidRPr="00E352EF">
              <w:rPr>
                <w:rFonts w:ascii="Calibri" w:eastAsia="Calibri" w:hAnsi="Calibri" w:cs="Calibri"/>
              </w:rPr>
              <w:t>1993</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14C814" w14:textId="77777777" w:rsidR="005A2227" w:rsidRPr="00E352EF" w:rsidRDefault="0097053A">
            <w:pPr>
              <w:jc w:val="both"/>
            </w:pPr>
            <w:r w:rsidRPr="00E352EF">
              <w:rPr>
                <w:rFonts w:ascii="Calibri" w:eastAsia="Calibri" w:hAnsi="Calibri" w:cs="Calibri"/>
              </w:rPr>
              <w:t>0</w:t>
            </w:r>
          </w:p>
        </w:tc>
      </w:tr>
      <w:tr w:rsidR="005A2227" w:rsidRPr="00E352EF" w14:paraId="299D3ED9" w14:textId="77777777" w:rsidTr="00941793">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8139DA"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952BA7"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B855C5" w14:textId="77777777" w:rsidR="005A2227" w:rsidRPr="00E352EF" w:rsidRDefault="0097053A">
            <w:pPr>
              <w:jc w:val="both"/>
            </w:pPr>
            <w:r w:rsidRPr="00E352EF">
              <w:rPr>
                <w:rFonts w:ascii="Calibri" w:eastAsia="Calibri" w:hAnsi="Calibri" w:cs="Calibri"/>
              </w:rPr>
              <w:t>1994</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BF57EF" w14:textId="77777777" w:rsidR="005A2227" w:rsidRPr="00E352EF" w:rsidRDefault="0097053A">
            <w:pPr>
              <w:jc w:val="both"/>
            </w:pPr>
            <w:r w:rsidRPr="00E352EF">
              <w:rPr>
                <w:rFonts w:ascii="Calibri" w:eastAsia="Calibri" w:hAnsi="Calibri" w:cs="Calibri"/>
              </w:rPr>
              <w:t>0.25</w:t>
            </w:r>
          </w:p>
        </w:tc>
      </w:tr>
      <w:tr w:rsidR="005A2227" w:rsidRPr="00E352EF" w14:paraId="2A5082E7" w14:textId="77777777" w:rsidTr="00941793">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80C834"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8D1D4D"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A9E578" w14:textId="77777777" w:rsidR="005A2227" w:rsidRPr="00E352EF" w:rsidRDefault="0097053A">
            <w:pPr>
              <w:jc w:val="both"/>
            </w:pPr>
            <w:r w:rsidRPr="00E352EF">
              <w:rPr>
                <w:rFonts w:ascii="Calibri" w:eastAsia="Calibri" w:hAnsi="Calibri" w:cs="Calibri"/>
              </w:rPr>
              <w:t>1996</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D505E8" w14:textId="77777777" w:rsidR="005A2227" w:rsidRPr="00E352EF" w:rsidRDefault="0097053A">
            <w:pPr>
              <w:jc w:val="both"/>
            </w:pPr>
            <w:r w:rsidRPr="00E352EF">
              <w:rPr>
                <w:rFonts w:ascii="Calibri" w:eastAsia="Calibri" w:hAnsi="Calibri" w:cs="Calibri"/>
              </w:rPr>
              <w:t>0.5</w:t>
            </w:r>
          </w:p>
        </w:tc>
      </w:tr>
      <w:tr w:rsidR="005A2227" w:rsidRPr="00E352EF" w14:paraId="0E224328" w14:textId="77777777" w:rsidTr="00941793">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BAA7DD"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C6C239"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15BEC6" w14:textId="77777777" w:rsidR="005A2227" w:rsidRPr="00E352EF" w:rsidRDefault="0097053A">
            <w:pPr>
              <w:jc w:val="both"/>
            </w:pPr>
            <w:r w:rsidRPr="00E352EF">
              <w:rPr>
                <w:rFonts w:ascii="Calibri" w:eastAsia="Calibri" w:hAnsi="Calibri" w:cs="Calibri"/>
              </w:rPr>
              <w:t>1997</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44A95E" w14:textId="77777777" w:rsidR="005A2227" w:rsidRPr="00E352EF" w:rsidRDefault="0097053A">
            <w:pPr>
              <w:jc w:val="both"/>
            </w:pPr>
            <w:r w:rsidRPr="00E352EF">
              <w:rPr>
                <w:rFonts w:ascii="Calibri" w:eastAsia="Calibri" w:hAnsi="Calibri" w:cs="Calibri"/>
              </w:rPr>
              <w:t>0.75</w:t>
            </w:r>
          </w:p>
        </w:tc>
      </w:tr>
      <w:tr w:rsidR="005A2227" w:rsidRPr="00E352EF" w14:paraId="5B723B7E" w14:textId="77777777" w:rsidTr="00941793">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771E5C"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D49E8B"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D2FC48" w14:textId="77777777" w:rsidR="005A2227" w:rsidRPr="00E352EF" w:rsidRDefault="0097053A">
            <w:pPr>
              <w:jc w:val="both"/>
            </w:pPr>
            <w:r w:rsidRPr="00E352EF">
              <w:rPr>
                <w:rFonts w:ascii="Calibri" w:eastAsia="Calibri" w:hAnsi="Calibri" w:cs="Calibri"/>
              </w:rPr>
              <w:t>1993</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25426E" w14:textId="77777777" w:rsidR="005A2227" w:rsidRPr="00E352EF" w:rsidRDefault="0097053A">
            <w:pPr>
              <w:jc w:val="both"/>
            </w:pPr>
            <w:r w:rsidRPr="00E352EF">
              <w:rPr>
                <w:rFonts w:ascii="Calibri" w:eastAsia="Calibri" w:hAnsi="Calibri" w:cs="Calibri"/>
              </w:rPr>
              <w:t>0</w:t>
            </w:r>
          </w:p>
        </w:tc>
      </w:tr>
      <w:tr w:rsidR="005A2227" w:rsidRPr="00E352EF" w14:paraId="1EDF8E26" w14:textId="77777777" w:rsidTr="00941793">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614031"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E87576"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EF0BA7" w14:textId="77777777" w:rsidR="005A2227" w:rsidRPr="00E352EF" w:rsidRDefault="0097053A">
            <w:pPr>
              <w:jc w:val="both"/>
            </w:pPr>
            <w:r w:rsidRPr="00E352EF">
              <w:rPr>
                <w:rFonts w:ascii="Calibri" w:eastAsia="Calibri" w:hAnsi="Calibri" w:cs="Calibri"/>
              </w:rPr>
              <w:t>1996</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9EF310" w14:textId="77777777" w:rsidR="005A2227" w:rsidRPr="00E352EF" w:rsidRDefault="0097053A">
            <w:pPr>
              <w:jc w:val="both"/>
            </w:pPr>
            <w:r w:rsidRPr="00E352EF">
              <w:rPr>
                <w:rFonts w:ascii="Calibri" w:eastAsia="Calibri" w:hAnsi="Calibri" w:cs="Calibri"/>
              </w:rPr>
              <w:t>0.33</w:t>
            </w:r>
          </w:p>
        </w:tc>
      </w:tr>
      <w:tr w:rsidR="005A2227" w:rsidRPr="00E352EF" w14:paraId="4F5A3077" w14:textId="77777777" w:rsidTr="00941793">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5CF969"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D8EE0F"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31A924" w14:textId="77777777" w:rsidR="005A2227" w:rsidRPr="00E352EF" w:rsidRDefault="0097053A">
            <w:pPr>
              <w:jc w:val="both"/>
            </w:pPr>
            <w:r w:rsidRPr="00E352EF">
              <w:rPr>
                <w:rFonts w:ascii="Calibri" w:eastAsia="Calibri" w:hAnsi="Calibri" w:cs="Calibri"/>
              </w:rPr>
              <w:t>1997</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329A67" w14:textId="77777777" w:rsidR="005A2227" w:rsidRPr="00E352EF" w:rsidRDefault="0097053A">
            <w:pPr>
              <w:jc w:val="both"/>
            </w:pPr>
            <w:r w:rsidRPr="00E352EF">
              <w:rPr>
                <w:rFonts w:ascii="Calibri" w:eastAsia="Calibri" w:hAnsi="Calibri" w:cs="Calibri"/>
              </w:rPr>
              <w:t>0.67</w:t>
            </w:r>
          </w:p>
        </w:tc>
      </w:tr>
      <w:tr w:rsidR="005A2227" w:rsidRPr="00E352EF" w14:paraId="66BFA6A7" w14:textId="77777777" w:rsidTr="00941793">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023745"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0F3D70"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B4D6B0" w14:textId="77777777" w:rsidR="005A2227" w:rsidRPr="00E352EF" w:rsidRDefault="0097053A">
            <w:pPr>
              <w:jc w:val="both"/>
            </w:pPr>
            <w:r w:rsidRPr="00E352EF">
              <w:rPr>
                <w:rFonts w:ascii="Calibri" w:eastAsia="Calibri" w:hAnsi="Calibri" w:cs="Calibri"/>
              </w:rPr>
              <w:t>1994</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9D1872" w14:textId="77777777" w:rsidR="005A2227" w:rsidRPr="00E352EF" w:rsidRDefault="0097053A">
            <w:pPr>
              <w:jc w:val="both"/>
            </w:pPr>
            <w:r w:rsidRPr="00E352EF">
              <w:rPr>
                <w:rFonts w:ascii="Calibri" w:eastAsia="Calibri" w:hAnsi="Calibri" w:cs="Calibri"/>
              </w:rPr>
              <w:t>0</w:t>
            </w:r>
          </w:p>
        </w:tc>
      </w:tr>
    </w:tbl>
    <w:p w14:paraId="61693B51" w14:textId="77777777" w:rsidR="005A2227" w:rsidRPr="00E352EF" w:rsidRDefault="005A2227"/>
    <w:p w14:paraId="1D158CC9" w14:textId="77777777" w:rsidR="005A2227" w:rsidRPr="00E352EF" w:rsidRDefault="0097053A" w:rsidP="00B3632D">
      <w:pPr>
        <w:pStyle w:val="Titolo3"/>
      </w:pPr>
      <w:bookmarkStart w:id="11340" w:name="_Toc463805795"/>
      <w:bookmarkStart w:id="11341" w:name="_Toc464487972"/>
      <w:r w:rsidRPr="00E352EF">
        <w:t>rank</w:t>
      </w:r>
      <w:bookmarkEnd w:id="11340"/>
      <w:bookmarkEnd w:id="11341"/>
    </w:p>
    <w:p w14:paraId="5EC6C63F" w14:textId="77777777" w:rsidR="002E4432" w:rsidRPr="00E352EF" w:rsidRDefault="002E4432" w:rsidP="002E4432">
      <w:pPr>
        <w:spacing w:line="259" w:lineRule="auto"/>
        <w:rPr>
          <w:rFonts w:ascii="Calibri" w:eastAsia="Calibri" w:hAnsi="Calibri" w:cs="Calibri"/>
          <w:i/>
          <w:color w:val="5B9BD5"/>
          <w:sz w:val="22"/>
        </w:rPr>
      </w:pPr>
    </w:p>
    <w:p w14:paraId="0AB046D1"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279970EE" w14:textId="77777777" w:rsidR="005A2227" w:rsidRPr="00E352EF" w:rsidRDefault="0097053A">
      <w:pPr>
        <w:spacing w:after="120"/>
        <w:jc w:val="both"/>
        <w:rPr>
          <w:rFonts w:asciiTheme="majorHAnsi" w:hAnsiTheme="majorHAnsi"/>
        </w:rPr>
      </w:pPr>
      <w:r w:rsidRPr="00E352EF">
        <w:rPr>
          <w:rFonts w:asciiTheme="majorHAnsi" w:eastAsia="Calibri" w:hAnsiTheme="majorHAnsi" w:cs="Calibri"/>
        </w:rPr>
        <w:t xml:space="preserve">The operator calculates the rank of each Data Point with respect to the other Data Points in the same window. </w:t>
      </w:r>
    </w:p>
    <w:p w14:paraId="448E2C5C" w14:textId="77777777" w:rsidR="005A2227" w:rsidRPr="00E352EF" w:rsidRDefault="0097053A">
      <w:pPr>
        <w:spacing w:after="120"/>
        <w:jc w:val="both"/>
        <w:rPr>
          <w:rFonts w:asciiTheme="majorHAnsi" w:hAnsiTheme="majorHAnsi"/>
        </w:rPr>
      </w:pPr>
      <w:r w:rsidRPr="00E352EF">
        <w:rPr>
          <w:rFonts w:asciiTheme="majorHAnsi" w:eastAsia="Calibri" w:hAnsiTheme="majorHAnsi" w:cs="Calibri"/>
        </w:rPr>
        <w:t>For each Data Point and for each numeric Measure Component, the rank is calculated as the relative position of the Data Point in the window. The values of each numeric Measure Component is assigned to the respective rank. All the values of the non-numeric Measure Components are just copied.</w:t>
      </w:r>
    </w:p>
    <w:p w14:paraId="1D488D5B"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Example</w:t>
      </w:r>
      <w:r w:rsidR="00EA6708" w:rsidRPr="00E352EF">
        <w:rPr>
          <w:rFonts w:ascii="Cambria" w:eastAsia="Calibri" w:hAnsi="Cambria" w:cs="Calibri"/>
          <w:i/>
          <w:color w:val="5B9BD5"/>
        </w:rPr>
        <w:t>s</w:t>
      </w:r>
    </w:p>
    <w:p w14:paraId="03639DED" w14:textId="77777777" w:rsidR="005A2227" w:rsidRPr="00E352EF" w:rsidRDefault="0097053A">
      <w:pPr>
        <w:tabs>
          <w:tab w:val="left" w:pos="0"/>
        </w:tabs>
        <w:spacing w:after="40"/>
        <w:rPr>
          <w:rFonts w:asciiTheme="majorHAnsi" w:hAnsiTheme="majorHAnsi"/>
        </w:rPr>
      </w:pPr>
      <w:r w:rsidRPr="00E352EF">
        <w:rPr>
          <w:rFonts w:asciiTheme="majorHAnsi" w:eastAsia="Calibri" w:hAnsiTheme="majorHAnsi" w:cs="Calibri"/>
        </w:rPr>
        <w:t xml:space="preserve">ds_1 := </w:t>
      </w:r>
      <w:r w:rsidRPr="00E352EF">
        <w:rPr>
          <w:rFonts w:asciiTheme="majorHAnsi" w:eastAsia="Calibri" w:hAnsiTheme="majorHAnsi" w:cs="Calibri"/>
          <w:b/>
        </w:rPr>
        <w:t>rank (</w:t>
      </w:r>
      <w:r w:rsidRPr="00E352EF">
        <w:rPr>
          <w:rFonts w:asciiTheme="majorHAnsi" w:eastAsia="Calibri" w:hAnsiTheme="majorHAnsi" w:cs="Calibri"/>
        </w:rPr>
        <w:t xml:space="preserve"> ds_bop </w:t>
      </w:r>
      <w:r w:rsidRPr="00E352EF">
        <w:rPr>
          <w:rFonts w:asciiTheme="majorHAnsi" w:eastAsia="Calibri" w:hAnsiTheme="majorHAnsi" w:cs="Calibri"/>
          <w:b/>
        </w:rPr>
        <w:t xml:space="preserve">) over ( partition by  </w:t>
      </w:r>
      <w:r w:rsidRPr="00E352EF">
        <w:rPr>
          <w:rFonts w:asciiTheme="majorHAnsi" w:eastAsia="Calibri" w:hAnsiTheme="majorHAnsi" w:cs="Calibri"/>
        </w:rPr>
        <w:t xml:space="preserve">ref_area, partner </w:t>
      </w:r>
      <w:r w:rsidRPr="00E352EF">
        <w:rPr>
          <w:rFonts w:asciiTheme="majorHAnsi" w:eastAsia="Calibri" w:hAnsiTheme="majorHAnsi" w:cs="Calibri"/>
          <w:b/>
        </w:rPr>
        <w:t xml:space="preserve">order by </w:t>
      </w:r>
      <w:r w:rsidRPr="00E352EF">
        <w:rPr>
          <w:rFonts w:asciiTheme="majorHAnsi" w:eastAsia="Calibri" w:hAnsiTheme="majorHAnsi" w:cs="Calibri"/>
        </w:rPr>
        <w:t xml:space="preserve">time </w:t>
      </w:r>
      <w:r w:rsidRPr="00E352EF">
        <w:rPr>
          <w:rFonts w:asciiTheme="majorHAnsi" w:eastAsia="Calibri" w:hAnsiTheme="majorHAnsi" w:cs="Calibri"/>
          <w:b/>
        </w:rPr>
        <w:t>)</w:t>
      </w:r>
    </w:p>
    <w:p w14:paraId="1FAE339D" w14:textId="77777777" w:rsidR="005A2227" w:rsidRPr="00E352EF" w:rsidRDefault="005A2227">
      <w:pPr>
        <w:spacing w:after="160" w:line="259" w:lineRule="auto"/>
      </w:pPr>
    </w:p>
    <w:tbl>
      <w:tblPr>
        <w:tblW w:w="56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152"/>
        <w:gridCol w:w="2117"/>
        <w:gridCol w:w="979"/>
        <w:gridCol w:w="1426"/>
      </w:tblGrid>
      <w:tr w:rsidR="005A2227" w:rsidRPr="00E352EF" w14:paraId="62693835" w14:textId="77777777">
        <w:tc>
          <w:tcPr>
            <w:tcW w:w="1152"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78FECF72" w14:textId="77777777" w:rsidR="005A2227" w:rsidRPr="00E352EF" w:rsidRDefault="0097053A">
            <w:pPr>
              <w:jc w:val="both"/>
            </w:pPr>
            <w:r w:rsidRPr="00E352EF">
              <w:rPr>
                <w:rFonts w:ascii="Calibri" w:eastAsia="Calibri" w:hAnsi="Calibri" w:cs="Calibri"/>
              </w:rPr>
              <w:t>ds_bop</w:t>
            </w:r>
          </w:p>
        </w:tc>
      </w:tr>
      <w:tr w:rsidR="005A2227" w:rsidRPr="00E352EF" w14:paraId="309DCEB3" w14:textId="77777777">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799E2364" w14:textId="77777777" w:rsidR="005A2227" w:rsidRPr="00E352EF" w:rsidRDefault="0097053A">
            <w:pPr>
              <w:jc w:val="both"/>
            </w:pPr>
            <w:r w:rsidRPr="00E352EF">
              <w:rPr>
                <w:rFonts w:ascii="Calibri" w:eastAsia="Calibri" w:hAnsi="Calibri" w:cs="Calibri"/>
              </w:rPr>
              <w:t>REF_AREA</w:t>
            </w:r>
          </w:p>
        </w:tc>
        <w:tc>
          <w:tcPr>
            <w:tcW w:w="2117"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42C0A0E0" w14:textId="77777777" w:rsidR="005A2227" w:rsidRPr="00E352EF" w:rsidRDefault="0097053A">
            <w:pPr>
              <w:jc w:val="both"/>
            </w:pPr>
            <w:r w:rsidRPr="00E352EF">
              <w:rPr>
                <w:rFonts w:ascii="Calibri" w:eastAsia="Calibri" w:hAnsi="Calibri" w:cs="Calibri"/>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72E87A6D" w14:textId="77777777" w:rsidR="005A2227" w:rsidRPr="00E352EF" w:rsidRDefault="0097053A">
            <w:pPr>
              <w:jc w:val="both"/>
            </w:pPr>
            <w:r w:rsidRPr="00E352EF">
              <w:rPr>
                <w:rFonts w:ascii="Calibri" w:eastAsia="Calibri" w:hAnsi="Calibri" w:cs="Calibri"/>
              </w:rPr>
              <w:t>TIME</w:t>
            </w:r>
          </w:p>
        </w:tc>
        <w:tc>
          <w:tcPr>
            <w:tcW w:w="1426"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5BADAB9F" w14:textId="77777777" w:rsidR="005A2227" w:rsidRPr="00E352EF" w:rsidRDefault="0097053A">
            <w:pPr>
              <w:jc w:val="both"/>
            </w:pPr>
            <w:r w:rsidRPr="00E352EF">
              <w:rPr>
                <w:rFonts w:ascii="Calibri" w:eastAsia="Calibri" w:hAnsi="Calibri" w:cs="Calibri"/>
              </w:rPr>
              <w:t>OBS_VALUE</w:t>
            </w:r>
          </w:p>
        </w:tc>
      </w:tr>
      <w:tr w:rsidR="005A2227" w:rsidRPr="00E352EF" w14:paraId="578EC8F4"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0F7DFF"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6178BA"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615049"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51DCC1" w14:textId="77777777" w:rsidR="005A2227" w:rsidRPr="00E352EF" w:rsidRDefault="0097053A">
            <w:pPr>
              <w:jc w:val="both"/>
            </w:pPr>
            <w:r w:rsidRPr="00E352EF">
              <w:rPr>
                <w:rFonts w:ascii="Calibri" w:eastAsia="Calibri" w:hAnsi="Calibri" w:cs="Calibri"/>
              </w:rPr>
              <w:t>3</w:t>
            </w:r>
          </w:p>
        </w:tc>
      </w:tr>
      <w:tr w:rsidR="005A2227" w:rsidRPr="00E352EF" w14:paraId="71A0202B"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C0279D"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BC65E3"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9D839E"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CF0930" w14:textId="77777777" w:rsidR="005A2227" w:rsidRPr="00E352EF" w:rsidRDefault="0097053A">
            <w:pPr>
              <w:jc w:val="both"/>
            </w:pPr>
            <w:r w:rsidRPr="00E352EF">
              <w:rPr>
                <w:rFonts w:ascii="Calibri" w:eastAsia="Calibri" w:hAnsi="Calibri" w:cs="Calibri"/>
              </w:rPr>
              <w:t>4</w:t>
            </w:r>
          </w:p>
        </w:tc>
      </w:tr>
      <w:tr w:rsidR="005A2227" w:rsidRPr="00E352EF" w14:paraId="5088A0CD"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FF187E"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5B71D1"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2A22D1"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864EC5" w14:textId="77777777" w:rsidR="005A2227" w:rsidRPr="00E352EF" w:rsidRDefault="0097053A">
            <w:pPr>
              <w:jc w:val="both"/>
            </w:pPr>
            <w:r w:rsidRPr="00E352EF">
              <w:rPr>
                <w:rFonts w:ascii="Calibri" w:eastAsia="Calibri" w:hAnsi="Calibri" w:cs="Calibri"/>
              </w:rPr>
              <w:t>10</w:t>
            </w:r>
          </w:p>
        </w:tc>
      </w:tr>
      <w:tr w:rsidR="005A2227" w:rsidRPr="00E352EF" w14:paraId="3FFA6704"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8DAC05"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0D0398"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4FDEE0"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25E621" w14:textId="77777777" w:rsidR="005A2227" w:rsidRPr="00E352EF" w:rsidRDefault="0097053A">
            <w:pPr>
              <w:jc w:val="both"/>
            </w:pPr>
            <w:r w:rsidRPr="00E352EF">
              <w:rPr>
                <w:rFonts w:ascii="Calibri" w:eastAsia="Calibri" w:hAnsi="Calibri" w:cs="Calibri"/>
              </w:rPr>
              <w:t>20</w:t>
            </w:r>
          </w:p>
        </w:tc>
      </w:tr>
      <w:tr w:rsidR="005A2227" w:rsidRPr="00E352EF" w14:paraId="1A7ECDCE"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4ED4EE"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4B6515"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71C06D"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F001B9" w14:textId="77777777" w:rsidR="005A2227" w:rsidRPr="00E352EF" w:rsidRDefault="0097053A">
            <w:pPr>
              <w:jc w:val="both"/>
            </w:pPr>
            <w:r w:rsidRPr="00E352EF">
              <w:rPr>
                <w:rFonts w:ascii="Calibri" w:eastAsia="Calibri" w:hAnsi="Calibri" w:cs="Calibri"/>
              </w:rPr>
              <w:t>400</w:t>
            </w:r>
          </w:p>
        </w:tc>
      </w:tr>
      <w:tr w:rsidR="005A2227" w:rsidRPr="00E352EF" w14:paraId="12C38FE0"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AA2923"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F8DA43"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DA1F2C"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EAA4DE" w14:textId="77777777" w:rsidR="005A2227" w:rsidRPr="00E352EF" w:rsidRDefault="0097053A">
            <w:pPr>
              <w:jc w:val="both"/>
            </w:pPr>
            <w:r w:rsidRPr="00E352EF">
              <w:rPr>
                <w:rFonts w:ascii="Calibri" w:eastAsia="Calibri" w:hAnsi="Calibri" w:cs="Calibri"/>
              </w:rPr>
              <w:t>500</w:t>
            </w:r>
          </w:p>
        </w:tc>
      </w:tr>
      <w:tr w:rsidR="005A2227" w:rsidRPr="00E352EF" w14:paraId="474BA9D8"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7332D4"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71E089"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BFA271"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C78524" w14:textId="77777777" w:rsidR="005A2227" w:rsidRPr="00E352EF" w:rsidRDefault="0097053A">
            <w:pPr>
              <w:jc w:val="both"/>
            </w:pPr>
            <w:r w:rsidRPr="00E352EF">
              <w:rPr>
                <w:rFonts w:ascii="Calibri" w:eastAsia="Calibri" w:hAnsi="Calibri" w:cs="Calibri"/>
              </w:rPr>
              <w:t>600</w:t>
            </w:r>
          </w:p>
        </w:tc>
      </w:tr>
      <w:tr w:rsidR="005A2227" w:rsidRPr="00E352EF" w14:paraId="39920A90"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BF8F5F"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EC096E"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32733D"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7BC06E" w14:textId="77777777" w:rsidR="005A2227" w:rsidRPr="00E352EF" w:rsidRDefault="0097053A">
            <w:pPr>
              <w:jc w:val="both"/>
            </w:pPr>
            <w:r w:rsidRPr="00E352EF">
              <w:rPr>
                <w:rFonts w:ascii="Calibri" w:eastAsia="Calibri" w:hAnsi="Calibri" w:cs="Calibri"/>
              </w:rPr>
              <w:t>1000</w:t>
            </w:r>
          </w:p>
        </w:tc>
      </w:tr>
    </w:tbl>
    <w:p w14:paraId="32ABFE8B" w14:textId="77777777" w:rsidR="005A2227" w:rsidRPr="00E352EF" w:rsidRDefault="005A2227"/>
    <w:tbl>
      <w:tblPr>
        <w:tblW w:w="567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153"/>
        <w:gridCol w:w="2131"/>
        <w:gridCol w:w="979"/>
        <w:gridCol w:w="1414"/>
      </w:tblGrid>
      <w:tr w:rsidR="005A2227" w:rsidRPr="00E352EF" w14:paraId="3C4FD231" w14:textId="77777777" w:rsidTr="00A346E4">
        <w:tc>
          <w:tcPr>
            <w:tcW w:w="5677"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0B50F83C" w14:textId="77777777" w:rsidR="005A2227" w:rsidRPr="00E352EF" w:rsidRDefault="0097053A">
            <w:pPr>
              <w:jc w:val="both"/>
            </w:pPr>
            <w:r w:rsidRPr="00E352EF">
              <w:rPr>
                <w:rFonts w:ascii="Calibri" w:eastAsia="Calibri" w:hAnsi="Calibri" w:cs="Calibri"/>
              </w:rPr>
              <w:t>ds_1</w:t>
            </w:r>
          </w:p>
        </w:tc>
      </w:tr>
      <w:tr w:rsidR="005A2227" w:rsidRPr="00E352EF" w14:paraId="0625CCAE" w14:textId="77777777" w:rsidTr="00A346E4">
        <w:tc>
          <w:tcPr>
            <w:tcW w:w="1153"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5D3F64B6" w14:textId="77777777" w:rsidR="005A2227" w:rsidRPr="00E352EF" w:rsidRDefault="0097053A">
            <w:pPr>
              <w:jc w:val="both"/>
            </w:pPr>
            <w:r w:rsidRPr="00E352EF">
              <w:rPr>
                <w:rFonts w:ascii="Calibri" w:eastAsia="Calibri" w:hAnsi="Calibri" w:cs="Calibri"/>
              </w:rPr>
              <w:t>REF_AREA</w:t>
            </w:r>
          </w:p>
        </w:tc>
        <w:tc>
          <w:tcPr>
            <w:tcW w:w="2131"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64077BD2" w14:textId="77777777" w:rsidR="005A2227" w:rsidRPr="00E352EF" w:rsidRDefault="0097053A">
            <w:pPr>
              <w:jc w:val="both"/>
            </w:pPr>
            <w:r w:rsidRPr="00E352EF">
              <w:rPr>
                <w:rFonts w:ascii="Calibri" w:eastAsia="Calibri" w:hAnsi="Calibri" w:cs="Calibri"/>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0E26221A" w14:textId="77777777" w:rsidR="005A2227" w:rsidRPr="00E352EF" w:rsidRDefault="0097053A">
            <w:pPr>
              <w:jc w:val="both"/>
            </w:pPr>
            <w:r w:rsidRPr="00E352EF">
              <w:rPr>
                <w:rFonts w:ascii="Calibri" w:eastAsia="Calibri" w:hAnsi="Calibri" w:cs="Calibri"/>
              </w:rPr>
              <w:t>TIME</w:t>
            </w:r>
          </w:p>
        </w:tc>
        <w:tc>
          <w:tcPr>
            <w:tcW w:w="1414"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67F6E7C1" w14:textId="77777777" w:rsidR="005A2227" w:rsidRPr="00E352EF" w:rsidRDefault="0097053A">
            <w:pPr>
              <w:jc w:val="both"/>
            </w:pPr>
            <w:r w:rsidRPr="00E352EF">
              <w:rPr>
                <w:rFonts w:ascii="Calibri" w:eastAsia="Calibri" w:hAnsi="Calibri" w:cs="Calibri"/>
              </w:rPr>
              <w:t>OBS_VALUE</w:t>
            </w:r>
          </w:p>
        </w:tc>
      </w:tr>
      <w:tr w:rsidR="005A2227" w:rsidRPr="00E352EF" w14:paraId="081F1453" w14:textId="77777777" w:rsidTr="00A346E4">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29E276"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E1AC00"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903B76" w14:textId="77777777" w:rsidR="005A2227" w:rsidRPr="00E352EF" w:rsidRDefault="0097053A">
            <w:pPr>
              <w:jc w:val="both"/>
            </w:pPr>
            <w:r w:rsidRPr="00E352EF">
              <w:rPr>
                <w:rFonts w:ascii="Calibri" w:eastAsia="Calibri" w:hAnsi="Calibri" w:cs="Calibri"/>
              </w:rPr>
              <w:t>1993</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46184C" w14:textId="77777777" w:rsidR="005A2227" w:rsidRPr="00E352EF" w:rsidRDefault="0097053A">
            <w:pPr>
              <w:jc w:val="both"/>
            </w:pPr>
            <w:r w:rsidRPr="00E352EF">
              <w:rPr>
                <w:rFonts w:ascii="Calibri" w:eastAsia="Calibri" w:hAnsi="Calibri" w:cs="Calibri"/>
              </w:rPr>
              <w:t>1</w:t>
            </w:r>
          </w:p>
        </w:tc>
      </w:tr>
      <w:tr w:rsidR="005A2227" w:rsidRPr="00E352EF" w14:paraId="2A0351ED" w14:textId="77777777" w:rsidTr="00A346E4">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5B592B"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78961E"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23F263" w14:textId="77777777" w:rsidR="005A2227" w:rsidRPr="00E352EF" w:rsidRDefault="0097053A">
            <w:pPr>
              <w:jc w:val="both"/>
            </w:pPr>
            <w:r w:rsidRPr="00E352EF">
              <w:rPr>
                <w:rFonts w:ascii="Calibri" w:eastAsia="Calibri" w:hAnsi="Calibri" w:cs="Calibri"/>
              </w:rPr>
              <w:t>1994</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16929D" w14:textId="77777777" w:rsidR="005A2227" w:rsidRPr="00E352EF" w:rsidRDefault="0097053A">
            <w:pPr>
              <w:jc w:val="both"/>
            </w:pPr>
            <w:r w:rsidRPr="00E352EF">
              <w:rPr>
                <w:rFonts w:ascii="Calibri" w:eastAsia="Calibri" w:hAnsi="Calibri" w:cs="Calibri"/>
              </w:rPr>
              <w:t>2</w:t>
            </w:r>
          </w:p>
        </w:tc>
      </w:tr>
      <w:tr w:rsidR="005A2227" w:rsidRPr="00E352EF" w14:paraId="1C3D5E8A" w14:textId="77777777" w:rsidTr="00A346E4">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6AB01C"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F31929"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18FE75" w14:textId="77777777" w:rsidR="005A2227" w:rsidRPr="00E352EF" w:rsidRDefault="0097053A">
            <w:pPr>
              <w:jc w:val="both"/>
            </w:pPr>
            <w:r w:rsidRPr="00E352EF">
              <w:rPr>
                <w:rFonts w:ascii="Calibri" w:eastAsia="Calibri" w:hAnsi="Calibri" w:cs="Calibri"/>
              </w:rPr>
              <w:t>1996</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E689B2" w14:textId="77777777" w:rsidR="005A2227" w:rsidRPr="00E352EF" w:rsidRDefault="0097053A">
            <w:pPr>
              <w:jc w:val="both"/>
            </w:pPr>
            <w:r w:rsidRPr="00E352EF">
              <w:rPr>
                <w:rFonts w:ascii="Calibri" w:eastAsia="Calibri" w:hAnsi="Calibri" w:cs="Calibri"/>
              </w:rPr>
              <w:t>3</w:t>
            </w:r>
          </w:p>
        </w:tc>
      </w:tr>
      <w:tr w:rsidR="005A2227" w:rsidRPr="00E352EF" w14:paraId="7452D108" w14:textId="77777777" w:rsidTr="00A346E4">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6084C2"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D20243"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AD7A83" w14:textId="77777777" w:rsidR="005A2227" w:rsidRPr="00E352EF" w:rsidRDefault="0097053A">
            <w:pPr>
              <w:jc w:val="both"/>
            </w:pPr>
            <w:r w:rsidRPr="00E352EF">
              <w:rPr>
                <w:rFonts w:ascii="Calibri" w:eastAsia="Calibri" w:hAnsi="Calibri" w:cs="Calibri"/>
              </w:rPr>
              <w:t>1997</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41D9F1" w14:textId="77777777" w:rsidR="005A2227" w:rsidRPr="00E352EF" w:rsidRDefault="0097053A">
            <w:pPr>
              <w:jc w:val="both"/>
            </w:pPr>
            <w:r w:rsidRPr="00E352EF">
              <w:rPr>
                <w:rFonts w:ascii="Calibri" w:eastAsia="Calibri" w:hAnsi="Calibri" w:cs="Calibri"/>
              </w:rPr>
              <w:t>4</w:t>
            </w:r>
          </w:p>
        </w:tc>
      </w:tr>
      <w:tr w:rsidR="005A2227" w:rsidRPr="00E352EF" w14:paraId="34DE9186" w14:textId="77777777" w:rsidTr="00A346E4">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2A21FC"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66809C"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60C620" w14:textId="77777777" w:rsidR="005A2227" w:rsidRPr="00E352EF" w:rsidRDefault="0097053A">
            <w:pPr>
              <w:jc w:val="both"/>
            </w:pPr>
            <w:r w:rsidRPr="00E352EF">
              <w:rPr>
                <w:rFonts w:ascii="Calibri" w:eastAsia="Calibri" w:hAnsi="Calibri" w:cs="Calibri"/>
              </w:rPr>
              <w:t>1993</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9D915E" w14:textId="77777777" w:rsidR="005A2227" w:rsidRPr="00E352EF" w:rsidRDefault="0097053A">
            <w:pPr>
              <w:jc w:val="both"/>
            </w:pPr>
            <w:r w:rsidRPr="00E352EF">
              <w:rPr>
                <w:rFonts w:ascii="Calibri" w:eastAsia="Calibri" w:hAnsi="Calibri" w:cs="Calibri"/>
              </w:rPr>
              <w:t>1</w:t>
            </w:r>
          </w:p>
        </w:tc>
      </w:tr>
      <w:tr w:rsidR="005A2227" w:rsidRPr="00E352EF" w14:paraId="76951A8A" w14:textId="77777777" w:rsidTr="00A346E4">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819B5E"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324F3F"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170585" w14:textId="77777777" w:rsidR="005A2227" w:rsidRPr="00E352EF" w:rsidRDefault="0097053A">
            <w:pPr>
              <w:jc w:val="both"/>
            </w:pPr>
            <w:r w:rsidRPr="00E352EF">
              <w:rPr>
                <w:rFonts w:ascii="Calibri" w:eastAsia="Calibri" w:hAnsi="Calibri" w:cs="Calibri"/>
              </w:rPr>
              <w:t>1996</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3B8CCB" w14:textId="77777777" w:rsidR="005A2227" w:rsidRPr="00E352EF" w:rsidRDefault="0097053A">
            <w:pPr>
              <w:jc w:val="both"/>
            </w:pPr>
            <w:r w:rsidRPr="00E352EF">
              <w:rPr>
                <w:rFonts w:ascii="Calibri" w:eastAsia="Calibri" w:hAnsi="Calibri" w:cs="Calibri"/>
              </w:rPr>
              <w:t>2</w:t>
            </w:r>
          </w:p>
        </w:tc>
      </w:tr>
      <w:tr w:rsidR="005A2227" w:rsidRPr="00E352EF" w14:paraId="7E7DA3AA" w14:textId="77777777" w:rsidTr="00A346E4">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281552"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C6C7EE"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F0A079" w14:textId="77777777" w:rsidR="005A2227" w:rsidRPr="00E352EF" w:rsidRDefault="0097053A">
            <w:pPr>
              <w:jc w:val="both"/>
            </w:pPr>
            <w:r w:rsidRPr="00E352EF">
              <w:rPr>
                <w:rFonts w:ascii="Calibri" w:eastAsia="Calibri" w:hAnsi="Calibri" w:cs="Calibri"/>
              </w:rPr>
              <w:t>1997</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48FF7A" w14:textId="77777777" w:rsidR="005A2227" w:rsidRPr="00E352EF" w:rsidRDefault="0097053A">
            <w:pPr>
              <w:jc w:val="both"/>
            </w:pPr>
            <w:r w:rsidRPr="00E352EF">
              <w:rPr>
                <w:rFonts w:ascii="Calibri" w:eastAsia="Calibri" w:hAnsi="Calibri" w:cs="Calibri"/>
              </w:rPr>
              <w:t>3</w:t>
            </w:r>
          </w:p>
        </w:tc>
      </w:tr>
      <w:tr w:rsidR="005A2227" w:rsidRPr="00E352EF" w14:paraId="583114FC" w14:textId="77777777" w:rsidTr="00A346E4">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FCA160"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C7BA03"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37F2A3" w14:textId="77777777" w:rsidR="005A2227" w:rsidRPr="00E352EF" w:rsidRDefault="0097053A">
            <w:pPr>
              <w:jc w:val="both"/>
            </w:pPr>
            <w:r w:rsidRPr="00E352EF">
              <w:rPr>
                <w:rFonts w:ascii="Calibri" w:eastAsia="Calibri" w:hAnsi="Calibri" w:cs="Calibri"/>
              </w:rPr>
              <w:t>1994</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64201E" w14:textId="77777777" w:rsidR="005A2227" w:rsidRPr="00E352EF" w:rsidRDefault="0097053A">
            <w:pPr>
              <w:jc w:val="both"/>
            </w:pPr>
            <w:r w:rsidRPr="00E352EF">
              <w:rPr>
                <w:rFonts w:ascii="Calibri" w:eastAsia="Calibri" w:hAnsi="Calibri" w:cs="Calibri"/>
              </w:rPr>
              <w:t>1</w:t>
            </w:r>
          </w:p>
        </w:tc>
      </w:tr>
    </w:tbl>
    <w:p w14:paraId="6DFEEB93" w14:textId="77777777" w:rsidR="005A2227" w:rsidRPr="00E352EF" w:rsidRDefault="005A2227"/>
    <w:p w14:paraId="67A0530C" w14:textId="77777777" w:rsidR="005A2227" w:rsidRPr="00E352EF" w:rsidRDefault="0097053A" w:rsidP="00B3632D">
      <w:pPr>
        <w:pStyle w:val="Titolo3"/>
      </w:pPr>
      <w:bookmarkStart w:id="11342" w:name="_Toc462659744"/>
      <w:bookmarkStart w:id="11343" w:name="_Toc463805796"/>
      <w:bookmarkStart w:id="11344" w:name="_Toc464487973"/>
      <w:r w:rsidRPr="00E352EF">
        <w:t>ratio_to_report</w:t>
      </w:r>
      <w:bookmarkEnd w:id="11342"/>
      <w:bookmarkEnd w:id="11343"/>
      <w:bookmarkEnd w:id="11344"/>
    </w:p>
    <w:p w14:paraId="0C9EDBE3" w14:textId="77777777" w:rsidR="002E4432" w:rsidRPr="00E352EF" w:rsidRDefault="002E4432" w:rsidP="002E4432">
      <w:pPr>
        <w:spacing w:line="259" w:lineRule="auto"/>
        <w:rPr>
          <w:rFonts w:ascii="Calibri" w:eastAsia="Calibri" w:hAnsi="Calibri" w:cs="Calibri"/>
          <w:i/>
          <w:color w:val="5B9BD5"/>
          <w:sz w:val="22"/>
        </w:rPr>
      </w:pPr>
    </w:p>
    <w:p w14:paraId="456655DA"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01F8637E" w14:textId="77777777" w:rsidR="005A2227" w:rsidRPr="00E352EF" w:rsidRDefault="0097053A">
      <w:pPr>
        <w:spacing w:after="120"/>
        <w:jc w:val="both"/>
        <w:rPr>
          <w:rFonts w:ascii="Cambria" w:hAnsi="Cambria"/>
        </w:rPr>
      </w:pPr>
      <w:r w:rsidRPr="00E352EF">
        <w:rPr>
          <w:rFonts w:ascii="Cambria" w:eastAsia="Calibri" w:hAnsi="Cambria" w:cs="Calibri"/>
        </w:rPr>
        <w:t xml:space="preserve">The operator calculates the percentage amount of the value of each Data Point in the respective window (ratio to report). </w:t>
      </w:r>
    </w:p>
    <w:p w14:paraId="310D7D57" w14:textId="77777777" w:rsidR="005A2227" w:rsidRPr="00E352EF" w:rsidRDefault="0097053A">
      <w:pPr>
        <w:spacing w:after="120"/>
        <w:jc w:val="both"/>
        <w:rPr>
          <w:rFonts w:ascii="Cambria" w:hAnsi="Cambria"/>
        </w:rPr>
      </w:pPr>
      <w:r w:rsidRPr="00E352EF">
        <w:rPr>
          <w:rFonts w:ascii="Cambria" w:eastAsia="Calibri" w:hAnsi="Cambria" w:cs="Calibri"/>
        </w:rPr>
        <w:t>For each Data Point and for each numeric Measure Component, the ratio to report is calculated as the percentage amount of the value of Measure Component in the sum of the values for the same Measure Component of the other Data Points in the window. The values of each numeric Measure Component is assigned to the respective ratio to report. All the values of the non-numeric Measure Components are just copied.</w:t>
      </w:r>
    </w:p>
    <w:p w14:paraId="6D8E3EA8"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Example</w:t>
      </w:r>
      <w:r w:rsidR="00EA6708" w:rsidRPr="00E352EF">
        <w:rPr>
          <w:rFonts w:ascii="Cambria" w:eastAsia="Calibri" w:hAnsi="Cambria" w:cs="Calibri"/>
          <w:i/>
          <w:color w:val="5B9BD5"/>
        </w:rPr>
        <w:t>s</w:t>
      </w:r>
    </w:p>
    <w:p w14:paraId="0506B1E4" w14:textId="77777777" w:rsidR="005A2227" w:rsidRPr="00E352EF" w:rsidRDefault="0097053A">
      <w:pPr>
        <w:tabs>
          <w:tab w:val="left" w:pos="0"/>
        </w:tabs>
        <w:spacing w:after="40"/>
        <w:rPr>
          <w:rFonts w:ascii="Cambria" w:hAnsi="Cambria"/>
        </w:rPr>
      </w:pPr>
      <w:r w:rsidRPr="00E352EF">
        <w:rPr>
          <w:rFonts w:ascii="Cambria" w:eastAsia="Calibri" w:hAnsi="Cambria" w:cs="Calibri"/>
        </w:rPr>
        <w:t xml:space="preserve">ds_1 := </w:t>
      </w:r>
      <w:r w:rsidRPr="00E352EF">
        <w:rPr>
          <w:rFonts w:ascii="Cambria" w:eastAsia="Calibri" w:hAnsi="Cambria" w:cs="Calibri"/>
          <w:b/>
        </w:rPr>
        <w:t>ratio_to_report (</w:t>
      </w:r>
      <w:r w:rsidRPr="00E352EF">
        <w:rPr>
          <w:rFonts w:ascii="Cambria" w:eastAsia="Calibri" w:hAnsi="Cambria" w:cs="Calibri"/>
        </w:rPr>
        <w:t xml:space="preserve"> ds_bop </w:t>
      </w:r>
      <w:r w:rsidRPr="00E352EF">
        <w:rPr>
          <w:rFonts w:ascii="Cambria" w:eastAsia="Calibri" w:hAnsi="Cambria" w:cs="Calibri"/>
          <w:b/>
        </w:rPr>
        <w:t>) over ( partition by</w:t>
      </w:r>
      <w:r w:rsidRPr="00E352EF">
        <w:rPr>
          <w:rFonts w:ascii="Cambria" w:eastAsia="Calibri" w:hAnsi="Cambria" w:cs="Calibri"/>
        </w:rPr>
        <w:t xml:space="preserve">  REF_AREA, partner</w:t>
      </w:r>
      <w:r w:rsidRPr="00E352EF">
        <w:rPr>
          <w:rFonts w:ascii="Cambria" w:eastAsia="Calibri" w:hAnsi="Cambria" w:cs="Calibri"/>
          <w:b/>
        </w:rPr>
        <w:t>)</w:t>
      </w:r>
    </w:p>
    <w:p w14:paraId="6CE318DE" w14:textId="77777777" w:rsidR="005A2227" w:rsidRPr="00E352EF" w:rsidRDefault="005A2227">
      <w:pPr>
        <w:spacing w:after="160" w:line="259" w:lineRule="auto"/>
      </w:pPr>
    </w:p>
    <w:tbl>
      <w:tblPr>
        <w:tblW w:w="56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152"/>
        <w:gridCol w:w="2117"/>
        <w:gridCol w:w="979"/>
        <w:gridCol w:w="1426"/>
      </w:tblGrid>
      <w:tr w:rsidR="005A2227" w:rsidRPr="00E352EF" w14:paraId="68B26203" w14:textId="77777777">
        <w:tc>
          <w:tcPr>
            <w:tcW w:w="1152"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5F3E00D2" w14:textId="77777777" w:rsidR="005A2227" w:rsidRPr="00E352EF" w:rsidRDefault="0097053A">
            <w:pPr>
              <w:jc w:val="both"/>
            </w:pPr>
            <w:r w:rsidRPr="00E352EF">
              <w:rPr>
                <w:rFonts w:ascii="Calibri" w:eastAsia="Calibri" w:hAnsi="Calibri" w:cs="Calibri"/>
              </w:rPr>
              <w:t>ds_bop</w:t>
            </w:r>
          </w:p>
        </w:tc>
      </w:tr>
      <w:tr w:rsidR="005A2227" w:rsidRPr="00E352EF" w14:paraId="66DFA1B8" w14:textId="77777777">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1E66F23F" w14:textId="77777777" w:rsidR="005A2227" w:rsidRPr="00E352EF" w:rsidRDefault="0097053A">
            <w:pPr>
              <w:jc w:val="both"/>
            </w:pPr>
            <w:r w:rsidRPr="00E352EF">
              <w:rPr>
                <w:rFonts w:ascii="Calibri" w:eastAsia="Calibri" w:hAnsi="Calibri" w:cs="Calibri"/>
              </w:rPr>
              <w:t>REF_AREA</w:t>
            </w:r>
          </w:p>
        </w:tc>
        <w:tc>
          <w:tcPr>
            <w:tcW w:w="2117"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6E68169A" w14:textId="77777777" w:rsidR="005A2227" w:rsidRPr="00E352EF" w:rsidRDefault="0097053A">
            <w:pPr>
              <w:jc w:val="both"/>
            </w:pPr>
            <w:r w:rsidRPr="00E352EF">
              <w:rPr>
                <w:rFonts w:ascii="Calibri" w:eastAsia="Calibri" w:hAnsi="Calibri" w:cs="Calibri"/>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2A38093C" w14:textId="77777777" w:rsidR="005A2227" w:rsidRPr="00E352EF" w:rsidRDefault="0097053A">
            <w:pPr>
              <w:jc w:val="both"/>
            </w:pPr>
            <w:r w:rsidRPr="00E352EF">
              <w:rPr>
                <w:rFonts w:ascii="Calibri" w:eastAsia="Calibri" w:hAnsi="Calibri" w:cs="Calibri"/>
              </w:rPr>
              <w:t>TIME</w:t>
            </w:r>
          </w:p>
        </w:tc>
        <w:tc>
          <w:tcPr>
            <w:tcW w:w="1426"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42C6FCDE" w14:textId="77777777" w:rsidR="005A2227" w:rsidRPr="00E352EF" w:rsidRDefault="0097053A">
            <w:pPr>
              <w:jc w:val="both"/>
            </w:pPr>
            <w:r w:rsidRPr="00E352EF">
              <w:rPr>
                <w:rFonts w:ascii="Calibri" w:eastAsia="Calibri" w:hAnsi="Calibri" w:cs="Calibri"/>
              </w:rPr>
              <w:t>OBS_VALUE</w:t>
            </w:r>
          </w:p>
        </w:tc>
      </w:tr>
      <w:tr w:rsidR="005A2227" w:rsidRPr="00E352EF" w14:paraId="62DCE29E"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4BFE37"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644CCF"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E39051"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245BA6" w14:textId="77777777" w:rsidR="005A2227" w:rsidRPr="00E352EF" w:rsidRDefault="0097053A">
            <w:pPr>
              <w:jc w:val="both"/>
            </w:pPr>
            <w:r w:rsidRPr="00E352EF">
              <w:rPr>
                <w:rFonts w:ascii="Calibri" w:eastAsia="Calibri" w:hAnsi="Calibri" w:cs="Calibri"/>
              </w:rPr>
              <w:t>3</w:t>
            </w:r>
          </w:p>
        </w:tc>
      </w:tr>
      <w:tr w:rsidR="005A2227" w:rsidRPr="00E352EF" w14:paraId="4B703473"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EEB624"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CE6EC0"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7B9644"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40725D" w14:textId="77777777" w:rsidR="005A2227" w:rsidRPr="00E352EF" w:rsidRDefault="0097053A">
            <w:pPr>
              <w:jc w:val="both"/>
            </w:pPr>
            <w:r w:rsidRPr="00E352EF">
              <w:rPr>
                <w:rFonts w:ascii="Calibri" w:eastAsia="Calibri" w:hAnsi="Calibri" w:cs="Calibri"/>
              </w:rPr>
              <w:t>4</w:t>
            </w:r>
          </w:p>
        </w:tc>
      </w:tr>
      <w:tr w:rsidR="005A2227" w:rsidRPr="00E352EF" w14:paraId="6D4A2019"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98F160"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70C24C"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DAAFF5"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9D1561" w14:textId="77777777" w:rsidR="005A2227" w:rsidRPr="00E352EF" w:rsidRDefault="0097053A">
            <w:pPr>
              <w:jc w:val="both"/>
            </w:pPr>
            <w:r w:rsidRPr="00E352EF">
              <w:rPr>
                <w:rFonts w:ascii="Calibri" w:eastAsia="Calibri" w:hAnsi="Calibri" w:cs="Calibri"/>
              </w:rPr>
              <w:t>10</w:t>
            </w:r>
          </w:p>
        </w:tc>
      </w:tr>
      <w:tr w:rsidR="005A2227" w:rsidRPr="00E352EF" w14:paraId="04DE2A88"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BE5492"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BF37AF"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C81BD3"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E05308" w14:textId="77777777" w:rsidR="005A2227" w:rsidRPr="00E352EF" w:rsidRDefault="0097053A">
            <w:pPr>
              <w:jc w:val="both"/>
            </w:pPr>
            <w:r w:rsidRPr="00E352EF">
              <w:rPr>
                <w:rFonts w:ascii="Calibri" w:eastAsia="Calibri" w:hAnsi="Calibri" w:cs="Calibri"/>
              </w:rPr>
              <w:t>20</w:t>
            </w:r>
          </w:p>
        </w:tc>
      </w:tr>
      <w:tr w:rsidR="005A2227" w:rsidRPr="00E352EF" w14:paraId="6EC1FB56"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1267F7"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2B504A"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B3ED65"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A6EC40" w14:textId="77777777" w:rsidR="005A2227" w:rsidRPr="00E352EF" w:rsidRDefault="0097053A">
            <w:pPr>
              <w:jc w:val="both"/>
            </w:pPr>
            <w:r w:rsidRPr="00E352EF">
              <w:rPr>
                <w:rFonts w:ascii="Calibri" w:eastAsia="Calibri" w:hAnsi="Calibri" w:cs="Calibri"/>
              </w:rPr>
              <w:t>400</w:t>
            </w:r>
          </w:p>
        </w:tc>
      </w:tr>
      <w:tr w:rsidR="005A2227" w:rsidRPr="00E352EF" w14:paraId="3A39ADD4"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D3F2E7"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1A47AF"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3CCE27"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BD963F" w14:textId="77777777" w:rsidR="005A2227" w:rsidRPr="00E352EF" w:rsidRDefault="0097053A">
            <w:pPr>
              <w:jc w:val="both"/>
            </w:pPr>
            <w:r w:rsidRPr="00E352EF">
              <w:rPr>
                <w:rFonts w:ascii="Calibri" w:eastAsia="Calibri" w:hAnsi="Calibri" w:cs="Calibri"/>
              </w:rPr>
              <w:t>500</w:t>
            </w:r>
          </w:p>
        </w:tc>
      </w:tr>
      <w:tr w:rsidR="005A2227" w:rsidRPr="00E352EF" w14:paraId="554A6DA8"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CE67AB"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6BFA29"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68FE71"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F5FF29" w14:textId="77777777" w:rsidR="005A2227" w:rsidRPr="00E352EF" w:rsidRDefault="0097053A">
            <w:pPr>
              <w:jc w:val="both"/>
            </w:pPr>
            <w:r w:rsidRPr="00E352EF">
              <w:rPr>
                <w:rFonts w:ascii="Calibri" w:eastAsia="Calibri" w:hAnsi="Calibri" w:cs="Calibri"/>
              </w:rPr>
              <w:t>600</w:t>
            </w:r>
          </w:p>
        </w:tc>
      </w:tr>
      <w:tr w:rsidR="005A2227" w:rsidRPr="00E352EF" w14:paraId="32E64A67"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5DB4DB"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EFF279"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35FFA5"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9D482A" w14:textId="77777777" w:rsidR="005A2227" w:rsidRPr="00E352EF" w:rsidRDefault="0097053A">
            <w:pPr>
              <w:jc w:val="both"/>
            </w:pPr>
            <w:r w:rsidRPr="00E352EF">
              <w:rPr>
                <w:rFonts w:ascii="Calibri" w:eastAsia="Calibri" w:hAnsi="Calibri" w:cs="Calibri"/>
              </w:rPr>
              <w:t>1000</w:t>
            </w:r>
          </w:p>
        </w:tc>
      </w:tr>
    </w:tbl>
    <w:p w14:paraId="47C10E69" w14:textId="77777777" w:rsidR="005A2227" w:rsidRPr="00E352EF" w:rsidRDefault="005A2227">
      <w:pPr>
        <w:jc w:val="both"/>
      </w:pPr>
    </w:p>
    <w:tbl>
      <w:tblPr>
        <w:tblW w:w="625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153"/>
        <w:gridCol w:w="2131"/>
        <w:gridCol w:w="979"/>
        <w:gridCol w:w="1987"/>
      </w:tblGrid>
      <w:tr w:rsidR="005A2227" w:rsidRPr="00E352EF" w14:paraId="01C7FDCB" w14:textId="77777777">
        <w:tc>
          <w:tcPr>
            <w:tcW w:w="1152"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5452A670" w14:textId="77777777" w:rsidR="005A2227" w:rsidRPr="00E352EF" w:rsidRDefault="0097053A">
            <w:pPr>
              <w:jc w:val="both"/>
            </w:pPr>
            <w:r w:rsidRPr="00E352EF">
              <w:rPr>
                <w:rFonts w:ascii="Calibri" w:eastAsia="Calibri" w:hAnsi="Calibri" w:cs="Calibri"/>
              </w:rPr>
              <w:t>ds_1</w:t>
            </w:r>
          </w:p>
        </w:tc>
      </w:tr>
      <w:tr w:rsidR="005A2227" w:rsidRPr="00E352EF" w14:paraId="56466EC0" w14:textId="77777777">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706005D2" w14:textId="77777777" w:rsidR="005A2227" w:rsidRPr="00E352EF" w:rsidRDefault="0097053A">
            <w:pPr>
              <w:jc w:val="both"/>
            </w:pPr>
            <w:r w:rsidRPr="00E352EF">
              <w:rPr>
                <w:rFonts w:ascii="Calibri" w:eastAsia="Calibri" w:hAnsi="Calibri" w:cs="Calibri"/>
              </w:rPr>
              <w:t>REF_AREA</w:t>
            </w:r>
          </w:p>
        </w:tc>
        <w:tc>
          <w:tcPr>
            <w:tcW w:w="2131"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2ECC4885" w14:textId="77777777" w:rsidR="005A2227" w:rsidRPr="00E352EF" w:rsidRDefault="0097053A">
            <w:pPr>
              <w:jc w:val="both"/>
            </w:pPr>
            <w:r w:rsidRPr="00E352EF">
              <w:rPr>
                <w:rFonts w:ascii="Calibri" w:eastAsia="Calibri" w:hAnsi="Calibri" w:cs="Calibri"/>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6E06F134" w14:textId="77777777" w:rsidR="005A2227" w:rsidRPr="00E352EF" w:rsidRDefault="0097053A">
            <w:pPr>
              <w:jc w:val="both"/>
            </w:pPr>
            <w:r w:rsidRPr="00E352EF">
              <w:rPr>
                <w:rFonts w:ascii="Calibri" w:eastAsia="Calibri" w:hAnsi="Calibri" w:cs="Calibri"/>
              </w:rPr>
              <w:t>TIME</w:t>
            </w:r>
          </w:p>
        </w:tc>
        <w:tc>
          <w:tcPr>
            <w:tcW w:w="1987"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1B603E65" w14:textId="77777777" w:rsidR="005A2227" w:rsidRPr="00E352EF" w:rsidRDefault="0097053A">
            <w:pPr>
              <w:jc w:val="both"/>
            </w:pPr>
            <w:r w:rsidRPr="00E352EF">
              <w:rPr>
                <w:rFonts w:ascii="Calibri" w:eastAsia="Calibri" w:hAnsi="Calibri" w:cs="Calibri"/>
              </w:rPr>
              <w:t>OBS_VALUE</w:t>
            </w:r>
          </w:p>
        </w:tc>
      </w:tr>
      <w:tr w:rsidR="005A2227" w:rsidRPr="00E352EF" w14:paraId="1B79AD9D"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138F38"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6A3E84"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ED52BA" w14:textId="77777777" w:rsidR="005A2227" w:rsidRPr="00E352EF" w:rsidRDefault="0097053A">
            <w:pPr>
              <w:jc w:val="both"/>
            </w:pPr>
            <w:r w:rsidRPr="00E352EF">
              <w:rPr>
                <w:rFonts w:ascii="Calibri" w:eastAsia="Calibri" w:hAnsi="Calibri" w:cs="Calibri"/>
              </w:rPr>
              <w:t>1993</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8B7E50" w14:textId="77777777" w:rsidR="005A2227" w:rsidRPr="00E352EF" w:rsidRDefault="0097053A">
            <w:pPr>
              <w:jc w:val="both"/>
            </w:pPr>
            <w:r w:rsidRPr="00E352EF">
              <w:rPr>
                <w:rFonts w:ascii="Calibri" w:eastAsia="Calibri" w:hAnsi="Calibri" w:cs="Calibri"/>
              </w:rPr>
              <w:t>0.08108</w:t>
            </w:r>
          </w:p>
        </w:tc>
      </w:tr>
      <w:tr w:rsidR="005A2227" w:rsidRPr="00E352EF" w14:paraId="0683D1BD"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061EE7"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DC469A"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8D751C" w14:textId="77777777" w:rsidR="005A2227" w:rsidRPr="00E352EF" w:rsidRDefault="0097053A">
            <w:pPr>
              <w:jc w:val="both"/>
            </w:pPr>
            <w:r w:rsidRPr="00E352EF">
              <w:rPr>
                <w:rFonts w:ascii="Calibri" w:eastAsia="Calibri" w:hAnsi="Calibri" w:cs="Calibri"/>
              </w:rPr>
              <w:t>1994</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D293FC" w14:textId="77777777" w:rsidR="005A2227" w:rsidRPr="00E352EF" w:rsidRDefault="0097053A">
            <w:pPr>
              <w:jc w:val="both"/>
            </w:pPr>
            <w:r w:rsidRPr="00E352EF">
              <w:rPr>
                <w:rFonts w:ascii="Calibri" w:eastAsia="Calibri" w:hAnsi="Calibri" w:cs="Calibri"/>
              </w:rPr>
              <w:t>0.10810</w:t>
            </w:r>
          </w:p>
        </w:tc>
      </w:tr>
      <w:tr w:rsidR="005A2227" w:rsidRPr="00E352EF" w14:paraId="6D290C1C"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11F311"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A68E82"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B5FCC7" w14:textId="77777777" w:rsidR="005A2227" w:rsidRPr="00E352EF" w:rsidRDefault="0097053A">
            <w:pPr>
              <w:jc w:val="both"/>
            </w:pPr>
            <w:r w:rsidRPr="00E352EF">
              <w:rPr>
                <w:rFonts w:ascii="Calibri" w:eastAsia="Calibri" w:hAnsi="Calibri" w:cs="Calibri"/>
              </w:rPr>
              <w:t>1996</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AF324A" w14:textId="77777777" w:rsidR="005A2227" w:rsidRPr="00E352EF" w:rsidRDefault="0097053A">
            <w:pPr>
              <w:jc w:val="both"/>
            </w:pPr>
            <w:r w:rsidRPr="00E352EF">
              <w:rPr>
                <w:rFonts w:ascii="Calibri" w:eastAsia="Calibri" w:hAnsi="Calibri" w:cs="Calibri"/>
              </w:rPr>
              <w:t>0.27027</w:t>
            </w:r>
          </w:p>
        </w:tc>
      </w:tr>
      <w:tr w:rsidR="005A2227" w:rsidRPr="00E352EF" w14:paraId="1C34A777"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C27619"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397485"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38118B" w14:textId="77777777" w:rsidR="005A2227" w:rsidRPr="00E352EF" w:rsidRDefault="0097053A">
            <w:pPr>
              <w:jc w:val="both"/>
            </w:pPr>
            <w:r w:rsidRPr="00E352EF">
              <w:rPr>
                <w:rFonts w:ascii="Calibri" w:eastAsia="Calibri" w:hAnsi="Calibri" w:cs="Calibri"/>
              </w:rPr>
              <w:t>1997</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05EBD2" w14:textId="77777777" w:rsidR="005A2227" w:rsidRPr="00E352EF" w:rsidRDefault="0097053A">
            <w:pPr>
              <w:jc w:val="both"/>
            </w:pPr>
            <w:r w:rsidRPr="00E352EF">
              <w:rPr>
                <w:rFonts w:ascii="Calibri" w:eastAsia="Calibri" w:hAnsi="Calibri" w:cs="Calibri"/>
              </w:rPr>
              <w:t>0.54054</w:t>
            </w:r>
          </w:p>
        </w:tc>
      </w:tr>
      <w:tr w:rsidR="005A2227" w:rsidRPr="00E352EF" w14:paraId="761E75C5"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094158"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1CA0E4"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550F16" w14:textId="77777777" w:rsidR="005A2227" w:rsidRPr="00E352EF" w:rsidRDefault="0097053A">
            <w:pPr>
              <w:jc w:val="both"/>
            </w:pPr>
            <w:r w:rsidRPr="00E352EF">
              <w:rPr>
                <w:rFonts w:ascii="Calibri" w:eastAsia="Calibri" w:hAnsi="Calibri" w:cs="Calibri"/>
              </w:rPr>
              <w:t>1993</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30AB0A" w14:textId="77777777" w:rsidR="005A2227" w:rsidRPr="00E352EF" w:rsidRDefault="0097053A">
            <w:pPr>
              <w:jc w:val="both"/>
            </w:pPr>
            <w:r w:rsidRPr="00E352EF">
              <w:rPr>
                <w:rFonts w:ascii="Calibri" w:eastAsia="Calibri" w:hAnsi="Calibri" w:cs="Calibri"/>
              </w:rPr>
              <w:t>0.26667</w:t>
            </w:r>
          </w:p>
        </w:tc>
      </w:tr>
      <w:tr w:rsidR="005A2227" w:rsidRPr="00E352EF" w14:paraId="0B7F90E0"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99104A"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1294F7"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E99667" w14:textId="77777777" w:rsidR="005A2227" w:rsidRPr="00E352EF" w:rsidRDefault="0097053A">
            <w:pPr>
              <w:jc w:val="both"/>
            </w:pPr>
            <w:r w:rsidRPr="00E352EF">
              <w:rPr>
                <w:rFonts w:ascii="Calibri" w:eastAsia="Calibri" w:hAnsi="Calibri" w:cs="Calibri"/>
              </w:rPr>
              <w:t>1996</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3BE2FB" w14:textId="77777777" w:rsidR="005A2227" w:rsidRPr="00E352EF" w:rsidRDefault="0097053A">
            <w:pPr>
              <w:jc w:val="both"/>
            </w:pPr>
            <w:r w:rsidRPr="00E352EF">
              <w:rPr>
                <w:rFonts w:ascii="Calibri" w:eastAsia="Calibri" w:hAnsi="Calibri" w:cs="Calibri"/>
              </w:rPr>
              <w:t>0.33333</w:t>
            </w:r>
          </w:p>
        </w:tc>
      </w:tr>
      <w:tr w:rsidR="005A2227" w:rsidRPr="00E352EF" w14:paraId="3842D97E"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E5A51C"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FC04CD"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512051" w14:textId="77777777" w:rsidR="005A2227" w:rsidRPr="00E352EF" w:rsidRDefault="0097053A">
            <w:pPr>
              <w:jc w:val="both"/>
            </w:pPr>
            <w:r w:rsidRPr="00E352EF">
              <w:rPr>
                <w:rFonts w:ascii="Calibri" w:eastAsia="Calibri" w:hAnsi="Calibri" w:cs="Calibri"/>
              </w:rPr>
              <w:t>1997</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517001" w14:textId="77777777" w:rsidR="005A2227" w:rsidRPr="00E352EF" w:rsidRDefault="0097053A">
            <w:pPr>
              <w:jc w:val="both"/>
            </w:pPr>
            <w:r w:rsidRPr="00E352EF">
              <w:rPr>
                <w:rFonts w:ascii="Calibri" w:eastAsia="Calibri" w:hAnsi="Calibri" w:cs="Calibri"/>
              </w:rPr>
              <w:t>0.40000</w:t>
            </w:r>
          </w:p>
        </w:tc>
      </w:tr>
      <w:tr w:rsidR="005A2227" w:rsidRPr="00E352EF" w14:paraId="31746465"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9E7C61"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168BA1"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F752A9" w14:textId="77777777" w:rsidR="005A2227" w:rsidRPr="00E352EF" w:rsidRDefault="0097053A">
            <w:pPr>
              <w:jc w:val="both"/>
            </w:pPr>
            <w:r w:rsidRPr="00E352EF">
              <w:rPr>
                <w:rFonts w:ascii="Calibri" w:eastAsia="Calibri" w:hAnsi="Calibri" w:cs="Calibri"/>
              </w:rPr>
              <w:t>1994</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2B1FEC" w14:textId="2F743F2B" w:rsidR="005A2227" w:rsidRPr="00E352EF" w:rsidRDefault="0097053A" w:rsidP="00463E31">
            <w:pPr>
              <w:jc w:val="both"/>
            </w:pPr>
            <w:del w:id="11345" w:author="Utente" w:date="2017-05-08T18:55:00Z">
              <w:r w:rsidRPr="00E352EF" w:rsidDel="00463E31">
                <w:rPr>
                  <w:rFonts w:ascii="Calibri" w:eastAsia="Calibri" w:hAnsi="Calibri" w:cs="Calibri"/>
                </w:rPr>
                <w:delText>0.</w:delText>
              </w:r>
            </w:del>
            <w:r w:rsidRPr="00E352EF">
              <w:rPr>
                <w:rFonts w:ascii="Calibri" w:eastAsia="Calibri" w:hAnsi="Calibri" w:cs="Calibri"/>
              </w:rPr>
              <w:t>1</w:t>
            </w:r>
            <w:ins w:id="11346" w:author="Utente" w:date="2017-05-08T18:55:00Z">
              <w:r w:rsidR="00463E31">
                <w:rPr>
                  <w:rFonts w:ascii="Calibri" w:eastAsia="Calibri" w:hAnsi="Calibri" w:cs="Calibri"/>
                </w:rPr>
                <w:t>.</w:t>
              </w:r>
            </w:ins>
            <w:ins w:id="11347" w:author="Utente" w:date="2017-05-08T18:56:00Z">
              <w:r w:rsidR="00463E31">
                <w:rPr>
                  <w:rFonts w:ascii="Calibri" w:eastAsia="Calibri" w:hAnsi="Calibri" w:cs="Calibri"/>
                </w:rPr>
                <w:t>0</w:t>
              </w:r>
            </w:ins>
            <w:r w:rsidRPr="00E352EF">
              <w:rPr>
                <w:rFonts w:ascii="Calibri" w:eastAsia="Calibri" w:hAnsi="Calibri" w:cs="Calibri"/>
              </w:rPr>
              <w:t>0000</w:t>
            </w:r>
          </w:p>
        </w:tc>
      </w:tr>
    </w:tbl>
    <w:p w14:paraId="593C515A" w14:textId="77777777" w:rsidR="005A2227" w:rsidRPr="00E352EF" w:rsidRDefault="005A2227">
      <w:pPr>
        <w:spacing w:after="120"/>
      </w:pPr>
    </w:p>
    <w:p w14:paraId="7A09E1A7" w14:textId="77777777" w:rsidR="00CB227A" w:rsidRPr="00E352EF" w:rsidRDefault="0084324E" w:rsidP="00CB227A">
      <w:pPr>
        <w:pStyle w:val="Stile3"/>
        <w:rPr>
          <w:lang w:val="en-GB"/>
        </w:rPr>
      </w:pPr>
      <w:bookmarkStart w:id="11348" w:name="_Toc464487974"/>
      <w:r w:rsidRPr="00E352EF">
        <w:rPr>
          <w:lang w:val="en-GB"/>
        </w:rPr>
        <w:t>h</w:t>
      </w:r>
      <w:r w:rsidR="00CB227A" w:rsidRPr="00E352EF">
        <w:rPr>
          <w:lang w:val="en-GB"/>
        </w:rPr>
        <w:t>ierarchy</w:t>
      </w:r>
      <w:bookmarkEnd w:id="11348"/>
    </w:p>
    <w:p w14:paraId="6822BC73" w14:textId="77777777" w:rsidR="003748D2" w:rsidRPr="00E352EF" w:rsidRDefault="003748D2" w:rsidP="003748D2">
      <w:pPr>
        <w:rPr>
          <w:rFonts w:ascii="Cambria" w:eastAsia="Calibri" w:hAnsi="Cambria" w:cs="Calibri"/>
          <w:i/>
          <w:color w:val="5B9BD5"/>
        </w:rPr>
      </w:pPr>
      <w:r w:rsidRPr="00E352EF">
        <w:rPr>
          <w:rFonts w:ascii="Cambria" w:eastAsia="Calibri" w:hAnsi="Cambria" w:cs="Calibri"/>
          <w:i/>
          <w:color w:val="5B9BD5"/>
        </w:rPr>
        <w:t>Semantics</w:t>
      </w:r>
    </w:p>
    <w:p w14:paraId="17A4807D" w14:textId="77777777" w:rsidR="00CB227A" w:rsidRPr="00E352EF" w:rsidRDefault="00CB227A" w:rsidP="00CB227A">
      <w:pPr>
        <w:rPr>
          <w:rFonts w:ascii="Cambria" w:hAnsi="Cambria"/>
          <w:i/>
        </w:rPr>
      </w:pPr>
      <w:r w:rsidRPr="00E352EF">
        <w:rPr>
          <w:rFonts w:ascii="Cambria" w:hAnsi="Cambria"/>
        </w:rPr>
        <w:t>VTL foresees the existence of set relations among Code Items in Code List.</w:t>
      </w:r>
    </w:p>
    <w:p w14:paraId="1CE206CA" w14:textId="77777777" w:rsidR="00CB227A" w:rsidRPr="00E352EF" w:rsidRDefault="00CB227A" w:rsidP="00CB227A">
      <w:pPr>
        <w:rPr>
          <w:rFonts w:ascii="Cambria" w:hAnsi="Cambria"/>
        </w:rPr>
      </w:pPr>
      <w:r w:rsidRPr="00E352EF">
        <w:rPr>
          <w:rFonts w:ascii="Cambria" w:hAnsi="Cambria"/>
        </w:rPr>
        <w:t>Many Enumerated Value Domains have an intrinsic Boolean algebraic structure, in the sense that a Boolean algebra can be defined on the respective Code Items.</w:t>
      </w:r>
    </w:p>
    <w:p w14:paraId="262B42E2" w14:textId="77777777" w:rsidR="00CB227A" w:rsidRPr="00E352EF" w:rsidRDefault="00CB227A" w:rsidP="00CB227A">
      <w:pPr>
        <w:rPr>
          <w:rFonts w:ascii="Cambria" w:hAnsi="Cambria"/>
        </w:rPr>
      </w:pPr>
      <w:r w:rsidRPr="00E352EF">
        <w:rPr>
          <w:rFonts w:ascii="Cambria" w:hAnsi="Cambria"/>
        </w:rPr>
        <w:t>In general, a Boolean algebra is an algebraic structure (elements and operators having some properties) that summarizes the properties of set operators (</w:t>
      </w:r>
      <w:r w:rsidRPr="00E352EF">
        <w:rPr>
          <w:rFonts w:ascii="Cambria" w:hAnsi="Cambria"/>
          <w:i/>
        </w:rPr>
        <w:t>union</w:t>
      </w:r>
      <w:r w:rsidRPr="00E352EF">
        <w:rPr>
          <w:rFonts w:ascii="Cambria" w:hAnsi="Cambria"/>
        </w:rPr>
        <w:t xml:space="preserve">, </w:t>
      </w:r>
      <w:r w:rsidRPr="00E352EF">
        <w:rPr>
          <w:rFonts w:ascii="Cambria" w:hAnsi="Cambria"/>
          <w:i/>
        </w:rPr>
        <w:t>intersection</w:t>
      </w:r>
      <w:r w:rsidRPr="00E352EF">
        <w:rPr>
          <w:rFonts w:ascii="Cambria" w:hAnsi="Cambria"/>
        </w:rPr>
        <w:t xml:space="preserve">, </w:t>
      </w:r>
      <w:r w:rsidRPr="00E352EF">
        <w:rPr>
          <w:rFonts w:ascii="Cambria" w:hAnsi="Cambria"/>
          <w:i/>
        </w:rPr>
        <w:t>complement</w:t>
      </w:r>
      <w:r w:rsidRPr="00E352EF">
        <w:rPr>
          <w:rFonts w:ascii="Cambria" w:hAnsi="Cambria"/>
        </w:rPr>
        <w:t>) and logical operators (or, and, not).</w:t>
      </w:r>
    </w:p>
    <w:p w14:paraId="64B1A739" w14:textId="77777777" w:rsidR="00CB227A" w:rsidRPr="00E352EF" w:rsidRDefault="00CB227A" w:rsidP="00CB227A">
      <w:pPr>
        <w:rPr>
          <w:rFonts w:ascii="Cambria" w:hAnsi="Cambria"/>
        </w:rPr>
      </w:pPr>
      <w:r w:rsidRPr="00E352EF">
        <w:rPr>
          <w:rFonts w:ascii="Cambria" w:hAnsi="Cambria"/>
        </w:rPr>
        <w:t>Elements of a Boolean Value Domain can be combined with the elementary set operators</w:t>
      </w:r>
      <w:r w:rsidRPr="00E352EF">
        <w:rPr>
          <w:rFonts w:ascii="Cambria" w:hAnsi="Cambria"/>
          <w:vertAlign w:val="superscript"/>
        </w:rPr>
        <w:footnoteReference w:id="3"/>
      </w:r>
      <w:r w:rsidRPr="00E352EF">
        <w:rPr>
          <w:rFonts w:ascii="Cambria" w:hAnsi="Cambria"/>
        </w:rPr>
        <w:t>; e.g. the item C is the union of the items D and E; the item K is the complement of S with respect to J (so the elements in J that are not in S), the item A is the intersection of B and C and so on.</w:t>
      </w:r>
      <w:r w:rsidRPr="00E352EF">
        <w:rPr>
          <w:rFonts w:ascii="Cambria" w:hAnsi="Cambria" w:cs="Helvetica"/>
        </w:rPr>
        <w:t xml:space="preserve"> </w:t>
      </w:r>
    </w:p>
    <w:p w14:paraId="0E692EB8" w14:textId="77777777" w:rsidR="00CB227A" w:rsidRPr="00E352EF" w:rsidRDefault="00CB227A" w:rsidP="00CB227A">
      <w:pPr>
        <w:rPr>
          <w:rFonts w:ascii="Cambria" w:hAnsi="Cambria"/>
        </w:rPr>
      </w:pPr>
      <w:r w:rsidRPr="00E352EF">
        <w:rPr>
          <w:rFonts w:ascii="Cambria" w:hAnsi="Cambria"/>
        </w:rPr>
        <w:t>Only considering the set union, there are two possible organizations for hierarchical Code Lists: classifications and free hierarchies.</w:t>
      </w:r>
    </w:p>
    <w:p w14:paraId="743209BB" w14:textId="77777777" w:rsidR="00CB227A" w:rsidRPr="00E352EF" w:rsidRDefault="00CB227A" w:rsidP="00CB227A">
      <w:pPr>
        <w:rPr>
          <w:rFonts w:ascii="Cambria" w:hAnsi="Cambria"/>
        </w:rPr>
      </w:pPr>
      <w:r w:rsidRPr="00E352EF">
        <w:rPr>
          <w:rFonts w:ascii="Cambria" w:hAnsi="Cambria"/>
        </w:rPr>
        <w:t xml:space="preserve">In </w:t>
      </w:r>
      <w:r w:rsidRPr="00E352EF">
        <w:rPr>
          <w:rFonts w:ascii="Cambria" w:hAnsi="Cambria"/>
          <w:b/>
        </w:rPr>
        <w:t>classifications</w:t>
      </w:r>
      <w:r w:rsidRPr="00E352EF">
        <w:rPr>
          <w:rFonts w:ascii="Cambria" w:hAnsi="Cambria"/>
        </w:rPr>
        <w:t xml:space="preserve">, every element is uniquely classified by a single partition, so that the overall structure is a tree and, consequently, every Code Item can be given a specific level. An example is the usual geographical classification of the world into continents, each partitioned into nations. </w:t>
      </w:r>
    </w:p>
    <w:p w14:paraId="3EAC3050" w14:textId="77777777" w:rsidR="00CB227A" w:rsidRPr="00E352EF" w:rsidRDefault="00CB227A" w:rsidP="00CB227A">
      <w:pPr>
        <w:keepNext/>
        <w:jc w:val="center"/>
      </w:pPr>
      <w:r w:rsidRPr="00E352EF">
        <w:rPr>
          <w:noProof/>
          <w:lang w:val="it-IT"/>
        </w:rPr>
        <w:drawing>
          <wp:inline distT="0" distB="0" distL="0" distR="0" wp14:anchorId="0DE05B68" wp14:editId="731F4A78">
            <wp:extent cx="3766820" cy="1609256"/>
            <wp:effectExtent l="0" t="0" r="508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67794" cy="1609672"/>
                    </a:xfrm>
                    <a:prstGeom prst="rect">
                      <a:avLst/>
                    </a:prstGeom>
                    <a:noFill/>
                    <a:ln w="12700">
                      <a:noFill/>
                    </a:ln>
                  </pic:spPr>
                </pic:pic>
              </a:graphicData>
            </a:graphic>
          </wp:inline>
        </w:drawing>
      </w:r>
    </w:p>
    <w:p w14:paraId="6EC63DC2" w14:textId="77777777" w:rsidR="00CB227A" w:rsidRPr="00E352EF" w:rsidRDefault="00CB227A" w:rsidP="00CB227A">
      <w:pPr>
        <w:spacing w:after="200"/>
        <w:jc w:val="center"/>
        <w:rPr>
          <w:rFonts w:ascii="Cambria" w:eastAsiaTheme="minorEastAsia" w:hAnsi="Cambria" w:cstheme="minorBidi"/>
          <w:b/>
          <w:bCs/>
          <w:color w:val="4F81BD" w:themeColor="accent1"/>
          <w:sz w:val="18"/>
          <w:szCs w:val="18"/>
        </w:rPr>
      </w:pPr>
      <w:r w:rsidRPr="00E352EF">
        <w:rPr>
          <w:rFonts w:ascii="Cambria" w:eastAsiaTheme="minorEastAsia" w:hAnsi="Cambria" w:cstheme="minorBidi"/>
          <w:b/>
          <w:bCs/>
          <w:color w:val="4F81BD" w:themeColor="accent1"/>
          <w:sz w:val="18"/>
          <w:szCs w:val="18"/>
        </w:rPr>
        <w:t xml:space="preserve">Figure </w:t>
      </w:r>
      <w:r w:rsidRPr="00E352EF">
        <w:rPr>
          <w:rFonts w:ascii="Cambria" w:eastAsiaTheme="minorEastAsia" w:hAnsi="Cambria" w:cstheme="minorBidi"/>
          <w:b/>
          <w:bCs/>
          <w:color w:val="4F81BD" w:themeColor="accent1"/>
          <w:sz w:val="18"/>
          <w:szCs w:val="18"/>
        </w:rPr>
        <w:fldChar w:fldCharType="begin"/>
      </w:r>
      <w:r w:rsidRPr="00E352EF">
        <w:rPr>
          <w:rFonts w:ascii="Cambria" w:eastAsiaTheme="minorEastAsia" w:hAnsi="Cambria" w:cstheme="minorBidi"/>
          <w:b/>
          <w:bCs/>
          <w:color w:val="4F81BD" w:themeColor="accent1"/>
          <w:sz w:val="18"/>
          <w:szCs w:val="18"/>
        </w:rPr>
        <w:instrText xml:space="preserve"> SEQ Figure \* ARABIC </w:instrText>
      </w:r>
      <w:r w:rsidRPr="00E352EF">
        <w:rPr>
          <w:rFonts w:ascii="Cambria" w:eastAsiaTheme="minorEastAsia" w:hAnsi="Cambria" w:cstheme="minorBidi"/>
          <w:b/>
          <w:bCs/>
          <w:color w:val="4F81BD" w:themeColor="accent1"/>
          <w:sz w:val="18"/>
          <w:szCs w:val="18"/>
        </w:rPr>
        <w:fldChar w:fldCharType="separate"/>
      </w:r>
      <w:r w:rsidR="00CA00E9">
        <w:rPr>
          <w:rFonts w:ascii="Cambria" w:eastAsiaTheme="minorEastAsia" w:hAnsi="Cambria" w:cstheme="minorBidi"/>
          <w:b/>
          <w:bCs/>
          <w:noProof/>
          <w:color w:val="4F81BD" w:themeColor="accent1"/>
          <w:sz w:val="18"/>
          <w:szCs w:val="18"/>
        </w:rPr>
        <w:t>1</w:t>
      </w:r>
      <w:r w:rsidRPr="00E352EF">
        <w:rPr>
          <w:rFonts w:ascii="Cambria" w:eastAsiaTheme="minorEastAsia" w:hAnsi="Cambria" w:cstheme="minorBidi"/>
          <w:b/>
          <w:bCs/>
          <w:color w:val="4F81BD" w:themeColor="accent1"/>
          <w:sz w:val="18"/>
          <w:szCs w:val="18"/>
        </w:rPr>
        <w:fldChar w:fldCharType="end"/>
      </w:r>
      <w:r w:rsidRPr="00E352EF">
        <w:rPr>
          <w:rFonts w:ascii="Cambria" w:eastAsiaTheme="minorEastAsia" w:hAnsi="Cambria" w:cstheme="minorBidi"/>
          <w:b/>
          <w:bCs/>
          <w:color w:val="4F81BD" w:themeColor="accent1"/>
          <w:sz w:val="18"/>
          <w:szCs w:val="18"/>
        </w:rPr>
        <w:t xml:space="preserve"> - example of hierarchical Code List</w:t>
      </w:r>
    </w:p>
    <w:p w14:paraId="463C2D5E" w14:textId="77777777" w:rsidR="00CB227A" w:rsidRPr="00E352EF" w:rsidRDefault="00CB227A" w:rsidP="00CB227A">
      <w:pPr>
        <w:rPr>
          <w:rFonts w:ascii="Cambria" w:hAnsi="Cambria"/>
        </w:rPr>
      </w:pPr>
    </w:p>
    <w:p w14:paraId="0DA54C96" w14:textId="77777777" w:rsidR="00CB227A" w:rsidRPr="00E352EF" w:rsidRDefault="00CB227A" w:rsidP="00CB227A">
      <w:pPr>
        <w:rPr>
          <w:rFonts w:ascii="Cambria" w:hAnsi="Cambria"/>
        </w:rPr>
      </w:pPr>
      <w:r w:rsidRPr="00E352EF">
        <w:rPr>
          <w:rFonts w:ascii="Cambria" w:hAnsi="Cambria"/>
        </w:rPr>
        <w:t xml:space="preserve">In </w:t>
      </w:r>
      <w:r w:rsidRPr="00E352EF">
        <w:rPr>
          <w:rFonts w:ascii="Cambria" w:hAnsi="Cambria"/>
          <w:b/>
        </w:rPr>
        <w:t>free hierarchies</w:t>
      </w:r>
      <w:r w:rsidRPr="00E352EF">
        <w:rPr>
          <w:rFonts w:ascii="Cambria" w:hAnsi="Cambria"/>
        </w:rPr>
        <w:t xml:space="preserve"> each item can be partitioned according to multiple criteria; in turn, every element can be used to compose multiple other elements. The overall structure is not a tree and isolated Items can be present. An example is the hierarchy of European countries, where Belgium, Holland and Luxembourg contribute to the “European Countries” Code Item and to the “Benelux” Code Item.</w:t>
      </w:r>
    </w:p>
    <w:p w14:paraId="1977DD61" w14:textId="77777777" w:rsidR="00CB227A" w:rsidRPr="00E352EF" w:rsidRDefault="00CB227A" w:rsidP="00CB227A">
      <w:pPr>
        <w:rPr>
          <w:rFonts w:ascii="Cambria" w:hAnsi="Cambria"/>
        </w:rPr>
      </w:pPr>
    </w:p>
    <w:p w14:paraId="26747F46" w14:textId="77777777" w:rsidR="00CB227A" w:rsidRPr="00E352EF" w:rsidRDefault="00CB227A" w:rsidP="00CB227A">
      <w:pPr>
        <w:keepNext/>
        <w:jc w:val="center"/>
      </w:pPr>
      <w:r w:rsidRPr="00E352EF">
        <w:rPr>
          <w:noProof/>
          <w:lang w:val="it-IT"/>
        </w:rPr>
        <w:drawing>
          <wp:inline distT="0" distB="0" distL="0" distR="0" wp14:anchorId="1278C573" wp14:editId="3E3B76F6">
            <wp:extent cx="5270500" cy="2101814"/>
            <wp:effectExtent l="0" t="0" r="0" b="698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101814"/>
                    </a:xfrm>
                    <a:prstGeom prst="rect">
                      <a:avLst/>
                    </a:prstGeom>
                    <a:noFill/>
                    <a:ln>
                      <a:noFill/>
                    </a:ln>
                  </pic:spPr>
                </pic:pic>
              </a:graphicData>
            </a:graphic>
          </wp:inline>
        </w:drawing>
      </w:r>
    </w:p>
    <w:p w14:paraId="5E435A46" w14:textId="77777777" w:rsidR="003748D2" w:rsidRPr="00E352EF" w:rsidRDefault="003748D2" w:rsidP="00CB227A">
      <w:pPr>
        <w:spacing w:after="200"/>
        <w:jc w:val="center"/>
        <w:rPr>
          <w:rFonts w:ascii="Cambria" w:eastAsiaTheme="minorEastAsia" w:hAnsi="Cambria" w:cstheme="minorBidi"/>
          <w:b/>
          <w:bCs/>
          <w:color w:val="4F81BD" w:themeColor="accent1"/>
          <w:sz w:val="18"/>
          <w:szCs w:val="18"/>
        </w:rPr>
      </w:pPr>
    </w:p>
    <w:p w14:paraId="58EB11F6" w14:textId="77777777" w:rsidR="00CB227A" w:rsidRPr="00E352EF" w:rsidRDefault="00CB227A" w:rsidP="00CB227A">
      <w:pPr>
        <w:spacing w:after="200"/>
        <w:jc w:val="center"/>
        <w:rPr>
          <w:rFonts w:ascii="Cambria" w:eastAsiaTheme="minorEastAsia" w:hAnsi="Cambria" w:cstheme="minorBidi"/>
          <w:b/>
          <w:bCs/>
          <w:color w:val="4F81BD" w:themeColor="accent1"/>
          <w:sz w:val="18"/>
          <w:szCs w:val="18"/>
        </w:rPr>
      </w:pPr>
      <w:r w:rsidRPr="00E352EF">
        <w:rPr>
          <w:rFonts w:ascii="Cambria" w:eastAsiaTheme="minorEastAsia" w:hAnsi="Cambria" w:cstheme="minorBidi"/>
          <w:b/>
          <w:bCs/>
          <w:color w:val="4F81BD" w:themeColor="accent1"/>
          <w:sz w:val="18"/>
          <w:szCs w:val="18"/>
        </w:rPr>
        <w:t xml:space="preserve">Figure </w:t>
      </w:r>
      <w:r w:rsidRPr="00E352EF">
        <w:rPr>
          <w:rFonts w:ascii="Cambria" w:eastAsiaTheme="minorEastAsia" w:hAnsi="Cambria" w:cstheme="minorBidi"/>
          <w:b/>
          <w:bCs/>
          <w:color w:val="4F81BD" w:themeColor="accent1"/>
          <w:sz w:val="18"/>
          <w:szCs w:val="18"/>
        </w:rPr>
        <w:fldChar w:fldCharType="begin"/>
      </w:r>
      <w:r w:rsidRPr="00E352EF">
        <w:rPr>
          <w:rFonts w:ascii="Cambria" w:eastAsiaTheme="minorEastAsia" w:hAnsi="Cambria" w:cstheme="minorBidi"/>
          <w:b/>
          <w:bCs/>
          <w:color w:val="4F81BD" w:themeColor="accent1"/>
          <w:sz w:val="18"/>
          <w:szCs w:val="18"/>
        </w:rPr>
        <w:instrText xml:space="preserve"> SEQ Figure \* ARABIC </w:instrText>
      </w:r>
      <w:r w:rsidRPr="00E352EF">
        <w:rPr>
          <w:rFonts w:ascii="Cambria" w:eastAsiaTheme="minorEastAsia" w:hAnsi="Cambria" w:cstheme="minorBidi"/>
          <w:b/>
          <w:bCs/>
          <w:color w:val="4F81BD" w:themeColor="accent1"/>
          <w:sz w:val="18"/>
          <w:szCs w:val="18"/>
        </w:rPr>
        <w:fldChar w:fldCharType="separate"/>
      </w:r>
      <w:r w:rsidR="00CA00E9">
        <w:rPr>
          <w:rFonts w:ascii="Cambria" w:eastAsiaTheme="minorEastAsia" w:hAnsi="Cambria" w:cstheme="minorBidi"/>
          <w:b/>
          <w:bCs/>
          <w:noProof/>
          <w:color w:val="4F81BD" w:themeColor="accent1"/>
          <w:sz w:val="18"/>
          <w:szCs w:val="18"/>
        </w:rPr>
        <w:t>2</w:t>
      </w:r>
      <w:r w:rsidRPr="00E352EF">
        <w:rPr>
          <w:rFonts w:ascii="Cambria" w:eastAsiaTheme="minorEastAsia" w:hAnsi="Cambria" w:cstheme="minorBidi"/>
          <w:b/>
          <w:bCs/>
          <w:color w:val="4F81BD" w:themeColor="accent1"/>
          <w:sz w:val="18"/>
          <w:szCs w:val="18"/>
        </w:rPr>
        <w:fldChar w:fldCharType="end"/>
      </w:r>
      <w:r w:rsidRPr="00E352EF">
        <w:rPr>
          <w:rFonts w:ascii="Cambria" w:eastAsiaTheme="minorEastAsia" w:hAnsi="Cambria" w:cstheme="minorBidi"/>
          <w:b/>
          <w:bCs/>
          <w:color w:val="4F81BD" w:themeColor="accent1"/>
          <w:sz w:val="18"/>
          <w:szCs w:val="18"/>
        </w:rPr>
        <w:t xml:space="preserve"> - Example of free hierarchy</w:t>
      </w:r>
    </w:p>
    <w:p w14:paraId="6799C05D" w14:textId="314DE15B" w:rsidR="00CB227A" w:rsidRPr="00E352EF" w:rsidRDefault="00CB227A" w:rsidP="00CB227A">
      <w:pPr>
        <w:rPr>
          <w:rFonts w:ascii="Cambria" w:hAnsi="Cambria"/>
        </w:rPr>
      </w:pPr>
      <w:r w:rsidRPr="00E352EF">
        <w:rPr>
          <w:rFonts w:ascii="Cambria" w:hAnsi="Cambria"/>
        </w:rPr>
        <w:t xml:space="preserve">More sophisticated hierarchical organizations can indeed exist if intersection and complement set operators are also considered. </w:t>
      </w:r>
      <w:r w:rsidR="00A14BB1" w:rsidRPr="00E352EF">
        <w:rPr>
          <w:rFonts w:ascii="Cambria" w:hAnsi="Cambria"/>
        </w:rPr>
        <w:t xml:space="preserve"> </w:t>
      </w:r>
      <w:r w:rsidRPr="00E352EF">
        <w:rPr>
          <w:rFonts w:ascii="Cambria" w:hAnsi="Cambria"/>
        </w:rPr>
        <w:t>For example the element “Benelux” could also be defined as the complement of the European Union with respect to all the countries except Holland, Belgium and Luxembourg.</w:t>
      </w:r>
    </w:p>
    <w:p w14:paraId="1075A979" w14:textId="77777777" w:rsidR="00CB227A" w:rsidRPr="00E352EF" w:rsidRDefault="00CB227A" w:rsidP="00CB227A">
      <w:pPr>
        <w:rPr>
          <w:rFonts w:ascii="Cambria" w:hAnsi="Cambria"/>
        </w:rPr>
      </w:pPr>
      <w:r w:rsidRPr="00E352EF">
        <w:rPr>
          <w:rFonts w:ascii="Cambria" w:hAnsi="Cambria"/>
        </w:rPr>
        <w:t>Therefore we would have:</w:t>
      </w:r>
    </w:p>
    <w:p w14:paraId="0CF339D6" w14:textId="77777777" w:rsidR="00CB227A" w:rsidRPr="00E352EF" w:rsidRDefault="00CB227A" w:rsidP="00CB227A">
      <w:pPr>
        <w:rPr>
          <w:rFonts w:ascii="Cambria" w:hAnsi="Cambria"/>
        </w:rPr>
      </w:pPr>
      <w:r w:rsidRPr="00E352EF">
        <w:rPr>
          <w:rFonts w:ascii="Cambria" w:hAnsi="Cambria"/>
        </w:rPr>
        <w:t xml:space="preserve">BENELUX = EU – (ITALY </w:t>
      </w:r>
      <w:r w:rsidRPr="00E352EF">
        <w:rPr>
          <w:rFonts w:ascii="Cambria" w:hAnsi="Cambria"/>
        </w:rPr>
        <w:sym w:font="Symbol" w:char="F0C8"/>
      </w:r>
      <w:r w:rsidRPr="00E352EF">
        <w:rPr>
          <w:rFonts w:ascii="Cambria" w:hAnsi="Cambria"/>
        </w:rPr>
        <w:t xml:space="preserve"> AUSTRIA </w:t>
      </w:r>
      <w:r w:rsidRPr="00E352EF">
        <w:rPr>
          <w:rFonts w:ascii="Cambria" w:hAnsi="Cambria"/>
        </w:rPr>
        <w:sym w:font="Symbol" w:char="F0C8"/>
      </w:r>
      <w:r w:rsidRPr="00E352EF">
        <w:rPr>
          <w:rFonts w:ascii="Cambria" w:hAnsi="Cambria"/>
        </w:rPr>
        <w:t xml:space="preserve"> … )</w:t>
      </w:r>
    </w:p>
    <w:p w14:paraId="69FE8707" w14:textId="77777777" w:rsidR="00CB227A" w:rsidRPr="00E352EF" w:rsidRDefault="00CB227A" w:rsidP="00CB227A">
      <w:pPr>
        <w:rPr>
          <w:rFonts w:ascii="Cambria" w:hAnsi="Cambria"/>
        </w:rPr>
      </w:pPr>
      <w:r w:rsidRPr="00E352EF">
        <w:rPr>
          <w:rFonts w:ascii="Cambria" w:hAnsi="Cambria"/>
        </w:rPr>
        <w:t xml:space="preserve">In order to support multiple classifications of Code Items in Code Lists and allow for the adoption of all the set operators, we introduce two concepts </w:t>
      </w:r>
      <w:r w:rsidRPr="00E352EF">
        <w:rPr>
          <w:rFonts w:ascii="Cambria" w:hAnsi="Cambria"/>
          <w:i/>
        </w:rPr>
        <w:t>hierarchical aggregations</w:t>
      </w:r>
      <w:r w:rsidRPr="00E352EF">
        <w:rPr>
          <w:rFonts w:ascii="Cambria" w:hAnsi="Cambria"/>
        </w:rPr>
        <w:t xml:space="preserve"> and </w:t>
      </w:r>
      <w:r w:rsidRPr="00E352EF">
        <w:rPr>
          <w:rFonts w:ascii="Cambria" w:hAnsi="Cambria"/>
          <w:i/>
        </w:rPr>
        <w:t>mappings</w:t>
      </w:r>
      <w:r w:rsidRPr="00E352EF">
        <w:rPr>
          <w:rFonts w:ascii="Cambria" w:hAnsi="Cambria"/>
        </w:rPr>
        <w:t xml:space="preserve"> (that will be used in the </w:t>
      </w:r>
      <w:r w:rsidRPr="00E352EF">
        <w:rPr>
          <w:rFonts w:ascii="Cambria" w:hAnsi="Cambria"/>
          <w:b/>
        </w:rPr>
        <w:t>hierarchy</w:t>
      </w:r>
      <w:r w:rsidRPr="00E352EF">
        <w:rPr>
          <w:rFonts w:ascii="Cambria" w:hAnsi="Cambria"/>
        </w:rPr>
        <w:t xml:space="preserve"> operator). </w:t>
      </w:r>
    </w:p>
    <w:p w14:paraId="648F11E6" w14:textId="77777777" w:rsidR="00CB227A" w:rsidRPr="00E352EF" w:rsidRDefault="00CB227A" w:rsidP="00CB227A">
      <w:pPr>
        <w:rPr>
          <w:rFonts w:ascii="Cambria" w:hAnsi="Cambria"/>
        </w:rPr>
      </w:pPr>
      <w:r w:rsidRPr="00E352EF">
        <w:rPr>
          <w:rFonts w:ascii="Cambria" w:hAnsi="Cambria"/>
        </w:rPr>
        <w:t xml:space="preserve">A </w:t>
      </w:r>
      <w:r w:rsidRPr="00E352EF">
        <w:rPr>
          <w:rFonts w:ascii="Cambria" w:hAnsi="Cambria"/>
          <w:i/>
        </w:rPr>
        <w:t>hierarchical aggregation</w:t>
      </w:r>
      <w:r w:rsidRPr="00E352EF">
        <w:rPr>
          <w:rFonts w:ascii="Cambria" w:hAnsi="Cambria"/>
        </w:rPr>
        <w:t xml:space="preserve"> is a set of </w:t>
      </w:r>
      <w:r w:rsidRPr="00E352EF">
        <w:rPr>
          <w:rFonts w:ascii="Cambria" w:hAnsi="Cambria"/>
          <w:i/>
        </w:rPr>
        <w:t>mappings</w:t>
      </w:r>
      <w:r w:rsidRPr="00E352EF">
        <w:rPr>
          <w:rFonts w:ascii="Cambria" w:hAnsi="Cambria"/>
        </w:rPr>
        <w:t xml:space="preserve">, each transforming a Code Item into another Code Item. All the </w:t>
      </w:r>
      <w:r w:rsidRPr="00E352EF">
        <w:rPr>
          <w:rFonts w:ascii="Cambria" w:hAnsi="Cambria"/>
          <w:i/>
        </w:rPr>
        <w:t>mappings</w:t>
      </w:r>
      <w:r w:rsidRPr="00E352EF">
        <w:rPr>
          <w:rFonts w:ascii="Cambria" w:hAnsi="Cambria"/>
        </w:rPr>
        <w:t xml:space="preserve"> within a </w:t>
      </w:r>
      <w:r w:rsidRPr="00E352EF">
        <w:rPr>
          <w:rFonts w:ascii="Cambria" w:hAnsi="Cambria"/>
          <w:i/>
        </w:rPr>
        <w:t>hierarchical aggregation</w:t>
      </w:r>
      <w:r w:rsidRPr="00E352EF">
        <w:rPr>
          <w:rFonts w:ascii="Cambria" w:hAnsi="Cambria"/>
        </w:rPr>
        <w:t xml:space="preserve"> associate Code Items of the same Code List with Code Items of a single Code List.</w:t>
      </w:r>
    </w:p>
    <w:p w14:paraId="5FAE9625" w14:textId="77777777" w:rsidR="00CB227A" w:rsidRPr="00E352EF" w:rsidRDefault="00CB227A" w:rsidP="00CB227A">
      <w:pPr>
        <w:rPr>
          <w:rFonts w:ascii="Cambria" w:hAnsi="Cambria"/>
        </w:rPr>
      </w:pPr>
      <w:r w:rsidRPr="00E352EF">
        <w:rPr>
          <w:rFonts w:ascii="Cambria" w:hAnsi="Cambria"/>
        </w:rPr>
        <w:t xml:space="preserve">Hierarchical aggregations and mappings can be easily expressed in tabular form and referred to in the language (in </w:t>
      </w:r>
      <w:r w:rsidRPr="00E352EF">
        <w:rPr>
          <w:rFonts w:ascii="Cambria" w:hAnsi="Cambria"/>
          <w:b/>
        </w:rPr>
        <w:t>hierarchy</w:t>
      </w:r>
      <w:r w:rsidRPr="00E352EF">
        <w:rPr>
          <w:rFonts w:ascii="Cambria" w:hAnsi="Cambria"/>
        </w:rPr>
        <w:t xml:space="preserve"> operator) by an identifier (</w:t>
      </w:r>
      <w:r w:rsidRPr="00E352EF">
        <w:rPr>
          <w:rFonts w:ascii="Cambria" w:hAnsi="Cambria"/>
          <w:i/>
        </w:rPr>
        <w:t>hierarchyName</w:t>
      </w:r>
      <w:r w:rsidRPr="00E352EF">
        <w:rPr>
          <w:rFonts w:ascii="Cambria" w:hAnsi="Cambria"/>
        </w:rPr>
        <w:t>). However, there is also an inline syntactical form.</w:t>
      </w:r>
    </w:p>
    <w:p w14:paraId="47C2F15E" w14:textId="77777777" w:rsidR="00CB227A" w:rsidRPr="00E352EF" w:rsidRDefault="00CB227A" w:rsidP="00CB227A">
      <w:pPr>
        <w:rPr>
          <w:rFonts w:ascii="Cambria" w:hAnsi="Cambria"/>
        </w:rPr>
      </w:pPr>
      <w:r w:rsidRPr="00E352EF">
        <w:rPr>
          <w:rFonts w:ascii="Cambria" w:hAnsi="Cambria"/>
        </w:rPr>
        <w:t xml:space="preserve">Suppose we want to express the hierarchical relationship BENELUX = Belgium </w:t>
      </w:r>
      <w:r w:rsidRPr="00E352EF">
        <w:rPr>
          <w:rFonts w:ascii="Cambria" w:hAnsi="Cambria"/>
        </w:rPr>
        <w:sym w:font="Symbol" w:char="F0C8"/>
      </w:r>
      <w:r w:rsidRPr="00E352EF">
        <w:rPr>
          <w:rFonts w:ascii="Cambria" w:hAnsi="Cambria"/>
        </w:rPr>
        <w:t xml:space="preserve">  Holland </w:t>
      </w:r>
      <w:r w:rsidRPr="00E352EF">
        <w:rPr>
          <w:rFonts w:ascii="Cambria" w:hAnsi="Cambria"/>
        </w:rPr>
        <w:sym w:font="Symbol" w:char="F0C8"/>
      </w:r>
      <w:r w:rsidRPr="00E352EF">
        <w:rPr>
          <w:rFonts w:ascii="Cambria" w:hAnsi="Cambria"/>
        </w:rPr>
        <w:t xml:space="preserve">  Luxembourg. There will be a hierarchical aggregation </w:t>
      </w:r>
      <w:r w:rsidRPr="00E352EF">
        <w:rPr>
          <w:rFonts w:ascii="Cambria" w:hAnsi="Cambria"/>
          <w:b/>
        </w:rPr>
        <w:t>Benelux_aggr</w:t>
      </w:r>
      <w:r w:rsidRPr="00E352EF">
        <w:rPr>
          <w:rFonts w:ascii="Cambria" w:hAnsi="Cambria"/>
        </w:rPr>
        <w:t>, with the following mappings:</w:t>
      </w:r>
    </w:p>
    <w:p w14:paraId="1CB27A84" w14:textId="77777777" w:rsidR="00CB227A" w:rsidRPr="00E352EF" w:rsidRDefault="00CB227A" w:rsidP="00CB227A">
      <w:pPr>
        <w:jc w:val="center"/>
        <w:rPr>
          <w:rFonts w:ascii="Consolas" w:hAnsi="Consolas"/>
          <w:b/>
        </w:rPr>
      </w:pPr>
    </w:p>
    <w:tbl>
      <w:tblPr>
        <w:tblStyle w:val="Elencochiaro-Colore13"/>
        <w:tblW w:w="5000" w:type="pct"/>
        <w:jc w:val="cente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CellMar>
          <w:top w:w="28" w:type="dxa"/>
          <w:bottom w:w="28" w:type="dxa"/>
        </w:tblCellMar>
        <w:tblLook w:val="04A0" w:firstRow="1" w:lastRow="0" w:firstColumn="1" w:lastColumn="0" w:noHBand="0" w:noVBand="1"/>
      </w:tblPr>
      <w:tblGrid>
        <w:gridCol w:w="1778"/>
        <w:gridCol w:w="1506"/>
        <w:gridCol w:w="1002"/>
        <w:gridCol w:w="1212"/>
        <w:gridCol w:w="1109"/>
        <w:gridCol w:w="936"/>
        <w:gridCol w:w="1153"/>
        <w:gridCol w:w="1153"/>
      </w:tblGrid>
      <w:tr w:rsidR="00CB227A" w:rsidRPr="00E352EF" w14:paraId="12163C68" w14:textId="77777777" w:rsidTr="00352C44">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8" w:type="dxa"/>
          </w:tcPr>
          <w:p w14:paraId="0612EBDB" w14:textId="77777777" w:rsidR="00CB227A" w:rsidRPr="00E352EF" w:rsidRDefault="00CB227A" w:rsidP="00CB227A">
            <w:pPr>
              <w:pStyle w:val="tabletext"/>
              <w:rPr>
                <w:rFonts w:asciiTheme="minorHAnsi" w:hAnsiTheme="minorHAnsi"/>
                <w:noProof w:val="0"/>
                <w:color w:val="FFFFFF" w:themeColor="background1"/>
              </w:rPr>
            </w:pPr>
            <w:r w:rsidRPr="00E352EF">
              <w:rPr>
                <w:rFonts w:asciiTheme="minorHAnsi" w:hAnsiTheme="minorHAnsi"/>
                <w:noProof w:val="0"/>
                <w:color w:val="FFFFFF" w:themeColor="background1"/>
              </w:rPr>
              <w:t>HIERARCHY NAME</w:t>
            </w:r>
          </w:p>
        </w:tc>
        <w:tc>
          <w:tcPr>
            <w:tcW w:w="1506" w:type="dxa"/>
          </w:tcPr>
          <w:p w14:paraId="1EEED221"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 FROM</w:t>
            </w:r>
          </w:p>
        </w:tc>
        <w:tc>
          <w:tcPr>
            <w:tcW w:w="1002" w:type="dxa"/>
          </w:tcPr>
          <w:p w14:paraId="4AFFFDDA"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w:t>
            </w:r>
          </w:p>
          <w:p w14:paraId="59BA6112"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TO</w:t>
            </w:r>
          </w:p>
        </w:tc>
        <w:tc>
          <w:tcPr>
            <w:tcW w:w="1212" w:type="dxa"/>
          </w:tcPr>
          <w:p w14:paraId="5E2AD750"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START DATE</w:t>
            </w:r>
          </w:p>
        </w:tc>
        <w:tc>
          <w:tcPr>
            <w:tcW w:w="1109" w:type="dxa"/>
          </w:tcPr>
          <w:p w14:paraId="2C9307DB"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END DATE</w:t>
            </w:r>
          </w:p>
        </w:tc>
        <w:tc>
          <w:tcPr>
            <w:tcW w:w="936" w:type="dxa"/>
          </w:tcPr>
          <w:p w14:paraId="1FA136B3"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SIGN</w:t>
            </w:r>
          </w:p>
        </w:tc>
        <w:tc>
          <w:tcPr>
            <w:tcW w:w="1153" w:type="dxa"/>
          </w:tcPr>
          <w:p w14:paraId="06BC3837"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LEVEL</w:t>
            </w:r>
          </w:p>
        </w:tc>
        <w:tc>
          <w:tcPr>
            <w:tcW w:w="1153" w:type="dxa"/>
          </w:tcPr>
          <w:p w14:paraId="7DC53885"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OUTPUT</w:t>
            </w:r>
          </w:p>
        </w:tc>
      </w:tr>
      <w:tr w:rsidR="00CB227A" w:rsidRPr="00E352EF" w14:paraId="529567BF" w14:textId="77777777" w:rsidTr="00352C44">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8" w:type="dxa"/>
            <w:tcBorders>
              <w:top w:val="none" w:sz="0" w:space="0" w:color="auto"/>
              <w:left w:val="none" w:sz="0" w:space="0" w:color="auto"/>
              <w:bottom w:val="none" w:sz="0" w:space="0" w:color="auto"/>
            </w:tcBorders>
          </w:tcPr>
          <w:p w14:paraId="7A181F72" w14:textId="77777777" w:rsidR="00CB227A" w:rsidRPr="00E352EF" w:rsidRDefault="00CB227A" w:rsidP="00CB227A">
            <w:pPr>
              <w:pStyle w:val="tabletext"/>
              <w:rPr>
                <w:rFonts w:asciiTheme="minorHAnsi" w:hAnsiTheme="minorHAnsi"/>
                <w:noProof w:val="0"/>
                <w:sz w:val="22"/>
                <w:szCs w:val="22"/>
              </w:rPr>
            </w:pPr>
            <w:r w:rsidRPr="00E352EF">
              <w:rPr>
                <w:rFonts w:asciiTheme="minorHAnsi" w:hAnsiTheme="minorHAnsi"/>
                <w:noProof w:val="0"/>
                <w:sz w:val="22"/>
                <w:szCs w:val="22"/>
              </w:rPr>
              <w:t>Benelux_aggr</w:t>
            </w:r>
          </w:p>
        </w:tc>
        <w:tc>
          <w:tcPr>
            <w:tcW w:w="1506" w:type="dxa"/>
            <w:tcBorders>
              <w:top w:val="none" w:sz="0" w:space="0" w:color="auto"/>
              <w:bottom w:val="none" w:sz="0" w:space="0" w:color="auto"/>
            </w:tcBorders>
          </w:tcPr>
          <w:p w14:paraId="0A7B4510"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Belgium</w:t>
            </w:r>
          </w:p>
        </w:tc>
        <w:tc>
          <w:tcPr>
            <w:tcW w:w="1002" w:type="dxa"/>
            <w:tcBorders>
              <w:top w:val="none" w:sz="0" w:space="0" w:color="auto"/>
              <w:bottom w:val="none" w:sz="0" w:space="0" w:color="auto"/>
            </w:tcBorders>
          </w:tcPr>
          <w:p w14:paraId="361538FA"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Benelux</w:t>
            </w:r>
          </w:p>
        </w:tc>
        <w:tc>
          <w:tcPr>
            <w:tcW w:w="1212" w:type="dxa"/>
            <w:tcBorders>
              <w:top w:val="none" w:sz="0" w:space="0" w:color="auto"/>
              <w:bottom w:val="none" w:sz="0" w:space="0" w:color="auto"/>
            </w:tcBorders>
          </w:tcPr>
          <w:p w14:paraId="67379134"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09" w:type="dxa"/>
            <w:tcBorders>
              <w:top w:val="none" w:sz="0" w:space="0" w:color="auto"/>
              <w:bottom w:val="none" w:sz="0" w:space="0" w:color="auto"/>
            </w:tcBorders>
          </w:tcPr>
          <w:p w14:paraId="59CA758B"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36" w:type="dxa"/>
            <w:tcBorders>
              <w:top w:val="none" w:sz="0" w:space="0" w:color="auto"/>
              <w:bottom w:val="none" w:sz="0" w:space="0" w:color="auto"/>
            </w:tcBorders>
          </w:tcPr>
          <w:p w14:paraId="470C46CA"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3D047F6F"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Borders>
              <w:top w:val="none" w:sz="0" w:space="0" w:color="auto"/>
              <w:bottom w:val="none" w:sz="0" w:space="0" w:color="auto"/>
              <w:right w:val="none" w:sz="0" w:space="0" w:color="auto"/>
            </w:tcBorders>
          </w:tcPr>
          <w:p w14:paraId="7099AD2C" w14:textId="77777777" w:rsidR="00CB227A"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352C44" w:rsidRPr="00E352EF" w14:paraId="1F895B03" w14:textId="77777777" w:rsidTr="00352C44">
        <w:trPr>
          <w:cantSplit/>
          <w:jc w:val="center"/>
        </w:trPr>
        <w:tc>
          <w:tcPr>
            <w:cnfStyle w:val="001000000000" w:firstRow="0" w:lastRow="0" w:firstColumn="1" w:lastColumn="0" w:oddVBand="0" w:evenVBand="0" w:oddHBand="0" w:evenHBand="0" w:firstRowFirstColumn="0" w:firstRowLastColumn="0" w:lastRowFirstColumn="0" w:lastRowLastColumn="0"/>
            <w:tcW w:w="1778" w:type="dxa"/>
          </w:tcPr>
          <w:p w14:paraId="48B9E07B" w14:textId="77777777" w:rsidR="00352C44" w:rsidRPr="00E352EF" w:rsidRDefault="00352C44" w:rsidP="00CB227A">
            <w:pPr>
              <w:pStyle w:val="tabletext"/>
              <w:rPr>
                <w:rFonts w:asciiTheme="minorHAnsi" w:hAnsiTheme="minorHAnsi"/>
                <w:noProof w:val="0"/>
                <w:sz w:val="22"/>
                <w:szCs w:val="22"/>
              </w:rPr>
            </w:pPr>
            <w:r w:rsidRPr="00E352EF">
              <w:rPr>
                <w:rFonts w:asciiTheme="minorHAnsi" w:hAnsiTheme="minorHAnsi"/>
                <w:noProof w:val="0"/>
                <w:sz w:val="22"/>
                <w:szCs w:val="22"/>
              </w:rPr>
              <w:t>Benelux_aggr</w:t>
            </w:r>
          </w:p>
        </w:tc>
        <w:tc>
          <w:tcPr>
            <w:tcW w:w="1506" w:type="dxa"/>
          </w:tcPr>
          <w:p w14:paraId="1DE59D36"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Holland</w:t>
            </w:r>
          </w:p>
        </w:tc>
        <w:tc>
          <w:tcPr>
            <w:tcW w:w="1002" w:type="dxa"/>
          </w:tcPr>
          <w:p w14:paraId="0CCCE1E2"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Benelux</w:t>
            </w:r>
          </w:p>
        </w:tc>
        <w:tc>
          <w:tcPr>
            <w:tcW w:w="1212" w:type="dxa"/>
          </w:tcPr>
          <w:p w14:paraId="2B025699"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09" w:type="dxa"/>
          </w:tcPr>
          <w:p w14:paraId="13C0E79A"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36" w:type="dxa"/>
          </w:tcPr>
          <w:p w14:paraId="6A81C560"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Pr>
          <w:p w14:paraId="0F7DEA31"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Pr>
          <w:p w14:paraId="6C8E0602"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352C44" w:rsidRPr="00E352EF" w14:paraId="62F79110" w14:textId="77777777" w:rsidTr="00352C44">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8" w:type="dxa"/>
            <w:tcBorders>
              <w:top w:val="none" w:sz="0" w:space="0" w:color="auto"/>
              <w:left w:val="none" w:sz="0" w:space="0" w:color="auto"/>
              <w:bottom w:val="none" w:sz="0" w:space="0" w:color="auto"/>
            </w:tcBorders>
          </w:tcPr>
          <w:p w14:paraId="7375454C" w14:textId="77777777" w:rsidR="00352C44" w:rsidRPr="00E352EF" w:rsidRDefault="00352C44" w:rsidP="00CB227A">
            <w:pPr>
              <w:pStyle w:val="tabletext"/>
              <w:rPr>
                <w:rFonts w:asciiTheme="minorHAnsi" w:hAnsiTheme="minorHAnsi"/>
                <w:noProof w:val="0"/>
              </w:rPr>
            </w:pPr>
            <w:r w:rsidRPr="00E352EF">
              <w:rPr>
                <w:rFonts w:asciiTheme="minorHAnsi" w:hAnsiTheme="minorHAnsi"/>
                <w:noProof w:val="0"/>
              </w:rPr>
              <w:t>Benelux_aggr</w:t>
            </w:r>
          </w:p>
        </w:tc>
        <w:tc>
          <w:tcPr>
            <w:tcW w:w="1506" w:type="dxa"/>
            <w:tcBorders>
              <w:top w:val="none" w:sz="0" w:space="0" w:color="auto"/>
              <w:bottom w:val="none" w:sz="0" w:space="0" w:color="auto"/>
            </w:tcBorders>
          </w:tcPr>
          <w:p w14:paraId="74F07230"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rPr>
            </w:pPr>
            <w:r w:rsidRPr="00E352EF">
              <w:rPr>
                <w:rFonts w:asciiTheme="minorHAnsi" w:hAnsiTheme="minorHAnsi"/>
                <w:noProof w:val="0"/>
              </w:rPr>
              <w:t>Luxembourg</w:t>
            </w:r>
          </w:p>
        </w:tc>
        <w:tc>
          <w:tcPr>
            <w:tcW w:w="1002" w:type="dxa"/>
            <w:tcBorders>
              <w:top w:val="none" w:sz="0" w:space="0" w:color="auto"/>
              <w:bottom w:val="none" w:sz="0" w:space="0" w:color="auto"/>
            </w:tcBorders>
          </w:tcPr>
          <w:p w14:paraId="475985C3"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rPr>
            </w:pPr>
            <w:r w:rsidRPr="00E352EF">
              <w:rPr>
                <w:rFonts w:asciiTheme="minorHAnsi" w:hAnsiTheme="minorHAnsi"/>
                <w:noProof w:val="0"/>
              </w:rPr>
              <w:t>Benelux</w:t>
            </w:r>
          </w:p>
        </w:tc>
        <w:tc>
          <w:tcPr>
            <w:tcW w:w="1212" w:type="dxa"/>
            <w:tcBorders>
              <w:top w:val="none" w:sz="0" w:space="0" w:color="auto"/>
              <w:bottom w:val="none" w:sz="0" w:space="0" w:color="auto"/>
            </w:tcBorders>
          </w:tcPr>
          <w:p w14:paraId="506D5A16"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rPr>
            </w:pPr>
            <w:r w:rsidRPr="00E352EF">
              <w:rPr>
                <w:rFonts w:asciiTheme="minorHAnsi" w:hAnsiTheme="minorHAnsi"/>
                <w:noProof w:val="0"/>
              </w:rPr>
              <w:t>…</w:t>
            </w:r>
          </w:p>
        </w:tc>
        <w:tc>
          <w:tcPr>
            <w:tcW w:w="1109" w:type="dxa"/>
            <w:tcBorders>
              <w:top w:val="none" w:sz="0" w:space="0" w:color="auto"/>
              <w:bottom w:val="none" w:sz="0" w:space="0" w:color="auto"/>
            </w:tcBorders>
          </w:tcPr>
          <w:p w14:paraId="0E25EC71"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rPr>
            </w:pPr>
            <w:r w:rsidRPr="00E352EF">
              <w:rPr>
                <w:rFonts w:asciiTheme="minorHAnsi" w:hAnsiTheme="minorHAnsi"/>
                <w:noProof w:val="0"/>
              </w:rPr>
              <w:t>…</w:t>
            </w:r>
          </w:p>
        </w:tc>
        <w:tc>
          <w:tcPr>
            <w:tcW w:w="936" w:type="dxa"/>
            <w:tcBorders>
              <w:top w:val="none" w:sz="0" w:space="0" w:color="auto"/>
              <w:bottom w:val="none" w:sz="0" w:space="0" w:color="auto"/>
            </w:tcBorders>
          </w:tcPr>
          <w:p w14:paraId="5FEC547C"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rPr>
            </w:pPr>
            <w:r w:rsidRPr="00E352EF">
              <w:rPr>
                <w:rFonts w:asciiTheme="minorHAnsi" w:hAnsiTheme="minorHAnsi"/>
                <w:noProof w:val="0"/>
              </w:rPr>
              <w:t>+</w:t>
            </w:r>
          </w:p>
        </w:tc>
        <w:tc>
          <w:tcPr>
            <w:tcW w:w="1153" w:type="dxa"/>
            <w:tcBorders>
              <w:top w:val="none" w:sz="0" w:space="0" w:color="auto"/>
              <w:bottom w:val="none" w:sz="0" w:space="0" w:color="auto"/>
            </w:tcBorders>
          </w:tcPr>
          <w:p w14:paraId="0872040C"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rPr>
            </w:pPr>
            <w:r w:rsidRPr="00E352EF">
              <w:rPr>
                <w:rFonts w:asciiTheme="minorHAnsi" w:hAnsiTheme="minorHAnsi"/>
                <w:noProof w:val="0"/>
              </w:rPr>
              <w:t>1</w:t>
            </w:r>
          </w:p>
        </w:tc>
        <w:tc>
          <w:tcPr>
            <w:tcW w:w="1153" w:type="dxa"/>
            <w:tcBorders>
              <w:top w:val="none" w:sz="0" w:space="0" w:color="auto"/>
              <w:bottom w:val="none" w:sz="0" w:space="0" w:color="auto"/>
              <w:right w:val="none" w:sz="0" w:space="0" w:color="auto"/>
            </w:tcBorders>
          </w:tcPr>
          <w:p w14:paraId="19120286"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rPr>
            </w:pPr>
            <w:r w:rsidRPr="00E352EF">
              <w:rPr>
                <w:rFonts w:asciiTheme="minorHAnsi" w:hAnsiTheme="minorHAnsi"/>
                <w:noProof w:val="0"/>
              </w:rPr>
              <w:t>true</w:t>
            </w:r>
          </w:p>
        </w:tc>
      </w:tr>
    </w:tbl>
    <w:p w14:paraId="4E851077" w14:textId="77777777" w:rsidR="00CB227A" w:rsidRPr="00E352EF" w:rsidRDefault="00CB227A" w:rsidP="00CB227A"/>
    <w:p w14:paraId="61D59685" w14:textId="77777777" w:rsidR="00CB227A" w:rsidRPr="00E352EF" w:rsidRDefault="00CB227A" w:rsidP="00CB227A">
      <w:pPr>
        <w:rPr>
          <w:rFonts w:ascii="Cambria" w:hAnsi="Cambria"/>
        </w:rPr>
      </w:pPr>
      <w:r w:rsidRPr="00E352EF">
        <w:rPr>
          <w:rFonts w:ascii="Cambria" w:hAnsi="Cambria"/>
        </w:rPr>
        <w:t xml:space="preserve">It maps each component item into the compound one. </w:t>
      </w:r>
    </w:p>
    <w:p w14:paraId="59FC5EBB" w14:textId="77777777" w:rsidR="00CB227A" w:rsidRPr="00E352EF" w:rsidRDefault="00CB227A" w:rsidP="00CB227A">
      <w:pPr>
        <w:rPr>
          <w:rFonts w:ascii="Cambria" w:hAnsi="Cambria"/>
        </w:rPr>
      </w:pPr>
      <w:r w:rsidRPr="00E352EF">
        <w:rPr>
          <w:rFonts w:ascii="Cambria" w:hAnsi="Cambria"/>
        </w:rPr>
        <w:t xml:space="preserve">Each mapping has a </w:t>
      </w:r>
      <w:r w:rsidRPr="00E352EF">
        <w:rPr>
          <w:rFonts w:ascii="Cambria" w:hAnsi="Cambria"/>
          <w:i/>
        </w:rPr>
        <w:t>Sign</w:t>
      </w:r>
      <w:r w:rsidRPr="00E352EF">
        <w:rPr>
          <w:rFonts w:ascii="Cambria" w:hAnsi="Cambria"/>
        </w:rPr>
        <w:t>. It specifies if the contribution of the MAPS FROM Code Item in the composition is positive (UNION) or negative (COMPLEMENT). Notice that there is not a particular convention to represent intersection, as it can be obtained with an appropriate composition of UNION and COMPLEMENT.</w:t>
      </w:r>
    </w:p>
    <w:p w14:paraId="41CB13C9" w14:textId="77777777" w:rsidR="00CB227A" w:rsidRPr="00E352EF" w:rsidRDefault="00CB227A" w:rsidP="00CB227A">
      <w:pPr>
        <w:rPr>
          <w:rFonts w:ascii="Cambria" w:hAnsi="Cambria"/>
        </w:rPr>
      </w:pPr>
      <w:r w:rsidRPr="00E352EF">
        <w:rPr>
          <w:rFonts w:ascii="Cambria" w:hAnsi="Cambria"/>
        </w:rPr>
        <w:t xml:space="preserve">For instance, if we want to define in the element </w:t>
      </w:r>
      <w:r w:rsidRPr="00E352EF">
        <w:rPr>
          <w:rFonts w:ascii="Cambria" w:hAnsi="Cambria"/>
          <w:b/>
        </w:rPr>
        <w:t>EuropeWithoutItaly</w:t>
      </w:r>
      <w:r w:rsidRPr="00E352EF">
        <w:rPr>
          <w:rFonts w:ascii="Cambria" w:hAnsi="Cambria"/>
        </w:rPr>
        <w:t>, a possible definition could be the one complementing Italy, with respect to the entire Europe (i.e. subtracting Italy from Europe), as shown in the following table:</w:t>
      </w:r>
    </w:p>
    <w:p w14:paraId="26C2D66B" w14:textId="77777777" w:rsidR="00CB227A" w:rsidRPr="00E352EF" w:rsidRDefault="00CB227A" w:rsidP="00CB227A">
      <w:pPr>
        <w:jc w:val="center"/>
        <w:rPr>
          <w:rFonts w:ascii="Cambria" w:hAnsi="Cambria"/>
          <w:b/>
        </w:rPr>
      </w:pPr>
    </w:p>
    <w:tbl>
      <w:tblPr>
        <w:tblStyle w:val="Elencochiaro-Colore13"/>
        <w:tblW w:w="5000" w:type="pct"/>
        <w:jc w:val="cente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CellMar>
          <w:top w:w="28" w:type="dxa"/>
          <w:bottom w:w="28" w:type="dxa"/>
        </w:tblCellMar>
        <w:tblLook w:val="04A0" w:firstRow="1" w:lastRow="0" w:firstColumn="1" w:lastColumn="0" w:noHBand="0" w:noVBand="1"/>
      </w:tblPr>
      <w:tblGrid>
        <w:gridCol w:w="2036"/>
        <w:gridCol w:w="1381"/>
        <w:gridCol w:w="1381"/>
        <w:gridCol w:w="968"/>
        <w:gridCol w:w="840"/>
        <w:gridCol w:w="937"/>
        <w:gridCol w:w="1153"/>
        <w:gridCol w:w="1153"/>
      </w:tblGrid>
      <w:tr w:rsidR="00CB227A" w:rsidRPr="00E352EF" w14:paraId="2069214D" w14:textId="77777777" w:rsidTr="00352C44">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036" w:type="dxa"/>
          </w:tcPr>
          <w:p w14:paraId="1BA89CE4" w14:textId="77777777" w:rsidR="00CB227A" w:rsidRPr="00E352EF" w:rsidRDefault="00CB227A" w:rsidP="00CB227A">
            <w:pPr>
              <w:pStyle w:val="tabletext"/>
              <w:rPr>
                <w:rFonts w:asciiTheme="minorHAnsi" w:hAnsiTheme="minorHAnsi"/>
                <w:noProof w:val="0"/>
                <w:color w:val="FFFFFF" w:themeColor="background1"/>
              </w:rPr>
            </w:pPr>
            <w:r w:rsidRPr="00E352EF">
              <w:rPr>
                <w:rFonts w:asciiTheme="minorHAnsi" w:hAnsiTheme="minorHAnsi"/>
                <w:noProof w:val="0"/>
                <w:color w:val="FFFFFF" w:themeColor="background1"/>
              </w:rPr>
              <w:t>HIERARCHY NAME</w:t>
            </w:r>
          </w:p>
        </w:tc>
        <w:tc>
          <w:tcPr>
            <w:tcW w:w="1381" w:type="dxa"/>
          </w:tcPr>
          <w:p w14:paraId="2E979E63"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 FROM</w:t>
            </w:r>
          </w:p>
        </w:tc>
        <w:tc>
          <w:tcPr>
            <w:tcW w:w="1381" w:type="dxa"/>
          </w:tcPr>
          <w:p w14:paraId="09A4015A"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w:t>
            </w:r>
          </w:p>
          <w:p w14:paraId="73D494D0"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TO</w:t>
            </w:r>
          </w:p>
        </w:tc>
        <w:tc>
          <w:tcPr>
            <w:tcW w:w="968" w:type="dxa"/>
          </w:tcPr>
          <w:p w14:paraId="3D5DD577"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START DATE</w:t>
            </w:r>
          </w:p>
        </w:tc>
        <w:tc>
          <w:tcPr>
            <w:tcW w:w="840" w:type="dxa"/>
          </w:tcPr>
          <w:p w14:paraId="53D31144"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END DATE</w:t>
            </w:r>
          </w:p>
        </w:tc>
        <w:tc>
          <w:tcPr>
            <w:tcW w:w="937" w:type="dxa"/>
          </w:tcPr>
          <w:p w14:paraId="634A5224"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SIGN</w:t>
            </w:r>
          </w:p>
        </w:tc>
        <w:tc>
          <w:tcPr>
            <w:tcW w:w="1153" w:type="dxa"/>
          </w:tcPr>
          <w:p w14:paraId="353E1342"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LEVEL</w:t>
            </w:r>
          </w:p>
        </w:tc>
        <w:tc>
          <w:tcPr>
            <w:tcW w:w="1153" w:type="dxa"/>
          </w:tcPr>
          <w:p w14:paraId="29759F33"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OUTPUT</w:t>
            </w:r>
          </w:p>
        </w:tc>
      </w:tr>
      <w:tr w:rsidR="00352C44" w:rsidRPr="00E352EF" w14:paraId="4B7AD420" w14:textId="77777777" w:rsidTr="00352C44">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036" w:type="dxa"/>
            <w:tcBorders>
              <w:top w:val="none" w:sz="0" w:space="0" w:color="auto"/>
              <w:left w:val="none" w:sz="0" w:space="0" w:color="auto"/>
              <w:bottom w:val="none" w:sz="0" w:space="0" w:color="auto"/>
            </w:tcBorders>
          </w:tcPr>
          <w:p w14:paraId="7C2F3C2B" w14:textId="77777777" w:rsidR="00352C44" w:rsidRPr="00E352EF" w:rsidRDefault="00352C44" w:rsidP="00CB227A">
            <w:pPr>
              <w:pStyle w:val="tabletext"/>
              <w:rPr>
                <w:rFonts w:asciiTheme="minorHAnsi" w:hAnsiTheme="minorHAnsi"/>
                <w:noProof w:val="0"/>
                <w:sz w:val="22"/>
                <w:szCs w:val="22"/>
              </w:rPr>
            </w:pPr>
            <w:r w:rsidRPr="00E352EF">
              <w:rPr>
                <w:rFonts w:asciiTheme="minorHAnsi" w:hAnsiTheme="minorHAnsi"/>
                <w:noProof w:val="0"/>
                <w:sz w:val="22"/>
                <w:szCs w:val="22"/>
              </w:rPr>
              <w:t>Eu_no_Italy_aggr</w:t>
            </w:r>
          </w:p>
        </w:tc>
        <w:tc>
          <w:tcPr>
            <w:tcW w:w="1381" w:type="dxa"/>
            <w:tcBorders>
              <w:top w:val="none" w:sz="0" w:space="0" w:color="auto"/>
              <w:bottom w:val="none" w:sz="0" w:space="0" w:color="auto"/>
            </w:tcBorders>
          </w:tcPr>
          <w:p w14:paraId="3B243C7A"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t>
            </w:r>
          </w:p>
        </w:tc>
        <w:tc>
          <w:tcPr>
            <w:tcW w:w="1381" w:type="dxa"/>
            <w:tcBorders>
              <w:top w:val="none" w:sz="0" w:space="0" w:color="auto"/>
              <w:bottom w:val="none" w:sz="0" w:space="0" w:color="auto"/>
            </w:tcBorders>
          </w:tcPr>
          <w:p w14:paraId="7830DBB9"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EuropeWithoutItaly</w:t>
            </w:r>
          </w:p>
        </w:tc>
        <w:tc>
          <w:tcPr>
            <w:tcW w:w="968" w:type="dxa"/>
            <w:tcBorders>
              <w:top w:val="none" w:sz="0" w:space="0" w:color="auto"/>
              <w:bottom w:val="none" w:sz="0" w:space="0" w:color="auto"/>
            </w:tcBorders>
          </w:tcPr>
          <w:p w14:paraId="056A4C62"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840" w:type="dxa"/>
            <w:tcBorders>
              <w:top w:val="none" w:sz="0" w:space="0" w:color="auto"/>
              <w:bottom w:val="none" w:sz="0" w:space="0" w:color="auto"/>
            </w:tcBorders>
          </w:tcPr>
          <w:p w14:paraId="5A010EF6"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37" w:type="dxa"/>
            <w:tcBorders>
              <w:top w:val="none" w:sz="0" w:space="0" w:color="auto"/>
              <w:bottom w:val="none" w:sz="0" w:space="0" w:color="auto"/>
            </w:tcBorders>
          </w:tcPr>
          <w:p w14:paraId="75A7D884"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432A4866"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Borders>
              <w:top w:val="none" w:sz="0" w:space="0" w:color="auto"/>
              <w:bottom w:val="none" w:sz="0" w:space="0" w:color="auto"/>
              <w:right w:val="none" w:sz="0" w:space="0" w:color="auto"/>
            </w:tcBorders>
          </w:tcPr>
          <w:p w14:paraId="4828420D"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352C44" w:rsidRPr="00E352EF" w14:paraId="50DAAB3D" w14:textId="77777777" w:rsidTr="00352C44">
        <w:trPr>
          <w:cantSplit/>
          <w:jc w:val="center"/>
        </w:trPr>
        <w:tc>
          <w:tcPr>
            <w:cnfStyle w:val="001000000000" w:firstRow="0" w:lastRow="0" w:firstColumn="1" w:lastColumn="0" w:oddVBand="0" w:evenVBand="0" w:oddHBand="0" w:evenHBand="0" w:firstRowFirstColumn="0" w:firstRowLastColumn="0" w:lastRowFirstColumn="0" w:lastRowLastColumn="0"/>
            <w:tcW w:w="2036" w:type="dxa"/>
          </w:tcPr>
          <w:p w14:paraId="42289C94" w14:textId="77777777" w:rsidR="00352C44" w:rsidRPr="00E352EF" w:rsidRDefault="00352C44" w:rsidP="00CB227A">
            <w:pPr>
              <w:pStyle w:val="tabletext"/>
              <w:rPr>
                <w:rFonts w:asciiTheme="minorHAnsi" w:hAnsiTheme="minorHAnsi"/>
                <w:noProof w:val="0"/>
                <w:sz w:val="22"/>
                <w:szCs w:val="22"/>
              </w:rPr>
            </w:pPr>
            <w:r w:rsidRPr="00E352EF">
              <w:rPr>
                <w:rFonts w:asciiTheme="minorHAnsi" w:hAnsiTheme="minorHAnsi"/>
                <w:noProof w:val="0"/>
                <w:sz w:val="22"/>
                <w:szCs w:val="22"/>
              </w:rPr>
              <w:t>Eu_no_Italy_aggr</w:t>
            </w:r>
          </w:p>
        </w:tc>
        <w:tc>
          <w:tcPr>
            <w:tcW w:w="1381" w:type="dxa"/>
          </w:tcPr>
          <w:p w14:paraId="2B0BA226"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Italy</w:t>
            </w:r>
          </w:p>
        </w:tc>
        <w:tc>
          <w:tcPr>
            <w:tcW w:w="1381" w:type="dxa"/>
          </w:tcPr>
          <w:p w14:paraId="7858511C"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EuropeWithoutItaly</w:t>
            </w:r>
          </w:p>
        </w:tc>
        <w:tc>
          <w:tcPr>
            <w:tcW w:w="968" w:type="dxa"/>
          </w:tcPr>
          <w:p w14:paraId="6F2CA00C"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840" w:type="dxa"/>
          </w:tcPr>
          <w:p w14:paraId="1E04D663"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37" w:type="dxa"/>
          </w:tcPr>
          <w:p w14:paraId="3AA14857"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Pr>
          <w:p w14:paraId="58610A2B"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Pr>
          <w:p w14:paraId="1DD00849"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bl>
    <w:p w14:paraId="6FE83161" w14:textId="77777777" w:rsidR="00CB227A" w:rsidRPr="00E352EF" w:rsidRDefault="00CB227A" w:rsidP="00CB227A">
      <w:pPr>
        <w:jc w:val="center"/>
        <w:rPr>
          <w:rFonts w:ascii="Consolas" w:hAnsi="Consolas"/>
          <w:b/>
        </w:rPr>
      </w:pPr>
    </w:p>
    <w:p w14:paraId="39BB377F" w14:textId="77777777" w:rsidR="00CB227A" w:rsidRPr="00E352EF" w:rsidRDefault="00CB227A" w:rsidP="00CB227A">
      <w:pPr>
        <w:rPr>
          <w:rFonts w:ascii="Cambria" w:hAnsi="Cambria"/>
        </w:rPr>
      </w:pPr>
      <w:r w:rsidRPr="00E352EF">
        <w:rPr>
          <w:rFonts w:ascii="Cambria" w:hAnsi="Cambria"/>
        </w:rPr>
        <w:t>Moreover, mappings are divided into levels, in the sense that a complete tree can be embedded into one hierarchy. The OUTPUT property, for each MAPS TO, indicates if the value must be preserved in the output or is only to be used for aggregations at a higher level.</w:t>
      </w:r>
    </w:p>
    <w:p w14:paraId="5E4CD448" w14:textId="77777777" w:rsidR="00CB227A" w:rsidRPr="00E352EF" w:rsidRDefault="00CB227A" w:rsidP="00CB227A">
      <w:pPr>
        <w:rPr>
          <w:rFonts w:ascii="Cambria" w:hAnsi="Cambria"/>
        </w:rPr>
      </w:pPr>
      <w:r w:rsidRPr="00E352EF">
        <w:rPr>
          <w:rFonts w:ascii="Cambria" w:hAnsi="Cambria"/>
        </w:rPr>
        <w:t xml:space="preserve">For instance, suppose we want to express the hierarchical relationship in </w:t>
      </w:r>
      <w:r w:rsidR="004507C0" w:rsidRPr="00E352EF">
        <w:rPr>
          <w:rFonts w:ascii="Cambria" w:hAnsi="Cambria"/>
        </w:rPr>
        <w:t xml:space="preserve">Figure2, </w:t>
      </w:r>
      <w:r w:rsidRPr="00E352EF">
        <w:rPr>
          <w:rFonts w:ascii="Cambria" w:hAnsi="Cambria"/>
        </w:rPr>
        <w:t xml:space="preserve"> there will be a hierarchy </w:t>
      </w:r>
      <w:r w:rsidRPr="00E352EF">
        <w:rPr>
          <w:rFonts w:ascii="Cambria" w:hAnsi="Cambria"/>
          <w:b/>
        </w:rPr>
        <w:t>World_aggr</w:t>
      </w:r>
      <w:r w:rsidRPr="00E352EF">
        <w:rPr>
          <w:rFonts w:ascii="Cambria" w:hAnsi="Cambria"/>
        </w:rPr>
        <w:t>, with the following correspondences:</w:t>
      </w:r>
    </w:p>
    <w:p w14:paraId="4478C37E" w14:textId="77777777" w:rsidR="00CB227A" w:rsidRPr="00E352EF" w:rsidRDefault="00CB227A" w:rsidP="00CB227A">
      <w:pPr>
        <w:jc w:val="center"/>
        <w:rPr>
          <w:rFonts w:ascii="Cambria" w:hAnsi="Cambria"/>
          <w:b/>
        </w:rPr>
      </w:pPr>
    </w:p>
    <w:tbl>
      <w:tblPr>
        <w:tblStyle w:val="Elencochiaro-Colore13"/>
        <w:tblW w:w="5000" w:type="pct"/>
        <w:jc w:val="cente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CellMar>
          <w:top w:w="28" w:type="dxa"/>
          <w:bottom w:w="28" w:type="dxa"/>
        </w:tblCellMar>
        <w:tblLook w:val="04A0" w:firstRow="1" w:lastRow="0" w:firstColumn="1" w:lastColumn="0" w:noHBand="0" w:noVBand="1"/>
      </w:tblPr>
      <w:tblGrid>
        <w:gridCol w:w="1776"/>
        <w:gridCol w:w="1504"/>
        <w:gridCol w:w="1243"/>
        <w:gridCol w:w="973"/>
        <w:gridCol w:w="1110"/>
        <w:gridCol w:w="937"/>
        <w:gridCol w:w="1153"/>
        <w:gridCol w:w="1153"/>
      </w:tblGrid>
      <w:tr w:rsidR="00CB227A" w:rsidRPr="00E352EF" w14:paraId="3B3CB033" w14:textId="77777777" w:rsidTr="004507C0">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67F0A3D8" w14:textId="77777777" w:rsidR="00CB227A" w:rsidRPr="00E352EF" w:rsidRDefault="00CB227A" w:rsidP="00CB227A">
            <w:pPr>
              <w:pStyle w:val="tabletext"/>
              <w:rPr>
                <w:rFonts w:asciiTheme="minorHAnsi" w:hAnsiTheme="minorHAnsi"/>
                <w:noProof w:val="0"/>
                <w:color w:val="FFFFFF" w:themeColor="background1"/>
              </w:rPr>
            </w:pPr>
            <w:r w:rsidRPr="00E352EF">
              <w:rPr>
                <w:rFonts w:asciiTheme="minorHAnsi" w:hAnsiTheme="minorHAnsi"/>
                <w:noProof w:val="0"/>
                <w:color w:val="FFFFFF" w:themeColor="background1"/>
              </w:rPr>
              <w:t>HIERARCHY NAME</w:t>
            </w:r>
          </w:p>
        </w:tc>
        <w:tc>
          <w:tcPr>
            <w:tcW w:w="1504" w:type="dxa"/>
          </w:tcPr>
          <w:p w14:paraId="15CA84F7"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 FROM</w:t>
            </w:r>
          </w:p>
        </w:tc>
        <w:tc>
          <w:tcPr>
            <w:tcW w:w="1243" w:type="dxa"/>
          </w:tcPr>
          <w:p w14:paraId="155BB600"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w:t>
            </w:r>
          </w:p>
          <w:p w14:paraId="7A61CF4D"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TO</w:t>
            </w:r>
          </w:p>
        </w:tc>
        <w:tc>
          <w:tcPr>
            <w:tcW w:w="973" w:type="dxa"/>
          </w:tcPr>
          <w:p w14:paraId="155AAABF"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START DATE</w:t>
            </w:r>
          </w:p>
        </w:tc>
        <w:tc>
          <w:tcPr>
            <w:tcW w:w="1110" w:type="dxa"/>
          </w:tcPr>
          <w:p w14:paraId="525518E8"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END DATE</w:t>
            </w:r>
          </w:p>
        </w:tc>
        <w:tc>
          <w:tcPr>
            <w:tcW w:w="937" w:type="dxa"/>
          </w:tcPr>
          <w:p w14:paraId="25A96CFA"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SIGN</w:t>
            </w:r>
          </w:p>
        </w:tc>
        <w:tc>
          <w:tcPr>
            <w:tcW w:w="1153" w:type="dxa"/>
          </w:tcPr>
          <w:p w14:paraId="6FC66D7D"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LEVEL</w:t>
            </w:r>
          </w:p>
        </w:tc>
        <w:tc>
          <w:tcPr>
            <w:tcW w:w="1153" w:type="dxa"/>
          </w:tcPr>
          <w:p w14:paraId="2A6336DE"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OUTPUT</w:t>
            </w:r>
          </w:p>
        </w:tc>
      </w:tr>
      <w:tr w:rsidR="00CB227A" w:rsidRPr="00E352EF" w14:paraId="7E0097BD" w14:textId="77777777" w:rsidTr="004507C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22406E4B" w14:textId="77777777" w:rsidR="00CB227A" w:rsidRPr="00E352EF" w:rsidRDefault="00CB227A"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w:t>
            </w:r>
          </w:p>
        </w:tc>
        <w:tc>
          <w:tcPr>
            <w:tcW w:w="1504" w:type="dxa"/>
            <w:tcBorders>
              <w:top w:val="none" w:sz="0" w:space="0" w:color="auto"/>
              <w:bottom w:val="none" w:sz="0" w:space="0" w:color="auto"/>
            </w:tcBorders>
          </w:tcPr>
          <w:p w14:paraId="1CD3FDF4"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Italy</w:t>
            </w:r>
          </w:p>
        </w:tc>
        <w:tc>
          <w:tcPr>
            <w:tcW w:w="1243" w:type="dxa"/>
            <w:tcBorders>
              <w:top w:val="none" w:sz="0" w:space="0" w:color="auto"/>
              <w:bottom w:val="none" w:sz="0" w:space="0" w:color="auto"/>
            </w:tcBorders>
          </w:tcPr>
          <w:p w14:paraId="0BC230CB"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t>
            </w:r>
          </w:p>
        </w:tc>
        <w:tc>
          <w:tcPr>
            <w:tcW w:w="973" w:type="dxa"/>
            <w:tcBorders>
              <w:top w:val="none" w:sz="0" w:space="0" w:color="auto"/>
              <w:bottom w:val="none" w:sz="0" w:space="0" w:color="auto"/>
            </w:tcBorders>
          </w:tcPr>
          <w:p w14:paraId="33D6833C"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10" w:type="dxa"/>
            <w:tcBorders>
              <w:top w:val="none" w:sz="0" w:space="0" w:color="auto"/>
              <w:bottom w:val="none" w:sz="0" w:space="0" w:color="auto"/>
            </w:tcBorders>
          </w:tcPr>
          <w:p w14:paraId="47756412"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37" w:type="dxa"/>
            <w:tcBorders>
              <w:top w:val="none" w:sz="0" w:space="0" w:color="auto"/>
              <w:bottom w:val="none" w:sz="0" w:space="0" w:color="auto"/>
            </w:tcBorders>
          </w:tcPr>
          <w:p w14:paraId="7D8CE71E"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218B6F46"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Borders>
              <w:top w:val="none" w:sz="0" w:space="0" w:color="auto"/>
              <w:bottom w:val="none" w:sz="0" w:space="0" w:color="auto"/>
              <w:right w:val="none" w:sz="0" w:space="0" w:color="auto"/>
            </w:tcBorders>
          </w:tcPr>
          <w:p w14:paraId="7D389031" w14:textId="77777777" w:rsidR="00CB227A"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false</w:t>
            </w:r>
          </w:p>
        </w:tc>
      </w:tr>
      <w:tr w:rsidR="004507C0" w:rsidRPr="00E352EF" w14:paraId="1B89DAAD" w14:textId="77777777" w:rsidTr="004507C0">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77CA3C3F" w14:textId="77777777" w:rsidR="004507C0" w:rsidRPr="00E352EF" w:rsidRDefault="004507C0"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w:t>
            </w:r>
          </w:p>
        </w:tc>
        <w:tc>
          <w:tcPr>
            <w:tcW w:w="1504" w:type="dxa"/>
          </w:tcPr>
          <w:p w14:paraId="24763034"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France</w:t>
            </w:r>
          </w:p>
        </w:tc>
        <w:tc>
          <w:tcPr>
            <w:tcW w:w="1243" w:type="dxa"/>
          </w:tcPr>
          <w:p w14:paraId="65240358"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t>
            </w:r>
          </w:p>
        </w:tc>
        <w:tc>
          <w:tcPr>
            <w:tcW w:w="973" w:type="dxa"/>
          </w:tcPr>
          <w:p w14:paraId="31A1399C"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10" w:type="dxa"/>
          </w:tcPr>
          <w:p w14:paraId="112BEC11"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37" w:type="dxa"/>
          </w:tcPr>
          <w:p w14:paraId="5D0C0C36"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Pr>
          <w:p w14:paraId="323D4AC3"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Pr>
          <w:p w14:paraId="7469D7D4"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false</w:t>
            </w:r>
          </w:p>
        </w:tc>
      </w:tr>
      <w:tr w:rsidR="004507C0" w:rsidRPr="00E352EF" w14:paraId="0A0F8961" w14:textId="77777777" w:rsidTr="004507C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1296DFAA" w14:textId="77777777" w:rsidR="004507C0" w:rsidRPr="00E352EF" w:rsidRDefault="004507C0"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w:t>
            </w:r>
          </w:p>
        </w:tc>
        <w:tc>
          <w:tcPr>
            <w:tcW w:w="1504" w:type="dxa"/>
            <w:tcBorders>
              <w:top w:val="none" w:sz="0" w:space="0" w:color="auto"/>
              <w:bottom w:val="none" w:sz="0" w:space="0" w:color="auto"/>
            </w:tcBorders>
          </w:tcPr>
          <w:p w14:paraId="410F34CE"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Luxembourg</w:t>
            </w:r>
          </w:p>
        </w:tc>
        <w:tc>
          <w:tcPr>
            <w:tcW w:w="1243" w:type="dxa"/>
            <w:tcBorders>
              <w:top w:val="none" w:sz="0" w:space="0" w:color="auto"/>
              <w:bottom w:val="none" w:sz="0" w:space="0" w:color="auto"/>
            </w:tcBorders>
          </w:tcPr>
          <w:p w14:paraId="7F699794"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t>
            </w:r>
          </w:p>
        </w:tc>
        <w:tc>
          <w:tcPr>
            <w:tcW w:w="973" w:type="dxa"/>
            <w:tcBorders>
              <w:top w:val="none" w:sz="0" w:space="0" w:color="auto"/>
              <w:bottom w:val="none" w:sz="0" w:space="0" w:color="auto"/>
            </w:tcBorders>
          </w:tcPr>
          <w:p w14:paraId="10E8F351"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10" w:type="dxa"/>
            <w:tcBorders>
              <w:top w:val="none" w:sz="0" w:space="0" w:color="auto"/>
              <w:bottom w:val="none" w:sz="0" w:space="0" w:color="auto"/>
            </w:tcBorders>
          </w:tcPr>
          <w:p w14:paraId="53CB294A"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37" w:type="dxa"/>
            <w:tcBorders>
              <w:top w:val="none" w:sz="0" w:space="0" w:color="auto"/>
              <w:bottom w:val="none" w:sz="0" w:space="0" w:color="auto"/>
            </w:tcBorders>
          </w:tcPr>
          <w:p w14:paraId="33FBE4EF"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618A71A0"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Borders>
              <w:top w:val="none" w:sz="0" w:space="0" w:color="auto"/>
              <w:bottom w:val="none" w:sz="0" w:space="0" w:color="auto"/>
              <w:right w:val="none" w:sz="0" w:space="0" w:color="auto"/>
            </w:tcBorders>
          </w:tcPr>
          <w:p w14:paraId="1735E7EF"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false</w:t>
            </w:r>
          </w:p>
        </w:tc>
      </w:tr>
      <w:tr w:rsidR="004507C0" w:rsidRPr="00E352EF" w14:paraId="6E373215" w14:textId="77777777" w:rsidTr="004507C0">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111601A4" w14:textId="77777777" w:rsidR="004507C0" w:rsidRPr="00E352EF" w:rsidRDefault="004507C0"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w:t>
            </w:r>
          </w:p>
        </w:tc>
        <w:tc>
          <w:tcPr>
            <w:tcW w:w="1504" w:type="dxa"/>
          </w:tcPr>
          <w:p w14:paraId="1449BB49"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243" w:type="dxa"/>
          </w:tcPr>
          <w:p w14:paraId="6BA296AA"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t>
            </w:r>
          </w:p>
        </w:tc>
        <w:tc>
          <w:tcPr>
            <w:tcW w:w="973" w:type="dxa"/>
          </w:tcPr>
          <w:p w14:paraId="577AEBF8"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1110" w:type="dxa"/>
          </w:tcPr>
          <w:p w14:paraId="21BB7ECF"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937" w:type="dxa"/>
          </w:tcPr>
          <w:p w14:paraId="30FC8C63"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Pr>
          <w:p w14:paraId="63A28CDA"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Pr>
          <w:p w14:paraId="6E026DB2"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false</w:t>
            </w:r>
          </w:p>
        </w:tc>
      </w:tr>
      <w:tr w:rsidR="004507C0" w:rsidRPr="00E352EF" w14:paraId="25C81D82" w14:textId="77777777" w:rsidTr="004507C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56894989" w14:textId="77777777" w:rsidR="004507C0" w:rsidRPr="00E352EF" w:rsidRDefault="004507C0"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w:t>
            </w:r>
          </w:p>
        </w:tc>
        <w:tc>
          <w:tcPr>
            <w:tcW w:w="1504" w:type="dxa"/>
            <w:tcBorders>
              <w:top w:val="none" w:sz="0" w:space="0" w:color="auto"/>
              <w:bottom w:val="none" w:sz="0" w:space="0" w:color="auto"/>
            </w:tcBorders>
          </w:tcPr>
          <w:p w14:paraId="6BD6FAFD"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Asia</w:t>
            </w:r>
          </w:p>
        </w:tc>
        <w:tc>
          <w:tcPr>
            <w:tcW w:w="1243" w:type="dxa"/>
            <w:tcBorders>
              <w:top w:val="none" w:sz="0" w:space="0" w:color="auto"/>
              <w:bottom w:val="none" w:sz="0" w:space="0" w:color="auto"/>
            </w:tcBorders>
          </w:tcPr>
          <w:p w14:paraId="31679D2B"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World</w:t>
            </w:r>
          </w:p>
        </w:tc>
        <w:tc>
          <w:tcPr>
            <w:tcW w:w="973" w:type="dxa"/>
            <w:tcBorders>
              <w:top w:val="none" w:sz="0" w:space="0" w:color="auto"/>
              <w:bottom w:val="none" w:sz="0" w:space="0" w:color="auto"/>
            </w:tcBorders>
          </w:tcPr>
          <w:p w14:paraId="6F054BC4"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1110" w:type="dxa"/>
            <w:tcBorders>
              <w:top w:val="none" w:sz="0" w:space="0" w:color="auto"/>
              <w:bottom w:val="none" w:sz="0" w:space="0" w:color="auto"/>
            </w:tcBorders>
          </w:tcPr>
          <w:p w14:paraId="3938938B"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937" w:type="dxa"/>
            <w:tcBorders>
              <w:top w:val="none" w:sz="0" w:space="0" w:color="auto"/>
              <w:bottom w:val="none" w:sz="0" w:space="0" w:color="auto"/>
            </w:tcBorders>
          </w:tcPr>
          <w:p w14:paraId="4A81005B"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51F77A20"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2</w:t>
            </w:r>
          </w:p>
        </w:tc>
        <w:tc>
          <w:tcPr>
            <w:tcW w:w="1153" w:type="dxa"/>
            <w:tcBorders>
              <w:top w:val="none" w:sz="0" w:space="0" w:color="auto"/>
              <w:bottom w:val="none" w:sz="0" w:space="0" w:color="auto"/>
              <w:right w:val="none" w:sz="0" w:space="0" w:color="auto"/>
            </w:tcBorders>
          </w:tcPr>
          <w:p w14:paraId="1E14FA04"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4507C0" w:rsidRPr="00E352EF" w14:paraId="4E9C91DA" w14:textId="77777777" w:rsidTr="004507C0">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0920C498" w14:textId="77777777" w:rsidR="004507C0" w:rsidRPr="00E352EF" w:rsidRDefault="004507C0"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w:t>
            </w:r>
          </w:p>
        </w:tc>
        <w:tc>
          <w:tcPr>
            <w:tcW w:w="1504" w:type="dxa"/>
          </w:tcPr>
          <w:p w14:paraId="4922AFD1"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t>
            </w:r>
          </w:p>
        </w:tc>
        <w:tc>
          <w:tcPr>
            <w:tcW w:w="1243" w:type="dxa"/>
          </w:tcPr>
          <w:p w14:paraId="52BFD265"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World</w:t>
            </w:r>
          </w:p>
        </w:tc>
        <w:tc>
          <w:tcPr>
            <w:tcW w:w="973" w:type="dxa"/>
          </w:tcPr>
          <w:p w14:paraId="23F754FE"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1110" w:type="dxa"/>
          </w:tcPr>
          <w:p w14:paraId="6284681E"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937" w:type="dxa"/>
          </w:tcPr>
          <w:p w14:paraId="0C9B2A8E"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Pr>
          <w:p w14:paraId="37BC5364"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2</w:t>
            </w:r>
          </w:p>
        </w:tc>
        <w:tc>
          <w:tcPr>
            <w:tcW w:w="1153" w:type="dxa"/>
          </w:tcPr>
          <w:p w14:paraId="4ED7F9F2"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4507C0" w:rsidRPr="00E352EF" w14:paraId="1FB8691A" w14:textId="77777777" w:rsidTr="004507C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67944956" w14:textId="77777777" w:rsidR="004507C0" w:rsidRPr="00E352EF" w:rsidRDefault="004507C0"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w:t>
            </w:r>
          </w:p>
        </w:tc>
        <w:tc>
          <w:tcPr>
            <w:tcW w:w="1504" w:type="dxa"/>
            <w:tcBorders>
              <w:top w:val="none" w:sz="0" w:space="0" w:color="auto"/>
              <w:bottom w:val="none" w:sz="0" w:space="0" w:color="auto"/>
            </w:tcBorders>
          </w:tcPr>
          <w:p w14:paraId="3ECE4CB9"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America</w:t>
            </w:r>
          </w:p>
        </w:tc>
        <w:tc>
          <w:tcPr>
            <w:tcW w:w="1243" w:type="dxa"/>
            <w:tcBorders>
              <w:top w:val="none" w:sz="0" w:space="0" w:color="auto"/>
              <w:bottom w:val="none" w:sz="0" w:space="0" w:color="auto"/>
            </w:tcBorders>
          </w:tcPr>
          <w:p w14:paraId="0B621EF1"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World</w:t>
            </w:r>
          </w:p>
        </w:tc>
        <w:tc>
          <w:tcPr>
            <w:tcW w:w="973" w:type="dxa"/>
            <w:tcBorders>
              <w:top w:val="none" w:sz="0" w:space="0" w:color="auto"/>
              <w:bottom w:val="none" w:sz="0" w:space="0" w:color="auto"/>
            </w:tcBorders>
          </w:tcPr>
          <w:p w14:paraId="4E49ACD6"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1110" w:type="dxa"/>
            <w:tcBorders>
              <w:top w:val="none" w:sz="0" w:space="0" w:color="auto"/>
              <w:bottom w:val="none" w:sz="0" w:space="0" w:color="auto"/>
            </w:tcBorders>
          </w:tcPr>
          <w:p w14:paraId="7B786ACD"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937" w:type="dxa"/>
            <w:tcBorders>
              <w:top w:val="none" w:sz="0" w:space="0" w:color="auto"/>
              <w:bottom w:val="none" w:sz="0" w:space="0" w:color="auto"/>
            </w:tcBorders>
          </w:tcPr>
          <w:p w14:paraId="55A62B3D"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62D5AB3C"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2</w:t>
            </w:r>
          </w:p>
        </w:tc>
        <w:tc>
          <w:tcPr>
            <w:tcW w:w="1153" w:type="dxa"/>
            <w:tcBorders>
              <w:top w:val="none" w:sz="0" w:space="0" w:color="auto"/>
              <w:bottom w:val="none" w:sz="0" w:space="0" w:color="auto"/>
              <w:right w:val="none" w:sz="0" w:space="0" w:color="auto"/>
            </w:tcBorders>
          </w:tcPr>
          <w:p w14:paraId="3A17021A"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4507C0" w:rsidRPr="00E352EF" w14:paraId="24C15B52" w14:textId="77777777" w:rsidTr="004507C0">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00A4D321" w14:textId="77777777" w:rsidR="004507C0" w:rsidRPr="00E352EF" w:rsidRDefault="004507C0"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w:t>
            </w:r>
          </w:p>
        </w:tc>
        <w:tc>
          <w:tcPr>
            <w:tcW w:w="1504" w:type="dxa"/>
          </w:tcPr>
          <w:p w14:paraId="4E4453CE"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Oceania</w:t>
            </w:r>
          </w:p>
        </w:tc>
        <w:tc>
          <w:tcPr>
            <w:tcW w:w="1243" w:type="dxa"/>
          </w:tcPr>
          <w:p w14:paraId="2E4FF63B"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World</w:t>
            </w:r>
          </w:p>
        </w:tc>
        <w:tc>
          <w:tcPr>
            <w:tcW w:w="973" w:type="dxa"/>
          </w:tcPr>
          <w:p w14:paraId="4CA6060E"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1110" w:type="dxa"/>
          </w:tcPr>
          <w:p w14:paraId="18433203"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937" w:type="dxa"/>
          </w:tcPr>
          <w:p w14:paraId="64E25848"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Pr>
          <w:p w14:paraId="5A61AF07"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2</w:t>
            </w:r>
          </w:p>
        </w:tc>
        <w:tc>
          <w:tcPr>
            <w:tcW w:w="1153" w:type="dxa"/>
          </w:tcPr>
          <w:p w14:paraId="70847675"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4507C0" w:rsidRPr="00E352EF" w14:paraId="01EB7098" w14:textId="77777777" w:rsidTr="004507C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28D91329" w14:textId="77777777" w:rsidR="004507C0" w:rsidRPr="00E352EF" w:rsidRDefault="004507C0"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w:t>
            </w:r>
          </w:p>
        </w:tc>
        <w:tc>
          <w:tcPr>
            <w:tcW w:w="1504" w:type="dxa"/>
            <w:tcBorders>
              <w:top w:val="none" w:sz="0" w:space="0" w:color="auto"/>
              <w:bottom w:val="none" w:sz="0" w:space="0" w:color="auto"/>
            </w:tcBorders>
          </w:tcPr>
          <w:p w14:paraId="2AC0D27B"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Africa</w:t>
            </w:r>
          </w:p>
        </w:tc>
        <w:tc>
          <w:tcPr>
            <w:tcW w:w="1243" w:type="dxa"/>
            <w:tcBorders>
              <w:top w:val="none" w:sz="0" w:space="0" w:color="auto"/>
              <w:bottom w:val="none" w:sz="0" w:space="0" w:color="auto"/>
            </w:tcBorders>
          </w:tcPr>
          <w:p w14:paraId="42577035"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World</w:t>
            </w:r>
          </w:p>
        </w:tc>
        <w:tc>
          <w:tcPr>
            <w:tcW w:w="973" w:type="dxa"/>
            <w:tcBorders>
              <w:top w:val="none" w:sz="0" w:space="0" w:color="auto"/>
              <w:bottom w:val="none" w:sz="0" w:space="0" w:color="auto"/>
            </w:tcBorders>
          </w:tcPr>
          <w:p w14:paraId="2F786B96"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1110" w:type="dxa"/>
            <w:tcBorders>
              <w:top w:val="none" w:sz="0" w:space="0" w:color="auto"/>
              <w:bottom w:val="none" w:sz="0" w:space="0" w:color="auto"/>
            </w:tcBorders>
          </w:tcPr>
          <w:p w14:paraId="39C41429"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937" w:type="dxa"/>
            <w:tcBorders>
              <w:top w:val="none" w:sz="0" w:space="0" w:color="auto"/>
              <w:bottom w:val="none" w:sz="0" w:space="0" w:color="auto"/>
            </w:tcBorders>
          </w:tcPr>
          <w:p w14:paraId="32464B5A"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4DC58919"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2</w:t>
            </w:r>
          </w:p>
        </w:tc>
        <w:tc>
          <w:tcPr>
            <w:tcW w:w="1153" w:type="dxa"/>
            <w:tcBorders>
              <w:top w:val="none" w:sz="0" w:space="0" w:color="auto"/>
              <w:bottom w:val="none" w:sz="0" w:space="0" w:color="auto"/>
              <w:right w:val="none" w:sz="0" w:space="0" w:color="auto"/>
            </w:tcBorders>
          </w:tcPr>
          <w:p w14:paraId="2E294FE9"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bl>
    <w:p w14:paraId="404B2D9E" w14:textId="77777777" w:rsidR="00CB227A" w:rsidRPr="00E352EF" w:rsidRDefault="00CB227A" w:rsidP="00CB227A">
      <w:pPr>
        <w:jc w:val="center"/>
        <w:rPr>
          <w:rFonts w:ascii="Consolas" w:hAnsi="Consolas"/>
          <w:b/>
        </w:rPr>
      </w:pPr>
    </w:p>
    <w:p w14:paraId="1F21DB4C" w14:textId="77777777" w:rsidR="00CB227A" w:rsidRPr="00E352EF" w:rsidRDefault="00CB227A" w:rsidP="00CB227A">
      <w:pPr>
        <w:rPr>
          <w:rFonts w:ascii="Cambria" w:hAnsi="Cambria"/>
        </w:rPr>
      </w:pPr>
      <w:r w:rsidRPr="00E352EF">
        <w:rPr>
          <w:rFonts w:ascii="Cambria" w:hAnsi="Cambria"/>
        </w:rPr>
        <w:t xml:space="preserve">Output </w:t>
      </w:r>
      <w:r w:rsidR="004507C0" w:rsidRPr="00E352EF">
        <w:rPr>
          <w:rFonts w:ascii="Cambria" w:hAnsi="Cambria"/>
          <w:i/>
        </w:rPr>
        <w:t>false</w:t>
      </w:r>
      <w:r w:rsidRPr="00E352EF">
        <w:rPr>
          <w:rFonts w:ascii="Cambria" w:hAnsi="Cambria"/>
        </w:rPr>
        <w:t xml:space="preserve"> for LEVEL 1, indicates that the aggregations into Europe (and into the other countries) are only functional to LEVEL 2 and the MAPS TO values with </w:t>
      </w:r>
      <w:r w:rsidR="004507C0" w:rsidRPr="00E352EF">
        <w:rPr>
          <w:rFonts w:ascii="Cambria" w:hAnsi="Cambria"/>
          <w:i/>
        </w:rPr>
        <w:t>false</w:t>
      </w:r>
      <w:r w:rsidR="004507C0" w:rsidRPr="00E352EF">
        <w:rPr>
          <w:rFonts w:ascii="Cambria" w:hAnsi="Cambria"/>
        </w:rPr>
        <w:t xml:space="preserve"> </w:t>
      </w:r>
      <w:r w:rsidRPr="00E352EF">
        <w:rPr>
          <w:rFonts w:ascii="Cambria" w:hAnsi="Cambria"/>
        </w:rPr>
        <w:t>will not be in the output.</w:t>
      </w:r>
    </w:p>
    <w:p w14:paraId="70E6B55E" w14:textId="77777777" w:rsidR="00CB227A" w:rsidRPr="00E352EF" w:rsidRDefault="00CB227A" w:rsidP="00CB227A">
      <w:pPr>
        <w:rPr>
          <w:rFonts w:ascii="Cambria" w:hAnsi="Cambria"/>
        </w:rPr>
      </w:pPr>
      <w:r w:rsidRPr="00E352EF">
        <w:rPr>
          <w:rFonts w:ascii="Cambria" w:hAnsi="Cambria"/>
        </w:rPr>
        <w:t>Summarizing, the set of mappings within a hierarchy has to be interpreted as follows.</w:t>
      </w:r>
    </w:p>
    <w:p w14:paraId="5DC8D148" w14:textId="77777777" w:rsidR="00CB227A" w:rsidRPr="00E352EF" w:rsidRDefault="00CB227A" w:rsidP="00CB227A">
      <w:pPr>
        <w:rPr>
          <w:rFonts w:ascii="Cambria" w:hAnsi="Cambria"/>
        </w:rPr>
      </w:pPr>
      <w:r w:rsidRPr="00E352EF">
        <w:rPr>
          <w:rFonts w:ascii="Cambria" w:hAnsi="Cambria"/>
        </w:rPr>
        <w:t xml:space="preserve">For every level, from the lowest to the highest, each MAPS TO Code Item is the set difference between the UNION of all the corresponding MAPS FROM Code Items with positive SIGN and the UNION of all the corresponding MAPS FROM Code Items with the negative SIGN. </w:t>
      </w:r>
    </w:p>
    <w:p w14:paraId="7C1193FD" w14:textId="77777777" w:rsidR="00CB227A" w:rsidRPr="00E352EF" w:rsidRDefault="00CB227A" w:rsidP="00CB227A">
      <w:pPr>
        <w:rPr>
          <w:rFonts w:ascii="Cambria" w:hAnsi="Cambria"/>
        </w:rPr>
      </w:pPr>
      <w:r w:rsidRPr="00E352EF">
        <w:rPr>
          <w:rFonts w:ascii="Cambria" w:hAnsi="Cambria"/>
          <w:i/>
        </w:rPr>
        <w:t>Rules</w:t>
      </w:r>
      <w:r w:rsidRPr="00E352EF">
        <w:rPr>
          <w:rFonts w:ascii="Cambria" w:hAnsi="Cambria"/>
        </w:rPr>
        <w:t xml:space="preserve"> inherently represent hierarchies in Code Lists, but, at the same time, only refer to Code Items. Thus, can be applied on different </w:t>
      </w:r>
      <w:r w:rsidRPr="00E352EF">
        <w:rPr>
          <w:rFonts w:ascii="Cambria" w:hAnsi="Cambria"/>
          <w:i/>
        </w:rPr>
        <w:t>Identifier Components</w:t>
      </w:r>
      <w:r w:rsidRPr="00E352EF">
        <w:rPr>
          <w:rFonts w:ascii="Cambria" w:hAnsi="Cambria"/>
        </w:rPr>
        <w:t xml:space="preserve"> referring to different Code Lists.</w:t>
      </w:r>
    </w:p>
    <w:p w14:paraId="49675323" w14:textId="77777777" w:rsidR="00CB227A" w:rsidRPr="00E352EF" w:rsidRDefault="00CB227A" w:rsidP="00CB227A">
      <w:pPr>
        <w:rPr>
          <w:rFonts w:ascii="Cambria" w:eastAsia="Calibri" w:hAnsi="Cambria" w:cs="Calibri"/>
          <w:i/>
          <w:color w:val="5B9BD5"/>
        </w:rPr>
      </w:pPr>
      <w:bookmarkStart w:id="11349" w:name="_Toc265511382"/>
    </w:p>
    <w:p w14:paraId="1BED33DE" w14:textId="77777777" w:rsidR="00CB227A" w:rsidRPr="00E352EF" w:rsidRDefault="00CB227A" w:rsidP="00CB227A">
      <w:pPr>
        <w:rPr>
          <w:rFonts w:ascii="Cambria" w:eastAsia="Calibri" w:hAnsi="Cambria" w:cs="Calibri"/>
          <w:i/>
          <w:color w:val="5B9BD5"/>
        </w:rPr>
      </w:pPr>
      <w:r w:rsidRPr="00E352EF">
        <w:rPr>
          <w:rFonts w:ascii="Cambria" w:eastAsia="Calibri" w:hAnsi="Cambria" w:cs="Calibri"/>
          <w:i/>
          <w:color w:val="5B9BD5"/>
        </w:rPr>
        <w:t>Syntax</w:t>
      </w:r>
      <w:bookmarkEnd w:id="11349"/>
    </w:p>
    <w:p w14:paraId="75EB906E" w14:textId="77777777" w:rsidR="00E13E0A" w:rsidRPr="00E352EF" w:rsidRDefault="00E13E0A" w:rsidP="00E13E0A">
      <w:pPr>
        <w:autoSpaceDE w:val="0"/>
        <w:autoSpaceDN w:val="0"/>
        <w:adjustRightInd w:val="0"/>
        <w:rPr>
          <w:rFonts w:ascii="Cambria" w:hAnsi="Cambria" w:cs="Cambria"/>
        </w:rPr>
      </w:pPr>
      <w:r w:rsidRPr="00E352EF">
        <w:rPr>
          <w:rFonts w:ascii="Cambria" w:hAnsi="Cambria" w:cs="Courier New"/>
          <w:b/>
          <w:bCs/>
        </w:rPr>
        <w:t xml:space="preserve">hierarchy </w:t>
      </w:r>
    </w:p>
    <w:p w14:paraId="6910C26C" w14:textId="77777777" w:rsidR="00E13E0A" w:rsidRPr="00E352EF" w:rsidRDefault="00E13E0A" w:rsidP="00E13E0A">
      <w:pPr>
        <w:autoSpaceDE w:val="0"/>
        <w:autoSpaceDN w:val="0"/>
        <w:adjustRightInd w:val="0"/>
        <w:ind w:left="284"/>
        <w:rPr>
          <w:rFonts w:ascii="Cambria" w:hAnsi="Cambria" w:cs="Cambria"/>
        </w:rPr>
      </w:pPr>
      <w:r w:rsidRPr="00E352EF">
        <w:rPr>
          <w:rFonts w:ascii="Cambria" w:hAnsi="Cambria" w:cs="Courier New"/>
          <w:b/>
          <w:bCs/>
        </w:rPr>
        <w:t xml:space="preserve">( </w:t>
      </w:r>
      <w:r w:rsidRPr="00E352EF">
        <w:rPr>
          <w:rFonts w:ascii="Cambria" w:hAnsi="Cambria" w:cs="Courier New"/>
        </w:rPr>
        <w:t>{</w:t>
      </w:r>
      <w:r w:rsidRPr="00E352EF">
        <w:rPr>
          <w:rFonts w:ascii="Cambria" w:hAnsi="Cambria" w:cs="Courier New"/>
          <w:b/>
          <w:bCs/>
        </w:rPr>
        <w:t>dataset=</w:t>
      </w:r>
      <w:r w:rsidRPr="00E352EF">
        <w:rPr>
          <w:rFonts w:ascii="Cambria" w:hAnsi="Cambria" w:cs="Courier New"/>
        </w:rPr>
        <w:t>} ds_1, {</w:t>
      </w:r>
      <w:r w:rsidRPr="00E352EF">
        <w:rPr>
          <w:rFonts w:ascii="Cambria" w:hAnsi="Cambria" w:cs="Courier New"/>
          <w:b/>
          <w:bCs/>
        </w:rPr>
        <w:t>component=</w:t>
      </w:r>
      <w:r w:rsidRPr="00E352EF">
        <w:rPr>
          <w:rFonts w:ascii="Cambria" w:hAnsi="Cambria" w:cs="Courier New"/>
        </w:rPr>
        <w:t xml:space="preserve">} comp, </w:t>
      </w:r>
    </w:p>
    <w:p w14:paraId="42FF89D1" w14:textId="77777777" w:rsidR="00E13E0A" w:rsidRPr="00E352EF" w:rsidRDefault="00E13E0A" w:rsidP="00E13E0A">
      <w:pPr>
        <w:autoSpaceDE w:val="0"/>
        <w:autoSpaceDN w:val="0"/>
        <w:adjustRightInd w:val="0"/>
        <w:ind w:left="284"/>
        <w:rPr>
          <w:rFonts w:ascii="Cambria" w:hAnsi="Cambria" w:cs="Cambria"/>
        </w:rPr>
      </w:pPr>
      <w:r w:rsidRPr="00E352EF">
        <w:rPr>
          <w:rFonts w:ascii="Cambria" w:hAnsi="Cambria" w:cs="Courier New"/>
        </w:rPr>
        <w:t xml:space="preserve">[ </w:t>
      </w:r>
    </w:p>
    <w:p w14:paraId="6056F5EF" w14:textId="77777777" w:rsidR="00E13E0A" w:rsidRPr="00E352EF" w:rsidRDefault="00E13E0A" w:rsidP="00E13E0A">
      <w:pPr>
        <w:autoSpaceDE w:val="0"/>
        <w:autoSpaceDN w:val="0"/>
        <w:adjustRightInd w:val="0"/>
        <w:ind w:left="284"/>
        <w:rPr>
          <w:rFonts w:ascii="Cambria" w:hAnsi="Cambria" w:cs="Courier New"/>
        </w:rPr>
      </w:pPr>
      <w:r w:rsidRPr="00E352EF">
        <w:rPr>
          <w:rFonts w:ascii="Cambria" w:hAnsi="Cambria" w:cs="Courier New"/>
        </w:rPr>
        <w:t>{</w:t>
      </w:r>
      <w:r w:rsidRPr="00E352EF">
        <w:rPr>
          <w:rFonts w:ascii="Cambria" w:hAnsi="Cambria" w:cs="Courier New"/>
          <w:b/>
          <w:bCs/>
        </w:rPr>
        <w:t>hierarchy_name=</w:t>
      </w:r>
      <w:r w:rsidRPr="00E352EF">
        <w:rPr>
          <w:rFonts w:ascii="Cambria" w:hAnsi="Cambria" w:cs="Courier New"/>
        </w:rPr>
        <w:t>} hierarchyname |</w:t>
      </w:r>
    </w:p>
    <w:p w14:paraId="0325B7F5" w14:textId="77777777" w:rsidR="00E13E0A" w:rsidRPr="00E352EF" w:rsidRDefault="00E13E0A" w:rsidP="00E13E0A">
      <w:pPr>
        <w:autoSpaceDE w:val="0"/>
        <w:autoSpaceDN w:val="0"/>
        <w:adjustRightInd w:val="0"/>
        <w:ind w:left="284"/>
        <w:rPr>
          <w:rFonts w:ascii="Cambria" w:hAnsi="Cambria" w:cs="Cambria"/>
        </w:rPr>
      </w:pPr>
      <w:r w:rsidRPr="00E352EF">
        <w:rPr>
          <w:rFonts w:ascii="Cambria" w:hAnsi="Cambria" w:cs="Courier New"/>
          <w:b/>
          <w:bCs/>
        </w:rPr>
        <w:t xml:space="preserve">( </w:t>
      </w:r>
      <w:r w:rsidRPr="00E352EF">
        <w:rPr>
          <w:rFonts w:ascii="Cambria" w:hAnsi="Cambria" w:cs="Courier New"/>
        </w:rPr>
        <w:t xml:space="preserve">{ </w:t>
      </w:r>
      <w:r w:rsidRPr="00E352EF">
        <w:rPr>
          <w:rFonts w:ascii="Cambria" w:hAnsi="Cambria" w:cs="Courier New"/>
          <w:b/>
          <w:bCs/>
        </w:rPr>
        <w:t>( (</w:t>
      </w:r>
      <w:r w:rsidRPr="00E352EF">
        <w:rPr>
          <w:rFonts w:ascii="Cambria" w:hAnsi="Cambria" w:cs="Courier New"/>
        </w:rPr>
        <w:t>{</w:t>
      </w:r>
      <w:r w:rsidRPr="00E352EF">
        <w:rPr>
          <w:rFonts w:ascii="Cambria" w:hAnsi="Cambria" w:cs="Courier New"/>
          <w:b/>
          <w:bCs/>
        </w:rPr>
        <w:t>from=</w:t>
      </w:r>
      <w:r w:rsidRPr="00E352EF">
        <w:rPr>
          <w:rFonts w:ascii="Cambria" w:hAnsi="Cambria" w:cs="Courier New"/>
        </w:rPr>
        <w:t>} maps_from, {</w:t>
      </w:r>
      <w:r w:rsidRPr="00E352EF">
        <w:rPr>
          <w:rFonts w:ascii="Cambria" w:hAnsi="Cambria" w:cs="Courier New"/>
          <w:b/>
          <w:bCs/>
        </w:rPr>
        <w:t>level=</w:t>
      </w:r>
      <w:r w:rsidRPr="00E352EF">
        <w:rPr>
          <w:rFonts w:ascii="Cambria" w:hAnsi="Cambria" w:cs="Courier New"/>
        </w:rPr>
        <w:t>} level, {</w:t>
      </w:r>
      <w:r w:rsidRPr="00E352EF">
        <w:rPr>
          <w:rFonts w:ascii="Cambria" w:hAnsi="Cambria" w:cs="Courier New"/>
          <w:b/>
          <w:bCs/>
        </w:rPr>
        <w:t>sign=</w:t>
      </w:r>
      <w:r w:rsidRPr="00E352EF">
        <w:rPr>
          <w:rFonts w:ascii="Cambria" w:hAnsi="Cambria" w:cs="Courier New"/>
        </w:rPr>
        <w:t>} [</w:t>
      </w:r>
      <w:r w:rsidRPr="00E352EF">
        <w:rPr>
          <w:rFonts w:ascii="Cambria" w:hAnsi="Cambria" w:cs="Courier New"/>
          <w:b/>
          <w:bCs/>
        </w:rPr>
        <w:t>+</w:t>
      </w:r>
      <w:r w:rsidRPr="00E352EF">
        <w:rPr>
          <w:rFonts w:ascii="Cambria" w:hAnsi="Cambria" w:cs="Courier New"/>
        </w:rPr>
        <w:t>|</w:t>
      </w:r>
      <w:r w:rsidRPr="00E352EF">
        <w:rPr>
          <w:rFonts w:ascii="Cambria" w:hAnsi="Cambria" w:cs="Courier New"/>
          <w:b/>
          <w:bCs/>
        </w:rPr>
        <w:t>-</w:t>
      </w:r>
      <w:r w:rsidRPr="00E352EF">
        <w:rPr>
          <w:rFonts w:ascii="Cambria" w:hAnsi="Cambria" w:cs="Courier New"/>
        </w:rPr>
        <w:t>]</w:t>
      </w:r>
      <w:r w:rsidRPr="00E352EF">
        <w:rPr>
          <w:rFonts w:ascii="Cambria" w:hAnsi="Cambria" w:cs="Courier New"/>
          <w:b/>
          <w:bCs/>
        </w:rPr>
        <w:t xml:space="preserve">) </w:t>
      </w:r>
    </w:p>
    <w:p w14:paraId="590ED538" w14:textId="77777777" w:rsidR="00E13E0A" w:rsidRPr="00E352EF" w:rsidRDefault="00E13E0A" w:rsidP="00E13E0A">
      <w:pPr>
        <w:autoSpaceDE w:val="0"/>
        <w:autoSpaceDN w:val="0"/>
        <w:adjustRightInd w:val="0"/>
        <w:ind w:left="284"/>
        <w:rPr>
          <w:rFonts w:ascii="Cambria" w:hAnsi="Cambria" w:cs="Cambria"/>
        </w:rPr>
      </w:pPr>
      <w:r w:rsidRPr="00E352EF">
        <w:rPr>
          <w:rFonts w:ascii="Cambria" w:hAnsi="Cambria" w:cs="Courier New"/>
        </w:rPr>
        <w:t>{,</w:t>
      </w:r>
      <w:r w:rsidRPr="00E352EF">
        <w:rPr>
          <w:rFonts w:ascii="Cambria" w:hAnsi="Cambria" w:cs="Courier New"/>
          <w:b/>
          <w:bCs/>
        </w:rPr>
        <w:t>(</w:t>
      </w:r>
      <w:r w:rsidRPr="00E352EF">
        <w:rPr>
          <w:rFonts w:ascii="Cambria" w:hAnsi="Cambria" w:cs="Courier New"/>
        </w:rPr>
        <w:t>{</w:t>
      </w:r>
      <w:r w:rsidRPr="00E352EF">
        <w:rPr>
          <w:rFonts w:ascii="Cambria" w:hAnsi="Cambria" w:cs="Courier New"/>
          <w:b/>
          <w:bCs/>
        </w:rPr>
        <w:t>from=</w:t>
      </w:r>
      <w:r w:rsidRPr="00E352EF">
        <w:rPr>
          <w:rFonts w:ascii="Cambria" w:hAnsi="Cambria" w:cs="Courier New"/>
        </w:rPr>
        <w:t>} maps_from, {</w:t>
      </w:r>
      <w:r w:rsidRPr="00E352EF">
        <w:rPr>
          <w:rFonts w:ascii="Cambria" w:hAnsi="Cambria" w:cs="Courier New"/>
          <w:b/>
          <w:bCs/>
        </w:rPr>
        <w:t>level=</w:t>
      </w:r>
      <w:r w:rsidRPr="00E352EF">
        <w:rPr>
          <w:rFonts w:ascii="Cambria" w:hAnsi="Cambria" w:cs="Courier New"/>
        </w:rPr>
        <w:t>} level, {</w:t>
      </w:r>
      <w:r w:rsidRPr="00E352EF">
        <w:rPr>
          <w:rFonts w:ascii="Cambria" w:hAnsi="Cambria" w:cs="Courier New"/>
          <w:b/>
          <w:bCs/>
        </w:rPr>
        <w:t>sign=</w:t>
      </w:r>
      <w:r w:rsidRPr="00E352EF">
        <w:rPr>
          <w:rFonts w:ascii="Cambria" w:hAnsi="Cambria" w:cs="Courier New"/>
        </w:rPr>
        <w:t>} [</w:t>
      </w:r>
      <w:r w:rsidRPr="00E352EF">
        <w:rPr>
          <w:rFonts w:ascii="Cambria" w:hAnsi="Cambria" w:cs="Courier New"/>
          <w:b/>
          <w:bCs/>
        </w:rPr>
        <w:t>+</w:t>
      </w:r>
      <w:r w:rsidRPr="00E352EF">
        <w:rPr>
          <w:rFonts w:ascii="Cambria" w:hAnsi="Cambria" w:cs="Courier New"/>
        </w:rPr>
        <w:t>|</w:t>
      </w:r>
      <w:r w:rsidRPr="00E352EF">
        <w:rPr>
          <w:rFonts w:ascii="Cambria" w:hAnsi="Cambria" w:cs="Courier New"/>
          <w:b/>
          <w:bCs/>
        </w:rPr>
        <w:t>-</w:t>
      </w:r>
      <w:r w:rsidRPr="00E352EF">
        <w:rPr>
          <w:rFonts w:ascii="Cambria" w:hAnsi="Cambria" w:cs="Courier New"/>
        </w:rPr>
        <w:t>]</w:t>
      </w:r>
      <w:r w:rsidRPr="00E352EF">
        <w:rPr>
          <w:rFonts w:ascii="Cambria" w:hAnsi="Cambria" w:cs="Courier New"/>
          <w:b/>
          <w:bCs/>
        </w:rPr>
        <w:t>)</w:t>
      </w:r>
      <w:r w:rsidRPr="00E352EF">
        <w:rPr>
          <w:rFonts w:ascii="Cambria" w:hAnsi="Cambria" w:cs="Courier New"/>
        </w:rPr>
        <w:t>}*</w:t>
      </w:r>
      <w:r w:rsidRPr="00E352EF">
        <w:rPr>
          <w:rFonts w:ascii="Cambria" w:hAnsi="Cambria" w:cs="Courier New"/>
          <w:b/>
          <w:bCs/>
        </w:rPr>
        <w:t xml:space="preserve">) </w:t>
      </w:r>
    </w:p>
    <w:p w14:paraId="2916AD6C" w14:textId="77777777" w:rsidR="00E13E0A" w:rsidRPr="00E352EF" w:rsidRDefault="00E13E0A" w:rsidP="00E13E0A">
      <w:pPr>
        <w:autoSpaceDE w:val="0"/>
        <w:autoSpaceDN w:val="0"/>
        <w:adjustRightInd w:val="0"/>
        <w:ind w:left="284"/>
        <w:rPr>
          <w:rFonts w:ascii="Cambria" w:hAnsi="Cambria" w:cs="Courier New"/>
        </w:rPr>
      </w:pPr>
      <w:r w:rsidRPr="00E352EF">
        <w:rPr>
          <w:rFonts w:ascii="Cambria" w:hAnsi="Cambria" w:cs="Courier New"/>
        </w:rPr>
        <w:t>to {</w:t>
      </w:r>
      <w:r w:rsidRPr="00E352EF">
        <w:rPr>
          <w:rFonts w:ascii="Cambria" w:hAnsi="Cambria" w:cs="Courier New"/>
          <w:b/>
          <w:bCs/>
        </w:rPr>
        <w:t>to=</w:t>
      </w:r>
      <w:r w:rsidRPr="00E352EF">
        <w:rPr>
          <w:rFonts w:ascii="Cambria" w:hAnsi="Cambria" w:cs="Courier New"/>
        </w:rPr>
        <w:t xml:space="preserve">} maps_to}+ ) as hierarchyname </w:t>
      </w:r>
    </w:p>
    <w:p w14:paraId="6607DE2D" w14:textId="77777777" w:rsidR="00E13E0A" w:rsidRPr="00E352EF" w:rsidRDefault="00E13E0A" w:rsidP="00E13E0A">
      <w:pPr>
        <w:autoSpaceDE w:val="0"/>
        <w:autoSpaceDN w:val="0"/>
        <w:adjustRightInd w:val="0"/>
        <w:ind w:left="284"/>
        <w:rPr>
          <w:rFonts w:ascii="Cambria" w:hAnsi="Cambria" w:cs="Courier New"/>
        </w:rPr>
      </w:pPr>
      <w:r w:rsidRPr="00E352EF">
        <w:rPr>
          <w:rFonts w:ascii="Cambria" w:hAnsi="Cambria" w:cs="Courier New"/>
        </w:rPr>
        <w:t xml:space="preserve">], </w:t>
      </w:r>
    </w:p>
    <w:p w14:paraId="56E34B4C" w14:textId="77777777" w:rsidR="00E13E0A" w:rsidRPr="00E352EF" w:rsidRDefault="00E13E0A" w:rsidP="00E13E0A">
      <w:pPr>
        <w:autoSpaceDE w:val="0"/>
        <w:autoSpaceDN w:val="0"/>
        <w:adjustRightInd w:val="0"/>
        <w:ind w:left="284"/>
        <w:rPr>
          <w:rFonts w:ascii="Cambria" w:hAnsi="Cambria" w:cs="Courier New"/>
        </w:rPr>
      </w:pPr>
      <w:r w:rsidRPr="00E352EF">
        <w:rPr>
          <w:rFonts w:ascii="Cambria" w:hAnsi="Cambria" w:cs="Courier New"/>
        </w:rPr>
        <w:t>{</w:t>
      </w:r>
      <w:r w:rsidRPr="00E352EF">
        <w:rPr>
          <w:rFonts w:ascii="Cambria" w:hAnsi="Cambria" w:cs="Courier New"/>
          <w:b/>
          <w:bCs/>
        </w:rPr>
        <w:t>isFilter=</w:t>
      </w:r>
      <w:r w:rsidRPr="00E352EF">
        <w:rPr>
          <w:rFonts w:ascii="Cambria" w:hAnsi="Cambria" w:cs="Courier New"/>
        </w:rPr>
        <w:t xml:space="preserve">} isFilter </w:t>
      </w:r>
    </w:p>
    <w:p w14:paraId="68CC927A" w14:textId="77777777" w:rsidR="00E13E0A" w:rsidRPr="00E352EF" w:rsidRDefault="00E13E0A" w:rsidP="00E13E0A">
      <w:pPr>
        <w:autoSpaceDE w:val="0"/>
        <w:autoSpaceDN w:val="0"/>
        <w:adjustRightInd w:val="0"/>
        <w:ind w:left="284"/>
        <w:rPr>
          <w:rFonts w:ascii="Cambria" w:hAnsi="Cambria" w:cs="Courier New"/>
        </w:rPr>
      </w:pPr>
      <w:r w:rsidRPr="00E352EF">
        <w:rPr>
          <w:rFonts w:ascii="Cambria" w:hAnsi="Cambria" w:cs="Courier New"/>
        </w:rPr>
        <w:t>{, {</w:t>
      </w:r>
      <w:r w:rsidRPr="00E352EF">
        <w:rPr>
          <w:rFonts w:ascii="Cambria" w:hAnsi="Cambria" w:cs="Courier New"/>
          <w:b/>
          <w:bCs/>
        </w:rPr>
        <w:t>aggregation=</w:t>
      </w:r>
      <w:r w:rsidRPr="00E352EF">
        <w:rPr>
          <w:rFonts w:ascii="Cambria" w:hAnsi="Cambria" w:cs="Courier New"/>
        </w:rPr>
        <w:t>} [</w:t>
      </w:r>
      <w:r w:rsidRPr="00E352EF">
        <w:rPr>
          <w:rFonts w:ascii="Cambria" w:hAnsi="Cambria" w:cs="Courier New"/>
          <w:b/>
          <w:bCs/>
        </w:rPr>
        <w:t>sum</w:t>
      </w:r>
      <w:r w:rsidRPr="00E352EF">
        <w:rPr>
          <w:rFonts w:ascii="Cambria" w:hAnsi="Cambria" w:cs="Courier New"/>
        </w:rPr>
        <w:t>|</w:t>
      </w:r>
      <w:r w:rsidRPr="00E352EF">
        <w:rPr>
          <w:rFonts w:ascii="Cambria" w:hAnsi="Cambria" w:cs="Courier New"/>
          <w:b/>
          <w:bCs/>
        </w:rPr>
        <w:t>prod</w:t>
      </w:r>
      <w:r w:rsidRPr="00E352EF">
        <w:rPr>
          <w:rFonts w:ascii="Cambria" w:hAnsi="Cambria" w:cs="Courier New"/>
        </w:rPr>
        <w:t xml:space="preserve">] } </w:t>
      </w:r>
    </w:p>
    <w:p w14:paraId="0B1C336E" w14:textId="77777777" w:rsidR="00E13E0A" w:rsidRPr="00E352EF" w:rsidRDefault="00E13E0A" w:rsidP="00E13E0A">
      <w:pPr>
        <w:ind w:left="284"/>
        <w:rPr>
          <w:rFonts w:ascii="Cambria" w:hAnsi="Cambria" w:cs="Courier New"/>
          <w:b/>
        </w:rPr>
      </w:pPr>
      <w:r w:rsidRPr="00E352EF">
        <w:rPr>
          <w:rFonts w:ascii="Cambria" w:hAnsi="Cambria" w:cs="Courier New"/>
          <w:b/>
        </w:rPr>
        <w:t xml:space="preserve">) </w:t>
      </w:r>
    </w:p>
    <w:p w14:paraId="53EDC605" w14:textId="77777777" w:rsidR="00CB227A" w:rsidRPr="00E352EF" w:rsidRDefault="00CB227A" w:rsidP="00CB227A">
      <w:pPr>
        <w:rPr>
          <w:rFonts w:ascii="Cambria" w:hAnsi="Cambria"/>
        </w:rPr>
      </w:pPr>
    </w:p>
    <w:p w14:paraId="63D29D75" w14:textId="77777777" w:rsidR="00D676D1" w:rsidRPr="00E352EF" w:rsidRDefault="00D676D1" w:rsidP="00D676D1">
      <w:pPr>
        <w:rPr>
          <w:rFonts w:ascii="Cambria" w:eastAsia="Calibri" w:hAnsi="Cambria" w:cs="Calibri"/>
          <w:i/>
          <w:color w:val="5B9BD5"/>
        </w:rPr>
      </w:pPr>
      <w:bookmarkStart w:id="11350" w:name="_Toc265511383"/>
      <w:r w:rsidRPr="00E352EF">
        <w:rPr>
          <w:rFonts w:ascii="Cambria" w:eastAsia="Calibri" w:hAnsi="Cambria" w:cs="Calibri"/>
          <w:i/>
          <w:color w:val="5B9BD5"/>
        </w:rPr>
        <w:t>Parameters</w:t>
      </w:r>
    </w:p>
    <w:p w14:paraId="21EF8412" w14:textId="77777777" w:rsidR="00D676D1" w:rsidRPr="00E352EF" w:rsidRDefault="00D676D1" w:rsidP="00D676D1">
      <w:pPr>
        <w:rPr>
          <w:rFonts w:ascii="Cambria" w:hAnsi="Cambria"/>
          <w:color w:val="000000" w:themeColor="text1"/>
        </w:rPr>
      </w:pPr>
      <w:r w:rsidRPr="00E352EF">
        <w:rPr>
          <w:rFonts w:ascii="Cambria" w:hAnsi="Cambria"/>
          <w:i/>
          <w:color w:val="000000" w:themeColor="text1"/>
        </w:rPr>
        <w:t xml:space="preserve">ds_1 </w:t>
      </w:r>
      <w:r w:rsidRPr="00E352EF">
        <w:rPr>
          <w:rFonts w:ascii="Cambria" w:hAnsi="Cambria"/>
          <w:color w:val="000000" w:themeColor="text1"/>
        </w:rPr>
        <w:t>: Dataset&lt;?,MeasureComponent&lt;Numeric&gt;+&gt;</w:t>
      </w:r>
    </w:p>
    <w:p w14:paraId="7CAA75F6" w14:textId="77777777" w:rsidR="00D676D1" w:rsidRPr="00E352EF" w:rsidRDefault="00D676D1" w:rsidP="00D676D1">
      <w:pPr>
        <w:rPr>
          <w:rFonts w:ascii="Cambria" w:hAnsi="Cambria"/>
          <w:color w:val="000000" w:themeColor="text1"/>
        </w:rPr>
      </w:pPr>
      <w:r w:rsidRPr="00E352EF">
        <w:rPr>
          <w:rFonts w:ascii="Cambria" w:hAnsi="Cambria"/>
          <w:i/>
          <w:color w:val="000000" w:themeColor="text1"/>
        </w:rPr>
        <w:t>comp</w:t>
      </w:r>
      <w:r w:rsidRPr="00E352EF">
        <w:rPr>
          <w:rFonts w:ascii="Cambria" w:hAnsi="Cambria"/>
          <w:color w:val="000000" w:themeColor="text1"/>
        </w:rPr>
        <w:t xml:space="preserve"> : Identifier Component</w:t>
      </w:r>
    </w:p>
    <w:p w14:paraId="327C4CE3" w14:textId="77777777" w:rsidR="00D676D1" w:rsidRPr="00E352EF" w:rsidRDefault="00D676D1" w:rsidP="00D676D1">
      <w:pPr>
        <w:rPr>
          <w:rFonts w:ascii="Cambria" w:hAnsi="Cambria"/>
          <w:i/>
          <w:color w:val="000000" w:themeColor="text1"/>
        </w:rPr>
      </w:pPr>
      <w:r w:rsidRPr="00E352EF">
        <w:rPr>
          <w:rFonts w:ascii="Cambria" w:hAnsi="Cambria"/>
          <w:i/>
          <w:color w:val="000000" w:themeColor="text1"/>
        </w:rPr>
        <w:t>hierarchyname</w:t>
      </w:r>
      <w:r w:rsidRPr="00E352EF">
        <w:rPr>
          <w:rFonts w:ascii="Cambria" w:hAnsi="Cambria"/>
          <w:color w:val="000000" w:themeColor="text1"/>
        </w:rPr>
        <w:t xml:space="preserve"> : string</w:t>
      </w:r>
      <w:r w:rsidRPr="00E352EF">
        <w:rPr>
          <w:rFonts w:ascii="Cambria" w:hAnsi="Cambria"/>
          <w:i/>
          <w:color w:val="000000" w:themeColor="text1"/>
        </w:rPr>
        <w:t xml:space="preserve"> </w:t>
      </w:r>
    </w:p>
    <w:p w14:paraId="659E774E" w14:textId="77777777" w:rsidR="00D676D1" w:rsidRPr="00E352EF" w:rsidRDefault="00D676D1" w:rsidP="00D676D1">
      <w:pPr>
        <w:rPr>
          <w:rFonts w:ascii="Cambria" w:hAnsi="Cambria"/>
          <w:color w:val="000000" w:themeColor="text1"/>
        </w:rPr>
      </w:pPr>
      <w:r w:rsidRPr="00E352EF">
        <w:rPr>
          <w:rFonts w:ascii="Cambria" w:hAnsi="Cambria"/>
          <w:i/>
          <w:color w:val="000000" w:themeColor="text1"/>
        </w:rPr>
        <w:t>maps_from, maps_to</w:t>
      </w:r>
      <w:r w:rsidRPr="00E352EF">
        <w:rPr>
          <w:rFonts w:ascii="Cambria" w:hAnsi="Cambria"/>
          <w:color w:val="000000" w:themeColor="text1"/>
        </w:rPr>
        <w:t xml:space="preserve"> : Constant</w:t>
      </w:r>
    </w:p>
    <w:p w14:paraId="0B53D92F" w14:textId="77777777" w:rsidR="00D676D1" w:rsidRPr="00E352EF" w:rsidRDefault="00D676D1" w:rsidP="00D676D1">
      <w:pPr>
        <w:rPr>
          <w:rFonts w:ascii="Cambria" w:hAnsi="Cambria"/>
          <w:color w:val="000000" w:themeColor="text1"/>
        </w:rPr>
      </w:pPr>
      <w:r w:rsidRPr="00E352EF">
        <w:rPr>
          <w:rFonts w:ascii="Cambria" w:hAnsi="Cambria"/>
          <w:i/>
          <w:color w:val="000000" w:themeColor="text1"/>
        </w:rPr>
        <w:t>level</w:t>
      </w:r>
      <w:r w:rsidRPr="00E352EF">
        <w:rPr>
          <w:rFonts w:ascii="Cambria" w:hAnsi="Cambria"/>
          <w:color w:val="000000" w:themeColor="text1"/>
        </w:rPr>
        <w:t xml:space="preserve"> : integer </w:t>
      </w:r>
    </w:p>
    <w:p w14:paraId="2ABF9E7E" w14:textId="77777777" w:rsidR="00D676D1" w:rsidRPr="00E352EF" w:rsidRDefault="00D676D1" w:rsidP="00D676D1">
      <w:pPr>
        <w:rPr>
          <w:rFonts w:ascii="Cambria" w:hAnsi="Cambria"/>
          <w:i/>
          <w:color w:val="000000" w:themeColor="text1"/>
        </w:rPr>
      </w:pPr>
      <w:r w:rsidRPr="00E352EF">
        <w:rPr>
          <w:rFonts w:ascii="Cambria" w:hAnsi="Cambria"/>
          <w:i/>
          <w:color w:val="000000" w:themeColor="text1"/>
        </w:rPr>
        <w:t xml:space="preserve">hierarchyname </w:t>
      </w:r>
      <w:r w:rsidRPr="00E352EF">
        <w:rPr>
          <w:rFonts w:ascii="Cambria" w:hAnsi="Cambria"/>
          <w:color w:val="000000" w:themeColor="text1"/>
        </w:rPr>
        <w:t>: string</w:t>
      </w:r>
      <w:r w:rsidRPr="00E352EF">
        <w:rPr>
          <w:rFonts w:ascii="Cambria" w:hAnsi="Cambria"/>
          <w:i/>
          <w:color w:val="000000" w:themeColor="text1"/>
        </w:rPr>
        <w:t xml:space="preserve"> </w:t>
      </w:r>
    </w:p>
    <w:p w14:paraId="14300704" w14:textId="77777777" w:rsidR="00D676D1" w:rsidRPr="00E352EF" w:rsidRDefault="00D676D1" w:rsidP="00D676D1">
      <w:pPr>
        <w:rPr>
          <w:rFonts w:ascii="Cambria" w:hAnsi="Cambria"/>
          <w:color w:val="000000" w:themeColor="text1"/>
        </w:rPr>
      </w:pPr>
      <w:r w:rsidRPr="00E352EF">
        <w:rPr>
          <w:rFonts w:ascii="Cambria" w:hAnsi="Cambria"/>
          <w:i/>
          <w:color w:val="000000" w:themeColor="text1"/>
        </w:rPr>
        <w:t>isFilter</w:t>
      </w:r>
      <w:r w:rsidRPr="00E352EF">
        <w:rPr>
          <w:rFonts w:ascii="Cambria" w:hAnsi="Cambria"/>
          <w:color w:val="000000" w:themeColor="text1"/>
        </w:rPr>
        <w:t xml:space="preserve"> : boolean</w:t>
      </w:r>
    </w:p>
    <w:p w14:paraId="1189E39F" w14:textId="77777777" w:rsidR="00D676D1" w:rsidRPr="00E352EF" w:rsidRDefault="00D676D1" w:rsidP="00D676D1">
      <w:pPr>
        <w:rPr>
          <w:rFonts w:ascii="Cambria" w:eastAsia="Calibri" w:hAnsi="Cambria" w:cs="Calibri"/>
          <w:i/>
          <w:color w:val="000000" w:themeColor="text1"/>
        </w:rPr>
      </w:pPr>
    </w:p>
    <w:p w14:paraId="71EE02F5" w14:textId="77777777" w:rsidR="00D676D1" w:rsidRPr="00E352EF" w:rsidRDefault="00D676D1" w:rsidP="00D676D1">
      <w:pPr>
        <w:rPr>
          <w:rFonts w:ascii="Cambria" w:hAnsi="Cambria"/>
          <w:color w:val="000000" w:themeColor="text1"/>
        </w:rPr>
      </w:pPr>
      <w:r w:rsidRPr="00E352EF">
        <w:rPr>
          <w:rStyle w:val="codechar"/>
          <w:rFonts w:ascii="Cambria" w:hAnsi="Cambria"/>
          <w:i/>
          <w:noProof w:val="0"/>
          <w:color w:val="000000" w:themeColor="text1"/>
          <w:sz w:val="20"/>
        </w:rPr>
        <w:t>ds_1</w:t>
      </w:r>
      <w:r w:rsidRPr="00E352EF">
        <w:rPr>
          <w:rFonts w:ascii="Cambria" w:hAnsi="Cambria"/>
          <w:color w:val="000000" w:themeColor="text1"/>
        </w:rPr>
        <w:t xml:space="preserve"> – the Dataset to be aggregated</w:t>
      </w:r>
    </w:p>
    <w:p w14:paraId="52F453AF" w14:textId="77777777" w:rsidR="00D676D1" w:rsidRPr="00E352EF" w:rsidRDefault="00D676D1" w:rsidP="00D676D1">
      <w:pPr>
        <w:rPr>
          <w:rFonts w:ascii="Cambria" w:hAnsi="Cambria"/>
          <w:color w:val="000000" w:themeColor="text1"/>
        </w:rPr>
      </w:pPr>
      <w:r w:rsidRPr="00E352EF">
        <w:rPr>
          <w:rStyle w:val="codechar"/>
          <w:rFonts w:ascii="Cambria" w:hAnsi="Cambria"/>
          <w:i/>
          <w:noProof w:val="0"/>
          <w:color w:val="000000" w:themeColor="text1"/>
          <w:sz w:val="20"/>
        </w:rPr>
        <w:t>comp</w:t>
      </w:r>
      <w:r w:rsidRPr="00E352EF">
        <w:rPr>
          <w:rFonts w:ascii="Cambria" w:hAnsi="Cambria"/>
          <w:color w:val="000000" w:themeColor="text1"/>
        </w:rPr>
        <w:t xml:space="preserve"> – the </w:t>
      </w:r>
      <w:r w:rsidRPr="00E352EF">
        <w:rPr>
          <w:rStyle w:val="modelobject"/>
          <w:rFonts w:ascii="Cambria" w:hAnsi="Cambria"/>
          <w:noProof w:val="0"/>
          <w:color w:val="000000" w:themeColor="text1"/>
        </w:rPr>
        <w:t>IdentifierComponent</w:t>
      </w:r>
      <w:r w:rsidRPr="00E352EF">
        <w:rPr>
          <w:rFonts w:ascii="Cambria" w:hAnsi="Cambria"/>
          <w:color w:val="000000" w:themeColor="text1"/>
        </w:rPr>
        <w:t xml:space="preserve"> to aggregate upon</w:t>
      </w:r>
    </w:p>
    <w:p w14:paraId="023B42F6" w14:textId="77777777" w:rsidR="00D676D1" w:rsidRPr="00E352EF" w:rsidRDefault="00D676D1" w:rsidP="00D676D1">
      <w:pPr>
        <w:rPr>
          <w:rFonts w:ascii="Cambria" w:hAnsi="Cambria"/>
          <w:color w:val="000000" w:themeColor="text1"/>
        </w:rPr>
      </w:pPr>
      <w:r w:rsidRPr="00E352EF">
        <w:rPr>
          <w:rStyle w:val="codechar"/>
          <w:rFonts w:ascii="Cambria" w:hAnsi="Cambria"/>
          <w:i/>
          <w:noProof w:val="0"/>
          <w:color w:val="000000" w:themeColor="text1"/>
          <w:sz w:val="20"/>
        </w:rPr>
        <w:t>hierarchyname</w:t>
      </w:r>
      <w:r w:rsidRPr="00E352EF">
        <w:rPr>
          <w:rFonts w:ascii="Cambria" w:hAnsi="Cambria"/>
          <w:color w:val="000000" w:themeColor="text1"/>
        </w:rPr>
        <w:t xml:space="preserve"> – the name of the hierarchical aggregation of the information model, which can be optionally replaced by an inline specification of the rule</w:t>
      </w:r>
    </w:p>
    <w:p w14:paraId="36847770" w14:textId="77777777" w:rsidR="00D676D1" w:rsidRPr="00E352EF" w:rsidRDefault="00D676D1" w:rsidP="00D676D1">
      <w:pPr>
        <w:rPr>
          <w:rFonts w:ascii="Cambria" w:hAnsi="Cambria"/>
          <w:color w:val="000000" w:themeColor="text1"/>
        </w:rPr>
      </w:pPr>
      <w:r w:rsidRPr="00E352EF">
        <w:rPr>
          <w:rStyle w:val="codechar"/>
          <w:rFonts w:ascii="Cambria" w:hAnsi="Cambria"/>
          <w:i/>
          <w:noProof w:val="0"/>
          <w:color w:val="000000" w:themeColor="text1"/>
          <w:sz w:val="20"/>
        </w:rPr>
        <w:t>maps_from</w:t>
      </w:r>
      <w:r w:rsidRPr="00E352EF">
        <w:rPr>
          <w:rFonts w:ascii="Cambria" w:hAnsi="Cambria"/>
          <w:i/>
          <w:color w:val="000000" w:themeColor="text1"/>
        </w:rPr>
        <w:t xml:space="preserve"> </w:t>
      </w:r>
      <w:r w:rsidRPr="00E352EF">
        <w:rPr>
          <w:rFonts w:ascii="Cambria" w:hAnsi="Cambria"/>
          <w:color w:val="000000" w:themeColor="text1"/>
        </w:rPr>
        <w:t>– an input value in an inline aggregation rule</w:t>
      </w:r>
    </w:p>
    <w:p w14:paraId="12E6D3A4" w14:textId="77777777" w:rsidR="00D676D1" w:rsidRPr="00E352EF" w:rsidRDefault="00D676D1" w:rsidP="00D676D1">
      <w:pPr>
        <w:rPr>
          <w:rFonts w:ascii="Cambria" w:hAnsi="Cambria"/>
          <w:color w:val="000000" w:themeColor="text1"/>
        </w:rPr>
      </w:pPr>
      <w:r w:rsidRPr="00E352EF">
        <w:rPr>
          <w:rStyle w:val="codechar"/>
          <w:rFonts w:ascii="Cambria" w:hAnsi="Cambria"/>
          <w:i/>
          <w:noProof w:val="0"/>
          <w:color w:val="000000" w:themeColor="text1"/>
          <w:sz w:val="20"/>
        </w:rPr>
        <w:t>level</w:t>
      </w:r>
      <w:r w:rsidRPr="00E352EF">
        <w:rPr>
          <w:rFonts w:ascii="Cambria" w:hAnsi="Cambria"/>
          <w:color w:val="000000" w:themeColor="text1"/>
        </w:rPr>
        <w:t xml:space="preserve"> – the level of hierarchy of a correspondence in an aggregation rule</w:t>
      </w:r>
    </w:p>
    <w:p w14:paraId="3C51FDCA" w14:textId="77777777" w:rsidR="00D676D1" w:rsidRPr="00E352EF" w:rsidRDefault="00D676D1" w:rsidP="00D676D1">
      <w:pPr>
        <w:rPr>
          <w:rFonts w:ascii="Cambria" w:hAnsi="Cambria"/>
          <w:color w:val="000000" w:themeColor="text1"/>
        </w:rPr>
      </w:pPr>
      <w:r w:rsidRPr="00E352EF">
        <w:rPr>
          <w:rStyle w:val="codechar"/>
          <w:rFonts w:ascii="Cambria" w:hAnsi="Cambria"/>
          <w:i/>
          <w:noProof w:val="0"/>
          <w:color w:val="000000" w:themeColor="text1"/>
          <w:sz w:val="20"/>
        </w:rPr>
        <w:t>sign</w:t>
      </w:r>
      <w:r w:rsidRPr="00E352EF">
        <w:rPr>
          <w:rFonts w:ascii="Cambria" w:hAnsi="Cambria"/>
          <w:color w:val="000000" w:themeColor="text1"/>
        </w:rPr>
        <w:t xml:space="preserve"> – the sign of the contribution of a </w:t>
      </w:r>
      <w:r w:rsidRPr="00E352EF">
        <w:rPr>
          <w:rStyle w:val="codechar"/>
          <w:rFonts w:ascii="Cambria" w:hAnsi="Cambria"/>
          <w:i/>
          <w:noProof w:val="0"/>
          <w:color w:val="000000" w:themeColor="text1"/>
          <w:sz w:val="20"/>
        </w:rPr>
        <w:t>maps_from</w:t>
      </w:r>
      <w:r w:rsidRPr="00E352EF">
        <w:rPr>
          <w:rFonts w:ascii="Cambria" w:hAnsi="Cambria"/>
          <w:color w:val="000000" w:themeColor="text1"/>
        </w:rPr>
        <w:t xml:space="preserve"> value in an aggregation rule</w:t>
      </w:r>
    </w:p>
    <w:p w14:paraId="3082059A" w14:textId="77777777" w:rsidR="00D676D1" w:rsidRPr="00E352EF" w:rsidRDefault="00D676D1" w:rsidP="00D676D1">
      <w:pPr>
        <w:rPr>
          <w:rFonts w:ascii="Cambria" w:hAnsi="Cambria"/>
          <w:color w:val="000000" w:themeColor="text1"/>
        </w:rPr>
      </w:pPr>
      <w:r w:rsidRPr="00E352EF">
        <w:rPr>
          <w:rStyle w:val="codechar"/>
          <w:rFonts w:ascii="Cambria" w:hAnsi="Cambria"/>
          <w:i/>
          <w:noProof w:val="0"/>
          <w:color w:val="000000" w:themeColor="text1"/>
          <w:sz w:val="20"/>
        </w:rPr>
        <w:t>maps_to</w:t>
      </w:r>
      <w:r w:rsidRPr="00E352EF">
        <w:rPr>
          <w:rFonts w:ascii="Cambria" w:hAnsi="Cambria"/>
          <w:color w:val="000000" w:themeColor="text1"/>
        </w:rPr>
        <w:t xml:space="preserve"> – an output value in an inline aggregation rule</w:t>
      </w:r>
    </w:p>
    <w:p w14:paraId="071DA8E9" w14:textId="77777777" w:rsidR="00D676D1" w:rsidRPr="00E352EF" w:rsidRDefault="00D676D1" w:rsidP="00D676D1">
      <w:pPr>
        <w:rPr>
          <w:rFonts w:ascii="Cambria" w:hAnsi="Cambria"/>
          <w:color w:val="000000" w:themeColor="text1"/>
        </w:rPr>
      </w:pPr>
      <w:r w:rsidRPr="00E352EF">
        <w:rPr>
          <w:rStyle w:val="codechar"/>
          <w:rFonts w:ascii="Cambria" w:hAnsi="Cambria"/>
          <w:i/>
          <w:noProof w:val="0"/>
          <w:color w:val="000000" w:themeColor="text1"/>
          <w:sz w:val="20"/>
        </w:rPr>
        <w:t>isFilter</w:t>
      </w:r>
      <w:r w:rsidRPr="00E352EF">
        <w:rPr>
          <w:rFonts w:ascii="Cambria" w:hAnsi="Cambria"/>
          <w:color w:val="000000" w:themeColor="text1"/>
        </w:rPr>
        <w:t xml:space="preserve"> – if the aggregation must be interpreted as a filter (excluding non matching records)</w:t>
      </w:r>
    </w:p>
    <w:p w14:paraId="17E59C75" w14:textId="77777777" w:rsidR="00D676D1" w:rsidRPr="00E352EF" w:rsidRDefault="00D676D1" w:rsidP="00D676D1">
      <w:pPr>
        <w:rPr>
          <w:rFonts w:ascii="Cambria" w:eastAsia="Calibri" w:hAnsi="Cambria" w:cs="Calibri"/>
          <w:i/>
          <w:color w:val="5B9BD5"/>
        </w:rPr>
      </w:pPr>
    </w:p>
    <w:p w14:paraId="5EAFF59D" w14:textId="77777777" w:rsidR="00CB227A" w:rsidRPr="00E352EF" w:rsidRDefault="00CB227A" w:rsidP="00D676D1">
      <w:pPr>
        <w:rPr>
          <w:rFonts w:ascii="Cambria" w:eastAsia="Calibri" w:hAnsi="Cambria" w:cs="Calibri"/>
          <w:i/>
          <w:color w:val="5B9BD5"/>
        </w:rPr>
      </w:pPr>
      <w:r w:rsidRPr="00E352EF">
        <w:rPr>
          <w:rFonts w:ascii="Cambria" w:eastAsia="Calibri" w:hAnsi="Cambria" w:cs="Calibri"/>
          <w:i/>
          <w:color w:val="5B9BD5"/>
        </w:rPr>
        <w:t>Constraints</w:t>
      </w:r>
    </w:p>
    <w:p w14:paraId="1F6E8252" w14:textId="77777777" w:rsidR="00CB227A" w:rsidRPr="00E352EF" w:rsidRDefault="00CB227A" w:rsidP="008A7573">
      <w:pPr>
        <w:numPr>
          <w:ilvl w:val="0"/>
          <w:numId w:val="4"/>
        </w:numPr>
        <w:ind w:left="360"/>
        <w:rPr>
          <w:rFonts w:ascii="Cambria" w:eastAsia="Calibri" w:hAnsi="Cambria" w:cs="Calibri"/>
        </w:rPr>
      </w:pPr>
      <w:r w:rsidRPr="00E352EF">
        <w:rPr>
          <w:rFonts w:ascii="Cambria" w:eastAsia="Calibri" w:hAnsi="Cambria" w:cs="Calibri"/>
        </w:rPr>
        <w:t>hierarchyname denotes an hierarchical aggregation either externally configured in a table or embedded in the operator with the inline notation</w:t>
      </w:r>
      <w:r w:rsidR="00F7393F" w:rsidRPr="00E352EF">
        <w:rPr>
          <w:rFonts w:ascii="Cambria" w:eastAsia="Calibri" w:hAnsi="Cambria" w:cs="Calibri"/>
        </w:rPr>
        <w:t xml:space="preserve"> (static)</w:t>
      </w:r>
      <w:r w:rsidRPr="00E352EF">
        <w:rPr>
          <w:rFonts w:ascii="Cambria" w:eastAsia="Calibri" w:hAnsi="Cambria" w:cs="Calibri"/>
        </w:rPr>
        <w:t>.</w:t>
      </w:r>
    </w:p>
    <w:p w14:paraId="6D8A480C" w14:textId="77777777" w:rsidR="00CB227A" w:rsidRPr="00E352EF" w:rsidRDefault="00CB227A" w:rsidP="008A7573">
      <w:pPr>
        <w:numPr>
          <w:ilvl w:val="0"/>
          <w:numId w:val="4"/>
        </w:numPr>
        <w:ind w:left="360"/>
        <w:rPr>
          <w:rFonts w:ascii="Cambria" w:eastAsia="Calibri" w:hAnsi="Cambria" w:cs="Calibri"/>
        </w:rPr>
      </w:pPr>
      <w:r w:rsidRPr="00E352EF">
        <w:rPr>
          <w:rFonts w:ascii="Cambria" w:eastAsia="Calibri" w:hAnsi="Cambria" w:cs="Calibri"/>
        </w:rPr>
        <w:t>level &gt; 0</w:t>
      </w:r>
      <w:r w:rsidR="00F7393F" w:rsidRPr="00E352EF">
        <w:rPr>
          <w:rFonts w:ascii="Cambria" w:eastAsia="Calibri" w:hAnsi="Cambria" w:cs="Calibri"/>
        </w:rPr>
        <w:t xml:space="preserve"> (static).</w:t>
      </w:r>
    </w:p>
    <w:p w14:paraId="6CFAE067" w14:textId="77777777" w:rsidR="00CB227A" w:rsidRPr="00E352EF" w:rsidRDefault="00CB227A" w:rsidP="008A7573">
      <w:pPr>
        <w:numPr>
          <w:ilvl w:val="0"/>
          <w:numId w:val="4"/>
        </w:numPr>
        <w:ind w:left="360"/>
        <w:rPr>
          <w:rFonts w:ascii="Cambria" w:eastAsia="Calibri" w:hAnsi="Cambria" w:cs="Calibri"/>
        </w:rPr>
      </w:pPr>
      <w:r w:rsidRPr="00E352EF">
        <w:rPr>
          <w:rFonts w:ascii="Cambria" w:eastAsia="Calibri" w:hAnsi="Cambria" w:cs="Calibri"/>
        </w:rPr>
        <w:t xml:space="preserve">All the </w:t>
      </w:r>
      <w:r w:rsidRPr="00E352EF">
        <w:rPr>
          <w:rFonts w:ascii="Cambria" w:eastAsia="Calibri" w:hAnsi="Cambria" w:cs="Calibri"/>
          <w:i/>
        </w:rPr>
        <w:t>MeasureComponent</w:t>
      </w:r>
      <w:r w:rsidRPr="00E352EF">
        <w:rPr>
          <w:rFonts w:ascii="Cambria" w:eastAsia="Calibri" w:hAnsi="Cambria" w:cs="Calibri"/>
        </w:rPr>
        <w:t>s of ds_1 must be Numeric</w:t>
      </w:r>
      <w:r w:rsidR="00F7393F" w:rsidRPr="00E352EF">
        <w:rPr>
          <w:rFonts w:ascii="Cambria" w:eastAsia="Calibri" w:hAnsi="Cambria" w:cs="Calibri"/>
        </w:rPr>
        <w:t xml:space="preserve"> (static)</w:t>
      </w:r>
      <w:r w:rsidRPr="00E352EF">
        <w:rPr>
          <w:rFonts w:ascii="Cambria" w:eastAsia="Calibri" w:hAnsi="Cambria" w:cs="Calibri"/>
        </w:rPr>
        <w:t>.</w:t>
      </w:r>
    </w:p>
    <w:bookmarkEnd w:id="11350"/>
    <w:p w14:paraId="6F7FCCEC" w14:textId="77777777" w:rsidR="00CB227A" w:rsidRPr="00E352EF" w:rsidRDefault="00CB227A" w:rsidP="00CB227A">
      <w:pPr>
        <w:rPr>
          <w:rFonts w:ascii="Cambria" w:hAnsi="Cambria"/>
        </w:rPr>
      </w:pPr>
    </w:p>
    <w:p w14:paraId="14E55D2B" w14:textId="77777777" w:rsidR="00CB227A" w:rsidRPr="00E352EF" w:rsidRDefault="00D676D1" w:rsidP="00D676D1">
      <w:pPr>
        <w:rPr>
          <w:rFonts w:ascii="Cambria" w:eastAsia="Calibri" w:hAnsi="Cambria" w:cs="Calibri"/>
          <w:i/>
          <w:color w:val="5B9BD5"/>
        </w:rPr>
      </w:pPr>
      <w:r w:rsidRPr="00E352EF">
        <w:rPr>
          <w:rFonts w:ascii="Cambria" w:eastAsia="Calibri" w:hAnsi="Cambria" w:cs="Calibri"/>
          <w:i/>
          <w:color w:val="5B9BD5"/>
        </w:rPr>
        <w:t>Semantic specification</w:t>
      </w:r>
    </w:p>
    <w:p w14:paraId="3E33EF99"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 xml:space="preserve">It applies a hierarchical aggregation with name </w:t>
      </w:r>
      <w:r w:rsidRPr="00E352EF">
        <w:rPr>
          <w:rStyle w:val="codechar"/>
          <w:rFonts w:ascii="Cambria" w:hAnsi="Cambria"/>
          <w:i/>
          <w:noProof w:val="0"/>
          <w:color w:val="000000" w:themeColor="text1"/>
          <w:sz w:val="20"/>
        </w:rPr>
        <w:t>hierarchyname</w:t>
      </w:r>
      <w:r w:rsidRPr="00E352EF">
        <w:rPr>
          <w:rFonts w:ascii="Cambria" w:hAnsi="Cambria"/>
          <w:color w:val="000000" w:themeColor="text1"/>
        </w:rPr>
        <w:t xml:space="preserve"> on an </w:t>
      </w:r>
      <w:r w:rsidRPr="00E352EF">
        <w:rPr>
          <w:rStyle w:val="modelobject"/>
          <w:rFonts w:ascii="Cambria" w:hAnsi="Cambria"/>
          <w:i w:val="0"/>
          <w:noProof w:val="0"/>
          <w:color w:val="000000" w:themeColor="text1"/>
        </w:rPr>
        <w:t>Identifier</w:t>
      </w:r>
      <w:r w:rsidR="00F7393F" w:rsidRPr="00E352EF">
        <w:rPr>
          <w:rStyle w:val="modelobject"/>
          <w:rFonts w:ascii="Cambria" w:hAnsi="Cambria"/>
          <w:i w:val="0"/>
          <w:noProof w:val="0"/>
          <w:color w:val="000000" w:themeColor="text1"/>
        </w:rPr>
        <w:t xml:space="preserve"> </w:t>
      </w:r>
      <w:r w:rsidRPr="00E352EF">
        <w:rPr>
          <w:rStyle w:val="modelobject"/>
          <w:rFonts w:ascii="Cambria" w:hAnsi="Cambria"/>
          <w:i w:val="0"/>
          <w:noProof w:val="0"/>
          <w:color w:val="000000" w:themeColor="text1"/>
        </w:rPr>
        <w:t>Component</w:t>
      </w:r>
      <w:r w:rsidRPr="00E352EF">
        <w:rPr>
          <w:rFonts w:ascii="Cambria" w:hAnsi="Cambria"/>
          <w:color w:val="000000" w:themeColor="text1"/>
        </w:rPr>
        <w:t xml:space="preserve"> </w:t>
      </w:r>
      <w:r w:rsidRPr="00E352EF">
        <w:rPr>
          <w:rStyle w:val="codechar"/>
          <w:rFonts w:ascii="Cambria" w:hAnsi="Cambria"/>
          <w:i/>
          <w:noProof w:val="0"/>
          <w:color w:val="000000" w:themeColor="text1"/>
          <w:sz w:val="20"/>
        </w:rPr>
        <w:t>comp</w:t>
      </w:r>
      <w:r w:rsidRPr="00E352EF">
        <w:rPr>
          <w:rFonts w:ascii="Cambria" w:hAnsi="Cambria"/>
          <w:i/>
          <w:color w:val="000000" w:themeColor="text1"/>
        </w:rPr>
        <w:t xml:space="preserve"> </w:t>
      </w:r>
      <w:r w:rsidRPr="00E352EF">
        <w:rPr>
          <w:rFonts w:ascii="Cambria" w:hAnsi="Cambria"/>
          <w:color w:val="000000" w:themeColor="text1"/>
        </w:rPr>
        <w:t xml:space="preserve">in a Dataset </w:t>
      </w:r>
      <w:r w:rsidRPr="00E352EF">
        <w:rPr>
          <w:rStyle w:val="codechar"/>
          <w:rFonts w:ascii="Cambria" w:hAnsi="Cambria"/>
          <w:i/>
          <w:noProof w:val="0"/>
          <w:color w:val="000000" w:themeColor="text1"/>
          <w:sz w:val="20"/>
        </w:rPr>
        <w:t>ds_1</w:t>
      </w:r>
      <w:r w:rsidRPr="00E352EF">
        <w:rPr>
          <w:rFonts w:ascii="Cambria" w:hAnsi="Cambria"/>
          <w:color w:val="000000" w:themeColor="text1"/>
        </w:rPr>
        <w:t xml:space="preserve">, aggregating all the </w:t>
      </w:r>
      <w:r w:rsidRPr="00E352EF">
        <w:rPr>
          <w:rStyle w:val="modelobject"/>
          <w:rFonts w:ascii="Cambria" w:hAnsi="Cambria"/>
          <w:i w:val="0"/>
          <w:noProof w:val="0"/>
          <w:color w:val="000000" w:themeColor="text1"/>
        </w:rPr>
        <w:t>Measure</w:t>
      </w:r>
      <w:r w:rsidR="00F7393F" w:rsidRPr="00E352EF">
        <w:rPr>
          <w:rStyle w:val="modelobject"/>
          <w:rFonts w:ascii="Cambria" w:hAnsi="Cambria"/>
          <w:i w:val="0"/>
          <w:noProof w:val="0"/>
          <w:color w:val="000000" w:themeColor="text1"/>
        </w:rPr>
        <w:t xml:space="preserve"> </w:t>
      </w:r>
      <w:r w:rsidRPr="00E352EF">
        <w:rPr>
          <w:rStyle w:val="modelobject"/>
          <w:rFonts w:ascii="Cambria" w:hAnsi="Cambria"/>
          <w:i w:val="0"/>
          <w:noProof w:val="0"/>
          <w:color w:val="000000" w:themeColor="text1"/>
        </w:rPr>
        <w:t>Component</w:t>
      </w:r>
      <w:r w:rsidRPr="00E352EF">
        <w:rPr>
          <w:rFonts w:ascii="Cambria" w:hAnsi="Cambria"/>
          <w:i/>
          <w:color w:val="000000" w:themeColor="text1"/>
        </w:rPr>
        <w:t>s</w:t>
      </w:r>
      <w:r w:rsidRPr="00E352EF">
        <w:rPr>
          <w:rFonts w:ascii="Cambria" w:hAnsi="Cambria"/>
          <w:color w:val="000000" w:themeColor="text1"/>
        </w:rPr>
        <w:t xml:space="preserve"> according to an aggregation function (algebraic sum or product).</w:t>
      </w:r>
    </w:p>
    <w:p w14:paraId="697B842A" w14:textId="77777777" w:rsidR="00CB227A" w:rsidRPr="00E352EF" w:rsidRDefault="00CB227A" w:rsidP="00CB227A">
      <w:pPr>
        <w:rPr>
          <w:rFonts w:ascii="Cambria" w:hAnsi="Cambria"/>
          <w:color w:val="000000" w:themeColor="text1"/>
        </w:rPr>
      </w:pPr>
      <w:r w:rsidRPr="00E352EF">
        <w:rPr>
          <w:rStyle w:val="codechar"/>
          <w:rFonts w:ascii="Cambria" w:hAnsi="Cambria"/>
          <w:i/>
          <w:noProof w:val="0"/>
          <w:color w:val="000000" w:themeColor="text1"/>
          <w:sz w:val="20"/>
        </w:rPr>
        <w:t>hierarchyname</w:t>
      </w:r>
      <w:r w:rsidRPr="00E352EF">
        <w:rPr>
          <w:rFonts w:ascii="Cambria" w:hAnsi="Cambria"/>
          <w:color w:val="000000" w:themeColor="text1"/>
        </w:rPr>
        <w:t xml:space="preserve"> can be the identifier of an aggregation that is externally configured in a table, with an associated set of mappings, each with a sign and a level.</w:t>
      </w:r>
    </w:p>
    <w:p w14:paraId="428A3951"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 xml:space="preserve">Alternatively, a hierarchical aggregation can be expressed in an inline fashion, where </w:t>
      </w:r>
      <w:r w:rsidRPr="00E352EF">
        <w:rPr>
          <w:rStyle w:val="codechar"/>
          <w:rFonts w:ascii="Cambria" w:hAnsi="Cambria"/>
          <w:noProof w:val="0"/>
          <w:color w:val="000000" w:themeColor="text1"/>
          <w:sz w:val="20"/>
        </w:rPr>
        <w:t>maps_from</w:t>
      </w:r>
      <w:r w:rsidRPr="00E352EF">
        <w:rPr>
          <w:rFonts w:ascii="Cambria" w:hAnsi="Cambria"/>
          <w:color w:val="000000" w:themeColor="text1"/>
        </w:rPr>
        <w:t xml:space="preserve"> constants are mapped into </w:t>
      </w:r>
      <w:r w:rsidRPr="00E352EF">
        <w:rPr>
          <w:rStyle w:val="codechar"/>
          <w:rFonts w:ascii="Cambria" w:hAnsi="Cambria"/>
          <w:noProof w:val="0"/>
          <w:color w:val="000000" w:themeColor="text1"/>
          <w:sz w:val="20"/>
        </w:rPr>
        <w:t>maps_to</w:t>
      </w:r>
      <w:r w:rsidRPr="00E352EF">
        <w:rPr>
          <w:rFonts w:ascii="Cambria" w:hAnsi="Cambria"/>
          <w:color w:val="000000" w:themeColor="text1"/>
        </w:rPr>
        <w:t xml:space="preserve"> ones in the specific </w:t>
      </w:r>
      <w:r w:rsidRPr="00E352EF">
        <w:rPr>
          <w:rStyle w:val="codechar"/>
          <w:rFonts w:ascii="Cambria" w:hAnsi="Cambria"/>
          <w:noProof w:val="0"/>
          <w:color w:val="000000" w:themeColor="text1"/>
          <w:sz w:val="20"/>
        </w:rPr>
        <w:t>level</w:t>
      </w:r>
      <w:r w:rsidRPr="00E352EF">
        <w:rPr>
          <w:rFonts w:ascii="Cambria" w:hAnsi="Cambria"/>
          <w:color w:val="000000" w:themeColor="text1"/>
        </w:rPr>
        <w:t xml:space="preserve"> and </w:t>
      </w:r>
      <w:r w:rsidRPr="00E352EF">
        <w:rPr>
          <w:rStyle w:val="codechar"/>
          <w:rFonts w:ascii="Cambria" w:hAnsi="Cambria"/>
          <w:noProof w:val="0"/>
          <w:color w:val="000000" w:themeColor="text1"/>
          <w:sz w:val="20"/>
        </w:rPr>
        <w:t>sign</w:t>
      </w:r>
      <w:r w:rsidRPr="00E352EF">
        <w:rPr>
          <w:rFonts w:ascii="Cambria" w:hAnsi="Cambria"/>
          <w:color w:val="000000" w:themeColor="text1"/>
        </w:rPr>
        <w:t>.</w:t>
      </w:r>
    </w:p>
    <w:p w14:paraId="4BC5AE25"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For the given aggregation, for each level, all the mappings are considered and orderly applied with the following logic.</w:t>
      </w:r>
    </w:p>
    <w:p w14:paraId="79B6937C"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 xml:space="preserve">For each value of the </w:t>
      </w:r>
      <w:r w:rsidRPr="00E352EF">
        <w:rPr>
          <w:rStyle w:val="modelobject"/>
          <w:rFonts w:ascii="Cambria" w:hAnsi="Cambria"/>
          <w:noProof w:val="0"/>
          <w:color w:val="000000" w:themeColor="text1"/>
        </w:rPr>
        <w:t>IdentifierComponent</w:t>
      </w:r>
      <w:r w:rsidRPr="00E352EF">
        <w:rPr>
          <w:rFonts w:ascii="Cambria" w:hAnsi="Cambria"/>
          <w:color w:val="000000" w:themeColor="text1"/>
        </w:rPr>
        <w:t xml:space="preserve"> of all the records of the considered Dataset, if the value is present in </w:t>
      </w:r>
      <w:r w:rsidRPr="00E352EF">
        <w:rPr>
          <w:rStyle w:val="codechar"/>
          <w:rFonts w:ascii="Cambria" w:hAnsi="Cambria"/>
          <w:i/>
          <w:noProof w:val="0"/>
          <w:color w:val="000000" w:themeColor="text1"/>
          <w:sz w:val="20"/>
        </w:rPr>
        <w:t>maps_from</w:t>
      </w:r>
      <w:r w:rsidRPr="00E352EF">
        <w:rPr>
          <w:rFonts w:ascii="Cambria" w:hAnsi="Cambria"/>
          <w:i/>
          <w:color w:val="000000" w:themeColor="text1"/>
        </w:rPr>
        <w:t xml:space="preserve"> </w:t>
      </w:r>
      <w:r w:rsidRPr="00E352EF">
        <w:rPr>
          <w:rFonts w:ascii="Cambria" w:hAnsi="Cambria"/>
          <w:color w:val="000000" w:themeColor="text1"/>
        </w:rPr>
        <w:t xml:space="preserve">for any mapping, it is turned into the respective </w:t>
      </w:r>
      <w:r w:rsidRPr="00E352EF">
        <w:rPr>
          <w:rStyle w:val="codechar"/>
          <w:rFonts w:ascii="Cambria" w:hAnsi="Cambria"/>
          <w:i/>
          <w:noProof w:val="0"/>
          <w:color w:val="000000" w:themeColor="text1"/>
          <w:sz w:val="20"/>
        </w:rPr>
        <w:t>maps_to</w:t>
      </w:r>
      <w:r w:rsidRPr="00E352EF">
        <w:rPr>
          <w:rFonts w:ascii="Cambria" w:hAnsi="Cambria"/>
          <w:color w:val="000000" w:themeColor="text1"/>
        </w:rPr>
        <w:t xml:space="preserve"> value; if the value is not present in </w:t>
      </w:r>
      <w:r w:rsidRPr="00E352EF">
        <w:rPr>
          <w:rStyle w:val="codechar"/>
          <w:rFonts w:ascii="Cambria" w:hAnsi="Cambria"/>
          <w:i/>
          <w:noProof w:val="0"/>
          <w:color w:val="000000" w:themeColor="text1"/>
          <w:sz w:val="20"/>
        </w:rPr>
        <w:t>maps_from</w:t>
      </w:r>
      <w:r w:rsidRPr="00E352EF">
        <w:rPr>
          <w:rFonts w:ascii="Cambria" w:hAnsi="Cambria"/>
          <w:i/>
          <w:color w:val="000000" w:themeColor="text1"/>
        </w:rPr>
        <w:t xml:space="preserve"> </w:t>
      </w:r>
      <w:r w:rsidRPr="00E352EF">
        <w:rPr>
          <w:rFonts w:ascii="Cambria" w:hAnsi="Cambria"/>
          <w:color w:val="000000" w:themeColor="text1"/>
        </w:rPr>
        <w:t>for any correspondence, the entire</w:t>
      </w:r>
      <w:r w:rsidRPr="00E352EF">
        <w:rPr>
          <w:rFonts w:ascii="Cambria" w:hAnsi="Cambria"/>
          <w:i/>
          <w:color w:val="000000" w:themeColor="text1"/>
        </w:rPr>
        <w:t xml:space="preserve"> </w:t>
      </w:r>
      <w:r w:rsidRPr="00E352EF">
        <w:rPr>
          <w:rFonts w:ascii="Cambria" w:hAnsi="Cambria"/>
          <w:color w:val="000000" w:themeColor="text1"/>
        </w:rPr>
        <w:t xml:space="preserve">record is discarded if </w:t>
      </w:r>
      <w:r w:rsidRPr="00E352EF">
        <w:rPr>
          <w:rStyle w:val="codechar"/>
          <w:rFonts w:ascii="Cambria" w:hAnsi="Cambria"/>
          <w:noProof w:val="0"/>
          <w:color w:val="000000" w:themeColor="text1"/>
          <w:sz w:val="20"/>
        </w:rPr>
        <w:t>isFilter</w:t>
      </w:r>
      <w:r w:rsidRPr="00E352EF">
        <w:rPr>
          <w:rFonts w:ascii="Cambria" w:hAnsi="Cambria"/>
          <w:color w:val="000000" w:themeColor="text1"/>
        </w:rPr>
        <w:t xml:space="preserve"> is TRUE, the original value is preserved if </w:t>
      </w:r>
      <w:r w:rsidRPr="00E352EF">
        <w:rPr>
          <w:rStyle w:val="codechar"/>
          <w:rFonts w:ascii="Cambria" w:hAnsi="Cambria"/>
          <w:i/>
          <w:noProof w:val="0"/>
          <w:color w:val="000000" w:themeColor="text1"/>
          <w:sz w:val="20"/>
        </w:rPr>
        <w:t>isFilter</w:t>
      </w:r>
      <w:r w:rsidRPr="00E352EF">
        <w:rPr>
          <w:rFonts w:ascii="Cambria" w:hAnsi="Cambria"/>
          <w:i/>
          <w:color w:val="000000" w:themeColor="text1"/>
        </w:rPr>
        <w:t xml:space="preserve"> </w:t>
      </w:r>
      <w:r w:rsidRPr="00E352EF">
        <w:rPr>
          <w:rFonts w:ascii="Cambria" w:hAnsi="Cambria"/>
          <w:color w:val="000000" w:themeColor="text1"/>
        </w:rPr>
        <w:t xml:space="preserve">is </w:t>
      </w:r>
      <w:r w:rsidR="00F7393F" w:rsidRPr="00E352EF">
        <w:rPr>
          <w:rFonts w:ascii="Cambria" w:hAnsi="Cambria"/>
          <w:color w:val="000000" w:themeColor="text1"/>
        </w:rPr>
        <w:t>false</w:t>
      </w:r>
      <w:r w:rsidRPr="00E352EF">
        <w:rPr>
          <w:rFonts w:ascii="Cambria" w:hAnsi="Cambria"/>
          <w:color w:val="000000" w:themeColor="text1"/>
        </w:rPr>
        <w:t>.</w:t>
      </w:r>
    </w:p>
    <w:p w14:paraId="6C44F847"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 xml:space="preserve">Aggregations are typically hierarchical, in the sense that they map many </w:t>
      </w:r>
      <w:r w:rsidRPr="00E352EF">
        <w:rPr>
          <w:rStyle w:val="codechar"/>
          <w:rFonts w:ascii="Cambria" w:hAnsi="Cambria"/>
          <w:i/>
          <w:noProof w:val="0"/>
          <w:color w:val="000000" w:themeColor="text1"/>
          <w:sz w:val="20"/>
        </w:rPr>
        <w:t>maps_from</w:t>
      </w:r>
      <w:r w:rsidRPr="00E352EF">
        <w:rPr>
          <w:rFonts w:ascii="Cambria" w:hAnsi="Cambria"/>
          <w:color w:val="000000" w:themeColor="text1"/>
        </w:rPr>
        <w:t xml:space="preserve"> values into fewer </w:t>
      </w:r>
      <w:r w:rsidRPr="00E352EF">
        <w:rPr>
          <w:rStyle w:val="codechar"/>
          <w:rFonts w:ascii="Cambria" w:hAnsi="Cambria"/>
          <w:i/>
          <w:noProof w:val="0"/>
          <w:color w:val="000000" w:themeColor="text1"/>
          <w:sz w:val="20"/>
        </w:rPr>
        <w:t>maps_to</w:t>
      </w:r>
      <w:r w:rsidRPr="00E352EF">
        <w:rPr>
          <w:rFonts w:ascii="Cambria" w:hAnsi="Cambria"/>
          <w:i/>
          <w:color w:val="000000" w:themeColor="text1"/>
        </w:rPr>
        <w:t xml:space="preserve"> </w:t>
      </w:r>
      <w:r w:rsidRPr="00E352EF">
        <w:rPr>
          <w:rFonts w:ascii="Cambria" w:hAnsi="Cambria"/>
          <w:color w:val="000000" w:themeColor="text1"/>
        </w:rPr>
        <w:t xml:space="preserve">values: often, multiple component Code Items collapse into the same compound Code Item. </w:t>
      </w:r>
    </w:p>
    <w:p w14:paraId="2CF59BED"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 xml:space="preserve">Therefore, at this stage, there may be multiple records having the same values for all the </w:t>
      </w:r>
      <w:r w:rsidRPr="00E352EF">
        <w:rPr>
          <w:rStyle w:val="modelobject"/>
          <w:rFonts w:ascii="Cambria" w:hAnsi="Cambria"/>
          <w:noProof w:val="0"/>
          <w:color w:val="000000" w:themeColor="text1"/>
        </w:rPr>
        <w:t>IdentifierComponent</w:t>
      </w:r>
      <w:r w:rsidRPr="00E352EF">
        <w:rPr>
          <w:rFonts w:ascii="Cambria" w:hAnsi="Cambria"/>
          <w:color w:val="000000" w:themeColor="text1"/>
        </w:rPr>
        <w:t>s, as the differentiating ones have been aggregated into the same one.</w:t>
      </w:r>
    </w:p>
    <w:p w14:paraId="656BAEBC"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 xml:space="preserve">The records having the same value for all the </w:t>
      </w:r>
      <w:r w:rsidRPr="00E352EF">
        <w:rPr>
          <w:rStyle w:val="modelobject"/>
          <w:rFonts w:ascii="Cambria" w:hAnsi="Cambria"/>
          <w:noProof w:val="0"/>
          <w:color w:val="000000" w:themeColor="text1"/>
        </w:rPr>
        <w:t>IdentifierComponent</w:t>
      </w:r>
      <w:r w:rsidRPr="00E352EF">
        <w:rPr>
          <w:rFonts w:ascii="Cambria" w:hAnsi="Cambria"/>
          <w:color w:val="000000" w:themeColor="text1"/>
        </w:rPr>
        <w:t>s are aggregated by algebraic sum (</w:t>
      </w:r>
      <w:r w:rsidRPr="00E352EF">
        <w:rPr>
          <w:rFonts w:ascii="Cambria" w:hAnsi="Cambria"/>
          <w:b/>
          <w:color w:val="000000" w:themeColor="text1"/>
        </w:rPr>
        <w:t>sum</w:t>
      </w:r>
      <w:r w:rsidRPr="00E352EF">
        <w:rPr>
          <w:rFonts w:ascii="Cambria" w:hAnsi="Cambria"/>
          <w:color w:val="000000" w:themeColor="text1"/>
        </w:rPr>
        <w:t>) or product (</w:t>
      </w:r>
      <w:r w:rsidRPr="00E352EF">
        <w:rPr>
          <w:rFonts w:ascii="Cambria" w:hAnsi="Cambria"/>
          <w:b/>
          <w:color w:val="000000" w:themeColor="text1"/>
        </w:rPr>
        <w:t>prod</w:t>
      </w:r>
      <w:r w:rsidRPr="00E352EF">
        <w:rPr>
          <w:rFonts w:ascii="Cambria" w:hAnsi="Cambria"/>
          <w:color w:val="000000" w:themeColor="text1"/>
        </w:rPr>
        <w:t xml:space="preserve">) of their </w:t>
      </w:r>
      <w:r w:rsidRPr="00E352EF">
        <w:rPr>
          <w:rStyle w:val="modelobject"/>
          <w:rFonts w:ascii="Cambria" w:hAnsi="Cambria"/>
          <w:noProof w:val="0"/>
          <w:color w:val="000000" w:themeColor="text1"/>
        </w:rPr>
        <w:t>MeasureComponent</w:t>
      </w:r>
      <w:r w:rsidRPr="00E352EF">
        <w:rPr>
          <w:rFonts w:ascii="Cambria" w:hAnsi="Cambria"/>
          <w:color w:val="000000" w:themeColor="text1"/>
        </w:rPr>
        <w:t>s. If the aggregation function is omitted, sum is implied.</w:t>
      </w:r>
    </w:p>
    <w:p w14:paraId="6F1B41C1"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 xml:space="preserve">Sum implies that the </w:t>
      </w:r>
      <w:r w:rsidRPr="00E352EF">
        <w:rPr>
          <w:rStyle w:val="modelobject"/>
          <w:rFonts w:ascii="Cambria" w:hAnsi="Cambria"/>
          <w:noProof w:val="0"/>
          <w:color w:val="000000" w:themeColor="text1"/>
        </w:rPr>
        <w:t>MeasureComponent</w:t>
      </w:r>
      <w:r w:rsidRPr="00E352EF">
        <w:rPr>
          <w:rFonts w:ascii="Cambria" w:hAnsi="Cambria"/>
          <w:color w:val="000000" w:themeColor="text1"/>
        </w:rPr>
        <w:t>s have to be algebraically summed, considered with positive or negative sign depending on the Sign of the used mapping.</w:t>
      </w:r>
    </w:p>
    <w:p w14:paraId="03B672B1"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 xml:space="preserve">Prod implies that the </w:t>
      </w:r>
      <w:r w:rsidRPr="00E352EF">
        <w:rPr>
          <w:rStyle w:val="modelobject"/>
          <w:rFonts w:ascii="Cambria" w:hAnsi="Cambria"/>
          <w:noProof w:val="0"/>
          <w:color w:val="000000" w:themeColor="text1"/>
        </w:rPr>
        <w:t>MeasureComponent</w:t>
      </w:r>
      <w:r w:rsidRPr="00E352EF">
        <w:rPr>
          <w:rFonts w:ascii="Cambria" w:hAnsi="Cambria"/>
          <w:color w:val="000000" w:themeColor="text1"/>
        </w:rPr>
        <w:t>s have to be multiplied, considered with -1 exponent when the negative Sign is used in the mapping.</w:t>
      </w:r>
    </w:p>
    <w:p w14:paraId="095AA13C"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 xml:space="preserve">Notice that the use of prod as aggregation function is meaningful only when the </w:t>
      </w:r>
      <w:r w:rsidRPr="00E352EF">
        <w:rPr>
          <w:rStyle w:val="modelobject"/>
          <w:rFonts w:ascii="Cambria" w:hAnsi="Cambria"/>
          <w:noProof w:val="0"/>
          <w:color w:val="000000" w:themeColor="text1"/>
        </w:rPr>
        <w:t>IdentifierComponent</w:t>
      </w:r>
      <w:r w:rsidRPr="00E352EF">
        <w:rPr>
          <w:rFonts w:ascii="Cambria" w:hAnsi="Cambria"/>
          <w:i/>
          <w:color w:val="000000" w:themeColor="text1"/>
        </w:rPr>
        <w:t xml:space="preserve"> </w:t>
      </w:r>
      <w:r w:rsidRPr="00E352EF">
        <w:rPr>
          <w:rFonts w:ascii="Cambria" w:hAnsi="Cambria"/>
          <w:color w:val="000000" w:themeColor="text1"/>
        </w:rPr>
        <w:t>is a measure dimension.</w:t>
      </w:r>
    </w:p>
    <w:p w14:paraId="74E81F5C" w14:textId="77777777" w:rsidR="00CB227A" w:rsidRPr="00E352EF" w:rsidRDefault="00CB227A" w:rsidP="00D676D1">
      <w:pPr>
        <w:rPr>
          <w:rFonts w:ascii="Cambria" w:hAnsi="Cambria"/>
          <w:b/>
        </w:rPr>
      </w:pPr>
      <w:bookmarkStart w:id="11351" w:name="_Toc265511384"/>
      <w:r w:rsidRPr="00E352EF">
        <w:rPr>
          <w:rFonts w:ascii="Cambria" w:hAnsi="Cambria"/>
          <w:b/>
        </w:rPr>
        <w:t>Hierarchies and measure dimensions</w:t>
      </w:r>
      <w:bookmarkEnd w:id="11351"/>
    </w:p>
    <w:p w14:paraId="0807FED7"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 xml:space="preserve">As it is well known, an </w:t>
      </w:r>
      <w:r w:rsidRPr="00E352EF">
        <w:rPr>
          <w:rStyle w:val="modelobject"/>
          <w:rFonts w:ascii="Cambria" w:hAnsi="Cambria"/>
          <w:noProof w:val="0"/>
          <w:color w:val="000000" w:themeColor="text1"/>
        </w:rPr>
        <w:t>IdentifierComponent</w:t>
      </w:r>
      <w:r w:rsidRPr="00E352EF">
        <w:rPr>
          <w:rFonts w:ascii="Cambria" w:hAnsi="Cambria"/>
          <w:color w:val="000000" w:themeColor="text1"/>
        </w:rPr>
        <w:t xml:space="preserve"> in a Dataset can play the role of </w:t>
      </w:r>
      <w:r w:rsidRPr="00E352EF">
        <w:rPr>
          <w:rFonts w:ascii="Cambria" w:hAnsi="Cambria"/>
          <w:i/>
          <w:color w:val="000000" w:themeColor="text1"/>
        </w:rPr>
        <w:t>measure dimension</w:t>
      </w:r>
      <w:r w:rsidRPr="00E352EF">
        <w:rPr>
          <w:rFonts w:ascii="Cambria" w:hAnsi="Cambria"/>
          <w:color w:val="000000" w:themeColor="text1"/>
        </w:rPr>
        <w:t>, meaning that the Dataset is indeed multi-measure, but represented as mono-measure with a further, measure-qualifying dimension.</w:t>
      </w:r>
    </w:p>
    <w:p w14:paraId="35C83FAB" w14:textId="77777777" w:rsidR="00CB227A" w:rsidRPr="00E352EF" w:rsidRDefault="00CB227A" w:rsidP="00CB227A">
      <w:pPr>
        <w:rPr>
          <w:rFonts w:ascii="Cambria" w:hAnsi="Cambria"/>
          <w:color w:val="000000" w:themeColor="text1"/>
        </w:rPr>
      </w:pPr>
      <w:r w:rsidRPr="00E352EF">
        <w:rPr>
          <w:rStyle w:val="modelobject"/>
          <w:rFonts w:ascii="Cambria" w:hAnsi="Cambria"/>
          <w:noProof w:val="0"/>
          <w:color w:val="000000" w:themeColor="text1"/>
        </w:rPr>
        <w:t>IdentifierComponent</w:t>
      </w:r>
      <w:r w:rsidRPr="00E352EF">
        <w:rPr>
          <w:rFonts w:ascii="Cambria" w:hAnsi="Cambria"/>
          <w:color w:val="000000" w:themeColor="text1"/>
        </w:rPr>
        <w:t xml:space="preserve">s in </w:t>
      </w:r>
      <w:r w:rsidRPr="00E352EF">
        <w:rPr>
          <w:rStyle w:val="codechar"/>
          <w:rFonts w:ascii="Cambria" w:hAnsi="Cambria"/>
          <w:noProof w:val="0"/>
          <w:color w:val="000000" w:themeColor="text1"/>
          <w:sz w:val="20"/>
        </w:rPr>
        <w:t>hierarchy</w:t>
      </w:r>
      <w:r w:rsidRPr="00E352EF">
        <w:rPr>
          <w:rFonts w:ascii="Cambria" w:hAnsi="Cambria"/>
          <w:b/>
          <w:i/>
          <w:color w:val="000000" w:themeColor="text1"/>
        </w:rPr>
        <w:t xml:space="preserve"> </w:t>
      </w:r>
      <w:r w:rsidRPr="00E352EF">
        <w:rPr>
          <w:rFonts w:ascii="Cambria" w:hAnsi="Cambria"/>
          <w:color w:val="000000" w:themeColor="text1"/>
        </w:rPr>
        <w:t>can also be a measure dimension, although in this case the aggregation inherently assumes a different meaning.</w:t>
      </w:r>
    </w:p>
    <w:p w14:paraId="5E3F5A7C"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 xml:space="preserve">In facts, Data Points with all coinciding </w:t>
      </w:r>
      <w:r w:rsidRPr="00E352EF">
        <w:rPr>
          <w:rStyle w:val="modelobject"/>
          <w:rFonts w:ascii="Cambria" w:hAnsi="Cambria"/>
          <w:noProof w:val="0"/>
          <w:color w:val="000000" w:themeColor="text1"/>
        </w:rPr>
        <w:t>IdentifierComponent</w:t>
      </w:r>
      <w:r w:rsidRPr="00E352EF">
        <w:rPr>
          <w:rFonts w:ascii="Cambria" w:hAnsi="Cambria"/>
          <w:color w:val="000000" w:themeColor="text1"/>
        </w:rPr>
        <w:t xml:space="preserve">s, except for the measure dimension, are nothing but an expression of different measures for the same data point. An aggregation over the </w:t>
      </w:r>
      <w:r w:rsidRPr="00E352EF">
        <w:rPr>
          <w:rFonts w:ascii="Cambria" w:hAnsi="Cambria"/>
          <w:i/>
          <w:color w:val="000000" w:themeColor="text1"/>
        </w:rPr>
        <w:t xml:space="preserve">measure dimension </w:t>
      </w:r>
      <w:r w:rsidRPr="00E352EF">
        <w:rPr>
          <w:rFonts w:ascii="Cambria" w:hAnsi="Cambria"/>
          <w:color w:val="000000" w:themeColor="text1"/>
        </w:rPr>
        <w:t>is conceptually an operation involving the measures of the same Data Point (algebraic sum or multiplication).</w:t>
      </w:r>
    </w:p>
    <w:p w14:paraId="3F7F3F4F" w14:textId="77777777" w:rsidR="00CB227A" w:rsidRPr="00E352EF" w:rsidRDefault="00CB227A" w:rsidP="00D676D1">
      <w:pPr>
        <w:rPr>
          <w:rFonts w:ascii="Cambria" w:hAnsi="Cambria"/>
          <w:b/>
        </w:rPr>
      </w:pPr>
      <w:bookmarkStart w:id="11352" w:name="_Toc265511385"/>
      <w:r w:rsidRPr="00E352EF">
        <w:rPr>
          <w:rFonts w:ascii="Cambria" w:hAnsi="Cambria"/>
          <w:b/>
        </w:rPr>
        <w:t>Hierarchies as transcodings</w:t>
      </w:r>
      <w:bookmarkEnd w:id="11352"/>
    </w:p>
    <w:p w14:paraId="0FAC81A2" w14:textId="77777777" w:rsidR="006943E6" w:rsidRPr="00E352EF" w:rsidRDefault="006943E6" w:rsidP="00D676D1">
      <w:pPr>
        <w:rPr>
          <w:rFonts w:ascii="Cambria" w:hAnsi="Cambria"/>
        </w:rPr>
      </w:pPr>
      <w:r w:rsidRPr="00E352EF">
        <w:rPr>
          <w:rFonts w:ascii="Cambria" w:hAnsi="Cambria"/>
        </w:rPr>
        <w:t>The presented mapping method can be used intuitively to express a transcoding in a synthetic way. In this case, the involved Component value is mapped into another one, which is not hierarchically related with the first, but simply represents the same value expressed in another coding standard.</w:t>
      </w:r>
    </w:p>
    <w:p w14:paraId="67F5E5B6" w14:textId="77777777" w:rsidR="00CB227A" w:rsidRPr="00E352EF" w:rsidRDefault="00CB227A" w:rsidP="00D676D1">
      <w:pPr>
        <w:rPr>
          <w:rFonts w:ascii="Cambria" w:hAnsi="Cambria"/>
          <w:b/>
        </w:rPr>
      </w:pPr>
      <w:r w:rsidRPr="00E352EF">
        <w:rPr>
          <w:rFonts w:ascii="Cambria" w:hAnsi="Cambria"/>
          <w:b/>
        </w:rPr>
        <w:t>Hierarchies as filters</w:t>
      </w:r>
    </w:p>
    <w:p w14:paraId="5F7A6A5B" w14:textId="77777777" w:rsidR="00CB227A" w:rsidRPr="00E352EF" w:rsidRDefault="00CB227A" w:rsidP="00CB227A">
      <w:pPr>
        <w:rPr>
          <w:rFonts w:ascii="Cambria" w:hAnsi="Cambria"/>
          <w:color w:val="000000" w:themeColor="text1"/>
        </w:rPr>
      </w:pPr>
      <w:r w:rsidRPr="00E352EF">
        <w:rPr>
          <w:rStyle w:val="codechar"/>
          <w:rFonts w:ascii="Cambria" w:hAnsi="Cambria"/>
          <w:i/>
          <w:noProof w:val="0"/>
          <w:color w:val="000000" w:themeColor="text1"/>
          <w:sz w:val="20"/>
        </w:rPr>
        <w:t>isFilter</w:t>
      </w:r>
      <w:r w:rsidRPr="00E352EF">
        <w:rPr>
          <w:rFonts w:ascii="Cambria" w:hAnsi="Cambria"/>
          <w:color w:val="000000" w:themeColor="text1"/>
        </w:rPr>
        <w:t xml:space="preserve"> parameter in </w:t>
      </w:r>
      <w:r w:rsidRPr="00E352EF">
        <w:rPr>
          <w:rStyle w:val="codechar"/>
          <w:rFonts w:ascii="Cambria" w:hAnsi="Cambria"/>
          <w:i/>
          <w:noProof w:val="0"/>
          <w:color w:val="000000" w:themeColor="text1"/>
          <w:sz w:val="20"/>
        </w:rPr>
        <w:t>hierarchy</w:t>
      </w:r>
      <w:r w:rsidRPr="00E352EF">
        <w:rPr>
          <w:rFonts w:ascii="Cambria" w:hAnsi="Cambria"/>
          <w:color w:val="000000" w:themeColor="text1"/>
        </w:rPr>
        <w:t xml:space="preserve"> allows choosing whether an input Data Point is to be kept in the output even if there are not mappings having the </w:t>
      </w:r>
      <w:r w:rsidRPr="00E352EF">
        <w:rPr>
          <w:rStyle w:val="codechar"/>
          <w:rFonts w:ascii="Cambria" w:hAnsi="Cambria"/>
          <w:i/>
          <w:noProof w:val="0"/>
          <w:color w:val="000000" w:themeColor="text1"/>
          <w:sz w:val="20"/>
        </w:rPr>
        <w:t>maps_from</w:t>
      </w:r>
      <w:r w:rsidRPr="00E352EF">
        <w:rPr>
          <w:rFonts w:ascii="Cambria" w:hAnsi="Cambria"/>
          <w:i/>
          <w:color w:val="000000" w:themeColor="text1"/>
        </w:rPr>
        <w:t xml:space="preserve"> </w:t>
      </w:r>
      <w:r w:rsidRPr="00E352EF">
        <w:rPr>
          <w:rFonts w:ascii="Cambria" w:hAnsi="Cambria"/>
          <w:color w:val="000000" w:themeColor="text1"/>
        </w:rPr>
        <w:t xml:space="preserve">value corresponding to the </w:t>
      </w:r>
      <w:r w:rsidRPr="00E352EF">
        <w:rPr>
          <w:rStyle w:val="modelobject"/>
          <w:rFonts w:ascii="Cambria" w:hAnsi="Cambria"/>
          <w:i w:val="0"/>
          <w:noProof w:val="0"/>
          <w:color w:val="000000" w:themeColor="text1"/>
        </w:rPr>
        <w:t>Identifier</w:t>
      </w:r>
      <w:r w:rsidR="006943E6" w:rsidRPr="00E352EF">
        <w:rPr>
          <w:rStyle w:val="modelobject"/>
          <w:rFonts w:ascii="Cambria" w:hAnsi="Cambria"/>
          <w:i w:val="0"/>
          <w:noProof w:val="0"/>
          <w:color w:val="000000" w:themeColor="text1"/>
        </w:rPr>
        <w:t xml:space="preserve"> </w:t>
      </w:r>
      <w:r w:rsidRPr="00E352EF">
        <w:rPr>
          <w:rStyle w:val="modelobject"/>
          <w:rFonts w:ascii="Cambria" w:hAnsi="Cambria"/>
          <w:i w:val="0"/>
          <w:noProof w:val="0"/>
          <w:color w:val="000000" w:themeColor="text1"/>
        </w:rPr>
        <w:t>Component</w:t>
      </w:r>
      <w:r w:rsidRPr="00E352EF">
        <w:rPr>
          <w:rFonts w:ascii="Cambria" w:hAnsi="Cambria"/>
          <w:color w:val="000000" w:themeColor="text1"/>
        </w:rPr>
        <w:t xml:space="preserve"> of that Data Point.</w:t>
      </w:r>
    </w:p>
    <w:p w14:paraId="764F0CD5"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Indeed, this mechanism lends itself to the construction of reusable filters, independent of the specific Dataset</w:t>
      </w:r>
      <w:r w:rsidRPr="00E352EF">
        <w:rPr>
          <w:rFonts w:ascii="Cambria" w:hAnsi="Cambria"/>
          <w:i/>
          <w:color w:val="000000" w:themeColor="text1"/>
        </w:rPr>
        <w:t xml:space="preserve"> </w:t>
      </w:r>
      <w:r w:rsidRPr="00E352EF">
        <w:rPr>
          <w:rFonts w:ascii="Cambria" w:hAnsi="Cambria"/>
          <w:color w:val="000000" w:themeColor="text1"/>
        </w:rPr>
        <w:t xml:space="preserve">and </w:t>
      </w:r>
      <w:r w:rsidRPr="00E352EF">
        <w:rPr>
          <w:rStyle w:val="modelobject"/>
          <w:rFonts w:ascii="Cambria" w:hAnsi="Cambria"/>
          <w:i w:val="0"/>
          <w:noProof w:val="0"/>
          <w:color w:val="000000" w:themeColor="text1"/>
        </w:rPr>
        <w:t>Identifier</w:t>
      </w:r>
      <w:r w:rsidR="006943E6" w:rsidRPr="00E352EF">
        <w:rPr>
          <w:rStyle w:val="modelobject"/>
          <w:rFonts w:ascii="Cambria" w:hAnsi="Cambria"/>
          <w:i w:val="0"/>
          <w:noProof w:val="0"/>
          <w:color w:val="000000" w:themeColor="text1"/>
        </w:rPr>
        <w:t xml:space="preserve"> </w:t>
      </w:r>
      <w:r w:rsidRPr="00E352EF">
        <w:rPr>
          <w:rStyle w:val="modelobject"/>
          <w:rFonts w:ascii="Cambria" w:hAnsi="Cambria"/>
          <w:i w:val="0"/>
          <w:noProof w:val="0"/>
          <w:color w:val="000000" w:themeColor="text1"/>
        </w:rPr>
        <w:t>Component</w:t>
      </w:r>
      <w:r w:rsidRPr="00E352EF">
        <w:rPr>
          <w:rFonts w:ascii="Cambria" w:hAnsi="Cambria"/>
          <w:color w:val="000000" w:themeColor="text1"/>
        </w:rPr>
        <w:t xml:space="preserve"> they are applied on.</w:t>
      </w:r>
    </w:p>
    <w:p w14:paraId="51AC372C"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Such rules comprise a set of (X</w:t>
      </w:r>
      <w:r w:rsidRPr="00E352EF">
        <w:rPr>
          <w:rFonts w:ascii="Cambria" w:hAnsi="Cambria"/>
          <w:color w:val="000000" w:themeColor="text1"/>
        </w:rPr>
        <w:sym w:font="Wingdings" w:char="F0E0"/>
      </w:r>
      <w:r w:rsidRPr="00E352EF">
        <w:rPr>
          <w:rFonts w:ascii="Cambria" w:hAnsi="Cambria"/>
          <w:color w:val="000000" w:themeColor="text1"/>
        </w:rPr>
        <w:t>X, Y</w:t>
      </w:r>
      <w:r w:rsidRPr="00E352EF">
        <w:rPr>
          <w:rFonts w:ascii="Cambria" w:hAnsi="Cambria"/>
          <w:color w:val="000000" w:themeColor="text1"/>
        </w:rPr>
        <w:sym w:font="Wingdings" w:char="F0E0"/>
      </w:r>
      <w:r w:rsidRPr="00E352EF">
        <w:rPr>
          <w:rFonts w:ascii="Cambria" w:hAnsi="Cambria"/>
          <w:color w:val="000000" w:themeColor="text1"/>
        </w:rPr>
        <w:t>, …, Z</w:t>
      </w:r>
      <w:r w:rsidRPr="00E352EF">
        <w:rPr>
          <w:rFonts w:ascii="Cambria" w:hAnsi="Cambria"/>
          <w:color w:val="000000" w:themeColor="text1"/>
        </w:rPr>
        <w:sym w:font="Wingdings" w:char="F0E0"/>
      </w:r>
      <w:r w:rsidRPr="00E352EF">
        <w:rPr>
          <w:rFonts w:ascii="Cambria" w:hAnsi="Cambria"/>
          <w:color w:val="000000" w:themeColor="text1"/>
        </w:rPr>
        <w:t xml:space="preserve">Z) correspondences preserving the values X, Y and Z of the </w:t>
      </w:r>
      <w:r w:rsidRPr="00E352EF">
        <w:rPr>
          <w:rStyle w:val="modelobject"/>
          <w:rFonts w:ascii="Cambria" w:hAnsi="Cambria"/>
          <w:noProof w:val="0"/>
          <w:color w:val="000000" w:themeColor="text1"/>
        </w:rPr>
        <w:t>IdentifierComponent</w:t>
      </w:r>
      <w:r w:rsidRPr="00E352EF">
        <w:rPr>
          <w:rFonts w:ascii="Cambria" w:hAnsi="Cambria"/>
          <w:color w:val="000000" w:themeColor="text1"/>
        </w:rPr>
        <w:t xml:space="preserve">s and filtering out the Data Points having a value for the </w:t>
      </w:r>
      <w:r w:rsidRPr="00E352EF">
        <w:rPr>
          <w:rStyle w:val="modelobject"/>
          <w:rFonts w:ascii="Cambria" w:hAnsi="Cambria"/>
          <w:noProof w:val="0"/>
          <w:color w:val="000000" w:themeColor="text1"/>
        </w:rPr>
        <w:t>IdentifierComponent</w:t>
      </w:r>
      <w:r w:rsidRPr="00E352EF">
        <w:rPr>
          <w:rFonts w:ascii="Cambria" w:hAnsi="Cambria"/>
          <w:color w:val="000000" w:themeColor="text1"/>
        </w:rPr>
        <w:t xml:space="preserve"> different from X, Y or Z. </w:t>
      </w:r>
    </w:p>
    <w:p w14:paraId="56CD6D1F" w14:textId="77777777" w:rsidR="00CB227A" w:rsidRPr="00E352EF" w:rsidRDefault="00CB227A" w:rsidP="00CB227A">
      <w:pPr>
        <w:rPr>
          <w:rFonts w:ascii="Cambria" w:hAnsi="Cambria"/>
        </w:rPr>
      </w:pPr>
    </w:p>
    <w:p w14:paraId="21E02BCF" w14:textId="77777777" w:rsidR="00CB227A" w:rsidRPr="00E352EF" w:rsidRDefault="00CB227A" w:rsidP="00D676D1">
      <w:pPr>
        <w:rPr>
          <w:rFonts w:ascii="Cambria" w:eastAsia="Calibri" w:hAnsi="Cambria" w:cs="Calibri"/>
          <w:i/>
          <w:color w:val="5B9BD5"/>
        </w:rPr>
      </w:pPr>
      <w:r w:rsidRPr="00E352EF">
        <w:rPr>
          <w:rFonts w:ascii="Cambria" w:eastAsia="Calibri" w:hAnsi="Cambria" w:cs="Calibri"/>
          <w:i/>
          <w:color w:val="5B9BD5"/>
        </w:rPr>
        <w:t>Returns</w:t>
      </w:r>
    </w:p>
    <w:p w14:paraId="2FFD6D1B" w14:textId="77777777" w:rsidR="00CB227A" w:rsidRPr="00E352EF" w:rsidRDefault="006943E6" w:rsidP="00CB227A">
      <w:pPr>
        <w:rPr>
          <w:rFonts w:ascii="Cambria" w:hAnsi="Cambria"/>
        </w:rPr>
      </w:pPr>
      <w:r w:rsidRPr="00E352EF">
        <w:rPr>
          <w:rFonts w:ascii="Cambria" w:hAnsi="Cambria"/>
        </w:rPr>
        <w:t>T</w:t>
      </w:r>
      <w:r w:rsidR="00CB227A" w:rsidRPr="00E352EF">
        <w:rPr>
          <w:rFonts w:ascii="Cambria" w:hAnsi="Cambria"/>
        </w:rPr>
        <w:t>he aggregated Dataset</w:t>
      </w:r>
    </w:p>
    <w:p w14:paraId="284F7489" w14:textId="77777777" w:rsidR="00D676D1" w:rsidRPr="00E352EF" w:rsidRDefault="00D676D1" w:rsidP="00D676D1">
      <w:pPr>
        <w:rPr>
          <w:rFonts w:ascii="Cambria" w:eastAsia="Calibri" w:hAnsi="Cambria" w:cs="Calibri"/>
          <w:i/>
          <w:color w:val="5B9BD5"/>
        </w:rPr>
      </w:pPr>
    </w:p>
    <w:p w14:paraId="0B366970" w14:textId="77777777" w:rsidR="00CB227A" w:rsidRPr="00E352EF" w:rsidRDefault="00CB227A" w:rsidP="00D676D1">
      <w:pPr>
        <w:rPr>
          <w:rFonts w:ascii="Cambria" w:eastAsia="Calibri" w:hAnsi="Cambria" w:cs="Calibri"/>
          <w:i/>
          <w:color w:val="5B9BD5"/>
        </w:rPr>
      </w:pPr>
      <w:r w:rsidRPr="00E352EF">
        <w:rPr>
          <w:rFonts w:ascii="Cambria" w:eastAsia="Calibri" w:hAnsi="Cambria" w:cs="Calibri"/>
          <w:i/>
          <w:color w:val="5B9BD5"/>
        </w:rPr>
        <w:t>Example</w:t>
      </w:r>
      <w:r w:rsidR="00D676D1" w:rsidRPr="00E352EF">
        <w:rPr>
          <w:rFonts w:ascii="Cambria" w:eastAsia="Calibri" w:hAnsi="Cambria" w:cs="Calibri"/>
          <w:i/>
          <w:color w:val="5B9BD5"/>
        </w:rPr>
        <w:t>s</w:t>
      </w:r>
    </w:p>
    <w:p w14:paraId="4177B3F8" w14:textId="77777777" w:rsidR="006943E6" w:rsidRPr="00E352EF" w:rsidRDefault="00D676D1" w:rsidP="006943E6">
      <w:pPr>
        <w:pStyle w:val="Default"/>
        <w:rPr>
          <w:rFonts w:ascii="Cambria" w:eastAsia="Times New Roman" w:hAnsi="Cambria" w:cs="Cambria"/>
          <w:sz w:val="20"/>
          <w:szCs w:val="20"/>
          <w:lang w:val="en-GB"/>
        </w:rPr>
      </w:pPr>
      <w:r w:rsidRPr="00E352EF">
        <w:rPr>
          <w:rFonts w:ascii="Cambria" w:hAnsi="Cambria"/>
          <w:lang w:val="en-GB"/>
        </w:rPr>
        <w:t>1)</w:t>
      </w:r>
      <w:r w:rsidRPr="00E352EF">
        <w:rPr>
          <w:lang w:val="en-GB"/>
        </w:rPr>
        <w:t xml:space="preserve"> </w:t>
      </w:r>
      <w:r w:rsidR="006943E6" w:rsidRPr="00E352EF">
        <w:rPr>
          <w:rFonts w:ascii="Cambria" w:eastAsia="Times New Roman" w:hAnsi="Cambria" w:cs="Cambria"/>
          <w:sz w:val="20"/>
          <w:szCs w:val="20"/>
          <w:lang w:val="en-GB"/>
        </w:rPr>
        <w:t xml:space="preserve">The expression: </w:t>
      </w:r>
    </w:p>
    <w:p w14:paraId="28401978" w14:textId="77777777" w:rsidR="006943E6" w:rsidRPr="00E352EF" w:rsidRDefault="006943E6" w:rsidP="006943E6">
      <w:pPr>
        <w:autoSpaceDE w:val="0"/>
        <w:autoSpaceDN w:val="0"/>
        <w:adjustRightInd w:val="0"/>
        <w:rPr>
          <w:rFonts w:ascii="Cambria" w:hAnsi="Cambria" w:cs="Cambria"/>
        </w:rPr>
      </w:pPr>
      <w:r w:rsidRPr="00E352EF">
        <w:rPr>
          <w:rFonts w:ascii="Cambria" w:hAnsi="Cambria" w:cs="Courier New"/>
        </w:rPr>
        <w:t xml:space="preserve">Income_by_country_and_nace_ISO := </w:t>
      </w:r>
      <w:r w:rsidRPr="00E352EF">
        <w:rPr>
          <w:rFonts w:ascii="Cambria" w:hAnsi="Cambria" w:cs="Courier New"/>
          <w:b/>
        </w:rPr>
        <w:t>hierarchy(</w:t>
      </w:r>
      <w:r w:rsidRPr="00E352EF">
        <w:rPr>
          <w:rFonts w:ascii="Cambria" w:hAnsi="Cambria" w:cs="Courier New"/>
        </w:rPr>
        <w:t>“Income_by_country_and_nace_UN”, GEO, un_to_ISO_aggr, false</w:t>
      </w:r>
      <w:r w:rsidRPr="00E352EF">
        <w:rPr>
          <w:rFonts w:ascii="Cambria" w:hAnsi="Cambria" w:cs="Courier New"/>
          <w:b/>
        </w:rPr>
        <w:t>)</w:t>
      </w:r>
      <w:r w:rsidRPr="00E352EF">
        <w:rPr>
          <w:rFonts w:ascii="Cambria" w:hAnsi="Cambria" w:cs="Courier New"/>
        </w:rPr>
        <w:t xml:space="preserve"> </w:t>
      </w:r>
    </w:p>
    <w:p w14:paraId="3E1DEB68" w14:textId="77777777" w:rsidR="006943E6" w:rsidRPr="00E352EF" w:rsidRDefault="006943E6" w:rsidP="006943E6">
      <w:pPr>
        <w:autoSpaceDE w:val="0"/>
        <w:autoSpaceDN w:val="0"/>
        <w:adjustRightInd w:val="0"/>
        <w:rPr>
          <w:rFonts w:ascii="Cambria" w:hAnsi="Cambria" w:cs="Cambria"/>
        </w:rPr>
      </w:pPr>
      <w:r w:rsidRPr="00E352EF">
        <w:rPr>
          <w:rFonts w:ascii="Cambria" w:hAnsi="Cambria" w:cs="Cambria"/>
        </w:rPr>
        <w:t xml:space="preserve">or its equivalent inline form: </w:t>
      </w:r>
    </w:p>
    <w:p w14:paraId="1CDCD451" w14:textId="77777777" w:rsidR="006943E6" w:rsidRPr="00E352EF" w:rsidRDefault="006943E6" w:rsidP="006943E6">
      <w:pPr>
        <w:autoSpaceDE w:val="0"/>
        <w:autoSpaceDN w:val="0"/>
        <w:adjustRightInd w:val="0"/>
        <w:rPr>
          <w:rFonts w:ascii="Cambria" w:hAnsi="Cambria" w:cs="Cambria"/>
        </w:rPr>
      </w:pPr>
      <w:r w:rsidRPr="00E352EF">
        <w:rPr>
          <w:rFonts w:ascii="Cambria" w:hAnsi="Cambria" w:cs="Courier New"/>
        </w:rPr>
        <w:t xml:space="preserve">Income_by_country_and_nace_ISO </w:t>
      </w:r>
      <w:r w:rsidRPr="00E352EF">
        <w:rPr>
          <w:rFonts w:ascii="Cambria" w:hAnsi="Cambria" w:cs="Courier New"/>
          <w:b/>
        </w:rPr>
        <w:t>:= hierarchy(</w:t>
      </w:r>
      <w:r w:rsidRPr="00E352EF">
        <w:rPr>
          <w:rFonts w:ascii="Cambria" w:hAnsi="Cambria" w:cs="Courier New"/>
        </w:rPr>
        <w:t xml:space="preserve">“Income_by_country_and_nace_UN”, GEO, </w:t>
      </w:r>
    </w:p>
    <w:p w14:paraId="5EC9F19A" w14:textId="77777777" w:rsidR="006943E6" w:rsidRPr="00E352EF" w:rsidRDefault="006943E6" w:rsidP="006943E6">
      <w:pPr>
        <w:autoSpaceDE w:val="0"/>
        <w:autoSpaceDN w:val="0"/>
        <w:adjustRightInd w:val="0"/>
        <w:rPr>
          <w:rFonts w:ascii="Cambria" w:hAnsi="Cambria" w:cs="Courier New"/>
        </w:rPr>
      </w:pPr>
      <w:r w:rsidRPr="00E352EF">
        <w:rPr>
          <w:rFonts w:ascii="Cambria" w:hAnsi="Cambria" w:cs="Courier New"/>
        </w:rPr>
        <w:t>((“ITA”,1,+)) to “IT”, ((“ALB”,1,+)) to AL, ((“BEL”,1,+)) to “BE”) as un_to_ISO_aggr, false</w:t>
      </w:r>
      <w:r w:rsidRPr="00E352EF">
        <w:rPr>
          <w:rFonts w:ascii="Cambria" w:hAnsi="Cambria" w:cs="Courier New"/>
          <w:b/>
        </w:rPr>
        <w:t>)</w:t>
      </w:r>
      <w:r w:rsidRPr="00E352EF">
        <w:rPr>
          <w:rFonts w:ascii="Cambria" w:hAnsi="Cambria" w:cs="Courier New"/>
        </w:rPr>
        <w:t xml:space="preserve"> </w:t>
      </w:r>
    </w:p>
    <w:p w14:paraId="04469A68" w14:textId="77777777" w:rsidR="006943E6" w:rsidRPr="00E352EF" w:rsidRDefault="006943E6" w:rsidP="006943E6">
      <w:pPr>
        <w:autoSpaceDE w:val="0"/>
        <w:autoSpaceDN w:val="0"/>
        <w:adjustRightInd w:val="0"/>
        <w:rPr>
          <w:rFonts w:ascii="Cambria" w:hAnsi="Cambria" w:cs="Cambria"/>
        </w:rPr>
      </w:pPr>
    </w:p>
    <w:p w14:paraId="239E4C1E" w14:textId="77777777" w:rsidR="006943E6" w:rsidRPr="00E352EF" w:rsidRDefault="006943E6" w:rsidP="006943E6">
      <w:pPr>
        <w:autoSpaceDE w:val="0"/>
        <w:autoSpaceDN w:val="0"/>
        <w:adjustRightInd w:val="0"/>
        <w:rPr>
          <w:rFonts w:ascii="Cambria" w:hAnsi="Cambria" w:cs="Cambria"/>
        </w:rPr>
      </w:pPr>
      <w:r w:rsidRPr="00E352EF">
        <w:rPr>
          <w:rFonts w:ascii="Cambria" w:hAnsi="Cambria" w:cs="Cambria"/>
        </w:rPr>
        <w:t>Converts the values of the GEO Identifier Component from the United Nations 3-letter standard into the ISO 2-</w:t>
      </w:r>
    </w:p>
    <w:p w14:paraId="0ADAE78E" w14:textId="77777777" w:rsidR="00CB227A" w:rsidRPr="00E352EF" w:rsidRDefault="006943E6" w:rsidP="006943E6">
      <w:pPr>
        <w:rPr>
          <w:rFonts w:ascii="Cambria" w:hAnsi="Cambria" w:cs="Cambria"/>
        </w:rPr>
      </w:pPr>
      <w:r w:rsidRPr="00E352EF">
        <w:rPr>
          <w:rFonts w:ascii="Cambria" w:hAnsi="Cambria" w:cs="Cambria"/>
        </w:rPr>
        <w:t>letter one.</w:t>
      </w:r>
    </w:p>
    <w:p w14:paraId="0AF1DF19" w14:textId="77777777" w:rsidR="006943E6" w:rsidRPr="00E352EF" w:rsidRDefault="006943E6" w:rsidP="006943E6">
      <w:pPr>
        <w:rPr>
          <w:rFonts w:ascii="Cambria" w:hAnsi="Cambria"/>
        </w:rPr>
      </w:pPr>
    </w:p>
    <w:tbl>
      <w:tblPr>
        <w:tblStyle w:val="Elencochiaro-Colore13"/>
        <w:tblW w:w="5000" w:type="pct"/>
        <w:jc w:val="cente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CellMar>
          <w:top w:w="28" w:type="dxa"/>
          <w:bottom w:w="28" w:type="dxa"/>
        </w:tblCellMar>
        <w:tblLook w:val="04A0" w:firstRow="1" w:lastRow="0" w:firstColumn="1" w:lastColumn="0" w:noHBand="0" w:noVBand="1"/>
      </w:tblPr>
      <w:tblGrid>
        <w:gridCol w:w="1776"/>
        <w:gridCol w:w="1504"/>
        <w:gridCol w:w="1243"/>
        <w:gridCol w:w="973"/>
        <w:gridCol w:w="1110"/>
        <w:gridCol w:w="937"/>
        <w:gridCol w:w="1153"/>
        <w:gridCol w:w="1153"/>
      </w:tblGrid>
      <w:tr w:rsidR="00CB227A" w:rsidRPr="00E352EF" w14:paraId="3E2941FC" w14:textId="77777777" w:rsidTr="00CB227A">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24" w:type="dxa"/>
          </w:tcPr>
          <w:p w14:paraId="7C087182" w14:textId="77777777" w:rsidR="00CB227A" w:rsidRPr="00E352EF" w:rsidRDefault="00CB227A" w:rsidP="00CB227A">
            <w:pPr>
              <w:pStyle w:val="tabletext"/>
              <w:rPr>
                <w:rFonts w:asciiTheme="minorHAnsi" w:hAnsiTheme="minorHAnsi"/>
                <w:noProof w:val="0"/>
                <w:color w:val="FFFFFF" w:themeColor="background1"/>
              </w:rPr>
            </w:pPr>
            <w:r w:rsidRPr="00E352EF">
              <w:rPr>
                <w:rFonts w:asciiTheme="minorHAnsi" w:hAnsiTheme="minorHAnsi"/>
                <w:noProof w:val="0"/>
                <w:color w:val="FFFFFF" w:themeColor="background1"/>
              </w:rPr>
              <w:t>HIERARCHY NAME</w:t>
            </w:r>
          </w:p>
        </w:tc>
        <w:tc>
          <w:tcPr>
            <w:tcW w:w="1545" w:type="dxa"/>
          </w:tcPr>
          <w:p w14:paraId="6AF7879A"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 FROM</w:t>
            </w:r>
          </w:p>
        </w:tc>
        <w:tc>
          <w:tcPr>
            <w:tcW w:w="1275" w:type="dxa"/>
          </w:tcPr>
          <w:p w14:paraId="351A170E"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w:t>
            </w:r>
          </w:p>
          <w:p w14:paraId="44F35485"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TO</w:t>
            </w:r>
          </w:p>
        </w:tc>
        <w:tc>
          <w:tcPr>
            <w:tcW w:w="997" w:type="dxa"/>
          </w:tcPr>
          <w:p w14:paraId="45FE4364"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START DATE</w:t>
            </w:r>
          </w:p>
        </w:tc>
        <w:tc>
          <w:tcPr>
            <w:tcW w:w="1138" w:type="dxa"/>
          </w:tcPr>
          <w:p w14:paraId="466C1B56"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END DATE</w:t>
            </w:r>
          </w:p>
        </w:tc>
        <w:tc>
          <w:tcPr>
            <w:tcW w:w="960" w:type="dxa"/>
          </w:tcPr>
          <w:p w14:paraId="3C617B13"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SIGN</w:t>
            </w:r>
          </w:p>
        </w:tc>
        <w:tc>
          <w:tcPr>
            <w:tcW w:w="1183" w:type="dxa"/>
          </w:tcPr>
          <w:p w14:paraId="02BB50A9"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LEVEL</w:t>
            </w:r>
          </w:p>
        </w:tc>
        <w:tc>
          <w:tcPr>
            <w:tcW w:w="1183" w:type="dxa"/>
          </w:tcPr>
          <w:p w14:paraId="6712252E"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OUTPUT</w:t>
            </w:r>
          </w:p>
        </w:tc>
      </w:tr>
      <w:tr w:rsidR="00CB227A" w:rsidRPr="00E352EF" w14:paraId="42E35568" w14:textId="77777777" w:rsidTr="00CB227A">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24" w:type="dxa"/>
            <w:tcBorders>
              <w:top w:val="none" w:sz="0" w:space="0" w:color="auto"/>
              <w:left w:val="none" w:sz="0" w:space="0" w:color="auto"/>
              <w:bottom w:val="none" w:sz="0" w:space="0" w:color="auto"/>
            </w:tcBorders>
          </w:tcPr>
          <w:p w14:paraId="4FD53D15" w14:textId="77777777" w:rsidR="00CB227A" w:rsidRPr="00E352EF" w:rsidRDefault="00CB227A" w:rsidP="00CB227A">
            <w:pPr>
              <w:pStyle w:val="tabletext"/>
              <w:rPr>
                <w:rFonts w:asciiTheme="minorHAnsi" w:hAnsiTheme="minorHAnsi"/>
                <w:noProof w:val="0"/>
                <w:sz w:val="22"/>
                <w:szCs w:val="22"/>
              </w:rPr>
            </w:pPr>
            <w:r w:rsidRPr="00E352EF">
              <w:rPr>
                <w:rFonts w:asciiTheme="minorHAnsi" w:hAnsiTheme="minorHAnsi"/>
                <w:noProof w:val="0"/>
                <w:sz w:val="22"/>
                <w:szCs w:val="22"/>
              </w:rPr>
              <w:t>un_to_ISO_aggr</w:t>
            </w:r>
          </w:p>
        </w:tc>
        <w:tc>
          <w:tcPr>
            <w:tcW w:w="1545" w:type="dxa"/>
            <w:tcBorders>
              <w:top w:val="none" w:sz="0" w:space="0" w:color="auto"/>
              <w:bottom w:val="none" w:sz="0" w:space="0" w:color="auto"/>
            </w:tcBorders>
          </w:tcPr>
          <w:p w14:paraId="429534FB"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ITA</w:t>
            </w:r>
          </w:p>
        </w:tc>
        <w:tc>
          <w:tcPr>
            <w:tcW w:w="1275" w:type="dxa"/>
            <w:tcBorders>
              <w:top w:val="none" w:sz="0" w:space="0" w:color="auto"/>
              <w:bottom w:val="none" w:sz="0" w:space="0" w:color="auto"/>
            </w:tcBorders>
          </w:tcPr>
          <w:p w14:paraId="711E5FAA"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IT</w:t>
            </w:r>
          </w:p>
        </w:tc>
        <w:tc>
          <w:tcPr>
            <w:tcW w:w="997" w:type="dxa"/>
            <w:tcBorders>
              <w:top w:val="none" w:sz="0" w:space="0" w:color="auto"/>
              <w:bottom w:val="none" w:sz="0" w:space="0" w:color="auto"/>
            </w:tcBorders>
          </w:tcPr>
          <w:p w14:paraId="3548FED6"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38" w:type="dxa"/>
            <w:tcBorders>
              <w:top w:val="none" w:sz="0" w:space="0" w:color="auto"/>
              <w:bottom w:val="none" w:sz="0" w:space="0" w:color="auto"/>
            </w:tcBorders>
          </w:tcPr>
          <w:p w14:paraId="4C6517CE"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60" w:type="dxa"/>
            <w:tcBorders>
              <w:top w:val="none" w:sz="0" w:space="0" w:color="auto"/>
              <w:bottom w:val="none" w:sz="0" w:space="0" w:color="auto"/>
            </w:tcBorders>
          </w:tcPr>
          <w:p w14:paraId="5D4F1F4A"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83" w:type="dxa"/>
            <w:tcBorders>
              <w:top w:val="none" w:sz="0" w:space="0" w:color="auto"/>
              <w:bottom w:val="none" w:sz="0" w:space="0" w:color="auto"/>
            </w:tcBorders>
          </w:tcPr>
          <w:p w14:paraId="3F703179"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83" w:type="dxa"/>
            <w:tcBorders>
              <w:top w:val="none" w:sz="0" w:space="0" w:color="auto"/>
              <w:bottom w:val="none" w:sz="0" w:space="0" w:color="auto"/>
              <w:right w:val="none" w:sz="0" w:space="0" w:color="auto"/>
            </w:tcBorders>
          </w:tcPr>
          <w:p w14:paraId="4E26D5C2"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CB227A" w:rsidRPr="00E352EF" w14:paraId="45F87092" w14:textId="77777777" w:rsidTr="00CB227A">
        <w:trPr>
          <w:cantSplit/>
          <w:jc w:val="center"/>
        </w:trPr>
        <w:tc>
          <w:tcPr>
            <w:cnfStyle w:val="001000000000" w:firstRow="0" w:lastRow="0" w:firstColumn="1" w:lastColumn="0" w:oddVBand="0" w:evenVBand="0" w:oddHBand="0" w:evenHBand="0" w:firstRowFirstColumn="0" w:firstRowLastColumn="0" w:lastRowFirstColumn="0" w:lastRowLastColumn="0"/>
            <w:tcW w:w="1824" w:type="dxa"/>
          </w:tcPr>
          <w:p w14:paraId="26506022" w14:textId="77777777" w:rsidR="00CB227A" w:rsidRPr="00E352EF" w:rsidRDefault="00CB227A" w:rsidP="00CB227A">
            <w:pPr>
              <w:pStyle w:val="tabletext"/>
              <w:rPr>
                <w:rFonts w:asciiTheme="minorHAnsi" w:hAnsiTheme="minorHAnsi"/>
                <w:noProof w:val="0"/>
                <w:sz w:val="22"/>
                <w:szCs w:val="22"/>
              </w:rPr>
            </w:pPr>
            <w:r w:rsidRPr="00E352EF">
              <w:rPr>
                <w:rFonts w:asciiTheme="minorHAnsi" w:hAnsiTheme="minorHAnsi"/>
                <w:noProof w:val="0"/>
                <w:sz w:val="22"/>
                <w:szCs w:val="22"/>
              </w:rPr>
              <w:t>un_to_ISO_aggr</w:t>
            </w:r>
          </w:p>
        </w:tc>
        <w:tc>
          <w:tcPr>
            <w:tcW w:w="1545" w:type="dxa"/>
          </w:tcPr>
          <w:p w14:paraId="7484BAA9"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ALB</w:t>
            </w:r>
          </w:p>
        </w:tc>
        <w:tc>
          <w:tcPr>
            <w:tcW w:w="1275" w:type="dxa"/>
          </w:tcPr>
          <w:p w14:paraId="22F9DC15"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AL</w:t>
            </w:r>
          </w:p>
        </w:tc>
        <w:tc>
          <w:tcPr>
            <w:tcW w:w="997" w:type="dxa"/>
          </w:tcPr>
          <w:p w14:paraId="667CE0AD"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38" w:type="dxa"/>
          </w:tcPr>
          <w:p w14:paraId="5FC43EE3"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60" w:type="dxa"/>
          </w:tcPr>
          <w:p w14:paraId="06AD75D7"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83" w:type="dxa"/>
          </w:tcPr>
          <w:p w14:paraId="478E77BF"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83" w:type="dxa"/>
          </w:tcPr>
          <w:p w14:paraId="3F94AE88"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CB227A" w:rsidRPr="00E352EF" w14:paraId="7A2786E5" w14:textId="77777777" w:rsidTr="00CB227A">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24" w:type="dxa"/>
            <w:tcBorders>
              <w:top w:val="none" w:sz="0" w:space="0" w:color="auto"/>
              <w:left w:val="none" w:sz="0" w:space="0" w:color="auto"/>
              <w:bottom w:val="none" w:sz="0" w:space="0" w:color="auto"/>
            </w:tcBorders>
          </w:tcPr>
          <w:p w14:paraId="670370B8" w14:textId="77777777" w:rsidR="00CB227A" w:rsidRPr="00E352EF" w:rsidRDefault="00CB227A" w:rsidP="00CB227A">
            <w:pPr>
              <w:pStyle w:val="tabletext"/>
              <w:rPr>
                <w:rFonts w:asciiTheme="minorHAnsi" w:hAnsiTheme="minorHAnsi"/>
                <w:noProof w:val="0"/>
                <w:sz w:val="22"/>
                <w:szCs w:val="22"/>
              </w:rPr>
            </w:pPr>
            <w:r w:rsidRPr="00E352EF">
              <w:rPr>
                <w:rFonts w:asciiTheme="minorHAnsi" w:hAnsiTheme="minorHAnsi"/>
                <w:noProof w:val="0"/>
                <w:sz w:val="22"/>
                <w:szCs w:val="22"/>
              </w:rPr>
              <w:t>un_to_ISO_aggr</w:t>
            </w:r>
          </w:p>
        </w:tc>
        <w:tc>
          <w:tcPr>
            <w:tcW w:w="1545" w:type="dxa"/>
            <w:tcBorders>
              <w:top w:val="none" w:sz="0" w:space="0" w:color="auto"/>
              <w:bottom w:val="none" w:sz="0" w:space="0" w:color="auto"/>
            </w:tcBorders>
          </w:tcPr>
          <w:p w14:paraId="0A084154"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BEL</w:t>
            </w:r>
          </w:p>
        </w:tc>
        <w:tc>
          <w:tcPr>
            <w:tcW w:w="1275" w:type="dxa"/>
            <w:tcBorders>
              <w:top w:val="none" w:sz="0" w:space="0" w:color="auto"/>
              <w:bottom w:val="none" w:sz="0" w:space="0" w:color="auto"/>
            </w:tcBorders>
          </w:tcPr>
          <w:p w14:paraId="79BED801"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BE</w:t>
            </w:r>
          </w:p>
        </w:tc>
        <w:tc>
          <w:tcPr>
            <w:tcW w:w="997" w:type="dxa"/>
            <w:tcBorders>
              <w:top w:val="none" w:sz="0" w:space="0" w:color="auto"/>
              <w:bottom w:val="none" w:sz="0" w:space="0" w:color="auto"/>
            </w:tcBorders>
          </w:tcPr>
          <w:p w14:paraId="297189D0"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38" w:type="dxa"/>
            <w:tcBorders>
              <w:top w:val="none" w:sz="0" w:space="0" w:color="auto"/>
              <w:bottom w:val="none" w:sz="0" w:space="0" w:color="auto"/>
            </w:tcBorders>
          </w:tcPr>
          <w:p w14:paraId="03C0B653"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60" w:type="dxa"/>
            <w:tcBorders>
              <w:top w:val="none" w:sz="0" w:space="0" w:color="auto"/>
              <w:bottom w:val="none" w:sz="0" w:space="0" w:color="auto"/>
            </w:tcBorders>
          </w:tcPr>
          <w:p w14:paraId="131F45C1"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83" w:type="dxa"/>
            <w:tcBorders>
              <w:top w:val="none" w:sz="0" w:space="0" w:color="auto"/>
              <w:bottom w:val="none" w:sz="0" w:space="0" w:color="auto"/>
            </w:tcBorders>
          </w:tcPr>
          <w:p w14:paraId="31C3A80C"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83" w:type="dxa"/>
            <w:tcBorders>
              <w:top w:val="none" w:sz="0" w:space="0" w:color="auto"/>
              <w:bottom w:val="none" w:sz="0" w:space="0" w:color="auto"/>
              <w:right w:val="none" w:sz="0" w:space="0" w:color="auto"/>
            </w:tcBorders>
          </w:tcPr>
          <w:p w14:paraId="3A12B145"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bl>
    <w:p w14:paraId="596EEF6F" w14:textId="77777777" w:rsidR="00D676D1" w:rsidRPr="00E352EF" w:rsidRDefault="00D676D1" w:rsidP="00CB227A">
      <w:pPr>
        <w:rPr>
          <w:rFonts w:ascii="Cambria" w:hAnsi="Cambria"/>
        </w:rPr>
      </w:pPr>
    </w:p>
    <w:p w14:paraId="0FE45310" w14:textId="77777777" w:rsidR="006943E6" w:rsidRPr="00E352EF" w:rsidRDefault="00D676D1" w:rsidP="006943E6">
      <w:pPr>
        <w:pStyle w:val="Default"/>
        <w:rPr>
          <w:rFonts w:ascii="Cambria" w:eastAsia="Times New Roman" w:hAnsi="Cambria" w:cs="Cambria"/>
          <w:sz w:val="20"/>
          <w:szCs w:val="20"/>
          <w:lang w:val="en-GB"/>
        </w:rPr>
      </w:pPr>
      <w:r w:rsidRPr="00E352EF">
        <w:rPr>
          <w:rFonts w:ascii="Cambria" w:hAnsi="Cambria"/>
          <w:lang w:val="en-GB"/>
        </w:rPr>
        <w:t>2</w:t>
      </w:r>
      <w:r w:rsidR="006943E6" w:rsidRPr="00E352EF">
        <w:rPr>
          <w:rFonts w:ascii="Cambria" w:hAnsi="Cambria"/>
          <w:lang w:val="en-GB"/>
        </w:rPr>
        <w:t>)</w:t>
      </w:r>
      <w:r w:rsidR="006943E6" w:rsidRPr="00E352EF">
        <w:rPr>
          <w:sz w:val="23"/>
          <w:szCs w:val="23"/>
          <w:lang w:val="en-GB"/>
        </w:rPr>
        <w:t xml:space="preserve"> </w:t>
      </w:r>
      <w:r w:rsidR="006943E6" w:rsidRPr="00E352EF">
        <w:rPr>
          <w:rFonts w:ascii="Cambria" w:eastAsia="Times New Roman" w:hAnsi="Cambria" w:cs="Cambria"/>
          <w:sz w:val="20"/>
          <w:szCs w:val="20"/>
          <w:lang w:val="en-GB"/>
        </w:rPr>
        <w:t xml:space="preserve">The expression: </w:t>
      </w:r>
    </w:p>
    <w:p w14:paraId="45534934" w14:textId="77777777" w:rsidR="006943E6" w:rsidRPr="00E352EF" w:rsidRDefault="006943E6" w:rsidP="006943E6">
      <w:pPr>
        <w:autoSpaceDE w:val="0"/>
        <w:autoSpaceDN w:val="0"/>
        <w:adjustRightInd w:val="0"/>
        <w:rPr>
          <w:rFonts w:ascii="Cambria" w:hAnsi="Cambria" w:cs="Cambria"/>
        </w:rPr>
      </w:pPr>
      <w:r w:rsidRPr="00E352EF">
        <w:rPr>
          <w:rFonts w:ascii="Cambria" w:hAnsi="Cambria" w:cs="Courier New"/>
        </w:rPr>
        <w:t xml:space="preserve">Income_by_continent_and_nace := </w:t>
      </w:r>
      <w:r w:rsidRPr="00E352EF">
        <w:rPr>
          <w:rFonts w:ascii="Cambria" w:hAnsi="Cambria" w:cs="Courier New"/>
          <w:b/>
        </w:rPr>
        <w:t>hierarchy(</w:t>
      </w:r>
      <w:r w:rsidRPr="00E352EF">
        <w:rPr>
          <w:rFonts w:ascii="Cambria" w:hAnsi="Cambria" w:cs="Courier New"/>
        </w:rPr>
        <w:t>“Income_by_state_and_nace”, GEO, Continent_aggr, false</w:t>
      </w:r>
      <w:r w:rsidRPr="00E352EF">
        <w:rPr>
          <w:rFonts w:ascii="Cambria" w:hAnsi="Cambria" w:cs="Courier New"/>
          <w:b/>
        </w:rPr>
        <w:t>)</w:t>
      </w:r>
      <w:r w:rsidRPr="00E352EF">
        <w:rPr>
          <w:rFonts w:ascii="Cambria" w:hAnsi="Cambria" w:cs="Courier New"/>
        </w:rPr>
        <w:t xml:space="preserve"> </w:t>
      </w:r>
    </w:p>
    <w:p w14:paraId="272C392B" w14:textId="77777777" w:rsidR="006943E6" w:rsidRPr="00E352EF" w:rsidRDefault="006943E6" w:rsidP="006943E6">
      <w:pPr>
        <w:pStyle w:val="Default"/>
        <w:rPr>
          <w:rFonts w:ascii="Cambria" w:eastAsia="Times New Roman" w:hAnsi="Cambria" w:cs="Cambria"/>
          <w:sz w:val="20"/>
          <w:szCs w:val="20"/>
          <w:lang w:val="en-GB"/>
        </w:rPr>
      </w:pPr>
      <w:r w:rsidRPr="00E352EF">
        <w:rPr>
          <w:rFonts w:ascii="Cambria" w:hAnsi="Cambria" w:cs="Cambria"/>
          <w:sz w:val="20"/>
          <w:szCs w:val="20"/>
          <w:lang w:val="en-GB"/>
        </w:rPr>
        <w:t>Takes as input the Dataset of the income, broken down by states and NACE and aggregates to continent level.</w:t>
      </w:r>
      <w:r w:rsidRPr="00E352EF">
        <w:rPr>
          <w:rFonts w:ascii="Cambria" w:hAnsi="Cambria"/>
          <w:sz w:val="20"/>
          <w:szCs w:val="20"/>
          <w:lang w:val="en-GB"/>
        </w:rPr>
        <w:t xml:space="preserve"> </w:t>
      </w:r>
      <w:r w:rsidRPr="00E352EF">
        <w:rPr>
          <w:rFonts w:ascii="Cambria" w:eastAsia="Times New Roman" w:hAnsi="Cambria" w:cs="Cambria"/>
          <w:sz w:val="20"/>
          <w:szCs w:val="20"/>
          <w:lang w:val="en-GB"/>
        </w:rPr>
        <w:t xml:space="preserve">The expression: </w:t>
      </w:r>
    </w:p>
    <w:p w14:paraId="6699E1F6" w14:textId="77777777" w:rsidR="003748D2" w:rsidRPr="00E352EF" w:rsidRDefault="003748D2" w:rsidP="00CB227A">
      <w:pPr>
        <w:rPr>
          <w:rFonts w:ascii="Cambria" w:hAnsi="Cambria"/>
        </w:rPr>
      </w:pPr>
    </w:p>
    <w:tbl>
      <w:tblPr>
        <w:tblStyle w:val="Elencochiaro-Colore13"/>
        <w:tblW w:w="5000" w:type="pct"/>
        <w:jc w:val="cente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CellMar>
          <w:top w:w="28" w:type="dxa"/>
          <w:bottom w:w="28" w:type="dxa"/>
        </w:tblCellMar>
        <w:tblLook w:val="04A0" w:firstRow="1" w:lastRow="0" w:firstColumn="1" w:lastColumn="0" w:noHBand="0" w:noVBand="1"/>
      </w:tblPr>
      <w:tblGrid>
        <w:gridCol w:w="1776"/>
        <w:gridCol w:w="1504"/>
        <w:gridCol w:w="1243"/>
        <w:gridCol w:w="973"/>
        <w:gridCol w:w="1110"/>
        <w:gridCol w:w="937"/>
        <w:gridCol w:w="1153"/>
        <w:gridCol w:w="1153"/>
      </w:tblGrid>
      <w:tr w:rsidR="00CB227A" w:rsidRPr="00E352EF" w14:paraId="68BFBBE3" w14:textId="77777777" w:rsidTr="00CB227A">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24" w:type="dxa"/>
          </w:tcPr>
          <w:p w14:paraId="387E952D" w14:textId="77777777" w:rsidR="00CB227A" w:rsidRPr="00E352EF" w:rsidRDefault="00CB227A" w:rsidP="00CB227A">
            <w:pPr>
              <w:pStyle w:val="tabletext"/>
              <w:rPr>
                <w:rFonts w:asciiTheme="minorHAnsi" w:hAnsiTheme="minorHAnsi"/>
                <w:noProof w:val="0"/>
                <w:color w:val="FFFFFF" w:themeColor="background1"/>
              </w:rPr>
            </w:pPr>
            <w:r w:rsidRPr="00E352EF">
              <w:rPr>
                <w:rFonts w:asciiTheme="minorHAnsi" w:hAnsiTheme="minorHAnsi"/>
                <w:noProof w:val="0"/>
                <w:color w:val="FFFFFF" w:themeColor="background1"/>
              </w:rPr>
              <w:t>HIERARCHY NAME</w:t>
            </w:r>
          </w:p>
        </w:tc>
        <w:tc>
          <w:tcPr>
            <w:tcW w:w="1545" w:type="dxa"/>
          </w:tcPr>
          <w:p w14:paraId="6B2DAE05"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 FROM</w:t>
            </w:r>
          </w:p>
        </w:tc>
        <w:tc>
          <w:tcPr>
            <w:tcW w:w="1275" w:type="dxa"/>
          </w:tcPr>
          <w:p w14:paraId="5279EB61"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w:t>
            </w:r>
          </w:p>
          <w:p w14:paraId="2A47C1EE"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TO</w:t>
            </w:r>
          </w:p>
        </w:tc>
        <w:tc>
          <w:tcPr>
            <w:tcW w:w="997" w:type="dxa"/>
          </w:tcPr>
          <w:p w14:paraId="1DE78B33"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START DATE</w:t>
            </w:r>
          </w:p>
        </w:tc>
        <w:tc>
          <w:tcPr>
            <w:tcW w:w="1138" w:type="dxa"/>
          </w:tcPr>
          <w:p w14:paraId="56D3DECB"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END DATE</w:t>
            </w:r>
          </w:p>
        </w:tc>
        <w:tc>
          <w:tcPr>
            <w:tcW w:w="960" w:type="dxa"/>
          </w:tcPr>
          <w:p w14:paraId="19170597"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SIGN</w:t>
            </w:r>
          </w:p>
        </w:tc>
        <w:tc>
          <w:tcPr>
            <w:tcW w:w="1183" w:type="dxa"/>
          </w:tcPr>
          <w:p w14:paraId="233E1E4A"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LEVEL</w:t>
            </w:r>
          </w:p>
        </w:tc>
        <w:tc>
          <w:tcPr>
            <w:tcW w:w="1183" w:type="dxa"/>
          </w:tcPr>
          <w:p w14:paraId="211CCBB6"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OUTPUT</w:t>
            </w:r>
          </w:p>
        </w:tc>
      </w:tr>
      <w:tr w:rsidR="00CB227A" w:rsidRPr="00E352EF" w14:paraId="45E58300" w14:textId="77777777" w:rsidTr="00CB227A">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24" w:type="dxa"/>
            <w:tcBorders>
              <w:top w:val="none" w:sz="0" w:space="0" w:color="auto"/>
              <w:left w:val="none" w:sz="0" w:space="0" w:color="auto"/>
              <w:bottom w:val="none" w:sz="0" w:space="0" w:color="auto"/>
            </w:tcBorders>
          </w:tcPr>
          <w:p w14:paraId="1E97EB34"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Continent_aggr</w:t>
            </w:r>
          </w:p>
        </w:tc>
        <w:tc>
          <w:tcPr>
            <w:tcW w:w="1545" w:type="dxa"/>
            <w:tcBorders>
              <w:top w:val="none" w:sz="0" w:space="0" w:color="auto"/>
              <w:bottom w:val="none" w:sz="0" w:space="0" w:color="auto"/>
            </w:tcBorders>
          </w:tcPr>
          <w:p w14:paraId="4526E768"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Italy</w:t>
            </w:r>
          </w:p>
        </w:tc>
        <w:tc>
          <w:tcPr>
            <w:tcW w:w="1275" w:type="dxa"/>
            <w:tcBorders>
              <w:top w:val="none" w:sz="0" w:space="0" w:color="auto"/>
              <w:bottom w:val="none" w:sz="0" w:space="0" w:color="auto"/>
            </w:tcBorders>
          </w:tcPr>
          <w:p w14:paraId="00885F7F"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Europe</w:t>
            </w:r>
          </w:p>
        </w:tc>
        <w:tc>
          <w:tcPr>
            <w:tcW w:w="997" w:type="dxa"/>
            <w:tcBorders>
              <w:top w:val="none" w:sz="0" w:space="0" w:color="auto"/>
              <w:bottom w:val="none" w:sz="0" w:space="0" w:color="auto"/>
            </w:tcBorders>
          </w:tcPr>
          <w:p w14:paraId="0AC42F08"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38" w:type="dxa"/>
            <w:tcBorders>
              <w:top w:val="none" w:sz="0" w:space="0" w:color="auto"/>
              <w:bottom w:val="none" w:sz="0" w:space="0" w:color="auto"/>
            </w:tcBorders>
          </w:tcPr>
          <w:p w14:paraId="234CF99C"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960" w:type="dxa"/>
            <w:tcBorders>
              <w:top w:val="none" w:sz="0" w:space="0" w:color="auto"/>
              <w:bottom w:val="none" w:sz="0" w:space="0" w:color="auto"/>
            </w:tcBorders>
          </w:tcPr>
          <w:p w14:paraId="5B10A163"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83" w:type="dxa"/>
            <w:tcBorders>
              <w:top w:val="none" w:sz="0" w:space="0" w:color="auto"/>
              <w:bottom w:val="none" w:sz="0" w:space="0" w:color="auto"/>
            </w:tcBorders>
          </w:tcPr>
          <w:p w14:paraId="280C2EA4"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83" w:type="dxa"/>
            <w:tcBorders>
              <w:top w:val="none" w:sz="0" w:space="0" w:color="auto"/>
              <w:bottom w:val="none" w:sz="0" w:space="0" w:color="auto"/>
              <w:right w:val="none" w:sz="0" w:space="0" w:color="auto"/>
            </w:tcBorders>
          </w:tcPr>
          <w:p w14:paraId="7666194D"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r w:rsidR="00CB227A" w:rsidRPr="00E352EF" w14:paraId="5469D110" w14:textId="77777777" w:rsidTr="00CB227A">
        <w:trPr>
          <w:cantSplit/>
          <w:jc w:val="center"/>
        </w:trPr>
        <w:tc>
          <w:tcPr>
            <w:cnfStyle w:val="001000000000" w:firstRow="0" w:lastRow="0" w:firstColumn="1" w:lastColumn="0" w:oddVBand="0" w:evenVBand="0" w:oddHBand="0" w:evenHBand="0" w:firstRowFirstColumn="0" w:firstRowLastColumn="0" w:lastRowFirstColumn="0" w:lastRowLastColumn="0"/>
            <w:tcW w:w="1824" w:type="dxa"/>
          </w:tcPr>
          <w:p w14:paraId="10DF83B9"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Continent_aggr</w:t>
            </w:r>
          </w:p>
        </w:tc>
        <w:tc>
          <w:tcPr>
            <w:tcW w:w="1545" w:type="dxa"/>
          </w:tcPr>
          <w:p w14:paraId="69CD192F"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France</w:t>
            </w:r>
          </w:p>
        </w:tc>
        <w:tc>
          <w:tcPr>
            <w:tcW w:w="1275" w:type="dxa"/>
          </w:tcPr>
          <w:p w14:paraId="7C4C1D20"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Europe</w:t>
            </w:r>
          </w:p>
        </w:tc>
        <w:tc>
          <w:tcPr>
            <w:tcW w:w="997" w:type="dxa"/>
          </w:tcPr>
          <w:p w14:paraId="0F065AE6"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38" w:type="dxa"/>
          </w:tcPr>
          <w:p w14:paraId="01D9F037"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960" w:type="dxa"/>
          </w:tcPr>
          <w:p w14:paraId="20E12C79"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83" w:type="dxa"/>
          </w:tcPr>
          <w:p w14:paraId="7973E42A"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83" w:type="dxa"/>
          </w:tcPr>
          <w:p w14:paraId="6E0517AA"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r w:rsidR="00CB227A" w:rsidRPr="00E352EF" w14:paraId="37BE3D32" w14:textId="77777777" w:rsidTr="00CB227A">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24" w:type="dxa"/>
            <w:tcBorders>
              <w:top w:val="none" w:sz="0" w:space="0" w:color="auto"/>
              <w:left w:val="none" w:sz="0" w:space="0" w:color="auto"/>
              <w:bottom w:val="none" w:sz="0" w:space="0" w:color="auto"/>
            </w:tcBorders>
          </w:tcPr>
          <w:p w14:paraId="7A8639D6"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Continent_aggr</w:t>
            </w:r>
          </w:p>
        </w:tc>
        <w:tc>
          <w:tcPr>
            <w:tcW w:w="1545" w:type="dxa"/>
            <w:tcBorders>
              <w:top w:val="none" w:sz="0" w:space="0" w:color="auto"/>
              <w:bottom w:val="none" w:sz="0" w:space="0" w:color="auto"/>
            </w:tcBorders>
          </w:tcPr>
          <w:p w14:paraId="0A65BD95"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Luxembourg</w:t>
            </w:r>
          </w:p>
        </w:tc>
        <w:tc>
          <w:tcPr>
            <w:tcW w:w="1275" w:type="dxa"/>
            <w:tcBorders>
              <w:top w:val="none" w:sz="0" w:space="0" w:color="auto"/>
              <w:bottom w:val="none" w:sz="0" w:space="0" w:color="auto"/>
            </w:tcBorders>
          </w:tcPr>
          <w:p w14:paraId="7C26B3E6"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Europe</w:t>
            </w:r>
          </w:p>
        </w:tc>
        <w:tc>
          <w:tcPr>
            <w:tcW w:w="997" w:type="dxa"/>
            <w:tcBorders>
              <w:top w:val="none" w:sz="0" w:space="0" w:color="auto"/>
              <w:bottom w:val="none" w:sz="0" w:space="0" w:color="auto"/>
            </w:tcBorders>
          </w:tcPr>
          <w:p w14:paraId="73D0764A"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38" w:type="dxa"/>
            <w:tcBorders>
              <w:top w:val="none" w:sz="0" w:space="0" w:color="auto"/>
              <w:bottom w:val="none" w:sz="0" w:space="0" w:color="auto"/>
            </w:tcBorders>
          </w:tcPr>
          <w:p w14:paraId="1F56D8EA"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960" w:type="dxa"/>
            <w:tcBorders>
              <w:top w:val="none" w:sz="0" w:space="0" w:color="auto"/>
              <w:bottom w:val="none" w:sz="0" w:space="0" w:color="auto"/>
            </w:tcBorders>
          </w:tcPr>
          <w:p w14:paraId="61CC4F5D"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83" w:type="dxa"/>
            <w:tcBorders>
              <w:top w:val="none" w:sz="0" w:space="0" w:color="auto"/>
              <w:bottom w:val="none" w:sz="0" w:space="0" w:color="auto"/>
            </w:tcBorders>
          </w:tcPr>
          <w:p w14:paraId="760D9220"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83" w:type="dxa"/>
            <w:tcBorders>
              <w:top w:val="none" w:sz="0" w:space="0" w:color="auto"/>
              <w:bottom w:val="none" w:sz="0" w:space="0" w:color="auto"/>
              <w:right w:val="none" w:sz="0" w:space="0" w:color="auto"/>
            </w:tcBorders>
          </w:tcPr>
          <w:p w14:paraId="01ABD2AF"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r w:rsidR="00CB227A" w:rsidRPr="00E352EF" w14:paraId="6334AC45" w14:textId="77777777" w:rsidTr="00CB227A">
        <w:trPr>
          <w:cantSplit/>
          <w:jc w:val="center"/>
        </w:trPr>
        <w:tc>
          <w:tcPr>
            <w:cnfStyle w:val="001000000000" w:firstRow="0" w:lastRow="0" w:firstColumn="1" w:lastColumn="0" w:oddVBand="0" w:evenVBand="0" w:oddHBand="0" w:evenHBand="0" w:firstRowFirstColumn="0" w:firstRowLastColumn="0" w:lastRowFirstColumn="0" w:lastRowLastColumn="0"/>
            <w:tcW w:w="1824" w:type="dxa"/>
          </w:tcPr>
          <w:p w14:paraId="183E74CB"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Continent_aggr</w:t>
            </w:r>
          </w:p>
        </w:tc>
        <w:tc>
          <w:tcPr>
            <w:tcW w:w="1545" w:type="dxa"/>
          </w:tcPr>
          <w:p w14:paraId="2F13611F"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275" w:type="dxa"/>
          </w:tcPr>
          <w:p w14:paraId="15819FC8"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Europe</w:t>
            </w:r>
          </w:p>
        </w:tc>
        <w:tc>
          <w:tcPr>
            <w:tcW w:w="997" w:type="dxa"/>
          </w:tcPr>
          <w:p w14:paraId="28DB7401"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1138" w:type="dxa"/>
          </w:tcPr>
          <w:p w14:paraId="05FE149F"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960" w:type="dxa"/>
          </w:tcPr>
          <w:p w14:paraId="7F69CB75"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83" w:type="dxa"/>
          </w:tcPr>
          <w:p w14:paraId="18AF5472"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83" w:type="dxa"/>
          </w:tcPr>
          <w:p w14:paraId="19476685"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r w:rsidR="00CB227A" w:rsidRPr="00E352EF" w14:paraId="1BC37D46" w14:textId="77777777" w:rsidTr="00CB227A">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24" w:type="dxa"/>
            <w:tcBorders>
              <w:top w:val="none" w:sz="0" w:space="0" w:color="auto"/>
              <w:left w:val="none" w:sz="0" w:space="0" w:color="auto"/>
              <w:bottom w:val="none" w:sz="0" w:space="0" w:color="auto"/>
            </w:tcBorders>
          </w:tcPr>
          <w:p w14:paraId="76C1B67E"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Continent_aggr</w:t>
            </w:r>
          </w:p>
        </w:tc>
        <w:tc>
          <w:tcPr>
            <w:tcW w:w="1545" w:type="dxa"/>
            <w:tcBorders>
              <w:top w:val="none" w:sz="0" w:space="0" w:color="auto"/>
              <w:bottom w:val="none" w:sz="0" w:space="0" w:color="auto"/>
            </w:tcBorders>
          </w:tcPr>
          <w:p w14:paraId="00830167"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China</w:t>
            </w:r>
          </w:p>
        </w:tc>
        <w:tc>
          <w:tcPr>
            <w:tcW w:w="1275" w:type="dxa"/>
            <w:tcBorders>
              <w:top w:val="none" w:sz="0" w:space="0" w:color="auto"/>
              <w:bottom w:val="none" w:sz="0" w:space="0" w:color="auto"/>
            </w:tcBorders>
          </w:tcPr>
          <w:p w14:paraId="3CD9892F"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Asia</w:t>
            </w:r>
          </w:p>
        </w:tc>
        <w:tc>
          <w:tcPr>
            <w:tcW w:w="997" w:type="dxa"/>
            <w:tcBorders>
              <w:top w:val="none" w:sz="0" w:space="0" w:color="auto"/>
              <w:bottom w:val="none" w:sz="0" w:space="0" w:color="auto"/>
            </w:tcBorders>
          </w:tcPr>
          <w:p w14:paraId="0070B5D5"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1138" w:type="dxa"/>
            <w:tcBorders>
              <w:top w:val="none" w:sz="0" w:space="0" w:color="auto"/>
              <w:bottom w:val="none" w:sz="0" w:space="0" w:color="auto"/>
            </w:tcBorders>
          </w:tcPr>
          <w:p w14:paraId="7EFC5E94"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960" w:type="dxa"/>
            <w:tcBorders>
              <w:top w:val="none" w:sz="0" w:space="0" w:color="auto"/>
              <w:bottom w:val="none" w:sz="0" w:space="0" w:color="auto"/>
            </w:tcBorders>
          </w:tcPr>
          <w:p w14:paraId="32C5486E"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83" w:type="dxa"/>
            <w:tcBorders>
              <w:top w:val="none" w:sz="0" w:space="0" w:color="auto"/>
              <w:bottom w:val="none" w:sz="0" w:space="0" w:color="auto"/>
            </w:tcBorders>
          </w:tcPr>
          <w:p w14:paraId="5578824B"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83" w:type="dxa"/>
            <w:tcBorders>
              <w:top w:val="none" w:sz="0" w:space="0" w:color="auto"/>
              <w:bottom w:val="none" w:sz="0" w:space="0" w:color="auto"/>
              <w:right w:val="none" w:sz="0" w:space="0" w:color="auto"/>
            </w:tcBorders>
          </w:tcPr>
          <w:p w14:paraId="0B2B6B63"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r w:rsidR="00CB227A" w:rsidRPr="00E352EF" w14:paraId="29BEB73E" w14:textId="77777777" w:rsidTr="00CB227A">
        <w:trPr>
          <w:cantSplit/>
          <w:jc w:val="center"/>
        </w:trPr>
        <w:tc>
          <w:tcPr>
            <w:cnfStyle w:val="001000000000" w:firstRow="0" w:lastRow="0" w:firstColumn="1" w:lastColumn="0" w:oddVBand="0" w:evenVBand="0" w:oddHBand="0" w:evenHBand="0" w:firstRowFirstColumn="0" w:firstRowLastColumn="0" w:lastRowFirstColumn="0" w:lastRowLastColumn="0"/>
            <w:tcW w:w="1824" w:type="dxa"/>
          </w:tcPr>
          <w:p w14:paraId="35A9A4C5"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Continent_aggr</w:t>
            </w:r>
          </w:p>
        </w:tc>
        <w:tc>
          <w:tcPr>
            <w:tcW w:w="1545" w:type="dxa"/>
          </w:tcPr>
          <w:p w14:paraId="4822F833"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India</w:t>
            </w:r>
          </w:p>
        </w:tc>
        <w:tc>
          <w:tcPr>
            <w:tcW w:w="1275" w:type="dxa"/>
          </w:tcPr>
          <w:p w14:paraId="0098A62E"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Asia</w:t>
            </w:r>
          </w:p>
        </w:tc>
        <w:tc>
          <w:tcPr>
            <w:tcW w:w="997" w:type="dxa"/>
          </w:tcPr>
          <w:p w14:paraId="7B2BEA87"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1138" w:type="dxa"/>
          </w:tcPr>
          <w:p w14:paraId="5ED1499C"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960" w:type="dxa"/>
          </w:tcPr>
          <w:p w14:paraId="1E01C1C3"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83" w:type="dxa"/>
          </w:tcPr>
          <w:p w14:paraId="44731262"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83" w:type="dxa"/>
          </w:tcPr>
          <w:p w14:paraId="0D950A74"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r w:rsidR="00CB227A" w:rsidRPr="00E352EF" w14:paraId="6242CE72" w14:textId="77777777" w:rsidTr="00CB227A">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24" w:type="dxa"/>
            <w:tcBorders>
              <w:top w:val="none" w:sz="0" w:space="0" w:color="auto"/>
              <w:left w:val="none" w:sz="0" w:space="0" w:color="auto"/>
              <w:bottom w:val="none" w:sz="0" w:space="0" w:color="auto"/>
            </w:tcBorders>
          </w:tcPr>
          <w:p w14:paraId="14889AB8"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Continent_aggr</w:t>
            </w:r>
          </w:p>
        </w:tc>
        <w:tc>
          <w:tcPr>
            <w:tcW w:w="1545" w:type="dxa"/>
            <w:tcBorders>
              <w:top w:val="none" w:sz="0" w:space="0" w:color="auto"/>
              <w:bottom w:val="none" w:sz="0" w:space="0" w:color="auto"/>
            </w:tcBorders>
          </w:tcPr>
          <w:p w14:paraId="57A44C79"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USA</w:t>
            </w:r>
          </w:p>
        </w:tc>
        <w:tc>
          <w:tcPr>
            <w:tcW w:w="1275" w:type="dxa"/>
            <w:tcBorders>
              <w:top w:val="none" w:sz="0" w:space="0" w:color="auto"/>
              <w:bottom w:val="none" w:sz="0" w:space="0" w:color="auto"/>
            </w:tcBorders>
          </w:tcPr>
          <w:p w14:paraId="5516B0AC"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America</w:t>
            </w:r>
          </w:p>
        </w:tc>
        <w:tc>
          <w:tcPr>
            <w:tcW w:w="997" w:type="dxa"/>
            <w:tcBorders>
              <w:top w:val="none" w:sz="0" w:space="0" w:color="auto"/>
              <w:bottom w:val="none" w:sz="0" w:space="0" w:color="auto"/>
            </w:tcBorders>
          </w:tcPr>
          <w:p w14:paraId="628493D8"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1138" w:type="dxa"/>
            <w:tcBorders>
              <w:top w:val="none" w:sz="0" w:space="0" w:color="auto"/>
              <w:bottom w:val="none" w:sz="0" w:space="0" w:color="auto"/>
            </w:tcBorders>
          </w:tcPr>
          <w:p w14:paraId="1328ABC0"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960" w:type="dxa"/>
            <w:tcBorders>
              <w:top w:val="none" w:sz="0" w:space="0" w:color="auto"/>
              <w:bottom w:val="none" w:sz="0" w:space="0" w:color="auto"/>
            </w:tcBorders>
          </w:tcPr>
          <w:p w14:paraId="1A5195E8"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83" w:type="dxa"/>
            <w:tcBorders>
              <w:top w:val="none" w:sz="0" w:space="0" w:color="auto"/>
              <w:bottom w:val="none" w:sz="0" w:space="0" w:color="auto"/>
            </w:tcBorders>
          </w:tcPr>
          <w:p w14:paraId="46F09EC0"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83" w:type="dxa"/>
            <w:tcBorders>
              <w:top w:val="none" w:sz="0" w:space="0" w:color="auto"/>
              <w:bottom w:val="none" w:sz="0" w:space="0" w:color="auto"/>
              <w:right w:val="none" w:sz="0" w:space="0" w:color="auto"/>
            </w:tcBorders>
          </w:tcPr>
          <w:p w14:paraId="180711CE"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r w:rsidR="00CB227A" w:rsidRPr="00E352EF" w14:paraId="08E2B76A" w14:textId="77777777" w:rsidTr="00CB227A">
        <w:trPr>
          <w:cantSplit/>
          <w:jc w:val="center"/>
        </w:trPr>
        <w:tc>
          <w:tcPr>
            <w:cnfStyle w:val="001000000000" w:firstRow="0" w:lastRow="0" w:firstColumn="1" w:lastColumn="0" w:oddVBand="0" w:evenVBand="0" w:oddHBand="0" w:evenHBand="0" w:firstRowFirstColumn="0" w:firstRowLastColumn="0" w:lastRowFirstColumn="0" w:lastRowLastColumn="0"/>
            <w:tcW w:w="1824" w:type="dxa"/>
          </w:tcPr>
          <w:p w14:paraId="37F6D79D"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Continent_aggr</w:t>
            </w:r>
          </w:p>
        </w:tc>
        <w:tc>
          <w:tcPr>
            <w:tcW w:w="1545" w:type="dxa"/>
          </w:tcPr>
          <w:p w14:paraId="13BA609A"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275" w:type="dxa"/>
          </w:tcPr>
          <w:p w14:paraId="7018C11E"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997" w:type="dxa"/>
          </w:tcPr>
          <w:p w14:paraId="00B59F8D"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1138" w:type="dxa"/>
          </w:tcPr>
          <w:p w14:paraId="52B69D3E"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960" w:type="dxa"/>
          </w:tcPr>
          <w:p w14:paraId="42BB3621"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83" w:type="dxa"/>
          </w:tcPr>
          <w:p w14:paraId="231876CB"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83" w:type="dxa"/>
          </w:tcPr>
          <w:p w14:paraId="7C920550"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bl>
    <w:p w14:paraId="7CA31FF7" w14:textId="77777777" w:rsidR="00CB227A" w:rsidRPr="00E352EF" w:rsidRDefault="00CB227A" w:rsidP="00CB227A">
      <w:pPr>
        <w:pStyle w:val="tablenameP"/>
        <w:rPr>
          <w:noProof w:val="0"/>
        </w:rPr>
      </w:pPr>
    </w:p>
    <w:tbl>
      <w:tblPr>
        <w:tblStyle w:val="Grigliatabella3"/>
        <w:tblW w:w="0" w:type="auto"/>
        <w:tblLook w:val="04A0" w:firstRow="1" w:lastRow="0" w:firstColumn="1" w:lastColumn="0" w:noHBand="0" w:noVBand="1"/>
      </w:tblPr>
      <w:tblGrid>
        <w:gridCol w:w="1219"/>
        <w:gridCol w:w="823"/>
        <w:gridCol w:w="1020"/>
      </w:tblGrid>
      <w:tr w:rsidR="00D676D1" w:rsidRPr="00E352EF" w14:paraId="546DA904" w14:textId="77777777" w:rsidTr="00D676D1">
        <w:tc>
          <w:tcPr>
            <w:tcW w:w="3062" w:type="dxa"/>
            <w:gridSpan w:val="3"/>
            <w:shd w:val="clear" w:color="auto" w:fill="F2DBDB" w:themeFill="accent2" w:themeFillTint="33"/>
          </w:tcPr>
          <w:p w14:paraId="190E4B5B" w14:textId="77777777" w:rsidR="00D676D1" w:rsidRPr="00E352EF" w:rsidRDefault="00D676D1" w:rsidP="00D676D1">
            <w:pPr>
              <w:jc w:val="both"/>
              <w:rPr>
                <w:rFonts w:ascii="Calibri" w:eastAsia="Calibri" w:hAnsi="Calibri" w:cs="Calibri"/>
                <w:b/>
                <w:caps/>
              </w:rPr>
            </w:pPr>
            <w:r w:rsidRPr="00E352EF">
              <w:rPr>
                <w:rFonts w:ascii="Calibri" w:eastAsia="Calibri" w:hAnsi="Calibri" w:cs="Calibri"/>
              </w:rPr>
              <w:t>Income_by_state_and_nace</w:t>
            </w:r>
          </w:p>
        </w:tc>
      </w:tr>
      <w:tr w:rsidR="00CB227A" w:rsidRPr="00E352EF" w14:paraId="2DF03E7C" w14:textId="77777777" w:rsidTr="00D676D1">
        <w:tc>
          <w:tcPr>
            <w:tcW w:w="0" w:type="auto"/>
            <w:shd w:val="pct10" w:color="auto" w:fill="auto"/>
          </w:tcPr>
          <w:p w14:paraId="0DF9D8D2"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GEO</w:t>
            </w:r>
          </w:p>
        </w:tc>
        <w:tc>
          <w:tcPr>
            <w:tcW w:w="800" w:type="dxa"/>
            <w:shd w:val="pct10" w:color="auto" w:fill="auto"/>
          </w:tcPr>
          <w:p w14:paraId="44FFA603"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NACE</w:t>
            </w:r>
          </w:p>
        </w:tc>
        <w:tc>
          <w:tcPr>
            <w:tcW w:w="992" w:type="dxa"/>
            <w:shd w:val="clear" w:color="auto" w:fill="C6D9F1" w:themeFill="text2" w:themeFillTint="33"/>
          </w:tcPr>
          <w:p w14:paraId="1E90A3FF"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VALUE</w:t>
            </w:r>
          </w:p>
        </w:tc>
      </w:tr>
      <w:tr w:rsidR="00CB227A" w:rsidRPr="00E352EF" w14:paraId="4F1EAAE4" w14:textId="77777777" w:rsidTr="00CB227A">
        <w:tc>
          <w:tcPr>
            <w:tcW w:w="0" w:type="auto"/>
          </w:tcPr>
          <w:p w14:paraId="7499F48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800" w:type="dxa"/>
          </w:tcPr>
          <w:p w14:paraId="51461AC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097E58B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w:t>
            </w:r>
          </w:p>
        </w:tc>
      </w:tr>
      <w:tr w:rsidR="00CB227A" w:rsidRPr="00E352EF" w14:paraId="0ABB3352" w14:textId="77777777" w:rsidTr="00CB227A">
        <w:tc>
          <w:tcPr>
            <w:tcW w:w="0" w:type="auto"/>
          </w:tcPr>
          <w:p w14:paraId="668EC61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800" w:type="dxa"/>
          </w:tcPr>
          <w:p w14:paraId="0E5160D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62FC790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20</w:t>
            </w:r>
          </w:p>
        </w:tc>
      </w:tr>
      <w:tr w:rsidR="00CB227A" w:rsidRPr="00E352EF" w14:paraId="32F7D70D" w14:textId="77777777" w:rsidTr="00CB227A">
        <w:tc>
          <w:tcPr>
            <w:tcW w:w="0" w:type="auto"/>
          </w:tcPr>
          <w:p w14:paraId="4AAC925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800" w:type="dxa"/>
          </w:tcPr>
          <w:p w14:paraId="59775E0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53605DB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31</w:t>
            </w:r>
          </w:p>
        </w:tc>
      </w:tr>
      <w:tr w:rsidR="00CB227A" w:rsidRPr="00E352EF" w14:paraId="5C6B0087" w14:textId="77777777" w:rsidTr="00CB227A">
        <w:tc>
          <w:tcPr>
            <w:tcW w:w="0" w:type="auto"/>
          </w:tcPr>
          <w:p w14:paraId="6901CF9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800" w:type="dxa"/>
          </w:tcPr>
          <w:p w14:paraId="05857A5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6CB44FEC"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50</w:t>
            </w:r>
          </w:p>
        </w:tc>
      </w:tr>
      <w:tr w:rsidR="00CB227A" w:rsidRPr="00E352EF" w14:paraId="11F574E7" w14:textId="77777777" w:rsidTr="00CB227A">
        <w:tc>
          <w:tcPr>
            <w:tcW w:w="0" w:type="auto"/>
          </w:tcPr>
          <w:p w14:paraId="1000152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Spain</w:t>
            </w:r>
          </w:p>
        </w:tc>
        <w:tc>
          <w:tcPr>
            <w:tcW w:w="800" w:type="dxa"/>
          </w:tcPr>
          <w:p w14:paraId="6E39734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2D0773E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30</w:t>
            </w:r>
          </w:p>
        </w:tc>
      </w:tr>
      <w:tr w:rsidR="00CB227A" w:rsidRPr="00E352EF" w14:paraId="06432D03" w14:textId="77777777" w:rsidTr="00CB227A">
        <w:tc>
          <w:tcPr>
            <w:tcW w:w="0" w:type="auto"/>
          </w:tcPr>
          <w:p w14:paraId="1092868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Spain</w:t>
            </w:r>
          </w:p>
        </w:tc>
        <w:tc>
          <w:tcPr>
            <w:tcW w:w="800" w:type="dxa"/>
          </w:tcPr>
          <w:p w14:paraId="6040B7B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2DD6032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15</w:t>
            </w:r>
          </w:p>
        </w:tc>
      </w:tr>
      <w:tr w:rsidR="00CB227A" w:rsidRPr="00E352EF" w14:paraId="6CB3A93B" w14:textId="77777777" w:rsidTr="00CB227A">
        <w:tc>
          <w:tcPr>
            <w:tcW w:w="0" w:type="auto"/>
          </w:tcPr>
          <w:p w14:paraId="5A2270A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800" w:type="dxa"/>
          </w:tcPr>
          <w:p w14:paraId="7648A91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5C8B727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250</w:t>
            </w:r>
          </w:p>
        </w:tc>
      </w:tr>
      <w:tr w:rsidR="00CB227A" w:rsidRPr="00E352EF" w14:paraId="76417A1E" w14:textId="77777777" w:rsidTr="00CB227A">
        <w:tc>
          <w:tcPr>
            <w:tcW w:w="0" w:type="auto"/>
          </w:tcPr>
          <w:p w14:paraId="4370206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800" w:type="dxa"/>
          </w:tcPr>
          <w:p w14:paraId="3F975BC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2CA94ED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250</w:t>
            </w:r>
          </w:p>
        </w:tc>
      </w:tr>
      <w:tr w:rsidR="00CB227A" w:rsidRPr="00E352EF" w14:paraId="5D6F4C13" w14:textId="77777777" w:rsidTr="00CB227A">
        <w:tc>
          <w:tcPr>
            <w:tcW w:w="0" w:type="auto"/>
          </w:tcPr>
          <w:p w14:paraId="48F6DB1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800" w:type="dxa"/>
          </w:tcPr>
          <w:p w14:paraId="413EF2E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26F9EFB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30</w:t>
            </w:r>
          </w:p>
        </w:tc>
      </w:tr>
      <w:tr w:rsidR="00CB227A" w:rsidRPr="00E352EF" w14:paraId="36DB3151" w14:textId="77777777" w:rsidTr="00CB227A">
        <w:tc>
          <w:tcPr>
            <w:tcW w:w="0" w:type="auto"/>
          </w:tcPr>
          <w:p w14:paraId="11C65F0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800" w:type="dxa"/>
          </w:tcPr>
          <w:p w14:paraId="023764A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221C685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100</w:t>
            </w:r>
          </w:p>
        </w:tc>
      </w:tr>
      <w:tr w:rsidR="00CB227A" w:rsidRPr="00E352EF" w14:paraId="634F078D" w14:textId="77777777" w:rsidTr="00CB227A">
        <w:tc>
          <w:tcPr>
            <w:tcW w:w="0" w:type="auto"/>
          </w:tcPr>
          <w:p w14:paraId="11FFAFE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Luxembourg</w:t>
            </w:r>
          </w:p>
        </w:tc>
        <w:tc>
          <w:tcPr>
            <w:tcW w:w="800" w:type="dxa"/>
          </w:tcPr>
          <w:p w14:paraId="190B91E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6BE8F6C0"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w:t>
            </w:r>
          </w:p>
        </w:tc>
      </w:tr>
      <w:tr w:rsidR="00CB227A" w:rsidRPr="00E352EF" w14:paraId="13C8FC0E" w14:textId="77777777" w:rsidTr="00CB227A">
        <w:tc>
          <w:tcPr>
            <w:tcW w:w="0" w:type="auto"/>
          </w:tcPr>
          <w:p w14:paraId="69E1AA5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Luxembourg</w:t>
            </w:r>
          </w:p>
        </w:tc>
        <w:tc>
          <w:tcPr>
            <w:tcW w:w="800" w:type="dxa"/>
          </w:tcPr>
          <w:p w14:paraId="115026E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4AF0D28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12</w:t>
            </w:r>
          </w:p>
        </w:tc>
      </w:tr>
    </w:tbl>
    <w:p w14:paraId="207A605B" w14:textId="77777777" w:rsidR="00CB227A" w:rsidRPr="00E352EF" w:rsidRDefault="00CB227A" w:rsidP="00CB227A">
      <w:pPr>
        <w:rPr>
          <w:rFonts w:ascii="Courier New" w:hAnsi="Courier New"/>
          <w:sz w:val="22"/>
        </w:rPr>
      </w:pPr>
    </w:p>
    <w:p w14:paraId="11CF508A" w14:textId="77777777" w:rsidR="00CB227A" w:rsidRPr="00E352EF" w:rsidRDefault="00CB227A" w:rsidP="00CB227A">
      <w:pPr>
        <w:pStyle w:val="tablenameP"/>
        <w:rPr>
          <w:rFonts w:asciiTheme="minorHAnsi" w:hAnsiTheme="minorHAnsi"/>
          <w:noProof w:val="0"/>
          <w:sz w:val="22"/>
        </w:rPr>
      </w:pPr>
    </w:p>
    <w:tbl>
      <w:tblPr>
        <w:tblStyle w:val="Grigliatabella3"/>
        <w:tblW w:w="0" w:type="auto"/>
        <w:tblLayout w:type="fixed"/>
        <w:tblLook w:val="04A0" w:firstRow="1" w:lastRow="0" w:firstColumn="1" w:lastColumn="0" w:noHBand="0" w:noVBand="1"/>
      </w:tblPr>
      <w:tblGrid>
        <w:gridCol w:w="1219"/>
        <w:gridCol w:w="851"/>
        <w:gridCol w:w="1701"/>
      </w:tblGrid>
      <w:tr w:rsidR="00D676D1" w:rsidRPr="00E352EF" w14:paraId="23720B81" w14:textId="77777777" w:rsidTr="00D676D1">
        <w:tc>
          <w:tcPr>
            <w:tcW w:w="3771" w:type="dxa"/>
            <w:gridSpan w:val="3"/>
            <w:shd w:val="clear" w:color="auto" w:fill="F2DBDB" w:themeFill="accent2" w:themeFillTint="33"/>
          </w:tcPr>
          <w:p w14:paraId="59516A90" w14:textId="77777777" w:rsidR="00D676D1" w:rsidRPr="00E352EF" w:rsidRDefault="00D676D1" w:rsidP="00D676D1">
            <w:pPr>
              <w:jc w:val="both"/>
              <w:rPr>
                <w:rFonts w:ascii="Calibri" w:eastAsia="Calibri" w:hAnsi="Calibri" w:cs="Calibri"/>
                <w:caps/>
              </w:rPr>
            </w:pPr>
            <w:r w:rsidRPr="00E352EF">
              <w:rPr>
                <w:rFonts w:ascii="Calibri" w:eastAsia="Calibri" w:hAnsi="Calibri" w:cs="Calibri"/>
                <w:caps/>
              </w:rPr>
              <w:t>Income_by_continent_and_nace</w:t>
            </w:r>
          </w:p>
        </w:tc>
      </w:tr>
      <w:tr w:rsidR="00CB227A" w:rsidRPr="00E352EF" w14:paraId="1BAC214C" w14:textId="77777777" w:rsidTr="00D676D1">
        <w:tc>
          <w:tcPr>
            <w:tcW w:w="1219" w:type="dxa"/>
            <w:shd w:val="clear" w:color="auto" w:fill="D9D9D9" w:themeFill="background1" w:themeFillShade="D9"/>
          </w:tcPr>
          <w:p w14:paraId="69300AA2"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GEO</w:t>
            </w:r>
          </w:p>
        </w:tc>
        <w:tc>
          <w:tcPr>
            <w:tcW w:w="851" w:type="dxa"/>
            <w:shd w:val="clear" w:color="auto" w:fill="D9D9D9" w:themeFill="background1" w:themeFillShade="D9"/>
          </w:tcPr>
          <w:p w14:paraId="7314E096"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NACE</w:t>
            </w:r>
          </w:p>
        </w:tc>
        <w:tc>
          <w:tcPr>
            <w:tcW w:w="1701" w:type="dxa"/>
            <w:shd w:val="clear" w:color="auto" w:fill="C6D9F1" w:themeFill="text2" w:themeFillTint="33"/>
          </w:tcPr>
          <w:p w14:paraId="02F8BE60"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VALUE</w:t>
            </w:r>
          </w:p>
        </w:tc>
      </w:tr>
      <w:tr w:rsidR="00CB227A" w:rsidRPr="00E352EF" w14:paraId="13682D0A" w14:textId="77777777" w:rsidTr="00D676D1">
        <w:tc>
          <w:tcPr>
            <w:tcW w:w="1219" w:type="dxa"/>
          </w:tcPr>
          <w:p w14:paraId="358631D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Europe</w:t>
            </w:r>
          </w:p>
        </w:tc>
        <w:tc>
          <w:tcPr>
            <w:tcW w:w="851" w:type="dxa"/>
          </w:tcPr>
          <w:p w14:paraId="7832A55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701" w:type="dxa"/>
          </w:tcPr>
          <w:p w14:paraId="49FD3F0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81</w:t>
            </w:r>
          </w:p>
        </w:tc>
      </w:tr>
      <w:tr w:rsidR="00CB227A" w:rsidRPr="00E352EF" w14:paraId="36F50E79" w14:textId="77777777" w:rsidTr="00D676D1">
        <w:tc>
          <w:tcPr>
            <w:tcW w:w="1219" w:type="dxa"/>
          </w:tcPr>
          <w:p w14:paraId="1E949A4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Europe</w:t>
            </w:r>
          </w:p>
        </w:tc>
        <w:tc>
          <w:tcPr>
            <w:tcW w:w="851" w:type="dxa"/>
          </w:tcPr>
          <w:p w14:paraId="45EF276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701" w:type="dxa"/>
          </w:tcPr>
          <w:p w14:paraId="02C76833" w14:textId="77777777" w:rsidR="00CB227A" w:rsidRPr="00E352EF" w:rsidRDefault="00775052" w:rsidP="00D676D1">
            <w:pPr>
              <w:jc w:val="both"/>
              <w:rPr>
                <w:rFonts w:ascii="Calibri" w:eastAsia="Calibri" w:hAnsi="Calibri" w:cs="Calibri"/>
              </w:rPr>
            </w:pPr>
            <w:r w:rsidRPr="00E352EF">
              <w:rPr>
                <w:rFonts w:ascii="Calibri" w:eastAsia="Calibri" w:hAnsi="Calibri" w:cs="Calibri"/>
              </w:rPr>
              <w:t>97</w:t>
            </w:r>
          </w:p>
        </w:tc>
      </w:tr>
      <w:tr w:rsidR="00CB227A" w:rsidRPr="00E352EF" w14:paraId="6665B658" w14:textId="77777777" w:rsidTr="00D676D1">
        <w:tc>
          <w:tcPr>
            <w:tcW w:w="1219" w:type="dxa"/>
          </w:tcPr>
          <w:p w14:paraId="7238F64C"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Asia</w:t>
            </w:r>
          </w:p>
        </w:tc>
        <w:tc>
          <w:tcPr>
            <w:tcW w:w="851" w:type="dxa"/>
          </w:tcPr>
          <w:p w14:paraId="0E4DB740"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701" w:type="dxa"/>
          </w:tcPr>
          <w:p w14:paraId="567BCC9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280</w:t>
            </w:r>
          </w:p>
        </w:tc>
      </w:tr>
      <w:tr w:rsidR="00CB227A" w:rsidRPr="00E352EF" w14:paraId="7652A597" w14:textId="77777777" w:rsidTr="00D676D1">
        <w:tc>
          <w:tcPr>
            <w:tcW w:w="1219" w:type="dxa"/>
          </w:tcPr>
          <w:p w14:paraId="67112BD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Asia</w:t>
            </w:r>
          </w:p>
        </w:tc>
        <w:tc>
          <w:tcPr>
            <w:tcW w:w="851" w:type="dxa"/>
          </w:tcPr>
          <w:p w14:paraId="18CC3AE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701" w:type="dxa"/>
          </w:tcPr>
          <w:p w14:paraId="6DFBF77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359</w:t>
            </w:r>
          </w:p>
        </w:tc>
      </w:tr>
    </w:tbl>
    <w:p w14:paraId="5BA785C5" w14:textId="77777777" w:rsidR="00CB227A" w:rsidRPr="00E352EF" w:rsidRDefault="00CB227A" w:rsidP="00775052"/>
    <w:p w14:paraId="44C3B068" w14:textId="77777777" w:rsidR="006943E6" w:rsidRPr="00E352EF" w:rsidRDefault="00D676D1" w:rsidP="006943E6">
      <w:pPr>
        <w:pStyle w:val="Default"/>
        <w:rPr>
          <w:rFonts w:ascii="Cambria" w:eastAsia="Times New Roman" w:hAnsi="Cambria" w:cs="Cambria"/>
          <w:sz w:val="23"/>
          <w:szCs w:val="23"/>
          <w:lang w:val="en-GB"/>
        </w:rPr>
      </w:pPr>
      <w:r w:rsidRPr="00E352EF">
        <w:rPr>
          <w:rFonts w:ascii="Cambria" w:hAnsi="Cambria"/>
          <w:lang w:val="en-GB"/>
        </w:rPr>
        <w:t>3</w:t>
      </w:r>
      <w:r w:rsidR="006943E6" w:rsidRPr="00E352EF">
        <w:rPr>
          <w:rFonts w:ascii="Cambria" w:hAnsi="Cambria"/>
          <w:lang w:val="en-GB"/>
        </w:rPr>
        <w:t>)</w:t>
      </w:r>
      <w:r w:rsidR="006943E6" w:rsidRPr="00E352EF">
        <w:rPr>
          <w:sz w:val="23"/>
          <w:szCs w:val="23"/>
          <w:lang w:val="en-GB"/>
        </w:rPr>
        <w:t xml:space="preserve"> </w:t>
      </w:r>
      <w:r w:rsidR="006943E6" w:rsidRPr="00E352EF">
        <w:rPr>
          <w:rFonts w:ascii="Cambria" w:eastAsia="Times New Roman" w:hAnsi="Cambria" w:cs="Cambria"/>
          <w:sz w:val="23"/>
          <w:szCs w:val="23"/>
          <w:lang w:val="en-GB"/>
        </w:rPr>
        <w:t xml:space="preserve">The expression: </w:t>
      </w:r>
    </w:p>
    <w:p w14:paraId="22535775" w14:textId="77777777" w:rsidR="006943E6" w:rsidRPr="00E352EF" w:rsidRDefault="006943E6" w:rsidP="006943E6">
      <w:pPr>
        <w:autoSpaceDE w:val="0"/>
        <w:autoSpaceDN w:val="0"/>
        <w:adjustRightInd w:val="0"/>
        <w:rPr>
          <w:rFonts w:ascii="Cambria" w:hAnsi="Cambria" w:cs="Cambria"/>
          <w:sz w:val="23"/>
          <w:szCs w:val="23"/>
        </w:rPr>
      </w:pPr>
      <w:r w:rsidRPr="00E352EF">
        <w:rPr>
          <w:rFonts w:ascii="Cambria" w:hAnsi="Cambria" w:cs="Courier New"/>
          <w:sz w:val="22"/>
          <w:szCs w:val="22"/>
        </w:rPr>
        <w:t xml:space="preserve">Income_by_world_and_nace := </w:t>
      </w:r>
      <w:r w:rsidRPr="00E352EF">
        <w:rPr>
          <w:rFonts w:ascii="Cambria" w:hAnsi="Cambria" w:cs="Courier New"/>
          <w:b/>
          <w:sz w:val="22"/>
          <w:szCs w:val="22"/>
        </w:rPr>
        <w:t>hierarchy(</w:t>
      </w:r>
      <w:r w:rsidRPr="00E352EF">
        <w:rPr>
          <w:rFonts w:ascii="Cambria" w:hAnsi="Cambria" w:cs="Courier New"/>
          <w:sz w:val="22"/>
          <w:szCs w:val="22"/>
        </w:rPr>
        <w:t>“Income_by_state_and_nace”, GEO, World_aggr, false</w:t>
      </w:r>
      <w:r w:rsidRPr="00E352EF">
        <w:rPr>
          <w:rFonts w:ascii="Cambria" w:hAnsi="Cambria" w:cs="Courier New"/>
          <w:b/>
          <w:sz w:val="22"/>
          <w:szCs w:val="22"/>
        </w:rPr>
        <w:t>)</w:t>
      </w:r>
      <w:r w:rsidRPr="00E352EF">
        <w:rPr>
          <w:rFonts w:ascii="Cambria" w:hAnsi="Cambria" w:cs="Courier New"/>
          <w:sz w:val="22"/>
          <w:szCs w:val="22"/>
        </w:rPr>
        <w:t xml:space="preserve"> </w:t>
      </w:r>
    </w:p>
    <w:p w14:paraId="724ED687" w14:textId="77777777" w:rsidR="00CB227A" w:rsidRPr="00E352EF" w:rsidRDefault="006943E6" w:rsidP="006943E6">
      <w:pPr>
        <w:rPr>
          <w:rFonts w:ascii="Cambria" w:hAnsi="Cambria"/>
        </w:rPr>
      </w:pPr>
      <w:r w:rsidRPr="00E352EF">
        <w:rPr>
          <w:rFonts w:ascii="Cambria" w:hAnsi="Cambria" w:cs="Cambria"/>
          <w:sz w:val="23"/>
          <w:szCs w:val="23"/>
        </w:rPr>
        <w:t>Takes as input the Dataset of the income, broken down by states and NACE and aggregates to the world level. World_aggr is a 2 levels Rule. LEVEL 1 is only a temporary output and its MAPS TO Code Items do not appear in the final result.</w:t>
      </w:r>
    </w:p>
    <w:p w14:paraId="5588EDA1" w14:textId="77777777" w:rsidR="00D676D1" w:rsidRPr="00E352EF" w:rsidRDefault="00D676D1" w:rsidP="00CB227A">
      <w:pPr>
        <w:rPr>
          <w:rFonts w:ascii="Cambria" w:hAnsi="Cambria"/>
        </w:rPr>
      </w:pPr>
    </w:p>
    <w:tbl>
      <w:tblPr>
        <w:tblStyle w:val="Elencochiaro-Colore13"/>
        <w:tblW w:w="5000" w:type="pct"/>
        <w:jc w:val="cente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CellMar>
          <w:top w:w="28" w:type="dxa"/>
          <w:bottom w:w="28" w:type="dxa"/>
        </w:tblCellMar>
        <w:tblLook w:val="04A0" w:firstRow="1" w:lastRow="0" w:firstColumn="1" w:lastColumn="0" w:noHBand="0" w:noVBand="1"/>
      </w:tblPr>
      <w:tblGrid>
        <w:gridCol w:w="1776"/>
        <w:gridCol w:w="1504"/>
        <w:gridCol w:w="1243"/>
        <w:gridCol w:w="973"/>
        <w:gridCol w:w="1110"/>
        <w:gridCol w:w="937"/>
        <w:gridCol w:w="1153"/>
        <w:gridCol w:w="1153"/>
      </w:tblGrid>
      <w:tr w:rsidR="00CB227A" w:rsidRPr="00E352EF" w14:paraId="697784FA" w14:textId="77777777" w:rsidTr="006943E6">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01112B9C" w14:textId="77777777" w:rsidR="00CB227A" w:rsidRPr="00E352EF" w:rsidRDefault="00CB227A" w:rsidP="00CB227A">
            <w:pPr>
              <w:pStyle w:val="tabletext"/>
              <w:rPr>
                <w:rFonts w:asciiTheme="minorHAnsi" w:hAnsiTheme="minorHAnsi"/>
                <w:noProof w:val="0"/>
                <w:color w:val="FFFFFF" w:themeColor="background1"/>
              </w:rPr>
            </w:pPr>
            <w:r w:rsidRPr="00E352EF">
              <w:rPr>
                <w:rFonts w:asciiTheme="minorHAnsi" w:hAnsiTheme="minorHAnsi"/>
                <w:noProof w:val="0"/>
                <w:color w:val="FFFFFF" w:themeColor="background1"/>
              </w:rPr>
              <w:t>HIERARCHY NAME</w:t>
            </w:r>
          </w:p>
        </w:tc>
        <w:tc>
          <w:tcPr>
            <w:tcW w:w="1504" w:type="dxa"/>
          </w:tcPr>
          <w:p w14:paraId="0AC2A54A"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 FROM</w:t>
            </w:r>
          </w:p>
        </w:tc>
        <w:tc>
          <w:tcPr>
            <w:tcW w:w="1243" w:type="dxa"/>
          </w:tcPr>
          <w:p w14:paraId="684BC267"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w:t>
            </w:r>
          </w:p>
          <w:p w14:paraId="3D6DC970"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TO</w:t>
            </w:r>
          </w:p>
        </w:tc>
        <w:tc>
          <w:tcPr>
            <w:tcW w:w="973" w:type="dxa"/>
          </w:tcPr>
          <w:p w14:paraId="37D5B1F1"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START DATE</w:t>
            </w:r>
          </w:p>
        </w:tc>
        <w:tc>
          <w:tcPr>
            <w:tcW w:w="1110" w:type="dxa"/>
          </w:tcPr>
          <w:p w14:paraId="1C1845BE"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END DATE</w:t>
            </w:r>
          </w:p>
        </w:tc>
        <w:tc>
          <w:tcPr>
            <w:tcW w:w="937" w:type="dxa"/>
          </w:tcPr>
          <w:p w14:paraId="6A383FAB"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SIGN</w:t>
            </w:r>
          </w:p>
        </w:tc>
        <w:tc>
          <w:tcPr>
            <w:tcW w:w="1153" w:type="dxa"/>
          </w:tcPr>
          <w:p w14:paraId="0AEF856D"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LEVEL</w:t>
            </w:r>
          </w:p>
        </w:tc>
        <w:tc>
          <w:tcPr>
            <w:tcW w:w="1153" w:type="dxa"/>
          </w:tcPr>
          <w:p w14:paraId="21DE5535"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OUTPUT</w:t>
            </w:r>
          </w:p>
        </w:tc>
      </w:tr>
      <w:tr w:rsidR="00CB227A" w:rsidRPr="00E352EF" w14:paraId="1D290452" w14:textId="77777777" w:rsidTr="006943E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293569E7"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World_aggr</w:t>
            </w:r>
          </w:p>
        </w:tc>
        <w:tc>
          <w:tcPr>
            <w:tcW w:w="1504" w:type="dxa"/>
            <w:tcBorders>
              <w:top w:val="none" w:sz="0" w:space="0" w:color="auto"/>
              <w:bottom w:val="none" w:sz="0" w:space="0" w:color="auto"/>
            </w:tcBorders>
          </w:tcPr>
          <w:p w14:paraId="012C78CC"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Italy</w:t>
            </w:r>
          </w:p>
        </w:tc>
        <w:tc>
          <w:tcPr>
            <w:tcW w:w="1243" w:type="dxa"/>
            <w:tcBorders>
              <w:top w:val="none" w:sz="0" w:space="0" w:color="auto"/>
              <w:bottom w:val="none" w:sz="0" w:space="0" w:color="auto"/>
            </w:tcBorders>
          </w:tcPr>
          <w:p w14:paraId="2222CE3A"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Europe</w:t>
            </w:r>
          </w:p>
        </w:tc>
        <w:tc>
          <w:tcPr>
            <w:tcW w:w="973" w:type="dxa"/>
            <w:tcBorders>
              <w:top w:val="none" w:sz="0" w:space="0" w:color="auto"/>
              <w:bottom w:val="none" w:sz="0" w:space="0" w:color="auto"/>
            </w:tcBorders>
          </w:tcPr>
          <w:p w14:paraId="2C4E4FAE"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10" w:type="dxa"/>
            <w:tcBorders>
              <w:top w:val="none" w:sz="0" w:space="0" w:color="auto"/>
              <w:bottom w:val="none" w:sz="0" w:space="0" w:color="auto"/>
            </w:tcBorders>
          </w:tcPr>
          <w:p w14:paraId="53538590"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937" w:type="dxa"/>
            <w:tcBorders>
              <w:top w:val="none" w:sz="0" w:space="0" w:color="auto"/>
              <w:bottom w:val="none" w:sz="0" w:space="0" w:color="auto"/>
            </w:tcBorders>
          </w:tcPr>
          <w:p w14:paraId="4637C21C"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Borders>
              <w:top w:val="none" w:sz="0" w:space="0" w:color="auto"/>
              <w:bottom w:val="none" w:sz="0" w:space="0" w:color="auto"/>
            </w:tcBorders>
          </w:tcPr>
          <w:p w14:paraId="641E97C4"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53" w:type="dxa"/>
            <w:tcBorders>
              <w:top w:val="none" w:sz="0" w:space="0" w:color="auto"/>
              <w:bottom w:val="none" w:sz="0" w:space="0" w:color="auto"/>
              <w:right w:val="none" w:sz="0" w:space="0" w:color="auto"/>
            </w:tcBorders>
          </w:tcPr>
          <w:p w14:paraId="04B1341E" w14:textId="77777777" w:rsidR="00CB227A"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false</w:t>
            </w:r>
          </w:p>
        </w:tc>
      </w:tr>
      <w:tr w:rsidR="006943E6" w:rsidRPr="00E352EF" w14:paraId="2CABC2FA" w14:textId="77777777" w:rsidTr="006943E6">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499771B7" w14:textId="77777777" w:rsidR="006943E6" w:rsidRPr="00E352EF" w:rsidRDefault="006943E6" w:rsidP="00CB227A">
            <w:pPr>
              <w:pStyle w:val="tabletext"/>
              <w:rPr>
                <w:rFonts w:ascii="Calibri" w:hAnsi="Calibri"/>
                <w:noProof w:val="0"/>
                <w:sz w:val="22"/>
                <w:szCs w:val="22"/>
              </w:rPr>
            </w:pPr>
            <w:r w:rsidRPr="00E352EF">
              <w:rPr>
                <w:rFonts w:ascii="Calibri" w:hAnsi="Calibri"/>
                <w:noProof w:val="0"/>
                <w:sz w:val="22"/>
                <w:szCs w:val="22"/>
              </w:rPr>
              <w:t>World_aggr</w:t>
            </w:r>
          </w:p>
        </w:tc>
        <w:tc>
          <w:tcPr>
            <w:tcW w:w="1504" w:type="dxa"/>
          </w:tcPr>
          <w:p w14:paraId="51F24E99"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France</w:t>
            </w:r>
          </w:p>
        </w:tc>
        <w:tc>
          <w:tcPr>
            <w:tcW w:w="1243" w:type="dxa"/>
          </w:tcPr>
          <w:p w14:paraId="57BE2A9B"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Europe</w:t>
            </w:r>
          </w:p>
        </w:tc>
        <w:tc>
          <w:tcPr>
            <w:tcW w:w="973" w:type="dxa"/>
          </w:tcPr>
          <w:p w14:paraId="35757325"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10" w:type="dxa"/>
          </w:tcPr>
          <w:p w14:paraId="75CF2F6D"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937" w:type="dxa"/>
          </w:tcPr>
          <w:p w14:paraId="285B5266"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Pr>
          <w:p w14:paraId="5274D8D0"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53" w:type="dxa"/>
          </w:tcPr>
          <w:p w14:paraId="67AE8185"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false</w:t>
            </w:r>
          </w:p>
        </w:tc>
      </w:tr>
      <w:tr w:rsidR="006943E6" w:rsidRPr="00E352EF" w14:paraId="105AC5FF" w14:textId="77777777" w:rsidTr="006943E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5463CDBB" w14:textId="77777777" w:rsidR="006943E6" w:rsidRPr="00E352EF" w:rsidRDefault="006943E6" w:rsidP="00CB227A">
            <w:pPr>
              <w:pStyle w:val="tabletext"/>
              <w:rPr>
                <w:rFonts w:ascii="Calibri" w:hAnsi="Calibri"/>
                <w:noProof w:val="0"/>
                <w:sz w:val="22"/>
                <w:szCs w:val="22"/>
              </w:rPr>
            </w:pPr>
            <w:r w:rsidRPr="00E352EF">
              <w:rPr>
                <w:rFonts w:ascii="Calibri" w:hAnsi="Calibri"/>
                <w:noProof w:val="0"/>
                <w:sz w:val="22"/>
                <w:szCs w:val="22"/>
              </w:rPr>
              <w:t>World_aggr</w:t>
            </w:r>
          </w:p>
        </w:tc>
        <w:tc>
          <w:tcPr>
            <w:tcW w:w="1504" w:type="dxa"/>
            <w:tcBorders>
              <w:top w:val="none" w:sz="0" w:space="0" w:color="auto"/>
              <w:bottom w:val="none" w:sz="0" w:space="0" w:color="auto"/>
            </w:tcBorders>
          </w:tcPr>
          <w:p w14:paraId="13D861C4"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Luxembourg</w:t>
            </w:r>
          </w:p>
        </w:tc>
        <w:tc>
          <w:tcPr>
            <w:tcW w:w="1243" w:type="dxa"/>
            <w:tcBorders>
              <w:top w:val="none" w:sz="0" w:space="0" w:color="auto"/>
              <w:bottom w:val="none" w:sz="0" w:space="0" w:color="auto"/>
            </w:tcBorders>
          </w:tcPr>
          <w:p w14:paraId="6F2B6614"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Europe</w:t>
            </w:r>
          </w:p>
        </w:tc>
        <w:tc>
          <w:tcPr>
            <w:tcW w:w="973" w:type="dxa"/>
            <w:tcBorders>
              <w:top w:val="none" w:sz="0" w:space="0" w:color="auto"/>
              <w:bottom w:val="none" w:sz="0" w:space="0" w:color="auto"/>
            </w:tcBorders>
          </w:tcPr>
          <w:p w14:paraId="6EF81136"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10" w:type="dxa"/>
            <w:tcBorders>
              <w:top w:val="none" w:sz="0" w:space="0" w:color="auto"/>
              <w:bottom w:val="none" w:sz="0" w:space="0" w:color="auto"/>
            </w:tcBorders>
          </w:tcPr>
          <w:p w14:paraId="3DB93FE0"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937" w:type="dxa"/>
            <w:tcBorders>
              <w:top w:val="none" w:sz="0" w:space="0" w:color="auto"/>
              <w:bottom w:val="none" w:sz="0" w:space="0" w:color="auto"/>
            </w:tcBorders>
          </w:tcPr>
          <w:p w14:paraId="06D44693"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Borders>
              <w:top w:val="none" w:sz="0" w:space="0" w:color="auto"/>
              <w:bottom w:val="none" w:sz="0" w:space="0" w:color="auto"/>
            </w:tcBorders>
          </w:tcPr>
          <w:p w14:paraId="18A432D9"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53" w:type="dxa"/>
            <w:tcBorders>
              <w:top w:val="none" w:sz="0" w:space="0" w:color="auto"/>
              <w:bottom w:val="none" w:sz="0" w:space="0" w:color="auto"/>
              <w:right w:val="none" w:sz="0" w:space="0" w:color="auto"/>
            </w:tcBorders>
          </w:tcPr>
          <w:p w14:paraId="6E3F6035"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false</w:t>
            </w:r>
          </w:p>
        </w:tc>
      </w:tr>
      <w:tr w:rsidR="006943E6" w:rsidRPr="00E352EF" w14:paraId="0143F9DF" w14:textId="77777777" w:rsidTr="006943E6">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056A7B1E" w14:textId="77777777" w:rsidR="006943E6" w:rsidRPr="00E352EF" w:rsidRDefault="006943E6" w:rsidP="00CB227A">
            <w:pPr>
              <w:pStyle w:val="tabletext"/>
              <w:rPr>
                <w:rFonts w:ascii="Calibri" w:hAnsi="Calibri"/>
                <w:noProof w:val="0"/>
                <w:sz w:val="22"/>
                <w:szCs w:val="22"/>
              </w:rPr>
            </w:pPr>
            <w:r w:rsidRPr="00E352EF">
              <w:rPr>
                <w:rFonts w:ascii="Calibri" w:hAnsi="Calibri"/>
                <w:noProof w:val="0"/>
                <w:sz w:val="22"/>
                <w:szCs w:val="22"/>
              </w:rPr>
              <w:t>World_aggr</w:t>
            </w:r>
          </w:p>
        </w:tc>
        <w:tc>
          <w:tcPr>
            <w:tcW w:w="1504" w:type="dxa"/>
          </w:tcPr>
          <w:p w14:paraId="6101D935"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243" w:type="dxa"/>
          </w:tcPr>
          <w:p w14:paraId="1EF69FA5"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Europe</w:t>
            </w:r>
          </w:p>
        </w:tc>
        <w:tc>
          <w:tcPr>
            <w:tcW w:w="973" w:type="dxa"/>
          </w:tcPr>
          <w:p w14:paraId="76574B2A"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1110" w:type="dxa"/>
          </w:tcPr>
          <w:p w14:paraId="0DEB7C61"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937" w:type="dxa"/>
          </w:tcPr>
          <w:p w14:paraId="1E0F3AEE"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Pr>
          <w:p w14:paraId="49547DF3"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53" w:type="dxa"/>
          </w:tcPr>
          <w:p w14:paraId="4970A3AD"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false</w:t>
            </w:r>
          </w:p>
        </w:tc>
      </w:tr>
      <w:tr w:rsidR="006943E6" w:rsidRPr="00E352EF" w14:paraId="51DC6788" w14:textId="77777777" w:rsidTr="006943E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27D58135" w14:textId="77777777" w:rsidR="006943E6" w:rsidRPr="00E352EF" w:rsidRDefault="006943E6" w:rsidP="00CB227A">
            <w:pPr>
              <w:pStyle w:val="tabletext"/>
              <w:rPr>
                <w:rFonts w:ascii="Calibri" w:hAnsi="Calibri"/>
                <w:noProof w:val="0"/>
                <w:sz w:val="22"/>
                <w:szCs w:val="22"/>
              </w:rPr>
            </w:pPr>
            <w:r w:rsidRPr="00E352EF">
              <w:rPr>
                <w:rFonts w:ascii="Calibri" w:hAnsi="Calibri"/>
                <w:noProof w:val="0"/>
                <w:sz w:val="22"/>
                <w:szCs w:val="22"/>
              </w:rPr>
              <w:t>World_aggr</w:t>
            </w:r>
          </w:p>
        </w:tc>
        <w:tc>
          <w:tcPr>
            <w:tcW w:w="1504" w:type="dxa"/>
            <w:tcBorders>
              <w:top w:val="none" w:sz="0" w:space="0" w:color="auto"/>
              <w:bottom w:val="none" w:sz="0" w:space="0" w:color="auto"/>
            </w:tcBorders>
          </w:tcPr>
          <w:p w14:paraId="44CA93A4"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243" w:type="dxa"/>
            <w:tcBorders>
              <w:top w:val="none" w:sz="0" w:space="0" w:color="auto"/>
              <w:bottom w:val="none" w:sz="0" w:space="0" w:color="auto"/>
            </w:tcBorders>
          </w:tcPr>
          <w:p w14:paraId="2A8EC133"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Europe</w:t>
            </w:r>
          </w:p>
        </w:tc>
        <w:tc>
          <w:tcPr>
            <w:tcW w:w="973" w:type="dxa"/>
            <w:tcBorders>
              <w:top w:val="none" w:sz="0" w:space="0" w:color="auto"/>
              <w:bottom w:val="none" w:sz="0" w:space="0" w:color="auto"/>
            </w:tcBorders>
          </w:tcPr>
          <w:p w14:paraId="41968FC1"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1110" w:type="dxa"/>
            <w:tcBorders>
              <w:top w:val="none" w:sz="0" w:space="0" w:color="auto"/>
              <w:bottom w:val="none" w:sz="0" w:space="0" w:color="auto"/>
            </w:tcBorders>
          </w:tcPr>
          <w:p w14:paraId="4815AADE"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937" w:type="dxa"/>
            <w:tcBorders>
              <w:top w:val="none" w:sz="0" w:space="0" w:color="auto"/>
              <w:bottom w:val="none" w:sz="0" w:space="0" w:color="auto"/>
            </w:tcBorders>
          </w:tcPr>
          <w:p w14:paraId="0248D2A1"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Borders>
              <w:top w:val="none" w:sz="0" w:space="0" w:color="auto"/>
              <w:bottom w:val="none" w:sz="0" w:space="0" w:color="auto"/>
            </w:tcBorders>
          </w:tcPr>
          <w:p w14:paraId="3EC52502"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53" w:type="dxa"/>
            <w:tcBorders>
              <w:top w:val="none" w:sz="0" w:space="0" w:color="auto"/>
              <w:bottom w:val="none" w:sz="0" w:space="0" w:color="auto"/>
              <w:right w:val="none" w:sz="0" w:space="0" w:color="auto"/>
            </w:tcBorders>
          </w:tcPr>
          <w:p w14:paraId="2C299240"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false</w:t>
            </w:r>
          </w:p>
        </w:tc>
      </w:tr>
      <w:tr w:rsidR="006943E6" w:rsidRPr="00E352EF" w14:paraId="3E4DEF07" w14:textId="77777777" w:rsidTr="006943E6">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0F7CB4C9" w14:textId="77777777" w:rsidR="006943E6" w:rsidRPr="00E352EF" w:rsidRDefault="006943E6" w:rsidP="00CB227A">
            <w:pPr>
              <w:pStyle w:val="tabletext"/>
              <w:rPr>
                <w:rFonts w:ascii="Calibri" w:hAnsi="Calibri"/>
                <w:noProof w:val="0"/>
                <w:sz w:val="22"/>
                <w:szCs w:val="22"/>
              </w:rPr>
            </w:pPr>
            <w:r w:rsidRPr="00E352EF">
              <w:rPr>
                <w:rFonts w:ascii="Calibri" w:hAnsi="Calibri"/>
                <w:noProof w:val="0"/>
                <w:sz w:val="22"/>
                <w:szCs w:val="22"/>
              </w:rPr>
              <w:t>World_aggr</w:t>
            </w:r>
          </w:p>
        </w:tc>
        <w:tc>
          <w:tcPr>
            <w:tcW w:w="1504" w:type="dxa"/>
          </w:tcPr>
          <w:p w14:paraId="3E303778"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China</w:t>
            </w:r>
          </w:p>
        </w:tc>
        <w:tc>
          <w:tcPr>
            <w:tcW w:w="1243" w:type="dxa"/>
          </w:tcPr>
          <w:p w14:paraId="5ACCD620"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Asia</w:t>
            </w:r>
          </w:p>
        </w:tc>
        <w:tc>
          <w:tcPr>
            <w:tcW w:w="973" w:type="dxa"/>
          </w:tcPr>
          <w:p w14:paraId="7F3F7A2A"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1110" w:type="dxa"/>
          </w:tcPr>
          <w:p w14:paraId="413E96B8"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937" w:type="dxa"/>
          </w:tcPr>
          <w:p w14:paraId="1928D542"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Pr>
          <w:p w14:paraId="4E89F23C"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53" w:type="dxa"/>
          </w:tcPr>
          <w:p w14:paraId="1D1EB68D"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false</w:t>
            </w:r>
          </w:p>
        </w:tc>
      </w:tr>
      <w:tr w:rsidR="006943E6" w:rsidRPr="00E352EF" w14:paraId="5426FAC8" w14:textId="77777777" w:rsidTr="006943E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4ED7B509" w14:textId="77777777" w:rsidR="006943E6" w:rsidRPr="00E352EF" w:rsidRDefault="006943E6" w:rsidP="00CB227A">
            <w:pPr>
              <w:pStyle w:val="tabletext"/>
              <w:rPr>
                <w:rFonts w:ascii="Calibri" w:hAnsi="Calibri"/>
                <w:noProof w:val="0"/>
                <w:sz w:val="22"/>
                <w:szCs w:val="22"/>
              </w:rPr>
            </w:pPr>
            <w:r w:rsidRPr="00E352EF">
              <w:rPr>
                <w:rFonts w:ascii="Calibri" w:hAnsi="Calibri"/>
                <w:noProof w:val="0"/>
                <w:sz w:val="22"/>
                <w:szCs w:val="22"/>
              </w:rPr>
              <w:t>World_aggr</w:t>
            </w:r>
          </w:p>
        </w:tc>
        <w:tc>
          <w:tcPr>
            <w:tcW w:w="1504" w:type="dxa"/>
            <w:tcBorders>
              <w:top w:val="none" w:sz="0" w:space="0" w:color="auto"/>
              <w:bottom w:val="none" w:sz="0" w:space="0" w:color="auto"/>
            </w:tcBorders>
          </w:tcPr>
          <w:p w14:paraId="4448FDC6"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India</w:t>
            </w:r>
          </w:p>
        </w:tc>
        <w:tc>
          <w:tcPr>
            <w:tcW w:w="1243" w:type="dxa"/>
            <w:tcBorders>
              <w:top w:val="none" w:sz="0" w:space="0" w:color="auto"/>
              <w:bottom w:val="none" w:sz="0" w:space="0" w:color="auto"/>
            </w:tcBorders>
          </w:tcPr>
          <w:p w14:paraId="3F3C7729"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Asia</w:t>
            </w:r>
          </w:p>
        </w:tc>
        <w:tc>
          <w:tcPr>
            <w:tcW w:w="973" w:type="dxa"/>
            <w:tcBorders>
              <w:top w:val="none" w:sz="0" w:space="0" w:color="auto"/>
              <w:bottom w:val="none" w:sz="0" w:space="0" w:color="auto"/>
            </w:tcBorders>
          </w:tcPr>
          <w:p w14:paraId="0DB43EC2"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1110" w:type="dxa"/>
            <w:tcBorders>
              <w:top w:val="none" w:sz="0" w:space="0" w:color="auto"/>
              <w:bottom w:val="none" w:sz="0" w:space="0" w:color="auto"/>
            </w:tcBorders>
          </w:tcPr>
          <w:p w14:paraId="56D84A4E"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937" w:type="dxa"/>
            <w:tcBorders>
              <w:top w:val="none" w:sz="0" w:space="0" w:color="auto"/>
              <w:bottom w:val="none" w:sz="0" w:space="0" w:color="auto"/>
            </w:tcBorders>
          </w:tcPr>
          <w:p w14:paraId="42A76428"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Borders>
              <w:top w:val="none" w:sz="0" w:space="0" w:color="auto"/>
              <w:bottom w:val="none" w:sz="0" w:space="0" w:color="auto"/>
            </w:tcBorders>
          </w:tcPr>
          <w:p w14:paraId="2ABA39DC"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53" w:type="dxa"/>
            <w:tcBorders>
              <w:top w:val="none" w:sz="0" w:space="0" w:color="auto"/>
              <w:bottom w:val="none" w:sz="0" w:space="0" w:color="auto"/>
              <w:right w:val="none" w:sz="0" w:space="0" w:color="auto"/>
            </w:tcBorders>
          </w:tcPr>
          <w:p w14:paraId="454A72E8"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false</w:t>
            </w:r>
          </w:p>
        </w:tc>
      </w:tr>
      <w:tr w:rsidR="006943E6" w:rsidRPr="00E352EF" w14:paraId="55D82737" w14:textId="77777777" w:rsidTr="006943E6">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766FB5F3" w14:textId="77777777" w:rsidR="006943E6" w:rsidRPr="00E352EF" w:rsidRDefault="006943E6" w:rsidP="00CB227A">
            <w:pPr>
              <w:pStyle w:val="tabletext"/>
              <w:rPr>
                <w:rFonts w:ascii="Calibri" w:hAnsi="Calibri"/>
                <w:noProof w:val="0"/>
                <w:sz w:val="22"/>
                <w:szCs w:val="22"/>
              </w:rPr>
            </w:pPr>
            <w:r w:rsidRPr="00E352EF">
              <w:rPr>
                <w:rFonts w:ascii="Calibri" w:hAnsi="Calibri"/>
                <w:noProof w:val="0"/>
                <w:sz w:val="22"/>
                <w:szCs w:val="22"/>
              </w:rPr>
              <w:t>World_aggr</w:t>
            </w:r>
          </w:p>
        </w:tc>
        <w:tc>
          <w:tcPr>
            <w:tcW w:w="1504" w:type="dxa"/>
          </w:tcPr>
          <w:p w14:paraId="36A42FAD"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USA</w:t>
            </w:r>
          </w:p>
        </w:tc>
        <w:tc>
          <w:tcPr>
            <w:tcW w:w="1243" w:type="dxa"/>
          </w:tcPr>
          <w:p w14:paraId="53C5D830"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America</w:t>
            </w:r>
          </w:p>
        </w:tc>
        <w:tc>
          <w:tcPr>
            <w:tcW w:w="973" w:type="dxa"/>
          </w:tcPr>
          <w:p w14:paraId="68038932"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1110" w:type="dxa"/>
          </w:tcPr>
          <w:p w14:paraId="6AB3223F"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937" w:type="dxa"/>
          </w:tcPr>
          <w:p w14:paraId="7535B7FB"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Pr>
          <w:p w14:paraId="28E00402"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53" w:type="dxa"/>
          </w:tcPr>
          <w:p w14:paraId="350682E4"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false</w:t>
            </w:r>
          </w:p>
        </w:tc>
      </w:tr>
      <w:tr w:rsidR="00CB227A" w:rsidRPr="00E352EF" w14:paraId="6AC6755E" w14:textId="77777777" w:rsidTr="006943E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60654045"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World_aggr</w:t>
            </w:r>
          </w:p>
        </w:tc>
        <w:tc>
          <w:tcPr>
            <w:tcW w:w="1504" w:type="dxa"/>
            <w:tcBorders>
              <w:top w:val="none" w:sz="0" w:space="0" w:color="auto"/>
              <w:bottom w:val="none" w:sz="0" w:space="0" w:color="auto"/>
            </w:tcBorders>
          </w:tcPr>
          <w:p w14:paraId="275F885C"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Asia</w:t>
            </w:r>
          </w:p>
        </w:tc>
        <w:tc>
          <w:tcPr>
            <w:tcW w:w="1243" w:type="dxa"/>
            <w:tcBorders>
              <w:top w:val="none" w:sz="0" w:space="0" w:color="auto"/>
              <w:bottom w:val="none" w:sz="0" w:space="0" w:color="auto"/>
            </w:tcBorders>
          </w:tcPr>
          <w:p w14:paraId="16FEFD7A"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World</w:t>
            </w:r>
          </w:p>
        </w:tc>
        <w:tc>
          <w:tcPr>
            <w:tcW w:w="973" w:type="dxa"/>
            <w:tcBorders>
              <w:top w:val="none" w:sz="0" w:space="0" w:color="auto"/>
              <w:bottom w:val="none" w:sz="0" w:space="0" w:color="auto"/>
            </w:tcBorders>
          </w:tcPr>
          <w:p w14:paraId="4F4EF2CF"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1110" w:type="dxa"/>
            <w:tcBorders>
              <w:top w:val="none" w:sz="0" w:space="0" w:color="auto"/>
              <w:bottom w:val="none" w:sz="0" w:space="0" w:color="auto"/>
            </w:tcBorders>
          </w:tcPr>
          <w:p w14:paraId="22C5BF99"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937" w:type="dxa"/>
            <w:tcBorders>
              <w:top w:val="none" w:sz="0" w:space="0" w:color="auto"/>
              <w:bottom w:val="none" w:sz="0" w:space="0" w:color="auto"/>
            </w:tcBorders>
          </w:tcPr>
          <w:p w14:paraId="1754269A"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Borders>
              <w:top w:val="none" w:sz="0" w:space="0" w:color="auto"/>
              <w:bottom w:val="none" w:sz="0" w:space="0" w:color="auto"/>
            </w:tcBorders>
          </w:tcPr>
          <w:p w14:paraId="1259A981"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2</w:t>
            </w:r>
          </w:p>
        </w:tc>
        <w:tc>
          <w:tcPr>
            <w:tcW w:w="1153" w:type="dxa"/>
            <w:tcBorders>
              <w:top w:val="none" w:sz="0" w:space="0" w:color="auto"/>
              <w:bottom w:val="none" w:sz="0" w:space="0" w:color="auto"/>
              <w:right w:val="none" w:sz="0" w:space="0" w:color="auto"/>
            </w:tcBorders>
          </w:tcPr>
          <w:p w14:paraId="14C87F40" w14:textId="77777777" w:rsidR="00CB227A"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r w:rsidR="006943E6" w:rsidRPr="00E352EF" w14:paraId="5839D0FD" w14:textId="77777777" w:rsidTr="006943E6">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5A917D0D" w14:textId="77777777" w:rsidR="006943E6" w:rsidRPr="00E352EF" w:rsidRDefault="006943E6" w:rsidP="00CB227A">
            <w:pPr>
              <w:pStyle w:val="tabletext"/>
              <w:rPr>
                <w:rFonts w:ascii="Calibri" w:hAnsi="Calibri"/>
                <w:noProof w:val="0"/>
                <w:sz w:val="22"/>
                <w:szCs w:val="22"/>
              </w:rPr>
            </w:pPr>
            <w:r w:rsidRPr="00E352EF">
              <w:rPr>
                <w:rFonts w:ascii="Calibri" w:hAnsi="Calibri"/>
                <w:noProof w:val="0"/>
                <w:sz w:val="22"/>
                <w:szCs w:val="22"/>
              </w:rPr>
              <w:t>World_aggr</w:t>
            </w:r>
          </w:p>
        </w:tc>
        <w:tc>
          <w:tcPr>
            <w:tcW w:w="1504" w:type="dxa"/>
          </w:tcPr>
          <w:p w14:paraId="1A7736C3"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Europe</w:t>
            </w:r>
          </w:p>
        </w:tc>
        <w:tc>
          <w:tcPr>
            <w:tcW w:w="1243" w:type="dxa"/>
          </w:tcPr>
          <w:p w14:paraId="6A7CA4EA"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World</w:t>
            </w:r>
          </w:p>
        </w:tc>
        <w:tc>
          <w:tcPr>
            <w:tcW w:w="973" w:type="dxa"/>
          </w:tcPr>
          <w:p w14:paraId="4ACF8930"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1110" w:type="dxa"/>
          </w:tcPr>
          <w:p w14:paraId="16CECAA9"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937" w:type="dxa"/>
          </w:tcPr>
          <w:p w14:paraId="16416F2B"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Pr>
          <w:p w14:paraId="675279D1"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2</w:t>
            </w:r>
          </w:p>
        </w:tc>
        <w:tc>
          <w:tcPr>
            <w:tcW w:w="1153" w:type="dxa"/>
          </w:tcPr>
          <w:p w14:paraId="621845C7"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r w:rsidR="006943E6" w:rsidRPr="00E352EF" w14:paraId="351B6822" w14:textId="77777777" w:rsidTr="006943E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3D1350C1" w14:textId="77777777" w:rsidR="006943E6" w:rsidRPr="00E352EF" w:rsidRDefault="006943E6" w:rsidP="00CB227A">
            <w:pPr>
              <w:pStyle w:val="tabletext"/>
              <w:rPr>
                <w:rFonts w:ascii="Calibri" w:hAnsi="Calibri"/>
                <w:noProof w:val="0"/>
                <w:sz w:val="22"/>
                <w:szCs w:val="22"/>
              </w:rPr>
            </w:pPr>
            <w:r w:rsidRPr="00E352EF">
              <w:rPr>
                <w:rFonts w:ascii="Calibri" w:hAnsi="Calibri"/>
                <w:noProof w:val="0"/>
                <w:sz w:val="22"/>
                <w:szCs w:val="22"/>
              </w:rPr>
              <w:t>World_aggr</w:t>
            </w:r>
          </w:p>
        </w:tc>
        <w:tc>
          <w:tcPr>
            <w:tcW w:w="1504" w:type="dxa"/>
            <w:tcBorders>
              <w:top w:val="none" w:sz="0" w:space="0" w:color="auto"/>
              <w:bottom w:val="none" w:sz="0" w:space="0" w:color="auto"/>
            </w:tcBorders>
          </w:tcPr>
          <w:p w14:paraId="290DC399"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America</w:t>
            </w:r>
          </w:p>
        </w:tc>
        <w:tc>
          <w:tcPr>
            <w:tcW w:w="1243" w:type="dxa"/>
            <w:tcBorders>
              <w:top w:val="none" w:sz="0" w:space="0" w:color="auto"/>
              <w:bottom w:val="none" w:sz="0" w:space="0" w:color="auto"/>
            </w:tcBorders>
          </w:tcPr>
          <w:p w14:paraId="10158300"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World</w:t>
            </w:r>
          </w:p>
        </w:tc>
        <w:tc>
          <w:tcPr>
            <w:tcW w:w="973" w:type="dxa"/>
            <w:tcBorders>
              <w:top w:val="none" w:sz="0" w:space="0" w:color="auto"/>
              <w:bottom w:val="none" w:sz="0" w:space="0" w:color="auto"/>
            </w:tcBorders>
          </w:tcPr>
          <w:p w14:paraId="244F563E"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1110" w:type="dxa"/>
            <w:tcBorders>
              <w:top w:val="none" w:sz="0" w:space="0" w:color="auto"/>
              <w:bottom w:val="none" w:sz="0" w:space="0" w:color="auto"/>
            </w:tcBorders>
          </w:tcPr>
          <w:p w14:paraId="12AC47B1"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937" w:type="dxa"/>
            <w:tcBorders>
              <w:top w:val="none" w:sz="0" w:space="0" w:color="auto"/>
              <w:bottom w:val="none" w:sz="0" w:space="0" w:color="auto"/>
            </w:tcBorders>
          </w:tcPr>
          <w:p w14:paraId="7647097E"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Borders>
              <w:top w:val="none" w:sz="0" w:space="0" w:color="auto"/>
              <w:bottom w:val="none" w:sz="0" w:space="0" w:color="auto"/>
            </w:tcBorders>
          </w:tcPr>
          <w:p w14:paraId="1E442FD2"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2</w:t>
            </w:r>
          </w:p>
        </w:tc>
        <w:tc>
          <w:tcPr>
            <w:tcW w:w="1153" w:type="dxa"/>
            <w:tcBorders>
              <w:top w:val="none" w:sz="0" w:space="0" w:color="auto"/>
              <w:bottom w:val="none" w:sz="0" w:space="0" w:color="auto"/>
              <w:right w:val="none" w:sz="0" w:space="0" w:color="auto"/>
            </w:tcBorders>
          </w:tcPr>
          <w:p w14:paraId="38EB474F"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r w:rsidR="006943E6" w:rsidRPr="00E352EF" w14:paraId="50678870" w14:textId="77777777" w:rsidTr="006943E6">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7776B04C" w14:textId="77777777" w:rsidR="006943E6" w:rsidRPr="00E352EF" w:rsidRDefault="006943E6" w:rsidP="00CB227A">
            <w:pPr>
              <w:pStyle w:val="tabletext"/>
              <w:rPr>
                <w:rFonts w:ascii="Calibri" w:hAnsi="Calibri"/>
                <w:noProof w:val="0"/>
                <w:sz w:val="22"/>
                <w:szCs w:val="22"/>
              </w:rPr>
            </w:pPr>
            <w:r w:rsidRPr="00E352EF">
              <w:rPr>
                <w:rFonts w:ascii="Calibri" w:hAnsi="Calibri"/>
                <w:noProof w:val="0"/>
                <w:sz w:val="22"/>
                <w:szCs w:val="22"/>
              </w:rPr>
              <w:t>World_aggr</w:t>
            </w:r>
          </w:p>
        </w:tc>
        <w:tc>
          <w:tcPr>
            <w:tcW w:w="1504" w:type="dxa"/>
          </w:tcPr>
          <w:p w14:paraId="1F564C8C"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Oceania</w:t>
            </w:r>
          </w:p>
        </w:tc>
        <w:tc>
          <w:tcPr>
            <w:tcW w:w="1243" w:type="dxa"/>
          </w:tcPr>
          <w:p w14:paraId="4CC350EE"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World</w:t>
            </w:r>
          </w:p>
        </w:tc>
        <w:tc>
          <w:tcPr>
            <w:tcW w:w="973" w:type="dxa"/>
          </w:tcPr>
          <w:p w14:paraId="7C048B88"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1110" w:type="dxa"/>
          </w:tcPr>
          <w:p w14:paraId="5569CEC6"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937" w:type="dxa"/>
          </w:tcPr>
          <w:p w14:paraId="572E7132"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Pr>
          <w:p w14:paraId="2BB98141"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2</w:t>
            </w:r>
          </w:p>
        </w:tc>
        <w:tc>
          <w:tcPr>
            <w:tcW w:w="1153" w:type="dxa"/>
          </w:tcPr>
          <w:p w14:paraId="06A05848"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r w:rsidR="006943E6" w:rsidRPr="00E352EF" w14:paraId="60754FF9" w14:textId="77777777" w:rsidTr="006943E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2EEA1910" w14:textId="77777777" w:rsidR="006943E6" w:rsidRPr="00E352EF" w:rsidRDefault="006943E6" w:rsidP="00CB227A">
            <w:pPr>
              <w:pStyle w:val="tabletext"/>
              <w:rPr>
                <w:rFonts w:ascii="Calibri" w:hAnsi="Calibri"/>
                <w:noProof w:val="0"/>
                <w:sz w:val="22"/>
                <w:szCs w:val="22"/>
              </w:rPr>
            </w:pPr>
            <w:r w:rsidRPr="00E352EF">
              <w:rPr>
                <w:rFonts w:ascii="Calibri" w:hAnsi="Calibri"/>
                <w:noProof w:val="0"/>
                <w:sz w:val="22"/>
                <w:szCs w:val="22"/>
              </w:rPr>
              <w:t>World_aggr</w:t>
            </w:r>
          </w:p>
        </w:tc>
        <w:tc>
          <w:tcPr>
            <w:tcW w:w="1504" w:type="dxa"/>
            <w:tcBorders>
              <w:top w:val="none" w:sz="0" w:space="0" w:color="auto"/>
              <w:bottom w:val="none" w:sz="0" w:space="0" w:color="auto"/>
            </w:tcBorders>
          </w:tcPr>
          <w:p w14:paraId="65D055A0"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Africa</w:t>
            </w:r>
          </w:p>
        </w:tc>
        <w:tc>
          <w:tcPr>
            <w:tcW w:w="1243" w:type="dxa"/>
            <w:tcBorders>
              <w:top w:val="none" w:sz="0" w:space="0" w:color="auto"/>
              <w:bottom w:val="none" w:sz="0" w:space="0" w:color="auto"/>
            </w:tcBorders>
          </w:tcPr>
          <w:p w14:paraId="0471BAAA"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World</w:t>
            </w:r>
          </w:p>
        </w:tc>
        <w:tc>
          <w:tcPr>
            <w:tcW w:w="973" w:type="dxa"/>
            <w:tcBorders>
              <w:top w:val="none" w:sz="0" w:space="0" w:color="auto"/>
              <w:bottom w:val="none" w:sz="0" w:space="0" w:color="auto"/>
            </w:tcBorders>
          </w:tcPr>
          <w:p w14:paraId="1A12AF94"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1110" w:type="dxa"/>
            <w:tcBorders>
              <w:top w:val="none" w:sz="0" w:space="0" w:color="auto"/>
              <w:bottom w:val="none" w:sz="0" w:space="0" w:color="auto"/>
            </w:tcBorders>
          </w:tcPr>
          <w:p w14:paraId="59E66D7F"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937" w:type="dxa"/>
            <w:tcBorders>
              <w:top w:val="none" w:sz="0" w:space="0" w:color="auto"/>
              <w:bottom w:val="none" w:sz="0" w:space="0" w:color="auto"/>
            </w:tcBorders>
          </w:tcPr>
          <w:p w14:paraId="78038BD5"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Borders>
              <w:top w:val="none" w:sz="0" w:space="0" w:color="auto"/>
              <w:bottom w:val="none" w:sz="0" w:space="0" w:color="auto"/>
            </w:tcBorders>
          </w:tcPr>
          <w:p w14:paraId="3B185D65"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2</w:t>
            </w:r>
          </w:p>
        </w:tc>
        <w:tc>
          <w:tcPr>
            <w:tcW w:w="1153" w:type="dxa"/>
            <w:tcBorders>
              <w:top w:val="none" w:sz="0" w:space="0" w:color="auto"/>
              <w:bottom w:val="none" w:sz="0" w:space="0" w:color="auto"/>
              <w:right w:val="none" w:sz="0" w:space="0" w:color="auto"/>
            </w:tcBorders>
          </w:tcPr>
          <w:p w14:paraId="30C3BEA3"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bl>
    <w:p w14:paraId="0F89FEB8" w14:textId="77777777" w:rsidR="00CB227A" w:rsidRPr="00E352EF" w:rsidRDefault="00CB227A" w:rsidP="00CB227A"/>
    <w:p w14:paraId="3BFD849A" w14:textId="77777777" w:rsidR="00CB227A" w:rsidRPr="00E352EF" w:rsidRDefault="00CB227A" w:rsidP="00A14BB1"/>
    <w:tbl>
      <w:tblPr>
        <w:tblStyle w:val="Grigliatabella3"/>
        <w:tblW w:w="0" w:type="auto"/>
        <w:tblLook w:val="04A0" w:firstRow="1" w:lastRow="0" w:firstColumn="1" w:lastColumn="0" w:noHBand="0" w:noVBand="1"/>
      </w:tblPr>
      <w:tblGrid>
        <w:gridCol w:w="1361"/>
        <w:gridCol w:w="992"/>
        <w:gridCol w:w="993"/>
      </w:tblGrid>
      <w:tr w:rsidR="00D676D1" w:rsidRPr="00E352EF" w14:paraId="0D59A886" w14:textId="77777777" w:rsidTr="003748D2">
        <w:tc>
          <w:tcPr>
            <w:tcW w:w="3346" w:type="dxa"/>
            <w:gridSpan w:val="3"/>
            <w:shd w:val="clear" w:color="auto" w:fill="F2DBDB" w:themeFill="accent2" w:themeFillTint="33"/>
          </w:tcPr>
          <w:p w14:paraId="07D4E4C9" w14:textId="77777777" w:rsidR="00D676D1" w:rsidRPr="00E352EF" w:rsidRDefault="00D676D1" w:rsidP="00D676D1">
            <w:pPr>
              <w:jc w:val="both"/>
              <w:rPr>
                <w:rFonts w:ascii="Calibri" w:eastAsia="Calibri" w:hAnsi="Calibri" w:cs="Calibri"/>
              </w:rPr>
            </w:pPr>
            <w:r w:rsidRPr="00E352EF">
              <w:rPr>
                <w:rFonts w:ascii="Calibri" w:eastAsia="Calibri" w:hAnsi="Calibri" w:cs="Calibri"/>
              </w:rPr>
              <w:t>Income_by_state_and_nace</w:t>
            </w:r>
          </w:p>
        </w:tc>
      </w:tr>
      <w:tr w:rsidR="00CB227A" w:rsidRPr="00E352EF" w14:paraId="42D90C58" w14:textId="77777777" w:rsidTr="003748D2">
        <w:tc>
          <w:tcPr>
            <w:tcW w:w="1361" w:type="dxa"/>
            <w:shd w:val="pct10" w:color="auto" w:fill="auto"/>
          </w:tcPr>
          <w:p w14:paraId="43A2C451"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GEO</w:t>
            </w:r>
          </w:p>
        </w:tc>
        <w:tc>
          <w:tcPr>
            <w:tcW w:w="992" w:type="dxa"/>
            <w:shd w:val="pct10" w:color="auto" w:fill="auto"/>
          </w:tcPr>
          <w:p w14:paraId="565234A3"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NACE</w:t>
            </w:r>
          </w:p>
        </w:tc>
        <w:tc>
          <w:tcPr>
            <w:tcW w:w="993" w:type="dxa"/>
            <w:shd w:val="clear" w:color="auto" w:fill="C6D9F1" w:themeFill="text2" w:themeFillTint="33"/>
          </w:tcPr>
          <w:p w14:paraId="2ABA298F"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VALUE</w:t>
            </w:r>
          </w:p>
        </w:tc>
      </w:tr>
      <w:tr w:rsidR="00CB227A" w:rsidRPr="00E352EF" w14:paraId="4CDADED6" w14:textId="77777777" w:rsidTr="00CB227A">
        <w:tc>
          <w:tcPr>
            <w:tcW w:w="1361" w:type="dxa"/>
          </w:tcPr>
          <w:p w14:paraId="1BBB6B0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992" w:type="dxa"/>
          </w:tcPr>
          <w:p w14:paraId="0006BED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3" w:type="dxa"/>
          </w:tcPr>
          <w:p w14:paraId="1DD343C0"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w:t>
            </w:r>
          </w:p>
        </w:tc>
      </w:tr>
      <w:tr w:rsidR="00CB227A" w:rsidRPr="00E352EF" w14:paraId="61C4B5E8" w14:textId="77777777" w:rsidTr="00CB227A">
        <w:tc>
          <w:tcPr>
            <w:tcW w:w="1361" w:type="dxa"/>
          </w:tcPr>
          <w:p w14:paraId="03A3A72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992" w:type="dxa"/>
          </w:tcPr>
          <w:p w14:paraId="3850AD8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3" w:type="dxa"/>
          </w:tcPr>
          <w:p w14:paraId="0A1EFC60"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20</w:t>
            </w:r>
          </w:p>
        </w:tc>
      </w:tr>
      <w:tr w:rsidR="00CB227A" w:rsidRPr="00E352EF" w14:paraId="396AA37C" w14:textId="77777777" w:rsidTr="00CB227A">
        <w:tc>
          <w:tcPr>
            <w:tcW w:w="1361" w:type="dxa"/>
          </w:tcPr>
          <w:p w14:paraId="5283669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992" w:type="dxa"/>
          </w:tcPr>
          <w:p w14:paraId="16046D0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3" w:type="dxa"/>
          </w:tcPr>
          <w:p w14:paraId="42D67C4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31</w:t>
            </w:r>
          </w:p>
        </w:tc>
      </w:tr>
      <w:tr w:rsidR="00CB227A" w:rsidRPr="00E352EF" w14:paraId="01B11843" w14:textId="77777777" w:rsidTr="00CB227A">
        <w:tc>
          <w:tcPr>
            <w:tcW w:w="1361" w:type="dxa"/>
          </w:tcPr>
          <w:p w14:paraId="4B0E90E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992" w:type="dxa"/>
          </w:tcPr>
          <w:p w14:paraId="08D9EB5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3" w:type="dxa"/>
          </w:tcPr>
          <w:p w14:paraId="2B2691B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50</w:t>
            </w:r>
          </w:p>
        </w:tc>
      </w:tr>
      <w:tr w:rsidR="00CB227A" w:rsidRPr="00E352EF" w14:paraId="3E21FDD9" w14:textId="77777777" w:rsidTr="00CB227A">
        <w:tc>
          <w:tcPr>
            <w:tcW w:w="1361" w:type="dxa"/>
          </w:tcPr>
          <w:p w14:paraId="01FC82B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Spain</w:t>
            </w:r>
          </w:p>
        </w:tc>
        <w:tc>
          <w:tcPr>
            <w:tcW w:w="992" w:type="dxa"/>
          </w:tcPr>
          <w:p w14:paraId="4F2F0E5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3" w:type="dxa"/>
          </w:tcPr>
          <w:p w14:paraId="5B46972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30</w:t>
            </w:r>
          </w:p>
        </w:tc>
      </w:tr>
      <w:tr w:rsidR="00CB227A" w:rsidRPr="00E352EF" w14:paraId="28E7350A" w14:textId="77777777" w:rsidTr="00CB227A">
        <w:tc>
          <w:tcPr>
            <w:tcW w:w="1361" w:type="dxa"/>
          </w:tcPr>
          <w:p w14:paraId="391454A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Spain</w:t>
            </w:r>
          </w:p>
        </w:tc>
        <w:tc>
          <w:tcPr>
            <w:tcW w:w="992" w:type="dxa"/>
          </w:tcPr>
          <w:p w14:paraId="5BFFACC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3" w:type="dxa"/>
          </w:tcPr>
          <w:p w14:paraId="7A945E0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15</w:t>
            </w:r>
          </w:p>
        </w:tc>
      </w:tr>
      <w:tr w:rsidR="00CB227A" w:rsidRPr="00E352EF" w14:paraId="699C4E6A" w14:textId="77777777" w:rsidTr="00CB227A">
        <w:tc>
          <w:tcPr>
            <w:tcW w:w="1361" w:type="dxa"/>
          </w:tcPr>
          <w:p w14:paraId="48EA910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992" w:type="dxa"/>
          </w:tcPr>
          <w:p w14:paraId="69CAB5EC"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3" w:type="dxa"/>
          </w:tcPr>
          <w:p w14:paraId="20B20CA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250</w:t>
            </w:r>
          </w:p>
        </w:tc>
      </w:tr>
      <w:tr w:rsidR="00CB227A" w:rsidRPr="00E352EF" w14:paraId="66A31405" w14:textId="77777777" w:rsidTr="00CB227A">
        <w:tc>
          <w:tcPr>
            <w:tcW w:w="1361" w:type="dxa"/>
          </w:tcPr>
          <w:p w14:paraId="2C7919F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992" w:type="dxa"/>
          </w:tcPr>
          <w:p w14:paraId="3CE6E4D0"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3" w:type="dxa"/>
          </w:tcPr>
          <w:p w14:paraId="00E4DA9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250</w:t>
            </w:r>
          </w:p>
        </w:tc>
      </w:tr>
      <w:tr w:rsidR="00CB227A" w:rsidRPr="00E352EF" w14:paraId="1A5C5523" w14:textId="77777777" w:rsidTr="00CB227A">
        <w:tc>
          <w:tcPr>
            <w:tcW w:w="1361" w:type="dxa"/>
          </w:tcPr>
          <w:p w14:paraId="1943E800"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992" w:type="dxa"/>
          </w:tcPr>
          <w:p w14:paraId="5D28015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3" w:type="dxa"/>
          </w:tcPr>
          <w:p w14:paraId="62C77EE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30</w:t>
            </w:r>
          </w:p>
        </w:tc>
      </w:tr>
      <w:tr w:rsidR="00CB227A" w:rsidRPr="00E352EF" w14:paraId="1FC24336" w14:textId="77777777" w:rsidTr="00CB227A">
        <w:tc>
          <w:tcPr>
            <w:tcW w:w="1361" w:type="dxa"/>
          </w:tcPr>
          <w:p w14:paraId="633AE4CC"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992" w:type="dxa"/>
          </w:tcPr>
          <w:p w14:paraId="6568521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3" w:type="dxa"/>
          </w:tcPr>
          <w:p w14:paraId="6E21BFA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100</w:t>
            </w:r>
          </w:p>
        </w:tc>
      </w:tr>
      <w:tr w:rsidR="00CB227A" w:rsidRPr="00E352EF" w14:paraId="01256C4E" w14:textId="77777777" w:rsidTr="00CB227A">
        <w:tc>
          <w:tcPr>
            <w:tcW w:w="1361" w:type="dxa"/>
          </w:tcPr>
          <w:p w14:paraId="7A99247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Luxembourg</w:t>
            </w:r>
          </w:p>
        </w:tc>
        <w:tc>
          <w:tcPr>
            <w:tcW w:w="992" w:type="dxa"/>
          </w:tcPr>
          <w:p w14:paraId="6019C040"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3" w:type="dxa"/>
          </w:tcPr>
          <w:p w14:paraId="56F1465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w:t>
            </w:r>
          </w:p>
        </w:tc>
      </w:tr>
      <w:tr w:rsidR="00CB227A" w:rsidRPr="00E352EF" w14:paraId="0280C0E1" w14:textId="77777777" w:rsidTr="00CB227A">
        <w:tc>
          <w:tcPr>
            <w:tcW w:w="1361" w:type="dxa"/>
          </w:tcPr>
          <w:p w14:paraId="13B88BE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Luxembourg</w:t>
            </w:r>
          </w:p>
        </w:tc>
        <w:tc>
          <w:tcPr>
            <w:tcW w:w="992" w:type="dxa"/>
          </w:tcPr>
          <w:p w14:paraId="29DB22A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3" w:type="dxa"/>
          </w:tcPr>
          <w:p w14:paraId="56CC9BC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12</w:t>
            </w:r>
          </w:p>
        </w:tc>
      </w:tr>
    </w:tbl>
    <w:p w14:paraId="20742D8A" w14:textId="77777777" w:rsidR="00CB227A" w:rsidRPr="00E352EF" w:rsidRDefault="00CB227A" w:rsidP="00CB227A"/>
    <w:p w14:paraId="2403CAA6" w14:textId="77777777" w:rsidR="00CB227A" w:rsidRPr="00E352EF" w:rsidRDefault="00CB227A" w:rsidP="00A14BB1"/>
    <w:tbl>
      <w:tblPr>
        <w:tblStyle w:val="Grigliatabella3"/>
        <w:tblW w:w="0" w:type="auto"/>
        <w:tblLook w:val="04A0" w:firstRow="1" w:lastRow="0" w:firstColumn="1" w:lastColumn="0" w:noHBand="0" w:noVBand="1"/>
      </w:tblPr>
      <w:tblGrid>
        <w:gridCol w:w="1361"/>
        <w:gridCol w:w="992"/>
        <w:gridCol w:w="993"/>
      </w:tblGrid>
      <w:tr w:rsidR="00D676D1" w:rsidRPr="00E352EF" w14:paraId="563A3A42" w14:textId="77777777" w:rsidTr="003748D2">
        <w:tc>
          <w:tcPr>
            <w:tcW w:w="3346" w:type="dxa"/>
            <w:gridSpan w:val="3"/>
            <w:shd w:val="clear" w:color="auto" w:fill="F2DBDB" w:themeFill="accent2" w:themeFillTint="33"/>
          </w:tcPr>
          <w:p w14:paraId="4081FFAC" w14:textId="77777777" w:rsidR="00D676D1" w:rsidRPr="00E352EF" w:rsidRDefault="00D676D1" w:rsidP="00D676D1">
            <w:pPr>
              <w:jc w:val="both"/>
              <w:rPr>
                <w:rFonts w:ascii="Calibri" w:eastAsia="Calibri" w:hAnsi="Calibri" w:cs="Calibri"/>
              </w:rPr>
            </w:pPr>
            <w:r w:rsidRPr="00E352EF">
              <w:rPr>
                <w:rFonts w:ascii="Calibri" w:eastAsia="Calibri" w:hAnsi="Calibri" w:cs="Calibri"/>
              </w:rPr>
              <w:t>Income_world</w:t>
            </w:r>
          </w:p>
        </w:tc>
      </w:tr>
      <w:tr w:rsidR="00CB227A" w:rsidRPr="00E352EF" w14:paraId="30D5DED0" w14:textId="77777777" w:rsidTr="003748D2">
        <w:tc>
          <w:tcPr>
            <w:tcW w:w="1361" w:type="dxa"/>
            <w:shd w:val="pct12" w:color="auto" w:fill="auto"/>
          </w:tcPr>
          <w:p w14:paraId="12D9C87A" w14:textId="77777777" w:rsidR="00CB227A" w:rsidRPr="00E352EF" w:rsidRDefault="00CB227A" w:rsidP="00D676D1">
            <w:pPr>
              <w:jc w:val="both"/>
              <w:rPr>
                <w:rFonts w:ascii="Calibri" w:eastAsia="Calibri" w:hAnsi="Calibri" w:cs="Calibri"/>
                <w:b/>
              </w:rPr>
            </w:pPr>
            <w:r w:rsidRPr="00E352EF">
              <w:rPr>
                <w:rFonts w:ascii="Calibri" w:eastAsia="Calibri" w:hAnsi="Calibri" w:cs="Calibri"/>
                <w:b/>
              </w:rPr>
              <w:t>GEO</w:t>
            </w:r>
          </w:p>
        </w:tc>
        <w:tc>
          <w:tcPr>
            <w:tcW w:w="992" w:type="dxa"/>
            <w:shd w:val="pct12" w:color="auto" w:fill="auto"/>
          </w:tcPr>
          <w:p w14:paraId="47ECA345" w14:textId="77777777" w:rsidR="00CB227A" w:rsidRPr="00E352EF" w:rsidRDefault="00CB227A" w:rsidP="00D676D1">
            <w:pPr>
              <w:jc w:val="both"/>
              <w:rPr>
                <w:rFonts w:ascii="Calibri" w:eastAsia="Calibri" w:hAnsi="Calibri" w:cs="Calibri"/>
                <w:b/>
              </w:rPr>
            </w:pPr>
            <w:r w:rsidRPr="00E352EF">
              <w:rPr>
                <w:rFonts w:ascii="Calibri" w:eastAsia="Calibri" w:hAnsi="Calibri" w:cs="Calibri"/>
                <w:b/>
              </w:rPr>
              <w:t>NACE</w:t>
            </w:r>
          </w:p>
        </w:tc>
        <w:tc>
          <w:tcPr>
            <w:tcW w:w="993" w:type="dxa"/>
            <w:shd w:val="clear" w:color="auto" w:fill="C6D9F1" w:themeFill="text2" w:themeFillTint="33"/>
          </w:tcPr>
          <w:p w14:paraId="5C407BAF" w14:textId="77777777" w:rsidR="00CB227A" w:rsidRPr="00E352EF" w:rsidRDefault="00CB227A" w:rsidP="00D676D1">
            <w:pPr>
              <w:jc w:val="both"/>
              <w:rPr>
                <w:rFonts w:ascii="Calibri" w:eastAsia="Calibri" w:hAnsi="Calibri" w:cs="Calibri"/>
                <w:b/>
              </w:rPr>
            </w:pPr>
            <w:r w:rsidRPr="00E352EF">
              <w:rPr>
                <w:rFonts w:ascii="Calibri" w:eastAsia="Calibri" w:hAnsi="Calibri" w:cs="Calibri"/>
                <w:b/>
              </w:rPr>
              <w:t>VALUE</w:t>
            </w:r>
          </w:p>
        </w:tc>
      </w:tr>
      <w:tr w:rsidR="00CB227A" w:rsidRPr="00E352EF" w14:paraId="426F8616" w14:textId="77777777" w:rsidTr="00CB227A">
        <w:tc>
          <w:tcPr>
            <w:tcW w:w="1361" w:type="dxa"/>
          </w:tcPr>
          <w:p w14:paraId="17D19D2B"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World</w:t>
            </w:r>
          </w:p>
        </w:tc>
        <w:tc>
          <w:tcPr>
            <w:tcW w:w="992" w:type="dxa"/>
          </w:tcPr>
          <w:p w14:paraId="5F8738A9"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IND</w:t>
            </w:r>
          </w:p>
        </w:tc>
        <w:tc>
          <w:tcPr>
            <w:tcW w:w="993" w:type="dxa"/>
          </w:tcPr>
          <w:p w14:paraId="61959484"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361</w:t>
            </w:r>
          </w:p>
        </w:tc>
      </w:tr>
      <w:tr w:rsidR="00CB227A" w:rsidRPr="00E352EF" w14:paraId="7EE5AE76" w14:textId="77777777" w:rsidTr="00CB227A">
        <w:tc>
          <w:tcPr>
            <w:tcW w:w="1361" w:type="dxa"/>
          </w:tcPr>
          <w:p w14:paraId="4B77D6AE"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World</w:t>
            </w:r>
          </w:p>
        </w:tc>
        <w:tc>
          <w:tcPr>
            <w:tcW w:w="992" w:type="dxa"/>
          </w:tcPr>
          <w:p w14:paraId="4F739F23"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TECH</w:t>
            </w:r>
          </w:p>
        </w:tc>
        <w:tc>
          <w:tcPr>
            <w:tcW w:w="993" w:type="dxa"/>
          </w:tcPr>
          <w:p w14:paraId="21ACD7F6"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444</w:t>
            </w:r>
          </w:p>
        </w:tc>
      </w:tr>
    </w:tbl>
    <w:p w14:paraId="4C62EA9D" w14:textId="77777777" w:rsidR="00CB227A" w:rsidRPr="00E352EF" w:rsidRDefault="00CB227A" w:rsidP="00775052"/>
    <w:p w14:paraId="09CF6BB8" w14:textId="77777777" w:rsidR="006943E6" w:rsidRPr="00E352EF" w:rsidRDefault="006943E6" w:rsidP="006943E6">
      <w:pPr>
        <w:autoSpaceDE w:val="0"/>
        <w:autoSpaceDN w:val="0"/>
        <w:adjustRightInd w:val="0"/>
        <w:rPr>
          <w:rFonts w:ascii="Cambria" w:hAnsi="Cambria" w:cs="Cambria"/>
        </w:rPr>
      </w:pPr>
      <w:r w:rsidRPr="00E352EF">
        <w:rPr>
          <w:rFonts w:ascii="Cambria" w:hAnsi="Cambria" w:cs="Cambria"/>
          <w:sz w:val="23"/>
          <w:szCs w:val="23"/>
        </w:rPr>
        <w:t xml:space="preserve">4) </w:t>
      </w:r>
      <w:r w:rsidRPr="00E352EF">
        <w:rPr>
          <w:rFonts w:ascii="Cambria" w:hAnsi="Cambria" w:cs="Cambria"/>
        </w:rPr>
        <w:t xml:space="preserve">The expression: </w:t>
      </w:r>
    </w:p>
    <w:p w14:paraId="75642DC9" w14:textId="77777777" w:rsidR="006943E6" w:rsidRPr="00E352EF" w:rsidRDefault="006943E6" w:rsidP="006943E6">
      <w:pPr>
        <w:autoSpaceDE w:val="0"/>
        <w:autoSpaceDN w:val="0"/>
        <w:adjustRightInd w:val="0"/>
        <w:rPr>
          <w:rFonts w:ascii="Cambria" w:hAnsi="Cambria" w:cs="Cambria"/>
        </w:rPr>
      </w:pPr>
      <w:r w:rsidRPr="00E352EF">
        <w:rPr>
          <w:rFonts w:ascii="Cambria" w:hAnsi="Cambria" w:cs="Courier New"/>
        </w:rPr>
        <w:t xml:space="preserve">Income_world_and_nace_par := </w:t>
      </w:r>
      <w:r w:rsidRPr="00E352EF">
        <w:rPr>
          <w:rFonts w:ascii="Cambria" w:hAnsi="Cambria" w:cs="Courier New"/>
          <w:b/>
        </w:rPr>
        <w:t>hierarchy(</w:t>
      </w:r>
      <w:r w:rsidRPr="00E352EF">
        <w:rPr>
          <w:rFonts w:ascii="Cambria" w:hAnsi="Cambria" w:cs="Courier New"/>
        </w:rPr>
        <w:t>“Income_by_state_and_nace”, World_aggr_par, false</w:t>
      </w:r>
      <w:r w:rsidRPr="00E352EF">
        <w:rPr>
          <w:rFonts w:ascii="Cambria" w:hAnsi="Cambria" w:cs="Courier New"/>
          <w:b/>
        </w:rPr>
        <w:t xml:space="preserve">) </w:t>
      </w:r>
    </w:p>
    <w:p w14:paraId="1F3D5DD9" w14:textId="77777777" w:rsidR="006943E6" w:rsidRPr="00E352EF" w:rsidRDefault="006943E6" w:rsidP="006943E6">
      <w:pPr>
        <w:autoSpaceDE w:val="0"/>
        <w:autoSpaceDN w:val="0"/>
        <w:adjustRightInd w:val="0"/>
        <w:rPr>
          <w:rFonts w:ascii="Cambria" w:hAnsi="Cambria" w:cs="Cambria"/>
        </w:rPr>
      </w:pPr>
      <w:r w:rsidRPr="00E352EF">
        <w:rPr>
          <w:rFonts w:ascii="Cambria" w:hAnsi="Cambria" w:cs="Cambria"/>
        </w:rPr>
        <w:t xml:space="preserve">Or its equivalent inline version: </w:t>
      </w:r>
    </w:p>
    <w:p w14:paraId="104621FB" w14:textId="77777777" w:rsidR="006943E6" w:rsidRPr="00E352EF" w:rsidRDefault="006943E6" w:rsidP="006943E6">
      <w:pPr>
        <w:autoSpaceDE w:val="0"/>
        <w:autoSpaceDN w:val="0"/>
        <w:adjustRightInd w:val="0"/>
        <w:rPr>
          <w:rFonts w:ascii="Cambria" w:hAnsi="Cambria" w:cs="Courier New"/>
        </w:rPr>
      </w:pPr>
      <w:r w:rsidRPr="00E352EF">
        <w:rPr>
          <w:rFonts w:ascii="Cambria" w:hAnsi="Cambria" w:cs="Courier New"/>
        </w:rPr>
        <w:t xml:space="preserve">Income_world_and_nace_par := </w:t>
      </w:r>
      <w:r w:rsidR="0066462E" w:rsidRPr="00E352EF">
        <w:rPr>
          <w:rFonts w:ascii="Cambria" w:hAnsi="Cambria" w:cs="Courier New"/>
          <w:b/>
        </w:rPr>
        <w:t xml:space="preserve">hierarchy </w:t>
      </w:r>
      <w:r w:rsidRPr="00E352EF">
        <w:rPr>
          <w:rFonts w:ascii="Cambria" w:hAnsi="Cambria" w:cs="Courier New"/>
          <w:b/>
        </w:rPr>
        <w:t>(</w:t>
      </w:r>
      <w:r w:rsidRPr="00E352EF">
        <w:rPr>
          <w:rFonts w:ascii="Cambria" w:hAnsi="Cambria" w:cs="Courier New"/>
        </w:rPr>
        <w:t xml:space="preserve"> Income_by_state_and_nace, GEO, </w:t>
      </w:r>
    </w:p>
    <w:p w14:paraId="6D924CFC" w14:textId="77777777" w:rsidR="006943E6" w:rsidRPr="00E352EF" w:rsidRDefault="006943E6" w:rsidP="0066462E">
      <w:pPr>
        <w:autoSpaceDE w:val="0"/>
        <w:autoSpaceDN w:val="0"/>
        <w:adjustRightInd w:val="0"/>
        <w:ind w:left="2694"/>
        <w:rPr>
          <w:rFonts w:ascii="Cambria" w:hAnsi="Cambria" w:cs="Courier New"/>
        </w:rPr>
      </w:pPr>
      <w:r w:rsidRPr="00E352EF">
        <w:rPr>
          <w:rFonts w:ascii="Cambria" w:hAnsi="Cambria" w:cs="Courier New"/>
        </w:rPr>
        <w:t xml:space="preserve">((“Italy”,1,+),(”France”,1,+),(”Luxembourg”,1,+) to “Europe, </w:t>
      </w:r>
    </w:p>
    <w:p w14:paraId="20A03F3C" w14:textId="77777777" w:rsidR="006943E6" w:rsidRPr="00463E31" w:rsidRDefault="006943E6" w:rsidP="0066462E">
      <w:pPr>
        <w:autoSpaceDE w:val="0"/>
        <w:autoSpaceDN w:val="0"/>
        <w:adjustRightInd w:val="0"/>
        <w:ind w:left="2694"/>
        <w:rPr>
          <w:rFonts w:ascii="Cambria" w:hAnsi="Cambria" w:cs="Courier New"/>
          <w:lang w:val="it-IT"/>
        </w:rPr>
      </w:pPr>
      <w:r w:rsidRPr="00463E31">
        <w:rPr>
          <w:rFonts w:ascii="Cambria" w:hAnsi="Cambria" w:cs="Courier New"/>
          <w:lang w:val="it-IT"/>
        </w:rPr>
        <w:t xml:space="preserve">((“China”,1,+),(”India”,1,+)) to “Asia”, </w:t>
      </w:r>
    </w:p>
    <w:p w14:paraId="3EA692A0" w14:textId="77777777" w:rsidR="006943E6" w:rsidRPr="00463E31" w:rsidRDefault="006943E6" w:rsidP="0066462E">
      <w:pPr>
        <w:autoSpaceDE w:val="0"/>
        <w:autoSpaceDN w:val="0"/>
        <w:adjustRightInd w:val="0"/>
        <w:ind w:left="2694"/>
        <w:rPr>
          <w:rFonts w:ascii="Cambria" w:hAnsi="Cambria" w:cs="Courier New"/>
          <w:lang w:val="it-IT"/>
        </w:rPr>
      </w:pPr>
      <w:r w:rsidRPr="00463E31">
        <w:rPr>
          <w:rFonts w:ascii="Cambria" w:hAnsi="Cambria" w:cs="Courier New"/>
          <w:lang w:val="it-IT"/>
        </w:rPr>
        <w:t xml:space="preserve">((“USA”,1,+)) to “America, </w:t>
      </w:r>
    </w:p>
    <w:p w14:paraId="1753D5F3" w14:textId="77777777" w:rsidR="006943E6" w:rsidRPr="00463E31" w:rsidRDefault="006943E6" w:rsidP="0066462E">
      <w:pPr>
        <w:autoSpaceDE w:val="0"/>
        <w:autoSpaceDN w:val="0"/>
        <w:adjustRightInd w:val="0"/>
        <w:ind w:left="2694"/>
        <w:rPr>
          <w:rFonts w:ascii="Cambria" w:hAnsi="Cambria" w:cs="Courier New"/>
          <w:lang w:val="it-IT"/>
        </w:rPr>
      </w:pPr>
      <w:r w:rsidRPr="00463E31">
        <w:rPr>
          <w:rFonts w:ascii="Cambria" w:hAnsi="Cambria" w:cs="Courier New"/>
          <w:lang w:val="it-IT"/>
        </w:rPr>
        <w:t xml:space="preserve">((“Asia”,2,+),(”Europe”,2,+),(”America”,2,+), </w:t>
      </w:r>
    </w:p>
    <w:p w14:paraId="06438C3E" w14:textId="77777777" w:rsidR="006943E6" w:rsidRPr="00E352EF" w:rsidRDefault="006943E6" w:rsidP="0066462E">
      <w:pPr>
        <w:autoSpaceDE w:val="0"/>
        <w:autoSpaceDN w:val="0"/>
        <w:adjustRightInd w:val="0"/>
        <w:ind w:left="2694"/>
        <w:rPr>
          <w:rFonts w:ascii="Cambria" w:hAnsi="Cambria" w:cs="Courier New"/>
        </w:rPr>
      </w:pPr>
      <w:r w:rsidRPr="00E352EF">
        <w:rPr>
          <w:rFonts w:ascii="Cambria" w:hAnsi="Cambria" w:cs="Courier New"/>
        </w:rPr>
        <w:t xml:space="preserve">(”Oceania”,2,+),(”Africa”,2,+)) to “World”) </w:t>
      </w:r>
    </w:p>
    <w:p w14:paraId="6867EC81" w14:textId="77777777" w:rsidR="006943E6" w:rsidRPr="00E352EF" w:rsidRDefault="006943E6" w:rsidP="0066462E">
      <w:pPr>
        <w:autoSpaceDE w:val="0"/>
        <w:autoSpaceDN w:val="0"/>
        <w:adjustRightInd w:val="0"/>
        <w:ind w:left="2694"/>
        <w:rPr>
          <w:rFonts w:ascii="Cambria" w:hAnsi="Cambria" w:cs="Courier New"/>
        </w:rPr>
      </w:pPr>
      <w:r w:rsidRPr="00E352EF">
        <w:rPr>
          <w:rFonts w:ascii="Cambria" w:hAnsi="Cambria" w:cs="Courier New"/>
        </w:rPr>
        <w:t xml:space="preserve">as World_aggr_par, </w:t>
      </w:r>
    </w:p>
    <w:p w14:paraId="75E903BA" w14:textId="77777777" w:rsidR="006943E6" w:rsidRPr="00E352EF" w:rsidRDefault="006943E6" w:rsidP="0066462E">
      <w:pPr>
        <w:autoSpaceDE w:val="0"/>
        <w:autoSpaceDN w:val="0"/>
        <w:adjustRightInd w:val="0"/>
        <w:ind w:left="2694"/>
        <w:rPr>
          <w:rFonts w:ascii="Cambria" w:hAnsi="Cambria" w:cs="Courier New"/>
        </w:rPr>
      </w:pPr>
      <w:r w:rsidRPr="00E352EF">
        <w:rPr>
          <w:rFonts w:ascii="Cambria" w:hAnsi="Cambria" w:cs="Courier New"/>
        </w:rPr>
        <w:t>false</w:t>
      </w:r>
      <w:r w:rsidRPr="00E352EF">
        <w:rPr>
          <w:rFonts w:ascii="Cambria" w:hAnsi="Cambria" w:cs="Courier New"/>
          <w:b/>
        </w:rPr>
        <w:t>)</w:t>
      </w:r>
      <w:r w:rsidRPr="00E352EF">
        <w:rPr>
          <w:rFonts w:ascii="Cambria" w:hAnsi="Cambria" w:cs="Courier New"/>
        </w:rPr>
        <w:t xml:space="preserve"> </w:t>
      </w:r>
    </w:p>
    <w:p w14:paraId="0740E1DF" w14:textId="77777777" w:rsidR="003748D2" w:rsidRPr="00E352EF" w:rsidRDefault="006943E6" w:rsidP="006943E6">
      <w:pPr>
        <w:rPr>
          <w:rFonts w:ascii="Cambria" w:hAnsi="Cambria"/>
        </w:rPr>
      </w:pPr>
      <w:r w:rsidRPr="00E352EF">
        <w:rPr>
          <w:rFonts w:ascii="Cambria" w:hAnsi="Cambria" w:cs="Cambria"/>
        </w:rPr>
        <w:t>Takes as input the Dataset of the income, broken down by states and NACE and aggregates to the World level. Differently from example 2, it preserves the first level in the output.</w:t>
      </w:r>
    </w:p>
    <w:p w14:paraId="5F25DFAF" w14:textId="77777777" w:rsidR="003748D2" w:rsidRPr="00E352EF" w:rsidRDefault="003748D2" w:rsidP="00CB227A">
      <w:pPr>
        <w:rPr>
          <w:rFonts w:ascii="Calibri" w:hAnsi="Calibri"/>
        </w:rPr>
      </w:pPr>
    </w:p>
    <w:tbl>
      <w:tblPr>
        <w:tblStyle w:val="Elencochiaro-Colore13"/>
        <w:tblW w:w="5000" w:type="pct"/>
        <w:jc w:val="cente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CellMar>
          <w:top w:w="28" w:type="dxa"/>
          <w:bottom w:w="28" w:type="dxa"/>
        </w:tblCellMar>
        <w:tblLook w:val="04A0" w:firstRow="1" w:lastRow="0" w:firstColumn="1" w:lastColumn="0" w:noHBand="0" w:noVBand="1"/>
      </w:tblPr>
      <w:tblGrid>
        <w:gridCol w:w="1776"/>
        <w:gridCol w:w="1504"/>
        <w:gridCol w:w="1243"/>
        <w:gridCol w:w="973"/>
        <w:gridCol w:w="1110"/>
        <w:gridCol w:w="937"/>
        <w:gridCol w:w="1153"/>
        <w:gridCol w:w="1153"/>
      </w:tblGrid>
      <w:tr w:rsidR="00CB227A" w:rsidRPr="00E352EF" w14:paraId="51666CF5" w14:textId="77777777" w:rsidTr="0066462E">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4B0314D7" w14:textId="77777777" w:rsidR="00CB227A" w:rsidRPr="00E352EF" w:rsidRDefault="00CB227A" w:rsidP="00CB227A">
            <w:pPr>
              <w:pStyle w:val="tabletext"/>
              <w:rPr>
                <w:rFonts w:asciiTheme="minorHAnsi" w:hAnsiTheme="minorHAnsi"/>
                <w:noProof w:val="0"/>
                <w:color w:val="FFFFFF" w:themeColor="background1"/>
              </w:rPr>
            </w:pPr>
            <w:r w:rsidRPr="00E352EF">
              <w:rPr>
                <w:rFonts w:asciiTheme="minorHAnsi" w:hAnsiTheme="minorHAnsi"/>
                <w:noProof w:val="0"/>
                <w:color w:val="FFFFFF" w:themeColor="background1"/>
              </w:rPr>
              <w:t>HIERARCHY NAME</w:t>
            </w:r>
          </w:p>
        </w:tc>
        <w:tc>
          <w:tcPr>
            <w:tcW w:w="1504" w:type="dxa"/>
          </w:tcPr>
          <w:p w14:paraId="504354E5"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 FROM</w:t>
            </w:r>
          </w:p>
        </w:tc>
        <w:tc>
          <w:tcPr>
            <w:tcW w:w="1243" w:type="dxa"/>
          </w:tcPr>
          <w:p w14:paraId="421CB866"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w:t>
            </w:r>
          </w:p>
          <w:p w14:paraId="62DAE769"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TO</w:t>
            </w:r>
          </w:p>
        </w:tc>
        <w:tc>
          <w:tcPr>
            <w:tcW w:w="973" w:type="dxa"/>
          </w:tcPr>
          <w:p w14:paraId="02EC967E"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START DATE</w:t>
            </w:r>
          </w:p>
        </w:tc>
        <w:tc>
          <w:tcPr>
            <w:tcW w:w="1110" w:type="dxa"/>
          </w:tcPr>
          <w:p w14:paraId="4956101A"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END DATE</w:t>
            </w:r>
          </w:p>
        </w:tc>
        <w:tc>
          <w:tcPr>
            <w:tcW w:w="937" w:type="dxa"/>
          </w:tcPr>
          <w:p w14:paraId="05B4955C"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SIGN</w:t>
            </w:r>
          </w:p>
        </w:tc>
        <w:tc>
          <w:tcPr>
            <w:tcW w:w="1153" w:type="dxa"/>
          </w:tcPr>
          <w:p w14:paraId="7BD2A1B7"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LEVEL</w:t>
            </w:r>
          </w:p>
        </w:tc>
        <w:tc>
          <w:tcPr>
            <w:tcW w:w="1153" w:type="dxa"/>
          </w:tcPr>
          <w:p w14:paraId="5A92EBA1"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OUTPUT</w:t>
            </w:r>
          </w:p>
        </w:tc>
      </w:tr>
      <w:tr w:rsidR="00CB227A" w:rsidRPr="00E352EF" w14:paraId="7F7D9D0F" w14:textId="77777777" w:rsidTr="0066462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616EDB4D" w14:textId="77777777" w:rsidR="00CB227A" w:rsidRPr="00E352EF" w:rsidRDefault="00CB227A"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World_aggr_par</w:t>
            </w:r>
          </w:p>
        </w:tc>
        <w:tc>
          <w:tcPr>
            <w:tcW w:w="1504" w:type="dxa"/>
            <w:tcBorders>
              <w:top w:val="none" w:sz="0" w:space="0" w:color="auto"/>
              <w:bottom w:val="none" w:sz="0" w:space="0" w:color="auto"/>
            </w:tcBorders>
          </w:tcPr>
          <w:p w14:paraId="74E0132E"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Italy</w:t>
            </w:r>
          </w:p>
        </w:tc>
        <w:tc>
          <w:tcPr>
            <w:tcW w:w="1243" w:type="dxa"/>
            <w:tcBorders>
              <w:top w:val="none" w:sz="0" w:space="0" w:color="auto"/>
              <w:bottom w:val="none" w:sz="0" w:space="0" w:color="auto"/>
            </w:tcBorders>
          </w:tcPr>
          <w:p w14:paraId="534CAF5D"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t>
            </w:r>
          </w:p>
        </w:tc>
        <w:tc>
          <w:tcPr>
            <w:tcW w:w="973" w:type="dxa"/>
            <w:tcBorders>
              <w:top w:val="none" w:sz="0" w:space="0" w:color="auto"/>
              <w:bottom w:val="none" w:sz="0" w:space="0" w:color="auto"/>
            </w:tcBorders>
          </w:tcPr>
          <w:p w14:paraId="3FF0731A"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10" w:type="dxa"/>
            <w:tcBorders>
              <w:top w:val="none" w:sz="0" w:space="0" w:color="auto"/>
              <w:bottom w:val="none" w:sz="0" w:space="0" w:color="auto"/>
            </w:tcBorders>
          </w:tcPr>
          <w:p w14:paraId="067C9101"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37" w:type="dxa"/>
            <w:tcBorders>
              <w:top w:val="none" w:sz="0" w:space="0" w:color="auto"/>
              <w:bottom w:val="none" w:sz="0" w:space="0" w:color="auto"/>
            </w:tcBorders>
          </w:tcPr>
          <w:p w14:paraId="73D37DB2"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138A078F"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Borders>
              <w:top w:val="none" w:sz="0" w:space="0" w:color="auto"/>
              <w:bottom w:val="none" w:sz="0" w:space="0" w:color="auto"/>
              <w:right w:val="none" w:sz="0" w:space="0" w:color="auto"/>
            </w:tcBorders>
          </w:tcPr>
          <w:p w14:paraId="3150B006" w14:textId="77777777" w:rsidR="00CB227A"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66462E" w:rsidRPr="00E352EF" w14:paraId="1ACDD7C4" w14:textId="77777777" w:rsidTr="0066462E">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10FF4236" w14:textId="77777777" w:rsidR="0066462E" w:rsidRPr="00E352EF" w:rsidRDefault="0066462E"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World_aggr_par</w:t>
            </w:r>
          </w:p>
        </w:tc>
        <w:tc>
          <w:tcPr>
            <w:tcW w:w="1504" w:type="dxa"/>
          </w:tcPr>
          <w:p w14:paraId="2B9BCB8A"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France</w:t>
            </w:r>
          </w:p>
        </w:tc>
        <w:tc>
          <w:tcPr>
            <w:tcW w:w="1243" w:type="dxa"/>
          </w:tcPr>
          <w:p w14:paraId="12DC3046"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t>
            </w:r>
          </w:p>
        </w:tc>
        <w:tc>
          <w:tcPr>
            <w:tcW w:w="973" w:type="dxa"/>
          </w:tcPr>
          <w:p w14:paraId="24349751"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10" w:type="dxa"/>
          </w:tcPr>
          <w:p w14:paraId="109DC683"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37" w:type="dxa"/>
          </w:tcPr>
          <w:p w14:paraId="0FD53907"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Pr>
          <w:p w14:paraId="01F9862E"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Pr>
          <w:p w14:paraId="5C9D54DF"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66462E" w:rsidRPr="00E352EF" w14:paraId="59FC5DA9" w14:textId="77777777" w:rsidTr="0066462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65DB4222" w14:textId="77777777" w:rsidR="0066462E" w:rsidRPr="00E352EF" w:rsidRDefault="0066462E"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World_aggr_par</w:t>
            </w:r>
          </w:p>
        </w:tc>
        <w:tc>
          <w:tcPr>
            <w:tcW w:w="1504" w:type="dxa"/>
            <w:tcBorders>
              <w:top w:val="none" w:sz="0" w:space="0" w:color="auto"/>
              <w:bottom w:val="none" w:sz="0" w:space="0" w:color="auto"/>
            </w:tcBorders>
          </w:tcPr>
          <w:p w14:paraId="2784FA94"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Luxembourg</w:t>
            </w:r>
          </w:p>
        </w:tc>
        <w:tc>
          <w:tcPr>
            <w:tcW w:w="1243" w:type="dxa"/>
            <w:tcBorders>
              <w:top w:val="none" w:sz="0" w:space="0" w:color="auto"/>
              <w:bottom w:val="none" w:sz="0" w:space="0" w:color="auto"/>
            </w:tcBorders>
          </w:tcPr>
          <w:p w14:paraId="338DCCA5"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t>
            </w:r>
          </w:p>
        </w:tc>
        <w:tc>
          <w:tcPr>
            <w:tcW w:w="973" w:type="dxa"/>
            <w:tcBorders>
              <w:top w:val="none" w:sz="0" w:space="0" w:color="auto"/>
              <w:bottom w:val="none" w:sz="0" w:space="0" w:color="auto"/>
            </w:tcBorders>
          </w:tcPr>
          <w:p w14:paraId="61F0975A"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10" w:type="dxa"/>
            <w:tcBorders>
              <w:top w:val="none" w:sz="0" w:space="0" w:color="auto"/>
              <w:bottom w:val="none" w:sz="0" w:space="0" w:color="auto"/>
            </w:tcBorders>
          </w:tcPr>
          <w:p w14:paraId="65EB477D"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37" w:type="dxa"/>
            <w:tcBorders>
              <w:top w:val="none" w:sz="0" w:space="0" w:color="auto"/>
              <w:bottom w:val="none" w:sz="0" w:space="0" w:color="auto"/>
            </w:tcBorders>
          </w:tcPr>
          <w:p w14:paraId="0E22608D"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57DEC867"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Borders>
              <w:top w:val="none" w:sz="0" w:space="0" w:color="auto"/>
              <w:bottom w:val="none" w:sz="0" w:space="0" w:color="auto"/>
              <w:right w:val="none" w:sz="0" w:space="0" w:color="auto"/>
            </w:tcBorders>
          </w:tcPr>
          <w:p w14:paraId="18BB06B0"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66462E" w:rsidRPr="00E352EF" w14:paraId="75459791" w14:textId="77777777" w:rsidTr="0066462E">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41A2006D" w14:textId="77777777" w:rsidR="0066462E" w:rsidRPr="00E352EF" w:rsidRDefault="0066462E"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World_aggr_par</w:t>
            </w:r>
          </w:p>
        </w:tc>
        <w:tc>
          <w:tcPr>
            <w:tcW w:w="1504" w:type="dxa"/>
          </w:tcPr>
          <w:p w14:paraId="7EF71BE0"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243" w:type="dxa"/>
          </w:tcPr>
          <w:p w14:paraId="68F56F1C"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t>
            </w:r>
          </w:p>
        </w:tc>
        <w:tc>
          <w:tcPr>
            <w:tcW w:w="973" w:type="dxa"/>
          </w:tcPr>
          <w:p w14:paraId="2AB4866D"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1110" w:type="dxa"/>
          </w:tcPr>
          <w:p w14:paraId="6A95C3BC"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937" w:type="dxa"/>
          </w:tcPr>
          <w:p w14:paraId="0E82EFB9"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Pr>
          <w:p w14:paraId="50333950"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Pr>
          <w:p w14:paraId="582A993D"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66462E" w:rsidRPr="00E352EF" w14:paraId="2E6F58F8" w14:textId="77777777" w:rsidTr="0066462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09D490C9" w14:textId="77777777" w:rsidR="0066462E" w:rsidRPr="00E352EF" w:rsidRDefault="0066462E"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World_aggr_par</w:t>
            </w:r>
          </w:p>
        </w:tc>
        <w:tc>
          <w:tcPr>
            <w:tcW w:w="1504" w:type="dxa"/>
            <w:tcBorders>
              <w:top w:val="none" w:sz="0" w:space="0" w:color="auto"/>
              <w:bottom w:val="none" w:sz="0" w:space="0" w:color="auto"/>
            </w:tcBorders>
          </w:tcPr>
          <w:p w14:paraId="3AC33348"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243" w:type="dxa"/>
            <w:tcBorders>
              <w:top w:val="none" w:sz="0" w:space="0" w:color="auto"/>
              <w:bottom w:val="none" w:sz="0" w:space="0" w:color="auto"/>
            </w:tcBorders>
          </w:tcPr>
          <w:p w14:paraId="6D9316D6"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t>
            </w:r>
          </w:p>
        </w:tc>
        <w:tc>
          <w:tcPr>
            <w:tcW w:w="973" w:type="dxa"/>
            <w:tcBorders>
              <w:top w:val="none" w:sz="0" w:space="0" w:color="auto"/>
              <w:bottom w:val="none" w:sz="0" w:space="0" w:color="auto"/>
            </w:tcBorders>
          </w:tcPr>
          <w:p w14:paraId="3EE00D19"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1110" w:type="dxa"/>
            <w:tcBorders>
              <w:top w:val="none" w:sz="0" w:space="0" w:color="auto"/>
              <w:bottom w:val="none" w:sz="0" w:space="0" w:color="auto"/>
            </w:tcBorders>
          </w:tcPr>
          <w:p w14:paraId="34634D94"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937" w:type="dxa"/>
            <w:tcBorders>
              <w:top w:val="none" w:sz="0" w:space="0" w:color="auto"/>
              <w:bottom w:val="none" w:sz="0" w:space="0" w:color="auto"/>
            </w:tcBorders>
          </w:tcPr>
          <w:p w14:paraId="60A3E3E8"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0A6B1D84"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Borders>
              <w:top w:val="none" w:sz="0" w:space="0" w:color="auto"/>
              <w:bottom w:val="none" w:sz="0" w:space="0" w:color="auto"/>
              <w:right w:val="none" w:sz="0" w:space="0" w:color="auto"/>
            </w:tcBorders>
          </w:tcPr>
          <w:p w14:paraId="4A580973"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66462E" w:rsidRPr="00E352EF" w14:paraId="31D2ADEC" w14:textId="77777777" w:rsidTr="0066462E">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00B4F3EB" w14:textId="77777777" w:rsidR="0066462E" w:rsidRPr="00E352EF" w:rsidRDefault="0066462E"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World_aggr_par</w:t>
            </w:r>
          </w:p>
        </w:tc>
        <w:tc>
          <w:tcPr>
            <w:tcW w:w="1504" w:type="dxa"/>
          </w:tcPr>
          <w:p w14:paraId="38FE3F56"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China</w:t>
            </w:r>
          </w:p>
        </w:tc>
        <w:tc>
          <w:tcPr>
            <w:tcW w:w="1243" w:type="dxa"/>
          </w:tcPr>
          <w:p w14:paraId="0CD08C3B"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Asia</w:t>
            </w:r>
          </w:p>
        </w:tc>
        <w:tc>
          <w:tcPr>
            <w:tcW w:w="973" w:type="dxa"/>
          </w:tcPr>
          <w:p w14:paraId="37A06509"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1110" w:type="dxa"/>
          </w:tcPr>
          <w:p w14:paraId="1F50ED8D"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937" w:type="dxa"/>
          </w:tcPr>
          <w:p w14:paraId="7EB6078C"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Pr>
          <w:p w14:paraId="284C7115"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Pr>
          <w:p w14:paraId="179B09C6"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66462E" w:rsidRPr="00E352EF" w14:paraId="6418CBD5" w14:textId="77777777" w:rsidTr="0066462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7A670B07" w14:textId="77777777" w:rsidR="0066462E" w:rsidRPr="00E352EF" w:rsidRDefault="0066462E"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World_aggr_par</w:t>
            </w:r>
          </w:p>
        </w:tc>
        <w:tc>
          <w:tcPr>
            <w:tcW w:w="1504" w:type="dxa"/>
            <w:tcBorders>
              <w:top w:val="none" w:sz="0" w:space="0" w:color="auto"/>
              <w:bottom w:val="none" w:sz="0" w:space="0" w:color="auto"/>
            </w:tcBorders>
          </w:tcPr>
          <w:p w14:paraId="5E1EF2A5"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India</w:t>
            </w:r>
          </w:p>
        </w:tc>
        <w:tc>
          <w:tcPr>
            <w:tcW w:w="1243" w:type="dxa"/>
            <w:tcBorders>
              <w:top w:val="none" w:sz="0" w:space="0" w:color="auto"/>
              <w:bottom w:val="none" w:sz="0" w:space="0" w:color="auto"/>
            </w:tcBorders>
          </w:tcPr>
          <w:p w14:paraId="644F7B61"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Asia</w:t>
            </w:r>
          </w:p>
        </w:tc>
        <w:tc>
          <w:tcPr>
            <w:tcW w:w="973" w:type="dxa"/>
            <w:tcBorders>
              <w:top w:val="none" w:sz="0" w:space="0" w:color="auto"/>
              <w:bottom w:val="none" w:sz="0" w:space="0" w:color="auto"/>
            </w:tcBorders>
          </w:tcPr>
          <w:p w14:paraId="583D3777"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1110" w:type="dxa"/>
            <w:tcBorders>
              <w:top w:val="none" w:sz="0" w:space="0" w:color="auto"/>
              <w:bottom w:val="none" w:sz="0" w:space="0" w:color="auto"/>
            </w:tcBorders>
          </w:tcPr>
          <w:p w14:paraId="3F85BA67"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937" w:type="dxa"/>
            <w:tcBorders>
              <w:top w:val="none" w:sz="0" w:space="0" w:color="auto"/>
              <w:bottom w:val="none" w:sz="0" w:space="0" w:color="auto"/>
            </w:tcBorders>
          </w:tcPr>
          <w:p w14:paraId="084CEA06"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09BA8B2D"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Borders>
              <w:top w:val="none" w:sz="0" w:space="0" w:color="auto"/>
              <w:bottom w:val="none" w:sz="0" w:space="0" w:color="auto"/>
              <w:right w:val="none" w:sz="0" w:space="0" w:color="auto"/>
            </w:tcBorders>
          </w:tcPr>
          <w:p w14:paraId="5479EA27"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66462E" w:rsidRPr="00E352EF" w14:paraId="72C05889" w14:textId="77777777" w:rsidTr="0066462E">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26509946" w14:textId="77777777" w:rsidR="0066462E" w:rsidRPr="00E352EF" w:rsidRDefault="0066462E"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World_aggr_par</w:t>
            </w:r>
          </w:p>
        </w:tc>
        <w:tc>
          <w:tcPr>
            <w:tcW w:w="1504" w:type="dxa"/>
          </w:tcPr>
          <w:p w14:paraId="7D14E5AC"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USA</w:t>
            </w:r>
          </w:p>
        </w:tc>
        <w:tc>
          <w:tcPr>
            <w:tcW w:w="1243" w:type="dxa"/>
          </w:tcPr>
          <w:p w14:paraId="25BBF01F"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America</w:t>
            </w:r>
          </w:p>
        </w:tc>
        <w:tc>
          <w:tcPr>
            <w:tcW w:w="973" w:type="dxa"/>
          </w:tcPr>
          <w:p w14:paraId="35F799D2"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1110" w:type="dxa"/>
          </w:tcPr>
          <w:p w14:paraId="76D4EED8"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937" w:type="dxa"/>
          </w:tcPr>
          <w:p w14:paraId="61DBC156"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Pr>
          <w:p w14:paraId="4694FD99"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Pr>
          <w:p w14:paraId="5CD1AC00"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66462E" w:rsidRPr="00E352EF" w14:paraId="68CE4B60" w14:textId="77777777" w:rsidTr="0066462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5811661F" w14:textId="77777777" w:rsidR="0066462E" w:rsidRPr="00E352EF" w:rsidRDefault="0066462E"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World_aggr_par</w:t>
            </w:r>
          </w:p>
        </w:tc>
        <w:tc>
          <w:tcPr>
            <w:tcW w:w="1504" w:type="dxa"/>
            <w:tcBorders>
              <w:top w:val="none" w:sz="0" w:space="0" w:color="auto"/>
              <w:bottom w:val="none" w:sz="0" w:space="0" w:color="auto"/>
            </w:tcBorders>
          </w:tcPr>
          <w:p w14:paraId="2E8791E6"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Asia</w:t>
            </w:r>
          </w:p>
        </w:tc>
        <w:tc>
          <w:tcPr>
            <w:tcW w:w="1243" w:type="dxa"/>
            <w:tcBorders>
              <w:top w:val="none" w:sz="0" w:space="0" w:color="auto"/>
              <w:bottom w:val="none" w:sz="0" w:space="0" w:color="auto"/>
            </w:tcBorders>
          </w:tcPr>
          <w:p w14:paraId="21F4E7D8"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World</w:t>
            </w:r>
          </w:p>
        </w:tc>
        <w:tc>
          <w:tcPr>
            <w:tcW w:w="973" w:type="dxa"/>
            <w:tcBorders>
              <w:top w:val="none" w:sz="0" w:space="0" w:color="auto"/>
              <w:bottom w:val="none" w:sz="0" w:space="0" w:color="auto"/>
            </w:tcBorders>
          </w:tcPr>
          <w:p w14:paraId="4B6F014A"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1110" w:type="dxa"/>
            <w:tcBorders>
              <w:top w:val="none" w:sz="0" w:space="0" w:color="auto"/>
              <w:bottom w:val="none" w:sz="0" w:space="0" w:color="auto"/>
            </w:tcBorders>
          </w:tcPr>
          <w:p w14:paraId="7C915A15"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937" w:type="dxa"/>
            <w:tcBorders>
              <w:top w:val="none" w:sz="0" w:space="0" w:color="auto"/>
              <w:bottom w:val="none" w:sz="0" w:space="0" w:color="auto"/>
            </w:tcBorders>
          </w:tcPr>
          <w:p w14:paraId="6F39CE8A"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17B5682A"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2</w:t>
            </w:r>
          </w:p>
        </w:tc>
        <w:tc>
          <w:tcPr>
            <w:tcW w:w="1153" w:type="dxa"/>
            <w:tcBorders>
              <w:top w:val="none" w:sz="0" w:space="0" w:color="auto"/>
              <w:bottom w:val="none" w:sz="0" w:space="0" w:color="auto"/>
              <w:right w:val="none" w:sz="0" w:space="0" w:color="auto"/>
            </w:tcBorders>
          </w:tcPr>
          <w:p w14:paraId="2569D99E"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66462E" w:rsidRPr="00E352EF" w14:paraId="16D8BF5E" w14:textId="77777777" w:rsidTr="0066462E">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4D2E9EEE" w14:textId="77777777" w:rsidR="0066462E" w:rsidRPr="00E352EF" w:rsidRDefault="0066462E"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World_aggr_par</w:t>
            </w:r>
          </w:p>
        </w:tc>
        <w:tc>
          <w:tcPr>
            <w:tcW w:w="1504" w:type="dxa"/>
          </w:tcPr>
          <w:p w14:paraId="1093F05F"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t>
            </w:r>
          </w:p>
        </w:tc>
        <w:tc>
          <w:tcPr>
            <w:tcW w:w="1243" w:type="dxa"/>
          </w:tcPr>
          <w:p w14:paraId="1679332C"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World</w:t>
            </w:r>
          </w:p>
        </w:tc>
        <w:tc>
          <w:tcPr>
            <w:tcW w:w="973" w:type="dxa"/>
          </w:tcPr>
          <w:p w14:paraId="42ACDD7A"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1110" w:type="dxa"/>
          </w:tcPr>
          <w:p w14:paraId="7CB95786"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937" w:type="dxa"/>
          </w:tcPr>
          <w:p w14:paraId="6D5FB773"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Pr>
          <w:p w14:paraId="0C0D95B7"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2</w:t>
            </w:r>
          </w:p>
        </w:tc>
        <w:tc>
          <w:tcPr>
            <w:tcW w:w="1153" w:type="dxa"/>
          </w:tcPr>
          <w:p w14:paraId="0035465B"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66462E" w:rsidRPr="00E352EF" w14:paraId="6875ED71" w14:textId="77777777" w:rsidTr="0066462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1432365F" w14:textId="77777777" w:rsidR="0066462E" w:rsidRPr="00E352EF" w:rsidRDefault="0066462E"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World_aggr_par</w:t>
            </w:r>
          </w:p>
        </w:tc>
        <w:tc>
          <w:tcPr>
            <w:tcW w:w="1504" w:type="dxa"/>
            <w:tcBorders>
              <w:top w:val="none" w:sz="0" w:space="0" w:color="auto"/>
              <w:bottom w:val="none" w:sz="0" w:space="0" w:color="auto"/>
            </w:tcBorders>
          </w:tcPr>
          <w:p w14:paraId="655C855A"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America</w:t>
            </w:r>
          </w:p>
        </w:tc>
        <w:tc>
          <w:tcPr>
            <w:tcW w:w="1243" w:type="dxa"/>
            <w:tcBorders>
              <w:top w:val="none" w:sz="0" w:space="0" w:color="auto"/>
              <w:bottom w:val="none" w:sz="0" w:space="0" w:color="auto"/>
            </w:tcBorders>
          </w:tcPr>
          <w:p w14:paraId="2974AB7D"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World</w:t>
            </w:r>
          </w:p>
        </w:tc>
        <w:tc>
          <w:tcPr>
            <w:tcW w:w="973" w:type="dxa"/>
            <w:tcBorders>
              <w:top w:val="none" w:sz="0" w:space="0" w:color="auto"/>
              <w:bottom w:val="none" w:sz="0" w:space="0" w:color="auto"/>
            </w:tcBorders>
          </w:tcPr>
          <w:p w14:paraId="7BE3A5A3"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1110" w:type="dxa"/>
            <w:tcBorders>
              <w:top w:val="none" w:sz="0" w:space="0" w:color="auto"/>
              <w:bottom w:val="none" w:sz="0" w:space="0" w:color="auto"/>
            </w:tcBorders>
          </w:tcPr>
          <w:p w14:paraId="67564623"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937" w:type="dxa"/>
            <w:tcBorders>
              <w:top w:val="none" w:sz="0" w:space="0" w:color="auto"/>
              <w:bottom w:val="none" w:sz="0" w:space="0" w:color="auto"/>
            </w:tcBorders>
          </w:tcPr>
          <w:p w14:paraId="73CDAA84"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3413892F"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2</w:t>
            </w:r>
          </w:p>
        </w:tc>
        <w:tc>
          <w:tcPr>
            <w:tcW w:w="1153" w:type="dxa"/>
            <w:tcBorders>
              <w:top w:val="none" w:sz="0" w:space="0" w:color="auto"/>
              <w:bottom w:val="none" w:sz="0" w:space="0" w:color="auto"/>
              <w:right w:val="none" w:sz="0" w:space="0" w:color="auto"/>
            </w:tcBorders>
          </w:tcPr>
          <w:p w14:paraId="6C829408"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66462E" w:rsidRPr="00E352EF" w14:paraId="089F3F7E" w14:textId="77777777" w:rsidTr="0066462E">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0F22EFAE" w14:textId="77777777" w:rsidR="0066462E" w:rsidRPr="00E352EF" w:rsidRDefault="0066462E"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World_aggr_par</w:t>
            </w:r>
          </w:p>
        </w:tc>
        <w:tc>
          <w:tcPr>
            <w:tcW w:w="1504" w:type="dxa"/>
          </w:tcPr>
          <w:p w14:paraId="4A51A1B4"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Oceania</w:t>
            </w:r>
          </w:p>
        </w:tc>
        <w:tc>
          <w:tcPr>
            <w:tcW w:w="1243" w:type="dxa"/>
          </w:tcPr>
          <w:p w14:paraId="38B558C6"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World</w:t>
            </w:r>
          </w:p>
        </w:tc>
        <w:tc>
          <w:tcPr>
            <w:tcW w:w="973" w:type="dxa"/>
          </w:tcPr>
          <w:p w14:paraId="201B6A5D"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1110" w:type="dxa"/>
          </w:tcPr>
          <w:p w14:paraId="56CC41BC"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937" w:type="dxa"/>
          </w:tcPr>
          <w:p w14:paraId="75029BDD"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Pr>
          <w:p w14:paraId="002273EF"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2</w:t>
            </w:r>
          </w:p>
        </w:tc>
        <w:tc>
          <w:tcPr>
            <w:tcW w:w="1153" w:type="dxa"/>
          </w:tcPr>
          <w:p w14:paraId="44C65B09"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66462E" w:rsidRPr="00E352EF" w14:paraId="48FF9B0A" w14:textId="77777777" w:rsidTr="0066462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605370C1" w14:textId="77777777" w:rsidR="0066462E" w:rsidRPr="00E352EF" w:rsidRDefault="0066462E"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World_aggr_par</w:t>
            </w:r>
          </w:p>
        </w:tc>
        <w:tc>
          <w:tcPr>
            <w:tcW w:w="1504" w:type="dxa"/>
            <w:tcBorders>
              <w:top w:val="none" w:sz="0" w:space="0" w:color="auto"/>
              <w:bottom w:val="none" w:sz="0" w:space="0" w:color="auto"/>
            </w:tcBorders>
          </w:tcPr>
          <w:p w14:paraId="7C198DDA"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Africa</w:t>
            </w:r>
          </w:p>
        </w:tc>
        <w:tc>
          <w:tcPr>
            <w:tcW w:w="1243" w:type="dxa"/>
            <w:tcBorders>
              <w:top w:val="none" w:sz="0" w:space="0" w:color="auto"/>
              <w:bottom w:val="none" w:sz="0" w:space="0" w:color="auto"/>
            </w:tcBorders>
          </w:tcPr>
          <w:p w14:paraId="7B63DA0E"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World</w:t>
            </w:r>
          </w:p>
        </w:tc>
        <w:tc>
          <w:tcPr>
            <w:tcW w:w="973" w:type="dxa"/>
            <w:tcBorders>
              <w:top w:val="none" w:sz="0" w:space="0" w:color="auto"/>
              <w:bottom w:val="none" w:sz="0" w:space="0" w:color="auto"/>
            </w:tcBorders>
          </w:tcPr>
          <w:p w14:paraId="40B140A6"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1110" w:type="dxa"/>
            <w:tcBorders>
              <w:top w:val="none" w:sz="0" w:space="0" w:color="auto"/>
              <w:bottom w:val="none" w:sz="0" w:space="0" w:color="auto"/>
            </w:tcBorders>
          </w:tcPr>
          <w:p w14:paraId="6B09F9FE"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937" w:type="dxa"/>
            <w:tcBorders>
              <w:top w:val="none" w:sz="0" w:space="0" w:color="auto"/>
              <w:bottom w:val="none" w:sz="0" w:space="0" w:color="auto"/>
            </w:tcBorders>
          </w:tcPr>
          <w:p w14:paraId="78C86F5E"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3C657125"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2</w:t>
            </w:r>
          </w:p>
        </w:tc>
        <w:tc>
          <w:tcPr>
            <w:tcW w:w="1153" w:type="dxa"/>
            <w:tcBorders>
              <w:top w:val="none" w:sz="0" w:space="0" w:color="auto"/>
              <w:bottom w:val="none" w:sz="0" w:space="0" w:color="auto"/>
              <w:right w:val="none" w:sz="0" w:space="0" w:color="auto"/>
            </w:tcBorders>
          </w:tcPr>
          <w:p w14:paraId="1AB265FF"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bl>
    <w:p w14:paraId="10EB9957" w14:textId="77777777" w:rsidR="00CB227A" w:rsidRPr="00E352EF" w:rsidRDefault="00CB227A" w:rsidP="00CB227A"/>
    <w:p w14:paraId="396655C1" w14:textId="77777777" w:rsidR="00CB227A" w:rsidRPr="00E352EF" w:rsidRDefault="00CB227A" w:rsidP="00D676D1">
      <w:pPr>
        <w:jc w:val="both"/>
        <w:rPr>
          <w:rFonts w:ascii="Calibri" w:eastAsia="Calibri" w:hAnsi="Calibri" w:cs="Calibri"/>
        </w:rPr>
      </w:pPr>
    </w:p>
    <w:tbl>
      <w:tblPr>
        <w:tblStyle w:val="Grigliatabella3"/>
        <w:tblW w:w="0" w:type="auto"/>
        <w:tblLayout w:type="fixed"/>
        <w:tblLook w:val="04A0" w:firstRow="1" w:lastRow="0" w:firstColumn="1" w:lastColumn="0" w:noHBand="0" w:noVBand="1"/>
      </w:tblPr>
      <w:tblGrid>
        <w:gridCol w:w="1503"/>
        <w:gridCol w:w="850"/>
        <w:gridCol w:w="851"/>
      </w:tblGrid>
      <w:tr w:rsidR="003748D2" w:rsidRPr="00E352EF" w14:paraId="33E9C501" w14:textId="77777777" w:rsidTr="003748D2">
        <w:tc>
          <w:tcPr>
            <w:tcW w:w="3204" w:type="dxa"/>
            <w:gridSpan w:val="3"/>
            <w:shd w:val="clear" w:color="auto" w:fill="F2DBDB" w:themeFill="accent2" w:themeFillTint="33"/>
          </w:tcPr>
          <w:p w14:paraId="25F49AF7" w14:textId="77777777" w:rsidR="003748D2" w:rsidRPr="00E352EF" w:rsidRDefault="003748D2" w:rsidP="00D676D1">
            <w:pPr>
              <w:jc w:val="both"/>
              <w:rPr>
                <w:rFonts w:ascii="Calibri" w:eastAsia="Calibri" w:hAnsi="Calibri" w:cs="Calibri"/>
                <w:b/>
                <w:caps/>
              </w:rPr>
            </w:pPr>
            <w:r w:rsidRPr="00E352EF">
              <w:rPr>
                <w:rFonts w:ascii="Calibri" w:eastAsia="Calibri" w:hAnsi="Calibri" w:cs="Calibri"/>
              </w:rPr>
              <w:t>Income_by_state_and_nace</w:t>
            </w:r>
          </w:p>
        </w:tc>
      </w:tr>
      <w:tr w:rsidR="00CB227A" w:rsidRPr="00E352EF" w14:paraId="5963E3DD" w14:textId="77777777" w:rsidTr="003748D2">
        <w:tc>
          <w:tcPr>
            <w:tcW w:w="1503" w:type="dxa"/>
            <w:shd w:val="clear" w:color="auto" w:fill="D9D9D9" w:themeFill="background1" w:themeFillShade="D9"/>
          </w:tcPr>
          <w:p w14:paraId="2A3797F3"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GEO</w:t>
            </w:r>
          </w:p>
        </w:tc>
        <w:tc>
          <w:tcPr>
            <w:tcW w:w="850" w:type="dxa"/>
            <w:shd w:val="clear" w:color="auto" w:fill="D9D9D9" w:themeFill="background1" w:themeFillShade="D9"/>
          </w:tcPr>
          <w:p w14:paraId="31CCFDED"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NACE</w:t>
            </w:r>
          </w:p>
        </w:tc>
        <w:tc>
          <w:tcPr>
            <w:tcW w:w="851" w:type="dxa"/>
            <w:shd w:val="clear" w:color="auto" w:fill="C6D9F1" w:themeFill="text2" w:themeFillTint="33"/>
          </w:tcPr>
          <w:p w14:paraId="20362CDD"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VALUE</w:t>
            </w:r>
          </w:p>
        </w:tc>
      </w:tr>
      <w:tr w:rsidR="00CB227A" w:rsidRPr="00E352EF" w14:paraId="47D0EDC0" w14:textId="77777777" w:rsidTr="00CB227A">
        <w:tc>
          <w:tcPr>
            <w:tcW w:w="1503" w:type="dxa"/>
          </w:tcPr>
          <w:p w14:paraId="68297D5C"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850" w:type="dxa"/>
          </w:tcPr>
          <w:p w14:paraId="1ABB17B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851" w:type="dxa"/>
          </w:tcPr>
          <w:p w14:paraId="168A043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w:t>
            </w:r>
          </w:p>
        </w:tc>
      </w:tr>
      <w:tr w:rsidR="00CB227A" w:rsidRPr="00E352EF" w14:paraId="1443826C" w14:textId="77777777" w:rsidTr="00CB227A">
        <w:tc>
          <w:tcPr>
            <w:tcW w:w="1503" w:type="dxa"/>
          </w:tcPr>
          <w:p w14:paraId="353DBFE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850" w:type="dxa"/>
          </w:tcPr>
          <w:p w14:paraId="1CF8FDD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851" w:type="dxa"/>
          </w:tcPr>
          <w:p w14:paraId="172F7FB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20</w:t>
            </w:r>
          </w:p>
        </w:tc>
      </w:tr>
      <w:tr w:rsidR="00CB227A" w:rsidRPr="00E352EF" w14:paraId="7A771D54" w14:textId="77777777" w:rsidTr="00CB227A">
        <w:tc>
          <w:tcPr>
            <w:tcW w:w="1503" w:type="dxa"/>
          </w:tcPr>
          <w:p w14:paraId="7CEF352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850" w:type="dxa"/>
          </w:tcPr>
          <w:p w14:paraId="7FD659A0"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851" w:type="dxa"/>
          </w:tcPr>
          <w:p w14:paraId="5D394E2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31</w:t>
            </w:r>
          </w:p>
        </w:tc>
      </w:tr>
      <w:tr w:rsidR="00CB227A" w:rsidRPr="00E352EF" w14:paraId="5D8D9291" w14:textId="77777777" w:rsidTr="00CB227A">
        <w:tc>
          <w:tcPr>
            <w:tcW w:w="1503" w:type="dxa"/>
          </w:tcPr>
          <w:p w14:paraId="46AD1B7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850" w:type="dxa"/>
          </w:tcPr>
          <w:p w14:paraId="7A02CF09"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851" w:type="dxa"/>
          </w:tcPr>
          <w:p w14:paraId="58CD785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50</w:t>
            </w:r>
          </w:p>
        </w:tc>
      </w:tr>
      <w:tr w:rsidR="00CB227A" w:rsidRPr="00E352EF" w14:paraId="33DB3DEF" w14:textId="77777777" w:rsidTr="00CB227A">
        <w:tc>
          <w:tcPr>
            <w:tcW w:w="1503" w:type="dxa"/>
          </w:tcPr>
          <w:p w14:paraId="1B3CA809"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Spain</w:t>
            </w:r>
          </w:p>
        </w:tc>
        <w:tc>
          <w:tcPr>
            <w:tcW w:w="850" w:type="dxa"/>
          </w:tcPr>
          <w:p w14:paraId="01070F3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851" w:type="dxa"/>
          </w:tcPr>
          <w:p w14:paraId="06DEFEA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30</w:t>
            </w:r>
          </w:p>
        </w:tc>
      </w:tr>
      <w:tr w:rsidR="00CB227A" w:rsidRPr="00E352EF" w14:paraId="27E11A67" w14:textId="77777777" w:rsidTr="00CB227A">
        <w:tc>
          <w:tcPr>
            <w:tcW w:w="1503" w:type="dxa"/>
          </w:tcPr>
          <w:p w14:paraId="7CE3B7D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Spain</w:t>
            </w:r>
          </w:p>
        </w:tc>
        <w:tc>
          <w:tcPr>
            <w:tcW w:w="850" w:type="dxa"/>
          </w:tcPr>
          <w:p w14:paraId="47101279"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851" w:type="dxa"/>
          </w:tcPr>
          <w:p w14:paraId="4EA1951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15</w:t>
            </w:r>
          </w:p>
        </w:tc>
      </w:tr>
      <w:tr w:rsidR="00CB227A" w:rsidRPr="00E352EF" w14:paraId="354C0AC6" w14:textId="77777777" w:rsidTr="00CB227A">
        <w:tc>
          <w:tcPr>
            <w:tcW w:w="1503" w:type="dxa"/>
          </w:tcPr>
          <w:p w14:paraId="01BE97B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850" w:type="dxa"/>
          </w:tcPr>
          <w:p w14:paraId="07D021F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851" w:type="dxa"/>
          </w:tcPr>
          <w:p w14:paraId="56B33D8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250</w:t>
            </w:r>
          </w:p>
        </w:tc>
      </w:tr>
      <w:tr w:rsidR="00CB227A" w:rsidRPr="00E352EF" w14:paraId="332A478E" w14:textId="77777777" w:rsidTr="00CB227A">
        <w:tc>
          <w:tcPr>
            <w:tcW w:w="1503" w:type="dxa"/>
          </w:tcPr>
          <w:p w14:paraId="414614F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850" w:type="dxa"/>
          </w:tcPr>
          <w:p w14:paraId="389F02B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851" w:type="dxa"/>
          </w:tcPr>
          <w:p w14:paraId="473764F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250</w:t>
            </w:r>
          </w:p>
        </w:tc>
      </w:tr>
      <w:tr w:rsidR="00CB227A" w:rsidRPr="00E352EF" w14:paraId="321B8FBD" w14:textId="77777777" w:rsidTr="00CB227A">
        <w:tc>
          <w:tcPr>
            <w:tcW w:w="1503" w:type="dxa"/>
          </w:tcPr>
          <w:p w14:paraId="7807DFE9"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850" w:type="dxa"/>
          </w:tcPr>
          <w:p w14:paraId="6125D8D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851" w:type="dxa"/>
          </w:tcPr>
          <w:p w14:paraId="03FD93C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30</w:t>
            </w:r>
          </w:p>
        </w:tc>
      </w:tr>
      <w:tr w:rsidR="00CB227A" w:rsidRPr="00E352EF" w14:paraId="2138AA2C" w14:textId="77777777" w:rsidTr="00CB227A">
        <w:tc>
          <w:tcPr>
            <w:tcW w:w="1503" w:type="dxa"/>
          </w:tcPr>
          <w:p w14:paraId="666619F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850" w:type="dxa"/>
          </w:tcPr>
          <w:p w14:paraId="75FE8CB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851" w:type="dxa"/>
          </w:tcPr>
          <w:p w14:paraId="416A2C7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100</w:t>
            </w:r>
          </w:p>
        </w:tc>
      </w:tr>
      <w:tr w:rsidR="00CB227A" w:rsidRPr="00E352EF" w14:paraId="58221DF7" w14:textId="77777777" w:rsidTr="00CB227A">
        <w:tc>
          <w:tcPr>
            <w:tcW w:w="1503" w:type="dxa"/>
          </w:tcPr>
          <w:p w14:paraId="15E524C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Luxembourg</w:t>
            </w:r>
          </w:p>
        </w:tc>
        <w:tc>
          <w:tcPr>
            <w:tcW w:w="850" w:type="dxa"/>
          </w:tcPr>
          <w:p w14:paraId="12C0315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851" w:type="dxa"/>
          </w:tcPr>
          <w:p w14:paraId="7230E08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w:t>
            </w:r>
          </w:p>
        </w:tc>
      </w:tr>
      <w:tr w:rsidR="00CB227A" w:rsidRPr="00E352EF" w14:paraId="29391560" w14:textId="77777777" w:rsidTr="00CB227A">
        <w:tc>
          <w:tcPr>
            <w:tcW w:w="1503" w:type="dxa"/>
          </w:tcPr>
          <w:p w14:paraId="2FE469D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Luxembourg</w:t>
            </w:r>
          </w:p>
        </w:tc>
        <w:tc>
          <w:tcPr>
            <w:tcW w:w="850" w:type="dxa"/>
          </w:tcPr>
          <w:p w14:paraId="68BE3B0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851" w:type="dxa"/>
          </w:tcPr>
          <w:p w14:paraId="64EB12B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12</w:t>
            </w:r>
          </w:p>
        </w:tc>
      </w:tr>
    </w:tbl>
    <w:p w14:paraId="0DF5CE22" w14:textId="77777777" w:rsidR="00CB227A" w:rsidRPr="00E352EF" w:rsidRDefault="00CB227A" w:rsidP="00D676D1">
      <w:pPr>
        <w:jc w:val="both"/>
        <w:rPr>
          <w:rFonts w:ascii="Calibri" w:eastAsia="Calibri" w:hAnsi="Calibri" w:cs="Calibri"/>
        </w:rPr>
      </w:pPr>
    </w:p>
    <w:p w14:paraId="29F1A20E" w14:textId="77777777" w:rsidR="00CB227A" w:rsidRPr="00E352EF" w:rsidRDefault="00CB227A" w:rsidP="00D676D1">
      <w:pPr>
        <w:jc w:val="both"/>
        <w:rPr>
          <w:rFonts w:ascii="Calibri" w:eastAsia="Calibri" w:hAnsi="Calibri" w:cs="Calibri"/>
        </w:rPr>
      </w:pPr>
    </w:p>
    <w:tbl>
      <w:tblPr>
        <w:tblStyle w:val="Grigliatabella3"/>
        <w:tblW w:w="0" w:type="auto"/>
        <w:tblLook w:val="04A0" w:firstRow="1" w:lastRow="0" w:firstColumn="1" w:lastColumn="0" w:noHBand="0" w:noVBand="1"/>
      </w:tblPr>
      <w:tblGrid>
        <w:gridCol w:w="1503"/>
        <w:gridCol w:w="850"/>
        <w:gridCol w:w="851"/>
      </w:tblGrid>
      <w:tr w:rsidR="003748D2" w:rsidRPr="00E352EF" w14:paraId="55055DFF" w14:textId="77777777" w:rsidTr="003748D2">
        <w:tc>
          <w:tcPr>
            <w:tcW w:w="3204" w:type="dxa"/>
            <w:gridSpan w:val="3"/>
            <w:shd w:val="clear" w:color="auto" w:fill="F2DBDB" w:themeFill="accent2" w:themeFillTint="33"/>
          </w:tcPr>
          <w:p w14:paraId="35E2B34D" w14:textId="77777777" w:rsidR="003748D2" w:rsidRPr="00E352EF" w:rsidRDefault="003748D2" w:rsidP="00D676D1">
            <w:pPr>
              <w:jc w:val="both"/>
              <w:rPr>
                <w:rFonts w:ascii="Calibri" w:eastAsia="Calibri" w:hAnsi="Calibri" w:cs="Calibri"/>
                <w:b/>
                <w:caps/>
              </w:rPr>
            </w:pPr>
            <w:r w:rsidRPr="00E352EF">
              <w:rPr>
                <w:rFonts w:ascii="Calibri" w:eastAsia="Calibri" w:hAnsi="Calibri" w:cs="Calibri"/>
              </w:rPr>
              <w:t>Income_world_and_nace_par</w:t>
            </w:r>
          </w:p>
        </w:tc>
      </w:tr>
      <w:tr w:rsidR="00CB227A" w:rsidRPr="00E352EF" w14:paraId="0C4A566A" w14:textId="77777777" w:rsidTr="003748D2">
        <w:tc>
          <w:tcPr>
            <w:tcW w:w="1503" w:type="dxa"/>
            <w:shd w:val="clear" w:color="auto" w:fill="D9D9D9" w:themeFill="background1" w:themeFillShade="D9"/>
          </w:tcPr>
          <w:p w14:paraId="49F3F559"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GEO</w:t>
            </w:r>
          </w:p>
        </w:tc>
        <w:tc>
          <w:tcPr>
            <w:tcW w:w="850" w:type="dxa"/>
            <w:shd w:val="clear" w:color="auto" w:fill="D9D9D9" w:themeFill="background1" w:themeFillShade="D9"/>
          </w:tcPr>
          <w:p w14:paraId="2F183EE2"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NACE</w:t>
            </w:r>
          </w:p>
        </w:tc>
        <w:tc>
          <w:tcPr>
            <w:tcW w:w="851" w:type="dxa"/>
            <w:shd w:val="clear" w:color="auto" w:fill="C6D9F1" w:themeFill="text2" w:themeFillTint="33"/>
          </w:tcPr>
          <w:p w14:paraId="50313EFD"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VALUE</w:t>
            </w:r>
          </w:p>
        </w:tc>
      </w:tr>
      <w:tr w:rsidR="00CB227A" w:rsidRPr="00E352EF" w14:paraId="04D4F1D0" w14:textId="77777777" w:rsidTr="00CB227A">
        <w:tc>
          <w:tcPr>
            <w:tcW w:w="1503" w:type="dxa"/>
          </w:tcPr>
          <w:p w14:paraId="1AE1E69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World</w:t>
            </w:r>
          </w:p>
        </w:tc>
        <w:tc>
          <w:tcPr>
            <w:tcW w:w="850" w:type="dxa"/>
          </w:tcPr>
          <w:p w14:paraId="67571C2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851" w:type="dxa"/>
          </w:tcPr>
          <w:p w14:paraId="13DF9E9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361</w:t>
            </w:r>
          </w:p>
        </w:tc>
      </w:tr>
      <w:tr w:rsidR="00CB227A" w:rsidRPr="00E352EF" w14:paraId="501699BF" w14:textId="77777777" w:rsidTr="00CB227A">
        <w:tc>
          <w:tcPr>
            <w:tcW w:w="1503" w:type="dxa"/>
          </w:tcPr>
          <w:p w14:paraId="784D66F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World</w:t>
            </w:r>
          </w:p>
        </w:tc>
        <w:tc>
          <w:tcPr>
            <w:tcW w:w="850" w:type="dxa"/>
          </w:tcPr>
          <w:p w14:paraId="4C731619"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851" w:type="dxa"/>
          </w:tcPr>
          <w:p w14:paraId="7623A24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444</w:t>
            </w:r>
          </w:p>
        </w:tc>
      </w:tr>
      <w:tr w:rsidR="00CB227A" w:rsidRPr="00E352EF" w14:paraId="62DC57AC" w14:textId="77777777" w:rsidTr="00CB227A">
        <w:tc>
          <w:tcPr>
            <w:tcW w:w="1503" w:type="dxa"/>
          </w:tcPr>
          <w:p w14:paraId="0E1527B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Europe</w:t>
            </w:r>
          </w:p>
        </w:tc>
        <w:tc>
          <w:tcPr>
            <w:tcW w:w="850" w:type="dxa"/>
          </w:tcPr>
          <w:p w14:paraId="5CA0ECC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851" w:type="dxa"/>
          </w:tcPr>
          <w:p w14:paraId="24A82D3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81</w:t>
            </w:r>
          </w:p>
        </w:tc>
      </w:tr>
      <w:tr w:rsidR="00CB227A" w:rsidRPr="00E352EF" w14:paraId="18DFE806" w14:textId="77777777" w:rsidTr="00CB227A">
        <w:tc>
          <w:tcPr>
            <w:tcW w:w="1503" w:type="dxa"/>
          </w:tcPr>
          <w:p w14:paraId="3A1C4B8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Europe</w:t>
            </w:r>
          </w:p>
        </w:tc>
        <w:tc>
          <w:tcPr>
            <w:tcW w:w="850" w:type="dxa"/>
          </w:tcPr>
          <w:p w14:paraId="6A8994E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851" w:type="dxa"/>
          </w:tcPr>
          <w:p w14:paraId="3B21C06D" w14:textId="77777777" w:rsidR="00CB227A" w:rsidRPr="00E352EF" w:rsidRDefault="0066462E" w:rsidP="00D676D1">
            <w:pPr>
              <w:jc w:val="both"/>
              <w:rPr>
                <w:rFonts w:ascii="Calibri" w:eastAsia="Calibri" w:hAnsi="Calibri" w:cs="Calibri"/>
              </w:rPr>
            </w:pPr>
            <w:r w:rsidRPr="00E352EF">
              <w:rPr>
                <w:rFonts w:ascii="Calibri" w:eastAsia="Calibri" w:hAnsi="Calibri" w:cs="Calibri"/>
              </w:rPr>
              <w:t>97</w:t>
            </w:r>
          </w:p>
        </w:tc>
      </w:tr>
      <w:tr w:rsidR="00CB227A" w:rsidRPr="00E352EF" w14:paraId="1E498F9B" w14:textId="77777777" w:rsidTr="00CB227A">
        <w:tc>
          <w:tcPr>
            <w:tcW w:w="1503" w:type="dxa"/>
          </w:tcPr>
          <w:p w14:paraId="60D4DA29"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Asia</w:t>
            </w:r>
          </w:p>
        </w:tc>
        <w:tc>
          <w:tcPr>
            <w:tcW w:w="850" w:type="dxa"/>
          </w:tcPr>
          <w:p w14:paraId="60C248A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851" w:type="dxa"/>
          </w:tcPr>
          <w:p w14:paraId="186964B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280</w:t>
            </w:r>
          </w:p>
        </w:tc>
      </w:tr>
      <w:tr w:rsidR="00CB227A" w:rsidRPr="00E352EF" w14:paraId="66E9FBE0" w14:textId="77777777" w:rsidTr="00CB227A">
        <w:tc>
          <w:tcPr>
            <w:tcW w:w="1503" w:type="dxa"/>
          </w:tcPr>
          <w:p w14:paraId="0716FFF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Asia</w:t>
            </w:r>
          </w:p>
        </w:tc>
        <w:tc>
          <w:tcPr>
            <w:tcW w:w="850" w:type="dxa"/>
          </w:tcPr>
          <w:p w14:paraId="18661AE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851" w:type="dxa"/>
          </w:tcPr>
          <w:p w14:paraId="2022823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359</w:t>
            </w:r>
          </w:p>
        </w:tc>
      </w:tr>
    </w:tbl>
    <w:p w14:paraId="3970AB4C" w14:textId="77777777" w:rsidR="003748D2" w:rsidRPr="00E352EF" w:rsidRDefault="003748D2" w:rsidP="00CB227A"/>
    <w:p w14:paraId="3268642B" w14:textId="77777777" w:rsidR="003748D2" w:rsidRPr="00E352EF" w:rsidRDefault="003748D2" w:rsidP="00CB227A">
      <w:pPr>
        <w:rPr>
          <w:rFonts w:ascii="Cambria" w:hAnsi="Cambria"/>
        </w:rPr>
      </w:pPr>
    </w:p>
    <w:p w14:paraId="69D78C20" w14:textId="77777777" w:rsidR="0066462E" w:rsidRPr="00E352EF" w:rsidRDefault="003748D2" w:rsidP="0066462E">
      <w:pPr>
        <w:pStyle w:val="Default"/>
        <w:rPr>
          <w:rFonts w:ascii="Cambria" w:eastAsia="Times New Roman" w:hAnsi="Cambria" w:cs="Cambria"/>
          <w:sz w:val="20"/>
          <w:szCs w:val="20"/>
          <w:lang w:val="en-GB"/>
        </w:rPr>
      </w:pPr>
      <w:r w:rsidRPr="00E352EF">
        <w:rPr>
          <w:rFonts w:ascii="Cambria" w:hAnsi="Cambria"/>
          <w:sz w:val="20"/>
          <w:szCs w:val="20"/>
          <w:lang w:val="en-GB"/>
        </w:rPr>
        <w:t xml:space="preserve">5) </w:t>
      </w:r>
      <w:r w:rsidR="0066462E" w:rsidRPr="00E352EF">
        <w:rPr>
          <w:rFonts w:ascii="Cambria" w:eastAsia="Times New Roman" w:hAnsi="Cambria" w:cs="Cambria"/>
          <w:sz w:val="20"/>
          <w:szCs w:val="20"/>
          <w:lang w:val="en-GB"/>
        </w:rPr>
        <w:t xml:space="preserve">The expression: </w:t>
      </w:r>
    </w:p>
    <w:p w14:paraId="0D27A4E9" w14:textId="77777777" w:rsidR="0066462E" w:rsidRPr="00E352EF" w:rsidRDefault="0066462E" w:rsidP="0066462E">
      <w:pPr>
        <w:autoSpaceDE w:val="0"/>
        <w:autoSpaceDN w:val="0"/>
        <w:adjustRightInd w:val="0"/>
        <w:rPr>
          <w:rFonts w:ascii="Cambria" w:hAnsi="Cambria" w:cs="Cambria"/>
        </w:rPr>
      </w:pPr>
      <w:r w:rsidRPr="00E352EF">
        <w:rPr>
          <w:rFonts w:ascii="Cambria" w:hAnsi="Cambria" w:cs="Courier New"/>
        </w:rPr>
        <w:t xml:space="preserve">Italian_income_by_nace:= </w:t>
      </w:r>
      <w:r w:rsidRPr="00E352EF">
        <w:rPr>
          <w:rFonts w:ascii="Cambria" w:hAnsi="Cambria" w:cs="Courier New"/>
          <w:b/>
        </w:rPr>
        <w:t>hierarchy(</w:t>
      </w:r>
      <w:r w:rsidRPr="00E352EF">
        <w:rPr>
          <w:rFonts w:ascii="Cambria" w:hAnsi="Cambria" w:cs="Courier New"/>
        </w:rPr>
        <w:t>“Income_by_state_and_nace”, Italy_filter, true</w:t>
      </w:r>
      <w:r w:rsidRPr="00E352EF">
        <w:rPr>
          <w:rFonts w:ascii="Cambria" w:hAnsi="Cambria" w:cs="Courier New"/>
          <w:b/>
        </w:rPr>
        <w:t xml:space="preserve">) </w:t>
      </w:r>
    </w:p>
    <w:p w14:paraId="44EE26BB" w14:textId="77777777" w:rsidR="003748D2" w:rsidRPr="00E352EF" w:rsidRDefault="0066462E" w:rsidP="0066462E">
      <w:pPr>
        <w:rPr>
          <w:rFonts w:ascii="Cambria" w:hAnsi="Cambria"/>
        </w:rPr>
      </w:pPr>
      <w:r w:rsidRPr="00E352EF">
        <w:rPr>
          <w:rFonts w:ascii="Cambria" w:hAnsi="Cambria" w:cs="Cambria"/>
        </w:rPr>
        <w:t>Takes as input the Dataset of the income, broken down by states and NACE and filters out all the incomes that do not refer to Italy.</w:t>
      </w:r>
    </w:p>
    <w:tbl>
      <w:tblPr>
        <w:tblStyle w:val="Elencochiaro-Colore13"/>
        <w:tblW w:w="5000" w:type="pct"/>
        <w:jc w:val="cente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CellMar>
          <w:top w:w="28" w:type="dxa"/>
          <w:bottom w:w="28" w:type="dxa"/>
        </w:tblCellMar>
        <w:tblLook w:val="04A0" w:firstRow="1" w:lastRow="0" w:firstColumn="1" w:lastColumn="0" w:noHBand="0" w:noVBand="1"/>
      </w:tblPr>
      <w:tblGrid>
        <w:gridCol w:w="1776"/>
        <w:gridCol w:w="1504"/>
        <w:gridCol w:w="1243"/>
        <w:gridCol w:w="973"/>
        <w:gridCol w:w="1110"/>
        <w:gridCol w:w="937"/>
        <w:gridCol w:w="1153"/>
        <w:gridCol w:w="1153"/>
      </w:tblGrid>
      <w:tr w:rsidR="00CB227A" w:rsidRPr="00E352EF" w14:paraId="32827AB0" w14:textId="77777777" w:rsidTr="00CB227A">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24" w:type="dxa"/>
          </w:tcPr>
          <w:p w14:paraId="7F50B496" w14:textId="77777777" w:rsidR="00CB227A" w:rsidRPr="00E352EF" w:rsidRDefault="00CB227A" w:rsidP="00CB227A">
            <w:pPr>
              <w:pStyle w:val="tabletext"/>
              <w:rPr>
                <w:rFonts w:asciiTheme="minorHAnsi" w:hAnsiTheme="minorHAnsi"/>
                <w:noProof w:val="0"/>
                <w:color w:val="FFFFFF" w:themeColor="background1"/>
              </w:rPr>
            </w:pPr>
            <w:r w:rsidRPr="00E352EF">
              <w:rPr>
                <w:rFonts w:asciiTheme="minorHAnsi" w:hAnsiTheme="minorHAnsi"/>
                <w:noProof w:val="0"/>
                <w:color w:val="FFFFFF" w:themeColor="background1"/>
              </w:rPr>
              <w:t>HIERARCHY NAME</w:t>
            </w:r>
          </w:p>
        </w:tc>
        <w:tc>
          <w:tcPr>
            <w:tcW w:w="1545" w:type="dxa"/>
          </w:tcPr>
          <w:p w14:paraId="562CEAD5"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 FROM</w:t>
            </w:r>
          </w:p>
        </w:tc>
        <w:tc>
          <w:tcPr>
            <w:tcW w:w="1275" w:type="dxa"/>
          </w:tcPr>
          <w:p w14:paraId="1439CF77"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w:t>
            </w:r>
          </w:p>
          <w:p w14:paraId="08D8B2CB"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TO</w:t>
            </w:r>
          </w:p>
        </w:tc>
        <w:tc>
          <w:tcPr>
            <w:tcW w:w="997" w:type="dxa"/>
          </w:tcPr>
          <w:p w14:paraId="7C4FCFD0"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START DATE</w:t>
            </w:r>
          </w:p>
        </w:tc>
        <w:tc>
          <w:tcPr>
            <w:tcW w:w="1138" w:type="dxa"/>
          </w:tcPr>
          <w:p w14:paraId="1CE45600"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END DATE</w:t>
            </w:r>
          </w:p>
        </w:tc>
        <w:tc>
          <w:tcPr>
            <w:tcW w:w="960" w:type="dxa"/>
          </w:tcPr>
          <w:p w14:paraId="7EC40627"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SIGN</w:t>
            </w:r>
          </w:p>
        </w:tc>
        <w:tc>
          <w:tcPr>
            <w:tcW w:w="1183" w:type="dxa"/>
          </w:tcPr>
          <w:p w14:paraId="412D034C"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LEVEL</w:t>
            </w:r>
          </w:p>
        </w:tc>
        <w:tc>
          <w:tcPr>
            <w:tcW w:w="1183" w:type="dxa"/>
          </w:tcPr>
          <w:p w14:paraId="76E461A2"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OUTPUT</w:t>
            </w:r>
          </w:p>
        </w:tc>
      </w:tr>
      <w:tr w:rsidR="00CB227A" w:rsidRPr="00E352EF" w14:paraId="06797A02" w14:textId="77777777" w:rsidTr="00CB227A">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24" w:type="dxa"/>
            <w:tcBorders>
              <w:top w:val="none" w:sz="0" w:space="0" w:color="auto"/>
              <w:left w:val="none" w:sz="0" w:space="0" w:color="auto"/>
              <w:bottom w:val="none" w:sz="0" w:space="0" w:color="auto"/>
            </w:tcBorders>
          </w:tcPr>
          <w:p w14:paraId="52A98F13"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Italy_filter</w:t>
            </w:r>
          </w:p>
        </w:tc>
        <w:tc>
          <w:tcPr>
            <w:tcW w:w="1545" w:type="dxa"/>
            <w:tcBorders>
              <w:top w:val="none" w:sz="0" w:space="0" w:color="auto"/>
              <w:bottom w:val="none" w:sz="0" w:space="0" w:color="auto"/>
            </w:tcBorders>
          </w:tcPr>
          <w:p w14:paraId="4DE29D46"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Italy</w:t>
            </w:r>
          </w:p>
        </w:tc>
        <w:tc>
          <w:tcPr>
            <w:tcW w:w="1275" w:type="dxa"/>
            <w:tcBorders>
              <w:top w:val="none" w:sz="0" w:space="0" w:color="auto"/>
              <w:bottom w:val="none" w:sz="0" w:space="0" w:color="auto"/>
            </w:tcBorders>
          </w:tcPr>
          <w:p w14:paraId="09B86A50"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Italy</w:t>
            </w:r>
          </w:p>
        </w:tc>
        <w:tc>
          <w:tcPr>
            <w:tcW w:w="997" w:type="dxa"/>
            <w:tcBorders>
              <w:top w:val="none" w:sz="0" w:space="0" w:color="auto"/>
              <w:bottom w:val="none" w:sz="0" w:space="0" w:color="auto"/>
            </w:tcBorders>
          </w:tcPr>
          <w:p w14:paraId="02D3376A"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38" w:type="dxa"/>
            <w:tcBorders>
              <w:top w:val="none" w:sz="0" w:space="0" w:color="auto"/>
              <w:bottom w:val="none" w:sz="0" w:space="0" w:color="auto"/>
            </w:tcBorders>
          </w:tcPr>
          <w:p w14:paraId="7C018165"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960" w:type="dxa"/>
            <w:tcBorders>
              <w:top w:val="none" w:sz="0" w:space="0" w:color="auto"/>
              <w:bottom w:val="none" w:sz="0" w:space="0" w:color="auto"/>
            </w:tcBorders>
          </w:tcPr>
          <w:p w14:paraId="60CE001F"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83" w:type="dxa"/>
            <w:tcBorders>
              <w:top w:val="none" w:sz="0" w:space="0" w:color="auto"/>
              <w:bottom w:val="none" w:sz="0" w:space="0" w:color="auto"/>
            </w:tcBorders>
          </w:tcPr>
          <w:p w14:paraId="59E77C8D"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83" w:type="dxa"/>
            <w:tcBorders>
              <w:top w:val="none" w:sz="0" w:space="0" w:color="auto"/>
              <w:bottom w:val="none" w:sz="0" w:space="0" w:color="auto"/>
              <w:right w:val="none" w:sz="0" w:space="0" w:color="auto"/>
            </w:tcBorders>
          </w:tcPr>
          <w:p w14:paraId="20A21E84"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bl>
    <w:p w14:paraId="7D4A6036" w14:textId="77777777" w:rsidR="00CB227A" w:rsidRPr="00E352EF" w:rsidRDefault="00CB227A" w:rsidP="00CB227A"/>
    <w:p w14:paraId="2959EE61" w14:textId="77777777" w:rsidR="00CB227A" w:rsidRPr="00E352EF" w:rsidRDefault="00CB227A" w:rsidP="00D676D1">
      <w:pPr>
        <w:jc w:val="both"/>
        <w:rPr>
          <w:rFonts w:ascii="Calibri" w:eastAsia="Calibri" w:hAnsi="Calibri" w:cs="Calibri"/>
        </w:rPr>
      </w:pPr>
    </w:p>
    <w:tbl>
      <w:tblPr>
        <w:tblStyle w:val="Grigliatabella3"/>
        <w:tblW w:w="0" w:type="auto"/>
        <w:tblLayout w:type="fixed"/>
        <w:tblLook w:val="04A0" w:firstRow="1" w:lastRow="0" w:firstColumn="1" w:lastColumn="0" w:noHBand="0" w:noVBand="1"/>
      </w:tblPr>
      <w:tblGrid>
        <w:gridCol w:w="1503"/>
        <w:gridCol w:w="992"/>
        <w:gridCol w:w="992"/>
      </w:tblGrid>
      <w:tr w:rsidR="003748D2" w:rsidRPr="00E352EF" w14:paraId="7276EC67" w14:textId="77777777" w:rsidTr="003748D2">
        <w:tc>
          <w:tcPr>
            <w:tcW w:w="3487" w:type="dxa"/>
            <w:gridSpan w:val="3"/>
            <w:shd w:val="clear" w:color="auto" w:fill="F2DBDB" w:themeFill="accent2" w:themeFillTint="33"/>
          </w:tcPr>
          <w:p w14:paraId="7A1AD554" w14:textId="77777777" w:rsidR="003748D2" w:rsidRPr="00E352EF" w:rsidRDefault="003748D2" w:rsidP="00D676D1">
            <w:pPr>
              <w:jc w:val="both"/>
              <w:rPr>
                <w:rFonts w:ascii="Calibri" w:eastAsia="Calibri" w:hAnsi="Calibri" w:cs="Calibri"/>
                <w:b/>
                <w:caps/>
              </w:rPr>
            </w:pPr>
            <w:r w:rsidRPr="00E352EF">
              <w:rPr>
                <w:rFonts w:ascii="Calibri" w:eastAsia="Calibri" w:hAnsi="Calibri" w:cs="Calibri"/>
              </w:rPr>
              <w:t>Income_by_state_and_nace</w:t>
            </w:r>
          </w:p>
        </w:tc>
      </w:tr>
      <w:tr w:rsidR="00CB227A" w:rsidRPr="00E352EF" w14:paraId="0986F518" w14:textId="77777777" w:rsidTr="003748D2">
        <w:tc>
          <w:tcPr>
            <w:tcW w:w="1503" w:type="dxa"/>
            <w:shd w:val="clear" w:color="auto" w:fill="D9D9D9" w:themeFill="background1" w:themeFillShade="D9"/>
          </w:tcPr>
          <w:p w14:paraId="5758130B"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GEO</w:t>
            </w:r>
          </w:p>
        </w:tc>
        <w:tc>
          <w:tcPr>
            <w:tcW w:w="992" w:type="dxa"/>
            <w:shd w:val="clear" w:color="auto" w:fill="D9D9D9" w:themeFill="background1" w:themeFillShade="D9"/>
          </w:tcPr>
          <w:p w14:paraId="68DF6EED"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NACE</w:t>
            </w:r>
          </w:p>
        </w:tc>
        <w:tc>
          <w:tcPr>
            <w:tcW w:w="992" w:type="dxa"/>
            <w:shd w:val="clear" w:color="auto" w:fill="C6D9F1" w:themeFill="text2" w:themeFillTint="33"/>
          </w:tcPr>
          <w:p w14:paraId="5EAF6372"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VALUE</w:t>
            </w:r>
          </w:p>
        </w:tc>
      </w:tr>
      <w:tr w:rsidR="00CB227A" w:rsidRPr="00E352EF" w14:paraId="4F2103D3" w14:textId="77777777" w:rsidTr="00CB227A">
        <w:tc>
          <w:tcPr>
            <w:tcW w:w="1503" w:type="dxa"/>
          </w:tcPr>
          <w:p w14:paraId="197543A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992" w:type="dxa"/>
          </w:tcPr>
          <w:p w14:paraId="42B2394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4A4B8B0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w:t>
            </w:r>
          </w:p>
        </w:tc>
      </w:tr>
      <w:tr w:rsidR="00CB227A" w:rsidRPr="00E352EF" w14:paraId="019B2747" w14:textId="77777777" w:rsidTr="00CB227A">
        <w:tc>
          <w:tcPr>
            <w:tcW w:w="1503" w:type="dxa"/>
          </w:tcPr>
          <w:p w14:paraId="409C9AA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992" w:type="dxa"/>
          </w:tcPr>
          <w:p w14:paraId="52E5F32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5AAEDE8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20</w:t>
            </w:r>
          </w:p>
        </w:tc>
      </w:tr>
      <w:tr w:rsidR="00CB227A" w:rsidRPr="00E352EF" w14:paraId="15E74680" w14:textId="77777777" w:rsidTr="00CB227A">
        <w:tc>
          <w:tcPr>
            <w:tcW w:w="1503" w:type="dxa"/>
          </w:tcPr>
          <w:p w14:paraId="383E808C"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992" w:type="dxa"/>
          </w:tcPr>
          <w:p w14:paraId="50D645B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473D4E0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31</w:t>
            </w:r>
          </w:p>
        </w:tc>
      </w:tr>
      <w:tr w:rsidR="00CB227A" w:rsidRPr="00E352EF" w14:paraId="77799B84" w14:textId="77777777" w:rsidTr="00CB227A">
        <w:tc>
          <w:tcPr>
            <w:tcW w:w="1503" w:type="dxa"/>
          </w:tcPr>
          <w:p w14:paraId="64885BD0"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992" w:type="dxa"/>
          </w:tcPr>
          <w:p w14:paraId="5E37270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04E244E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50</w:t>
            </w:r>
          </w:p>
        </w:tc>
      </w:tr>
      <w:tr w:rsidR="00CB227A" w:rsidRPr="00E352EF" w14:paraId="72C006A7" w14:textId="77777777" w:rsidTr="00CB227A">
        <w:tc>
          <w:tcPr>
            <w:tcW w:w="1503" w:type="dxa"/>
          </w:tcPr>
          <w:p w14:paraId="0F501C1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Spain</w:t>
            </w:r>
          </w:p>
        </w:tc>
        <w:tc>
          <w:tcPr>
            <w:tcW w:w="992" w:type="dxa"/>
          </w:tcPr>
          <w:p w14:paraId="0F52E2B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79D16FE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30</w:t>
            </w:r>
          </w:p>
        </w:tc>
      </w:tr>
      <w:tr w:rsidR="00CB227A" w:rsidRPr="00E352EF" w14:paraId="15597B03" w14:textId="77777777" w:rsidTr="00CB227A">
        <w:tc>
          <w:tcPr>
            <w:tcW w:w="1503" w:type="dxa"/>
          </w:tcPr>
          <w:p w14:paraId="4BCC24FC"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Spain</w:t>
            </w:r>
          </w:p>
        </w:tc>
        <w:tc>
          <w:tcPr>
            <w:tcW w:w="992" w:type="dxa"/>
          </w:tcPr>
          <w:p w14:paraId="71B3BC2C"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1746E20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15</w:t>
            </w:r>
          </w:p>
        </w:tc>
      </w:tr>
      <w:tr w:rsidR="00CB227A" w:rsidRPr="00E352EF" w14:paraId="1BDC8FE5" w14:textId="77777777" w:rsidTr="00CB227A">
        <w:tc>
          <w:tcPr>
            <w:tcW w:w="1503" w:type="dxa"/>
          </w:tcPr>
          <w:p w14:paraId="24D0E77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992" w:type="dxa"/>
          </w:tcPr>
          <w:p w14:paraId="7D4CEE6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0B64249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250</w:t>
            </w:r>
          </w:p>
        </w:tc>
      </w:tr>
      <w:tr w:rsidR="00CB227A" w:rsidRPr="00E352EF" w14:paraId="661EC1CA" w14:textId="77777777" w:rsidTr="00CB227A">
        <w:tc>
          <w:tcPr>
            <w:tcW w:w="1503" w:type="dxa"/>
          </w:tcPr>
          <w:p w14:paraId="7789124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992" w:type="dxa"/>
          </w:tcPr>
          <w:p w14:paraId="608E9EE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5A72186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250</w:t>
            </w:r>
          </w:p>
        </w:tc>
      </w:tr>
      <w:tr w:rsidR="00CB227A" w:rsidRPr="00E352EF" w14:paraId="043D520C" w14:textId="77777777" w:rsidTr="00CB227A">
        <w:tc>
          <w:tcPr>
            <w:tcW w:w="1503" w:type="dxa"/>
          </w:tcPr>
          <w:p w14:paraId="44FD6030"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992" w:type="dxa"/>
          </w:tcPr>
          <w:p w14:paraId="475FEA4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45AC762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30</w:t>
            </w:r>
          </w:p>
        </w:tc>
      </w:tr>
      <w:tr w:rsidR="00CB227A" w:rsidRPr="00E352EF" w14:paraId="232FF02C" w14:textId="77777777" w:rsidTr="00CB227A">
        <w:tc>
          <w:tcPr>
            <w:tcW w:w="1503" w:type="dxa"/>
          </w:tcPr>
          <w:p w14:paraId="3F81395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992" w:type="dxa"/>
          </w:tcPr>
          <w:p w14:paraId="5B8204D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260183F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100</w:t>
            </w:r>
          </w:p>
        </w:tc>
      </w:tr>
      <w:tr w:rsidR="00CB227A" w:rsidRPr="00E352EF" w14:paraId="24DBB658" w14:textId="77777777" w:rsidTr="00CB227A">
        <w:tc>
          <w:tcPr>
            <w:tcW w:w="1503" w:type="dxa"/>
          </w:tcPr>
          <w:p w14:paraId="011D9B3C"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Luxembourg</w:t>
            </w:r>
          </w:p>
        </w:tc>
        <w:tc>
          <w:tcPr>
            <w:tcW w:w="992" w:type="dxa"/>
          </w:tcPr>
          <w:p w14:paraId="67D8F8B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09C9FC2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w:t>
            </w:r>
          </w:p>
        </w:tc>
      </w:tr>
      <w:tr w:rsidR="00CB227A" w:rsidRPr="00E352EF" w14:paraId="738BD6EF" w14:textId="77777777" w:rsidTr="00CB227A">
        <w:tc>
          <w:tcPr>
            <w:tcW w:w="1503" w:type="dxa"/>
          </w:tcPr>
          <w:p w14:paraId="1BEF14B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Luxembourg</w:t>
            </w:r>
          </w:p>
        </w:tc>
        <w:tc>
          <w:tcPr>
            <w:tcW w:w="992" w:type="dxa"/>
          </w:tcPr>
          <w:p w14:paraId="3DFA02D9"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3B4C274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12</w:t>
            </w:r>
          </w:p>
        </w:tc>
      </w:tr>
    </w:tbl>
    <w:p w14:paraId="56C19099" w14:textId="77777777" w:rsidR="00CB227A" w:rsidRPr="00E352EF" w:rsidRDefault="00CB227A" w:rsidP="00D676D1">
      <w:pPr>
        <w:jc w:val="both"/>
        <w:rPr>
          <w:rFonts w:ascii="Calibri" w:eastAsia="Calibri" w:hAnsi="Calibri" w:cs="Calibri"/>
        </w:rPr>
      </w:pPr>
    </w:p>
    <w:p w14:paraId="5AD52E7F" w14:textId="77777777" w:rsidR="00CB227A" w:rsidRPr="00E352EF" w:rsidRDefault="00CB227A" w:rsidP="00D676D1">
      <w:pPr>
        <w:jc w:val="both"/>
        <w:rPr>
          <w:rFonts w:ascii="Calibri" w:eastAsia="Calibri" w:hAnsi="Calibri" w:cs="Calibri"/>
        </w:rPr>
      </w:pPr>
    </w:p>
    <w:tbl>
      <w:tblPr>
        <w:tblStyle w:val="Grigliatabella3"/>
        <w:tblW w:w="0" w:type="auto"/>
        <w:tblLook w:val="04A0" w:firstRow="1" w:lastRow="0" w:firstColumn="1" w:lastColumn="0" w:noHBand="0" w:noVBand="1"/>
      </w:tblPr>
      <w:tblGrid>
        <w:gridCol w:w="1503"/>
        <w:gridCol w:w="992"/>
        <w:gridCol w:w="992"/>
      </w:tblGrid>
      <w:tr w:rsidR="003748D2" w:rsidRPr="00E352EF" w14:paraId="3BBA12FF" w14:textId="77777777" w:rsidTr="003748D2">
        <w:tc>
          <w:tcPr>
            <w:tcW w:w="3487" w:type="dxa"/>
            <w:gridSpan w:val="3"/>
            <w:shd w:val="clear" w:color="auto" w:fill="F2DBDB" w:themeFill="accent2" w:themeFillTint="33"/>
          </w:tcPr>
          <w:p w14:paraId="3F65B413" w14:textId="77777777" w:rsidR="003748D2" w:rsidRPr="00E352EF" w:rsidRDefault="003748D2" w:rsidP="00D676D1">
            <w:pPr>
              <w:jc w:val="both"/>
              <w:rPr>
                <w:rFonts w:ascii="Calibri" w:eastAsia="Calibri" w:hAnsi="Calibri" w:cs="Calibri"/>
                <w:b/>
                <w:caps/>
              </w:rPr>
            </w:pPr>
            <w:r w:rsidRPr="00E352EF">
              <w:rPr>
                <w:rFonts w:ascii="Calibri" w:eastAsia="Calibri" w:hAnsi="Calibri" w:cs="Calibri"/>
              </w:rPr>
              <w:t>Italian_income_by_nace</w:t>
            </w:r>
          </w:p>
        </w:tc>
      </w:tr>
      <w:tr w:rsidR="00CB227A" w:rsidRPr="00E352EF" w14:paraId="7DC0213C" w14:textId="77777777" w:rsidTr="003748D2">
        <w:tc>
          <w:tcPr>
            <w:tcW w:w="1503" w:type="dxa"/>
            <w:shd w:val="clear" w:color="auto" w:fill="D9D9D9" w:themeFill="background1" w:themeFillShade="D9"/>
          </w:tcPr>
          <w:p w14:paraId="6C778F29"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GEO</w:t>
            </w:r>
          </w:p>
        </w:tc>
        <w:tc>
          <w:tcPr>
            <w:tcW w:w="992" w:type="dxa"/>
            <w:shd w:val="clear" w:color="auto" w:fill="D9D9D9" w:themeFill="background1" w:themeFillShade="D9"/>
          </w:tcPr>
          <w:p w14:paraId="41BBFF85"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NACE</w:t>
            </w:r>
          </w:p>
        </w:tc>
        <w:tc>
          <w:tcPr>
            <w:tcW w:w="992" w:type="dxa"/>
            <w:shd w:val="clear" w:color="auto" w:fill="C6D9F1" w:themeFill="text2" w:themeFillTint="33"/>
          </w:tcPr>
          <w:p w14:paraId="6446733F"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VALUE</w:t>
            </w:r>
          </w:p>
        </w:tc>
      </w:tr>
      <w:tr w:rsidR="00CB227A" w:rsidRPr="00E352EF" w14:paraId="5FD92CD2" w14:textId="77777777" w:rsidTr="00CB227A">
        <w:tc>
          <w:tcPr>
            <w:tcW w:w="1503" w:type="dxa"/>
          </w:tcPr>
          <w:p w14:paraId="4EC7E379"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992" w:type="dxa"/>
          </w:tcPr>
          <w:p w14:paraId="656E695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57CC9E1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w:t>
            </w:r>
          </w:p>
        </w:tc>
      </w:tr>
      <w:tr w:rsidR="00CB227A" w:rsidRPr="00E352EF" w14:paraId="70A76AB4" w14:textId="77777777" w:rsidTr="00CB227A">
        <w:tc>
          <w:tcPr>
            <w:tcW w:w="1503" w:type="dxa"/>
          </w:tcPr>
          <w:p w14:paraId="2999600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992" w:type="dxa"/>
          </w:tcPr>
          <w:p w14:paraId="7C061AB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113D1DA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20</w:t>
            </w:r>
          </w:p>
        </w:tc>
      </w:tr>
    </w:tbl>
    <w:p w14:paraId="61B56FD4" w14:textId="77777777" w:rsidR="003748D2" w:rsidRPr="00E352EF" w:rsidRDefault="003748D2" w:rsidP="00CB227A"/>
    <w:p w14:paraId="11817601" w14:textId="77777777" w:rsidR="00A14BB1" w:rsidRPr="00E352EF" w:rsidRDefault="00A14BB1" w:rsidP="00CB227A"/>
    <w:p w14:paraId="088FFC59" w14:textId="77777777" w:rsidR="0066462E" w:rsidRPr="00E352EF" w:rsidRDefault="003748D2" w:rsidP="0066462E">
      <w:pPr>
        <w:pStyle w:val="Default"/>
        <w:rPr>
          <w:rFonts w:ascii="Cambria" w:eastAsia="Times New Roman" w:hAnsi="Cambria" w:cs="Cambria"/>
          <w:sz w:val="20"/>
          <w:szCs w:val="20"/>
          <w:lang w:val="en-GB"/>
        </w:rPr>
      </w:pPr>
      <w:r w:rsidRPr="00E352EF">
        <w:rPr>
          <w:rFonts w:ascii="Cambria" w:hAnsi="Cambria"/>
          <w:sz w:val="20"/>
          <w:szCs w:val="20"/>
          <w:lang w:val="en-GB"/>
        </w:rPr>
        <w:t>6)</w:t>
      </w:r>
      <w:r w:rsidR="0066462E" w:rsidRPr="00E352EF">
        <w:rPr>
          <w:sz w:val="23"/>
          <w:szCs w:val="23"/>
          <w:lang w:val="en-GB"/>
        </w:rPr>
        <w:t xml:space="preserve"> </w:t>
      </w:r>
      <w:r w:rsidR="0066462E" w:rsidRPr="00E352EF">
        <w:rPr>
          <w:rFonts w:ascii="Cambria" w:eastAsia="Times New Roman" w:hAnsi="Cambria" w:cs="Cambria"/>
          <w:sz w:val="20"/>
          <w:szCs w:val="20"/>
          <w:lang w:val="en-GB"/>
        </w:rPr>
        <w:t xml:space="preserve">The expression: </w:t>
      </w:r>
    </w:p>
    <w:p w14:paraId="16D09E21" w14:textId="77777777" w:rsidR="0066462E" w:rsidRPr="00E352EF" w:rsidRDefault="0066462E" w:rsidP="0066462E">
      <w:pPr>
        <w:autoSpaceDE w:val="0"/>
        <w:autoSpaceDN w:val="0"/>
        <w:adjustRightInd w:val="0"/>
        <w:rPr>
          <w:rFonts w:ascii="Cambria" w:hAnsi="Cambria" w:cs="Courier New"/>
        </w:rPr>
      </w:pPr>
      <w:r w:rsidRPr="00E352EF">
        <w:rPr>
          <w:rFonts w:ascii="Cambria" w:hAnsi="Cambria" w:cs="Courier New"/>
        </w:rPr>
        <w:t xml:space="preserve">income_prod_2:= </w:t>
      </w:r>
      <w:r w:rsidRPr="00E352EF">
        <w:rPr>
          <w:rFonts w:ascii="Cambria" w:hAnsi="Cambria" w:cs="Courier New"/>
          <w:b/>
        </w:rPr>
        <w:t>hierarchy(</w:t>
      </w:r>
      <w:r w:rsidRPr="00E352EF">
        <w:rPr>
          <w:rFonts w:ascii="Cambria" w:hAnsi="Cambria" w:cs="Courier New"/>
        </w:rPr>
        <w:t>“Income_by_state_and_nace_mm”, GEO, mult_rule, false, prod</w:t>
      </w:r>
      <w:r w:rsidRPr="00E352EF">
        <w:rPr>
          <w:rFonts w:ascii="Cambria" w:hAnsi="Cambria" w:cs="Courier New"/>
          <w:b/>
        </w:rPr>
        <w:t>)</w:t>
      </w:r>
      <w:r w:rsidRPr="00E352EF">
        <w:rPr>
          <w:rFonts w:ascii="Cambria" w:hAnsi="Cambria" w:cs="Courier New"/>
        </w:rPr>
        <w:t xml:space="preserve"> .</w:t>
      </w:r>
    </w:p>
    <w:p w14:paraId="5C4F0984" w14:textId="77777777" w:rsidR="00CB227A" w:rsidRPr="00E352EF" w:rsidRDefault="0066462E" w:rsidP="0066462E">
      <w:pPr>
        <w:autoSpaceDE w:val="0"/>
        <w:autoSpaceDN w:val="0"/>
        <w:adjustRightInd w:val="0"/>
        <w:rPr>
          <w:rFonts w:ascii="Cambria" w:hAnsi="Cambria"/>
        </w:rPr>
      </w:pPr>
      <w:r w:rsidRPr="00E352EF">
        <w:rPr>
          <w:rFonts w:ascii="Cambria" w:hAnsi="Cambria"/>
          <w:color w:val="auto"/>
        </w:rPr>
        <w:t>Takes as input the Dataset of the income, broken down by states and NACE in a measure dimension form and aggregates by calculating INC2 / INC1 into INC.</w:t>
      </w:r>
    </w:p>
    <w:tbl>
      <w:tblPr>
        <w:tblStyle w:val="Elencochiaro-Colore13"/>
        <w:tblW w:w="5000" w:type="pct"/>
        <w:jc w:val="cente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CellMar>
          <w:top w:w="28" w:type="dxa"/>
          <w:bottom w:w="28" w:type="dxa"/>
        </w:tblCellMar>
        <w:tblLook w:val="04A0" w:firstRow="1" w:lastRow="0" w:firstColumn="1" w:lastColumn="0" w:noHBand="0" w:noVBand="1"/>
      </w:tblPr>
      <w:tblGrid>
        <w:gridCol w:w="1776"/>
        <w:gridCol w:w="1504"/>
        <w:gridCol w:w="1243"/>
        <w:gridCol w:w="973"/>
        <w:gridCol w:w="1110"/>
        <w:gridCol w:w="937"/>
        <w:gridCol w:w="1153"/>
        <w:gridCol w:w="1153"/>
      </w:tblGrid>
      <w:tr w:rsidR="00CB227A" w:rsidRPr="00E352EF" w14:paraId="2564C95C" w14:textId="77777777" w:rsidTr="00CB227A">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24" w:type="dxa"/>
          </w:tcPr>
          <w:p w14:paraId="5F2CE943" w14:textId="77777777" w:rsidR="00CB227A" w:rsidRPr="00E352EF" w:rsidRDefault="00CB227A" w:rsidP="00CB227A">
            <w:pPr>
              <w:pStyle w:val="tabletext"/>
              <w:rPr>
                <w:rFonts w:asciiTheme="minorHAnsi" w:hAnsiTheme="minorHAnsi"/>
                <w:noProof w:val="0"/>
                <w:color w:val="FFFFFF" w:themeColor="background1"/>
              </w:rPr>
            </w:pPr>
            <w:r w:rsidRPr="00E352EF">
              <w:rPr>
                <w:rFonts w:asciiTheme="minorHAnsi" w:hAnsiTheme="minorHAnsi"/>
                <w:noProof w:val="0"/>
                <w:color w:val="FFFFFF" w:themeColor="background1"/>
              </w:rPr>
              <w:t>HIERARCHY NAME</w:t>
            </w:r>
          </w:p>
        </w:tc>
        <w:tc>
          <w:tcPr>
            <w:tcW w:w="1545" w:type="dxa"/>
          </w:tcPr>
          <w:p w14:paraId="58FDA726"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 FROM</w:t>
            </w:r>
          </w:p>
        </w:tc>
        <w:tc>
          <w:tcPr>
            <w:tcW w:w="1275" w:type="dxa"/>
          </w:tcPr>
          <w:p w14:paraId="160247A8"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w:t>
            </w:r>
          </w:p>
          <w:p w14:paraId="7083AC41"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TO</w:t>
            </w:r>
          </w:p>
        </w:tc>
        <w:tc>
          <w:tcPr>
            <w:tcW w:w="997" w:type="dxa"/>
          </w:tcPr>
          <w:p w14:paraId="06742A9C"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START DATE</w:t>
            </w:r>
          </w:p>
        </w:tc>
        <w:tc>
          <w:tcPr>
            <w:tcW w:w="1138" w:type="dxa"/>
          </w:tcPr>
          <w:p w14:paraId="319352DA"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END DATE</w:t>
            </w:r>
          </w:p>
        </w:tc>
        <w:tc>
          <w:tcPr>
            <w:tcW w:w="960" w:type="dxa"/>
          </w:tcPr>
          <w:p w14:paraId="7BDE472A"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SIGN</w:t>
            </w:r>
          </w:p>
        </w:tc>
        <w:tc>
          <w:tcPr>
            <w:tcW w:w="1183" w:type="dxa"/>
          </w:tcPr>
          <w:p w14:paraId="195D0B86"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LEVEL</w:t>
            </w:r>
          </w:p>
        </w:tc>
        <w:tc>
          <w:tcPr>
            <w:tcW w:w="1183" w:type="dxa"/>
          </w:tcPr>
          <w:p w14:paraId="218FD17F"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OUTPUT</w:t>
            </w:r>
          </w:p>
        </w:tc>
      </w:tr>
      <w:tr w:rsidR="00CB227A" w:rsidRPr="00E352EF" w14:paraId="70A4A0BD" w14:textId="77777777" w:rsidTr="00CB227A">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24" w:type="dxa"/>
            <w:tcBorders>
              <w:top w:val="none" w:sz="0" w:space="0" w:color="auto"/>
              <w:left w:val="none" w:sz="0" w:space="0" w:color="auto"/>
              <w:bottom w:val="none" w:sz="0" w:space="0" w:color="auto"/>
            </w:tcBorders>
          </w:tcPr>
          <w:p w14:paraId="268D8832"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Mult_measure</w:t>
            </w:r>
          </w:p>
        </w:tc>
        <w:tc>
          <w:tcPr>
            <w:tcW w:w="1545" w:type="dxa"/>
            <w:tcBorders>
              <w:top w:val="none" w:sz="0" w:space="0" w:color="auto"/>
              <w:bottom w:val="none" w:sz="0" w:space="0" w:color="auto"/>
            </w:tcBorders>
          </w:tcPr>
          <w:p w14:paraId="1EAE9B5E"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INC1</w:t>
            </w:r>
          </w:p>
        </w:tc>
        <w:tc>
          <w:tcPr>
            <w:tcW w:w="1275" w:type="dxa"/>
            <w:tcBorders>
              <w:top w:val="none" w:sz="0" w:space="0" w:color="auto"/>
              <w:bottom w:val="none" w:sz="0" w:space="0" w:color="auto"/>
            </w:tcBorders>
          </w:tcPr>
          <w:p w14:paraId="2B8B1747"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INC</w:t>
            </w:r>
          </w:p>
        </w:tc>
        <w:tc>
          <w:tcPr>
            <w:tcW w:w="997" w:type="dxa"/>
            <w:tcBorders>
              <w:top w:val="none" w:sz="0" w:space="0" w:color="auto"/>
              <w:bottom w:val="none" w:sz="0" w:space="0" w:color="auto"/>
            </w:tcBorders>
          </w:tcPr>
          <w:p w14:paraId="1208C621"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38" w:type="dxa"/>
            <w:tcBorders>
              <w:top w:val="none" w:sz="0" w:space="0" w:color="auto"/>
              <w:bottom w:val="none" w:sz="0" w:space="0" w:color="auto"/>
            </w:tcBorders>
          </w:tcPr>
          <w:p w14:paraId="75A59077"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960" w:type="dxa"/>
            <w:tcBorders>
              <w:top w:val="none" w:sz="0" w:space="0" w:color="auto"/>
              <w:bottom w:val="none" w:sz="0" w:space="0" w:color="auto"/>
            </w:tcBorders>
          </w:tcPr>
          <w:p w14:paraId="6BA41313"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83" w:type="dxa"/>
            <w:tcBorders>
              <w:top w:val="none" w:sz="0" w:space="0" w:color="auto"/>
              <w:bottom w:val="none" w:sz="0" w:space="0" w:color="auto"/>
            </w:tcBorders>
          </w:tcPr>
          <w:p w14:paraId="107CA4D6"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83" w:type="dxa"/>
            <w:tcBorders>
              <w:top w:val="none" w:sz="0" w:space="0" w:color="auto"/>
              <w:bottom w:val="none" w:sz="0" w:space="0" w:color="auto"/>
              <w:right w:val="none" w:sz="0" w:space="0" w:color="auto"/>
            </w:tcBorders>
          </w:tcPr>
          <w:p w14:paraId="18CC4CA2"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r w:rsidR="00CB227A" w:rsidRPr="00E352EF" w14:paraId="573C51C2" w14:textId="77777777" w:rsidTr="00CB227A">
        <w:trPr>
          <w:cantSplit/>
          <w:jc w:val="center"/>
        </w:trPr>
        <w:tc>
          <w:tcPr>
            <w:cnfStyle w:val="001000000000" w:firstRow="0" w:lastRow="0" w:firstColumn="1" w:lastColumn="0" w:oddVBand="0" w:evenVBand="0" w:oddHBand="0" w:evenHBand="0" w:firstRowFirstColumn="0" w:firstRowLastColumn="0" w:lastRowFirstColumn="0" w:lastRowLastColumn="0"/>
            <w:tcW w:w="1824" w:type="dxa"/>
          </w:tcPr>
          <w:p w14:paraId="76B77435"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Mult_measure</w:t>
            </w:r>
          </w:p>
        </w:tc>
        <w:tc>
          <w:tcPr>
            <w:tcW w:w="1545" w:type="dxa"/>
          </w:tcPr>
          <w:p w14:paraId="76F217B3"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INC2</w:t>
            </w:r>
          </w:p>
        </w:tc>
        <w:tc>
          <w:tcPr>
            <w:tcW w:w="1275" w:type="dxa"/>
          </w:tcPr>
          <w:p w14:paraId="4084375F"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INC</w:t>
            </w:r>
          </w:p>
        </w:tc>
        <w:tc>
          <w:tcPr>
            <w:tcW w:w="997" w:type="dxa"/>
          </w:tcPr>
          <w:p w14:paraId="2B4D0F67"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38" w:type="dxa"/>
          </w:tcPr>
          <w:p w14:paraId="4654BEBB"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960" w:type="dxa"/>
          </w:tcPr>
          <w:p w14:paraId="3C25DD62"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83" w:type="dxa"/>
          </w:tcPr>
          <w:p w14:paraId="13AABD17"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83" w:type="dxa"/>
          </w:tcPr>
          <w:p w14:paraId="1824CF95"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bl>
    <w:p w14:paraId="40195605" w14:textId="77777777" w:rsidR="00CB227A" w:rsidRPr="00E352EF" w:rsidRDefault="00CB227A" w:rsidP="00CB227A"/>
    <w:tbl>
      <w:tblPr>
        <w:tblStyle w:val="Grigliatabella3"/>
        <w:tblW w:w="0" w:type="auto"/>
        <w:tblLook w:val="04A0" w:firstRow="1" w:lastRow="0" w:firstColumn="1" w:lastColumn="0" w:noHBand="0" w:noVBand="1"/>
      </w:tblPr>
      <w:tblGrid>
        <w:gridCol w:w="1190"/>
        <w:gridCol w:w="1191"/>
        <w:gridCol w:w="1191"/>
        <w:gridCol w:w="1191"/>
      </w:tblGrid>
      <w:tr w:rsidR="003748D2" w:rsidRPr="00E352EF" w14:paraId="3D187943" w14:textId="77777777" w:rsidTr="003748D2">
        <w:tc>
          <w:tcPr>
            <w:tcW w:w="4763" w:type="dxa"/>
            <w:gridSpan w:val="4"/>
            <w:shd w:val="clear" w:color="auto" w:fill="F2DBDB" w:themeFill="accent2" w:themeFillTint="33"/>
          </w:tcPr>
          <w:p w14:paraId="25014749" w14:textId="77777777" w:rsidR="003748D2" w:rsidRPr="00E352EF" w:rsidRDefault="003748D2" w:rsidP="00D676D1">
            <w:pPr>
              <w:jc w:val="both"/>
              <w:rPr>
                <w:rFonts w:ascii="Calibri" w:eastAsia="Calibri" w:hAnsi="Calibri" w:cs="Calibri"/>
                <w:b/>
                <w:caps/>
              </w:rPr>
            </w:pPr>
            <w:r w:rsidRPr="00E352EF">
              <w:rPr>
                <w:rFonts w:ascii="Calibri" w:eastAsia="Calibri" w:hAnsi="Calibri" w:cs="Calibri"/>
              </w:rPr>
              <w:t>Income_by_state_and_nace</w:t>
            </w:r>
          </w:p>
        </w:tc>
      </w:tr>
      <w:tr w:rsidR="00CB227A" w:rsidRPr="00E352EF" w14:paraId="2A169D0B" w14:textId="77777777" w:rsidTr="003748D2">
        <w:tc>
          <w:tcPr>
            <w:tcW w:w="1190" w:type="dxa"/>
            <w:shd w:val="clear" w:color="auto" w:fill="D9D9D9" w:themeFill="background1" w:themeFillShade="D9"/>
          </w:tcPr>
          <w:p w14:paraId="6EF0CC97"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GEO</w:t>
            </w:r>
          </w:p>
        </w:tc>
        <w:tc>
          <w:tcPr>
            <w:tcW w:w="1191" w:type="dxa"/>
            <w:shd w:val="clear" w:color="auto" w:fill="D9D9D9" w:themeFill="background1" w:themeFillShade="D9"/>
          </w:tcPr>
          <w:p w14:paraId="26E5A11D"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NACE</w:t>
            </w:r>
          </w:p>
        </w:tc>
        <w:tc>
          <w:tcPr>
            <w:tcW w:w="1191" w:type="dxa"/>
            <w:shd w:val="clear" w:color="auto" w:fill="D9D9D9" w:themeFill="background1" w:themeFillShade="D9"/>
          </w:tcPr>
          <w:p w14:paraId="52628A82"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MEASURE</w:t>
            </w:r>
          </w:p>
        </w:tc>
        <w:tc>
          <w:tcPr>
            <w:tcW w:w="1191" w:type="dxa"/>
            <w:shd w:val="clear" w:color="auto" w:fill="C6D9F1" w:themeFill="text2" w:themeFillTint="33"/>
          </w:tcPr>
          <w:p w14:paraId="2968872D"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VALUE</w:t>
            </w:r>
          </w:p>
        </w:tc>
      </w:tr>
      <w:tr w:rsidR="00CB227A" w:rsidRPr="00E352EF" w14:paraId="5E0C99DB" w14:textId="77777777" w:rsidTr="00CB227A">
        <w:tc>
          <w:tcPr>
            <w:tcW w:w="1190" w:type="dxa"/>
          </w:tcPr>
          <w:p w14:paraId="409384B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1191" w:type="dxa"/>
          </w:tcPr>
          <w:p w14:paraId="7657328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191" w:type="dxa"/>
          </w:tcPr>
          <w:p w14:paraId="0A3A3AE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INC1</w:t>
            </w:r>
          </w:p>
        </w:tc>
        <w:tc>
          <w:tcPr>
            <w:tcW w:w="1191" w:type="dxa"/>
          </w:tcPr>
          <w:p w14:paraId="76F2DCC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w:t>
            </w:r>
          </w:p>
        </w:tc>
      </w:tr>
      <w:tr w:rsidR="00CB227A" w:rsidRPr="00E352EF" w14:paraId="464B7611" w14:textId="77777777" w:rsidTr="00CB227A">
        <w:tc>
          <w:tcPr>
            <w:tcW w:w="1190" w:type="dxa"/>
          </w:tcPr>
          <w:p w14:paraId="24773F3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1191" w:type="dxa"/>
          </w:tcPr>
          <w:p w14:paraId="0DC05CC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191" w:type="dxa"/>
          </w:tcPr>
          <w:p w14:paraId="27B4CCB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INC2</w:t>
            </w:r>
          </w:p>
        </w:tc>
        <w:tc>
          <w:tcPr>
            <w:tcW w:w="1191" w:type="dxa"/>
          </w:tcPr>
          <w:p w14:paraId="5E1E2A59"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20</w:t>
            </w:r>
          </w:p>
        </w:tc>
      </w:tr>
      <w:tr w:rsidR="00CB227A" w:rsidRPr="00E352EF" w14:paraId="53BA8EF3" w14:textId="77777777" w:rsidTr="00CB227A">
        <w:tc>
          <w:tcPr>
            <w:tcW w:w="1190" w:type="dxa"/>
          </w:tcPr>
          <w:p w14:paraId="57FD4CE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1191" w:type="dxa"/>
          </w:tcPr>
          <w:p w14:paraId="2B7D2FB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191" w:type="dxa"/>
          </w:tcPr>
          <w:p w14:paraId="7C9D2100"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INC1</w:t>
            </w:r>
          </w:p>
        </w:tc>
        <w:tc>
          <w:tcPr>
            <w:tcW w:w="1191" w:type="dxa"/>
          </w:tcPr>
          <w:p w14:paraId="3307F7C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20</w:t>
            </w:r>
          </w:p>
        </w:tc>
      </w:tr>
      <w:tr w:rsidR="00CB227A" w:rsidRPr="00E352EF" w14:paraId="4BE93A1C" w14:textId="77777777" w:rsidTr="00CB227A">
        <w:tc>
          <w:tcPr>
            <w:tcW w:w="1190" w:type="dxa"/>
          </w:tcPr>
          <w:p w14:paraId="370AD67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1191" w:type="dxa"/>
          </w:tcPr>
          <w:p w14:paraId="35D1A8E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191" w:type="dxa"/>
          </w:tcPr>
          <w:p w14:paraId="4749AFC9"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INC2</w:t>
            </w:r>
          </w:p>
        </w:tc>
        <w:tc>
          <w:tcPr>
            <w:tcW w:w="1191" w:type="dxa"/>
          </w:tcPr>
          <w:p w14:paraId="70E9943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40</w:t>
            </w:r>
          </w:p>
        </w:tc>
      </w:tr>
      <w:tr w:rsidR="00CB227A" w:rsidRPr="00E352EF" w14:paraId="53E630C4" w14:textId="77777777" w:rsidTr="00CB227A">
        <w:tc>
          <w:tcPr>
            <w:tcW w:w="1190" w:type="dxa"/>
          </w:tcPr>
          <w:p w14:paraId="4D671C8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1191" w:type="dxa"/>
          </w:tcPr>
          <w:p w14:paraId="07BDAD5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191" w:type="dxa"/>
          </w:tcPr>
          <w:p w14:paraId="12B00E6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INC1</w:t>
            </w:r>
          </w:p>
        </w:tc>
        <w:tc>
          <w:tcPr>
            <w:tcW w:w="1191" w:type="dxa"/>
          </w:tcPr>
          <w:p w14:paraId="0725E59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31</w:t>
            </w:r>
          </w:p>
        </w:tc>
      </w:tr>
      <w:tr w:rsidR="00CB227A" w:rsidRPr="00E352EF" w14:paraId="5D7ECAA2" w14:textId="77777777" w:rsidTr="00CB227A">
        <w:tc>
          <w:tcPr>
            <w:tcW w:w="1190" w:type="dxa"/>
          </w:tcPr>
          <w:p w14:paraId="40E9B7A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1191" w:type="dxa"/>
          </w:tcPr>
          <w:p w14:paraId="6137637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191" w:type="dxa"/>
          </w:tcPr>
          <w:p w14:paraId="24EF0E3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INC2</w:t>
            </w:r>
          </w:p>
        </w:tc>
        <w:tc>
          <w:tcPr>
            <w:tcW w:w="1191" w:type="dxa"/>
          </w:tcPr>
          <w:p w14:paraId="0200385C"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61</w:t>
            </w:r>
          </w:p>
        </w:tc>
      </w:tr>
      <w:tr w:rsidR="00CB227A" w:rsidRPr="00E352EF" w14:paraId="603E5600" w14:textId="77777777" w:rsidTr="00CB227A">
        <w:tc>
          <w:tcPr>
            <w:tcW w:w="1190" w:type="dxa"/>
          </w:tcPr>
          <w:p w14:paraId="64307EF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1191" w:type="dxa"/>
          </w:tcPr>
          <w:p w14:paraId="3382EF7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191" w:type="dxa"/>
          </w:tcPr>
          <w:p w14:paraId="4128A09C"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INC1</w:t>
            </w:r>
          </w:p>
        </w:tc>
        <w:tc>
          <w:tcPr>
            <w:tcW w:w="1191" w:type="dxa"/>
          </w:tcPr>
          <w:p w14:paraId="4EA6635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50</w:t>
            </w:r>
          </w:p>
        </w:tc>
      </w:tr>
      <w:tr w:rsidR="00CB227A" w:rsidRPr="00E352EF" w14:paraId="293BE144" w14:textId="77777777" w:rsidTr="00CB227A">
        <w:tc>
          <w:tcPr>
            <w:tcW w:w="1190" w:type="dxa"/>
          </w:tcPr>
          <w:p w14:paraId="527623D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1191" w:type="dxa"/>
          </w:tcPr>
          <w:p w14:paraId="1949501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191" w:type="dxa"/>
          </w:tcPr>
          <w:p w14:paraId="2C922E3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INC2</w:t>
            </w:r>
          </w:p>
        </w:tc>
        <w:tc>
          <w:tcPr>
            <w:tcW w:w="1191" w:type="dxa"/>
          </w:tcPr>
          <w:p w14:paraId="7F02CB3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100</w:t>
            </w:r>
          </w:p>
        </w:tc>
      </w:tr>
      <w:tr w:rsidR="00CB227A" w:rsidRPr="00E352EF" w14:paraId="22FA17E0" w14:textId="77777777" w:rsidTr="00CB227A">
        <w:tc>
          <w:tcPr>
            <w:tcW w:w="1190" w:type="dxa"/>
          </w:tcPr>
          <w:p w14:paraId="793DBC2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1191" w:type="dxa"/>
          </w:tcPr>
          <w:p w14:paraId="506804D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191" w:type="dxa"/>
          </w:tcPr>
          <w:p w14:paraId="418DF8C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INC1</w:t>
            </w:r>
          </w:p>
        </w:tc>
        <w:tc>
          <w:tcPr>
            <w:tcW w:w="1191" w:type="dxa"/>
          </w:tcPr>
          <w:p w14:paraId="7E8DDA3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250</w:t>
            </w:r>
          </w:p>
        </w:tc>
      </w:tr>
      <w:tr w:rsidR="00CB227A" w:rsidRPr="00E352EF" w14:paraId="103B1481" w14:textId="77777777" w:rsidTr="00CB227A">
        <w:tc>
          <w:tcPr>
            <w:tcW w:w="1190" w:type="dxa"/>
          </w:tcPr>
          <w:p w14:paraId="6F72AB6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1191" w:type="dxa"/>
          </w:tcPr>
          <w:p w14:paraId="1D25EBF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191" w:type="dxa"/>
          </w:tcPr>
          <w:p w14:paraId="52D9B43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INC2</w:t>
            </w:r>
          </w:p>
        </w:tc>
        <w:tc>
          <w:tcPr>
            <w:tcW w:w="1191" w:type="dxa"/>
          </w:tcPr>
          <w:p w14:paraId="04E2EA1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500</w:t>
            </w:r>
          </w:p>
        </w:tc>
      </w:tr>
      <w:tr w:rsidR="00CB227A" w:rsidRPr="00E352EF" w14:paraId="061C9314" w14:textId="77777777" w:rsidTr="00CB227A">
        <w:tc>
          <w:tcPr>
            <w:tcW w:w="1190" w:type="dxa"/>
          </w:tcPr>
          <w:p w14:paraId="458E496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1191" w:type="dxa"/>
          </w:tcPr>
          <w:p w14:paraId="7EA35C5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191" w:type="dxa"/>
          </w:tcPr>
          <w:p w14:paraId="5C19967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INC1</w:t>
            </w:r>
          </w:p>
        </w:tc>
        <w:tc>
          <w:tcPr>
            <w:tcW w:w="1191" w:type="dxa"/>
          </w:tcPr>
          <w:p w14:paraId="5CAD798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250</w:t>
            </w:r>
          </w:p>
        </w:tc>
      </w:tr>
      <w:tr w:rsidR="00CB227A" w:rsidRPr="00E352EF" w14:paraId="09979CEE" w14:textId="77777777" w:rsidTr="00CB227A">
        <w:tc>
          <w:tcPr>
            <w:tcW w:w="1190" w:type="dxa"/>
          </w:tcPr>
          <w:p w14:paraId="114327F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1191" w:type="dxa"/>
          </w:tcPr>
          <w:p w14:paraId="5861871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191" w:type="dxa"/>
          </w:tcPr>
          <w:p w14:paraId="3089A04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INC1</w:t>
            </w:r>
          </w:p>
        </w:tc>
        <w:tc>
          <w:tcPr>
            <w:tcW w:w="1191" w:type="dxa"/>
          </w:tcPr>
          <w:p w14:paraId="2AD6B2D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500</w:t>
            </w:r>
          </w:p>
        </w:tc>
      </w:tr>
      <w:tr w:rsidR="00CB227A" w:rsidRPr="00E352EF" w14:paraId="47F68464" w14:textId="77777777" w:rsidTr="00CB227A">
        <w:tc>
          <w:tcPr>
            <w:tcW w:w="1190" w:type="dxa"/>
          </w:tcPr>
          <w:p w14:paraId="186BFA2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1191" w:type="dxa"/>
          </w:tcPr>
          <w:p w14:paraId="0167892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191" w:type="dxa"/>
          </w:tcPr>
          <w:p w14:paraId="7C05436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INC1</w:t>
            </w:r>
          </w:p>
        </w:tc>
        <w:tc>
          <w:tcPr>
            <w:tcW w:w="1191" w:type="dxa"/>
          </w:tcPr>
          <w:p w14:paraId="70F6D28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30</w:t>
            </w:r>
          </w:p>
        </w:tc>
      </w:tr>
      <w:tr w:rsidR="00CB227A" w:rsidRPr="00E352EF" w14:paraId="6077806B" w14:textId="77777777" w:rsidTr="00CB227A">
        <w:tc>
          <w:tcPr>
            <w:tcW w:w="1190" w:type="dxa"/>
          </w:tcPr>
          <w:p w14:paraId="5741CEF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1191" w:type="dxa"/>
          </w:tcPr>
          <w:p w14:paraId="12AD9D0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191" w:type="dxa"/>
          </w:tcPr>
          <w:p w14:paraId="296D80A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INC2</w:t>
            </w:r>
          </w:p>
        </w:tc>
        <w:tc>
          <w:tcPr>
            <w:tcW w:w="1191" w:type="dxa"/>
          </w:tcPr>
          <w:p w14:paraId="68ECD36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60</w:t>
            </w:r>
          </w:p>
        </w:tc>
      </w:tr>
      <w:tr w:rsidR="00CB227A" w:rsidRPr="00E352EF" w14:paraId="3353B219" w14:textId="77777777" w:rsidTr="00CB227A">
        <w:tc>
          <w:tcPr>
            <w:tcW w:w="1190" w:type="dxa"/>
          </w:tcPr>
          <w:p w14:paraId="63866CD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1191" w:type="dxa"/>
          </w:tcPr>
          <w:p w14:paraId="3709C05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191" w:type="dxa"/>
          </w:tcPr>
          <w:p w14:paraId="0C24430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INC1</w:t>
            </w:r>
          </w:p>
        </w:tc>
        <w:tc>
          <w:tcPr>
            <w:tcW w:w="1191" w:type="dxa"/>
          </w:tcPr>
          <w:p w14:paraId="662BA48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100</w:t>
            </w:r>
          </w:p>
        </w:tc>
      </w:tr>
      <w:tr w:rsidR="00CB227A" w:rsidRPr="00E352EF" w14:paraId="46936BB9" w14:textId="77777777" w:rsidTr="00CB227A">
        <w:tc>
          <w:tcPr>
            <w:tcW w:w="1190" w:type="dxa"/>
          </w:tcPr>
          <w:p w14:paraId="2CE447D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1191" w:type="dxa"/>
          </w:tcPr>
          <w:p w14:paraId="4CA5E0D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191" w:type="dxa"/>
          </w:tcPr>
          <w:p w14:paraId="12B0A0F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INC2</w:t>
            </w:r>
          </w:p>
        </w:tc>
        <w:tc>
          <w:tcPr>
            <w:tcW w:w="1191" w:type="dxa"/>
          </w:tcPr>
          <w:p w14:paraId="1D1B979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200</w:t>
            </w:r>
          </w:p>
        </w:tc>
      </w:tr>
    </w:tbl>
    <w:p w14:paraId="20987951" w14:textId="77777777" w:rsidR="00CB227A" w:rsidRPr="00E352EF" w:rsidRDefault="00CB227A" w:rsidP="00D676D1">
      <w:pPr>
        <w:jc w:val="both"/>
        <w:rPr>
          <w:rFonts w:ascii="Calibri" w:eastAsia="Calibri" w:hAnsi="Calibri" w:cs="Calibri"/>
        </w:rPr>
      </w:pPr>
    </w:p>
    <w:p w14:paraId="1472DB7D" w14:textId="77777777" w:rsidR="00CB227A" w:rsidRPr="00E352EF" w:rsidRDefault="00CB227A" w:rsidP="00D676D1">
      <w:pPr>
        <w:jc w:val="both"/>
        <w:rPr>
          <w:rFonts w:ascii="Calibri" w:eastAsia="Calibri" w:hAnsi="Calibri" w:cs="Calibri"/>
        </w:rPr>
      </w:pPr>
    </w:p>
    <w:tbl>
      <w:tblPr>
        <w:tblStyle w:val="Grigliatabella3"/>
        <w:tblW w:w="0" w:type="auto"/>
        <w:tblLook w:val="04A0" w:firstRow="1" w:lastRow="0" w:firstColumn="1" w:lastColumn="0" w:noHBand="0" w:noVBand="1"/>
      </w:tblPr>
      <w:tblGrid>
        <w:gridCol w:w="1190"/>
        <w:gridCol w:w="1191"/>
        <w:gridCol w:w="1191"/>
        <w:gridCol w:w="1191"/>
      </w:tblGrid>
      <w:tr w:rsidR="003748D2" w:rsidRPr="00E352EF" w14:paraId="620F3980" w14:textId="77777777" w:rsidTr="003748D2">
        <w:tc>
          <w:tcPr>
            <w:tcW w:w="4763" w:type="dxa"/>
            <w:gridSpan w:val="4"/>
            <w:shd w:val="clear" w:color="auto" w:fill="F2DBDB" w:themeFill="accent2" w:themeFillTint="33"/>
          </w:tcPr>
          <w:p w14:paraId="155B13B1" w14:textId="77777777" w:rsidR="003748D2" w:rsidRPr="00E352EF" w:rsidRDefault="003748D2" w:rsidP="00D676D1">
            <w:pPr>
              <w:jc w:val="both"/>
              <w:rPr>
                <w:rFonts w:ascii="Calibri" w:eastAsia="Calibri" w:hAnsi="Calibri" w:cs="Calibri"/>
                <w:b/>
                <w:caps/>
              </w:rPr>
            </w:pPr>
            <w:r w:rsidRPr="00E352EF">
              <w:rPr>
                <w:rFonts w:ascii="Calibri" w:eastAsia="Calibri" w:hAnsi="Calibri" w:cs="Calibri"/>
              </w:rPr>
              <w:t>Income_prod2</w:t>
            </w:r>
          </w:p>
        </w:tc>
      </w:tr>
      <w:tr w:rsidR="00CB227A" w:rsidRPr="00E352EF" w14:paraId="51CCFA1F" w14:textId="77777777" w:rsidTr="003748D2">
        <w:tc>
          <w:tcPr>
            <w:tcW w:w="1190" w:type="dxa"/>
            <w:shd w:val="clear" w:color="auto" w:fill="D9D9D9" w:themeFill="background1" w:themeFillShade="D9"/>
          </w:tcPr>
          <w:p w14:paraId="7D1DD949"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GEO</w:t>
            </w:r>
          </w:p>
        </w:tc>
        <w:tc>
          <w:tcPr>
            <w:tcW w:w="1191" w:type="dxa"/>
            <w:shd w:val="clear" w:color="auto" w:fill="D9D9D9" w:themeFill="background1" w:themeFillShade="D9"/>
          </w:tcPr>
          <w:p w14:paraId="7D25B409"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NACE</w:t>
            </w:r>
          </w:p>
        </w:tc>
        <w:tc>
          <w:tcPr>
            <w:tcW w:w="1191" w:type="dxa"/>
            <w:shd w:val="clear" w:color="auto" w:fill="D9D9D9" w:themeFill="background1" w:themeFillShade="D9"/>
          </w:tcPr>
          <w:p w14:paraId="2A78BA7A"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MEASURE</w:t>
            </w:r>
          </w:p>
        </w:tc>
        <w:tc>
          <w:tcPr>
            <w:tcW w:w="1191" w:type="dxa"/>
            <w:shd w:val="clear" w:color="auto" w:fill="C6D9F1" w:themeFill="text2" w:themeFillTint="33"/>
          </w:tcPr>
          <w:p w14:paraId="7496A1E0"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VALUE</w:t>
            </w:r>
          </w:p>
        </w:tc>
      </w:tr>
      <w:tr w:rsidR="00CB227A" w:rsidRPr="00E352EF" w14:paraId="03B3794E" w14:textId="77777777" w:rsidTr="00CB227A">
        <w:tc>
          <w:tcPr>
            <w:tcW w:w="1190" w:type="dxa"/>
          </w:tcPr>
          <w:p w14:paraId="3FA458E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1191" w:type="dxa"/>
          </w:tcPr>
          <w:p w14:paraId="1EF316A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191" w:type="dxa"/>
          </w:tcPr>
          <w:p w14:paraId="6EB970E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w:t>
            </w:r>
          </w:p>
        </w:tc>
        <w:tc>
          <w:tcPr>
            <w:tcW w:w="1191" w:type="dxa"/>
          </w:tcPr>
          <w:p w14:paraId="5B2DB63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w:t>
            </w:r>
          </w:p>
        </w:tc>
      </w:tr>
      <w:tr w:rsidR="00CB227A" w:rsidRPr="00E352EF" w14:paraId="7C6A6FE3" w14:textId="77777777" w:rsidTr="00CB227A">
        <w:tc>
          <w:tcPr>
            <w:tcW w:w="1190" w:type="dxa"/>
          </w:tcPr>
          <w:p w14:paraId="17415059"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1191" w:type="dxa"/>
          </w:tcPr>
          <w:p w14:paraId="3FB423D9"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191" w:type="dxa"/>
          </w:tcPr>
          <w:p w14:paraId="7CD01A8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w:t>
            </w:r>
          </w:p>
        </w:tc>
        <w:tc>
          <w:tcPr>
            <w:tcW w:w="1191" w:type="dxa"/>
          </w:tcPr>
          <w:p w14:paraId="569710C0"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w:t>
            </w:r>
          </w:p>
        </w:tc>
      </w:tr>
      <w:tr w:rsidR="00CB227A" w:rsidRPr="00E352EF" w14:paraId="0DABD3D5" w14:textId="77777777" w:rsidTr="00CB227A">
        <w:tc>
          <w:tcPr>
            <w:tcW w:w="1190" w:type="dxa"/>
          </w:tcPr>
          <w:p w14:paraId="1A53450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1191" w:type="dxa"/>
          </w:tcPr>
          <w:p w14:paraId="078B4D2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191" w:type="dxa"/>
          </w:tcPr>
          <w:p w14:paraId="061B621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w:t>
            </w:r>
          </w:p>
        </w:tc>
        <w:tc>
          <w:tcPr>
            <w:tcW w:w="1191" w:type="dxa"/>
          </w:tcPr>
          <w:p w14:paraId="638F5B3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w:t>
            </w:r>
          </w:p>
        </w:tc>
      </w:tr>
      <w:tr w:rsidR="00CB227A" w:rsidRPr="00E352EF" w14:paraId="6C669463" w14:textId="77777777" w:rsidTr="00CB227A">
        <w:tc>
          <w:tcPr>
            <w:tcW w:w="1190" w:type="dxa"/>
          </w:tcPr>
          <w:p w14:paraId="13EA4D5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1191" w:type="dxa"/>
          </w:tcPr>
          <w:p w14:paraId="1EA6274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191" w:type="dxa"/>
          </w:tcPr>
          <w:p w14:paraId="673E71E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w:t>
            </w:r>
          </w:p>
        </w:tc>
        <w:tc>
          <w:tcPr>
            <w:tcW w:w="1191" w:type="dxa"/>
          </w:tcPr>
          <w:p w14:paraId="61A4052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w:t>
            </w:r>
          </w:p>
        </w:tc>
      </w:tr>
      <w:tr w:rsidR="00CB227A" w:rsidRPr="00E352EF" w14:paraId="3119F88F" w14:textId="77777777" w:rsidTr="00CB227A">
        <w:tc>
          <w:tcPr>
            <w:tcW w:w="1190" w:type="dxa"/>
          </w:tcPr>
          <w:p w14:paraId="3657976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1191" w:type="dxa"/>
          </w:tcPr>
          <w:p w14:paraId="5957DA3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191" w:type="dxa"/>
          </w:tcPr>
          <w:p w14:paraId="1A5BC96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w:t>
            </w:r>
          </w:p>
        </w:tc>
        <w:tc>
          <w:tcPr>
            <w:tcW w:w="1191" w:type="dxa"/>
          </w:tcPr>
          <w:p w14:paraId="4E4B12B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w:t>
            </w:r>
          </w:p>
        </w:tc>
      </w:tr>
      <w:tr w:rsidR="00CB227A" w:rsidRPr="00E352EF" w14:paraId="0F7C61AE" w14:textId="77777777" w:rsidTr="00CB227A">
        <w:tc>
          <w:tcPr>
            <w:tcW w:w="1190" w:type="dxa"/>
          </w:tcPr>
          <w:p w14:paraId="4C61460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1191" w:type="dxa"/>
          </w:tcPr>
          <w:p w14:paraId="4AC7C68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191" w:type="dxa"/>
          </w:tcPr>
          <w:p w14:paraId="6D189A1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w:t>
            </w:r>
          </w:p>
        </w:tc>
        <w:tc>
          <w:tcPr>
            <w:tcW w:w="1191" w:type="dxa"/>
          </w:tcPr>
          <w:p w14:paraId="63DC24C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w:t>
            </w:r>
          </w:p>
        </w:tc>
      </w:tr>
      <w:tr w:rsidR="00CB227A" w:rsidRPr="00E352EF" w14:paraId="0A5D46C5" w14:textId="77777777" w:rsidTr="00CB227A">
        <w:tc>
          <w:tcPr>
            <w:tcW w:w="1190" w:type="dxa"/>
          </w:tcPr>
          <w:p w14:paraId="31BC133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1191" w:type="dxa"/>
          </w:tcPr>
          <w:p w14:paraId="17394DD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191" w:type="dxa"/>
          </w:tcPr>
          <w:p w14:paraId="0C6C016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w:t>
            </w:r>
          </w:p>
        </w:tc>
        <w:tc>
          <w:tcPr>
            <w:tcW w:w="1191" w:type="dxa"/>
          </w:tcPr>
          <w:p w14:paraId="267FA80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w:t>
            </w:r>
          </w:p>
        </w:tc>
      </w:tr>
      <w:tr w:rsidR="00CB227A" w:rsidRPr="00E352EF" w14:paraId="3469D7E5" w14:textId="77777777" w:rsidTr="00CB227A">
        <w:tc>
          <w:tcPr>
            <w:tcW w:w="1190" w:type="dxa"/>
          </w:tcPr>
          <w:p w14:paraId="3770B89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1191" w:type="dxa"/>
          </w:tcPr>
          <w:p w14:paraId="7A65C46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191" w:type="dxa"/>
          </w:tcPr>
          <w:p w14:paraId="2D2C9DE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INC2</w:t>
            </w:r>
          </w:p>
        </w:tc>
        <w:tc>
          <w:tcPr>
            <w:tcW w:w="1191" w:type="dxa"/>
          </w:tcPr>
          <w:p w14:paraId="23B3665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w:t>
            </w:r>
          </w:p>
        </w:tc>
      </w:tr>
    </w:tbl>
    <w:p w14:paraId="5B8C402F" w14:textId="77777777" w:rsidR="00CB227A" w:rsidRPr="00E352EF" w:rsidRDefault="00CB227A" w:rsidP="00A14BB1">
      <w:pPr>
        <w:spacing w:after="120"/>
      </w:pPr>
      <w:bookmarkStart w:id="11353" w:name="h.1fob9te" w:colFirst="0" w:colLast="0"/>
      <w:bookmarkStart w:id="11354" w:name="h.3sl6i0ihf4fr" w:colFirst="0" w:colLast="0"/>
      <w:bookmarkStart w:id="11355" w:name="h.mypndm4t9fm" w:colFirst="0" w:colLast="0"/>
      <w:bookmarkStart w:id="11356" w:name="h.4d34og8" w:colFirst="0" w:colLast="0"/>
      <w:bookmarkStart w:id="11357" w:name="h.p12xpekw5p07" w:colFirst="0" w:colLast="0"/>
      <w:bookmarkStart w:id="11358" w:name="h.2s8eyo1" w:colFirst="0" w:colLast="0"/>
      <w:bookmarkStart w:id="11359" w:name="h.17dp8vu" w:colFirst="0" w:colLast="0"/>
      <w:bookmarkStart w:id="11360" w:name="h.tna8nhp4fbdo" w:colFirst="0" w:colLast="0"/>
      <w:bookmarkStart w:id="11361" w:name="h.7e3gkjg2u1qt" w:colFirst="0" w:colLast="0"/>
      <w:bookmarkStart w:id="11362" w:name="h.3rdcrjn" w:colFirst="0" w:colLast="0"/>
      <w:bookmarkStart w:id="11363" w:name="h.26in1rg" w:colFirst="0" w:colLast="0"/>
      <w:bookmarkStart w:id="11364" w:name="h.lnxbz9" w:colFirst="0" w:colLast="0"/>
      <w:bookmarkStart w:id="11365" w:name="h.35nkun2" w:colFirst="0" w:colLast="0"/>
      <w:bookmarkStart w:id="11366" w:name="h.xfpg0juyx0nq" w:colFirst="0" w:colLast="0"/>
      <w:bookmarkStart w:id="11367" w:name="h.fneb8j88876j" w:colFirst="0" w:colLast="0"/>
      <w:bookmarkStart w:id="11368" w:name="h.1ksv4uv" w:colFirst="0" w:colLast="0"/>
      <w:bookmarkStart w:id="11369" w:name="h.44sinio" w:colFirst="0" w:colLast="0"/>
      <w:bookmarkStart w:id="11370" w:name="h.2jxsxqh" w:colFirst="0" w:colLast="0"/>
      <w:bookmarkStart w:id="11371" w:name="h.z337ya" w:colFirst="0" w:colLast="0"/>
      <w:bookmarkStart w:id="11372" w:name="h.4hk6mjze0mu" w:colFirst="0" w:colLast="0"/>
      <w:bookmarkStart w:id="11373" w:name="h.3j2qqm3" w:colFirst="0" w:colLast="0"/>
      <w:bookmarkStart w:id="11374" w:name="h.co95e28jbojz" w:colFirst="0" w:colLast="0"/>
      <w:bookmarkStart w:id="11375" w:name="h.s62xlc4v25k5" w:colFirst="0" w:colLast="0"/>
      <w:bookmarkStart w:id="11376" w:name="h.a45ywn8knycs" w:colFirst="0" w:colLast="0"/>
      <w:bookmarkStart w:id="11377" w:name="h.uf2db0m7ga9s" w:colFirst="0" w:colLast="0"/>
      <w:bookmarkStart w:id="11378" w:name="h.8xbnhuyrmyja" w:colFirst="0" w:colLast="0"/>
      <w:bookmarkStart w:id="11379" w:name="h.537jzb4tpbru" w:colFirst="0" w:colLast="0"/>
      <w:bookmarkStart w:id="11380" w:name="h.a00mv9jgskb7" w:colFirst="0" w:colLast="0"/>
      <w:bookmarkStart w:id="11381" w:name="h.dy8lw9asihcn" w:colFirst="0" w:colLast="0"/>
      <w:bookmarkStart w:id="11382" w:name="h.xvpgrmrodllv" w:colFirst="0" w:colLast="0"/>
      <w:bookmarkStart w:id="11383" w:name="h.9ir6y2xb2pjx" w:colFirst="0" w:colLast="0"/>
      <w:bookmarkStart w:id="11384" w:name="h.w9cx2d32mulf" w:colFirst="0" w:colLast="0"/>
      <w:bookmarkStart w:id="11385" w:name="h.ly5gvln1uwe0" w:colFirst="0" w:colLast="0"/>
      <w:bookmarkStart w:id="11386" w:name="h.u9mb7xkjv8bf" w:colFirst="0" w:colLast="0"/>
      <w:bookmarkStart w:id="11387" w:name="h.2xcytpi" w:colFirst="0" w:colLast="0"/>
      <w:bookmarkStart w:id="11388" w:name="h.ekfcgxrctxaa" w:colFirst="0" w:colLast="0"/>
      <w:bookmarkStart w:id="11389" w:name="h.1ci93xb" w:colFirst="0" w:colLast="0"/>
      <w:bookmarkStart w:id="11390" w:name="h.3whwml4" w:colFirst="0" w:colLast="0"/>
      <w:bookmarkStart w:id="11391" w:name="h.97lt29i6uy4f" w:colFirst="0" w:colLast="0"/>
      <w:bookmarkStart w:id="11392" w:name="h.b97e2li7yqi6" w:colFirst="0" w:colLast="0"/>
      <w:bookmarkStart w:id="11393" w:name="h.vdgzafq8j4mt" w:colFirst="0" w:colLast="0"/>
      <w:bookmarkStart w:id="11394" w:name="h.8l91hqlgt3yv" w:colFirst="0" w:colLast="0"/>
      <w:bookmarkStart w:id="11395" w:name="h.4i7ojhp" w:colFirst="0" w:colLast="0"/>
      <w:bookmarkEnd w:id="11353"/>
      <w:bookmarkEnd w:id="11354"/>
      <w:bookmarkEnd w:id="11355"/>
      <w:bookmarkEnd w:id="11356"/>
      <w:bookmarkEnd w:id="11357"/>
      <w:bookmarkEnd w:id="11358"/>
      <w:bookmarkEnd w:id="11359"/>
      <w:bookmarkEnd w:id="11360"/>
      <w:bookmarkEnd w:id="11361"/>
      <w:bookmarkEnd w:id="11362"/>
      <w:bookmarkEnd w:id="11363"/>
      <w:bookmarkEnd w:id="11364"/>
      <w:bookmarkEnd w:id="11365"/>
      <w:bookmarkEnd w:id="11366"/>
      <w:bookmarkEnd w:id="11367"/>
      <w:bookmarkEnd w:id="11368"/>
      <w:bookmarkEnd w:id="11369"/>
      <w:bookmarkEnd w:id="11370"/>
      <w:bookmarkEnd w:id="11371"/>
      <w:bookmarkEnd w:id="11372"/>
      <w:bookmarkEnd w:id="11373"/>
      <w:bookmarkEnd w:id="11374"/>
      <w:bookmarkEnd w:id="11375"/>
      <w:bookmarkEnd w:id="11376"/>
      <w:bookmarkEnd w:id="11377"/>
      <w:bookmarkEnd w:id="11378"/>
      <w:bookmarkEnd w:id="11379"/>
      <w:bookmarkEnd w:id="11380"/>
      <w:bookmarkEnd w:id="11381"/>
      <w:bookmarkEnd w:id="11382"/>
      <w:bookmarkEnd w:id="11383"/>
      <w:bookmarkEnd w:id="11384"/>
      <w:bookmarkEnd w:id="11385"/>
      <w:bookmarkEnd w:id="11386"/>
      <w:bookmarkEnd w:id="11387"/>
      <w:bookmarkEnd w:id="11388"/>
      <w:bookmarkEnd w:id="11389"/>
      <w:bookmarkEnd w:id="11390"/>
      <w:bookmarkEnd w:id="11391"/>
      <w:bookmarkEnd w:id="11392"/>
      <w:bookmarkEnd w:id="11393"/>
      <w:bookmarkEnd w:id="11394"/>
      <w:bookmarkEnd w:id="11395"/>
    </w:p>
    <w:p w14:paraId="2E873CAB" w14:textId="77777777" w:rsidR="00CB227A" w:rsidRPr="00E352EF" w:rsidRDefault="00CB227A">
      <w:pPr>
        <w:spacing w:after="120"/>
      </w:pPr>
    </w:p>
    <w:p w14:paraId="152F2DB0" w14:textId="77777777" w:rsidR="005A2227" w:rsidRPr="00E352EF" w:rsidRDefault="00EB2324" w:rsidP="00B3632D">
      <w:pPr>
        <w:pStyle w:val="Stile1"/>
        <w:rPr>
          <w:lang w:val="en-GB"/>
        </w:rPr>
      </w:pPr>
      <w:bookmarkStart w:id="11396" w:name="_Toc462659755"/>
      <w:bookmarkStart w:id="11397" w:name="_Toc463805797"/>
      <w:bookmarkStart w:id="11398" w:name="_Toc464487975"/>
      <w:r w:rsidRPr="00E352EF">
        <w:rPr>
          <w:lang w:val="en-GB"/>
        </w:rPr>
        <w:t>VTL-</w:t>
      </w:r>
      <w:r w:rsidR="0097053A" w:rsidRPr="00E352EF">
        <w:rPr>
          <w:lang w:val="en-GB"/>
        </w:rPr>
        <w:t>ML  -  Data validation functions</w:t>
      </w:r>
      <w:bookmarkEnd w:id="11396"/>
      <w:bookmarkEnd w:id="11397"/>
      <w:bookmarkEnd w:id="11398"/>
    </w:p>
    <w:p w14:paraId="4DF869F1" w14:textId="77777777" w:rsidR="005A2227" w:rsidRPr="00E352EF" w:rsidRDefault="0097053A" w:rsidP="00C105B8">
      <w:pPr>
        <w:pStyle w:val="Stile3"/>
        <w:rPr>
          <w:lang w:val="en-GB"/>
        </w:rPr>
      </w:pPr>
      <w:bookmarkStart w:id="11399" w:name="_Toc462659756"/>
      <w:bookmarkStart w:id="11400" w:name="_Toc463805798"/>
      <w:bookmarkStart w:id="11401" w:name="_Toc464487976"/>
      <w:r w:rsidRPr="00E352EF">
        <w:rPr>
          <w:lang w:val="en-GB"/>
        </w:rPr>
        <w:t>check</w:t>
      </w:r>
      <w:bookmarkEnd w:id="11399"/>
      <w:bookmarkEnd w:id="11400"/>
      <w:bookmarkEnd w:id="11401"/>
      <w:r w:rsidRPr="00E352EF">
        <w:rPr>
          <w:lang w:val="en-GB"/>
        </w:rPr>
        <w:t xml:space="preserve"> </w:t>
      </w:r>
    </w:p>
    <w:p w14:paraId="4E051472" w14:textId="77777777" w:rsidR="005A2227" w:rsidRPr="00E352EF" w:rsidRDefault="005A2227">
      <w:pPr>
        <w:jc w:val="both"/>
      </w:pPr>
    </w:p>
    <w:p w14:paraId="33EE47B6" w14:textId="77777777" w:rsidR="005A2227" w:rsidRPr="00E352EF" w:rsidRDefault="0097053A" w:rsidP="00B3632D">
      <w:pPr>
        <w:pStyle w:val="Titolo3"/>
      </w:pPr>
      <w:bookmarkStart w:id="11402" w:name="_Toc462659757"/>
      <w:bookmarkStart w:id="11403" w:name="_Toc463805799"/>
      <w:bookmarkStart w:id="11404" w:name="_Toc464487977"/>
      <w:bookmarkStart w:id="11405" w:name="_Toc265511366"/>
      <w:bookmarkStart w:id="11406" w:name="_Toc284149483"/>
      <w:bookmarkStart w:id="11407" w:name="_Toc286993769"/>
      <w:r w:rsidRPr="00E352EF">
        <w:t>check (with datapoint rulesets)</w:t>
      </w:r>
      <w:bookmarkEnd w:id="11402"/>
      <w:bookmarkEnd w:id="11403"/>
      <w:bookmarkEnd w:id="11404"/>
    </w:p>
    <w:p w14:paraId="5741D2FA"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1347B410" w14:textId="77777777" w:rsidR="005A2227" w:rsidRPr="00E352EF" w:rsidRDefault="0097053A">
      <w:pPr>
        <w:jc w:val="both"/>
        <w:rPr>
          <w:rFonts w:ascii="Cambria" w:eastAsia="Calibri" w:hAnsi="Cambria" w:cs="Calibri"/>
        </w:rPr>
      </w:pPr>
      <w:r w:rsidRPr="00E352EF">
        <w:rPr>
          <w:rFonts w:ascii="Cambria" w:eastAsia="Calibri" w:hAnsi="Cambria" w:cs="Calibri"/>
        </w:rPr>
        <w:t xml:space="preserve">This </w:t>
      </w:r>
      <w:r w:rsidRPr="00E352EF">
        <w:rPr>
          <w:rFonts w:ascii="Cambria" w:eastAsia="Calibri" w:hAnsi="Cambria" w:cs="Calibri"/>
          <w:b/>
        </w:rPr>
        <w:t>check</w:t>
      </w:r>
      <w:r w:rsidRPr="00E352EF">
        <w:rPr>
          <w:rFonts w:ascii="Cambria" w:eastAsia="Calibri" w:hAnsi="Cambria" w:cs="Calibri"/>
        </w:rPr>
        <w:t xml:space="preserve"> operator applies one or more datapoint Ruleset</w:t>
      </w:r>
      <w:r w:rsidRPr="00E352EF">
        <w:rPr>
          <w:rFonts w:ascii="Cambria" w:eastAsia="Calibri" w:hAnsi="Cambria" w:cs="Calibri"/>
          <w:i/>
        </w:rPr>
        <w:t xml:space="preserve"> </w:t>
      </w:r>
      <w:r w:rsidRPr="00E352EF">
        <w:rPr>
          <w:rFonts w:ascii="Cambria" w:eastAsia="Calibri" w:hAnsi="Cambria" w:cs="Calibri"/>
        </w:rPr>
        <w:t xml:space="preserve"> on a Dataset.</w:t>
      </w:r>
    </w:p>
    <w:p w14:paraId="40D38B3A" w14:textId="77777777" w:rsidR="00021A1F" w:rsidRPr="00E352EF" w:rsidRDefault="00021A1F">
      <w:pPr>
        <w:jc w:val="both"/>
        <w:rPr>
          <w:rFonts w:ascii="Cambria" w:hAnsi="Cambria"/>
        </w:rPr>
      </w:pPr>
    </w:p>
    <w:p w14:paraId="0E90F981"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Syntax</w:t>
      </w:r>
    </w:p>
    <w:p w14:paraId="6AC07DA3" w14:textId="77777777" w:rsidR="005A2227" w:rsidRPr="00E352EF" w:rsidRDefault="0097053A">
      <w:pPr>
        <w:jc w:val="both"/>
        <w:rPr>
          <w:rFonts w:ascii="Cambria" w:hAnsi="Cambria"/>
        </w:rPr>
      </w:pPr>
      <w:r w:rsidRPr="00E352EF">
        <w:rPr>
          <w:rFonts w:ascii="Cambria" w:eastAsia="Calibri" w:hAnsi="Cambria" w:cs="Calibri"/>
          <w:b/>
        </w:rPr>
        <w:t>check</w:t>
      </w:r>
      <w:r w:rsidRPr="00E352EF">
        <w:rPr>
          <w:rFonts w:ascii="Cambria" w:eastAsia="Calibri" w:hAnsi="Cambria" w:cs="Calibri"/>
        </w:rPr>
        <w:t xml:space="preserve"> (</w:t>
      </w:r>
    </w:p>
    <w:p w14:paraId="75A0C3C2" w14:textId="77777777" w:rsidR="005A2227" w:rsidRPr="00E352EF" w:rsidRDefault="0097053A">
      <w:pPr>
        <w:jc w:val="both"/>
        <w:rPr>
          <w:rFonts w:ascii="Cambria" w:hAnsi="Cambria"/>
        </w:rPr>
      </w:pPr>
      <w:r w:rsidRPr="00E352EF">
        <w:rPr>
          <w:rFonts w:ascii="Cambria" w:eastAsia="Calibri" w:hAnsi="Cambria" w:cs="Calibri"/>
        </w:rPr>
        <w:t>ds</w:t>
      </w:r>
      <w:r w:rsidRPr="00E352EF">
        <w:rPr>
          <w:rFonts w:ascii="Cambria" w:eastAsia="Calibri" w:hAnsi="Cambria" w:cs="Calibri"/>
          <w:i/>
        </w:rPr>
        <w:t xml:space="preserve"> ,</w:t>
      </w:r>
    </w:p>
    <w:p w14:paraId="3382D8BF" w14:textId="77777777" w:rsidR="005A2227" w:rsidRPr="00E352EF" w:rsidRDefault="0097053A">
      <w:pPr>
        <w:ind w:left="706"/>
        <w:jc w:val="both"/>
        <w:rPr>
          <w:rFonts w:ascii="Cambria" w:hAnsi="Cambria"/>
        </w:rPr>
      </w:pPr>
      <w:r w:rsidRPr="00E352EF">
        <w:rPr>
          <w:rFonts w:ascii="Cambria" w:eastAsia="Calibri" w:hAnsi="Cambria" w:cs="Calibri"/>
          <w:i/>
        </w:rPr>
        <w:t>dpr</w:t>
      </w:r>
      <w:r w:rsidRPr="00E352EF">
        <w:rPr>
          <w:rFonts w:ascii="Cambria" w:eastAsia="Calibri" w:hAnsi="Cambria" w:cs="Calibri"/>
        </w:rPr>
        <w:t>+</w:t>
      </w:r>
    </w:p>
    <w:p w14:paraId="3DC1E730" w14:textId="77777777" w:rsidR="005A2227" w:rsidRPr="00E352EF" w:rsidRDefault="0097053A">
      <w:pPr>
        <w:ind w:left="706"/>
        <w:jc w:val="both"/>
        <w:rPr>
          <w:rFonts w:ascii="Cambria" w:hAnsi="Cambria"/>
        </w:rPr>
      </w:pPr>
      <w:r w:rsidRPr="00E352EF">
        <w:rPr>
          <w:rFonts w:ascii="Cambria" w:eastAsia="Calibri" w:hAnsi="Cambria" w:cs="Calibri"/>
        </w:rPr>
        <w:t xml:space="preserve">{ , </w:t>
      </w:r>
      <w:r w:rsidRPr="00E352EF">
        <w:rPr>
          <w:rFonts w:ascii="Cambria" w:eastAsia="Calibri" w:hAnsi="Cambria" w:cs="Calibri"/>
          <w:b/>
          <w:u w:val="single"/>
        </w:rPr>
        <w:t>not valid</w:t>
      </w:r>
      <w:r w:rsidRPr="00E352EF">
        <w:rPr>
          <w:rFonts w:ascii="Cambria" w:eastAsia="Calibri" w:hAnsi="Cambria" w:cs="Calibri"/>
        </w:rPr>
        <w:t xml:space="preserve"> | </w:t>
      </w:r>
      <w:r w:rsidRPr="00E352EF">
        <w:rPr>
          <w:rFonts w:ascii="Cambria" w:eastAsia="Calibri" w:hAnsi="Cambria" w:cs="Calibri"/>
          <w:b/>
        </w:rPr>
        <w:t>valid</w:t>
      </w:r>
      <w:r w:rsidRPr="00E352EF">
        <w:rPr>
          <w:rFonts w:ascii="Cambria" w:eastAsia="Calibri" w:hAnsi="Cambria" w:cs="Calibri"/>
        </w:rPr>
        <w:t xml:space="preserve"> | </w:t>
      </w:r>
      <w:r w:rsidRPr="00E352EF">
        <w:rPr>
          <w:rFonts w:ascii="Cambria" w:eastAsia="Calibri" w:hAnsi="Cambria" w:cs="Calibri"/>
          <w:b/>
        </w:rPr>
        <w:t>all</w:t>
      </w:r>
      <w:r w:rsidRPr="00E352EF">
        <w:rPr>
          <w:rFonts w:ascii="Cambria" w:eastAsia="Calibri" w:hAnsi="Cambria" w:cs="Calibri"/>
        </w:rPr>
        <w:t xml:space="preserve"> }</w:t>
      </w:r>
    </w:p>
    <w:p w14:paraId="52CEE112" w14:textId="77777777" w:rsidR="005A2227" w:rsidRPr="00E352EF" w:rsidRDefault="0097053A">
      <w:pPr>
        <w:ind w:left="706"/>
        <w:jc w:val="both"/>
        <w:rPr>
          <w:rFonts w:ascii="Cambria" w:hAnsi="Cambria"/>
        </w:rPr>
      </w:pPr>
      <w:r w:rsidRPr="00E352EF">
        <w:rPr>
          <w:rFonts w:ascii="Cambria" w:eastAsia="Calibri" w:hAnsi="Cambria" w:cs="Calibri"/>
        </w:rPr>
        <w:t xml:space="preserve">{ , </w:t>
      </w:r>
      <w:r w:rsidRPr="00E352EF">
        <w:rPr>
          <w:rFonts w:ascii="Cambria" w:eastAsia="Calibri" w:hAnsi="Cambria" w:cs="Calibri"/>
          <w:b/>
          <w:u w:val="single"/>
        </w:rPr>
        <w:t>condition</w:t>
      </w:r>
      <w:r w:rsidRPr="00E352EF">
        <w:rPr>
          <w:rFonts w:ascii="Cambria" w:eastAsia="Calibri" w:hAnsi="Cambria" w:cs="Calibri"/>
        </w:rPr>
        <w:t xml:space="preserve"> |  </w:t>
      </w:r>
      <w:r w:rsidRPr="00E352EF">
        <w:rPr>
          <w:rFonts w:ascii="Cambria" w:eastAsia="Calibri" w:hAnsi="Cambria" w:cs="Calibri"/>
          <w:b/>
        </w:rPr>
        <w:t>measures</w:t>
      </w:r>
      <w:r w:rsidRPr="00E352EF">
        <w:rPr>
          <w:rFonts w:ascii="Cambria" w:eastAsia="Calibri" w:hAnsi="Cambria" w:cs="Calibri"/>
        </w:rPr>
        <w:t xml:space="preserve"> }</w:t>
      </w:r>
    </w:p>
    <w:p w14:paraId="659D5810" w14:textId="77777777" w:rsidR="005A2227" w:rsidRPr="00E352EF" w:rsidRDefault="0097053A">
      <w:pPr>
        <w:jc w:val="both"/>
        <w:rPr>
          <w:rFonts w:ascii="Cambria" w:hAnsi="Cambria"/>
        </w:rPr>
      </w:pPr>
      <w:r w:rsidRPr="00E352EF">
        <w:rPr>
          <w:rFonts w:ascii="Cambria" w:eastAsia="Calibri" w:hAnsi="Cambria" w:cs="Calibri"/>
        </w:rPr>
        <w:t>)</w:t>
      </w:r>
    </w:p>
    <w:p w14:paraId="60484690"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Parameters</w:t>
      </w:r>
    </w:p>
    <w:p w14:paraId="4FC7D99A" w14:textId="77777777" w:rsidR="005A2227" w:rsidRPr="00E352EF" w:rsidRDefault="0097053A">
      <w:pPr>
        <w:jc w:val="both"/>
        <w:rPr>
          <w:rFonts w:ascii="Cambria" w:eastAsia="Calibri" w:hAnsi="Cambria" w:cs="Calibri"/>
        </w:rPr>
      </w:pPr>
      <w:r w:rsidRPr="00E352EF">
        <w:rPr>
          <w:rFonts w:ascii="Cambria" w:eastAsia="Calibri" w:hAnsi="Cambria" w:cs="Calibri"/>
          <w:i/>
        </w:rPr>
        <w:t>ds</w:t>
      </w:r>
      <w:r w:rsidRPr="00E352EF">
        <w:rPr>
          <w:rFonts w:ascii="Cambria" w:eastAsia="Calibri" w:hAnsi="Cambria" w:cs="Calibri"/>
        </w:rPr>
        <w:t xml:space="preserve"> : dataset-type</w:t>
      </w:r>
    </w:p>
    <w:p w14:paraId="40F3DA3D" w14:textId="77777777" w:rsidR="00E95DF9" w:rsidRPr="00E352EF" w:rsidRDefault="00E95DF9">
      <w:pPr>
        <w:jc w:val="both"/>
        <w:rPr>
          <w:rFonts w:ascii="Cambria" w:hAnsi="Cambria"/>
        </w:rPr>
      </w:pPr>
    </w:p>
    <w:p w14:paraId="66082236" w14:textId="77777777" w:rsidR="005A2227" w:rsidRPr="00E352EF" w:rsidRDefault="0097053A">
      <w:pPr>
        <w:numPr>
          <w:ilvl w:val="0"/>
          <w:numId w:val="3"/>
        </w:numPr>
        <w:spacing w:after="160" w:line="259" w:lineRule="auto"/>
        <w:ind w:left="360"/>
        <w:rPr>
          <w:rFonts w:ascii="Cambria" w:hAnsi="Cambria"/>
        </w:rPr>
      </w:pPr>
      <w:r w:rsidRPr="00E352EF">
        <w:rPr>
          <w:rFonts w:ascii="Cambria" w:eastAsia="Calibri" w:hAnsi="Cambria" w:cs="Calibri"/>
          <w:i/>
        </w:rPr>
        <w:t>ds</w:t>
      </w:r>
      <w:r w:rsidRPr="00E352EF">
        <w:rPr>
          <w:rFonts w:ascii="Cambria" w:eastAsia="Calibri" w:hAnsi="Cambria" w:cs="Calibri"/>
        </w:rPr>
        <w:t xml:space="preserve"> is the </w:t>
      </w:r>
      <w:r w:rsidR="00297BF2" w:rsidRPr="00E352EF">
        <w:t>Dataset</w:t>
      </w:r>
      <w:r w:rsidRPr="00E352EF">
        <w:rPr>
          <w:rFonts w:ascii="Cambria" w:eastAsia="Calibri" w:hAnsi="Cambria" w:cs="Calibri"/>
        </w:rPr>
        <w:t xml:space="preserve"> to check</w:t>
      </w:r>
    </w:p>
    <w:p w14:paraId="61155977" w14:textId="77777777" w:rsidR="005A2227" w:rsidRPr="00E352EF" w:rsidRDefault="0097053A">
      <w:pPr>
        <w:numPr>
          <w:ilvl w:val="0"/>
          <w:numId w:val="3"/>
        </w:numPr>
        <w:spacing w:after="160" w:line="259" w:lineRule="auto"/>
        <w:ind w:left="360"/>
        <w:rPr>
          <w:rFonts w:ascii="Cambria" w:hAnsi="Cambria"/>
        </w:rPr>
      </w:pPr>
      <w:r w:rsidRPr="00E352EF">
        <w:rPr>
          <w:rFonts w:ascii="Cambria" w:eastAsia="Calibri" w:hAnsi="Cambria" w:cs="Calibri"/>
          <w:i/>
        </w:rPr>
        <w:t>dpr</w:t>
      </w:r>
      <w:r w:rsidRPr="00E352EF">
        <w:rPr>
          <w:rFonts w:ascii="Cambria" w:eastAsia="Calibri" w:hAnsi="Cambria" w:cs="Calibri"/>
        </w:rPr>
        <w:t xml:space="preserve"> is a data point  Ruleset</w:t>
      </w:r>
    </w:p>
    <w:p w14:paraId="0B1620FF" w14:textId="77777777" w:rsidR="005A2227" w:rsidRPr="00E352EF" w:rsidRDefault="0097053A">
      <w:pPr>
        <w:numPr>
          <w:ilvl w:val="0"/>
          <w:numId w:val="3"/>
        </w:numPr>
        <w:spacing w:after="160" w:line="259" w:lineRule="auto"/>
        <w:ind w:left="360"/>
        <w:rPr>
          <w:rFonts w:ascii="Cambria" w:hAnsi="Cambria"/>
        </w:rPr>
      </w:pPr>
      <w:r w:rsidRPr="00E352EF">
        <w:rPr>
          <w:rFonts w:ascii="Cambria" w:eastAsia="Calibri" w:hAnsi="Cambria" w:cs="Calibri"/>
          <w:b/>
        </w:rPr>
        <w:t>valid</w:t>
      </w:r>
      <w:r w:rsidRPr="00E352EF">
        <w:rPr>
          <w:rFonts w:ascii="Cambria" w:eastAsia="Calibri" w:hAnsi="Cambria" w:cs="Calibri"/>
        </w:rPr>
        <w:t xml:space="preserve"> return</w:t>
      </w:r>
      <w:r w:rsidR="005A2501" w:rsidRPr="00E352EF">
        <w:rPr>
          <w:rFonts w:ascii="Cambria" w:eastAsia="Calibri" w:hAnsi="Cambria" w:cs="Calibri"/>
        </w:rPr>
        <w:t>s</w:t>
      </w:r>
      <w:r w:rsidRPr="00E352EF">
        <w:rPr>
          <w:rFonts w:ascii="Cambria" w:eastAsia="Calibri" w:hAnsi="Cambria" w:cs="Calibri"/>
        </w:rPr>
        <w:t xml:space="preserve"> the valid data points of ds according to </w:t>
      </w:r>
      <w:r w:rsidR="00824EE1" w:rsidRPr="00E352EF">
        <w:rPr>
          <w:rFonts w:ascii="Cambria" w:eastAsia="Calibri" w:hAnsi="Cambria" w:cs="Calibri"/>
          <w:i/>
        </w:rPr>
        <w:t>dpr</w:t>
      </w:r>
    </w:p>
    <w:p w14:paraId="6AFC864A" w14:textId="77777777" w:rsidR="005A2227" w:rsidRPr="00E352EF" w:rsidRDefault="0097053A">
      <w:pPr>
        <w:numPr>
          <w:ilvl w:val="0"/>
          <w:numId w:val="3"/>
        </w:numPr>
        <w:spacing w:after="160" w:line="259" w:lineRule="auto"/>
        <w:ind w:left="360"/>
        <w:rPr>
          <w:rFonts w:ascii="Cambria" w:hAnsi="Cambria"/>
        </w:rPr>
      </w:pPr>
      <w:r w:rsidRPr="00E352EF">
        <w:rPr>
          <w:rFonts w:ascii="Cambria" w:eastAsia="Calibri" w:hAnsi="Cambria" w:cs="Calibri"/>
          <w:b/>
        </w:rPr>
        <w:t>not valid</w:t>
      </w:r>
      <w:r w:rsidRPr="00E352EF">
        <w:rPr>
          <w:rFonts w:ascii="Cambria" w:eastAsia="Calibri" w:hAnsi="Cambria" w:cs="Calibri"/>
        </w:rPr>
        <w:t xml:space="preserve"> return</w:t>
      </w:r>
      <w:r w:rsidR="005A2501" w:rsidRPr="00E352EF">
        <w:rPr>
          <w:rFonts w:ascii="Cambria" w:eastAsia="Calibri" w:hAnsi="Cambria" w:cs="Calibri"/>
        </w:rPr>
        <w:t>s</w:t>
      </w:r>
      <w:r w:rsidRPr="00E352EF">
        <w:rPr>
          <w:rFonts w:ascii="Cambria" w:eastAsia="Calibri" w:hAnsi="Cambria" w:cs="Calibri"/>
        </w:rPr>
        <w:t xml:space="preserve"> the not valid data points of ds according to </w:t>
      </w:r>
      <w:r w:rsidR="005A2501" w:rsidRPr="00E352EF">
        <w:rPr>
          <w:rFonts w:ascii="Cambria" w:eastAsia="Calibri" w:hAnsi="Cambria" w:cs="Calibri"/>
          <w:i/>
        </w:rPr>
        <w:t>dpr</w:t>
      </w:r>
      <w:r w:rsidR="005A2501" w:rsidRPr="00E352EF">
        <w:rPr>
          <w:rFonts w:ascii="Cambria" w:eastAsia="Calibri" w:hAnsi="Cambria" w:cs="Calibri"/>
        </w:rPr>
        <w:t xml:space="preserve"> </w:t>
      </w:r>
      <w:r w:rsidRPr="00E352EF">
        <w:rPr>
          <w:rFonts w:ascii="Cambria" w:eastAsia="Calibri" w:hAnsi="Cambria" w:cs="Calibri"/>
        </w:rPr>
        <w:t>(default)</w:t>
      </w:r>
    </w:p>
    <w:p w14:paraId="74B8B2CD" w14:textId="77777777" w:rsidR="005A2227" w:rsidRPr="00E352EF" w:rsidRDefault="0097053A">
      <w:pPr>
        <w:numPr>
          <w:ilvl w:val="0"/>
          <w:numId w:val="3"/>
        </w:numPr>
        <w:spacing w:after="160" w:line="259" w:lineRule="auto"/>
        <w:ind w:left="360"/>
        <w:rPr>
          <w:rFonts w:ascii="Cambria" w:hAnsi="Cambria"/>
        </w:rPr>
      </w:pPr>
      <w:r w:rsidRPr="00E352EF">
        <w:rPr>
          <w:rFonts w:ascii="Cambria" w:eastAsia="Calibri" w:hAnsi="Cambria" w:cs="Calibri"/>
          <w:b/>
        </w:rPr>
        <w:t>all</w:t>
      </w:r>
      <w:r w:rsidRPr="00E352EF">
        <w:rPr>
          <w:rFonts w:ascii="Cambria" w:eastAsia="Calibri" w:hAnsi="Cambria" w:cs="Calibri"/>
        </w:rPr>
        <w:t xml:space="preserve"> return</w:t>
      </w:r>
      <w:r w:rsidR="005A2501" w:rsidRPr="00E352EF">
        <w:rPr>
          <w:rFonts w:ascii="Cambria" w:eastAsia="Calibri" w:hAnsi="Cambria" w:cs="Calibri"/>
        </w:rPr>
        <w:t>s</w:t>
      </w:r>
      <w:r w:rsidRPr="00E352EF">
        <w:rPr>
          <w:rFonts w:ascii="Cambria" w:eastAsia="Calibri" w:hAnsi="Cambria" w:cs="Calibri"/>
        </w:rPr>
        <w:t xml:space="preserve"> all data points of </w:t>
      </w:r>
      <w:r w:rsidRPr="00E352EF">
        <w:rPr>
          <w:rFonts w:ascii="Cambria" w:eastAsia="Calibri" w:hAnsi="Cambria" w:cs="Calibri"/>
          <w:i/>
        </w:rPr>
        <w:t>ds</w:t>
      </w:r>
      <w:r w:rsidRPr="00E352EF">
        <w:rPr>
          <w:rFonts w:ascii="Cambria" w:eastAsia="Calibri" w:hAnsi="Cambria" w:cs="Calibri"/>
        </w:rPr>
        <w:t>, independently of whether a specific rule of a Ruleset is respected or not</w:t>
      </w:r>
    </w:p>
    <w:p w14:paraId="6CB04E4B" w14:textId="77777777" w:rsidR="005A2227" w:rsidRPr="00E352EF" w:rsidRDefault="0097053A">
      <w:pPr>
        <w:numPr>
          <w:ilvl w:val="0"/>
          <w:numId w:val="3"/>
        </w:numPr>
        <w:spacing w:after="160" w:line="259" w:lineRule="auto"/>
        <w:ind w:left="360"/>
        <w:rPr>
          <w:rFonts w:ascii="Cambria" w:hAnsi="Cambria"/>
        </w:rPr>
      </w:pPr>
      <w:r w:rsidRPr="00E352EF">
        <w:rPr>
          <w:rFonts w:ascii="Cambria" w:eastAsia="Calibri" w:hAnsi="Cambria" w:cs="Calibri"/>
          <w:b/>
        </w:rPr>
        <w:t>condition</w:t>
      </w:r>
      <w:r w:rsidRPr="00E352EF">
        <w:rPr>
          <w:rFonts w:ascii="Cambria" w:eastAsia="Calibri" w:hAnsi="Cambria" w:cs="Calibri"/>
        </w:rPr>
        <w:t xml:space="preserve"> returns a Boolean Measure named </w:t>
      </w:r>
      <w:r w:rsidR="00C847B8" w:rsidRPr="00E352EF">
        <w:rPr>
          <w:rFonts w:ascii="Cambria" w:eastAsia="Calibri" w:hAnsi="Cambria" w:cs="Calibri"/>
          <w:b/>
        </w:rPr>
        <w:t>CONDITION</w:t>
      </w:r>
      <w:r w:rsidRPr="00E352EF">
        <w:rPr>
          <w:rFonts w:ascii="Cambria" w:eastAsia="Calibri" w:hAnsi="Cambria" w:cs="Calibri"/>
        </w:rPr>
        <w:t xml:space="preserve"> with true values  for the Data Points that satisfy the a specific rule of a Ruleset and false otherwise</w:t>
      </w:r>
    </w:p>
    <w:p w14:paraId="42B87BC5" w14:textId="7F1281EE" w:rsidR="005A2227" w:rsidRPr="00E352EF" w:rsidRDefault="0097053A">
      <w:pPr>
        <w:numPr>
          <w:ilvl w:val="0"/>
          <w:numId w:val="3"/>
        </w:numPr>
        <w:spacing w:after="160" w:line="259" w:lineRule="auto"/>
        <w:ind w:left="360"/>
        <w:rPr>
          <w:rFonts w:ascii="Cambria" w:hAnsi="Cambria"/>
        </w:rPr>
      </w:pPr>
      <w:r w:rsidRPr="00E352EF">
        <w:rPr>
          <w:rFonts w:ascii="Cambria" w:eastAsia="Calibri" w:hAnsi="Cambria" w:cs="Calibri"/>
          <w:b/>
        </w:rPr>
        <w:t>measures</w:t>
      </w:r>
      <w:r w:rsidRPr="00E352EF">
        <w:rPr>
          <w:rFonts w:ascii="Cambria" w:eastAsia="Calibri" w:hAnsi="Cambria" w:cs="Calibri"/>
        </w:rPr>
        <w:t xml:space="preserve"> returns the original </w:t>
      </w:r>
      <w:r w:rsidR="00D6733B" w:rsidRPr="00E352EF">
        <w:rPr>
          <w:rFonts w:ascii="Cambria" w:eastAsia="Calibri" w:hAnsi="Cambria" w:cs="Calibri"/>
        </w:rPr>
        <w:t>M</w:t>
      </w:r>
      <w:r w:rsidRPr="00E352EF">
        <w:rPr>
          <w:rFonts w:ascii="Cambria" w:eastAsia="Calibri" w:hAnsi="Cambria" w:cs="Calibri"/>
        </w:rPr>
        <w:t xml:space="preserve">easures and attributes of </w:t>
      </w:r>
      <w:r w:rsidRPr="00E352EF">
        <w:rPr>
          <w:rFonts w:ascii="Cambria" w:eastAsia="Calibri" w:hAnsi="Cambria" w:cs="Calibri"/>
          <w:i/>
        </w:rPr>
        <w:t>ds</w:t>
      </w:r>
      <w:r w:rsidRPr="00E352EF">
        <w:rPr>
          <w:rFonts w:ascii="Cambria" w:eastAsia="Calibri" w:hAnsi="Cambria" w:cs="Calibri"/>
        </w:rPr>
        <w:t xml:space="preserve"> (default). The parameter </w:t>
      </w:r>
      <w:del w:id="11408" w:author="Utente" w:date="2017-05-08T18:54:00Z">
        <w:r w:rsidRPr="00E352EF" w:rsidDel="00463E31">
          <w:rPr>
            <w:rFonts w:ascii="Cambria" w:eastAsia="Calibri" w:hAnsi="Cambria" w:cs="Calibri"/>
          </w:rPr>
          <w:delText>m</w:delText>
        </w:r>
      </w:del>
      <w:r w:rsidR="00D6733B" w:rsidRPr="00E352EF">
        <w:rPr>
          <w:rFonts w:ascii="Cambria" w:eastAsia="Calibri" w:hAnsi="Cambria" w:cs="Calibri"/>
        </w:rPr>
        <w:t>M</w:t>
      </w:r>
      <w:ins w:id="11409" w:author="Utente" w:date="2017-05-08T18:54:00Z">
        <w:r w:rsidR="00463E31">
          <w:rPr>
            <w:rFonts w:ascii="Cambria" w:eastAsia="Calibri" w:hAnsi="Cambria" w:cs="Calibri"/>
          </w:rPr>
          <w:t>e</w:t>
        </w:r>
      </w:ins>
      <w:r w:rsidRPr="00E352EF">
        <w:rPr>
          <w:rFonts w:ascii="Cambria" w:eastAsia="Calibri" w:hAnsi="Cambria" w:cs="Calibri"/>
        </w:rPr>
        <w:t xml:space="preserve">asures cannot be used in combination with </w:t>
      </w:r>
      <w:r w:rsidRPr="00E352EF">
        <w:rPr>
          <w:rFonts w:ascii="Cambria" w:eastAsia="Calibri" w:hAnsi="Cambria" w:cs="Calibri"/>
          <w:b/>
        </w:rPr>
        <w:t>all</w:t>
      </w:r>
      <w:r w:rsidRPr="00E352EF">
        <w:rPr>
          <w:rFonts w:ascii="Cambria" w:eastAsia="Calibri" w:hAnsi="Cambria" w:cs="Calibri"/>
        </w:rPr>
        <w:t>.</w:t>
      </w:r>
    </w:p>
    <w:p w14:paraId="3A711D64" w14:textId="77777777" w:rsidR="005A2227" w:rsidRPr="00E352EF" w:rsidRDefault="005A2227">
      <w:pPr>
        <w:spacing w:line="256" w:lineRule="auto"/>
        <w:ind w:left="360"/>
        <w:jc w:val="both"/>
        <w:rPr>
          <w:rFonts w:ascii="Cambria" w:hAnsi="Cambria"/>
        </w:rPr>
      </w:pPr>
    </w:p>
    <w:p w14:paraId="20816397"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Constraints</w:t>
      </w:r>
    </w:p>
    <w:p w14:paraId="1ED65EAA" w14:textId="77777777" w:rsidR="005A2227" w:rsidRPr="00E352EF" w:rsidRDefault="0097053A">
      <w:pPr>
        <w:jc w:val="both"/>
        <w:rPr>
          <w:rFonts w:ascii="Cambria" w:eastAsia="Calibri" w:hAnsi="Cambria" w:cs="Calibri"/>
        </w:rPr>
      </w:pPr>
      <w:r w:rsidRPr="00E352EF">
        <w:rPr>
          <w:rFonts w:ascii="Cambria" w:eastAsia="Calibri" w:hAnsi="Cambria" w:cs="Calibri"/>
          <w:i/>
        </w:rPr>
        <w:t>ds</w:t>
      </w:r>
      <w:r w:rsidRPr="00E352EF">
        <w:rPr>
          <w:rFonts w:ascii="Cambria" w:eastAsia="Calibri" w:hAnsi="Cambria" w:cs="Calibri"/>
        </w:rPr>
        <w:t xml:space="preserve"> has exactly the variables that are defined in the signature of </w:t>
      </w:r>
      <w:r w:rsidR="005A2501" w:rsidRPr="00E352EF">
        <w:rPr>
          <w:rFonts w:ascii="Cambria" w:eastAsia="Calibri" w:hAnsi="Cambria" w:cs="Calibri"/>
          <w:i/>
        </w:rPr>
        <w:t>dpr</w:t>
      </w:r>
      <w:r w:rsidRPr="00E352EF">
        <w:rPr>
          <w:rFonts w:ascii="Cambria" w:eastAsia="Calibri" w:hAnsi="Cambria" w:cs="Calibri"/>
        </w:rPr>
        <w:t>.</w:t>
      </w:r>
    </w:p>
    <w:p w14:paraId="20FA6C30" w14:textId="77777777" w:rsidR="00021A1F" w:rsidRPr="00E352EF" w:rsidRDefault="00021A1F">
      <w:pPr>
        <w:jc w:val="both"/>
        <w:rPr>
          <w:rFonts w:ascii="Cambria" w:hAnsi="Cambria"/>
        </w:rPr>
      </w:pPr>
    </w:p>
    <w:p w14:paraId="42152B67"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Returns</w:t>
      </w:r>
    </w:p>
    <w:p w14:paraId="412EF093" w14:textId="77777777" w:rsidR="005A2227" w:rsidRPr="00E352EF" w:rsidRDefault="0097053A">
      <w:pPr>
        <w:jc w:val="both"/>
        <w:rPr>
          <w:rFonts w:ascii="Cambria" w:hAnsi="Cambria"/>
        </w:rPr>
      </w:pPr>
      <w:r w:rsidRPr="00E352EF">
        <w:rPr>
          <w:rFonts w:ascii="Cambria" w:eastAsia="Calibri" w:hAnsi="Cambria" w:cs="Calibri"/>
        </w:rPr>
        <w:t xml:space="preserve">It Returns a Dataset having the same identifiers as the input </w:t>
      </w:r>
      <w:r w:rsidR="00297BF2" w:rsidRPr="00E352EF">
        <w:t>Dataset</w:t>
      </w:r>
      <w:r w:rsidRPr="00E352EF">
        <w:rPr>
          <w:rFonts w:ascii="Cambria" w:eastAsia="Calibri" w:hAnsi="Cambria" w:cs="Calibri"/>
        </w:rPr>
        <w:t xml:space="preserve"> plus the RULE_ID  identifier. The values of  RULE_ID are the concatenation of the name of the Data Point ruleset applied (which is meaningful, since the operator can apply multiple rules to the same Dataset) and the name of the rule within the Ruleset. The </w:t>
      </w:r>
      <w:r w:rsidR="00D6733B" w:rsidRPr="00E352EF">
        <w:rPr>
          <w:rFonts w:ascii="Cambria" w:eastAsia="Calibri" w:hAnsi="Cambria" w:cs="Calibri"/>
        </w:rPr>
        <w:t>M</w:t>
      </w:r>
      <w:r w:rsidRPr="00E352EF">
        <w:rPr>
          <w:rFonts w:ascii="Cambria" w:eastAsia="Calibri" w:hAnsi="Cambria" w:cs="Calibri"/>
        </w:rPr>
        <w:t>easures returned depend on the specified option:</w:t>
      </w:r>
    </w:p>
    <w:p w14:paraId="40D00F4B" w14:textId="77777777" w:rsidR="005A2227" w:rsidRPr="00E352EF" w:rsidRDefault="0097053A">
      <w:pPr>
        <w:numPr>
          <w:ilvl w:val="0"/>
          <w:numId w:val="3"/>
        </w:numPr>
        <w:spacing w:after="160" w:line="259" w:lineRule="auto"/>
        <w:ind w:left="360"/>
        <w:rPr>
          <w:rFonts w:ascii="Cambria" w:hAnsi="Cambria"/>
        </w:rPr>
      </w:pPr>
      <w:r w:rsidRPr="00E352EF">
        <w:rPr>
          <w:rFonts w:ascii="Cambria" w:eastAsia="Calibri" w:hAnsi="Cambria" w:cs="Calibri"/>
        </w:rPr>
        <w:t xml:space="preserve">With the </w:t>
      </w:r>
      <w:r w:rsidRPr="00E352EF">
        <w:rPr>
          <w:rFonts w:ascii="Cambria" w:eastAsia="Calibri" w:hAnsi="Cambria" w:cs="Calibri"/>
          <w:b/>
          <w:i/>
        </w:rPr>
        <w:t>condition</w:t>
      </w:r>
      <w:r w:rsidRPr="00E352EF">
        <w:rPr>
          <w:rFonts w:ascii="Cambria" w:eastAsia="Calibri" w:hAnsi="Cambria" w:cs="Calibri"/>
        </w:rPr>
        <w:t xml:space="preserve"> option: returns a </w:t>
      </w:r>
      <w:r w:rsidR="00297BF2" w:rsidRPr="00E352EF">
        <w:t>Dataset</w:t>
      </w:r>
      <w:r w:rsidRPr="00E352EF">
        <w:rPr>
          <w:rFonts w:ascii="Cambria" w:eastAsia="Calibri" w:hAnsi="Cambria" w:cs="Calibri"/>
        </w:rPr>
        <w:t xml:space="preserve"> having all Identifier Components of </w:t>
      </w:r>
      <w:r w:rsidRPr="00E352EF">
        <w:rPr>
          <w:rFonts w:ascii="Cambria" w:eastAsia="Calibri" w:hAnsi="Cambria" w:cs="Calibri"/>
          <w:i/>
        </w:rPr>
        <w:t>ds</w:t>
      </w:r>
      <w:r w:rsidRPr="00E352EF">
        <w:rPr>
          <w:rFonts w:ascii="Cambria" w:eastAsia="Calibri" w:hAnsi="Cambria" w:cs="Calibri"/>
        </w:rPr>
        <w:t xml:space="preserve">, the Identifier Component RULE_ID, the </w:t>
      </w:r>
      <w:r w:rsidR="00D6733B" w:rsidRPr="00E352EF">
        <w:rPr>
          <w:rFonts w:ascii="Cambria" w:eastAsia="Calibri" w:hAnsi="Cambria" w:cs="Calibri"/>
        </w:rPr>
        <w:t>M</w:t>
      </w:r>
      <w:r w:rsidRPr="00E352EF">
        <w:rPr>
          <w:rFonts w:ascii="Cambria" w:eastAsia="Calibri" w:hAnsi="Cambria" w:cs="Calibri"/>
        </w:rPr>
        <w:t xml:space="preserve">easure </w:t>
      </w:r>
      <w:r w:rsidRPr="00E352EF">
        <w:rPr>
          <w:rFonts w:ascii="Cambria" w:eastAsia="Calibri" w:hAnsi="Cambria" w:cs="Calibri"/>
          <w:b/>
        </w:rPr>
        <w:t>CONDITION</w:t>
      </w:r>
      <w:r w:rsidRPr="00E352EF">
        <w:rPr>
          <w:rFonts w:ascii="Cambria" w:eastAsia="Calibri" w:hAnsi="Cambria" w:cs="Calibri"/>
        </w:rPr>
        <w:t xml:space="preserve"> with a Boolean value holding the outcome of the validation and the attributes ERRORMESSAGE and ERRORLEVEL. If ERRORMESSAGE and ERRORLEVEL are not specified in the </w:t>
      </w:r>
      <w:r w:rsidR="00AE69F4" w:rsidRPr="00E352EF">
        <w:rPr>
          <w:rFonts w:ascii="Cambria" w:eastAsia="Calibri" w:hAnsi="Cambria" w:cs="Calibri"/>
        </w:rPr>
        <w:t>datapoint (</w:t>
      </w:r>
      <w:r w:rsidRPr="00E352EF">
        <w:rPr>
          <w:rFonts w:ascii="Cambria" w:eastAsia="Calibri" w:hAnsi="Cambria" w:cs="Calibri"/>
        </w:rPr>
        <w:t>horizontal</w:t>
      </w:r>
      <w:r w:rsidR="00AE69F4" w:rsidRPr="00E352EF">
        <w:rPr>
          <w:rFonts w:ascii="Cambria" w:eastAsia="Calibri" w:hAnsi="Cambria" w:cs="Calibri"/>
        </w:rPr>
        <w:t>)</w:t>
      </w:r>
      <w:r w:rsidRPr="00E352EF">
        <w:rPr>
          <w:rFonts w:ascii="Cambria" w:eastAsia="Calibri" w:hAnsi="Cambria" w:cs="Calibri"/>
        </w:rPr>
        <w:t xml:space="preserve"> rule the values of the related attributes will be NULL for all the data points .</w:t>
      </w:r>
    </w:p>
    <w:p w14:paraId="08E78C90" w14:textId="77777777" w:rsidR="005A2227" w:rsidRPr="00E352EF" w:rsidRDefault="0097053A">
      <w:pPr>
        <w:numPr>
          <w:ilvl w:val="0"/>
          <w:numId w:val="3"/>
        </w:numPr>
        <w:spacing w:after="160" w:line="259" w:lineRule="auto"/>
        <w:ind w:left="360"/>
        <w:rPr>
          <w:rFonts w:ascii="Cambria" w:hAnsi="Cambria"/>
        </w:rPr>
      </w:pPr>
      <w:r w:rsidRPr="00E352EF">
        <w:rPr>
          <w:rFonts w:ascii="Cambria" w:eastAsia="Calibri" w:hAnsi="Cambria" w:cs="Calibri"/>
        </w:rPr>
        <w:t xml:space="preserve">With the </w:t>
      </w:r>
      <w:r w:rsidRPr="00E352EF">
        <w:rPr>
          <w:rFonts w:ascii="Cambria" w:eastAsia="Calibri" w:hAnsi="Cambria" w:cs="Calibri"/>
          <w:b/>
          <w:i/>
        </w:rPr>
        <w:t>measures</w:t>
      </w:r>
      <w:r w:rsidRPr="00E352EF">
        <w:rPr>
          <w:rFonts w:ascii="Cambria" w:eastAsia="Calibri" w:hAnsi="Cambria" w:cs="Calibri"/>
        </w:rPr>
        <w:t xml:space="preserve"> option:  returns a </w:t>
      </w:r>
      <w:r w:rsidR="00297BF2" w:rsidRPr="00E352EF">
        <w:t>Dataset</w:t>
      </w:r>
      <w:r w:rsidRPr="00E352EF">
        <w:rPr>
          <w:rFonts w:ascii="Cambria" w:eastAsia="Calibri" w:hAnsi="Cambria" w:cs="Calibri"/>
        </w:rPr>
        <w:t xml:space="preserve"> having all </w:t>
      </w:r>
      <w:r w:rsidR="009C28BD" w:rsidRPr="00E352EF">
        <w:rPr>
          <w:rFonts w:ascii="Cambria" w:eastAsia="Calibri" w:hAnsi="Cambria" w:cs="Calibri"/>
        </w:rPr>
        <w:t>Identifier Component</w:t>
      </w:r>
      <w:r w:rsidRPr="00E352EF">
        <w:rPr>
          <w:rFonts w:ascii="Cambria" w:eastAsia="Calibri" w:hAnsi="Cambria" w:cs="Calibri"/>
        </w:rPr>
        <w:t xml:space="preserve">s of </w:t>
      </w:r>
      <w:r w:rsidRPr="00E352EF">
        <w:rPr>
          <w:rFonts w:ascii="Cambria" w:eastAsia="Calibri" w:hAnsi="Cambria" w:cs="Calibri"/>
          <w:i/>
        </w:rPr>
        <w:t>ds</w:t>
      </w:r>
      <w:r w:rsidRPr="00E352EF">
        <w:rPr>
          <w:rFonts w:ascii="Cambria" w:eastAsia="Calibri" w:hAnsi="Cambria" w:cs="Calibri"/>
        </w:rPr>
        <w:t xml:space="preserve">, the </w:t>
      </w:r>
      <w:r w:rsidR="009C28BD" w:rsidRPr="00E352EF">
        <w:rPr>
          <w:rFonts w:ascii="Cambria" w:eastAsia="Calibri" w:hAnsi="Cambria" w:cs="Calibri"/>
        </w:rPr>
        <w:t xml:space="preserve">Identifier </w:t>
      </w:r>
      <w:r w:rsidRPr="00E352EF">
        <w:rPr>
          <w:rFonts w:ascii="Cambria" w:eastAsia="Calibri" w:hAnsi="Cambria" w:cs="Calibri"/>
        </w:rPr>
        <w:t xml:space="preserve">RULE_ID, all the original </w:t>
      </w:r>
      <w:r w:rsidR="00D6733B" w:rsidRPr="00E352EF">
        <w:rPr>
          <w:rFonts w:ascii="Cambria" w:eastAsia="Calibri" w:hAnsi="Cambria" w:cs="Calibri"/>
        </w:rPr>
        <w:t>M</w:t>
      </w:r>
      <w:r w:rsidRPr="00E352EF">
        <w:rPr>
          <w:rFonts w:ascii="Cambria" w:eastAsia="Calibri" w:hAnsi="Cambria" w:cs="Calibri"/>
        </w:rPr>
        <w:t xml:space="preserve">easures of </w:t>
      </w:r>
      <w:r w:rsidRPr="00E352EF">
        <w:rPr>
          <w:rFonts w:ascii="Cambria" w:eastAsia="Calibri" w:hAnsi="Cambria" w:cs="Calibri"/>
          <w:i/>
        </w:rPr>
        <w:t>ds</w:t>
      </w:r>
      <w:r w:rsidRPr="00E352EF">
        <w:rPr>
          <w:rFonts w:ascii="Cambria" w:eastAsia="Calibri" w:hAnsi="Cambria" w:cs="Calibri"/>
        </w:rPr>
        <w:t xml:space="preserve"> and the attributes ERRORMESSAGE and ERRORLEVEL. If ERRORMESSAGE and ERRORLEVEL are not specified in the datapoint ruleset the values of the related attributes will be NULL for all the data points.</w:t>
      </w:r>
    </w:p>
    <w:p w14:paraId="36081B66" w14:textId="77777777" w:rsidR="005A2227" w:rsidRPr="00E352EF" w:rsidRDefault="0097053A">
      <w:pPr>
        <w:tabs>
          <w:tab w:val="left" w:pos="2549"/>
        </w:tabs>
        <w:jc w:val="both"/>
        <w:rPr>
          <w:rFonts w:ascii="Cambria" w:hAnsi="Cambria"/>
        </w:rPr>
      </w:pPr>
      <w:r w:rsidRPr="00E352EF">
        <w:rPr>
          <w:rFonts w:ascii="Cambria" w:eastAsia="Calibri" w:hAnsi="Cambria" w:cs="Calibri"/>
        </w:rPr>
        <w:t xml:space="preserve">The attributes of the </w:t>
      </w:r>
      <w:r w:rsidR="00297BF2" w:rsidRPr="00E352EF">
        <w:t>Dataset</w:t>
      </w:r>
      <w:r w:rsidRPr="00E352EF">
        <w:rPr>
          <w:rFonts w:ascii="Cambria" w:eastAsia="Calibri" w:hAnsi="Cambria" w:cs="Calibri"/>
        </w:rPr>
        <w:t xml:space="preserve"> will be:</w:t>
      </w:r>
    </w:p>
    <w:p w14:paraId="700FDC89" w14:textId="77777777" w:rsidR="005A2227" w:rsidRPr="00E352EF" w:rsidRDefault="0097053A">
      <w:pPr>
        <w:numPr>
          <w:ilvl w:val="0"/>
          <w:numId w:val="3"/>
        </w:numPr>
        <w:spacing w:after="160" w:line="259" w:lineRule="auto"/>
        <w:ind w:left="360"/>
        <w:rPr>
          <w:rFonts w:ascii="Cambria" w:hAnsi="Cambria"/>
        </w:rPr>
      </w:pPr>
      <w:r w:rsidRPr="00E352EF">
        <w:rPr>
          <w:rFonts w:ascii="Cambria" w:eastAsia="Calibri" w:hAnsi="Cambria" w:cs="Calibri"/>
        </w:rPr>
        <w:t>ERRORMESSAGE, containing the error message specified in the rule</w:t>
      </w:r>
    </w:p>
    <w:p w14:paraId="2B8C74B9" w14:textId="77777777" w:rsidR="005A2227" w:rsidRPr="00E352EF" w:rsidRDefault="0097053A">
      <w:pPr>
        <w:numPr>
          <w:ilvl w:val="0"/>
          <w:numId w:val="3"/>
        </w:numPr>
        <w:spacing w:after="160" w:line="259" w:lineRule="auto"/>
        <w:ind w:left="360"/>
        <w:rPr>
          <w:rFonts w:ascii="Cambria" w:hAnsi="Cambria"/>
        </w:rPr>
      </w:pPr>
      <w:r w:rsidRPr="00E352EF">
        <w:rPr>
          <w:rFonts w:ascii="Cambria" w:eastAsia="Calibri" w:hAnsi="Cambria" w:cs="Calibri"/>
        </w:rPr>
        <w:t>ERRORLEVEL, containing the error level  (severity) specified in the rule</w:t>
      </w:r>
    </w:p>
    <w:p w14:paraId="4666A7E9" w14:textId="77777777" w:rsidR="005A2227" w:rsidRPr="00E352EF" w:rsidRDefault="0097053A">
      <w:pPr>
        <w:tabs>
          <w:tab w:val="left" w:pos="2549"/>
        </w:tabs>
        <w:jc w:val="both"/>
        <w:rPr>
          <w:rFonts w:ascii="Cambria" w:hAnsi="Cambria"/>
        </w:rPr>
      </w:pPr>
      <w:r w:rsidRPr="00E352EF">
        <w:rPr>
          <w:rFonts w:ascii="Cambria" w:eastAsia="Calibri" w:hAnsi="Cambria" w:cs="Calibri"/>
        </w:rPr>
        <w:t>If ERRORMESSAGE and ERRORLEVEL are not specified in the</w:t>
      </w:r>
      <w:r w:rsidR="001B6402" w:rsidRPr="00E352EF">
        <w:rPr>
          <w:rFonts w:ascii="Cambria" w:eastAsia="Calibri" w:hAnsi="Cambria" w:cs="Calibri"/>
        </w:rPr>
        <w:t xml:space="preserve"> datapoint</w:t>
      </w:r>
      <w:r w:rsidRPr="00E352EF">
        <w:rPr>
          <w:rFonts w:ascii="Cambria" w:eastAsia="Calibri" w:hAnsi="Cambria" w:cs="Calibri"/>
        </w:rPr>
        <w:t xml:space="preserve"> </w:t>
      </w:r>
      <w:r w:rsidR="001B6402" w:rsidRPr="00E352EF">
        <w:rPr>
          <w:rFonts w:ascii="Cambria" w:eastAsia="Calibri" w:hAnsi="Cambria" w:cs="Calibri"/>
        </w:rPr>
        <w:t>(horizontal)</w:t>
      </w:r>
      <w:r w:rsidRPr="00E352EF">
        <w:rPr>
          <w:rFonts w:ascii="Cambria" w:eastAsia="Calibri" w:hAnsi="Cambria" w:cs="Calibri"/>
        </w:rPr>
        <w:t xml:space="preserve"> rule the values of the related attributes will be NULL for all the data points .</w:t>
      </w:r>
    </w:p>
    <w:p w14:paraId="6B447327" w14:textId="77777777" w:rsidR="005A2227" w:rsidRPr="00E352EF" w:rsidRDefault="0097053A">
      <w:pPr>
        <w:jc w:val="both"/>
        <w:rPr>
          <w:rFonts w:ascii="Cambria" w:hAnsi="Cambria"/>
        </w:rPr>
      </w:pPr>
      <w:r w:rsidRPr="00E352EF">
        <w:rPr>
          <w:rFonts w:ascii="Cambria" w:eastAsia="Calibri" w:hAnsi="Cambria" w:cs="Calibri"/>
        </w:rPr>
        <w:t xml:space="preserve">If </w:t>
      </w:r>
      <w:r w:rsidRPr="00E352EF">
        <w:rPr>
          <w:rFonts w:ascii="Cambria" w:eastAsia="Calibri" w:hAnsi="Cambria" w:cs="Calibri"/>
          <w:b/>
        </w:rPr>
        <w:t>not valid</w:t>
      </w:r>
      <w:r w:rsidRPr="00E352EF">
        <w:rPr>
          <w:rFonts w:ascii="Cambria" w:eastAsia="Calibri" w:hAnsi="Cambria" w:cs="Calibri"/>
        </w:rPr>
        <w:t xml:space="preserve"> is specified then </w:t>
      </w:r>
      <w:r w:rsidRPr="00E352EF">
        <w:rPr>
          <w:rFonts w:ascii="Cambria" w:eastAsia="Calibri" w:hAnsi="Cambria" w:cs="Calibri"/>
          <w:b/>
        </w:rPr>
        <w:t>check</w:t>
      </w:r>
      <w:r w:rsidRPr="00E352EF">
        <w:rPr>
          <w:rFonts w:ascii="Cambria" w:eastAsia="Calibri" w:hAnsi="Cambria" w:cs="Calibri"/>
        </w:rPr>
        <w:t xml:space="preserve"> returns the data points of </w:t>
      </w:r>
      <w:r w:rsidRPr="00E352EF">
        <w:rPr>
          <w:rFonts w:ascii="Cambria" w:eastAsia="Calibri" w:hAnsi="Cambria" w:cs="Calibri"/>
          <w:i/>
        </w:rPr>
        <w:t xml:space="preserve">ds </w:t>
      </w:r>
      <w:r w:rsidRPr="00E352EF">
        <w:rPr>
          <w:rFonts w:ascii="Cambria" w:eastAsia="Calibri" w:hAnsi="Cambria" w:cs="Calibri"/>
        </w:rPr>
        <w:t xml:space="preserve">that do not satisfy at least a rule of </w:t>
      </w:r>
      <w:r w:rsidR="005A2501" w:rsidRPr="00E352EF">
        <w:rPr>
          <w:rFonts w:ascii="Cambria" w:eastAsia="Calibri" w:hAnsi="Cambria" w:cs="Calibri"/>
          <w:i/>
        </w:rPr>
        <w:t>dpr</w:t>
      </w:r>
      <w:r w:rsidRPr="00E352EF">
        <w:rPr>
          <w:rFonts w:ascii="Cambria" w:eastAsia="Calibri" w:hAnsi="Cambria" w:cs="Calibri"/>
        </w:rPr>
        <w:t>. If a data point in ds does not satisfy several data rules then several data points are returned, one for each rule that is not satisfied, with the associated rule_id, error message and error level.</w:t>
      </w:r>
    </w:p>
    <w:p w14:paraId="3C029362" w14:textId="77777777" w:rsidR="005A2227" w:rsidRPr="00E352EF" w:rsidRDefault="0097053A">
      <w:pPr>
        <w:jc w:val="both"/>
        <w:rPr>
          <w:rFonts w:ascii="Cambria" w:hAnsi="Cambria"/>
        </w:rPr>
      </w:pPr>
      <w:r w:rsidRPr="00E352EF">
        <w:rPr>
          <w:rFonts w:ascii="Cambria" w:eastAsia="Calibri" w:hAnsi="Cambria" w:cs="Calibri"/>
        </w:rPr>
        <w:t xml:space="preserve">If </w:t>
      </w:r>
      <w:r w:rsidRPr="00E352EF">
        <w:rPr>
          <w:rFonts w:ascii="Cambria" w:eastAsia="Calibri" w:hAnsi="Cambria" w:cs="Calibri"/>
          <w:b/>
        </w:rPr>
        <w:t>valid</w:t>
      </w:r>
      <w:r w:rsidRPr="00E352EF">
        <w:rPr>
          <w:rFonts w:ascii="Cambria" w:eastAsia="Calibri" w:hAnsi="Cambria" w:cs="Calibri"/>
        </w:rPr>
        <w:t xml:space="preserve"> is specified then </w:t>
      </w:r>
      <w:r w:rsidRPr="00E352EF">
        <w:rPr>
          <w:rFonts w:ascii="Cambria" w:eastAsia="Calibri" w:hAnsi="Cambria" w:cs="Calibri"/>
          <w:b/>
        </w:rPr>
        <w:t>check</w:t>
      </w:r>
      <w:r w:rsidRPr="00E352EF">
        <w:rPr>
          <w:rFonts w:ascii="Cambria" w:eastAsia="Calibri" w:hAnsi="Cambria" w:cs="Calibri"/>
        </w:rPr>
        <w:t xml:space="preserve"> returns the data points of </w:t>
      </w:r>
      <w:r w:rsidRPr="00E352EF">
        <w:rPr>
          <w:rFonts w:ascii="Cambria" w:eastAsia="Calibri" w:hAnsi="Cambria" w:cs="Calibri"/>
          <w:i/>
        </w:rPr>
        <w:t xml:space="preserve">ds </w:t>
      </w:r>
      <w:r w:rsidRPr="00E352EF">
        <w:rPr>
          <w:rFonts w:ascii="Cambria" w:eastAsia="Calibri" w:hAnsi="Cambria" w:cs="Calibri"/>
        </w:rPr>
        <w:t xml:space="preserve">that do satisfy all rules of </w:t>
      </w:r>
      <w:r w:rsidR="005A2501" w:rsidRPr="00E352EF">
        <w:rPr>
          <w:rFonts w:ascii="Cambria" w:eastAsia="Calibri" w:hAnsi="Cambria" w:cs="Calibri"/>
          <w:i/>
        </w:rPr>
        <w:t>dpr</w:t>
      </w:r>
      <w:r w:rsidRPr="00E352EF">
        <w:rPr>
          <w:rFonts w:ascii="Cambria" w:eastAsia="Calibri" w:hAnsi="Cambria" w:cs="Calibri"/>
        </w:rPr>
        <w:t>.</w:t>
      </w:r>
    </w:p>
    <w:p w14:paraId="49DCE5F3" w14:textId="77777777" w:rsidR="005A2227" w:rsidRPr="00E352EF" w:rsidRDefault="0097053A">
      <w:pPr>
        <w:jc w:val="both"/>
        <w:rPr>
          <w:rFonts w:ascii="Cambria" w:hAnsi="Cambria"/>
        </w:rPr>
      </w:pPr>
      <w:r w:rsidRPr="00E352EF">
        <w:rPr>
          <w:rFonts w:ascii="Cambria" w:eastAsia="Calibri" w:hAnsi="Cambria" w:cs="Calibri"/>
        </w:rPr>
        <w:t xml:space="preserve">If </w:t>
      </w:r>
      <w:r w:rsidRPr="00E352EF">
        <w:rPr>
          <w:rFonts w:ascii="Cambria" w:eastAsia="Calibri" w:hAnsi="Cambria" w:cs="Calibri"/>
          <w:b/>
        </w:rPr>
        <w:t>all</w:t>
      </w:r>
      <w:r w:rsidRPr="00E352EF">
        <w:rPr>
          <w:rFonts w:ascii="Cambria" w:eastAsia="Calibri" w:hAnsi="Cambria" w:cs="Calibri"/>
        </w:rPr>
        <w:t xml:space="preserve"> is specified then </w:t>
      </w:r>
      <w:r w:rsidRPr="00E352EF">
        <w:rPr>
          <w:rFonts w:ascii="Cambria" w:eastAsia="Calibri" w:hAnsi="Cambria" w:cs="Calibri"/>
          <w:b/>
        </w:rPr>
        <w:t>check</w:t>
      </w:r>
      <w:r w:rsidRPr="00E352EF">
        <w:rPr>
          <w:rFonts w:ascii="Cambria" w:eastAsia="Calibri" w:hAnsi="Cambria" w:cs="Calibri"/>
        </w:rPr>
        <w:t xml:space="preserve"> returns all data points of </w:t>
      </w:r>
      <w:r w:rsidRPr="00E352EF">
        <w:rPr>
          <w:rFonts w:ascii="Cambria" w:eastAsia="Calibri" w:hAnsi="Cambria" w:cs="Calibri"/>
          <w:i/>
        </w:rPr>
        <w:t>ds</w:t>
      </w:r>
      <w:r w:rsidRPr="00E352EF">
        <w:rPr>
          <w:rFonts w:ascii="Cambria" w:eastAsia="Calibri" w:hAnsi="Cambria" w:cs="Calibri"/>
        </w:rPr>
        <w:t xml:space="preserve">. This option is normally used in combination with </w:t>
      </w:r>
      <w:r w:rsidRPr="00E352EF">
        <w:rPr>
          <w:rFonts w:ascii="Cambria" w:eastAsia="Calibri" w:hAnsi="Cambria" w:cs="Calibri"/>
          <w:b/>
        </w:rPr>
        <w:t>condition</w:t>
      </w:r>
      <w:r w:rsidRPr="00E352EF">
        <w:rPr>
          <w:rFonts w:ascii="Cambria" w:eastAsia="Calibri" w:hAnsi="Cambria" w:cs="Calibri"/>
        </w:rPr>
        <w:t>.</w:t>
      </w:r>
    </w:p>
    <w:p w14:paraId="3A6E82D4" w14:textId="77777777" w:rsidR="005A2227" w:rsidRPr="00E352EF" w:rsidRDefault="0097053A">
      <w:pPr>
        <w:jc w:val="both"/>
        <w:rPr>
          <w:rFonts w:ascii="Cambria" w:eastAsia="Calibri" w:hAnsi="Cambria" w:cs="Calibri"/>
        </w:rPr>
      </w:pPr>
      <w:r w:rsidRPr="00E352EF">
        <w:rPr>
          <w:rFonts w:ascii="Cambria" w:eastAsia="Calibri" w:hAnsi="Cambria" w:cs="Calibri"/>
        </w:rPr>
        <w:t xml:space="preserve">See also the examples under </w:t>
      </w:r>
      <w:r w:rsidR="00EB2324" w:rsidRPr="00E352EF">
        <w:rPr>
          <w:rFonts w:ascii="Cambria" w:eastAsia="Calibri" w:hAnsi="Cambria" w:cs="Calibri"/>
          <w:b/>
        </w:rPr>
        <w:t>define</w:t>
      </w:r>
      <w:r w:rsidRPr="00E352EF">
        <w:rPr>
          <w:rFonts w:ascii="Cambria" w:eastAsia="Calibri" w:hAnsi="Cambria" w:cs="Calibri"/>
          <w:b/>
        </w:rPr>
        <w:t xml:space="preserve"> datapoint ruleset</w:t>
      </w:r>
      <w:r w:rsidRPr="00E352EF">
        <w:rPr>
          <w:rFonts w:ascii="Cambria" w:eastAsia="Calibri" w:hAnsi="Cambria" w:cs="Calibri"/>
        </w:rPr>
        <w:t>.</w:t>
      </w:r>
    </w:p>
    <w:p w14:paraId="3C9DD9E7" w14:textId="77777777" w:rsidR="00021A1F" w:rsidRPr="00E352EF" w:rsidRDefault="00021A1F">
      <w:pPr>
        <w:jc w:val="both"/>
        <w:rPr>
          <w:rFonts w:ascii="Cambria" w:hAnsi="Cambria"/>
        </w:rPr>
      </w:pPr>
    </w:p>
    <w:p w14:paraId="0EBD596C" w14:textId="77777777" w:rsidR="005A2227" w:rsidRPr="00E352EF" w:rsidRDefault="0084324E" w:rsidP="00AB605E">
      <w:pPr>
        <w:rPr>
          <w:rFonts w:ascii="Cambria" w:eastAsia="Calibri" w:hAnsi="Cambria" w:cs="Calibri"/>
          <w:i/>
          <w:color w:val="5B9BD5"/>
        </w:rPr>
      </w:pPr>
      <w:r w:rsidRPr="00E352EF">
        <w:rPr>
          <w:rFonts w:ascii="Cambria" w:eastAsia="Calibri" w:hAnsi="Cambria" w:cs="Calibri"/>
          <w:i/>
          <w:color w:val="5B9BD5"/>
        </w:rPr>
        <w:t>Examples</w:t>
      </w:r>
    </w:p>
    <w:tbl>
      <w:tblPr>
        <w:tblW w:w="8194" w:type="dxa"/>
        <w:tblInd w:w="-5"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383"/>
        <w:gridCol w:w="1282"/>
        <w:gridCol w:w="1987"/>
        <w:gridCol w:w="3542"/>
      </w:tblGrid>
      <w:tr w:rsidR="005A2227" w:rsidRPr="00E352EF" w14:paraId="055AF2B8" w14:textId="77777777">
        <w:trPr>
          <w:trHeight w:val="374"/>
        </w:trPr>
        <w:tc>
          <w:tcPr>
            <w:tcW w:w="1382" w:type="dxa"/>
            <w:gridSpan w:val="4"/>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tcPr>
          <w:p w14:paraId="111C4A4C" w14:textId="77777777" w:rsidR="005A2227" w:rsidRPr="00E352EF" w:rsidRDefault="0097053A">
            <w:pPr>
              <w:jc w:val="both"/>
            </w:pPr>
            <w:r w:rsidRPr="00E352EF">
              <w:rPr>
                <w:rFonts w:ascii="Calibri" w:eastAsia="Calibri" w:hAnsi="Calibri" w:cs="Calibri"/>
              </w:rPr>
              <w:t>ds_labour</w:t>
            </w:r>
          </w:p>
        </w:tc>
      </w:tr>
      <w:tr w:rsidR="005A2227" w:rsidRPr="00E352EF" w14:paraId="7A807F52" w14:textId="77777777">
        <w:trPr>
          <w:trHeight w:val="101"/>
        </w:trPr>
        <w:tc>
          <w:tcPr>
            <w:tcW w:w="138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D1E3DA9" w14:textId="77777777" w:rsidR="005A2227" w:rsidRPr="00E352EF" w:rsidRDefault="0097053A">
            <w:pPr>
              <w:jc w:val="both"/>
            </w:pPr>
            <w:r w:rsidRPr="00E352EF">
              <w:rPr>
                <w:rFonts w:ascii="Calibri" w:eastAsia="Calibri" w:hAnsi="Calibri" w:cs="Calibri"/>
                <w:b/>
              </w:rPr>
              <w:t>TIME</w:t>
            </w:r>
          </w:p>
        </w:tc>
        <w:tc>
          <w:tcPr>
            <w:tcW w:w="128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C303471" w14:textId="77777777" w:rsidR="005A2227" w:rsidRPr="00E352EF" w:rsidRDefault="0097053A">
            <w:pPr>
              <w:jc w:val="both"/>
            </w:pPr>
            <w:r w:rsidRPr="00E352EF">
              <w:rPr>
                <w:rFonts w:ascii="Calibri" w:eastAsia="Calibri" w:hAnsi="Calibri" w:cs="Calibri"/>
                <w:b/>
              </w:rPr>
              <w:t>PERSON_ID</w:t>
            </w:r>
          </w:p>
        </w:tc>
        <w:tc>
          <w:tcPr>
            <w:tcW w:w="1987"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058A7CC" w14:textId="77777777" w:rsidR="005A2227" w:rsidRPr="00E352EF" w:rsidRDefault="0097053A">
            <w:pPr>
              <w:jc w:val="both"/>
            </w:pPr>
            <w:r w:rsidRPr="00E352EF">
              <w:rPr>
                <w:rFonts w:ascii="Calibri" w:eastAsia="Calibri" w:hAnsi="Calibri" w:cs="Calibri"/>
                <w:b/>
              </w:rPr>
              <w:t>AGE</w:t>
            </w:r>
          </w:p>
        </w:tc>
        <w:tc>
          <w:tcPr>
            <w:tcW w:w="354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42A014C" w14:textId="77777777" w:rsidR="005A2227" w:rsidRPr="00E352EF" w:rsidRDefault="0097053A">
            <w:pPr>
              <w:jc w:val="both"/>
            </w:pPr>
            <w:r w:rsidRPr="00E352EF">
              <w:rPr>
                <w:rFonts w:ascii="Calibri" w:eastAsia="Calibri" w:hAnsi="Calibri" w:cs="Calibri"/>
                <w:b/>
              </w:rPr>
              <w:t>EDU</w:t>
            </w:r>
          </w:p>
        </w:tc>
      </w:tr>
      <w:tr w:rsidR="005A2227" w:rsidRPr="00E352EF" w14:paraId="0466E058" w14:textId="77777777">
        <w:trPr>
          <w:trHeight w:val="302"/>
        </w:trPr>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A16E44"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0FFBC0" w14:textId="77777777" w:rsidR="005A2227" w:rsidRPr="00E352EF" w:rsidRDefault="0097053A">
            <w:pPr>
              <w:jc w:val="both"/>
            </w:pPr>
            <w:r w:rsidRPr="00E352EF">
              <w:rPr>
                <w:rFonts w:ascii="Calibri" w:eastAsia="Calibri" w:hAnsi="Calibri" w:cs="Calibri"/>
              </w:rPr>
              <w:t>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39AE72" w14:textId="77777777" w:rsidR="005A2227" w:rsidRPr="00E352EF" w:rsidRDefault="0097053A">
            <w:pPr>
              <w:jc w:val="both"/>
            </w:pPr>
            <w:r w:rsidRPr="00E352EF">
              <w:rPr>
                <w:rFonts w:ascii="Calibri" w:eastAsia="Calibri" w:hAnsi="Calibri" w:cs="Calibri"/>
              </w:rPr>
              <w:t>15</w:t>
            </w:r>
          </w:p>
        </w:tc>
        <w:tc>
          <w:tcPr>
            <w:tcW w:w="354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E62002" w14:textId="77777777" w:rsidR="005A2227" w:rsidRPr="00E352EF" w:rsidRDefault="0097053A">
            <w:pPr>
              <w:jc w:val="both"/>
            </w:pPr>
            <w:r w:rsidRPr="00E352EF">
              <w:rPr>
                <w:rFonts w:ascii="Calibri" w:eastAsia="Calibri" w:hAnsi="Calibri" w:cs="Calibri"/>
              </w:rPr>
              <w:t>5</w:t>
            </w:r>
          </w:p>
        </w:tc>
      </w:tr>
      <w:tr w:rsidR="005A2227" w:rsidRPr="00E352EF" w14:paraId="699296F2" w14:textId="77777777">
        <w:trPr>
          <w:trHeight w:val="302"/>
        </w:trPr>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B94DDB"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ECCC1C" w14:textId="77777777" w:rsidR="005A2227" w:rsidRPr="00E352EF" w:rsidRDefault="0097053A">
            <w:pPr>
              <w:jc w:val="both"/>
            </w:pPr>
            <w:r w:rsidRPr="00E352EF">
              <w:rPr>
                <w:rFonts w:ascii="Calibri" w:eastAsia="Calibri" w:hAnsi="Calibri" w:cs="Calibri"/>
              </w:rPr>
              <w:t>2</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5F2A43" w14:textId="77777777" w:rsidR="005A2227" w:rsidRPr="00E352EF" w:rsidRDefault="0097053A">
            <w:pPr>
              <w:jc w:val="both"/>
            </w:pPr>
            <w:r w:rsidRPr="00E352EF">
              <w:rPr>
                <w:rFonts w:ascii="Calibri" w:eastAsia="Calibri" w:hAnsi="Calibri" w:cs="Calibri"/>
              </w:rPr>
              <w:t>20</w:t>
            </w:r>
          </w:p>
        </w:tc>
        <w:tc>
          <w:tcPr>
            <w:tcW w:w="354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E508E2" w14:textId="77777777" w:rsidR="005A2227" w:rsidRPr="00E352EF" w:rsidRDefault="0097053A">
            <w:pPr>
              <w:jc w:val="both"/>
            </w:pPr>
            <w:r w:rsidRPr="00E352EF">
              <w:rPr>
                <w:rFonts w:ascii="Calibri" w:eastAsia="Calibri" w:hAnsi="Calibri" w:cs="Calibri"/>
              </w:rPr>
              <w:t>3</w:t>
            </w:r>
          </w:p>
        </w:tc>
      </w:tr>
      <w:tr w:rsidR="005A2227" w:rsidRPr="00E352EF" w14:paraId="3E6DA658" w14:textId="77777777">
        <w:trPr>
          <w:trHeight w:val="101"/>
        </w:trPr>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B5C1BE"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D66B37" w14:textId="77777777" w:rsidR="005A2227" w:rsidRPr="00E352EF" w:rsidRDefault="0097053A">
            <w:pPr>
              <w:jc w:val="both"/>
            </w:pPr>
            <w:r w:rsidRPr="00E352EF">
              <w:rPr>
                <w:rFonts w:ascii="Calibri" w:eastAsia="Calibri" w:hAnsi="Calibri" w:cs="Calibri"/>
              </w:rPr>
              <w:t>3</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DC0AFB" w14:textId="77777777" w:rsidR="005A2227" w:rsidRPr="00E352EF" w:rsidRDefault="0097053A">
            <w:pPr>
              <w:jc w:val="both"/>
            </w:pPr>
            <w:r w:rsidRPr="00E352EF">
              <w:rPr>
                <w:rFonts w:ascii="Calibri" w:eastAsia="Calibri" w:hAnsi="Calibri" w:cs="Calibri"/>
              </w:rPr>
              <w:t>17</w:t>
            </w:r>
          </w:p>
        </w:tc>
        <w:tc>
          <w:tcPr>
            <w:tcW w:w="354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9DE52C" w14:textId="77777777" w:rsidR="005A2227" w:rsidRPr="00E352EF" w:rsidRDefault="0097053A">
            <w:pPr>
              <w:jc w:val="both"/>
            </w:pPr>
            <w:r w:rsidRPr="00E352EF">
              <w:rPr>
                <w:rFonts w:ascii="Calibri" w:eastAsia="Calibri" w:hAnsi="Calibri" w:cs="Calibri"/>
              </w:rPr>
              <w:t>6</w:t>
            </w:r>
          </w:p>
        </w:tc>
      </w:tr>
      <w:tr w:rsidR="005A2227" w:rsidRPr="00E352EF" w14:paraId="359EEEF3" w14:textId="77777777">
        <w:trPr>
          <w:trHeight w:val="101"/>
        </w:trPr>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936440"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799C68" w14:textId="77777777" w:rsidR="005A2227" w:rsidRPr="00E352EF" w:rsidRDefault="0097053A">
            <w:pPr>
              <w:jc w:val="both"/>
            </w:pPr>
            <w:r w:rsidRPr="00E352EF">
              <w:rPr>
                <w:rFonts w:ascii="Calibri" w:eastAsia="Calibri" w:hAnsi="Calibri" w:cs="Calibri"/>
              </w:rPr>
              <w:t>4</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71FB40" w14:textId="77777777" w:rsidR="005A2227" w:rsidRPr="00E352EF" w:rsidRDefault="0097053A">
            <w:pPr>
              <w:jc w:val="both"/>
            </w:pPr>
            <w:r w:rsidRPr="00E352EF">
              <w:rPr>
                <w:rFonts w:ascii="Calibri" w:eastAsia="Calibri" w:hAnsi="Calibri" w:cs="Calibri"/>
              </w:rPr>
              <w:t>19</w:t>
            </w:r>
          </w:p>
        </w:tc>
        <w:tc>
          <w:tcPr>
            <w:tcW w:w="354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C0AC4D" w14:textId="77777777" w:rsidR="005A2227" w:rsidRPr="00E352EF" w:rsidRDefault="0097053A">
            <w:pPr>
              <w:jc w:val="both"/>
            </w:pPr>
            <w:r w:rsidRPr="00E352EF">
              <w:rPr>
                <w:rFonts w:ascii="Calibri" w:eastAsia="Calibri" w:hAnsi="Calibri" w:cs="Calibri"/>
              </w:rPr>
              <w:t>4</w:t>
            </w:r>
          </w:p>
        </w:tc>
      </w:tr>
      <w:tr w:rsidR="005A2227" w:rsidRPr="00E352EF" w14:paraId="447F8B0A" w14:textId="77777777">
        <w:trPr>
          <w:trHeight w:val="216"/>
        </w:trPr>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41A630"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4A9144F8" w14:textId="77777777" w:rsidR="005A2227" w:rsidRPr="00E352EF" w:rsidRDefault="0097053A">
            <w:pPr>
              <w:jc w:val="both"/>
            </w:pPr>
            <w:r w:rsidRPr="00E352EF">
              <w:rPr>
                <w:rFonts w:ascii="Calibri" w:eastAsia="Calibri" w:hAnsi="Calibri" w:cs="Calibri"/>
              </w:rPr>
              <w:t>5</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420FCD83" w14:textId="77777777" w:rsidR="005A2227" w:rsidRPr="00E352EF" w:rsidRDefault="0097053A">
            <w:pPr>
              <w:jc w:val="both"/>
            </w:pPr>
            <w:r w:rsidRPr="00E352EF">
              <w:rPr>
                <w:rFonts w:ascii="Calibri" w:eastAsia="Calibri" w:hAnsi="Calibri" w:cs="Calibri"/>
              </w:rPr>
              <w:t>32</w:t>
            </w:r>
          </w:p>
        </w:tc>
        <w:tc>
          <w:tcPr>
            <w:tcW w:w="354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734BF83F" w14:textId="77777777" w:rsidR="005A2227" w:rsidRPr="00E352EF" w:rsidRDefault="0097053A">
            <w:pPr>
              <w:jc w:val="both"/>
            </w:pPr>
            <w:r w:rsidRPr="00E352EF">
              <w:rPr>
                <w:rFonts w:ascii="Calibri" w:eastAsia="Calibri" w:hAnsi="Calibri" w:cs="Calibri"/>
              </w:rPr>
              <w:t>6</w:t>
            </w:r>
          </w:p>
        </w:tc>
      </w:tr>
      <w:tr w:rsidR="005A2227" w:rsidRPr="00E352EF" w14:paraId="55C0663C" w14:textId="77777777">
        <w:trPr>
          <w:trHeight w:val="101"/>
        </w:trPr>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05C5BD"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7FCBF6" w14:textId="77777777" w:rsidR="005A2227" w:rsidRPr="00E352EF" w:rsidRDefault="0097053A">
            <w:pPr>
              <w:jc w:val="both"/>
            </w:pPr>
            <w:r w:rsidRPr="00E352EF">
              <w:rPr>
                <w:rFonts w:ascii="Calibri" w:eastAsia="Calibri" w:hAnsi="Calibri" w:cs="Calibri"/>
              </w:rPr>
              <w:t>6</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C07037" w14:textId="77777777" w:rsidR="005A2227" w:rsidRPr="00E352EF" w:rsidRDefault="0097053A">
            <w:pPr>
              <w:jc w:val="both"/>
            </w:pPr>
            <w:r w:rsidRPr="00E352EF">
              <w:rPr>
                <w:rFonts w:ascii="Calibri" w:eastAsia="Calibri" w:hAnsi="Calibri" w:cs="Calibri"/>
              </w:rPr>
              <w:t>17</w:t>
            </w:r>
          </w:p>
        </w:tc>
        <w:tc>
          <w:tcPr>
            <w:tcW w:w="354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9DAB45" w14:textId="77777777" w:rsidR="005A2227" w:rsidRPr="00E352EF" w:rsidRDefault="0097053A">
            <w:pPr>
              <w:jc w:val="both"/>
            </w:pPr>
            <w:r w:rsidRPr="00E352EF">
              <w:rPr>
                <w:rFonts w:ascii="Calibri" w:eastAsia="Calibri" w:hAnsi="Calibri" w:cs="Calibri"/>
              </w:rPr>
              <w:t>14</w:t>
            </w:r>
          </w:p>
        </w:tc>
      </w:tr>
      <w:tr w:rsidR="005A2227" w:rsidRPr="00E352EF" w14:paraId="79CE30E7" w14:textId="77777777">
        <w:trPr>
          <w:trHeight w:val="101"/>
        </w:trPr>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1EE26A"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E0D573" w14:textId="77777777" w:rsidR="005A2227" w:rsidRPr="00E352EF" w:rsidRDefault="0097053A">
            <w:pPr>
              <w:jc w:val="both"/>
            </w:pPr>
            <w:r w:rsidRPr="00E352EF">
              <w:rPr>
                <w:rFonts w:ascii="Calibri" w:eastAsia="Calibri" w:hAnsi="Calibri" w:cs="Calibri"/>
              </w:rPr>
              <w:t>7</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69678E" w14:textId="77777777" w:rsidR="005A2227" w:rsidRPr="00E352EF" w:rsidRDefault="0097053A">
            <w:pPr>
              <w:jc w:val="both"/>
            </w:pPr>
            <w:r w:rsidRPr="00E352EF">
              <w:rPr>
                <w:rFonts w:ascii="Calibri" w:eastAsia="Calibri" w:hAnsi="Calibri" w:cs="Calibri"/>
              </w:rPr>
              <w:t>25</w:t>
            </w:r>
          </w:p>
        </w:tc>
        <w:tc>
          <w:tcPr>
            <w:tcW w:w="354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B69710" w14:textId="77777777" w:rsidR="005A2227" w:rsidRPr="00E352EF" w:rsidRDefault="0097053A">
            <w:pPr>
              <w:jc w:val="both"/>
            </w:pPr>
            <w:r w:rsidRPr="00E352EF">
              <w:rPr>
                <w:rFonts w:ascii="Calibri" w:eastAsia="Calibri" w:hAnsi="Calibri" w:cs="Calibri"/>
              </w:rPr>
              <w:t>14</w:t>
            </w:r>
          </w:p>
        </w:tc>
      </w:tr>
      <w:tr w:rsidR="005A2227" w:rsidRPr="00E352EF" w14:paraId="71759EEA" w14:textId="77777777">
        <w:trPr>
          <w:trHeight w:val="101"/>
        </w:trPr>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3703ED"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9E9E99" w14:textId="77777777" w:rsidR="005A2227" w:rsidRPr="00E352EF" w:rsidRDefault="0097053A">
            <w:pPr>
              <w:jc w:val="both"/>
            </w:pPr>
            <w:r w:rsidRPr="00E352EF">
              <w:rPr>
                <w:rFonts w:ascii="Calibri" w:eastAsia="Calibri" w:hAnsi="Calibri" w:cs="Calibri"/>
              </w:rPr>
              <w:t>8</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372507" w14:textId="77777777" w:rsidR="005A2227" w:rsidRPr="00E352EF" w:rsidRDefault="0097053A">
            <w:pPr>
              <w:jc w:val="both"/>
            </w:pPr>
            <w:r w:rsidRPr="00E352EF">
              <w:rPr>
                <w:rFonts w:ascii="Calibri" w:eastAsia="Calibri" w:hAnsi="Calibri" w:cs="Calibri"/>
              </w:rPr>
              <w:t>18</w:t>
            </w:r>
          </w:p>
        </w:tc>
        <w:tc>
          <w:tcPr>
            <w:tcW w:w="354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946863" w14:textId="77777777" w:rsidR="005A2227" w:rsidRPr="00E352EF" w:rsidRDefault="0097053A">
            <w:pPr>
              <w:jc w:val="both"/>
            </w:pPr>
            <w:r w:rsidRPr="00E352EF">
              <w:rPr>
                <w:rFonts w:ascii="Calibri" w:eastAsia="Calibri" w:hAnsi="Calibri" w:cs="Calibri"/>
              </w:rPr>
              <w:t>10</w:t>
            </w:r>
          </w:p>
        </w:tc>
      </w:tr>
      <w:tr w:rsidR="005A2227" w:rsidRPr="00E352EF" w14:paraId="118CBB74" w14:textId="77777777">
        <w:trPr>
          <w:trHeight w:val="245"/>
        </w:trPr>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5E6813"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CB7E7C" w14:textId="77777777" w:rsidR="005A2227" w:rsidRPr="00E352EF" w:rsidRDefault="0097053A">
            <w:pPr>
              <w:jc w:val="both"/>
            </w:pPr>
            <w:r w:rsidRPr="00E352EF">
              <w:rPr>
                <w:rFonts w:ascii="Calibri" w:eastAsia="Calibri" w:hAnsi="Calibri" w:cs="Calibri"/>
              </w:rPr>
              <w:t>9</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C0563A" w14:textId="77777777" w:rsidR="005A2227" w:rsidRPr="00E352EF" w:rsidRDefault="0097053A">
            <w:pPr>
              <w:jc w:val="both"/>
            </w:pPr>
            <w:r w:rsidRPr="00E352EF">
              <w:rPr>
                <w:rFonts w:ascii="Calibri" w:eastAsia="Calibri" w:hAnsi="Calibri" w:cs="Calibri"/>
              </w:rPr>
              <w:t>15</w:t>
            </w:r>
          </w:p>
        </w:tc>
        <w:tc>
          <w:tcPr>
            <w:tcW w:w="354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B8E097" w14:textId="77777777" w:rsidR="005A2227" w:rsidRPr="00E352EF" w:rsidRDefault="0097053A">
            <w:pPr>
              <w:jc w:val="both"/>
            </w:pPr>
            <w:r w:rsidRPr="00E352EF">
              <w:rPr>
                <w:rFonts w:ascii="Calibri" w:eastAsia="Calibri" w:hAnsi="Calibri" w:cs="Calibri"/>
              </w:rPr>
              <w:t>3</w:t>
            </w:r>
          </w:p>
        </w:tc>
      </w:tr>
      <w:tr w:rsidR="005A2227" w:rsidRPr="00E352EF" w14:paraId="75C627F4" w14:textId="77777777">
        <w:trPr>
          <w:trHeight w:val="101"/>
        </w:trPr>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000643"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FD303A" w14:textId="77777777" w:rsidR="005A2227" w:rsidRPr="00E352EF" w:rsidRDefault="0097053A">
            <w:pPr>
              <w:jc w:val="both"/>
            </w:pPr>
            <w:r w:rsidRPr="00E352EF">
              <w:rPr>
                <w:rFonts w:ascii="Calibri" w:eastAsia="Calibri" w:hAnsi="Calibri" w:cs="Calibri"/>
              </w:rPr>
              <w:t>10</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2FEC85" w14:textId="77777777" w:rsidR="005A2227" w:rsidRPr="00E352EF" w:rsidRDefault="0097053A">
            <w:pPr>
              <w:jc w:val="both"/>
            </w:pPr>
            <w:r w:rsidRPr="00E352EF">
              <w:rPr>
                <w:rFonts w:ascii="Calibri" w:eastAsia="Calibri" w:hAnsi="Calibri" w:cs="Calibri"/>
              </w:rPr>
              <w:t>40</w:t>
            </w:r>
          </w:p>
        </w:tc>
        <w:tc>
          <w:tcPr>
            <w:tcW w:w="354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91A726" w14:textId="77777777" w:rsidR="005A2227" w:rsidRPr="00E352EF" w:rsidRDefault="0097053A">
            <w:pPr>
              <w:jc w:val="both"/>
            </w:pPr>
            <w:r w:rsidRPr="00E352EF">
              <w:rPr>
                <w:rFonts w:ascii="Calibri" w:eastAsia="Calibri" w:hAnsi="Calibri" w:cs="Calibri"/>
              </w:rPr>
              <w:t>5</w:t>
            </w:r>
          </w:p>
        </w:tc>
      </w:tr>
    </w:tbl>
    <w:p w14:paraId="4DF7C2F6" w14:textId="77777777" w:rsidR="005A2227" w:rsidRPr="00E352EF" w:rsidRDefault="005A2227">
      <w:pPr>
        <w:jc w:val="both"/>
      </w:pPr>
    </w:p>
    <w:p w14:paraId="34FF3301" w14:textId="77777777" w:rsidR="005A2227" w:rsidRPr="00E352EF" w:rsidRDefault="0097053A">
      <w:pPr>
        <w:jc w:val="both"/>
        <w:rPr>
          <w:rFonts w:asciiTheme="majorHAnsi" w:hAnsiTheme="majorHAnsi"/>
        </w:rPr>
      </w:pPr>
      <w:r w:rsidRPr="00E352EF">
        <w:rPr>
          <w:rFonts w:asciiTheme="majorHAnsi" w:eastAsia="Calibri" w:hAnsiTheme="majorHAnsi" w:cs="Calibri"/>
        </w:rPr>
        <w:t>Where the variable edu is coded using the following classification:</w:t>
      </w:r>
    </w:p>
    <w:tbl>
      <w:tblPr>
        <w:tblW w:w="8899" w:type="dxa"/>
        <w:tblInd w:w="-5"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533"/>
        <w:gridCol w:w="8366"/>
      </w:tblGrid>
      <w:tr w:rsidR="005A2227" w:rsidRPr="00E352EF" w14:paraId="17711E81" w14:textId="77777777">
        <w:trPr>
          <w:trHeight w:val="101"/>
        </w:trPr>
        <w:tc>
          <w:tcPr>
            <w:tcW w:w="533"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3D548CD3" w14:textId="77777777" w:rsidR="005A2227" w:rsidRPr="00E352EF" w:rsidRDefault="0097053A">
            <w:pPr>
              <w:jc w:val="both"/>
              <w:rPr>
                <w:rFonts w:asciiTheme="majorHAnsi" w:hAnsiTheme="majorHAnsi"/>
              </w:rPr>
            </w:pPr>
            <w:r w:rsidRPr="00E352EF">
              <w:rPr>
                <w:rFonts w:asciiTheme="majorHAnsi" w:eastAsia="Calibri" w:hAnsiTheme="majorHAnsi" w:cs="Calibri"/>
                <w:b/>
              </w:rPr>
              <w:t xml:space="preserve">edu </w:t>
            </w:r>
          </w:p>
        </w:tc>
        <w:tc>
          <w:tcPr>
            <w:tcW w:w="8366"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6FAB3DDC" w14:textId="77777777" w:rsidR="005A2227" w:rsidRPr="00E352EF" w:rsidRDefault="0097053A">
            <w:pPr>
              <w:jc w:val="both"/>
              <w:rPr>
                <w:rFonts w:asciiTheme="majorHAnsi" w:hAnsiTheme="majorHAnsi"/>
              </w:rPr>
            </w:pPr>
            <w:r w:rsidRPr="00E352EF">
              <w:rPr>
                <w:rFonts w:asciiTheme="majorHAnsi" w:eastAsia="Calibri" w:hAnsiTheme="majorHAnsi" w:cs="Calibri"/>
                <w:b/>
              </w:rPr>
              <w:t xml:space="preserve">descr </w:t>
            </w:r>
          </w:p>
        </w:tc>
      </w:tr>
      <w:tr w:rsidR="005A2227" w:rsidRPr="00E352EF" w14:paraId="0734EA22" w14:textId="77777777">
        <w:trPr>
          <w:trHeight w:val="432"/>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ABFED2"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1</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5BB4D4"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No title</w:t>
            </w:r>
          </w:p>
        </w:tc>
      </w:tr>
      <w:tr w:rsidR="005A2227" w:rsidRPr="00E352EF" w14:paraId="4292FEF7" w14:textId="77777777">
        <w:trPr>
          <w:trHeight w:val="302"/>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06C7E9"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2</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2FF9E7"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Elementary License / Certificate of final evaluation</w:t>
            </w:r>
          </w:p>
        </w:tc>
      </w:tr>
      <w:tr w:rsidR="005A2227" w:rsidRPr="00E352EF" w14:paraId="49598CA9" w14:textId="77777777">
        <w:trPr>
          <w:trHeight w:val="101"/>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4C20BA"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3</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902EA0"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 xml:space="preserve">Middle School (or professional training)/ Diploma in Education  secondary level </w:t>
            </w:r>
          </w:p>
        </w:tc>
      </w:tr>
      <w:tr w:rsidR="005A2227" w:rsidRPr="00E352EF" w14:paraId="7A062CB9" w14:textId="77777777">
        <w:trPr>
          <w:trHeight w:val="101"/>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7615C0"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4</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2D1EDF"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 xml:space="preserve">Professional qualifications Diploma of secondary school 2-3 years which does not allow enrollment at the University </w:t>
            </w:r>
          </w:p>
        </w:tc>
      </w:tr>
      <w:tr w:rsidR="005A2227" w:rsidRPr="00E352EF" w14:paraId="65EB16CC" w14:textId="77777777">
        <w:trPr>
          <w:trHeight w:val="101"/>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EE9BA2"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5</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D57B61"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 xml:space="preserve">High School Diploma / Secondary Education degree higher than 4-5 years which allows enrollment at the University </w:t>
            </w:r>
          </w:p>
        </w:tc>
      </w:tr>
      <w:tr w:rsidR="005A2227" w:rsidRPr="00E352EF" w14:paraId="2027F2C4" w14:textId="77777777">
        <w:trPr>
          <w:trHeight w:val="245"/>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D672CB"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6</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FE91B0"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 xml:space="preserve">Academy Diploma (Fine Arts, Dramatic Arts National, National Dance), Higher Institute of Artistic Industries, State Conservatory of Music </w:t>
            </w:r>
          </w:p>
        </w:tc>
      </w:tr>
      <w:tr w:rsidR="005A2227" w:rsidRPr="00E352EF" w14:paraId="2B3DBFD2" w14:textId="77777777">
        <w:trPr>
          <w:trHeight w:val="101"/>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991D59"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7</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07B880"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 xml:space="preserve">University degree of two / three years, direct school for special purposes, school equivalent education </w:t>
            </w:r>
          </w:p>
        </w:tc>
      </w:tr>
      <w:tr w:rsidR="005A2227" w:rsidRPr="00E352EF" w14:paraId="69FB9D5F" w14:textId="77777777">
        <w:trPr>
          <w:trHeight w:val="101"/>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F4B367"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8</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9367A3"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 xml:space="preserve">bachelor's degree (three years) </w:t>
            </w:r>
          </w:p>
        </w:tc>
      </w:tr>
      <w:tr w:rsidR="005A2227" w:rsidRPr="00E352EF" w14:paraId="66762DFC" w14:textId="77777777">
        <w:trPr>
          <w:trHeight w:val="101"/>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D13873"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9</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6F860C"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 xml:space="preserve">Specialist / Master's degree (two years) </w:t>
            </w:r>
          </w:p>
        </w:tc>
      </w:tr>
      <w:tr w:rsidR="005A2227" w:rsidRPr="00E352EF" w14:paraId="0045F131" w14:textId="77777777">
        <w:trPr>
          <w:trHeight w:val="101"/>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CEFC27"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10</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AC5BAE"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 xml:space="preserve">4-6 years Degree: Bachelor's degree from the old system or graduate specialization / teaching single-cycle </w:t>
            </w:r>
          </w:p>
        </w:tc>
      </w:tr>
      <w:tr w:rsidR="005A2227" w:rsidRPr="00E352EF" w14:paraId="00F2F0D3" w14:textId="77777777">
        <w:trPr>
          <w:trHeight w:val="101"/>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16428326"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13</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10AE11F0"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 xml:space="preserve">VET Certificate of professional qualification (operator) / Professional diploma IFP technical (Three-year pathways / four-year education and training) </w:t>
            </w:r>
          </w:p>
        </w:tc>
      </w:tr>
      <w:tr w:rsidR="005A2227" w:rsidRPr="00E352EF" w14:paraId="7FDC7D7F" w14:textId="77777777">
        <w:trPr>
          <w:trHeight w:val="101"/>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0D8303"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14</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67C424"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 xml:space="preserve">higher technical specialization certificate (HTE) </w:t>
            </w:r>
          </w:p>
        </w:tc>
      </w:tr>
      <w:tr w:rsidR="005A2227" w:rsidRPr="00E352EF" w14:paraId="62CF9BCB" w14:textId="77777777">
        <w:trPr>
          <w:trHeight w:val="101"/>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C761C1"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15</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FE0341"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 xml:space="preserve">Higher Technical Diploma (ITS) </w:t>
            </w:r>
          </w:p>
        </w:tc>
      </w:tr>
    </w:tbl>
    <w:p w14:paraId="5198AA04" w14:textId="77777777" w:rsidR="005A2227" w:rsidRPr="00E352EF" w:rsidRDefault="005A2227">
      <w:pPr>
        <w:jc w:val="both"/>
        <w:rPr>
          <w:rFonts w:asciiTheme="majorHAnsi" w:hAnsiTheme="majorHAnsi"/>
        </w:rPr>
      </w:pPr>
    </w:p>
    <w:p w14:paraId="68BF2B2D" w14:textId="77777777" w:rsidR="005A2227" w:rsidRPr="00E352EF" w:rsidRDefault="0097053A">
      <w:pPr>
        <w:jc w:val="both"/>
        <w:rPr>
          <w:rFonts w:asciiTheme="majorHAnsi" w:hAnsiTheme="majorHAnsi"/>
        </w:rPr>
      </w:pPr>
      <w:r w:rsidRPr="00E352EF">
        <w:rPr>
          <w:rFonts w:asciiTheme="majorHAnsi" w:eastAsia="Calibri" w:hAnsiTheme="majorHAnsi" w:cs="Calibri"/>
        </w:rPr>
        <w:t>define datapoint ruleset  dpr_ labour ( AGE as a) (</w:t>
      </w:r>
    </w:p>
    <w:p w14:paraId="08E84161" w14:textId="4B754B9F" w:rsidR="005A2227" w:rsidRPr="00E352EF" w:rsidRDefault="0097053A">
      <w:pPr>
        <w:ind w:left="562"/>
        <w:jc w:val="both"/>
        <w:rPr>
          <w:rFonts w:asciiTheme="majorHAnsi" w:hAnsiTheme="majorHAnsi"/>
        </w:rPr>
      </w:pPr>
      <w:r w:rsidRPr="00E352EF">
        <w:rPr>
          <w:rFonts w:asciiTheme="majorHAnsi" w:eastAsia="Calibri" w:hAnsiTheme="majorHAnsi" w:cs="Calibri"/>
        </w:rPr>
        <w:t xml:space="preserve">rule_1 </w:t>
      </w:r>
      <w:r w:rsidR="001B6402" w:rsidRPr="00E352EF">
        <w:rPr>
          <w:rFonts w:asciiTheme="majorHAnsi" w:eastAsia="Calibri" w:hAnsiTheme="majorHAnsi" w:cs="Calibri"/>
        </w:rPr>
        <w:t xml:space="preserve">when </w:t>
      </w:r>
      <w:r w:rsidRPr="00E352EF">
        <w:rPr>
          <w:rFonts w:asciiTheme="majorHAnsi" w:eastAsia="Calibri" w:hAnsiTheme="majorHAnsi" w:cs="Calibri"/>
        </w:rPr>
        <w:t>a between 14 and 17 then edu &lt;&gt; 5 ;</w:t>
      </w:r>
    </w:p>
    <w:p w14:paraId="5120EC85" w14:textId="6DE2F630" w:rsidR="005A2227" w:rsidRPr="00E352EF" w:rsidRDefault="0097053A">
      <w:pPr>
        <w:ind w:left="562"/>
        <w:jc w:val="both"/>
        <w:rPr>
          <w:rFonts w:asciiTheme="majorHAnsi" w:hAnsiTheme="majorHAnsi"/>
        </w:rPr>
      </w:pPr>
      <w:r w:rsidRPr="00E352EF">
        <w:rPr>
          <w:rFonts w:asciiTheme="majorHAnsi" w:eastAsia="Calibri" w:hAnsiTheme="majorHAnsi" w:cs="Calibri"/>
        </w:rPr>
        <w:t xml:space="preserve">rule_2 </w:t>
      </w:r>
      <w:r w:rsidR="001B6402" w:rsidRPr="00E352EF">
        <w:rPr>
          <w:rFonts w:asciiTheme="majorHAnsi" w:eastAsia="Calibri" w:hAnsiTheme="majorHAnsi" w:cs="Calibri"/>
        </w:rPr>
        <w:t xml:space="preserve">when </w:t>
      </w:r>
      <w:r w:rsidRPr="00E352EF">
        <w:rPr>
          <w:rFonts w:asciiTheme="majorHAnsi" w:eastAsia="Calibri" w:hAnsiTheme="majorHAnsi" w:cs="Calibri"/>
        </w:rPr>
        <w:t>a between 16 and 19 then edu &lt;&gt; 6 ;</w:t>
      </w:r>
    </w:p>
    <w:p w14:paraId="771E92B0" w14:textId="370B9110" w:rsidR="005A2227" w:rsidRPr="00E352EF" w:rsidRDefault="0097053A">
      <w:pPr>
        <w:ind w:left="562"/>
        <w:jc w:val="both"/>
        <w:rPr>
          <w:rFonts w:asciiTheme="majorHAnsi" w:hAnsiTheme="majorHAnsi"/>
        </w:rPr>
      </w:pPr>
      <w:r w:rsidRPr="00E352EF">
        <w:rPr>
          <w:rFonts w:asciiTheme="majorHAnsi" w:eastAsia="Calibri" w:hAnsiTheme="majorHAnsi" w:cs="Calibri"/>
        </w:rPr>
        <w:t xml:space="preserve">rule_3 </w:t>
      </w:r>
      <w:r w:rsidR="001B6402" w:rsidRPr="00E352EF">
        <w:rPr>
          <w:rFonts w:asciiTheme="majorHAnsi" w:eastAsia="Calibri" w:hAnsiTheme="majorHAnsi" w:cs="Calibri"/>
        </w:rPr>
        <w:t xml:space="preserve">when </w:t>
      </w:r>
      <w:r w:rsidRPr="00E352EF">
        <w:rPr>
          <w:rFonts w:asciiTheme="majorHAnsi" w:eastAsia="Calibri" w:hAnsiTheme="majorHAnsi" w:cs="Calibri"/>
        </w:rPr>
        <w:t>a between 17 and 20 then edu &lt;&gt; 7 and edu &lt;&gt; 8 ;</w:t>
      </w:r>
    </w:p>
    <w:p w14:paraId="6AEE6B1D" w14:textId="51C8F5CB" w:rsidR="005A2227" w:rsidRPr="00E352EF" w:rsidRDefault="0097053A">
      <w:pPr>
        <w:ind w:left="562"/>
        <w:jc w:val="both"/>
        <w:rPr>
          <w:rFonts w:asciiTheme="majorHAnsi" w:hAnsiTheme="majorHAnsi"/>
        </w:rPr>
      </w:pPr>
      <w:r w:rsidRPr="00E352EF">
        <w:rPr>
          <w:rFonts w:asciiTheme="majorHAnsi" w:eastAsia="Calibri" w:hAnsiTheme="majorHAnsi" w:cs="Calibri"/>
        </w:rPr>
        <w:t xml:space="preserve">rule_4 </w:t>
      </w:r>
      <w:r w:rsidR="001B6402" w:rsidRPr="00E352EF">
        <w:rPr>
          <w:rFonts w:asciiTheme="majorHAnsi" w:eastAsia="Calibri" w:hAnsiTheme="majorHAnsi" w:cs="Calibri"/>
        </w:rPr>
        <w:t xml:space="preserve">when </w:t>
      </w:r>
      <w:r w:rsidRPr="00E352EF">
        <w:rPr>
          <w:rFonts w:asciiTheme="majorHAnsi" w:eastAsia="Calibri" w:hAnsiTheme="majorHAnsi" w:cs="Calibri"/>
        </w:rPr>
        <w:t>a between 18 and 21 then edu &lt;&gt; 10 ;</w:t>
      </w:r>
    </w:p>
    <w:p w14:paraId="57901711" w14:textId="258A4490" w:rsidR="005A2227" w:rsidRPr="00E352EF" w:rsidRDefault="0097053A">
      <w:pPr>
        <w:ind w:left="562"/>
        <w:jc w:val="both"/>
        <w:rPr>
          <w:rFonts w:asciiTheme="majorHAnsi" w:hAnsiTheme="majorHAnsi"/>
        </w:rPr>
      </w:pPr>
      <w:r w:rsidRPr="00E352EF">
        <w:rPr>
          <w:rFonts w:asciiTheme="majorHAnsi" w:eastAsia="Calibri" w:hAnsiTheme="majorHAnsi" w:cs="Calibri"/>
        </w:rPr>
        <w:t xml:space="preserve">rule_5 </w:t>
      </w:r>
      <w:r w:rsidR="001B6402" w:rsidRPr="00E352EF">
        <w:rPr>
          <w:rFonts w:asciiTheme="majorHAnsi" w:eastAsia="Calibri" w:hAnsiTheme="majorHAnsi" w:cs="Calibri"/>
        </w:rPr>
        <w:t xml:space="preserve">when </w:t>
      </w:r>
      <w:r w:rsidRPr="00E352EF">
        <w:rPr>
          <w:rFonts w:asciiTheme="majorHAnsi" w:eastAsia="Calibri" w:hAnsiTheme="majorHAnsi" w:cs="Calibri"/>
        </w:rPr>
        <w:t>a between 14 and 16 then edu &lt;&gt; 13 ;</w:t>
      </w:r>
    </w:p>
    <w:p w14:paraId="4DD1D7CB" w14:textId="44751DA8" w:rsidR="005A2227" w:rsidRPr="00E352EF" w:rsidRDefault="0097053A">
      <w:pPr>
        <w:ind w:left="562"/>
        <w:jc w:val="both"/>
        <w:rPr>
          <w:rFonts w:asciiTheme="majorHAnsi" w:hAnsiTheme="majorHAnsi"/>
        </w:rPr>
      </w:pPr>
      <w:r w:rsidRPr="00E352EF">
        <w:rPr>
          <w:rFonts w:asciiTheme="majorHAnsi" w:eastAsia="Calibri" w:hAnsiTheme="majorHAnsi" w:cs="Calibri"/>
        </w:rPr>
        <w:t xml:space="preserve">rule_6 </w:t>
      </w:r>
      <w:r w:rsidR="001B6402" w:rsidRPr="00E352EF">
        <w:rPr>
          <w:rFonts w:asciiTheme="majorHAnsi" w:eastAsia="Calibri" w:hAnsiTheme="majorHAnsi" w:cs="Calibri"/>
        </w:rPr>
        <w:t xml:space="preserve">when </w:t>
      </w:r>
      <w:r w:rsidRPr="00E352EF">
        <w:rPr>
          <w:rFonts w:asciiTheme="majorHAnsi" w:eastAsia="Calibri" w:hAnsiTheme="majorHAnsi" w:cs="Calibri"/>
        </w:rPr>
        <w:t>a between 16 and 18 then edu &lt;&gt; 14 ;</w:t>
      </w:r>
    </w:p>
    <w:p w14:paraId="065060D0" w14:textId="5BFF8B99" w:rsidR="005A2227" w:rsidRPr="00E352EF" w:rsidRDefault="0097053A">
      <w:pPr>
        <w:ind w:left="562"/>
        <w:jc w:val="both"/>
        <w:rPr>
          <w:rFonts w:asciiTheme="majorHAnsi" w:hAnsiTheme="majorHAnsi"/>
        </w:rPr>
      </w:pPr>
      <w:r w:rsidRPr="00E352EF">
        <w:rPr>
          <w:rFonts w:asciiTheme="majorHAnsi" w:eastAsia="Calibri" w:hAnsiTheme="majorHAnsi" w:cs="Calibri"/>
        </w:rPr>
        <w:t xml:space="preserve">rule_7 </w:t>
      </w:r>
      <w:r w:rsidR="001B6402" w:rsidRPr="00E352EF">
        <w:rPr>
          <w:rFonts w:asciiTheme="majorHAnsi" w:eastAsia="Calibri" w:hAnsiTheme="majorHAnsi" w:cs="Calibri"/>
        </w:rPr>
        <w:t xml:space="preserve">when </w:t>
      </w:r>
      <w:r w:rsidRPr="00E352EF">
        <w:rPr>
          <w:rFonts w:asciiTheme="majorHAnsi" w:eastAsia="Calibri" w:hAnsiTheme="majorHAnsi" w:cs="Calibri"/>
        </w:rPr>
        <w:t>a between 17 and 20 then edu &lt;&gt; 15 ;</w:t>
      </w:r>
    </w:p>
    <w:p w14:paraId="549ECBC6" w14:textId="77777777" w:rsidR="005A2227" w:rsidRPr="00E352EF" w:rsidRDefault="0097053A">
      <w:pPr>
        <w:jc w:val="both"/>
        <w:rPr>
          <w:rFonts w:asciiTheme="majorHAnsi" w:hAnsiTheme="majorHAnsi"/>
        </w:rPr>
      </w:pPr>
      <w:r w:rsidRPr="00E352EF">
        <w:rPr>
          <w:rFonts w:asciiTheme="majorHAnsi" w:eastAsia="Calibri" w:hAnsiTheme="majorHAnsi" w:cs="Calibri"/>
        </w:rPr>
        <w:t>) ;</w:t>
      </w:r>
    </w:p>
    <w:p w14:paraId="6AFC5E51" w14:textId="77777777" w:rsidR="005A2227" w:rsidRPr="00E352EF" w:rsidRDefault="005A2227">
      <w:pPr>
        <w:jc w:val="both"/>
        <w:rPr>
          <w:rFonts w:asciiTheme="majorHAnsi" w:hAnsiTheme="majorHAnsi"/>
        </w:rPr>
      </w:pPr>
    </w:p>
    <w:p w14:paraId="6EBB3F23" w14:textId="77777777" w:rsidR="005A2227" w:rsidRPr="00E352EF" w:rsidRDefault="0097053A">
      <w:pPr>
        <w:spacing w:before="120" w:after="120"/>
        <w:jc w:val="both"/>
        <w:rPr>
          <w:rFonts w:asciiTheme="majorHAnsi" w:hAnsiTheme="majorHAnsi"/>
        </w:rPr>
      </w:pPr>
      <w:r w:rsidRPr="00E352EF">
        <w:rPr>
          <w:rFonts w:asciiTheme="majorHAnsi" w:eastAsia="Calibri" w:hAnsiTheme="majorHAnsi" w:cs="Calibri"/>
        </w:rPr>
        <w:t xml:space="preserve">ds_validation_report := check ( ds_labour, dpr_labour, </w:t>
      </w:r>
      <w:r w:rsidRPr="00E352EF">
        <w:rPr>
          <w:rFonts w:asciiTheme="majorHAnsi" w:eastAsia="Calibri" w:hAnsiTheme="majorHAnsi" w:cs="Calibri"/>
          <w:b/>
        </w:rPr>
        <w:t>not valid</w:t>
      </w:r>
      <w:r w:rsidRPr="00E352EF">
        <w:rPr>
          <w:rFonts w:asciiTheme="majorHAnsi" w:eastAsia="Calibri" w:hAnsiTheme="majorHAnsi" w:cs="Calibri"/>
        </w:rPr>
        <w:t>, c</w:t>
      </w:r>
      <w:r w:rsidRPr="00E352EF">
        <w:rPr>
          <w:rFonts w:asciiTheme="majorHAnsi" w:eastAsia="Calibri" w:hAnsiTheme="majorHAnsi" w:cs="Calibri"/>
          <w:b/>
        </w:rPr>
        <w:t>ondition</w:t>
      </w:r>
      <w:r w:rsidRPr="00E352EF">
        <w:rPr>
          <w:rFonts w:asciiTheme="majorHAnsi" w:eastAsia="Calibri" w:hAnsiTheme="majorHAnsi" w:cs="Calibri"/>
        </w:rPr>
        <w:t xml:space="preserve"> )</w:t>
      </w:r>
    </w:p>
    <w:p w14:paraId="20720958" w14:textId="77777777" w:rsidR="005A2227" w:rsidRPr="00E352EF" w:rsidRDefault="005A2227">
      <w:pPr>
        <w:jc w:val="both"/>
      </w:pPr>
    </w:p>
    <w:tbl>
      <w:tblPr>
        <w:tblW w:w="9432" w:type="dxa"/>
        <w:tblInd w:w="-5"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49"/>
        <w:gridCol w:w="1224"/>
        <w:gridCol w:w="1656"/>
        <w:gridCol w:w="749"/>
        <w:gridCol w:w="806"/>
        <w:gridCol w:w="1310"/>
        <w:gridCol w:w="1699"/>
        <w:gridCol w:w="1339"/>
      </w:tblGrid>
      <w:tr w:rsidR="005A2227" w:rsidRPr="00E352EF" w14:paraId="2D9BE11F" w14:textId="77777777">
        <w:trPr>
          <w:trHeight w:val="389"/>
        </w:trPr>
        <w:tc>
          <w:tcPr>
            <w:tcW w:w="648" w:type="dxa"/>
            <w:gridSpan w:val="8"/>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tcPr>
          <w:p w14:paraId="51DD3089" w14:textId="77777777" w:rsidR="005A2227" w:rsidRPr="00E352EF" w:rsidRDefault="0097053A">
            <w:pPr>
              <w:jc w:val="both"/>
            </w:pPr>
            <w:r w:rsidRPr="00E352EF">
              <w:rPr>
                <w:rFonts w:ascii="Calibri" w:eastAsia="Calibri" w:hAnsi="Calibri" w:cs="Calibri"/>
              </w:rPr>
              <w:t>ds_validation_report</w:t>
            </w:r>
          </w:p>
        </w:tc>
      </w:tr>
      <w:tr w:rsidR="005A2227" w:rsidRPr="00E352EF" w14:paraId="69198420" w14:textId="77777777">
        <w:trPr>
          <w:trHeight w:val="101"/>
        </w:trPr>
        <w:tc>
          <w:tcPr>
            <w:tcW w:w="648"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0182493" w14:textId="77777777" w:rsidR="005A2227" w:rsidRPr="00E352EF" w:rsidRDefault="0097053A">
            <w:pPr>
              <w:jc w:val="both"/>
            </w:pPr>
            <w:r w:rsidRPr="00E352EF">
              <w:rPr>
                <w:rFonts w:ascii="Calibri" w:eastAsia="Calibri" w:hAnsi="Calibri" w:cs="Calibri"/>
                <w:b/>
              </w:rPr>
              <w:t>TIME</w:t>
            </w:r>
          </w:p>
        </w:tc>
        <w:tc>
          <w:tcPr>
            <w:tcW w:w="122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93FEBBA" w14:textId="77777777" w:rsidR="005A2227" w:rsidRPr="00E352EF" w:rsidRDefault="0097053A">
            <w:pPr>
              <w:jc w:val="both"/>
            </w:pPr>
            <w:r w:rsidRPr="00E352EF">
              <w:rPr>
                <w:rFonts w:ascii="Calibri" w:eastAsia="Calibri" w:hAnsi="Calibri" w:cs="Calibri"/>
                <w:b/>
              </w:rPr>
              <w:t>PERSON_ID</w:t>
            </w:r>
          </w:p>
        </w:tc>
        <w:tc>
          <w:tcPr>
            <w:tcW w:w="1656"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4430D9F" w14:textId="77777777" w:rsidR="005A2227" w:rsidRPr="00E352EF" w:rsidRDefault="0097053A">
            <w:pPr>
              <w:jc w:val="both"/>
            </w:pPr>
            <w:r w:rsidRPr="00E352EF">
              <w:rPr>
                <w:rFonts w:ascii="Calibri" w:eastAsia="Calibri" w:hAnsi="Calibri" w:cs="Calibri"/>
                <w:b/>
              </w:rPr>
              <w:t>RULE_ID</w:t>
            </w:r>
          </w:p>
        </w:tc>
        <w:tc>
          <w:tcPr>
            <w:tcW w:w="74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B6E5871" w14:textId="77777777" w:rsidR="005A2227" w:rsidRPr="00E352EF" w:rsidRDefault="0097053A">
            <w:pPr>
              <w:jc w:val="both"/>
            </w:pPr>
            <w:r w:rsidRPr="00E352EF">
              <w:rPr>
                <w:rFonts w:ascii="Calibri" w:eastAsia="Calibri" w:hAnsi="Calibri" w:cs="Calibri"/>
                <w:b/>
              </w:rPr>
              <w:t>AGE</w:t>
            </w:r>
          </w:p>
        </w:tc>
        <w:tc>
          <w:tcPr>
            <w:tcW w:w="80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343AC10" w14:textId="77777777" w:rsidR="005A2227" w:rsidRPr="00E352EF" w:rsidRDefault="0097053A">
            <w:pPr>
              <w:jc w:val="both"/>
            </w:pPr>
            <w:r w:rsidRPr="00E352EF">
              <w:rPr>
                <w:rFonts w:ascii="Calibri" w:eastAsia="Calibri" w:hAnsi="Calibri" w:cs="Calibri"/>
                <w:b/>
              </w:rPr>
              <w:t>EDU</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62CA073" w14:textId="77777777" w:rsidR="005A2227" w:rsidRPr="00E352EF" w:rsidRDefault="0097053A">
            <w:pPr>
              <w:jc w:val="both"/>
            </w:pPr>
            <w:r w:rsidRPr="00E352EF">
              <w:rPr>
                <w:rFonts w:ascii="Calibri" w:eastAsia="Calibri" w:hAnsi="Calibri" w:cs="Calibri"/>
                <w:b/>
              </w:rPr>
              <w:t>CONDITION</w:t>
            </w:r>
          </w:p>
        </w:tc>
        <w:tc>
          <w:tcPr>
            <w:tcW w:w="1699" w:type="dxa"/>
            <w:tcBorders>
              <w:top w:val="single" w:sz="6" w:space="0" w:color="000000"/>
              <w:left w:val="single" w:sz="6" w:space="0" w:color="000000"/>
              <w:bottom w:val="single" w:sz="6" w:space="0" w:color="000000"/>
              <w:right w:val="single" w:sz="6" w:space="0" w:color="000000"/>
            </w:tcBorders>
            <w:shd w:val="clear" w:color="auto" w:fill="C5E0B3"/>
            <w:tcMar>
              <w:top w:w="43" w:type="dxa"/>
              <w:left w:w="43" w:type="dxa"/>
              <w:bottom w:w="43" w:type="dxa"/>
              <w:right w:w="43" w:type="dxa"/>
            </w:tcMar>
          </w:tcPr>
          <w:p w14:paraId="29145649" w14:textId="77777777" w:rsidR="005A2227" w:rsidRPr="00E352EF" w:rsidRDefault="0097053A">
            <w:pPr>
              <w:jc w:val="both"/>
            </w:pPr>
            <w:r w:rsidRPr="00E352EF">
              <w:rPr>
                <w:rFonts w:ascii="Calibri" w:eastAsia="Calibri" w:hAnsi="Calibri" w:cs="Calibri"/>
                <w:b/>
              </w:rPr>
              <w:t>ERRORMESSAGE</w:t>
            </w:r>
          </w:p>
        </w:tc>
        <w:tc>
          <w:tcPr>
            <w:tcW w:w="1339" w:type="dxa"/>
            <w:tcBorders>
              <w:top w:val="single" w:sz="6" w:space="0" w:color="000000"/>
              <w:left w:val="single" w:sz="6" w:space="0" w:color="000000"/>
              <w:bottom w:val="single" w:sz="6" w:space="0" w:color="000000"/>
              <w:right w:val="single" w:sz="6" w:space="0" w:color="000000"/>
            </w:tcBorders>
            <w:shd w:val="clear" w:color="auto" w:fill="C5E0B3"/>
            <w:tcMar>
              <w:top w:w="43" w:type="dxa"/>
              <w:left w:w="43" w:type="dxa"/>
              <w:bottom w:w="43" w:type="dxa"/>
              <w:right w:w="43" w:type="dxa"/>
            </w:tcMar>
          </w:tcPr>
          <w:p w14:paraId="0C3F07C3" w14:textId="77777777" w:rsidR="005A2227" w:rsidRPr="00E352EF" w:rsidRDefault="0097053A">
            <w:pPr>
              <w:jc w:val="both"/>
            </w:pPr>
            <w:r w:rsidRPr="00E352EF">
              <w:rPr>
                <w:rFonts w:ascii="Calibri" w:eastAsia="Calibri" w:hAnsi="Calibri" w:cs="Calibri"/>
                <w:b/>
              </w:rPr>
              <w:t>ERRORLEVEL</w:t>
            </w:r>
          </w:p>
        </w:tc>
      </w:tr>
      <w:tr w:rsidR="005A2227" w:rsidRPr="00E352EF" w14:paraId="00D8876F" w14:textId="77777777">
        <w:trPr>
          <w:trHeight w:val="230"/>
        </w:trPr>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EEB9FC" w14:textId="77777777" w:rsidR="005A2227" w:rsidRPr="00E352EF" w:rsidRDefault="0097053A">
            <w:pPr>
              <w:jc w:val="both"/>
            </w:pPr>
            <w:r w:rsidRPr="00E352EF">
              <w:rPr>
                <w:rFonts w:ascii="Calibri" w:eastAsia="Calibri" w:hAnsi="Calibri" w:cs="Calibri"/>
              </w:rPr>
              <w:t>2011</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61C3C6" w14:textId="77777777" w:rsidR="005A2227" w:rsidRPr="00E352EF" w:rsidRDefault="0097053A">
            <w:pPr>
              <w:jc w:val="both"/>
            </w:pPr>
            <w:r w:rsidRPr="00E352EF">
              <w:rPr>
                <w:rFonts w:ascii="Calibri" w:eastAsia="Calibri" w:hAnsi="Calibri" w:cs="Calibri"/>
              </w:rPr>
              <w:t>1</w:t>
            </w:r>
          </w:p>
        </w:tc>
        <w:tc>
          <w:tcPr>
            <w:tcW w:w="165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A06ADC" w14:textId="77777777" w:rsidR="005A2227" w:rsidRPr="00E352EF" w:rsidRDefault="0097053A">
            <w:pPr>
              <w:jc w:val="both"/>
            </w:pPr>
            <w:r w:rsidRPr="00E352EF">
              <w:rPr>
                <w:rFonts w:ascii="Calibri" w:eastAsia="Calibri" w:hAnsi="Calibri" w:cs="Calibri"/>
              </w:rPr>
              <w:t>hr_labour_rule_1</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302B00" w14:textId="77777777" w:rsidR="005A2227" w:rsidRPr="00E352EF" w:rsidRDefault="0097053A">
            <w:pPr>
              <w:jc w:val="both"/>
            </w:pPr>
            <w:r w:rsidRPr="00E352EF">
              <w:rPr>
                <w:rFonts w:ascii="Calibri" w:eastAsia="Calibri" w:hAnsi="Calibri" w:cs="Calibri"/>
              </w:rPr>
              <w:t>15</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EE77DD" w14:textId="77777777" w:rsidR="005A2227" w:rsidRPr="00E352EF" w:rsidRDefault="0097053A">
            <w:pPr>
              <w:jc w:val="both"/>
            </w:pPr>
            <w:r w:rsidRPr="00E352EF">
              <w:rPr>
                <w:rFonts w:ascii="Calibri" w:eastAsia="Calibri" w:hAnsi="Calibri" w:cs="Calibri"/>
              </w:rPr>
              <w:t>5</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794375" w14:textId="77777777" w:rsidR="005A2227" w:rsidRPr="00E352EF" w:rsidRDefault="0097053A">
            <w:pPr>
              <w:jc w:val="both"/>
            </w:pPr>
            <w:r w:rsidRPr="00E352EF">
              <w:rPr>
                <w:rFonts w:ascii="Calibri" w:eastAsia="Calibri" w:hAnsi="Calibri" w:cs="Calibri"/>
              </w:rPr>
              <w:t>FALSE</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1DC81B" w14:textId="77777777" w:rsidR="005A2227" w:rsidRPr="00E352EF" w:rsidRDefault="005A2227">
            <w:pPr>
              <w:jc w:val="both"/>
            </w:pPr>
          </w:p>
        </w:tc>
        <w:tc>
          <w:tcPr>
            <w:tcW w:w="133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927D2A" w14:textId="77777777" w:rsidR="005A2227" w:rsidRPr="00E352EF" w:rsidRDefault="005A2227">
            <w:pPr>
              <w:jc w:val="both"/>
            </w:pPr>
          </w:p>
        </w:tc>
      </w:tr>
      <w:tr w:rsidR="005A2227" w:rsidRPr="00E352EF" w14:paraId="023AD863" w14:textId="77777777">
        <w:trPr>
          <w:trHeight w:val="101"/>
        </w:trPr>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D05244" w14:textId="77777777" w:rsidR="005A2227" w:rsidRPr="00E352EF" w:rsidRDefault="0097053A">
            <w:pPr>
              <w:jc w:val="both"/>
            </w:pPr>
            <w:r w:rsidRPr="00E352EF">
              <w:rPr>
                <w:rFonts w:ascii="Calibri" w:eastAsia="Calibri" w:hAnsi="Calibri" w:cs="Calibri"/>
              </w:rPr>
              <w:t>2011</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F0C33D" w14:textId="77777777" w:rsidR="005A2227" w:rsidRPr="00E352EF" w:rsidRDefault="0097053A">
            <w:pPr>
              <w:jc w:val="both"/>
            </w:pPr>
            <w:r w:rsidRPr="00E352EF">
              <w:rPr>
                <w:rFonts w:ascii="Calibri" w:eastAsia="Calibri" w:hAnsi="Calibri" w:cs="Calibri"/>
              </w:rPr>
              <w:t>3</w:t>
            </w:r>
          </w:p>
        </w:tc>
        <w:tc>
          <w:tcPr>
            <w:tcW w:w="165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7EB38C" w14:textId="77777777" w:rsidR="005A2227" w:rsidRPr="00E352EF" w:rsidRDefault="0097053A">
            <w:pPr>
              <w:jc w:val="both"/>
            </w:pPr>
            <w:r w:rsidRPr="00E352EF">
              <w:rPr>
                <w:rFonts w:ascii="Calibri" w:eastAsia="Calibri" w:hAnsi="Calibri" w:cs="Calibri"/>
              </w:rPr>
              <w:t>hr_labour_rule_2</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BABC6A" w14:textId="77777777" w:rsidR="005A2227" w:rsidRPr="00E352EF" w:rsidRDefault="0097053A">
            <w:pPr>
              <w:jc w:val="both"/>
            </w:pPr>
            <w:r w:rsidRPr="00E352EF">
              <w:rPr>
                <w:rFonts w:ascii="Calibri" w:eastAsia="Calibri" w:hAnsi="Calibri" w:cs="Calibri"/>
              </w:rPr>
              <w:t>17</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DB19B2" w14:textId="77777777" w:rsidR="005A2227" w:rsidRPr="00E352EF" w:rsidRDefault="0097053A">
            <w:pPr>
              <w:jc w:val="both"/>
            </w:pPr>
            <w:r w:rsidRPr="00E352EF">
              <w:rPr>
                <w:rFonts w:ascii="Calibri" w:eastAsia="Calibri" w:hAnsi="Calibri" w:cs="Calibri"/>
              </w:rPr>
              <w:t>6</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75821A" w14:textId="77777777" w:rsidR="005A2227" w:rsidRPr="00E352EF" w:rsidRDefault="0097053A">
            <w:pPr>
              <w:jc w:val="both"/>
            </w:pPr>
            <w:r w:rsidRPr="00E352EF">
              <w:rPr>
                <w:rFonts w:ascii="Calibri" w:eastAsia="Calibri" w:hAnsi="Calibri" w:cs="Calibri"/>
              </w:rPr>
              <w:t>FALSE</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0D0161" w14:textId="77777777" w:rsidR="005A2227" w:rsidRPr="00E352EF" w:rsidRDefault="005A2227">
            <w:pPr>
              <w:jc w:val="both"/>
            </w:pPr>
          </w:p>
        </w:tc>
        <w:tc>
          <w:tcPr>
            <w:tcW w:w="133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FAA939" w14:textId="77777777" w:rsidR="005A2227" w:rsidRPr="00E352EF" w:rsidRDefault="005A2227">
            <w:pPr>
              <w:jc w:val="both"/>
            </w:pPr>
          </w:p>
        </w:tc>
      </w:tr>
      <w:tr w:rsidR="005A2227" w:rsidRPr="00E352EF" w14:paraId="00647397" w14:textId="77777777">
        <w:trPr>
          <w:trHeight w:val="101"/>
        </w:trPr>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8BF7ED" w14:textId="77777777" w:rsidR="005A2227" w:rsidRPr="00E352EF" w:rsidRDefault="0097053A">
            <w:pPr>
              <w:jc w:val="both"/>
            </w:pPr>
            <w:r w:rsidRPr="00E352EF">
              <w:rPr>
                <w:rFonts w:ascii="Calibri" w:eastAsia="Calibri" w:hAnsi="Calibri" w:cs="Calibri"/>
              </w:rPr>
              <w:t>2011</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B30E26" w14:textId="77777777" w:rsidR="005A2227" w:rsidRPr="00E352EF" w:rsidRDefault="0097053A">
            <w:pPr>
              <w:jc w:val="both"/>
            </w:pPr>
            <w:r w:rsidRPr="00E352EF">
              <w:rPr>
                <w:rFonts w:ascii="Calibri" w:eastAsia="Calibri" w:hAnsi="Calibri" w:cs="Calibri"/>
              </w:rPr>
              <w:t>6</w:t>
            </w:r>
          </w:p>
        </w:tc>
        <w:tc>
          <w:tcPr>
            <w:tcW w:w="165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32AA7D" w14:textId="77777777" w:rsidR="005A2227" w:rsidRPr="00E352EF" w:rsidRDefault="0097053A">
            <w:pPr>
              <w:jc w:val="both"/>
            </w:pPr>
            <w:r w:rsidRPr="00E352EF">
              <w:rPr>
                <w:rFonts w:ascii="Calibri" w:eastAsia="Calibri" w:hAnsi="Calibri" w:cs="Calibri"/>
              </w:rPr>
              <w:t>hr_labour_rule_6</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C3395A" w14:textId="77777777" w:rsidR="005A2227" w:rsidRPr="00E352EF" w:rsidRDefault="0097053A">
            <w:pPr>
              <w:jc w:val="both"/>
            </w:pPr>
            <w:r w:rsidRPr="00E352EF">
              <w:rPr>
                <w:rFonts w:ascii="Calibri" w:eastAsia="Calibri" w:hAnsi="Calibri" w:cs="Calibri"/>
              </w:rPr>
              <w:t>17</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7C1785" w14:textId="77777777" w:rsidR="005A2227" w:rsidRPr="00E352EF" w:rsidRDefault="0097053A">
            <w:pPr>
              <w:jc w:val="both"/>
            </w:pPr>
            <w:r w:rsidRPr="00E352EF">
              <w:rPr>
                <w:rFonts w:ascii="Calibri" w:eastAsia="Calibri" w:hAnsi="Calibri" w:cs="Calibri"/>
              </w:rPr>
              <w:t>14</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9F43C1" w14:textId="77777777" w:rsidR="005A2227" w:rsidRPr="00E352EF" w:rsidRDefault="0097053A">
            <w:pPr>
              <w:jc w:val="both"/>
            </w:pPr>
            <w:r w:rsidRPr="00E352EF">
              <w:rPr>
                <w:rFonts w:ascii="Calibri" w:eastAsia="Calibri" w:hAnsi="Calibri" w:cs="Calibri"/>
              </w:rPr>
              <w:t>FALSE</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F6EEF2" w14:textId="77777777" w:rsidR="005A2227" w:rsidRPr="00E352EF" w:rsidRDefault="005A2227">
            <w:pPr>
              <w:jc w:val="both"/>
            </w:pPr>
          </w:p>
        </w:tc>
        <w:tc>
          <w:tcPr>
            <w:tcW w:w="133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399DB9" w14:textId="77777777" w:rsidR="005A2227" w:rsidRPr="00E352EF" w:rsidRDefault="005A2227">
            <w:pPr>
              <w:jc w:val="both"/>
            </w:pPr>
          </w:p>
        </w:tc>
      </w:tr>
      <w:tr w:rsidR="005A2227" w:rsidRPr="00E352EF" w14:paraId="31567378" w14:textId="77777777">
        <w:trPr>
          <w:trHeight w:val="101"/>
        </w:trPr>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B30FDE" w14:textId="77777777" w:rsidR="005A2227" w:rsidRPr="00E352EF" w:rsidRDefault="0097053A">
            <w:pPr>
              <w:jc w:val="both"/>
            </w:pPr>
            <w:r w:rsidRPr="00E352EF">
              <w:rPr>
                <w:rFonts w:ascii="Calibri" w:eastAsia="Calibri" w:hAnsi="Calibri" w:cs="Calibri"/>
              </w:rPr>
              <w:t>2011</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749156" w14:textId="77777777" w:rsidR="005A2227" w:rsidRPr="00E352EF" w:rsidRDefault="0097053A">
            <w:pPr>
              <w:jc w:val="both"/>
            </w:pPr>
            <w:r w:rsidRPr="00E352EF">
              <w:rPr>
                <w:rFonts w:ascii="Calibri" w:eastAsia="Calibri" w:hAnsi="Calibri" w:cs="Calibri"/>
              </w:rPr>
              <w:t>8</w:t>
            </w:r>
          </w:p>
        </w:tc>
        <w:tc>
          <w:tcPr>
            <w:tcW w:w="165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F888BA" w14:textId="77777777" w:rsidR="005A2227" w:rsidRPr="00E352EF" w:rsidRDefault="0097053A">
            <w:pPr>
              <w:jc w:val="both"/>
            </w:pPr>
            <w:r w:rsidRPr="00E352EF">
              <w:rPr>
                <w:rFonts w:ascii="Calibri" w:eastAsia="Calibri" w:hAnsi="Calibri" w:cs="Calibri"/>
              </w:rPr>
              <w:t>hr_labour_rule_4</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A22469" w14:textId="77777777" w:rsidR="005A2227" w:rsidRPr="00E352EF" w:rsidRDefault="0097053A">
            <w:pPr>
              <w:jc w:val="both"/>
            </w:pPr>
            <w:r w:rsidRPr="00E352EF">
              <w:rPr>
                <w:rFonts w:ascii="Calibri" w:eastAsia="Calibri" w:hAnsi="Calibri" w:cs="Calibri"/>
              </w:rPr>
              <w:t>18</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5B85A5" w14:textId="77777777" w:rsidR="005A2227" w:rsidRPr="00E352EF" w:rsidRDefault="0097053A">
            <w:pPr>
              <w:jc w:val="both"/>
            </w:pPr>
            <w:r w:rsidRPr="00E352EF">
              <w:rPr>
                <w:rFonts w:ascii="Calibri" w:eastAsia="Calibri" w:hAnsi="Calibri" w:cs="Calibri"/>
              </w:rPr>
              <w:t>10</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22D8F0" w14:textId="77777777" w:rsidR="005A2227" w:rsidRPr="00E352EF" w:rsidRDefault="0097053A">
            <w:pPr>
              <w:jc w:val="both"/>
            </w:pPr>
            <w:r w:rsidRPr="00E352EF">
              <w:rPr>
                <w:rFonts w:ascii="Calibri" w:eastAsia="Calibri" w:hAnsi="Calibri" w:cs="Calibri"/>
              </w:rPr>
              <w:t>FALSE</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E972C4" w14:textId="77777777" w:rsidR="005A2227" w:rsidRPr="00E352EF" w:rsidRDefault="005A2227">
            <w:pPr>
              <w:jc w:val="both"/>
            </w:pPr>
          </w:p>
        </w:tc>
        <w:tc>
          <w:tcPr>
            <w:tcW w:w="133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E47B2F" w14:textId="77777777" w:rsidR="005A2227" w:rsidRPr="00E352EF" w:rsidRDefault="005A2227">
            <w:pPr>
              <w:jc w:val="both"/>
            </w:pPr>
          </w:p>
        </w:tc>
      </w:tr>
    </w:tbl>
    <w:p w14:paraId="5C98A1AD" w14:textId="77777777" w:rsidR="005A2227" w:rsidRPr="00E352EF" w:rsidRDefault="005A2227">
      <w:pPr>
        <w:jc w:val="both"/>
      </w:pPr>
    </w:p>
    <w:p w14:paraId="667F56F1" w14:textId="77777777" w:rsidR="005A2227" w:rsidRPr="00E352EF" w:rsidRDefault="005A2227">
      <w:pPr>
        <w:jc w:val="both"/>
      </w:pPr>
    </w:p>
    <w:p w14:paraId="3E37475F" w14:textId="77777777" w:rsidR="005A2227" w:rsidRPr="00E352EF" w:rsidRDefault="0097053A" w:rsidP="00B3632D">
      <w:pPr>
        <w:pStyle w:val="Titolo3"/>
      </w:pPr>
      <w:bookmarkStart w:id="11410" w:name="_Toc462659758"/>
      <w:bookmarkStart w:id="11411" w:name="_Toc463805800"/>
      <w:bookmarkStart w:id="11412" w:name="_Toc464487978"/>
      <w:r w:rsidRPr="00E352EF">
        <w:t>check (with hierarchical rulesets)</w:t>
      </w:r>
      <w:bookmarkEnd w:id="11410"/>
      <w:bookmarkEnd w:id="11411"/>
      <w:bookmarkEnd w:id="11412"/>
    </w:p>
    <w:p w14:paraId="69B9EFF6" w14:textId="77777777" w:rsidR="00021A1F" w:rsidRPr="00E352EF" w:rsidRDefault="00021A1F" w:rsidP="00021A1F"/>
    <w:p w14:paraId="1D379227"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Semantics</w:t>
      </w:r>
    </w:p>
    <w:p w14:paraId="77EE9737" w14:textId="77777777" w:rsidR="005A2227" w:rsidRPr="00E352EF" w:rsidRDefault="0097053A">
      <w:pPr>
        <w:jc w:val="both"/>
        <w:rPr>
          <w:rFonts w:asciiTheme="majorHAnsi" w:eastAsia="Calibri" w:hAnsiTheme="majorHAnsi" w:cs="Calibri"/>
        </w:rPr>
      </w:pPr>
      <w:r w:rsidRPr="00E352EF">
        <w:rPr>
          <w:rFonts w:asciiTheme="majorHAnsi" w:eastAsia="Calibri" w:hAnsiTheme="majorHAnsi" w:cs="Calibri"/>
        </w:rPr>
        <w:t xml:space="preserve">This </w:t>
      </w:r>
      <w:r w:rsidRPr="00E352EF">
        <w:rPr>
          <w:rFonts w:asciiTheme="majorHAnsi" w:eastAsia="Calibri" w:hAnsiTheme="majorHAnsi" w:cs="Calibri"/>
          <w:b/>
        </w:rPr>
        <w:t>check</w:t>
      </w:r>
      <w:r w:rsidRPr="00E352EF">
        <w:rPr>
          <w:rFonts w:asciiTheme="majorHAnsi" w:eastAsia="Calibri" w:hAnsiTheme="majorHAnsi" w:cs="Calibri"/>
        </w:rPr>
        <w:t xml:space="preserve"> operator applies one or more hierarchical </w:t>
      </w:r>
      <w:r w:rsidR="001B6402" w:rsidRPr="00E352EF">
        <w:rPr>
          <w:rFonts w:asciiTheme="majorHAnsi" w:eastAsia="Calibri" w:hAnsiTheme="majorHAnsi" w:cs="Calibri"/>
        </w:rPr>
        <w:t xml:space="preserve">(vertical) </w:t>
      </w:r>
      <w:r w:rsidRPr="00E352EF">
        <w:rPr>
          <w:rFonts w:asciiTheme="majorHAnsi" w:eastAsia="Calibri" w:hAnsiTheme="majorHAnsi" w:cs="Calibri"/>
        </w:rPr>
        <w:t>ruleset  on a Dataset.</w:t>
      </w:r>
    </w:p>
    <w:p w14:paraId="172C09E6" w14:textId="77777777" w:rsidR="00021A1F" w:rsidRPr="00E352EF" w:rsidRDefault="00021A1F">
      <w:pPr>
        <w:jc w:val="both"/>
        <w:rPr>
          <w:rFonts w:asciiTheme="majorHAnsi" w:hAnsiTheme="majorHAnsi"/>
        </w:rPr>
      </w:pPr>
    </w:p>
    <w:p w14:paraId="0F848C35"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6B0383F3" w14:textId="77777777" w:rsidR="005A2227" w:rsidRPr="00E352EF" w:rsidRDefault="0097053A">
      <w:pPr>
        <w:spacing w:after="60"/>
        <w:jc w:val="both"/>
        <w:rPr>
          <w:rFonts w:asciiTheme="majorHAnsi" w:hAnsiTheme="majorHAnsi"/>
        </w:rPr>
      </w:pPr>
      <w:r w:rsidRPr="00E352EF">
        <w:rPr>
          <w:rFonts w:asciiTheme="majorHAnsi" w:eastAsia="Calibri" w:hAnsiTheme="majorHAnsi" w:cs="Calibri"/>
          <w:b/>
        </w:rPr>
        <w:t>check</w:t>
      </w:r>
      <w:r w:rsidRPr="00E352EF">
        <w:rPr>
          <w:rFonts w:asciiTheme="majorHAnsi" w:eastAsia="Calibri" w:hAnsiTheme="majorHAnsi" w:cs="Calibri"/>
        </w:rPr>
        <w:t xml:space="preserve"> (</w:t>
      </w:r>
    </w:p>
    <w:p w14:paraId="00E9F20C" w14:textId="77777777" w:rsidR="005A2227" w:rsidRPr="00E352EF" w:rsidRDefault="0097053A">
      <w:pPr>
        <w:spacing w:after="60"/>
        <w:ind w:left="706"/>
        <w:jc w:val="both"/>
        <w:rPr>
          <w:rFonts w:asciiTheme="majorHAnsi" w:hAnsiTheme="majorHAnsi"/>
        </w:rPr>
      </w:pPr>
      <w:r w:rsidRPr="00E352EF">
        <w:rPr>
          <w:rFonts w:asciiTheme="majorHAnsi" w:eastAsia="Calibri" w:hAnsiTheme="majorHAnsi" w:cs="Calibri"/>
          <w:i/>
        </w:rPr>
        <w:t>ds,</w:t>
      </w:r>
    </w:p>
    <w:p w14:paraId="29F77813" w14:textId="77777777" w:rsidR="005A2227" w:rsidRPr="00E352EF" w:rsidRDefault="0097053A">
      <w:pPr>
        <w:spacing w:after="60"/>
        <w:ind w:left="706"/>
        <w:jc w:val="both"/>
        <w:rPr>
          <w:rFonts w:asciiTheme="majorHAnsi" w:hAnsiTheme="majorHAnsi"/>
        </w:rPr>
      </w:pPr>
      <w:r w:rsidRPr="00E352EF">
        <w:rPr>
          <w:rFonts w:asciiTheme="majorHAnsi" w:eastAsia="Calibri" w:hAnsiTheme="majorHAnsi" w:cs="Calibri"/>
          <w:i/>
        </w:rPr>
        <w:t>hr+</w:t>
      </w:r>
      <w:r w:rsidRPr="00E352EF">
        <w:rPr>
          <w:rFonts w:asciiTheme="majorHAnsi" w:eastAsia="Calibri" w:hAnsiTheme="majorHAnsi" w:cs="Calibri"/>
        </w:rPr>
        <w:t xml:space="preserve"> </w:t>
      </w:r>
    </w:p>
    <w:p w14:paraId="15C62FD9" w14:textId="77777777" w:rsidR="005A2227" w:rsidRPr="00E352EF" w:rsidRDefault="0097053A">
      <w:pPr>
        <w:spacing w:after="60"/>
        <w:ind w:left="706"/>
        <w:jc w:val="both"/>
        <w:rPr>
          <w:rFonts w:asciiTheme="majorHAnsi" w:hAnsiTheme="majorHAnsi"/>
        </w:rPr>
      </w:pPr>
      <w:r w:rsidRPr="00E352EF">
        <w:rPr>
          <w:rFonts w:asciiTheme="majorHAnsi" w:eastAsia="Calibri" w:hAnsiTheme="majorHAnsi" w:cs="Calibri"/>
        </w:rPr>
        <w:t xml:space="preserve">{ , </w:t>
      </w:r>
      <w:r w:rsidRPr="00E352EF">
        <w:rPr>
          <w:rFonts w:asciiTheme="majorHAnsi" w:eastAsia="Calibri" w:hAnsiTheme="majorHAnsi" w:cs="Calibri"/>
          <w:b/>
        </w:rPr>
        <w:t>threshold (</w:t>
      </w:r>
      <w:r w:rsidRPr="00E352EF">
        <w:rPr>
          <w:rFonts w:asciiTheme="majorHAnsi" w:eastAsia="Calibri" w:hAnsiTheme="majorHAnsi" w:cs="Calibri"/>
        </w:rPr>
        <w:t xml:space="preserve"> </w:t>
      </w:r>
      <w:r w:rsidRPr="00E352EF">
        <w:rPr>
          <w:rFonts w:asciiTheme="majorHAnsi" w:eastAsia="Calibri" w:hAnsiTheme="majorHAnsi" w:cs="Calibri"/>
          <w:i/>
        </w:rPr>
        <w:t>threshold</w:t>
      </w:r>
      <w:r w:rsidRPr="00E352EF">
        <w:rPr>
          <w:rFonts w:asciiTheme="majorHAnsi" w:eastAsia="Calibri" w:hAnsiTheme="majorHAnsi" w:cs="Calibri"/>
        </w:rPr>
        <w:t xml:space="preserve"> </w:t>
      </w:r>
      <w:r w:rsidRPr="00E352EF">
        <w:rPr>
          <w:rFonts w:asciiTheme="majorHAnsi" w:eastAsia="Calibri" w:hAnsiTheme="majorHAnsi" w:cs="Calibri"/>
          <w:b/>
        </w:rPr>
        <w:t>)</w:t>
      </w:r>
      <w:r w:rsidRPr="00E352EF">
        <w:rPr>
          <w:rFonts w:asciiTheme="majorHAnsi" w:eastAsia="Calibri" w:hAnsiTheme="majorHAnsi" w:cs="Calibri"/>
        </w:rPr>
        <w:t xml:space="preserve"> }</w:t>
      </w:r>
    </w:p>
    <w:p w14:paraId="6F26469F" w14:textId="77777777" w:rsidR="005A2227" w:rsidRPr="00E352EF" w:rsidRDefault="0097053A">
      <w:pPr>
        <w:spacing w:after="60"/>
        <w:ind w:left="706"/>
        <w:jc w:val="both"/>
        <w:rPr>
          <w:rFonts w:asciiTheme="majorHAnsi" w:hAnsiTheme="majorHAnsi"/>
        </w:rPr>
      </w:pPr>
      <w:r w:rsidRPr="00E352EF">
        <w:rPr>
          <w:rFonts w:asciiTheme="majorHAnsi" w:eastAsia="Calibri" w:hAnsiTheme="majorHAnsi" w:cs="Calibri"/>
        </w:rPr>
        <w:t xml:space="preserve">{ , </w:t>
      </w:r>
      <w:r w:rsidRPr="00E352EF">
        <w:rPr>
          <w:rFonts w:asciiTheme="majorHAnsi" w:eastAsia="Calibri" w:hAnsiTheme="majorHAnsi" w:cs="Calibri"/>
          <w:b/>
          <w:u w:val="single"/>
        </w:rPr>
        <w:t>not valid</w:t>
      </w:r>
      <w:r w:rsidRPr="00E352EF">
        <w:rPr>
          <w:rFonts w:asciiTheme="majorHAnsi" w:eastAsia="Calibri" w:hAnsiTheme="majorHAnsi" w:cs="Calibri"/>
        </w:rPr>
        <w:t xml:space="preserve"> | </w:t>
      </w:r>
      <w:r w:rsidRPr="00E352EF">
        <w:rPr>
          <w:rFonts w:asciiTheme="majorHAnsi" w:eastAsia="Calibri" w:hAnsiTheme="majorHAnsi" w:cs="Calibri"/>
          <w:b/>
        </w:rPr>
        <w:t>valid</w:t>
      </w:r>
      <w:r w:rsidRPr="00E352EF">
        <w:rPr>
          <w:rFonts w:asciiTheme="majorHAnsi" w:eastAsia="Calibri" w:hAnsiTheme="majorHAnsi" w:cs="Calibri"/>
        </w:rPr>
        <w:t xml:space="preserve"> | </w:t>
      </w:r>
      <w:r w:rsidRPr="00E352EF">
        <w:rPr>
          <w:rFonts w:asciiTheme="majorHAnsi" w:eastAsia="Calibri" w:hAnsiTheme="majorHAnsi" w:cs="Calibri"/>
          <w:b/>
        </w:rPr>
        <w:t>all</w:t>
      </w:r>
      <w:r w:rsidRPr="00E352EF">
        <w:rPr>
          <w:rFonts w:asciiTheme="majorHAnsi" w:eastAsia="Calibri" w:hAnsiTheme="majorHAnsi" w:cs="Calibri"/>
        </w:rPr>
        <w:t xml:space="preserve"> }</w:t>
      </w:r>
    </w:p>
    <w:p w14:paraId="2A703F75" w14:textId="77777777" w:rsidR="005A2227" w:rsidRPr="00E352EF" w:rsidRDefault="0097053A">
      <w:pPr>
        <w:spacing w:after="60"/>
        <w:ind w:left="706"/>
        <w:jc w:val="both"/>
        <w:rPr>
          <w:rFonts w:asciiTheme="majorHAnsi" w:hAnsiTheme="majorHAnsi"/>
        </w:rPr>
      </w:pPr>
      <w:r w:rsidRPr="00E352EF">
        <w:rPr>
          <w:rFonts w:asciiTheme="majorHAnsi" w:eastAsia="Calibri" w:hAnsiTheme="majorHAnsi" w:cs="Calibri"/>
        </w:rPr>
        <w:t xml:space="preserve">{ , </w:t>
      </w:r>
      <w:r w:rsidRPr="00E352EF">
        <w:rPr>
          <w:rFonts w:asciiTheme="majorHAnsi" w:eastAsia="Calibri" w:hAnsiTheme="majorHAnsi" w:cs="Calibri"/>
          <w:b/>
          <w:u w:val="single"/>
        </w:rPr>
        <w:t>measures</w:t>
      </w:r>
      <w:r w:rsidRPr="00E352EF">
        <w:rPr>
          <w:rFonts w:asciiTheme="majorHAnsi" w:eastAsia="Calibri" w:hAnsiTheme="majorHAnsi" w:cs="Calibri"/>
        </w:rPr>
        <w:t xml:space="preserve"> | </w:t>
      </w:r>
      <w:r w:rsidRPr="00E352EF">
        <w:rPr>
          <w:rFonts w:asciiTheme="majorHAnsi" w:eastAsia="Calibri" w:hAnsiTheme="majorHAnsi" w:cs="Calibri"/>
          <w:b/>
        </w:rPr>
        <w:t>condition</w:t>
      </w:r>
      <w:r w:rsidRPr="00E352EF">
        <w:rPr>
          <w:rFonts w:asciiTheme="majorHAnsi" w:eastAsia="Calibri" w:hAnsiTheme="majorHAnsi" w:cs="Calibri"/>
        </w:rPr>
        <w:t xml:space="preserve"> }</w:t>
      </w:r>
    </w:p>
    <w:p w14:paraId="2F3F26C6" w14:textId="77777777" w:rsidR="005A2227" w:rsidRPr="00E352EF" w:rsidRDefault="0097053A">
      <w:pPr>
        <w:spacing w:after="60"/>
        <w:jc w:val="both"/>
        <w:rPr>
          <w:rFonts w:asciiTheme="majorHAnsi" w:eastAsia="Calibri" w:hAnsiTheme="majorHAnsi" w:cs="Calibri"/>
        </w:rPr>
      </w:pPr>
      <w:r w:rsidRPr="00E352EF">
        <w:rPr>
          <w:rFonts w:asciiTheme="majorHAnsi" w:eastAsia="Calibri" w:hAnsiTheme="majorHAnsi" w:cs="Calibri"/>
        </w:rPr>
        <w:t>)</w:t>
      </w:r>
    </w:p>
    <w:p w14:paraId="24BF4768" w14:textId="77777777" w:rsidR="00021A1F" w:rsidRPr="00E352EF" w:rsidRDefault="00021A1F">
      <w:pPr>
        <w:spacing w:after="60"/>
        <w:jc w:val="both"/>
        <w:rPr>
          <w:rFonts w:asciiTheme="majorHAnsi" w:hAnsiTheme="majorHAnsi"/>
        </w:rPr>
      </w:pPr>
    </w:p>
    <w:p w14:paraId="59233393"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Parameters</w:t>
      </w:r>
    </w:p>
    <w:p w14:paraId="367E8397" w14:textId="77777777" w:rsidR="005A2227" w:rsidRPr="00E352EF" w:rsidRDefault="0097053A">
      <w:pPr>
        <w:jc w:val="both"/>
        <w:rPr>
          <w:rFonts w:asciiTheme="majorHAnsi" w:hAnsiTheme="majorHAnsi"/>
        </w:rPr>
      </w:pPr>
      <w:r w:rsidRPr="00E352EF">
        <w:rPr>
          <w:rFonts w:asciiTheme="majorHAnsi" w:eastAsia="Calibri" w:hAnsiTheme="majorHAnsi" w:cs="Calibri"/>
          <w:i/>
        </w:rPr>
        <w:t>ds</w:t>
      </w:r>
      <w:r w:rsidRPr="00E352EF">
        <w:rPr>
          <w:rFonts w:asciiTheme="majorHAnsi" w:eastAsia="Calibri" w:hAnsiTheme="majorHAnsi" w:cs="Calibri"/>
        </w:rPr>
        <w:t xml:space="preserve"> : dataset-type</w:t>
      </w:r>
    </w:p>
    <w:p w14:paraId="2E8B14FE" w14:textId="77777777" w:rsidR="005A2227" w:rsidRPr="00E352EF" w:rsidRDefault="0097053A">
      <w:pPr>
        <w:jc w:val="both"/>
        <w:rPr>
          <w:rFonts w:asciiTheme="majorHAnsi" w:eastAsia="Calibri" w:hAnsiTheme="majorHAnsi" w:cs="Calibri"/>
        </w:rPr>
      </w:pPr>
      <w:r w:rsidRPr="00E352EF">
        <w:rPr>
          <w:rFonts w:asciiTheme="majorHAnsi" w:eastAsia="Calibri" w:hAnsiTheme="majorHAnsi" w:cs="Calibri"/>
          <w:i/>
        </w:rPr>
        <w:t>threshold</w:t>
      </w:r>
      <w:r w:rsidRPr="00E352EF">
        <w:rPr>
          <w:rFonts w:asciiTheme="majorHAnsi" w:eastAsia="Calibri" w:hAnsiTheme="majorHAnsi" w:cs="Calibri"/>
        </w:rPr>
        <w:t xml:space="preserve"> : numeric-constant</w:t>
      </w:r>
    </w:p>
    <w:p w14:paraId="28B125A6" w14:textId="77777777" w:rsidR="00DE5E99" w:rsidRPr="00E352EF" w:rsidRDefault="00DE5E99">
      <w:pPr>
        <w:jc w:val="both"/>
        <w:rPr>
          <w:rFonts w:asciiTheme="majorHAnsi" w:hAnsiTheme="majorHAnsi"/>
        </w:rPr>
      </w:pPr>
    </w:p>
    <w:p w14:paraId="2EFE0ED2"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i/>
        </w:rPr>
        <w:t>ds</w:t>
      </w:r>
      <w:r w:rsidRPr="00E352EF">
        <w:rPr>
          <w:rFonts w:asciiTheme="majorHAnsi" w:eastAsia="Calibri" w:hAnsiTheme="majorHAnsi" w:cs="Calibri"/>
        </w:rPr>
        <w:t xml:space="preserve"> is the </w:t>
      </w:r>
      <w:r w:rsidR="00297BF2" w:rsidRPr="00E352EF">
        <w:t>Dataset</w:t>
      </w:r>
      <w:r w:rsidRPr="00E352EF">
        <w:rPr>
          <w:rFonts w:asciiTheme="majorHAnsi" w:eastAsia="Calibri" w:hAnsiTheme="majorHAnsi" w:cs="Calibri"/>
        </w:rPr>
        <w:t xml:space="preserve"> to check</w:t>
      </w:r>
    </w:p>
    <w:p w14:paraId="638B6CFF" w14:textId="77777777" w:rsidR="005A2227" w:rsidRPr="00E352EF" w:rsidRDefault="000F7FB5">
      <w:pPr>
        <w:numPr>
          <w:ilvl w:val="0"/>
          <w:numId w:val="3"/>
        </w:numPr>
        <w:spacing w:after="160" w:line="259" w:lineRule="auto"/>
        <w:ind w:left="360"/>
        <w:rPr>
          <w:rFonts w:asciiTheme="majorHAnsi" w:hAnsiTheme="majorHAnsi"/>
        </w:rPr>
      </w:pPr>
      <w:r w:rsidRPr="00E352EF">
        <w:rPr>
          <w:rFonts w:asciiTheme="majorHAnsi" w:eastAsia="Calibri" w:hAnsiTheme="majorHAnsi" w:cs="Calibri"/>
          <w:i/>
        </w:rPr>
        <w:t>hr</w:t>
      </w:r>
      <w:r w:rsidRPr="00E352EF">
        <w:rPr>
          <w:rFonts w:asciiTheme="majorHAnsi" w:eastAsia="Calibri" w:hAnsiTheme="majorHAnsi" w:cs="Calibri"/>
        </w:rPr>
        <w:t xml:space="preserve"> </w:t>
      </w:r>
      <w:r w:rsidR="0097053A" w:rsidRPr="00E352EF">
        <w:rPr>
          <w:rFonts w:asciiTheme="majorHAnsi" w:eastAsia="Calibri" w:hAnsiTheme="majorHAnsi" w:cs="Calibri"/>
        </w:rPr>
        <w:t>is a code item compatibility ruleset</w:t>
      </w:r>
    </w:p>
    <w:p w14:paraId="76E16340"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i/>
        </w:rPr>
        <w:t>threshold</w:t>
      </w:r>
      <w:r w:rsidRPr="00E352EF">
        <w:rPr>
          <w:rFonts w:asciiTheme="majorHAnsi" w:eastAsia="Calibri" w:hAnsiTheme="majorHAnsi" w:cs="Calibri"/>
        </w:rPr>
        <w:t xml:space="preserve"> is the threshold (tolerance value) to be applied as the upper limit of the difference between the left and right side of the rules. In the simple</w:t>
      </w:r>
      <w:r w:rsidR="005A2501" w:rsidRPr="00E352EF">
        <w:rPr>
          <w:rFonts w:asciiTheme="majorHAnsi" w:eastAsia="Calibri" w:hAnsiTheme="majorHAnsi" w:cs="Calibri"/>
        </w:rPr>
        <w:t>st</w:t>
      </w:r>
      <w:r w:rsidRPr="00E352EF">
        <w:rPr>
          <w:rFonts w:asciiTheme="majorHAnsi" w:eastAsia="Calibri" w:hAnsiTheme="majorHAnsi" w:cs="Calibri"/>
        </w:rPr>
        <w:t xml:space="preserve"> case </w:t>
      </w:r>
      <w:r w:rsidRPr="00E352EF">
        <w:rPr>
          <w:rFonts w:asciiTheme="majorHAnsi" w:eastAsia="Calibri" w:hAnsiTheme="majorHAnsi" w:cs="Calibri"/>
          <w:i/>
        </w:rPr>
        <w:t>threshold</w:t>
      </w:r>
      <w:r w:rsidRPr="00E352EF">
        <w:rPr>
          <w:rFonts w:asciiTheme="majorHAnsi" w:eastAsia="Calibri" w:hAnsiTheme="majorHAnsi" w:cs="Calibri"/>
        </w:rPr>
        <w:t xml:space="preserve"> is a numeric constant. A more sophisticated form exists where </w:t>
      </w:r>
      <w:r w:rsidRPr="00E352EF">
        <w:rPr>
          <w:rFonts w:asciiTheme="majorHAnsi" w:eastAsia="Calibri" w:hAnsiTheme="majorHAnsi" w:cs="Calibri"/>
          <w:i/>
        </w:rPr>
        <w:t>threshold</w:t>
      </w:r>
      <w:r w:rsidRPr="00E352EF">
        <w:rPr>
          <w:rFonts w:asciiTheme="majorHAnsi" w:eastAsia="Calibri" w:hAnsiTheme="majorHAnsi" w:cs="Calibri"/>
        </w:rPr>
        <w:t xml:space="preserve"> is an expression involving the following predefined values:</w:t>
      </w:r>
    </w:p>
    <w:p w14:paraId="3FA98EAD" w14:textId="77777777" w:rsidR="005A2227" w:rsidRPr="00E352EF" w:rsidRDefault="0097053A">
      <w:pPr>
        <w:numPr>
          <w:ilvl w:val="1"/>
          <w:numId w:val="3"/>
        </w:numPr>
        <w:spacing w:after="160" w:line="259" w:lineRule="auto"/>
        <w:ind w:left="1080"/>
        <w:rPr>
          <w:rFonts w:asciiTheme="majorHAnsi" w:hAnsiTheme="majorHAnsi"/>
        </w:rPr>
      </w:pPr>
      <w:r w:rsidRPr="00E352EF">
        <w:rPr>
          <w:rFonts w:asciiTheme="majorHAnsi" w:eastAsia="Calibri" w:hAnsiTheme="majorHAnsi" w:cs="Calibri"/>
        </w:rPr>
        <w:t>left_side</w:t>
      </w:r>
      <w:r w:rsidRPr="00E352EF">
        <w:rPr>
          <w:rFonts w:asciiTheme="majorHAnsi" w:hAnsiTheme="majorHAnsi"/>
        </w:rPr>
        <w:tab/>
      </w:r>
      <w:r w:rsidRPr="00E352EF">
        <w:rPr>
          <w:rFonts w:asciiTheme="majorHAnsi" w:eastAsia="Calibri" w:hAnsiTheme="majorHAnsi" w:cs="Calibri"/>
        </w:rPr>
        <w:t>the value of the left-hand side of the rule</w:t>
      </w:r>
    </w:p>
    <w:p w14:paraId="66D36993" w14:textId="77777777" w:rsidR="005A2227" w:rsidRPr="00E352EF" w:rsidRDefault="0097053A">
      <w:pPr>
        <w:numPr>
          <w:ilvl w:val="1"/>
          <w:numId w:val="3"/>
        </w:numPr>
        <w:spacing w:after="160" w:line="259" w:lineRule="auto"/>
        <w:ind w:left="1080"/>
        <w:rPr>
          <w:rFonts w:asciiTheme="majorHAnsi" w:hAnsiTheme="majorHAnsi"/>
        </w:rPr>
      </w:pPr>
      <w:r w:rsidRPr="00E352EF">
        <w:rPr>
          <w:rFonts w:asciiTheme="majorHAnsi" w:eastAsia="Calibri" w:hAnsiTheme="majorHAnsi" w:cs="Calibri"/>
        </w:rPr>
        <w:t>right_side</w:t>
      </w:r>
      <w:r w:rsidRPr="00E352EF">
        <w:rPr>
          <w:rFonts w:asciiTheme="majorHAnsi" w:hAnsiTheme="majorHAnsi"/>
        </w:rPr>
        <w:tab/>
      </w:r>
      <w:r w:rsidRPr="00E352EF">
        <w:rPr>
          <w:rFonts w:asciiTheme="majorHAnsi" w:eastAsia="Calibri" w:hAnsiTheme="majorHAnsi" w:cs="Calibri"/>
        </w:rPr>
        <w:t>the value of the right-hand side of the rule (the value computed by VTL)</w:t>
      </w:r>
    </w:p>
    <w:p w14:paraId="5786075D" w14:textId="77777777" w:rsidR="005A2227" w:rsidRPr="00E352EF" w:rsidRDefault="0097053A">
      <w:pPr>
        <w:numPr>
          <w:ilvl w:val="1"/>
          <w:numId w:val="3"/>
        </w:numPr>
        <w:spacing w:after="160" w:line="259" w:lineRule="auto"/>
        <w:ind w:left="1080"/>
        <w:rPr>
          <w:rFonts w:asciiTheme="majorHAnsi" w:hAnsiTheme="majorHAnsi"/>
        </w:rPr>
      </w:pPr>
      <w:r w:rsidRPr="00E352EF">
        <w:rPr>
          <w:rFonts w:asciiTheme="majorHAnsi" w:eastAsia="Calibri" w:hAnsiTheme="majorHAnsi" w:cs="Calibri"/>
        </w:rPr>
        <w:t xml:space="preserve">nr_items </w:t>
      </w:r>
      <w:r w:rsidRPr="00E352EF">
        <w:rPr>
          <w:rFonts w:asciiTheme="majorHAnsi" w:hAnsiTheme="majorHAnsi"/>
        </w:rPr>
        <w:tab/>
      </w:r>
      <w:r w:rsidRPr="00E352EF">
        <w:rPr>
          <w:rFonts w:asciiTheme="majorHAnsi" w:eastAsia="Calibri" w:hAnsiTheme="majorHAnsi" w:cs="Calibri"/>
        </w:rPr>
        <w:t>the number of items in the right-hand side of the rule</w:t>
      </w:r>
    </w:p>
    <w:p w14:paraId="4BD56841" w14:textId="77777777" w:rsidR="005A2227" w:rsidRPr="00E352EF" w:rsidRDefault="0097053A">
      <w:pPr>
        <w:ind w:left="720"/>
        <w:rPr>
          <w:rFonts w:asciiTheme="majorHAnsi" w:hAnsiTheme="majorHAnsi"/>
        </w:rPr>
      </w:pPr>
      <w:r w:rsidRPr="00E352EF">
        <w:rPr>
          <w:rFonts w:asciiTheme="majorHAnsi" w:eastAsia="Calibri" w:hAnsiTheme="majorHAnsi" w:cs="Calibri"/>
        </w:rPr>
        <w:t>Examples of possible threshold expressions:</w:t>
      </w:r>
    </w:p>
    <w:p w14:paraId="550D6DEA" w14:textId="77777777" w:rsidR="005A2227" w:rsidRPr="00E352EF" w:rsidRDefault="0097053A">
      <w:pPr>
        <w:ind w:left="720"/>
        <w:rPr>
          <w:rFonts w:asciiTheme="majorHAnsi" w:hAnsiTheme="majorHAnsi"/>
        </w:rPr>
      </w:pPr>
      <w:r w:rsidRPr="00E352EF">
        <w:rPr>
          <w:rFonts w:asciiTheme="majorHAnsi" w:eastAsia="Calibri" w:hAnsiTheme="majorHAnsi" w:cs="Calibri"/>
        </w:rPr>
        <w:t xml:space="preserve">threshold ( 3 ) </w:t>
      </w:r>
    </w:p>
    <w:p w14:paraId="7F3E7DD9" w14:textId="77777777" w:rsidR="005A2227" w:rsidRPr="00E352EF" w:rsidRDefault="0097053A">
      <w:pPr>
        <w:ind w:left="720"/>
        <w:rPr>
          <w:rFonts w:asciiTheme="majorHAnsi" w:hAnsiTheme="majorHAnsi"/>
        </w:rPr>
      </w:pPr>
      <w:r w:rsidRPr="00E352EF">
        <w:rPr>
          <w:rFonts w:asciiTheme="majorHAnsi" w:eastAsia="Calibri" w:hAnsiTheme="majorHAnsi" w:cs="Calibri"/>
        </w:rPr>
        <w:t xml:space="preserve">threshold ( abs ( left_side - right_side ) &gt; 3 ) </w:t>
      </w:r>
      <w:r w:rsidRPr="00E352EF">
        <w:rPr>
          <w:rFonts w:asciiTheme="majorHAnsi" w:hAnsiTheme="majorHAnsi"/>
        </w:rPr>
        <w:tab/>
      </w:r>
      <w:r w:rsidRPr="00E352EF">
        <w:rPr>
          <w:rFonts w:asciiTheme="majorHAnsi" w:eastAsia="Calibri" w:hAnsiTheme="majorHAnsi" w:cs="Calibri"/>
        </w:rPr>
        <w:t xml:space="preserve"> equivalent to the above */</w:t>
      </w:r>
    </w:p>
    <w:p w14:paraId="1B6EF7DA" w14:textId="77777777" w:rsidR="005A2227" w:rsidRPr="00E352EF" w:rsidRDefault="0097053A">
      <w:pPr>
        <w:ind w:left="720"/>
        <w:rPr>
          <w:rFonts w:asciiTheme="majorHAnsi" w:hAnsiTheme="majorHAnsi"/>
        </w:rPr>
      </w:pPr>
      <w:r w:rsidRPr="00E352EF">
        <w:rPr>
          <w:rFonts w:asciiTheme="majorHAnsi" w:eastAsia="Calibri" w:hAnsiTheme="majorHAnsi" w:cs="Calibri"/>
        </w:rPr>
        <w:t xml:space="preserve">threshold ( abs ( left_side / right_side ) &gt; abs ( 50 * left_side ) ) </w:t>
      </w:r>
      <w:r w:rsidRPr="00E352EF">
        <w:rPr>
          <w:rFonts w:asciiTheme="majorHAnsi" w:hAnsiTheme="majorHAnsi"/>
        </w:rPr>
        <w:tab/>
      </w:r>
      <w:r w:rsidRPr="00E352EF">
        <w:rPr>
          <w:rFonts w:asciiTheme="majorHAnsi" w:eastAsia="Calibri" w:hAnsiTheme="majorHAnsi" w:cs="Calibri"/>
        </w:rPr>
        <w:t xml:space="preserve"> can differ up to 50 % of left side*/</w:t>
      </w:r>
    </w:p>
    <w:p w14:paraId="0B273027" w14:textId="77777777" w:rsidR="005A2227" w:rsidRPr="00E352EF" w:rsidRDefault="0097053A">
      <w:pPr>
        <w:ind w:left="720"/>
        <w:rPr>
          <w:rFonts w:asciiTheme="majorHAnsi" w:hAnsiTheme="majorHAnsi"/>
        </w:rPr>
      </w:pPr>
      <w:r w:rsidRPr="00E352EF">
        <w:rPr>
          <w:rFonts w:asciiTheme="majorHAnsi" w:eastAsia="Calibri" w:hAnsiTheme="majorHAnsi" w:cs="Calibri"/>
        </w:rPr>
        <w:t xml:space="preserve">threshold ( abs ( left_side - right_side ) &gt; 0.5 * nr_items ) </w:t>
      </w:r>
      <w:r w:rsidRPr="00E352EF">
        <w:rPr>
          <w:rFonts w:asciiTheme="majorHAnsi" w:hAnsiTheme="majorHAnsi"/>
        </w:rPr>
        <w:tab/>
      </w:r>
      <w:r w:rsidRPr="00E352EF">
        <w:rPr>
          <w:rFonts w:asciiTheme="majorHAnsi" w:eastAsia="Calibri" w:hAnsiTheme="majorHAnsi" w:cs="Calibri"/>
        </w:rPr>
        <w:t xml:space="preserve"> can differ up to 0.5 for each item % */</w:t>
      </w:r>
    </w:p>
    <w:p w14:paraId="796F065B"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b/>
        </w:rPr>
        <w:t>valid</w:t>
      </w:r>
      <w:r w:rsidRPr="00E352EF">
        <w:rPr>
          <w:rFonts w:asciiTheme="majorHAnsi" w:eastAsia="Calibri" w:hAnsiTheme="majorHAnsi" w:cs="Calibri"/>
        </w:rPr>
        <w:t xml:space="preserve"> return</w:t>
      </w:r>
      <w:r w:rsidR="005A2501" w:rsidRPr="00E352EF">
        <w:rPr>
          <w:rFonts w:asciiTheme="majorHAnsi" w:eastAsia="Calibri" w:hAnsiTheme="majorHAnsi" w:cs="Calibri"/>
        </w:rPr>
        <w:t>s</w:t>
      </w:r>
      <w:r w:rsidRPr="00E352EF">
        <w:rPr>
          <w:rFonts w:asciiTheme="majorHAnsi" w:eastAsia="Calibri" w:hAnsiTheme="majorHAnsi" w:cs="Calibri"/>
        </w:rPr>
        <w:t xml:space="preserve"> the valid data points of ds according to vr</w:t>
      </w:r>
    </w:p>
    <w:p w14:paraId="3353C81F"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b/>
        </w:rPr>
        <w:t>not valid</w:t>
      </w:r>
      <w:r w:rsidRPr="00E352EF">
        <w:rPr>
          <w:rFonts w:asciiTheme="majorHAnsi" w:eastAsia="Calibri" w:hAnsiTheme="majorHAnsi" w:cs="Calibri"/>
        </w:rPr>
        <w:t xml:space="preserve"> return the </w:t>
      </w:r>
      <w:r w:rsidR="000F7FB5" w:rsidRPr="00E352EF">
        <w:rPr>
          <w:rFonts w:asciiTheme="majorHAnsi" w:eastAsia="Calibri" w:hAnsiTheme="majorHAnsi" w:cs="Calibri"/>
        </w:rPr>
        <w:t xml:space="preserve">non </w:t>
      </w:r>
      <w:r w:rsidRPr="00E352EF">
        <w:rPr>
          <w:rFonts w:asciiTheme="majorHAnsi" w:eastAsia="Calibri" w:hAnsiTheme="majorHAnsi" w:cs="Calibri"/>
        </w:rPr>
        <w:t xml:space="preserve">valid data points of ds according to </w:t>
      </w:r>
      <w:r w:rsidR="000F7FB5" w:rsidRPr="00E352EF">
        <w:rPr>
          <w:rFonts w:asciiTheme="majorHAnsi" w:eastAsia="Calibri" w:hAnsiTheme="majorHAnsi" w:cs="Calibri"/>
          <w:i/>
        </w:rPr>
        <w:t>h</w:t>
      </w:r>
      <w:r w:rsidR="005A2501" w:rsidRPr="00E352EF">
        <w:rPr>
          <w:rFonts w:asciiTheme="majorHAnsi" w:eastAsia="Calibri" w:hAnsiTheme="majorHAnsi" w:cs="Calibri"/>
          <w:i/>
        </w:rPr>
        <w:t>r</w:t>
      </w:r>
      <w:r w:rsidR="005A2501" w:rsidRPr="00E352EF">
        <w:rPr>
          <w:rFonts w:asciiTheme="majorHAnsi" w:eastAsia="Calibri" w:hAnsiTheme="majorHAnsi" w:cs="Calibri"/>
        </w:rPr>
        <w:t xml:space="preserve"> </w:t>
      </w:r>
      <w:r w:rsidRPr="00E352EF">
        <w:rPr>
          <w:rFonts w:asciiTheme="majorHAnsi" w:eastAsia="Calibri" w:hAnsiTheme="majorHAnsi" w:cs="Calibri"/>
        </w:rPr>
        <w:t>(default)</w:t>
      </w:r>
    </w:p>
    <w:p w14:paraId="303118DE"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b/>
        </w:rPr>
        <w:t>all</w:t>
      </w:r>
      <w:r w:rsidRPr="00E352EF">
        <w:rPr>
          <w:rFonts w:asciiTheme="majorHAnsi" w:eastAsia="Calibri" w:hAnsiTheme="majorHAnsi" w:cs="Calibri"/>
        </w:rPr>
        <w:t xml:space="preserve"> return</w:t>
      </w:r>
      <w:r w:rsidR="005A2501" w:rsidRPr="00E352EF">
        <w:rPr>
          <w:rFonts w:asciiTheme="majorHAnsi" w:eastAsia="Calibri" w:hAnsiTheme="majorHAnsi" w:cs="Calibri"/>
        </w:rPr>
        <w:t>s</w:t>
      </w:r>
      <w:r w:rsidRPr="00E352EF">
        <w:rPr>
          <w:rFonts w:asciiTheme="majorHAnsi" w:eastAsia="Calibri" w:hAnsiTheme="majorHAnsi" w:cs="Calibri"/>
        </w:rPr>
        <w:t xml:space="preserve"> all data points of </w:t>
      </w:r>
      <w:r w:rsidRPr="00E352EF">
        <w:rPr>
          <w:rFonts w:asciiTheme="majorHAnsi" w:eastAsia="Calibri" w:hAnsiTheme="majorHAnsi" w:cs="Calibri"/>
          <w:i/>
        </w:rPr>
        <w:t>ds</w:t>
      </w:r>
      <w:r w:rsidRPr="00E352EF">
        <w:rPr>
          <w:rFonts w:asciiTheme="majorHAnsi" w:eastAsia="Calibri" w:hAnsiTheme="majorHAnsi" w:cs="Calibri"/>
        </w:rPr>
        <w:t>, independently of whether a specific rule of a Ruleset is respected or not</w:t>
      </w:r>
    </w:p>
    <w:p w14:paraId="6693BAB0"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b/>
        </w:rPr>
        <w:t>condition</w:t>
      </w:r>
      <w:r w:rsidRPr="00E352EF">
        <w:rPr>
          <w:rFonts w:asciiTheme="majorHAnsi" w:eastAsia="Calibri" w:hAnsiTheme="majorHAnsi" w:cs="Calibri"/>
        </w:rPr>
        <w:t xml:space="preserve"> returns a Boolean Measure Boolean attribute "condition" named </w:t>
      </w:r>
      <w:r w:rsidRPr="00E352EF">
        <w:rPr>
          <w:rFonts w:asciiTheme="majorHAnsi" w:eastAsia="Calibri" w:hAnsiTheme="majorHAnsi" w:cs="Calibri"/>
          <w:b/>
        </w:rPr>
        <w:t>CONDITION</w:t>
      </w:r>
      <w:r w:rsidRPr="00E352EF">
        <w:rPr>
          <w:rFonts w:asciiTheme="majorHAnsi" w:eastAsia="Calibri" w:hAnsiTheme="majorHAnsi" w:cs="Calibri"/>
        </w:rPr>
        <w:t xml:space="preserve"> with </w:t>
      </w:r>
      <w:r w:rsidR="005A2501" w:rsidRPr="00E352EF">
        <w:rPr>
          <w:rFonts w:asciiTheme="majorHAnsi" w:eastAsia="Calibri" w:hAnsiTheme="majorHAnsi" w:cs="Calibri"/>
        </w:rPr>
        <w:t xml:space="preserve">true </w:t>
      </w:r>
      <w:r w:rsidRPr="00E352EF">
        <w:rPr>
          <w:rFonts w:asciiTheme="majorHAnsi" w:eastAsia="Calibri" w:hAnsiTheme="majorHAnsi" w:cs="Calibri"/>
        </w:rPr>
        <w:t>values for the Data Points that satisfy a specific rule of a ruleset and false otherwise</w:t>
      </w:r>
    </w:p>
    <w:p w14:paraId="4C6DDB10"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b/>
        </w:rPr>
        <w:t>measures</w:t>
      </w:r>
      <w:r w:rsidRPr="00E352EF">
        <w:rPr>
          <w:rFonts w:asciiTheme="majorHAnsi" w:eastAsia="Calibri" w:hAnsiTheme="majorHAnsi" w:cs="Calibri"/>
        </w:rPr>
        <w:t xml:space="preserve"> returns the original </w:t>
      </w:r>
      <w:r w:rsidR="00D6733B" w:rsidRPr="00E352EF">
        <w:rPr>
          <w:rFonts w:asciiTheme="majorHAnsi" w:eastAsia="Calibri" w:hAnsiTheme="majorHAnsi" w:cs="Calibri"/>
        </w:rPr>
        <w:t>M</w:t>
      </w:r>
      <w:r w:rsidRPr="00E352EF">
        <w:rPr>
          <w:rFonts w:asciiTheme="majorHAnsi" w:eastAsia="Calibri" w:hAnsiTheme="majorHAnsi" w:cs="Calibri"/>
        </w:rPr>
        <w:t xml:space="preserve">easures and attributes of </w:t>
      </w:r>
      <w:r w:rsidRPr="00E352EF">
        <w:rPr>
          <w:rFonts w:asciiTheme="majorHAnsi" w:eastAsia="Calibri" w:hAnsiTheme="majorHAnsi" w:cs="Calibri"/>
          <w:i/>
        </w:rPr>
        <w:t>ds</w:t>
      </w:r>
      <w:r w:rsidRPr="00E352EF">
        <w:rPr>
          <w:rFonts w:asciiTheme="majorHAnsi" w:eastAsia="Calibri" w:hAnsiTheme="majorHAnsi" w:cs="Calibri"/>
        </w:rPr>
        <w:t xml:space="preserve"> (default). The parameter </w:t>
      </w:r>
      <w:r w:rsidRPr="00E352EF">
        <w:rPr>
          <w:rFonts w:asciiTheme="majorHAnsi" w:eastAsia="Calibri" w:hAnsiTheme="majorHAnsi" w:cs="Calibri"/>
          <w:b/>
        </w:rPr>
        <w:t>measures</w:t>
      </w:r>
      <w:r w:rsidRPr="00E352EF">
        <w:rPr>
          <w:rFonts w:asciiTheme="majorHAnsi" w:eastAsia="Calibri" w:hAnsiTheme="majorHAnsi" w:cs="Calibri"/>
        </w:rPr>
        <w:t xml:space="preserve"> cannot be used in combination with </w:t>
      </w:r>
      <w:r w:rsidRPr="00E352EF">
        <w:rPr>
          <w:rFonts w:asciiTheme="majorHAnsi" w:eastAsia="Calibri" w:hAnsiTheme="majorHAnsi" w:cs="Calibri"/>
          <w:b/>
        </w:rPr>
        <w:t>all</w:t>
      </w:r>
      <w:r w:rsidRPr="00E352EF">
        <w:rPr>
          <w:rFonts w:asciiTheme="majorHAnsi" w:eastAsia="Calibri" w:hAnsiTheme="majorHAnsi" w:cs="Calibri"/>
        </w:rPr>
        <w:t>.</w:t>
      </w:r>
    </w:p>
    <w:p w14:paraId="2D79C895"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3410D8D1"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i/>
        </w:rPr>
        <w:t>ds</w:t>
      </w:r>
      <w:r w:rsidRPr="00E352EF">
        <w:rPr>
          <w:rFonts w:asciiTheme="majorHAnsi" w:eastAsia="Calibri" w:hAnsiTheme="majorHAnsi" w:cs="Calibri"/>
        </w:rPr>
        <w:t xml:space="preserve"> has the variables specified in the code item compatibility ruleset  </w:t>
      </w:r>
      <w:r w:rsidR="000F7FB5" w:rsidRPr="00E352EF">
        <w:rPr>
          <w:rFonts w:asciiTheme="majorHAnsi" w:eastAsia="Calibri" w:hAnsiTheme="majorHAnsi" w:cs="Calibri"/>
          <w:i/>
        </w:rPr>
        <w:t>h</w:t>
      </w:r>
      <w:r w:rsidR="005A2501" w:rsidRPr="00E352EF">
        <w:rPr>
          <w:rFonts w:asciiTheme="majorHAnsi" w:eastAsia="Calibri" w:hAnsiTheme="majorHAnsi" w:cs="Calibri"/>
          <w:i/>
        </w:rPr>
        <w:t>r</w:t>
      </w:r>
      <w:r w:rsidRPr="00E352EF">
        <w:rPr>
          <w:rFonts w:asciiTheme="majorHAnsi" w:eastAsia="Calibri" w:hAnsiTheme="majorHAnsi" w:cs="Calibri"/>
        </w:rPr>
        <w:t>.</w:t>
      </w:r>
    </w:p>
    <w:p w14:paraId="055A97DB"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The ruleset must be explicitly defined for validation purposes.</w:t>
      </w:r>
    </w:p>
    <w:p w14:paraId="7F805C6F"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Returns</w:t>
      </w:r>
    </w:p>
    <w:p w14:paraId="7A671125" w14:textId="77777777" w:rsidR="005A2227" w:rsidRPr="00E352EF" w:rsidRDefault="005A2501">
      <w:pPr>
        <w:jc w:val="both"/>
        <w:rPr>
          <w:rFonts w:asciiTheme="majorHAnsi" w:hAnsiTheme="majorHAnsi"/>
        </w:rPr>
      </w:pPr>
      <w:r w:rsidRPr="00E352EF">
        <w:rPr>
          <w:rFonts w:asciiTheme="majorHAnsi" w:eastAsia="Calibri" w:hAnsiTheme="majorHAnsi" w:cs="Calibri"/>
        </w:rPr>
        <w:t>It r</w:t>
      </w:r>
      <w:r w:rsidR="0097053A" w:rsidRPr="00E352EF">
        <w:rPr>
          <w:rFonts w:asciiTheme="majorHAnsi" w:eastAsia="Calibri" w:hAnsiTheme="majorHAnsi" w:cs="Calibri"/>
        </w:rPr>
        <w:t xml:space="preserve">eturns a </w:t>
      </w:r>
      <w:r w:rsidR="00297BF2" w:rsidRPr="00E352EF">
        <w:t>Dataset</w:t>
      </w:r>
      <w:r w:rsidR="0097053A" w:rsidRPr="00E352EF">
        <w:rPr>
          <w:rFonts w:asciiTheme="majorHAnsi" w:eastAsia="Calibri" w:hAnsiTheme="majorHAnsi" w:cs="Calibri"/>
        </w:rPr>
        <w:t xml:space="preserve"> having all </w:t>
      </w:r>
      <w:r w:rsidR="009C28BD" w:rsidRPr="00E352EF">
        <w:rPr>
          <w:rFonts w:ascii="Cambria" w:eastAsia="Calibri" w:hAnsi="Cambria" w:cs="Calibri"/>
        </w:rPr>
        <w:t>Identifier Component</w:t>
      </w:r>
      <w:r w:rsidR="0097053A" w:rsidRPr="00E352EF">
        <w:rPr>
          <w:rFonts w:asciiTheme="majorHAnsi" w:eastAsia="Calibri" w:hAnsiTheme="majorHAnsi" w:cs="Calibri"/>
        </w:rPr>
        <w:t xml:space="preserve">s of </w:t>
      </w:r>
      <w:r w:rsidR="0097053A" w:rsidRPr="00E352EF">
        <w:rPr>
          <w:rFonts w:asciiTheme="majorHAnsi" w:eastAsia="Calibri" w:hAnsiTheme="majorHAnsi" w:cs="Calibri"/>
          <w:i/>
        </w:rPr>
        <w:t>ds</w:t>
      </w:r>
      <w:r w:rsidR="0097053A" w:rsidRPr="00E352EF">
        <w:rPr>
          <w:rFonts w:asciiTheme="majorHAnsi" w:eastAsia="Calibri" w:hAnsiTheme="majorHAnsi" w:cs="Calibri"/>
        </w:rPr>
        <w:t xml:space="preserve"> plus the </w:t>
      </w:r>
      <w:r w:rsidR="009C28BD" w:rsidRPr="00E352EF">
        <w:rPr>
          <w:rFonts w:ascii="Cambria" w:eastAsia="Calibri" w:hAnsi="Cambria" w:cs="Calibri"/>
        </w:rPr>
        <w:t>Identifier</w:t>
      </w:r>
      <w:r w:rsidR="0097053A" w:rsidRPr="00E352EF">
        <w:rPr>
          <w:rFonts w:asciiTheme="majorHAnsi" w:eastAsia="Calibri" w:hAnsiTheme="majorHAnsi" w:cs="Calibri"/>
        </w:rPr>
        <w:t xml:space="preserve"> RULE_ID, which allows to distinguish between validation rules in the various rulesets when ambiguities arise. The values of RULE_ID are built as the concatenation of the ruleset identifier and the rule identifier.</w:t>
      </w:r>
    </w:p>
    <w:p w14:paraId="5F09BE56" w14:textId="77777777" w:rsidR="005A2227" w:rsidRPr="00E352EF" w:rsidRDefault="0097053A">
      <w:pPr>
        <w:jc w:val="both"/>
        <w:rPr>
          <w:rFonts w:asciiTheme="majorHAnsi" w:hAnsiTheme="majorHAnsi"/>
        </w:rPr>
      </w:pPr>
      <w:r w:rsidRPr="00E352EF">
        <w:rPr>
          <w:rFonts w:asciiTheme="majorHAnsi" w:eastAsia="Calibri" w:hAnsiTheme="majorHAnsi" w:cs="Calibri"/>
        </w:rPr>
        <w:t xml:space="preserve">The </w:t>
      </w:r>
      <w:r w:rsidR="00D6733B" w:rsidRPr="00E352EF">
        <w:rPr>
          <w:rFonts w:asciiTheme="majorHAnsi" w:eastAsia="Calibri" w:hAnsiTheme="majorHAnsi" w:cs="Calibri"/>
        </w:rPr>
        <w:t>M</w:t>
      </w:r>
      <w:r w:rsidRPr="00E352EF">
        <w:rPr>
          <w:rFonts w:asciiTheme="majorHAnsi" w:eastAsia="Calibri" w:hAnsiTheme="majorHAnsi" w:cs="Calibri"/>
        </w:rPr>
        <w:t xml:space="preserve">easures of the </w:t>
      </w:r>
      <w:r w:rsidR="00297BF2" w:rsidRPr="00E352EF">
        <w:t>Dataset</w:t>
      </w:r>
      <w:r w:rsidRPr="00E352EF">
        <w:rPr>
          <w:rFonts w:asciiTheme="majorHAnsi" w:eastAsia="Calibri" w:hAnsiTheme="majorHAnsi" w:cs="Calibri"/>
        </w:rPr>
        <w:t xml:space="preserve"> returned depend on the specified option:</w:t>
      </w:r>
    </w:p>
    <w:p w14:paraId="13D7D9DD"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 xml:space="preserve">With the </w:t>
      </w:r>
      <w:r w:rsidRPr="00E352EF">
        <w:rPr>
          <w:rFonts w:asciiTheme="majorHAnsi" w:eastAsia="Calibri" w:hAnsiTheme="majorHAnsi" w:cs="Calibri"/>
          <w:b/>
        </w:rPr>
        <w:t>condition</w:t>
      </w:r>
      <w:r w:rsidRPr="00E352EF">
        <w:rPr>
          <w:rFonts w:asciiTheme="majorHAnsi" w:eastAsia="Calibri" w:hAnsiTheme="majorHAnsi" w:cs="Calibri"/>
        </w:rPr>
        <w:t xml:space="preserve"> option: </w:t>
      </w:r>
      <w:r w:rsidR="005A2501" w:rsidRPr="00E352EF">
        <w:rPr>
          <w:rFonts w:asciiTheme="majorHAnsi" w:eastAsia="Calibri" w:hAnsiTheme="majorHAnsi" w:cs="Calibri"/>
        </w:rPr>
        <w:t xml:space="preserve">it </w:t>
      </w:r>
      <w:r w:rsidRPr="00E352EF">
        <w:rPr>
          <w:rFonts w:asciiTheme="majorHAnsi" w:eastAsia="Calibri" w:hAnsiTheme="majorHAnsi" w:cs="Calibri"/>
        </w:rPr>
        <w:t xml:space="preserve">returns a </w:t>
      </w:r>
      <w:r w:rsidR="00297BF2" w:rsidRPr="00E352EF">
        <w:t>Dataset</w:t>
      </w:r>
      <w:r w:rsidRPr="00E352EF">
        <w:rPr>
          <w:rFonts w:asciiTheme="majorHAnsi" w:eastAsia="Calibri" w:hAnsiTheme="majorHAnsi" w:cs="Calibri"/>
        </w:rPr>
        <w:t xml:space="preserve"> having the </w:t>
      </w:r>
      <w:r w:rsidR="00D6733B" w:rsidRPr="00E352EF">
        <w:rPr>
          <w:rFonts w:asciiTheme="majorHAnsi" w:eastAsia="Calibri" w:hAnsiTheme="majorHAnsi" w:cs="Calibri"/>
        </w:rPr>
        <w:t>M</w:t>
      </w:r>
      <w:r w:rsidRPr="00E352EF">
        <w:rPr>
          <w:rFonts w:asciiTheme="majorHAnsi" w:eastAsia="Calibri" w:hAnsiTheme="majorHAnsi" w:cs="Calibri"/>
        </w:rPr>
        <w:t xml:space="preserve">easure </w:t>
      </w:r>
      <w:r w:rsidRPr="00E352EF">
        <w:rPr>
          <w:rFonts w:asciiTheme="majorHAnsi" w:eastAsia="Calibri" w:hAnsiTheme="majorHAnsi" w:cs="Calibri"/>
          <w:b/>
        </w:rPr>
        <w:t>CONDITION</w:t>
      </w:r>
      <w:r w:rsidRPr="00E352EF">
        <w:rPr>
          <w:rFonts w:asciiTheme="majorHAnsi" w:eastAsia="Calibri" w:hAnsiTheme="majorHAnsi" w:cs="Calibri"/>
        </w:rPr>
        <w:t xml:space="preserve"> (true/false)</w:t>
      </w:r>
    </w:p>
    <w:p w14:paraId="5ACDA6FC"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 xml:space="preserve">With the </w:t>
      </w:r>
      <w:r w:rsidRPr="00E352EF">
        <w:rPr>
          <w:rFonts w:asciiTheme="majorHAnsi" w:eastAsia="Calibri" w:hAnsiTheme="majorHAnsi" w:cs="Calibri"/>
          <w:b/>
        </w:rPr>
        <w:t>measures</w:t>
      </w:r>
      <w:r w:rsidRPr="00E352EF">
        <w:rPr>
          <w:rFonts w:asciiTheme="majorHAnsi" w:eastAsia="Calibri" w:hAnsiTheme="majorHAnsi" w:cs="Calibri"/>
        </w:rPr>
        <w:t xml:space="preserve"> option:  </w:t>
      </w:r>
      <w:r w:rsidR="005A2501" w:rsidRPr="00E352EF">
        <w:rPr>
          <w:rFonts w:asciiTheme="majorHAnsi" w:eastAsia="Calibri" w:hAnsiTheme="majorHAnsi" w:cs="Calibri"/>
        </w:rPr>
        <w:t xml:space="preserve">it </w:t>
      </w:r>
      <w:r w:rsidRPr="00E352EF">
        <w:rPr>
          <w:rFonts w:asciiTheme="majorHAnsi" w:eastAsia="Calibri" w:hAnsiTheme="majorHAnsi" w:cs="Calibri"/>
        </w:rPr>
        <w:t xml:space="preserve">returns a </w:t>
      </w:r>
      <w:r w:rsidR="00297BF2" w:rsidRPr="00E352EF">
        <w:t>Dataset</w:t>
      </w:r>
      <w:r w:rsidRPr="00E352EF">
        <w:rPr>
          <w:rFonts w:asciiTheme="majorHAnsi" w:eastAsia="Calibri" w:hAnsiTheme="majorHAnsi" w:cs="Calibri"/>
        </w:rPr>
        <w:t xml:space="preserve"> having all the </w:t>
      </w:r>
      <w:r w:rsidR="00D6733B" w:rsidRPr="00E352EF">
        <w:rPr>
          <w:rFonts w:asciiTheme="majorHAnsi" w:eastAsia="Calibri" w:hAnsiTheme="majorHAnsi" w:cs="Calibri"/>
        </w:rPr>
        <w:t>M</w:t>
      </w:r>
      <w:r w:rsidRPr="00E352EF">
        <w:rPr>
          <w:rFonts w:asciiTheme="majorHAnsi" w:eastAsia="Calibri" w:hAnsiTheme="majorHAnsi" w:cs="Calibri"/>
        </w:rPr>
        <w:t xml:space="preserve">easures of </w:t>
      </w:r>
      <w:r w:rsidRPr="00E352EF">
        <w:rPr>
          <w:rFonts w:asciiTheme="majorHAnsi" w:eastAsia="Calibri" w:hAnsiTheme="majorHAnsi" w:cs="Calibri"/>
          <w:i/>
        </w:rPr>
        <w:t>ds</w:t>
      </w:r>
    </w:p>
    <w:p w14:paraId="1E8BF820" w14:textId="77777777" w:rsidR="005A2227" w:rsidRPr="00E352EF" w:rsidRDefault="0097053A">
      <w:pPr>
        <w:jc w:val="both"/>
        <w:rPr>
          <w:rFonts w:asciiTheme="majorHAnsi" w:hAnsiTheme="majorHAnsi"/>
        </w:rPr>
      </w:pPr>
      <w:r w:rsidRPr="00E352EF">
        <w:rPr>
          <w:rFonts w:asciiTheme="majorHAnsi" w:eastAsia="Calibri" w:hAnsiTheme="majorHAnsi" w:cs="Calibri"/>
        </w:rPr>
        <w:t xml:space="preserve">Additional </w:t>
      </w:r>
      <w:r w:rsidR="00D6733B" w:rsidRPr="00E352EF">
        <w:rPr>
          <w:rFonts w:asciiTheme="majorHAnsi" w:eastAsia="Calibri" w:hAnsiTheme="majorHAnsi" w:cs="Calibri"/>
        </w:rPr>
        <w:t>M</w:t>
      </w:r>
      <w:r w:rsidRPr="00E352EF">
        <w:rPr>
          <w:rFonts w:asciiTheme="majorHAnsi" w:eastAsia="Calibri" w:hAnsiTheme="majorHAnsi" w:cs="Calibri"/>
        </w:rPr>
        <w:t>easures are:</w:t>
      </w:r>
    </w:p>
    <w:p w14:paraId="7ABAB0A6" w14:textId="77777777" w:rsidR="005A2227" w:rsidRPr="00E352EF" w:rsidRDefault="00C847B8">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value_CONDITION</w:t>
      </w:r>
      <w:r w:rsidR="0097053A" w:rsidRPr="00E352EF">
        <w:rPr>
          <w:rFonts w:asciiTheme="majorHAnsi" w:eastAsia="Calibri" w:hAnsiTheme="majorHAnsi" w:cs="Calibri"/>
        </w:rPr>
        <w:t>: containing the value computed by executing the rule</w:t>
      </w:r>
    </w:p>
    <w:p w14:paraId="6717C604"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rule:</w:t>
      </w:r>
      <w:r w:rsidR="000F7FB5" w:rsidRPr="00E352EF">
        <w:rPr>
          <w:rFonts w:asciiTheme="majorHAnsi" w:eastAsia="Calibri" w:hAnsiTheme="majorHAnsi" w:cs="Calibri"/>
        </w:rPr>
        <w:t xml:space="preserve"> </w:t>
      </w:r>
      <w:r w:rsidRPr="00E352EF">
        <w:rPr>
          <w:rFonts w:asciiTheme="majorHAnsi" w:eastAsia="Calibri" w:hAnsiTheme="majorHAnsi" w:cs="Calibri"/>
        </w:rPr>
        <w:t>containing the returning text related to the rule</w:t>
      </w:r>
    </w:p>
    <w:p w14:paraId="16146F15" w14:textId="77777777" w:rsidR="005A2227" w:rsidRPr="00E352EF" w:rsidRDefault="0097053A">
      <w:pPr>
        <w:rPr>
          <w:rFonts w:asciiTheme="majorHAnsi" w:hAnsiTheme="majorHAnsi"/>
        </w:rPr>
      </w:pPr>
      <w:r w:rsidRPr="00E352EF">
        <w:rPr>
          <w:rFonts w:asciiTheme="majorHAnsi" w:eastAsia="Calibri" w:hAnsiTheme="majorHAnsi" w:cs="Calibri"/>
        </w:rPr>
        <w:t xml:space="preserve">The attributes of the </w:t>
      </w:r>
      <w:r w:rsidR="00297BF2" w:rsidRPr="00E352EF">
        <w:t>Dataset</w:t>
      </w:r>
      <w:r w:rsidRPr="00E352EF">
        <w:rPr>
          <w:rFonts w:asciiTheme="majorHAnsi" w:eastAsia="Calibri" w:hAnsiTheme="majorHAnsi" w:cs="Calibri"/>
        </w:rPr>
        <w:t xml:space="preserve"> will be:</w:t>
      </w:r>
    </w:p>
    <w:p w14:paraId="28F63420"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errorcode, containing the error message specified in the rule</w:t>
      </w:r>
    </w:p>
    <w:p w14:paraId="083A6BA5"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errorlevel, containing the error level  (severity) specified in the rule</w:t>
      </w:r>
    </w:p>
    <w:p w14:paraId="44405F60" w14:textId="77777777" w:rsidR="005A2227" w:rsidRPr="00E352EF" w:rsidRDefault="0097053A">
      <w:pPr>
        <w:jc w:val="both"/>
        <w:rPr>
          <w:rFonts w:asciiTheme="majorHAnsi" w:hAnsiTheme="majorHAnsi"/>
        </w:rPr>
      </w:pPr>
      <w:r w:rsidRPr="00E352EF">
        <w:rPr>
          <w:rFonts w:asciiTheme="majorHAnsi" w:eastAsia="Calibri" w:hAnsiTheme="majorHAnsi" w:cs="Calibri"/>
        </w:rPr>
        <w:t>If errormessage and errorlevel are not specified in the ruleset, then the values of the related attributes will be NULL for all the data points .</w:t>
      </w:r>
    </w:p>
    <w:p w14:paraId="7497B5D2" w14:textId="77777777" w:rsidR="005A2227" w:rsidRPr="00E352EF" w:rsidRDefault="005A2227">
      <w:pPr>
        <w:spacing w:after="160" w:line="259" w:lineRule="auto"/>
        <w:rPr>
          <w:rFonts w:asciiTheme="majorHAnsi" w:hAnsiTheme="majorHAnsi"/>
        </w:rPr>
      </w:pPr>
    </w:p>
    <w:p w14:paraId="7B273238"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Examples</w:t>
      </w:r>
    </w:p>
    <w:p w14:paraId="29BE9524" w14:textId="77777777" w:rsidR="005A2227" w:rsidRPr="00E352EF" w:rsidRDefault="000F7FB5">
      <w:pPr>
        <w:jc w:val="both"/>
        <w:rPr>
          <w:rFonts w:asciiTheme="majorHAnsi" w:hAnsiTheme="majorHAnsi"/>
        </w:rPr>
      </w:pPr>
      <w:r w:rsidRPr="00E352EF">
        <w:rPr>
          <w:rFonts w:asciiTheme="majorHAnsi" w:eastAsia="Calibri" w:hAnsiTheme="majorHAnsi" w:cs="Calibri"/>
        </w:rPr>
        <w:t xml:space="preserve">See </w:t>
      </w:r>
      <w:r w:rsidR="0097053A" w:rsidRPr="00E352EF">
        <w:rPr>
          <w:rFonts w:asciiTheme="majorHAnsi" w:eastAsia="Calibri" w:hAnsiTheme="majorHAnsi" w:cs="Calibri"/>
        </w:rPr>
        <w:t xml:space="preserve">to the examples for </w:t>
      </w:r>
      <w:r w:rsidRPr="00E352EF">
        <w:rPr>
          <w:rFonts w:asciiTheme="majorHAnsi" w:eastAsia="Calibri" w:hAnsiTheme="majorHAnsi" w:cs="Calibri"/>
        </w:rPr>
        <w:t xml:space="preserve">hierarchical </w:t>
      </w:r>
      <w:r w:rsidR="001B6402" w:rsidRPr="00E352EF">
        <w:rPr>
          <w:rFonts w:asciiTheme="majorHAnsi" w:eastAsia="Calibri" w:hAnsiTheme="majorHAnsi" w:cs="Calibri"/>
        </w:rPr>
        <w:t xml:space="preserve">(vertical) </w:t>
      </w:r>
      <w:r w:rsidR="0097053A" w:rsidRPr="00E352EF">
        <w:rPr>
          <w:rFonts w:asciiTheme="majorHAnsi" w:eastAsia="Calibri" w:hAnsiTheme="majorHAnsi" w:cs="Calibri"/>
        </w:rPr>
        <w:t>rulesets.</w:t>
      </w:r>
    </w:p>
    <w:p w14:paraId="0F6C573B" w14:textId="77777777" w:rsidR="005A2227" w:rsidRPr="00E352EF" w:rsidRDefault="005A2227">
      <w:pPr>
        <w:keepLines/>
        <w:spacing w:before="40"/>
        <w:jc w:val="both"/>
      </w:pPr>
    </w:p>
    <w:p w14:paraId="4A5B1B0B" w14:textId="77777777" w:rsidR="005A2227" w:rsidRPr="00E352EF" w:rsidRDefault="0097053A" w:rsidP="00B3632D">
      <w:pPr>
        <w:pStyle w:val="Titolo3"/>
      </w:pPr>
      <w:bookmarkStart w:id="11413" w:name="_Toc462659759"/>
      <w:bookmarkStart w:id="11414" w:name="_Toc463805801"/>
      <w:bookmarkStart w:id="11415" w:name="_Toc464487979"/>
      <w:r w:rsidRPr="00E352EF">
        <w:t>check ( single rule)</w:t>
      </w:r>
      <w:bookmarkEnd w:id="11413"/>
      <w:bookmarkEnd w:id="11414"/>
      <w:bookmarkEnd w:id="11415"/>
    </w:p>
    <w:p w14:paraId="24296012" w14:textId="77777777" w:rsidR="00021A1F" w:rsidRPr="00E352EF" w:rsidRDefault="00021A1F" w:rsidP="00021A1F">
      <w:pPr>
        <w:spacing w:line="259" w:lineRule="auto"/>
        <w:rPr>
          <w:rFonts w:ascii="Calibri" w:eastAsia="Calibri" w:hAnsi="Calibri" w:cs="Calibri"/>
          <w:i/>
          <w:color w:val="5B9BD5"/>
          <w:sz w:val="22"/>
        </w:rPr>
      </w:pPr>
    </w:p>
    <w:p w14:paraId="62575BAB"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Semantics</w:t>
      </w:r>
    </w:p>
    <w:p w14:paraId="4C6493C0" w14:textId="77777777" w:rsidR="005A2227" w:rsidRPr="00E352EF" w:rsidRDefault="0097053A">
      <w:pPr>
        <w:spacing w:after="160" w:line="259" w:lineRule="auto"/>
        <w:rPr>
          <w:rFonts w:asciiTheme="majorHAnsi" w:hAnsiTheme="majorHAnsi"/>
        </w:rPr>
      </w:pPr>
      <w:r w:rsidRPr="00E352EF">
        <w:rPr>
          <w:rFonts w:asciiTheme="majorHAnsi" w:eastAsia="Calibri" w:hAnsiTheme="majorHAnsi" w:cs="Calibri"/>
        </w:rPr>
        <w:t xml:space="preserve">The </w:t>
      </w:r>
      <w:r w:rsidRPr="00E352EF">
        <w:rPr>
          <w:rFonts w:asciiTheme="majorHAnsi" w:eastAsia="Calibri" w:hAnsiTheme="majorHAnsi" w:cs="Calibri"/>
          <w:b/>
        </w:rPr>
        <w:t>check</w:t>
      </w:r>
      <w:r w:rsidRPr="00E352EF">
        <w:rPr>
          <w:rFonts w:asciiTheme="majorHAnsi" w:eastAsia="Calibri" w:hAnsiTheme="majorHAnsi" w:cs="Calibri"/>
        </w:rPr>
        <w:t xml:space="preserve"> operator takes as input a Boolean VTL expression and uses it as the indication of a validation. </w:t>
      </w:r>
    </w:p>
    <w:p w14:paraId="4985046A"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0F074448" w14:textId="77777777" w:rsidR="005A2227" w:rsidRPr="00E352EF" w:rsidRDefault="0097053A">
      <w:pPr>
        <w:spacing w:after="60"/>
        <w:jc w:val="both"/>
        <w:rPr>
          <w:rFonts w:asciiTheme="majorHAnsi" w:hAnsiTheme="majorHAnsi"/>
        </w:rPr>
      </w:pPr>
      <w:r w:rsidRPr="00E352EF">
        <w:rPr>
          <w:rFonts w:asciiTheme="majorHAnsi" w:eastAsia="Calibri" w:hAnsiTheme="majorHAnsi" w:cs="Calibri"/>
          <w:b/>
        </w:rPr>
        <w:t>check</w:t>
      </w:r>
      <w:r w:rsidRPr="00E352EF">
        <w:rPr>
          <w:rFonts w:asciiTheme="majorHAnsi" w:eastAsia="Calibri" w:hAnsiTheme="majorHAnsi" w:cs="Calibri"/>
        </w:rPr>
        <w:t xml:space="preserve"> (</w:t>
      </w:r>
    </w:p>
    <w:p w14:paraId="24D3359B" w14:textId="77777777" w:rsidR="005A2227" w:rsidRPr="00E352EF" w:rsidRDefault="0097053A">
      <w:pPr>
        <w:spacing w:after="60"/>
        <w:ind w:left="706"/>
        <w:jc w:val="both"/>
        <w:rPr>
          <w:rFonts w:asciiTheme="majorHAnsi" w:hAnsiTheme="majorHAnsi"/>
        </w:rPr>
      </w:pPr>
      <w:r w:rsidRPr="00E352EF">
        <w:rPr>
          <w:rFonts w:asciiTheme="majorHAnsi" w:eastAsia="Calibri" w:hAnsiTheme="majorHAnsi" w:cs="Calibri"/>
          <w:i/>
        </w:rPr>
        <w:t xml:space="preserve">ds </w:t>
      </w:r>
    </w:p>
    <w:p w14:paraId="55BC3EAB" w14:textId="77777777" w:rsidR="005A2227" w:rsidRPr="00E352EF" w:rsidRDefault="0097053A">
      <w:pPr>
        <w:spacing w:after="60"/>
        <w:ind w:left="706"/>
        <w:jc w:val="both"/>
        <w:rPr>
          <w:rFonts w:asciiTheme="majorHAnsi" w:hAnsiTheme="majorHAnsi"/>
        </w:rPr>
      </w:pPr>
      <w:r w:rsidRPr="00E352EF">
        <w:rPr>
          <w:rFonts w:asciiTheme="majorHAnsi" w:eastAsia="Calibri" w:hAnsiTheme="majorHAnsi" w:cs="Calibri"/>
        </w:rPr>
        <w:t xml:space="preserve">{ , </w:t>
      </w:r>
      <w:r w:rsidRPr="00E352EF">
        <w:rPr>
          <w:rFonts w:asciiTheme="majorHAnsi" w:eastAsia="Calibri" w:hAnsiTheme="majorHAnsi" w:cs="Calibri"/>
          <w:b/>
        </w:rPr>
        <w:t xml:space="preserve">threshold </w:t>
      </w:r>
      <w:r w:rsidRPr="00E352EF">
        <w:rPr>
          <w:rFonts w:asciiTheme="majorHAnsi" w:eastAsia="Calibri" w:hAnsiTheme="majorHAnsi" w:cs="Calibri"/>
        </w:rPr>
        <w:t>(</w:t>
      </w:r>
      <w:r w:rsidRPr="00E352EF">
        <w:rPr>
          <w:rFonts w:asciiTheme="majorHAnsi" w:eastAsia="Calibri" w:hAnsiTheme="majorHAnsi" w:cs="Calibri"/>
          <w:i/>
        </w:rPr>
        <w:t>threshold</w:t>
      </w:r>
      <w:r w:rsidRPr="00E352EF">
        <w:rPr>
          <w:rFonts w:asciiTheme="majorHAnsi" w:eastAsia="Calibri" w:hAnsiTheme="majorHAnsi" w:cs="Calibri"/>
        </w:rPr>
        <w:t>) }</w:t>
      </w:r>
    </w:p>
    <w:p w14:paraId="31BD0B47" w14:textId="77777777" w:rsidR="005A2227" w:rsidRPr="00E352EF" w:rsidRDefault="0097053A">
      <w:pPr>
        <w:spacing w:after="60"/>
        <w:ind w:left="706"/>
        <w:jc w:val="both"/>
        <w:rPr>
          <w:rFonts w:asciiTheme="majorHAnsi" w:hAnsiTheme="majorHAnsi"/>
        </w:rPr>
      </w:pPr>
      <w:r w:rsidRPr="00E352EF">
        <w:rPr>
          <w:rFonts w:asciiTheme="majorHAnsi" w:eastAsia="Calibri" w:hAnsiTheme="majorHAnsi" w:cs="Calibri"/>
        </w:rPr>
        <w:t xml:space="preserve">{ , </w:t>
      </w:r>
      <w:r w:rsidRPr="00E352EF">
        <w:rPr>
          <w:rFonts w:asciiTheme="majorHAnsi" w:eastAsia="Calibri" w:hAnsiTheme="majorHAnsi" w:cs="Calibri"/>
          <w:b/>
          <w:u w:val="single"/>
        </w:rPr>
        <w:t>not valid</w:t>
      </w:r>
      <w:r w:rsidRPr="00E352EF">
        <w:rPr>
          <w:rFonts w:asciiTheme="majorHAnsi" w:eastAsia="Calibri" w:hAnsiTheme="majorHAnsi" w:cs="Calibri"/>
        </w:rPr>
        <w:t xml:space="preserve"> | </w:t>
      </w:r>
      <w:r w:rsidRPr="00E352EF">
        <w:rPr>
          <w:rFonts w:asciiTheme="majorHAnsi" w:eastAsia="Calibri" w:hAnsiTheme="majorHAnsi" w:cs="Calibri"/>
          <w:b/>
        </w:rPr>
        <w:t>valid</w:t>
      </w:r>
      <w:r w:rsidRPr="00E352EF">
        <w:rPr>
          <w:rFonts w:asciiTheme="majorHAnsi" w:eastAsia="Calibri" w:hAnsiTheme="majorHAnsi" w:cs="Calibri"/>
        </w:rPr>
        <w:t xml:space="preserve"> | </w:t>
      </w:r>
      <w:r w:rsidRPr="00E352EF">
        <w:rPr>
          <w:rFonts w:asciiTheme="majorHAnsi" w:eastAsia="Calibri" w:hAnsiTheme="majorHAnsi" w:cs="Calibri"/>
          <w:b/>
        </w:rPr>
        <w:t>all</w:t>
      </w:r>
      <w:r w:rsidRPr="00E352EF">
        <w:rPr>
          <w:rFonts w:asciiTheme="majorHAnsi" w:eastAsia="Calibri" w:hAnsiTheme="majorHAnsi" w:cs="Calibri"/>
        </w:rPr>
        <w:t xml:space="preserve"> }</w:t>
      </w:r>
    </w:p>
    <w:p w14:paraId="3C665E83" w14:textId="77777777" w:rsidR="005A2227" w:rsidRPr="00E352EF" w:rsidRDefault="0097053A">
      <w:pPr>
        <w:spacing w:after="60"/>
        <w:ind w:left="706"/>
        <w:jc w:val="both"/>
        <w:rPr>
          <w:rFonts w:asciiTheme="majorHAnsi" w:hAnsiTheme="majorHAnsi"/>
        </w:rPr>
      </w:pPr>
      <w:r w:rsidRPr="00E352EF">
        <w:rPr>
          <w:rFonts w:asciiTheme="majorHAnsi" w:eastAsia="Calibri" w:hAnsiTheme="majorHAnsi" w:cs="Calibri"/>
        </w:rPr>
        <w:t xml:space="preserve">{ , </w:t>
      </w:r>
      <w:r w:rsidRPr="00E352EF">
        <w:rPr>
          <w:rFonts w:asciiTheme="majorHAnsi" w:eastAsia="Calibri" w:hAnsiTheme="majorHAnsi" w:cs="Calibri"/>
          <w:b/>
          <w:u w:val="single"/>
        </w:rPr>
        <w:t>measures</w:t>
      </w:r>
      <w:r w:rsidRPr="00E352EF">
        <w:rPr>
          <w:rFonts w:asciiTheme="majorHAnsi" w:eastAsia="Calibri" w:hAnsiTheme="majorHAnsi" w:cs="Calibri"/>
        </w:rPr>
        <w:t xml:space="preserve"> | </w:t>
      </w:r>
      <w:r w:rsidRPr="00E352EF">
        <w:rPr>
          <w:rFonts w:asciiTheme="majorHAnsi" w:eastAsia="Calibri" w:hAnsiTheme="majorHAnsi" w:cs="Calibri"/>
          <w:b/>
        </w:rPr>
        <w:t>condition</w:t>
      </w:r>
      <w:r w:rsidRPr="00E352EF">
        <w:rPr>
          <w:rFonts w:asciiTheme="majorHAnsi" w:eastAsia="Calibri" w:hAnsiTheme="majorHAnsi" w:cs="Calibri"/>
        </w:rPr>
        <w:t xml:space="preserve"> }</w:t>
      </w:r>
    </w:p>
    <w:p w14:paraId="3E449883" w14:textId="77777777" w:rsidR="005A2227" w:rsidRPr="00E352EF" w:rsidRDefault="0097053A">
      <w:pPr>
        <w:spacing w:after="60"/>
        <w:ind w:left="706"/>
        <w:jc w:val="both"/>
        <w:rPr>
          <w:rFonts w:asciiTheme="majorHAnsi" w:hAnsiTheme="majorHAnsi"/>
        </w:rPr>
      </w:pPr>
      <w:r w:rsidRPr="00E352EF">
        <w:rPr>
          <w:rFonts w:asciiTheme="majorHAnsi" w:eastAsia="Calibri" w:hAnsiTheme="majorHAnsi" w:cs="Calibri"/>
        </w:rPr>
        <w:t xml:space="preserve">{ , </w:t>
      </w:r>
      <w:r w:rsidRPr="00E352EF">
        <w:rPr>
          <w:rFonts w:asciiTheme="majorHAnsi" w:eastAsia="Calibri" w:hAnsiTheme="majorHAnsi" w:cs="Calibri"/>
          <w:b/>
        </w:rPr>
        <w:t xml:space="preserve">imbalance </w:t>
      </w:r>
      <w:r w:rsidRPr="00E352EF">
        <w:rPr>
          <w:rFonts w:asciiTheme="majorHAnsi" w:eastAsia="Calibri" w:hAnsiTheme="majorHAnsi" w:cs="Calibri"/>
        </w:rPr>
        <w:t xml:space="preserve">( </w:t>
      </w:r>
      <w:r w:rsidRPr="00E352EF">
        <w:rPr>
          <w:rFonts w:asciiTheme="majorHAnsi" w:eastAsia="Calibri" w:hAnsiTheme="majorHAnsi" w:cs="Calibri"/>
          <w:i/>
        </w:rPr>
        <w:t>imbalance</w:t>
      </w:r>
      <w:r w:rsidRPr="00E352EF">
        <w:rPr>
          <w:rFonts w:asciiTheme="majorHAnsi" w:eastAsia="Calibri" w:hAnsiTheme="majorHAnsi" w:cs="Calibri"/>
        </w:rPr>
        <w:t xml:space="preserve"> ) } </w:t>
      </w:r>
    </w:p>
    <w:p w14:paraId="689BBA05" w14:textId="77777777" w:rsidR="005A2227" w:rsidRPr="00E352EF" w:rsidRDefault="0097053A">
      <w:pPr>
        <w:spacing w:after="60"/>
        <w:ind w:left="706"/>
        <w:jc w:val="both"/>
        <w:rPr>
          <w:rFonts w:asciiTheme="majorHAnsi" w:hAnsiTheme="majorHAnsi"/>
        </w:rPr>
      </w:pPr>
      <w:r w:rsidRPr="00E352EF">
        <w:rPr>
          <w:rFonts w:asciiTheme="majorHAnsi" w:eastAsia="Calibri" w:hAnsiTheme="majorHAnsi" w:cs="Calibri"/>
        </w:rPr>
        <w:t xml:space="preserve">{ , </w:t>
      </w:r>
      <w:r w:rsidRPr="00E352EF">
        <w:rPr>
          <w:rFonts w:asciiTheme="majorHAnsi" w:eastAsia="Calibri" w:hAnsiTheme="majorHAnsi" w:cs="Calibri"/>
          <w:b/>
        </w:rPr>
        <w:t xml:space="preserve">errorcode </w:t>
      </w:r>
      <w:r w:rsidRPr="00E352EF">
        <w:rPr>
          <w:rFonts w:asciiTheme="majorHAnsi" w:eastAsia="Calibri" w:hAnsiTheme="majorHAnsi" w:cs="Calibri"/>
        </w:rPr>
        <w:t xml:space="preserve">( </w:t>
      </w:r>
      <w:r w:rsidRPr="00E352EF">
        <w:rPr>
          <w:rFonts w:asciiTheme="majorHAnsi" w:eastAsia="Calibri" w:hAnsiTheme="majorHAnsi" w:cs="Calibri"/>
          <w:i/>
        </w:rPr>
        <w:t>errorcode</w:t>
      </w:r>
      <w:r w:rsidRPr="00E352EF">
        <w:rPr>
          <w:rFonts w:asciiTheme="majorHAnsi" w:eastAsia="Calibri" w:hAnsiTheme="majorHAnsi" w:cs="Calibri"/>
        </w:rPr>
        <w:t xml:space="preserve">) } </w:t>
      </w:r>
    </w:p>
    <w:p w14:paraId="393C4941" w14:textId="77777777" w:rsidR="005A2227" w:rsidRPr="00E352EF" w:rsidRDefault="0097053A">
      <w:pPr>
        <w:spacing w:after="60"/>
        <w:ind w:left="706"/>
        <w:jc w:val="both"/>
        <w:rPr>
          <w:rFonts w:asciiTheme="majorHAnsi" w:hAnsiTheme="majorHAnsi"/>
        </w:rPr>
      </w:pPr>
      <w:r w:rsidRPr="00E352EF">
        <w:rPr>
          <w:rFonts w:asciiTheme="majorHAnsi" w:eastAsia="Calibri" w:hAnsiTheme="majorHAnsi" w:cs="Calibri"/>
        </w:rPr>
        <w:t xml:space="preserve">{ , </w:t>
      </w:r>
      <w:r w:rsidRPr="00E352EF">
        <w:rPr>
          <w:rFonts w:asciiTheme="majorHAnsi" w:eastAsia="Calibri" w:hAnsiTheme="majorHAnsi" w:cs="Calibri"/>
          <w:b/>
        </w:rPr>
        <w:t xml:space="preserve">errorlevel </w:t>
      </w:r>
      <w:r w:rsidRPr="00E352EF">
        <w:rPr>
          <w:rFonts w:asciiTheme="majorHAnsi" w:eastAsia="Calibri" w:hAnsiTheme="majorHAnsi" w:cs="Calibri"/>
        </w:rPr>
        <w:t xml:space="preserve">( </w:t>
      </w:r>
      <w:r w:rsidRPr="00E352EF">
        <w:rPr>
          <w:rFonts w:asciiTheme="majorHAnsi" w:eastAsia="Calibri" w:hAnsiTheme="majorHAnsi" w:cs="Calibri"/>
          <w:i/>
        </w:rPr>
        <w:t>errorlevel</w:t>
      </w:r>
      <w:r w:rsidRPr="00E352EF">
        <w:rPr>
          <w:rFonts w:asciiTheme="majorHAnsi" w:eastAsia="Calibri" w:hAnsiTheme="majorHAnsi" w:cs="Calibri"/>
        </w:rPr>
        <w:t xml:space="preserve"> ) } </w:t>
      </w:r>
    </w:p>
    <w:p w14:paraId="58D30A9E" w14:textId="77777777" w:rsidR="005A2227" w:rsidRPr="00E352EF" w:rsidRDefault="0097053A">
      <w:pPr>
        <w:spacing w:after="60"/>
        <w:jc w:val="both"/>
        <w:rPr>
          <w:rFonts w:asciiTheme="majorHAnsi" w:hAnsiTheme="majorHAnsi"/>
        </w:rPr>
      </w:pPr>
      <w:r w:rsidRPr="00E352EF">
        <w:rPr>
          <w:rFonts w:asciiTheme="majorHAnsi" w:eastAsia="Calibri" w:hAnsiTheme="majorHAnsi" w:cs="Calibri"/>
        </w:rPr>
        <w:t>)</w:t>
      </w:r>
    </w:p>
    <w:p w14:paraId="334B3E98" w14:textId="77777777" w:rsidR="00AB605E" w:rsidRPr="00E352EF" w:rsidRDefault="00AB605E" w:rsidP="00AB605E">
      <w:pPr>
        <w:rPr>
          <w:rFonts w:ascii="Cambria" w:eastAsia="Calibri" w:hAnsi="Cambria" w:cs="Calibri"/>
          <w:i/>
          <w:color w:val="5B9BD5"/>
        </w:rPr>
      </w:pPr>
    </w:p>
    <w:p w14:paraId="68AD15F9"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Parameters</w:t>
      </w:r>
    </w:p>
    <w:p w14:paraId="5330D99B" w14:textId="77777777" w:rsidR="005A2227" w:rsidRPr="00E352EF" w:rsidRDefault="0097053A">
      <w:pPr>
        <w:rPr>
          <w:rFonts w:ascii="Cambria" w:hAnsi="Cambria"/>
        </w:rPr>
      </w:pPr>
      <w:r w:rsidRPr="00E352EF">
        <w:rPr>
          <w:rFonts w:ascii="Cambria" w:eastAsia="Calibri" w:hAnsi="Cambria" w:cs="Calibri"/>
        </w:rPr>
        <w:t xml:space="preserve">ds : dataset {identifier &lt;IDENT&gt; as scalar-type; }+ {measure &lt;IDENT&gt; as numeric; }+ </w:t>
      </w:r>
    </w:p>
    <w:p w14:paraId="1418FB95" w14:textId="77777777" w:rsidR="005A2227" w:rsidRPr="00E352EF" w:rsidRDefault="0097053A" w:rsidP="00C96285">
      <w:pPr>
        <w:rPr>
          <w:rFonts w:ascii="Cambria" w:hAnsi="Cambria"/>
        </w:rPr>
      </w:pPr>
      <w:r w:rsidRPr="00E352EF">
        <w:rPr>
          <w:rFonts w:ascii="Cambria" w:eastAsia="Calibri" w:hAnsi="Cambria"/>
        </w:rPr>
        <w:t xml:space="preserve">                    {measure &lt;IDENT&gt; as boolean-type; }* {attribute &lt;IDENT&gt; as scalar-type; }*</w:t>
      </w:r>
    </w:p>
    <w:p w14:paraId="1D7848AA" w14:textId="77777777" w:rsidR="005A2227" w:rsidRPr="00E352EF" w:rsidRDefault="0097053A">
      <w:pPr>
        <w:jc w:val="both"/>
        <w:rPr>
          <w:rFonts w:asciiTheme="majorHAnsi" w:hAnsiTheme="majorHAnsi"/>
        </w:rPr>
      </w:pPr>
      <w:r w:rsidRPr="00E352EF">
        <w:rPr>
          <w:rFonts w:asciiTheme="majorHAnsi" w:eastAsia="Calibri" w:hAnsiTheme="majorHAnsi" w:cs="Calibri"/>
          <w:i/>
        </w:rPr>
        <w:t>threshold</w:t>
      </w:r>
      <w:r w:rsidRPr="00E352EF">
        <w:rPr>
          <w:rFonts w:asciiTheme="majorHAnsi" w:eastAsia="Calibri" w:hAnsiTheme="majorHAnsi" w:cs="Calibri"/>
        </w:rPr>
        <w:t xml:space="preserve"> : scalar-constant</w:t>
      </w:r>
    </w:p>
    <w:p w14:paraId="2A886AD1" w14:textId="77777777" w:rsidR="005A2227" w:rsidRPr="00E352EF" w:rsidRDefault="0097053A">
      <w:pPr>
        <w:jc w:val="both"/>
        <w:rPr>
          <w:rFonts w:asciiTheme="majorHAnsi" w:hAnsiTheme="majorHAnsi"/>
        </w:rPr>
      </w:pPr>
      <w:r w:rsidRPr="00E352EF">
        <w:rPr>
          <w:rFonts w:asciiTheme="majorHAnsi" w:eastAsia="Calibri" w:hAnsiTheme="majorHAnsi" w:cs="Calibri"/>
          <w:i/>
        </w:rPr>
        <w:t>imbalance</w:t>
      </w:r>
      <w:r w:rsidRPr="00E352EF">
        <w:rPr>
          <w:rFonts w:asciiTheme="majorHAnsi" w:eastAsia="Calibri" w:hAnsiTheme="majorHAnsi" w:cs="Calibri"/>
        </w:rPr>
        <w:t xml:space="preserve"> : numeric-constant</w:t>
      </w:r>
    </w:p>
    <w:p w14:paraId="4E768B39" w14:textId="77777777" w:rsidR="005A2227" w:rsidRPr="00E352EF" w:rsidRDefault="0097053A">
      <w:pPr>
        <w:jc w:val="both"/>
        <w:rPr>
          <w:rFonts w:asciiTheme="majorHAnsi" w:hAnsiTheme="majorHAnsi"/>
        </w:rPr>
      </w:pPr>
      <w:r w:rsidRPr="00E352EF">
        <w:rPr>
          <w:rFonts w:asciiTheme="majorHAnsi" w:eastAsia="Calibri" w:hAnsiTheme="majorHAnsi" w:cs="Calibri"/>
          <w:i/>
        </w:rPr>
        <w:t>errormessage</w:t>
      </w:r>
      <w:r w:rsidRPr="00E352EF">
        <w:rPr>
          <w:rFonts w:asciiTheme="majorHAnsi" w:eastAsia="Calibri" w:hAnsiTheme="majorHAnsi" w:cs="Calibri"/>
        </w:rPr>
        <w:t xml:space="preserve"> : string-constant</w:t>
      </w:r>
    </w:p>
    <w:p w14:paraId="34C7E57F" w14:textId="77777777" w:rsidR="005A2227" w:rsidRPr="00E352EF" w:rsidRDefault="0097053A">
      <w:pPr>
        <w:jc w:val="both"/>
        <w:rPr>
          <w:rFonts w:asciiTheme="majorHAnsi" w:eastAsia="Calibri" w:hAnsiTheme="majorHAnsi" w:cs="Calibri"/>
        </w:rPr>
      </w:pPr>
      <w:r w:rsidRPr="00E352EF">
        <w:rPr>
          <w:rFonts w:asciiTheme="majorHAnsi" w:eastAsia="Calibri" w:hAnsiTheme="majorHAnsi" w:cs="Calibri"/>
          <w:i/>
        </w:rPr>
        <w:t>errorlevel</w:t>
      </w:r>
      <w:r w:rsidR="00F431FD" w:rsidRPr="00E352EF">
        <w:rPr>
          <w:rFonts w:asciiTheme="majorHAnsi" w:eastAsia="Calibri" w:hAnsiTheme="majorHAnsi" w:cs="Calibri"/>
        </w:rPr>
        <w:t xml:space="preserve"> :</w:t>
      </w:r>
      <w:r w:rsidRPr="00E352EF">
        <w:rPr>
          <w:rFonts w:asciiTheme="majorHAnsi" w:eastAsia="Calibri" w:hAnsiTheme="majorHAnsi" w:cs="Calibri"/>
        </w:rPr>
        <w:t xml:space="preserve"> integer-constant</w:t>
      </w:r>
    </w:p>
    <w:p w14:paraId="73BC002A" w14:textId="77777777" w:rsidR="00DE5E99" w:rsidRPr="00E352EF" w:rsidRDefault="00DE5E99">
      <w:pPr>
        <w:jc w:val="both"/>
        <w:rPr>
          <w:rFonts w:asciiTheme="majorHAnsi" w:hAnsiTheme="majorHAnsi"/>
        </w:rPr>
      </w:pPr>
    </w:p>
    <w:p w14:paraId="0E5F52F5"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i/>
        </w:rPr>
        <w:t>ds</w:t>
      </w:r>
      <w:r w:rsidRPr="00E352EF">
        <w:rPr>
          <w:rFonts w:asciiTheme="majorHAnsi" w:eastAsia="Calibri" w:hAnsiTheme="majorHAnsi" w:cs="Calibri"/>
        </w:rPr>
        <w:t xml:space="preserve"> is the Boolean VTL expressions, hence yielding a Boolean Dataset, that represents the validation.</w:t>
      </w:r>
    </w:p>
    <w:p w14:paraId="79FE32AE"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i/>
        </w:rPr>
        <w:t>threshold</w:t>
      </w:r>
      <w:r w:rsidRPr="00E352EF">
        <w:rPr>
          <w:rFonts w:asciiTheme="majorHAnsi" w:eastAsia="Calibri" w:hAnsiTheme="majorHAnsi" w:cs="Calibri"/>
        </w:rPr>
        <w:t xml:space="preserve"> is a tolerance number. It requires the presence of an imbalance. If this latter value is below the </w:t>
      </w:r>
      <w:r w:rsidRPr="00E352EF">
        <w:rPr>
          <w:rFonts w:asciiTheme="majorHAnsi" w:eastAsia="Calibri" w:hAnsiTheme="majorHAnsi" w:cs="Calibri"/>
          <w:i/>
        </w:rPr>
        <w:t>threshold</w:t>
      </w:r>
      <w:r w:rsidRPr="00E352EF">
        <w:rPr>
          <w:rFonts w:asciiTheme="majorHAnsi" w:eastAsia="Calibri" w:hAnsiTheme="majorHAnsi" w:cs="Calibri"/>
        </w:rPr>
        <w:t xml:space="preserve">, then the data point is considered valid, thus the Boolean Measure </w:t>
      </w:r>
      <w:r w:rsidRPr="00E352EF">
        <w:rPr>
          <w:rFonts w:asciiTheme="majorHAnsi" w:eastAsia="Calibri" w:hAnsiTheme="majorHAnsi" w:cs="Calibri"/>
          <w:b/>
        </w:rPr>
        <w:t>CONDITION</w:t>
      </w:r>
      <w:r w:rsidRPr="00E352EF">
        <w:rPr>
          <w:rFonts w:asciiTheme="majorHAnsi" w:eastAsia="Calibri" w:hAnsiTheme="majorHAnsi" w:cs="Calibri"/>
        </w:rPr>
        <w:t xml:space="preserve"> is </w:t>
      </w:r>
      <w:r w:rsidR="000F7FB5" w:rsidRPr="00E352EF">
        <w:rPr>
          <w:rFonts w:asciiTheme="majorHAnsi" w:eastAsia="Calibri" w:hAnsiTheme="majorHAnsi" w:cs="Calibri"/>
        </w:rPr>
        <w:t>true</w:t>
      </w:r>
      <w:r w:rsidRPr="00E352EF">
        <w:rPr>
          <w:rFonts w:asciiTheme="majorHAnsi" w:eastAsia="Calibri" w:hAnsiTheme="majorHAnsi" w:cs="Calibri"/>
        </w:rPr>
        <w:t xml:space="preserve">; </w:t>
      </w:r>
      <w:r w:rsidR="000F7FB5" w:rsidRPr="00E352EF">
        <w:rPr>
          <w:rFonts w:asciiTheme="majorHAnsi" w:eastAsia="Calibri" w:hAnsiTheme="majorHAnsi" w:cs="Calibri"/>
        </w:rPr>
        <w:t xml:space="preserve">false </w:t>
      </w:r>
      <w:r w:rsidRPr="00E352EF">
        <w:rPr>
          <w:rFonts w:asciiTheme="majorHAnsi" w:eastAsia="Calibri" w:hAnsiTheme="majorHAnsi" w:cs="Calibri"/>
        </w:rPr>
        <w:t>in all the other cases.</w:t>
      </w:r>
    </w:p>
    <w:p w14:paraId="27EB2776"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b/>
        </w:rPr>
        <w:t>valid</w:t>
      </w:r>
      <w:r w:rsidRPr="00E352EF">
        <w:rPr>
          <w:rFonts w:asciiTheme="majorHAnsi" w:eastAsia="Calibri" w:hAnsiTheme="majorHAnsi" w:cs="Calibri"/>
        </w:rPr>
        <w:t xml:space="preserve"> return</w:t>
      </w:r>
      <w:r w:rsidR="000F7FB5" w:rsidRPr="00E352EF">
        <w:rPr>
          <w:rFonts w:asciiTheme="majorHAnsi" w:eastAsia="Calibri" w:hAnsiTheme="majorHAnsi" w:cs="Calibri"/>
        </w:rPr>
        <w:t>s</w:t>
      </w:r>
      <w:r w:rsidRPr="00E352EF">
        <w:rPr>
          <w:rFonts w:asciiTheme="majorHAnsi" w:eastAsia="Calibri" w:hAnsiTheme="majorHAnsi" w:cs="Calibri"/>
        </w:rPr>
        <w:t xml:space="preserve"> only the valid data points</w:t>
      </w:r>
    </w:p>
    <w:p w14:paraId="0355A33A"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b/>
        </w:rPr>
        <w:t>not valid</w:t>
      </w:r>
      <w:r w:rsidRPr="00E352EF">
        <w:rPr>
          <w:rFonts w:asciiTheme="majorHAnsi" w:eastAsia="Calibri" w:hAnsiTheme="majorHAnsi" w:cs="Calibri"/>
        </w:rPr>
        <w:t xml:space="preserve"> return</w:t>
      </w:r>
      <w:r w:rsidR="000F7FB5" w:rsidRPr="00E352EF">
        <w:rPr>
          <w:rFonts w:asciiTheme="majorHAnsi" w:eastAsia="Calibri" w:hAnsiTheme="majorHAnsi" w:cs="Calibri"/>
        </w:rPr>
        <w:t>s</w:t>
      </w:r>
      <w:r w:rsidRPr="00E352EF">
        <w:rPr>
          <w:rFonts w:asciiTheme="majorHAnsi" w:eastAsia="Calibri" w:hAnsiTheme="majorHAnsi" w:cs="Calibri"/>
        </w:rPr>
        <w:t xml:space="preserve"> only the </w:t>
      </w:r>
      <w:r w:rsidR="000F7FB5" w:rsidRPr="00E352EF">
        <w:rPr>
          <w:rFonts w:asciiTheme="majorHAnsi" w:eastAsia="Calibri" w:hAnsiTheme="majorHAnsi" w:cs="Calibri"/>
        </w:rPr>
        <w:t xml:space="preserve">non </w:t>
      </w:r>
      <w:r w:rsidRPr="00E352EF">
        <w:rPr>
          <w:rFonts w:asciiTheme="majorHAnsi" w:eastAsia="Calibri" w:hAnsiTheme="majorHAnsi" w:cs="Calibri"/>
        </w:rPr>
        <w:t xml:space="preserve">valid data points </w:t>
      </w:r>
    </w:p>
    <w:p w14:paraId="076394E2"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b/>
        </w:rPr>
        <w:t>all</w:t>
      </w:r>
      <w:r w:rsidRPr="00E352EF">
        <w:rPr>
          <w:rFonts w:asciiTheme="majorHAnsi" w:eastAsia="Calibri" w:hAnsiTheme="majorHAnsi" w:cs="Calibri"/>
        </w:rPr>
        <w:t xml:space="preserve"> return</w:t>
      </w:r>
      <w:r w:rsidR="000F7FB5" w:rsidRPr="00E352EF">
        <w:rPr>
          <w:rFonts w:asciiTheme="majorHAnsi" w:eastAsia="Calibri" w:hAnsiTheme="majorHAnsi" w:cs="Calibri"/>
        </w:rPr>
        <w:t>s</w:t>
      </w:r>
      <w:r w:rsidRPr="00E352EF">
        <w:rPr>
          <w:rFonts w:asciiTheme="majorHAnsi" w:eastAsia="Calibri" w:hAnsiTheme="majorHAnsi" w:cs="Calibri"/>
        </w:rPr>
        <w:t xml:space="preserve"> all data points, independently of their validity</w:t>
      </w:r>
    </w:p>
    <w:p w14:paraId="1253470B"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b/>
        </w:rPr>
        <w:t>condition</w:t>
      </w:r>
      <w:r w:rsidRPr="00E352EF">
        <w:rPr>
          <w:rFonts w:asciiTheme="majorHAnsi" w:eastAsia="Calibri" w:hAnsiTheme="majorHAnsi" w:cs="Calibri"/>
        </w:rPr>
        <w:t xml:space="preserve"> returns a Boolean </w:t>
      </w:r>
      <w:r w:rsidR="00D6733B" w:rsidRPr="00E352EF">
        <w:rPr>
          <w:rFonts w:asciiTheme="majorHAnsi" w:eastAsia="Calibri" w:hAnsiTheme="majorHAnsi" w:cs="Calibri"/>
        </w:rPr>
        <w:t>M</w:t>
      </w:r>
      <w:r w:rsidRPr="00E352EF">
        <w:rPr>
          <w:rFonts w:asciiTheme="majorHAnsi" w:eastAsia="Calibri" w:hAnsiTheme="majorHAnsi" w:cs="Calibri"/>
        </w:rPr>
        <w:t>easure "</w:t>
      </w:r>
      <w:r w:rsidR="00C847B8" w:rsidRPr="00E352EF">
        <w:rPr>
          <w:rFonts w:asciiTheme="majorHAnsi" w:eastAsia="Calibri" w:hAnsiTheme="majorHAnsi" w:cs="Calibri"/>
          <w:b/>
        </w:rPr>
        <w:t>CONDITION</w:t>
      </w:r>
      <w:r w:rsidRPr="00E352EF">
        <w:rPr>
          <w:rFonts w:asciiTheme="majorHAnsi" w:eastAsia="Calibri" w:hAnsiTheme="majorHAnsi" w:cs="Calibri"/>
        </w:rPr>
        <w:t>" with values true for the data points that satisfy the ruleset and false otherwise</w:t>
      </w:r>
    </w:p>
    <w:p w14:paraId="1FD93987" w14:textId="793B9993"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b/>
        </w:rPr>
        <w:t>measures</w:t>
      </w:r>
      <w:r w:rsidRPr="00E352EF">
        <w:rPr>
          <w:rFonts w:asciiTheme="majorHAnsi" w:eastAsia="Calibri" w:hAnsiTheme="majorHAnsi" w:cs="Calibri"/>
        </w:rPr>
        <w:t xml:space="preserve"> returns </w:t>
      </w:r>
      <w:ins w:id="11416" w:author="Laura Viignola" w:date="2017-05-10T18:39:00Z">
        <w:r w:rsidR="00FD1531">
          <w:rPr>
            <w:rFonts w:asciiTheme="majorHAnsi" w:eastAsia="Calibri" w:hAnsiTheme="majorHAnsi" w:cs="Calibri"/>
          </w:rPr>
          <w:t xml:space="preserve">the original </w:t>
        </w:r>
      </w:ins>
      <w:del w:id="11417" w:author="Laura Viignola" w:date="2017-05-10T18:39:00Z">
        <w:r w:rsidRPr="00E352EF" w:rsidDel="00FD1531">
          <w:rPr>
            <w:rFonts w:asciiTheme="majorHAnsi" w:eastAsia="Calibri" w:hAnsiTheme="majorHAnsi" w:cs="Calibri"/>
          </w:rPr>
          <w:delText xml:space="preserve">a Boolean </w:delText>
        </w:r>
      </w:del>
      <w:r w:rsidR="00D6733B" w:rsidRPr="00E352EF">
        <w:rPr>
          <w:rFonts w:asciiTheme="majorHAnsi" w:eastAsia="Calibri" w:hAnsiTheme="majorHAnsi" w:cs="Calibri"/>
        </w:rPr>
        <w:t>M</w:t>
      </w:r>
      <w:r w:rsidRPr="00E352EF">
        <w:rPr>
          <w:rFonts w:asciiTheme="majorHAnsi" w:eastAsia="Calibri" w:hAnsiTheme="majorHAnsi" w:cs="Calibri"/>
        </w:rPr>
        <w:t>easure</w:t>
      </w:r>
      <w:ins w:id="11418" w:author="Laura Viignola" w:date="2017-05-10T18:39:00Z">
        <w:r w:rsidR="00FD1531">
          <w:rPr>
            <w:rFonts w:asciiTheme="majorHAnsi" w:eastAsia="Calibri" w:hAnsiTheme="majorHAnsi" w:cs="Calibri"/>
          </w:rPr>
          <w:t>s and attributes of ds (default)</w:t>
        </w:r>
      </w:ins>
      <w:del w:id="11419" w:author="Laura Viignola" w:date="2017-05-10T18:40:00Z">
        <w:r w:rsidRPr="00E352EF" w:rsidDel="00FD1531">
          <w:rPr>
            <w:rFonts w:asciiTheme="majorHAnsi" w:eastAsia="Calibri" w:hAnsiTheme="majorHAnsi" w:cs="Calibri"/>
          </w:rPr>
          <w:delText xml:space="preserve"> "</w:delText>
        </w:r>
        <w:r w:rsidR="00C847B8" w:rsidRPr="00E352EF" w:rsidDel="00FD1531">
          <w:rPr>
            <w:rFonts w:asciiTheme="majorHAnsi" w:eastAsia="Calibri" w:hAnsiTheme="majorHAnsi" w:cs="Calibri"/>
            <w:b/>
          </w:rPr>
          <w:delText>CONDITION</w:delText>
        </w:r>
        <w:r w:rsidRPr="00E352EF" w:rsidDel="00FD1531">
          <w:rPr>
            <w:rFonts w:asciiTheme="majorHAnsi" w:eastAsia="Calibri" w:hAnsiTheme="majorHAnsi" w:cs="Calibri"/>
          </w:rPr>
          <w:delText>" with values true for the data points that satisfy the ruleset and false otherwise (default)</w:delText>
        </w:r>
      </w:del>
      <w:ins w:id="11420" w:author="Laura Viignola" w:date="2017-05-10T18:40:00Z">
        <w:r w:rsidR="00FD1531">
          <w:rPr>
            <w:rFonts w:asciiTheme="majorHAnsi" w:eastAsia="Calibri" w:hAnsiTheme="majorHAnsi" w:cs="Calibri"/>
          </w:rPr>
          <w:t xml:space="preserve">. The parameter </w:t>
        </w:r>
        <w:r w:rsidR="00FD1531" w:rsidRPr="00FD1531">
          <w:rPr>
            <w:rFonts w:asciiTheme="majorHAnsi" w:eastAsia="Calibri" w:hAnsiTheme="majorHAnsi" w:cs="Calibri"/>
            <w:b/>
          </w:rPr>
          <w:t>measures</w:t>
        </w:r>
        <w:r w:rsidR="00FD1531">
          <w:rPr>
            <w:rFonts w:asciiTheme="majorHAnsi" w:eastAsia="Calibri" w:hAnsiTheme="majorHAnsi" w:cs="Calibri"/>
          </w:rPr>
          <w:t xml:space="preserve"> cannot be used in combination with </w:t>
        </w:r>
        <w:r w:rsidR="00FD1531" w:rsidRPr="00FD1531">
          <w:rPr>
            <w:rFonts w:asciiTheme="majorHAnsi" w:eastAsia="Calibri" w:hAnsiTheme="majorHAnsi" w:cs="Calibri"/>
            <w:b/>
          </w:rPr>
          <w:t>all</w:t>
        </w:r>
        <w:r w:rsidR="00FD1531">
          <w:rPr>
            <w:rFonts w:asciiTheme="majorHAnsi" w:eastAsia="Calibri" w:hAnsiTheme="majorHAnsi" w:cs="Calibri"/>
          </w:rPr>
          <w:t>.</w:t>
        </w:r>
      </w:ins>
    </w:p>
    <w:p w14:paraId="6B80C349"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i/>
        </w:rPr>
        <w:t>imbalance</w:t>
      </w:r>
      <w:r w:rsidRPr="00E352EF">
        <w:rPr>
          <w:rFonts w:asciiTheme="majorHAnsi" w:eastAsia="Calibri" w:hAnsiTheme="majorHAnsi" w:cs="Calibri"/>
        </w:rPr>
        <w:t xml:space="preserve"> is the imbalance to be computed. Imbalance has a number datatype. If not specified in the check, it will be not in the output.</w:t>
      </w:r>
    </w:p>
    <w:p w14:paraId="45D0C027"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i/>
        </w:rPr>
        <w:t>errorcode</w:t>
      </w:r>
      <w:r w:rsidRPr="00E352EF">
        <w:rPr>
          <w:rFonts w:asciiTheme="majorHAnsi" w:eastAsia="Calibri" w:hAnsiTheme="majorHAnsi" w:cs="Calibri"/>
        </w:rPr>
        <w:t xml:space="preserve"> is the error code to be produced when the validation fails. </w:t>
      </w:r>
    </w:p>
    <w:p w14:paraId="74688316"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i/>
        </w:rPr>
        <w:t>errorlevel</w:t>
      </w:r>
      <w:r w:rsidRPr="00E352EF">
        <w:rPr>
          <w:rFonts w:asciiTheme="majorHAnsi" w:eastAsia="Calibri" w:hAnsiTheme="majorHAnsi" w:cs="Calibri"/>
        </w:rPr>
        <w:t xml:space="preserve"> is the error level (severity) of the validation rule. Errorlevel has a string datatype. If not specified in the check, it will be not in the output.</w:t>
      </w:r>
    </w:p>
    <w:p w14:paraId="6879EAE9"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2835D9AB"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The input Dataset must have all Boolean Measure Components.</w:t>
      </w:r>
    </w:p>
    <w:p w14:paraId="34EC339D"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When a threshold is specified, the imbalance must be specified as well.</w:t>
      </w:r>
    </w:p>
    <w:p w14:paraId="6484D43E"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Returns</w:t>
      </w:r>
    </w:p>
    <w:p w14:paraId="56CF2FEE" w14:textId="77777777" w:rsidR="005A2227" w:rsidRPr="00E352EF" w:rsidRDefault="000F7FB5">
      <w:pPr>
        <w:jc w:val="both"/>
        <w:rPr>
          <w:rFonts w:asciiTheme="majorHAnsi" w:hAnsiTheme="majorHAnsi"/>
        </w:rPr>
      </w:pPr>
      <w:r w:rsidRPr="00E352EF">
        <w:rPr>
          <w:rFonts w:asciiTheme="majorHAnsi" w:eastAsia="Calibri" w:hAnsiTheme="majorHAnsi" w:cs="Calibri"/>
        </w:rPr>
        <w:t>It</w:t>
      </w:r>
      <w:r w:rsidR="0097053A" w:rsidRPr="00E352EF">
        <w:rPr>
          <w:rFonts w:asciiTheme="majorHAnsi" w:eastAsia="Calibri" w:hAnsiTheme="majorHAnsi" w:cs="Calibri"/>
        </w:rPr>
        <w:t xml:space="preserve"> return</w:t>
      </w:r>
      <w:r w:rsidRPr="00E352EF">
        <w:rPr>
          <w:rFonts w:asciiTheme="majorHAnsi" w:eastAsia="Calibri" w:hAnsiTheme="majorHAnsi" w:cs="Calibri"/>
        </w:rPr>
        <w:t xml:space="preserve">s a </w:t>
      </w:r>
      <w:r w:rsidR="00297BF2" w:rsidRPr="00E352EF">
        <w:t>Dataset</w:t>
      </w:r>
      <w:r w:rsidRPr="00E352EF">
        <w:rPr>
          <w:rFonts w:asciiTheme="majorHAnsi" w:eastAsia="Calibri" w:hAnsiTheme="majorHAnsi" w:cs="Calibri"/>
        </w:rPr>
        <w:t xml:space="preserve"> with</w:t>
      </w:r>
      <w:r w:rsidR="0097053A" w:rsidRPr="00E352EF">
        <w:rPr>
          <w:rFonts w:asciiTheme="majorHAnsi" w:eastAsia="Calibri" w:hAnsiTheme="majorHAnsi" w:cs="Calibri"/>
        </w:rPr>
        <w:t xml:space="preserve">  all the </w:t>
      </w:r>
      <w:r w:rsidR="009C28BD" w:rsidRPr="00E352EF">
        <w:rPr>
          <w:rFonts w:ascii="Cambria" w:eastAsia="Calibri" w:hAnsi="Cambria" w:cs="Calibri"/>
        </w:rPr>
        <w:t>Identifier Component</w:t>
      </w:r>
      <w:r w:rsidR="0097053A" w:rsidRPr="00E352EF">
        <w:rPr>
          <w:rFonts w:asciiTheme="majorHAnsi" w:eastAsia="Calibri" w:hAnsiTheme="majorHAnsi" w:cs="Calibri"/>
        </w:rPr>
        <w:t>s of ds .</w:t>
      </w:r>
    </w:p>
    <w:p w14:paraId="656E9C65" w14:textId="77777777" w:rsidR="005A2227" w:rsidRPr="00E352EF" w:rsidRDefault="0097053A">
      <w:pPr>
        <w:jc w:val="both"/>
        <w:rPr>
          <w:rFonts w:asciiTheme="majorHAnsi" w:hAnsiTheme="majorHAnsi"/>
        </w:rPr>
      </w:pPr>
      <w:r w:rsidRPr="00E352EF">
        <w:rPr>
          <w:rFonts w:asciiTheme="majorHAnsi" w:eastAsia="Calibri" w:hAnsiTheme="majorHAnsi" w:cs="Calibri"/>
        </w:rPr>
        <w:t xml:space="preserve">The measures of the </w:t>
      </w:r>
      <w:r w:rsidR="00297BF2" w:rsidRPr="00E352EF">
        <w:t>Dataset</w:t>
      </w:r>
      <w:r w:rsidRPr="00E352EF">
        <w:rPr>
          <w:rFonts w:asciiTheme="majorHAnsi" w:eastAsia="Calibri" w:hAnsiTheme="majorHAnsi" w:cs="Calibri"/>
        </w:rPr>
        <w:t xml:space="preserve"> returned, depend on the option specified:</w:t>
      </w:r>
    </w:p>
    <w:p w14:paraId="5F72ADD9"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 xml:space="preserve">With the </w:t>
      </w:r>
      <w:r w:rsidRPr="00E352EF">
        <w:rPr>
          <w:rFonts w:asciiTheme="majorHAnsi" w:eastAsia="Calibri" w:hAnsiTheme="majorHAnsi" w:cs="Calibri"/>
          <w:b/>
        </w:rPr>
        <w:t>condition</w:t>
      </w:r>
      <w:r w:rsidRPr="00E352EF">
        <w:rPr>
          <w:rFonts w:asciiTheme="majorHAnsi" w:eastAsia="Calibri" w:hAnsiTheme="majorHAnsi" w:cs="Calibri"/>
        </w:rPr>
        <w:t xml:space="preserve"> option: returns the </w:t>
      </w:r>
      <w:r w:rsidR="00D6733B" w:rsidRPr="00E352EF">
        <w:rPr>
          <w:rFonts w:asciiTheme="majorHAnsi" w:eastAsia="Calibri" w:hAnsiTheme="majorHAnsi" w:cs="Calibri"/>
        </w:rPr>
        <w:t xml:space="preserve">Measure </w:t>
      </w:r>
      <w:r w:rsidR="00C847B8" w:rsidRPr="00E352EF">
        <w:rPr>
          <w:rFonts w:asciiTheme="majorHAnsi" w:eastAsia="Calibri" w:hAnsiTheme="majorHAnsi" w:cs="Calibri"/>
          <w:b/>
        </w:rPr>
        <w:t>CONDITION</w:t>
      </w:r>
      <w:r w:rsidRPr="00E352EF">
        <w:rPr>
          <w:rFonts w:asciiTheme="majorHAnsi" w:eastAsia="Calibri" w:hAnsiTheme="majorHAnsi" w:cs="Calibri"/>
        </w:rPr>
        <w:t xml:space="preserve"> (true/false) .</w:t>
      </w:r>
    </w:p>
    <w:p w14:paraId="4D8451E5"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 xml:space="preserve">With the </w:t>
      </w:r>
      <w:r w:rsidRPr="00E352EF">
        <w:rPr>
          <w:rFonts w:asciiTheme="majorHAnsi" w:eastAsia="Calibri" w:hAnsiTheme="majorHAnsi" w:cs="Calibri"/>
          <w:b/>
        </w:rPr>
        <w:t>measures</w:t>
      </w:r>
      <w:r w:rsidRPr="00E352EF">
        <w:rPr>
          <w:rFonts w:asciiTheme="majorHAnsi" w:eastAsia="Calibri" w:hAnsiTheme="majorHAnsi" w:cs="Calibri"/>
        </w:rPr>
        <w:t xml:space="preserve"> option:  returns all the </w:t>
      </w:r>
      <w:r w:rsidR="00D6733B" w:rsidRPr="00E352EF">
        <w:rPr>
          <w:rFonts w:asciiTheme="majorHAnsi" w:eastAsia="Calibri" w:hAnsiTheme="majorHAnsi" w:cs="Calibri"/>
        </w:rPr>
        <w:t>M</w:t>
      </w:r>
      <w:r w:rsidRPr="00E352EF">
        <w:rPr>
          <w:rFonts w:asciiTheme="majorHAnsi" w:eastAsia="Calibri" w:hAnsiTheme="majorHAnsi" w:cs="Calibri"/>
        </w:rPr>
        <w:t xml:space="preserve">easures of </w:t>
      </w:r>
      <w:r w:rsidRPr="00E352EF">
        <w:rPr>
          <w:rFonts w:asciiTheme="majorHAnsi" w:eastAsia="Calibri" w:hAnsiTheme="majorHAnsi" w:cs="Calibri"/>
          <w:i/>
        </w:rPr>
        <w:t>ds</w:t>
      </w:r>
      <w:r w:rsidRPr="00E352EF">
        <w:rPr>
          <w:rFonts w:asciiTheme="majorHAnsi" w:eastAsia="Calibri" w:hAnsiTheme="majorHAnsi" w:cs="Calibri"/>
        </w:rPr>
        <w:t xml:space="preserve"> .</w:t>
      </w:r>
    </w:p>
    <w:p w14:paraId="6846A5E4" w14:textId="77777777" w:rsidR="005A2227" w:rsidRPr="00E352EF" w:rsidRDefault="0097053A">
      <w:pPr>
        <w:jc w:val="both"/>
        <w:rPr>
          <w:rFonts w:asciiTheme="majorHAnsi" w:hAnsiTheme="majorHAnsi"/>
        </w:rPr>
      </w:pPr>
      <w:r w:rsidRPr="00E352EF">
        <w:rPr>
          <w:rFonts w:asciiTheme="majorHAnsi" w:eastAsia="Calibri" w:hAnsiTheme="majorHAnsi" w:cs="Calibri"/>
        </w:rPr>
        <w:t>Additional measures are:</w:t>
      </w:r>
    </w:p>
    <w:p w14:paraId="795704A6" w14:textId="77777777" w:rsidR="005A2227" w:rsidRPr="00E352EF" w:rsidRDefault="00C847B8">
      <w:pPr>
        <w:numPr>
          <w:ilvl w:val="0"/>
          <w:numId w:val="3"/>
        </w:numPr>
        <w:spacing w:after="160" w:line="259" w:lineRule="auto"/>
        <w:ind w:left="360"/>
        <w:rPr>
          <w:rFonts w:asciiTheme="majorHAnsi" w:hAnsiTheme="majorHAnsi"/>
        </w:rPr>
      </w:pPr>
      <w:r w:rsidRPr="00E352EF">
        <w:rPr>
          <w:rFonts w:asciiTheme="majorHAnsi" w:eastAsia="Calibri" w:hAnsiTheme="majorHAnsi" w:cs="Calibri"/>
          <w:b/>
        </w:rPr>
        <w:t>CONDITION</w:t>
      </w:r>
      <w:r w:rsidR="0097053A" w:rsidRPr="00E352EF">
        <w:rPr>
          <w:rFonts w:asciiTheme="majorHAnsi" w:eastAsia="Calibri" w:hAnsiTheme="majorHAnsi" w:cs="Calibri"/>
        </w:rPr>
        <w:t xml:space="preserve">, when the the Boolean value computed by executing the rule (true/false) (depending on the optional parameter (condition or </w:t>
      </w:r>
      <w:r w:rsidR="00D6733B" w:rsidRPr="00E352EF">
        <w:rPr>
          <w:rFonts w:asciiTheme="majorHAnsi" w:eastAsia="Calibri" w:hAnsiTheme="majorHAnsi" w:cs="Calibri"/>
        </w:rPr>
        <w:t>M</w:t>
      </w:r>
      <w:r w:rsidR="0097053A" w:rsidRPr="00E352EF">
        <w:rPr>
          <w:rFonts w:asciiTheme="majorHAnsi" w:eastAsia="Calibri" w:hAnsiTheme="majorHAnsi" w:cs="Calibri"/>
        </w:rPr>
        <w:t>easures):</w:t>
      </w:r>
    </w:p>
    <w:p w14:paraId="1A5A58EE"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imbalance, imbalance to be computed</w:t>
      </w:r>
    </w:p>
    <w:p w14:paraId="1712696C" w14:textId="77777777" w:rsidR="005A2227" w:rsidRPr="00E352EF" w:rsidRDefault="0097053A">
      <w:pPr>
        <w:rPr>
          <w:rFonts w:asciiTheme="majorHAnsi" w:hAnsiTheme="majorHAnsi"/>
        </w:rPr>
      </w:pPr>
      <w:r w:rsidRPr="00E352EF">
        <w:rPr>
          <w:rFonts w:asciiTheme="majorHAnsi" w:eastAsia="Calibri" w:hAnsiTheme="majorHAnsi" w:cs="Calibri"/>
        </w:rPr>
        <w:t xml:space="preserve">The attributes of the </w:t>
      </w:r>
      <w:r w:rsidR="00297BF2" w:rsidRPr="00E352EF">
        <w:t>Dataset</w:t>
      </w:r>
      <w:r w:rsidRPr="00E352EF">
        <w:rPr>
          <w:rFonts w:asciiTheme="majorHAnsi" w:eastAsia="Calibri" w:hAnsiTheme="majorHAnsi" w:cs="Calibri"/>
        </w:rPr>
        <w:t xml:space="preserve"> will be:</w:t>
      </w:r>
    </w:p>
    <w:p w14:paraId="3863083C"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errorcode, containing the error code specified in the rule</w:t>
      </w:r>
    </w:p>
    <w:p w14:paraId="4A3FC1E2"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errorlevel , containing the error level (severity) specified in the rule</w:t>
      </w:r>
    </w:p>
    <w:p w14:paraId="0AFDDE03"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 specification</w:t>
      </w:r>
    </w:p>
    <w:p w14:paraId="483AC393" w14:textId="77777777" w:rsidR="005A2227" w:rsidRPr="00E352EF" w:rsidRDefault="0097053A">
      <w:pPr>
        <w:jc w:val="both"/>
        <w:rPr>
          <w:rFonts w:asciiTheme="majorHAnsi" w:eastAsia="Calibri" w:hAnsiTheme="majorHAnsi" w:cs="Calibri"/>
        </w:rPr>
      </w:pPr>
      <w:r w:rsidRPr="00E352EF">
        <w:rPr>
          <w:rFonts w:asciiTheme="majorHAnsi" w:eastAsia="Calibri" w:hAnsiTheme="majorHAnsi" w:cs="Calibri"/>
        </w:rPr>
        <w:t xml:space="preserve">It takes as input a Boolean VTL expression and uses it as the indication of a validation. It returns an output Dataset that specifies the outcome of the validation. It can report in the output </w:t>
      </w:r>
      <w:r w:rsidR="00297BF2" w:rsidRPr="00E352EF">
        <w:t>Dataset</w:t>
      </w:r>
      <w:r w:rsidRPr="00E352EF">
        <w:rPr>
          <w:rFonts w:asciiTheme="majorHAnsi" w:eastAsia="Calibri" w:hAnsiTheme="majorHAnsi" w:cs="Calibri"/>
        </w:rPr>
        <w:t xml:space="preserve">  what are the violations, what are the original data, what is the imbalance between the expected values and the actual ones also applying thresholds. It can also link the failed validations to specific error codes and error levels for further processing.</w:t>
      </w:r>
    </w:p>
    <w:p w14:paraId="116DB7DF" w14:textId="77777777" w:rsidR="00021A1F" w:rsidRPr="00E352EF" w:rsidRDefault="00021A1F">
      <w:pPr>
        <w:jc w:val="both"/>
        <w:rPr>
          <w:rFonts w:asciiTheme="majorHAnsi" w:hAnsiTheme="majorHAnsi"/>
        </w:rPr>
      </w:pPr>
    </w:p>
    <w:p w14:paraId="393394D8" w14:textId="77777777" w:rsidR="005A2227" w:rsidRPr="00E352EF" w:rsidRDefault="0084324E" w:rsidP="00AB605E">
      <w:pPr>
        <w:rPr>
          <w:rFonts w:ascii="Cambria" w:eastAsia="Calibri" w:hAnsi="Cambria" w:cs="Calibri"/>
          <w:i/>
          <w:color w:val="5B9BD5"/>
        </w:rPr>
      </w:pPr>
      <w:r w:rsidRPr="00E352EF">
        <w:rPr>
          <w:rFonts w:ascii="Cambria" w:eastAsia="Calibri" w:hAnsi="Cambria" w:cs="Calibri"/>
          <w:i/>
          <w:color w:val="5B9BD5"/>
        </w:rPr>
        <w:t>Examples</w:t>
      </w:r>
      <w:r w:rsidR="0097053A" w:rsidRPr="00E352EF">
        <w:rPr>
          <w:rFonts w:ascii="Cambria" w:eastAsia="Calibri" w:hAnsi="Cambria" w:cs="Calibri"/>
          <w:i/>
          <w:color w:val="5B9BD5"/>
        </w:rPr>
        <w:t xml:space="preserve"> </w:t>
      </w:r>
    </w:p>
    <w:tbl>
      <w:tblPr>
        <w:tblW w:w="4896"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6"/>
        <w:gridCol w:w="1138"/>
        <w:gridCol w:w="1051"/>
        <w:gridCol w:w="749"/>
        <w:gridCol w:w="1282"/>
      </w:tblGrid>
      <w:tr w:rsidR="005A2227" w:rsidRPr="00E352EF" w14:paraId="17DEB3CD" w14:textId="77777777">
        <w:trPr>
          <w:trHeight w:val="374"/>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tcPr>
          <w:p w14:paraId="0AE1EA1B" w14:textId="77777777" w:rsidR="005A2227" w:rsidRPr="00E352EF" w:rsidRDefault="0097053A">
            <w:pPr>
              <w:jc w:val="both"/>
            </w:pPr>
            <w:r w:rsidRPr="00E352EF">
              <w:rPr>
                <w:rFonts w:ascii="Calibri" w:eastAsia="Calibri" w:hAnsi="Calibri" w:cs="Calibri"/>
              </w:rPr>
              <w:t>ds_bop</w:t>
            </w:r>
          </w:p>
        </w:tc>
      </w:tr>
      <w:tr w:rsidR="005A2227" w:rsidRPr="00E352EF" w14:paraId="09F51C93"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5A47678" w14:textId="77777777" w:rsidR="005A2227" w:rsidRPr="00E352EF" w:rsidRDefault="0097053A">
            <w:pPr>
              <w:jc w:val="both"/>
            </w:pPr>
            <w:r w:rsidRPr="00E352EF">
              <w:rPr>
                <w:rFonts w:ascii="Calibri" w:eastAsia="Calibri" w:hAnsi="Calibri" w:cs="Calibri"/>
              </w:rPr>
              <w:t xml:space="preserve">TIME </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161BFE0" w14:textId="77777777" w:rsidR="005A2227" w:rsidRPr="00E352EF" w:rsidRDefault="0097053A">
            <w:pPr>
              <w:jc w:val="both"/>
            </w:pPr>
            <w:r w:rsidRPr="00E352EF">
              <w:rPr>
                <w:rFonts w:ascii="Calibri" w:eastAsia="Calibri" w:hAnsi="Calibri" w:cs="Calibri"/>
              </w:rPr>
              <w:t xml:space="preserve">REF_AREA </w:t>
            </w:r>
          </w:p>
        </w:tc>
        <w:tc>
          <w:tcPr>
            <w:tcW w:w="105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E0AA587" w14:textId="77777777" w:rsidR="005A2227" w:rsidRPr="00E352EF" w:rsidRDefault="0097053A">
            <w:pPr>
              <w:jc w:val="both"/>
            </w:pPr>
            <w:r w:rsidRPr="00E352EF">
              <w:rPr>
                <w:rFonts w:ascii="Calibri" w:eastAsia="Calibri" w:hAnsi="Calibri" w:cs="Calibri"/>
              </w:rPr>
              <w:t xml:space="preserve">PARTNER </w:t>
            </w:r>
          </w:p>
        </w:tc>
        <w:tc>
          <w:tcPr>
            <w:tcW w:w="749"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97D0BE1" w14:textId="77777777" w:rsidR="005A2227" w:rsidRPr="00E352EF" w:rsidRDefault="0097053A">
            <w:pPr>
              <w:jc w:val="both"/>
            </w:pPr>
            <w:r w:rsidRPr="00E352EF">
              <w:rPr>
                <w:rFonts w:ascii="Calibri" w:eastAsia="Calibri" w:hAnsi="Calibri" w:cs="Calibri"/>
              </w:rPr>
              <w:t>FLOW</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D3D766E" w14:textId="77777777" w:rsidR="005A2227" w:rsidRPr="00E352EF" w:rsidRDefault="0097053A">
            <w:pPr>
              <w:jc w:val="both"/>
            </w:pPr>
            <w:r w:rsidRPr="00E352EF">
              <w:rPr>
                <w:rFonts w:ascii="Calibri" w:eastAsia="Calibri" w:hAnsi="Calibri" w:cs="Calibri"/>
              </w:rPr>
              <w:t xml:space="preserve">OBS_VALUE </w:t>
            </w:r>
          </w:p>
        </w:tc>
      </w:tr>
      <w:tr w:rsidR="005A2227" w:rsidRPr="00E352EF" w14:paraId="193BF763" w14:textId="77777777">
        <w:trPr>
          <w:trHeight w:val="259"/>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55F93D" w14:textId="77777777" w:rsidR="005A2227" w:rsidRPr="00E352EF" w:rsidRDefault="0097053A">
            <w:pPr>
              <w:jc w:val="both"/>
            </w:pPr>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4757BA" w14:textId="77777777" w:rsidR="005A2227" w:rsidRPr="00E352EF" w:rsidRDefault="0097053A">
            <w:pPr>
              <w:jc w:val="both"/>
            </w:pPr>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FD47BF"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B647AB"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E870CB" w14:textId="77777777" w:rsidR="005A2227" w:rsidRPr="00E352EF" w:rsidRDefault="0097053A">
            <w:pPr>
              <w:jc w:val="both"/>
            </w:pPr>
            <w:r w:rsidRPr="00E352EF">
              <w:rPr>
                <w:rFonts w:ascii="Calibri" w:eastAsia="Calibri" w:hAnsi="Calibri" w:cs="Calibri"/>
              </w:rPr>
              <w:t xml:space="preserve">10 </w:t>
            </w:r>
          </w:p>
        </w:tc>
      </w:tr>
      <w:tr w:rsidR="005A2227" w:rsidRPr="00E352EF" w14:paraId="031AC77A"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8E4A10" w14:textId="77777777" w:rsidR="005A2227" w:rsidRPr="00E352EF" w:rsidRDefault="0097053A">
            <w:pPr>
              <w:jc w:val="both"/>
            </w:pPr>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BC0B05" w14:textId="77777777" w:rsidR="005A2227" w:rsidRPr="00E352EF" w:rsidRDefault="0097053A">
            <w:pPr>
              <w:jc w:val="both"/>
            </w:pPr>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FFBC65"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EB5905"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C2BEB4" w14:textId="77777777" w:rsidR="005A2227" w:rsidRPr="00E352EF" w:rsidRDefault="0097053A">
            <w:pPr>
              <w:jc w:val="both"/>
            </w:pPr>
            <w:r w:rsidRPr="00E352EF">
              <w:rPr>
                <w:rFonts w:ascii="Calibri" w:eastAsia="Calibri" w:hAnsi="Calibri" w:cs="Calibri"/>
              </w:rPr>
              <w:t>20</w:t>
            </w:r>
          </w:p>
        </w:tc>
      </w:tr>
      <w:tr w:rsidR="005A2227" w:rsidRPr="00E352EF" w14:paraId="2BE778A7"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633CC2" w14:textId="77777777" w:rsidR="005A2227" w:rsidRPr="00E352EF" w:rsidRDefault="0097053A">
            <w:pPr>
              <w:jc w:val="both"/>
            </w:pPr>
            <w:r w:rsidRPr="00E352EF">
              <w:rPr>
                <w:rFonts w:ascii="Calibri" w:eastAsia="Calibri" w:hAnsi="Calibri" w:cs="Calibri"/>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1EA31D" w14:textId="77777777" w:rsidR="005A2227" w:rsidRPr="00E352EF" w:rsidRDefault="0097053A">
            <w:pPr>
              <w:jc w:val="both"/>
            </w:pPr>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6468B4"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117AB6"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9D703B" w14:textId="77777777" w:rsidR="005A2227" w:rsidRPr="00E352EF" w:rsidRDefault="0097053A">
            <w:pPr>
              <w:jc w:val="both"/>
            </w:pPr>
            <w:r w:rsidRPr="00E352EF">
              <w:rPr>
                <w:rFonts w:ascii="Calibri" w:eastAsia="Calibri" w:hAnsi="Calibri" w:cs="Calibri"/>
              </w:rPr>
              <w:t>50</w:t>
            </w:r>
          </w:p>
        </w:tc>
      </w:tr>
      <w:tr w:rsidR="005A2227" w:rsidRPr="00E352EF" w14:paraId="471F7825"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0C63C0" w14:textId="77777777" w:rsidR="005A2227" w:rsidRPr="00E352EF" w:rsidRDefault="0097053A">
            <w:pPr>
              <w:jc w:val="both"/>
            </w:pPr>
            <w:r w:rsidRPr="00E352EF">
              <w:rPr>
                <w:rFonts w:ascii="Calibri" w:eastAsia="Calibri" w:hAnsi="Calibri" w:cs="Calibri"/>
              </w:rPr>
              <w:t>2013</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5BA8B8" w14:textId="77777777" w:rsidR="005A2227" w:rsidRPr="00E352EF" w:rsidRDefault="0097053A">
            <w:pPr>
              <w:jc w:val="both"/>
            </w:pPr>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64913A"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245DFA"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35F5B2" w14:textId="77777777" w:rsidR="005A2227" w:rsidRPr="00E352EF" w:rsidRDefault="0097053A">
            <w:pPr>
              <w:jc w:val="both"/>
            </w:pPr>
            <w:r w:rsidRPr="00E352EF">
              <w:rPr>
                <w:rFonts w:ascii="Calibri" w:eastAsia="Calibri" w:hAnsi="Calibri" w:cs="Calibri"/>
              </w:rPr>
              <w:t xml:space="preserve">40 </w:t>
            </w:r>
          </w:p>
        </w:tc>
      </w:tr>
      <w:tr w:rsidR="005A2227" w:rsidRPr="00E352EF" w14:paraId="1AA80756" w14:textId="77777777">
        <w:trPr>
          <w:trHeight w:val="259"/>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50FA6B" w14:textId="77777777" w:rsidR="005A2227" w:rsidRPr="00E352EF" w:rsidRDefault="0097053A">
            <w:pPr>
              <w:jc w:val="both"/>
            </w:pPr>
            <w:r w:rsidRPr="00E352EF">
              <w:rPr>
                <w:rFonts w:ascii="Calibri" w:eastAsia="Calibri" w:hAnsi="Calibri" w:cs="Calibri"/>
              </w:rPr>
              <w:t>2014</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A391CB" w14:textId="77777777" w:rsidR="005A2227" w:rsidRPr="00E352EF" w:rsidRDefault="0097053A">
            <w:pPr>
              <w:jc w:val="both"/>
            </w:pPr>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1CF80F"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650CB9"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A5F4AB" w14:textId="77777777" w:rsidR="005A2227" w:rsidRPr="00E352EF" w:rsidRDefault="0097053A">
            <w:pPr>
              <w:jc w:val="both"/>
            </w:pPr>
            <w:r w:rsidRPr="00E352EF">
              <w:rPr>
                <w:rFonts w:ascii="Calibri" w:eastAsia="Calibri" w:hAnsi="Calibri" w:cs="Calibri"/>
              </w:rPr>
              <w:t xml:space="preserve">50 </w:t>
            </w:r>
          </w:p>
        </w:tc>
      </w:tr>
      <w:tr w:rsidR="005A2227" w:rsidRPr="00E352EF" w14:paraId="2175FA8E"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2E1F19" w14:textId="77777777" w:rsidR="005A2227" w:rsidRPr="00E352EF" w:rsidRDefault="0097053A">
            <w:pPr>
              <w:jc w:val="both"/>
            </w:pPr>
            <w:r w:rsidRPr="00E352EF">
              <w:rPr>
                <w:rFonts w:ascii="Calibri" w:eastAsia="Calibri" w:hAnsi="Calibri" w:cs="Calibri"/>
              </w:rPr>
              <w:t>2015</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6BC60A" w14:textId="77777777" w:rsidR="005A2227" w:rsidRPr="00E352EF" w:rsidRDefault="0097053A">
            <w:pPr>
              <w:jc w:val="both"/>
            </w:pPr>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99642C"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A4AD3E"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972BBE" w14:textId="77777777" w:rsidR="005A2227" w:rsidRPr="00E352EF" w:rsidRDefault="0097053A">
            <w:pPr>
              <w:jc w:val="both"/>
            </w:pPr>
            <w:r w:rsidRPr="00E352EF">
              <w:rPr>
                <w:rFonts w:ascii="Calibri" w:eastAsia="Calibri" w:hAnsi="Calibri" w:cs="Calibri"/>
              </w:rPr>
              <w:t>60</w:t>
            </w:r>
          </w:p>
        </w:tc>
      </w:tr>
      <w:tr w:rsidR="005A2227" w:rsidRPr="00E352EF" w14:paraId="04BFF58C"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19EE08" w14:textId="77777777" w:rsidR="005A2227" w:rsidRPr="00E352EF" w:rsidRDefault="0097053A">
            <w:pPr>
              <w:jc w:val="both"/>
            </w:pPr>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CD7794" w14:textId="77777777" w:rsidR="005A2227" w:rsidRPr="00E352EF" w:rsidRDefault="0097053A">
            <w:pPr>
              <w:jc w:val="both"/>
            </w:pPr>
            <w:r w:rsidRPr="00E352EF">
              <w:rPr>
                <w:rFonts w:ascii="Calibri" w:eastAsia="Calibri" w:hAnsi="Calibri" w:cs="Calibri"/>
              </w:rPr>
              <w:t>DE</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715E54"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3C9634"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5B32FD" w14:textId="77777777" w:rsidR="005A2227" w:rsidRPr="00E352EF" w:rsidRDefault="0097053A">
            <w:pPr>
              <w:jc w:val="both"/>
            </w:pPr>
            <w:r w:rsidRPr="00E352EF">
              <w:rPr>
                <w:rFonts w:ascii="Calibri" w:eastAsia="Calibri" w:hAnsi="Calibri" w:cs="Calibri"/>
              </w:rPr>
              <w:t>25</w:t>
            </w:r>
          </w:p>
        </w:tc>
      </w:tr>
      <w:tr w:rsidR="005A2227" w:rsidRPr="00E352EF" w14:paraId="18EB5010"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3BA2F9" w14:textId="77777777" w:rsidR="005A2227" w:rsidRPr="00E352EF" w:rsidRDefault="0097053A">
            <w:pPr>
              <w:jc w:val="both"/>
            </w:pPr>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E7FD41" w14:textId="77777777" w:rsidR="005A2227" w:rsidRPr="00E352EF" w:rsidRDefault="0097053A">
            <w:pPr>
              <w:jc w:val="both"/>
            </w:pPr>
            <w:r w:rsidRPr="00E352EF">
              <w:rPr>
                <w:rFonts w:ascii="Calibri" w:eastAsia="Calibri" w:hAnsi="Calibri" w:cs="Calibri"/>
              </w:rPr>
              <w:t>DE</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EB7570"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0526D4"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AF3E05" w14:textId="77777777" w:rsidR="005A2227" w:rsidRPr="00E352EF" w:rsidRDefault="0097053A">
            <w:pPr>
              <w:jc w:val="both"/>
            </w:pPr>
            <w:r w:rsidRPr="00E352EF">
              <w:rPr>
                <w:rFonts w:ascii="Calibri" w:eastAsia="Calibri" w:hAnsi="Calibri" w:cs="Calibri"/>
              </w:rPr>
              <w:t>35</w:t>
            </w:r>
          </w:p>
        </w:tc>
      </w:tr>
      <w:tr w:rsidR="005A2227" w:rsidRPr="00E352EF" w14:paraId="5FC8BFB5"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6B452A" w14:textId="77777777" w:rsidR="005A2227" w:rsidRPr="00E352EF" w:rsidRDefault="0097053A">
            <w:pPr>
              <w:jc w:val="both"/>
            </w:pPr>
            <w:r w:rsidRPr="00E352EF">
              <w:rPr>
                <w:rFonts w:ascii="Calibri" w:eastAsia="Calibri" w:hAnsi="Calibri" w:cs="Calibri"/>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491D72" w14:textId="77777777" w:rsidR="005A2227" w:rsidRPr="00E352EF" w:rsidRDefault="0097053A">
            <w:pPr>
              <w:jc w:val="both"/>
            </w:pPr>
            <w:r w:rsidRPr="00E352EF">
              <w:rPr>
                <w:rFonts w:ascii="Calibri" w:eastAsia="Calibri" w:hAnsi="Calibri" w:cs="Calibri"/>
              </w:rPr>
              <w:t>DE</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FB794E"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696579"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66BF60" w14:textId="77777777" w:rsidR="005A2227" w:rsidRPr="00E352EF" w:rsidRDefault="0097053A">
            <w:pPr>
              <w:jc w:val="both"/>
            </w:pPr>
            <w:r w:rsidRPr="00E352EF">
              <w:rPr>
                <w:rFonts w:ascii="Calibri" w:eastAsia="Calibri" w:hAnsi="Calibri" w:cs="Calibri"/>
              </w:rPr>
              <w:t>45</w:t>
            </w:r>
          </w:p>
        </w:tc>
      </w:tr>
      <w:tr w:rsidR="005A2227" w:rsidRPr="00E352EF" w14:paraId="32AB58E2"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6F6A15" w14:textId="77777777" w:rsidR="005A2227" w:rsidRPr="00E352EF" w:rsidRDefault="0097053A">
            <w:pPr>
              <w:jc w:val="both"/>
            </w:pPr>
            <w:r w:rsidRPr="00E352EF">
              <w:rPr>
                <w:rFonts w:ascii="Calibri" w:eastAsia="Calibri" w:hAnsi="Calibri" w:cs="Calibri"/>
              </w:rPr>
              <w:t>2013</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456D9C" w14:textId="77777777" w:rsidR="005A2227" w:rsidRPr="00E352EF" w:rsidRDefault="0097053A">
            <w:pPr>
              <w:jc w:val="both"/>
            </w:pPr>
            <w:r w:rsidRPr="00E352EF">
              <w:rPr>
                <w:rFonts w:ascii="Calibri" w:eastAsia="Calibri" w:hAnsi="Calibri" w:cs="Calibri"/>
              </w:rPr>
              <w:t>DE</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8AEC8A"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A12F12"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977D36" w14:textId="77777777" w:rsidR="005A2227" w:rsidRPr="00E352EF" w:rsidRDefault="0097053A">
            <w:pPr>
              <w:jc w:val="both"/>
            </w:pPr>
            <w:r w:rsidRPr="00E352EF">
              <w:rPr>
                <w:rFonts w:ascii="Calibri" w:eastAsia="Calibri" w:hAnsi="Calibri" w:cs="Calibri"/>
              </w:rPr>
              <w:t>55</w:t>
            </w:r>
          </w:p>
        </w:tc>
      </w:tr>
      <w:tr w:rsidR="005A2227" w:rsidRPr="00E352EF" w14:paraId="7A28EA2A"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7DAEE4" w14:textId="77777777" w:rsidR="005A2227" w:rsidRPr="00E352EF" w:rsidRDefault="0097053A">
            <w:pPr>
              <w:jc w:val="both"/>
            </w:pPr>
            <w:r w:rsidRPr="00E352EF">
              <w:rPr>
                <w:rFonts w:ascii="Calibri" w:eastAsia="Calibri" w:hAnsi="Calibri" w:cs="Calibri"/>
              </w:rPr>
              <w:t>2014</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AB4408" w14:textId="77777777" w:rsidR="005A2227" w:rsidRPr="00E352EF" w:rsidRDefault="0097053A">
            <w:pPr>
              <w:jc w:val="both"/>
            </w:pPr>
            <w:r w:rsidRPr="00E352EF">
              <w:rPr>
                <w:rFonts w:ascii="Calibri" w:eastAsia="Calibri" w:hAnsi="Calibri" w:cs="Calibri"/>
              </w:rPr>
              <w:t>DE</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5DD3A0"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8C9077"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8F226F" w14:textId="77777777" w:rsidR="005A2227" w:rsidRPr="00E352EF" w:rsidRDefault="0097053A">
            <w:pPr>
              <w:jc w:val="both"/>
            </w:pPr>
            <w:r w:rsidRPr="00E352EF">
              <w:rPr>
                <w:rFonts w:ascii="Calibri" w:eastAsia="Calibri" w:hAnsi="Calibri" w:cs="Calibri"/>
              </w:rPr>
              <w:t>65</w:t>
            </w:r>
          </w:p>
        </w:tc>
      </w:tr>
      <w:tr w:rsidR="005A2227" w:rsidRPr="00E352EF" w14:paraId="68E9531B"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AC5867" w14:textId="77777777" w:rsidR="005A2227" w:rsidRPr="00E352EF" w:rsidRDefault="0097053A">
            <w:pPr>
              <w:jc w:val="both"/>
            </w:pPr>
            <w:r w:rsidRPr="00E352EF">
              <w:rPr>
                <w:rFonts w:ascii="Calibri" w:eastAsia="Calibri" w:hAnsi="Calibri" w:cs="Calibri"/>
              </w:rPr>
              <w:t>2015</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C826BC" w14:textId="77777777" w:rsidR="005A2227" w:rsidRPr="00E352EF" w:rsidRDefault="0097053A">
            <w:pPr>
              <w:jc w:val="both"/>
            </w:pPr>
            <w:r w:rsidRPr="00E352EF">
              <w:rPr>
                <w:rFonts w:ascii="Calibri" w:eastAsia="Calibri" w:hAnsi="Calibri" w:cs="Calibri"/>
              </w:rPr>
              <w:t>DE</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82C06F"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1D1666"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F12A1C" w14:textId="77777777" w:rsidR="005A2227" w:rsidRPr="00E352EF" w:rsidRDefault="0097053A">
            <w:pPr>
              <w:jc w:val="both"/>
            </w:pPr>
            <w:r w:rsidRPr="00E352EF">
              <w:rPr>
                <w:rFonts w:ascii="Calibri" w:eastAsia="Calibri" w:hAnsi="Calibri" w:cs="Calibri"/>
              </w:rPr>
              <w:t>75</w:t>
            </w:r>
          </w:p>
        </w:tc>
      </w:tr>
    </w:tbl>
    <w:p w14:paraId="5A2611F7" w14:textId="77777777" w:rsidR="005A2227" w:rsidRPr="00E352EF" w:rsidRDefault="005A2227">
      <w:pPr>
        <w:spacing w:after="60"/>
        <w:jc w:val="both"/>
      </w:pPr>
    </w:p>
    <w:p w14:paraId="018C24CC" w14:textId="77777777" w:rsidR="005A2227" w:rsidRPr="00E352EF" w:rsidRDefault="0097053A">
      <w:pPr>
        <w:spacing w:after="60"/>
        <w:jc w:val="both"/>
        <w:rPr>
          <w:rFonts w:asciiTheme="majorHAnsi" w:hAnsiTheme="majorHAnsi"/>
        </w:rPr>
      </w:pPr>
      <w:r w:rsidRPr="00E352EF">
        <w:rPr>
          <w:rFonts w:asciiTheme="majorHAnsi" w:eastAsia="Calibri" w:hAnsiTheme="majorHAnsi" w:cs="Calibri"/>
        </w:rPr>
        <w:t>Check that the difference between each value and the average of that value, its preceding value and following value is lower than 10 (in absolute value).</w:t>
      </w:r>
    </w:p>
    <w:p w14:paraId="786C6772" w14:textId="77777777" w:rsidR="005A2227" w:rsidRPr="00E352EF" w:rsidRDefault="005A2227">
      <w:pPr>
        <w:spacing w:after="60"/>
        <w:jc w:val="both"/>
        <w:rPr>
          <w:rFonts w:asciiTheme="majorHAnsi" w:hAnsiTheme="majorHAnsi"/>
        </w:rPr>
      </w:pPr>
    </w:p>
    <w:p w14:paraId="71C9693D" w14:textId="77777777" w:rsidR="005A2227" w:rsidRPr="00E352EF" w:rsidRDefault="0097053A">
      <w:pPr>
        <w:spacing w:after="60"/>
        <w:jc w:val="both"/>
        <w:rPr>
          <w:rFonts w:asciiTheme="majorHAnsi" w:hAnsiTheme="majorHAnsi"/>
        </w:rPr>
      </w:pPr>
      <w:r w:rsidRPr="00E352EF">
        <w:rPr>
          <w:rFonts w:asciiTheme="majorHAnsi" w:eastAsia="Calibri" w:hAnsiTheme="majorHAnsi" w:cs="Calibri"/>
        </w:rPr>
        <w:t xml:space="preserve">ds_moving_average := avg ( ds_bop  )  over ( </w:t>
      </w:r>
    </w:p>
    <w:p w14:paraId="56D73308" w14:textId="77777777" w:rsidR="005A2227" w:rsidRPr="00E352EF" w:rsidRDefault="0097053A">
      <w:pPr>
        <w:spacing w:after="60"/>
        <w:ind w:left="562"/>
        <w:jc w:val="both"/>
        <w:rPr>
          <w:rFonts w:asciiTheme="majorHAnsi" w:hAnsiTheme="majorHAnsi"/>
        </w:rPr>
      </w:pPr>
      <w:r w:rsidRPr="00E352EF">
        <w:rPr>
          <w:rFonts w:asciiTheme="majorHAnsi" w:eastAsia="Calibri" w:hAnsiTheme="majorHAnsi" w:cs="Calibri"/>
        </w:rPr>
        <w:t xml:space="preserve">partition by ref_area, partner </w:t>
      </w:r>
    </w:p>
    <w:p w14:paraId="18CDAD13" w14:textId="77777777" w:rsidR="005A2227" w:rsidRPr="00E352EF" w:rsidRDefault="0097053A">
      <w:pPr>
        <w:spacing w:after="60"/>
        <w:ind w:left="562"/>
        <w:jc w:val="both"/>
        <w:rPr>
          <w:rFonts w:asciiTheme="majorHAnsi" w:hAnsiTheme="majorHAnsi"/>
        </w:rPr>
      </w:pPr>
      <w:r w:rsidRPr="00E352EF">
        <w:rPr>
          <w:rFonts w:asciiTheme="majorHAnsi" w:eastAsia="Calibri" w:hAnsiTheme="majorHAnsi" w:cs="Calibri"/>
        </w:rPr>
        <w:t xml:space="preserve">order by time </w:t>
      </w:r>
    </w:p>
    <w:p w14:paraId="25756C59" w14:textId="77777777" w:rsidR="005A2227" w:rsidRPr="00E352EF" w:rsidRDefault="0097053A">
      <w:pPr>
        <w:spacing w:after="60"/>
        <w:ind w:left="562"/>
        <w:jc w:val="both"/>
        <w:rPr>
          <w:rFonts w:asciiTheme="majorHAnsi" w:hAnsiTheme="majorHAnsi"/>
        </w:rPr>
      </w:pPr>
      <w:r w:rsidRPr="00E352EF">
        <w:rPr>
          <w:rFonts w:asciiTheme="majorHAnsi" w:eastAsia="Calibri" w:hAnsiTheme="majorHAnsi" w:cs="Calibri"/>
        </w:rPr>
        <w:t>rows between 1 preceding and 1 following ) ;</w:t>
      </w:r>
    </w:p>
    <w:p w14:paraId="24CA5FE3" w14:textId="668B44C5" w:rsidR="005A2227" w:rsidRPr="00E352EF" w:rsidRDefault="0097053A">
      <w:pPr>
        <w:spacing w:after="60"/>
        <w:jc w:val="both"/>
        <w:rPr>
          <w:rFonts w:asciiTheme="majorHAnsi" w:hAnsiTheme="majorHAnsi"/>
        </w:rPr>
      </w:pPr>
      <w:r w:rsidRPr="00E352EF">
        <w:rPr>
          <w:rFonts w:asciiTheme="majorHAnsi" w:eastAsia="Calibri" w:hAnsiTheme="majorHAnsi" w:cs="Calibri"/>
        </w:rPr>
        <w:t>ds_outliers := check ( abs ( ds_bop</w:t>
      </w:r>
      <w:del w:id="11421" w:author="Laura Viignola" w:date="2017-05-11T09:47:00Z">
        <w:r w:rsidRPr="00E352EF" w:rsidDel="00524E47">
          <w:rPr>
            <w:rFonts w:asciiTheme="majorHAnsi" w:eastAsia="Calibri" w:hAnsiTheme="majorHAnsi" w:cs="Calibri"/>
          </w:rPr>
          <w:delText>.</w:delText>
        </w:r>
      </w:del>
      <w:ins w:id="11422" w:author="Laura Viignola" w:date="2017-05-11T09:47:00Z">
        <w:r w:rsidR="00524E47">
          <w:rPr>
            <w:rFonts w:asciiTheme="majorHAnsi" w:eastAsia="Calibri" w:hAnsiTheme="majorHAnsi" w:cs="Calibri"/>
          </w:rPr>
          <w:t>#</w:t>
        </w:r>
      </w:ins>
      <w:r w:rsidRPr="00E352EF">
        <w:rPr>
          <w:rFonts w:asciiTheme="majorHAnsi" w:eastAsia="Calibri" w:hAnsiTheme="majorHAnsi" w:cs="Calibri"/>
        </w:rPr>
        <w:t>obs_value – ds_moving_average</w:t>
      </w:r>
      <w:del w:id="11423" w:author="Laura Viignola" w:date="2017-05-11T09:47:00Z">
        <w:r w:rsidRPr="00E352EF" w:rsidDel="00524E47">
          <w:rPr>
            <w:rFonts w:asciiTheme="majorHAnsi" w:eastAsia="Calibri" w:hAnsiTheme="majorHAnsi" w:cs="Calibri"/>
          </w:rPr>
          <w:delText>.</w:delText>
        </w:r>
      </w:del>
      <w:ins w:id="11424" w:author="Laura Viignola" w:date="2017-05-11T09:47:00Z">
        <w:r w:rsidR="00524E47">
          <w:rPr>
            <w:rFonts w:asciiTheme="majorHAnsi" w:eastAsia="Calibri" w:hAnsiTheme="majorHAnsi" w:cs="Calibri"/>
          </w:rPr>
          <w:t>#</w:t>
        </w:r>
      </w:ins>
      <w:r w:rsidRPr="00E352EF">
        <w:rPr>
          <w:rFonts w:asciiTheme="majorHAnsi" w:eastAsia="Calibri" w:hAnsiTheme="majorHAnsi" w:cs="Calibri"/>
        </w:rPr>
        <w:t>obs_value ) &lt;= 10 ) ;</w:t>
      </w:r>
    </w:p>
    <w:p w14:paraId="02CD3ADF" w14:textId="77777777" w:rsidR="005A2227" w:rsidRPr="00E352EF" w:rsidRDefault="005A2227">
      <w:pPr>
        <w:jc w:val="both"/>
      </w:pPr>
    </w:p>
    <w:tbl>
      <w:tblPr>
        <w:tblW w:w="9245"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6"/>
        <w:gridCol w:w="1138"/>
        <w:gridCol w:w="1051"/>
        <w:gridCol w:w="749"/>
        <w:gridCol w:w="1282"/>
        <w:gridCol w:w="1296"/>
        <w:gridCol w:w="1699"/>
        <w:gridCol w:w="1354"/>
      </w:tblGrid>
      <w:tr w:rsidR="005A2227" w:rsidRPr="00E352EF" w14:paraId="4E045735" w14:textId="77777777">
        <w:trPr>
          <w:trHeight w:val="374"/>
        </w:trPr>
        <w:tc>
          <w:tcPr>
            <w:tcW w:w="677" w:type="dxa"/>
            <w:gridSpan w:val="8"/>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tcPr>
          <w:p w14:paraId="1658215B" w14:textId="77777777" w:rsidR="005A2227" w:rsidRPr="00E352EF" w:rsidRDefault="0097053A">
            <w:pPr>
              <w:jc w:val="both"/>
            </w:pPr>
            <w:r w:rsidRPr="00E352EF">
              <w:rPr>
                <w:rFonts w:ascii="Calibri" w:eastAsia="Calibri" w:hAnsi="Calibri" w:cs="Calibri"/>
              </w:rPr>
              <w:t>ds_outliers</w:t>
            </w:r>
          </w:p>
        </w:tc>
      </w:tr>
      <w:tr w:rsidR="005A2227" w:rsidRPr="00E352EF" w14:paraId="2AF12DCD"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792711C" w14:textId="77777777" w:rsidR="005A2227" w:rsidRPr="00E352EF" w:rsidRDefault="0097053A">
            <w:pPr>
              <w:jc w:val="both"/>
            </w:pPr>
            <w:r w:rsidRPr="00E352EF">
              <w:rPr>
                <w:rFonts w:ascii="Calibri" w:eastAsia="Calibri" w:hAnsi="Calibri" w:cs="Calibri"/>
              </w:rPr>
              <w:t xml:space="preserve">TIME </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80A0561" w14:textId="77777777" w:rsidR="005A2227" w:rsidRPr="00E352EF" w:rsidRDefault="0097053A">
            <w:pPr>
              <w:jc w:val="both"/>
            </w:pPr>
            <w:r w:rsidRPr="00E352EF">
              <w:rPr>
                <w:rFonts w:ascii="Calibri" w:eastAsia="Calibri" w:hAnsi="Calibri" w:cs="Calibri"/>
              </w:rPr>
              <w:t xml:space="preserve">REF_AREA </w:t>
            </w:r>
          </w:p>
        </w:tc>
        <w:tc>
          <w:tcPr>
            <w:tcW w:w="105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37D3BA5" w14:textId="77777777" w:rsidR="005A2227" w:rsidRPr="00E352EF" w:rsidRDefault="0097053A">
            <w:pPr>
              <w:jc w:val="both"/>
            </w:pPr>
            <w:r w:rsidRPr="00E352EF">
              <w:rPr>
                <w:rFonts w:ascii="Calibri" w:eastAsia="Calibri" w:hAnsi="Calibri" w:cs="Calibri"/>
              </w:rPr>
              <w:t xml:space="preserve">PARTNER </w:t>
            </w:r>
          </w:p>
        </w:tc>
        <w:tc>
          <w:tcPr>
            <w:tcW w:w="749"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66607E0" w14:textId="77777777" w:rsidR="005A2227" w:rsidRPr="00E352EF" w:rsidRDefault="0097053A">
            <w:pPr>
              <w:jc w:val="both"/>
            </w:pPr>
            <w:r w:rsidRPr="00E352EF">
              <w:rPr>
                <w:rFonts w:ascii="Calibri" w:eastAsia="Calibri" w:hAnsi="Calibri" w:cs="Calibri"/>
              </w:rPr>
              <w:t>FLOW</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348FB89" w14:textId="77777777" w:rsidR="005A2227" w:rsidRPr="00E352EF" w:rsidRDefault="0097053A">
            <w:pPr>
              <w:jc w:val="both"/>
            </w:pPr>
            <w:r w:rsidRPr="00E352EF">
              <w:rPr>
                <w:rFonts w:ascii="Calibri" w:eastAsia="Calibri" w:hAnsi="Calibri" w:cs="Calibri"/>
              </w:rPr>
              <w:t xml:space="preserve">OBS_VALUE </w:t>
            </w:r>
          </w:p>
        </w:tc>
        <w:tc>
          <w:tcPr>
            <w:tcW w:w="129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1E68478" w14:textId="77777777" w:rsidR="005A2227" w:rsidRPr="00E352EF" w:rsidRDefault="0097053A">
            <w:pPr>
              <w:jc w:val="both"/>
            </w:pPr>
            <w:r w:rsidRPr="00E352EF">
              <w:rPr>
                <w:rFonts w:ascii="Calibri" w:eastAsia="Calibri" w:hAnsi="Calibri" w:cs="Calibri"/>
              </w:rPr>
              <w:t>IMBALANCE</w:t>
            </w:r>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374D74B" w14:textId="77777777" w:rsidR="005A2227" w:rsidRPr="00E352EF" w:rsidRDefault="0097053A">
            <w:pPr>
              <w:jc w:val="both"/>
            </w:pPr>
            <w:r w:rsidRPr="00E352EF">
              <w:rPr>
                <w:rFonts w:ascii="Calibri" w:eastAsia="Calibri" w:hAnsi="Calibri" w:cs="Calibri"/>
              </w:rPr>
              <w:t>ERRORMESSAGE</w:t>
            </w:r>
          </w:p>
        </w:tc>
        <w:tc>
          <w:tcPr>
            <w:tcW w:w="135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4744111" w14:textId="77777777" w:rsidR="005A2227" w:rsidRPr="00E352EF" w:rsidRDefault="0097053A">
            <w:pPr>
              <w:jc w:val="both"/>
            </w:pPr>
            <w:r w:rsidRPr="00E352EF">
              <w:rPr>
                <w:rFonts w:ascii="Calibri" w:eastAsia="Calibri" w:hAnsi="Calibri" w:cs="Calibri"/>
              </w:rPr>
              <w:t>ERRORLEVEL</w:t>
            </w:r>
          </w:p>
        </w:tc>
      </w:tr>
      <w:tr w:rsidR="005A2227" w:rsidRPr="00E352EF" w14:paraId="78E1C91C"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76D86F" w14:textId="77777777" w:rsidR="005A2227" w:rsidRPr="00E352EF" w:rsidRDefault="0097053A">
            <w:pPr>
              <w:jc w:val="both"/>
            </w:pPr>
            <w:r w:rsidRPr="00E352EF">
              <w:rPr>
                <w:rFonts w:ascii="Calibri" w:eastAsia="Calibri" w:hAnsi="Calibri" w:cs="Calibri"/>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59CE53" w14:textId="77777777" w:rsidR="005A2227" w:rsidRPr="00E352EF" w:rsidRDefault="0097053A">
            <w:pPr>
              <w:jc w:val="both"/>
            </w:pPr>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4D223D"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276C88"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7B663D" w14:textId="77777777" w:rsidR="005A2227" w:rsidRPr="00E352EF" w:rsidRDefault="0097053A">
            <w:pPr>
              <w:jc w:val="both"/>
            </w:pPr>
            <w:r w:rsidRPr="00E352EF">
              <w:rPr>
                <w:rFonts w:ascii="Calibri" w:eastAsia="Calibri" w:hAnsi="Calibri" w:cs="Calibri"/>
              </w:rPr>
              <w:t>50</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0DFAEA" w14:textId="77777777" w:rsidR="005A2227" w:rsidRPr="00E352EF" w:rsidRDefault="005A2227">
            <w:pPr>
              <w:jc w:val="both"/>
            </w:pP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5FCB29" w14:textId="77777777" w:rsidR="005A2227" w:rsidRPr="00E352EF" w:rsidRDefault="005A2227">
            <w:pPr>
              <w:jc w:val="both"/>
            </w:pPr>
          </w:p>
        </w:tc>
        <w:tc>
          <w:tcPr>
            <w:tcW w:w="13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01A9F4" w14:textId="77777777" w:rsidR="005A2227" w:rsidRPr="00E352EF" w:rsidRDefault="005A2227">
            <w:pPr>
              <w:jc w:val="both"/>
            </w:pPr>
          </w:p>
        </w:tc>
      </w:tr>
    </w:tbl>
    <w:p w14:paraId="0BB21AD2" w14:textId="77777777" w:rsidR="005A2227" w:rsidRPr="00E352EF" w:rsidRDefault="005A2227">
      <w:pPr>
        <w:jc w:val="both"/>
      </w:pPr>
    </w:p>
    <w:p w14:paraId="4ABB9FA3" w14:textId="77777777" w:rsidR="005A2227" w:rsidRPr="00E352EF" w:rsidRDefault="0097053A" w:rsidP="00A346E4">
      <w:pPr>
        <w:pStyle w:val="Stile3"/>
        <w:rPr>
          <w:lang w:val="en-GB"/>
        </w:rPr>
      </w:pPr>
      <w:bookmarkStart w:id="11425" w:name="_Toc462659761"/>
      <w:bookmarkStart w:id="11426" w:name="_Toc463805803"/>
      <w:bookmarkStart w:id="11427" w:name="_Toc464487980"/>
      <w:bookmarkEnd w:id="11405"/>
      <w:bookmarkEnd w:id="11406"/>
      <w:bookmarkEnd w:id="11407"/>
      <w:r w:rsidRPr="00E352EF">
        <w:rPr>
          <w:lang w:val="en-GB"/>
        </w:rPr>
        <w:t>check value domain subset</w:t>
      </w:r>
      <w:bookmarkEnd w:id="11425"/>
      <w:bookmarkEnd w:id="11426"/>
      <w:bookmarkEnd w:id="11427"/>
    </w:p>
    <w:p w14:paraId="1AE816A5"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Semantics</w:t>
      </w:r>
    </w:p>
    <w:p w14:paraId="54B97708" w14:textId="77777777" w:rsidR="005A2227" w:rsidRPr="00E352EF" w:rsidRDefault="0097053A">
      <w:pPr>
        <w:jc w:val="both"/>
        <w:rPr>
          <w:rFonts w:asciiTheme="majorHAnsi" w:hAnsiTheme="majorHAnsi"/>
        </w:rPr>
      </w:pPr>
      <w:r w:rsidRPr="00E352EF">
        <w:rPr>
          <w:rFonts w:asciiTheme="majorHAnsi" w:eastAsia="Calibri" w:hAnsiTheme="majorHAnsi" w:cs="Calibri"/>
        </w:rPr>
        <w:t xml:space="preserve">The </w:t>
      </w:r>
      <w:r w:rsidRPr="00E352EF">
        <w:rPr>
          <w:rFonts w:asciiTheme="majorHAnsi" w:eastAsia="Calibri" w:hAnsiTheme="majorHAnsi" w:cs="Calibri"/>
          <w:b/>
        </w:rPr>
        <w:t>check_value_domain_subset</w:t>
      </w:r>
      <w:r w:rsidRPr="00E352EF">
        <w:rPr>
          <w:rFonts w:asciiTheme="majorHAnsi" w:eastAsia="Calibri" w:hAnsiTheme="majorHAnsi" w:cs="Calibri"/>
        </w:rPr>
        <w:t xml:space="preserve"> operator checks if the values of the specified Components owned by </w:t>
      </w:r>
      <w:r w:rsidRPr="00E352EF">
        <w:rPr>
          <w:rFonts w:asciiTheme="majorHAnsi" w:eastAsia="Calibri" w:hAnsiTheme="majorHAnsi" w:cs="Calibri"/>
          <w:i/>
        </w:rPr>
        <w:t xml:space="preserve">the </w:t>
      </w:r>
      <w:r w:rsidR="00297BF2" w:rsidRPr="00E352EF">
        <w:t>Dataset</w:t>
      </w:r>
      <w:r w:rsidRPr="00E352EF">
        <w:rPr>
          <w:rFonts w:asciiTheme="majorHAnsi" w:eastAsia="Calibri" w:hAnsiTheme="majorHAnsi" w:cs="Calibri"/>
          <w:i/>
        </w:rPr>
        <w:t xml:space="preserve"> </w:t>
      </w:r>
      <w:r w:rsidRPr="00E352EF">
        <w:rPr>
          <w:rFonts w:asciiTheme="majorHAnsi" w:eastAsia="Calibri" w:hAnsiTheme="majorHAnsi" w:cs="Calibri"/>
        </w:rPr>
        <w:t>are part of the restricted domain of the ValueDomain.</w:t>
      </w:r>
    </w:p>
    <w:p w14:paraId="6A18457F" w14:textId="77777777" w:rsidR="00E95DF9" w:rsidRPr="00E352EF" w:rsidRDefault="00E95DF9" w:rsidP="00021A1F">
      <w:pPr>
        <w:spacing w:line="259" w:lineRule="auto"/>
        <w:rPr>
          <w:rFonts w:asciiTheme="majorHAnsi" w:eastAsia="Calibri" w:hAnsiTheme="majorHAnsi" w:cs="Calibri"/>
          <w:i/>
          <w:color w:val="5B9BD5"/>
        </w:rPr>
      </w:pPr>
    </w:p>
    <w:p w14:paraId="402EFFF0"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661D7C1E" w14:textId="77777777" w:rsidR="005A2227" w:rsidRPr="00E352EF" w:rsidRDefault="0097053A">
      <w:pPr>
        <w:jc w:val="both"/>
        <w:rPr>
          <w:rFonts w:asciiTheme="majorHAnsi" w:eastAsia="Calibri" w:hAnsiTheme="majorHAnsi" w:cs="Calibri"/>
          <w:b/>
        </w:rPr>
      </w:pPr>
      <w:r w:rsidRPr="00E352EF">
        <w:rPr>
          <w:rFonts w:asciiTheme="majorHAnsi" w:eastAsia="Calibri" w:hAnsiTheme="majorHAnsi" w:cs="Calibri"/>
          <w:b/>
        </w:rPr>
        <w:t>check_value_domain_subset (</w:t>
      </w:r>
      <w:r w:rsidRPr="00E352EF">
        <w:rPr>
          <w:rFonts w:asciiTheme="majorHAnsi" w:eastAsia="Calibri" w:hAnsiTheme="majorHAnsi" w:cs="Calibri"/>
        </w:rPr>
        <w:t xml:space="preserve"> </w:t>
      </w:r>
      <w:r w:rsidRPr="00E352EF">
        <w:rPr>
          <w:rFonts w:asciiTheme="majorHAnsi" w:eastAsia="Calibri" w:hAnsiTheme="majorHAnsi" w:cs="Calibri"/>
          <w:i/>
        </w:rPr>
        <w:t>ds</w:t>
      </w:r>
      <w:r w:rsidRPr="00E352EF">
        <w:rPr>
          <w:rFonts w:asciiTheme="majorHAnsi" w:eastAsia="Calibri" w:hAnsiTheme="majorHAnsi" w:cs="Calibri"/>
        </w:rPr>
        <w:t xml:space="preserve">,  [ </w:t>
      </w:r>
      <w:r w:rsidRPr="00E352EF">
        <w:rPr>
          <w:rFonts w:asciiTheme="majorHAnsi" w:eastAsia="Calibri" w:hAnsiTheme="majorHAnsi" w:cs="Calibri"/>
          <w:i/>
        </w:rPr>
        <w:t xml:space="preserve">components </w:t>
      </w:r>
      <w:r w:rsidRPr="00E352EF">
        <w:rPr>
          <w:rFonts w:asciiTheme="majorHAnsi" w:eastAsia="Calibri" w:hAnsiTheme="majorHAnsi" w:cs="Calibri"/>
        </w:rPr>
        <w:t>| {</w:t>
      </w:r>
      <w:r w:rsidRPr="00E352EF">
        <w:rPr>
          <w:rFonts w:asciiTheme="majorHAnsi" w:eastAsia="Calibri" w:hAnsiTheme="majorHAnsi" w:cs="Calibri"/>
          <w:i/>
        </w:rPr>
        <w:t xml:space="preserve"> compList </w:t>
      </w:r>
      <w:r w:rsidRPr="00E352EF">
        <w:rPr>
          <w:rFonts w:asciiTheme="majorHAnsi" w:eastAsia="Calibri" w:hAnsiTheme="majorHAnsi" w:cs="Calibri"/>
          <w:b/>
        </w:rPr>
        <w:t>(</w:t>
      </w:r>
      <w:r w:rsidRPr="00E352EF">
        <w:rPr>
          <w:rFonts w:asciiTheme="majorHAnsi" w:eastAsia="Calibri" w:hAnsiTheme="majorHAnsi" w:cs="Calibri"/>
        </w:rPr>
        <w:t>{</w:t>
      </w:r>
      <w:r w:rsidRPr="00E352EF">
        <w:rPr>
          <w:rFonts w:asciiTheme="majorHAnsi" w:eastAsia="Calibri" w:hAnsiTheme="majorHAnsi" w:cs="Calibri"/>
          <w:i/>
        </w:rPr>
        <w:t>compIndent</w:t>
      </w:r>
      <w:r w:rsidRPr="00E352EF">
        <w:rPr>
          <w:rFonts w:asciiTheme="majorHAnsi" w:eastAsia="Calibri" w:hAnsiTheme="majorHAnsi" w:cs="Calibri"/>
        </w:rPr>
        <w:t>}+</w:t>
      </w:r>
      <w:r w:rsidRPr="00E352EF">
        <w:rPr>
          <w:rFonts w:asciiTheme="majorHAnsi" w:eastAsia="Calibri" w:hAnsiTheme="majorHAnsi" w:cs="Calibri"/>
          <w:b/>
        </w:rPr>
        <w:t>)</w:t>
      </w:r>
      <w:r w:rsidRPr="00E352EF">
        <w:rPr>
          <w:rFonts w:asciiTheme="majorHAnsi" w:eastAsia="Calibri" w:hAnsiTheme="majorHAnsi" w:cs="Calibri"/>
        </w:rPr>
        <w:t>,</w:t>
      </w:r>
      <w:r w:rsidRPr="00E352EF">
        <w:rPr>
          <w:rFonts w:asciiTheme="majorHAnsi" w:eastAsia="Calibri" w:hAnsiTheme="majorHAnsi" w:cs="Calibri"/>
          <w:i/>
        </w:rPr>
        <w:t xml:space="preserve"> valueDomain</w:t>
      </w:r>
      <w:r w:rsidRPr="00E352EF">
        <w:rPr>
          <w:rFonts w:asciiTheme="majorHAnsi" w:eastAsia="Calibri" w:hAnsiTheme="majorHAnsi" w:cs="Calibri"/>
        </w:rPr>
        <w:t xml:space="preserve"> }], </w:t>
      </w:r>
      <w:r w:rsidRPr="00E352EF">
        <w:rPr>
          <w:rFonts w:asciiTheme="majorHAnsi" w:eastAsia="Calibri" w:hAnsiTheme="majorHAnsi" w:cs="Calibri"/>
          <w:i/>
        </w:rPr>
        <w:t>vds</w:t>
      </w:r>
      <w:r w:rsidRPr="00E352EF">
        <w:rPr>
          <w:rFonts w:asciiTheme="majorHAnsi" w:eastAsia="Calibri" w:hAnsiTheme="majorHAnsi" w:cs="Calibri"/>
          <w:b/>
        </w:rPr>
        <w:t>);</w:t>
      </w:r>
    </w:p>
    <w:p w14:paraId="142F7440" w14:textId="77777777" w:rsidR="00021A1F" w:rsidRPr="00E352EF" w:rsidRDefault="00021A1F">
      <w:pPr>
        <w:jc w:val="both"/>
        <w:rPr>
          <w:rFonts w:asciiTheme="majorHAnsi" w:hAnsiTheme="majorHAnsi"/>
        </w:rPr>
      </w:pPr>
    </w:p>
    <w:p w14:paraId="7B8B7D8F"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Parameters</w:t>
      </w:r>
    </w:p>
    <w:p w14:paraId="315CCDA3" w14:textId="77777777" w:rsidR="005A2227" w:rsidRPr="00E352EF" w:rsidRDefault="00E95DF9" w:rsidP="00E95DF9">
      <w:pPr>
        <w:rPr>
          <w:rFonts w:asciiTheme="majorHAnsi" w:hAnsiTheme="majorHAnsi"/>
        </w:rPr>
      </w:pPr>
      <w:r w:rsidRPr="00E352EF">
        <w:rPr>
          <w:rFonts w:asciiTheme="majorHAnsi" w:eastAsia="Calibri" w:hAnsiTheme="majorHAnsi" w:cs="Calibri"/>
          <w:i/>
        </w:rPr>
        <w:t>d</w:t>
      </w:r>
      <w:r w:rsidR="0097053A" w:rsidRPr="00E352EF">
        <w:rPr>
          <w:rFonts w:asciiTheme="majorHAnsi" w:eastAsia="Calibri" w:hAnsiTheme="majorHAnsi" w:cs="Calibri"/>
          <w:i/>
        </w:rPr>
        <w:t>s</w:t>
      </w:r>
      <w:r w:rsidRPr="00E352EF">
        <w:rPr>
          <w:rFonts w:asciiTheme="majorHAnsi" w:eastAsia="Calibri" w:hAnsiTheme="majorHAnsi" w:cs="Calibri"/>
        </w:rPr>
        <w:t xml:space="preserve"> :</w:t>
      </w:r>
      <w:r w:rsidR="0097053A" w:rsidRPr="00E352EF">
        <w:rPr>
          <w:rFonts w:asciiTheme="majorHAnsi" w:eastAsia="Calibri" w:hAnsiTheme="majorHAnsi" w:cs="Calibri"/>
        </w:rPr>
        <w:t xml:space="preserve"> dataset {identifier &lt;IDENT&gt; as scalar-type}+ </w:t>
      </w:r>
    </w:p>
    <w:p w14:paraId="5049B543" w14:textId="77777777" w:rsidR="005A2227" w:rsidRPr="00E352EF" w:rsidRDefault="0097053A">
      <w:pPr>
        <w:rPr>
          <w:rFonts w:asciiTheme="majorHAnsi" w:hAnsiTheme="majorHAnsi"/>
        </w:rPr>
      </w:pPr>
      <w:r w:rsidRPr="00E352EF">
        <w:rPr>
          <w:rFonts w:asciiTheme="majorHAnsi" w:eastAsia="Calibri" w:hAnsiTheme="majorHAnsi" w:cs="Calibri"/>
        </w:rPr>
        <w:t xml:space="preserve">                    {measure &lt;IDENT&gt; as scalar-type}* {attribute &lt;IDENT&gt; as scalar-type}*</w:t>
      </w:r>
    </w:p>
    <w:p w14:paraId="36BBBD62" w14:textId="77777777" w:rsidR="005A2227" w:rsidRPr="00E352EF" w:rsidRDefault="00E95DF9" w:rsidP="00E95DF9">
      <w:pPr>
        <w:rPr>
          <w:rFonts w:asciiTheme="majorHAnsi" w:hAnsiTheme="majorHAnsi"/>
        </w:rPr>
      </w:pPr>
      <w:r w:rsidRPr="00E352EF">
        <w:rPr>
          <w:rFonts w:asciiTheme="majorHAnsi" w:eastAsia="Calibri" w:hAnsiTheme="majorHAnsi" w:cs="Calibri"/>
          <w:i/>
        </w:rPr>
        <w:t>v</w:t>
      </w:r>
      <w:r w:rsidR="0097053A" w:rsidRPr="00E352EF">
        <w:rPr>
          <w:rFonts w:asciiTheme="majorHAnsi" w:eastAsia="Calibri" w:hAnsiTheme="majorHAnsi" w:cs="Calibri"/>
          <w:i/>
        </w:rPr>
        <w:t>ds</w:t>
      </w:r>
      <w:r w:rsidRPr="00E352EF">
        <w:rPr>
          <w:rFonts w:asciiTheme="majorHAnsi" w:eastAsia="Calibri" w:hAnsiTheme="majorHAnsi" w:cs="Calibri"/>
        </w:rPr>
        <w:t xml:space="preserve"> </w:t>
      </w:r>
      <w:r w:rsidR="0097053A" w:rsidRPr="00E352EF">
        <w:rPr>
          <w:rFonts w:asciiTheme="majorHAnsi" w:eastAsia="Calibri" w:hAnsiTheme="majorHAnsi" w:cs="Calibri"/>
        </w:rPr>
        <w:t>: valueDomainSubset-ref</w:t>
      </w:r>
    </w:p>
    <w:p w14:paraId="5B5D1D9C" w14:textId="77777777" w:rsidR="005A2227" w:rsidRPr="00E352EF" w:rsidRDefault="0097053A" w:rsidP="00E95DF9">
      <w:pPr>
        <w:rPr>
          <w:rFonts w:asciiTheme="majorHAnsi" w:hAnsiTheme="majorHAnsi"/>
        </w:rPr>
      </w:pPr>
      <w:r w:rsidRPr="00E352EF">
        <w:rPr>
          <w:rFonts w:asciiTheme="majorHAnsi" w:eastAsia="Calibri" w:hAnsiTheme="majorHAnsi" w:cs="Calibri"/>
          <w:i/>
        </w:rPr>
        <w:t>components</w:t>
      </w:r>
      <w:r w:rsidR="00E95DF9" w:rsidRPr="00E352EF">
        <w:rPr>
          <w:rFonts w:asciiTheme="majorHAnsi" w:eastAsia="Calibri" w:hAnsiTheme="majorHAnsi" w:cs="Calibri"/>
        </w:rPr>
        <w:t xml:space="preserve"> </w:t>
      </w:r>
      <w:r w:rsidRPr="00E352EF">
        <w:rPr>
          <w:rFonts w:asciiTheme="majorHAnsi" w:eastAsia="Calibri" w:hAnsiTheme="majorHAnsi" w:cs="Calibri"/>
        </w:rPr>
        <w:t>: list &lt;component-ref&gt;</w:t>
      </w:r>
    </w:p>
    <w:p w14:paraId="1E45CEAD" w14:textId="77777777" w:rsidR="005A2227" w:rsidRPr="00E352EF" w:rsidRDefault="0097053A" w:rsidP="00E95DF9">
      <w:pPr>
        <w:rPr>
          <w:rFonts w:asciiTheme="majorHAnsi" w:hAnsiTheme="majorHAnsi"/>
        </w:rPr>
      </w:pPr>
      <w:r w:rsidRPr="00E352EF">
        <w:rPr>
          <w:rFonts w:asciiTheme="majorHAnsi" w:eastAsia="Calibri" w:hAnsiTheme="majorHAnsi" w:cs="Calibri"/>
          <w:i/>
        </w:rPr>
        <w:t>compList</w:t>
      </w:r>
      <w:r w:rsidR="00E95DF9" w:rsidRPr="00E352EF">
        <w:rPr>
          <w:rFonts w:asciiTheme="majorHAnsi" w:eastAsia="Calibri" w:hAnsiTheme="majorHAnsi" w:cs="Calibri"/>
        </w:rPr>
        <w:t xml:space="preserve"> </w:t>
      </w:r>
      <w:r w:rsidRPr="00E352EF">
        <w:rPr>
          <w:rFonts w:asciiTheme="majorHAnsi" w:eastAsia="Calibri" w:hAnsiTheme="majorHAnsi" w:cs="Calibri"/>
        </w:rPr>
        <w:t>: list&lt;list&lt;component-ref&gt;&gt;</w:t>
      </w:r>
    </w:p>
    <w:p w14:paraId="771696FD" w14:textId="77777777" w:rsidR="005A2227" w:rsidRPr="00E352EF" w:rsidRDefault="0097053A" w:rsidP="00E95DF9">
      <w:pPr>
        <w:rPr>
          <w:rFonts w:asciiTheme="majorHAnsi" w:hAnsiTheme="majorHAnsi"/>
        </w:rPr>
      </w:pPr>
      <w:r w:rsidRPr="00E352EF">
        <w:rPr>
          <w:rFonts w:asciiTheme="majorHAnsi" w:eastAsia="Calibri" w:hAnsiTheme="majorHAnsi" w:cs="Calibri"/>
          <w:i/>
        </w:rPr>
        <w:t>compIndent</w:t>
      </w:r>
      <w:r w:rsidR="00E95DF9" w:rsidRPr="00E352EF">
        <w:rPr>
          <w:rFonts w:asciiTheme="majorHAnsi" w:eastAsia="Calibri" w:hAnsiTheme="majorHAnsi" w:cs="Calibri"/>
          <w:i/>
        </w:rPr>
        <w:t>m</w:t>
      </w:r>
      <w:r w:rsidRPr="00E352EF">
        <w:rPr>
          <w:rFonts w:asciiTheme="majorHAnsi" w:eastAsia="Calibri" w:hAnsiTheme="majorHAnsi" w:cs="Calibri"/>
        </w:rPr>
        <w:t>: list &lt;component-ref&gt;</w:t>
      </w:r>
    </w:p>
    <w:p w14:paraId="38AB6770"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i/>
        </w:rPr>
        <w:t>valueDomain</w:t>
      </w:r>
      <w:r w:rsidR="00E95DF9" w:rsidRPr="00E352EF">
        <w:rPr>
          <w:rFonts w:asciiTheme="majorHAnsi" w:eastAsia="Calibri" w:hAnsiTheme="majorHAnsi" w:cs="Calibri"/>
          <w:i/>
        </w:rPr>
        <w:t>m</w:t>
      </w:r>
      <w:r w:rsidR="00F431FD" w:rsidRPr="00E352EF">
        <w:rPr>
          <w:rFonts w:asciiTheme="majorHAnsi" w:eastAsia="Calibri" w:hAnsiTheme="majorHAnsi" w:cs="Calibri"/>
        </w:rPr>
        <w:t>:</w:t>
      </w:r>
      <w:r w:rsidRPr="00E352EF">
        <w:rPr>
          <w:rFonts w:asciiTheme="majorHAnsi" w:eastAsia="Calibri" w:hAnsiTheme="majorHAnsi" w:cs="Calibri"/>
        </w:rPr>
        <w:t xml:space="preserve"> list &lt;dimension-ref&gt;</w:t>
      </w:r>
    </w:p>
    <w:p w14:paraId="22AC1386" w14:textId="77777777" w:rsidR="00E95DF9" w:rsidRPr="00E352EF" w:rsidRDefault="00E95DF9" w:rsidP="000F7FB5">
      <w:pPr>
        <w:ind w:firstLine="360"/>
        <w:rPr>
          <w:rFonts w:asciiTheme="majorHAnsi" w:hAnsiTheme="majorHAnsi"/>
        </w:rPr>
      </w:pPr>
    </w:p>
    <w:p w14:paraId="3E75BB5F" w14:textId="77777777" w:rsidR="005A2227" w:rsidRPr="00E352EF" w:rsidRDefault="0097053A" w:rsidP="00E95DF9">
      <w:pPr>
        <w:numPr>
          <w:ilvl w:val="0"/>
          <w:numId w:val="3"/>
        </w:numPr>
        <w:ind w:left="357" w:hanging="357"/>
        <w:rPr>
          <w:rFonts w:asciiTheme="majorHAnsi" w:hAnsiTheme="majorHAnsi"/>
        </w:rPr>
      </w:pPr>
      <w:r w:rsidRPr="00E352EF">
        <w:rPr>
          <w:rFonts w:asciiTheme="majorHAnsi" w:eastAsia="Calibri" w:hAnsiTheme="majorHAnsi" w:cs="Calibri"/>
          <w:i/>
        </w:rPr>
        <w:t>ds</w:t>
      </w:r>
      <w:r w:rsidRPr="00E352EF">
        <w:rPr>
          <w:rFonts w:asciiTheme="majorHAnsi" w:eastAsia="Calibri" w:hAnsiTheme="majorHAnsi" w:cs="Calibri"/>
        </w:rPr>
        <w:t xml:space="preserve"> – is the starting Dataset.</w:t>
      </w:r>
    </w:p>
    <w:p w14:paraId="45A1EE1F" w14:textId="77777777" w:rsidR="005A2227" w:rsidRPr="00E352EF" w:rsidRDefault="0097053A" w:rsidP="00E95DF9">
      <w:pPr>
        <w:numPr>
          <w:ilvl w:val="0"/>
          <w:numId w:val="3"/>
        </w:numPr>
        <w:ind w:left="357" w:hanging="357"/>
        <w:rPr>
          <w:rFonts w:asciiTheme="majorHAnsi" w:hAnsiTheme="majorHAnsi"/>
        </w:rPr>
      </w:pPr>
      <w:r w:rsidRPr="00E352EF">
        <w:rPr>
          <w:rFonts w:asciiTheme="majorHAnsi" w:eastAsia="Calibri" w:hAnsiTheme="majorHAnsi" w:cs="Calibri"/>
          <w:i/>
        </w:rPr>
        <w:t>components</w:t>
      </w:r>
      <w:r w:rsidRPr="00E352EF">
        <w:rPr>
          <w:rFonts w:asciiTheme="majorHAnsi" w:eastAsia="Calibri" w:hAnsiTheme="majorHAnsi" w:cs="Calibri"/>
        </w:rPr>
        <w:t xml:space="preserve"> - is the List containing the Components owned by ds to </w:t>
      </w:r>
      <w:r w:rsidR="000F7FB5" w:rsidRPr="00E352EF">
        <w:rPr>
          <w:rFonts w:asciiTheme="majorHAnsi" w:eastAsia="Calibri" w:hAnsiTheme="majorHAnsi" w:cs="Calibri"/>
        </w:rPr>
        <w:t xml:space="preserve">be </w:t>
      </w:r>
      <w:r w:rsidRPr="00E352EF">
        <w:rPr>
          <w:rFonts w:asciiTheme="majorHAnsi" w:eastAsia="Calibri" w:hAnsiTheme="majorHAnsi" w:cs="Calibri"/>
        </w:rPr>
        <w:t>validate</w:t>
      </w:r>
      <w:r w:rsidR="000F7FB5" w:rsidRPr="00E352EF">
        <w:rPr>
          <w:rFonts w:asciiTheme="majorHAnsi" w:eastAsia="Calibri" w:hAnsiTheme="majorHAnsi" w:cs="Calibri"/>
        </w:rPr>
        <w:t>d</w:t>
      </w:r>
      <w:r w:rsidRPr="00E352EF">
        <w:rPr>
          <w:rFonts w:asciiTheme="majorHAnsi" w:eastAsia="Calibri" w:hAnsiTheme="majorHAnsi" w:cs="Calibri"/>
        </w:rPr>
        <w:t>.</w:t>
      </w:r>
    </w:p>
    <w:p w14:paraId="70390775" w14:textId="77777777" w:rsidR="005A2227" w:rsidRPr="00E352EF" w:rsidRDefault="0097053A" w:rsidP="00E95DF9">
      <w:pPr>
        <w:numPr>
          <w:ilvl w:val="0"/>
          <w:numId w:val="3"/>
        </w:numPr>
        <w:ind w:left="357" w:hanging="357"/>
        <w:rPr>
          <w:rFonts w:asciiTheme="majorHAnsi" w:hAnsiTheme="majorHAnsi"/>
        </w:rPr>
      </w:pPr>
      <w:r w:rsidRPr="00E352EF">
        <w:rPr>
          <w:rFonts w:asciiTheme="majorHAnsi" w:eastAsia="Calibri" w:hAnsiTheme="majorHAnsi" w:cs="Calibri"/>
          <w:i/>
        </w:rPr>
        <w:t>compList</w:t>
      </w:r>
      <w:r w:rsidRPr="00E352EF">
        <w:rPr>
          <w:rFonts w:asciiTheme="majorHAnsi" w:eastAsia="Calibri" w:hAnsiTheme="majorHAnsi" w:cs="Calibri"/>
        </w:rPr>
        <w:t xml:space="preserve"> – is the list containing the Components (divided in lists </w:t>
      </w:r>
      <w:r w:rsidRPr="00E352EF">
        <w:rPr>
          <w:rFonts w:asciiTheme="majorHAnsi" w:eastAsia="Calibri" w:hAnsiTheme="majorHAnsi" w:cs="Calibri"/>
          <w:i/>
        </w:rPr>
        <w:t>compIndent</w:t>
      </w:r>
      <w:r w:rsidRPr="00E352EF">
        <w:rPr>
          <w:rFonts w:asciiTheme="majorHAnsi" w:eastAsia="Calibri" w:hAnsiTheme="majorHAnsi" w:cs="Calibri"/>
        </w:rPr>
        <w:t xml:space="preserve">) that must be checked according to the restrictions defined in the  ValueDomainSubset </w:t>
      </w:r>
      <w:r w:rsidRPr="00E352EF">
        <w:rPr>
          <w:rFonts w:asciiTheme="majorHAnsi" w:eastAsia="Calibri" w:hAnsiTheme="majorHAnsi" w:cs="Calibri"/>
          <w:i/>
        </w:rPr>
        <w:t>vds</w:t>
      </w:r>
      <w:r w:rsidRPr="00E352EF">
        <w:rPr>
          <w:rFonts w:asciiTheme="majorHAnsi" w:eastAsia="Calibri" w:hAnsiTheme="majorHAnsi" w:cs="Calibri"/>
        </w:rPr>
        <w:t xml:space="preserve"> passed as input.</w:t>
      </w:r>
    </w:p>
    <w:p w14:paraId="56DFF86E" w14:textId="77777777" w:rsidR="005A2227" w:rsidRPr="00E352EF" w:rsidRDefault="0097053A" w:rsidP="00E95DF9">
      <w:pPr>
        <w:numPr>
          <w:ilvl w:val="0"/>
          <w:numId w:val="3"/>
        </w:numPr>
        <w:ind w:left="357" w:hanging="357"/>
        <w:rPr>
          <w:rFonts w:asciiTheme="majorHAnsi" w:hAnsiTheme="majorHAnsi"/>
        </w:rPr>
      </w:pPr>
      <w:r w:rsidRPr="00E352EF">
        <w:rPr>
          <w:rFonts w:asciiTheme="majorHAnsi" w:eastAsia="Calibri" w:hAnsiTheme="majorHAnsi" w:cs="Calibri"/>
          <w:i/>
        </w:rPr>
        <w:t>valueDomain</w:t>
      </w:r>
      <w:r w:rsidRPr="00E352EF">
        <w:rPr>
          <w:rFonts w:asciiTheme="majorHAnsi" w:eastAsia="Calibri" w:hAnsiTheme="majorHAnsi" w:cs="Calibri"/>
        </w:rPr>
        <w:t xml:space="preserve"> – is the list containing the dimension of the ValueDomainSubset that are used to validate the Components referred in </w:t>
      </w:r>
      <w:r w:rsidRPr="00E352EF">
        <w:rPr>
          <w:rFonts w:asciiTheme="majorHAnsi" w:eastAsia="Calibri" w:hAnsiTheme="majorHAnsi" w:cs="Calibri"/>
          <w:i/>
        </w:rPr>
        <w:t>compList</w:t>
      </w:r>
      <w:r w:rsidRPr="00E352EF">
        <w:rPr>
          <w:rFonts w:asciiTheme="majorHAnsi" w:eastAsia="Calibri" w:hAnsiTheme="majorHAnsi" w:cs="Calibri"/>
        </w:rPr>
        <w:t xml:space="preserve"> and </w:t>
      </w:r>
      <w:r w:rsidRPr="00E352EF">
        <w:rPr>
          <w:rFonts w:asciiTheme="majorHAnsi" w:eastAsia="Calibri" w:hAnsiTheme="majorHAnsi" w:cs="Calibri"/>
          <w:i/>
        </w:rPr>
        <w:t>compIndent</w:t>
      </w:r>
    </w:p>
    <w:p w14:paraId="694A8793" w14:textId="77777777" w:rsidR="005A2227" w:rsidRPr="00E352EF" w:rsidRDefault="0097053A" w:rsidP="00E95DF9">
      <w:pPr>
        <w:numPr>
          <w:ilvl w:val="0"/>
          <w:numId w:val="3"/>
        </w:numPr>
        <w:ind w:left="357" w:hanging="357"/>
        <w:rPr>
          <w:rFonts w:asciiTheme="majorHAnsi" w:hAnsiTheme="majorHAnsi"/>
        </w:rPr>
      </w:pPr>
      <w:r w:rsidRPr="00E352EF">
        <w:rPr>
          <w:rFonts w:asciiTheme="majorHAnsi" w:eastAsia="Calibri" w:hAnsiTheme="majorHAnsi" w:cs="Calibri"/>
          <w:i/>
        </w:rPr>
        <w:t>vds</w:t>
      </w:r>
      <w:r w:rsidR="000F7FB5" w:rsidRPr="00E352EF">
        <w:rPr>
          <w:rFonts w:asciiTheme="majorHAnsi" w:eastAsia="Calibri" w:hAnsiTheme="majorHAnsi" w:cs="Calibri"/>
          <w:i/>
        </w:rPr>
        <w:t xml:space="preserve"> </w:t>
      </w:r>
      <w:r w:rsidRPr="00E352EF">
        <w:rPr>
          <w:rFonts w:asciiTheme="majorHAnsi" w:eastAsia="Calibri" w:hAnsiTheme="majorHAnsi" w:cs="Calibri"/>
        </w:rPr>
        <w:t xml:space="preserve">– is the ValueDomainSubset containing the restrictions to be verified in </w:t>
      </w:r>
      <w:r w:rsidRPr="00E352EF">
        <w:rPr>
          <w:rFonts w:asciiTheme="majorHAnsi" w:eastAsia="Calibri" w:hAnsiTheme="majorHAnsi" w:cs="Calibri"/>
          <w:i/>
        </w:rPr>
        <w:t>ds</w:t>
      </w:r>
      <w:r w:rsidRPr="00E352EF">
        <w:rPr>
          <w:rFonts w:asciiTheme="majorHAnsi" w:eastAsia="Calibri" w:hAnsiTheme="majorHAnsi" w:cs="Calibri"/>
        </w:rPr>
        <w:t>.</w:t>
      </w:r>
    </w:p>
    <w:p w14:paraId="6B3FF6A7" w14:textId="77777777" w:rsidR="00E95DF9" w:rsidRPr="00E352EF" w:rsidRDefault="00E95DF9" w:rsidP="00E95DF9">
      <w:pPr>
        <w:rPr>
          <w:rFonts w:asciiTheme="majorHAnsi" w:eastAsia="Calibri" w:hAnsiTheme="majorHAnsi" w:cs="Calibri"/>
          <w:i/>
          <w:color w:val="5B9BD5"/>
        </w:rPr>
      </w:pPr>
    </w:p>
    <w:p w14:paraId="0FE66639"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14EC4E6F" w14:textId="77777777" w:rsidR="005A2227" w:rsidRPr="00E352EF" w:rsidRDefault="0097053A" w:rsidP="00E95DF9">
      <w:pPr>
        <w:numPr>
          <w:ilvl w:val="0"/>
          <w:numId w:val="3"/>
        </w:numPr>
        <w:ind w:left="360"/>
        <w:rPr>
          <w:rFonts w:asciiTheme="majorHAnsi" w:hAnsiTheme="majorHAnsi"/>
        </w:rPr>
      </w:pPr>
      <w:r w:rsidRPr="00E352EF">
        <w:rPr>
          <w:rFonts w:asciiTheme="majorHAnsi" w:eastAsia="Calibri" w:hAnsiTheme="majorHAnsi" w:cs="Calibri"/>
        </w:rPr>
        <w:t xml:space="preserve">if only components </w:t>
      </w:r>
      <w:r w:rsidR="000F7FB5" w:rsidRPr="00E352EF">
        <w:rPr>
          <w:rFonts w:asciiTheme="majorHAnsi" w:eastAsia="Calibri" w:hAnsiTheme="majorHAnsi" w:cs="Calibri"/>
        </w:rPr>
        <w:t xml:space="preserve">are </w:t>
      </w:r>
      <w:r w:rsidRPr="00E352EF">
        <w:rPr>
          <w:rFonts w:asciiTheme="majorHAnsi" w:eastAsia="Calibri" w:hAnsiTheme="majorHAnsi" w:cs="Calibri"/>
        </w:rPr>
        <w:t xml:space="preserve">defined then </w:t>
      </w:r>
      <w:r w:rsidRPr="00E352EF">
        <w:rPr>
          <w:rFonts w:asciiTheme="majorHAnsi" w:eastAsia="Calibri" w:hAnsiTheme="majorHAnsi" w:cs="Calibri"/>
          <w:i/>
        </w:rPr>
        <w:t>vds</w:t>
      </w:r>
      <w:r w:rsidRPr="00E352EF">
        <w:rPr>
          <w:rFonts w:asciiTheme="majorHAnsi" w:eastAsia="Calibri" w:hAnsiTheme="majorHAnsi" w:cs="Calibri"/>
        </w:rPr>
        <w:t xml:space="preserve"> must be mono-dimensional.</w:t>
      </w:r>
    </w:p>
    <w:p w14:paraId="4889B4DE" w14:textId="77777777" w:rsidR="005A2227" w:rsidRPr="00E352EF" w:rsidRDefault="0097053A" w:rsidP="00E95DF9">
      <w:pPr>
        <w:numPr>
          <w:ilvl w:val="0"/>
          <w:numId w:val="3"/>
        </w:numPr>
        <w:ind w:left="360"/>
        <w:rPr>
          <w:rFonts w:asciiTheme="majorHAnsi" w:hAnsiTheme="majorHAnsi"/>
        </w:rPr>
      </w:pPr>
      <w:r w:rsidRPr="00E352EF">
        <w:rPr>
          <w:rFonts w:asciiTheme="majorHAnsi" w:eastAsia="Calibri" w:hAnsiTheme="majorHAnsi" w:cs="Calibri"/>
        </w:rPr>
        <w:t xml:space="preserve">if both </w:t>
      </w:r>
      <w:r w:rsidRPr="00E352EF">
        <w:rPr>
          <w:rFonts w:asciiTheme="majorHAnsi" w:eastAsia="Calibri" w:hAnsiTheme="majorHAnsi" w:cs="Calibri"/>
          <w:i/>
        </w:rPr>
        <w:t>compList</w:t>
      </w:r>
      <w:r w:rsidRPr="00E352EF">
        <w:rPr>
          <w:rFonts w:asciiTheme="majorHAnsi" w:eastAsia="Calibri" w:hAnsiTheme="majorHAnsi" w:cs="Calibri"/>
        </w:rPr>
        <w:t xml:space="preserve"> and </w:t>
      </w:r>
      <w:r w:rsidRPr="00E352EF">
        <w:rPr>
          <w:rFonts w:asciiTheme="majorHAnsi" w:eastAsia="Calibri" w:hAnsiTheme="majorHAnsi" w:cs="Calibri"/>
          <w:i/>
        </w:rPr>
        <w:t>compIndent</w:t>
      </w:r>
      <w:r w:rsidRPr="00E352EF">
        <w:rPr>
          <w:rFonts w:asciiTheme="majorHAnsi" w:eastAsia="Calibri" w:hAnsiTheme="majorHAnsi" w:cs="Calibri"/>
        </w:rPr>
        <w:t xml:space="preserve"> are defined </w:t>
      </w:r>
      <w:r w:rsidR="000F7FB5" w:rsidRPr="00E352EF">
        <w:rPr>
          <w:rFonts w:asciiTheme="majorHAnsi" w:eastAsia="Calibri" w:hAnsiTheme="majorHAnsi" w:cs="Calibri"/>
        </w:rPr>
        <w:t xml:space="preserve">they </w:t>
      </w:r>
      <w:r w:rsidRPr="00E352EF">
        <w:rPr>
          <w:rFonts w:asciiTheme="majorHAnsi" w:eastAsia="Calibri" w:hAnsiTheme="majorHAnsi" w:cs="Calibri"/>
        </w:rPr>
        <w:t>must be of the same dimension.</w:t>
      </w:r>
    </w:p>
    <w:p w14:paraId="65EC797E" w14:textId="77777777" w:rsidR="00E95DF9" w:rsidRPr="00E352EF" w:rsidRDefault="00E95DF9" w:rsidP="00E95DF9">
      <w:pPr>
        <w:rPr>
          <w:rFonts w:asciiTheme="majorHAnsi" w:eastAsia="Calibri" w:hAnsiTheme="majorHAnsi" w:cs="Calibri"/>
          <w:i/>
          <w:color w:val="5B9BD5"/>
        </w:rPr>
      </w:pPr>
    </w:p>
    <w:p w14:paraId="3BFDD69A"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Returns</w:t>
      </w:r>
    </w:p>
    <w:p w14:paraId="141EA724" w14:textId="77777777" w:rsidR="005A2227" w:rsidRPr="00E352EF" w:rsidRDefault="0097053A" w:rsidP="00E95DF9">
      <w:pPr>
        <w:rPr>
          <w:rFonts w:asciiTheme="majorHAnsi" w:hAnsiTheme="majorHAnsi"/>
        </w:rPr>
      </w:pPr>
      <w:r w:rsidRPr="00E352EF">
        <w:rPr>
          <w:rFonts w:asciiTheme="majorHAnsi" w:eastAsia="Calibri" w:hAnsiTheme="majorHAnsi" w:cs="Calibri"/>
        </w:rPr>
        <w:t xml:space="preserve">A Dataset with all the Identifier, Measure and Attribute Components of the input one enriched by a Boolean Measure Component for each Component specified in </w:t>
      </w:r>
      <w:r w:rsidRPr="00E352EF">
        <w:rPr>
          <w:rFonts w:asciiTheme="majorHAnsi" w:eastAsia="Calibri" w:hAnsiTheme="majorHAnsi" w:cs="Calibri"/>
          <w:i/>
        </w:rPr>
        <w:t xml:space="preserve">components </w:t>
      </w:r>
      <w:r w:rsidRPr="00E352EF">
        <w:rPr>
          <w:rFonts w:asciiTheme="majorHAnsi" w:eastAsia="Calibri" w:hAnsiTheme="majorHAnsi" w:cs="Calibri"/>
        </w:rPr>
        <w:t xml:space="preserve">or </w:t>
      </w:r>
      <w:r w:rsidRPr="00E352EF">
        <w:rPr>
          <w:rFonts w:asciiTheme="majorHAnsi" w:eastAsia="Calibri" w:hAnsiTheme="majorHAnsi" w:cs="Calibri"/>
          <w:i/>
        </w:rPr>
        <w:t>compList</w:t>
      </w:r>
      <w:r w:rsidRPr="00E352EF">
        <w:rPr>
          <w:rFonts w:asciiTheme="majorHAnsi" w:eastAsia="Calibri" w:hAnsiTheme="majorHAnsi" w:cs="Calibri"/>
        </w:rPr>
        <w:t>, that contains the result of the check, against the ValueDomainSubset restrictions, for the respective values.</w:t>
      </w:r>
    </w:p>
    <w:p w14:paraId="76FED7B5" w14:textId="77777777" w:rsidR="00E95DF9" w:rsidRPr="00E352EF" w:rsidRDefault="00E95DF9">
      <w:pPr>
        <w:jc w:val="both"/>
        <w:rPr>
          <w:rFonts w:asciiTheme="majorHAnsi" w:eastAsia="Calibri" w:hAnsiTheme="majorHAnsi" w:cs="Calibri"/>
          <w:i/>
          <w:color w:val="5B9BD5"/>
        </w:rPr>
      </w:pPr>
    </w:p>
    <w:p w14:paraId="29A62D79"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 specification</w:t>
      </w:r>
    </w:p>
    <w:p w14:paraId="672B3207" w14:textId="77777777" w:rsidR="005A2227" w:rsidRPr="00E352EF" w:rsidRDefault="0097053A">
      <w:pPr>
        <w:spacing w:line="256" w:lineRule="auto"/>
        <w:rPr>
          <w:rFonts w:asciiTheme="majorHAnsi" w:hAnsiTheme="majorHAnsi"/>
        </w:rPr>
      </w:pPr>
      <w:r w:rsidRPr="00E352EF">
        <w:rPr>
          <w:rFonts w:asciiTheme="majorHAnsi" w:eastAsia="Calibri" w:hAnsiTheme="majorHAnsi" w:cs="Calibri"/>
        </w:rPr>
        <w:t xml:space="preserve">The operator checks if the values of the specified Components owned by </w:t>
      </w:r>
      <w:r w:rsidRPr="00E352EF">
        <w:rPr>
          <w:rFonts w:asciiTheme="majorHAnsi" w:eastAsia="Calibri" w:hAnsiTheme="majorHAnsi" w:cs="Calibri"/>
          <w:i/>
        </w:rPr>
        <w:t xml:space="preserve">ds </w:t>
      </w:r>
      <w:r w:rsidRPr="00E352EF">
        <w:rPr>
          <w:rFonts w:asciiTheme="majorHAnsi" w:eastAsia="Calibri" w:hAnsiTheme="majorHAnsi" w:cs="Calibri"/>
        </w:rPr>
        <w:t xml:space="preserve">are part of the restricted domain of the ValueDomain in </w:t>
      </w:r>
      <w:r w:rsidRPr="00E352EF">
        <w:rPr>
          <w:rFonts w:asciiTheme="majorHAnsi" w:eastAsia="Calibri" w:hAnsiTheme="majorHAnsi" w:cs="Calibri"/>
          <w:i/>
        </w:rPr>
        <w:t>vds</w:t>
      </w:r>
      <w:r w:rsidRPr="00E352EF">
        <w:rPr>
          <w:rFonts w:asciiTheme="majorHAnsi" w:eastAsia="Calibri" w:hAnsiTheme="majorHAnsi" w:cs="Calibri"/>
        </w:rPr>
        <w:t>, returning a Dataset with the same structure of the input one and a Boolean Measure Component for each Component specified in the signature (the name of the new Component is “COMPONENT_NAME” + “</w:t>
      </w:r>
      <w:r w:rsidRPr="00E352EF">
        <w:rPr>
          <w:rFonts w:asciiTheme="majorHAnsi" w:eastAsia="Calibri" w:hAnsiTheme="majorHAnsi" w:cs="Calibri"/>
          <w:b/>
        </w:rPr>
        <w:t>_CONDITION</w:t>
      </w:r>
      <w:r w:rsidRPr="00E352EF">
        <w:rPr>
          <w:rFonts w:asciiTheme="majorHAnsi" w:eastAsia="Calibri" w:hAnsiTheme="majorHAnsi" w:cs="Calibri"/>
        </w:rPr>
        <w:t xml:space="preserve">”). For each Datapoint the new Boolean Measure Component assumes the value TRUE if the value of the respective Component is part of the restricted domain of the respective ValueDomain in </w:t>
      </w:r>
      <w:r w:rsidRPr="00E352EF">
        <w:rPr>
          <w:rFonts w:asciiTheme="majorHAnsi" w:eastAsia="Calibri" w:hAnsiTheme="majorHAnsi" w:cs="Calibri"/>
          <w:i/>
        </w:rPr>
        <w:t xml:space="preserve">vds, </w:t>
      </w:r>
      <w:r w:rsidRPr="00E352EF">
        <w:rPr>
          <w:rFonts w:asciiTheme="majorHAnsi" w:eastAsia="Calibri" w:hAnsiTheme="majorHAnsi" w:cs="Calibri"/>
        </w:rPr>
        <w:t>FALSE otherwise.</w:t>
      </w:r>
    </w:p>
    <w:p w14:paraId="7F2B23C9" w14:textId="77777777" w:rsidR="005A2227" w:rsidRPr="00E352EF" w:rsidRDefault="0097053A">
      <w:pPr>
        <w:spacing w:line="256" w:lineRule="auto"/>
        <w:rPr>
          <w:rFonts w:asciiTheme="majorHAnsi" w:hAnsiTheme="majorHAnsi"/>
        </w:rPr>
      </w:pPr>
      <w:r w:rsidRPr="00E352EF">
        <w:rPr>
          <w:rFonts w:asciiTheme="majorHAnsi" w:eastAsia="Calibri" w:hAnsiTheme="majorHAnsi" w:cs="Calibri"/>
        </w:rPr>
        <w:t>The operator can work in two mode: mono-dimensional and multi-dimensional mode.</w:t>
      </w:r>
    </w:p>
    <w:p w14:paraId="3508CFC7" w14:textId="77777777" w:rsidR="005A2227" w:rsidRPr="00E352EF" w:rsidRDefault="0097053A">
      <w:pPr>
        <w:jc w:val="both"/>
        <w:rPr>
          <w:rFonts w:asciiTheme="majorHAnsi" w:hAnsiTheme="majorHAnsi"/>
        </w:rPr>
      </w:pPr>
      <w:r w:rsidRPr="00E352EF">
        <w:rPr>
          <w:rFonts w:asciiTheme="majorHAnsi" w:eastAsia="Calibri" w:hAnsiTheme="majorHAnsi" w:cs="Calibri"/>
        </w:rPr>
        <w:t xml:space="preserve">In the mono-dimensional version (only </w:t>
      </w:r>
      <w:r w:rsidRPr="00E352EF">
        <w:rPr>
          <w:rFonts w:asciiTheme="majorHAnsi" w:eastAsia="Calibri" w:hAnsiTheme="majorHAnsi" w:cs="Calibri"/>
          <w:i/>
        </w:rPr>
        <w:t xml:space="preserve">components </w:t>
      </w:r>
      <w:r w:rsidRPr="00E352EF">
        <w:rPr>
          <w:rFonts w:asciiTheme="majorHAnsi" w:eastAsia="Calibri" w:hAnsiTheme="majorHAnsi" w:cs="Calibri"/>
        </w:rPr>
        <w:t xml:space="preserve">defined) </w:t>
      </w:r>
      <w:r w:rsidR="000F7FB5" w:rsidRPr="00E352EF">
        <w:rPr>
          <w:rFonts w:asciiTheme="majorHAnsi" w:eastAsia="Calibri" w:hAnsiTheme="majorHAnsi" w:cs="Calibri"/>
        </w:rPr>
        <w:t xml:space="preserve">it </w:t>
      </w:r>
      <w:r w:rsidRPr="00E352EF">
        <w:rPr>
          <w:rFonts w:asciiTheme="majorHAnsi" w:eastAsia="Calibri" w:hAnsiTheme="majorHAnsi" w:cs="Calibri"/>
        </w:rPr>
        <w:t xml:space="preserve">takes as input a Dataset, a List of Components and a mono-dimensional ValueDomainSubset. It evaluates if all the values inside the specified Components of </w:t>
      </w:r>
      <w:r w:rsidRPr="00E352EF">
        <w:rPr>
          <w:rFonts w:asciiTheme="majorHAnsi" w:eastAsia="Calibri" w:hAnsiTheme="majorHAnsi" w:cs="Calibri"/>
          <w:i/>
        </w:rPr>
        <w:t>ds</w:t>
      </w:r>
      <w:r w:rsidRPr="00E352EF">
        <w:rPr>
          <w:rFonts w:asciiTheme="majorHAnsi" w:eastAsia="Calibri" w:hAnsiTheme="majorHAnsi" w:cs="Calibri"/>
        </w:rPr>
        <w:t xml:space="preserve"> are part of the restricted domain defined by the mono-dimensional ValueDomainSubset.</w:t>
      </w:r>
    </w:p>
    <w:p w14:paraId="2E17E594" w14:textId="77777777" w:rsidR="005A2227" w:rsidRPr="00E352EF" w:rsidRDefault="0097053A">
      <w:pPr>
        <w:jc w:val="both"/>
        <w:rPr>
          <w:rFonts w:asciiTheme="majorHAnsi" w:hAnsiTheme="majorHAnsi"/>
        </w:rPr>
      </w:pPr>
      <w:r w:rsidRPr="00E352EF">
        <w:rPr>
          <w:rFonts w:asciiTheme="majorHAnsi" w:eastAsia="Calibri" w:hAnsiTheme="majorHAnsi" w:cs="Calibri"/>
        </w:rPr>
        <w:t xml:space="preserve">In the multi-dimensional version (both </w:t>
      </w:r>
      <w:r w:rsidRPr="00E352EF">
        <w:rPr>
          <w:rFonts w:asciiTheme="majorHAnsi" w:eastAsia="Calibri" w:hAnsiTheme="majorHAnsi" w:cs="Calibri"/>
          <w:i/>
        </w:rPr>
        <w:t>compList</w:t>
      </w:r>
      <w:r w:rsidRPr="00E352EF">
        <w:rPr>
          <w:rFonts w:asciiTheme="majorHAnsi" w:eastAsia="Calibri" w:hAnsiTheme="majorHAnsi" w:cs="Calibri"/>
        </w:rPr>
        <w:t xml:space="preserve"> and </w:t>
      </w:r>
      <w:r w:rsidRPr="00E352EF">
        <w:rPr>
          <w:rFonts w:asciiTheme="majorHAnsi" w:eastAsia="Calibri" w:hAnsiTheme="majorHAnsi" w:cs="Calibri"/>
          <w:i/>
        </w:rPr>
        <w:t>valueDomains</w:t>
      </w:r>
      <w:r w:rsidRPr="00E352EF">
        <w:rPr>
          <w:rFonts w:asciiTheme="majorHAnsi" w:eastAsia="Calibri" w:hAnsiTheme="majorHAnsi" w:cs="Calibri"/>
        </w:rPr>
        <w:t xml:space="preserve"> defined)</w:t>
      </w:r>
      <w:r w:rsidR="00E52628" w:rsidRPr="00E352EF">
        <w:rPr>
          <w:rFonts w:asciiTheme="majorHAnsi" w:eastAsia="Calibri" w:hAnsiTheme="majorHAnsi" w:cs="Calibri"/>
        </w:rPr>
        <w:t xml:space="preserve"> it</w:t>
      </w:r>
      <w:r w:rsidRPr="00E352EF">
        <w:rPr>
          <w:rFonts w:asciiTheme="majorHAnsi" w:eastAsia="Calibri" w:hAnsiTheme="majorHAnsi" w:cs="Calibri"/>
        </w:rPr>
        <w:t xml:space="preserve"> takes as input a Dataset, two Lists and a multi-dimensional ValueDomainSubset. The first list is a List of Lists containing names of components owned by </w:t>
      </w:r>
      <w:r w:rsidRPr="00E352EF">
        <w:rPr>
          <w:rFonts w:asciiTheme="majorHAnsi" w:eastAsia="Calibri" w:hAnsiTheme="majorHAnsi" w:cs="Calibri"/>
          <w:i/>
        </w:rPr>
        <w:t>ds</w:t>
      </w:r>
      <w:r w:rsidRPr="00E352EF">
        <w:rPr>
          <w:rFonts w:asciiTheme="majorHAnsi" w:eastAsia="Calibri" w:hAnsiTheme="majorHAnsi" w:cs="Calibri"/>
        </w:rPr>
        <w:t xml:space="preserve">, the second List contains reference to the ValueDomain owned by </w:t>
      </w:r>
      <w:r w:rsidRPr="00E352EF">
        <w:rPr>
          <w:rFonts w:asciiTheme="majorHAnsi" w:eastAsia="Calibri" w:hAnsiTheme="majorHAnsi" w:cs="Calibri"/>
          <w:i/>
        </w:rPr>
        <w:t>vds</w:t>
      </w:r>
      <w:r w:rsidRPr="00E352EF">
        <w:rPr>
          <w:rFonts w:asciiTheme="majorHAnsi" w:eastAsia="Calibri" w:hAnsiTheme="majorHAnsi" w:cs="Calibri"/>
        </w:rPr>
        <w:t xml:space="preserve">. The Components specified in the first element of </w:t>
      </w:r>
      <w:r w:rsidRPr="00E352EF">
        <w:rPr>
          <w:rFonts w:asciiTheme="majorHAnsi" w:eastAsia="Calibri" w:hAnsiTheme="majorHAnsi" w:cs="Calibri"/>
          <w:i/>
        </w:rPr>
        <w:t>compList</w:t>
      </w:r>
      <w:r w:rsidRPr="00E352EF">
        <w:rPr>
          <w:rFonts w:asciiTheme="majorHAnsi" w:eastAsia="Calibri" w:hAnsiTheme="majorHAnsi" w:cs="Calibri"/>
        </w:rPr>
        <w:t xml:space="preserve"> will be checked against the ValueDomain specified in the first element of </w:t>
      </w:r>
      <w:r w:rsidRPr="00E352EF">
        <w:rPr>
          <w:rFonts w:asciiTheme="majorHAnsi" w:eastAsia="Calibri" w:hAnsiTheme="majorHAnsi" w:cs="Calibri"/>
          <w:i/>
        </w:rPr>
        <w:t>valueDomains</w:t>
      </w:r>
      <w:r w:rsidRPr="00E352EF">
        <w:rPr>
          <w:rFonts w:asciiTheme="majorHAnsi" w:eastAsia="Calibri" w:hAnsiTheme="majorHAnsi" w:cs="Calibri"/>
        </w:rPr>
        <w:t>, and so on (it follows that the two Lists must have the same size and order of the elements matters).</w:t>
      </w:r>
    </w:p>
    <w:p w14:paraId="65CF21E6" w14:textId="77777777" w:rsidR="005A2227" w:rsidRPr="00E352EF" w:rsidRDefault="005A2227">
      <w:pPr>
        <w:spacing w:line="256" w:lineRule="auto"/>
        <w:rPr>
          <w:rFonts w:asciiTheme="majorHAnsi" w:hAnsiTheme="majorHAnsi"/>
        </w:rPr>
      </w:pPr>
    </w:p>
    <w:p w14:paraId="56546B2A"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 xml:space="preserve">Examples </w:t>
      </w:r>
    </w:p>
    <w:p w14:paraId="7FA018B3" w14:textId="77777777" w:rsidR="005A2227" w:rsidRPr="00E352EF" w:rsidRDefault="0097053A">
      <w:pPr>
        <w:spacing w:after="40"/>
      </w:pPr>
      <w:r w:rsidRPr="00E352EF">
        <w:rPr>
          <w:rFonts w:ascii="Calibri" w:eastAsia="Calibri" w:hAnsi="Calibri" w:cs="Calibri"/>
        </w:rPr>
        <w:t xml:space="preserve">1) </w:t>
      </w:r>
    </w:p>
    <w:p w14:paraId="3BE08131" w14:textId="77777777" w:rsidR="005A2227" w:rsidRPr="00E352EF" w:rsidRDefault="005A2227">
      <w:pPr>
        <w:spacing w:after="40"/>
      </w:pPr>
    </w:p>
    <w:tbl>
      <w:tblPr>
        <w:tblW w:w="5846" w:type="dxa"/>
        <w:tblInd w:w="43"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893"/>
        <w:gridCol w:w="1152"/>
        <w:gridCol w:w="1080"/>
        <w:gridCol w:w="1310"/>
        <w:gridCol w:w="1411"/>
      </w:tblGrid>
      <w:tr w:rsidR="005A2227" w:rsidRPr="00E352EF" w14:paraId="6F18DFB8" w14:textId="77777777">
        <w:trPr>
          <w:trHeight w:val="374"/>
        </w:trPr>
        <w:tc>
          <w:tcPr>
            <w:tcW w:w="893"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2EC8F983" w14:textId="77777777" w:rsidR="005A2227" w:rsidRPr="00E352EF" w:rsidRDefault="0097053A">
            <w:pPr>
              <w:jc w:val="both"/>
            </w:pPr>
            <w:r w:rsidRPr="00E352EF">
              <w:rPr>
                <w:rFonts w:ascii="Calibri" w:eastAsia="Calibri" w:hAnsi="Calibri" w:cs="Calibri"/>
              </w:rPr>
              <w:t>ds_1</w:t>
            </w:r>
          </w:p>
        </w:tc>
      </w:tr>
      <w:tr w:rsidR="005A2227" w:rsidRPr="00E352EF" w14:paraId="05DF0B92" w14:textId="77777777">
        <w:trPr>
          <w:trHeight w:val="101"/>
        </w:trPr>
        <w:tc>
          <w:tcPr>
            <w:tcW w:w="893"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84B7A79" w14:textId="77777777" w:rsidR="005A2227" w:rsidRPr="00E352EF" w:rsidRDefault="0097053A">
            <w:pPr>
              <w:jc w:val="both"/>
            </w:pPr>
            <w:r w:rsidRPr="00E352EF">
              <w:rPr>
                <w:rFonts w:ascii="Calibri" w:eastAsia="Calibri" w:hAnsi="Calibri" w:cs="Calibri"/>
                <w:b/>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2A64BB2" w14:textId="77777777" w:rsidR="005A2227" w:rsidRPr="00E352EF" w:rsidRDefault="0097053A">
            <w:pPr>
              <w:jc w:val="both"/>
            </w:pPr>
            <w:r w:rsidRPr="00E352EF">
              <w:rPr>
                <w:rFonts w:ascii="Calibri" w:eastAsia="Calibri" w:hAnsi="Calibri" w:cs="Calibri"/>
                <w:b/>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0B2E066" w14:textId="77777777" w:rsidR="005A2227" w:rsidRPr="00E352EF" w:rsidRDefault="0097053A">
            <w:pPr>
              <w:jc w:val="both"/>
            </w:pPr>
            <w:r w:rsidRPr="00E352EF">
              <w:rPr>
                <w:rFonts w:ascii="Calibri" w:eastAsia="Calibri" w:hAnsi="Calibri" w:cs="Calibri"/>
                <w:b/>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DBE5F1"/>
            <w:tcMar>
              <w:top w:w="43" w:type="dxa"/>
              <w:left w:w="43" w:type="dxa"/>
              <w:bottom w:w="43" w:type="dxa"/>
              <w:right w:w="43" w:type="dxa"/>
            </w:tcMar>
          </w:tcPr>
          <w:p w14:paraId="1957A942" w14:textId="77777777" w:rsidR="005A2227" w:rsidRPr="00E352EF" w:rsidRDefault="0097053A">
            <w:pPr>
              <w:jc w:val="both"/>
            </w:pPr>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EAF1DD"/>
            <w:tcMar>
              <w:top w:w="43" w:type="dxa"/>
              <w:left w:w="43" w:type="dxa"/>
              <w:bottom w:w="43" w:type="dxa"/>
              <w:right w:w="43" w:type="dxa"/>
            </w:tcMar>
          </w:tcPr>
          <w:p w14:paraId="53051AB9" w14:textId="77777777" w:rsidR="005A2227" w:rsidRPr="00E352EF" w:rsidRDefault="0097053A">
            <w:pPr>
              <w:jc w:val="both"/>
            </w:pPr>
            <w:r w:rsidRPr="00E352EF">
              <w:rPr>
                <w:rFonts w:ascii="Calibri" w:eastAsia="Calibri" w:hAnsi="Calibri" w:cs="Calibri"/>
                <w:b/>
              </w:rPr>
              <w:t>OBS_STATUS</w:t>
            </w:r>
          </w:p>
        </w:tc>
      </w:tr>
      <w:tr w:rsidR="005A2227" w:rsidRPr="00E352EF" w14:paraId="75FD93DA" w14:textId="77777777">
        <w:trPr>
          <w:trHeight w:val="259"/>
        </w:trPr>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CB83C7"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8B5BC9" w14:textId="77777777" w:rsidR="005A2227" w:rsidRPr="00E352EF" w:rsidRDefault="0097053A">
            <w:pPr>
              <w:jc w:val="both"/>
            </w:pPr>
            <w:r w:rsidRPr="00E352EF">
              <w:rPr>
                <w:rFonts w:ascii="Calibri" w:eastAsia="Calibri" w:hAnsi="Calibri" w:cs="Calibri"/>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4CF67B"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987299" w14:textId="77777777" w:rsidR="005A2227" w:rsidRPr="00E352EF" w:rsidRDefault="0097053A">
            <w:pPr>
              <w:jc w:val="both"/>
            </w:pPr>
            <w:r w:rsidRPr="00E352EF">
              <w:rPr>
                <w:rFonts w:ascii="Calibri" w:eastAsia="Calibri" w:hAnsi="Calibri" w:cs="Calibri"/>
              </w:rPr>
              <w:t xml:space="preserve">20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712DFA" w14:textId="77777777" w:rsidR="005A2227" w:rsidRPr="00E352EF" w:rsidRDefault="0097053A">
            <w:pPr>
              <w:jc w:val="both"/>
            </w:pPr>
            <w:r w:rsidRPr="00E352EF">
              <w:rPr>
                <w:rFonts w:ascii="Calibri" w:eastAsia="Calibri" w:hAnsi="Calibri" w:cs="Calibri"/>
              </w:rPr>
              <w:t>D</w:t>
            </w:r>
          </w:p>
        </w:tc>
      </w:tr>
      <w:tr w:rsidR="005A2227" w:rsidRPr="00E352EF" w14:paraId="3A49542C" w14:textId="77777777">
        <w:trPr>
          <w:trHeight w:val="101"/>
        </w:trPr>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1E0FB4"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4D2975" w14:textId="77777777" w:rsidR="005A2227" w:rsidRPr="00E352EF" w:rsidRDefault="0097053A">
            <w:pPr>
              <w:jc w:val="both"/>
            </w:pPr>
            <w:r w:rsidRPr="00E352EF">
              <w:rPr>
                <w:rFonts w:ascii="Calibri" w:eastAsia="Calibri" w:hAnsi="Calibri" w:cs="Calibri"/>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3C48C4"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C06A2F" w14:textId="77777777" w:rsidR="005A2227" w:rsidRPr="00E352EF" w:rsidRDefault="0097053A">
            <w:pPr>
              <w:jc w:val="both"/>
            </w:pPr>
            <w:r w:rsidRPr="00E352EF">
              <w:rPr>
                <w:rFonts w:ascii="Calibri" w:eastAsia="Calibri" w:hAnsi="Calibri" w:cs="Calibri"/>
              </w:rPr>
              <w:t>1</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B664E4" w14:textId="77777777" w:rsidR="005A2227" w:rsidRPr="00E352EF" w:rsidRDefault="0097053A">
            <w:pPr>
              <w:jc w:val="both"/>
            </w:pPr>
            <w:r w:rsidRPr="00E352EF">
              <w:rPr>
                <w:rFonts w:ascii="Calibri" w:eastAsia="Calibri" w:hAnsi="Calibri" w:cs="Calibri"/>
              </w:rPr>
              <w:t>P</w:t>
            </w:r>
          </w:p>
        </w:tc>
      </w:tr>
      <w:tr w:rsidR="005A2227" w:rsidRPr="00E352EF" w14:paraId="710197AD" w14:textId="77777777">
        <w:trPr>
          <w:trHeight w:val="101"/>
        </w:trPr>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2EF18E"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F598B2" w14:textId="77777777" w:rsidR="005A2227" w:rsidRPr="00E352EF" w:rsidRDefault="0097053A">
            <w:pPr>
              <w:jc w:val="both"/>
            </w:pPr>
            <w:r w:rsidRPr="00E352EF">
              <w:rPr>
                <w:rFonts w:ascii="Calibri" w:eastAsia="Calibri" w:hAnsi="Calibri" w:cs="Calibri"/>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EFC2C7"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10052A" w14:textId="77777777" w:rsidR="005A2227" w:rsidRPr="00E352EF" w:rsidRDefault="0097053A">
            <w:pPr>
              <w:jc w:val="both"/>
            </w:pPr>
            <w:r w:rsidRPr="00E352EF">
              <w:rPr>
                <w:rFonts w:ascii="Calibri" w:eastAsia="Calibri" w:hAnsi="Calibri" w:cs="Calibri"/>
              </w:rPr>
              <w:t xml:space="preserve">1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A2F0ED" w14:textId="77777777" w:rsidR="005A2227" w:rsidRPr="00E352EF" w:rsidRDefault="0097053A">
            <w:pPr>
              <w:jc w:val="both"/>
            </w:pPr>
            <w:r w:rsidRPr="00E352EF">
              <w:rPr>
                <w:rFonts w:ascii="Calibri" w:eastAsia="Calibri" w:hAnsi="Calibri" w:cs="Calibri"/>
              </w:rPr>
              <w:t>P</w:t>
            </w:r>
          </w:p>
        </w:tc>
      </w:tr>
      <w:tr w:rsidR="005A2227" w:rsidRPr="00E352EF" w14:paraId="768678C2" w14:textId="77777777">
        <w:trPr>
          <w:trHeight w:val="101"/>
        </w:trPr>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24B10C"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A8F419" w14:textId="77777777" w:rsidR="005A2227" w:rsidRPr="00E352EF" w:rsidRDefault="0097053A">
            <w:pPr>
              <w:jc w:val="both"/>
            </w:pPr>
            <w:r w:rsidRPr="00E352EF">
              <w:rPr>
                <w:rFonts w:ascii="Calibri" w:eastAsia="Calibri" w:hAnsi="Calibri" w:cs="Calibri"/>
              </w:rPr>
              <w:t>EU27</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A93BA6"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621D9C" w14:textId="77777777" w:rsidR="005A2227" w:rsidRPr="00E352EF" w:rsidRDefault="0097053A">
            <w:pPr>
              <w:jc w:val="both"/>
            </w:pPr>
            <w:r w:rsidRPr="00E352EF">
              <w:rPr>
                <w:rFonts w:ascii="Calibri" w:eastAsia="Calibri" w:hAnsi="Calibri" w:cs="Calibri"/>
              </w:rPr>
              <w:t xml:space="preserve">23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169607" w14:textId="77777777" w:rsidR="005A2227" w:rsidRPr="00E352EF" w:rsidRDefault="0097053A">
            <w:pPr>
              <w:jc w:val="both"/>
            </w:pPr>
            <w:r w:rsidRPr="00E352EF">
              <w:rPr>
                <w:rFonts w:ascii="Calibri" w:eastAsia="Calibri" w:hAnsi="Calibri" w:cs="Calibri"/>
              </w:rPr>
              <w:t>P</w:t>
            </w:r>
          </w:p>
        </w:tc>
      </w:tr>
    </w:tbl>
    <w:p w14:paraId="1FD3B219" w14:textId="77777777" w:rsidR="005A2227" w:rsidRPr="00E352EF" w:rsidRDefault="005A2227"/>
    <w:p w14:paraId="17643A3B" w14:textId="77777777" w:rsidR="005A2227" w:rsidRPr="00E352EF" w:rsidRDefault="0097053A">
      <w:pPr>
        <w:rPr>
          <w:rFonts w:asciiTheme="majorHAnsi" w:hAnsiTheme="majorHAnsi"/>
        </w:rPr>
      </w:pPr>
      <w:r w:rsidRPr="00E352EF">
        <w:rPr>
          <w:rFonts w:asciiTheme="majorHAnsi" w:eastAsia="Calibri" w:hAnsiTheme="majorHAnsi" w:cs="Calibri"/>
        </w:rPr>
        <w:t>l_1 = list&lt;components-ref&gt; (REF_AREA)</w:t>
      </w:r>
    </w:p>
    <w:p w14:paraId="7B1AB868" w14:textId="77777777" w:rsidR="005A2227" w:rsidRPr="00E352EF" w:rsidRDefault="005A2227">
      <w:pPr>
        <w:rPr>
          <w:rFonts w:asciiTheme="majorHAnsi" w:hAnsiTheme="majorHAnsi"/>
        </w:rPr>
      </w:pPr>
    </w:p>
    <w:p w14:paraId="4B2158DA" w14:textId="77777777" w:rsidR="005A2227" w:rsidRPr="00E352EF" w:rsidRDefault="0097053A">
      <w:pPr>
        <w:rPr>
          <w:rFonts w:asciiTheme="majorHAnsi" w:eastAsia="Calibri" w:hAnsiTheme="majorHAnsi" w:cs="Calibri"/>
          <w:b/>
        </w:rPr>
      </w:pPr>
      <w:r w:rsidRPr="00E352EF">
        <w:rPr>
          <w:rFonts w:asciiTheme="majorHAnsi" w:eastAsia="Calibri" w:hAnsiTheme="majorHAnsi" w:cs="Calibri"/>
        </w:rPr>
        <w:t xml:space="preserve">ds_1 := </w:t>
      </w:r>
      <w:r w:rsidRPr="00E352EF">
        <w:rPr>
          <w:rFonts w:asciiTheme="majorHAnsi" w:eastAsia="Calibri" w:hAnsiTheme="majorHAnsi" w:cs="Calibri"/>
          <w:b/>
        </w:rPr>
        <w:t>check_value_domain_subset (</w:t>
      </w:r>
      <w:r w:rsidRPr="00E352EF">
        <w:rPr>
          <w:rFonts w:asciiTheme="majorHAnsi" w:eastAsia="Calibri" w:hAnsiTheme="majorHAnsi" w:cs="Calibri"/>
        </w:rPr>
        <w:t>ds_1, l_1, vds_1</w:t>
      </w:r>
      <w:r w:rsidRPr="00E352EF">
        <w:rPr>
          <w:rFonts w:asciiTheme="majorHAnsi" w:eastAsia="Calibri" w:hAnsiTheme="majorHAnsi" w:cs="Calibri"/>
          <w:b/>
        </w:rPr>
        <w:t>)</w:t>
      </w:r>
    </w:p>
    <w:p w14:paraId="595A92C3" w14:textId="77777777" w:rsidR="0084324E" w:rsidRPr="00E352EF" w:rsidRDefault="0084324E">
      <w:pPr>
        <w:rPr>
          <w:rFonts w:asciiTheme="majorHAnsi" w:hAnsiTheme="majorHAnsi"/>
        </w:rPr>
      </w:pPr>
    </w:p>
    <w:p w14:paraId="02BD2E71" w14:textId="77777777" w:rsidR="005A2227" w:rsidRPr="00E352EF" w:rsidRDefault="0097053A">
      <w:pPr>
        <w:rPr>
          <w:rFonts w:asciiTheme="majorHAnsi" w:hAnsiTheme="majorHAnsi"/>
        </w:rPr>
      </w:pPr>
      <w:r w:rsidRPr="00E352EF">
        <w:rPr>
          <w:rFonts w:asciiTheme="majorHAnsi" w:eastAsia="Calibri" w:hAnsiTheme="majorHAnsi" w:cs="Calibri"/>
        </w:rPr>
        <w:t>vds_1 is a mono-dimensional enumerated ValueDomainSubset, the CodeList referenced by its ValueDomain contains the values: [“EU25”,”EU27”,”EU28”]</w:t>
      </w:r>
    </w:p>
    <w:p w14:paraId="2EAB523C" w14:textId="77777777" w:rsidR="005A2227" w:rsidRPr="00E352EF" w:rsidRDefault="005A2227">
      <w:pPr>
        <w:spacing w:after="40"/>
      </w:pPr>
    </w:p>
    <w:tbl>
      <w:tblPr>
        <w:tblW w:w="7517" w:type="dxa"/>
        <w:tblInd w:w="43"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735"/>
        <w:gridCol w:w="1166"/>
        <w:gridCol w:w="2203"/>
        <w:gridCol w:w="950"/>
        <w:gridCol w:w="1181"/>
        <w:gridCol w:w="1282"/>
      </w:tblGrid>
      <w:tr w:rsidR="005A2227" w:rsidRPr="00E352EF" w14:paraId="7B57120E" w14:textId="77777777">
        <w:trPr>
          <w:trHeight w:val="374"/>
        </w:trPr>
        <w:tc>
          <w:tcPr>
            <w:tcW w:w="734"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7D7E8F94" w14:textId="77777777" w:rsidR="005A2227" w:rsidRPr="00E352EF" w:rsidRDefault="0097053A">
            <w:pPr>
              <w:jc w:val="both"/>
            </w:pPr>
            <w:r w:rsidRPr="00E352EF">
              <w:rPr>
                <w:rFonts w:ascii="Calibri" w:eastAsia="Calibri" w:hAnsi="Calibri" w:cs="Calibri"/>
              </w:rPr>
              <w:t>ds_2</w:t>
            </w:r>
          </w:p>
        </w:tc>
      </w:tr>
      <w:tr w:rsidR="005A2227" w:rsidRPr="00E352EF" w14:paraId="7E7957F5" w14:textId="77777777">
        <w:trPr>
          <w:trHeight w:val="101"/>
        </w:trPr>
        <w:tc>
          <w:tcPr>
            <w:tcW w:w="73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65C9580" w14:textId="77777777" w:rsidR="005A2227" w:rsidRPr="00E352EF" w:rsidRDefault="0097053A">
            <w:pPr>
              <w:jc w:val="both"/>
            </w:pPr>
            <w:r w:rsidRPr="00E352EF">
              <w:rPr>
                <w:rFonts w:ascii="Calibri" w:eastAsia="Calibri" w:hAnsi="Calibri" w:cs="Calibri"/>
                <w:b/>
              </w:rPr>
              <w:t xml:space="preserve">TIME </w:t>
            </w:r>
          </w:p>
        </w:tc>
        <w:tc>
          <w:tcPr>
            <w:tcW w:w="1166"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8E0376D" w14:textId="77777777" w:rsidR="005A2227" w:rsidRPr="00E352EF" w:rsidRDefault="0097053A">
            <w:pPr>
              <w:jc w:val="both"/>
            </w:pPr>
            <w:r w:rsidRPr="00E352EF">
              <w:rPr>
                <w:rFonts w:ascii="Calibri" w:eastAsia="Calibri" w:hAnsi="Calibri" w:cs="Calibri"/>
                <w:b/>
              </w:rPr>
              <w:t xml:space="preserve">REF_AREA </w:t>
            </w:r>
          </w:p>
        </w:tc>
        <w:tc>
          <w:tcPr>
            <w:tcW w:w="2203"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0CBB27F8" w14:textId="77777777" w:rsidR="005A2227" w:rsidRPr="00E352EF" w:rsidRDefault="0097053A">
            <w:pPr>
              <w:jc w:val="both"/>
            </w:pPr>
            <w:r w:rsidRPr="00E352EF">
              <w:rPr>
                <w:rFonts w:ascii="Calibri" w:eastAsia="Calibri" w:hAnsi="Calibri" w:cs="Calibri"/>
                <w:b/>
              </w:rPr>
              <w:t>REF_AREA_CONDITION</w:t>
            </w:r>
          </w:p>
        </w:tc>
        <w:tc>
          <w:tcPr>
            <w:tcW w:w="95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2F900A2" w14:textId="77777777" w:rsidR="005A2227" w:rsidRPr="00E352EF" w:rsidRDefault="0097053A">
            <w:pPr>
              <w:jc w:val="both"/>
            </w:pPr>
            <w:r w:rsidRPr="00E352EF">
              <w:rPr>
                <w:rFonts w:ascii="Calibri" w:eastAsia="Calibri" w:hAnsi="Calibri" w:cs="Calibri"/>
                <w:b/>
              </w:rPr>
              <w:t xml:space="preserve">PARTNER </w:t>
            </w:r>
          </w:p>
        </w:tc>
        <w:tc>
          <w:tcPr>
            <w:tcW w:w="1181" w:type="dxa"/>
            <w:tcBorders>
              <w:top w:val="single" w:sz="6" w:space="0" w:color="000000"/>
              <w:left w:val="single" w:sz="6" w:space="0" w:color="000000"/>
              <w:bottom w:val="single" w:sz="6" w:space="0" w:color="000000"/>
              <w:right w:val="single" w:sz="6" w:space="0" w:color="000000"/>
            </w:tcBorders>
            <w:shd w:val="clear" w:color="auto" w:fill="DBE5F1"/>
            <w:tcMar>
              <w:top w:w="43" w:type="dxa"/>
              <w:left w:w="43" w:type="dxa"/>
              <w:bottom w:w="43" w:type="dxa"/>
              <w:right w:w="43" w:type="dxa"/>
            </w:tcMar>
          </w:tcPr>
          <w:p w14:paraId="2599E86C" w14:textId="77777777" w:rsidR="005A2227" w:rsidRPr="00E352EF" w:rsidRDefault="0097053A">
            <w:pPr>
              <w:jc w:val="both"/>
            </w:pPr>
            <w:r w:rsidRPr="00E352EF">
              <w:rPr>
                <w:rFonts w:ascii="Calibri" w:eastAsia="Calibri" w:hAnsi="Calibri" w:cs="Calibri"/>
                <w:b/>
              </w:rPr>
              <w:t xml:space="preserve">OBS_VALUE </w:t>
            </w:r>
          </w:p>
        </w:tc>
        <w:tc>
          <w:tcPr>
            <w:tcW w:w="1282" w:type="dxa"/>
            <w:tcBorders>
              <w:top w:val="single" w:sz="6" w:space="0" w:color="000000"/>
              <w:left w:val="single" w:sz="6" w:space="0" w:color="000000"/>
              <w:bottom w:val="single" w:sz="6" w:space="0" w:color="000000"/>
              <w:right w:val="single" w:sz="6" w:space="0" w:color="000000"/>
            </w:tcBorders>
            <w:shd w:val="clear" w:color="auto" w:fill="EAF1DD"/>
            <w:tcMar>
              <w:top w:w="43" w:type="dxa"/>
              <w:left w:w="43" w:type="dxa"/>
              <w:bottom w:w="43" w:type="dxa"/>
              <w:right w:w="43" w:type="dxa"/>
            </w:tcMar>
          </w:tcPr>
          <w:p w14:paraId="1C76391A" w14:textId="77777777" w:rsidR="005A2227" w:rsidRPr="00E352EF" w:rsidRDefault="0097053A">
            <w:pPr>
              <w:jc w:val="both"/>
            </w:pPr>
            <w:r w:rsidRPr="00E352EF">
              <w:rPr>
                <w:rFonts w:ascii="Calibri" w:eastAsia="Calibri" w:hAnsi="Calibri" w:cs="Calibri"/>
                <w:b/>
              </w:rPr>
              <w:t>OBS_STATUS</w:t>
            </w:r>
          </w:p>
        </w:tc>
      </w:tr>
      <w:tr w:rsidR="005A2227" w:rsidRPr="00E352EF" w14:paraId="3523E976" w14:textId="77777777">
        <w:trPr>
          <w:trHeight w:val="173"/>
        </w:trPr>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305714" w14:textId="77777777" w:rsidR="005A2227" w:rsidRPr="00E352EF" w:rsidRDefault="0097053A">
            <w:pPr>
              <w:jc w:val="both"/>
            </w:pPr>
            <w:r w:rsidRPr="00E352EF">
              <w:rPr>
                <w:rFonts w:ascii="Calibri" w:eastAsia="Calibri" w:hAnsi="Calibri" w:cs="Calibri"/>
              </w:rPr>
              <w:t>2010</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896485" w14:textId="77777777" w:rsidR="005A2227" w:rsidRPr="00E352EF" w:rsidRDefault="0097053A">
            <w:pPr>
              <w:jc w:val="both"/>
            </w:pPr>
            <w:r w:rsidRPr="00E352EF">
              <w:rPr>
                <w:rFonts w:ascii="Calibri" w:eastAsia="Calibri" w:hAnsi="Calibri" w:cs="Calibri"/>
              </w:rPr>
              <w:t>EU25</w:t>
            </w:r>
          </w:p>
        </w:tc>
        <w:tc>
          <w:tcPr>
            <w:tcW w:w="220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E21C62" w14:textId="77777777" w:rsidR="005A2227" w:rsidRPr="00E352EF" w:rsidRDefault="0097053A">
            <w:pPr>
              <w:jc w:val="both"/>
            </w:pPr>
            <w:r w:rsidRPr="00E352EF">
              <w:rPr>
                <w:rFonts w:ascii="Calibri" w:eastAsia="Calibri" w:hAnsi="Calibri" w:cs="Calibri"/>
              </w:rPr>
              <w:t>TRUE</w:t>
            </w:r>
          </w:p>
        </w:tc>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679BD0" w14:textId="77777777" w:rsidR="005A2227" w:rsidRPr="00E352EF" w:rsidRDefault="0097053A">
            <w:pPr>
              <w:jc w:val="both"/>
            </w:pPr>
            <w:r w:rsidRPr="00E352EF">
              <w:rPr>
                <w:rFonts w:ascii="Calibri" w:eastAsia="Calibri" w:hAnsi="Calibri" w:cs="Calibri"/>
              </w:rPr>
              <w:t>CA</w:t>
            </w:r>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D16DF4" w14:textId="77777777" w:rsidR="005A2227" w:rsidRPr="00E352EF" w:rsidRDefault="0097053A">
            <w:pPr>
              <w:jc w:val="both"/>
            </w:pPr>
            <w:r w:rsidRPr="00E352EF">
              <w:rPr>
                <w:rFonts w:ascii="Calibri" w:eastAsia="Calibri" w:hAnsi="Calibri" w:cs="Calibri"/>
              </w:rPr>
              <w:t xml:space="preserve">20 </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73F8FE" w14:textId="77777777" w:rsidR="005A2227" w:rsidRPr="00E352EF" w:rsidRDefault="0097053A">
            <w:pPr>
              <w:jc w:val="both"/>
            </w:pPr>
            <w:r w:rsidRPr="00E352EF">
              <w:rPr>
                <w:rFonts w:ascii="Calibri" w:eastAsia="Calibri" w:hAnsi="Calibri" w:cs="Calibri"/>
              </w:rPr>
              <w:t>D</w:t>
            </w:r>
          </w:p>
        </w:tc>
      </w:tr>
      <w:tr w:rsidR="005A2227" w:rsidRPr="00E352EF" w14:paraId="0EE61116" w14:textId="77777777">
        <w:trPr>
          <w:trHeight w:val="101"/>
        </w:trPr>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C02EC1" w14:textId="77777777" w:rsidR="005A2227" w:rsidRPr="00E352EF" w:rsidRDefault="0097053A">
            <w:pPr>
              <w:jc w:val="both"/>
            </w:pPr>
            <w:r w:rsidRPr="00E352EF">
              <w:rPr>
                <w:rFonts w:ascii="Calibri" w:eastAsia="Calibri" w:hAnsi="Calibri" w:cs="Calibri"/>
              </w:rPr>
              <w:t>2010</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CE889E" w14:textId="77777777" w:rsidR="005A2227" w:rsidRPr="00E352EF" w:rsidRDefault="0097053A">
            <w:pPr>
              <w:jc w:val="both"/>
            </w:pPr>
            <w:r w:rsidRPr="00E352EF">
              <w:rPr>
                <w:rFonts w:ascii="Calibri" w:eastAsia="Calibri" w:hAnsi="Calibri" w:cs="Calibri"/>
              </w:rPr>
              <w:t>BG</w:t>
            </w:r>
          </w:p>
        </w:tc>
        <w:tc>
          <w:tcPr>
            <w:tcW w:w="220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5BDB74" w14:textId="77777777" w:rsidR="005A2227" w:rsidRPr="00E352EF" w:rsidRDefault="0097053A">
            <w:pPr>
              <w:jc w:val="both"/>
            </w:pPr>
            <w:r w:rsidRPr="00E352EF">
              <w:rPr>
                <w:rFonts w:ascii="Calibri" w:eastAsia="Calibri" w:hAnsi="Calibri" w:cs="Calibri"/>
              </w:rPr>
              <w:t>FALSE</w:t>
            </w:r>
          </w:p>
        </w:tc>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FEEAFA" w14:textId="77777777" w:rsidR="005A2227" w:rsidRPr="00E352EF" w:rsidRDefault="0097053A">
            <w:pPr>
              <w:jc w:val="both"/>
            </w:pPr>
            <w:r w:rsidRPr="00E352EF">
              <w:rPr>
                <w:rFonts w:ascii="Calibri" w:eastAsia="Calibri" w:hAnsi="Calibri" w:cs="Calibri"/>
              </w:rPr>
              <w:t>CA</w:t>
            </w:r>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8939A2" w14:textId="77777777" w:rsidR="005A2227" w:rsidRPr="00E352EF" w:rsidRDefault="0097053A">
            <w:pPr>
              <w:jc w:val="both"/>
            </w:pPr>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74DA43" w14:textId="77777777" w:rsidR="005A2227" w:rsidRPr="00E352EF" w:rsidRDefault="0097053A">
            <w:pPr>
              <w:jc w:val="both"/>
            </w:pPr>
            <w:r w:rsidRPr="00E352EF">
              <w:rPr>
                <w:rFonts w:ascii="Calibri" w:eastAsia="Calibri" w:hAnsi="Calibri" w:cs="Calibri"/>
              </w:rPr>
              <w:t>P</w:t>
            </w:r>
          </w:p>
        </w:tc>
      </w:tr>
      <w:tr w:rsidR="005A2227" w:rsidRPr="00E352EF" w14:paraId="06C4AC4D" w14:textId="77777777">
        <w:trPr>
          <w:trHeight w:val="101"/>
        </w:trPr>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2A3D2E" w14:textId="77777777" w:rsidR="005A2227" w:rsidRPr="00E352EF" w:rsidRDefault="0097053A">
            <w:pPr>
              <w:jc w:val="both"/>
            </w:pPr>
            <w:r w:rsidRPr="00E352EF">
              <w:rPr>
                <w:rFonts w:ascii="Calibri" w:eastAsia="Calibri" w:hAnsi="Calibri" w:cs="Calibri"/>
              </w:rPr>
              <w:t>2010</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79CC6E" w14:textId="77777777" w:rsidR="005A2227" w:rsidRPr="00E352EF" w:rsidRDefault="0097053A">
            <w:pPr>
              <w:jc w:val="both"/>
            </w:pPr>
            <w:r w:rsidRPr="00E352EF">
              <w:rPr>
                <w:rFonts w:ascii="Calibri" w:eastAsia="Calibri" w:hAnsi="Calibri" w:cs="Calibri"/>
              </w:rPr>
              <w:t>RO</w:t>
            </w:r>
          </w:p>
        </w:tc>
        <w:tc>
          <w:tcPr>
            <w:tcW w:w="220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A44CB5" w14:textId="77777777" w:rsidR="005A2227" w:rsidRPr="00E352EF" w:rsidRDefault="0097053A">
            <w:pPr>
              <w:jc w:val="both"/>
            </w:pPr>
            <w:r w:rsidRPr="00E352EF">
              <w:rPr>
                <w:rFonts w:ascii="Calibri" w:eastAsia="Calibri" w:hAnsi="Calibri" w:cs="Calibri"/>
              </w:rPr>
              <w:t>FALSE</w:t>
            </w:r>
          </w:p>
        </w:tc>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1FB729" w14:textId="77777777" w:rsidR="005A2227" w:rsidRPr="00E352EF" w:rsidRDefault="0097053A">
            <w:pPr>
              <w:jc w:val="both"/>
            </w:pPr>
            <w:r w:rsidRPr="00E352EF">
              <w:rPr>
                <w:rFonts w:ascii="Calibri" w:eastAsia="Calibri" w:hAnsi="Calibri" w:cs="Calibri"/>
              </w:rPr>
              <w:t>CA</w:t>
            </w:r>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C28008" w14:textId="77777777" w:rsidR="005A2227" w:rsidRPr="00E352EF" w:rsidRDefault="0097053A">
            <w:pPr>
              <w:jc w:val="both"/>
            </w:pPr>
            <w:r w:rsidRPr="00E352EF">
              <w:rPr>
                <w:rFonts w:ascii="Calibri" w:eastAsia="Calibri" w:hAnsi="Calibri" w:cs="Calibri"/>
              </w:rPr>
              <w:t xml:space="preserve">1 </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B6681C" w14:textId="77777777" w:rsidR="005A2227" w:rsidRPr="00E352EF" w:rsidRDefault="0097053A">
            <w:pPr>
              <w:jc w:val="both"/>
            </w:pPr>
            <w:r w:rsidRPr="00E352EF">
              <w:rPr>
                <w:rFonts w:ascii="Calibri" w:eastAsia="Calibri" w:hAnsi="Calibri" w:cs="Calibri"/>
              </w:rPr>
              <w:t>P</w:t>
            </w:r>
          </w:p>
        </w:tc>
      </w:tr>
      <w:tr w:rsidR="005A2227" w:rsidRPr="00E352EF" w14:paraId="3B8E7D68" w14:textId="77777777">
        <w:trPr>
          <w:trHeight w:val="101"/>
        </w:trPr>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12CD4E" w14:textId="77777777" w:rsidR="005A2227" w:rsidRPr="00E352EF" w:rsidRDefault="0097053A">
            <w:pPr>
              <w:jc w:val="both"/>
            </w:pPr>
            <w:r w:rsidRPr="00E352EF">
              <w:rPr>
                <w:rFonts w:ascii="Calibri" w:eastAsia="Calibri" w:hAnsi="Calibri" w:cs="Calibri"/>
              </w:rPr>
              <w:t>2010</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5B002D" w14:textId="77777777" w:rsidR="005A2227" w:rsidRPr="00E352EF" w:rsidRDefault="0097053A">
            <w:pPr>
              <w:jc w:val="both"/>
            </w:pPr>
            <w:r w:rsidRPr="00E352EF">
              <w:rPr>
                <w:rFonts w:ascii="Calibri" w:eastAsia="Calibri" w:hAnsi="Calibri" w:cs="Calibri"/>
              </w:rPr>
              <w:t>EU27</w:t>
            </w:r>
          </w:p>
        </w:tc>
        <w:tc>
          <w:tcPr>
            <w:tcW w:w="220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22AC31" w14:textId="77777777" w:rsidR="005A2227" w:rsidRPr="00E352EF" w:rsidRDefault="0097053A">
            <w:pPr>
              <w:jc w:val="both"/>
            </w:pPr>
            <w:r w:rsidRPr="00E352EF">
              <w:rPr>
                <w:rFonts w:ascii="Calibri" w:eastAsia="Calibri" w:hAnsi="Calibri" w:cs="Calibri"/>
              </w:rPr>
              <w:t>TRUE</w:t>
            </w:r>
          </w:p>
        </w:tc>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34B894" w14:textId="77777777" w:rsidR="005A2227" w:rsidRPr="00E352EF" w:rsidRDefault="0097053A">
            <w:pPr>
              <w:jc w:val="both"/>
            </w:pPr>
            <w:r w:rsidRPr="00E352EF">
              <w:rPr>
                <w:rFonts w:ascii="Calibri" w:eastAsia="Calibri" w:hAnsi="Calibri" w:cs="Calibri"/>
              </w:rPr>
              <w:t>CA</w:t>
            </w:r>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99EB5F" w14:textId="77777777" w:rsidR="005A2227" w:rsidRPr="00E352EF" w:rsidRDefault="0097053A">
            <w:pPr>
              <w:jc w:val="both"/>
            </w:pPr>
            <w:r w:rsidRPr="00E352EF">
              <w:rPr>
                <w:rFonts w:ascii="Calibri" w:eastAsia="Calibri" w:hAnsi="Calibri" w:cs="Calibri"/>
              </w:rPr>
              <w:t xml:space="preserve">23 </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E75AAC" w14:textId="77777777" w:rsidR="005A2227" w:rsidRPr="00E352EF" w:rsidRDefault="0097053A">
            <w:pPr>
              <w:jc w:val="both"/>
            </w:pPr>
            <w:r w:rsidRPr="00E352EF">
              <w:rPr>
                <w:rFonts w:ascii="Calibri" w:eastAsia="Calibri" w:hAnsi="Calibri" w:cs="Calibri"/>
              </w:rPr>
              <w:t>P</w:t>
            </w:r>
          </w:p>
        </w:tc>
      </w:tr>
    </w:tbl>
    <w:p w14:paraId="646DE19C" w14:textId="77777777" w:rsidR="005A2227" w:rsidRPr="00E352EF" w:rsidRDefault="005A2227">
      <w:pPr>
        <w:spacing w:after="40"/>
      </w:pPr>
    </w:p>
    <w:p w14:paraId="66750DEA" w14:textId="77777777" w:rsidR="0084324E" w:rsidRPr="00E352EF" w:rsidRDefault="0097053A">
      <w:pPr>
        <w:rPr>
          <w:rFonts w:asciiTheme="majorHAnsi" w:eastAsia="Calibri" w:hAnsiTheme="majorHAnsi" w:cs="Calibri"/>
        </w:rPr>
      </w:pPr>
      <w:r w:rsidRPr="00E352EF">
        <w:rPr>
          <w:rFonts w:asciiTheme="majorHAnsi" w:eastAsia="Calibri" w:hAnsiTheme="majorHAnsi" w:cs="Calibri"/>
        </w:rPr>
        <w:t>2)</w:t>
      </w:r>
      <w:r w:rsidR="0084324E" w:rsidRPr="00E352EF">
        <w:rPr>
          <w:rFonts w:asciiTheme="majorHAnsi" w:eastAsia="Calibri" w:hAnsiTheme="majorHAnsi" w:cs="Calibri"/>
        </w:rPr>
        <w:t xml:space="preserve"> </w:t>
      </w:r>
    </w:p>
    <w:p w14:paraId="33A3A798" w14:textId="77777777" w:rsidR="005A2227" w:rsidRPr="00E352EF" w:rsidRDefault="0097053A">
      <w:pPr>
        <w:rPr>
          <w:rFonts w:asciiTheme="majorHAnsi" w:hAnsiTheme="majorHAnsi"/>
        </w:rPr>
      </w:pPr>
      <w:r w:rsidRPr="00E352EF">
        <w:rPr>
          <w:rFonts w:asciiTheme="majorHAnsi" w:eastAsia="Calibri" w:hAnsiTheme="majorHAnsi" w:cs="Calibri"/>
        </w:rPr>
        <w:t>compList := list&lt;list&lt;component-ref&gt;&gt;(list&lt;component-ref&gt;(REF_AREA), list&lt;component-ref&gt;(OBS_VALUE))</w:t>
      </w:r>
    </w:p>
    <w:p w14:paraId="2861470A" w14:textId="77777777" w:rsidR="005A2227" w:rsidRPr="00E352EF" w:rsidRDefault="0097053A">
      <w:pPr>
        <w:rPr>
          <w:rFonts w:asciiTheme="majorHAnsi" w:eastAsia="Calibri" w:hAnsiTheme="majorHAnsi" w:cs="Calibri"/>
          <w:b/>
        </w:rPr>
      </w:pPr>
      <w:r w:rsidRPr="00E352EF">
        <w:rPr>
          <w:rFonts w:asciiTheme="majorHAnsi" w:eastAsia="Calibri" w:hAnsiTheme="majorHAnsi" w:cs="Calibri"/>
        </w:rPr>
        <w:t xml:space="preserve">ds_2 := </w:t>
      </w:r>
      <w:r w:rsidRPr="00E352EF">
        <w:rPr>
          <w:rFonts w:asciiTheme="majorHAnsi" w:eastAsia="Calibri" w:hAnsiTheme="majorHAnsi" w:cs="Calibri"/>
          <w:b/>
        </w:rPr>
        <w:t>check_dataset_values (</w:t>
      </w:r>
      <w:r w:rsidRPr="00E352EF">
        <w:rPr>
          <w:rFonts w:asciiTheme="majorHAnsi" w:eastAsia="Calibri" w:hAnsiTheme="majorHAnsi" w:cs="Calibri"/>
        </w:rPr>
        <w:t>ds_1,  compList, list&lt;valueDomain-ref&gt;(D1, D2), vds_1</w:t>
      </w:r>
      <w:r w:rsidRPr="00E352EF">
        <w:rPr>
          <w:rFonts w:asciiTheme="majorHAnsi" w:eastAsia="Calibri" w:hAnsiTheme="majorHAnsi" w:cs="Calibri"/>
          <w:b/>
        </w:rPr>
        <w:t>)</w:t>
      </w:r>
    </w:p>
    <w:p w14:paraId="36EF15C9" w14:textId="77777777" w:rsidR="0084324E" w:rsidRPr="00E352EF" w:rsidRDefault="0084324E">
      <w:pPr>
        <w:rPr>
          <w:rFonts w:asciiTheme="majorHAnsi" w:hAnsiTheme="majorHAnsi"/>
        </w:rPr>
      </w:pPr>
    </w:p>
    <w:p w14:paraId="0D23A0FB" w14:textId="77777777" w:rsidR="005A2227" w:rsidRPr="00E352EF" w:rsidRDefault="0097053A">
      <w:pPr>
        <w:spacing w:after="40"/>
        <w:rPr>
          <w:rFonts w:asciiTheme="majorHAnsi" w:hAnsiTheme="majorHAnsi"/>
        </w:rPr>
      </w:pPr>
      <w:r w:rsidRPr="00E352EF">
        <w:rPr>
          <w:rFonts w:asciiTheme="majorHAnsi" w:eastAsia="Calibri" w:hAnsiTheme="majorHAnsi" w:cs="Calibri"/>
        </w:rPr>
        <w:t>vds_1 is a multi-dimensional ValueDomainSubset with two dimensions D1 and D2. D1 take its domain from the values of a CodeList defined as [“EU25”,”EU27”,”EU28”], D2 is a numeric restricted domain that allows only positive integers.</w:t>
      </w:r>
    </w:p>
    <w:p w14:paraId="2AE3724F" w14:textId="77777777" w:rsidR="005A2227" w:rsidRPr="00E352EF" w:rsidRDefault="005A2227">
      <w:pPr>
        <w:spacing w:after="40"/>
        <w:rPr>
          <w:rFonts w:asciiTheme="majorHAnsi" w:hAnsiTheme="majorHAnsi"/>
        </w:rPr>
      </w:pPr>
    </w:p>
    <w:p w14:paraId="72A51238" w14:textId="77777777" w:rsidR="005A2227" w:rsidRPr="00E352EF" w:rsidRDefault="0097053A">
      <w:pPr>
        <w:spacing w:after="40"/>
        <w:rPr>
          <w:rFonts w:asciiTheme="majorHAnsi" w:hAnsiTheme="majorHAnsi"/>
        </w:rPr>
      </w:pPr>
      <w:r w:rsidRPr="00E352EF">
        <w:rPr>
          <w:rFonts w:asciiTheme="majorHAnsi" w:eastAsia="Calibri" w:hAnsiTheme="majorHAnsi" w:cs="Calibri"/>
        </w:rPr>
        <w:t>Returned Dataset:</w:t>
      </w:r>
    </w:p>
    <w:tbl>
      <w:tblPr>
        <w:tblW w:w="9562" w:type="dxa"/>
        <w:tblInd w:w="43"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562"/>
        <w:gridCol w:w="1022"/>
        <w:gridCol w:w="2203"/>
        <w:gridCol w:w="950"/>
        <w:gridCol w:w="1181"/>
        <w:gridCol w:w="2362"/>
        <w:gridCol w:w="1282"/>
      </w:tblGrid>
      <w:tr w:rsidR="005A2227" w:rsidRPr="00E352EF" w14:paraId="6C7C5B6F" w14:textId="77777777">
        <w:trPr>
          <w:trHeight w:val="374"/>
        </w:trPr>
        <w:tc>
          <w:tcPr>
            <w:tcW w:w="562" w:type="dxa"/>
            <w:gridSpan w:val="7"/>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41B8E029" w14:textId="77777777" w:rsidR="005A2227" w:rsidRPr="00E352EF" w:rsidRDefault="0097053A">
            <w:pPr>
              <w:jc w:val="both"/>
            </w:pPr>
            <w:r w:rsidRPr="00E352EF">
              <w:rPr>
                <w:rFonts w:ascii="Calibri" w:eastAsia="Calibri" w:hAnsi="Calibri" w:cs="Calibri"/>
              </w:rPr>
              <w:t>ds_2</w:t>
            </w:r>
          </w:p>
        </w:tc>
      </w:tr>
      <w:tr w:rsidR="005A2227" w:rsidRPr="00E352EF" w14:paraId="60BDDD2C" w14:textId="77777777">
        <w:trPr>
          <w:trHeight w:val="101"/>
        </w:trPr>
        <w:tc>
          <w:tcPr>
            <w:tcW w:w="56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9CCA9A8" w14:textId="77777777" w:rsidR="005A2227" w:rsidRPr="00E352EF" w:rsidRDefault="0097053A">
            <w:pPr>
              <w:jc w:val="both"/>
            </w:pPr>
            <w:r w:rsidRPr="00E352EF">
              <w:rPr>
                <w:rFonts w:ascii="Calibri" w:eastAsia="Calibri" w:hAnsi="Calibri" w:cs="Calibri"/>
                <w:b/>
              </w:rPr>
              <w:t xml:space="preserve">TIME </w:t>
            </w:r>
          </w:p>
        </w:tc>
        <w:tc>
          <w:tcPr>
            <w:tcW w:w="102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B958772" w14:textId="77777777" w:rsidR="005A2227" w:rsidRPr="00E352EF" w:rsidRDefault="0097053A">
            <w:pPr>
              <w:jc w:val="both"/>
            </w:pPr>
            <w:r w:rsidRPr="00E352EF">
              <w:rPr>
                <w:rFonts w:ascii="Calibri" w:eastAsia="Calibri" w:hAnsi="Calibri" w:cs="Calibri"/>
                <w:b/>
              </w:rPr>
              <w:t xml:space="preserve">REF_AREA </w:t>
            </w:r>
          </w:p>
        </w:tc>
        <w:tc>
          <w:tcPr>
            <w:tcW w:w="2203"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7279EC2A" w14:textId="77777777" w:rsidR="005A2227" w:rsidRPr="00E352EF" w:rsidRDefault="0097053A">
            <w:pPr>
              <w:jc w:val="both"/>
            </w:pPr>
            <w:r w:rsidRPr="00E352EF">
              <w:rPr>
                <w:rFonts w:ascii="Calibri" w:eastAsia="Calibri" w:hAnsi="Calibri" w:cs="Calibri"/>
                <w:b/>
              </w:rPr>
              <w:t>REF_AREA_CONDITION</w:t>
            </w:r>
          </w:p>
        </w:tc>
        <w:tc>
          <w:tcPr>
            <w:tcW w:w="95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A65F999" w14:textId="77777777" w:rsidR="005A2227" w:rsidRPr="00E352EF" w:rsidRDefault="0097053A">
            <w:pPr>
              <w:jc w:val="both"/>
            </w:pPr>
            <w:r w:rsidRPr="00E352EF">
              <w:rPr>
                <w:rFonts w:ascii="Calibri" w:eastAsia="Calibri" w:hAnsi="Calibri" w:cs="Calibri"/>
                <w:b/>
              </w:rPr>
              <w:t xml:space="preserve">PARTNER </w:t>
            </w:r>
          </w:p>
        </w:tc>
        <w:tc>
          <w:tcPr>
            <w:tcW w:w="1181" w:type="dxa"/>
            <w:tcBorders>
              <w:top w:val="single" w:sz="6" w:space="0" w:color="000000"/>
              <w:left w:val="single" w:sz="6" w:space="0" w:color="000000"/>
              <w:bottom w:val="single" w:sz="6" w:space="0" w:color="000000"/>
              <w:right w:val="single" w:sz="6" w:space="0" w:color="000000"/>
            </w:tcBorders>
            <w:shd w:val="clear" w:color="auto" w:fill="DBE5F1"/>
            <w:tcMar>
              <w:top w:w="43" w:type="dxa"/>
              <w:left w:w="43" w:type="dxa"/>
              <w:bottom w:w="43" w:type="dxa"/>
              <w:right w:w="43" w:type="dxa"/>
            </w:tcMar>
          </w:tcPr>
          <w:p w14:paraId="4525439D" w14:textId="77777777" w:rsidR="005A2227" w:rsidRPr="00E352EF" w:rsidRDefault="0097053A">
            <w:pPr>
              <w:jc w:val="both"/>
            </w:pPr>
            <w:r w:rsidRPr="00E352EF">
              <w:rPr>
                <w:rFonts w:ascii="Calibri" w:eastAsia="Calibri" w:hAnsi="Calibri" w:cs="Calibri"/>
                <w:b/>
              </w:rPr>
              <w:t xml:space="preserve">OBS_VALUE </w:t>
            </w:r>
          </w:p>
        </w:tc>
        <w:tc>
          <w:tcPr>
            <w:tcW w:w="2362"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419FC07E" w14:textId="77777777" w:rsidR="005A2227" w:rsidRPr="00E352EF" w:rsidRDefault="0097053A">
            <w:pPr>
              <w:jc w:val="both"/>
            </w:pPr>
            <w:r w:rsidRPr="00E352EF">
              <w:rPr>
                <w:rFonts w:ascii="Calibri" w:eastAsia="Calibri" w:hAnsi="Calibri" w:cs="Calibri"/>
                <w:b/>
              </w:rPr>
              <w:t>OBS_VALUE_CONDITION</w:t>
            </w:r>
          </w:p>
        </w:tc>
        <w:tc>
          <w:tcPr>
            <w:tcW w:w="1282" w:type="dxa"/>
            <w:tcBorders>
              <w:top w:val="single" w:sz="6" w:space="0" w:color="000000"/>
              <w:left w:val="single" w:sz="6" w:space="0" w:color="000000"/>
              <w:bottom w:val="single" w:sz="6" w:space="0" w:color="000000"/>
              <w:right w:val="single" w:sz="6" w:space="0" w:color="000000"/>
            </w:tcBorders>
            <w:shd w:val="clear" w:color="auto" w:fill="EAF1DD"/>
            <w:tcMar>
              <w:top w:w="43" w:type="dxa"/>
              <w:left w:w="43" w:type="dxa"/>
              <w:bottom w:w="43" w:type="dxa"/>
              <w:right w:w="43" w:type="dxa"/>
            </w:tcMar>
          </w:tcPr>
          <w:p w14:paraId="28A86F2D" w14:textId="77777777" w:rsidR="005A2227" w:rsidRPr="00E352EF" w:rsidRDefault="0097053A">
            <w:pPr>
              <w:jc w:val="both"/>
            </w:pPr>
            <w:r w:rsidRPr="00E352EF">
              <w:rPr>
                <w:rFonts w:ascii="Calibri" w:eastAsia="Calibri" w:hAnsi="Calibri" w:cs="Calibri"/>
                <w:b/>
              </w:rPr>
              <w:t>OBS_STATUS</w:t>
            </w:r>
          </w:p>
        </w:tc>
      </w:tr>
      <w:tr w:rsidR="005A2227" w:rsidRPr="00E352EF" w14:paraId="5C8CD74E" w14:textId="77777777">
        <w:trPr>
          <w:trHeight w:val="317"/>
        </w:trPr>
        <w:tc>
          <w:tcPr>
            <w:tcW w:w="5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DADA4A" w14:textId="77777777" w:rsidR="005A2227" w:rsidRPr="00E352EF" w:rsidRDefault="0097053A">
            <w:pPr>
              <w:jc w:val="both"/>
            </w:pPr>
            <w:r w:rsidRPr="00E352EF">
              <w:rPr>
                <w:rFonts w:ascii="Calibri" w:eastAsia="Calibri" w:hAnsi="Calibri" w:cs="Calibri"/>
              </w:rPr>
              <w:t>2010</w:t>
            </w:r>
          </w:p>
        </w:tc>
        <w:tc>
          <w:tcPr>
            <w:tcW w:w="10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F54C02" w14:textId="77777777" w:rsidR="005A2227" w:rsidRPr="00E352EF" w:rsidRDefault="0097053A">
            <w:pPr>
              <w:jc w:val="both"/>
            </w:pPr>
            <w:r w:rsidRPr="00E352EF">
              <w:rPr>
                <w:rFonts w:ascii="Calibri" w:eastAsia="Calibri" w:hAnsi="Calibri" w:cs="Calibri"/>
              </w:rPr>
              <w:t>EU25</w:t>
            </w:r>
          </w:p>
        </w:tc>
        <w:tc>
          <w:tcPr>
            <w:tcW w:w="220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71BDC5" w14:textId="77777777" w:rsidR="005A2227" w:rsidRPr="00E352EF" w:rsidRDefault="0097053A">
            <w:pPr>
              <w:jc w:val="both"/>
            </w:pPr>
            <w:r w:rsidRPr="00E352EF">
              <w:rPr>
                <w:rFonts w:ascii="Calibri" w:eastAsia="Calibri" w:hAnsi="Calibri" w:cs="Calibri"/>
              </w:rPr>
              <w:t>TRUE</w:t>
            </w:r>
          </w:p>
        </w:tc>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8A0EA0" w14:textId="77777777" w:rsidR="005A2227" w:rsidRPr="00E352EF" w:rsidRDefault="0097053A">
            <w:pPr>
              <w:jc w:val="both"/>
            </w:pPr>
            <w:r w:rsidRPr="00E352EF">
              <w:rPr>
                <w:rFonts w:ascii="Calibri" w:eastAsia="Calibri" w:hAnsi="Calibri" w:cs="Calibri"/>
              </w:rPr>
              <w:t>CA</w:t>
            </w:r>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5FE4B7" w14:textId="77777777" w:rsidR="005A2227" w:rsidRPr="00E352EF" w:rsidRDefault="0097053A">
            <w:pPr>
              <w:jc w:val="both"/>
            </w:pPr>
            <w:r w:rsidRPr="00E352EF">
              <w:rPr>
                <w:rFonts w:ascii="Calibri" w:eastAsia="Calibri" w:hAnsi="Calibri" w:cs="Calibri"/>
              </w:rPr>
              <w:t xml:space="preserve">20 </w:t>
            </w:r>
          </w:p>
        </w:tc>
        <w:tc>
          <w:tcPr>
            <w:tcW w:w="23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D64374" w14:textId="77777777" w:rsidR="005A2227" w:rsidRPr="00E352EF" w:rsidRDefault="0097053A">
            <w:pPr>
              <w:jc w:val="both"/>
            </w:pPr>
            <w:r w:rsidRPr="00E352EF">
              <w:rPr>
                <w:rFonts w:ascii="Calibri" w:eastAsia="Calibri" w:hAnsi="Calibri" w:cs="Calibri"/>
              </w:rPr>
              <w:t>TRUE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E6A676" w14:textId="77777777" w:rsidR="005A2227" w:rsidRPr="00E352EF" w:rsidRDefault="0097053A">
            <w:pPr>
              <w:jc w:val="both"/>
            </w:pPr>
            <w:r w:rsidRPr="00E352EF">
              <w:rPr>
                <w:rFonts w:ascii="Calibri" w:eastAsia="Calibri" w:hAnsi="Calibri" w:cs="Calibri"/>
              </w:rPr>
              <w:t>D</w:t>
            </w:r>
          </w:p>
        </w:tc>
      </w:tr>
      <w:tr w:rsidR="005A2227" w:rsidRPr="00E352EF" w14:paraId="4A9AB2A3" w14:textId="77777777">
        <w:trPr>
          <w:trHeight w:val="101"/>
        </w:trPr>
        <w:tc>
          <w:tcPr>
            <w:tcW w:w="5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2CAE65" w14:textId="77777777" w:rsidR="005A2227" w:rsidRPr="00E352EF" w:rsidRDefault="0097053A">
            <w:pPr>
              <w:jc w:val="both"/>
            </w:pPr>
            <w:r w:rsidRPr="00E352EF">
              <w:rPr>
                <w:rFonts w:ascii="Calibri" w:eastAsia="Calibri" w:hAnsi="Calibri" w:cs="Calibri"/>
              </w:rPr>
              <w:t>2010</w:t>
            </w:r>
          </w:p>
        </w:tc>
        <w:tc>
          <w:tcPr>
            <w:tcW w:w="10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2B111D" w14:textId="77777777" w:rsidR="005A2227" w:rsidRPr="00E352EF" w:rsidRDefault="0097053A">
            <w:pPr>
              <w:jc w:val="both"/>
            </w:pPr>
            <w:r w:rsidRPr="00E352EF">
              <w:rPr>
                <w:rFonts w:ascii="Calibri" w:eastAsia="Calibri" w:hAnsi="Calibri" w:cs="Calibri"/>
              </w:rPr>
              <w:t>BG</w:t>
            </w:r>
          </w:p>
        </w:tc>
        <w:tc>
          <w:tcPr>
            <w:tcW w:w="220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3C56C2" w14:textId="77777777" w:rsidR="005A2227" w:rsidRPr="00E352EF" w:rsidRDefault="0097053A">
            <w:pPr>
              <w:jc w:val="both"/>
            </w:pPr>
            <w:r w:rsidRPr="00E352EF">
              <w:rPr>
                <w:rFonts w:ascii="Calibri" w:eastAsia="Calibri" w:hAnsi="Calibri" w:cs="Calibri"/>
              </w:rPr>
              <w:t>FALSE</w:t>
            </w:r>
          </w:p>
        </w:tc>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D9266C" w14:textId="77777777" w:rsidR="005A2227" w:rsidRPr="00E352EF" w:rsidRDefault="0097053A">
            <w:pPr>
              <w:jc w:val="both"/>
            </w:pPr>
            <w:r w:rsidRPr="00E352EF">
              <w:rPr>
                <w:rFonts w:ascii="Calibri" w:eastAsia="Calibri" w:hAnsi="Calibri" w:cs="Calibri"/>
              </w:rPr>
              <w:t>CA</w:t>
            </w:r>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A3BDD3" w14:textId="77777777" w:rsidR="005A2227" w:rsidRPr="00E352EF" w:rsidRDefault="0097053A">
            <w:pPr>
              <w:jc w:val="both"/>
            </w:pPr>
            <w:r w:rsidRPr="00E352EF">
              <w:rPr>
                <w:rFonts w:ascii="Calibri" w:eastAsia="Calibri" w:hAnsi="Calibri" w:cs="Calibri"/>
              </w:rPr>
              <w:t>1</w:t>
            </w:r>
          </w:p>
        </w:tc>
        <w:tc>
          <w:tcPr>
            <w:tcW w:w="23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B61128" w14:textId="77777777" w:rsidR="005A2227" w:rsidRPr="00E352EF" w:rsidRDefault="0097053A">
            <w:pPr>
              <w:jc w:val="both"/>
            </w:pPr>
            <w:r w:rsidRPr="00E352EF">
              <w:rPr>
                <w:rFonts w:ascii="Calibri" w:eastAsia="Calibri" w:hAnsi="Calibri" w:cs="Calibri"/>
              </w:rPr>
              <w:t>TRUE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BD0CA4" w14:textId="77777777" w:rsidR="005A2227" w:rsidRPr="00E352EF" w:rsidRDefault="0097053A">
            <w:pPr>
              <w:jc w:val="both"/>
            </w:pPr>
            <w:r w:rsidRPr="00E352EF">
              <w:rPr>
                <w:rFonts w:ascii="Calibri" w:eastAsia="Calibri" w:hAnsi="Calibri" w:cs="Calibri"/>
              </w:rPr>
              <w:t>P</w:t>
            </w:r>
          </w:p>
        </w:tc>
      </w:tr>
      <w:tr w:rsidR="005A2227" w:rsidRPr="00E352EF" w14:paraId="0037D62E" w14:textId="77777777">
        <w:trPr>
          <w:trHeight w:val="101"/>
        </w:trPr>
        <w:tc>
          <w:tcPr>
            <w:tcW w:w="5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C406DC" w14:textId="77777777" w:rsidR="005A2227" w:rsidRPr="00E352EF" w:rsidRDefault="0097053A">
            <w:pPr>
              <w:jc w:val="both"/>
            </w:pPr>
            <w:r w:rsidRPr="00E352EF">
              <w:rPr>
                <w:rFonts w:ascii="Calibri" w:eastAsia="Calibri" w:hAnsi="Calibri" w:cs="Calibri"/>
              </w:rPr>
              <w:t>2010</w:t>
            </w:r>
          </w:p>
        </w:tc>
        <w:tc>
          <w:tcPr>
            <w:tcW w:w="10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47F220" w14:textId="77777777" w:rsidR="005A2227" w:rsidRPr="00E352EF" w:rsidRDefault="0097053A">
            <w:pPr>
              <w:jc w:val="both"/>
            </w:pPr>
            <w:r w:rsidRPr="00E352EF">
              <w:rPr>
                <w:rFonts w:ascii="Calibri" w:eastAsia="Calibri" w:hAnsi="Calibri" w:cs="Calibri"/>
              </w:rPr>
              <w:t>RO</w:t>
            </w:r>
          </w:p>
        </w:tc>
        <w:tc>
          <w:tcPr>
            <w:tcW w:w="220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20850C" w14:textId="77777777" w:rsidR="005A2227" w:rsidRPr="00E352EF" w:rsidRDefault="0097053A">
            <w:pPr>
              <w:jc w:val="both"/>
            </w:pPr>
            <w:r w:rsidRPr="00E352EF">
              <w:rPr>
                <w:rFonts w:ascii="Calibri" w:eastAsia="Calibri" w:hAnsi="Calibri" w:cs="Calibri"/>
              </w:rPr>
              <w:t>TRUE</w:t>
            </w:r>
          </w:p>
        </w:tc>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9D0BE1" w14:textId="77777777" w:rsidR="005A2227" w:rsidRPr="00E352EF" w:rsidRDefault="0097053A">
            <w:pPr>
              <w:jc w:val="both"/>
            </w:pPr>
            <w:r w:rsidRPr="00E352EF">
              <w:rPr>
                <w:rFonts w:ascii="Calibri" w:eastAsia="Calibri" w:hAnsi="Calibri" w:cs="Calibri"/>
              </w:rPr>
              <w:t>CA</w:t>
            </w:r>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DD8D82" w14:textId="77777777" w:rsidR="005A2227" w:rsidRPr="00E352EF" w:rsidRDefault="0097053A">
            <w:pPr>
              <w:jc w:val="both"/>
            </w:pPr>
            <w:r w:rsidRPr="00E352EF">
              <w:rPr>
                <w:rFonts w:ascii="Calibri" w:eastAsia="Calibri" w:hAnsi="Calibri" w:cs="Calibri"/>
              </w:rPr>
              <w:t xml:space="preserve">1 </w:t>
            </w:r>
          </w:p>
        </w:tc>
        <w:tc>
          <w:tcPr>
            <w:tcW w:w="23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8A74BD" w14:textId="77777777" w:rsidR="005A2227" w:rsidRPr="00E352EF" w:rsidRDefault="0097053A">
            <w:pPr>
              <w:jc w:val="both"/>
            </w:pPr>
            <w:r w:rsidRPr="00E352EF">
              <w:rPr>
                <w:rFonts w:ascii="Calibri" w:eastAsia="Calibri" w:hAnsi="Calibri" w:cs="Calibri"/>
              </w:rPr>
              <w:t>TRUE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AD5F8F" w14:textId="77777777" w:rsidR="005A2227" w:rsidRPr="00E352EF" w:rsidRDefault="0097053A">
            <w:pPr>
              <w:jc w:val="both"/>
            </w:pPr>
            <w:r w:rsidRPr="00E352EF">
              <w:rPr>
                <w:rFonts w:ascii="Calibri" w:eastAsia="Calibri" w:hAnsi="Calibri" w:cs="Calibri"/>
              </w:rPr>
              <w:t>P</w:t>
            </w:r>
          </w:p>
        </w:tc>
      </w:tr>
      <w:tr w:rsidR="005A2227" w:rsidRPr="00E352EF" w14:paraId="334D3144" w14:textId="77777777">
        <w:trPr>
          <w:trHeight w:val="101"/>
        </w:trPr>
        <w:tc>
          <w:tcPr>
            <w:tcW w:w="5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206578" w14:textId="77777777" w:rsidR="005A2227" w:rsidRPr="00E352EF" w:rsidRDefault="0097053A">
            <w:pPr>
              <w:jc w:val="both"/>
            </w:pPr>
            <w:r w:rsidRPr="00E352EF">
              <w:rPr>
                <w:rFonts w:ascii="Calibri" w:eastAsia="Calibri" w:hAnsi="Calibri" w:cs="Calibri"/>
              </w:rPr>
              <w:t>2010</w:t>
            </w:r>
          </w:p>
        </w:tc>
        <w:tc>
          <w:tcPr>
            <w:tcW w:w="10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E1A6BA" w14:textId="77777777" w:rsidR="005A2227" w:rsidRPr="00E352EF" w:rsidRDefault="0097053A">
            <w:pPr>
              <w:jc w:val="both"/>
            </w:pPr>
            <w:r w:rsidRPr="00E352EF">
              <w:rPr>
                <w:rFonts w:ascii="Calibri" w:eastAsia="Calibri" w:hAnsi="Calibri" w:cs="Calibri"/>
              </w:rPr>
              <w:t>EU27</w:t>
            </w:r>
          </w:p>
        </w:tc>
        <w:tc>
          <w:tcPr>
            <w:tcW w:w="220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C618A4" w14:textId="77777777" w:rsidR="005A2227" w:rsidRPr="00E352EF" w:rsidRDefault="0097053A">
            <w:pPr>
              <w:jc w:val="both"/>
            </w:pPr>
            <w:r w:rsidRPr="00E352EF">
              <w:rPr>
                <w:rFonts w:ascii="Calibri" w:eastAsia="Calibri" w:hAnsi="Calibri" w:cs="Calibri"/>
              </w:rPr>
              <w:t>FALSE</w:t>
            </w:r>
          </w:p>
        </w:tc>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AC3B25" w14:textId="77777777" w:rsidR="005A2227" w:rsidRPr="00E352EF" w:rsidRDefault="0097053A">
            <w:pPr>
              <w:jc w:val="both"/>
            </w:pPr>
            <w:r w:rsidRPr="00E352EF">
              <w:rPr>
                <w:rFonts w:ascii="Calibri" w:eastAsia="Calibri" w:hAnsi="Calibri" w:cs="Calibri"/>
              </w:rPr>
              <w:t>CA</w:t>
            </w:r>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65E61D" w14:textId="77777777" w:rsidR="005A2227" w:rsidRPr="00E352EF" w:rsidRDefault="0097053A">
            <w:pPr>
              <w:jc w:val="both"/>
            </w:pPr>
            <w:r w:rsidRPr="00E352EF">
              <w:rPr>
                <w:rFonts w:ascii="Calibri" w:eastAsia="Calibri" w:hAnsi="Calibri" w:cs="Calibri"/>
              </w:rPr>
              <w:t xml:space="preserve">23 </w:t>
            </w:r>
          </w:p>
        </w:tc>
        <w:tc>
          <w:tcPr>
            <w:tcW w:w="23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39C10D" w14:textId="77777777" w:rsidR="005A2227" w:rsidRPr="00E352EF" w:rsidRDefault="0097053A">
            <w:pPr>
              <w:jc w:val="both"/>
            </w:pPr>
            <w:r w:rsidRPr="00E352EF">
              <w:rPr>
                <w:rFonts w:ascii="Calibri" w:eastAsia="Calibri" w:hAnsi="Calibri" w:cs="Calibri"/>
              </w:rPr>
              <w:t>TRUE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AFD362" w14:textId="77777777" w:rsidR="005A2227" w:rsidRPr="00E352EF" w:rsidRDefault="0097053A">
            <w:pPr>
              <w:jc w:val="both"/>
            </w:pPr>
            <w:r w:rsidRPr="00E352EF">
              <w:rPr>
                <w:rFonts w:ascii="Calibri" w:eastAsia="Calibri" w:hAnsi="Calibri" w:cs="Calibri"/>
              </w:rPr>
              <w:t>P</w:t>
            </w:r>
          </w:p>
        </w:tc>
      </w:tr>
    </w:tbl>
    <w:p w14:paraId="3367CF4D" w14:textId="77777777" w:rsidR="005A2227" w:rsidRPr="00E352EF" w:rsidRDefault="005A2227"/>
    <w:p w14:paraId="30888F65" w14:textId="77777777" w:rsidR="005A2227" w:rsidRPr="00E352EF" w:rsidRDefault="005A2227"/>
    <w:p w14:paraId="01F1E80B" w14:textId="77777777" w:rsidR="005A2227" w:rsidRPr="00E352EF" w:rsidRDefault="00EB2324" w:rsidP="00B3632D">
      <w:pPr>
        <w:pStyle w:val="Stile1"/>
        <w:rPr>
          <w:lang w:val="en-GB"/>
        </w:rPr>
      </w:pPr>
      <w:bookmarkStart w:id="11428" w:name="_Toc462659762"/>
      <w:bookmarkStart w:id="11429" w:name="_Toc463805804"/>
      <w:bookmarkStart w:id="11430" w:name="_Toc464487981"/>
      <w:r w:rsidRPr="00E352EF">
        <w:rPr>
          <w:lang w:val="en-GB"/>
        </w:rPr>
        <w:t>VTL-</w:t>
      </w:r>
      <w:r w:rsidR="0097053A" w:rsidRPr="00E352EF">
        <w:rPr>
          <w:lang w:val="en-GB"/>
        </w:rPr>
        <w:t>ML  -  Time series functions</w:t>
      </w:r>
      <w:bookmarkEnd w:id="11428"/>
      <w:bookmarkEnd w:id="11429"/>
      <w:bookmarkEnd w:id="11430"/>
    </w:p>
    <w:p w14:paraId="385F9303" w14:textId="77777777" w:rsidR="005A2227" w:rsidRPr="00E352EF" w:rsidRDefault="0097053A" w:rsidP="00E95DF9">
      <w:pPr>
        <w:pStyle w:val="Stile3"/>
        <w:spacing w:before="0" w:after="0"/>
        <w:rPr>
          <w:lang w:val="en-GB"/>
        </w:rPr>
      </w:pPr>
      <w:bookmarkStart w:id="11431" w:name="_Toc462659763"/>
      <w:bookmarkStart w:id="11432" w:name="_Toc463805805"/>
      <w:bookmarkStart w:id="11433" w:name="_Toc464487982"/>
      <w:r w:rsidRPr="00E352EF">
        <w:rPr>
          <w:lang w:val="en-GB"/>
        </w:rPr>
        <w:t>fill_time_series</w:t>
      </w:r>
      <w:bookmarkEnd w:id="11431"/>
      <w:bookmarkEnd w:id="11432"/>
      <w:bookmarkEnd w:id="11433"/>
    </w:p>
    <w:p w14:paraId="4597A997"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Semantics</w:t>
      </w:r>
    </w:p>
    <w:p w14:paraId="6651EBFB" w14:textId="77777777" w:rsidR="005A2227" w:rsidRPr="00E352EF" w:rsidRDefault="0097053A" w:rsidP="00E95DF9">
      <w:pPr>
        <w:jc w:val="both"/>
        <w:rPr>
          <w:rFonts w:asciiTheme="majorHAnsi" w:hAnsiTheme="majorHAnsi"/>
        </w:rPr>
      </w:pPr>
      <w:r w:rsidRPr="00E352EF">
        <w:rPr>
          <w:rFonts w:asciiTheme="majorHAnsi" w:eastAsia="Calibri" w:hAnsiTheme="majorHAnsi" w:cs="Calibri"/>
        </w:rPr>
        <w:t xml:space="preserve">The operator </w:t>
      </w:r>
      <w:r w:rsidRPr="00E352EF">
        <w:rPr>
          <w:rFonts w:asciiTheme="majorHAnsi" w:eastAsia="Calibri" w:hAnsiTheme="majorHAnsi" w:cs="Calibri"/>
          <w:b/>
        </w:rPr>
        <w:t>fill_time_series</w:t>
      </w:r>
      <w:r w:rsidRPr="00E352EF">
        <w:rPr>
          <w:rFonts w:asciiTheme="majorHAnsi" w:eastAsia="Calibri" w:hAnsiTheme="majorHAnsi" w:cs="Calibri"/>
        </w:rPr>
        <w:t xml:space="preserve"> replaces each missing data point in the input </w:t>
      </w:r>
      <w:r w:rsidR="00297BF2" w:rsidRPr="00E352EF">
        <w:t>Dataset</w:t>
      </w:r>
      <w:r w:rsidRPr="00E352EF">
        <w:rPr>
          <w:rFonts w:asciiTheme="majorHAnsi" w:eastAsia="Calibri" w:hAnsiTheme="majorHAnsi" w:cs="Calibri"/>
        </w:rPr>
        <w:t xml:space="preserve"> (from the lowest to the highest time period found in the </w:t>
      </w:r>
      <w:r w:rsidR="00297BF2" w:rsidRPr="00E352EF">
        <w:t>Dataset</w:t>
      </w:r>
      <w:r w:rsidRPr="00E352EF">
        <w:rPr>
          <w:rFonts w:asciiTheme="majorHAnsi" w:eastAsia="Calibri" w:hAnsiTheme="majorHAnsi" w:cs="Calibri"/>
        </w:rPr>
        <w:t xml:space="preserve">) with a data point having the values of </w:t>
      </w:r>
      <w:r w:rsidR="00D6733B" w:rsidRPr="00E352EF">
        <w:rPr>
          <w:rFonts w:asciiTheme="majorHAnsi" w:eastAsia="Calibri" w:hAnsiTheme="majorHAnsi" w:cs="Calibri"/>
        </w:rPr>
        <w:t>M</w:t>
      </w:r>
      <w:r w:rsidRPr="00E352EF">
        <w:rPr>
          <w:rFonts w:asciiTheme="majorHAnsi" w:eastAsia="Calibri" w:hAnsiTheme="majorHAnsi" w:cs="Calibri"/>
        </w:rPr>
        <w:t>easures and attributes set to null.</w:t>
      </w:r>
    </w:p>
    <w:p w14:paraId="6FD6EC20" w14:textId="77777777" w:rsidR="00E95DF9" w:rsidRPr="00E352EF" w:rsidRDefault="00E95DF9" w:rsidP="00E95DF9">
      <w:pPr>
        <w:jc w:val="both"/>
        <w:rPr>
          <w:rFonts w:asciiTheme="majorHAnsi" w:eastAsia="Calibri" w:hAnsiTheme="majorHAnsi" w:cs="Calibri"/>
          <w:i/>
          <w:color w:val="5B9BD5"/>
        </w:rPr>
      </w:pPr>
    </w:p>
    <w:p w14:paraId="232D6FB4"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21230B68" w14:textId="77777777" w:rsidR="005A2227" w:rsidRPr="00E352EF" w:rsidRDefault="0097053A" w:rsidP="00E95DF9">
      <w:pPr>
        <w:rPr>
          <w:rFonts w:asciiTheme="majorHAnsi" w:eastAsia="Calibri" w:hAnsiTheme="majorHAnsi" w:cs="Calibri"/>
          <w:b/>
        </w:rPr>
      </w:pPr>
      <w:r w:rsidRPr="00E352EF">
        <w:rPr>
          <w:rFonts w:asciiTheme="majorHAnsi" w:eastAsia="Calibri" w:hAnsiTheme="majorHAnsi" w:cs="Calibri"/>
          <w:b/>
        </w:rPr>
        <w:t xml:space="preserve">fill_time_series  ( </w:t>
      </w:r>
      <w:r w:rsidRPr="00E352EF">
        <w:rPr>
          <w:rFonts w:asciiTheme="majorHAnsi" w:eastAsia="Calibri" w:hAnsiTheme="majorHAnsi" w:cs="Calibri"/>
          <w:i/>
        </w:rPr>
        <w:t xml:space="preserve">ds, freq, </w:t>
      </w:r>
      <w:r w:rsidRPr="00E352EF">
        <w:rPr>
          <w:rFonts w:asciiTheme="majorHAnsi" w:eastAsia="Calibri" w:hAnsiTheme="majorHAnsi" w:cs="Calibri"/>
        </w:rPr>
        <w:t xml:space="preserve">{ , </w:t>
      </w:r>
      <w:r w:rsidRPr="00E352EF">
        <w:rPr>
          <w:rFonts w:asciiTheme="majorHAnsi" w:eastAsia="Calibri" w:hAnsiTheme="majorHAnsi" w:cs="Calibri"/>
          <w:i/>
        </w:rPr>
        <w:t xml:space="preserve">timePeriodName </w:t>
      </w:r>
      <w:r w:rsidRPr="00E352EF">
        <w:rPr>
          <w:rFonts w:asciiTheme="majorHAnsi" w:eastAsia="Calibri" w:hAnsiTheme="majorHAnsi" w:cs="Calibri"/>
          <w:b/>
        </w:rPr>
        <w:t xml:space="preserve"> </w:t>
      </w:r>
      <w:r w:rsidRPr="00E352EF">
        <w:rPr>
          <w:rFonts w:asciiTheme="majorHAnsi" w:eastAsia="Calibri" w:hAnsiTheme="majorHAnsi" w:cs="Calibri"/>
          <w:i/>
        </w:rPr>
        <w:t xml:space="preserve">{ , timeFormat </w:t>
      </w:r>
      <w:r w:rsidRPr="00E352EF">
        <w:rPr>
          <w:rFonts w:asciiTheme="majorHAnsi" w:eastAsia="Calibri" w:hAnsiTheme="majorHAnsi" w:cs="Calibri"/>
        </w:rPr>
        <w:t>}</w:t>
      </w:r>
      <w:r w:rsidRPr="00E352EF">
        <w:rPr>
          <w:rFonts w:asciiTheme="majorHAnsi" w:eastAsia="Calibri" w:hAnsiTheme="majorHAnsi" w:cs="Calibri"/>
          <w:i/>
        </w:rPr>
        <w:t xml:space="preserve"> </w:t>
      </w:r>
      <w:r w:rsidRPr="00E352EF">
        <w:rPr>
          <w:rFonts w:asciiTheme="majorHAnsi" w:eastAsia="Calibri" w:hAnsiTheme="majorHAnsi" w:cs="Calibri"/>
          <w:b/>
        </w:rPr>
        <w:t>)</w:t>
      </w:r>
    </w:p>
    <w:p w14:paraId="58796567" w14:textId="77777777" w:rsidR="00021A1F" w:rsidRPr="00E352EF" w:rsidRDefault="00021A1F" w:rsidP="00E95DF9">
      <w:pPr>
        <w:rPr>
          <w:rFonts w:asciiTheme="majorHAnsi" w:hAnsiTheme="majorHAnsi"/>
        </w:rPr>
      </w:pPr>
    </w:p>
    <w:p w14:paraId="44340B57"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Parameters</w:t>
      </w:r>
    </w:p>
    <w:p w14:paraId="1BA3EA2A" w14:textId="77777777" w:rsidR="005A2227" w:rsidRPr="00E352EF" w:rsidRDefault="00DE5E99" w:rsidP="00DE5E99">
      <w:pPr>
        <w:rPr>
          <w:rFonts w:asciiTheme="majorHAnsi" w:hAnsiTheme="majorHAnsi"/>
        </w:rPr>
      </w:pPr>
      <w:r w:rsidRPr="00E352EF">
        <w:rPr>
          <w:rFonts w:asciiTheme="majorHAnsi" w:eastAsia="Calibri" w:hAnsiTheme="majorHAnsi" w:cs="Calibri"/>
          <w:i/>
        </w:rPr>
        <w:t>ds</w:t>
      </w:r>
      <w:r w:rsidRPr="00E352EF">
        <w:rPr>
          <w:rFonts w:asciiTheme="majorHAnsi" w:hAnsiTheme="majorHAnsi"/>
        </w:rPr>
        <w:t xml:space="preserve"> </w:t>
      </w:r>
      <w:r w:rsidR="0097053A" w:rsidRPr="00E352EF">
        <w:rPr>
          <w:rFonts w:asciiTheme="majorHAnsi" w:eastAsia="Calibri" w:hAnsiTheme="majorHAnsi" w:cs="Calibri"/>
        </w:rPr>
        <w:t>: dataset {identifier &lt;IDENT&gt; as scalar-type}+ {identifier &lt;IDENT&gt; as date}</w:t>
      </w:r>
    </w:p>
    <w:p w14:paraId="7A5B13C3" w14:textId="77777777" w:rsidR="005A2227" w:rsidRPr="00E352EF" w:rsidRDefault="0097053A" w:rsidP="00C96285">
      <w:pPr>
        <w:ind w:firstLine="706"/>
        <w:rPr>
          <w:rFonts w:ascii="Cambria" w:hAnsi="Cambria"/>
        </w:rPr>
      </w:pPr>
      <w:r w:rsidRPr="00E352EF">
        <w:rPr>
          <w:rFonts w:ascii="Cambria" w:eastAsia="Calibri" w:hAnsi="Cambria"/>
        </w:rPr>
        <w:t xml:space="preserve">                    {measure &lt;IDENT&gt; as numeric}+ </w:t>
      </w:r>
    </w:p>
    <w:p w14:paraId="13121D1F" w14:textId="77777777" w:rsidR="005A2227" w:rsidRPr="00E352EF" w:rsidRDefault="0097053A" w:rsidP="00E95DF9">
      <w:pPr>
        <w:ind w:left="706"/>
        <w:rPr>
          <w:rFonts w:asciiTheme="majorHAnsi" w:eastAsia="Calibri" w:hAnsiTheme="majorHAnsi" w:cs="Calibri"/>
        </w:rPr>
      </w:pPr>
      <w:r w:rsidRPr="00E352EF">
        <w:rPr>
          <w:rFonts w:asciiTheme="majorHAnsi" w:eastAsia="Calibri" w:hAnsiTheme="majorHAnsi" w:cs="Calibri"/>
        </w:rPr>
        <w:t xml:space="preserve">                    {measure &lt;IDENT&gt; as scalar-type}* {attribute &lt;IDENT&gt; as scalar-type}*</w:t>
      </w:r>
    </w:p>
    <w:p w14:paraId="38F3FCB6" w14:textId="77777777" w:rsidR="00DE5E99" w:rsidRPr="00E352EF" w:rsidRDefault="00DE5E99" w:rsidP="00E95DF9">
      <w:pPr>
        <w:ind w:left="706"/>
        <w:rPr>
          <w:rFonts w:asciiTheme="majorHAnsi" w:hAnsiTheme="majorHAnsi"/>
        </w:rPr>
      </w:pPr>
    </w:p>
    <w:p w14:paraId="0332B2C7" w14:textId="77777777" w:rsidR="005A2227" w:rsidRPr="00E352EF" w:rsidRDefault="0097053A" w:rsidP="00E95DF9">
      <w:pPr>
        <w:tabs>
          <w:tab w:val="left" w:pos="1138"/>
        </w:tabs>
        <w:rPr>
          <w:rFonts w:asciiTheme="majorHAnsi" w:eastAsia="Calibri" w:hAnsiTheme="majorHAnsi" w:cs="Calibri"/>
        </w:rPr>
      </w:pPr>
      <w:r w:rsidRPr="00E352EF">
        <w:rPr>
          <w:rFonts w:asciiTheme="majorHAnsi" w:eastAsia="Calibri" w:hAnsiTheme="majorHAnsi" w:cs="Calibri"/>
          <w:i/>
        </w:rPr>
        <w:t xml:space="preserve">ds – </w:t>
      </w:r>
      <w:r w:rsidRPr="00E352EF">
        <w:rPr>
          <w:rFonts w:asciiTheme="majorHAnsi" w:eastAsia="Calibri" w:hAnsiTheme="majorHAnsi" w:cs="Calibri"/>
        </w:rPr>
        <w:t xml:space="preserve">is the input </w:t>
      </w:r>
      <w:r w:rsidR="00297BF2" w:rsidRPr="00E352EF">
        <w:t>Dataset</w:t>
      </w:r>
      <w:r w:rsidRPr="00E352EF">
        <w:rPr>
          <w:rFonts w:asciiTheme="majorHAnsi" w:eastAsia="Calibri" w:hAnsiTheme="majorHAnsi" w:cs="Calibri"/>
        </w:rPr>
        <w:t xml:space="preserve"> whose missing data points in the series will be filled in.</w:t>
      </w:r>
    </w:p>
    <w:p w14:paraId="4B013BE8" w14:textId="77777777" w:rsidR="00021A1F" w:rsidRPr="00E352EF" w:rsidRDefault="00021A1F" w:rsidP="00E95DF9">
      <w:pPr>
        <w:tabs>
          <w:tab w:val="left" w:pos="1138"/>
        </w:tabs>
        <w:rPr>
          <w:rFonts w:asciiTheme="majorHAnsi" w:hAnsiTheme="majorHAnsi"/>
        </w:rPr>
      </w:pPr>
    </w:p>
    <w:p w14:paraId="0964154B"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5F9198D7" w14:textId="77777777" w:rsidR="005A2227" w:rsidRPr="00E352EF" w:rsidRDefault="0097053A" w:rsidP="00E95DF9">
      <w:pPr>
        <w:tabs>
          <w:tab w:val="left" w:pos="0"/>
        </w:tabs>
        <w:rPr>
          <w:rFonts w:asciiTheme="majorHAnsi" w:eastAsia="Calibri" w:hAnsiTheme="majorHAnsi" w:cs="Calibri"/>
        </w:rPr>
      </w:pPr>
      <w:r w:rsidRPr="00E352EF">
        <w:rPr>
          <w:rFonts w:asciiTheme="majorHAnsi" w:eastAsia="Calibri" w:hAnsiTheme="majorHAnsi" w:cs="Calibri"/>
        </w:rPr>
        <w:t xml:space="preserve">The </w:t>
      </w:r>
      <w:r w:rsidR="009C28BD" w:rsidRPr="00E352EF">
        <w:rPr>
          <w:rFonts w:asciiTheme="majorHAnsi" w:eastAsia="Calibri" w:hAnsiTheme="majorHAnsi" w:cs="Calibri"/>
        </w:rPr>
        <w:t>D</w:t>
      </w:r>
      <w:r w:rsidRPr="00E352EF">
        <w:rPr>
          <w:rFonts w:asciiTheme="majorHAnsi" w:eastAsia="Calibri" w:hAnsiTheme="majorHAnsi" w:cs="Calibri"/>
        </w:rPr>
        <w:t xml:space="preserve">ataset </w:t>
      </w:r>
      <w:r w:rsidRPr="00E352EF">
        <w:rPr>
          <w:rFonts w:asciiTheme="majorHAnsi" w:eastAsia="Calibri" w:hAnsiTheme="majorHAnsi" w:cs="Calibri"/>
          <w:i/>
        </w:rPr>
        <w:t>ds</w:t>
      </w:r>
      <w:r w:rsidRPr="00E352EF">
        <w:rPr>
          <w:rFonts w:asciiTheme="majorHAnsi" w:eastAsia="Calibri" w:hAnsiTheme="majorHAnsi" w:cs="Calibri"/>
        </w:rPr>
        <w:t xml:space="preserve"> must have the specified </w:t>
      </w:r>
      <w:r w:rsidR="009C28BD" w:rsidRPr="00E352EF">
        <w:rPr>
          <w:rFonts w:asciiTheme="majorHAnsi" w:eastAsia="Calibri" w:hAnsiTheme="majorHAnsi" w:cs="Calibri"/>
        </w:rPr>
        <w:t xml:space="preserve">the </w:t>
      </w:r>
      <w:r w:rsidR="009C28BD" w:rsidRPr="00E352EF">
        <w:rPr>
          <w:rFonts w:ascii="Cambria" w:eastAsia="Calibri" w:hAnsi="Cambria" w:cs="Calibri"/>
        </w:rPr>
        <w:t>Identifier Component</w:t>
      </w:r>
      <w:r w:rsidRPr="00E352EF">
        <w:rPr>
          <w:rFonts w:asciiTheme="majorHAnsi" w:eastAsia="Calibri" w:hAnsiTheme="majorHAnsi" w:cs="Calibri"/>
        </w:rPr>
        <w:t xml:space="preserve"> </w:t>
      </w:r>
      <w:r w:rsidRPr="00E352EF">
        <w:rPr>
          <w:rFonts w:asciiTheme="majorHAnsi" w:eastAsia="Calibri" w:hAnsiTheme="majorHAnsi" w:cs="Calibri"/>
          <w:i/>
        </w:rPr>
        <w:t>timePeriodName</w:t>
      </w:r>
      <w:r w:rsidRPr="00E352EF">
        <w:rPr>
          <w:rFonts w:asciiTheme="majorHAnsi" w:eastAsia="Calibri" w:hAnsiTheme="majorHAnsi" w:cs="Calibri"/>
        </w:rPr>
        <w:t xml:space="preserve"> or the default "time".</w:t>
      </w:r>
    </w:p>
    <w:p w14:paraId="6FA14B97" w14:textId="77777777" w:rsidR="00021A1F" w:rsidRPr="00E352EF" w:rsidRDefault="00021A1F" w:rsidP="00E95DF9">
      <w:pPr>
        <w:tabs>
          <w:tab w:val="left" w:pos="0"/>
        </w:tabs>
        <w:rPr>
          <w:rFonts w:asciiTheme="majorHAnsi" w:hAnsiTheme="majorHAnsi"/>
        </w:rPr>
      </w:pPr>
    </w:p>
    <w:p w14:paraId="19DDD7BE"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Returns</w:t>
      </w:r>
    </w:p>
    <w:p w14:paraId="6EAA5F79" w14:textId="77777777" w:rsidR="005A2227" w:rsidRPr="00E352EF" w:rsidRDefault="0097053A" w:rsidP="00E95DF9">
      <w:pPr>
        <w:jc w:val="both"/>
        <w:rPr>
          <w:rFonts w:asciiTheme="majorHAnsi" w:hAnsiTheme="majorHAnsi"/>
        </w:rPr>
      </w:pPr>
      <w:r w:rsidRPr="00E352EF">
        <w:rPr>
          <w:rFonts w:asciiTheme="majorHAnsi" w:eastAsia="Calibri" w:hAnsiTheme="majorHAnsi" w:cs="Calibri"/>
        </w:rPr>
        <w:t>A Dataset having the same Identifier, Measure and Attribute Components as the input one. The missing data points in each series will be filled in.</w:t>
      </w:r>
    </w:p>
    <w:p w14:paraId="191DA1CA" w14:textId="77777777" w:rsidR="00E95DF9" w:rsidRPr="00E352EF" w:rsidRDefault="00E95DF9" w:rsidP="00E95DF9">
      <w:pPr>
        <w:jc w:val="both"/>
        <w:rPr>
          <w:rFonts w:asciiTheme="majorHAnsi" w:eastAsia="Calibri" w:hAnsiTheme="majorHAnsi" w:cs="Calibri"/>
          <w:i/>
          <w:color w:val="5B9BD5"/>
        </w:rPr>
      </w:pPr>
    </w:p>
    <w:p w14:paraId="20D48D8A"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 specification</w:t>
      </w:r>
    </w:p>
    <w:p w14:paraId="1546A1BB" w14:textId="77777777" w:rsidR="005A2227" w:rsidRPr="00E352EF" w:rsidRDefault="0097053A" w:rsidP="00E95DF9">
      <w:pPr>
        <w:jc w:val="both"/>
        <w:rPr>
          <w:rFonts w:asciiTheme="majorHAnsi" w:hAnsiTheme="majorHAnsi"/>
        </w:rPr>
      </w:pPr>
      <w:r w:rsidRPr="00E352EF">
        <w:rPr>
          <w:rFonts w:asciiTheme="majorHAnsi" w:eastAsia="Calibri" w:hAnsiTheme="majorHAnsi" w:cs="Calibri"/>
        </w:rPr>
        <w:t xml:space="preserve">fill_time_series allows to fill in all series of </w:t>
      </w:r>
      <w:r w:rsidRPr="00E352EF">
        <w:rPr>
          <w:rFonts w:asciiTheme="majorHAnsi" w:eastAsia="Calibri" w:hAnsiTheme="majorHAnsi" w:cs="Calibri"/>
          <w:i/>
        </w:rPr>
        <w:t>ds</w:t>
      </w:r>
      <w:r w:rsidRPr="00E352EF">
        <w:rPr>
          <w:rFonts w:asciiTheme="majorHAnsi" w:eastAsia="Calibri" w:hAnsiTheme="majorHAnsi" w:cs="Calibri"/>
        </w:rPr>
        <w:t xml:space="preserve"> (no need to process the series one by one).</w:t>
      </w:r>
    </w:p>
    <w:p w14:paraId="51B7380F" w14:textId="77777777" w:rsidR="005A2227" w:rsidRPr="00E352EF" w:rsidRDefault="0097053A" w:rsidP="00E95DF9">
      <w:pPr>
        <w:jc w:val="both"/>
        <w:rPr>
          <w:rFonts w:asciiTheme="majorHAnsi" w:hAnsiTheme="majorHAnsi"/>
        </w:rPr>
      </w:pPr>
      <w:r w:rsidRPr="00E352EF">
        <w:rPr>
          <w:rFonts w:asciiTheme="majorHAnsi" w:eastAsia="Calibri" w:hAnsiTheme="majorHAnsi" w:cs="Calibri"/>
        </w:rPr>
        <w:t>The time format can be specified as described in the table under "Time aggregate functions".</w:t>
      </w:r>
    </w:p>
    <w:p w14:paraId="7CEE68F8" w14:textId="77777777" w:rsidR="00E95DF9" w:rsidRPr="00E352EF" w:rsidRDefault="00E95DF9" w:rsidP="00E95DF9">
      <w:pPr>
        <w:jc w:val="both"/>
        <w:rPr>
          <w:rFonts w:asciiTheme="majorHAnsi" w:eastAsia="Calibri" w:hAnsiTheme="majorHAnsi" w:cs="Calibri"/>
          <w:i/>
          <w:color w:val="5B9BD5"/>
        </w:rPr>
      </w:pPr>
    </w:p>
    <w:p w14:paraId="613DE3E8" w14:textId="77777777" w:rsidR="005A2227" w:rsidRPr="00E352EF" w:rsidRDefault="0084324E" w:rsidP="00AB605E">
      <w:pPr>
        <w:rPr>
          <w:rFonts w:ascii="Cambria" w:eastAsia="Calibri" w:hAnsi="Cambria" w:cs="Calibri"/>
          <w:i/>
          <w:color w:val="5B9BD5"/>
        </w:rPr>
      </w:pPr>
      <w:r w:rsidRPr="00E352EF">
        <w:rPr>
          <w:rFonts w:ascii="Cambria" w:eastAsia="Calibri" w:hAnsi="Cambria" w:cs="Calibri"/>
          <w:i/>
          <w:color w:val="5B9BD5"/>
        </w:rPr>
        <w:t>Examples</w:t>
      </w:r>
    </w:p>
    <w:tbl>
      <w:tblPr>
        <w:tblW w:w="4896"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6"/>
        <w:gridCol w:w="1138"/>
        <w:gridCol w:w="1051"/>
        <w:gridCol w:w="749"/>
        <w:gridCol w:w="1282"/>
      </w:tblGrid>
      <w:tr w:rsidR="005A2227" w:rsidRPr="00E352EF" w14:paraId="79415B68" w14:textId="77777777">
        <w:trPr>
          <w:trHeight w:val="374"/>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tcPr>
          <w:p w14:paraId="1E5D3830" w14:textId="77777777" w:rsidR="005A2227" w:rsidRPr="00E352EF" w:rsidRDefault="0097053A">
            <w:pPr>
              <w:jc w:val="both"/>
            </w:pPr>
            <w:r w:rsidRPr="00E352EF">
              <w:rPr>
                <w:rFonts w:ascii="Calibri" w:eastAsia="Calibri" w:hAnsi="Calibri" w:cs="Calibri"/>
              </w:rPr>
              <w:t>ds_bop</w:t>
            </w:r>
          </w:p>
        </w:tc>
      </w:tr>
      <w:tr w:rsidR="005A2227" w:rsidRPr="00E352EF" w14:paraId="56E07154"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B5C9A0B" w14:textId="77777777" w:rsidR="005A2227" w:rsidRPr="00E352EF" w:rsidRDefault="0097053A">
            <w:pPr>
              <w:jc w:val="both"/>
            </w:pPr>
            <w:r w:rsidRPr="00E352EF">
              <w:rPr>
                <w:rFonts w:ascii="Calibri" w:eastAsia="Calibri" w:hAnsi="Calibri" w:cs="Calibri"/>
              </w:rPr>
              <w:t xml:space="preserve">TIME </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A8E7C2E" w14:textId="77777777" w:rsidR="005A2227" w:rsidRPr="00E352EF" w:rsidRDefault="0097053A">
            <w:pPr>
              <w:jc w:val="both"/>
            </w:pPr>
            <w:r w:rsidRPr="00E352EF">
              <w:rPr>
                <w:rFonts w:ascii="Calibri" w:eastAsia="Calibri" w:hAnsi="Calibri" w:cs="Calibri"/>
              </w:rPr>
              <w:t xml:space="preserve">REF_AREA </w:t>
            </w:r>
          </w:p>
        </w:tc>
        <w:tc>
          <w:tcPr>
            <w:tcW w:w="105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73E9E92" w14:textId="77777777" w:rsidR="005A2227" w:rsidRPr="00E352EF" w:rsidRDefault="0097053A">
            <w:pPr>
              <w:jc w:val="both"/>
            </w:pPr>
            <w:r w:rsidRPr="00E352EF">
              <w:rPr>
                <w:rFonts w:ascii="Calibri" w:eastAsia="Calibri" w:hAnsi="Calibri" w:cs="Calibri"/>
              </w:rPr>
              <w:t xml:space="preserve">PARTNER </w:t>
            </w:r>
          </w:p>
        </w:tc>
        <w:tc>
          <w:tcPr>
            <w:tcW w:w="749"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85600CF" w14:textId="77777777" w:rsidR="005A2227" w:rsidRPr="00E352EF" w:rsidRDefault="0097053A">
            <w:pPr>
              <w:jc w:val="both"/>
            </w:pPr>
            <w:r w:rsidRPr="00E352EF">
              <w:rPr>
                <w:rFonts w:ascii="Calibri" w:eastAsia="Calibri" w:hAnsi="Calibri" w:cs="Calibri"/>
              </w:rPr>
              <w:t>FLOW</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669E0C2" w14:textId="77777777" w:rsidR="005A2227" w:rsidRPr="00E352EF" w:rsidRDefault="0097053A">
            <w:pPr>
              <w:jc w:val="both"/>
            </w:pPr>
            <w:r w:rsidRPr="00E352EF">
              <w:rPr>
                <w:rFonts w:ascii="Calibri" w:eastAsia="Calibri" w:hAnsi="Calibri" w:cs="Calibri"/>
              </w:rPr>
              <w:t xml:space="preserve">OBS_VALUE </w:t>
            </w:r>
          </w:p>
        </w:tc>
      </w:tr>
      <w:tr w:rsidR="005A2227" w:rsidRPr="00E352EF" w14:paraId="5088C541" w14:textId="77777777">
        <w:trPr>
          <w:trHeight w:val="259"/>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689148" w14:textId="77777777" w:rsidR="005A2227" w:rsidRPr="00E352EF" w:rsidRDefault="0097053A">
            <w:pPr>
              <w:jc w:val="both"/>
            </w:pPr>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9A7B54" w14:textId="77777777" w:rsidR="005A2227" w:rsidRPr="00E352EF" w:rsidRDefault="0097053A">
            <w:pPr>
              <w:jc w:val="both"/>
            </w:pPr>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7A2F3D"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731C63"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14EB04" w14:textId="77777777" w:rsidR="005A2227" w:rsidRPr="00E352EF" w:rsidRDefault="0097053A">
            <w:pPr>
              <w:jc w:val="both"/>
            </w:pPr>
            <w:r w:rsidRPr="00E352EF">
              <w:rPr>
                <w:rFonts w:ascii="Calibri" w:eastAsia="Calibri" w:hAnsi="Calibri" w:cs="Calibri"/>
              </w:rPr>
              <w:t xml:space="preserve">10 </w:t>
            </w:r>
          </w:p>
        </w:tc>
      </w:tr>
      <w:tr w:rsidR="005A2227" w:rsidRPr="00E352EF" w14:paraId="6D75BA79"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042F6C" w14:textId="77777777" w:rsidR="005A2227" w:rsidRPr="00E352EF" w:rsidRDefault="0097053A">
            <w:pPr>
              <w:jc w:val="both"/>
            </w:pPr>
            <w:r w:rsidRPr="00E352EF">
              <w:rPr>
                <w:rFonts w:ascii="Calibri" w:eastAsia="Calibri" w:hAnsi="Calibri" w:cs="Calibri"/>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9C0FC8" w14:textId="77777777" w:rsidR="005A2227" w:rsidRPr="00E352EF" w:rsidRDefault="0097053A">
            <w:pPr>
              <w:jc w:val="both"/>
            </w:pPr>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166BC8"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31C8DF"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F3FE76" w14:textId="77777777" w:rsidR="005A2227" w:rsidRPr="00E352EF" w:rsidRDefault="0097053A">
            <w:pPr>
              <w:jc w:val="both"/>
            </w:pPr>
            <w:r w:rsidRPr="00E352EF">
              <w:rPr>
                <w:rFonts w:ascii="Calibri" w:eastAsia="Calibri" w:hAnsi="Calibri" w:cs="Calibri"/>
              </w:rPr>
              <w:t>50</w:t>
            </w:r>
          </w:p>
        </w:tc>
      </w:tr>
      <w:tr w:rsidR="005A2227" w:rsidRPr="00E352EF" w14:paraId="646D9E37"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7FAA58" w14:textId="77777777" w:rsidR="005A2227" w:rsidRPr="00E352EF" w:rsidRDefault="0097053A">
            <w:pPr>
              <w:jc w:val="both"/>
            </w:pPr>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B6CB82" w14:textId="77777777" w:rsidR="005A2227" w:rsidRPr="00E352EF" w:rsidRDefault="0097053A">
            <w:pPr>
              <w:jc w:val="both"/>
            </w:pPr>
            <w:r w:rsidRPr="00E352EF">
              <w:rPr>
                <w:rFonts w:ascii="Calibri" w:eastAsia="Calibri" w:hAnsi="Calibri" w:cs="Calibri"/>
              </w:rPr>
              <w:t>DE</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AA1663"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29BDD8"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64ADD5" w14:textId="77777777" w:rsidR="005A2227" w:rsidRPr="00E352EF" w:rsidRDefault="0097053A">
            <w:pPr>
              <w:jc w:val="both"/>
            </w:pPr>
            <w:r w:rsidRPr="00E352EF">
              <w:rPr>
                <w:rFonts w:ascii="Calibri" w:eastAsia="Calibri" w:hAnsi="Calibri" w:cs="Calibri"/>
              </w:rPr>
              <w:t>25</w:t>
            </w:r>
          </w:p>
        </w:tc>
      </w:tr>
    </w:tbl>
    <w:p w14:paraId="5C5B9C04" w14:textId="77777777" w:rsidR="005A2227" w:rsidRPr="00E352EF" w:rsidRDefault="005A2227"/>
    <w:p w14:paraId="417D1ED8" w14:textId="77777777" w:rsidR="005A2227" w:rsidRPr="00E352EF" w:rsidRDefault="0097053A">
      <w:pPr>
        <w:rPr>
          <w:rFonts w:asciiTheme="majorHAnsi" w:hAnsiTheme="majorHAnsi"/>
        </w:rPr>
      </w:pPr>
      <w:r w:rsidRPr="00E352EF">
        <w:rPr>
          <w:rFonts w:asciiTheme="majorHAnsi" w:eastAsia="Calibri" w:hAnsiTheme="majorHAnsi" w:cs="Calibri"/>
        </w:rPr>
        <w:t>ds_fill_ts := fill_time_series ( ds_bop, "A", time )</w:t>
      </w:r>
    </w:p>
    <w:tbl>
      <w:tblPr>
        <w:tblW w:w="4896"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6"/>
        <w:gridCol w:w="1138"/>
        <w:gridCol w:w="1051"/>
        <w:gridCol w:w="749"/>
        <w:gridCol w:w="1282"/>
      </w:tblGrid>
      <w:tr w:rsidR="005A2227" w:rsidRPr="00E352EF" w14:paraId="5B7B026A" w14:textId="77777777">
        <w:trPr>
          <w:trHeight w:val="374"/>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tcPr>
          <w:p w14:paraId="781512B1" w14:textId="77777777" w:rsidR="005A2227" w:rsidRPr="00E352EF" w:rsidRDefault="0097053A">
            <w:pPr>
              <w:jc w:val="both"/>
            </w:pPr>
            <w:r w:rsidRPr="00E352EF">
              <w:rPr>
                <w:rFonts w:ascii="Calibri" w:eastAsia="Calibri" w:hAnsi="Calibri" w:cs="Calibri"/>
              </w:rPr>
              <w:t>ds_fill_ts</w:t>
            </w:r>
          </w:p>
        </w:tc>
      </w:tr>
      <w:tr w:rsidR="005A2227" w:rsidRPr="00E352EF" w14:paraId="5C6E9AB6"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9188EED" w14:textId="77777777" w:rsidR="005A2227" w:rsidRPr="00E352EF" w:rsidRDefault="0097053A">
            <w:pPr>
              <w:jc w:val="both"/>
            </w:pPr>
            <w:r w:rsidRPr="00E352EF">
              <w:rPr>
                <w:rFonts w:ascii="Calibri" w:eastAsia="Calibri" w:hAnsi="Calibri" w:cs="Calibri"/>
              </w:rPr>
              <w:t xml:space="preserve">TIME </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E2FDB95" w14:textId="77777777" w:rsidR="005A2227" w:rsidRPr="00E352EF" w:rsidRDefault="0097053A">
            <w:pPr>
              <w:jc w:val="both"/>
            </w:pPr>
            <w:r w:rsidRPr="00E352EF">
              <w:rPr>
                <w:rFonts w:ascii="Calibri" w:eastAsia="Calibri" w:hAnsi="Calibri" w:cs="Calibri"/>
              </w:rPr>
              <w:t xml:space="preserve">REF_AREA </w:t>
            </w:r>
          </w:p>
        </w:tc>
        <w:tc>
          <w:tcPr>
            <w:tcW w:w="105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D07D9E3" w14:textId="77777777" w:rsidR="005A2227" w:rsidRPr="00E352EF" w:rsidRDefault="0097053A">
            <w:pPr>
              <w:jc w:val="both"/>
            </w:pPr>
            <w:r w:rsidRPr="00E352EF">
              <w:rPr>
                <w:rFonts w:ascii="Calibri" w:eastAsia="Calibri" w:hAnsi="Calibri" w:cs="Calibri"/>
              </w:rPr>
              <w:t xml:space="preserve">PARTNER </w:t>
            </w:r>
          </w:p>
        </w:tc>
        <w:tc>
          <w:tcPr>
            <w:tcW w:w="749"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13ED5D8" w14:textId="77777777" w:rsidR="005A2227" w:rsidRPr="00E352EF" w:rsidRDefault="0097053A">
            <w:pPr>
              <w:jc w:val="both"/>
            </w:pPr>
            <w:r w:rsidRPr="00E352EF">
              <w:rPr>
                <w:rFonts w:ascii="Calibri" w:eastAsia="Calibri" w:hAnsi="Calibri" w:cs="Calibri"/>
              </w:rPr>
              <w:t>FLOW</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29EAD64" w14:textId="77777777" w:rsidR="005A2227" w:rsidRPr="00E352EF" w:rsidRDefault="0097053A">
            <w:pPr>
              <w:jc w:val="both"/>
            </w:pPr>
            <w:r w:rsidRPr="00E352EF">
              <w:rPr>
                <w:rFonts w:ascii="Calibri" w:eastAsia="Calibri" w:hAnsi="Calibri" w:cs="Calibri"/>
              </w:rPr>
              <w:t xml:space="preserve">OBS_VALUE </w:t>
            </w:r>
          </w:p>
        </w:tc>
      </w:tr>
      <w:tr w:rsidR="005A2227" w:rsidRPr="00E352EF" w14:paraId="2530E905" w14:textId="77777777">
        <w:trPr>
          <w:trHeight w:val="259"/>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32199A" w14:textId="77777777" w:rsidR="005A2227" w:rsidRPr="00E352EF" w:rsidRDefault="0097053A">
            <w:pPr>
              <w:jc w:val="both"/>
            </w:pPr>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0CE87D" w14:textId="77777777" w:rsidR="005A2227" w:rsidRPr="00E352EF" w:rsidRDefault="0097053A">
            <w:pPr>
              <w:jc w:val="both"/>
            </w:pPr>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3FB815"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85F212"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A45A80" w14:textId="77777777" w:rsidR="005A2227" w:rsidRPr="00E352EF" w:rsidRDefault="0097053A">
            <w:pPr>
              <w:jc w:val="both"/>
            </w:pPr>
            <w:r w:rsidRPr="00E352EF">
              <w:rPr>
                <w:rFonts w:ascii="Calibri" w:eastAsia="Calibri" w:hAnsi="Calibri" w:cs="Calibri"/>
              </w:rPr>
              <w:t xml:space="preserve">10 </w:t>
            </w:r>
          </w:p>
        </w:tc>
      </w:tr>
      <w:tr w:rsidR="005A2227" w:rsidRPr="00E352EF" w14:paraId="207B10C9"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683CDB" w14:textId="77777777" w:rsidR="005A2227" w:rsidRPr="00E352EF" w:rsidRDefault="0097053A">
            <w:pPr>
              <w:jc w:val="both"/>
            </w:pPr>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F387CF" w14:textId="77777777" w:rsidR="005A2227" w:rsidRPr="00E352EF" w:rsidRDefault="0097053A">
            <w:pPr>
              <w:jc w:val="both"/>
            </w:pPr>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ADD968"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7A3003"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90DD00" w14:textId="77777777" w:rsidR="005A2227" w:rsidRPr="00E352EF" w:rsidRDefault="0097053A">
            <w:pPr>
              <w:jc w:val="both"/>
            </w:pPr>
            <w:r w:rsidRPr="00E352EF">
              <w:rPr>
                <w:rFonts w:ascii="Calibri" w:eastAsia="Calibri" w:hAnsi="Calibri" w:cs="Calibri"/>
              </w:rPr>
              <w:t>null</w:t>
            </w:r>
          </w:p>
        </w:tc>
      </w:tr>
      <w:tr w:rsidR="005A2227" w:rsidRPr="00E352EF" w14:paraId="73523A04"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3FA2F2" w14:textId="77777777" w:rsidR="005A2227" w:rsidRPr="00E352EF" w:rsidRDefault="0097053A">
            <w:pPr>
              <w:jc w:val="both"/>
            </w:pPr>
            <w:r w:rsidRPr="00E352EF">
              <w:rPr>
                <w:rFonts w:ascii="Calibri" w:eastAsia="Calibri" w:hAnsi="Calibri" w:cs="Calibri"/>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5AF309" w14:textId="77777777" w:rsidR="005A2227" w:rsidRPr="00E352EF" w:rsidRDefault="0097053A">
            <w:pPr>
              <w:jc w:val="both"/>
            </w:pPr>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2A60EE"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D5814C"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CE1D98" w14:textId="77777777" w:rsidR="005A2227" w:rsidRPr="00E352EF" w:rsidRDefault="0097053A">
            <w:pPr>
              <w:jc w:val="both"/>
            </w:pPr>
            <w:r w:rsidRPr="00E352EF">
              <w:rPr>
                <w:rFonts w:ascii="Calibri" w:eastAsia="Calibri" w:hAnsi="Calibri" w:cs="Calibri"/>
              </w:rPr>
              <w:t>50</w:t>
            </w:r>
          </w:p>
        </w:tc>
      </w:tr>
      <w:tr w:rsidR="005A2227" w:rsidRPr="00E352EF" w14:paraId="4A41DFE9"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889793" w14:textId="77777777" w:rsidR="005A2227" w:rsidRPr="00E352EF" w:rsidRDefault="0097053A">
            <w:pPr>
              <w:jc w:val="both"/>
            </w:pPr>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2BC06F" w14:textId="77777777" w:rsidR="005A2227" w:rsidRPr="00E352EF" w:rsidRDefault="0097053A">
            <w:pPr>
              <w:jc w:val="both"/>
            </w:pPr>
            <w:r w:rsidRPr="00E352EF">
              <w:rPr>
                <w:rFonts w:ascii="Calibri" w:eastAsia="Calibri" w:hAnsi="Calibri" w:cs="Calibri"/>
              </w:rPr>
              <w:t>DE</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8260F3"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CE4994"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E9A3E9" w14:textId="77777777" w:rsidR="005A2227" w:rsidRPr="00E352EF" w:rsidRDefault="0097053A">
            <w:pPr>
              <w:jc w:val="both"/>
            </w:pPr>
            <w:r w:rsidRPr="00E352EF">
              <w:rPr>
                <w:rFonts w:ascii="Calibri" w:eastAsia="Calibri" w:hAnsi="Calibri" w:cs="Calibri"/>
              </w:rPr>
              <w:t>25</w:t>
            </w:r>
          </w:p>
        </w:tc>
      </w:tr>
      <w:tr w:rsidR="005A2227" w:rsidRPr="00E352EF" w14:paraId="12311E85"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37C54F" w14:textId="77777777" w:rsidR="005A2227" w:rsidRPr="00E352EF" w:rsidRDefault="0097053A">
            <w:pPr>
              <w:jc w:val="both"/>
            </w:pPr>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995578" w14:textId="77777777" w:rsidR="005A2227" w:rsidRPr="00E352EF" w:rsidRDefault="0097053A">
            <w:pPr>
              <w:jc w:val="both"/>
            </w:pPr>
            <w:r w:rsidRPr="00E352EF">
              <w:rPr>
                <w:rFonts w:ascii="Calibri" w:eastAsia="Calibri" w:hAnsi="Calibri" w:cs="Calibri"/>
              </w:rPr>
              <w:t>DE</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70BA68"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ABEB25"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68A93B" w14:textId="77777777" w:rsidR="005A2227" w:rsidRPr="00E352EF" w:rsidRDefault="0097053A">
            <w:pPr>
              <w:jc w:val="both"/>
            </w:pPr>
            <w:r w:rsidRPr="00E352EF">
              <w:rPr>
                <w:rFonts w:ascii="Calibri" w:eastAsia="Calibri" w:hAnsi="Calibri" w:cs="Calibri"/>
              </w:rPr>
              <w:t>null</w:t>
            </w:r>
          </w:p>
        </w:tc>
      </w:tr>
      <w:tr w:rsidR="005A2227" w:rsidRPr="00E352EF" w14:paraId="7A14EF57"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6C7EE1" w14:textId="77777777" w:rsidR="005A2227" w:rsidRPr="00E352EF" w:rsidRDefault="0097053A">
            <w:pPr>
              <w:jc w:val="both"/>
            </w:pPr>
            <w:r w:rsidRPr="00E352EF">
              <w:rPr>
                <w:rFonts w:ascii="Calibri" w:eastAsia="Calibri" w:hAnsi="Calibri" w:cs="Calibri"/>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4C37CF" w14:textId="77777777" w:rsidR="005A2227" w:rsidRPr="00E352EF" w:rsidRDefault="0097053A">
            <w:pPr>
              <w:jc w:val="both"/>
            </w:pPr>
            <w:r w:rsidRPr="00E352EF">
              <w:rPr>
                <w:rFonts w:ascii="Calibri" w:eastAsia="Calibri" w:hAnsi="Calibri" w:cs="Calibri"/>
              </w:rPr>
              <w:t>DE</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05D147"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3A3DE7"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6587BB" w14:textId="77777777" w:rsidR="005A2227" w:rsidRPr="00E352EF" w:rsidRDefault="0097053A">
            <w:pPr>
              <w:jc w:val="both"/>
            </w:pPr>
            <w:r w:rsidRPr="00E352EF">
              <w:rPr>
                <w:rFonts w:ascii="Calibri" w:eastAsia="Calibri" w:hAnsi="Calibri" w:cs="Calibri"/>
              </w:rPr>
              <w:t>null</w:t>
            </w:r>
          </w:p>
        </w:tc>
      </w:tr>
    </w:tbl>
    <w:p w14:paraId="102ED7B7" w14:textId="77777777" w:rsidR="005A2227" w:rsidRPr="00E352EF" w:rsidRDefault="005A2227"/>
    <w:p w14:paraId="70164BBD" w14:textId="77777777" w:rsidR="005A2227" w:rsidRPr="00E352EF" w:rsidRDefault="0097053A">
      <w:pPr>
        <w:rPr>
          <w:rFonts w:asciiTheme="majorHAnsi" w:hAnsiTheme="majorHAnsi"/>
        </w:rPr>
      </w:pPr>
      <w:r w:rsidRPr="00E352EF">
        <w:rPr>
          <w:rFonts w:asciiTheme="majorHAnsi" w:eastAsia="Calibri" w:hAnsiTheme="majorHAnsi" w:cs="Calibri"/>
        </w:rPr>
        <w:t xml:space="preserve">Note: the </w:t>
      </w:r>
      <w:r w:rsidR="009C28BD" w:rsidRPr="00E352EF">
        <w:rPr>
          <w:rFonts w:asciiTheme="majorHAnsi" w:eastAsia="Calibri" w:hAnsiTheme="majorHAnsi" w:cs="Calibri"/>
        </w:rPr>
        <w:t>D</w:t>
      </w:r>
      <w:r w:rsidRPr="00E352EF">
        <w:rPr>
          <w:rFonts w:asciiTheme="majorHAnsi" w:eastAsia="Calibri" w:hAnsiTheme="majorHAnsi" w:cs="Calibri"/>
        </w:rPr>
        <w:t>ataset contains data from 2010 to 2012 therefore 1 data point is inserted for the series (IT, US, NET) and 2 data points are inserted for the series (DE, US, NET).</w:t>
      </w:r>
    </w:p>
    <w:p w14:paraId="22647DB5" w14:textId="77777777" w:rsidR="005A2227" w:rsidRPr="00E352EF" w:rsidRDefault="005A2227"/>
    <w:p w14:paraId="04375FE6" w14:textId="77777777" w:rsidR="005A2227" w:rsidRPr="00E352EF" w:rsidRDefault="0097053A" w:rsidP="00941793">
      <w:pPr>
        <w:pStyle w:val="Stile3"/>
        <w:rPr>
          <w:lang w:val="en-GB"/>
        </w:rPr>
      </w:pPr>
      <w:bookmarkStart w:id="11434" w:name="_Toc462659764"/>
      <w:bookmarkStart w:id="11435" w:name="_Toc463805806"/>
      <w:bookmarkStart w:id="11436" w:name="_Toc464487983"/>
      <w:r w:rsidRPr="00E352EF">
        <w:rPr>
          <w:lang w:val="en-GB"/>
        </w:rPr>
        <w:t>flow_to_stock</w:t>
      </w:r>
      <w:bookmarkEnd w:id="11434"/>
      <w:bookmarkEnd w:id="11435"/>
      <w:bookmarkEnd w:id="11436"/>
    </w:p>
    <w:p w14:paraId="5B66B78C"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Semantics</w:t>
      </w:r>
    </w:p>
    <w:p w14:paraId="0E9C4A28" w14:textId="77777777" w:rsidR="005A2227" w:rsidRPr="00E352EF" w:rsidRDefault="0097053A" w:rsidP="00E95DF9">
      <w:pPr>
        <w:jc w:val="both"/>
        <w:rPr>
          <w:rFonts w:asciiTheme="majorHAnsi" w:eastAsia="Calibri" w:hAnsiTheme="majorHAnsi" w:cs="Calibri"/>
        </w:rPr>
      </w:pPr>
      <w:r w:rsidRPr="00E352EF">
        <w:rPr>
          <w:rFonts w:asciiTheme="majorHAnsi" w:eastAsia="Calibri" w:hAnsiTheme="majorHAnsi" w:cs="Calibri"/>
        </w:rPr>
        <w:t xml:space="preserve">The operator </w:t>
      </w:r>
      <w:r w:rsidRPr="00E352EF">
        <w:rPr>
          <w:rFonts w:asciiTheme="majorHAnsi" w:eastAsia="Calibri" w:hAnsiTheme="majorHAnsi" w:cs="Calibri"/>
          <w:b/>
        </w:rPr>
        <w:t>flow_to_stock</w:t>
      </w:r>
      <w:r w:rsidRPr="00E352EF">
        <w:rPr>
          <w:rFonts w:asciiTheme="majorHAnsi" w:eastAsia="Calibri" w:hAnsiTheme="majorHAnsi" w:cs="Calibri"/>
        </w:rPr>
        <w:t xml:space="preserve"> consists in the transformation from a flow interpretation of a Dataset (with one single date Identifier Component), where the numeric </w:t>
      </w:r>
      <w:r w:rsidR="00D6733B" w:rsidRPr="00E352EF">
        <w:rPr>
          <w:rFonts w:asciiTheme="majorHAnsi" w:eastAsia="Calibri" w:hAnsiTheme="majorHAnsi" w:cs="Calibri"/>
        </w:rPr>
        <w:t>M</w:t>
      </w:r>
      <w:r w:rsidRPr="00E352EF">
        <w:rPr>
          <w:rFonts w:asciiTheme="majorHAnsi" w:eastAsia="Calibri" w:hAnsiTheme="majorHAnsi" w:cs="Calibri"/>
        </w:rPr>
        <w:t xml:space="preserve">easures represent relative modifications of the stock level (flow), to the corresponding stock interpretation of it, where the numeric </w:t>
      </w:r>
      <w:r w:rsidR="00D6733B" w:rsidRPr="00E352EF">
        <w:rPr>
          <w:rFonts w:asciiTheme="majorHAnsi" w:eastAsia="Calibri" w:hAnsiTheme="majorHAnsi" w:cs="Calibri"/>
        </w:rPr>
        <w:t>M</w:t>
      </w:r>
      <w:r w:rsidRPr="00E352EF">
        <w:rPr>
          <w:rFonts w:asciiTheme="majorHAnsi" w:eastAsia="Calibri" w:hAnsiTheme="majorHAnsi" w:cs="Calibri"/>
        </w:rPr>
        <w:t xml:space="preserve">easures represent stock levels </w:t>
      </w:r>
      <w:r w:rsidR="00D6733B" w:rsidRPr="00E352EF">
        <w:rPr>
          <w:rFonts w:asciiTheme="majorHAnsi" w:eastAsia="Calibri" w:hAnsiTheme="majorHAnsi" w:cs="Calibri"/>
        </w:rPr>
        <w:t>M</w:t>
      </w:r>
      <w:r w:rsidRPr="00E352EF">
        <w:rPr>
          <w:rFonts w:asciiTheme="majorHAnsi" w:eastAsia="Calibri" w:hAnsiTheme="majorHAnsi" w:cs="Calibri"/>
        </w:rPr>
        <w:t>easured at a specific time (stock).</w:t>
      </w:r>
    </w:p>
    <w:p w14:paraId="1CD5A146" w14:textId="77777777" w:rsidR="00470BDE" w:rsidRPr="00E352EF" w:rsidRDefault="00470BDE" w:rsidP="00E95DF9">
      <w:pPr>
        <w:jc w:val="both"/>
        <w:rPr>
          <w:rFonts w:asciiTheme="majorHAnsi" w:hAnsiTheme="majorHAnsi"/>
        </w:rPr>
      </w:pPr>
    </w:p>
    <w:p w14:paraId="4A98AB82"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5DF87317" w14:textId="77777777" w:rsidR="005A2227" w:rsidRPr="00E352EF" w:rsidRDefault="0097053A" w:rsidP="00E95DF9">
      <w:pPr>
        <w:rPr>
          <w:rFonts w:asciiTheme="majorHAnsi" w:eastAsia="Calibri" w:hAnsiTheme="majorHAnsi" w:cs="Calibri"/>
          <w:b/>
        </w:rPr>
      </w:pPr>
      <w:r w:rsidRPr="00E352EF">
        <w:rPr>
          <w:rFonts w:asciiTheme="majorHAnsi" w:eastAsia="Calibri" w:hAnsiTheme="majorHAnsi" w:cs="Calibri"/>
          <w:b/>
        </w:rPr>
        <w:t xml:space="preserve">flow_to_stock  ( </w:t>
      </w:r>
      <w:r w:rsidRPr="00E352EF">
        <w:rPr>
          <w:rFonts w:asciiTheme="majorHAnsi" w:eastAsia="Calibri" w:hAnsiTheme="majorHAnsi" w:cs="Calibri"/>
          <w:i/>
        </w:rPr>
        <w:t xml:space="preserve">ds </w:t>
      </w:r>
      <w:r w:rsidRPr="00E352EF">
        <w:rPr>
          <w:rFonts w:asciiTheme="majorHAnsi" w:eastAsia="Calibri" w:hAnsiTheme="majorHAnsi" w:cs="Calibri"/>
          <w:b/>
        </w:rPr>
        <w:t>)</w:t>
      </w:r>
    </w:p>
    <w:p w14:paraId="1F642388" w14:textId="77777777" w:rsidR="00470BDE" w:rsidRPr="00E352EF" w:rsidRDefault="00470BDE" w:rsidP="00E95DF9">
      <w:pPr>
        <w:rPr>
          <w:rFonts w:asciiTheme="majorHAnsi" w:hAnsiTheme="majorHAnsi"/>
        </w:rPr>
      </w:pPr>
    </w:p>
    <w:p w14:paraId="5FB3DAA4"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Parameters</w:t>
      </w:r>
    </w:p>
    <w:p w14:paraId="11D7B54D" w14:textId="77777777" w:rsidR="005A2227" w:rsidRPr="00E352EF" w:rsidRDefault="00E95DF9" w:rsidP="00E95DF9">
      <w:pPr>
        <w:rPr>
          <w:rFonts w:asciiTheme="majorHAnsi" w:hAnsiTheme="majorHAnsi"/>
        </w:rPr>
      </w:pPr>
      <w:r w:rsidRPr="00E352EF">
        <w:rPr>
          <w:rFonts w:asciiTheme="majorHAnsi" w:eastAsia="Calibri" w:hAnsiTheme="majorHAnsi" w:cs="Calibri"/>
          <w:i/>
        </w:rPr>
        <w:t>d</w:t>
      </w:r>
      <w:r w:rsidR="0097053A" w:rsidRPr="00E352EF">
        <w:rPr>
          <w:rFonts w:asciiTheme="majorHAnsi" w:eastAsia="Calibri" w:hAnsiTheme="majorHAnsi" w:cs="Calibri"/>
          <w:i/>
        </w:rPr>
        <w:t>s</w:t>
      </w:r>
      <w:r w:rsidRPr="00E352EF">
        <w:rPr>
          <w:rFonts w:asciiTheme="majorHAnsi" w:hAnsiTheme="majorHAnsi"/>
        </w:rPr>
        <w:t xml:space="preserve"> </w:t>
      </w:r>
      <w:r w:rsidR="0097053A" w:rsidRPr="00E352EF">
        <w:rPr>
          <w:rFonts w:asciiTheme="majorHAnsi" w:eastAsia="Calibri" w:hAnsiTheme="majorHAnsi" w:cs="Calibri"/>
        </w:rPr>
        <w:t>: dataset {identifier &lt;IDENT&gt; as scalar-type}+ {identifier &lt;IDENT&gt; as date}</w:t>
      </w:r>
    </w:p>
    <w:p w14:paraId="1B52F7C8" w14:textId="77777777" w:rsidR="005A2227" w:rsidRPr="00E352EF" w:rsidRDefault="0097053A" w:rsidP="00C96285">
      <w:pPr>
        <w:ind w:firstLine="706"/>
        <w:rPr>
          <w:rFonts w:ascii="Cambria" w:hAnsi="Cambria"/>
        </w:rPr>
      </w:pPr>
      <w:r w:rsidRPr="00E352EF">
        <w:rPr>
          <w:rFonts w:ascii="Cambria" w:eastAsia="Calibri" w:hAnsi="Cambria"/>
        </w:rPr>
        <w:t xml:space="preserve">                    {measure &lt;IDENT&gt; as numeric}+ </w:t>
      </w:r>
    </w:p>
    <w:p w14:paraId="58F87EF5" w14:textId="77777777" w:rsidR="005A2227" w:rsidRPr="00E352EF" w:rsidRDefault="0097053A" w:rsidP="00E95DF9">
      <w:pPr>
        <w:ind w:left="706"/>
        <w:rPr>
          <w:rFonts w:asciiTheme="majorHAnsi" w:eastAsia="Calibri" w:hAnsiTheme="majorHAnsi" w:cs="Calibri"/>
        </w:rPr>
      </w:pPr>
      <w:r w:rsidRPr="00E352EF">
        <w:rPr>
          <w:rFonts w:asciiTheme="majorHAnsi" w:eastAsia="Calibri" w:hAnsiTheme="majorHAnsi" w:cs="Calibri"/>
        </w:rPr>
        <w:t xml:space="preserve">                    {measure &lt;IDENT&gt; as scalar-type}* {attribute &lt;IDENT&gt; as scalar-type}*</w:t>
      </w:r>
    </w:p>
    <w:p w14:paraId="502B6BE6" w14:textId="77777777" w:rsidR="00DE5E99" w:rsidRPr="00E352EF" w:rsidRDefault="00DE5E99" w:rsidP="00E95DF9">
      <w:pPr>
        <w:ind w:left="706"/>
        <w:rPr>
          <w:rFonts w:asciiTheme="majorHAnsi" w:hAnsiTheme="majorHAnsi"/>
        </w:rPr>
      </w:pPr>
    </w:p>
    <w:p w14:paraId="2CD729CD" w14:textId="77777777" w:rsidR="005A2227" w:rsidRPr="00E352EF" w:rsidRDefault="0097053A" w:rsidP="00E95DF9">
      <w:pPr>
        <w:tabs>
          <w:tab w:val="left" w:pos="1138"/>
        </w:tabs>
        <w:rPr>
          <w:rFonts w:asciiTheme="majorHAnsi" w:eastAsia="Calibri" w:hAnsiTheme="majorHAnsi" w:cs="Calibri"/>
        </w:rPr>
      </w:pPr>
      <w:r w:rsidRPr="00E352EF">
        <w:rPr>
          <w:rFonts w:asciiTheme="majorHAnsi" w:eastAsia="Calibri" w:hAnsiTheme="majorHAnsi" w:cs="Calibri"/>
          <w:i/>
        </w:rPr>
        <w:t xml:space="preserve">ds </w:t>
      </w:r>
      <w:r w:rsidR="00DE5E99" w:rsidRPr="00E352EF">
        <w:rPr>
          <w:rFonts w:asciiTheme="majorHAnsi" w:eastAsia="Calibri" w:hAnsiTheme="majorHAnsi" w:cs="Calibri"/>
          <w:i/>
        </w:rPr>
        <w:t>–</w:t>
      </w:r>
      <w:r w:rsidRPr="00E352EF">
        <w:rPr>
          <w:rFonts w:asciiTheme="majorHAnsi" w:eastAsia="Calibri" w:hAnsiTheme="majorHAnsi" w:cs="Calibri"/>
          <w:i/>
        </w:rPr>
        <w:t xml:space="preserve"> </w:t>
      </w:r>
      <w:r w:rsidRPr="00E352EF">
        <w:rPr>
          <w:rFonts w:asciiTheme="majorHAnsi" w:eastAsia="Calibri" w:hAnsiTheme="majorHAnsi" w:cs="Calibri"/>
        </w:rPr>
        <w:t>the input Dataset containing time series.</w:t>
      </w:r>
    </w:p>
    <w:p w14:paraId="556B6FBE" w14:textId="77777777" w:rsidR="00470BDE" w:rsidRPr="00E352EF" w:rsidRDefault="00470BDE" w:rsidP="00AB605E">
      <w:pPr>
        <w:rPr>
          <w:rFonts w:ascii="Cambria" w:eastAsia="Calibri" w:hAnsi="Cambria" w:cs="Calibri"/>
          <w:i/>
          <w:color w:val="5B9BD5"/>
        </w:rPr>
      </w:pPr>
    </w:p>
    <w:p w14:paraId="15AAB6CD"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513383BB" w14:textId="77777777" w:rsidR="005A2227" w:rsidRPr="00E352EF" w:rsidRDefault="0097053A" w:rsidP="00E95DF9">
      <w:pPr>
        <w:numPr>
          <w:ilvl w:val="0"/>
          <w:numId w:val="3"/>
        </w:numPr>
        <w:tabs>
          <w:tab w:val="left" w:pos="0"/>
        </w:tabs>
        <w:ind w:left="360"/>
        <w:rPr>
          <w:rFonts w:asciiTheme="majorHAnsi" w:hAnsiTheme="majorHAnsi"/>
        </w:rPr>
      </w:pPr>
      <w:r w:rsidRPr="00E352EF">
        <w:rPr>
          <w:rFonts w:asciiTheme="majorHAnsi" w:eastAsia="Calibri" w:hAnsiTheme="majorHAnsi" w:cs="Calibri"/>
          <w:i/>
        </w:rPr>
        <w:t>ds</w:t>
      </w:r>
      <w:r w:rsidRPr="00E352EF">
        <w:rPr>
          <w:rFonts w:asciiTheme="majorHAnsi" w:eastAsia="Calibri" w:hAnsiTheme="majorHAnsi" w:cs="Calibri"/>
        </w:rPr>
        <w:t xml:space="preserve"> must be a Dataset that contains only one date Identifier Component (as in the syntax).</w:t>
      </w:r>
    </w:p>
    <w:p w14:paraId="40516BAF" w14:textId="77777777" w:rsidR="005A2227" w:rsidRPr="00E352EF" w:rsidRDefault="0097053A" w:rsidP="00E95DF9">
      <w:pPr>
        <w:numPr>
          <w:ilvl w:val="0"/>
          <w:numId w:val="3"/>
        </w:numPr>
        <w:tabs>
          <w:tab w:val="left" w:pos="0"/>
        </w:tabs>
        <w:ind w:left="360"/>
        <w:rPr>
          <w:rFonts w:asciiTheme="majorHAnsi" w:hAnsiTheme="majorHAnsi"/>
        </w:rPr>
      </w:pPr>
      <w:r w:rsidRPr="00E352EF">
        <w:rPr>
          <w:rFonts w:asciiTheme="majorHAnsi" w:eastAsia="Calibri" w:hAnsiTheme="majorHAnsi" w:cs="Calibri"/>
          <w:i/>
        </w:rPr>
        <w:t>ds</w:t>
      </w:r>
      <w:r w:rsidRPr="00E352EF">
        <w:rPr>
          <w:rFonts w:asciiTheme="majorHAnsi" w:eastAsia="Calibri" w:hAnsiTheme="majorHAnsi" w:cs="Calibri"/>
        </w:rPr>
        <w:t xml:space="preserve"> must be regular, that is, once the Data Points have been ordered by the only date Identifier, for each pair of consecutive Data Points, the distance in time between the respective date values must be constant (and typically one year, one quarter, one day and so on).</w:t>
      </w:r>
    </w:p>
    <w:p w14:paraId="0E9CEEBF" w14:textId="77777777" w:rsidR="00AB605E" w:rsidRPr="00E352EF" w:rsidRDefault="00AB605E" w:rsidP="00AB605E">
      <w:pPr>
        <w:rPr>
          <w:rFonts w:ascii="Cambria" w:eastAsia="Calibri" w:hAnsi="Cambria" w:cs="Calibri"/>
          <w:i/>
          <w:color w:val="5B9BD5"/>
        </w:rPr>
      </w:pPr>
    </w:p>
    <w:p w14:paraId="357FC485"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Returns</w:t>
      </w:r>
    </w:p>
    <w:p w14:paraId="01A2DF76" w14:textId="77777777" w:rsidR="005A2227" w:rsidRPr="00E352EF" w:rsidRDefault="0097053A" w:rsidP="00E95DF9">
      <w:pPr>
        <w:jc w:val="both"/>
        <w:rPr>
          <w:rFonts w:asciiTheme="majorHAnsi" w:eastAsia="Calibri" w:hAnsiTheme="majorHAnsi" w:cs="Calibri"/>
        </w:rPr>
      </w:pPr>
      <w:r w:rsidRPr="00E352EF">
        <w:rPr>
          <w:rFonts w:asciiTheme="majorHAnsi" w:eastAsia="Calibri" w:hAnsiTheme="majorHAnsi" w:cs="Calibri"/>
        </w:rPr>
        <w:t>A Dataset having the same Identifier, Measure and Attribute Components as the input one. The values of the numeric Measure Components are computed as the stock interpretation of the respective input values, which are considered according to a stock interpretation.</w:t>
      </w:r>
    </w:p>
    <w:p w14:paraId="60636DBC" w14:textId="77777777" w:rsidR="00470BDE" w:rsidRPr="00E352EF" w:rsidRDefault="00470BDE" w:rsidP="00E95DF9">
      <w:pPr>
        <w:jc w:val="both"/>
        <w:rPr>
          <w:rFonts w:asciiTheme="majorHAnsi" w:hAnsiTheme="majorHAnsi"/>
        </w:rPr>
      </w:pPr>
    </w:p>
    <w:p w14:paraId="6175A428"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 specification</w:t>
      </w:r>
    </w:p>
    <w:p w14:paraId="7927762F" w14:textId="77777777" w:rsidR="005A2227" w:rsidRPr="00E352EF" w:rsidRDefault="0097053A" w:rsidP="00E95DF9">
      <w:pPr>
        <w:jc w:val="both"/>
        <w:rPr>
          <w:rFonts w:asciiTheme="majorHAnsi" w:hAnsiTheme="majorHAnsi"/>
        </w:rPr>
      </w:pPr>
      <w:r w:rsidRPr="00E352EF">
        <w:rPr>
          <w:rFonts w:asciiTheme="majorHAnsi" w:eastAsia="Calibri" w:hAnsiTheme="majorHAnsi" w:cs="Calibri"/>
        </w:rPr>
        <w:t xml:space="preserve">The operator takes as input a Dataset </w:t>
      </w:r>
      <w:r w:rsidRPr="00E352EF">
        <w:rPr>
          <w:rFonts w:asciiTheme="majorHAnsi" w:eastAsia="Calibri" w:hAnsiTheme="majorHAnsi" w:cs="Calibri"/>
          <w:i/>
        </w:rPr>
        <w:t xml:space="preserve">ds </w:t>
      </w:r>
      <w:r w:rsidRPr="00E352EF">
        <w:rPr>
          <w:rFonts w:asciiTheme="majorHAnsi" w:eastAsia="Calibri" w:hAnsiTheme="majorHAnsi" w:cs="Calibri"/>
        </w:rPr>
        <w:t xml:space="preserve">and returns another one with the same Identifier, Measure and Attribute Components as the input one. We say that two Data Points </w:t>
      </w:r>
      <w:r w:rsidRPr="00E352EF">
        <w:rPr>
          <w:rFonts w:asciiTheme="majorHAnsi" w:eastAsia="Calibri" w:hAnsiTheme="majorHAnsi" w:cs="Calibri"/>
          <w:i/>
        </w:rPr>
        <w:t xml:space="preserve">dp1 </w:t>
      </w:r>
      <w:r w:rsidRPr="00E352EF">
        <w:rPr>
          <w:rFonts w:asciiTheme="majorHAnsi" w:eastAsia="Calibri" w:hAnsiTheme="majorHAnsi" w:cs="Calibri"/>
        </w:rPr>
        <w:t xml:space="preserve">and </w:t>
      </w:r>
      <w:r w:rsidRPr="00E352EF">
        <w:rPr>
          <w:rFonts w:asciiTheme="majorHAnsi" w:eastAsia="Calibri" w:hAnsiTheme="majorHAnsi" w:cs="Calibri"/>
          <w:i/>
        </w:rPr>
        <w:t>dp2</w:t>
      </w:r>
      <w:r w:rsidRPr="00E352EF">
        <w:rPr>
          <w:rFonts w:asciiTheme="majorHAnsi" w:eastAsia="Calibri" w:hAnsiTheme="majorHAnsi" w:cs="Calibri"/>
        </w:rPr>
        <w:t xml:space="preserve"> of </w:t>
      </w:r>
      <w:r w:rsidRPr="00E352EF">
        <w:rPr>
          <w:rFonts w:asciiTheme="majorHAnsi" w:eastAsia="Calibri" w:hAnsiTheme="majorHAnsi" w:cs="Calibri"/>
          <w:i/>
        </w:rPr>
        <w:t xml:space="preserve">ds </w:t>
      </w:r>
      <w:r w:rsidRPr="00E352EF">
        <w:rPr>
          <w:rFonts w:asciiTheme="majorHAnsi" w:eastAsia="Calibri" w:hAnsiTheme="majorHAnsi" w:cs="Calibri"/>
        </w:rPr>
        <w:t xml:space="preserve">are consecutive if they have the same values for all the Identifier Components but the one with date data type and, once all the Data Points with the same values for all the Identifier Components have been ordered by date Component, they are adjacent. </w:t>
      </w:r>
    </w:p>
    <w:p w14:paraId="79EDD93D" w14:textId="77777777" w:rsidR="005A2227" w:rsidRPr="00E352EF" w:rsidRDefault="0097053A" w:rsidP="00E95DF9">
      <w:pPr>
        <w:jc w:val="both"/>
        <w:rPr>
          <w:rFonts w:asciiTheme="majorHAnsi" w:hAnsiTheme="majorHAnsi"/>
        </w:rPr>
      </w:pPr>
      <w:r w:rsidRPr="00E352EF">
        <w:rPr>
          <w:rFonts w:asciiTheme="majorHAnsi" w:eastAsia="Calibri" w:hAnsiTheme="majorHAnsi" w:cs="Calibri"/>
        </w:rPr>
        <w:t xml:space="preserve">The Data Points of the output are calculated as follows. Data Points in </w:t>
      </w:r>
      <w:r w:rsidRPr="00E352EF">
        <w:rPr>
          <w:rFonts w:asciiTheme="majorHAnsi" w:eastAsia="Calibri" w:hAnsiTheme="majorHAnsi" w:cs="Calibri"/>
          <w:i/>
        </w:rPr>
        <w:t>ds</w:t>
      </w:r>
      <w:r w:rsidRPr="00E352EF">
        <w:rPr>
          <w:rFonts w:asciiTheme="majorHAnsi" w:eastAsia="Calibri" w:hAnsiTheme="majorHAnsi" w:cs="Calibri"/>
        </w:rPr>
        <w:t xml:space="preserve"> are partitioned in blocks having the same values for all the Identifier Components but the date one. For each block, the first Data Point is copied into the output. Then, for each pair of consecutive Data Points </w:t>
      </w:r>
      <w:r w:rsidRPr="00E352EF">
        <w:rPr>
          <w:rFonts w:asciiTheme="majorHAnsi" w:eastAsia="Calibri" w:hAnsiTheme="majorHAnsi" w:cs="Calibri"/>
          <w:i/>
        </w:rPr>
        <w:t>dp1</w:t>
      </w:r>
      <w:r w:rsidRPr="00E352EF">
        <w:rPr>
          <w:rFonts w:asciiTheme="majorHAnsi" w:eastAsia="Calibri" w:hAnsiTheme="majorHAnsi" w:cs="Calibri"/>
        </w:rPr>
        <w:t xml:space="preserve"> and </w:t>
      </w:r>
      <w:r w:rsidRPr="00E352EF">
        <w:rPr>
          <w:rFonts w:asciiTheme="majorHAnsi" w:eastAsia="Calibri" w:hAnsiTheme="majorHAnsi" w:cs="Calibri"/>
          <w:i/>
        </w:rPr>
        <w:t>dp2</w:t>
      </w:r>
      <w:r w:rsidRPr="00E352EF">
        <w:rPr>
          <w:rFonts w:asciiTheme="majorHAnsi" w:eastAsia="Calibri" w:hAnsiTheme="majorHAnsi" w:cs="Calibri"/>
        </w:rPr>
        <w:t xml:space="preserve"> (that is, </w:t>
      </w:r>
      <w:r w:rsidRPr="00E352EF">
        <w:rPr>
          <w:rFonts w:asciiTheme="majorHAnsi" w:eastAsia="Calibri" w:hAnsiTheme="majorHAnsi" w:cs="Calibri"/>
          <w:i/>
        </w:rPr>
        <w:t>dp2</w:t>
      </w:r>
      <w:r w:rsidRPr="00E352EF">
        <w:rPr>
          <w:rFonts w:asciiTheme="majorHAnsi" w:eastAsia="Calibri" w:hAnsiTheme="majorHAnsi" w:cs="Calibri"/>
        </w:rPr>
        <w:t xml:space="preserve"> follows </w:t>
      </w:r>
      <w:r w:rsidRPr="00E352EF">
        <w:rPr>
          <w:rFonts w:asciiTheme="majorHAnsi" w:eastAsia="Calibri" w:hAnsiTheme="majorHAnsi" w:cs="Calibri"/>
          <w:i/>
        </w:rPr>
        <w:t>dp1</w:t>
      </w:r>
      <w:r w:rsidRPr="00E352EF">
        <w:rPr>
          <w:rFonts w:asciiTheme="majorHAnsi" w:eastAsia="Calibri" w:hAnsiTheme="majorHAnsi" w:cs="Calibri"/>
        </w:rPr>
        <w:t xml:space="preserve">) of </w:t>
      </w:r>
      <w:r w:rsidRPr="00E352EF">
        <w:rPr>
          <w:rFonts w:asciiTheme="majorHAnsi" w:eastAsia="Calibri" w:hAnsiTheme="majorHAnsi" w:cs="Calibri"/>
          <w:i/>
        </w:rPr>
        <w:t>ds</w:t>
      </w:r>
      <w:r w:rsidRPr="00E352EF">
        <w:rPr>
          <w:rFonts w:asciiTheme="majorHAnsi" w:eastAsia="Calibri" w:hAnsiTheme="majorHAnsi" w:cs="Calibri"/>
        </w:rPr>
        <w:t xml:space="preserve">, a new data Point appears in the output. The value of all the Identifier Components, non-numeric Measure Components and Attribute Components of the output Dataset are copied from </w:t>
      </w:r>
      <w:r w:rsidRPr="00E352EF">
        <w:rPr>
          <w:rFonts w:asciiTheme="majorHAnsi" w:eastAsia="Calibri" w:hAnsiTheme="majorHAnsi" w:cs="Calibri"/>
          <w:i/>
        </w:rPr>
        <w:t>dp2</w:t>
      </w:r>
      <w:r w:rsidRPr="00E352EF">
        <w:rPr>
          <w:rFonts w:asciiTheme="majorHAnsi" w:eastAsia="Calibri" w:hAnsiTheme="majorHAnsi" w:cs="Calibri"/>
        </w:rPr>
        <w:t xml:space="preserve">. The value of each numeric Measure Component is calculated as the sum of the value in the output of the previously copied Data Point and the value of the Measure Component of </w:t>
      </w:r>
      <w:r w:rsidRPr="00E352EF">
        <w:rPr>
          <w:rFonts w:asciiTheme="majorHAnsi" w:eastAsia="Calibri" w:hAnsiTheme="majorHAnsi" w:cs="Calibri"/>
          <w:i/>
        </w:rPr>
        <w:t>dp2</w:t>
      </w:r>
      <w:r w:rsidRPr="00E352EF">
        <w:rPr>
          <w:rFonts w:asciiTheme="majorHAnsi" w:eastAsia="Calibri" w:hAnsiTheme="majorHAnsi" w:cs="Calibri"/>
        </w:rPr>
        <w:t>. Note that the operator actually performs the cumulative sum and no Data Points are neglected.</w:t>
      </w:r>
    </w:p>
    <w:p w14:paraId="34B3F637" w14:textId="77777777" w:rsidR="005A2227" w:rsidRPr="00E352EF" w:rsidRDefault="005A2227" w:rsidP="00E95DF9">
      <w:pPr>
        <w:jc w:val="both"/>
        <w:rPr>
          <w:rFonts w:asciiTheme="majorHAnsi" w:hAnsiTheme="majorHAnsi"/>
        </w:rPr>
      </w:pPr>
    </w:p>
    <w:p w14:paraId="76F97BF6" w14:textId="77777777" w:rsidR="005A2227" w:rsidRPr="00E352EF" w:rsidRDefault="0084324E" w:rsidP="00AB605E">
      <w:pPr>
        <w:rPr>
          <w:rFonts w:ascii="Cambria" w:eastAsia="Calibri" w:hAnsi="Cambria" w:cs="Calibri"/>
          <w:i/>
          <w:color w:val="5B9BD5"/>
        </w:rPr>
      </w:pPr>
      <w:r w:rsidRPr="00E352EF">
        <w:rPr>
          <w:rFonts w:ascii="Cambria" w:eastAsia="Calibri" w:hAnsi="Cambria" w:cs="Calibri"/>
          <w:i/>
          <w:color w:val="5B9BD5"/>
        </w:rPr>
        <w:t>Examples</w:t>
      </w:r>
    </w:p>
    <w:tbl>
      <w:tblPr>
        <w:tblW w:w="4003"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2016"/>
        <w:gridCol w:w="1987"/>
      </w:tblGrid>
      <w:tr w:rsidR="005A2227" w:rsidRPr="00E352EF" w14:paraId="3FEA03CB" w14:textId="77777777">
        <w:trPr>
          <w:trHeight w:val="446"/>
        </w:trPr>
        <w:tc>
          <w:tcPr>
            <w:tcW w:w="2016"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5C15805B" w14:textId="77777777" w:rsidR="005A2227" w:rsidRPr="00E352EF" w:rsidRDefault="0097053A">
            <w:r w:rsidRPr="00E352EF">
              <w:rPr>
                <w:rFonts w:ascii="Calibri" w:eastAsia="Calibri" w:hAnsi="Calibri" w:cs="Calibri"/>
              </w:rPr>
              <w:t xml:space="preserve">ts_1 </w:t>
            </w:r>
          </w:p>
        </w:tc>
      </w:tr>
      <w:tr w:rsidR="005A2227" w:rsidRPr="00E352EF" w14:paraId="4C51AEBF" w14:textId="77777777">
        <w:trPr>
          <w:trHeight w:val="461"/>
        </w:trPr>
        <w:tc>
          <w:tcPr>
            <w:tcW w:w="201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FA04955" w14:textId="77777777" w:rsidR="005A2227" w:rsidRPr="00E352EF" w:rsidRDefault="0097053A">
            <w:r w:rsidRPr="00E352EF">
              <w:rPr>
                <w:rFonts w:ascii="Calibri" w:eastAsia="Calibri" w:hAnsi="Calibri" w:cs="Calibri"/>
                <w:b/>
              </w:rPr>
              <w:t xml:space="preserve">DATE </w:t>
            </w:r>
          </w:p>
        </w:tc>
        <w:tc>
          <w:tcPr>
            <w:tcW w:w="1987" w:type="dxa"/>
            <w:tcBorders>
              <w:top w:val="single" w:sz="6" w:space="0" w:color="000000"/>
              <w:left w:val="single" w:sz="6" w:space="0" w:color="000000"/>
              <w:bottom w:val="single" w:sz="6" w:space="0" w:color="000000"/>
              <w:right w:val="single" w:sz="6" w:space="0" w:color="000000"/>
            </w:tcBorders>
            <w:shd w:val="clear" w:color="auto" w:fill="DBE5F1"/>
            <w:tcMar>
              <w:top w:w="43" w:type="dxa"/>
              <w:left w:w="43" w:type="dxa"/>
              <w:bottom w:w="43" w:type="dxa"/>
              <w:right w:w="43" w:type="dxa"/>
            </w:tcMar>
          </w:tcPr>
          <w:p w14:paraId="1329F967" w14:textId="77777777" w:rsidR="005A2227" w:rsidRPr="00E352EF" w:rsidRDefault="0097053A">
            <w:r w:rsidRPr="00E352EF">
              <w:rPr>
                <w:rFonts w:ascii="Calibri" w:eastAsia="Calibri" w:hAnsi="Calibri" w:cs="Calibri"/>
                <w:b/>
              </w:rPr>
              <w:t>VALUE</w:t>
            </w:r>
          </w:p>
        </w:tc>
      </w:tr>
      <w:tr w:rsidR="005A2227" w:rsidRPr="00E352EF" w14:paraId="6E1AA910" w14:textId="77777777">
        <w:trPr>
          <w:trHeight w:val="230"/>
        </w:trPr>
        <w:tc>
          <w:tcPr>
            <w:tcW w:w="201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A9B66A" w14:textId="77777777" w:rsidR="005A2227" w:rsidRPr="00E352EF" w:rsidRDefault="0097053A">
            <w:r w:rsidRPr="00E352EF">
              <w:rPr>
                <w:rFonts w:ascii="Calibri" w:eastAsia="Calibri" w:hAnsi="Calibri" w:cs="Calibri"/>
              </w:rPr>
              <w:t>1939-01-01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C80954" w14:textId="77777777" w:rsidR="005A2227" w:rsidRPr="00E352EF" w:rsidRDefault="0097053A">
            <w:r w:rsidRPr="00E352EF">
              <w:rPr>
                <w:rFonts w:ascii="Calibri" w:eastAsia="Calibri" w:hAnsi="Calibri" w:cs="Calibri"/>
              </w:rPr>
              <w:t>4400.0</w:t>
            </w:r>
          </w:p>
        </w:tc>
      </w:tr>
      <w:tr w:rsidR="005A2227" w:rsidRPr="00E352EF" w14:paraId="7B853CDD" w14:textId="77777777">
        <w:trPr>
          <w:trHeight w:val="288"/>
        </w:trPr>
        <w:tc>
          <w:tcPr>
            <w:tcW w:w="201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D4CAF1" w14:textId="77777777" w:rsidR="005A2227" w:rsidRPr="00E352EF" w:rsidRDefault="0097053A">
            <w:r w:rsidRPr="00E352EF">
              <w:rPr>
                <w:rFonts w:ascii="Calibri" w:eastAsia="Calibri" w:hAnsi="Calibri" w:cs="Calibri"/>
              </w:rPr>
              <w:t>1939-02-01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7A4A67" w14:textId="77777777" w:rsidR="005A2227" w:rsidRPr="00E352EF" w:rsidRDefault="0097053A">
            <w:r w:rsidRPr="00E352EF">
              <w:rPr>
                <w:rFonts w:ascii="Calibri" w:eastAsia="Calibri" w:hAnsi="Calibri" w:cs="Calibri"/>
              </w:rPr>
              <w:t>0.0</w:t>
            </w:r>
          </w:p>
        </w:tc>
      </w:tr>
      <w:tr w:rsidR="005A2227" w:rsidRPr="00E352EF" w14:paraId="6C95F730" w14:textId="77777777">
        <w:trPr>
          <w:trHeight w:val="274"/>
        </w:trPr>
        <w:tc>
          <w:tcPr>
            <w:tcW w:w="201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7CD668" w14:textId="77777777" w:rsidR="005A2227" w:rsidRPr="00E352EF" w:rsidRDefault="0097053A">
            <w:r w:rsidRPr="00E352EF">
              <w:rPr>
                <w:rFonts w:ascii="Calibri" w:eastAsia="Calibri" w:hAnsi="Calibri" w:cs="Calibri"/>
              </w:rPr>
              <w:t>1939-03-01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3A31D0" w14:textId="77777777" w:rsidR="005A2227" w:rsidRPr="00E352EF" w:rsidRDefault="0097053A">
            <w:r w:rsidRPr="00E352EF">
              <w:rPr>
                <w:rFonts w:ascii="Calibri" w:eastAsia="Calibri" w:hAnsi="Calibri" w:cs="Calibri"/>
              </w:rPr>
              <w:t>6200.0</w:t>
            </w:r>
          </w:p>
        </w:tc>
      </w:tr>
      <w:tr w:rsidR="005A2227" w:rsidRPr="00E352EF" w14:paraId="704D56D2" w14:textId="77777777">
        <w:trPr>
          <w:trHeight w:val="274"/>
        </w:trPr>
        <w:tc>
          <w:tcPr>
            <w:tcW w:w="201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38EBBD" w14:textId="77777777" w:rsidR="005A2227" w:rsidRPr="00E352EF" w:rsidRDefault="0097053A">
            <w:r w:rsidRPr="00E352EF">
              <w:rPr>
                <w:rFonts w:ascii="Calibri" w:eastAsia="Calibri" w:hAnsi="Calibri" w:cs="Calibri"/>
              </w:rPr>
              <w:t>1939-04-01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B8A2E1" w14:textId="77777777" w:rsidR="005A2227" w:rsidRPr="00E352EF" w:rsidRDefault="0097053A">
            <w:r w:rsidRPr="00E352EF">
              <w:rPr>
                <w:rFonts w:ascii="Calibri" w:eastAsia="Calibri" w:hAnsi="Calibri" w:cs="Calibri"/>
              </w:rPr>
              <w:t>-38000.0</w:t>
            </w:r>
          </w:p>
        </w:tc>
      </w:tr>
    </w:tbl>
    <w:p w14:paraId="6208A242" w14:textId="77777777" w:rsidR="005A2227" w:rsidRPr="00E352EF" w:rsidRDefault="005A2227"/>
    <w:p w14:paraId="0045B471" w14:textId="77777777" w:rsidR="005A2227" w:rsidRPr="00E352EF" w:rsidRDefault="0097053A">
      <w:pPr>
        <w:tabs>
          <w:tab w:val="left" w:pos="1138"/>
        </w:tabs>
        <w:ind w:left="1138" w:hanging="1138"/>
        <w:rPr>
          <w:rFonts w:asciiTheme="majorHAnsi" w:hAnsiTheme="majorHAnsi"/>
        </w:rPr>
      </w:pPr>
      <w:r w:rsidRPr="00E352EF">
        <w:rPr>
          <w:rFonts w:asciiTheme="majorHAnsi" w:eastAsia="Calibri" w:hAnsiTheme="majorHAnsi" w:cs="Calibri"/>
        </w:rPr>
        <w:t xml:space="preserve">  ts_2 := </w:t>
      </w:r>
      <w:r w:rsidRPr="00E352EF">
        <w:rPr>
          <w:rFonts w:asciiTheme="majorHAnsi" w:eastAsia="Calibri" w:hAnsiTheme="majorHAnsi" w:cs="Calibri"/>
          <w:b/>
        </w:rPr>
        <w:t>flow_to_stock (</w:t>
      </w:r>
      <w:r w:rsidRPr="00E352EF">
        <w:rPr>
          <w:rFonts w:asciiTheme="majorHAnsi" w:eastAsia="Calibri" w:hAnsiTheme="majorHAnsi" w:cs="Calibri"/>
        </w:rPr>
        <w:t xml:space="preserve"> ts_1 </w:t>
      </w:r>
      <w:r w:rsidRPr="00E352EF">
        <w:rPr>
          <w:rFonts w:asciiTheme="majorHAnsi" w:eastAsia="Calibri" w:hAnsiTheme="majorHAnsi" w:cs="Calibri"/>
          <w:b/>
        </w:rPr>
        <w:t>)</w:t>
      </w:r>
    </w:p>
    <w:p w14:paraId="0D280D33" w14:textId="77777777" w:rsidR="005A2227" w:rsidRPr="00E352EF" w:rsidRDefault="005A2227">
      <w:pPr>
        <w:tabs>
          <w:tab w:val="left" w:pos="1138"/>
        </w:tabs>
        <w:ind w:left="1138" w:hanging="1138"/>
      </w:pPr>
    </w:p>
    <w:tbl>
      <w:tblPr>
        <w:tblW w:w="39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2045"/>
      </w:tblGrid>
      <w:tr w:rsidR="005A2227" w:rsidRPr="00E352EF" w14:paraId="0F473685" w14:textId="77777777">
        <w:trPr>
          <w:trHeight w:val="432"/>
        </w:trPr>
        <w:tc>
          <w:tcPr>
            <w:tcW w:w="1930"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548F0F35" w14:textId="77777777" w:rsidR="005A2227" w:rsidRPr="00E352EF" w:rsidRDefault="0097053A">
            <w:r w:rsidRPr="00E352EF">
              <w:rPr>
                <w:rFonts w:ascii="Calibri" w:eastAsia="Calibri" w:hAnsi="Calibri" w:cs="Calibri"/>
              </w:rPr>
              <w:t>ts_2</w:t>
            </w:r>
          </w:p>
        </w:tc>
      </w:tr>
      <w:tr w:rsidR="005A2227" w:rsidRPr="00E352EF" w14:paraId="51FC9BDB" w14:textId="77777777">
        <w:trPr>
          <w:trHeight w:val="360"/>
        </w:trPr>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A034171" w14:textId="77777777" w:rsidR="005A2227" w:rsidRPr="00E352EF" w:rsidRDefault="0097053A">
            <w:r w:rsidRPr="00E352EF">
              <w:rPr>
                <w:rFonts w:ascii="Calibri" w:eastAsia="Calibri" w:hAnsi="Calibri" w:cs="Calibri"/>
                <w:b/>
              </w:rPr>
              <w:t xml:space="preserve">DATE </w:t>
            </w:r>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9F25D93" w14:textId="77777777" w:rsidR="005A2227" w:rsidRPr="00E352EF" w:rsidRDefault="0097053A">
            <w:r w:rsidRPr="00E352EF">
              <w:rPr>
                <w:rFonts w:ascii="Calibri" w:eastAsia="Calibri" w:hAnsi="Calibri" w:cs="Calibri"/>
                <w:b/>
              </w:rPr>
              <w:t>VALUE</w:t>
            </w:r>
          </w:p>
        </w:tc>
      </w:tr>
      <w:tr w:rsidR="005A2227" w:rsidRPr="00E352EF" w14:paraId="14FAD7E2" w14:textId="77777777">
        <w:trPr>
          <w:trHeight w:val="374"/>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F3F706" w14:textId="77777777" w:rsidR="005A2227" w:rsidRPr="00E352EF" w:rsidRDefault="0097053A">
            <w:r w:rsidRPr="00E352EF">
              <w:rPr>
                <w:rFonts w:ascii="Calibri" w:eastAsia="Calibri" w:hAnsi="Calibri" w:cs="Calibri"/>
              </w:rPr>
              <w:t>1939-01-01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58928C" w14:textId="77777777" w:rsidR="005A2227" w:rsidRPr="00E352EF" w:rsidRDefault="0097053A">
            <w:r w:rsidRPr="00E352EF">
              <w:rPr>
                <w:rFonts w:ascii="Calibri" w:eastAsia="Calibri" w:hAnsi="Calibri" w:cs="Calibri"/>
              </w:rPr>
              <w:t>4400.0</w:t>
            </w:r>
          </w:p>
        </w:tc>
      </w:tr>
      <w:tr w:rsidR="005A2227" w:rsidRPr="00E352EF" w14:paraId="0277EACC"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38B677" w14:textId="77777777" w:rsidR="005A2227" w:rsidRPr="00E352EF" w:rsidRDefault="0097053A">
            <w:r w:rsidRPr="00E352EF">
              <w:rPr>
                <w:rFonts w:ascii="Calibri" w:eastAsia="Calibri" w:hAnsi="Calibri" w:cs="Calibri"/>
              </w:rPr>
              <w:t>1939-02-01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BCEA5D" w14:textId="77777777" w:rsidR="005A2227" w:rsidRPr="00E352EF" w:rsidRDefault="0097053A">
            <w:r w:rsidRPr="00E352EF">
              <w:rPr>
                <w:rFonts w:ascii="Calibri" w:eastAsia="Calibri" w:hAnsi="Calibri" w:cs="Calibri"/>
              </w:rPr>
              <w:t>4400.0</w:t>
            </w:r>
          </w:p>
        </w:tc>
      </w:tr>
      <w:tr w:rsidR="005A2227" w:rsidRPr="00E352EF" w14:paraId="18C20AF9"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775512" w14:textId="77777777" w:rsidR="005A2227" w:rsidRPr="00E352EF" w:rsidRDefault="0097053A">
            <w:r w:rsidRPr="00E352EF">
              <w:rPr>
                <w:rFonts w:ascii="Calibri" w:eastAsia="Calibri" w:hAnsi="Calibri" w:cs="Calibri"/>
              </w:rPr>
              <w:t>1939-03-01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077FE2" w14:textId="77777777" w:rsidR="005A2227" w:rsidRPr="00E352EF" w:rsidRDefault="0097053A">
            <w:r w:rsidRPr="00E352EF">
              <w:rPr>
                <w:rFonts w:ascii="Calibri" w:eastAsia="Calibri" w:hAnsi="Calibri" w:cs="Calibri"/>
              </w:rPr>
              <w:t>10600.0</w:t>
            </w:r>
          </w:p>
        </w:tc>
      </w:tr>
      <w:tr w:rsidR="005A2227" w:rsidRPr="00E352EF" w14:paraId="47BA9C48"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2BAE53" w14:textId="77777777" w:rsidR="005A2227" w:rsidRPr="00E352EF" w:rsidRDefault="0097053A">
            <w:r w:rsidRPr="00E352EF">
              <w:rPr>
                <w:rFonts w:ascii="Calibri" w:eastAsia="Calibri" w:hAnsi="Calibri" w:cs="Calibri"/>
              </w:rPr>
              <w:t>1939-04-01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CB8504" w14:textId="77777777" w:rsidR="005A2227" w:rsidRPr="00E352EF" w:rsidRDefault="0097053A">
            <w:r w:rsidRPr="00E352EF">
              <w:rPr>
                <w:rFonts w:ascii="Calibri" w:eastAsia="Calibri" w:hAnsi="Calibri" w:cs="Calibri"/>
              </w:rPr>
              <w:t>6800.0</w:t>
            </w:r>
          </w:p>
        </w:tc>
      </w:tr>
    </w:tbl>
    <w:p w14:paraId="5D0A47FA" w14:textId="77777777" w:rsidR="005A2227" w:rsidRPr="00E352EF" w:rsidRDefault="005A2227">
      <w:pPr>
        <w:tabs>
          <w:tab w:val="left" w:pos="1138"/>
        </w:tabs>
        <w:ind w:left="1138" w:hanging="1138"/>
      </w:pPr>
    </w:p>
    <w:p w14:paraId="6E782925" w14:textId="77777777" w:rsidR="005A2227" w:rsidRPr="00E352EF" w:rsidRDefault="0097053A" w:rsidP="00941793">
      <w:pPr>
        <w:pStyle w:val="Stile3"/>
        <w:rPr>
          <w:lang w:val="en-GB"/>
        </w:rPr>
      </w:pPr>
      <w:bookmarkStart w:id="11437" w:name="_Toc462659765"/>
      <w:bookmarkStart w:id="11438" w:name="_Toc463805807"/>
      <w:bookmarkStart w:id="11439" w:name="_Toc464487984"/>
      <w:r w:rsidRPr="00E352EF">
        <w:rPr>
          <w:lang w:val="en-GB"/>
        </w:rPr>
        <w:t>stock_to_flow</w:t>
      </w:r>
      <w:bookmarkEnd w:id="11437"/>
      <w:bookmarkEnd w:id="11438"/>
      <w:bookmarkEnd w:id="11439"/>
    </w:p>
    <w:p w14:paraId="12CF5CCA"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Semantics</w:t>
      </w:r>
    </w:p>
    <w:p w14:paraId="38277E09" w14:textId="77777777" w:rsidR="005A2227" w:rsidRPr="00E352EF" w:rsidRDefault="0097053A" w:rsidP="00E95DF9">
      <w:pPr>
        <w:jc w:val="both"/>
        <w:rPr>
          <w:rFonts w:asciiTheme="majorHAnsi" w:eastAsia="Calibri" w:hAnsiTheme="majorHAnsi" w:cs="Calibri"/>
        </w:rPr>
      </w:pPr>
      <w:r w:rsidRPr="00E352EF">
        <w:rPr>
          <w:rFonts w:asciiTheme="majorHAnsi" w:eastAsia="Calibri" w:hAnsiTheme="majorHAnsi" w:cs="Calibri"/>
        </w:rPr>
        <w:t xml:space="preserve">The operator </w:t>
      </w:r>
      <w:r w:rsidRPr="00E352EF">
        <w:rPr>
          <w:rFonts w:asciiTheme="majorHAnsi" w:eastAsia="Calibri" w:hAnsiTheme="majorHAnsi" w:cs="Calibri"/>
          <w:b/>
        </w:rPr>
        <w:t>stock_to_flow</w:t>
      </w:r>
      <w:r w:rsidRPr="00E352EF">
        <w:rPr>
          <w:rFonts w:asciiTheme="majorHAnsi" w:eastAsia="Calibri" w:hAnsiTheme="majorHAnsi" w:cs="Calibri"/>
        </w:rPr>
        <w:t xml:space="preserve"> consists in the transformation from a stock interpretation of a Dataset (with one single date Identifier Component), where the numeric </w:t>
      </w:r>
      <w:r w:rsidR="00D6733B" w:rsidRPr="00E352EF">
        <w:rPr>
          <w:rFonts w:asciiTheme="majorHAnsi" w:eastAsia="Calibri" w:hAnsiTheme="majorHAnsi" w:cs="Calibri"/>
        </w:rPr>
        <w:t>M</w:t>
      </w:r>
      <w:r w:rsidRPr="00E352EF">
        <w:rPr>
          <w:rFonts w:asciiTheme="majorHAnsi" w:eastAsia="Calibri" w:hAnsiTheme="majorHAnsi" w:cs="Calibri"/>
        </w:rPr>
        <w:t xml:space="preserve">easures represent stock levels measured at a specific time (stock), to the corresponding flow interpretation of it, where the numeric </w:t>
      </w:r>
      <w:r w:rsidR="00D6733B" w:rsidRPr="00E352EF">
        <w:rPr>
          <w:rFonts w:asciiTheme="majorHAnsi" w:eastAsia="Calibri" w:hAnsiTheme="majorHAnsi" w:cs="Calibri"/>
        </w:rPr>
        <w:t>M</w:t>
      </w:r>
      <w:r w:rsidRPr="00E352EF">
        <w:rPr>
          <w:rFonts w:asciiTheme="majorHAnsi" w:eastAsia="Calibri" w:hAnsiTheme="majorHAnsi" w:cs="Calibri"/>
        </w:rPr>
        <w:t>easures represent relative modifications of the stock level (flow).</w:t>
      </w:r>
    </w:p>
    <w:p w14:paraId="5E1AF224" w14:textId="77777777" w:rsidR="00470BDE" w:rsidRPr="00E352EF" w:rsidRDefault="00470BDE" w:rsidP="00E95DF9">
      <w:pPr>
        <w:jc w:val="both"/>
        <w:rPr>
          <w:rFonts w:asciiTheme="majorHAnsi" w:hAnsiTheme="majorHAnsi"/>
        </w:rPr>
      </w:pPr>
    </w:p>
    <w:p w14:paraId="4AC824DF"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7B3B5806" w14:textId="77777777" w:rsidR="005A2227" w:rsidRPr="00E352EF" w:rsidRDefault="0097053A" w:rsidP="00E95DF9">
      <w:pPr>
        <w:rPr>
          <w:rFonts w:asciiTheme="majorHAnsi" w:hAnsiTheme="majorHAnsi"/>
        </w:rPr>
      </w:pPr>
      <w:r w:rsidRPr="00E352EF">
        <w:rPr>
          <w:rFonts w:asciiTheme="majorHAnsi" w:eastAsia="Calibri" w:hAnsiTheme="majorHAnsi" w:cs="Calibri"/>
          <w:b/>
        </w:rPr>
        <w:t xml:space="preserve">stock_to_flow  ( </w:t>
      </w:r>
      <w:r w:rsidRPr="00E352EF">
        <w:rPr>
          <w:rFonts w:asciiTheme="majorHAnsi" w:eastAsia="Calibri" w:hAnsiTheme="majorHAnsi" w:cs="Calibri"/>
          <w:i/>
        </w:rPr>
        <w:t xml:space="preserve">ds </w:t>
      </w:r>
      <w:r w:rsidRPr="00E352EF">
        <w:rPr>
          <w:rFonts w:asciiTheme="majorHAnsi" w:eastAsia="Calibri" w:hAnsiTheme="majorHAnsi" w:cs="Calibri"/>
          <w:b/>
        </w:rPr>
        <w:t>)</w:t>
      </w:r>
    </w:p>
    <w:p w14:paraId="2EACD64B" w14:textId="77777777" w:rsidR="005A2227" w:rsidRPr="00E352EF" w:rsidRDefault="005A2227" w:rsidP="00E95DF9">
      <w:pPr>
        <w:rPr>
          <w:rFonts w:asciiTheme="majorHAnsi" w:hAnsiTheme="majorHAnsi"/>
        </w:rPr>
      </w:pPr>
    </w:p>
    <w:p w14:paraId="37A5B551"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Parameters</w:t>
      </w:r>
    </w:p>
    <w:p w14:paraId="6B29B57F" w14:textId="77777777" w:rsidR="005A2227" w:rsidRPr="00E352EF" w:rsidRDefault="0097053A" w:rsidP="00E95DF9">
      <w:pPr>
        <w:rPr>
          <w:rFonts w:asciiTheme="majorHAnsi" w:hAnsiTheme="majorHAnsi"/>
        </w:rPr>
      </w:pPr>
      <w:r w:rsidRPr="00E352EF">
        <w:rPr>
          <w:rFonts w:asciiTheme="majorHAnsi" w:eastAsia="Calibri" w:hAnsiTheme="majorHAnsi" w:cs="Calibri"/>
          <w:i/>
        </w:rPr>
        <w:t xml:space="preserve"> </w:t>
      </w:r>
      <w:r w:rsidR="00E95DF9" w:rsidRPr="00E352EF">
        <w:rPr>
          <w:rFonts w:asciiTheme="majorHAnsi" w:eastAsia="Calibri" w:hAnsiTheme="majorHAnsi" w:cs="Calibri"/>
          <w:i/>
        </w:rPr>
        <w:t xml:space="preserve">ds </w:t>
      </w:r>
      <w:r w:rsidRPr="00E352EF">
        <w:rPr>
          <w:rFonts w:asciiTheme="majorHAnsi" w:eastAsia="Calibri" w:hAnsiTheme="majorHAnsi" w:cs="Calibri"/>
        </w:rPr>
        <w:t>: dataset {identifier &lt;IDENT&gt; as scalar-type}+ {identifier &lt;IDENT&gt; as date}</w:t>
      </w:r>
    </w:p>
    <w:p w14:paraId="3A24B782" w14:textId="77777777" w:rsidR="005A2227" w:rsidRPr="00E352EF" w:rsidRDefault="0097053A" w:rsidP="00C96285">
      <w:pPr>
        <w:rPr>
          <w:rFonts w:ascii="Cambria" w:hAnsi="Cambria"/>
        </w:rPr>
      </w:pPr>
      <w:r w:rsidRPr="00E352EF">
        <w:rPr>
          <w:rFonts w:ascii="Cambria" w:eastAsia="Calibri" w:hAnsi="Cambria"/>
        </w:rPr>
        <w:t xml:space="preserve">                    {measure &lt;IDENT&gt; as numeric}+ </w:t>
      </w:r>
    </w:p>
    <w:p w14:paraId="2DA0BF22" w14:textId="77777777" w:rsidR="005A2227" w:rsidRPr="00E352EF" w:rsidRDefault="0097053A" w:rsidP="00E95DF9">
      <w:pPr>
        <w:ind w:left="706"/>
        <w:rPr>
          <w:rFonts w:asciiTheme="majorHAnsi" w:eastAsia="Calibri" w:hAnsiTheme="majorHAnsi" w:cs="Calibri"/>
        </w:rPr>
      </w:pPr>
      <w:r w:rsidRPr="00E352EF">
        <w:rPr>
          <w:rFonts w:asciiTheme="majorHAnsi" w:eastAsia="Calibri" w:hAnsiTheme="majorHAnsi" w:cs="Calibri"/>
        </w:rPr>
        <w:t xml:space="preserve">                    {measure &lt;IDENT&gt; as scalar-type}* {attribute &lt;IDENT&gt; as scalar-type}*</w:t>
      </w:r>
    </w:p>
    <w:p w14:paraId="0AD14B14" w14:textId="77777777" w:rsidR="00DE5E99" w:rsidRPr="00E352EF" w:rsidRDefault="00DE5E99" w:rsidP="00E95DF9">
      <w:pPr>
        <w:ind w:left="706"/>
        <w:rPr>
          <w:rFonts w:asciiTheme="majorHAnsi" w:hAnsiTheme="majorHAnsi"/>
        </w:rPr>
      </w:pPr>
    </w:p>
    <w:p w14:paraId="1A39FBEF" w14:textId="77777777" w:rsidR="005A2227" w:rsidRPr="00E352EF" w:rsidRDefault="0097053A" w:rsidP="00E95DF9">
      <w:pPr>
        <w:jc w:val="both"/>
        <w:rPr>
          <w:rFonts w:asciiTheme="majorHAnsi" w:eastAsia="Calibri" w:hAnsiTheme="majorHAnsi" w:cs="Calibri"/>
          <w:i/>
        </w:rPr>
      </w:pPr>
      <w:r w:rsidRPr="00E352EF">
        <w:rPr>
          <w:rFonts w:asciiTheme="majorHAnsi" w:eastAsia="Calibri" w:hAnsiTheme="majorHAnsi" w:cs="Calibri"/>
          <w:i/>
        </w:rPr>
        <w:t xml:space="preserve">ds – </w:t>
      </w:r>
      <w:r w:rsidRPr="00E352EF">
        <w:rPr>
          <w:rFonts w:asciiTheme="majorHAnsi" w:eastAsia="Calibri" w:hAnsiTheme="majorHAnsi" w:cs="Calibri"/>
        </w:rPr>
        <w:t>the input Dataset.</w:t>
      </w:r>
      <w:r w:rsidRPr="00E352EF">
        <w:rPr>
          <w:rFonts w:asciiTheme="majorHAnsi" w:eastAsia="Calibri" w:hAnsiTheme="majorHAnsi" w:cs="Calibri"/>
          <w:i/>
        </w:rPr>
        <w:t xml:space="preserve"> </w:t>
      </w:r>
    </w:p>
    <w:p w14:paraId="3D82C61C" w14:textId="77777777" w:rsidR="00470BDE" w:rsidRPr="00E352EF" w:rsidRDefault="00470BDE" w:rsidP="00E95DF9">
      <w:pPr>
        <w:jc w:val="both"/>
        <w:rPr>
          <w:rFonts w:asciiTheme="majorHAnsi" w:hAnsiTheme="majorHAnsi"/>
        </w:rPr>
      </w:pPr>
    </w:p>
    <w:p w14:paraId="5CF6E22F"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064FFFE4" w14:textId="77777777" w:rsidR="005A2227" w:rsidRPr="00E352EF" w:rsidRDefault="0097053A" w:rsidP="00E95DF9">
      <w:pPr>
        <w:numPr>
          <w:ilvl w:val="0"/>
          <w:numId w:val="3"/>
        </w:numPr>
        <w:tabs>
          <w:tab w:val="left" w:pos="0"/>
        </w:tabs>
        <w:ind w:left="360"/>
        <w:rPr>
          <w:rFonts w:asciiTheme="majorHAnsi" w:eastAsia="Calibri" w:hAnsiTheme="majorHAnsi" w:cs="Calibri"/>
          <w:i/>
        </w:rPr>
      </w:pPr>
      <w:r w:rsidRPr="00E352EF">
        <w:rPr>
          <w:rFonts w:asciiTheme="majorHAnsi" w:eastAsia="Calibri" w:hAnsiTheme="majorHAnsi" w:cs="Calibri"/>
          <w:i/>
        </w:rPr>
        <w:t xml:space="preserve">ds </w:t>
      </w:r>
      <w:r w:rsidRPr="00E352EF">
        <w:rPr>
          <w:rFonts w:asciiTheme="majorHAnsi" w:eastAsia="Calibri" w:hAnsiTheme="majorHAnsi" w:cs="Calibri"/>
        </w:rPr>
        <w:t>must be a Dataset that contains only one date Identifier Component (as in the syntax).</w:t>
      </w:r>
    </w:p>
    <w:p w14:paraId="46188700" w14:textId="77777777" w:rsidR="005A2227" w:rsidRPr="00E352EF" w:rsidRDefault="0097053A" w:rsidP="00E95DF9">
      <w:pPr>
        <w:numPr>
          <w:ilvl w:val="0"/>
          <w:numId w:val="3"/>
        </w:numPr>
        <w:tabs>
          <w:tab w:val="left" w:pos="0"/>
        </w:tabs>
        <w:ind w:left="360"/>
        <w:rPr>
          <w:rFonts w:asciiTheme="majorHAnsi" w:eastAsia="Calibri" w:hAnsiTheme="majorHAnsi" w:cs="Calibri"/>
        </w:rPr>
      </w:pPr>
      <w:r w:rsidRPr="00E352EF">
        <w:rPr>
          <w:rFonts w:asciiTheme="majorHAnsi" w:eastAsia="Calibri" w:hAnsiTheme="majorHAnsi" w:cs="Calibri"/>
          <w:i/>
        </w:rPr>
        <w:t xml:space="preserve">ds </w:t>
      </w:r>
      <w:r w:rsidRPr="00E352EF">
        <w:rPr>
          <w:rFonts w:asciiTheme="majorHAnsi" w:eastAsia="Calibri" w:hAnsiTheme="majorHAnsi" w:cs="Calibri"/>
        </w:rPr>
        <w:t>must be regular, that is, once the Data Points have been ordered by the only date Identifier, for each pair of consecutive Data Points, the distance in time between the respective date values must be constant (and typically one year, one quarter, one day and so on).</w:t>
      </w:r>
    </w:p>
    <w:p w14:paraId="35FFD52E" w14:textId="77777777" w:rsidR="00AB605E" w:rsidRPr="00E352EF" w:rsidRDefault="00AB605E" w:rsidP="00AB605E">
      <w:pPr>
        <w:rPr>
          <w:rFonts w:ascii="Cambria" w:eastAsia="Calibri" w:hAnsi="Cambria" w:cs="Calibri"/>
          <w:i/>
          <w:color w:val="5B9BD5"/>
        </w:rPr>
      </w:pPr>
    </w:p>
    <w:p w14:paraId="32A218CF"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Returns</w:t>
      </w:r>
    </w:p>
    <w:p w14:paraId="0F9E8189" w14:textId="77777777" w:rsidR="005A2227" w:rsidRPr="00E352EF" w:rsidRDefault="0097053A" w:rsidP="00E95DF9">
      <w:pPr>
        <w:jc w:val="both"/>
        <w:rPr>
          <w:rFonts w:asciiTheme="majorHAnsi" w:eastAsia="Calibri" w:hAnsiTheme="majorHAnsi" w:cs="Calibri"/>
        </w:rPr>
      </w:pPr>
      <w:r w:rsidRPr="00E352EF">
        <w:rPr>
          <w:rFonts w:asciiTheme="majorHAnsi" w:eastAsia="Calibri" w:hAnsiTheme="majorHAnsi" w:cs="Calibri"/>
        </w:rPr>
        <w:t>A Dataset having the same Identifier, Measure and Attribute Components as the input one. The values of the numeric Measure Components are computed as the flow interpretation of the respective input values, which are considered according to a stock interpretation.</w:t>
      </w:r>
    </w:p>
    <w:p w14:paraId="4EDC316C" w14:textId="77777777" w:rsidR="00470BDE" w:rsidRPr="00E352EF" w:rsidRDefault="00470BDE" w:rsidP="00E95DF9">
      <w:pPr>
        <w:jc w:val="both"/>
        <w:rPr>
          <w:rFonts w:asciiTheme="majorHAnsi" w:hAnsiTheme="majorHAnsi"/>
        </w:rPr>
      </w:pPr>
    </w:p>
    <w:p w14:paraId="7060CF1A"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 specification</w:t>
      </w:r>
    </w:p>
    <w:p w14:paraId="4CF6149A" w14:textId="77777777" w:rsidR="005A2227" w:rsidRPr="00E352EF" w:rsidRDefault="0097053A" w:rsidP="00E95DF9">
      <w:pPr>
        <w:jc w:val="both"/>
        <w:rPr>
          <w:rFonts w:asciiTheme="majorHAnsi" w:hAnsiTheme="majorHAnsi"/>
        </w:rPr>
      </w:pPr>
      <w:r w:rsidRPr="00E352EF">
        <w:rPr>
          <w:rFonts w:asciiTheme="majorHAnsi" w:eastAsia="Calibri" w:hAnsiTheme="majorHAnsi" w:cs="Calibri"/>
        </w:rPr>
        <w:t xml:space="preserve">The operator takes as input a Dataset </w:t>
      </w:r>
      <w:r w:rsidRPr="00E352EF">
        <w:rPr>
          <w:rFonts w:asciiTheme="majorHAnsi" w:eastAsia="Calibri" w:hAnsiTheme="majorHAnsi" w:cs="Calibri"/>
          <w:i/>
        </w:rPr>
        <w:t xml:space="preserve">ds </w:t>
      </w:r>
      <w:r w:rsidRPr="00E352EF">
        <w:rPr>
          <w:rFonts w:asciiTheme="majorHAnsi" w:eastAsia="Calibri" w:hAnsiTheme="majorHAnsi" w:cs="Calibri"/>
        </w:rPr>
        <w:t xml:space="preserve">and returns another one with the same Identifier, Measure and Attribute Components as the input one. We say that two Data Points </w:t>
      </w:r>
      <w:r w:rsidRPr="00E352EF">
        <w:rPr>
          <w:rFonts w:asciiTheme="majorHAnsi" w:eastAsia="Calibri" w:hAnsiTheme="majorHAnsi" w:cs="Calibri"/>
          <w:i/>
        </w:rPr>
        <w:t xml:space="preserve">dp1 </w:t>
      </w:r>
      <w:r w:rsidRPr="00E352EF">
        <w:rPr>
          <w:rFonts w:asciiTheme="majorHAnsi" w:eastAsia="Calibri" w:hAnsiTheme="majorHAnsi" w:cs="Calibri"/>
        </w:rPr>
        <w:t xml:space="preserve">and </w:t>
      </w:r>
      <w:r w:rsidRPr="00E352EF">
        <w:rPr>
          <w:rFonts w:asciiTheme="majorHAnsi" w:eastAsia="Calibri" w:hAnsiTheme="majorHAnsi" w:cs="Calibri"/>
          <w:i/>
        </w:rPr>
        <w:t>dp2</w:t>
      </w:r>
      <w:r w:rsidRPr="00E352EF">
        <w:rPr>
          <w:rFonts w:asciiTheme="majorHAnsi" w:eastAsia="Calibri" w:hAnsiTheme="majorHAnsi" w:cs="Calibri"/>
        </w:rPr>
        <w:t xml:space="preserve"> of </w:t>
      </w:r>
      <w:r w:rsidRPr="00E352EF">
        <w:rPr>
          <w:rFonts w:asciiTheme="majorHAnsi" w:eastAsia="Calibri" w:hAnsiTheme="majorHAnsi" w:cs="Calibri"/>
          <w:i/>
        </w:rPr>
        <w:t xml:space="preserve">ds </w:t>
      </w:r>
      <w:r w:rsidRPr="00E352EF">
        <w:rPr>
          <w:rFonts w:asciiTheme="majorHAnsi" w:eastAsia="Calibri" w:hAnsiTheme="majorHAnsi" w:cs="Calibri"/>
        </w:rPr>
        <w:t xml:space="preserve">are consecutive if they have the same values for all the Identifier Components but the one with date data type and, once all the Data Points with the same values for all the Identifier Components have been ordered by date Component, they are adjacent. </w:t>
      </w:r>
    </w:p>
    <w:p w14:paraId="1781310A" w14:textId="77777777" w:rsidR="005A2227" w:rsidRPr="00E352EF" w:rsidRDefault="0097053A" w:rsidP="00E95DF9">
      <w:pPr>
        <w:jc w:val="both"/>
        <w:rPr>
          <w:rFonts w:asciiTheme="majorHAnsi" w:eastAsia="Calibri" w:hAnsiTheme="majorHAnsi" w:cs="Calibri"/>
        </w:rPr>
      </w:pPr>
      <w:r w:rsidRPr="00E352EF">
        <w:rPr>
          <w:rFonts w:asciiTheme="majorHAnsi" w:eastAsia="Calibri" w:hAnsiTheme="majorHAnsi" w:cs="Calibri"/>
        </w:rPr>
        <w:t xml:space="preserve">The Data Points of the output are calculated as follows. Data Points in </w:t>
      </w:r>
      <w:r w:rsidRPr="00E352EF">
        <w:rPr>
          <w:rFonts w:asciiTheme="majorHAnsi" w:eastAsia="Calibri" w:hAnsiTheme="majorHAnsi" w:cs="Calibri"/>
          <w:i/>
        </w:rPr>
        <w:t>ds</w:t>
      </w:r>
      <w:r w:rsidRPr="00E352EF">
        <w:rPr>
          <w:rFonts w:asciiTheme="majorHAnsi" w:eastAsia="Calibri" w:hAnsiTheme="majorHAnsi" w:cs="Calibri"/>
        </w:rPr>
        <w:t xml:space="preserve"> are partitioned in blocks having the same values for all the Identifier Components but the date one. For each block, the first Data Point is copied into the output. Then, for each pair of consecutive Data Points </w:t>
      </w:r>
      <w:r w:rsidRPr="00E352EF">
        <w:rPr>
          <w:rFonts w:asciiTheme="majorHAnsi" w:eastAsia="Calibri" w:hAnsiTheme="majorHAnsi" w:cs="Calibri"/>
          <w:i/>
        </w:rPr>
        <w:t>dp1</w:t>
      </w:r>
      <w:r w:rsidRPr="00E352EF">
        <w:rPr>
          <w:rFonts w:asciiTheme="majorHAnsi" w:eastAsia="Calibri" w:hAnsiTheme="majorHAnsi" w:cs="Calibri"/>
        </w:rPr>
        <w:t xml:space="preserve"> and </w:t>
      </w:r>
      <w:r w:rsidRPr="00E352EF">
        <w:rPr>
          <w:rFonts w:asciiTheme="majorHAnsi" w:eastAsia="Calibri" w:hAnsiTheme="majorHAnsi" w:cs="Calibri"/>
          <w:i/>
        </w:rPr>
        <w:t>dp2</w:t>
      </w:r>
      <w:r w:rsidRPr="00E352EF">
        <w:rPr>
          <w:rFonts w:asciiTheme="majorHAnsi" w:eastAsia="Calibri" w:hAnsiTheme="majorHAnsi" w:cs="Calibri"/>
        </w:rPr>
        <w:t xml:space="preserve"> (that is, </w:t>
      </w:r>
      <w:r w:rsidRPr="00E352EF">
        <w:rPr>
          <w:rFonts w:asciiTheme="majorHAnsi" w:eastAsia="Calibri" w:hAnsiTheme="majorHAnsi" w:cs="Calibri"/>
          <w:i/>
        </w:rPr>
        <w:t>dp2</w:t>
      </w:r>
      <w:r w:rsidRPr="00E352EF">
        <w:rPr>
          <w:rFonts w:asciiTheme="majorHAnsi" w:eastAsia="Calibri" w:hAnsiTheme="majorHAnsi" w:cs="Calibri"/>
        </w:rPr>
        <w:t xml:space="preserve"> follows </w:t>
      </w:r>
      <w:r w:rsidRPr="00E352EF">
        <w:rPr>
          <w:rFonts w:asciiTheme="majorHAnsi" w:eastAsia="Calibri" w:hAnsiTheme="majorHAnsi" w:cs="Calibri"/>
          <w:i/>
        </w:rPr>
        <w:t>dp1</w:t>
      </w:r>
      <w:r w:rsidRPr="00E352EF">
        <w:rPr>
          <w:rFonts w:asciiTheme="majorHAnsi" w:eastAsia="Calibri" w:hAnsiTheme="majorHAnsi" w:cs="Calibri"/>
        </w:rPr>
        <w:t xml:space="preserve">) of </w:t>
      </w:r>
      <w:r w:rsidRPr="00E352EF">
        <w:rPr>
          <w:rFonts w:asciiTheme="majorHAnsi" w:eastAsia="Calibri" w:hAnsiTheme="majorHAnsi" w:cs="Calibri"/>
          <w:i/>
        </w:rPr>
        <w:t>ds</w:t>
      </w:r>
      <w:r w:rsidRPr="00E352EF">
        <w:rPr>
          <w:rFonts w:asciiTheme="majorHAnsi" w:eastAsia="Calibri" w:hAnsiTheme="majorHAnsi" w:cs="Calibri"/>
        </w:rPr>
        <w:t xml:space="preserve">, a new data Point appears in the output. The value of all the Identifier Components, non-numeric Measure Components and Attribute Components of the output Dataset are copied from </w:t>
      </w:r>
      <w:r w:rsidRPr="00E352EF">
        <w:rPr>
          <w:rFonts w:asciiTheme="majorHAnsi" w:eastAsia="Calibri" w:hAnsiTheme="majorHAnsi" w:cs="Calibri"/>
          <w:i/>
        </w:rPr>
        <w:t>dp2</w:t>
      </w:r>
      <w:r w:rsidRPr="00E352EF">
        <w:rPr>
          <w:rFonts w:asciiTheme="majorHAnsi" w:eastAsia="Calibri" w:hAnsiTheme="majorHAnsi" w:cs="Calibri"/>
        </w:rPr>
        <w:t xml:space="preserve">. The value of each numeric Measure Component is calculated as the difference of the respective numeric Measure. </w:t>
      </w:r>
    </w:p>
    <w:p w14:paraId="5242FEFC" w14:textId="77777777" w:rsidR="00470BDE" w:rsidRPr="00E352EF" w:rsidRDefault="00470BDE" w:rsidP="00E95DF9">
      <w:pPr>
        <w:jc w:val="both"/>
        <w:rPr>
          <w:rFonts w:asciiTheme="majorHAnsi" w:hAnsiTheme="majorHAnsi"/>
        </w:rPr>
      </w:pPr>
    </w:p>
    <w:p w14:paraId="6F3CE5C8" w14:textId="77777777" w:rsidR="00AB605E" w:rsidRPr="00E352EF" w:rsidRDefault="00AB605E" w:rsidP="00AB605E">
      <w:pPr>
        <w:rPr>
          <w:rFonts w:ascii="Cambria" w:eastAsia="Calibri" w:hAnsi="Cambria" w:cs="Calibri"/>
          <w:i/>
          <w:color w:val="5B9BD5"/>
        </w:rPr>
      </w:pPr>
    </w:p>
    <w:p w14:paraId="0E481A80" w14:textId="77777777" w:rsidR="00AB605E" w:rsidRPr="00E352EF" w:rsidRDefault="00AB605E" w:rsidP="00AB605E">
      <w:pPr>
        <w:rPr>
          <w:rFonts w:ascii="Cambria" w:eastAsia="Calibri" w:hAnsi="Cambria" w:cs="Calibri"/>
          <w:i/>
          <w:color w:val="5B9BD5"/>
        </w:rPr>
      </w:pPr>
    </w:p>
    <w:p w14:paraId="7F2D6940" w14:textId="77777777" w:rsidR="00AB605E" w:rsidRPr="00E352EF" w:rsidRDefault="00AB605E" w:rsidP="00AB605E">
      <w:pPr>
        <w:rPr>
          <w:rFonts w:ascii="Cambria" w:eastAsia="Calibri" w:hAnsi="Cambria" w:cs="Calibri"/>
          <w:i/>
          <w:color w:val="5B9BD5"/>
        </w:rPr>
      </w:pPr>
    </w:p>
    <w:p w14:paraId="0C2BCAC4" w14:textId="77777777" w:rsidR="005A2227" w:rsidRPr="00E352EF" w:rsidRDefault="0084324E" w:rsidP="00AB605E">
      <w:pPr>
        <w:rPr>
          <w:rFonts w:ascii="Cambria" w:eastAsia="Calibri" w:hAnsi="Cambria" w:cs="Calibri"/>
          <w:i/>
          <w:color w:val="5B9BD5"/>
        </w:rPr>
      </w:pPr>
      <w:r w:rsidRPr="00E352EF">
        <w:rPr>
          <w:rFonts w:ascii="Cambria" w:eastAsia="Calibri" w:hAnsi="Cambria" w:cs="Calibri"/>
          <w:i/>
          <w:color w:val="5B9BD5"/>
        </w:rPr>
        <w:t>Examples</w:t>
      </w:r>
    </w:p>
    <w:tbl>
      <w:tblPr>
        <w:tblW w:w="39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2045"/>
      </w:tblGrid>
      <w:tr w:rsidR="005A2227" w:rsidRPr="00E352EF" w14:paraId="5367E8CF" w14:textId="77777777">
        <w:trPr>
          <w:trHeight w:val="461"/>
        </w:trPr>
        <w:tc>
          <w:tcPr>
            <w:tcW w:w="1930"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070E8744" w14:textId="77777777" w:rsidR="005A2227" w:rsidRPr="00E352EF" w:rsidRDefault="0097053A">
            <w:r w:rsidRPr="00E352EF">
              <w:rPr>
                <w:rFonts w:ascii="Calibri" w:eastAsia="Calibri" w:hAnsi="Calibri" w:cs="Calibri"/>
                <w:b/>
              </w:rPr>
              <w:t>ts_1</w:t>
            </w:r>
          </w:p>
        </w:tc>
      </w:tr>
      <w:tr w:rsidR="005A2227" w:rsidRPr="00E352EF" w14:paraId="5CA43643" w14:textId="77777777">
        <w:trPr>
          <w:trHeight w:val="331"/>
        </w:trPr>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45B3460" w14:textId="77777777" w:rsidR="005A2227" w:rsidRPr="00E352EF" w:rsidRDefault="0097053A">
            <w:pPr>
              <w:jc w:val="both"/>
            </w:pPr>
            <w:r w:rsidRPr="00E352EF">
              <w:rPr>
                <w:rFonts w:ascii="Calibri" w:eastAsia="Calibri" w:hAnsi="Calibri" w:cs="Calibri"/>
                <w:b/>
              </w:rPr>
              <w:t xml:space="preserve">DATE </w:t>
            </w:r>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9F52549" w14:textId="77777777" w:rsidR="005A2227" w:rsidRPr="00E352EF" w:rsidRDefault="0097053A">
            <w:pPr>
              <w:jc w:val="both"/>
            </w:pPr>
            <w:r w:rsidRPr="00E352EF">
              <w:rPr>
                <w:rFonts w:ascii="Calibri" w:eastAsia="Calibri" w:hAnsi="Calibri" w:cs="Calibri"/>
                <w:b/>
              </w:rPr>
              <w:t>VALUE</w:t>
            </w:r>
          </w:p>
        </w:tc>
      </w:tr>
      <w:tr w:rsidR="005A2227" w:rsidRPr="00E352EF" w14:paraId="5050F69C"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C292E4" w14:textId="77777777" w:rsidR="005A2227" w:rsidRPr="00E352EF" w:rsidRDefault="0097053A">
            <w:pPr>
              <w:jc w:val="both"/>
            </w:pPr>
            <w:r w:rsidRPr="00E352EF">
              <w:rPr>
                <w:rFonts w:ascii="Calibri" w:eastAsia="Calibri" w:hAnsi="Calibri" w:cs="Calibri"/>
              </w:rPr>
              <w:t>1939-01-01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89F38C" w14:textId="77777777" w:rsidR="005A2227" w:rsidRPr="00E352EF" w:rsidRDefault="0097053A">
            <w:pPr>
              <w:jc w:val="both"/>
            </w:pPr>
            <w:r w:rsidRPr="00E352EF">
              <w:rPr>
                <w:rFonts w:ascii="Calibri" w:eastAsia="Calibri" w:hAnsi="Calibri" w:cs="Calibri"/>
              </w:rPr>
              <w:t>4400.0</w:t>
            </w:r>
          </w:p>
        </w:tc>
      </w:tr>
      <w:tr w:rsidR="005A2227" w:rsidRPr="00E352EF" w14:paraId="1D6089BB"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1193B7" w14:textId="77777777" w:rsidR="005A2227" w:rsidRPr="00E352EF" w:rsidRDefault="0097053A">
            <w:pPr>
              <w:jc w:val="both"/>
            </w:pPr>
            <w:r w:rsidRPr="00E352EF">
              <w:rPr>
                <w:rFonts w:ascii="Calibri" w:eastAsia="Calibri" w:hAnsi="Calibri" w:cs="Calibri"/>
              </w:rPr>
              <w:t>1939-02-01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5CB38A" w14:textId="77777777" w:rsidR="005A2227" w:rsidRPr="00E352EF" w:rsidRDefault="0097053A">
            <w:pPr>
              <w:jc w:val="both"/>
            </w:pPr>
            <w:r w:rsidRPr="00E352EF">
              <w:rPr>
                <w:rFonts w:ascii="Calibri" w:eastAsia="Calibri" w:hAnsi="Calibri" w:cs="Calibri"/>
              </w:rPr>
              <w:t>4400.0</w:t>
            </w:r>
          </w:p>
        </w:tc>
      </w:tr>
      <w:tr w:rsidR="005A2227" w:rsidRPr="00E352EF" w14:paraId="751FA044"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90812F" w14:textId="77777777" w:rsidR="005A2227" w:rsidRPr="00E352EF" w:rsidRDefault="0097053A">
            <w:pPr>
              <w:jc w:val="both"/>
            </w:pPr>
            <w:r w:rsidRPr="00E352EF">
              <w:rPr>
                <w:rFonts w:ascii="Calibri" w:eastAsia="Calibri" w:hAnsi="Calibri" w:cs="Calibri"/>
              </w:rPr>
              <w:t>1939-03-01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B8AF09" w14:textId="77777777" w:rsidR="005A2227" w:rsidRPr="00E352EF" w:rsidRDefault="0097053A">
            <w:pPr>
              <w:jc w:val="both"/>
            </w:pPr>
            <w:r w:rsidRPr="00E352EF">
              <w:rPr>
                <w:rFonts w:ascii="Calibri" w:eastAsia="Calibri" w:hAnsi="Calibri" w:cs="Calibri"/>
              </w:rPr>
              <w:t>10600.0</w:t>
            </w:r>
          </w:p>
        </w:tc>
      </w:tr>
      <w:tr w:rsidR="005A2227" w:rsidRPr="00E352EF" w14:paraId="0A1EA3A0"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545327" w14:textId="77777777" w:rsidR="005A2227" w:rsidRPr="00E352EF" w:rsidRDefault="0097053A">
            <w:pPr>
              <w:jc w:val="both"/>
            </w:pPr>
            <w:r w:rsidRPr="00E352EF">
              <w:rPr>
                <w:rFonts w:ascii="Calibri" w:eastAsia="Calibri" w:hAnsi="Calibri" w:cs="Calibri"/>
              </w:rPr>
              <w:t>1939-04-01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06E227" w14:textId="77777777" w:rsidR="005A2227" w:rsidRPr="00E352EF" w:rsidRDefault="0097053A">
            <w:pPr>
              <w:jc w:val="both"/>
            </w:pPr>
            <w:r w:rsidRPr="00E352EF">
              <w:rPr>
                <w:rFonts w:ascii="Calibri" w:eastAsia="Calibri" w:hAnsi="Calibri" w:cs="Calibri"/>
              </w:rPr>
              <w:t>6800.0</w:t>
            </w:r>
          </w:p>
        </w:tc>
      </w:tr>
    </w:tbl>
    <w:p w14:paraId="5477E01B" w14:textId="77777777" w:rsidR="005A2227" w:rsidRPr="00E352EF" w:rsidRDefault="005A2227">
      <w:pPr>
        <w:tabs>
          <w:tab w:val="left" w:pos="1138"/>
        </w:tabs>
        <w:ind w:left="1138" w:hanging="1138"/>
      </w:pPr>
    </w:p>
    <w:p w14:paraId="15DD4161" w14:textId="77777777" w:rsidR="005A2227" w:rsidRPr="00E352EF" w:rsidRDefault="0097053A">
      <w:pPr>
        <w:tabs>
          <w:tab w:val="left" w:pos="1138"/>
        </w:tabs>
        <w:ind w:left="1138" w:hanging="1138"/>
        <w:rPr>
          <w:rFonts w:asciiTheme="majorHAnsi" w:hAnsiTheme="majorHAnsi"/>
        </w:rPr>
      </w:pPr>
      <w:r w:rsidRPr="00E352EF">
        <w:rPr>
          <w:rFonts w:asciiTheme="majorHAnsi" w:eastAsia="Calibri" w:hAnsiTheme="majorHAnsi" w:cs="Calibri"/>
        </w:rPr>
        <w:t xml:space="preserve">  ts_2 := </w:t>
      </w:r>
      <w:r w:rsidRPr="00E352EF">
        <w:rPr>
          <w:rFonts w:asciiTheme="majorHAnsi" w:eastAsia="Calibri" w:hAnsiTheme="majorHAnsi" w:cs="Calibri"/>
          <w:b/>
        </w:rPr>
        <w:t xml:space="preserve">stock_to_flow( </w:t>
      </w:r>
      <w:r w:rsidRPr="00E352EF">
        <w:rPr>
          <w:rFonts w:asciiTheme="majorHAnsi" w:eastAsia="Calibri" w:hAnsiTheme="majorHAnsi" w:cs="Calibri"/>
        </w:rPr>
        <w:t xml:space="preserve">ts_1 </w:t>
      </w:r>
      <w:r w:rsidRPr="00E352EF">
        <w:rPr>
          <w:rFonts w:asciiTheme="majorHAnsi" w:eastAsia="Calibri" w:hAnsiTheme="majorHAnsi" w:cs="Calibri"/>
          <w:b/>
        </w:rPr>
        <w:t>)</w:t>
      </w:r>
    </w:p>
    <w:p w14:paraId="6421EA59" w14:textId="77777777" w:rsidR="005A2227" w:rsidRPr="00E352EF" w:rsidRDefault="005A2227">
      <w:pPr>
        <w:tabs>
          <w:tab w:val="left" w:pos="1138"/>
        </w:tabs>
        <w:ind w:left="1138" w:hanging="1138"/>
      </w:pPr>
    </w:p>
    <w:tbl>
      <w:tblPr>
        <w:tblW w:w="4003"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2016"/>
        <w:gridCol w:w="1987"/>
      </w:tblGrid>
      <w:tr w:rsidR="005A2227" w:rsidRPr="00E352EF" w14:paraId="15BD6C4A" w14:textId="77777777">
        <w:trPr>
          <w:trHeight w:val="446"/>
        </w:trPr>
        <w:tc>
          <w:tcPr>
            <w:tcW w:w="2016"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04283672" w14:textId="77777777" w:rsidR="005A2227" w:rsidRPr="00E352EF" w:rsidRDefault="0097053A">
            <w:r w:rsidRPr="00E352EF">
              <w:rPr>
                <w:rFonts w:ascii="Calibri" w:eastAsia="Calibri" w:hAnsi="Calibri" w:cs="Calibri"/>
                <w:b/>
              </w:rPr>
              <w:t xml:space="preserve">ts_2 </w:t>
            </w:r>
          </w:p>
        </w:tc>
      </w:tr>
      <w:tr w:rsidR="005A2227" w:rsidRPr="00E352EF" w14:paraId="26A4ECA8" w14:textId="77777777">
        <w:trPr>
          <w:trHeight w:val="274"/>
        </w:trPr>
        <w:tc>
          <w:tcPr>
            <w:tcW w:w="201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EF00131" w14:textId="77777777" w:rsidR="005A2227" w:rsidRPr="00E352EF" w:rsidRDefault="0097053A">
            <w:r w:rsidRPr="00E352EF">
              <w:rPr>
                <w:rFonts w:ascii="Calibri" w:eastAsia="Calibri" w:hAnsi="Calibri" w:cs="Calibri"/>
                <w:b/>
              </w:rPr>
              <w:t xml:space="preserve">DATE </w:t>
            </w:r>
          </w:p>
        </w:tc>
        <w:tc>
          <w:tcPr>
            <w:tcW w:w="1987"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86A7204" w14:textId="77777777" w:rsidR="005A2227" w:rsidRPr="00E352EF" w:rsidRDefault="0097053A">
            <w:r w:rsidRPr="00E352EF">
              <w:rPr>
                <w:rFonts w:ascii="Calibri" w:eastAsia="Calibri" w:hAnsi="Calibri" w:cs="Calibri"/>
                <w:b/>
              </w:rPr>
              <w:t>VALUE</w:t>
            </w:r>
          </w:p>
        </w:tc>
      </w:tr>
      <w:tr w:rsidR="005A2227" w:rsidRPr="00E352EF" w14:paraId="71355FA1" w14:textId="77777777">
        <w:trPr>
          <w:trHeight w:val="274"/>
        </w:trPr>
        <w:tc>
          <w:tcPr>
            <w:tcW w:w="201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179D69" w14:textId="77777777" w:rsidR="005A2227" w:rsidRPr="00E352EF" w:rsidRDefault="0097053A">
            <w:pPr>
              <w:jc w:val="both"/>
            </w:pPr>
            <w:r w:rsidRPr="00E352EF">
              <w:rPr>
                <w:rFonts w:ascii="Calibri" w:eastAsia="Calibri" w:hAnsi="Calibri" w:cs="Calibri"/>
              </w:rPr>
              <w:t>1939-01-01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FE7759" w14:textId="77777777" w:rsidR="005A2227" w:rsidRPr="00E352EF" w:rsidRDefault="0097053A">
            <w:pPr>
              <w:jc w:val="both"/>
            </w:pPr>
            <w:r w:rsidRPr="00E352EF">
              <w:rPr>
                <w:rFonts w:ascii="Calibri" w:eastAsia="Calibri" w:hAnsi="Calibri" w:cs="Calibri"/>
              </w:rPr>
              <w:t>4400.0</w:t>
            </w:r>
          </w:p>
        </w:tc>
      </w:tr>
      <w:tr w:rsidR="005A2227" w:rsidRPr="00E352EF" w14:paraId="314E743C" w14:textId="77777777">
        <w:trPr>
          <w:trHeight w:val="274"/>
        </w:trPr>
        <w:tc>
          <w:tcPr>
            <w:tcW w:w="201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A29C93" w14:textId="77777777" w:rsidR="005A2227" w:rsidRPr="00E352EF" w:rsidRDefault="0097053A">
            <w:pPr>
              <w:jc w:val="both"/>
            </w:pPr>
            <w:r w:rsidRPr="00E352EF">
              <w:rPr>
                <w:rFonts w:ascii="Calibri" w:eastAsia="Calibri" w:hAnsi="Calibri" w:cs="Calibri"/>
              </w:rPr>
              <w:t>1939-02-01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5D7B43" w14:textId="77777777" w:rsidR="005A2227" w:rsidRPr="00E352EF" w:rsidRDefault="0097053A">
            <w:pPr>
              <w:jc w:val="both"/>
            </w:pPr>
            <w:r w:rsidRPr="00E352EF">
              <w:rPr>
                <w:rFonts w:ascii="Calibri" w:eastAsia="Calibri" w:hAnsi="Calibri" w:cs="Calibri"/>
              </w:rPr>
              <w:t>0</w:t>
            </w:r>
          </w:p>
        </w:tc>
      </w:tr>
      <w:tr w:rsidR="005A2227" w:rsidRPr="00E352EF" w14:paraId="547EA7C1" w14:textId="77777777">
        <w:trPr>
          <w:trHeight w:val="274"/>
        </w:trPr>
        <w:tc>
          <w:tcPr>
            <w:tcW w:w="201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CDF2CC" w14:textId="77777777" w:rsidR="005A2227" w:rsidRPr="00E352EF" w:rsidRDefault="0097053A">
            <w:pPr>
              <w:jc w:val="both"/>
            </w:pPr>
            <w:r w:rsidRPr="00E352EF">
              <w:rPr>
                <w:rFonts w:ascii="Calibri" w:eastAsia="Calibri" w:hAnsi="Calibri" w:cs="Calibri"/>
              </w:rPr>
              <w:t>1939-03-01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E83D25" w14:textId="77777777" w:rsidR="005A2227" w:rsidRPr="00E352EF" w:rsidRDefault="0097053A">
            <w:pPr>
              <w:jc w:val="both"/>
            </w:pPr>
            <w:r w:rsidRPr="00E352EF">
              <w:rPr>
                <w:rFonts w:ascii="Calibri" w:eastAsia="Calibri" w:hAnsi="Calibri" w:cs="Calibri"/>
              </w:rPr>
              <w:t>6200.0</w:t>
            </w:r>
          </w:p>
        </w:tc>
      </w:tr>
      <w:tr w:rsidR="005A2227" w:rsidRPr="00E352EF" w14:paraId="6280C7F2" w14:textId="77777777">
        <w:trPr>
          <w:trHeight w:val="274"/>
        </w:trPr>
        <w:tc>
          <w:tcPr>
            <w:tcW w:w="201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F685DC" w14:textId="77777777" w:rsidR="005A2227" w:rsidRPr="00E352EF" w:rsidRDefault="0097053A">
            <w:pPr>
              <w:jc w:val="both"/>
            </w:pPr>
            <w:r w:rsidRPr="00E352EF">
              <w:rPr>
                <w:rFonts w:ascii="Calibri" w:eastAsia="Calibri" w:hAnsi="Calibri" w:cs="Calibri"/>
              </w:rPr>
              <w:t>1939-04-01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7A0E3C" w14:textId="77777777" w:rsidR="005A2227" w:rsidRPr="00E352EF" w:rsidRDefault="0097053A">
            <w:pPr>
              <w:jc w:val="both"/>
            </w:pPr>
            <w:r w:rsidRPr="00E352EF">
              <w:rPr>
                <w:rFonts w:ascii="Calibri" w:eastAsia="Calibri" w:hAnsi="Calibri" w:cs="Calibri"/>
              </w:rPr>
              <w:t>-3800.0</w:t>
            </w:r>
          </w:p>
        </w:tc>
      </w:tr>
    </w:tbl>
    <w:p w14:paraId="018378F1" w14:textId="77777777" w:rsidR="005A2227" w:rsidRPr="00E352EF" w:rsidRDefault="005A2227"/>
    <w:p w14:paraId="2BC369DA" w14:textId="77777777" w:rsidR="005A2227" w:rsidRPr="00E352EF" w:rsidRDefault="0097053A" w:rsidP="00941793">
      <w:pPr>
        <w:pStyle w:val="Stile3"/>
        <w:rPr>
          <w:lang w:val="en-GB"/>
        </w:rPr>
      </w:pPr>
      <w:bookmarkStart w:id="11440" w:name="_Toc462659766"/>
      <w:bookmarkStart w:id="11441" w:name="_Toc463805808"/>
      <w:bookmarkStart w:id="11442" w:name="_Toc464487985"/>
      <w:r w:rsidRPr="00E352EF">
        <w:rPr>
          <w:lang w:val="en-GB"/>
        </w:rPr>
        <w:t>timeshift</w:t>
      </w:r>
      <w:bookmarkEnd w:id="11440"/>
      <w:bookmarkEnd w:id="11441"/>
      <w:bookmarkEnd w:id="11442"/>
    </w:p>
    <w:p w14:paraId="02C0A1CC"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Semantics</w:t>
      </w:r>
    </w:p>
    <w:p w14:paraId="330BC6AB"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rPr>
        <w:t xml:space="preserve">The operator </w:t>
      </w:r>
      <w:r w:rsidRPr="00E352EF">
        <w:rPr>
          <w:rFonts w:asciiTheme="majorHAnsi" w:eastAsia="Calibri" w:hAnsiTheme="majorHAnsi" w:cs="Calibri"/>
          <w:b/>
        </w:rPr>
        <w:t>timeshift</w:t>
      </w:r>
      <w:r w:rsidRPr="00E352EF">
        <w:rPr>
          <w:rFonts w:asciiTheme="majorHAnsi" w:eastAsia="Calibri" w:hAnsiTheme="majorHAnsi" w:cs="Calibri"/>
        </w:rPr>
        <w:t xml:space="preserve"> returns the input Dataset with its time component shifted </w:t>
      </w:r>
      <w:r w:rsidR="005454E1" w:rsidRPr="00E352EF">
        <w:rPr>
          <w:rFonts w:asciiTheme="majorHAnsi" w:eastAsia="Calibri" w:hAnsiTheme="majorHAnsi" w:cs="Calibri"/>
        </w:rPr>
        <w:t xml:space="preserve">by </w:t>
      </w:r>
      <w:r w:rsidRPr="00E352EF">
        <w:rPr>
          <w:rFonts w:asciiTheme="majorHAnsi" w:eastAsia="Calibri" w:hAnsiTheme="majorHAnsi" w:cs="Calibri"/>
        </w:rPr>
        <w:t>the amount of time specified as parameter.</w:t>
      </w:r>
    </w:p>
    <w:p w14:paraId="65D16F1E" w14:textId="77777777" w:rsidR="00470BDE" w:rsidRPr="00E352EF" w:rsidRDefault="00470BDE" w:rsidP="00E95DF9">
      <w:pPr>
        <w:rPr>
          <w:rFonts w:asciiTheme="majorHAnsi" w:hAnsiTheme="majorHAnsi"/>
        </w:rPr>
      </w:pPr>
    </w:p>
    <w:p w14:paraId="2EA0B4B1"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6640C3EA" w14:textId="77777777" w:rsidR="005A2227" w:rsidRPr="00E352EF" w:rsidRDefault="0097053A" w:rsidP="00E95DF9">
      <w:pPr>
        <w:rPr>
          <w:rFonts w:asciiTheme="majorHAnsi" w:hAnsiTheme="majorHAnsi"/>
        </w:rPr>
      </w:pPr>
      <w:r w:rsidRPr="00E352EF">
        <w:rPr>
          <w:rFonts w:asciiTheme="majorHAnsi" w:eastAsia="Calibri" w:hAnsiTheme="majorHAnsi" w:cs="Calibri"/>
          <w:b/>
        </w:rPr>
        <w:t xml:space="preserve">timeshift ( </w:t>
      </w:r>
      <w:r w:rsidRPr="00E352EF">
        <w:rPr>
          <w:rFonts w:asciiTheme="majorHAnsi" w:eastAsia="Calibri" w:hAnsiTheme="majorHAnsi" w:cs="Calibri"/>
          <w:i/>
        </w:rPr>
        <w:t>ds</w:t>
      </w:r>
      <w:r w:rsidRPr="00E352EF">
        <w:rPr>
          <w:rFonts w:asciiTheme="majorHAnsi" w:eastAsia="Calibri" w:hAnsiTheme="majorHAnsi" w:cs="Calibri"/>
          <w:b/>
        </w:rPr>
        <w:t>,</w:t>
      </w:r>
      <w:r w:rsidRPr="00E352EF">
        <w:rPr>
          <w:rFonts w:asciiTheme="majorHAnsi" w:eastAsia="Calibri" w:hAnsiTheme="majorHAnsi" w:cs="Calibri"/>
        </w:rPr>
        <w:t xml:space="preserve"> </w:t>
      </w:r>
      <w:r w:rsidRPr="00E352EF">
        <w:rPr>
          <w:rFonts w:asciiTheme="majorHAnsi" w:eastAsia="Calibri" w:hAnsiTheme="majorHAnsi" w:cs="Calibri"/>
          <w:i/>
        </w:rPr>
        <w:t>timeId</w:t>
      </w:r>
      <w:r w:rsidRPr="00E352EF">
        <w:rPr>
          <w:rFonts w:asciiTheme="majorHAnsi" w:eastAsia="Calibri" w:hAnsiTheme="majorHAnsi" w:cs="Calibri"/>
        </w:rPr>
        <w:t>,</w:t>
      </w:r>
      <w:r w:rsidRPr="00E352EF">
        <w:rPr>
          <w:rFonts w:asciiTheme="majorHAnsi" w:eastAsia="Calibri" w:hAnsiTheme="majorHAnsi" w:cs="Calibri"/>
          <w:b/>
        </w:rPr>
        <w:t xml:space="preserve"> unit = [A|M|Q|D],</w:t>
      </w:r>
      <w:r w:rsidRPr="00E352EF">
        <w:rPr>
          <w:rFonts w:asciiTheme="majorHAnsi" w:eastAsia="Calibri" w:hAnsiTheme="majorHAnsi" w:cs="Calibri"/>
        </w:rPr>
        <w:t xml:space="preserve"> </w:t>
      </w:r>
      <w:r w:rsidRPr="00E352EF">
        <w:rPr>
          <w:rFonts w:asciiTheme="majorHAnsi" w:eastAsia="Calibri" w:hAnsiTheme="majorHAnsi" w:cs="Calibri"/>
          <w:i/>
        </w:rPr>
        <w:t>lag</w:t>
      </w:r>
      <w:r w:rsidRPr="00E352EF">
        <w:rPr>
          <w:rFonts w:asciiTheme="majorHAnsi" w:eastAsia="Calibri" w:hAnsiTheme="majorHAnsi" w:cs="Calibri"/>
        </w:rPr>
        <w:t xml:space="preserve"> </w:t>
      </w:r>
      <w:r w:rsidRPr="00E352EF">
        <w:rPr>
          <w:rFonts w:asciiTheme="majorHAnsi" w:eastAsia="Calibri" w:hAnsiTheme="majorHAnsi" w:cs="Calibri"/>
          <w:b/>
        </w:rPr>
        <w:t>)</w:t>
      </w:r>
    </w:p>
    <w:p w14:paraId="5DA8CB23" w14:textId="77777777" w:rsidR="005A2227" w:rsidRPr="00E352EF" w:rsidRDefault="005A2227" w:rsidP="00E95DF9">
      <w:pPr>
        <w:rPr>
          <w:rFonts w:asciiTheme="majorHAnsi" w:hAnsiTheme="majorHAnsi"/>
        </w:rPr>
      </w:pPr>
    </w:p>
    <w:p w14:paraId="2F85E378"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Parameters</w:t>
      </w:r>
    </w:p>
    <w:p w14:paraId="3E743FB2" w14:textId="77777777" w:rsidR="005A2227" w:rsidRPr="00E352EF" w:rsidRDefault="00E95DF9" w:rsidP="00E95DF9">
      <w:pPr>
        <w:rPr>
          <w:rFonts w:asciiTheme="majorHAnsi" w:hAnsiTheme="majorHAnsi"/>
        </w:rPr>
      </w:pPr>
      <w:r w:rsidRPr="00E352EF">
        <w:rPr>
          <w:rFonts w:asciiTheme="majorHAnsi" w:eastAsia="Calibri" w:hAnsiTheme="majorHAnsi" w:cs="Calibri"/>
          <w:i/>
        </w:rPr>
        <w:t>d</w:t>
      </w:r>
      <w:r w:rsidR="0097053A" w:rsidRPr="00E352EF">
        <w:rPr>
          <w:rFonts w:asciiTheme="majorHAnsi" w:eastAsia="Calibri" w:hAnsiTheme="majorHAnsi" w:cs="Calibri"/>
          <w:i/>
        </w:rPr>
        <w:t>s</w:t>
      </w:r>
      <w:r w:rsidRPr="00E352EF">
        <w:rPr>
          <w:rFonts w:asciiTheme="majorHAnsi" w:eastAsia="Calibri" w:hAnsiTheme="majorHAnsi" w:cs="Calibri"/>
          <w:i/>
        </w:rPr>
        <w:t xml:space="preserve"> </w:t>
      </w:r>
      <w:r w:rsidR="0097053A" w:rsidRPr="00E352EF">
        <w:rPr>
          <w:rFonts w:asciiTheme="majorHAnsi" w:eastAsia="Calibri" w:hAnsiTheme="majorHAnsi" w:cs="Calibri"/>
        </w:rPr>
        <w:t xml:space="preserve">: dataset {identifier &lt;IDENT&gt; as scalar-type}+ </w:t>
      </w:r>
    </w:p>
    <w:p w14:paraId="0CBC65FC" w14:textId="77777777" w:rsidR="00E52628" w:rsidRPr="00E352EF" w:rsidRDefault="0097053A" w:rsidP="00E95DF9">
      <w:pPr>
        <w:rPr>
          <w:rFonts w:asciiTheme="majorHAnsi" w:eastAsia="Calibri" w:hAnsiTheme="majorHAnsi" w:cs="Calibri"/>
        </w:rPr>
      </w:pPr>
      <w:r w:rsidRPr="00E352EF">
        <w:rPr>
          <w:rFonts w:asciiTheme="majorHAnsi" w:eastAsia="Calibri" w:hAnsiTheme="majorHAnsi" w:cs="Calibri"/>
        </w:rPr>
        <w:t xml:space="preserve">     </w:t>
      </w:r>
      <w:r w:rsidR="00E52628" w:rsidRPr="00E352EF">
        <w:rPr>
          <w:rFonts w:asciiTheme="majorHAnsi" w:eastAsia="Calibri" w:hAnsiTheme="majorHAnsi" w:cs="Calibri"/>
        </w:rPr>
        <w:tab/>
      </w:r>
      <w:r w:rsidRPr="00E352EF">
        <w:rPr>
          <w:rFonts w:asciiTheme="majorHAnsi" w:eastAsia="Calibri" w:hAnsiTheme="majorHAnsi" w:cs="Calibri"/>
        </w:rPr>
        <w:t xml:space="preserve"> {[identifier|measure] &lt;IDENT&gt; as date}</w:t>
      </w:r>
    </w:p>
    <w:p w14:paraId="32A1319D" w14:textId="77777777" w:rsidR="005A2227" w:rsidRPr="00E352EF" w:rsidRDefault="0097053A" w:rsidP="00E95DF9">
      <w:pPr>
        <w:ind w:firstLine="706"/>
        <w:rPr>
          <w:rFonts w:asciiTheme="majorHAnsi" w:hAnsiTheme="majorHAnsi"/>
        </w:rPr>
      </w:pPr>
      <w:r w:rsidRPr="00E352EF">
        <w:rPr>
          <w:rFonts w:asciiTheme="majorHAnsi" w:eastAsia="Calibri" w:hAnsiTheme="majorHAnsi" w:cs="Calibri"/>
        </w:rPr>
        <w:t xml:space="preserve"> {measure &lt;IDENT&gt; as scalar-type}* {attribute &lt;IDENT&gt; as scalar-type}*</w:t>
      </w:r>
    </w:p>
    <w:p w14:paraId="6CF92F4C" w14:textId="77777777" w:rsidR="005A2227" w:rsidRPr="00E352EF" w:rsidRDefault="0097053A" w:rsidP="00DE5E99">
      <w:pPr>
        <w:rPr>
          <w:rFonts w:asciiTheme="majorHAnsi" w:hAnsiTheme="majorHAnsi"/>
        </w:rPr>
      </w:pPr>
      <w:r w:rsidRPr="00E352EF">
        <w:rPr>
          <w:rFonts w:asciiTheme="majorHAnsi" w:eastAsia="Calibri" w:hAnsiTheme="majorHAnsi" w:cs="Calibri"/>
          <w:i/>
        </w:rPr>
        <w:t>timeId</w:t>
      </w:r>
      <w:r w:rsidR="00DE5E99" w:rsidRPr="00E352EF">
        <w:rPr>
          <w:rFonts w:asciiTheme="majorHAnsi" w:eastAsia="Calibri" w:hAnsiTheme="majorHAnsi" w:cs="Calibri"/>
          <w:i/>
        </w:rPr>
        <w:t xml:space="preserve"> </w:t>
      </w:r>
      <w:r w:rsidRPr="00E352EF">
        <w:rPr>
          <w:rFonts w:asciiTheme="majorHAnsi" w:eastAsia="Calibri" w:hAnsiTheme="majorHAnsi" w:cs="Calibri"/>
        </w:rPr>
        <w:t>: component-ref</w:t>
      </w:r>
    </w:p>
    <w:p w14:paraId="2E985997" w14:textId="77777777" w:rsidR="005A2227" w:rsidRPr="00E352EF" w:rsidRDefault="0097053A" w:rsidP="00DE5E99">
      <w:pPr>
        <w:rPr>
          <w:rFonts w:asciiTheme="majorHAnsi" w:eastAsia="Calibri" w:hAnsiTheme="majorHAnsi" w:cs="Calibri"/>
        </w:rPr>
      </w:pPr>
      <w:r w:rsidRPr="00E352EF">
        <w:rPr>
          <w:rFonts w:asciiTheme="majorHAnsi" w:eastAsia="Calibri" w:hAnsiTheme="majorHAnsi" w:cs="Calibri"/>
          <w:i/>
        </w:rPr>
        <w:t>lag</w:t>
      </w:r>
      <w:r w:rsidR="00DE5E99" w:rsidRPr="00E352EF">
        <w:rPr>
          <w:rFonts w:asciiTheme="majorHAnsi" w:eastAsia="Calibri" w:hAnsiTheme="majorHAnsi" w:cs="Calibri"/>
          <w:i/>
        </w:rPr>
        <w:t xml:space="preserve"> </w:t>
      </w:r>
      <w:r w:rsidRPr="00E352EF">
        <w:rPr>
          <w:rFonts w:asciiTheme="majorHAnsi" w:eastAsia="Calibri" w:hAnsiTheme="majorHAnsi" w:cs="Calibri"/>
        </w:rPr>
        <w:t>: integer</w:t>
      </w:r>
    </w:p>
    <w:p w14:paraId="25B1CDC0" w14:textId="77777777" w:rsidR="00DE5E99" w:rsidRPr="00E352EF" w:rsidRDefault="00DE5E99" w:rsidP="00DE5E99">
      <w:pPr>
        <w:rPr>
          <w:rFonts w:asciiTheme="majorHAnsi" w:hAnsiTheme="majorHAnsi"/>
        </w:rPr>
      </w:pPr>
    </w:p>
    <w:p w14:paraId="312EF4B3" w14:textId="77777777" w:rsidR="005A2227" w:rsidRPr="00E352EF" w:rsidRDefault="0097053A" w:rsidP="008A7573">
      <w:pPr>
        <w:numPr>
          <w:ilvl w:val="0"/>
          <w:numId w:val="18"/>
        </w:numPr>
        <w:tabs>
          <w:tab w:val="left" w:pos="0"/>
        </w:tabs>
        <w:rPr>
          <w:rFonts w:asciiTheme="majorHAnsi" w:hAnsiTheme="majorHAnsi"/>
        </w:rPr>
      </w:pPr>
      <w:r w:rsidRPr="00E352EF">
        <w:rPr>
          <w:rFonts w:asciiTheme="majorHAnsi" w:eastAsia="Calibri" w:hAnsiTheme="majorHAnsi" w:cs="Calibri"/>
          <w:i/>
        </w:rPr>
        <w:t xml:space="preserve">ds – </w:t>
      </w:r>
      <w:r w:rsidRPr="00E352EF">
        <w:rPr>
          <w:rFonts w:asciiTheme="majorHAnsi" w:eastAsia="Calibri" w:hAnsiTheme="majorHAnsi" w:cs="Calibri"/>
        </w:rPr>
        <w:t>the input Dataset containing time series</w:t>
      </w:r>
      <w:r w:rsidRPr="00E352EF">
        <w:rPr>
          <w:rFonts w:asciiTheme="majorHAnsi" w:eastAsia="Calibri" w:hAnsiTheme="majorHAnsi" w:cs="Calibri"/>
          <w:i/>
        </w:rPr>
        <w:t>.</w:t>
      </w:r>
    </w:p>
    <w:p w14:paraId="716E4879" w14:textId="77777777" w:rsidR="005A2227" w:rsidRPr="00E352EF" w:rsidRDefault="0097053A" w:rsidP="008A7573">
      <w:pPr>
        <w:numPr>
          <w:ilvl w:val="0"/>
          <w:numId w:val="18"/>
        </w:numPr>
        <w:tabs>
          <w:tab w:val="left" w:pos="0"/>
        </w:tabs>
        <w:rPr>
          <w:rFonts w:asciiTheme="majorHAnsi" w:hAnsiTheme="majorHAnsi"/>
        </w:rPr>
      </w:pPr>
      <w:r w:rsidRPr="00E352EF">
        <w:rPr>
          <w:rFonts w:asciiTheme="majorHAnsi" w:eastAsia="Calibri" w:hAnsiTheme="majorHAnsi" w:cs="Calibri"/>
          <w:i/>
        </w:rPr>
        <w:t xml:space="preserve">timeId – </w:t>
      </w:r>
      <w:r w:rsidRPr="00E352EF">
        <w:rPr>
          <w:rFonts w:asciiTheme="majorHAnsi" w:eastAsia="Calibri" w:hAnsiTheme="majorHAnsi" w:cs="Calibri"/>
        </w:rPr>
        <w:t>is the reference to a valid Component representing the time of the time series of ds, that is the Component on which the shift operation must be performed.</w:t>
      </w:r>
    </w:p>
    <w:p w14:paraId="2EDF34CE" w14:textId="77777777" w:rsidR="005A2227" w:rsidRPr="00E352EF" w:rsidRDefault="0097053A" w:rsidP="008A7573">
      <w:pPr>
        <w:numPr>
          <w:ilvl w:val="0"/>
          <w:numId w:val="18"/>
        </w:numPr>
        <w:tabs>
          <w:tab w:val="left" w:pos="0"/>
        </w:tabs>
        <w:rPr>
          <w:rFonts w:asciiTheme="majorHAnsi" w:hAnsiTheme="majorHAnsi"/>
        </w:rPr>
      </w:pPr>
      <w:r w:rsidRPr="00E352EF">
        <w:rPr>
          <w:rFonts w:asciiTheme="majorHAnsi" w:eastAsia="Calibri" w:hAnsiTheme="majorHAnsi" w:cs="Calibri"/>
          <w:i/>
        </w:rPr>
        <w:t xml:space="preserve">unit </w:t>
      </w:r>
      <w:r w:rsidRPr="00E352EF">
        <w:rPr>
          <w:rFonts w:asciiTheme="majorHAnsi" w:eastAsia="Calibri" w:hAnsiTheme="majorHAnsi" w:cs="Calibri"/>
        </w:rPr>
        <w:t>– represents the unit of time to be shifted. The possibilities are: Y=year, M=Month, Q=Quarter, D=Day</w:t>
      </w:r>
    </w:p>
    <w:p w14:paraId="43F99D93" w14:textId="77777777" w:rsidR="00DE5E99" w:rsidRPr="00E352EF" w:rsidRDefault="00DE5E99" w:rsidP="00E95DF9">
      <w:pPr>
        <w:rPr>
          <w:rFonts w:asciiTheme="majorHAnsi" w:eastAsia="Calibri" w:hAnsiTheme="majorHAnsi" w:cs="Calibri"/>
          <w:i/>
          <w:color w:val="5B9BD5"/>
        </w:rPr>
      </w:pPr>
    </w:p>
    <w:p w14:paraId="5A1EE8F7"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6EDC4064" w14:textId="77777777" w:rsidR="005A2227" w:rsidRPr="00E352EF" w:rsidRDefault="0097053A" w:rsidP="00E95DF9">
      <w:pPr>
        <w:rPr>
          <w:rFonts w:asciiTheme="majorHAnsi" w:hAnsiTheme="majorHAnsi"/>
        </w:rPr>
      </w:pPr>
      <w:r w:rsidRPr="00E352EF">
        <w:rPr>
          <w:rFonts w:asciiTheme="majorHAnsi" w:eastAsia="Calibri" w:hAnsiTheme="majorHAnsi" w:cs="Calibri"/>
          <w:i/>
        </w:rPr>
        <w:t xml:space="preserve">timeId </w:t>
      </w:r>
      <w:r w:rsidRPr="00E352EF">
        <w:rPr>
          <w:rFonts w:asciiTheme="majorHAnsi" w:eastAsia="Calibri" w:hAnsiTheme="majorHAnsi" w:cs="Calibri"/>
        </w:rPr>
        <w:t>must refer to a Component of ds, whose type is date (as in the syntax).</w:t>
      </w:r>
    </w:p>
    <w:p w14:paraId="129F356A" w14:textId="77777777" w:rsidR="00DE5E99" w:rsidRPr="00E352EF" w:rsidRDefault="00DE5E99" w:rsidP="00E95DF9">
      <w:pPr>
        <w:rPr>
          <w:rFonts w:asciiTheme="majorHAnsi" w:eastAsia="Calibri" w:hAnsiTheme="majorHAnsi" w:cs="Calibri"/>
          <w:i/>
          <w:color w:val="5B9BD5"/>
        </w:rPr>
      </w:pPr>
    </w:p>
    <w:p w14:paraId="00D0EB5E"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Returns</w:t>
      </w:r>
    </w:p>
    <w:p w14:paraId="69E2300A" w14:textId="77777777" w:rsidR="005A2227" w:rsidRPr="00E352EF" w:rsidRDefault="0097053A" w:rsidP="00E95DF9">
      <w:pPr>
        <w:jc w:val="both"/>
        <w:rPr>
          <w:rFonts w:asciiTheme="majorHAnsi" w:hAnsiTheme="majorHAnsi"/>
        </w:rPr>
      </w:pPr>
      <w:r w:rsidRPr="00E352EF">
        <w:rPr>
          <w:rFonts w:asciiTheme="majorHAnsi" w:eastAsia="Calibri" w:hAnsiTheme="majorHAnsi" w:cs="Calibri"/>
        </w:rPr>
        <w:t xml:space="preserve">A Dataset having the same Identifier, Measure and Attribute Components as the input one, with each value of the </w:t>
      </w:r>
      <w:r w:rsidRPr="00E352EF">
        <w:rPr>
          <w:rFonts w:asciiTheme="majorHAnsi" w:eastAsia="Calibri" w:hAnsiTheme="majorHAnsi" w:cs="Calibri"/>
          <w:i/>
        </w:rPr>
        <w:t>timeId</w:t>
      </w:r>
      <w:r w:rsidRPr="00E352EF">
        <w:rPr>
          <w:rFonts w:asciiTheme="majorHAnsi" w:eastAsia="Calibri" w:hAnsiTheme="majorHAnsi" w:cs="Calibri"/>
        </w:rPr>
        <w:t xml:space="preserve"> Component modified of </w:t>
      </w:r>
      <w:r w:rsidRPr="00E352EF">
        <w:rPr>
          <w:rFonts w:asciiTheme="majorHAnsi" w:eastAsia="Calibri" w:hAnsiTheme="majorHAnsi" w:cs="Calibri"/>
          <w:i/>
        </w:rPr>
        <w:t>lag</w:t>
      </w:r>
      <w:r w:rsidRPr="00E352EF">
        <w:rPr>
          <w:rFonts w:asciiTheme="majorHAnsi" w:eastAsia="Calibri" w:hAnsiTheme="majorHAnsi" w:cs="Calibri"/>
        </w:rPr>
        <w:t xml:space="preserve"> units.</w:t>
      </w:r>
    </w:p>
    <w:p w14:paraId="2559E6FF" w14:textId="77777777" w:rsidR="005A2227" w:rsidRPr="00E352EF" w:rsidRDefault="005A2227" w:rsidP="00E95DF9">
      <w:pPr>
        <w:rPr>
          <w:rFonts w:asciiTheme="majorHAnsi" w:hAnsiTheme="majorHAnsi"/>
        </w:rPr>
      </w:pPr>
    </w:p>
    <w:p w14:paraId="04FF9124"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 specification</w:t>
      </w:r>
    </w:p>
    <w:p w14:paraId="5B6FD703" w14:textId="77777777" w:rsidR="005A2227" w:rsidRPr="00E352EF" w:rsidRDefault="0097053A" w:rsidP="00E95DF9">
      <w:pPr>
        <w:jc w:val="both"/>
        <w:rPr>
          <w:rFonts w:asciiTheme="majorHAnsi" w:eastAsia="Calibri" w:hAnsiTheme="majorHAnsi" w:cs="Calibri"/>
          <w:i/>
        </w:rPr>
      </w:pPr>
      <w:r w:rsidRPr="00E352EF">
        <w:rPr>
          <w:rFonts w:asciiTheme="majorHAnsi" w:eastAsia="Calibri" w:hAnsiTheme="majorHAnsi" w:cs="Calibri"/>
        </w:rPr>
        <w:t xml:space="preserve">The operator takes as input a Dataset, a valid date Component of </w:t>
      </w:r>
      <w:r w:rsidRPr="00E352EF">
        <w:rPr>
          <w:rFonts w:asciiTheme="majorHAnsi" w:eastAsia="Calibri" w:hAnsiTheme="majorHAnsi" w:cs="Calibri"/>
          <w:i/>
        </w:rPr>
        <w:t>ds</w:t>
      </w:r>
      <w:r w:rsidRPr="00E352EF">
        <w:rPr>
          <w:rFonts w:asciiTheme="majorHAnsi" w:eastAsia="Calibri" w:hAnsiTheme="majorHAnsi" w:cs="Calibri"/>
        </w:rPr>
        <w:t xml:space="preserve"> (</w:t>
      </w:r>
      <w:r w:rsidRPr="00E352EF">
        <w:rPr>
          <w:rFonts w:asciiTheme="majorHAnsi" w:eastAsia="Calibri" w:hAnsiTheme="majorHAnsi" w:cs="Calibri"/>
          <w:i/>
        </w:rPr>
        <w:t>timeId</w:t>
      </w:r>
      <w:r w:rsidRPr="00E352EF">
        <w:rPr>
          <w:rFonts w:asciiTheme="majorHAnsi" w:eastAsia="Calibri" w:hAnsiTheme="majorHAnsi" w:cs="Calibri"/>
        </w:rPr>
        <w:t xml:space="preserve">) and the specification of the </w:t>
      </w:r>
      <w:r w:rsidRPr="00E352EF">
        <w:rPr>
          <w:rFonts w:asciiTheme="majorHAnsi" w:eastAsia="Calibri" w:hAnsiTheme="majorHAnsi" w:cs="Calibri"/>
          <w:b/>
        </w:rPr>
        <w:t>unit</w:t>
      </w:r>
      <w:r w:rsidRPr="00E352EF">
        <w:rPr>
          <w:rFonts w:asciiTheme="majorHAnsi" w:eastAsia="Calibri" w:hAnsiTheme="majorHAnsi" w:cs="Calibri"/>
        </w:rPr>
        <w:t xml:space="preserve"> and amount of time (</w:t>
      </w:r>
      <w:r w:rsidRPr="00E352EF">
        <w:rPr>
          <w:rFonts w:asciiTheme="majorHAnsi" w:eastAsia="Calibri" w:hAnsiTheme="majorHAnsi" w:cs="Calibri"/>
          <w:i/>
        </w:rPr>
        <w:t>lag</w:t>
      </w:r>
      <w:r w:rsidRPr="00E352EF">
        <w:rPr>
          <w:rFonts w:asciiTheme="majorHAnsi" w:eastAsia="Calibri" w:hAnsiTheme="majorHAnsi" w:cs="Calibri"/>
        </w:rPr>
        <w:t xml:space="preserve">) to shift. It returns a Dataset with the same structure as the input one. For each Data Point in </w:t>
      </w:r>
      <w:r w:rsidRPr="00E352EF">
        <w:rPr>
          <w:rFonts w:asciiTheme="majorHAnsi" w:eastAsia="Calibri" w:hAnsiTheme="majorHAnsi" w:cs="Calibri"/>
          <w:i/>
        </w:rPr>
        <w:t>ds</w:t>
      </w:r>
      <w:r w:rsidRPr="00E352EF">
        <w:rPr>
          <w:rFonts w:asciiTheme="majorHAnsi" w:eastAsia="Calibri" w:hAnsiTheme="majorHAnsi" w:cs="Calibri"/>
        </w:rPr>
        <w:t xml:space="preserve">, the result contains the same Data Points (so with the same values for all the Identifier, Measure and Attribute Components), except for the values of the Identifier Component </w:t>
      </w:r>
      <w:r w:rsidRPr="00E352EF">
        <w:rPr>
          <w:rFonts w:asciiTheme="majorHAnsi" w:eastAsia="Calibri" w:hAnsiTheme="majorHAnsi" w:cs="Calibri"/>
          <w:i/>
        </w:rPr>
        <w:t>timeId</w:t>
      </w:r>
      <w:r w:rsidRPr="00E352EF">
        <w:rPr>
          <w:rFonts w:asciiTheme="majorHAnsi" w:eastAsia="Calibri" w:hAnsiTheme="majorHAnsi" w:cs="Calibri"/>
        </w:rPr>
        <w:t xml:space="preserve">, which are modified by summing the relative amount </w:t>
      </w:r>
      <w:r w:rsidRPr="00E352EF">
        <w:rPr>
          <w:rFonts w:asciiTheme="majorHAnsi" w:eastAsia="Calibri" w:hAnsiTheme="majorHAnsi" w:cs="Calibri"/>
          <w:b/>
        </w:rPr>
        <w:t>unit</w:t>
      </w:r>
      <w:r w:rsidRPr="00E352EF">
        <w:rPr>
          <w:rFonts w:asciiTheme="majorHAnsi" w:eastAsia="Calibri" w:hAnsiTheme="majorHAnsi" w:cs="Calibri"/>
        </w:rPr>
        <w:t xml:space="preserve"> x </w:t>
      </w:r>
      <w:r w:rsidRPr="00E352EF">
        <w:rPr>
          <w:rFonts w:asciiTheme="majorHAnsi" w:eastAsia="Calibri" w:hAnsiTheme="majorHAnsi" w:cs="Calibri"/>
          <w:i/>
        </w:rPr>
        <w:t>lag</w:t>
      </w:r>
      <w:r w:rsidRPr="00E352EF">
        <w:rPr>
          <w:rFonts w:asciiTheme="majorHAnsi" w:eastAsia="Calibri" w:hAnsiTheme="majorHAnsi" w:cs="Calibri"/>
        </w:rPr>
        <w:t xml:space="preserve"> (note that </w:t>
      </w:r>
      <w:r w:rsidRPr="00E352EF">
        <w:rPr>
          <w:rFonts w:asciiTheme="majorHAnsi" w:eastAsia="Calibri" w:hAnsiTheme="majorHAnsi" w:cs="Calibri"/>
          <w:i/>
        </w:rPr>
        <w:t>lag</w:t>
      </w:r>
      <w:r w:rsidRPr="00E352EF">
        <w:rPr>
          <w:rFonts w:asciiTheme="majorHAnsi" w:eastAsia="Calibri" w:hAnsiTheme="majorHAnsi" w:cs="Calibri"/>
        </w:rPr>
        <w:t xml:space="preserve"> may also be negative)</w:t>
      </w:r>
      <w:r w:rsidRPr="00E352EF">
        <w:rPr>
          <w:rFonts w:asciiTheme="majorHAnsi" w:eastAsia="Calibri" w:hAnsiTheme="majorHAnsi" w:cs="Calibri"/>
          <w:i/>
        </w:rPr>
        <w:t>.</w:t>
      </w:r>
    </w:p>
    <w:p w14:paraId="6C986C1F" w14:textId="77777777" w:rsidR="00470BDE" w:rsidRPr="00E352EF" w:rsidRDefault="00470BDE" w:rsidP="00E95DF9">
      <w:pPr>
        <w:jc w:val="both"/>
        <w:rPr>
          <w:rFonts w:asciiTheme="majorHAnsi" w:hAnsiTheme="majorHAnsi"/>
        </w:rPr>
      </w:pPr>
    </w:p>
    <w:p w14:paraId="2E78DFE4" w14:textId="77777777" w:rsidR="005A2227" w:rsidRPr="00E352EF" w:rsidRDefault="0084324E" w:rsidP="00AB605E">
      <w:pPr>
        <w:rPr>
          <w:rFonts w:ascii="Cambria" w:eastAsia="Calibri" w:hAnsi="Cambria" w:cs="Calibri"/>
          <w:i/>
          <w:color w:val="5B9BD5"/>
        </w:rPr>
      </w:pPr>
      <w:r w:rsidRPr="00E352EF">
        <w:rPr>
          <w:rFonts w:ascii="Cambria" w:eastAsia="Calibri" w:hAnsi="Cambria" w:cs="Calibri"/>
          <w:i/>
          <w:color w:val="5B9BD5"/>
        </w:rPr>
        <w:t>Examples</w:t>
      </w:r>
    </w:p>
    <w:tbl>
      <w:tblPr>
        <w:tblW w:w="3974" w:type="dxa"/>
        <w:tblInd w:w="108" w:type="dxa"/>
        <w:tblBorders>
          <w:top w:val="single" w:sz="0" w:space="0" w:color="FFFFFF"/>
          <w:left w:val="single" w:sz="0" w:space="0" w:color="FFFFFF"/>
          <w:bottom w:val="single" w:sz="0" w:space="0" w:color="FFFFFF"/>
          <w:right w:val="single" w:sz="0" w:space="0" w:color="FFFFFF"/>
          <w:insideH w:val="nil"/>
          <w:insideV w:val="nil"/>
        </w:tblBorders>
        <w:tblCellMar>
          <w:left w:w="100" w:type="dxa"/>
          <w:right w:w="100" w:type="dxa"/>
        </w:tblCellMar>
        <w:tblLook w:val="04A0" w:firstRow="1" w:lastRow="0" w:firstColumn="1" w:lastColumn="0" w:noHBand="0" w:noVBand="1"/>
      </w:tblPr>
      <w:tblGrid>
        <w:gridCol w:w="1929"/>
        <w:gridCol w:w="2045"/>
      </w:tblGrid>
      <w:tr w:rsidR="005A2227" w:rsidRPr="00E352EF" w14:paraId="103A7E59" w14:textId="77777777">
        <w:trPr>
          <w:trHeight w:val="144"/>
        </w:trPr>
        <w:tc>
          <w:tcPr>
            <w:tcW w:w="1930"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6E3206C4" w14:textId="77777777" w:rsidR="005A2227" w:rsidRPr="00E352EF" w:rsidRDefault="0097053A">
            <w:r w:rsidRPr="00E352EF">
              <w:rPr>
                <w:rFonts w:ascii="Calibri" w:eastAsia="Calibri" w:hAnsi="Calibri" w:cs="Calibri"/>
              </w:rPr>
              <w:t>ts_1</w:t>
            </w:r>
          </w:p>
        </w:tc>
      </w:tr>
      <w:tr w:rsidR="005A2227" w:rsidRPr="00E352EF" w14:paraId="182519A9" w14:textId="77777777">
        <w:trPr>
          <w:trHeight w:val="144"/>
        </w:trPr>
        <w:tc>
          <w:tcPr>
            <w:tcW w:w="193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F0DDA99" w14:textId="77777777" w:rsidR="005A2227" w:rsidRPr="00E352EF" w:rsidRDefault="0097053A">
            <w:r w:rsidRPr="00E352EF">
              <w:rPr>
                <w:rFonts w:ascii="Calibri" w:eastAsia="Calibri" w:hAnsi="Calibri" w:cs="Calibri"/>
                <w:b/>
              </w:rPr>
              <w:t xml:space="preserve">DATE </w:t>
            </w:r>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187F740" w14:textId="77777777" w:rsidR="005A2227" w:rsidRPr="00E352EF" w:rsidRDefault="0097053A">
            <w:r w:rsidRPr="00E352EF">
              <w:rPr>
                <w:rFonts w:ascii="Calibri" w:eastAsia="Calibri" w:hAnsi="Calibri" w:cs="Calibri"/>
                <w:b/>
              </w:rPr>
              <w:t>VALUE</w:t>
            </w:r>
          </w:p>
        </w:tc>
      </w:tr>
      <w:tr w:rsidR="005A2227" w:rsidRPr="00E352EF" w14:paraId="18F8FE2C"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561FD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1939-01-01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1064D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4400.0</w:t>
            </w:r>
          </w:p>
        </w:tc>
      </w:tr>
      <w:tr w:rsidR="005A2227" w:rsidRPr="00E352EF" w14:paraId="3149607F"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3B99B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1939-02-01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845F5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4400.0</w:t>
            </w:r>
          </w:p>
        </w:tc>
      </w:tr>
      <w:tr w:rsidR="005A2227" w:rsidRPr="00E352EF" w14:paraId="2A7906F5"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07B93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1939-03-01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5914A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10600.0</w:t>
            </w:r>
          </w:p>
        </w:tc>
      </w:tr>
      <w:tr w:rsidR="005A2227" w:rsidRPr="00E352EF" w14:paraId="2D2D8D66"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0CADC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1939-04-01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72D3A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6800.0</w:t>
            </w:r>
          </w:p>
        </w:tc>
      </w:tr>
    </w:tbl>
    <w:p w14:paraId="4796553E" w14:textId="77777777" w:rsidR="005A2227" w:rsidRPr="00E352EF" w:rsidRDefault="005A2227">
      <w:pPr>
        <w:tabs>
          <w:tab w:val="left" w:pos="1138"/>
        </w:tabs>
      </w:pPr>
    </w:p>
    <w:p w14:paraId="6D5109DB" w14:textId="77777777" w:rsidR="005A2227" w:rsidRPr="00E352EF" w:rsidRDefault="0097053A">
      <w:pPr>
        <w:tabs>
          <w:tab w:val="left" w:pos="1138"/>
        </w:tabs>
        <w:ind w:left="1138" w:hanging="1138"/>
        <w:rPr>
          <w:rFonts w:asciiTheme="majorHAnsi" w:hAnsiTheme="majorHAnsi"/>
        </w:rPr>
      </w:pPr>
      <w:r w:rsidRPr="00E352EF">
        <w:rPr>
          <w:rFonts w:asciiTheme="majorHAnsi" w:eastAsia="Calibri" w:hAnsiTheme="majorHAnsi" w:cs="Calibri"/>
        </w:rPr>
        <w:t xml:space="preserve">  ts_2 </w:t>
      </w:r>
      <w:r w:rsidRPr="00E352EF">
        <w:rPr>
          <w:rFonts w:asciiTheme="majorHAnsi" w:eastAsia="Calibri" w:hAnsiTheme="majorHAnsi" w:cs="Calibri"/>
          <w:b/>
        </w:rPr>
        <w:t xml:space="preserve">:= timeshift( </w:t>
      </w:r>
      <w:r w:rsidRPr="00E352EF">
        <w:rPr>
          <w:rFonts w:asciiTheme="majorHAnsi" w:eastAsia="Calibri" w:hAnsiTheme="majorHAnsi" w:cs="Calibri"/>
        </w:rPr>
        <w:t xml:space="preserve">ts_1, A, 1 </w:t>
      </w:r>
      <w:r w:rsidRPr="00E352EF">
        <w:rPr>
          <w:rFonts w:asciiTheme="majorHAnsi" w:eastAsia="Calibri" w:hAnsiTheme="majorHAnsi" w:cs="Calibri"/>
          <w:b/>
        </w:rPr>
        <w:t>)</w:t>
      </w:r>
    </w:p>
    <w:p w14:paraId="58F40AB2" w14:textId="77777777" w:rsidR="005A2227" w:rsidRPr="00E352EF" w:rsidRDefault="0097053A">
      <w:pPr>
        <w:tabs>
          <w:tab w:val="left" w:pos="1138"/>
        </w:tabs>
        <w:ind w:left="1138" w:hanging="1138"/>
        <w:rPr>
          <w:rFonts w:asciiTheme="majorHAnsi" w:hAnsiTheme="majorHAnsi"/>
        </w:rPr>
      </w:pPr>
      <w:r w:rsidRPr="00E352EF">
        <w:rPr>
          <w:rFonts w:asciiTheme="majorHAnsi" w:eastAsia="Calibri" w:hAnsiTheme="majorHAnsi" w:cs="Calibri"/>
        </w:rPr>
        <w:t xml:space="preserve">  equivalent forms:</w:t>
      </w:r>
    </w:p>
    <w:p w14:paraId="254B3D7C" w14:textId="77777777" w:rsidR="005A2227" w:rsidRPr="00E352EF" w:rsidRDefault="0097053A">
      <w:pPr>
        <w:tabs>
          <w:tab w:val="left" w:pos="1138"/>
        </w:tabs>
        <w:rPr>
          <w:rFonts w:asciiTheme="majorHAnsi" w:hAnsiTheme="majorHAnsi"/>
        </w:rPr>
      </w:pPr>
      <w:r w:rsidRPr="00E352EF">
        <w:rPr>
          <w:rFonts w:asciiTheme="majorHAnsi" w:eastAsia="Calibri" w:hAnsiTheme="majorHAnsi" w:cs="Calibri"/>
        </w:rPr>
        <w:t xml:space="preserve">  ts_2 := </w:t>
      </w:r>
      <w:r w:rsidRPr="00E352EF">
        <w:rPr>
          <w:rFonts w:asciiTheme="majorHAnsi" w:eastAsia="Calibri" w:hAnsiTheme="majorHAnsi" w:cs="Calibri"/>
          <w:b/>
        </w:rPr>
        <w:t>timeshift(</w:t>
      </w:r>
      <w:r w:rsidRPr="00E352EF">
        <w:rPr>
          <w:rFonts w:asciiTheme="majorHAnsi" w:eastAsia="Calibri" w:hAnsiTheme="majorHAnsi" w:cs="Calibri"/>
        </w:rPr>
        <w:t xml:space="preserve"> ts_1, M,12 </w:t>
      </w:r>
      <w:r w:rsidRPr="00E352EF">
        <w:rPr>
          <w:rFonts w:asciiTheme="majorHAnsi" w:eastAsia="Calibri" w:hAnsiTheme="majorHAnsi" w:cs="Calibri"/>
          <w:b/>
        </w:rPr>
        <w:t>)</w:t>
      </w:r>
    </w:p>
    <w:p w14:paraId="52828A53" w14:textId="15FD58C7" w:rsidR="005A2227" w:rsidRPr="00E352EF" w:rsidRDefault="0097053A">
      <w:pPr>
        <w:tabs>
          <w:tab w:val="left" w:pos="1138"/>
        </w:tabs>
        <w:rPr>
          <w:rFonts w:asciiTheme="majorHAnsi" w:hAnsiTheme="majorHAnsi"/>
        </w:rPr>
      </w:pPr>
      <w:r w:rsidRPr="00E352EF">
        <w:rPr>
          <w:rFonts w:asciiTheme="majorHAnsi" w:eastAsia="Calibri" w:hAnsiTheme="majorHAnsi" w:cs="Calibri"/>
        </w:rPr>
        <w:t xml:space="preserve">  ts_2 := </w:t>
      </w:r>
      <w:r w:rsidRPr="00E352EF">
        <w:rPr>
          <w:rFonts w:asciiTheme="majorHAnsi" w:eastAsia="Calibri" w:hAnsiTheme="majorHAnsi" w:cs="Calibri"/>
          <w:b/>
        </w:rPr>
        <w:t>timeshift(</w:t>
      </w:r>
      <w:r w:rsidRPr="00E352EF">
        <w:rPr>
          <w:rFonts w:asciiTheme="majorHAnsi" w:eastAsia="Calibri" w:hAnsiTheme="majorHAnsi" w:cs="Calibri"/>
        </w:rPr>
        <w:t xml:space="preserve"> ts_1, Q, </w:t>
      </w:r>
      <w:del w:id="11443" w:author="Utente" w:date="2017-05-08T18:55:00Z">
        <w:r w:rsidRPr="00E352EF" w:rsidDel="00463E31">
          <w:rPr>
            <w:rFonts w:asciiTheme="majorHAnsi" w:eastAsia="Calibri" w:hAnsiTheme="majorHAnsi" w:cs="Calibri"/>
          </w:rPr>
          <w:delText>3</w:delText>
        </w:r>
      </w:del>
      <w:ins w:id="11444" w:author="Utente" w:date="2017-05-08T18:55:00Z">
        <w:r w:rsidR="00463E31">
          <w:rPr>
            <w:rFonts w:asciiTheme="majorHAnsi" w:eastAsia="Calibri" w:hAnsiTheme="majorHAnsi" w:cs="Calibri"/>
          </w:rPr>
          <w:t>4</w:t>
        </w:r>
      </w:ins>
      <w:r w:rsidRPr="00E352EF">
        <w:rPr>
          <w:rFonts w:asciiTheme="majorHAnsi" w:eastAsia="Calibri" w:hAnsiTheme="majorHAnsi" w:cs="Calibri"/>
          <w:b/>
        </w:rPr>
        <w:t xml:space="preserve"> )</w:t>
      </w:r>
    </w:p>
    <w:tbl>
      <w:tblPr>
        <w:tblW w:w="3974" w:type="dxa"/>
        <w:tblInd w:w="108" w:type="dxa"/>
        <w:tblBorders>
          <w:top w:val="single" w:sz="0" w:space="0" w:color="FFFFFF"/>
          <w:left w:val="single" w:sz="0" w:space="0" w:color="FFFFFF"/>
          <w:bottom w:val="single" w:sz="0" w:space="0" w:color="FFFFFF"/>
          <w:right w:val="single" w:sz="0" w:space="0" w:color="FFFFFF"/>
          <w:insideH w:val="nil"/>
          <w:insideV w:val="nil"/>
        </w:tblBorders>
        <w:tblCellMar>
          <w:left w:w="100" w:type="dxa"/>
          <w:right w:w="100" w:type="dxa"/>
        </w:tblCellMar>
        <w:tblLook w:val="04A0" w:firstRow="1" w:lastRow="0" w:firstColumn="1" w:lastColumn="0" w:noHBand="0" w:noVBand="1"/>
      </w:tblPr>
      <w:tblGrid>
        <w:gridCol w:w="1929"/>
        <w:gridCol w:w="2045"/>
      </w:tblGrid>
      <w:tr w:rsidR="005A2227" w:rsidRPr="00E352EF" w14:paraId="521486E5" w14:textId="77777777">
        <w:trPr>
          <w:trHeight w:val="144"/>
        </w:trPr>
        <w:tc>
          <w:tcPr>
            <w:tcW w:w="1930"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7501688B" w14:textId="77777777" w:rsidR="005A2227" w:rsidRPr="00E352EF" w:rsidRDefault="0097053A">
            <w:r w:rsidRPr="00E352EF">
              <w:rPr>
                <w:rFonts w:ascii="Calibri" w:eastAsia="Calibri" w:hAnsi="Calibri" w:cs="Calibri"/>
              </w:rPr>
              <w:t>ts_2</w:t>
            </w:r>
          </w:p>
        </w:tc>
      </w:tr>
      <w:tr w:rsidR="005A2227" w:rsidRPr="00E352EF" w14:paraId="56C9F83D" w14:textId="77777777">
        <w:trPr>
          <w:trHeight w:val="144"/>
        </w:trPr>
        <w:tc>
          <w:tcPr>
            <w:tcW w:w="193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887D654" w14:textId="77777777" w:rsidR="005A2227" w:rsidRPr="00E352EF" w:rsidRDefault="0097053A">
            <w:r w:rsidRPr="00E352EF">
              <w:rPr>
                <w:rFonts w:ascii="Calibri" w:eastAsia="Calibri" w:hAnsi="Calibri" w:cs="Calibri"/>
                <w:b/>
              </w:rPr>
              <w:t xml:space="preserve">DATE </w:t>
            </w:r>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E365E3D" w14:textId="77777777" w:rsidR="005A2227" w:rsidRPr="00E352EF" w:rsidRDefault="0097053A">
            <w:r w:rsidRPr="00E352EF">
              <w:rPr>
                <w:rFonts w:ascii="Calibri" w:eastAsia="Calibri" w:hAnsi="Calibri" w:cs="Calibri"/>
                <w:b/>
              </w:rPr>
              <w:t>VALUE</w:t>
            </w:r>
          </w:p>
        </w:tc>
      </w:tr>
      <w:tr w:rsidR="005A2227" w:rsidRPr="00E352EF" w14:paraId="1A28F930"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45313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1940-01-01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7D40B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4400.0</w:t>
            </w:r>
          </w:p>
        </w:tc>
      </w:tr>
      <w:tr w:rsidR="005A2227" w:rsidRPr="00E352EF" w14:paraId="52ECAA57"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EC633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1940-02-01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A6BEA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4400.0</w:t>
            </w:r>
          </w:p>
        </w:tc>
      </w:tr>
      <w:tr w:rsidR="005A2227" w:rsidRPr="00E352EF" w14:paraId="45A9B951"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4FA2B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1940-03-01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235CB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10600.0</w:t>
            </w:r>
          </w:p>
        </w:tc>
      </w:tr>
      <w:tr w:rsidR="005A2227" w:rsidRPr="00E352EF" w14:paraId="75F8D8CD"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373F9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1940-04-01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8FD55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6800.0</w:t>
            </w:r>
          </w:p>
        </w:tc>
      </w:tr>
    </w:tbl>
    <w:p w14:paraId="66A21B05" w14:textId="77777777" w:rsidR="005A2227" w:rsidRPr="00E352EF" w:rsidRDefault="005A2227">
      <w:pPr>
        <w:tabs>
          <w:tab w:val="left" w:pos="1138"/>
        </w:tabs>
        <w:ind w:left="1138" w:hanging="1138"/>
      </w:pPr>
    </w:p>
    <w:p w14:paraId="73F3740B" w14:textId="77777777" w:rsidR="005A2227" w:rsidRPr="00E352EF" w:rsidRDefault="00EB2324" w:rsidP="00B3632D">
      <w:pPr>
        <w:pStyle w:val="Stile1"/>
        <w:rPr>
          <w:lang w:val="en-GB"/>
        </w:rPr>
      </w:pPr>
      <w:bookmarkStart w:id="11445" w:name="_Toc462659767"/>
      <w:bookmarkStart w:id="11446" w:name="_Toc463805809"/>
      <w:bookmarkStart w:id="11447" w:name="_Toc464487986"/>
      <w:r w:rsidRPr="00E352EF">
        <w:rPr>
          <w:lang w:val="en-GB"/>
        </w:rPr>
        <w:t>VTL-</w:t>
      </w:r>
      <w:r w:rsidR="0097053A" w:rsidRPr="00E352EF">
        <w:rPr>
          <w:lang w:val="en-GB"/>
        </w:rPr>
        <w:t>ML  -  Conditional operators</w:t>
      </w:r>
      <w:bookmarkEnd w:id="11445"/>
      <w:bookmarkEnd w:id="11446"/>
      <w:bookmarkEnd w:id="11447"/>
    </w:p>
    <w:p w14:paraId="5DB7B30B" w14:textId="77777777" w:rsidR="005A2227" w:rsidRPr="00E352EF" w:rsidRDefault="0097053A" w:rsidP="001E4C0B">
      <w:pPr>
        <w:pStyle w:val="Stile3"/>
        <w:rPr>
          <w:lang w:val="en-GB"/>
        </w:rPr>
      </w:pPr>
      <w:bookmarkStart w:id="11448" w:name="_Toc462659768"/>
      <w:bookmarkStart w:id="11449" w:name="_Toc463805810"/>
      <w:bookmarkStart w:id="11450" w:name="_Toc464487987"/>
      <w:r w:rsidRPr="00E352EF">
        <w:rPr>
          <w:lang w:val="en-GB"/>
        </w:rPr>
        <w:t>if-then-else</w:t>
      </w:r>
      <w:bookmarkEnd w:id="11448"/>
      <w:bookmarkEnd w:id="11449"/>
      <w:bookmarkEnd w:id="11450"/>
    </w:p>
    <w:p w14:paraId="6B5CA04F" w14:textId="17DE42D9" w:rsidR="005A2227" w:rsidRPr="00E352EF" w:rsidDel="00BC4D1E" w:rsidRDefault="0097053A" w:rsidP="00AB605E">
      <w:pPr>
        <w:rPr>
          <w:del w:id="11451" w:author="Laura Viignola" w:date="2017-07-06T09:25:00Z"/>
          <w:rFonts w:ascii="Cambria" w:eastAsia="Calibri" w:hAnsi="Cambria" w:cs="Calibri"/>
          <w:i/>
          <w:color w:val="5B9BD5"/>
        </w:rPr>
      </w:pPr>
      <w:del w:id="11452" w:author="Laura Viignola" w:date="2017-07-06T09:25:00Z">
        <w:r w:rsidRPr="00E352EF" w:rsidDel="00BC4D1E">
          <w:rPr>
            <w:rFonts w:ascii="Cambria" w:eastAsia="Calibri" w:hAnsi="Cambria" w:cs="Calibri"/>
            <w:i/>
            <w:color w:val="5B9BD5"/>
          </w:rPr>
          <w:delText>Semantics</w:delText>
        </w:r>
      </w:del>
    </w:p>
    <w:p w14:paraId="5B7EE571" w14:textId="4B14C375" w:rsidR="005A2227" w:rsidRPr="00E352EF" w:rsidDel="00BC4D1E" w:rsidRDefault="0097053A" w:rsidP="00E95DF9">
      <w:pPr>
        <w:rPr>
          <w:del w:id="11453" w:author="Laura Viignola" w:date="2017-07-06T09:25:00Z"/>
          <w:rFonts w:asciiTheme="majorHAnsi" w:eastAsia="Calibri" w:hAnsiTheme="majorHAnsi" w:cs="Calibri"/>
        </w:rPr>
      </w:pPr>
      <w:del w:id="11454" w:author="Laura Viignola" w:date="2017-07-06T09:25:00Z">
        <w:r w:rsidRPr="00E352EF" w:rsidDel="00BC4D1E">
          <w:rPr>
            <w:rFonts w:asciiTheme="majorHAnsi" w:eastAsia="Calibri" w:hAnsiTheme="majorHAnsi" w:cs="Calibri"/>
          </w:rPr>
          <w:delText xml:space="preserve">The operator </w:delText>
        </w:r>
        <w:r w:rsidRPr="00E352EF" w:rsidDel="00BC4D1E">
          <w:rPr>
            <w:rFonts w:asciiTheme="majorHAnsi" w:eastAsia="Calibri" w:hAnsiTheme="majorHAnsi" w:cs="Calibri"/>
            <w:b/>
          </w:rPr>
          <w:delText>if-then-else</w:delText>
        </w:r>
        <w:r w:rsidRPr="00E352EF" w:rsidDel="00BC4D1E">
          <w:rPr>
            <w:rFonts w:asciiTheme="majorHAnsi" w:eastAsia="Calibri" w:hAnsiTheme="majorHAnsi" w:cs="Calibri"/>
          </w:rPr>
          <w:delText xml:space="preserve"> returns one of two possible dataset or values depending on the input conditions.</w:delText>
        </w:r>
      </w:del>
    </w:p>
    <w:p w14:paraId="2E350BE0" w14:textId="77777777" w:rsidR="00470BDE" w:rsidRPr="00E352EF" w:rsidRDefault="00470BDE" w:rsidP="00E95DF9">
      <w:pPr>
        <w:rPr>
          <w:rFonts w:asciiTheme="majorHAnsi" w:hAnsiTheme="majorHAnsi"/>
        </w:rPr>
      </w:pPr>
    </w:p>
    <w:p w14:paraId="44155276"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01095AA7" w14:textId="229985CB" w:rsidR="005A2227" w:rsidRPr="00CE6B2F" w:rsidRDefault="0097053A" w:rsidP="00E95DF9">
      <w:pPr>
        <w:rPr>
          <w:rFonts w:ascii="Arial" w:eastAsia="Calibri" w:hAnsi="Arial" w:cs="Arial"/>
          <w:i/>
        </w:rPr>
      </w:pPr>
      <w:r w:rsidRPr="00CE6B2F">
        <w:rPr>
          <w:rFonts w:ascii="Arial" w:eastAsia="Calibri" w:hAnsi="Arial" w:cs="Arial"/>
          <w:b/>
        </w:rPr>
        <w:t>if</w:t>
      </w:r>
      <w:r w:rsidRPr="00CE6B2F">
        <w:rPr>
          <w:rFonts w:ascii="Arial" w:eastAsia="Calibri" w:hAnsi="Arial" w:cs="Arial"/>
        </w:rPr>
        <w:t xml:space="preserve"> </w:t>
      </w:r>
      <w:del w:id="11455" w:author="Laura Viignola" w:date="2017-07-06T09:27:00Z">
        <w:r w:rsidRPr="00CE6B2F" w:rsidDel="00BC4D1E">
          <w:rPr>
            <w:rFonts w:ascii="Arial" w:eastAsia="Calibri" w:hAnsi="Arial" w:cs="Arial"/>
          </w:rPr>
          <w:delText>ds</w:delText>
        </w:r>
      </w:del>
      <w:del w:id="11456" w:author="Laura Viignola" w:date="2017-07-06T09:28:00Z">
        <w:r w:rsidRPr="00CE6B2F" w:rsidDel="00BC4D1E">
          <w:rPr>
            <w:rFonts w:ascii="Arial" w:eastAsia="Calibri" w:hAnsi="Arial" w:cs="Arial"/>
          </w:rPr>
          <w:delText>_</w:delText>
        </w:r>
        <w:r w:rsidRPr="00CE6B2F" w:rsidDel="00BC4D1E">
          <w:rPr>
            <w:rFonts w:ascii="Arial" w:eastAsia="Calibri" w:hAnsi="Arial" w:cs="Arial"/>
            <w:i/>
          </w:rPr>
          <w:delText>cond_1</w:delText>
        </w:r>
      </w:del>
      <w:ins w:id="11457" w:author="Laura Viignola" w:date="2017-07-06T09:28:00Z">
        <w:r w:rsidR="00BC4D1E" w:rsidRPr="00CE6B2F">
          <w:rPr>
            <w:rFonts w:ascii="Arial" w:eastAsia="Calibri" w:hAnsi="Arial" w:cs="Arial"/>
          </w:rPr>
          <w:t>if_con</w:t>
        </w:r>
      </w:ins>
      <w:ins w:id="11458" w:author="Laura Viignola" w:date="2017-07-06T09:54:00Z">
        <w:r w:rsidR="00CE6B2F" w:rsidRPr="00CE6B2F">
          <w:rPr>
            <w:rFonts w:ascii="Arial" w:eastAsia="Calibri" w:hAnsi="Arial" w:cs="Arial"/>
          </w:rPr>
          <w:t>d</w:t>
        </w:r>
      </w:ins>
      <w:r w:rsidRPr="00CE6B2F">
        <w:rPr>
          <w:rFonts w:ascii="Arial" w:eastAsia="Calibri" w:hAnsi="Arial" w:cs="Arial"/>
        </w:rPr>
        <w:t xml:space="preserve"> </w:t>
      </w:r>
      <w:r w:rsidRPr="00CE6B2F">
        <w:rPr>
          <w:rFonts w:ascii="Arial" w:eastAsia="Calibri" w:hAnsi="Arial" w:cs="Arial"/>
          <w:b/>
        </w:rPr>
        <w:t>then</w:t>
      </w:r>
      <w:r w:rsidRPr="00CE6B2F">
        <w:rPr>
          <w:rFonts w:ascii="Arial" w:eastAsia="Calibri" w:hAnsi="Arial" w:cs="Arial"/>
        </w:rPr>
        <w:t xml:space="preserve"> </w:t>
      </w:r>
      <w:del w:id="11459" w:author="Laura Viignola" w:date="2017-07-06T09:28:00Z">
        <w:r w:rsidRPr="00CE6B2F" w:rsidDel="00BC4D1E">
          <w:rPr>
            <w:rFonts w:ascii="Arial" w:eastAsia="Calibri" w:hAnsi="Arial" w:cs="Arial"/>
            <w:i/>
          </w:rPr>
          <w:delText>ds_1</w:delText>
        </w:r>
      </w:del>
      <w:ins w:id="11460" w:author="Laura Viignola" w:date="2017-07-06T11:39:00Z">
        <w:r w:rsidR="00305C1F">
          <w:rPr>
            <w:rFonts w:ascii="Arial" w:eastAsia="Calibri" w:hAnsi="Arial" w:cs="Arial"/>
            <w:i/>
          </w:rPr>
          <w:t>then_</w:t>
        </w:r>
      </w:ins>
      <w:ins w:id="11461" w:author="Laura Viignola" w:date="2017-07-06T09:28:00Z">
        <w:r w:rsidR="00BC4D1E" w:rsidRPr="00CE6B2F">
          <w:rPr>
            <w:rFonts w:ascii="Arial" w:eastAsia="Calibri" w:hAnsi="Arial" w:cs="Arial"/>
            <w:i/>
          </w:rPr>
          <w:t>operand</w:t>
        </w:r>
      </w:ins>
      <w:r w:rsidRPr="00CE6B2F">
        <w:rPr>
          <w:rFonts w:ascii="Arial" w:eastAsia="Calibri" w:hAnsi="Arial" w:cs="Arial"/>
        </w:rPr>
        <w:t xml:space="preserve"> { </w:t>
      </w:r>
      <w:r w:rsidRPr="00CE6B2F">
        <w:rPr>
          <w:rFonts w:ascii="Arial" w:eastAsia="Calibri" w:hAnsi="Arial" w:cs="Arial"/>
          <w:b/>
        </w:rPr>
        <w:t>elseif</w:t>
      </w:r>
      <w:r w:rsidRPr="00CE6B2F">
        <w:rPr>
          <w:rFonts w:ascii="Arial" w:eastAsia="Calibri" w:hAnsi="Arial" w:cs="Arial"/>
        </w:rPr>
        <w:t xml:space="preserve"> </w:t>
      </w:r>
      <w:del w:id="11462" w:author="Laura Viignola" w:date="2017-07-06T09:28:00Z">
        <w:r w:rsidRPr="00CE6B2F" w:rsidDel="00BC4D1E">
          <w:rPr>
            <w:rFonts w:ascii="Arial" w:eastAsia="Calibri" w:hAnsi="Arial" w:cs="Arial"/>
          </w:rPr>
          <w:delText>ds_</w:delText>
        </w:r>
        <w:r w:rsidRPr="00CE6B2F" w:rsidDel="00BC4D1E">
          <w:rPr>
            <w:rFonts w:ascii="Arial" w:eastAsia="Calibri" w:hAnsi="Arial" w:cs="Arial"/>
            <w:i/>
          </w:rPr>
          <w:delText>cond_2</w:delText>
        </w:r>
      </w:del>
      <w:ins w:id="11463" w:author="Laura Viignola" w:date="2017-07-06T09:28:00Z">
        <w:r w:rsidR="00BC4D1E" w:rsidRPr="00CE6B2F">
          <w:rPr>
            <w:rFonts w:ascii="Arial" w:eastAsia="Calibri" w:hAnsi="Arial" w:cs="Arial"/>
          </w:rPr>
          <w:t>elseif_cond</w:t>
        </w:r>
      </w:ins>
      <w:r w:rsidRPr="00CE6B2F">
        <w:rPr>
          <w:rFonts w:ascii="Arial" w:eastAsia="Calibri" w:hAnsi="Arial" w:cs="Arial"/>
        </w:rPr>
        <w:t xml:space="preserve"> </w:t>
      </w:r>
      <w:r w:rsidRPr="00CE6B2F">
        <w:rPr>
          <w:rFonts w:ascii="Arial" w:eastAsia="Calibri" w:hAnsi="Arial" w:cs="Arial"/>
          <w:b/>
        </w:rPr>
        <w:t>then</w:t>
      </w:r>
      <w:r w:rsidRPr="00CE6B2F">
        <w:rPr>
          <w:rFonts w:ascii="Arial" w:eastAsia="Calibri" w:hAnsi="Arial" w:cs="Arial"/>
        </w:rPr>
        <w:t xml:space="preserve"> </w:t>
      </w:r>
      <w:del w:id="11464" w:author="Laura Viignola" w:date="2017-07-06T09:28:00Z">
        <w:r w:rsidRPr="00CE6B2F" w:rsidDel="00BC4D1E">
          <w:rPr>
            <w:rFonts w:ascii="Arial" w:eastAsia="Calibri" w:hAnsi="Arial" w:cs="Arial"/>
            <w:i/>
          </w:rPr>
          <w:delText>ds_2</w:delText>
        </w:r>
      </w:del>
      <w:ins w:id="11465" w:author="Laura Viignola" w:date="2017-07-06T09:28:00Z">
        <w:r w:rsidR="00BC4D1E" w:rsidRPr="00CE6B2F">
          <w:rPr>
            <w:rFonts w:ascii="Arial" w:eastAsia="Calibri" w:hAnsi="Arial" w:cs="Arial"/>
            <w:i/>
          </w:rPr>
          <w:t>elseif_operand</w:t>
        </w:r>
      </w:ins>
      <w:r w:rsidRPr="00CE6B2F">
        <w:rPr>
          <w:rFonts w:ascii="Arial" w:eastAsia="Calibri" w:hAnsi="Arial" w:cs="Arial"/>
        </w:rPr>
        <w:t xml:space="preserve"> }* </w:t>
      </w:r>
      <w:r w:rsidRPr="00CE6B2F">
        <w:rPr>
          <w:rFonts w:ascii="Arial" w:eastAsia="Calibri" w:hAnsi="Arial" w:cs="Arial"/>
          <w:b/>
        </w:rPr>
        <w:t>else</w:t>
      </w:r>
      <w:r w:rsidRPr="00CE6B2F">
        <w:rPr>
          <w:rFonts w:ascii="Arial" w:eastAsia="Calibri" w:hAnsi="Arial" w:cs="Arial"/>
        </w:rPr>
        <w:t xml:space="preserve"> </w:t>
      </w:r>
      <w:del w:id="11466" w:author="Laura Viignola" w:date="2017-07-06T09:28:00Z">
        <w:r w:rsidRPr="00CE6B2F" w:rsidDel="00BC4D1E">
          <w:rPr>
            <w:rFonts w:ascii="Arial" w:eastAsia="Calibri" w:hAnsi="Arial" w:cs="Arial"/>
            <w:i/>
          </w:rPr>
          <w:delText>ds_3</w:delText>
        </w:r>
      </w:del>
      <w:ins w:id="11467" w:author="Laura Viignola" w:date="2017-07-06T09:28:00Z">
        <w:r w:rsidR="00BC4D1E" w:rsidRPr="00CE6B2F">
          <w:rPr>
            <w:rFonts w:ascii="Arial" w:eastAsia="Calibri" w:hAnsi="Arial" w:cs="Arial"/>
            <w:i/>
          </w:rPr>
          <w:t>else_operand</w:t>
        </w:r>
      </w:ins>
    </w:p>
    <w:p w14:paraId="5EE76DB7" w14:textId="77777777" w:rsidR="00470BDE" w:rsidRPr="00E352EF" w:rsidRDefault="00470BDE" w:rsidP="00E95DF9">
      <w:pPr>
        <w:rPr>
          <w:rFonts w:asciiTheme="majorHAnsi" w:hAnsiTheme="majorHAnsi"/>
        </w:rPr>
      </w:pPr>
    </w:p>
    <w:p w14:paraId="6F68F665" w14:textId="24F6557A" w:rsidR="005A2227" w:rsidRPr="00E352EF" w:rsidRDefault="007A5CB8" w:rsidP="00AB605E">
      <w:pPr>
        <w:rPr>
          <w:rFonts w:ascii="Cambria" w:eastAsia="Calibri" w:hAnsi="Cambria" w:cs="Calibri"/>
          <w:i/>
          <w:color w:val="5B9BD5"/>
        </w:rPr>
      </w:pPr>
      <w:ins w:id="11468" w:author="Laura Viignola" w:date="2017-07-06T11:25:00Z">
        <w:r>
          <w:rPr>
            <w:rFonts w:ascii="Cambria" w:eastAsia="Calibri" w:hAnsi="Cambria" w:cs="Calibri"/>
            <w:i/>
            <w:color w:val="5B9BD5"/>
          </w:rPr>
          <w:t xml:space="preserve">Input </w:t>
        </w:r>
      </w:ins>
      <w:del w:id="11469" w:author="Laura Viignola" w:date="2017-07-06T11:25:00Z">
        <w:r w:rsidR="0097053A" w:rsidRPr="00E352EF" w:rsidDel="007A5CB8">
          <w:rPr>
            <w:rFonts w:ascii="Cambria" w:eastAsia="Calibri" w:hAnsi="Cambria" w:cs="Calibri"/>
            <w:i/>
            <w:color w:val="5B9BD5"/>
          </w:rPr>
          <w:delText>P</w:delText>
        </w:r>
      </w:del>
      <w:ins w:id="11470" w:author="Laura Viignola" w:date="2017-07-06T11:25:00Z">
        <w:r>
          <w:rPr>
            <w:rFonts w:ascii="Cambria" w:eastAsia="Calibri" w:hAnsi="Cambria" w:cs="Calibri"/>
            <w:i/>
            <w:color w:val="5B9BD5"/>
          </w:rPr>
          <w:t>p</w:t>
        </w:r>
      </w:ins>
      <w:r w:rsidR="0097053A" w:rsidRPr="00E352EF">
        <w:rPr>
          <w:rFonts w:ascii="Cambria" w:eastAsia="Calibri" w:hAnsi="Cambria" w:cs="Calibri"/>
          <w:i/>
          <w:color w:val="5B9BD5"/>
        </w:rPr>
        <w:t>arameters</w:t>
      </w:r>
    </w:p>
    <w:p w14:paraId="254E0405" w14:textId="730DC61F" w:rsidR="007A5CB8" w:rsidRPr="007E718D" w:rsidRDefault="007A5CB8" w:rsidP="007A5CB8">
      <w:pPr>
        <w:rPr>
          <w:ins w:id="11471" w:author="Laura Viignola" w:date="2017-07-06T11:25:00Z"/>
          <w:rFonts w:ascii="Cambria" w:eastAsia="Calibri" w:hAnsi="Cambria" w:cs="Calibri"/>
          <w:color w:val="auto"/>
        </w:rPr>
      </w:pPr>
      <w:ins w:id="11472" w:author="Laura Viignola" w:date="2017-07-06T11:25:00Z">
        <w:r>
          <w:rPr>
            <w:rFonts w:ascii="Cambria" w:eastAsia="Calibri" w:hAnsi="Cambria" w:cs="Calibri"/>
            <w:color w:val="auto"/>
          </w:rPr>
          <w:t>if_cond</w:t>
        </w:r>
        <w:r>
          <w:rPr>
            <w:rFonts w:ascii="Cambria" w:eastAsia="Calibri" w:hAnsi="Cambria" w:cs="Calibri"/>
            <w:color w:val="auto"/>
          </w:rPr>
          <w:tab/>
        </w:r>
        <w:r>
          <w:rPr>
            <w:rFonts w:ascii="Cambria" w:eastAsia="Calibri" w:hAnsi="Cambria" w:cs="Calibri"/>
            <w:color w:val="auto"/>
          </w:rPr>
          <w:tab/>
        </w:r>
        <w:r w:rsidRPr="007E718D">
          <w:rPr>
            <w:rFonts w:ascii="Cambria" w:eastAsia="Calibri" w:hAnsi="Cambria" w:cs="Calibri"/>
            <w:color w:val="auto"/>
          </w:rPr>
          <w:t>mandatory</w:t>
        </w:r>
        <w:r w:rsidRPr="007E718D">
          <w:rPr>
            <w:rFonts w:ascii="Cambria" w:eastAsia="Calibri" w:hAnsi="Cambria" w:cs="Calibri"/>
            <w:color w:val="auto"/>
          </w:rPr>
          <w:tab/>
          <w:t xml:space="preserve">the </w:t>
        </w:r>
      </w:ins>
      <w:ins w:id="11473" w:author="Laura Viignola" w:date="2017-07-06T11:26:00Z">
        <w:r>
          <w:rPr>
            <w:rFonts w:ascii="Cambria" w:eastAsia="Calibri" w:hAnsi="Cambria" w:cs="Calibri"/>
            <w:color w:val="auto"/>
          </w:rPr>
          <w:t>condition for the if</w:t>
        </w:r>
      </w:ins>
      <w:ins w:id="11474" w:author="Laura Viignola" w:date="2017-07-06T11:25:00Z">
        <w:r w:rsidRPr="007E718D">
          <w:rPr>
            <w:rFonts w:ascii="Cambria" w:eastAsia="Calibri" w:hAnsi="Cambria" w:cs="Calibri"/>
            <w:color w:val="auto"/>
          </w:rPr>
          <w:t xml:space="preserve"> </w:t>
        </w:r>
      </w:ins>
      <w:ins w:id="11475" w:author="Laura Viignola" w:date="2017-07-06T12:13:00Z">
        <w:r w:rsidR="00455790">
          <w:rPr>
            <w:rFonts w:ascii="Cambria" w:eastAsia="Calibri" w:hAnsi="Cambria" w:cs="Calibri"/>
            <w:color w:val="auto"/>
          </w:rPr>
          <w:t>statement</w:t>
        </w:r>
      </w:ins>
    </w:p>
    <w:p w14:paraId="3CFD0D6E" w14:textId="68F02EF0" w:rsidR="007A5CB8" w:rsidRPr="007E718D" w:rsidRDefault="007A5CB8" w:rsidP="007A5CB8">
      <w:pPr>
        <w:rPr>
          <w:ins w:id="11476" w:author="Laura Viignola" w:date="2017-07-06T11:25:00Z"/>
          <w:rFonts w:ascii="Cambria" w:eastAsia="Calibri" w:hAnsi="Cambria" w:cs="Calibri"/>
          <w:color w:val="auto"/>
        </w:rPr>
      </w:pPr>
      <w:ins w:id="11477" w:author="Laura Viignola" w:date="2017-07-06T11:39:00Z">
        <w:r>
          <w:rPr>
            <w:rFonts w:ascii="Cambria" w:eastAsia="Calibri" w:hAnsi="Cambria" w:cs="Calibri"/>
            <w:color w:val="auto"/>
          </w:rPr>
          <w:t>then</w:t>
        </w:r>
      </w:ins>
      <w:ins w:id="11478" w:author="Laura Viignola" w:date="2017-07-06T11:25:00Z">
        <w:r w:rsidRPr="007E718D">
          <w:rPr>
            <w:rFonts w:ascii="Cambria" w:eastAsia="Calibri" w:hAnsi="Cambria" w:cs="Calibri"/>
            <w:color w:val="auto"/>
          </w:rPr>
          <w:t xml:space="preserve">_operand </w:t>
        </w:r>
        <w:r>
          <w:rPr>
            <w:rFonts w:ascii="Cambria" w:eastAsia="Calibri" w:hAnsi="Cambria" w:cs="Calibri"/>
            <w:color w:val="auto"/>
          </w:rPr>
          <w:tab/>
        </w:r>
        <w:r w:rsidRPr="007E718D">
          <w:rPr>
            <w:rFonts w:ascii="Cambria" w:eastAsia="Calibri" w:hAnsi="Cambria" w:cs="Calibri"/>
            <w:color w:val="auto"/>
          </w:rPr>
          <w:t>mandatory</w:t>
        </w:r>
        <w:r w:rsidRPr="007E718D">
          <w:rPr>
            <w:rFonts w:ascii="Cambria" w:eastAsia="Calibri" w:hAnsi="Cambria" w:cs="Calibri"/>
            <w:color w:val="auto"/>
          </w:rPr>
          <w:tab/>
          <w:t xml:space="preserve">the operand </w:t>
        </w:r>
      </w:ins>
    </w:p>
    <w:p w14:paraId="2E4C476D" w14:textId="7097CE0B" w:rsidR="00455790" w:rsidRPr="007E718D" w:rsidRDefault="00455790" w:rsidP="00455790">
      <w:pPr>
        <w:rPr>
          <w:ins w:id="11479" w:author="Laura Viignola" w:date="2017-07-06T12:12:00Z"/>
          <w:rFonts w:ascii="Cambria" w:eastAsia="Calibri" w:hAnsi="Cambria" w:cs="Calibri"/>
          <w:color w:val="auto"/>
        </w:rPr>
      </w:pPr>
      <w:ins w:id="11480" w:author="Laura Viignola" w:date="2017-07-06T12:12:00Z">
        <w:r>
          <w:rPr>
            <w:rFonts w:ascii="Cambria" w:eastAsia="Calibri" w:hAnsi="Cambria" w:cs="Calibri"/>
            <w:color w:val="auto"/>
          </w:rPr>
          <w:t>elseif_cond</w:t>
        </w:r>
        <w:r>
          <w:rPr>
            <w:rFonts w:ascii="Cambria" w:eastAsia="Calibri" w:hAnsi="Cambria" w:cs="Calibri"/>
            <w:color w:val="auto"/>
          </w:rPr>
          <w:tab/>
          <w:t>optional</w:t>
        </w:r>
        <w:r w:rsidRPr="007E718D">
          <w:rPr>
            <w:rFonts w:ascii="Cambria" w:eastAsia="Calibri" w:hAnsi="Cambria" w:cs="Calibri"/>
            <w:color w:val="auto"/>
          </w:rPr>
          <w:tab/>
          <w:t xml:space="preserve">the </w:t>
        </w:r>
        <w:r>
          <w:rPr>
            <w:rFonts w:ascii="Cambria" w:eastAsia="Calibri" w:hAnsi="Cambria" w:cs="Calibri"/>
            <w:color w:val="auto"/>
          </w:rPr>
          <w:t>cond for the elseif</w:t>
        </w:r>
        <w:r w:rsidRPr="007E718D">
          <w:rPr>
            <w:rFonts w:ascii="Cambria" w:eastAsia="Calibri" w:hAnsi="Cambria" w:cs="Calibri"/>
            <w:color w:val="auto"/>
          </w:rPr>
          <w:t xml:space="preserve"> </w:t>
        </w:r>
      </w:ins>
      <w:ins w:id="11481" w:author="Laura Viignola" w:date="2017-07-06T12:13:00Z">
        <w:r>
          <w:rPr>
            <w:rFonts w:ascii="Cambria" w:eastAsia="Calibri" w:hAnsi="Cambria" w:cs="Calibri"/>
            <w:color w:val="auto"/>
          </w:rPr>
          <w:t>statemen</w:t>
        </w:r>
      </w:ins>
    </w:p>
    <w:p w14:paraId="05D23AFC" w14:textId="78385DA2" w:rsidR="00455790" w:rsidRPr="007E718D" w:rsidRDefault="00455790" w:rsidP="00455790">
      <w:pPr>
        <w:rPr>
          <w:ins w:id="11482" w:author="Laura Viignola" w:date="2017-07-06T12:11:00Z"/>
          <w:rFonts w:ascii="Cambria" w:eastAsia="Calibri" w:hAnsi="Cambria" w:cs="Calibri"/>
          <w:color w:val="auto"/>
        </w:rPr>
      </w:pPr>
      <w:ins w:id="11483" w:author="Laura Viignola" w:date="2017-07-06T12:12:00Z">
        <w:r>
          <w:rPr>
            <w:rFonts w:ascii="Cambria" w:eastAsia="Calibri" w:hAnsi="Cambria" w:cs="Calibri"/>
            <w:color w:val="auto"/>
          </w:rPr>
          <w:t>elseif</w:t>
        </w:r>
      </w:ins>
      <w:ins w:id="11484" w:author="Laura Viignola" w:date="2017-07-06T12:11:00Z">
        <w:r w:rsidRPr="007E718D">
          <w:rPr>
            <w:rFonts w:ascii="Cambria" w:eastAsia="Calibri" w:hAnsi="Cambria" w:cs="Calibri"/>
            <w:color w:val="auto"/>
          </w:rPr>
          <w:t xml:space="preserve">_operand </w:t>
        </w:r>
        <w:r>
          <w:rPr>
            <w:rFonts w:ascii="Cambria" w:eastAsia="Calibri" w:hAnsi="Cambria" w:cs="Calibri"/>
            <w:color w:val="auto"/>
          </w:rPr>
          <w:tab/>
        </w:r>
        <w:r w:rsidRPr="007E718D">
          <w:rPr>
            <w:rFonts w:ascii="Cambria" w:eastAsia="Calibri" w:hAnsi="Cambria" w:cs="Calibri"/>
            <w:color w:val="auto"/>
          </w:rPr>
          <w:t>mandatory</w:t>
        </w:r>
        <w:r w:rsidRPr="007E718D">
          <w:rPr>
            <w:rFonts w:ascii="Cambria" w:eastAsia="Calibri" w:hAnsi="Cambria" w:cs="Calibri"/>
            <w:color w:val="auto"/>
          </w:rPr>
          <w:tab/>
          <w:t xml:space="preserve">the operand </w:t>
        </w:r>
      </w:ins>
    </w:p>
    <w:p w14:paraId="458E34A9" w14:textId="0DFD0845" w:rsidR="00455790" w:rsidRPr="007E718D" w:rsidRDefault="00455790" w:rsidP="00455790">
      <w:pPr>
        <w:rPr>
          <w:ins w:id="11485" w:author="Laura Viignola" w:date="2017-07-06T12:11:00Z"/>
          <w:rFonts w:ascii="Cambria" w:eastAsia="Calibri" w:hAnsi="Cambria" w:cs="Calibri"/>
          <w:color w:val="auto"/>
        </w:rPr>
      </w:pPr>
      <w:ins w:id="11486" w:author="Laura Viignola" w:date="2017-07-06T12:12:00Z">
        <w:r>
          <w:rPr>
            <w:rFonts w:ascii="Cambria" w:eastAsia="Calibri" w:hAnsi="Cambria" w:cs="Calibri"/>
            <w:color w:val="auto"/>
          </w:rPr>
          <w:t>else</w:t>
        </w:r>
      </w:ins>
      <w:ins w:id="11487" w:author="Laura Viignola" w:date="2017-07-06T12:11:00Z">
        <w:r w:rsidRPr="007E718D">
          <w:rPr>
            <w:rFonts w:ascii="Cambria" w:eastAsia="Calibri" w:hAnsi="Cambria" w:cs="Calibri"/>
            <w:color w:val="auto"/>
          </w:rPr>
          <w:t xml:space="preserve">_operand </w:t>
        </w:r>
        <w:r>
          <w:rPr>
            <w:rFonts w:ascii="Cambria" w:eastAsia="Calibri" w:hAnsi="Cambria" w:cs="Calibri"/>
            <w:color w:val="auto"/>
          </w:rPr>
          <w:tab/>
        </w:r>
        <w:r w:rsidRPr="007E718D">
          <w:rPr>
            <w:rFonts w:ascii="Cambria" w:eastAsia="Calibri" w:hAnsi="Cambria" w:cs="Calibri"/>
            <w:color w:val="auto"/>
          </w:rPr>
          <w:t>mandatory</w:t>
        </w:r>
        <w:r w:rsidRPr="007E718D">
          <w:rPr>
            <w:rFonts w:ascii="Cambria" w:eastAsia="Calibri" w:hAnsi="Cambria" w:cs="Calibri"/>
            <w:color w:val="auto"/>
          </w:rPr>
          <w:tab/>
          <w:t xml:space="preserve">the operand </w:t>
        </w:r>
        <w:r>
          <w:rPr>
            <w:rFonts w:ascii="Cambria" w:eastAsia="Calibri" w:hAnsi="Cambria" w:cs="Calibri"/>
            <w:color w:val="auto"/>
          </w:rPr>
          <w:t xml:space="preserve">for the </w:t>
        </w:r>
      </w:ins>
      <w:ins w:id="11488" w:author="Laura Viignola" w:date="2017-07-06T12:12:00Z">
        <w:r>
          <w:rPr>
            <w:rFonts w:ascii="Cambria" w:eastAsia="Calibri" w:hAnsi="Cambria" w:cs="Calibri"/>
            <w:color w:val="auto"/>
          </w:rPr>
          <w:t>else</w:t>
        </w:r>
      </w:ins>
      <w:ins w:id="11489" w:author="Laura Viignola" w:date="2017-07-06T12:11:00Z">
        <w:r>
          <w:rPr>
            <w:rFonts w:ascii="Cambria" w:eastAsia="Calibri" w:hAnsi="Cambria" w:cs="Calibri"/>
            <w:color w:val="auto"/>
          </w:rPr>
          <w:t xml:space="preserve"> </w:t>
        </w:r>
      </w:ins>
    </w:p>
    <w:p w14:paraId="56C19C24" w14:textId="77777777" w:rsidR="00455790" w:rsidRDefault="00455790" w:rsidP="00E95DF9">
      <w:pPr>
        <w:rPr>
          <w:ins w:id="11490" w:author="Laura Viignola" w:date="2017-07-06T12:11:00Z"/>
          <w:rFonts w:asciiTheme="majorHAnsi" w:eastAsia="Calibri" w:hAnsiTheme="majorHAnsi" w:cs="Calibri"/>
        </w:rPr>
      </w:pPr>
    </w:p>
    <w:p w14:paraId="28C18218" w14:textId="77777777" w:rsidR="005A2227" w:rsidRPr="00E352EF" w:rsidRDefault="0097053A" w:rsidP="00E95DF9">
      <w:pPr>
        <w:rPr>
          <w:rFonts w:asciiTheme="majorHAnsi" w:hAnsiTheme="majorHAnsi"/>
        </w:rPr>
      </w:pPr>
      <w:r w:rsidRPr="00E352EF">
        <w:rPr>
          <w:rFonts w:asciiTheme="majorHAnsi" w:eastAsia="Calibri" w:hAnsiTheme="majorHAnsi" w:cs="Calibri"/>
        </w:rPr>
        <w:t>ds_cond_1, ds_cond_2</w:t>
      </w:r>
    </w:p>
    <w:p w14:paraId="22A8A0DF" w14:textId="77777777" w:rsidR="005A2227" w:rsidRPr="00E352EF" w:rsidRDefault="0097053A" w:rsidP="00E95DF9">
      <w:pPr>
        <w:rPr>
          <w:rFonts w:asciiTheme="majorHAnsi" w:hAnsiTheme="majorHAnsi"/>
        </w:rPr>
      </w:pPr>
      <w:r w:rsidRPr="00E352EF">
        <w:rPr>
          <w:rFonts w:asciiTheme="majorHAnsi" w:hAnsiTheme="majorHAnsi"/>
        </w:rPr>
        <w:tab/>
      </w:r>
      <w:r w:rsidRPr="00E352EF">
        <w:rPr>
          <w:rFonts w:asciiTheme="majorHAnsi" w:eastAsia="Calibri" w:hAnsiTheme="majorHAnsi" w:cs="Calibri"/>
        </w:rPr>
        <w:t xml:space="preserve">: [dataset {identifier &lt;IDENT&gt; as scalar-type}+ {measure &lt;IDENT&gt; as </w:t>
      </w:r>
      <w:r w:rsidR="00F431FD" w:rsidRPr="00E352EF">
        <w:rPr>
          <w:rFonts w:asciiTheme="majorHAnsi" w:eastAsia="Calibri" w:hAnsiTheme="majorHAnsi" w:cs="Calibri"/>
        </w:rPr>
        <w:t>boolean</w:t>
      </w:r>
      <w:r w:rsidRPr="00E352EF">
        <w:rPr>
          <w:rFonts w:asciiTheme="majorHAnsi" w:eastAsia="Calibri" w:hAnsiTheme="majorHAnsi" w:cs="Calibri"/>
        </w:rPr>
        <w:t>}|</w:t>
      </w:r>
      <w:r w:rsidR="00F431FD" w:rsidRPr="00E352EF">
        <w:rPr>
          <w:rFonts w:asciiTheme="majorHAnsi" w:eastAsia="Calibri" w:hAnsiTheme="majorHAnsi" w:cs="Calibri"/>
        </w:rPr>
        <w:t>boolean</w:t>
      </w:r>
      <w:r w:rsidRPr="00E352EF">
        <w:rPr>
          <w:rFonts w:asciiTheme="majorHAnsi" w:eastAsia="Calibri" w:hAnsiTheme="majorHAnsi" w:cs="Calibri"/>
        </w:rPr>
        <w:t>]</w:t>
      </w:r>
    </w:p>
    <w:p w14:paraId="3A304FCC" w14:textId="77777777" w:rsidR="005A2227" w:rsidRPr="00E352EF" w:rsidRDefault="0097053A" w:rsidP="00E95DF9">
      <w:pPr>
        <w:rPr>
          <w:rFonts w:asciiTheme="majorHAnsi" w:hAnsiTheme="majorHAnsi"/>
        </w:rPr>
      </w:pPr>
      <w:r w:rsidRPr="00E352EF">
        <w:rPr>
          <w:rFonts w:asciiTheme="majorHAnsi" w:eastAsia="Calibri" w:hAnsiTheme="majorHAnsi" w:cs="Calibri"/>
        </w:rPr>
        <w:t>ds_1, ds_2, ds_3</w:t>
      </w:r>
    </w:p>
    <w:p w14:paraId="6A721535" w14:textId="77777777" w:rsidR="005A2227" w:rsidRPr="00E352EF" w:rsidRDefault="0097053A" w:rsidP="00E95DF9">
      <w:pPr>
        <w:rPr>
          <w:rFonts w:asciiTheme="majorHAnsi" w:eastAsia="Calibri" w:hAnsiTheme="majorHAnsi" w:cs="Calibri"/>
        </w:rPr>
      </w:pPr>
      <w:r w:rsidRPr="00E352EF">
        <w:rPr>
          <w:rFonts w:asciiTheme="majorHAnsi" w:hAnsiTheme="majorHAnsi"/>
        </w:rPr>
        <w:tab/>
      </w:r>
      <w:r w:rsidRPr="00E352EF">
        <w:rPr>
          <w:rFonts w:asciiTheme="majorHAnsi" w:eastAsia="Calibri" w:hAnsiTheme="majorHAnsi" w:cs="Calibri"/>
        </w:rPr>
        <w:t>: [dataset {identifier &lt;IDENT&gt; as scalar-type}+ {measure &lt;IDENT&gt; as scalar-type}+|constant]</w:t>
      </w:r>
    </w:p>
    <w:p w14:paraId="35A472C3" w14:textId="77777777" w:rsidR="00DE5E99" w:rsidRPr="00E352EF" w:rsidRDefault="00DE5E99" w:rsidP="00E95DF9">
      <w:pPr>
        <w:rPr>
          <w:rFonts w:asciiTheme="majorHAnsi" w:hAnsiTheme="majorHAnsi"/>
        </w:rPr>
      </w:pPr>
    </w:p>
    <w:p w14:paraId="00D37AE3"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ds_cond_1 – is the first Boolean condition </w:t>
      </w:r>
    </w:p>
    <w:p w14:paraId="4C1DF3FC"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ds_1 – can be:</w:t>
      </w:r>
    </w:p>
    <w:p w14:paraId="3425FA1E" w14:textId="77777777" w:rsidR="005A2227" w:rsidRPr="00E352EF" w:rsidRDefault="0097053A" w:rsidP="008A7573">
      <w:pPr>
        <w:numPr>
          <w:ilvl w:val="1"/>
          <w:numId w:val="18"/>
        </w:numPr>
        <w:tabs>
          <w:tab w:val="left" w:pos="1440"/>
        </w:tabs>
        <w:rPr>
          <w:rFonts w:asciiTheme="majorHAnsi" w:hAnsiTheme="majorHAnsi"/>
        </w:rPr>
      </w:pPr>
      <w:r w:rsidRPr="00E352EF">
        <w:rPr>
          <w:rFonts w:asciiTheme="majorHAnsi" w:eastAsia="Calibri" w:hAnsiTheme="majorHAnsi" w:cs="Calibri"/>
          <w:i/>
        </w:rPr>
        <w:t>a  Dataset from which the Data Points are retrieved anytime that ds_cond_1 evaluate true.</w:t>
      </w:r>
    </w:p>
    <w:p w14:paraId="2FF92199" w14:textId="77777777" w:rsidR="005A2227" w:rsidRPr="00E352EF" w:rsidRDefault="0097053A" w:rsidP="008A7573">
      <w:pPr>
        <w:numPr>
          <w:ilvl w:val="1"/>
          <w:numId w:val="18"/>
        </w:numPr>
        <w:tabs>
          <w:tab w:val="left" w:pos="1440"/>
        </w:tabs>
        <w:rPr>
          <w:rFonts w:asciiTheme="majorHAnsi" w:hAnsiTheme="majorHAnsi"/>
        </w:rPr>
      </w:pPr>
      <w:r w:rsidRPr="00E352EF">
        <w:rPr>
          <w:rFonts w:asciiTheme="majorHAnsi" w:eastAsia="Calibri" w:hAnsiTheme="majorHAnsi" w:cs="Calibri"/>
          <w:i/>
        </w:rPr>
        <w:t>a constant constant returned if ds_cond_1 evaluated true.</w:t>
      </w:r>
    </w:p>
    <w:p w14:paraId="038AB61D"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ds_cond_2 – is an optional Boolean condition </w:t>
      </w:r>
    </w:p>
    <w:p w14:paraId="7B792D9B"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ds_2 – can be:</w:t>
      </w:r>
    </w:p>
    <w:p w14:paraId="72D7808D" w14:textId="77777777" w:rsidR="005A2227" w:rsidRPr="00E352EF" w:rsidRDefault="0097053A" w:rsidP="008A7573">
      <w:pPr>
        <w:numPr>
          <w:ilvl w:val="1"/>
          <w:numId w:val="18"/>
        </w:numPr>
        <w:tabs>
          <w:tab w:val="left" w:pos="1440"/>
        </w:tabs>
        <w:rPr>
          <w:rFonts w:asciiTheme="majorHAnsi" w:hAnsiTheme="majorHAnsi"/>
        </w:rPr>
      </w:pPr>
      <w:r w:rsidRPr="00E352EF">
        <w:rPr>
          <w:rFonts w:asciiTheme="majorHAnsi" w:eastAsia="Calibri" w:hAnsiTheme="majorHAnsi" w:cs="Calibri"/>
          <w:i/>
        </w:rPr>
        <w:t>a  Dataset from which the Data Points are retrieved anytime that ds_cond_2 evaluate true</w:t>
      </w:r>
    </w:p>
    <w:p w14:paraId="506B9B21" w14:textId="77777777" w:rsidR="005A2227" w:rsidRPr="00E352EF" w:rsidRDefault="0097053A" w:rsidP="008A7573">
      <w:pPr>
        <w:numPr>
          <w:ilvl w:val="1"/>
          <w:numId w:val="18"/>
        </w:numPr>
        <w:tabs>
          <w:tab w:val="left" w:pos="1440"/>
        </w:tabs>
        <w:rPr>
          <w:rFonts w:asciiTheme="majorHAnsi" w:hAnsiTheme="majorHAnsi"/>
        </w:rPr>
      </w:pPr>
      <w:r w:rsidRPr="00E352EF">
        <w:rPr>
          <w:rFonts w:asciiTheme="majorHAnsi" w:eastAsia="Calibri" w:hAnsiTheme="majorHAnsi" w:cs="Calibri"/>
          <w:i/>
        </w:rPr>
        <w:t>a constant constant returned if ds_cond_2 evaluated true.</w:t>
      </w:r>
    </w:p>
    <w:p w14:paraId="4B2B2F35"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ds_3 – can be:</w:t>
      </w:r>
    </w:p>
    <w:p w14:paraId="52BEE583" w14:textId="77777777" w:rsidR="005A2227" w:rsidRPr="00E352EF" w:rsidRDefault="0097053A" w:rsidP="008A7573">
      <w:pPr>
        <w:numPr>
          <w:ilvl w:val="1"/>
          <w:numId w:val="18"/>
        </w:numPr>
        <w:tabs>
          <w:tab w:val="left" w:pos="1440"/>
        </w:tabs>
        <w:rPr>
          <w:rFonts w:asciiTheme="majorHAnsi" w:hAnsiTheme="majorHAnsi"/>
        </w:rPr>
      </w:pPr>
      <w:r w:rsidRPr="00E352EF">
        <w:rPr>
          <w:rFonts w:asciiTheme="majorHAnsi" w:eastAsia="Calibri" w:hAnsiTheme="majorHAnsi" w:cs="Calibri"/>
          <w:i/>
        </w:rPr>
        <w:t>a  Dataset from which the Data Points are retrieved anytime that ds_cond_2 not evaluate true.</w:t>
      </w:r>
    </w:p>
    <w:p w14:paraId="0077A397" w14:textId="77777777" w:rsidR="005A2227" w:rsidRPr="00E352EF" w:rsidRDefault="0097053A" w:rsidP="008A7573">
      <w:pPr>
        <w:numPr>
          <w:ilvl w:val="1"/>
          <w:numId w:val="18"/>
        </w:numPr>
        <w:tabs>
          <w:tab w:val="left" w:pos="1440"/>
        </w:tabs>
        <w:rPr>
          <w:rFonts w:asciiTheme="majorHAnsi" w:hAnsiTheme="majorHAnsi"/>
        </w:rPr>
      </w:pPr>
      <w:r w:rsidRPr="00E352EF">
        <w:rPr>
          <w:rFonts w:asciiTheme="majorHAnsi" w:eastAsia="Calibri" w:hAnsiTheme="majorHAnsi" w:cs="Calibri"/>
          <w:i/>
        </w:rPr>
        <w:t xml:space="preserve">a constant constant returned if ds_cond_2 not evaluated true </w:t>
      </w:r>
    </w:p>
    <w:p w14:paraId="08CB98E6" w14:textId="77777777" w:rsidR="00E95DF9" w:rsidRPr="00E352EF" w:rsidRDefault="00E95DF9" w:rsidP="00E95DF9">
      <w:pPr>
        <w:rPr>
          <w:rFonts w:asciiTheme="majorHAnsi" w:eastAsia="Calibri" w:hAnsiTheme="majorHAnsi" w:cs="Calibri"/>
          <w:i/>
          <w:color w:val="5B9BD5"/>
        </w:rPr>
      </w:pPr>
    </w:p>
    <w:p w14:paraId="05B55626"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18B69D54"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rPr>
        <w:t xml:space="preserve">If </w:t>
      </w:r>
      <w:r w:rsidRPr="00E352EF">
        <w:rPr>
          <w:rFonts w:asciiTheme="majorHAnsi" w:eastAsia="Calibri" w:hAnsiTheme="majorHAnsi" w:cs="Calibri"/>
          <w:i/>
        </w:rPr>
        <w:t>ds_1</w:t>
      </w:r>
      <w:r w:rsidRPr="00E352EF">
        <w:rPr>
          <w:rFonts w:asciiTheme="majorHAnsi" w:eastAsia="Calibri" w:hAnsiTheme="majorHAnsi" w:cs="Calibri"/>
        </w:rPr>
        <w:t xml:space="preserve">, </w:t>
      </w:r>
      <w:r w:rsidRPr="00E352EF">
        <w:rPr>
          <w:rFonts w:asciiTheme="majorHAnsi" w:eastAsia="Calibri" w:hAnsiTheme="majorHAnsi" w:cs="Calibri"/>
          <w:i/>
        </w:rPr>
        <w:t>ds_2</w:t>
      </w:r>
      <w:r w:rsidRPr="00E352EF">
        <w:rPr>
          <w:rFonts w:asciiTheme="majorHAnsi" w:eastAsia="Calibri" w:hAnsiTheme="majorHAnsi" w:cs="Calibri"/>
        </w:rPr>
        <w:t xml:space="preserve"> and </w:t>
      </w:r>
      <w:r w:rsidRPr="00E352EF">
        <w:rPr>
          <w:rFonts w:asciiTheme="majorHAnsi" w:eastAsia="Calibri" w:hAnsiTheme="majorHAnsi" w:cs="Calibri"/>
          <w:i/>
        </w:rPr>
        <w:t>ds_3</w:t>
      </w:r>
      <w:r w:rsidRPr="00E352EF">
        <w:rPr>
          <w:rFonts w:asciiTheme="majorHAnsi" w:eastAsia="Calibri" w:hAnsiTheme="majorHAnsi" w:cs="Calibri"/>
        </w:rPr>
        <w:t xml:space="preserve"> are constant values, they must have the same type.</w:t>
      </w:r>
    </w:p>
    <w:p w14:paraId="30BE4D1C"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rPr>
        <w:t xml:space="preserve">If </w:t>
      </w:r>
      <w:r w:rsidRPr="00E352EF">
        <w:rPr>
          <w:rFonts w:asciiTheme="majorHAnsi" w:eastAsia="Calibri" w:hAnsiTheme="majorHAnsi" w:cs="Calibri"/>
          <w:i/>
        </w:rPr>
        <w:t>ds_cond_1</w:t>
      </w:r>
      <w:r w:rsidRPr="00E352EF">
        <w:rPr>
          <w:rFonts w:asciiTheme="majorHAnsi" w:eastAsia="Calibri" w:hAnsiTheme="majorHAnsi" w:cs="Calibri"/>
        </w:rPr>
        <w:t xml:space="preserve">, </w:t>
      </w:r>
      <w:r w:rsidRPr="00E352EF">
        <w:rPr>
          <w:rFonts w:asciiTheme="majorHAnsi" w:eastAsia="Calibri" w:hAnsiTheme="majorHAnsi" w:cs="Calibri"/>
          <w:i/>
        </w:rPr>
        <w:t>ds_cond_2</w:t>
      </w:r>
      <w:r w:rsidRPr="00E352EF">
        <w:rPr>
          <w:rFonts w:asciiTheme="majorHAnsi" w:eastAsia="Calibri" w:hAnsiTheme="majorHAnsi" w:cs="Calibri"/>
        </w:rPr>
        <w:t xml:space="preserve">, </w:t>
      </w:r>
      <w:r w:rsidRPr="00E352EF">
        <w:rPr>
          <w:rFonts w:asciiTheme="majorHAnsi" w:eastAsia="Calibri" w:hAnsiTheme="majorHAnsi" w:cs="Calibri"/>
          <w:i/>
        </w:rPr>
        <w:t>ds_1</w:t>
      </w:r>
      <w:r w:rsidRPr="00E352EF">
        <w:rPr>
          <w:rFonts w:asciiTheme="majorHAnsi" w:eastAsia="Calibri" w:hAnsiTheme="majorHAnsi" w:cs="Calibri"/>
        </w:rPr>
        <w:t>,</w:t>
      </w:r>
      <w:r w:rsidR="00E52628" w:rsidRPr="00E352EF">
        <w:rPr>
          <w:rFonts w:asciiTheme="majorHAnsi" w:eastAsia="Calibri" w:hAnsiTheme="majorHAnsi" w:cs="Calibri"/>
        </w:rPr>
        <w:t xml:space="preserve"> </w:t>
      </w:r>
      <w:r w:rsidRPr="00E352EF">
        <w:rPr>
          <w:rFonts w:asciiTheme="majorHAnsi" w:eastAsia="Calibri" w:hAnsiTheme="majorHAnsi" w:cs="Calibri"/>
          <w:i/>
        </w:rPr>
        <w:t>ds_2</w:t>
      </w:r>
      <w:r w:rsidRPr="00E352EF">
        <w:rPr>
          <w:rFonts w:asciiTheme="majorHAnsi" w:eastAsia="Calibri" w:hAnsiTheme="majorHAnsi" w:cs="Calibri"/>
        </w:rPr>
        <w:t xml:space="preserve"> and </w:t>
      </w:r>
      <w:r w:rsidRPr="00E352EF">
        <w:rPr>
          <w:rFonts w:asciiTheme="majorHAnsi" w:eastAsia="Calibri" w:hAnsiTheme="majorHAnsi" w:cs="Calibri"/>
          <w:i/>
        </w:rPr>
        <w:t>ds_3</w:t>
      </w:r>
      <w:r w:rsidRPr="00E352EF">
        <w:rPr>
          <w:rFonts w:asciiTheme="majorHAnsi" w:eastAsia="Calibri" w:hAnsiTheme="majorHAnsi" w:cs="Calibri"/>
        </w:rPr>
        <w:t xml:space="preserve"> are </w:t>
      </w:r>
      <w:r w:rsidR="00297BF2" w:rsidRPr="00E352EF">
        <w:t>Dataset</w:t>
      </w:r>
      <w:r w:rsidRPr="00E352EF">
        <w:rPr>
          <w:rFonts w:asciiTheme="majorHAnsi" w:eastAsia="Calibri" w:hAnsiTheme="majorHAnsi" w:cs="Calibri"/>
        </w:rPr>
        <w:t xml:space="preserve">s, they must have the same Identifier Components, in name and type. </w:t>
      </w:r>
    </w:p>
    <w:p w14:paraId="0FA1061A"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rPr>
        <w:t xml:space="preserve">If </w:t>
      </w:r>
      <w:r w:rsidRPr="00E352EF">
        <w:rPr>
          <w:rFonts w:asciiTheme="majorHAnsi" w:eastAsia="Calibri" w:hAnsiTheme="majorHAnsi" w:cs="Calibri"/>
          <w:i/>
        </w:rPr>
        <w:t>ds_cond_1</w:t>
      </w:r>
      <w:r w:rsidRPr="00E352EF">
        <w:rPr>
          <w:rFonts w:asciiTheme="majorHAnsi" w:eastAsia="Calibri" w:hAnsiTheme="majorHAnsi" w:cs="Calibri"/>
        </w:rPr>
        <w:t xml:space="preserve"> and </w:t>
      </w:r>
      <w:r w:rsidR="00E52628" w:rsidRPr="00E352EF">
        <w:rPr>
          <w:rFonts w:asciiTheme="majorHAnsi" w:eastAsia="Calibri" w:hAnsiTheme="majorHAnsi" w:cs="Calibri"/>
          <w:i/>
        </w:rPr>
        <w:t xml:space="preserve">ds_cond_2 </w:t>
      </w:r>
      <w:r w:rsidRPr="00E352EF">
        <w:rPr>
          <w:rFonts w:asciiTheme="majorHAnsi" w:eastAsia="Calibri" w:hAnsiTheme="majorHAnsi" w:cs="Calibri"/>
        </w:rPr>
        <w:t xml:space="preserve">are </w:t>
      </w:r>
      <w:r w:rsidR="00297BF2" w:rsidRPr="00E352EF">
        <w:t>Dataset</w:t>
      </w:r>
      <w:r w:rsidRPr="00E352EF">
        <w:rPr>
          <w:rFonts w:asciiTheme="majorHAnsi" w:eastAsia="Calibri" w:hAnsiTheme="majorHAnsi" w:cs="Calibri"/>
        </w:rPr>
        <w:t xml:space="preserve">s, they must have only one </w:t>
      </w:r>
      <w:r w:rsidR="00F431FD" w:rsidRPr="00E352EF">
        <w:rPr>
          <w:rFonts w:asciiTheme="majorHAnsi" w:eastAsia="Calibri" w:hAnsiTheme="majorHAnsi" w:cs="Calibri"/>
        </w:rPr>
        <w:t>boolean</w:t>
      </w:r>
      <w:r w:rsidRPr="00E352EF">
        <w:rPr>
          <w:rFonts w:asciiTheme="majorHAnsi" w:eastAsia="Calibri" w:hAnsiTheme="majorHAnsi" w:cs="Calibri"/>
        </w:rPr>
        <w:t xml:space="preserve"> Measure Component (as expressed in the syntax).</w:t>
      </w:r>
    </w:p>
    <w:p w14:paraId="2F73C3E3"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rPr>
        <w:t xml:space="preserve">If </w:t>
      </w:r>
      <w:r w:rsidRPr="00E352EF">
        <w:rPr>
          <w:rFonts w:asciiTheme="majorHAnsi" w:eastAsia="Calibri" w:hAnsiTheme="majorHAnsi" w:cs="Calibri"/>
          <w:i/>
        </w:rPr>
        <w:t>ds_1</w:t>
      </w:r>
      <w:r w:rsidRPr="00E352EF">
        <w:rPr>
          <w:rFonts w:asciiTheme="majorHAnsi" w:eastAsia="Calibri" w:hAnsiTheme="majorHAnsi" w:cs="Calibri"/>
        </w:rPr>
        <w:t>,</w:t>
      </w:r>
      <w:r w:rsidRPr="00E352EF">
        <w:rPr>
          <w:rFonts w:asciiTheme="majorHAnsi" w:eastAsia="Calibri" w:hAnsiTheme="majorHAnsi" w:cs="Calibri"/>
          <w:i/>
        </w:rPr>
        <w:t>ds_2</w:t>
      </w:r>
      <w:r w:rsidRPr="00E352EF">
        <w:rPr>
          <w:rFonts w:asciiTheme="majorHAnsi" w:eastAsia="Calibri" w:hAnsiTheme="majorHAnsi" w:cs="Calibri"/>
        </w:rPr>
        <w:t xml:space="preserve"> and </w:t>
      </w:r>
      <w:r w:rsidRPr="00E352EF">
        <w:rPr>
          <w:rFonts w:asciiTheme="majorHAnsi" w:eastAsia="Calibri" w:hAnsiTheme="majorHAnsi" w:cs="Calibri"/>
          <w:i/>
        </w:rPr>
        <w:t>ds_3</w:t>
      </w:r>
      <w:r w:rsidRPr="00E352EF">
        <w:rPr>
          <w:rFonts w:asciiTheme="majorHAnsi" w:eastAsia="Calibri" w:hAnsiTheme="majorHAnsi" w:cs="Calibri"/>
        </w:rPr>
        <w:t xml:space="preserve"> are </w:t>
      </w:r>
      <w:r w:rsidR="00297BF2" w:rsidRPr="00E352EF">
        <w:t>Dataset</w:t>
      </w:r>
      <w:r w:rsidRPr="00E352EF">
        <w:rPr>
          <w:rFonts w:asciiTheme="majorHAnsi" w:eastAsia="Calibri" w:hAnsiTheme="majorHAnsi" w:cs="Calibri"/>
        </w:rPr>
        <w:t xml:space="preserve">s, they must have the same Measure Components. </w:t>
      </w:r>
    </w:p>
    <w:p w14:paraId="072EB2A6" w14:textId="77777777" w:rsidR="00E95DF9" w:rsidRPr="00E352EF" w:rsidRDefault="00E95DF9" w:rsidP="00E95DF9">
      <w:pPr>
        <w:rPr>
          <w:rFonts w:asciiTheme="majorHAnsi" w:eastAsia="Calibri" w:hAnsiTheme="majorHAnsi" w:cs="Calibri"/>
          <w:i/>
          <w:color w:val="5B9BD5"/>
        </w:rPr>
      </w:pPr>
    </w:p>
    <w:p w14:paraId="2588379A"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Returns</w:t>
      </w:r>
    </w:p>
    <w:p w14:paraId="75C9CDFF" w14:textId="77777777" w:rsidR="005A2227" w:rsidRPr="00E352EF" w:rsidRDefault="0097053A" w:rsidP="00E95DF9">
      <w:pPr>
        <w:rPr>
          <w:rFonts w:asciiTheme="majorHAnsi" w:hAnsiTheme="majorHAnsi"/>
        </w:rPr>
      </w:pPr>
      <w:r w:rsidRPr="00E352EF">
        <w:rPr>
          <w:rFonts w:asciiTheme="majorHAnsi" w:eastAsia="Calibri" w:hAnsiTheme="majorHAnsi" w:cs="Calibri"/>
        </w:rPr>
        <w:t xml:space="preserve">If the input parameters are Boolean scalars then the operator returns the constant of the first evaluated </w:t>
      </w:r>
      <w:r w:rsidR="00E52628" w:rsidRPr="00E352EF">
        <w:rPr>
          <w:rFonts w:asciiTheme="majorHAnsi" w:eastAsia="Calibri" w:hAnsiTheme="majorHAnsi" w:cs="Calibri"/>
        </w:rPr>
        <w:t xml:space="preserve">true </w:t>
      </w:r>
      <w:r w:rsidRPr="00E352EF">
        <w:rPr>
          <w:rFonts w:asciiTheme="majorHAnsi" w:eastAsia="Calibri" w:hAnsiTheme="majorHAnsi" w:cs="Calibri"/>
        </w:rPr>
        <w:t xml:space="preserve">condition. If no condition evaluates </w:t>
      </w:r>
      <w:r w:rsidR="00E52628" w:rsidRPr="00E352EF">
        <w:rPr>
          <w:rFonts w:asciiTheme="majorHAnsi" w:eastAsia="Calibri" w:hAnsiTheme="majorHAnsi" w:cs="Calibri"/>
        </w:rPr>
        <w:t xml:space="preserve">true </w:t>
      </w:r>
      <w:r w:rsidRPr="00E352EF">
        <w:rPr>
          <w:rFonts w:asciiTheme="majorHAnsi" w:eastAsia="Calibri" w:hAnsiTheme="majorHAnsi" w:cs="Calibri"/>
        </w:rPr>
        <w:t xml:space="preserve">then </w:t>
      </w:r>
      <w:r w:rsidRPr="00E352EF">
        <w:rPr>
          <w:rFonts w:asciiTheme="majorHAnsi" w:eastAsia="Calibri" w:hAnsiTheme="majorHAnsi" w:cs="Calibri"/>
          <w:i/>
        </w:rPr>
        <w:t xml:space="preserve">c_3 </w:t>
      </w:r>
      <w:r w:rsidRPr="00E352EF">
        <w:rPr>
          <w:rFonts w:asciiTheme="majorHAnsi" w:eastAsia="Calibri" w:hAnsiTheme="majorHAnsi" w:cs="Calibri"/>
        </w:rPr>
        <w:t>is returned.</w:t>
      </w:r>
    </w:p>
    <w:p w14:paraId="59F096ED" w14:textId="77777777" w:rsidR="005A2227" w:rsidRPr="00E352EF" w:rsidRDefault="0097053A" w:rsidP="00E95DF9">
      <w:pPr>
        <w:jc w:val="both"/>
        <w:rPr>
          <w:rFonts w:asciiTheme="majorHAnsi" w:hAnsiTheme="majorHAnsi"/>
        </w:rPr>
      </w:pPr>
      <w:r w:rsidRPr="00E352EF">
        <w:rPr>
          <w:rFonts w:asciiTheme="majorHAnsi" w:eastAsia="Calibri" w:hAnsiTheme="majorHAnsi" w:cs="Calibri"/>
        </w:rPr>
        <w:t xml:space="preserve">If the input parameters are </w:t>
      </w:r>
      <w:r w:rsidR="00297BF2" w:rsidRPr="00E352EF">
        <w:t>Dataset</w:t>
      </w:r>
      <w:r w:rsidRPr="00E352EF">
        <w:rPr>
          <w:rFonts w:asciiTheme="majorHAnsi" w:eastAsia="Calibri" w:hAnsiTheme="majorHAnsi" w:cs="Calibri"/>
        </w:rPr>
        <w:t xml:space="preserve">s then the operator returns a Dataset having all the Identifier and Measure Components of the input ones, composed by Data Points retrieved in the input Datasets when the relative condition on the relative </w:t>
      </w:r>
      <w:r w:rsidR="00F431FD" w:rsidRPr="00E352EF">
        <w:rPr>
          <w:rFonts w:asciiTheme="majorHAnsi" w:eastAsia="Calibri" w:hAnsiTheme="majorHAnsi" w:cs="Calibri"/>
        </w:rPr>
        <w:t>boolean</w:t>
      </w:r>
      <w:r w:rsidRPr="00E352EF">
        <w:rPr>
          <w:rFonts w:asciiTheme="majorHAnsi" w:eastAsia="Calibri" w:hAnsiTheme="majorHAnsi" w:cs="Calibri"/>
        </w:rPr>
        <w:t xml:space="preserve"> Measure Component evaluate </w:t>
      </w:r>
      <w:r w:rsidR="00E52628" w:rsidRPr="00E352EF">
        <w:rPr>
          <w:rFonts w:asciiTheme="majorHAnsi" w:eastAsia="Calibri" w:hAnsiTheme="majorHAnsi" w:cs="Calibri"/>
        </w:rPr>
        <w:t>true</w:t>
      </w:r>
      <w:r w:rsidRPr="00E352EF">
        <w:rPr>
          <w:rFonts w:asciiTheme="majorHAnsi" w:eastAsia="Calibri" w:hAnsiTheme="majorHAnsi" w:cs="Calibri"/>
        </w:rPr>
        <w:t>.</w:t>
      </w:r>
    </w:p>
    <w:p w14:paraId="7DDAD7E3" w14:textId="77777777" w:rsidR="00E95DF9" w:rsidRPr="00E352EF" w:rsidRDefault="00E95DF9" w:rsidP="00E95DF9">
      <w:pPr>
        <w:jc w:val="both"/>
        <w:rPr>
          <w:rFonts w:asciiTheme="majorHAnsi" w:eastAsia="Calibri" w:hAnsiTheme="majorHAnsi" w:cs="Calibri"/>
          <w:i/>
          <w:color w:val="5B9BD5"/>
        </w:rPr>
      </w:pPr>
    </w:p>
    <w:p w14:paraId="4F991ED8"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 specification</w:t>
      </w:r>
    </w:p>
    <w:p w14:paraId="40411637" w14:textId="77777777" w:rsidR="005A2227" w:rsidRPr="00E352EF" w:rsidRDefault="0097053A">
      <w:pPr>
        <w:rPr>
          <w:rFonts w:asciiTheme="majorHAnsi" w:hAnsiTheme="majorHAnsi"/>
        </w:rPr>
      </w:pPr>
      <w:r w:rsidRPr="00E352EF">
        <w:rPr>
          <w:rFonts w:asciiTheme="majorHAnsi" w:eastAsia="Calibri" w:hAnsiTheme="majorHAnsi" w:cs="Calibri"/>
        </w:rPr>
        <w:t xml:space="preserve">If the input parameters are Boolean scalars then the operator takes as input a series of Boolean condition with the respective values to return in case of positive validation, it returns the constant of the first evaluated </w:t>
      </w:r>
      <w:r w:rsidR="00E52628" w:rsidRPr="00E352EF">
        <w:rPr>
          <w:rFonts w:asciiTheme="majorHAnsi" w:eastAsia="Calibri" w:hAnsiTheme="majorHAnsi" w:cs="Calibri"/>
        </w:rPr>
        <w:t xml:space="preserve">true </w:t>
      </w:r>
      <w:r w:rsidRPr="00E352EF">
        <w:rPr>
          <w:rFonts w:asciiTheme="majorHAnsi" w:eastAsia="Calibri" w:hAnsiTheme="majorHAnsi" w:cs="Calibri"/>
        </w:rPr>
        <w:t xml:space="preserve">condition or </w:t>
      </w:r>
      <w:r w:rsidRPr="00E352EF">
        <w:rPr>
          <w:rFonts w:asciiTheme="majorHAnsi" w:eastAsia="Calibri" w:hAnsiTheme="majorHAnsi" w:cs="Calibri"/>
          <w:i/>
        </w:rPr>
        <w:t>c_3</w:t>
      </w:r>
      <w:r w:rsidRPr="00E352EF">
        <w:rPr>
          <w:rFonts w:asciiTheme="majorHAnsi" w:eastAsia="Calibri" w:hAnsiTheme="majorHAnsi" w:cs="Calibri"/>
        </w:rPr>
        <w:t xml:space="preserve"> if not a condition evaluate </w:t>
      </w:r>
      <w:r w:rsidR="00E52628" w:rsidRPr="00E352EF">
        <w:rPr>
          <w:rFonts w:asciiTheme="majorHAnsi" w:eastAsia="Calibri" w:hAnsiTheme="majorHAnsi" w:cs="Calibri"/>
        </w:rPr>
        <w:t>true</w:t>
      </w:r>
      <w:r w:rsidRPr="00E352EF">
        <w:rPr>
          <w:rFonts w:asciiTheme="majorHAnsi" w:eastAsia="Calibri" w:hAnsiTheme="majorHAnsi" w:cs="Calibri"/>
        </w:rPr>
        <w:t>.</w:t>
      </w:r>
    </w:p>
    <w:p w14:paraId="1BFE1C57" w14:textId="77777777" w:rsidR="005A2227" w:rsidRPr="00E352EF" w:rsidRDefault="0097053A">
      <w:pPr>
        <w:rPr>
          <w:rFonts w:asciiTheme="majorHAnsi" w:eastAsia="Calibri" w:hAnsiTheme="majorHAnsi" w:cs="Calibri"/>
        </w:rPr>
      </w:pPr>
      <w:r w:rsidRPr="00E352EF">
        <w:rPr>
          <w:rFonts w:asciiTheme="majorHAnsi" w:eastAsia="Calibri" w:hAnsiTheme="majorHAnsi" w:cs="Calibri"/>
        </w:rPr>
        <w:t xml:space="preserve">If the input parameters are </w:t>
      </w:r>
      <w:r w:rsidR="00297BF2" w:rsidRPr="00E352EF">
        <w:t>Dataset</w:t>
      </w:r>
      <w:r w:rsidRPr="00E352EF">
        <w:rPr>
          <w:rFonts w:asciiTheme="majorHAnsi" w:eastAsia="Calibri" w:hAnsiTheme="majorHAnsi" w:cs="Calibri"/>
        </w:rPr>
        <w:t xml:space="preserve">s then the operator takes as input a number of condition Datasets </w:t>
      </w:r>
      <w:r w:rsidRPr="00E352EF">
        <w:rPr>
          <w:rFonts w:asciiTheme="majorHAnsi" w:eastAsia="Calibri" w:hAnsiTheme="majorHAnsi" w:cs="Calibri"/>
          <w:i/>
        </w:rPr>
        <w:t>ds_cond_1</w:t>
      </w:r>
      <w:r w:rsidRPr="00E352EF">
        <w:rPr>
          <w:rFonts w:asciiTheme="majorHAnsi" w:eastAsia="Calibri" w:hAnsiTheme="majorHAnsi" w:cs="Calibri"/>
        </w:rPr>
        <w:t xml:space="preserve">, having exactly one </w:t>
      </w:r>
      <w:r w:rsidR="00F431FD" w:rsidRPr="00E352EF">
        <w:rPr>
          <w:rFonts w:asciiTheme="majorHAnsi" w:eastAsia="Calibri" w:hAnsiTheme="majorHAnsi" w:cs="Calibri"/>
        </w:rPr>
        <w:t>boolean</w:t>
      </w:r>
      <w:r w:rsidRPr="00E352EF">
        <w:rPr>
          <w:rFonts w:asciiTheme="majorHAnsi" w:eastAsia="Calibri" w:hAnsiTheme="majorHAnsi" w:cs="Calibri"/>
        </w:rPr>
        <w:t xml:space="preserve"> Measure Component and, for each of them a Dataset </w:t>
      </w:r>
      <w:r w:rsidRPr="00E352EF">
        <w:rPr>
          <w:rFonts w:asciiTheme="majorHAnsi" w:eastAsia="Calibri" w:hAnsiTheme="majorHAnsi" w:cs="Calibri"/>
          <w:i/>
        </w:rPr>
        <w:t>ds</w:t>
      </w:r>
      <w:r w:rsidRPr="00E352EF">
        <w:rPr>
          <w:rFonts w:asciiTheme="majorHAnsi" w:eastAsia="Calibri" w:hAnsiTheme="majorHAnsi" w:cs="Calibri"/>
        </w:rPr>
        <w:t xml:space="preserve"> to return in case of positive evaluation (</w:t>
      </w:r>
      <w:r w:rsidRPr="00E352EF">
        <w:rPr>
          <w:rFonts w:asciiTheme="majorHAnsi" w:eastAsia="Calibri" w:hAnsiTheme="majorHAnsi" w:cs="Calibri"/>
          <w:b/>
        </w:rPr>
        <w:t>then</w:t>
      </w:r>
      <w:r w:rsidRPr="00E352EF">
        <w:rPr>
          <w:rFonts w:asciiTheme="majorHAnsi" w:eastAsia="Calibri" w:hAnsiTheme="majorHAnsi" w:cs="Calibri"/>
        </w:rPr>
        <w:t>) of the condition. Besides it takes in input a default case (</w:t>
      </w:r>
      <w:r w:rsidRPr="00E352EF">
        <w:rPr>
          <w:rFonts w:asciiTheme="majorHAnsi" w:eastAsia="Calibri" w:hAnsiTheme="majorHAnsi" w:cs="Calibri"/>
          <w:b/>
        </w:rPr>
        <w:t>else</w:t>
      </w:r>
      <w:r w:rsidRPr="00E352EF">
        <w:rPr>
          <w:rFonts w:asciiTheme="majorHAnsi" w:eastAsia="Calibri" w:hAnsiTheme="majorHAnsi" w:cs="Calibri"/>
        </w:rPr>
        <w:t xml:space="preserve">) Dataset to be returned if all the previous conditions evaluate to False. Starting from </w:t>
      </w:r>
      <w:r w:rsidRPr="00E352EF">
        <w:rPr>
          <w:rFonts w:asciiTheme="majorHAnsi" w:eastAsia="Calibri" w:hAnsiTheme="majorHAnsi" w:cs="Calibri"/>
          <w:i/>
        </w:rPr>
        <w:t>ds_cond_1</w:t>
      </w:r>
      <w:r w:rsidRPr="00E352EF">
        <w:rPr>
          <w:rFonts w:asciiTheme="majorHAnsi" w:eastAsia="Calibri" w:hAnsiTheme="majorHAnsi" w:cs="Calibri"/>
        </w:rPr>
        <w:t>, for each Data Point, if the Measure Component is True, it looks up in the corresponding Datasets (</w:t>
      </w:r>
      <w:r w:rsidRPr="00E352EF">
        <w:rPr>
          <w:rFonts w:asciiTheme="majorHAnsi" w:eastAsia="Calibri" w:hAnsiTheme="majorHAnsi" w:cs="Calibri"/>
          <w:i/>
        </w:rPr>
        <w:t>ds_1</w:t>
      </w:r>
      <w:r w:rsidRPr="00E352EF">
        <w:rPr>
          <w:rFonts w:asciiTheme="majorHAnsi" w:eastAsia="Calibri" w:hAnsiTheme="majorHAnsi" w:cs="Calibri"/>
        </w:rPr>
        <w:t xml:space="preserve">) all the Data Point for the corresponding values of the Identifier Components and returns them in the output Dataset.  If the Measure Component is False, it looks up in the following </w:t>
      </w:r>
      <w:r w:rsidRPr="00E352EF">
        <w:rPr>
          <w:rFonts w:asciiTheme="majorHAnsi" w:eastAsia="Calibri" w:hAnsiTheme="majorHAnsi" w:cs="Calibri"/>
          <w:b/>
        </w:rPr>
        <w:t>elseif</w:t>
      </w:r>
      <w:r w:rsidRPr="00E352EF">
        <w:rPr>
          <w:rFonts w:asciiTheme="majorHAnsi" w:eastAsia="Calibri" w:hAnsiTheme="majorHAnsi" w:cs="Calibri"/>
        </w:rPr>
        <w:t xml:space="preserve"> Dataset (</w:t>
      </w:r>
      <w:r w:rsidRPr="00E352EF">
        <w:rPr>
          <w:rFonts w:asciiTheme="majorHAnsi" w:eastAsia="Calibri" w:hAnsiTheme="majorHAnsi" w:cs="Calibri"/>
          <w:i/>
        </w:rPr>
        <w:t>ds_cond_2</w:t>
      </w:r>
      <w:r w:rsidRPr="00E352EF">
        <w:rPr>
          <w:rFonts w:asciiTheme="majorHAnsi" w:eastAsia="Calibri" w:hAnsiTheme="majorHAnsi" w:cs="Calibri"/>
        </w:rPr>
        <w:t xml:space="preserve">) for the corresponding values of the Identifier Components. If no Data Point is found, the elaboration skips to the next Data Point of </w:t>
      </w:r>
      <w:r w:rsidRPr="00E352EF">
        <w:rPr>
          <w:rFonts w:asciiTheme="majorHAnsi" w:eastAsia="Calibri" w:hAnsiTheme="majorHAnsi" w:cs="Calibri"/>
          <w:i/>
        </w:rPr>
        <w:t>ds_cond_</w:t>
      </w:r>
      <w:r w:rsidRPr="00E352EF">
        <w:rPr>
          <w:rFonts w:asciiTheme="majorHAnsi" w:eastAsia="Calibri" w:hAnsiTheme="majorHAnsi" w:cs="Calibri"/>
        </w:rPr>
        <w:t xml:space="preserve">1. If any Data Points are found and </w:t>
      </w:r>
      <w:r w:rsidRPr="00E352EF">
        <w:rPr>
          <w:rFonts w:asciiTheme="majorHAnsi" w:eastAsia="Calibri" w:hAnsiTheme="majorHAnsi" w:cs="Calibri"/>
          <w:i/>
        </w:rPr>
        <w:t>ds_cond_2</w:t>
      </w:r>
      <w:r w:rsidRPr="00E352EF">
        <w:rPr>
          <w:rFonts w:asciiTheme="majorHAnsi" w:eastAsia="Calibri" w:hAnsiTheme="majorHAnsi" w:cs="Calibri"/>
        </w:rPr>
        <w:t xml:space="preserve"> is True for them, the corresponding </w:t>
      </w:r>
      <w:r w:rsidRPr="00E352EF">
        <w:rPr>
          <w:rFonts w:asciiTheme="majorHAnsi" w:eastAsia="Calibri" w:hAnsiTheme="majorHAnsi" w:cs="Calibri"/>
          <w:b/>
        </w:rPr>
        <w:t>then</w:t>
      </w:r>
      <w:r w:rsidRPr="00E352EF">
        <w:rPr>
          <w:rFonts w:asciiTheme="majorHAnsi" w:eastAsia="Calibri" w:hAnsiTheme="majorHAnsi" w:cs="Calibri"/>
        </w:rPr>
        <w:t xml:space="preserve"> Dataset (</w:t>
      </w:r>
      <w:r w:rsidRPr="00E352EF">
        <w:rPr>
          <w:rFonts w:asciiTheme="majorHAnsi" w:eastAsia="Calibri" w:hAnsiTheme="majorHAnsi" w:cs="Calibri"/>
          <w:i/>
        </w:rPr>
        <w:t>ds_2</w:t>
      </w:r>
      <w:r w:rsidRPr="00E352EF">
        <w:rPr>
          <w:rFonts w:asciiTheme="majorHAnsi" w:eastAsia="Calibri" w:hAnsiTheme="majorHAnsi" w:cs="Calibri"/>
        </w:rPr>
        <w:t xml:space="preserve">) is returned; otherwise, the evaluation continues likewise, until the </w:t>
      </w:r>
      <w:r w:rsidRPr="00E352EF">
        <w:rPr>
          <w:rFonts w:asciiTheme="majorHAnsi" w:eastAsia="Calibri" w:hAnsiTheme="majorHAnsi" w:cs="Calibri"/>
          <w:b/>
        </w:rPr>
        <w:t>else</w:t>
      </w:r>
      <w:r w:rsidRPr="00E352EF">
        <w:rPr>
          <w:rFonts w:asciiTheme="majorHAnsi" w:eastAsia="Calibri" w:hAnsiTheme="majorHAnsi" w:cs="Calibri"/>
        </w:rPr>
        <w:t xml:space="preserve"> part is reached (in case every previous conditional Datasets evaluate to False) and, if any matching Data Points are found in </w:t>
      </w:r>
      <w:r w:rsidRPr="00E352EF">
        <w:rPr>
          <w:rFonts w:asciiTheme="majorHAnsi" w:eastAsia="Calibri" w:hAnsiTheme="majorHAnsi" w:cs="Calibri"/>
          <w:i/>
        </w:rPr>
        <w:t>ds_3</w:t>
      </w:r>
      <w:r w:rsidRPr="00E352EF">
        <w:rPr>
          <w:rFonts w:asciiTheme="majorHAnsi" w:eastAsia="Calibri" w:hAnsiTheme="majorHAnsi" w:cs="Calibri"/>
        </w:rPr>
        <w:t xml:space="preserve"> they are returned. Then the elaboration is repeated for all the Data Points in </w:t>
      </w:r>
      <w:r w:rsidRPr="00E352EF">
        <w:rPr>
          <w:rFonts w:asciiTheme="majorHAnsi" w:eastAsia="Calibri" w:hAnsiTheme="majorHAnsi" w:cs="Calibri"/>
          <w:i/>
        </w:rPr>
        <w:t>ds_cond_1</w:t>
      </w:r>
      <w:r w:rsidRPr="00E352EF">
        <w:rPr>
          <w:rFonts w:asciiTheme="majorHAnsi" w:eastAsia="Calibri" w:hAnsiTheme="majorHAnsi" w:cs="Calibri"/>
        </w:rPr>
        <w:t>.</w:t>
      </w:r>
    </w:p>
    <w:p w14:paraId="7E91FFB5" w14:textId="77777777" w:rsidR="00470BDE" w:rsidRPr="00E352EF" w:rsidRDefault="00470BDE">
      <w:pPr>
        <w:rPr>
          <w:rFonts w:asciiTheme="majorHAnsi" w:hAnsiTheme="majorHAnsi"/>
        </w:rPr>
      </w:pPr>
    </w:p>
    <w:p w14:paraId="420BB53F" w14:textId="77777777" w:rsidR="005A2227" w:rsidRPr="00E352EF" w:rsidRDefault="0084324E" w:rsidP="00AB605E">
      <w:pPr>
        <w:rPr>
          <w:rFonts w:ascii="Cambria" w:eastAsia="Calibri" w:hAnsi="Cambria" w:cs="Calibri"/>
          <w:i/>
          <w:color w:val="5B9BD5"/>
        </w:rPr>
      </w:pPr>
      <w:r w:rsidRPr="00E352EF">
        <w:rPr>
          <w:rFonts w:ascii="Cambria" w:eastAsia="Calibri" w:hAnsi="Cambria" w:cs="Calibri"/>
          <w:i/>
          <w:color w:val="5B9BD5"/>
        </w:rPr>
        <w:t>Examples</w:t>
      </w:r>
    </w:p>
    <w:p w14:paraId="5634FA57" w14:textId="77777777" w:rsidR="005A2227" w:rsidRPr="00E352EF" w:rsidRDefault="0084324E">
      <w:pPr>
        <w:rPr>
          <w:rFonts w:asciiTheme="majorHAnsi" w:hAnsiTheme="majorHAnsi"/>
        </w:rPr>
      </w:pPr>
      <w:r w:rsidRPr="00E352EF">
        <w:rPr>
          <w:rFonts w:asciiTheme="majorHAnsi" w:hAnsiTheme="majorHAnsi"/>
        </w:rPr>
        <w:t xml:space="preserve">On </w:t>
      </w:r>
      <w:r w:rsidR="0097053A" w:rsidRPr="00E352EF">
        <w:rPr>
          <w:rFonts w:asciiTheme="majorHAnsi" w:hAnsiTheme="majorHAnsi"/>
        </w:rPr>
        <w:t>scalar</w:t>
      </w:r>
    </w:p>
    <w:p w14:paraId="4974CE3F" w14:textId="77777777" w:rsidR="005A2227" w:rsidRPr="00E352EF" w:rsidRDefault="0084324E">
      <w:pPr>
        <w:rPr>
          <w:rFonts w:asciiTheme="majorHAnsi" w:hAnsiTheme="majorHAnsi"/>
        </w:rPr>
      </w:pPr>
      <w:r w:rsidRPr="00E352EF">
        <w:rPr>
          <w:rFonts w:asciiTheme="majorHAnsi" w:eastAsia="Calibri" w:hAnsiTheme="majorHAnsi" w:cs="Calibri"/>
        </w:rPr>
        <w:t xml:space="preserve">1) </w:t>
      </w:r>
      <w:r w:rsidR="0097053A" w:rsidRPr="00E352EF">
        <w:rPr>
          <w:rFonts w:asciiTheme="majorHAnsi" w:eastAsia="Calibri" w:hAnsiTheme="majorHAnsi" w:cs="Calibri"/>
        </w:rPr>
        <w:t xml:space="preserve">Expressions evaluating to Component types are typically used to calculate Measure Components or evaluate filters. </w:t>
      </w:r>
    </w:p>
    <w:p w14:paraId="21191D48" w14:textId="77777777" w:rsidR="005A2227" w:rsidRPr="00E352EF" w:rsidRDefault="0097053A">
      <w:pPr>
        <w:rPr>
          <w:rFonts w:asciiTheme="majorHAnsi" w:hAnsiTheme="majorHAnsi"/>
        </w:rPr>
      </w:pPr>
      <w:r w:rsidRPr="00E352EF">
        <w:rPr>
          <w:rFonts w:asciiTheme="majorHAnsi" w:eastAsia="Calibri" w:hAnsiTheme="majorHAnsi" w:cs="Calibri"/>
        </w:rPr>
        <w:t>Some examples follow:</w:t>
      </w:r>
    </w:p>
    <w:p w14:paraId="5B851731" w14:textId="77777777" w:rsidR="005A2227" w:rsidRPr="00E352EF" w:rsidRDefault="0097053A" w:rsidP="00C96285">
      <w:pPr>
        <w:ind w:left="706"/>
        <w:rPr>
          <w:rFonts w:ascii="Cambria" w:hAnsi="Cambria"/>
        </w:rPr>
      </w:pPr>
      <w:r w:rsidRPr="00E352EF">
        <w:rPr>
          <w:rFonts w:ascii="Cambria" w:eastAsia="Calibri" w:hAnsi="Cambria"/>
        </w:rPr>
        <w:t>K1 + K2 &lt; K3</w:t>
      </w:r>
    </w:p>
    <w:p w14:paraId="1BD789F2" w14:textId="77777777" w:rsidR="005A2227" w:rsidRPr="00E352EF" w:rsidRDefault="0097053A" w:rsidP="00C96285">
      <w:pPr>
        <w:ind w:left="706"/>
        <w:rPr>
          <w:rFonts w:ascii="Cambria" w:hAnsi="Cambria"/>
        </w:rPr>
      </w:pPr>
      <w:r w:rsidRPr="00E352EF">
        <w:rPr>
          <w:rFonts w:ascii="Cambria" w:eastAsia="Calibri" w:hAnsi="Cambria"/>
        </w:rPr>
        <w:t>K1 – K2 &gt; 5.5</w:t>
      </w:r>
    </w:p>
    <w:p w14:paraId="36D3C5E8" w14:textId="77777777" w:rsidR="005A2227" w:rsidRPr="00E352EF" w:rsidRDefault="0097053A">
      <w:pPr>
        <w:ind w:left="720"/>
        <w:rPr>
          <w:rFonts w:asciiTheme="majorHAnsi" w:hAnsiTheme="majorHAnsi"/>
        </w:rPr>
      </w:pPr>
      <w:r w:rsidRPr="00E352EF">
        <w:rPr>
          <w:rFonts w:asciiTheme="majorHAnsi" w:eastAsia="Calibri" w:hAnsiTheme="majorHAnsi" w:cs="Calibri"/>
        </w:rPr>
        <w:t>K2 + round(K2, 3)</w:t>
      </w:r>
    </w:p>
    <w:p w14:paraId="755C2993" w14:textId="77777777" w:rsidR="005A2227" w:rsidRPr="00E352EF" w:rsidRDefault="0097053A">
      <w:pPr>
        <w:ind w:left="720"/>
        <w:rPr>
          <w:rFonts w:asciiTheme="majorHAnsi" w:hAnsiTheme="majorHAnsi"/>
        </w:rPr>
      </w:pPr>
      <w:r w:rsidRPr="00E352EF">
        <w:rPr>
          <w:rFonts w:asciiTheme="majorHAnsi" w:eastAsia="Calibri" w:hAnsiTheme="majorHAnsi" w:cs="Calibri"/>
        </w:rPr>
        <w:t>K1 &gt; 3 and k1 &lt; 5</w:t>
      </w:r>
    </w:p>
    <w:p w14:paraId="6BB3D380" w14:textId="77777777" w:rsidR="005A2227" w:rsidRPr="00E352EF" w:rsidRDefault="0097053A">
      <w:pPr>
        <w:ind w:left="720"/>
        <w:rPr>
          <w:rFonts w:asciiTheme="majorHAnsi" w:hAnsiTheme="majorHAnsi"/>
        </w:rPr>
      </w:pPr>
      <w:r w:rsidRPr="00E352EF">
        <w:rPr>
          <w:rFonts w:asciiTheme="majorHAnsi" w:eastAsia="Calibri" w:hAnsiTheme="majorHAnsi" w:cs="Calibri"/>
          <w:b/>
        </w:rPr>
        <w:t>if</w:t>
      </w:r>
      <w:r w:rsidRPr="00E352EF">
        <w:rPr>
          <w:rFonts w:asciiTheme="majorHAnsi" w:eastAsia="Calibri" w:hAnsiTheme="majorHAnsi" w:cs="Calibri"/>
        </w:rPr>
        <w:t xml:space="preserve"> k1&gt;4 </w:t>
      </w:r>
      <w:r w:rsidRPr="00E352EF">
        <w:rPr>
          <w:rFonts w:asciiTheme="majorHAnsi" w:eastAsia="Calibri" w:hAnsiTheme="majorHAnsi" w:cs="Calibri"/>
          <w:b/>
        </w:rPr>
        <w:t>then</w:t>
      </w:r>
      <w:r w:rsidRPr="00E352EF">
        <w:rPr>
          <w:rFonts w:asciiTheme="majorHAnsi" w:eastAsia="Calibri" w:hAnsiTheme="majorHAnsi" w:cs="Calibri"/>
        </w:rPr>
        <w:t xml:space="preserve"> K2 </w:t>
      </w:r>
      <w:r w:rsidRPr="00E352EF">
        <w:rPr>
          <w:rFonts w:asciiTheme="majorHAnsi" w:eastAsia="Calibri" w:hAnsiTheme="majorHAnsi" w:cs="Calibri"/>
          <w:b/>
        </w:rPr>
        <w:t>else</w:t>
      </w:r>
      <w:r w:rsidRPr="00E352EF">
        <w:rPr>
          <w:rFonts w:asciiTheme="majorHAnsi" w:eastAsia="Calibri" w:hAnsiTheme="majorHAnsi" w:cs="Calibri"/>
        </w:rPr>
        <w:t xml:space="preserve"> K3 + 3</w:t>
      </w:r>
    </w:p>
    <w:p w14:paraId="6CC5D34D" w14:textId="77777777" w:rsidR="005A2227" w:rsidRPr="00E352EF" w:rsidRDefault="0097053A">
      <w:pPr>
        <w:ind w:left="720"/>
        <w:rPr>
          <w:rFonts w:asciiTheme="majorHAnsi" w:hAnsiTheme="majorHAnsi"/>
        </w:rPr>
      </w:pPr>
      <w:r w:rsidRPr="00E352EF">
        <w:rPr>
          <w:rFonts w:asciiTheme="majorHAnsi" w:eastAsia="Calibri" w:hAnsiTheme="majorHAnsi" w:cs="Calibri"/>
        </w:rPr>
        <w:t>K1 in (1,2,3,4) and K3 not in (‘a’,’b’,’c’)</w:t>
      </w:r>
    </w:p>
    <w:p w14:paraId="7C483046" w14:textId="77777777" w:rsidR="00E95DF9" w:rsidRPr="00E352EF" w:rsidRDefault="00E95DF9">
      <w:pPr>
        <w:rPr>
          <w:rFonts w:asciiTheme="majorHAnsi" w:hAnsiTheme="majorHAnsi"/>
        </w:rPr>
      </w:pPr>
    </w:p>
    <w:p w14:paraId="7870DEA5" w14:textId="77777777" w:rsidR="005A2227" w:rsidRPr="00E352EF" w:rsidRDefault="0084324E" w:rsidP="00C96285">
      <w:pPr>
        <w:rPr>
          <w:rFonts w:ascii="Cambria" w:hAnsi="Cambria"/>
        </w:rPr>
      </w:pPr>
      <w:r w:rsidRPr="00E352EF">
        <w:rPr>
          <w:rFonts w:ascii="Cambria" w:hAnsi="Cambria"/>
        </w:rPr>
        <w:t>O</w:t>
      </w:r>
      <w:r w:rsidR="0097053A" w:rsidRPr="00E352EF">
        <w:rPr>
          <w:rFonts w:ascii="Cambria" w:hAnsi="Cambria"/>
        </w:rPr>
        <w:t xml:space="preserve">n </w:t>
      </w:r>
      <w:r w:rsidR="00297BF2" w:rsidRPr="00E352EF">
        <w:rPr>
          <w:rFonts w:ascii="Cambria" w:hAnsi="Cambria"/>
        </w:rPr>
        <w:t>Dataset</w:t>
      </w:r>
      <w:r w:rsidR="0097053A" w:rsidRPr="00E352EF">
        <w:rPr>
          <w:rFonts w:ascii="Cambria" w:hAnsi="Cambria"/>
        </w:rPr>
        <w:t>s</w:t>
      </w:r>
    </w:p>
    <w:p w14:paraId="1D1A4B77" w14:textId="7BE7B0CA" w:rsidR="005A2227" w:rsidRPr="00E352EF" w:rsidRDefault="0084324E">
      <w:pPr>
        <w:ind w:hanging="14"/>
        <w:rPr>
          <w:rFonts w:asciiTheme="majorHAnsi" w:hAnsiTheme="majorHAnsi"/>
        </w:rPr>
      </w:pPr>
      <w:r w:rsidRPr="00E352EF">
        <w:rPr>
          <w:rFonts w:asciiTheme="majorHAnsi" w:eastAsia="Calibri" w:hAnsiTheme="majorHAnsi" w:cs="Calibri"/>
        </w:rPr>
        <w:t xml:space="preserve">2) </w:t>
      </w:r>
      <w:r w:rsidR="0097053A" w:rsidRPr="00E352EF">
        <w:rPr>
          <w:rFonts w:asciiTheme="majorHAnsi" w:eastAsia="Calibri" w:hAnsiTheme="majorHAnsi" w:cs="Calibri"/>
        </w:rPr>
        <w:t xml:space="preserve">ds_1 := </w:t>
      </w:r>
      <w:r w:rsidR="0097053A" w:rsidRPr="00E352EF">
        <w:rPr>
          <w:rFonts w:asciiTheme="majorHAnsi" w:eastAsia="Calibri" w:hAnsiTheme="majorHAnsi" w:cs="Calibri"/>
          <w:b/>
        </w:rPr>
        <w:t>if</w:t>
      </w:r>
      <w:r w:rsidR="0097053A" w:rsidRPr="00E352EF">
        <w:rPr>
          <w:rFonts w:asciiTheme="majorHAnsi" w:eastAsia="Calibri" w:hAnsiTheme="majorHAnsi" w:cs="Calibri"/>
        </w:rPr>
        <w:t xml:space="preserve"> (population</w:t>
      </w:r>
      <w:del w:id="11491" w:author="Laura Viignola" w:date="2017-05-11T09:48:00Z">
        <w:r w:rsidR="0097053A" w:rsidRPr="00E352EF" w:rsidDel="00524E47">
          <w:rPr>
            <w:rFonts w:asciiTheme="majorHAnsi" w:eastAsia="Calibri" w:hAnsiTheme="majorHAnsi" w:cs="Calibri"/>
          </w:rPr>
          <w:delText>.</w:delText>
        </w:r>
      </w:del>
      <w:ins w:id="11492" w:author="Laura Viignola" w:date="2017-05-11T09:48:00Z">
        <w:r w:rsidR="00524E47">
          <w:rPr>
            <w:rFonts w:asciiTheme="majorHAnsi" w:eastAsia="Calibri" w:hAnsiTheme="majorHAnsi" w:cs="Calibri"/>
          </w:rPr>
          <w:t>#</w:t>
        </w:r>
      </w:ins>
      <w:r w:rsidR="0097053A" w:rsidRPr="00E352EF">
        <w:rPr>
          <w:rFonts w:asciiTheme="majorHAnsi" w:eastAsia="Calibri" w:hAnsiTheme="majorHAnsi" w:cs="Calibri"/>
        </w:rPr>
        <w:t>SEX=”F”)</w:t>
      </w:r>
      <w:del w:id="11493" w:author="Laura Viignola" w:date="2017-05-11T09:48:00Z">
        <w:r w:rsidR="0097053A" w:rsidRPr="00E352EF" w:rsidDel="00524E47">
          <w:rPr>
            <w:rFonts w:asciiTheme="majorHAnsi" w:eastAsia="Calibri" w:hAnsiTheme="majorHAnsi" w:cs="Calibri"/>
          </w:rPr>
          <w:delText>.</w:delText>
        </w:r>
      </w:del>
      <w:ins w:id="11494" w:author="Laura Viignola" w:date="2017-05-11T09:48:00Z">
        <w:r w:rsidR="00524E47">
          <w:rPr>
            <w:rFonts w:asciiTheme="majorHAnsi" w:eastAsia="Calibri" w:hAnsiTheme="majorHAnsi" w:cs="Calibri"/>
          </w:rPr>
          <w:t>#</w:t>
        </w:r>
      </w:ins>
      <w:r w:rsidR="0097053A" w:rsidRPr="00E352EF">
        <w:rPr>
          <w:rFonts w:asciiTheme="majorHAnsi" w:eastAsia="Calibri" w:hAnsiTheme="majorHAnsi" w:cs="Calibri"/>
        </w:rPr>
        <w:t xml:space="preserve">CONDITION </w:t>
      </w:r>
    </w:p>
    <w:p w14:paraId="14CDE0E3" w14:textId="77777777" w:rsidR="005A2227" w:rsidRPr="00E352EF" w:rsidRDefault="0097053A" w:rsidP="0084324E">
      <w:pPr>
        <w:ind w:left="860" w:hanging="14"/>
        <w:rPr>
          <w:rFonts w:asciiTheme="majorHAnsi" w:hAnsiTheme="majorHAnsi"/>
        </w:rPr>
      </w:pPr>
      <w:r w:rsidRPr="00E352EF">
        <w:rPr>
          <w:rFonts w:asciiTheme="majorHAnsi" w:eastAsia="Calibri" w:hAnsiTheme="majorHAnsi" w:cs="Calibri"/>
          <w:b/>
        </w:rPr>
        <w:t>then</w:t>
      </w:r>
      <w:r w:rsidRPr="00E352EF">
        <w:rPr>
          <w:rFonts w:asciiTheme="majorHAnsi" w:eastAsia="Calibri" w:hAnsiTheme="majorHAnsi" w:cs="Calibri"/>
        </w:rPr>
        <w:t xml:space="preserve"> unemp_rates_1</w:t>
      </w:r>
    </w:p>
    <w:p w14:paraId="393910F9" w14:textId="77777777" w:rsidR="005A2227" w:rsidRPr="00E352EF" w:rsidRDefault="0097053A" w:rsidP="0084324E">
      <w:pPr>
        <w:ind w:left="860" w:hanging="14"/>
        <w:rPr>
          <w:rFonts w:asciiTheme="majorHAnsi" w:hAnsiTheme="majorHAnsi"/>
        </w:rPr>
      </w:pPr>
      <w:r w:rsidRPr="00E352EF">
        <w:rPr>
          <w:rFonts w:asciiTheme="majorHAnsi" w:eastAsia="Calibri" w:hAnsiTheme="majorHAnsi" w:cs="Calibri"/>
          <w:b/>
        </w:rPr>
        <w:t>else</w:t>
      </w:r>
      <w:r w:rsidRPr="00E352EF">
        <w:rPr>
          <w:rFonts w:asciiTheme="majorHAnsi" w:eastAsia="Calibri" w:hAnsiTheme="majorHAnsi" w:cs="Calibri"/>
        </w:rPr>
        <w:t xml:space="preserve"> unemp_rates_2</w:t>
      </w:r>
    </w:p>
    <w:p w14:paraId="5D4CF640" w14:textId="77777777" w:rsidR="005A2227" w:rsidRPr="00E352EF" w:rsidRDefault="005A2227">
      <w:pPr>
        <w:tabs>
          <w:tab w:val="left" w:pos="2750"/>
        </w:tabs>
      </w:pPr>
    </w:p>
    <w:tbl>
      <w:tblPr>
        <w:tblW w:w="4032"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634"/>
        <w:gridCol w:w="893"/>
        <w:gridCol w:w="619"/>
        <w:gridCol w:w="504"/>
        <w:gridCol w:w="1382"/>
      </w:tblGrid>
      <w:tr w:rsidR="005A2227" w:rsidRPr="00E352EF" w14:paraId="63E8D873" w14:textId="77777777">
        <w:tc>
          <w:tcPr>
            <w:tcW w:w="63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C8FCE4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population</w:t>
            </w:r>
          </w:p>
        </w:tc>
      </w:tr>
      <w:tr w:rsidR="005A2227" w:rsidRPr="00E352EF" w14:paraId="60BD227D" w14:textId="77777777">
        <w:tc>
          <w:tcPr>
            <w:tcW w:w="63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76C4943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TIME</w:t>
            </w:r>
          </w:p>
        </w:tc>
        <w:tc>
          <w:tcPr>
            <w:tcW w:w="89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6E76ACB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GEO</w:t>
            </w:r>
          </w:p>
        </w:tc>
        <w:tc>
          <w:tcPr>
            <w:tcW w:w="619"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59CBCA7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AGE</w:t>
            </w:r>
          </w:p>
        </w:tc>
        <w:tc>
          <w:tcPr>
            <w:tcW w:w="50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7A22C15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SEX</w:t>
            </w:r>
          </w:p>
        </w:tc>
        <w:tc>
          <w:tcPr>
            <w:tcW w:w="13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22603AD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POPULATION</w:t>
            </w:r>
          </w:p>
        </w:tc>
      </w:tr>
      <w:tr w:rsidR="005A2227" w:rsidRPr="00E352EF" w14:paraId="25D2F809"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E108F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212F9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Belgium</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2A869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7B5D6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BAF19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5451780</w:t>
            </w:r>
          </w:p>
        </w:tc>
      </w:tr>
      <w:tr w:rsidR="005A2227" w:rsidRPr="00E352EF" w14:paraId="2F3E482A"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82445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858E7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Belgium</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B7F7B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A660E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E02D8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5643070</w:t>
            </w:r>
          </w:p>
        </w:tc>
      </w:tr>
      <w:tr w:rsidR="005A2227" w:rsidRPr="00E352EF" w14:paraId="52FAE5B7"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6343B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2A39E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Greece</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FCD62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B11BB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82260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5449803</w:t>
            </w:r>
          </w:p>
        </w:tc>
      </w:tr>
      <w:tr w:rsidR="005A2227" w:rsidRPr="00E352EF" w14:paraId="2AFDFB3B"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4B764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05184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Greece</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80FBC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483D5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66EF7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5673231</w:t>
            </w:r>
          </w:p>
        </w:tc>
      </w:tr>
      <w:tr w:rsidR="005A2227" w:rsidRPr="00E352EF" w14:paraId="3847B62B"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9BCD1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17D03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Spain</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9B6DF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D6D8C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48072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23099012</w:t>
            </w:r>
          </w:p>
        </w:tc>
      </w:tr>
      <w:tr w:rsidR="005A2227" w:rsidRPr="00E352EF" w14:paraId="44755746"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24564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0EC6A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Spain</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E7948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3946F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65839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23719207</w:t>
            </w:r>
          </w:p>
        </w:tc>
      </w:tr>
      <w:tr w:rsidR="005A2227" w:rsidRPr="00E352EF" w14:paraId="2189E257"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A1ED1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11BBA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France</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592B9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EA40F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CACF9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31616281</w:t>
            </w:r>
          </w:p>
        </w:tc>
      </w:tr>
      <w:tr w:rsidR="005A2227" w:rsidRPr="00E352EF" w14:paraId="5AFB7B6E"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BCF65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42BC6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France</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4169C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837B9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282AB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33671580</w:t>
            </w:r>
          </w:p>
        </w:tc>
      </w:tr>
      <w:tr w:rsidR="005A2227" w:rsidRPr="00E352EF" w14:paraId="34CDC100"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BB19C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D8D9E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Italy</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2D7C5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08F42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8A182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28726599</w:t>
            </w:r>
          </w:p>
        </w:tc>
      </w:tr>
      <w:tr w:rsidR="005A2227" w:rsidRPr="00E352EF" w14:paraId="162975C5"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71EA4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347D8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Italy</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BF990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5F63B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81FF3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30667608</w:t>
            </w:r>
          </w:p>
        </w:tc>
      </w:tr>
      <w:tr w:rsidR="005A2227" w:rsidRPr="00E352EF" w14:paraId="1BB9A32A"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97B94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AC567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Austria</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7DD7B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C9621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C4172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NULL</w:t>
            </w:r>
          </w:p>
        </w:tc>
      </w:tr>
      <w:tr w:rsidR="005A2227" w:rsidRPr="00E352EF" w14:paraId="13F12320"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B5543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6D2A5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Austria</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FDE2F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F9AAC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1A385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NULL</w:t>
            </w:r>
          </w:p>
        </w:tc>
      </w:tr>
    </w:tbl>
    <w:p w14:paraId="24DD4636" w14:textId="77777777" w:rsidR="005A2227" w:rsidRPr="00E352EF" w:rsidRDefault="005A2227">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p>
    <w:tbl>
      <w:tblPr>
        <w:tblW w:w="404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06"/>
        <w:gridCol w:w="979"/>
        <w:gridCol w:w="850"/>
        <w:gridCol w:w="605"/>
        <w:gridCol w:w="806"/>
      </w:tblGrid>
      <w:tr w:rsidR="005A2227" w:rsidRPr="00E352EF" w14:paraId="14FE27C9" w14:textId="77777777">
        <w:tc>
          <w:tcPr>
            <w:tcW w:w="806"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7DB595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unemp_rates_1</w:t>
            </w:r>
          </w:p>
        </w:tc>
      </w:tr>
      <w:tr w:rsidR="005A2227" w:rsidRPr="00E352EF" w14:paraId="347759B7" w14:textId="77777777">
        <w:tc>
          <w:tcPr>
            <w:tcW w:w="8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7548F5B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TIME</w:t>
            </w:r>
          </w:p>
        </w:tc>
        <w:tc>
          <w:tcPr>
            <w:tcW w:w="9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B06D04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GEO</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F70541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AGE</w:t>
            </w:r>
          </w:p>
        </w:tc>
        <w:tc>
          <w:tcPr>
            <w:tcW w:w="605"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35791B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SEX</w:t>
            </w:r>
          </w:p>
        </w:tc>
        <w:tc>
          <w:tcPr>
            <w:tcW w:w="806"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417EB1C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RATE</w:t>
            </w:r>
          </w:p>
        </w:tc>
      </w:tr>
      <w:tr w:rsidR="005A2227" w:rsidRPr="00E352EF" w14:paraId="380283A9" w14:textId="77777777">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B9985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156FA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Spain</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687EA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6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CECC1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7873E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25.8</w:t>
            </w:r>
          </w:p>
        </w:tc>
      </w:tr>
      <w:tr w:rsidR="005A2227" w:rsidRPr="00E352EF" w14:paraId="74858795" w14:textId="77777777">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81CD1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A5343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France</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D0BB1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6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A5E8B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DCED3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NULL</w:t>
            </w:r>
          </w:p>
        </w:tc>
      </w:tr>
      <w:tr w:rsidR="005A2227" w:rsidRPr="00E352EF" w14:paraId="3B2FDBC4" w14:textId="77777777">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AF643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A3E92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Italy</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340A8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6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83DD7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D3109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20.9</w:t>
            </w:r>
          </w:p>
        </w:tc>
      </w:tr>
      <w:tr w:rsidR="005A2227" w:rsidRPr="00E352EF" w14:paraId="7429AD28" w14:textId="77777777">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0EAFC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7B397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Austria</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587CF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6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BE2D5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DE9C9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6.3</w:t>
            </w:r>
          </w:p>
        </w:tc>
      </w:tr>
    </w:tbl>
    <w:p w14:paraId="7DE4DE19" w14:textId="77777777" w:rsidR="005A2227" w:rsidRPr="00E352EF" w:rsidRDefault="005A2227">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p>
    <w:tbl>
      <w:tblPr>
        <w:tblW w:w="404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91"/>
        <w:gridCol w:w="994"/>
        <w:gridCol w:w="849"/>
        <w:gridCol w:w="562"/>
        <w:gridCol w:w="850"/>
      </w:tblGrid>
      <w:tr w:rsidR="005A2227" w:rsidRPr="00E352EF" w14:paraId="606CE443" w14:textId="77777777">
        <w:tc>
          <w:tcPr>
            <w:tcW w:w="792"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0296DF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unemp_rates_2</w:t>
            </w:r>
          </w:p>
        </w:tc>
      </w:tr>
      <w:tr w:rsidR="005A2227" w:rsidRPr="00E352EF" w14:paraId="07461EA2" w14:textId="77777777">
        <w:tc>
          <w:tcPr>
            <w:tcW w:w="792"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4C7DD36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TIME</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222FF7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GEO</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63AE454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AGE</w:t>
            </w:r>
          </w:p>
        </w:tc>
        <w:tc>
          <w:tcPr>
            <w:tcW w:w="562"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2FA57E1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7AE3913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RATE</w:t>
            </w:r>
          </w:p>
        </w:tc>
      </w:tr>
      <w:tr w:rsidR="005A2227" w:rsidRPr="00E352EF" w14:paraId="615E4D13" w14:textId="77777777">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11DCE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538E2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Belgium</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80ABD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4DD3E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C78C4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0.12</w:t>
            </w:r>
          </w:p>
        </w:tc>
      </w:tr>
      <w:tr w:rsidR="005A2227" w:rsidRPr="00E352EF" w14:paraId="48E77F0B" w14:textId="77777777">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BFA95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D06DD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Greece</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126EB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2DBF9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1ADEF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22.5</w:t>
            </w:r>
          </w:p>
        </w:tc>
      </w:tr>
      <w:tr w:rsidR="005A2227" w:rsidRPr="00E352EF" w14:paraId="0194C190" w14:textId="77777777">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01B6D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D03AE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Spain</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6FD5C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691FC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F56E4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23.7</w:t>
            </w:r>
          </w:p>
        </w:tc>
      </w:tr>
      <w:tr w:rsidR="005A2227" w:rsidRPr="00E352EF" w14:paraId="195882BA" w14:textId="77777777">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D2590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AE1F5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Austria</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F5EC1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6F9FE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5711F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NULL</w:t>
            </w:r>
          </w:p>
        </w:tc>
      </w:tr>
    </w:tbl>
    <w:p w14:paraId="739BDF2D" w14:textId="77777777" w:rsidR="005A2227" w:rsidRPr="00E352EF" w:rsidRDefault="005A2227">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p>
    <w:p w14:paraId="3DCDB7BC" w14:textId="77777777" w:rsidR="005A2227" w:rsidRPr="00E352EF" w:rsidRDefault="005A2227">
      <w:pPr>
        <w:ind w:hanging="14"/>
      </w:pPr>
    </w:p>
    <w:tbl>
      <w:tblPr>
        <w:tblW w:w="329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634"/>
        <w:gridCol w:w="893"/>
        <w:gridCol w:w="619"/>
        <w:gridCol w:w="504"/>
        <w:gridCol w:w="648"/>
      </w:tblGrid>
      <w:tr w:rsidR="005A2227" w:rsidRPr="00E352EF" w14:paraId="7F716DE7" w14:textId="77777777">
        <w:tc>
          <w:tcPr>
            <w:tcW w:w="63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80E80D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ds_1</w:t>
            </w:r>
          </w:p>
        </w:tc>
      </w:tr>
      <w:tr w:rsidR="005A2227" w:rsidRPr="00E352EF" w14:paraId="53DF95D3" w14:textId="77777777">
        <w:tc>
          <w:tcPr>
            <w:tcW w:w="634"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3D9220C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TIME</w:t>
            </w:r>
          </w:p>
        </w:tc>
        <w:tc>
          <w:tcPr>
            <w:tcW w:w="893"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2A00D88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GEO</w:t>
            </w:r>
          </w:p>
        </w:tc>
        <w:tc>
          <w:tcPr>
            <w:tcW w:w="619"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7D8053A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AGE</w:t>
            </w:r>
          </w:p>
        </w:tc>
        <w:tc>
          <w:tcPr>
            <w:tcW w:w="504"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3F1694A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SEX</w:t>
            </w:r>
          </w:p>
        </w:tc>
        <w:tc>
          <w:tcPr>
            <w:tcW w:w="648"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6052645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RATE</w:t>
            </w:r>
          </w:p>
        </w:tc>
      </w:tr>
      <w:tr w:rsidR="005A2227" w:rsidRPr="00E352EF" w14:paraId="22280537"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83990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93093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Belgium</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D59B7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B9C9D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81445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0.12</w:t>
            </w:r>
          </w:p>
        </w:tc>
      </w:tr>
      <w:tr w:rsidR="005A2227" w:rsidRPr="00E352EF" w14:paraId="135574CF"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5CE49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BB993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Greece</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F13A0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4C0C1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78976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22.5</w:t>
            </w:r>
          </w:p>
        </w:tc>
      </w:tr>
      <w:tr w:rsidR="005A2227" w:rsidRPr="00E352EF" w14:paraId="030618BC"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6EDE9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5F672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Spain</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054AD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15D84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15F28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23.7</w:t>
            </w:r>
          </w:p>
        </w:tc>
      </w:tr>
      <w:tr w:rsidR="005A2227" w:rsidRPr="00E352EF" w14:paraId="2D65B001"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EFA92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393A9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Spain</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89F2F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3B09C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F40B6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25.8</w:t>
            </w:r>
          </w:p>
        </w:tc>
      </w:tr>
      <w:tr w:rsidR="005A2227" w:rsidRPr="00E352EF" w14:paraId="25686B08"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1DE47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D18C5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France</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02D50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B2DAF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86E76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NULL</w:t>
            </w:r>
          </w:p>
        </w:tc>
      </w:tr>
      <w:tr w:rsidR="005A2227" w:rsidRPr="00E352EF" w14:paraId="40CCF96A"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DEDB4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8E6C8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Italy</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E5A8E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8D21B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53897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20.9</w:t>
            </w:r>
          </w:p>
        </w:tc>
      </w:tr>
    </w:tbl>
    <w:p w14:paraId="12891BEC" w14:textId="77777777" w:rsidR="005A2227" w:rsidRPr="00E352EF" w:rsidRDefault="005A2227"/>
    <w:p w14:paraId="3100D9FE" w14:textId="7680B5F9" w:rsidR="005A2227" w:rsidRPr="00E352EF" w:rsidRDefault="0097053A">
      <w:pPr>
        <w:rPr>
          <w:rFonts w:asciiTheme="majorHAnsi" w:hAnsiTheme="majorHAnsi"/>
        </w:rPr>
      </w:pPr>
      <w:r w:rsidRPr="00E352EF">
        <w:rPr>
          <w:rFonts w:asciiTheme="majorHAnsi" w:eastAsia="Calibri" w:hAnsiTheme="majorHAnsi" w:cs="Calibri"/>
        </w:rPr>
        <w:t>population</w:t>
      </w:r>
      <w:del w:id="11495" w:author="Laura Viignola" w:date="2017-05-11T09:49:00Z">
        <w:r w:rsidRPr="00E352EF" w:rsidDel="00524E47">
          <w:rPr>
            <w:rFonts w:asciiTheme="majorHAnsi" w:eastAsia="Calibri" w:hAnsiTheme="majorHAnsi" w:cs="Calibri"/>
          </w:rPr>
          <w:delText>.</w:delText>
        </w:r>
      </w:del>
      <w:ins w:id="11496" w:author="Laura Viignola" w:date="2017-05-11T09:49:00Z">
        <w:r w:rsidR="00524E47">
          <w:rPr>
            <w:rFonts w:asciiTheme="majorHAnsi" w:eastAsia="Calibri" w:hAnsiTheme="majorHAnsi" w:cs="Calibri"/>
          </w:rPr>
          <w:t>#</w:t>
        </w:r>
      </w:ins>
      <w:r w:rsidRPr="00E352EF">
        <w:rPr>
          <w:rFonts w:asciiTheme="majorHAnsi" w:eastAsia="Calibri" w:hAnsiTheme="majorHAnsi" w:cs="Calibri"/>
        </w:rPr>
        <w:t xml:space="preserve">SEX allows to consider SEX into the only Measure Component, which is compared with “F” by the operator “=”. Correctly, it acts on the only Measure Component as POPULATION is temporarily not considered. The comparison returns CONDITION as the only </w:t>
      </w:r>
      <w:r w:rsidR="00F431FD" w:rsidRPr="00E352EF">
        <w:rPr>
          <w:rFonts w:asciiTheme="majorHAnsi" w:eastAsia="Calibri" w:hAnsiTheme="majorHAnsi" w:cs="Calibri"/>
        </w:rPr>
        <w:t>boolean</w:t>
      </w:r>
      <w:r w:rsidRPr="00E352EF">
        <w:rPr>
          <w:rFonts w:asciiTheme="majorHAnsi" w:eastAsia="Calibri" w:hAnsiTheme="majorHAnsi" w:cs="Calibri"/>
        </w:rPr>
        <w:t xml:space="preserve"> Measure Component </w:t>
      </w:r>
    </w:p>
    <w:p w14:paraId="08B7B407" w14:textId="48C9A6A0" w:rsidR="005A2227" w:rsidRPr="00E352EF" w:rsidRDefault="0097053A">
      <w:pPr>
        <w:rPr>
          <w:rFonts w:asciiTheme="majorHAnsi" w:hAnsiTheme="majorHAnsi"/>
        </w:rPr>
      </w:pPr>
      <w:r w:rsidRPr="00E352EF">
        <w:rPr>
          <w:rFonts w:asciiTheme="majorHAnsi" w:eastAsia="Calibri" w:hAnsiTheme="majorHAnsi" w:cs="Calibri"/>
        </w:rPr>
        <w:t xml:space="preserve">Thus, as the if operators requires a Dataset with a single </w:t>
      </w:r>
      <w:r w:rsidR="00F431FD" w:rsidRPr="00E352EF">
        <w:rPr>
          <w:rFonts w:asciiTheme="majorHAnsi" w:eastAsia="Calibri" w:hAnsiTheme="majorHAnsi" w:cs="Calibri"/>
        </w:rPr>
        <w:t>boolean</w:t>
      </w:r>
      <w:r w:rsidRPr="00E352EF">
        <w:rPr>
          <w:rFonts w:asciiTheme="majorHAnsi" w:eastAsia="Calibri" w:hAnsiTheme="majorHAnsi" w:cs="Calibri"/>
        </w:rPr>
        <w:t xml:space="preserve"> Measure Componen, the membership operator "</w:t>
      </w:r>
      <w:del w:id="11497" w:author="Laura Viignola" w:date="2017-05-11T09:49:00Z">
        <w:r w:rsidRPr="00E352EF" w:rsidDel="00524E47">
          <w:rPr>
            <w:rFonts w:asciiTheme="majorHAnsi" w:eastAsia="Calibri" w:hAnsiTheme="majorHAnsi" w:cs="Calibri"/>
          </w:rPr>
          <w:delText>.</w:delText>
        </w:r>
      </w:del>
      <w:ins w:id="11498" w:author="Laura Viignola" w:date="2017-05-11T09:49:00Z">
        <w:r w:rsidR="00524E47">
          <w:rPr>
            <w:rFonts w:asciiTheme="majorHAnsi" w:eastAsia="Calibri" w:hAnsiTheme="majorHAnsi" w:cs="Calibri"/>
          </w:rPr>
          <w:t>#</w:t>
        </w:r>
      </w:ins>
      <w:r w:rsidRPr="00E352EF">
        <w:rPr>
          <w:rFonts w:asciiTheme="majorHAnsi" w:eastAsia="Calibri" w:hAnsiTheme="majorHAnsi" w:cs="Calibri"/>
        </w:rPr>
        <w:t>" is applied again in order to isolate SEX</w:t>
      </w:r>
      <w:r w:rsidR="00C847B8" w:rsidRPr="00E352EF">
        <w:rPr>
          <w:rFonts w:asciiTheme="majorHAnsi" w:eastAsia="Calibri" w:hAnsiTheme="majorHAnsi" w:cs="Calibri"/>
        </w:rPr>
        <w:t>_</w:t>
      </w:r>
      <w:r w:rsidR="00C847B8" w:rsidRPr="00E352EF">
        <w:t xml:space="preserve"> </w:t>
      </w:r>
      <w:r w:rsidR="00C847B8" w:rsidRPr="00E352EF">
        <w:rPr>
          <w:rFonts w:asciiTheme="majorHAnsi" w:eastAsia="Calibri" w:hAnsiTheme="majorHAnsi" w:cs="Calibri"/>
        </w:rPr>
        <w:t>CONDITION</w:t>
      </w:r>
      <w:r w:rsidRPr="00E352EF">
        <w:rPr>
          <w:rFonts w:asciiTheme="majorHAnsi" w:eastAsia="Calibri" w:hAnsiTheme="majorHAnsi" w:cs="Calibri"/>
        </w:rPr>
        <w:t xml:space="preserve"> as the only </w:t>
      </w:r>
      <w:r w:rsidR="00F431FD" w:rsidRPr="00E352EF">
        <w:rPr>
          <w:rFonts w:asciiTheme="majorHAnsi" w:eastAsia="Calibri" w:hAnsiTheme="majorHAnsi" w:cs="Calibri"/>
        </w:rPr>
        <w:t>boolean</w:t>
      </w:r>
      <w:r w:rsidRPr="00E352EF">
        <w:rPr>
          <w:rFonts w:asciiTheme="majorHAnsi" w:eastAsia="Calibri" w:hAnsiTheme="majorHAnsi" w:cs="Calibri"/>
        </w:rPr>
        <w:t xml:space="preserve"> Measure Component </w:t>
      </w:r>
    </w:p>
    <w:p w14:paraId="0A82205A" w14:textId="77777777" w:rsidR="005A2227" w:rsidRPr="00E352EF" w:rsidRDefault="0097053A" w:rsidP="001E4C0B">
      <w:pPr>
        <w:pStyle w:val="Stile3"/>
        <w:rPr>
          <w:lang w:val="en-GB"/>
        </w:rPr>
      </w:pPr>
      <w:bookmarkStart w:id="11499" w:name="_Toc462659771"/>
      <w:bookmarkStart w:id="11500" w:name="_Toc463805811"/>
      <w:bookmarkStart w:id="11501" w:name="_Toc464487988"/>
      <w:r w:rsidRPr="00E352EF">
        <w:rPr>
          <w:lang w:val="en-GB"/>
        </w:rPr>
        <w:t>nvl</w:t>
      </w:r>
      <w:bookmarkEnd w:id="11499"/>
      <w:bookmarkEnd w:id="11500"/>
      <w:bookmarkEnd w:id="11501"/>
    </w:p>
    <w:p w14:paraId="3D1FCBD3" w14:textId="77777777" w:rsidR="005A2227" w:rsidRPr="00E352EF" w:rsidRDefault="0097053A" w:rsidP="00E95DF9">
      <w:pPr>
        <w:rPr>
          <w:rFonts w:asciiTheme="majorHAnsi" w:hAnsiTheme="majorHAnsi"/>
        </w:rPr>
      </w:pPr>
      <w:r w:rsidRPr="00E352EF">
        <w:rPr>
          <w:rFonts w:asciiTheme="majorHAnsi" w:eastAsia="Calibri" w:hAnsiTheme="majorHAnsi" w:cs="Calibri"/>
          <w:i/>
          <w:color w:val="5B9BD5"/>
        </w:rPr>
        <w:t>Semantics</w:t>
      </w:r>
    </w:p>
    <w:p w14:paraId="07DB4129" w14:textId="77777777" w:rsidR="005A2227" w:rsidRPr="00E352EF" w:rsidRDefault="0097053A" w:rsidP="00E95DF9">
      <w:pPr>
        <w:rPr>
          <w:rFonts w:asciiTheme="majorHAnsi" w:hAnsiTheme="majorHAnsi"/>
        </w:rPr>
      </w:pPr>
      <w:r w:rsidRPr="00E352EF">
        <w:rPr>
          <w:rFonts w:asciiTheme="majorHAnsi" w:eastAsia="Calibri" w:hAnsiTheme="majorHAnsi" w:cs="Calibri"/>
        </w:rPr>
        <w:t xml:space="preserve">The operator </w:t>
      </w:r>
      <w:r w:rsidRPr="00E352EF">
        <w:rPr>
          <w:rFonts w:asciiTheme="majorHAnsi" w:eastAsia="Calibri" w:hAnsiTheme="majorHAnsi" w:cs="Calibri"/>
          <w:b/>
        </w:rPr>
        <w:t>nvl</w:t>
      </w:r>
      <w:r w:rsidRPr="00E352EF">
        <w:rPr>
          <w:rFonts w:asciiTheme="majorHAnsi" w:eastAsia="Calibri" w:hAnsiTheme="majorHAnsi" w:cs="Calibri"/>
        </w:rPr>
        <w:t xml:space="preserve"> replaces null values with a value given as a parameter.</w:t>
      </w:r>
    </w:p>
    <w:p w14:paraId="015F7DC4" w14:textId="77777777" w:rsidR="00470BDE" w:rsidRPr="00E352EF" w:rsidRDefault="00470BDE" w:rsidP="00E95DF9">
      <w:pPr>
        <w:rPr>
          <w:rFonts w:asciiTheme="majorHAnsi" w:eastAsia="Calibri" w:hAnsiTheme="majorHAnsi" w:cs="Calibri"/>
          <w:i/>
          <w:color w:val="5B9BD5"/>
        </w:rPr>
      </w:pPr>
    </w:p>
    <w:p w14:paraId="476880B3"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0F1E2B39" w14:textId="77777777" w:rsidR="005A2227" w:rsidRPr="00E352EF" w:rsidRDefault="0097053A" w:rsidP="00E95DF9">
      <w:pPr>
        <w:rPr>
          <w:rFonts w:asciiTheme="majorHAnsi" w:eastAsia="Calibri" w:hAnsiTheme="majorHAnsi" w:cs="Calibri"/>
          <w:b/>
        </w:rPr>
      </w:pPr>
      <w:r w:rsidRPr="00E352EF">
        <w:rPr>
          <w:rFonts w:asciiTheme="majorHAnsi" w:eastAsia="Calibri" w:hAnsiTheme="majorHAnsi" w:cs="Calibri"/>
          <w:b/>
        </w:rPr>
        <w:t>nvl (</w:t>
      </w:r>
      <w:r w:rsidRPr="00E352EF">
        <w:rPr>
          <w:rFonts w:asciiTheme="majorHAnsi" w:eastAsia="Calibri" w:hAnsiTheme="majorHAnsi" w:cs="Calibri"/>
          <w:i/>
        </w:rPr>
        <w:t>ds</w:t>
      </w:r>
      <w:r w:rsidRPr="00E352EF">
        <w:rPr>
          <w:rFonts w:asciiTheme="majorHAnsi" w:eastAsia="Calibri" w:hAnsiTheme="majorHAnsi" w:cs="Calibri"/>
        </w:rPr>
        <w:t>, rep_</w:t>
      </w:r>
      <w:r w:rsidRPr="00E352EF">
        <w:rPr>
          <w:rFonts w:asciiTheme="majorHAnsi" w:eastAsia="Calibri" w:hAnsiTheme="majorHAnsi" w:cs="Calibri"/>
          <w:i/>
        </w:rPr>
        <w:t>value</w:t>
      </w:r>
      <w:r w:rsidRPr="00E352EF">
        <w:rPr>
          <w:rFonts w:asciiTheme="majorHAnsi" w:eastAsia="Calibri" w:hAnsiTheme="majorHAnsi" w:cs="Calibri"/>
          <w:b/>
        </w:rPr>
        <w:t xml:space="preserve"> )</w:t>
      </w:r>
    </w:p>
    <w:p w14:paraId="136CE0A2" w14:textId="77777777" w:rsidR="00470BDE" w:rsidRPr="00E352EF" w:rsidRDefault="00470BDE" w:rsidP="00E95DF9">
      <w:pPr>
        <w:rPr>
          <w:rFonts w:asciiTheme="majorHAnsi" w:hAnsiTheme="majorHAnsi"/>
        </w:rPr>
      </w:pPr>
    </w:p>
    <w:p w14:paraId="52F25FCC"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Parameters</w:t>
      </w:r>
    </w:p>
    <w:p w14:paraId="3751F0BF" w14:textId="77777777" w:rsidR="005A2227" w:rsidRPr="00E352EF" w:rsidRDefault="00E95DF9" w:rsidP="00E95DF9">
      <w:pPr>
        <w:rPr>
          <w:rFonts w:asciiTheme="majorHAnsi" w:hAnsiTheme="majorHAnsi"/>
        </w:rPr>
      </w:pPr>
      <w:r w:rsidRPr="00E352EF">
        <w:rPr>
          <w:rFonts w:asciiTheme="majorHAnsi" w:eastAsia="Calibri" w:hAnsiTheme="majorHAnsi" w:cs="Calibri"/>
          <w:i/>
        </w:rPr>
        <w:t>d</w:t>
      </w:r>
      <w:r w:rsidR="0097053A" w:rsidRPr="00E352EF">
        <w:rPr>
          <w:rFonts w:asciiTheme="majorHAnsi" w:eastAsia="Calibri" w:hAnsiTheme="majorHAnsi" w:cs="Calibri"/>
          <w:i/>
        </w:rPr>
        <w:t>s</w:t>
      </w:r>
      <w:r w:rsidRPr="00E352EF">
        <w:rPr>
          <w:rFonts w:asciiTheme="majorHAnsi" w:eastAsia="Calibri" w:hAnsiTheme="majorHAnsi" w:cs="Calibri"/>
        </w:rPr>
        <w:t xml:space="preserve"> </w:t>
      </w:r>
      <w:r w:rsidR="0097053A" w:rsidRPr="00E352EF">
        <w:rPr>
          <w:rFonts w:asciiTheme="majorHAnsi" w:eastAsia="Calibri" w:hAnsiTheme="majorHAnsi" w:cs="Calibri"/>
        </w:rPr>
        <w:t>: [dataset {identifier &lt;IDENT&gt; as scalar-type}+ {measure &lt;IDENT&gt; as scalar-type}+</w:t>
      </w:r>
    </w:p>
    <w:p w14:paraId="5D8DAED8" w14:textId="77777777" w:rsidR="005A2227" w:rsidRPr="00E352EF" w:rsidRDefault="0097053A" w:rsidP="00E95DF9">
      <w:pPr>
        <w:rPr>
          <w:rFonts w:asciiTheme="majorHAnsi" w:hAnsiTheme="majorHAnsi"/>
        </w:rPr>
      </w:pPr>
      <w:r w:rsidRPr="00E352EF">
        <w:rPr>
          <w:rFonts w:asciiTheme="majorHAnsi" w:hAnsiTheme="majorHAnsi"/>
        </w:rPr>
        <w:tab/>
      </w:r>
      <w:r w:rsidRPr="00E352EF">
        <w:rPr>
          <w:rFonts w:asciiTheme="majorHAnsi" w:hAnsiTheme="majorHAnsi"/>
        </w:rPr>
        <w:tab/>
      </w:r>
      <w:r w:rsidRPr="00E352EF">
        <w:rPr>
          <w:rFonts w:asciiTheme="majorHAnsi" w:eastAsia="Calibri" w:hAnsiTheme="majorHAnsi" w:cs="Calibri"/>
        </w:rPr>
        <w:t xml:space="preserve">      {attribute &lt;IDENT&gt; as scalar-type}*|scalar-type]</w:t>
      </w:r>
    </w:p>
    <w:p w14:paraId="1F797E0C"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i/>
        </w:rPr>
        <w:t>rep_value</w:t>
      </w:r>
      <w:r w:rsidR="00E95DF9" w:rsidRPr="00E352EF">
        <w:rPr>
          <w:rFonts w:asciiTheme="majorHAnsi" w:eastAsia="Calibri" w:hAnsiTheme="majorHAnsi" w:cs="Calibri"/>
        </w:rPr>
        <w:t xml:space="preserve"> </w:t>
      </w:r>
      <w:r w:rsidRPr="00E352EF">
        <w:rPr>
          <w:rFonts w:asciiTheme="majorHAnsi" w:eastAsia="Calibri" w:hAnsiTheme="majorHAnsi" w:cs="Calibri"/>
          <w:i/>
        </w:rPr>
        <w:t xml:space="preserve">: </w:t>
      </w:r>
      <w:r w:rsidRPr="00E352EF">
        <w:rPr>
          <w:rFonts w:asciiTheme="majorHAnsi" w:eastAsia="Calibri" w:hAnsiTheme="majorHAnsi" w:cs="Calibri"/>
        </w:rPr>
        <w:t>scalar-type</w:t>
      </w:r>
    </w:p>
    <w:p w14:paraId="12E54337" w14:textId="77777777" w:rsidR="00E95DF9" w:rsidRPr="00E352EF" w:rsidRDefault="00E95DF9" w:rsidP="00E95DF9">
      <w:pPr>
        <w:rPr>
          <w:rFonts w:asciiTheme="majorHAnsi" w:hAnsiTheme="majorHAnsi"/>
        </w:rPr>
      </w:pPr>
    </w:p>
    <w:p w14:paraId="005058F2"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ds </w:t>
      </w:r>
      <w:r w:rsidRPr="00E352EF">
        <w:rPr>
          <w:rFonts w:asciiTheme="majorHAnsi" w:eastAsia="Calibri" w:hAnsiTheme="majorHAnsi" w:cs="Calibri"/>
        </w:rPr>
        <w:t xml:space="preserve">can be an scalar-type value or an input </w:t>
      </w:r>
      <w:r w:rsidR="00297BF2" w:rsidRPr="00E352EF">
        <w:t>Dataset</w:t>
      </w:r>
    </w:p>
    <w:p w14:paraId="2570E5BA"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rep_value </w:t>
      </w:r>
      <w:r w:rsidRPr="00E352EF">
        <w:rPr>
          <w:rFonts w:asciiTheme="majorHAnsi" w:eastAsia="Calibri" w:hAnsiTheme="majorHAnsi" w:cs="Calibri"/>
        </w:rPr>
        <w:t>is the value that replace the values in ds when them are NULL.</w:t>
      </w:r>
    </w:p>
    <w:p w14:paraId="7729D1AE" w14:textId="77777777" w:rsidR="00E95DF9" w:rsidRPr="00E352EF" w:rsidRDefault="00E95DF9" w:rsidP="00E95DF9">
      <w:pPr>
        <w:rPr>
          <w:rFonts w:asciiTheme="majorHAnsi" w:eastAsia="Calibri" w:hAnsiTheme="majorHAnsi" w:cs="Calibri"/>
          <w:i/>
          <w:color w:val="5B9BD5"/>
        </w:rPr>
      </w:pPr>
    </w:p>
    <w:p w14:paraId="1A5E08E2"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24878591"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rPr>
        <w:t xml:space="preserve">If </w:t>
      </w:r>
      <w:r w:rsidRPr="00E352EF">
        <w:rPr>
          <w:rFonts w:asciiTheme="majorHAnsi" w:eastAsia="Calibri" w:hAnsiTheme="majorHAnsi" w:cs="Calibri"/>
          <w:i/>
        </w:rPr>
        <w:t>ds</w:t>
      </w:r>
      <w:r w:rsidRPr="00E352EF">
        <w:rPr>
          <w:rFonts w:asciiTheme="majorHAnsi" w:eastAsia="Calibri" w:hAnsiTheme="majorHAnsi" w:cs="Calibri"/>
        </w:rPr>
        <w:t xml:space="preserve"> is a scalar value, </w:t>
      </w:r>
      <w:r w:rsidRPr="00E352EF">
        <w:rPr>
          <w:rFonts w:asciiTheme="majorHAnsi" w:eastAsia="Calibri" w:hAnsiTheme="majorHAnsi" w:cs="Calibri"/>
          <w:i/>
        </w:rPr>
        <w:t>ds</w:t>
      </w:r>
      <w:r w:rsidRPr="00E352EF">
        <w:rPr>
          <w:rFonts w:asciiTheme="majorHAnsi" w:eastAsia="Calibri" w:hAnsiTheme="majorHAnsi" w:cs="Calibri"/>
        </w:rPr>
        <w:t xml:space="preserve"> and </w:t>
      </w:r>
      <w:r w:rsidRPr="00E352EF">
        <w:rPr>
          <w:rFonts w:asciiTheme="majorHAnsi" w:eastAsia="Calibri" w:hAnsiTheme="majorHAnsi" w:cs="Calibri"/>
          <w:i/>
        </w:rPr>
        <w:t>rep_value</w:t>
      </w:r>
      <w:r w:rsidRPr="00E352EF">
        <w:rPr>
          <w:rFonts w:asciiTheme="majorHAnsi" w:eastAsia="Calibri" w:hAnsiTheme="majorHAnsi" w:cs="Calibri"/>
        </w:rPr>
        <w:t xml:space="preserve"> must be equal in type between themselves.</w:t>
      </w:r>
    </w:p>
    <w:p w14:paraId="7E1BDFBE"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rPr>
        <w:t xml:space="preserve">If </w:t>
      </w:r>
      <w:r w:rsidRPr="00E352EF">
        <w:rPr>
          <w:rFonts w:asciiTheme="majorHAnsi" w:eastAsia="Calibri" w:hAnsiTheme="majorHAnsi" w:cs="Calibri"/>
          <w:i/>
        </w:rPr>
        <w:t>ds</w:t>
      </w:r>
      <w:r w:rsidRPr="00E352EF">
        <w:rPr>
          <w:rFonts w:asciiTheme="majorHAnsi" w:eastAsia="Calibri" w:hAnsiTheme="majorHAnsi" w:cs="Calibri"/>
        </w:rPr>
        <w:t xml:space="preserve"> is a </w:t>
      </w:r>
      <w:r w:rsidR="00297BF2" w:rsidRPr="00E352EF">
        <w:t>Dataset</w:t>
      </w:r>
      <w:r w:rsidRPr="00E352EF">
        <w:rPr>
          <w:rFonts w:asciiTheme="majorHAnsi" w:eastAsia="Calibri" w:hAnsiTheme="majorHAnsi" w:cs="Calibri"/>
        </w:rPr>
        <w:t xml:space="preserve">, all its Measure Components must be of the same type and </w:t>
      </w:r>
      <w:r w:rsidRPr="00E352EF">
        <w:rPr>
          <w:rFonts w:asciiTheme="majorHAnsi" w:eastAsia="Calibri" w:hAnsiTheme="majorHAnsi" w:cs="Calibri"/>
          <w:i/>
        </w:rPr>
        <w:t>rep_value</w:t>
      </w:r>
      <w:r w:rsidRPr="00E352EF">
        <w:rPr>
          <w:rFonts w:asciiTheme="majorHAnsi" w:eastAsia="Calibri" w:hAnsiTheme="majorHAnsi" w:cs="Calibri"/>
        </w:rPr>
        <w:t xml:space="preserve"> must be of the same type of the </w:t>
      </w:r>
      <w:r w:rsidRPr="00E352EF">
        <w:rPr>
          <w:rFonts w:asciiTheme="majorHAnsi" w:eastAsia="Calibri" w:hAnsiTheme="majorHAnsi" w:cs="Calibri"/>
          <w:i/>
        </w:rPr>
        <w:t>ds</w:t>
      </w:r>
      <w:r w:rsidRPr="00E352EF">
        <w:rPr>
          <w:rFonts w:asciiTheme="majorHAnsi" w:eastAsia="Calibri" w:hAnsiTheme="majorHAnsi" w:cs="Calibri"/>
        </w:rPr>
        <w:t xml:space="preserve"> Measure Components.</w:t>
      </w:r>
    </w:p>
    <w:p w14:paraId="0E637496" w14:textId="77777777" w:rsidR="00E95DF9" w:rsidRPr="00E352EF" w:rsidRDefault="00E95DF9" w:rsidP="00E95DF9">
      <w:pPr>
        <w:rPr>
          <w:rFonts w:asciiTheme="majorHAnsi" w:eastAsia="Calibri" w:hAnsiTheme="majorHAnsi" w:cs="Calibri"/>
          <w:i/>
          <w:color w:val="5B9BD5"/>
        </w:rPr>
      </w:pPr>
    </w:p>
    <w:p w14:paraId="187C5C03"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Returns</w:t>
      </w:r>
    </w:p>
    <w:p w14:paraId="75E2976F" w14:textId="77777777" w:rsidR="005A2227" w:rsidRPr="00E352EF" w:rsidRDefault="0097053A" w:rsidP="00E95DF9">
      <w:pPr>
        <w:rPr>
          <w:rFonts w:asciiTheme="majorHAnsi" w:hAnsiTheme="majorHAnsi"/>
        </w:rPr>
      </w:pPr>
      <w:r w:rsidRPr="00E352EF">
        <w:rPr>
          <w:rFonts w:asciiTheme="majorHAnsi" w:eastAsia="Calibri" w:hAnsiTheme="majorHAnsi" w:cs="Calibri"/>
        </w:rPr>
        <w:t>If</w:t>
      </w:r>
      <w:r w:rsidRPr="00E352EF">
        <w:rPr>
          <w:rFonts w:asciiTheme="majorHAnsi" w:eastAsia="Calibri" w:hAnsiTheme="majorHAnsi" w:cs="Calibri"/>
          <w:i/>
        </w:rPr>
        <w:t xml:space="preserve"> ds </w:t>
      </w:r>
      <w:r w:rsidRPr="00E352EF">
        <w:rPr>
          <w:rFonts w:asciiTheme="majorHAnsi" w:eastAsia="Calibri" w:hAnsiTheme="majorHAnsi" w:cs="Calibri"/>
        </w:rPr>
        <w:t>is a scalar value, it returns</w:t>
      </w:r>
      <w:r w:rsidRPr="00E352EF">
        <w:rPr>
          <w:rFonts w:asciiTheme="majorHAnsi" w:eastAsia="Calibri" w:hAnsiTheme="majorHAnsi" w:cs="Calibri"/>
          <w:i/>
        </w:rPr>
        <w:t xml:space="preserve"> ds</w:t>
      </w:r>
      <w:r w:rsidRPr="00E352EF">
        <w:rPr>
          <w:rFonts w:asciiTheme="majorHAnsi" w:eastAsia="Calibri" w:hAnsiTheme="majorHAnsi" w:cs="Calibri"/>
        </w:rPr>
        <w:t xml:space="preserve"> if it is not NULL, rep_value otherwise.</w:t>
      </w:r>
    </w:p>
    <w:p w14:paraId="10D86DF2"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rPr>
        <w:t xml:space="preserve">If </w:t>
      </w:r>
      <w:r w:rsidRPr="00E352EF">
        <w:rPr>
          <w:rFonts w:asciiTheme="majorHAnsi" w:eastAsia="Calibri" w:hAnsiTheme="majorHAnsi" w:cs="Calibri"/>
          <w:i/>
        </w:rPr>
        <w:t>ds</w:t>
      </w:r>
      <w:r w:rsidRPr="00E352EF">
        <w:rPr>
          <w:rFonts w:asciiTheme="majorHAnsi" w:eastAsia="Calibri" w:hAnsiTheme="majorHAnsi" w:cs="Calibri"/>
        </w:rPr>
        <w:t xml:space="preserve"> is a </w:t>
      </w:r>
      <w:r w:rsidR="00297BF2" w:rsidRPr="00E352EF">
        <w:t>Dataset</w:t>
      </w:r>
      <w:r w:rsidRPr="00E352EF">
        <w:rPr>
          <w:rFonts w:asciiTheme="majorHAnsi" w:eastAsia="Calibri" w:hAnsiTheme="majorHAnsi" w:cs="Calibri"/>
        </w:rPr>
        <w:t xml:space="preserve">, it returns a new Dataset having all the Identifier, Measure and Attribute Components of the input one, where the </w:t>
      </w:r>
      <w:r w:rsidR="003B56F0" w:rsidRPr="00E352EF">
        <w:rPr>
          <w:rFonts w:asciiTheme="majorHAnsi" w:eastAsia="Calibri" w:hAnsiTheme="majorHAnsi" w:cs="Calibri"/>
        </w:rPr>
        <w:t xml:space="preserve">NULL </w:t>
      </w:r>
      <w:r w:rsidRPr="00E352EF">
        <w:rPr>
          <w:rFonts w:asciiTheme="majorHAnsi" w:eastAsia="Calibri" w:hAnsiTheme="majorHAnsi" w:cs="Calibri"/>
        </w:rPr>
        <w:t xml:space="preserve">values of the input Dataset Measure Components are replaced with the specified </w:t>
      </w:r>
      <w:r w:rsidRPr="00E352EF">
        <w:rPr>
          <w:rFonts w:asciiTheme="majorHAnsi" w:eastAsia="Calibri" w:hAnsiTheme="majorHAnsi" w:cs="Calibri"/>
          <w:i/>
        </w:rPr>
        <w:t>rep_value</w:t>
      </w:r>
      <w:r w:rsidRPr="00E352EF">
        <w:rPr>
          <w:rFonts w:asciiTheme="majorHAnsi" w:eastAsia="Calibri" w:hAnsiTheme="majorHAnsi" w:cs="Calibri"/>
        </w:rPr>
        <w:t>.</w:t>
      </w:r>
    </w:p>
    <w:p w14:paraId="59FE90B0" w14:textId="77777777" w:rsidR="00470BDE" w:rsidRPr="00E352EF" w:rsidRDefault="00470BDE" w:rsidP="00E95DF9">
      <w:pPr>
        <w:rPr>
          <w:rFonts w:asciiTheme="majorHAnsi" w:hAnsiTheme="majorHAnsi"/>
        </w:rPr>
      </w:pPr>
    </w:p>
    <w:p w14:paraId="16019D7C" w14:textId="77777777" w:rsidR="005A2227" w:rsidRPr="00E352EF" w:rsidRDefault="0084324E" w:rsidP="00AB605E">
      <w:pPr>
        <w:rPr>
          <w:rFonts w:ascii="Cambria" w:eastAsia="Calibri" w:hAnsi="Cambria" w:cs="Calibri"/>
          <w:i/>
          <w:color w:val="5B9BD5"/>
        </w:rPr>
      </w:pPr>
      <w:r w:rsidRPr="00E352EF">
        <w:rPr>
          <w:rFonts w:ascii="Cambria" w:eastAsia="Calibri" w:hAnsi="Cambria" w:cs="Calibri"/>
          <w:i/>
          <w:color w:val="5B9BD5"/>
        </w:rPr>
        <w:t>Examples</w:t>
      </w:r>
    </w:p>
    <w:p w14:paraId="570366F3" w14:textId="77777777" w:rsidR="005A2227" w:rsidRPr="00E352EF" w:rsidRDefault="0084324E">
      <w:pPr>
        <w:rPr>
          <w:rFonts w:asciiTheme="majorHAnsi" w:hAnsiTheme="majorHAnsi"/>
        </w:rPr>
      </w:pPr>
      <w:r w:rsidRPr="00E352EF">
        <w:rPr>
          <w:rFonts w:asciiTheme="majorHAnsi" w:hAnsiTheme="majorHAnsi"/>
        </w:rPr>
        <w:t>O</w:t>
      </w:r>
      <w:r w:rsidR="0097053A" w:rsidRPr="00E352EF">
        <w:rPr>
          <w:rFonts w:asciiTheme="majorHAnsi" w:hAnsiTheme="majorHAnsi"/>
        </w:rPr>
        <w:t>n scalar</w:t>
      </w:r>
    </w:p>
    <w:p w14:paraId="38916E5D" w14:textId="77777777" w:rsidR="005A2227" w:rsidRPr="00E352EF" w:rsidRDefault="0084324E" w:rsidP="00C96285">
      <w:pPr>
        <w:rPr>
          <w:rFonts w:ascii="Cambria" w:hAnsi="Cambria"/>
        </w:rPr>
      </w:pPr>
      <w:r w:rsidRPr="00E352EF">
        <w:rPr>
          <w:rFonts w:ascii="Cambria" w:eastAsia="Calibri" w:hAnsi="Cambria"/>
        </w:rPr>
        <w:t xml:space="preserve">1) </w:t>
      </w:r>
      <w:r w:rsidR="0097053A" w:rsidRPr="00E352EF">
        <w:rPr>
          <w:rFonts w:ascii="Cambria" w:eastAsia="Calibri" w:hAnsi="Cambria"/>
        </w:rPr>
        <w:t>If C is NULL:</w:t>
      </w:r>
    </w:p>
    <w:p w14:paraId="3E43C9D1" w14:textId="77777777" w:rsidR="005A2227" w:rsidRPr="00E352EF" w:rsidRDefault="0097053A" w:rsidP="00C96285">
      <w:pPr>
        <w:ind w:firstLine="706"/>
        <w:rPr>
          <w:rFonts w:ascii="Cambria" w:hAnsi="Cambria"/>
        </w:rPr>
      </w:pPr>
      <w:r w:rsidRPr="00E352EF">
        <w:rPr>
          <w:rFonts w:ascii="Cambria" w:eastAsia="Calibri" w:hAnsi="Cambria"/>
        </w:rPr>
        <w:t xml:space="preserve">A := nvl(C, 5)  </w:t>
      </w:r>
      <w:r w:rsidR="00994652" w:rsidRPr="00E352EF">
        <w:rPr>
          <w:rFonts w:ascii="Cambria" w:eastAsia="Calibri" w:hAnsi="Cambria"/>
        </w:rPr>
        <w:tab/>
      </w:r>
      <w:r w:rsidR="00994652" w:rsidRPr="00E352EF">
        <w:rPr>
          <w:rFonts w:ascii="Cambria" w:eastAsia="Calibri" w:hAnsi="Cambria"/>
        </w:rPr>
        <w:tab/>
      </w:r>
      <w:r w:rsidR="00994652" w:rsidRPr="00E352EF">
        <w:rPr>
          <w:rFonts w:ascii="Cambria" w:eastAsia="Calibri" w:hAnsi="Cambria"/>
        </w:rPr>
        <w:tab/>
      </w:r>
      <w:r w:rsidRPr="00E352EF">
        <w:rPr>
          <w:rFonts w:ascii="Cambria" w:eastAsia="Calibri" w:hAnsi="Cambria"/>
        </w:rPr>
        <w:t>A = 5</w:t>
      </w:r>
    </w:p>
    <w:p w14:paraId="49A21D35" w14:textId="77777777" w:rsidR="005A2227" w:rsidRPr="00E352EF" w:rsidRDefault="0084324E" w:rsidP="00C96285">
      <w:pPr>
        <w:rPr>
          <w:rFonts w:ascii="Cambria" w:hAnsi="Cambria"/>
        </w:rPr>
      </w:pPr>
      <w:r w:rsidRPr="00E352EF">
        <w:rPr>
          <w:rFonts w:ascii="Cambria" w:eastAsia="Calibri" w:hAnsi="Cambria"/>
        </w:rPr>
        <w:t xml:space="preserve">2) </w:t>
      </w:r>
      <w:r w:rsidR="0097053A" w:rsidRPr="00E352EF">
        <w:rPr>
          <w:rFonts w:ascii="Cambria" w:eastAsia="Calibri" w:hAnsi="Cambria"/>
        </w:rPr>
        <w:t>If COMPX is not NULL and equal to 10:</w:t>
      </w:r>
    </w:p>
    <w:p w14:paraId="6B4762A0" w14:textId="4187B61C" w:rsidR="005A2227" w:rsidRPr="00E352EF" w:rsidRDefault="0097053A" w:rsidP="00C96285">
      <w:pPr>
        <w:ind w:firstLine="706"/>
        <w:rPr>
          <w:rFonts w:ascii="Cambria" w:hAnsi="Cambria"/>
        </w:rPr>
      </w:pPr>
      <w:r w:rsidRPr="00E352EF">
        <w:rPr>
          <w:rFonts w:ascii="Cambria" w:eastAsia="Calibri" w:hAnsi="Cambria"/>
        </w:rPr>
        <w:t>A := nvl(C</w:t>
      </w:r>
      <w:ins w:id="11502" w:author="Utente" w:date="2017-05-08T18:54:00Z">
        <w:r w:rsidR="00463E31">
          <w:rPr>
            <w:rFonts w:ascii="Cambria" w:eastAsia="Calibri" w:hAnsi="Cambria"/>
          </w:rPr>
          <w:t>OMPX</w:t>
        </w:r>
      </w:ins>
      <w:r w:rsidRPr="00E352EF">
        <w:rPr>
          <w:rFonts w:ascii="Cambria" w:eastAsia="Calibri" w:hAnsi="Cambria"/>
        </w:rPr>
        <w:t xml:space="preserve">, 5)  </w:t>
      </w:r>
      <w:r w:rsidR="00994652" w:rsidRPr="00E352EF">
        <w:rPr>
          <w:rFonts w:ascii="Cambria" w:eastAsia="Calibri" w:hAnsi="Cambria"/>
        </w:rPr>
        <w:tab/>
      </w:r>
      <w:r w:rsidR="00994652" w:rsidRPr="00E352EF">
        <w:rPr>
          <w:rFonts w:ascii="Cambria" w:eastAsia="Calibri" w:hAnsi="Cambria"/>
        </w:rPr>
        <w:tab/>
      </w:r>
      <w:r w:rsidR="00994652" w:rsidRPr="00E352EF">
        <w:rPr>
          <w:rFonts w:ascii="Cambria" w:eastAsia="Calibri" w:hAnsi="Cambria"/>
        </w:rPr>
        <w:tab/>
      </w:r>
      <w:r w:rsidRPr="00E352EF">
        <w:rPr>
          <w:rFonts w:ascii="Cambria" w:eastAsia="Calibri" w:hAnsi="Cambria"/>
        </w:rPr>
        <w:t>A = 10</w:t>
      </w:r>
    </w:p>
    <w:p w14:paraId="2C9F954E" w14:textId="77777777" w:rsidR="0084324E" w:rsidRPr="00E352EF" w:rsidRDefault="0084324E">
      <w:pPr>
        <w:rPr>
          <w:rFonts w:asciiTheme="majorHAnsi" w:hAnsiTheme="majorHAnsi"/>
        </w:rPr>
      </w:pPr>
    </w:p>
    <w:p w14:paraId="012F8A83" w14:textId="77777777" w:rsidR="005A2227" w:rsidRPr="00E352EF" w:rsidRDefault="0084324E">
      <w:pPr>
        <w:rPr>
          <w:rFonts w:asciiTheme="majorHAnsi" w:hAnsiTheme="majorHAnsi"/>
        </w:rPr>
      </w:pPr>
      <w:r w:rsidRPr="00E352EF">
        <w:rPr>
          <w:rFonts w:asciiTheme="majorHAnsi" w:hAnsiTheme="majorHAnsi"/>
        </w:rPr>
        <w:t>O</w:t>
      </w:r>
      <w:r w:rsidR="0097053A" w:rsidRPr="00E352EF">
        <w:rPr>
          <w:rFonts w:asciiTheme="majorHAnsi" w:hAnsiTheme="majorHAnsi"/>
        </w:rPr>
        <w:t xml:space="preserve">n </w:t>
      </w:r>
      <w:r w:rsidR="00297BF2" w:rsidRPr="00E352EF">
        <w:t>Dataset</w:t>
      </w:r>
      <w:r w:rsidR="0097053A" w:rsidRPr="00E352EF">
        <w:rPr>
          <w:rFonts w:asciiTheme="majorHAnsi" w:eastAsia="Calibri" w:hAnsiTheme="majorHAnsi" w:cs="Calibri"/>
        </w:rPr>
        <w:t xml:space="preserve"> </w:t>
      </w:r>
    </w:p>
    <w:p w14:paraId="17E16769" w14:textId="77777777" w:rsidR="005A2227" w:rsidRPr="00E352EF" w:rsidRDefault="0084324E">
      <w:pPr>
        <w:rPr>
          <w:rFonts w:asciiTheme="majorHAnsi" w:hAnsiTheme="majorHAnsi"/>
        </w:rPr>
      </w:pPr>
      <w:r w:rsidRPr="00E352EF">
        <w:rPr>
          <w:rFonts w:asciiTheme="majorHAnsi" w:eastAsia="Calibri" w:hAnsiTheme="majorHAnsi" w:cs="Calibri"/>
        </w:rPr>
        <w:t xml:space="preserve">3) </w:t>
      </w:r>
      <w:r w:rsidR="0097053A" w:rsidRPr="00E352EF">
        <w:rPr>
          <w:rFonts w:asciiTheme="majorHAnsi" w:eastAsia="Calibri" w:hAnsiTheme="majorHAnsi" w:cs="Calibri"/>
        </w:rPr>
        <w:t xml:space="preserve">ds_1 := </w:t>
      </w:r>
      <w:r w:rsidR="0097053A" w:rsidRPr="00E352EF">
        <w:rPr>
          <w:rFonts w:asciiTheme="majorHAnsi" w:eastAsia="Calibri" w:hAnsiTheme="majorHAnsi" w:cs="Calibri"/>
          <w:b/>
        </w:rPr>
        <w:t>nvl(</w:t>
      </w:r>
      <w:r w:rsidR="0097053A" w:rsidRPr="00E352EF">
        <w:rPr>
          <w:rFonts w:asciiTheme="majorHAnsi" w:eastAsia="Calibri" w:hAnsiTheme="majorHAnsi" w:cs="Calibri"/>
        </w:rPr>
        <w:t>population,0</w:t>
      </w:r>
      <w:r w:rsidR="0097053A" w:rsidRPr="00E352EF">
        <w:rPr>
          <w:rFonts w:asciiTheme="majorHAnsi" w:eastAsia="Calibri" w:hAnsiTheme="majorHAnsi" w:cs="Calibri"/>
          <w:b/>
        </w:rPr>
        <w:t>)</w:t>
      </w:r>
      <w:r w:rsidR="0097053A" w:rsidRPr="00E352EF">
        <w:rPr>
          <w:rFonts w:asciiTheme="majorHAnsi" w:eastAsia="Calibri" w:hAnsiTheme="majorHAnsi" w:cs="Calibri"/>
        </w:rPr>
        <w:t xml:space="preserve"> </w:t>
      </w:r>
    </w:p>
    <w:p w14:paraId="3D48D3E1" w14:textId="77777777" w:rsidR="005A2227" w:rsidRPr="00E352EF" w:rsidRDefault="005A2227"/>
    <w:tbl>
      <w:tblPr>
        <w:tblW w:w="836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410"/>
        <w:gridCol w:w="1944"/>
        <w:gridCol w:w="1786"/>
        <w:gridCol w:w="1253"/>
        <w:gridCol w:w="1973"/>
      </w:tblGrid>
      <w:tr w:rsidR="005A2227" w:rsidRPr="00E352EF" w14:paraId="320898AB" w14:textId="77777777">
        <w:tc>
          <w:tcPr>
            <w:tcW w:w="141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DF52E9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population</w:t>
            </w:r>
          </w:p>
        </w:tc>
      </w:tr>
      <w:tr w:rsidR="005A2227" w:rsidRPr="00E352EF" w14:paraId="274C703D" w14:textId="77777777">
        <w:tc>
          <w:tcPr>
            <w:tcW w:w="141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ED594B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TIME</w:t>
            </w:r>
          </w:p>
        </w:tc>
        <w:tc>
          <w:tcPr>
            <w:tcW w:w="194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2B7EE7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GEO</w:t>
            </w:r>
          </w:p>
        </w:tc>
        <w:tc>
          <w:tcPr>
            <w:tcW w:w="1786"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554493A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AGE</w:t>
            </w:r>
          </w:p>
        </w:tc>
        <w:tc>
          <w:tcPr>
            <w:tcW w:w="125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42E1B65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SEX</w:t>
            </w:r>
          </w:p>
        </w:tc>
        <w:tc>
          <w:tcPr>
            <w:tcW w:w="1973"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681C78A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POPULATION</w:t>
            </w:r>
          </w:p>
        </w:tc>
      </w:tr>
      <w:tr w:rsidR="005A2227" w:rsidRPr="00E352EF" w14:paraId="6CF40C2B" w14:textId="77777777">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7A8D0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81409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Belgium</w:t>
            </w:r>
          </w:p>
        </w:tc>
        <w:tc>
          <w:tcPr>
            <w:tcW w:w="17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972AF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58C86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0C325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11094850</w:t>
            </w:r>
          </w:p>
        </w:tc>
      </w:tr>
      <w:tr w:rsidR="005A2227" w:rsidRPr="00E352EF" w14:paraId="490F0D1F" w14:textId="77777777">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83C24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C13D5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Greece</w:t>
            </w:r>
          </w:p>
        </w:tc>
        <w:tc>
          <w:tcPr>
            <w:tcW w:w="17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5A1B4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D4436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29FE5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11123034</w:t>
            </w:r>
          </w:p>
        </w:tc>
      </w:tr>
      <w:tr w:rsidR="005A2227" w:rsidRPr="00E352EF" w14:paraId="4390F9FE" w14:textId="77777777">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773CF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6AE6B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Spain</w:t>
            </w:r>
          </w:p>
        </w:tc>
        <w:tc>
          <w:tcPr>
            <w:tcW w:w="17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21AE2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24014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5240E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NULL</w:t>
            </w:r>
          </w:p>
        </w:tc>
      </w:tr>
      <w:tr w:rsidR="005A2227" w:rsidRPr="00E352EF" w14:paraId="6DB422E1" w14:textId="77777777">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D36CD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02B58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Malta</w:t>
            </w:r>
          </w:p>
        </w:tc>
        <w:tc>
          <w:tcPr>
            <w:tcW w:w="17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FB55A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11144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4394E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417546</w:t>
            </w:r>
          </w:p>
        </w:tc>
      </w:tr>
      <w:tr w:rsidR="005A2227" w:rsidRPr="00E352EF" w14:paraId="651CF9A6" w14:textId="77777777">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AAFE1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E25EA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Finland</w:t>
            </w:r>
          </w:p>
        </w:tc>
        <w:tc>
          <w:tcPr>
            <w:tcW w:w="17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55B2D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B9AB5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EF9B1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5401267</w:t>
            </w:r>
          </w:p>
        </w:tc>
      </w:tr>
      <w:tr w:rsidR="005A2227" w:rsidRPr="00E352EF" w14:paraId="52A9BF65" w14:textId="77777777">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A24CA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63FD2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NULL</w:t>
            </w:r>
          </w:p>
        </w:tc>
        <w:tc>
          <w:tcPr>
            <w:tcW w:w="17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F3DAD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1F7F3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60264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NULL</w:t>
            </w:r>
          </w:p>
        </w:tc>
      </w:tr>
    </w:tbl>
    <w:p w14:paraId="55206FB7" w14:textId="77777777" w:rsidR="005A2227" w:rsidRPr="00E352EF" w:rsidRDefault="005A2227"/>
    <w:tbl>
      <w:tblPr>
        <w:tblW w:w="836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410"/>
        <w:gridCol w:w="1944"/>
        <w:gridCol w:w="1786"/>
        <w:gridCol w:w="1253"/>
        <w:gridCol w:w="1973"/>
      </w:tblGrid>
      <w:tr w:rsidR="005A2227" w:rsidRPr="00E352EF" w14:paraId="0CA84F0B" w14:textId="77777777">
        <w:tc>
          <w:tcPr>
            <w:tcW w:w="141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86A9A2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ds_1</w:t>
            </w:r>
          </w:p>
        </w:tc>
      </w:tr>
      <w:tr w:rsidR="005A2227" w:rsidRPr="00E352EF" w14:paraId="04AE5D29" w14:textId="77777777">
        <w:tc>
          <w:tcPr>
            <w:tcW w:w="141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2FED050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TIME</w:t>
            </w:r>
          </w:p>
        </w:tc>
        <w:tc>
          <w:tcPr>
            <w:tcW w:w="194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2E7BC6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GEO</w:t>
            </w:r>
          </w:p>
        </w:tc>
        <w:tc>
          <w:tcPr>
            <w:tcW w:w="1786"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7F34B9B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AGE</w:t>
            </w:r>
          </w:p>
        </w:tc>
        <w:tc>
          <w:tcPr>
            <w:tcW w:w="125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24C4FDE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SEX</w:t>
            </w:r>
          </w:p>
        </w:tc>
        <w:tc>
          <w:tcPr>
            <w:tcW w:w="1973"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344CE30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POPULATION</w:t>
            </w:r>
          </w:p>
        </w:tc>
      </w:tr>
      <w:tr w:rsidR="005A2227" w:rsidRPr="00E352EF" w14:paraId="77658659" w14:textId="77777777">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38AAA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F7FB2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Belgium</w:t>
            </w:r>
          </w:p>
        </w:tc>
        <w:tc>
          <w:tcPr>
            <w:tcW w:w="17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6AADE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9E739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C5980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11094850</w:t>
            </w:r>
          </w:p>
        </w:tc>
      </w:tr>
      <w:tr w:rsidR="005A2227" w:rsidRPr="00E352EF" w14:paraId="31925DAA" w14:textId="77777777">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E00DA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797DB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Greece</w:t>
            </w:r>
          </w:p>
        </w:tc>
        <w:tc>
          <w:tcPr>
            <w:tcW w:w="17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D997F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A7FCE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9E14D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11123034</w:t>
            </w:r>
          </w:p>
        </w:tc>
      </w:tr>
      <w:tr w:rsidR="005A2227" w:rsidRPr="00E352EF" w14:paraId="7077D515" w14:textId="77777777">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20094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104CA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Spain</w:t>
            </w:r>
          </w:p>
        </w:tc>
        <w:tc>
          <w:tcPr>
            <w:tcW w:w="17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583E3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577E4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94406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0</w:t>
            </w:r>
          </w:p>
        </w:tc>
      </w:tr>
      <w:tr w:rsidR="005A2227" w:rsidRPr="00E352EF" w14:paraId="49985ABD" w14:textId="77777777">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3677C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9DA53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Malta</w:t>
            </w:r>
          </w:p>
        </w:tc>
        <w:tc>
          <w:tcPr>
            <w:tcW w:w="17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D746D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C520C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879CD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417546</w:t>
            </w:r>
          </w:p>
        </w:tc>
      </w:tr>
      <w:tr w:rsidR="005A2227" w:rsidRPr="00E352EF" w14:paraId="72EE9FBF" w14:textId="77777777">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DDE9C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5FB2A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Finland</w:t>
            </w:r>
          </w:p>
        </w:tc>
        <w:tc>
          <w:tcPr>
            <w:tcW w:w="17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5534F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DCC29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21F63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5401267</w:t>
            </w:r>
          </w:p>
        </w:tc>
      </w:tr>
      <w:tr w:rsidR="005A2227" w:rsidRPr="00E352EF" w14:paraId="6F1687D6" w14:textId="77777777">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735C7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AE573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NULL</w:t>
            </w:r>
          </w:p>
        </w:tc>
        <w:tc>
          <w:tcPr>
            <w:tcW w:w="17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54654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BDD9D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59E0E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0</w:t>
            </w:r>
          </w:p>
        </w:tc>
      </w:tr>
    </w:tbl>
    <w:p w14:paraId="4E660F3B" w14:textId="77777777" w:rsidR="005A2227" w:rsidRPr="00E352EF" w:rsidRDefault="005A2227"/>
    <w:p w14:paraId="3C633941" w14:textId="77777777" w:rsidR="005A2227" w:rsidRPr="00E352EF" w:rsidRDefault="00EB2324" w:rsidP="00B3632D">
      <w:pPr>
        <w:pStyle w:val="Stile1"/>
        <w:rPr>
          <w:lang w:val="en-GB"/>
        </w:rPr>
      </w:pPr>
      <w:bookmarkStart w:id="11503" w:name="_Toc462659774"/>
      <w:bookmarkStart w:id="11504" w:name="_Toc463805812"/>
      <w:bookmarkStart w:id="11505" w:name="_Toc464487989"/>
      <w:r w:rsidRPr="00E352EF">
        <w:rPr>
          <w:lang w:val="en-GB"/>
        </w:rPr>
        <w:t>VTL-</w:t>
      </w:r>
      <w:r w:rsidR="0097053A" w:rsidRPr="00E352EF">
        <w:rPr>
          <w:lang w:val="en-GB"/>
        </w:rPr>
        <w:t>ML  -  Clause operators</w:t>
      </w:r>
      <w:bookmarkEnd w:id="11503"/>
      <w:bookmarkEnd w:id="11504"/>
      <w:bookmarkEnd w:id="11505"/>
    </w:p>
    <w:p w14:paraId="45983EE4" w14:textId="77777777" w:rsidR="00775052" w:rsidRPr="00E352EF" w:rsidRDefault="00775052" w:rsidP="00775052">
      <w:pPr>
        <w:pStyle w:val="Stile3"/>
        <w:rPr>
          <w:lang w:val="en-GB"/>
        </w:rPr>
      </w:pPr>
      <w:bookmarkStart w:id="11506" w:name="_Toc464487990"/>
      <w:bookmarkStart w:id="11507" w:name="_Toc462659775"/>
      <w:bookmarkStart w:id="11508" w:name="_Toc463805813"/>
      <w:r w:rsidRPr="00E352EF">
        <w:rPr>
          <w:lang w:val="en-GB"/>
        </w:rPr>
        <w:t>rename</w:t>
      </w:r>
      <w:bookmarkEnd w:id="11506"/>
      <w:r w:rsidRPr="00E352EF">
        <w:rPr>
          <w:lang w:val="en-GB"/>
        </w:rPr>
        <w:t xml:space="preserve"> </w:t>
      </w:r>
    </w:p>
    <w:p w14:paraId="7CB18738" w14:textId="77777777" w:rsidR="00775052" w:rsidRPr="00E352EF" w:rsidRDefault="00775052" w:rsidP="00775052">
      <w:pPr>
        <w:rPr>
          <w:rFonts w:ascii="Cambria" w:eastAsia="Calibri" w:hAnsi="Cambria" w:cs="Calibri"/>
          <w:i/>
          <w:color w:val="5B9BD5"/>
        </w:rPr>
      </w:pPr>
      <w:r w:rsidRPr="00E352EF">
        <w:rPr>
          <w:rFonts w:ascii="Cambria" w:eastAsia="Calibri" w:hAnsi="Cambria" w:cs="Calibri"/>
          <w:i/>
          <w:color w:val="5B9BD5"/>
        </w:rPr>
        <w:t xml:space="preserve">Semantics </w:t>
      </w:r>
    </w:p>
    <w:p w14:paraId="419D59BE" w14:textId="77777777" w:rsidR="00775052" w:rsidRPr="00E352EF" w:rsidRDefault="00567E0B" w:rsidP="00775052">
      <w:r w:rsidRPr="00E352EF">
        <w:t xml:space="preserve">The </w:t>
      </w:r>
      <w:r w:rsidRPr="00E352EF">
        <w:rPr>
          <w:b/>
        </w:rPr>
        <w:t xml:space="preserve">rename </w:t>
      </w:r>
      <w:r w:rsidRPr="00E352EF">
        <w:t>operator, allows to change the name and the role of Measures or Attributes component of a dataset</w:t>
      </w:r>
    </w:p>
    <w:p w14:paraId="4C88A52A" w14:textId="77777777" w:rsidR="00567E0B" w:rsidRPr="00E352EF" w:rsidRDefault="00567E0B" w:rsidP="00775052"/>
    <w:p w14:paraId="31351F9D" w14:textId="77777777" w:rsidR="00775052" w:rsidRPr="00576524" w:rsidRDefault="00775052" w:rsidP="00775052">
      <w:pPr>
        <w:rPr>
          <w:rFonts w:ascii="Cambria" w:eastAsia="Calibri" w:hAnsi="Cambria" w:cs="Calibri"/>
          <w:i/>
          <w:color w:val="5B9BD5"/>
          <w:lang w:val="pt-PT"/>
        </w:rPr>
      </w:pPr>
      <w:r w:rsidRPr="00576524">
        <w:rPr>
          <w:rFonts w:ascii="Cambria" w:eastAsia="Calibri" w:hAnsi="Cambria" w:cs="Calibri"/>
          <w:i/>
          <w:color w:val="5B9BD5"/>
          <w:lang w:val="pt-PT"/>
        </w:rPr>
        <w:t xml:space="preserve">Syntax </w:t>
      </w:r>
    </w:p>
    <w:p w14:paraId="5E0A9E54" w14:textId="77777777" w:rsidR="00775052" w:rsidRPr="00576524" w:rsidRDefault="00775052" w:rsidP="00775052">
      <w:pPr>
        <w:autoSpaceDE w:val="0"/>
        <w:autoSpaceDN w:val="0"/>
        <w:adjustRightInd w:val="0"/>
        <w:rPr>
          <w:rFonts w:ascii="Cambria" w:hAnsi="Cambria" w:cs="Trebuchet MS"/>
          <w:lang w:val="pt-PT"/>
        </w:rPr>
      </w:pPr>
      <w:r w:rsidRPr="00576524">
        <w:rPr>
          <w:rFonts w:ascii="Cambria" w:hAnsi="Cambria" w:cs="Courier New"/>
          <w:lang w:val="pt-PT"/>
        </w:rPr>
        <w:t xml:space="preserve">ds_1 </w:t>
      </w:r>
      <w:r w:rsidRPr="00576524">
        <w:rPr>
          <w:rFonts w:ascii="Cambria" w:hAnsi="Cambria" w:cs="Courier New"/>
          <w:b/>
          <w:bCs/>
          <w:lang w:val="pt-PT"/>
        </w:rPr>
        <w:t xml:space="preserve">[rename </w:t>
      </w:r>
      <w:r w:rsidRPr="00576524">
        <w:rPr>
          <w:rFonts w:ascii="Cambria" w:hAnsi="Cambria" w:cs="Courier New"/>
          <w:lang w:val="pt-PT"/>
        </w:rPr>
        <w:t xml:space="preserve">k </w:t>
      </w:r>
      <w:r w:rsidRPr="00576524">
        <w:rPr>
          <w:rFonts w:ascii="Cambria" w:hAnsi="Cambria" w:cs="Courier New"/>
          <w:b/>
          <w:bCs/>
          <w:lang w:val="pt-PT"/>
        </w:rPr>
        <w:t xml:space="preserve">as </w:t>
      </w:r>
      <w:r w:rsidRPr="00576524">
        <w:rPr>
          <w:rFonts w:ascii="Cambria" w:hAnsi="Cambria" w:cs="Courier New"/>
          <w:lang w:val="pt-PT"/>
        </w:rPr>
        <w:t xml:space="preserve">compName </w:t>
      </w:r>
    </w:p>
    <w:p w14:paraId="5868E39E" w14:textId="77777777" w:rsidR="00775052" w:rsidRPr="00E352EF" w:rsidRDefault="00775052" w:rsidP="00775052">
      <w:pPr>
        <w:autoSpaceDE w:val="0"/>
        <w:autoSpaceDN w:val="0"/>
        <w:adjustRightInd w:val="0"/>
        <w:rPr>
          <w:rFonts w:ascii="Cambria" w:hAnsi="Cambria" w:cs="Trebuchet MS"/>
        </w:rPr>
      </w:pPr>
      <w:r w:rsidRPr="00E352EF">
        <w:rPr>
          <w:rFonts w:ascii="Cambria" w:hAnsi="Cambria" w:cs="Courier New"/>
        </w:rPr>
        <w:t>{</w:t>
      </w:r>
      <w:r w:rsidRPr="00E352EF">
        <w:rPr>
          <w:rFonts w:ascii="Cambria" w:hAnsi="Cambria" w:cs="Courier New"/>
          <w:b/>
          <w:bCs/>
        </w:rPr>
        <w:t>role</w:t>
      </w:r>
      <w:r w:rsidRPr="00E352EF">
        <w:rPr>
          <w:rFonts w:ascii="Cambria" w:hAnsi="Cambria" w:cs="Cambria"/>
          <w:b/>
          <w:bCs/>
        </w:rPr>
        <w:t>=</w:t>
      </w:r>
      <w:r w:rsidRPr="00E352EF">
        <w:rPr>
          <w:rFonts w:ascii="Cambria" w:hAnsi="Cambria" w:cs="Cambria"/>
        </w:rPr>
        <w:t>[</w:t>
      </w:r>
      <w:r w:rsidRPr="00E352EF">
        <w:rPr>
          <w:rFonts w:ascii="Cambria" w:hAnsi="Cambria" w:cs="Courier New"/>
          <w:b/>
          <w:bCs/>
        </w:rPr>
        <w:t>MEASURE|IDENTIFIER|ATTRIBUTE</w:t>
      </w:r>
      <w:r w:rsidRPr="00E352EF">
        <w:rPr>
          <w:rFonts w:ascii="Cambria" w:hAnsi="Cambria" w:cs="Cambria"/>
        </w:rPr>
        <w:t>]</w:t>
      </w:r>
      <w:r w:rsidRPr="00E352EF">
        <w:rPr>
          <w:rFonts w:ascii="Cambria" w:hAnsi="Cambria" w:cs="Courier New"/>
        </w:rPr>
        <w:t xml:space="preserve">} </w:t>
      </w:r>
    </w:p>
    <w:p w14:paraId="4AF0FBD7" w14:textId="77777777" w:rsidR="00775052" w:rsidRPr="00E352EF" w:rsidRDefault="00775052" w:rsidP="00775052">
      <w:pPr>
        <w:autoSpaceDE w:val="0"/>
        <w:autoSpaceDN w:val="0"/>
        <w:adjustRightInd w:val="0"/>
        <w:rPr>
          <w:rFonts w:ascii="Cambria" w:hAnsi="Cambria" w:cs="Trebuchet MS"/>
        </w:rPr>
      </w:pPr>
      <w:r w:rsidRPr="00E352EF">
        <w:rPr>
          <w:rFonts w:ascii="Cambria" w:hAnsi="Cambria" w:cs="Courier New"/>
        </w:rPr>
        <w:t xml:space="preserve">{, k </w:t>
      </w:r>
      <w:r w:rsidRPr="00E352EF">
        <w:rPr>
          <w:rFonts w:ascii="Cambria" w:hAnsi="Cambria" w:cs="Courier New"/>
          <w:b/>
          <w:bCs/>
        </w:rPr>
        <w:t xml:space="preserve">as </w:t>
      </w:r>
      <w:r w:rsidRPr="00E352EF">
        <w:rPr>
          <w:rFonts w:ascii="Cambria" w:hAnsi="Cambria" w:cs="Courier New"/>
        </w:rPr>
        <w:t xml:space="preserve">compName </w:t>
      </w:r>
    </w:p>
    <w:p w14:paraId="19FA3FF9" w14:textId="77777777" w:rsidR="00775052" w:rsidRPr="00E352EF" w:rsidRDefault="00775052" w:rsidP="00775052">
      <w:pPr>
        <w:autoSpaceDE w:val="0"/>
        <w:autoSpaceDN w:val="0"/>
        <w:adjustRightInd w:val="0"/>
        <w:rPr>
          <w:rFonts w:ascii="Cambria" w:hAnsi="Cambria" w:cs="Trebuchet MS"/>
        </w:rPr>
      </w:pPr>
      <w:r w:rsidRPr="00E352EF">
        <w:rPr>
          <w:rFonts w:ascii="Cambria" w:hAnsi="Cambria" w:cs="Courier New"/>
        </w:rPr>
        <w:t>{</w:t>
      </w:r>
      <w:r w:rsidRPr="00E352EF">
        <w:rPr>
          <w:rFonts w:ascii="Cambria" w:hAnsi="Cambria" w:cs="Courier New"/>
          <w:b/>
          <w:bCs/>
        </w:rPr>
        <w:t>role</w:t>
      </w:r>
      <w:r w:rsidRPr="00E352EF">
        <w:rPr>
          <w:rFonts w:ascii="Cambria" w:hAnsi="Cambria" w:cs="Cambria"/>
          <w:b/>
          <w:bCs/>
        </w:rPr>
        <w:t>=</w:t>
      </w:r>
      <w:r w:rsidRPr="00E352EF">
        <w:rPr>
          <w:rFonts w:ascii="Cambria" w:hAnsi="Cambria" w:cs="Cambria"/>
        </w:rPr>
        <w:t>[</w:t>
      </w:r>
      <w:r w:rsidRPr="00E352EF">
        <w:rPr>
          <w:rFonts w:ascii="Cambria" w:hAnsi="Cambria" w:cs="Courier New"/>
          <w:b/>
          <w:bCs/>
        </w:rPr>
        <w:t>MEASURE|IDENTIFIER|ATTRIBUTE</w:t>
      </w:r>
      <w:r w:rsidRPr="00E352EF">
        <w:rPr>
          <w:rFonts w:ascii="Cambria" w:hAnsi="Cambria" w:cs="Cambria"/>
        </w:rPr>
        <w:t>]</w:t>
      </w:r>
      <w:r w:rsidRPr="00E352EF">
        <w:rPr>
          <w:rFonts w:ascii="Cambria" w:hAnsi="Cambria" w:cs="Courier New"/>
        </w:rPr>
        <w:t xml:space="preserve">} </w:t>
      </w:r>
    </w:p>
    <w:p w14:paraId="3074F745" w14:textId="77777777" w:rsidR="00775052" w:rsidRPr="00E352EF" w:rsidRDefault="00775052" w:rsidP="00775052">
      <w:pPr>
        <w:autoSpaceDE w:val="0"/>
        <w:autoSpaceDN w:val="0"/>
        <w:adjustRightInd w:val="0"/>
        <w:rPr>
          <w:rFonts w:ascii="Cambria" w:hAnsi="Cambria" w:cs="Trebuchet MS"/>
        </w:rPr>
      </w:pPr>
      <w:r w:rsidRPr="00E352EF">
        <w:rPr>
          <w:rFonts w:ascii="Cambria" w:hAnsi="Cambria" w:cs="Courier New"/>
        </w:rPr>
        <w:t>}*</w:t>
      </w:r>
      <w:r w:rsidRPr="00E352EF">
        <w:rPr>
          <w:rFonts w:ascii="Cambria" w:hAnsi="Cambria" w:cs="Courier New"/>
          <w:b/>
          <w:bCs/>
        </w:rPr>
        <w:t xml:space="preserve">] </w:t>
      </w:r>
    </w:p>
    <w:p w14:paraId="123ED44E" w14:textId="77777777" w:rsidR="00775052" w:rsidRPr="00E352EF" w:rsidRDefault="00775052" w:rsidP="00775052">
      <w:pPr>
        <w:rPr>
          <w:rFonts w:ascii="Cambria" w:eastAsia="Calibri" w:hAnsi="Cambria" w:cs="Calibri"/>
          <w:i/>
          <w:color w:val="5B9BD5"/>
        </w:rPr>
      </w:pPr>
    </w:p>
    <w:p w14:paraId="0F637DB2" w14:textId="77777777" w:rsidR="00775052" w:rsidRPr="00E352EF" w:rsidRDefault="00775052" w:rsidP="00775052">
      <w:pPr>
        <w:rPr>
          <w:rFonts w:ascii="Cambria" w:eastAsia="Calibri" w:hAnsi="Cambria" w:cs="Calibri"/>
          <w:i/>
          <w:color w:val="5B9BD5"/>
        </w:rPr>
      </w:pPr>
      <w:r w:rsidRPr="00E352EF">
        <w:rPr>
          <w:rFonts w:ascii="Cambria" w:eastAsia="Calibri" w:hAnsi="Cambria" w:cs="Calibri"/>
          <w:i/>
          <w:color w:val="5B9BD5"/>
        </w:rPr>
        <w:t>Parameters</w:t>
      </w:r>
    </w:p>
    <w:p w14:paraId="76D9C278" w14:textId="77777777" w:rsidR="00775052" w:rsidRPr="00E352EF" w:rsidRDefault="00775052" w:rsidP="00775052">
      <w:pPr>
        <w:autoSpaceDE w:val="0"/>
        <w:autoSpaceDN w:val="0"/>
        <w:adjustRightInd w:val="0"/>
        <w:rPr>
          <w:rFonts w:ascii="Cambria" w:hAnsi="Cambria" w:cs="Courier New"/>
        </w:rPr>
      </w:pPr>
      <w:r w:rsidRPr="00E352EF">
        <w:rPr>
          <w:rFonts w:ascii="Cambria" w:hAnsi="Cambria" w:cs="Courier New"/>
          <w:i/>
        </w:rPr>
        <w:t>ds_1</w:t>
      </w:r>
      <w:r w:rsidRPr="00E352EF">
        <w:rPr>
          <w:rFonts w:ascii="Cambria" w:hAnsi="Cambria" w:cs="Courier New"/>
        </w:rPr>
        <w:t xml:space="preserve"> : Dataset&lt;?&gt; </w:t>
      </w:r>
    </w:p>
    <w:p w14:paraId="1B066743" w14:textId="77777777" w:rsidR="00775052" w:rsidRPr="00E352EF" w:rsidRDefault="00775052" w:rsidP="00775052">
      <w:pPr>
        <w:autoSpaceDE w:val="0"/>
        <w:autoSpaceDN w:val="0"/>
        <w:adjustRightInd w:val="0"/>
        <w:rPr>
          <w:rFonts w:ascii="Cambria" w:hAnsi="Cambria" w:cs="Courier New"/>
        </w:rPr>
      </w:pPr>
      <w:r w:rsidRPr="00E352EF">
        <w:rPr>
          <w:rFonts w:ascii="Cambria" w:hAnsi="Cambria" w:cs="Courier New"/>
          <w:i/>
        </w:rPr>
        <w:t xml:space="preserve">k </w:t>
      </w:r>
      <w:r w:rsidRPr="00E352EF">
        <w:rPr>
          <w:rFonts w:ascii="Cambria" w:hAnsi="Cambria" w:cs="Courier New"/>
        </w:rPr>
        <w:t>:</w:t>
      </w:r>
      <w:r w:rsidR="00CE6707" w:rsidRPr="00E352EF">
        <w:rPr>
          <w:rFonts w:ascii="Cambria" w:hAnsi="Cambria" w:cs="Courier New"/>
        </w:rPr>
        <w:t xml:space="preserve"> Measure or Attribute</w:t>
      </w:r>
      <w:r w:rsidRPr="00E352EF">
        <w:rPr>
          <w:rFonts w:ascii="Cambria" w:hAnsi="Cambria" w:cs="Courier New"/>
          <w:b/>
          <w:bCs/>
        </w:rPr>
        <w:t xml:space="preserve"> </w:t>
      </w:r>
      <w:r w:rsidRPr="00E352EF">
        <w:rPr>
          <w:rFonts w:ascii="Cambria" w:hAnsi="Cambria" w:cs="Courier New"/>
        </w:rPr>
        <w:t xml:space="preserve">Component </w:t>
      </w:r>
    </w:p>
    <w:p w14:paraId="5FB43DF2" w14:textId="77777777" w:rsidR="00775052" w:rsidRPr="00E352EF" w:rsidRDefault="00775052" w:rsidP="00775052">
      <w:pPr>
        <w:autoSpaceDE w:val="0"/>
        <w:autoSpaceDN w:val="0"/>
        <w:adjustRightInd w:val="0"/>
        <w:rPr>
          <w:rFonts w:ascii="Cambria" w:hAnsi="Cambria" w:cs="Trebuchet MS"/>
        </w:rPr>
      </w:pPr>
      <w:r w:rsidRPr="00E352EF">
        <w:rPr>
          <w:rFonts w:ascii="Cambria" w:hAnsi="Cambria" w:cs="Courier New"/>
          <w:i/>
        </w:rPr>
        <w:t>compName</w:t>
      </w:r>
      <w:r w:rsidRPr="00E352EF">
        <w:rPr>
          <w:rFonts w:ascii="Cambria" w:hAnsi="Cambria" w:cs="Courier New"/>
        </w:rPr>
        <w:t xml:space="preserve"> : string </w:t>
      </w:r>
    </w:p>
    <w:p w14:paraId="20B94721" w14:textId="77777777" w:rsidR="00775052" w:rsidRPr="00E352EF" w:rsidRDefault="00775052" w:rsidP="00775052">
      <w:pPr>
        <w:rPr>
          <w:rFonts w:ascii="Cambria" w:eastAsia="Calibri" w:hAnsi="Cambria" w:cs="Calibri"/>
          <w:i/>
          <w:color w:val="5B9BD5"/>
        </w:rPr>
      </w:pPr>
    </w:p>
    <w:p w14:paraId="7EEA8B23" w14:textId="77777777" w:rsidR="00775052" w:rsidRPr="00E352EF" w:rsidRDefault="00775052" w:rsidP="00775052">
      <w:pPr>
        <w:autoSpaceDE w:val="0"/>
        <w:autoSpaceDN w:val="0"/>
        <w:adjustRightInd w:val="0"/>
        <w:rPr>
          <w:rFonts w:ascii="Cambria" w:hAnsi="Cambria" w:cs="Trebuchet MS"/>
        </w:rPr>
      </w:pPr>
      <w:r w:rsidRPr="00E352EF">
        <w:rPr>
          <w:rFonts w:ascii="Cambria" w:hAnsi="Cambria" w:cs="Cambria"/>
          <w:i/>
          <w:iCs/>
        </w:rPr>
        <w:t>ds_1</w:t>
      </w:r>
      <w:r w:rsidRPr="00E352EF">
        <w:rPr>
          <w:rFonts w:ascii="Cambria" w:hAnsi="Cambria" w:cs="Cambria"/>
        </w:rPr>
        <w:t xml:space="preserve">– the input Dataset </w:t>
      </w:r>
    </w:p>
    <w:p w14:paraId="06E8A8DE" w14:textId="77777777" w:rsidR="00775052" w:rsidRPr="00E352EF" w:rsidRDefault="00775052" w:rsidP="00775052">
      <w:pPr>
        <w:autoSpaceDE w:val="0"/>
        <w:autoSpaceDN w:val="0"/>
        <w:adjustRightInd w:val="0"/>
        <w:rPr>
          <w:rFonts w:ascii="Cambria" w:hAnsi="Cambria" w:cs="Trebuchet MS"/>
        </w:rPr>
      </w:pPr>
      <w:r w:rsidRPr="00E352EF">
        <w:rPr>
          <w:rFonts w:ascii="Cambria" w:hAnsi="Cambria" w:cs="Cambria"/>
          <w:i/>
          <w:iCs/>
        </w:rPr>
        <w:t xml:space="preserve">k </w:t>
      </w:r>
      <w:r w:rsidRPr="00E352EF">
        <w:rPr>
          <w:rFonts w:ascii="Cambria" w:hAnsi="Cambria" w:cs="Cambria"/>
        </w:rPr>
        <w:t xml:space="preserve">– each Component to rename </w:t>
      </w:r>
    </w:p>
    <w:p w14:paraId="26A2F689" w14:textId="77777777" w:rsidR="00775052" w:rsidRPr="00E352EF" w:rsidRDefault="00775052" w:rsidP="00775052">
      <w:pPr>
        <w:autoSpaceDE w:val="0"/>
        <w:autoSpaceDN w:val="0"/>
        <w:adjustRightInd w:val="0"/>
        <w:rPr>
          <w:rFonts w:ascii="Cambria" w:hAnsi="Cambria" w:cs="Cambria"/>
        </w:rPr>
      </w:pPr>
      <w:r w:rsidRPr="00E352EF">
        <w:rPr>
          <w:rFonts w:ascii="Cambria" w:hAnsi="Cambria" w:cs="Cambria"/>
          <w:i/>
          <w:iCs/>
        </w:rPr>
        <w:t xml:space="preserve">compName </w:t>
      </w:r>
      <w:r w:rsidRPr="00E352EF">
        <w:rPr>
          <w:rFonts w:ascii="Cambria" w:hAnsi="Cambria" w:cs="Cambria"/>
        </w:rPr>
        <w:t xml:space="preserve">– the new name for each Component </w:t>
      </w:r>
    </w:p>
    <w:p w14:paraId="54D8ADD9" w14:textId="77777777" w:rsidR="00775052" w:rsidRPr="00E352EF" w:rsidRDefault="00775052" w:rsidP="00775052">
      <w:pPr>
        <w:autoSpaceDE w:val="0"/>
        <w:autoSpaceDN w:val="0"/>
        <w:adjustRightInd w:val="0"/>
        <w:rPr>
          <w:rFonts w:ascii="Cambria" w:hAnsi="Cambria" w:cs="Trebuchet MS"/>
          <w:color w:val="auto"/>
        </w:rPr>
      </w:pPr>
      <w:r w:rsidRPr="00E352EF">
        <w:rPr>
          <w:rFonts w:ascii="Cambria" w:hAnsi="Cambria" w:cs="Cambria"/>
          <w:i/>
          <w:iCs/>
          <w:color w:val="auto"/>
        </w:rPr>
        <w:t xml:space="preserve">role </w:t>
      </w:r>
      <w:r w:rsidRPr="00E352EF">
        <w:rPr>
          <w:rFonts w:ascii="Cambria" w:hAnsi="Cambria" w:cs="Cambria"/>
          <w:color w:val="auto"/>
        </w:rPr>
        <w:t xml:space="preserve">– the new role for each Component </w:t>
      </w:r>
    </w:p>
    <w:p w14:paraId="179253FF" w14:textId="77777777" w:rsidR="00775052" w:rsidRPr="00E352EF" w:rsidRDefault="00775052" w:rsidP="00775052">
      <w:pPr>
        <w:autoSpaceDE w:val="0"/>
        <w:autoSpaceDN w:val="0"/>
        <w:adjustRightInd w:val="0"/>
        <w:rPr>
          <w:rFonts w:ascii="Cambria" w:hAnsi="Cambria" w:cs="Trebuchet MS"/>
          <w:color w:val="auto"/>
        </w:rPr>
      </w:pPr>
    </w:p>
    <w:p w14:paraId="63AD2245" w14:textId="77777777" w:rsidR="00775052" w:rsidRPr="00E352EF" w:rsidRDefault="00775052" w:rsidP="00775052">
      <w:pPr>
        <w:rPr>
          <w:rFonts w:ascii="Cambria" w:eastAsia="Calibri" w:hAnsi="Cambria" w:cs="Calibri"/>
          <w:i/>
          <w:color w:val="5B9BD5"/>
        </w:rPr>
      </w:pPr>
      <w:r w:rsidRPr="00E352EF">
        <w:rPr>
          <w:rFonts w:ascii="Cambria" w:eastAsia="Calibri" w:hAnsi="Cambria" w:cs="Calibri"/>
          <w:i/>
          <w:color w:val="5B9BD5"/>
        </w:rPr>
        <w:t xml:space="preserve">Returns </w:t>
      </w:r>
    </w:p>
    <w:p w14:paraId="04089998" w14:textId="77777777" w:rsidR="00775052" w:rsidRPr="00E352EF" w:rsidRDefault="00775052" w:rsidP="00775052">
      <w:pPr>
        <w:autoSpaceDE w:val="0"/>
        <w:autoSpaceDN w:val="0"/>
        <w:adjustRightInd w:val="0"/>
        <w:rPr>
          <w:rFonts w:ascii="Cambria" w:hAnsi="Cambria" w:cs="Trebuchet MS"/>
          <w:color w:val="auto"/>
        </w:rPr>
      </w:pPr>
      <w:r w:rsidRPr="00E352EF">
        <w:rPr>
          <w:rFonts w:ascii="Cambria" w:hAnsi="Cambria" w:cs="Cambria"/>
          <w:color w:val="auto"/>
        </w:rPr>
        <w:t>The Dataset with renamed Components and changed roles.</w:t>
      </w:r>
    </w:p>
    <w:p w14:paraId="58F91E9B" w14:textId="77777777" w:rsidR="00775052" w:rsidRPr="00E352EF" w:rsidRDefault="00775052" w:rsidP="00775052">
      <w:pPr>
        <w:rPr>
          <w:rFonts w:ascii="Cambria" w:eastAsia="Calibri" w:hAnsi="Cambria" w:cs="Calibri"/>
          <w:i/>
          <w:color w:val="5B9BD5"/>
        </w:rPr>
      </w:pPr>
    </w:p>
    <w:p w14:paraId="6817F799" w14:textId="77777777" w:rsidR="00775052" w:rsidRPr="00E352EF" w:rsidRDefault="00775052" w:rsidP="00775052">
      <w:pPr>
        <w:rPr>
          <w:rFonts w:ascii="Cambria" w:eastAsia="Calibri" w:hAnsi="Cambria" w:cs="Calibri"/>
          <w:i/>
          <w:color w:val="5B9BD5"/>
        </w:rPr>
      </w:pPr>
      <w:r w:rsidRPr="00E352EF">
        <w:rPr>
          <w:rFonts w:ascii="Cambria" w:eastAsia="Calibri" w:hAnsi="Cambria" w:cs="Calibri"/>
          <w:i/>
          <w:color w:val="5B9BD5"/>
        </w:rPr>
        <w:t xml:space="preserve">Constraints </w:t>
      </w:r>
    </w:p>
    <w:p w14:paraId="7A8299DF" w14:textId="77777777" w:rsidR="00187029" w:rsidRPr="00E352EF" w:rsidRDefault="00775052" w:rsidP="00187029">
      <w:pPr>
        <w:numPr>
          <w:ilvl w:val="0"/>
          <w:numId w:val="18"/>
        </w:numPr>
        <w:tabs>
          <w:tab w:val="left" w:pos="0"/>
        </w:tabs>
        <w:ind w:left="288" w:hanging="288"/>
        <w:rPr>
          <w:rFonts w:asciiTheme="majorHAnsi" w:eastAsia="Calibri" w:hAnsiTheme="majorHAnsi" w:cs="Calibri"/>
          <w:i/>
        </w:rPr>
      </w:pPr>
      <w:r w:rsidRPr="00E352EF">
        <w:rPr>
          <w:rFonts w:asciiTheme="majorHAnsi" w:eastAsia="Calibri" w:hAnsiTheme="majorHAnsi" w:cs="Calibri"/>
          <w:i/>
        </w:rPr>
        <w:t xml:space="preserve">k </w:t>
      </w:r>
      <w:r w:rsidRPr="00E352EF">
        <w:rPr>
          <w:rFonts w:asciiTheme="majorHAnsi" w:eastAsia="Calibri" w:hAnsiTheme="majorHAnsi" w:cs="Calibri"/>
        </w:rPr>
        <w:t>is a Component expression that can have only Component literals of ds_1 (static).</w:t>
      </w:r>
      <w:r w:rsidRPr="00E352EF">
        <w:rPr>
          <w:rFonts w:asciiTheme="majorHAnsi" w:eastAsia="Calibri" w:hAnsiTheme="majorHAnsi" w:cs="Calibri"/>
          <w:i/>
        </w:rPr>
        <w:t xml:space="preserve"> </w:t>
      </w:r>
    </w:p>
    <w:p w14:paraId="7F55F26C" w14:textId="77777777" w:rsidR="00775052" w:rsidRPr="00E352EF" w:rsidRDefault="00775052" w:rsidP="00187029">
      <w:pPr>
        <w:numPr>
          <w:ilvl w:val="0"/>
          <w:numId w:val="18"/>
        </w:numPr>
        <w:tabs>
          <w:tab w:val="left" w:pos="0"/>
        </w:tabs>
        <w:ind w:left="288" w:hanging="288"/>
        <w:rPr>
          <w:rFonts w:asciiTheme="majorHAnsi" w:eastAsia="Calibri" w:hAnsiTheme="majorHAnsi" w:cs="Calibri"/>
        </w:rPr>
      </w:pPr>
      <w:r w:rsidRPr="00E352EF">
        <w:rPr>
          <w:rFonts w:asciiTheme="majorHAnsi" w:eastAsia="Calibri" w:hAnsiTheme="majorHAnsi" w:cs="Calibri"/>
          <w:i/>
        </w:rPr>
        <w:t xml:space="preserve"> role </w:t>
      </w:r>
      <w:r w:rsidRPr="00E352EF">
        <w:rPr>
          <w:rFonts w:asciiTheme="majorHAnsi" w:eastAsia="Calibri" w:hAnsiTheme="majorHAnsi" w:cs="Calibri"/>
        </w:rPr>
        <w:t xml:space="preserve">can be one of : “MEASURE”, “IDENTIFIER”, “ATTRIBUTE” (static). </w:t>
      </w:r>
    </w:p>
    <w:p w14:paraId="1F422787" w14:textId="77777777" w:rsidR="00775052" w:rsidRPr="00E352EF" w:rsidRDefault="00775052" w:rsidP="00775052">
      <w:pPr>
        <w:autoSpaceDE w:val="0"/>
        <w:autoSpaceDN w:val="0"/>
        <w:adjustRightInd w:val="0"/>
        <w:rPr>
          <w:rFonts w:ascii="Cambria" w:hAnsi="Cambria" w:cs="Trebuchet MS"/>
        </w:rPr>
      </w:pPr>
    </w:p>
    <w:p w14:paraId="47F3171F" w14:textId="77777777" w:rsidR="00775052" w:rsidRPr="00E352EF" w:rsidRDefault="00775052" w:rsidP="00775052">
      <w:pPr>
        <w:rPr>
          <w:rFonts w:ascii="Cambria" w:eastAsia="Calibri" w:hAnsi="Cambria" w:cs="Calibri"/>
          <w:i/>
          <w:color w:val="5B9BD5"/>
        </w:rPr>
      </w:pPr>
      <w:r w:rsidRPr="00E352EF">
        <w:rPr>
          <w:rFonts w:ascii="Cambria" w:eastAsia="Calibri" w:hAnsi="Cambria" w:cs="Calibri"/>
          <w:i/>
          <w:color w:val="5B9BD5"/>
        </w:rPr>
        <w:t xml:space="preserve">Semantics </w:t>
      </w:r>
    </w:p>
    <w:p w14:paraId="53CAD920" w14:textId="77777777" w:rsidR="00CE6707" w:rsidRPr="00E352EF" w:rsidRDefault="00CE6707" w:rsidP="00775052">
      <w:r w:rsidRPr="00E352EF">
        <w:t>It renames each Measure or Attribute in ds_1 that is mentioned in the operator with the new name given in compName and the role given in role variable. If role variable is not specified, the role is left unmodified. All the data points in ds_1 are copied into ds_2.</w:t>
      </w:r>
      <w:r w:rsidRPr="00E352EF">
        <w:br/>
        <w:t xml:space="preserve">Returns a new Dataset ds_2 with the same Identifier of ds_1. </w:t>
      </w:r>
      <w:r w:rsidRPr="00E352EF">
        <w:br/>
        <w:t>The Dataset ds_2 will have the same Measure and Attributes Components of ds_1 except for those components changed in the role by the rename operator.</w:t>
      </w:r>
    </w:p>
    <w:p w14:paraId="27F88ACD" w14:textId="77777777" w:rsidR="00CE6707" w:rsidRPr="00E352EF" w:rsidRDefault="00CE6707" w:rsidP="00775052">
      <w:pPr>
        <w:rPr>
          <w:rFonts w:ascii="Cambria" w:eastAsia="Calibri" w:hAnsi="Cambria" w:cs="Calibri"/>
          <w:i/>
          <w:color w:val="5B9BD5"/>
        </w:rPr>
      </w:pPr>
    </w:p>
    <w:p w14:paraId="04F19CB7" w14:textId="77777777" w:rsidR="00775052" w:rsidRPr="00E352EF" w:rsidRDefault="0084324E" w:rsidP="00775052">
      <w:pPr>
        <w:rPr>
          <w:rFonts w:ascii="Cambria" w:eastAsia="Calibri" w:hAnsi="Cambria" w:cs="Calibri"/>
          <w:i/>
          <w:color w:val="5B9BD5"/>
        </w:rPr>
      </w:pPr>
      <w:r w:rsidRPr="00E352EF">
        <w:rPr>
          <w:rFonts w:ascii="Cambria" w:eastAsia="Calibri" w:hAnsi="Cambria" w:cs="Calibri"/>
          <w:i/>
          <w:color w:val="5B9BD5"/>
        </w:rPr>
        <w:t>Examples</w:t>
      </w:r>
      <w:r w:rsidR="00775052" w:rsidRPr="00E352EF">
        <w:rPr>
          <w:rFonts w:ascii="Cambria" w:eastAsia="Calibri" w:hAnsi="Cambria" w:cs="Calibri"/>
          <w:i/>
          <w:color w:val="5B9BD5"/>
        </w:rPr>
        <w:t xml:space="preserve"> </w:t>
      </w:r>
    </w:p>
    <w:p w14:paraId="4415BB79" w14:textId="77777777" w:rsidR="00775052" w:rsidRPr="00E352EF" w:rsidRDefault="00775052" w:rsidP="00775052">
      <w:pPr>
        <w:autoSpaceDE w:val="0"/>
        <w:autoSpaceDN w:val="0"/>
        <w:adjustRightInd w:val="0"/>
        <w:rPr>
          <w:rFonts w:ascii="Cambria" w:hAnsi="Cambria" w:cs="Trebuchet MS"/>
          <w:color w:val="auto"/>
        </w:rPr>
      </w:pPr>
      <w:r w:rsidRPr="00E352EF">
        <w:rPr>
          <w:rFonts w:ascii="Cambria" w:hAnsi="Cambria" w:cs="Courier New"/>
          <w:color w:val="auto"/>
        </w:rPr>
        <w:t xml:space="preserve">ds_2 := ds_1[rename M1 as “I1” role IDENTIFIER] </w:t>
      </w:r>
      <w:r w:rsidRPr="00E352EF">
        <w:rPr>
          <w:rFonts w:ascii="Cambria" w:hAnsi="Cambria" w:cs="Cambria"/>
          <w:color w:val="auto"/>
        </w:rPr>
        <w:t xml:space="preserve">3154 </w:t>
      </w:r>
    </w:p>
    <w:p w14:paraId="10C5E421" w14:textId="77777777" w:rsidR="00775052" w:rsidRPr="00E352EF" w:rsidRDefault="00775052" w:rsidP="00775052">
      <w:pPr>
        <w:rPr>
          <w:rFonts w:ascii="Cambria" w:hAnsi="Cambria"/>
        </w:rPr>
      </w:pPr>
      <w:r w:rsidRPr="00E352EF">
        <w:rPr>
          <w:rFonts w:ascii="Cambria" w:hAnsi="Cambria"/>
        </w:rPr>
        <w:t xml:space="preserve">The expression above renames MeasureComponent M1 into I1 and alters its role to IdentifierComponent. </w:t>
      </w:r>
    </w:p>
    <w:p w14:paraId="12CD914B" w14:textId="77777777" w:rsidR="005A2227" w:rsidRPr="00E352EF" w:rsidRDefault="0097053A" w:rsidP="00775052">
      <w:pPr>
        <w:pStyle w:val="Stile3"/>
        <w:rPr>
          <w:lang w:val="en-GB"/>
        </w:rPr>
      </w:pPr>
      <w:bookmarkStart w:id="11509" w:name="_Toc464487991"/>
      <w:r w:rsidRPr="00E352EF">
        <w:rPr>
          <w:lang w:val="en-GB"/>
        </w:rPr>
        <w:t>filter</w:t>
      </w:r>
      <w:bookmarkEnd w:id="11507"/>
      <w:bookmarkEnd w:id="11508"/>
      <w:bookmarkEnd w:id="11509"/>
    </w:p>
    <w:p w14:paraId="734BB2C6"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Semantics</w:t>
      </w:r>
    </w:p>
    <w:p w14:paraId="3A164F8A"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rPr>
        <w:t xml:space="preserve">The operator </w:t>
      </w:r>
      <w:r w:rsidRPr="00E352EF">
        <w:rPr>
          <w:rFonts w:asciiTheme="majorHAnsi" w:eastAsia="Calibri" w:hAnsiTheme="majorHAnsi" w:cs="Calibri"/>
          <w:b/>
        </w:rPr>
        <w:t xml:space="preserve">filter </w:t>
      </w:r>
      <w:r w:rsidRPr="00E352EF">
        <w:rPr>
          <w:rFonts w:asciiTheme="majorHAnsi" w:eastAsia="Calibri" w:hAnsiTheme="majorHAnsi" w:cs="Calibri"/>
        </w:rPr>
        <w:t xml:space="preserve">returns the input </w:t>
      </w:r>
      <w:r w:rsidR="00297BF2" w:rsidRPr="00E352EF">
        <w:t>Dataset</w:t>
      </w:r>
      <w:r w:rsidRPr="00E352EF">
        <w:rPr>
          <w:rFonts w:asciiTheme="majorHAnsi" w:eastAsia="Calibri" w:hAnsiTheme="majorHAnsi" w:cs="Calibri"/>
        </w:rPr>
        <w:t xml:space="preserve"> filtered by evaluating the </w:t>
      </w:r>
      <w:r w:rsidR="003C48EA" w:rsidRPr="00E352EF">
        <w:rPr>
          <w:rFonts w:asciiTheme="majorHAnsi" w:eastAsia="Calibri" w:hAnsiTheme="majorHAnsi" w:cs="Calibri"/>
        </w:rPr>
        <w:t xml:space="preserve">boolean component </w:t>
      </w:r>
      <w:r w:rsidRPr="00E352EF">
        <w:rPr>
          <w:rFonts w:asciiTheme="majorHAnsi" w:eastAsia="Calibri" w:hAnsiTheme="majorHAnsi" w:cs="Calibri"/>
        </w:rPr>
        <w:t>expression specified as a parameter.</w:t>
      </w:r>
    </w:p>
    <w:p w14:paraId="04F6337C" w14:textId="77777777" w:rsidR="00470BDE" w:rsidRPr="00E352EF" w:rsidRDefault="00470BDE" w:rsidP="00E95DF9">
      <w:pPr>
        <w:rPr>
          <w:rFonts w:asciiTheme="majorHAnsi" w:hAnsiTheme="majorHAnsi"/>
        </w:rPr>
      </w:pPr>
    </w:p>
    <w:p w14:paraId="7421C10F"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4DF85250" w14:textId="77777777" w:rsidR="005A2227" w:rsidRPr="00E352EF" w:rsidRDefault="0097053A" w:rsidP="00E95DF9">
      <w:pPr>
        <w:rPr>
          <w:rFonts w:asciiTheme="majorHAnsi" w:eastAsia="Calibri" w:hAnsiTheme="majorHAnsi" w:cs="Calibri"/>
          <w:b/>
        </w:rPr>
      </w:pPr>
      <w:r w:rsidRPr="00E352EF">
        <w:rPr>
          <w:rFonts w:asciiTheme="majorHAnsi" w:eastAsia="Calibri" w:hAnsiTheme="majorHAnsi" w:cs="Calibri"/>
          <w:i/>
        </w:rPr>
        <w:t xml:space="preserve">ds </w:t>
      </w:r>
      <w:r w:rsidRPr="00E352EF">
        <w:rPr>
          <w:rFonts w:asciiTheme="majorHAnsi" w:eastAsia="Calibri" w:hAnsiTheme="majorHAnsi" w:cs="Calibri"/>
          <w:b/>
        </w:rPr>
        <w:t>[ filter</w:t>
      </w:r>
      <w:r w:rsidRPr="00E352EF">
        <w:rPr>
          <w:rFonts w:asciiTheme="majorHAnsi" w:eastAsia="Calibri" w:hAnsiTheme="majorHAnsi" w:cs="Calibri"/>
        </w:rPr>
        <w:t xml:space="preserve"> </w:t>
      </w:r>
      <w:r w:rsidRPr="00E352EF">
        <w:rPr>
          <w:rFonts w:asciiTheme="majorHAnsi" w:eastAsia="Calibri" w:hAnsiTheme="majorHAnsi" w:cs="Calibri"/>
          <w:i/>
        </w:rPr>
        <w:t>f | dpr</w:t>
      </w:r>
      <w:r w:rsidRPr="00E352EF">
        <w:rPr>
          <w:rFonts w:asciiTheme="majorHAnsi" w:eastAsia="Calibri" w:hAnsiTheme="majorHAnsi" w:cs="Calibri"/>
          <w:b/>
        </w:rPr>
        <w:t>]</w:t>
      </w:r>
    </w:p>
    <w:p w14:paraId="4A7A9643" w14:textId="77777777" w:rsidR="00470BDE" w:rsidRPr="00E352EF" w:rsidRDefault="00470BDE" w:rsidP="00E95DF9">
      <w:pPr>
        <w:rPr>
          <w:rFonts w:asciiTheme="majorHAnsi" w:hAnsiTheme="majorHAnsi"/>
        </w:rPr>
      </w:pPr>
    </w:p>
    <w:p w14:paraId="5BE361F4"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Parameters</w:t>
      </w:r>
    </w:p>
    <w:p w14:paraId="3D31B0C5" w14:textId="77777777" w:rsidR="005A2227" w:rsidRPr="00E352EF" w:rsidRDefault="00E95DF9" w:rsidP="00E95DF9">
      <w:pPr>
        <w:rPr>
          <w:rFonts w:asciiTheme="majorHAnsi" w:hAnsiTheme="majorHAnsi"/>
        </w:rPr>
      </w:pPr>
      <w:r w:rsidRPr="00E352EF">
        <w:rPr>
          <w:rFonts w:asciiTheme="majorHAnsi" w:eastAsia="Calibri" w:hAnsiTheme="majorHAnsi" w:cs="Calibri"/>
          <w:i/>
        </w:rPr>
        <w:t>d</w:t>
      </w:r>
      <w:r w:rsidR="0097053A" w:rsidRPr="00E352EF">
        <w:rPr>
          <w:rFonts w:asciiTheme="majorHAnsi" w:eastAsia="Calibri" w:hAnsiTheme="majorHAnsi" w:cs="Calibri"/>
          <w:i/>
        </w:rPr>
        <w:t>s</w:t>
      </w:r>
      <w:r w:rsidRPr="00E352EF">
        <w:rPr>
          <w:rFonts w:asciiTheme="majorHAnsi" w:eastAsia="Calibri" w:hAnsiTheme="majorHAnsi" w:cs="Calibri"/>
        </w:rPr>
        <w:t xml:space="preserve"> </w:t>
      </w:r>
      <w:r w:rsidR="0097053A" w:rsidRPr="00E352EF">
        <w:rPr>
          <w:rFonts w:asciiTheme="majorHAnsi" w:eastAsia="Calibri" w:hAnsiTheme="majorHAnsi" w:cs="Calibri"/>
        </w:rPr>
        <w:t>: dataset {identifier &lt;IDENT&gt; as scalar-type}+ {measure &lt;IDENT&gt; as scalar-type}*</w:t>
      </w:r>
    </w:p>
    <w:p w14:paraId="36575B52" w14:textId="77777777" w:rsidR="005A2227" w:rsidRPr="00E352EF" w:rsidRDefault="0097053A" w:rsidP="00C96285">
      <w:pPr>
        <w:rPr>
          <w:rFonts w:ascii="Cambria" w:hAnsi="Cambria"/>
        </w:rPr>
      </w:pPr>
      <w:r w:rsidRPr="00E352EF">
        <w:rPr>
          <w:rFonts w:ascii="Cambria" w:hAnsi="Cambria"/>
        </w:rPr>
        <w:tab/>
      </w:r>
      <w:r w:rsidRPr="00E352EF">
        <w:rPr>
          <w:rFonts w:ascii="Cambria" w:hAnsi="Cambria"/>
        </w:rPr>
        <w:tab/>
      </w:r>
      <w:r w:rsidRPr="00E352EF">
        <w:rPr>
          <w:rFonts w:ascii="Cambria" w:eastAsia="Calibri" w:hAnsi="Cambria"/>
        </w:rPr>
        <w:t xml:space="preserve">      {attribute &lt;IDENT&gt; as scalar-type}*</w:t>
      </w:r>
    </w:p>
    <w:p w14:paraId="505725E4" w14:textId="77777777" w:rsidR="005A2227" w:rsidRPr="00E352EF" w:rsidRDefault="00E95DF9" w:rsidP="00E95DF9">
      <w:pPr>
        <w:rPr>
          <w:rFonts w:asciiTheme="majorHAnsi" w:hAnsiTheme="majorHAnsi"/>
        </w:rPr>
      </w:pPr>
      <w:r w:rsidRPr="00E352EF">
        <w:rPr>
          <w:rFonts w:asciiTheme="majorHAnsi" w:eastAsia="Calibri" w:hAnsiTheme="majorHAnsi" w:cs="Calibri"/>
          <w:i/>
        </w:rPr>
        <w:t xml:space="preserve">f </w:t>
      </w:r>
      <w:r w:rsidR="0097053A" w:rsidRPr="00E352EF">
        <w:rPr>
          <w:rFonts w:asciiTheme="majorHAnsi" w:eastAsia="Calibri" w:hAnsiTheme="majorHAnsi" w:cs="Calibri"/>
        </w:rPr>
        <w:t xml:space="preserve">: {role &lt;IDENT&gt; as </w:t>
      </w:r>
      <w:r w:rsidR="00F431FD" w:rsidRPr="00E352EF">
        <w:rPr>
          <w:rFonts w:asciiTheme="majorHAnsi" w:eastAsia="Calibri" w:hAnsiTheme="majorHAnsi" w:cs="Calibri"/>
        </w:rPr>
        <w:t>boolean</w:t>
      </w:r>
      <w:r w:rsidR="0097053A" w:rsidRPr="00E352EF">
        <w:rPr>
          <w:rFonts w:asciiTheme="majorHAnsi" w:eastAsia="Calibri" w:hAnsiTheme="majorHAnsi" w:cs="Calibri"/>
        </w:rPr>
        <w:t>}</w:t>
      </w:r>
    </w:p>
    <w:p w14:paraId="3A557225"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i/>
        </w:rPr>
        <w:t>dpr</w:t>
      </w:r>
      <w:r w:rsidR="00F431FD" w:rsidRPr="00E352EF">
        <w:rPr>
          <w:rFonts w:asciiTheme="majorHAnsi" w:eastAsia="Calibri" w:hAnsiTheme="majorHAnsi" w:cs="Calibri"/>
        </w:rPr>
        <w:t xml:space="preserve"> :</w:t>
      </w:r>
      <w:r w:rsidRPr="00E352EF">
        <w:rPr>
          <w:rFonts w:asciiTheme="majorHAnsi" w:eastAsia="Calibri" w:hAnsiTheme="majorHAnsi" w:cs="Calibri"/>
        </w:rPr>
        <w:t xml:space="preserve"> a previously defined datapoint ruleset</w:t>
      </w:r>
    </w:p>
    <w:p w14:paraId="7B08D8DE" w14:textId="77777777" w:rsidR="00E95DF9" w:rsidRPr="00E352EF" w:rsidRDefault="00E95DF9" w:rsidP="00E95DF9">
      <w:pPr>
        <w:rPr>
          <w:rFonts w:asciiTheme="majorHAnsi" w:hAnsiTheme="majorHAnsi"/>
        </w:rPr>
      </w:pPr>
    </w:p>
    <w:p w14:paraId="1D74BE47"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ds – </w:t>
      </w:r>
      <w:r w:rsidRPr="00E352EF">
        <w:rPr>
          <w:rFonts w:asciiTheme="majorHAnsi" w:eastAsia="Calibri" w:hAnsiTheme="majorHAnsi" w:cs="Calibri"/>
        </w:rPr>
        <w:t>is the input Dataset.</w:t>
      </w:r>
    </w:p>
    <w:p w14:paraId="22B46690"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f – </w:t>
      </w:r>
      <w:r w:rsidRPr="00E352EF">
        <w:rPr>
          <w:rFonts w:asciiTheme="majorHAnsi" w:eastAsia="Calibri" w:hAnsiTheme="majorHAnsi" w:cs="Calibri"/>
        </w:rPr>
        <w:t xml:space="preserve">is a Boolean expression involving Components of </w:t>
      </w:r>
      <w:r w:rsidRPr="00E352EF">
        <w:rPr>
          <w:rFonts w:asciiTheme="majorHAnsi" w:eastAsia="Calibri" w:hAnsiTheme="majorHAnsi" w:cs="Calibri"/>
          <w:i/>
        </w:rPr>
        <w:t>ds.</w:t>
      </w:r>
    </w:p>
    <w:p w14:paraId="7DCF61B3" w14:textId="77777777" w:rsidR="00E95DF9" w:rsidRPr="00E352EF" w:rsidRDefault="00E95DF9" w:rsidP="00E95DF9">
      <w:pPr>
        <w:rPr>
          <w:rFonts w:asciiTheme="majorHAnsi" w:eastAsia="Calibri" w:hAnsiTheme="majorHAnsi" w:cs="Calibri"/>
          <w:i/>
          <w:color w:val="5B9BD5"/>
        </w:rPr>
      </w:pPr>
    </w:p>
    <w:p w14:paraId="17E4037F"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2166CF2B"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i/>
        </w:rPr>
        <w:t>f</w:t>
      </w:r>
      <w:r w:rsidRPr="00E352EF">
        <w:rPr>
          <w:rFonts w:asciiTheme="majorHAnsi" w:eastAsia="Calibri" w:hAnsiTheme="majorHAnsi" w:cs="Calibri"/>
        </w:rPr>
        <w:t xml:space="preserve"> is a Component expression over the Components of </w:t>
      </w:r>
      <w:r w:rsidRPr="00E352EF">
        <w:rPr>
          <w:rFonts w:asciiTheme="majorHAnsi" w:eastAsia="Calibri" w:hAnsiTheme="majorHAnsi" w:cs="Calibri"/>
          <w:i/>
        </w:rPr>
        <w:t>ds</w:t>
      </w:r>
      <w:r w:rsidRPr="00E352EF">
        <w:rPr>
          <w:rFonts w:asciiTheme="majorHAnsi" w:eastAsia="Calibri" w:hAnsiTheme="majorHAnsi" w:cs="Calibri"/>
        </w:rPr>
        <w:t xml:space="preserve"> (static).</w:t>
      </w:r>
    </w:p>
    <w:p w14:paraId="002668A9" w14:textId="77777777" w:rsidR="00470BDE" w:rsidRPr="00E352EF" w:rsidRDefault="00470BDE" w:rsidP="00E95DF9">
      <w:pPr>
        <w:rPr>
          <w:rFonts w:asciiTheme="majorHAnsi" w:hAnsiTheme="majorHAnsi"/>
        </w:rPr>
      </w:pPr>
    </w:p>
    <w:p w14:paraId="5C89CC2C"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Returns</w:t>
      </w:r>
    </w:p>
    <w:p w14:paraId="2D6A9758"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rPr>
        <w:t xml:space="preserve">A Dataset with the same Identifier, Measure and Attribute Components of the input one, containing only the Data Points of </w:t>
      </w:r>
      <w:r w:rsidRPr="00E352EF">
        <w:rPr>
          <w:rFonts w:asciiTheme="majorHAnsi" w:eastAsia="Calibri" w:hAnsiTheme="majorHAnsi" w:cs="Calibri"/>
          <w:i/>
        </w:rPr>
        <w:t>ds</w:t>
      </w:r>
      <w:r w:rsidRPr="00E352EF">
        <w:rPr>
          <w:rFonts w:asciiTheme="majorHAnsi" w:eastAsia="Calibri" w:hAnsiTheme="majorHAnsi" w:cs="Calibri"/>
        </w:rPr>
        <w:t xml:space="preserve"> that satisfy the Boolean expression </w:t>
      </w:r>
      <w:r w:rsidRPr="00E352EF">
        <w:rPr>
          <w:rFonts w:asciiTheme="majorHAnsi" w:eastAsia="Calibri" w:hAnsiTheme="majorHAnsi" w:cs="Calibri"/>
          <w:i/>
        </w:rPr>
        <w:t>f</w:t>
      </w:r>
      <w:r w:rsidRPr="00E352EF">
        <w:rPr>
          <w:rFonts w:asciiTheme="majorHAnsi" w:eastAsia="Calibri" w:hAnsiTheme="majorHAnsi" w:cs="Calibri"/>
        </w:rPr>
        <w:t xml:space="preserve"> or the </w:t>
      </w:r>
      <w:r w:rsidR="00AE69F4" w:rsidRPr="00E352EF">
        <w:rPr>
          <w:rFonts w:asciiTheme="majorHAnsi" w:eastAsia="Calibri" w:hAnsiTheme="majorHAnsi" w:cs="Calibri"/>
        </w:rPr>
        <w:t>datapoint (</w:t>
      </w:r>
      <w:r w:rsidRPr="00E352EF">
        <w:rPr>
          <w:rFonts w:asciiTheme="majorHAnsi" w:eastAsia="Calibri" w:hAnsiTheme="majorHAnsi" w:cs="Calibri"/>
        </w:rPr>
        <w:t>horizontal</w:t>
      </w:r>
      <w:r w:rsidR="00AE69F4" w:rsidRPr="00E352EF">
        <w:rPr>
          <w:rFonts w:asciiTheme="majorHAnsi" w:eastAsia="Calibri" w:hAnsiTheme="majorHAnsi" w:cs="Calibri"/>
        </w:rPr>
        <w:t>)</w:t>
      </w:r>
      <w:r w:rsidRPr="00E352EF">
        <w:rPr>
          <w:rFonts w:asciiTheme="majorHAnsi" w:eastAsia="Calibri" w:hAnsiTheme="majorHAnsi" w:cs="Calibri"/>
        </w:rPr>
        <w:t xml:space="preserve"> ruleset</w:t>
      </w:r>
    </w:p>
    <w:p w14:paraId="6D3CC749" w14:textId="77777777" w:rsidR="00470BDE" w:rsidRPr="00E352EF" w:rsidRDefault="00470BDE" w:rsidP="00E95DF9">
      <w:pPr>
        <w:rPr>
          <w:rFonts w:asciiTheme="majorHAnsi" w:hAnsiTheme="majorHAnsi"/>
        </w:rPr>
      </w:pPr>
    </w:p>
    <w:p w14:paraId="4FB61DD3"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 specification</w:t>
      </w:r>
    </w:p>
    <w:p w14:paraId="18A30D7C"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rPr>
        <w:t xml:space="preserve">The operator takes as input a Dataset and a Boolean expression involving the Components owned by </w:t>
      </w:r>
      <w:r w:rsidRPr="00E352EF">
        <w:rPr>
          <w:rFonts w:asciiTheme="majorHAnsi" w:eastAsia="Calibri" w:hAnsiTheme="majorHAnsi" w:cs="Calibri"/>
          <w:i/>
        </w:rPr>
        <w:t>ds</w:t>
      </w:r>
      <w:r w:rsidRPr="00E352EF">
        <w:rPr>
          <w:rFonts w:asciiTheme="majorHAnsi" w:eastAsia="Calibri" w:hAnsiTheme="majorHAnsi" w:cs="Calibri"/>
        </w:rPr>
        <w:t xml:space="preserve"> and returns another Dataset with the same structure of the input one. For each Data Point the expression </w:t>
      </w:r>
      <w:r w:rsidRPr="00E352EF">
        <w:rPr>
          <w:rFonts w:asciiTheme="majorHAnsi" w:eastAsia="Calibri" w:hAnsiTheme="majorHAnsi" w:cs="Calibri"/>
          <w:i/>
        </w:rPr>
        <w:t xml:space="preserve">f </w:t>
      </w:r>
      <w:r w:rsidRPr="00E352EF">
        <w:rPr>
          <w:rFonts w:asciiTheme="majorHAnsi" w:eastAsia="Calibri" w:hAnsiTheme="majorHAnsi" w:cs="Calibri"/>
        </w:rPr>
        <w:t xml:space="preserve">is applied; only the Data Points for which the expression is evaluated </w:t>
      </w:r>
      <w:r w:rsidR="003B56F0" w:rsidRPr="00E352EF">
        <w:rPr>
          <w:rFonts w:asciiTheme="majorHAnsi" w:eastAsia="Calibri" w:hAnsiTheme="majorHAnsi" w:cs="Calibri"/>
        </w:rPr>
        <w:t xml:space="preserve">true </w:t>
      </w:r>
      <w:r w:rsidRPr="00E352EF">
        <w:rPr>
          <w:rFonts w:asciiTheme="majorHAnsi" w:eastAsia="Calibri" w:hAnsiTheme="majorHAnsi" w:cs="Calibri"/>
        </w:rPr>
        <w:t>will be part of the output Dataset.</w:t>
      </w:r>
    </w:p>
    <w:p w14:paraId="42A1F118" w14:textId="77777777" w:rsidR="00A14BB1" w:rsidRPr="00E352EF" w:rsidRDefault="00A14BB1" w:rsidP="00E95DF9">
      <w:pPr>
        <w:rPr>
          <w:rFonts w:asciiTheme="majorHAnsi" w:hAnsiTheme="majorHAnsi"/>
        </w:rPr>
      </w:pPr>
    </w:p>
    <w:p w14:paraId="001B6FF9" w14:textId="77777777" w:rsidR="00A14BB1" w:rsidRPr="00E352EF" w:rsidRDefault="00A14BB1" w:rsidP="00E95DF9">
      <w:pPr>
        <w:rPr>
          <w:rFonts w:asciiTheme="majorHAnsi" w:hAnsiTheme="majorHAnsi"/>
        </w:rPr>
      </w:pPr>
    </w:p>
    <w:p w14:paraId="04EEED50" w14:textId="77777777" w:rsidR="005A2227" w:rsidRPr="00E352EF" w:rsidRDefault="0097053A" w:rsidP="00C96285">
      <w:pPr>
        <w:rPr>
          <w:rFonts w:ascii="Cambria" w:eastAsia="Calibri" w:hAnsi="Cambria" w:cs="Calibri"/>
          <w:i/>
          <w:color w:val="5B9BD5"/>
        </w:rPr>
      </w:pPr>
      <w:r w:rsidRPr="00E352EF">
        <w:rPr>
          <w:rFonts w:ascii="Cambria" w:eastAsia="Calibri" w:hAnsi="Cambria" w:cs="Calibri"/>
          <w:i/>
          <w:color w:val="5B9BD5"/>
        </w:rPr>
        <w:t>Example</w:t>
      </w:r>
      <w:r w:rsidR="0084324E" w:rsidRPr="00E352EF">
        <w:rPr>
          <w:rFonts w:ascii="Cambria" w:eastAsia="Calibri" w:hAnsi="Cambria" w:cs="Calibri"/>
          <w:i/>
          <w:color w:val="5B9BD5"/>
        </w:rPr>
        <w:t>s</w:t>
      </w:r>
    </w:p>
    <w:p w14:paraId="5D12D381" w14:textId="77777777" w:rsidR="005A2227" w:rsidRPr="00E352EF" w:rsidRDefault="0097053A" w:rsidP="00E95DF9">
      <w:pPr>
        <w:rPr>
          <w:rFonts w:asciiTheme="majorHAnsi" w:hAnsiTheme="majorHAnsi"/>
        </w:rPr>
      </w:pPr>
      <w:r w:rsidRPr="00E352EF">
        <w:rPr>
          <w:rFonts w:asciiTheme="majorHAnsi" w:eastAsia="Calibri" w:hAnsiTheme="majorHAnsi" w:cs="Calibri"/>
        </w:rPr>
        <w:t xml:space="preserve">Dr:=population1 </w:t>
      </w:r>
      <w:r w:rsidRPr="00E352EF">
        <w:rPr>
          <w:rFonts w:asciiTheme="majorHAnsi" w:eastAsia="Calibri" w:hAnsiTheme="majorHAnsi" w:cs="Calibri"/>
          <w:b/>
        </w:rPr>
        <w:t xml:space="preserve">[filter </w:t>
      </w:r>
      <w:r w:rsidRPr="00E352EF">
        <w:rPr>
          <w:rFonts w:asciiTheme="majorHAnsi" w:eastAsia="Calibri" w:hAnsiTheme="majorHAnsi" w:cs="Calibri"/>
        </w:rPr>
        <w:t>SEX = “F"</w:t>
      </w:r>
      <w:r w:rsidRPr="00E352EF">
        <w:rPr>
          <w:rFonts w:asciiTheme="majorHAnsi" w:eastAsia="Calibri" w:hAnsiTheme="majorHAnsi" w:cs="Calibri"/>
          <w:b/>
        </w:rPr>
        <w:t>]</w:t>
      </w:r>
    </w:p>
    <w:p w14:paraId="3648D39B" w14:textId="77777777" w:rsidR="005A2227" w:rsidRPr="00E352EF" w:rsidRDefault="005A2227"/>
    <w:p w14:paraId="6096467F" w14:textId="77777777" w:rsidR="00A14BB1" w:rsidRPr="00E352EF" w:rsidRDefault="00A14BB1"/>
    <w:tbl>
      <w:tblPr>
        <w:tblW w:w="705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526"/>
        <w:gridCol w:w="1411"/>
        <w:gridCol w:w="994"/>
        <w:gridCol w:w="1282"/>
        <w:gridCol w:w="1843"/>
      </w:tblGrid>
      <w:tr w:rsidR="005A2227" w:rsidRPr="00E352EF" w14:paraId="2062A644" w14:textId="77777777">
        <w:tc>
          <w:tcPr>
            <w:tcW w:w="1526"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2EAAFB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population1</w:t>
            </w:r>
          </w:p>
        </w:tc>
      </w:tr>
      <w:tr w:rsidR="005A2227" w:rsidRPr="00E352EF" w14:paraId="5020BC12" w14:textId="77777777">
        <w:tc>
          <w:tcPr>
            <w:tcW w:w="152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391427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SEX</w:t>
            </w:r>
          </w:p>
        </w:tc>
        <w:tc>
          <w:tcPr>
            <w:tcW w:w="141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6AEA45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AGE</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E2AB4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GEO</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6D122A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TIME</w:t>
            </w:r>
          </w:p>
        </w:tc>
        <w:tc>
          <w:tcPr>
            <w:tcW w:w="1843"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02B171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POPULATION</w:t>
            </w:r>
          </w:p>
        </w:tc>
      </w:tr>
      <w:tr w:rsidR="005A2227" w:rsidRPr="00E352EF" w14:paraId="57939771"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DBD0A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E0C03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Y_LT15</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3B734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C2F89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C855E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970428</w:t>
            </w:r>
          </w:p>
        </w:tc>
      </w:tr>
      <w:tr w:rsidR="005A2227" w:rsidRPr="00E352EF" w14:paraId="0919A491"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25A9C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F0494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Y15-64</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383C4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6C4F1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224E1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3678355</w:t>
            </w:r>
          </w:p>
        </w:tc>
      </w:tr>
      <w:tr w:rsidR="005A2227" w:rsidRPr="00E352EF" w14:paraId="5D412C96"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CAFF9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BCA83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Y_GE65</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8EF83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D5177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F23DF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838653</w:t>
            </w:r>
          </w:p>
        </w:tc>
      </w:tr>
      <w:tr w:rsidR="005A2227" w:rsidRPr="00E352EF" w14:paraId="70BBED92"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58655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337A5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Y_LT15</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E931F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2FEE0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CBA66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927644</w:t>
            </w:r>
          </w:p>
        </w:tc>
      </w:tr>
      <w:tr w:rsidR="005A2227" w:rsidRPr="00E352EF" w14:paraId="34431E91"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95FBA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E48BE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Y15-64</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D7694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EF365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03939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3625561</w:t>
            </w:r>
          </w:p>
        </w:tc>
      </w:tr>
      <w:tr w:rsidR="005A2227" w:rsidRPr="00E352EF" w14:paraId="24E6FFD4"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F8786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306F4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Y_GE65</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289D9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31FA8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63E22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1121001</w:t>
            </w:r>
          </w:p>
        </w:tc>
      </w:tr>
      <w:tr w:rsidR="005A2227" w:rsidRPr="00E352EF" w14:paraId="0D602F8C"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F13AD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6A0C6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Y_LT15</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6A0F1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D229D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9B1AC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5757444</w:t>
            </w:r>
          </w:p>
        </w:tc>
      </w:tr>
      <w:tr w:rsidR="005A2227" w:rsidRPr="00E352EF" w14:paraId="65098D2E"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0CD81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CBAA9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Y15-64</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5C962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F96FE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47801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20748657</w:t>
            </w:r>
          </w:p>
        </w:tc>
      </w:tr>
      <w:tr w:rsidR="005A2227" w:rsidRPr="00E352EF" w14:paraId="04C5C120"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79F89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42EC1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Y_GE65</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67CE0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589C4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6FCAD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4917238</w:t>
            </w:r>
          </w:p>
        </w:tc>
      </w:tr>
      <w:tr w:rsidR="005A2227" w:rsidRPr="00E352EF" w14:paraId="5B8719F8"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8E976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524B4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Y_LT15</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1E402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90DB5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3B35A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5488356</w:t>
            </w:r>
          </w:p>
        </w:tc>
      </w:tr>
      <w:tr w:rsidR="005A2227" w:rsidRPr="00E352EF" w14:paraId="6078EE1E"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FC1D0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F3736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Y15-64</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9E538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F6AB6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1B181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20915924</w:t>
            </w:r>
          </w:p>
        </w:tc>
      </w:tr>
      <w:tr w:rsidR="005A2227" w:rsidRPr="00E352EF" w14:paraId="23FD8A59"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53F01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2E20C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Y_GE65</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AC799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C2578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A4813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6068452</w:t>
            </w:r>
          </w:p>
        </w:tc>
      </w:tr>
    </w:tbl>
    <w:p w14:paraId="50B145BB" w14:textId="77777777" w:rsidR="005A2227" w:rsidRPr="00E352EF" w:rsidRDefault="005A2227"/>
    <w:p w14:paraId="46CA7924" w14:textId="77777777" w:rsidR="00A14BB1" w:rsidRPr="00E352EF" w:rsidRDefault="00A14BB1"/>
    <w:tbl>
      <w:tblPr>
        <w:tblW w:w="705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526"/>
        <w:gridCol w:w="1411"/>
        <w:gridCol w:w="994"/>
        <w:gridCol w:w="1282"/>
        <w:gridCol w:w="1843"/>
      </w:tblGrid>
      <w:tr w:rsidR="005A2227" w:rsidRPr="00E352EF" w14:paraId="43E3E392" w14:textId="77777777">
        <w:tc>
          <w:tcPr>
            <w:tcW w:w="1526"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3BCD092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Dr</w:t>
            </w:r>
          </w:p>
        </w:tc>
      </w:tr>
      <w:tr w:rsidR="005A2227" w:rsidRPr="00E352EF" w14:paraId="63F38FA8" w14:textId="77777777">
        <w:tc>
          <w:tcPr>
            <w:tcW w:w="152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89E34C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SEX</w:t>
            </w:r>
          </w:p>
        </w:tc>
        <w:tc>
          <w:tcPr>
            <w:tcW w:w="141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85C715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AGE</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D75F54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GEO</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14F34E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TIME</w:t>
            </w:r>
          </w:p>
        </w:tc>
        <w:tc>
          <w:tcPr>
            <w:tcW w:w="1843"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6AD5DC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POPULATION</w:t>
            </w:r>
          </w:p>
        </w:tc>
      </w:tr>
      <w:tr w:rsidR="005A2227" w:rsidRPr="00E352EF" w14:paraId="6320CF3E"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DAFD3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320BD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Y_LT15</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FDFD0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E16E1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48E25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927644</w:t>
            </w:r>
          </w:p>
        </w:tc>
      </w:tr>
      <w:tr w:rsidR="005A2227" w:rsidRPr="00E352EF" w14:paraId="125B6911"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BB65F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43E33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Y15-64</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7176A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E18FD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57837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3625561</w:t>
            </w:r>
          </w:p>
        </w:tc>
      </w:tr>
      <w:tr w:rsidR="005A2227" w:rsidRPr="00E352EF" w14:paraId="150F1832"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DA6CD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8D7E3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Y_GE65</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30F51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36D11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011F0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1121001</w:t>
            </w:r>
          </w:p>
        </w:tc>
      </w:tr>
      <w:tr w:rsidR="005A2227" w:rsidRPr="00E352EF" w14:paraId="05B44FF2"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1FFDC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58477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Y_LT15</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BA574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B4123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2BC1B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5488356</w:t>
            </w:r>
          </w:p>
        </w:tc>
      </w:tr>
      <w:tr w:rsidR="005A2227" w:rsidRPr="00E352EF" w14:paraId="41F0D30C"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6BBA0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CD54F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Y15-64</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419C9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2209C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DEE48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20915924</w:t>
            </w:r>
          </w:p>
        </w:tc>
      </w:tr>
      <w:tr w:rsidR="005A2227" w:rsidRPr="00E352EF" w14:paraId="7E852996"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DD575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6B7DB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Y_GE65</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C3A82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16E0F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C16D2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6068452</w:t>
            </w:r>
          </w:p>
        </w:tc>
      </w:tr>
    </w:tbl>
    <w:p w14:paraId="55995714" w14:textId="77777777" w:rsidR="005A2227" w:rsidRPr="00E352EF" w:rsidRDefault="005A2227"/>
    <w:p w14:paraId="76AE7035" w14:textId="77777777" w:rsidR="005A2227" w:rsidRPr="00E352EF" w:rsidRDefault="0097053A" w:rsidP="00941793">
      <w:pPr>
        <w:pStyle w:val="Stile3"/>
        <w:rPr>
          <w:lang w:val="en-GB"/>
        </w:rPr>
      </w:pPr>
      <w:bookmarkStart w:id="11510" w:name="_Toc462659776"/>
      <w:bookmarkStart w:id="11511" w:name="_Toc463805814"/>
      <w:bookmarkStart w:id="11512" w:name="_Toc464487992"/>
      <w:r w:rsidRPr="00E352EF">
        <w:rPr>
          <w:lang w:val="en-GB"/>
        </w:rPr>
        <w:t>keep</w:t>
      </w:r>
      <w:bookmarkEnd w:id="11510"/>
      <w:bookmarkEnd w:id="11511"/>
      <w:bookmarkEnd w:id="11512"/>
    </w:p>
    <w:p w14:paraId="1D138835"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Semantics</w:t>
      </w:r>
    </w:p>
    <w:p w14:paraId="115D22E9" w14:textId="77777777" w:rsidR="005A2227" w:rsidRPr="00E352EF" w:rsidRDefault="0097053A" w:rsidP="00E95DF9">
      <w:pPr>
        <w:rPr>
          <w:rFonts w:asciiTheme="majorHAnsi" w:eastAsia="Calibri" w:hAnsiTheme="majorHAnsi" w:cs="Calibri"/>
          <w:i/>
        </w:rPr>
      </w:pPr>
      <w:r w:rsidRPr="00E352EF">
        <w:rPr>
          <w:rFonts w:asciiTheme="majorHAnsi" w:eastAsia="Calibri" w:hAnsiTheme="majorHAnsi" w:cs="Calibri"/>
        </w:rPr>
        <w:t xml:space="preserve">The operator </w:t>
      </w:r>
      <w:r w:rsidRPr="00E352EF">
        <w:rPr>
          <w:rFonts w:asciiTheme="majorHAnsi" w:eastAsia="Calibri" w:hAnsiTheme="majorHAnsi" w:cs="Calibri"/>
          <w:b/>
        </w:rPr>
        <w:t>keep</w:t>
      </w:r>
      <w:r w:rsidRPr="00E352EF">
        <w:rPr>
          <w:rFonts w:asciiTheme="majorHAnsi" w:eastAsia="Calibri" w:hAnsiTheme="majorHAnsi" w:cs="Calibri"/>
        </w:rPr>
        <w:t xml:space="preserve"> returns the input Dataset with only the Identifier and Measures Components specified as parameters</w:t>
      </w:r>
      <w:r w:rsidRPr="00E352EF">
        <w:rPr>
          <w:rFonts w:asciiTheme="majorHAnsi" w:eastAsia="Calibri" w:hAnsiTheme="majorHAnsi" w:cs="Calibri"/>
          <w:i/>
        </w:rPr>
        <w:t>.</w:t>
      </w:r>
    </w:p>
    <w:p w14:paraId="3D110D53" w14:textId="77777777" w:rsidR="00470BDE" w:rsidRPr="00E352EF" w:rsidRDefault="00470BDE" w:rsidP="00E95DF9">
      <w:pPr>
        <w:rPr>
          <w:rFonts w:asciiTheme="majorHAnsi" w:hAnsiTheme="majorHAnsi"/>
        </w:rPr>
      </w:pPr>
    </w:p>
    <w:p w14:paraId="52390A55"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714E4F45" w14:textId="77777777" w:rsidR="005A2227" w:rsidRPr="00E352EF" w:rsidRDefault="0097053A" w:rsidP="00E95DF9">
      <w:pPr>
        <w:rPr>
          <w:rFonts w:asciiTheme="majorHAnsi" w:eastAsia="Calibri" w:hAnsiTheme="majorHAnsi" w:cs="Calibri"/>
          <w:b/>
        </w:rPr>
      </w:pPr>
      <w:r w:rsidRPr="00E352EF">
        <w:rPr>
          <w:rFonts w:asciiTheme="majorHAnsi" w:eastAsia="Calibri" w:hAnsiTheme="majorHAnsi" w:cs="Calibri"/>
          <w:i/>
        </w:rPr>
        <w:t>ds</w:t>
      </w:r>
      <w:r w:rsidRPr="00E352EF">
        <w:rPr>
          <w:rFonts w:asciiTheme="majorHAnsi" w:eastAsia="Calibri" w:hAnsiTheme="majorHAnsi" w:cs="Calibri"/>
        </w:rPr>
        <w:t xml:space="preserve"> </w:t>
      </w:r>
      <w:r w:rsidRPr="00E352EF">
        <w:rPr>
          <w:rFonts w:asciiTheme="majorHAnsi" w:eastAsia="Calibri" w:hAnsiTheme="majorHAnsi" w:cs="Calibri"/>
          <w:b/>
        </w:rPr>
        <w:t>[ keep</w:t>
      </w:r>
      <w:r w:rsidRPr="00E352EF">
        <w:rPr>
          <w:rFonts w:asciiTheme="majorHAnsi" w:eastAsia="Calibri" w:hAnsiTheme="majorHAnsi" w:cs="Calibri"/>
        </w:rPr>
        <w:t xml:space="preserve"> </w:t>
      </w:r>
      <w:r w:rsidRPr="00E352EF">
        <w:rPr>
          <w:rFonts w:asciiTheme="majorHAnsi" w:eastAsia="Calibri" w:hAnsiTheme="majorHAnsi" w:cs="Calibri"/>
          <w:i/>
        </w:rPr>
        <w:t>cmp</w:t>
      </w:r>
      <w:r w:rsidRPr="00E352EF">
        <w:rPr>
          <w:rFonts w:asciiTheme="majorHAnsi" w:eastAsia="Calibri" w:hAnsiTheme="majorHAnsi" w:cs="Calibri"/>
        </w:rPr>
        <w:t xml:space="preserve"> {, </w:t>
      </w:r>
      <w:r w:rsidRPr="00E352EF">
        <w:rPr>
          <w:rFonts w:asciiTheme="majorHAnsi" w:eastAsia="Calibri" w:hAnsiTheme="majorHAnsi" w:cs="Calibri"/>
          <w:i/>
        </w:rPr>
        <w:t>cmp</w:t>
      </w:r>
      <w:r w:rsidRPr="00E352EF">
        <w:rPr>
          <w:rFonts w:asciiTheme="majorHAnsi" w:eastAsia="Calibri" w:hAnsiTheme="majorHAnsi" w:cs="Calibri"/>
        </w:rPr>
        <w:t xml:space="preserve">} </w:t>
      </w:r>
      <w:r w:rsidRPr="00E352EF">
        <w:rPr>
          <w:rFonts w:asciiTheme="majorHAnsi" w:eastAsia="Calibri" w:hAnsiTheme="majorHAnsi" w:cs="Calibri"/>
          <w:b/>
        </w:rPr>
        <w:t>]</w:t>
      </w:r>
    </w:p>
    <w:p w14:paraId="6443F596" w14:textId="77777777" w:rsidR="00470BDE" w:rsidRPr="00E352EF" w:rsidRDefault="00470BDE" w:rsidP="00E95DF9">
      <w:pPr>
        <w:rPr>
          <w:rFonts w:asciiTheme="majorHAnsi" w:hAnsiTheme="majorHAnsi"/>
        </w:rPr>
      </w:pPr>
    </w:p>
    <w:p w14:paraId="1E316E82"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Parameters</w:t>
      </w:r>
    </w:p>
    <w:p w14:paraId="69694418" w14:textId="77777777" w:rsidR="005A2227" w:rsidRPr="00E352EF" w:rsidRDefault="00E95DF9" w:rsidP="00E95DF9">
      <w:pPr>
        <w:rPr>
          <w:rFonts w:asciiTheme="majorHAnsi" w:hAnsiTheme="majorHAnsi"/>
        </w:rPr>
      </w:pPr>
      <w:r w:rsidRPr="00E352EF">
        <w:rPr>
          <w:rFonts w:asciiTheme="majorHAnsi" w:eastAsia="Calibri" w:hAnsiTheme="majorHAnsi" w:cs="Calibri"/>
          <w:i/>
        </w:rPr>
        <w:t>d</w:t>
      </w:r>
      <w:r w:rsidR="0097053A" w:rsidRPr="00E352EF">
        <w:rPr>
          <w:rFonts w:asciiTheme="majorHAnsi" w:eastAsia="Calibri" w:hAnsiTheme="majorHAnsi" w:cs="Calibri"/>
          <w:i/>
        </w:rPr>
        <w:t>s</w:t>
      </w:r>
      <w:r w:rsidRPr="00E352EF">
        <w:rPr>
          <w:rFonts w:asciiTheme="majorHAnsi" w:eastAsia="Calibri" w:hAnsiTheme="majorHAnsi" w:cs="Calibri"/>
        </w:rPr>
        <w:t xml:space="preserve"> </w:t>
      </w:r>
      <w:r w:rsidR="0097053A" w:rsidRPr="00E352EF">
        <w:rPr>
          <w:rFonts w:asciiTheme="majorHAnsi" w:eastAsia="Calibri" w:hAnsiTheme="majorHAnsi" w:cs="Calibri"/>
        </w:rPr>
        <w:t>: dataset {identifier &lt;IDENT&gt; as scalar-type}+ {measure &lt;IDENT&gt; as scalar-type}*</w:t>
      </w:r>
    </w:p>
    <w:p w14:paraId="066648E1" w14:textId="77777777" w:rsidR="005A2227" w:rsidRPr="00E352EF" w:rsidRDefault="0097053A" w:rsidP="00C96285">
      <w:pPr>
        <w:rPr>
          <w:rFonts w:ascii="Cambria" w:hAnsi="Cambria"/>
        </w:rPr>
      </w:pPr>
      <w:r w:rsidRPr="00E352EF">
        <w:rPr>
          <w:rFonts w:ascii="Cambria" w:hAnsi="Cambria"/>
        </w:rPr>
        <w:tab/>
      </w:r>
      <w:r w:rsidRPr="00E352EF">
        <w:rPr>
          <w:rFonts w:ascii="Cambria" w:hAnsi="Cambria"/>
        </w:rPr>
        <w:tab/>
      </w:r>
      <w:r w:rsidRPr="00E352EF">
        <w:rPr>
          <w:rFonts w:ascii="Cambria" w:eastAsia="Calibri" w:hAnsi="Cambria"/>
        </w:rPr>
        <w:t xml:space="preserve">      {attribute &lt;IDENT&gt; as scalar-type}*</w:t>
      </w:r>
    </w:p>
    <w:p w14:paraId="1D069264" w14:textId="77777777" w:rsidR="005A2227" w:rsidRPr="00E352EF" w:rsidRDefault="00E95DF9" w:rsidP="00E95DF9">
      <w:pPr>
        <w:rPr>
          <w:rFonts w:asciiTheme="majorHAnsi" w:eastAsia="Calibri" w:hAnsiTheme="majorHAnsi" w:cs="Calibri"/>
        </w:rPr>
      </w:pPr>
      <w:r w:rsidRPr="00E352EF">
        <w:rPr>
          <w:rFonts w:asciiTheme="majorHAnsi" w:eastAsia="Calibri" w:hAnsiTheme="majorHAnsi" w:cs="Calibri"/>
          <w:i/>
        </w:rPr>
        <w:t>c</w:t>
      </w:r>
      <w:r w:rsidR="0097053A" w:rsidRPr="00E352EF">
        <w:rPr>
          <w:rFonts w:asciiTheme="majorHAnsi" w:eastAsia="Calibri" w:hAnsiTheme="majorHAnsi" w:cs="Calibri"/>
          <w:i/>
        </w:rPr>
        <w:t>mp</w:t>
      </w:r>
      <w:r w:rsidRPr="00E352EF">
        <w:rPr>
          <w:rFonts w:asciiTheme="majorHAnsi" w:eastAsia="Calibri" w:hAnsiTheme="majorHAnsi" w:cs="Calibri"/>
          <w:i/>
        </w:rPr>
        <w:t xml:space="preserve"> </w:t>
      </w:r>
      <w:r w:rsidR="0097053A" w:rsidRPr="00E352EF">
        <w:rPr>
          <w:rFonts w:asciiTheme="majorHAnsi" w:eastAsia="Calibri" w:hAnsiTheme="majorHAnsi" w:cs="Calibri"/>
        </w:rPr>
        <w:t>: component-ref</w:t>
      </w:r>
    </w:p>
    <w:p w14:paraId="202AD814" w14:textId="77777777" w:rsidR="00E95DF9" w:rsidRPr="00E352EF" w:rsidRDefault="00E95DF9" w:rsidP="00E95DF9">
      <w:pPr>
        <w:rPr>
          <w:rFonts w:asciiTheme="majorHAnsi" w:hAnsiTheme="majorHAnsi"/>
        </w:rPr>
      </w:pPr>
    </w:p>
    <w:p w14:paraId="26B03143"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ds – </w:t>
      </w:r>
      <w:r w:rsidRPr="00E352EF">
        <w:rPr>
          <w:rFonts w:asciiTheme="majorHAnsi" w:eastAsia="Calibri" w:hAnsiTheme="majorHAnsi" w:cs="Calibri"/>
        </w:rPr>
        <w:t>is the input Dataset</w:t>
      </w:r>
      <w:r w:rsidRPr="00E352EF">
        <w:rPr>
          <w:rFonts w:asciiTheme="majorHAnsi" w:eastAsia="Calibri" w:hAnsiTheme="majorHAnsi" w:cs="Calibri"/>
          <w:i/>
        </w:rPr>
        <w:t>.</w:t>
      </w:r>
    </w:p>
    <w:p w14:paraId="505EA171"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cmp – </w:t>
      </w:r>
      <w:r w:rsidRPr="00E352EF">
        <w:rPr>
          <w:rFonts w:asciiTheme="majorHAnsi" w:eastAsia="Calibri" w:hAnsiTheme="majorHAnsi" w:cs="Calibri"/>
        </w:rPr>
        <w:t>is an existing Component of</w:t>
      </w:r>
      <w:r w:rsidRPr="00E352EF">
        <w:rPr>
          <w:rFonts w:asciiTheme="majorHAnsi" w:eastAsia="Calibri" w:hAnsiTheme="majorHAnsi" w:cs="Calibri"/>
          <w:i/>
        </w:rPr>
        <w:t xml:space="preserve"> ds.</w:t>
      </w:r>
    </w:p>
    <w:p w14:paraId="59645E8A" w14:textId="77777777" w:rsidR="00E95DF9" w:rsidRPr="00E352EF" w:rsidRDefault="00E95DF9" w:rsidP="00E95DF9">
      <w:pPr>
        <w:rPr>
          <w:rFonts w:asciiTheme="majorHAnsi" w:eastAsia="Calibri" w:hAnsiTheme="majorHAnsi" w:cs="Calibri"/>
          <w:i/>
          <w:color w:val="5B9BD5"/>
        </w:rPr>
      </w:pPr>
    </w:p>
    <w:p w14:paraId="7A8BC2F3"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5EC2D6EB"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cmp </w:t>
      </w:r>
      <w:r w:rsidRPr="00E352EF">
        <w:rPr>
          <w:rFonts w:asciiTheme="majorHAnsi" w:eastAsia="Calibri" w:hAnsiTheme="majorHAnsi" w:cs="Calibri"/>
        </w:rPr>
        <w:t>is a Component expression over the Components of ds containing only Component literals (i.e. names of the Components of ds) (static).</w:t>
      </w:r>
    </w:p>
    <w:p w14:paraId="73BBCBE9"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cmp </w:t>
      </w:r>
      <w:r w:rsidRPr="00E352EF">
        <w:rPr>
          <w:rFonts w:asciiTheme="majorHAnsi" w:eastAsia="Calibri" w:hAnsiTheme="majorHAnsi" w:cs="Calibri"/>
        </w:rPr>
        <w:t>cannot be a reference to an Identifier Component</w:t>
      </w:r>
      <w:r w:rsidRPr="00E352EF">
        <w:rPr>
          <w:rFonts w:asciiTheme="majorHAnsi" w:eastAsia="Calibri" w:hAnsiTheme="majorHAnsi" w:cs="Calibri"/>
          <w:i/>
        </w:rPr>
        <w:t>.</w:t>
      </w:r>
    </w:p>
    <w:p w14:paraId="068AA1FC" w14:textId="77777777" w:rsidR="00E95DF9" w:rsidRPr="00E352EF" w:rsidRDefault="00E95DF9" w:rsidP="00E95DF9">
      <w:pPr>
        <w:rPr>
          <w:rFonts w:asciiTheme="majorHAnsi" w:eastAsia="Calibri" w:hAnsiTheme="majorHAnsi" w:cs="Calibri"/>
          <w:i/>
          <w:color w:val="5B9BD5"/>
        </w:rPr>
      </w:pPr>
    </w:p>
    <w:p w14:paraId="0F74E93C"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Returns</w:t>
      </w:r>
    </w:p>
    <w:p w14:paraId="13246E7A"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rPr>
        <w:t xml:space="preserve">A Dataset having all the Identifier Components of </w:t>
      </w:r>
      <w:r w:rsidRPr="00E352EF">
        <w:rPr>
          <w:rFonts w:asciiTheme="majorHAnsi" w:eastAsia="Calibri" w:hAnsiTheme="majorHAnsi" w:cs="Calibri"/>
          <w:i/>
        </w:rPr>
        <w:t>ds</w:t>
      </w:r>
      <w:r w:rsidRPr="00E352EF">
        <w:rPr>
          <w:rFonts w:asciiTheme="majorHAnsi" w:eastAsia="Calibri" w:hAnsiTheme="majorHAnsi" w:cs="Calibri"/>
        </w:rPr>
        <w:t xml:space="preserve"> and the Measure Components and Attribute Components selected in </w:t>
      </w:r>
      <w:r w:rsidRPr="00E352EF">
        <w:rPr>
          <w:rFonts w:asciiTheme="majorHAnsi" w:eastAsia="Calibri" w:hAnsiTheme="majorHAnsi" w:cs="Calibri"/>
          <w:i/>
        </w:rPr>
        <w:t>cmp</w:t>
      </w:r>
      <w:r w:rsidRPr="00E352EF">
        <w:rPr>
          <w:rFonts w:asciiTheme="majorHAnsi" w:eastAsia="Calibri" w:hAnsiTheme="majorHAnsi" w:cs="Calibri"/>
        </w:rPr>
        <w:t>.</w:t>
      </w:r>
    </w:p>
    <w:p w14:paraId="77AF0354" w14:textId="77777777" w:rsidR="00470BDE" w:rsidRPr="00E352EF" w:rsidRDefault="00470BDE" w:rsidP="00E95DF9">
      <w:pPr>
        <w:rPr>
          <w:rFonts w:asciiTheme="majorHAnsi" w:hAnsiTheme="majorHAnsi"/>
        </w:rPr>
      </w:pPr>
    </w:p>
    <w:p w14:paraId="101F9286"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 specification</w:t>
      </w:r>
    </w:p>
    <w:p w14:paraId="2644CC76" w14:textId="77777777" w:rsidR="005A2227" w:rsidRPr="00E352EF" w:rsidRDefault="0097053A" w:rsidP="00E95DF9">
      <w:pPr>
        <w:rPr>
          <w:rFonts w:asciiTheme="majorHAnsi" w:eastAsia="Calibri" w:hAnsiTheme="majorHAnsi" w:cs="Calibri"/>
          <w:i/>
        </w:rPr>
      </w:pPr>
      <w:r w:rsidRPr="00E352EF">
        <w:rPr>
          <w:rFonts w:asciiTheme="majorHAnsi" w:eastAsia="Calibri" w:hAnsiTheme="majorHAnsi" w:cs="Calibri"/>
        </w:rPr>
        <w:t xml:space="preserve">The </w:t>
      </w:r>
      <w:r w:rsidR="003B56F0" w:rsidRPr="00E352EF">
        <w:rPr>
          <w:rFonts w:asciiTheme="majorHAnsi" w:eastAsia="Calibri" w:hAnsiTheme="majorHAnsi" w:cs="Calibri"/>
        </w:rPr>
        <w:t xml:space="preserve">operator </w:t>
      </w:r>
      <w:r w:rsidRPr="00E352EF">
        <w:rPr>
          <w:rFonts w:asciiTheme="majorHAnsi" w:eastAsia="Calibri" w:hAnsiTheme="majorHAnsi" w:cs="Calibri"/>
        </w:rPr>
        <w:t xml:space="preserve">takes as input a Dataset </w:t>
      </w:r>
      <w:r w:rsidRPr="00E352EF">
        <w:rPr>
          <w:rFonts w:asciiTheme="majorHAnsi" w:eastAsia="Calibri" w:hAnsiTheme="majorHAnsi" w:cs="Calibri"/>
          <w:i/>
        </w:rPr>
        <w:t>ds</w:t>
      </w:r>
      <w:r w:rsidRPr="00E352EF">
        <w:rPr>
          <w:rFonts w:asciiTheme="majorHAnsi" w:eastAsia="Calibri" w:hAnsiTheme="majorHAnsi" w:cs="Calibri"/>
        </w:rPr>
        <w:t xml:space="preserve"> and a subset of the Components owned by </w:t>
      </w:r>
      <w:r w:rsidRPr="00E352EF">
        <w:rPr>
          <w:rFonts w:asciiTheme="majorHAnsi" w:eastAsia="Calibri" w:hAnsiTheme="majorHAnsi" w:cs="Calibri"/>
          <w:i/>
        </w:rPr>
        <w:t xml:space="preserve">ds, </w:t>
      </w:r>
      <w:r w:rsidRPr="00E352EF">
        <w:rPr>
          <w:rFonts w:asciiTheme="majorHAnsi" w:eastAsia="Calibri" w:hAnsiTheme="majorHAnsi" w:cs="Calibri"/>
        </w:rPr>
        <w:t xml:space="preserve">it returns another Dataset having all the Identifier Components of the input one (Identifier Components are not affected by the </w:t>
      </w:r>
      <w:r w:rsidRPr="00E352EF">
        <w:rPr>
          <w:rFonts w:asciiTheme="majorHAnsi" w:eastAsia="Calibri" w:hAnsiTheme="majorHAnsi" w:cs="Calibri"/>
          <w:b/>
        </w:rPr>
        <w:t>keep</w:t>
      </w:r>
      <w:r w:rsidRPr="00E352EF">
        <w:rPr>
          <w:rFonts w:asciiTheme="majorHAnsi" w:eastAsia="Calibri" w:hAnsiTheme="majorHAnsi" w:cs="Calibri"/>
        </w:rPr>
        <w:t xml:space="preserve">) and all the Measure Components and Attribute Components selected in </w:t>
      </w:r>
      <w:r w:rsidRPr="00E352EF">
        <w:rPr>
          <w:rFonts w:asciiTheme="majorHAnsi" w:eastAsia="Calibri" w:hAnsiTheme="majorHAnsi" w:cs="Calibri"/>
          <w:i/>
        </w:rPr>
        <w:t>cmp.</w:t>
      </w:r>
    </w:p>
    <w:p w14:paraId="3864A408" w14:textId="77777777" w:rsidR="00470BDE" w:rsidRPr="00E352EF" w:rsidRDefault="00470BDE" w:rsidP="00E95DF9">
      <w:pPr>
        <w:rPr>
          <w:rFonts w:asciiTheme="majorHAnsi" w:hAnsiTheme="majorHAnsi"/>
        </w:rPr>
      </w:pPr>
    </w:p>
    <w:p w14:paraId="07F5A698"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Example</w:t>
      </w:r>
      <w:r w:rsidR="0084324E" w:rsidRPr="00E352EF">
        <w:rPr>
          <w:rFonts w:ascii="Cambria" w:eastAsia="Calibri" w:hAnsi="Cambria" w:cs="Calibri"/>
          <w:i/>
          <w:color w:val="5B9BD5"/>
        </w:rPr>
        <w:t>s</w:t>
      </w:r>
    </w:p>
    <w:p w14:paraId="7604C6F8" w14:textId="77777777" w:rsidR="005A2227" w:rsidRPr="00E352EF" w:rsidRDefault="0097053A" w:rsidP="00E95DF9">
      <w:pPr>
        <w:rPr>
          <w:rFonts w:asciiTheme="majorHAnsi" w:hAnsiTheme="majorHAnsi"/>
        </w:rPr>
      </w:pPr>
      <w:r w:rsidRPr="00E352EF">
        <w:rPr>
          <w:rFonts w:asciiTheme="majorHAnsi" w:eastAsia="Calibri" w:hAnsiTheme="majorHAnsi" w:cs="Calibri"/>
        </w:rPr>
        <w:t>ds_1 := population1</w:t>
      </w:r>
      <w:r w:rsidRPr="00E352EF">
        <w:rPr>
          <w:rFonts w:asciiTheme="majorHAnsi" w:eastAsia="Calibri" w:hAnsiTheme="majorHAnsi" w:cs="Calibri"/>
          <w:b/>
        </w:rPr>
        <w:t xml:space="preserve">[keep </w:t>
      </w:r>
      <w:r w:rsidRPr="00E352EF">
        <w:rPr>
          <w:rFonts w:asciiTheme="majorHAnsi" w:eastAsia="Calibri" w:hAnsiTheme="majorHAnsi" w:cs="Calibri"/>
        </w:rPr>
        <w:t>SEX, GEO, POPULATION</w:t>
      </w:r>
      <w:r w:rsidRPr="00E352EF">
        <w:rPr>
          <w:rFonts w:asciiTheme="majorHAnsi" w:eastAsia="Calibri" w:hAnsiTheme="majorHAnsi" w:cs="Calibri"/>
          <w:b/>
        </w:rPr>
        <w:t xml:space="preserve"> ]</w:t>
      </w:r>
    </w:p>
    <w:p w14:paraId="30520950" w14:textId="77777777" w:rsidR="005A2227" w:rsidRPr="00E352EF" w:rsidRDefault="005A2227">
      <w:pPr>
        <w:tabs>
          <w:tab w:val="left" w:pos="3038"/>
        </w:tabs>
        <w:spacing w:after="60"/>
        <w:ind w:left="720"/>
      </w:pPr>
    </w:p>
    <w:tbl>
      <w:tblPr>
        <w:tblW w:w="707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367"/>
        <w:gridCol w:w="1282"/>
        <w:gridCol w:w="1296"/>
        <w:gridCol w:w="1282"/>
        <w:gridCol w:w="1843"/>
      </w:tblGrid>
      <w:tr w:rsidR="005A2227" w:rsidRPr="00E352EF" w14:paraId="57EDE248" w14:textId="77777777">
        <w:tc>
          <w:tcPr>
            <w:tcW w:w="1368"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563C073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population1</w:t>
            </w:r>
          </w:p>
        </w:tc>
      </w:tr>
      <w:tr w:rsidR="005A2227" w:rsidRPr="00E352EF" w14:paraId="7F145193" w14:textId="77777777">
        <w:tc>
          <w:tcPr>
            <w:tcW w:w="136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C0ED66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SEX</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044C72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AGE</w:t>
            </w:r>
          </w:p>
        </w:tc>
        <w:tc>
          <w:tcPr>
            <w:tcW w:w="129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998D57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GEO</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7414BA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TIME</w:t>
            </w:r>
          </w:p>
        </w:tc>
        <w:tc>
          <w:tcPr>
            <w:tcW w:w="1843"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F01472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POPULATION</w:t>
            </w:r>
          </w:p>
        </w:tc>
      </w:tr>
      <w:tr w:rsidR="005A2227" w:rsidRPr="00E352EF" w14:paraId="77EC2B00"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8A788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3DA95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Y_LT15</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95EBC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824F0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1FEDA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970428</w:t>
            </w:r>
          </w:p>
        </w:tc>
      </w:tr>
      <w:tr w:rsidR="005A2227" w:rsidRPr="00E352EF" w14:paraId="03A4DEC8"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3AA65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0B736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Y15-64</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57FC0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6D8ED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0C805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3678355</w:t>
            </w:r>
          </w:p>
        </w:tc>
      </w:tr>
      <w:tr w:rsidR="005A2227" w:rsidRPr="00E352EF" w14:paraId="7952DC9D"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03493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1CA36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Y_GE65</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B5EA9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F51E2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91ED8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838653</w:t>
            </w:r>
          </w:p>
        </w:tc>
      </w:tr>
      <w:tr w:rsidR="005A2227" w:rsidRPr="00E352EF" w14:paraId="57E5D46D"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E65B2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4511E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Y_LT15</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CBF60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AA25C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796A0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927644</w:t>
            </w:r>
          </w:p>
        </w:tc>
      </w:tr>
      <w:tr w:rsidR="005A2227" w:rsidRPr="00E352EF" w14:paraId="43D9187D"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134EC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C2522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Y15-64</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D699E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DB16C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066EE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3625561</w:t>
            </w:r>
          </w:p>
        </w:tc>
      </w:tr>
      <w:tr w:rsidR="005A2227" w:rsidRPr="00E352EF" w14:paraId="741A405C"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8D505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4F3C9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Y_GE65</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D569B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45760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CE081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1121001</w:t>
            </w:r>
          </w:p>
        </w:tc>
      </w:tr>
      <w:tr w:rsidR="005A2227" w:rsidRPr="00E352EF" w14:paraId="34670173"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2404F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DFD8E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Y_LT15</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90762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11690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F7B1A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5757444</w:t>
            </w:r>
          </w:p>
        </w:tc>
      </w:tr>
      <w:tr w:rsidR="005A2227" w:rsidRPr="00E352EF" w14:paraId="2B0D0F53"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AF71F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B30A3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Y15-64</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9C77F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B3F6B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0D4B4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20748657</w:t>
            </w:r>
          </w:p>
        </w:tc>
      </w:tr>
      <w:tr w:rsidR="005A2227" w:rsidRPr="00E352EF" w14:paraId="131BEEE2"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11AFA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8C84F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Y_GE65</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D5D5C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76987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C40C6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4917238</w:t>
            </w:r>
          </w:p>
        </w:tc>
      </w:tr>
      <w:tr w:rsidR="005A2227" w:rsidRPr="00E352EF" w14:paraId="07E3D3BF"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A8216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173DD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Y_LT15</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AB785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35177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D148D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5488356</w:t>
            </w:r>
          </w:p>
        </w:tc>
      </w:tr>
      <w:tr w:rsidR="005A2227" w:rsidRPr="00E352EF" w14:paraId="085B7E5A"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3EFAF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2F830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Y15-64</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C218C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3C77F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D2D5A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20915924</w:t>
            </w:r>
          </w:p>
        </w:tc>
      </w:tr>
      <w:tr w:rsidR="005A2227" w:rsidRPr="00E352EF" w14:paraId="28518B5D"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0B00E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2DD52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Y_GE65</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5777C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9B377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AB4A6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6068452</w:t>
            </w:r>
          </w:p>
        </w:tc>
      </w:tr>
    </w:tbl>
    <w:p w14:paraId="5B5C28A1" w14:textId="77777777" w:rsidR="005A2227" w:rsidRPr="00E352EF" w:rsidRDefault="005A2227">
      <w:pPr>
        <w:ind w:left="720"/>
      </w:pPr>
    </w:p>
    <w:tbl>
      <w:tblPr>
        <w:tblW w:w="4435"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368"/>
        <w:gridCol w:w="1296"/>
        <w:gridCol w:w="1771"/>
      </w:tblGrid>
      <w:tr w:rsidR="005A2227" w:rsidRPr="00E352EF" w14:paraId="12D51330" w14:textId="77777777">
        <w:tc>
          <w:tcPr>
            <w:tcW w:w="1368"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798F8B04" w14:textId="12A455AD"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del w:id="11513" w:author="Utente" w:date="2017-05-08T19:11:00Z">
              <w:r w:rsidRPr="00E352EF" w:rsidDel="00B33A5F">
                <w:rPr>
                  <w:rFonts w:ascii="Calibri" w:eastAsia="Calibri" w:hAnsi="Calibri" w:cs="Calibri"/>
                </w:rPr>
                <w:delText>population1</w:delText>
              </w:r>
            </w:del>
            <w:ins w:id="11514" w:author="Utente" w:date="2017-05-08T19:11:00Z">
              <w:r w:rsidR="00B33A5F">
                <w:rPr>
                  <w:rFonts w:ascii="Calibri" w:eastAsia="Calibri" w:hAnsi="Calibri" w:cs="Calibri"/>
                </w:rPr>
                <w:t>ds_1</w:t>
              </w:r>
            </w:ins>
          </w:p>
        </w:tc>
      </w:tr>
      <w:tr w:rsidR="005A2227" w:rsidRPr="00E352EF" w14:paraId="08F43E54" w14:textId="77777777">
        <w:tc>
          <w:tcPr>
            <w:tcW w:w="136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34DE04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SEX</w:t>
            </w:r>
          </w:p>
        </w:tc>
        <w:tc>
          <w:tcPr>
            <w:tcW w:w="129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DA27E8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GEO</w:t>
            </w:r>
          </w:p>
        </w:tc>
        <w:tc>
          <w:tcPr>
            <w:tcW w:w="177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DDBEBD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POPULATION</w:t>
            </w:r>
          </w:p>
        </w:tc>
      </w:tr>
      <w:tr w:rsidR="005A2227" w:rsidRPr="00E352EF" w14:paraId="20E6D8B0"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07C31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D4AB3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77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B83C1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970428</w:t>
            </w:r>
          </w:p>
        </w:tc>
      </w:tr>
      <w:tr w:rsidR="005A2227" w:rsidRPr="00E352EF" w14:paraId="633B7077"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139B9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45173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77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999D7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3678355</w:t>
            </w:r>
          </w:p>
        </w:tc>
      </w:tr>
      <w:tr w:rsidR="005A2227" w:rsidRPr="00E352EF" w14:paraId="36CFFA3C"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567DF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2A51E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77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95E71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838653</w:t>
            </w:r>
          </w:p>
        </w:tc>
      </w:tr>
      <w:tr w:rsidR="005A2227" w:rsidRPr="00E352EF" w14:paraId="53635A03"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BF9A3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8B7E8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77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81DF6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927644</w:t>
            </w:r>
          </w:p>
        </w:tc>
      </w:tr>
      <w:tr w:rsidR="005A2227" w:rsidRPr="00E352EF" w14:paraId="33E53E9E"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8113C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DFDE2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77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5B695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3625561</w:t>
            </w:r>
          </w:p>
        </w:tc>
      </w:tr>
      <w:tr w:rsidR="005A2227" w:rsidRPr="00E352EF" w14:paraId="5436518D"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A0119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CF675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77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BBF86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1121001</w:t>
            </w:r>
          </w:p>
        </w:tc>
      </w:tr>
      <w:tr w:rsidR="005A2227" w:rsidRPr="00E352EF" w14:paraId="5C3443F3"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E373E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E22B0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77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9A6C2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5757444</w:t>
            </w:r>
          </w:p>
        </w:tc>
      </w:tr>
      <w:tr w:rsidR="005A2227" w:rsidRPr="00E352EF" w14:paraId="6F616091"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1FA00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4C570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77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B3CA3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20748657</w:t>
            </w:r>
          </w:p>
        </w:tc>
      </w:tr>
      <w:tr w:rsidR="005A2227" w:rsidRPr="00E352EF" w14:paraId="4EB727AF"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C28A8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49D7A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77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E3F83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4917238</w:t>
            </w:r>
          </w:p>
        </w:tc>
      </w:tr>
      <w:tr w:rsidR="005A2227" w:rsidRPr="00E352EF" w14:paraId="69EDCFC7"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7A312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BC711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77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4A997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5488356</w:t>
            </w:r>
          </w:p>
        </w:tc>
      </w:tr>
      <w:tr w:rsidR="005A2227" w:rsidRPr="00E352EF" w14:paraId="056372B8"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4900E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B552B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77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32654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20915924</w:t>
            </w:r>
          </w:p>
        </w:tc>
      </w:tr>
      <w:tr w:rsidR="005A2227" w:rsidRPr="00E352EF" w14:paraId="2F5FA71F"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34A9D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659D1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77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487FE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6068452</w:t>
            </w:r>
          </w:p>
        </w:tc>
      </w:tr>
    </w:tbl>
    <w:p w14:paraId="71468927" w14:textId="77777777" w:rsidR="005A2227" w:rsidRPr="00E352EF" w:rsidRDefault="0097053A" w:rsidP="00941793">
      <w:pPr>
        <w:pStyle w:val="Stile3"/>
        <w:rPr>
          <w:lang w:val="en-GB"/>
        </w:rPr>
      </w:pPr>
      <w:bookmarkStart w:id="11515" w:name="_Toc462659777"/>
      <w:bookmarkStart w:id="11516" w:name="_Toc463805815"/>
      <w:bookmarkStart w:id="11517" w:name="_Toc464487993"/>
      <w:r w:rsidRPr="00E352EF">
        <w:rPr>
          <w:lang w:val="en-GB"/>
        </w:rPr>
        <w:t>calc</w:t>
      </w:r>
      <w:bookmarkEnd w:id="11515"/>
      <w:bookmarkEnd w:id="11516"/>
      <w:bookmarkEnd w:id="11517"/>
    </w:p>
    <w:p w14:paraId="3A0882D9"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w:t>
      </w:r>
    </w:p>
    <w:p w14:paraId="73908509"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rPr>
        <w:t xml:space="preserve">The operator </w:t>
      </w:r>
      <w:r w:rsidRPr="00E352EF">
        <w:rPr>
          <w:rFonts w:asciiTheme="majorHAnsi" w:eastAsia="Calibri" w:hAnsiTheme="majorHAnsi" w:cs="Calibri"/>
          <w:b/>
        </w:rPr>
        <w:t>calc</w:t>
      </w:r>
      <w:r w:rsidRPr="00E352EF">
        <w:rPr>
          <w:rFonts w:asciiTheme="majorHAnsi" w:eastAsia="Calibri" w:hAnsiTheme="majorHAnsi" w:cs="Calibri"/>
        </w:rPr>
        <w:t xml:space="preserve"> returns the input </w:t>
      </w:r>
      <w:r w:rsidR="00297BF2" w:rsidRPr="00E352EF">
        <w:t>Dataset</w:t>
      </w:r>
      <w:r w:rsidRPr="00E352EF">
        <w:rPr>
          <w:rFonts w:asciiTheme="majorHAnsi" w:eastAsia="Calibri" w:hAnsiTheme="majorHAnsi" w:cs="Calibri"/>
        </w:rPr>
        <w:t xml:space="preserve"> with new components calculated based on the expressions specified as parameters.</w:t>
      </w:r>
    </w:p>
    <w:p w14:paraId="0A4CB20B" w14:textId="77777777" w:rsidR="00470BDE" w:rsidRPr="00E352EF" w:rsidRDefault="00470BDE" w:rsidP="00E95DF9">
      <w:pPr>
        <w:rPr>
          <w:rFonts w:asciiTheme="majorHAnsi" w:hAnsiTheme="majorHAnsi"/>
        </w:rPr>
      </w:pPr>
    </w:p>
    <w:p w14:paraId="3B570891"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14F081D6" w14:textId="77777777" w:rsidR="005A2227" w:rsidRPr="00E352EF" w:rsidRDefault="0097053A" w:rsidP="00E95DF9">
      <w:pPr>
        <w:rPr>
          <w:rFonts w:asciiTheme="majorHAnsi" w:hAnsiTheme="majorHAnsi"/>
        </w:rPr>
      </w:pPr>
      <w:r w:rsidRPr="00E352EF">
        <w:rPr>
          <w:rFonts w:asciiTheme="majorHAnsi" w:eastAsia="Calibri" w:hAnsiTheme="majorHAnsi" w:cs="Calibri"/>
          <w:i/>
        </w:rPr>
        <w:t>ds</w:t>
      </w:r>
      <w:r w:rsidRPr="00E352EF">
        <w:rPr>
          <w:rFonts w:asciiTheme="majorHAnsi" w:eastAsia="Calibri" w:hAnsiTheme="majorHAnsi" w:cs="Calibri"/>
          <w:b/>
          <w:i/>
        </w:rPr>
        <w:t xml:space="preserve"> </w:t>
      </w:r>
      <w:r w:rsidRPr="00E352EF">
        <w:rPr>
          <w:rFonts w:asciiTheme="majorHAnsi" w:eastAsia="Calibri" w:hAnsiTheme="majorHAnsi" w:cs="Calibri"/>
          <w:b/>
        </w:rPr>
        <w:t>[calc</w:t>
      </w:r>
      <w:r w:rsidRPr="00E352EF">
        <w:rPr>
          <w:rFonts w:asciiTheme="majorHAnsi" w:eastAsia="Calibri" w:hAnsiTheme="majorHAnsi" w:cs="Calibri"/>
        </w:rPr>
        <w:t xml:space="preserve"> </w:t>
      </w:r>
      <w:r w:rsidRPr="00E352EF">
        <w:rPr>
          <w:rFonts w:asciiTheme="majorHAnsi" w:eastAsia="Calibri" w:hAnsiTheme="majorHAnsi" w:cs="Calibri"/>
          <w:i/>
        </w:rPr>
        <w:t>k</w:t>
      </w:r>
      <w:r w:rsidRPr="00E352EF">
        <w:rPr>
          <w:rFonts w:asciiTheme="majorHAnsi" w:eastAsia="Calibri" w:hAnsiTheme="majorHAnsi" w:cs="Calibri"/>
        </w:rPr>
        <w:t xml:space="preserve"> </w:t>
      </w:r>
      <w:r w:rsidRPr="00E352EF">
        <w:rPr>
          <w:rFonts w:asciiTheme="majorHAnsi" w:eastAsia="Calibri" w:hAnsiTheme="majorHAnsi" w:cs="Calibri"/>
          <w:b/>
        </w:rPr>
        <w:t>as</w:t>
      </w:r>
      <w:r w:rsidRPr="00E352EF">
        <w:rPr>
          <w:rFonts w:asciiTheme="majorHAnsi" w:eastAsia="Calibri" w:hAnsiTheme="majorHAnsi" w:cs="Calibri"/>
        </w:rPr>
        <w:t xml:space="preserve"> </w:t>
      </w:r>
      <w:r w:rsidRPr="00E352EF">
        <w:rPr>
          <w:rFonts w:asciiTheme="majorHAnsi" w:eastAsia="Calibri" w:hAnsiTheme="majorHAnsi" w:cs="Calibri"/>
          <w:i/>
        </w:rPr>
        <w:t xml:space="preserve">compName </w:t>
      </w:r>
      <w:r w:rsidRPr="00E352EF">
        <w:rPr>
          <w:rFonts w:asciiTheme="majorHAnsi" w:eastAsia="Calibri" w:hAnsiTheme="majorHAnsi" w:cs="Calibri"/>
        </w:rPr>
        <w:t>{</w:t>
      </w:r>
      <w:r w:rsidRPr="00E352EF">
        <w:rPr>
          <w:rFonts w:asciiTheme="majorHAnsi" w:eastAsia="Calibri" w:hAnsiTheme="majorHAnsi" w:cs="Calibri"/>
          <w:b/>
        </w:rPr>
        <w:t>role</w:t>
      </w:r>
      <w:r w:rsidRPr="00E352EF">
        <w:rPr>
          <w:rFonts w:asciiTheme="majorHAnsi" w:eastAsia="Calibri" w:hAnsiTheme="majorHAnsi" w:cs="Calibri"/>
        </w:rPr>
        <w:t xml:space="preserve"> [</w:t>
      </w:r>
      <w:r w:rsidRPr="00E352EF">
        <w:rPr>
          <w:rFonts w:asciiTheme="majorHAnsi" w:eastAsia="Calibri" w:hAnsiTheme="majorHAnsi" w:cs="Calibri"/>
          <w:b/>
        </w:rPr>
        <w:t>Measure | Identifier | Attribute</w:t>
      </w:r>
      <w:r w:rsidRPr="00E352EF">
        <w:rPr>
          <w:rFonts w:asciiTheme="majorHAnsi" w:eastAsia="Calibri" w:hAnsiTheme="majorHAnsi" w:cs="Calibri"/>
        </w:rPr>
        <w:t>]} {</w:t>
      </w:r>
      <w:r w:rsidRPr="00E352EF">
        <w:rPr>
          <w:rFonts w:asciiTheme="majorHAnsi" w:eastAsia="Calibri" w:hAnsiTheme="majorHAnsi" w:cs="Calibri"/>
          <w:b/>
        </w:rPr>
        <w:t>viral</w:t>
      </w:r>
      <w:r w:rsidRPr="00E352EF">
        <w:rPr>
          <w:rFonts w:asciiTheme="majorHAnsi" w:eastAsia="Calibri" w:hAnsiTheme="majorHAnsi" w:cs="Calibri"/>
        </w:rPr>
        <w:t xml:space="preserve"> }</w:t>
      </w:r>
    </w:p>
    <w:p w14:paraId="69B1BC71" w14:textId="77777777" w:rsidR="005A2227" w:rsidRPr="00E352EF" w:rsidRDefault="0097053A" w:rsidP="00E95DF9">
      <w:pPr>
        <w:rPr>
          <w:rFonts w:asciiTheme="majorHAnsi" w:hAnsiTheme="majorHAnsi"/>
        </w:rPr>
      </w:pPr>
      <w:r w:rsidRPr="00E352EF">
        <w:rPr>
          <w:rFonts w:asciiTheme="majorHAnsi" w:hAnsiTheme="majorHAnsi"/>
        </w:rPr>
        <w:tab/>
      </w:r>
      <w:r w:rsidRPr="00E352EF">
        <w:rPr>
          <w:rFonts w:asciiTheme="majorHAnsi" w:eastAsia="Calibri" w:hAnsiTheme="majorHAnsi" w:cs="Calibri"/>
        </w:rPr>
        <w:t xml:space="preserve">                   {,</w:t>
      </w:r>
      <w:r w:rsidRPr="00E352EF">
        <w:rPr>
          <w:rFonts w:asciiTheme="majorHAnsi" w:eastAsia="Calibri" w:hAnsiTheme="majorHAnsi" w:cs="Calibri"/>
          <w:i/>
        </w:rPr>
        <w:t xml:space="preserve"> k </w:t>
      </w:r>
      <w:r w:rsidRPr="00E352EF">
        <w:rPr>
          <w:rFonts w:asciiTheme="majorHAnsi" w:eastAsia="Calibri" w:hAnsiTheme="majorHAnsi" w:cs="Calibri"/>
          <w:b/>
        </w:rPr>
        <w:t>as</w:t>
      </w:r>
      <w:r w:rsidRPr="00E352EF">
        <w:rPr>
          <w:rFonts w:asciiTheme="majorHAnsi" w:eastAsia="Calibri" w:hAnsiTheme="majorHAnsi" w:cs="Calibri"/>
        </w:rPr>
        <w:t xml:space="preserve"> </w:t>
      </w:r>
      <w:r w:rsidRPr="00E352EF">
        <w:rPr>
          <w:rFonts w:asciiTheme="majorHAnsi" w:eastAsia="Calibri" w:hAnsiTheme="majorHAnsi" w:cs="Calibri"/>
          <w:i/>
        </w:rPr>
        <w:t xml:space="preserve">compName </w:t>
      </w:r>
      <w:r w:rsidRPr="00E352EF">
        <w:rPr>
          <w:rFonts w:asciiTheme="majorHAnsi" w:eastAsia="Calibri" w:hAnsiTheme="majorHAnsi" w:cs="Calibri"/>
        </w:rPr>
        <w:t>{</w:t>
      </w:r>
      <w:r w:rsidRPr="00E352EF">
        <w:rPr>
          <w:rFonts w:asciiTheme="majorHAnsi" w:eastAsia="Calibri" w:hAnsiTheme="majorHAnsi" w:cs="Calibri"/>
          <w:b/>
        </w:rPr>
        <w:t>role [Measure | Identifier | Attribute</w:t>
      </w:r>
      <w:r w:rsidRPr="00E352EF">
        <w:rPr>
          <w:rFonts w:asciiTheme="majorHAnsi" w:eastAsia="Calibri" w:hAnsiTheme="majorHAnsi" w:cs="Calibri"/>
        </w:rPr>
        <w:t>]} {</w:t>
      </w:r>
      <w:r w:rsidRPr="00E352EF">
        <w:rPr>
          <w:rFonts w:asciiTheme="majorHAnsi" w:eastAsia="Calibri" w:hAnsiTheme="majorHAnsi" w:cs="Calibri"/>
          <w:b/>
        </w:rPr>
        <w:t>viral</w:t>
      </w:r>
      <w:r w:rsidRPr="00E352EF">
        <w:rPr>
          <w:rFonts w:asciiTheme="majorHAnsi" w:eastAsia="Calibri" w:hAnsiTheme="majorHAnsi" w:cs="Calibri"/>
        </w:rPr>
        <w:t>} }*</w:t>
      </w:r>
    </w:p>
    <w:p w14:paraId="629722C0" w14:textId="77777777" w:rsidR="005A2227" w:rsidRPr="00E352EF" w:rsidRDefault="0097053A" w:rsidP="00E95DF9">
      <w:pPr>
        <w:rPr>
          <w:rFonts w:asciiTheme="majorHAnsi" w:hAnsiTheme="majorHAnsi"/>
        </w:rPr>
      </w:pPr>
      <w:r w:rsidRPr="00E352EF">
        <w:rPr>
          <w:rFonts w:asciiTheme="majorHAnsi" w:eastAsia="Calibri" w:hAnsiTheme="majorHAnsi" w:cs="Calibri"/>
          <w:b/>
        </w:rPr>
        <w:t>]</w:t>
      </w:r>
    </w:p>
    <w:p w14:paraId="5B1D0893" w14:textId="77777777" w:rsidR="005A2227" w:rsidRPr="00E352EF" w:rsidRDefault="005A2227" w:rsidP="00E95DF9">
      <w:pPr>
        <w:rPr>
          <w:rFonts w:asciiTheme="majorHAnsi" w:hAnsiTheme="majorHAnsi"/>
        </w:rPr>
      </w:pPr>
    </w:p>
    <w:p w14:paraId="03DECDAB"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Parameters</w:t>
      </w:r>
    </w:p>
    <w:p w14:paraId="1584B991" w14:textId="77777777" w:rsidR="005A2227" w:rsidRPr="00E352EF" w:rsidRDefault="00E95DF9" w:rsidP="00E95DF9">
      <w:pPr>
        <w:rPr>
          <w:rFonts w:asciiTheme="majorHAnsi" w:hAnsiTheme="majorHAnsi"/>
        </w:rPr>
      </w:pPr>
      <w:r w:rsidRPr="00E352EF">
        <w:rPr>
          <w:rFonts w:asciiTheme="majorHAnsi" w:eastAsia="Calibri" w:hAnsiTheme="majorHAnsi" w:cs="Calibri"/>
          <w:i/>
        </w:rPr>
        <w:t>d</w:t>
      </w:r>
      <w:r w:rsidR="0097053A" w:rsidRPr="00E352EF">
        <w:rPr>
          <w:rFonts w:asciiTheme="majorHAnsi" w:eastAsia="Calibri" w:hAnsiTheme="majorHAnsi" w:cs="Calibri"/>
          <w:i/>
        </w:rPr>
        <w:t>s</w:t>
      </w:r>
      <w:r w:rsidRPr="00E352EF">
        <w:rPr>
          <w:rFonts w:asciiTheme="majorHAnsi" w:eastAsia="Calibri" w:hAnsiTheme="majorHAnsi" w:cs="Calibri"/>
          <w:i/>
        </w:rPr>
        <w:t xml:space="preserve"> </w:t>
      </w:r>
      <w:r w:rsidR="0097053A" w:rsidRPr="00E352EF">
        <w:rPr>
          <w:rFonts w:asciiTheme="majorHAnsi" w:eastAsia="Calibri" w:hAnsiTheme="majorHAnsi" w:cs="Calibri"/>
        </w:rPr>
        <w:t>: dataset {identifier &lt;IDENT&gt; as scalar-type}+ {measure &lt;IDENT&gt; as scalar-type}*</w:t>
      </w:r>
    </w:p>
    <w:p w14:paraId="1FCFBC1B" w14:textId="77777777" w:rsidR="005A2227" w:rsidRPr="00E352EF" w:rsidRDefault="0097053A" w:rsidP="00C96285">
      <w:pPr>
        <w:rPr>
          <w:rFonts w:ascii="Cambria" w:hAnsi="Cambria"/>
        </w:rPr>
      </w:pPr>
      <w:r w:rsidRPr="00E352EF">
        <w:rPr>
          <w:rFonts w:ascii="Cambria" w:hAnsi="Cambria"/>
        </w:rPr>
        <w:tab/>
      </w:r>
      <w:r w:rsidRPr="00E352EF">
        <w:rPr>
          <w:rFonts w:ascii="Cambria" w:hAnsi="Cambria"/>
        </w:rPr>
        <w:tab/>
      </w:r>
      <w:r w:rsidRPr="00E352EF">
        <w:rPr>
          <w:rFonts w:ascii="Cambria" w:eastAsia="Calibri" w:hAnsi="Cambria"/>
        </w:rPr>
        <w:t xml:space="preserve">      {attribute &lt;IDENT&gt; as scalar-type}*</w:t>
      </w:r>
    </w:p>
    <w:p w14:paraId="7F7015C5" w14:textId="77777777" w:rsidR="005A2227" w:rsidRPr="00E352EF" w:rsidRDefault="00E95DF9" w:rsidP="00E95DF9">
      <w:pPr>
        <w:rPr>
          <w:rFonts w:asciiTheme="majorHAnsi" w:hAnsiTheme="majorHAnsi"/>
        </w:rPr>
      </w:pPr>
      <w:r w:rsidRPr="00E352EF">
        <w:rPr>
          <w:rFonts w:asciiTheme="majorHAnsi" w:eastAsia="Calibri" w:hAnsiTheme="majorHAnsi" w:cs="Calibri"/>
          <w:i/>
        </w:rPr>
        <w:t xml:space="preserve">k </w:t>
      </w:r>
      <w:r w:rsidR="0097053A" w:rsidRPr="00E352EF">
        <w:rPr>
          <w:rFonts w:asciiTheme="majorHAnsi" w:eastAsia="Calibri" w:hAnsiTheme="majorHAnsi" w:cs="Calibri"/>
        </w:rPr>
        <w:t>: expr</w:t>
      </w:r>
    </w:p>
    <w:p w14:paraId="0A002F17" w14:textId="77777777" w:rsidR="005A2227" w:rsidRPr="00E352EF" w:rsidRDefault="0097053A" w:rsidP="00E95DF9">
      <w:pPr>
        <w:rPr>
          <w:rFonts w:asciiTheme="majorHAnsi" w:hAnsiTheme="majorHAnsi"/>
        </w:rPr>
      </w:pPr>
      <w:r w:rsidRPr="00E352EF">
        <w:rPr>
          <w:rFonts w:asciiTheme="majorHAnsi" w:eastAsia="Calibri" w:hAnsiTheme="majorHAnsi" w:cs="Calibri"/>
          <w:i/>
        </w:rPr>
        <w:t>compName</w:t>
      </w:r>
      <w:r w:rsidR="00E95DF9" w:rsidRPr="00E352EF">
        <w:rPr>
          <w:rFonts w:asciiTheme="majorHAnsi" w:eastAsia="Calibri" w:hAnsiTheme="majorHAnsi" w:cs="Calibri"/>
          <w:i/>
        </w:rPr>
        <w:t xml:space="preserve"> </w:t>
      </w:r>
      <w:r w:rsidRPr="00E352EF">
        <w:rPr>
          <w:rFonts w:asciiTheme="majorHAnsi" w:eastAsia="Calibri" w:hAnsiTheme="majorHAnsi" w:cs="Calibri"/>
        </w:rPr>
        <w:t>: ident</w:t>
      </w:r>
    </w:p>
    <w:p w14:paraId="441B3708" w14:textId="77777777" w:rsidR="005A2227" w:rsidRPr="00E352EF" w:rsidRDefault="0097053A" w:rsidP="00E95DF9">
      <w:pPr>
        <w:rPr>
          <w:rFonts w:asciiTheme="majorHAnsi" w:hAnsiTheme="majorHAnsi"/>
        </w:rPr>
      </w:pPr>
      <w:r w:rsidRPr="00E352EF">
        <w:rPr>
          <w:rFonts w:asciiTheme="majorHAnsi" w:eastAsia="Calibri" w:hAnsiTheme="majorHAnsi" w:cs="Calibri"/>
          <w:i/>
        </w:rPr>
        <w:t>role</w:t>
      </w:r>
      <w:r w:rsidR="00E95DF9" w:rsidRPr="00E352EF">
        <w:rPr>
          <w:rFonts w:asciiTheme="majorHAnsi" w:eastAsia="Calibri" w:hAnsiTheme="majorHAnsi" w:cs="Calibri"/>
          <w:i/>
        </w:rPr>
        <w:t xml:space="preserve"> </w:t>
      </w:r>
      <w:r w:rsidRPr="00E352EF">
        <w:rPr>
          <w:rFonts w:asciiTheme="majorHAnsi" w:eastAsia="Calibri" w:hAnsiTheme="majorHAnsi" w:cs="Calibri"/>
        </w:rPr>
        <w:t>: constant</w:t>
      </w:r>
    </w:p>
    <w:p w14:paraId="631B1827" w14:textId="37A36445" w:rsidR="005A2227" w:rsidRPr="00E352EF" w:rsidRDefault="005A2227" w:rsidP="00E95DF9">
      <w:pPr>
        <w:rPr>
          <w:rFonts w:asciiTheme="majorHAnsi" w:hAnsiTheme="majorHAnsi"/>
        </w:rPr>
      </w:pPr>
    </w:p>
    <w:p w14:paraId="217A7FBD"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ds –</w:t>
      </w:r>
      <w:r w:rsidRPr="00E352EF">
        <w:rPr>
          <w:rFonts w:asciiTheme="majorHAnsi" w:eastAsia="Calibri" w:hAnsiTheme="majorHAnsi" w:cs="Calibri"/>
        </w:rPr>
        <w:t>is the input Dataset.</w:t>
      </w:r>
    </w:p>
    <w:p w14:paraId="73833AE4"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k – </w:t>
      </w:r>
      <w:r w:rsidRPr="00E352EF">
        <w:rPr>
          <w:rFonts w:asciiTheme="majorHAnsi" w:eastAsia="Calibri" w:hAnsiTheme="majorHAnsi" w:cs="Calibri"/>
        </w:rPr>
        <w:t>is an  expression involving ds Components.</w:t>
      </w:r>
    </w:p>
    <w:p w14:paraId="0C7736BD"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role – </w:t>
      </w:r>
      <w:r w:rsidRPr="00E352EF">
        <w:rPr>
          <w:rFonts w:asciiTheme="majorHAnsi" w:eastAsia="Calibri" w:hAnsiTheme="majorHAnsi" w:cs="Calibri"/>
        </w:rPr>
        <w:t>is the role of the calculated Component.</w:t>
      </w:r>
    </w:p>
    <w:p w14:paraId="547BB884"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compName – </w:t>
      </w:r>
      <w:r w:rsidRPr="00E352EF">
        <w:rPr>
          <w:rFonts w:asciiTheme="majorHAnsi" w:eastAsia="Calibri" w:hAnsiTheme="majorHAnsi" w:cs="Calibri"/>
        </w:rPr>
        <w:t>is the name of the new Component.</w:t>
      </w:r>
    </w:p>
    <w:p w14:paraId="29628136" w14:textId="77777777" w:rsidR="00E95DF9" w:rsidRPr="00E352EF" w:rsidRDefault="00E95DF9" w:rsidP="00E95DF9">
      <w:pPr>
        <w:rPr>
          <w:rFonts w:asciiTheme="majorHAnsi" w:eastAsia="Calibri" w:hAnsiTheme="majorHAnsi" w:cs="Calibri"/>
          <w:i/>
          <w:color w:val="5B9BD5"/>
        </w:rPr>
      </w:pPr>
    </w:p>
    <w:p w14:paraId="4303C59D"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02C0FF71"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role </w:t>
      </w:r>
      <w:r w:rsidRPr="00E352EF">
        <w:rPr>
          <w:rFonts w:asciiTheme="majorHAnsi" w:eastAsia="Calibri" w:hAnsiTheme="majorHAnsi" w:cs="Calibri"/>
        </w:rPr>
        <w:t>can be one of: “Measure”, “Identifier”, “Attribute”.</w:t>
      </w:r>
    </w:p>
    <w:p w14:paraId="411438A4"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k </w:t>
      </w:r>
      <w:r w:rsidRPr="00E352EF">
        <w:rPr>
          <w:rFonts w:asciiTheme="majorHAnsi" w:eastAsia="Calibri" w:hAnsiTheme="majorHAnsi" w:cs="Calibri"/>
        </w:rPr>
        <w:t>is an expression on ds Components.</w:t>
      </w:r>
    </w:p>
    <w:p w14:paraId="3FCDB3F6" w14:textId="77777777" w:rsidR="00E95DF9" w:rsidRPr="00E352EF" w:rsidRDefault="00E95DF9" w:rsidP="00E95DF9">
      <w:pPr>
        <w:rPr>
          <w:rFonts w:asciiTheme="majorHAnsi" w:eastAsia="Calibri" w:hAnsiTheme="majorHAnsi" w:cs="Calibri"/>
          <w:i/>
          <w:color w:val="5B9BD5"/>
        </w:rPr>
      </w:pPr>
    </w:p>
    <w:p w14:paraId="517DC0AE"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w:t>
      </w:r>
    </w:p>
    <w:p w14:paraId="6055A4A8"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rPr>
        <w:t xml:space="preserve">A Dataset having the same Identifier and Measure Components of the input one, enriched by others Components calculated using the defined </w:t>
      </w:r>
      <w:r w:rsidRPr="00E352EF">
        <w:rPr>
          <w:rFonts w:asciiTheme="majorHAnsi" w:eastAsia="Calibri" w:hAnsiTheme="majorHAnsi" w:cs="Calibri"/>
          <w:i/>
        </w:rPr>
        <w:t>k</w:t>
      </w:r>
      <w:r w:rsidRPr="00E352EF">
        <w:rPr>
          <w:rFonts w:asciiTheme="majorHAnsi" w:eastAsia="Calibri" w:hAnsiTheme="majorHAnsi" w:cs="Calibri"/>
        </w:rPr>
        <w:t xml:space="preserve"> expressions.</w:t>
      </w:r>
    </w:p>
    <w:p w14:paraId="509AABE1" w14:textId="77777777" w:rsidR="00470BDE" w:rsidRPr="00E352EF" w:rsidRDefault="00470BDE" w:rsidP="00E95DF9">
      <w:pPr>
        <w:rPr>
          <w:rFonts w:asciiTheme="majorHAnsi" w:hAnsiTheme="majorHAnsi"/>
        </w:rPr>
      </w:pPr>
    </w:p>
    <w:p w14:paraId="58C0B153"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 specification</w:t>
      </w:r>
    </w:p>
    <w:p w14:paraId="735FAE24" w14:textId="77777777" w:rsidR="005A2227" w:rsidRPr="00E352EF" w:rsidRDefault="0097053A">
      <w:pPr>
        <w:rPr>
          <w:rFonts w:asciiTheme="majorHAnsi" w:hAnsiTheme="majorHAnsi"/>
        </w:rPr>
      </w:pPr>
      <w:r w:rsidRPr="00E352EF">
        <w:rPr>
          <w:rFonts w:asciiTheme="majorHAnsi" w:eastAsia="Calibri" w:hAnsiTheme="majorHAnsi" w:cs="Calibri"/>
        </w:rPr>
        <w:t>The operator takes in</w:t>
      </w:r>
      <w:r w:rsidR="003B56F0" w:rsidRPr="00E352EF">
        <w:rPr>
          <w:rFonts w:asciiTheme="majorHAnsi" w:eastAsia="Calibri" w:hAnsiTheme="majorHAnsi" w:cs="Calibri"/>
        </w:rPr>
        <w:t xml:space="preserve"> as</w:t>
      </w:r>
      <w:r w:rsidRPr="00E352EF">
        <w:rPr>
          <w:rFonts w:asciiTheme="majorHAnsi" w:eastAsia="Calibri" w:hAnsiTheme="majorHAnsi" w:cs="Calibri"/>
        </w:rPr>
        <w:t xml:space="preserve"> input a Dataset </w:t>
      </w:r>
      <w:r w:rsidRPr="00E352EF">
        <w:rPr>
          <w:rFonts w:asciiTheme="majorHAnsi" w:eastAsia="Calibri" w:hAnsiTheme="majorHAnsi" w:cs="Calibri"/>
          <w:i/>
        </w:rPr>
        <w:t xml:space="preserve">ds </w:t>
      </w:r>
      <w:r w:rsidRPr="00E352EF">
        <w:rPr>
          <w:rFonts w:asciiTheme="majorHAnsi" w:eastAsia="Calibri" w:hAnsiTheme="majorHAnsi" w:cs="Calibri"/>
        </w:rPr>
        <w:t>and a series of expression</w:t>
      </w:r>
      <w:r w:rsidR="003B56F0" w:rsidRPr="00E352EF">
        <w:rPr>
          <w:rFonts w:asciiTheme="majorHAnsi" w:eastAsia="Calibri" w:hAnsiTheme="majorHAnsi" w:cs="Calibri"/>
        </w:rPr>
        <w:t>s</w:t>
      </w:r>
      <w:r w:rsidRPr="00E352EF">
        <w:rPr>
          <w:rFonts w:asciiTheme="majorHAnsi" w:eastAsia="Calibri" w:hAnsiTheme="majorHAnsi" w:cs="Calibri"/>
        </w:rPr>
        <w:t xml:space="preserve"> to calculate new Components, and returns a new Dataset with the same Identifier and Measure Components. </w:t>
      </w:r>
    </w:p>
    <w:p w14:paraId="38A897FC" w14:textId="77777777" w:rsidR="005A2227" w:rsidRPr="00E352EF" w:rsidRDefault="0097053A">
      <w:pPr>
        <w:rPr>
          <w:rFonts w:asciiTheme="majorHAnsi" w:hAnsiTheme="majorHAnsi"/>
        </w:rPr>
      </w:pPr>
      <w:r w:rsidRPr="00E352EF">
        <w:rPr>
          <w:rFonts w:asciiTheme="majorHAnsi" w:eastAsia="Calibri" w:hAnsiTheme="majorHAnsi" w:cs="Calibri"/>
        </w:rPr>
        <w:t xml:space="preserve">It adds to the output Datset a Component for each Component expression </w:t>
      </w:r>
      <w:r w:rsidRPr="00E352EF">
        <w:rPr>
          <w:rFonts w:asciiTheme="majorHAnsi" w:eastAsia="Calibri" w:hAnsiTheme="majorHAnsi" w:cs="Calibri"/>
          <w:i/>
        </w:rPr>
        <w:t>k</w:t>
      </w:r>
      <w:r w:rsidRPr="00E352EF">
        <w:rPr>
          <w:rFonts w:asciiTheme="majorHAnsi" w:eastAsia="Calibri" w:hAnsiTheme="majorHAnsi" w:cs="Calibri"/>
        </w:rPr>
        <w:t xml:space="preserve"> specified in the clause, calculating it row-wise according to the Component expression. </w:t>
      </w:r>
    </w:p>
    <w:p w14:paraId="36DB7098" w14:textId="77777777" w:rsidR="005A2227" w:rsidRPr="00E352EF" w:rsidRDefault="0097053A">
      <w:pPr>
        <w:rPr>
          <w:rFonts w:asciiTheme="majorHAnsi" w:hAnsiTheme="majorHAnsi"/>
        </w:rPr>
      </w:pPr>
      <w:r w:rsidRPr="00E352EF">
        <w:rPr>
          <w:rFonts w:asciiTheme="majorHAnsi" w:eastAsia="Calibri" w:hAnsiTheme="majorHAnsi" w:cs="Calibri"/>
        </w:rPr>
        <w:t xml:space="preserve">The added Component is named </w:t>
      </w:r>
      <w:r w:rsidRPr="00E352EF">
        <w:rPr>
          <w:rFonts w:asciiTheme="majorHAnsi" w:eastAsia="Calibri" w:hAnsiTheme="majorHAnsi" w:cs="Calibri"/>
          <w:i/>
        </w:rPr>
        <w:t>compName</w:t>
      </w:r>
      <w:r w:rsidRPr="00E352EF">
        <w:rPr>
          <w:rFonts w:asciiTheme="majorHAnsi" w:eastAsia="Calibri" w:hAnsiTheme="majorHAnsi" w:cs="Calibri"/>
        </w:rPr>
        <w:t xml:space="preserve"> and is given a role (Identifier, Measure or Attribute Component) according to </w:t>
      </w:r>
      <w:r w:rsidRPr="00E352EF">
        <w:rPr>
          <w:rFonts w:asciiTheme="majorHAnsi" w:eastAsia="Calibri" w:hAnsiTheme="majorHAnsi" w:cs="Calibri"/>
          <w:i/>
        </w:rPr>
        <w:t>role</w:t>
      </w:r>
      <w:r w:rsidRPr="00E352EF">
        <w:rPr>
          <w:rFonts w:asciiTheme="majorHAnsi" w:eastAsia="Calibri" w:hAnsiTheme="majorHAnsi" w:cs="Calibri"/>
        </w:rPr>
        <w:t xml:space="preserve"> Constant. If the role is omitted, “MEASURE” is implied. </w:t>
      </w:r>
    </w:p>
    <w:p w14:paraId="1B7B4D17" w14:textId="77777777" w:rsidR="005A2227" w:rsidRPr="00E352EF" w:rsidRDefault="0097053A">
      <w:pPr>
        <w:rPr>
          <w:rFonts w:asciiTheme="majorHAnsi" w:hAnsiTheme="majorHAnsi"/>
        </w:rPr>
      </w:pPr>
      <w:r w:rsidRPr="00E352EF">
        <w:rPr>
          <w:rFonts w:asciiTheme="majorHAnsi" w:eastAsia="Calibri" w:hAnsiTheme="majorHAnsi" w:cs="Calibri"/>
        </w:rPr>
        <w:t xml:space="preserve">If any </w:t>
      </w:r>
      <w:r w:rsidRPr="00E352EF">
        <w:rPr>
          <w:rFonts w:asciiTheme="majorHAnsi" w:eastAsia="Calibri" w:hAnsiTheme="majorHAnsi" w:cs="Calibri"/>
          <w:i/>
        </w:rPr>
        <w:t>k</w:t>
      </w:r>
      <w:r w:rsidRPr="00E352EF">
        <w:rPr>
          <w:rFonts w:asciiTheme="majorHAnsi" w:eastAsia="Calibri" w:hAnsiTheme="majorHAnsi" w:cs="Calibri"/>
        </w:rPr>
        <w:t xml:space="preserve"> coincides with the name of an existing Component in </w:t>
      </w:r>
      <w:r w:rsidRPr="00E352EF">
        <w:rPr>
          <w:rFonts w:asciiTheme="majorHAnsi" w:eastAsia="Calibri" w:hAnsiTheme="majorHAnsi" w:cs="Calibri"/>
          <w:i/>
        </w:rPr>
        <w:t>ds</w:t>
      </w:r>
      <w:r w:rsidRPr="00E352EF">
        <w:rPr>
          <w:rFonts w:asciiTheme="majorHAnsi" w:eastAsia="Calibri" w:hAnsiTheme="majorHAnsi" w:cs="Calibri"/>
        </w:rPr>
        <w:t xml:space="preserve"> (even with different type), the calculated one replaces the former, in name, value and type. </w:t>
      </w:r>
    </w:p>
    <w:p w14:paraId="644924F9" w14:textId="77777777" w:rsidR="005A2227" w:rsidRPr="00E352EF" w:rsidRDefault="0097053A">
      <w:pPr>
        <w:rPr>
          <w:rFonts w:asciiTheme="majorHAnsi" w:eastAsia="Calibri" w:hAnsiTheme="majorHAnsi" w:cs="Calibri"/>
        </w:rPr>
      </w:pPr>
      <w:r w:rsidRPr="00E352EF">
        <w:rPr>
          <w:rFonts w:asciiTheme="majorHAnsi" w:eastAsia="Calibri" w:hAnsiTheme="majorHAnsi" w:cs="Calibri"/>
        </w:rPr>
        <w:t xml:space="preserve">Special care must be paid to the handling of Attribute Components. If a Component expression has the same name as an existing Attribute Component, the previous one is overridden, independently of its virality. In this sense, </w:t>
      </w:r>
      <w:r w:rsidRPr="00E352EF">
        <w:rPr>
          <w:rFonts w:asciiTheme="majorHAnsi" w:eastAsia="Calibri" w:hAnsiTheme="majorHAnsi" w:cs="Calibri"/>
          <w:b/>
        </w:rPr>
        <w:t>calc</w:t>
      </w:r>
      <w:r w:rsidRPr="00E352EF">
        <w:rPr>
          <w:rFonts w:asciiTheme="majorHAnsi" w:eastAsia="Calibri" w:hAnsiTheme="majorHAnsi" w:cs="Calibri"/>
        </w:rPr>
        <w:t xml:space="preserve"> clause overrides virality. On the other hand, if no Attribute Component expressions override an existing Component, it will be kept in the result, only if viral, with unaltered virality. In general, when an Attribute Component is calculated, its virality can be set by the use of keyword viral. If it is omitted, the Attribute Component is non </w:t>
      </w:r>
      <w:r w:rsidRPr="00E352EF">
        <w:rPr>
          <w:rFonts w:asciiTheme="majorHAnsi" w:eastAsia="Calibri" w:hAnsiTheme="majorHAnsi" w:cs="Calibri"/>
          <w:b/>
        </w:rPr>
        <w:t>viral</w:t>
      </w:r>
      <w:r w:rsidRPr="00E352EF">
        <w:rPr>
          <w:rFonts w:asciiTheme="majorHAnsi" w:eastAsia="Calibri" w:hAnsiTheme="majorHAnsi" w:cs="Calibri"/>
        </w:rPr>
        <w:t xml:space="preserve"> by default. As a special case of this, a </w:t>
      </w:r>
      <w:r w:rsidRPr="00E352EF">
        <w:rPr>
          <w:rFonts w:asciiTheme="majorHAnsi" w:eastAsia="Calibri" w:hAnsiTheme="majorHAnsi" w:cs="Calibri"/>
          <w:b/>
        </w:rPr>
        <w:t>calc</w:t>
      </w:r>
      <w:r w:rsidRPr="00E352EF">
        <w:rPr>
          <w:rFonts w:asciiTheme="majorHAnsi" w:eastAsia="Calibri" w:hAnsiTheme="majorHAnsi" w:cs="Calibri"/>
        </w:rPr>
        <w:t xml:space="preserve"> can be also used simply to alter the virality of an Attribute Component.</w:t>
      </w:r>
    </w:p>
    <w:p w14:paraId="651C5872" w14:textId="77777777" w:rsidR="00470BDE" w:rsidRPr="00E352EF" w:rsidRDefault="00470BDE">
      <w:pPr>
        <w:rPr>
          <w:rFonts w:asciiTheme="majorHAnsi" w:hAnsiTheme="majorHAnsi"/>
        </w:rPr>
      </w:pPr>
    </w:p>
    <w:p w14:paraId="0B79EE26" w14:textId="77777777" w:rsidR="005A2227" w:rsidRPr="00E352EF" w:rsidRDefault="0097053A" w:rsidP="00C96285">
      <w:pPr>
        <w:rPr>
          <w:rFonts w:ascii="Cambria" w:eastAsia="Calibri" w:hAnsi="Cambria" w:cs="Calibri"/>
          <w:i/>
          <w:color w:val="5B9BD5"/>
        </w:rPr>
      </w:pPr>
      <w:r w:rsidRPr="00E352EF">
        <w:rPr>
          <w:rFonts w:ascii="Cambria" w:eastAsia="Calibri" w:hAnsi="Cambria" w:cs="Calibri"/>
          <w:i/>
          <w:color w:val="5B9BD5"/>
        </w:rPr>
        <w:t>Example</w:t>
      </w:r>
      <w:r w:rsidR="0084324E" w:rsidRPr="00E352EF">
        <w:rPr>
          <w:rFonts w:ascii="Cambria" w:eastAsia="Calibri" w:hAnsi="Cambria" w:cs="Calibri"/>
          <w:i/>
          <w:color w:val="5B9BD5"/>
        </w:rPr>
        <w:t>s</w:t>
      </w:r>
    </w:p>
    <w:p w14:paraId="5FB1EE63" w14:textId="77777777" w:rsidR="005A2227" w:rsidRPr="00E352EF" w:rsidRDefault="0097053A">
      <w:pPr>
        <w:rPr>
          <w:rFonts w:asciiTheme="majorHAnsi" w:hAnsiTheme="majorHAnsi"/>
        </w:rPr>
      </w:pPr>
      <w:r w:rsidRPr="00E352EF">
        <w:rPr>
          <w:rFonts w:asciiTheme="majorHAnsi" w:eastAsia="Calibri" w:hAnsiTheme="majorHAnsi" w:cs="Calibri"/>
        </w:rPr>
        <w:t>1)</w:t>
      </w:r>
    </w:p>
    <w:p w14:paraId="481329DA" w14:textId="77777777" w:rsidR="005A2227" w:rsidRPr="00E352EF" w:rsidRDefault="0097053A">
      <w:pPr>
        <w:rPr>
          <w:rFonts w:asciiTheme="majorHAnsi" w:hAnsiTheme="majorHAnsi"/>
        </w:rPr>
      </w:pPr>
      <w:r w:rsidRPr="00E352EF">
        <w:rPr>
          <w:rFonts w:asciiTheme="majorHAnsi" w:eastAsia="Calibri" w:hAnsiTheme="majorHAnsi" w:cs="Calibri"/>
        </w:rPr>
        <w:t>ds_2 := ds_1</w:t>
      </w:r>
      <w:r w:rsidRPr="00E352EF">
        <w:rPr>
          <w:rFonts w:asciiTheme="majorHAnsi" w:eastAsia="Calibri" w:hAnsiTheme="majorHAnsi" w:cs="Calibri"/>
          <w:b/>
        </w:rPr>
        <w:t>[calc</w:t>
      </w:r>
      <w:r w:rsidRPr="00E352EF">
        <w:rPr>
          <w:rFonts w:asciiTheme="majorHAnsi" w:eastAsia="Calibri" w:hAnsiTheme="majorHAnsi" w:cs="Calibri"/>
        </w:rPr>
        <w:t xml:space="preserve"> M1*M2/3 </w:t>
      </w:r>
      <w:r w:rsidRPr="00E352EF">
        <w:rPr>
          <w:rFonts w:asciiTheme="majorHAnsi" w:eastAsia="Calibri" w:hAnsiTheme="majorHAnsi" w:cs="Calibri"/>
          <w:b/>
        </w:rPr>
        <w:t>as</w:t>
      </w:r>
      <w:r w:rsidRPr="00E352EF">
        <w:rPr>
          <w:rFonts w:asciiTheme="majorHAnsi" w:eastAsia="Calibri" w:hAnsiTheme="majorHAnsi" w:cs="Calibri"/>
        </w:rPr>
        <w:t xml:space="preserve"> “M4” </w:t>
      </w:r>
      <w:r w:rsidRPr="00E352EF">
        <w:rPr>
          <w:rFonts w:asciiTheme="majorHAnsi" w:eastAsia="Calibri" w:hAnsiTheme="majorHAnsi" w:cs="Calibri"/>
          <w:b/>
        </w:rPr>
        <w:t>role MEASURE]</w:t>
      </w:r>
    </w:p>
    <w:p w14:paraId="22395A87" w14:textId="77777777" w:rsidR="005A2227" w:rsidRPr="00E352EF" w:rsidRDefault="0097053A">
      <w:pPr>
        <w:rPr>
          <w:rFonts w:asciiTheme="majorHAnsi" w:hAnsiTheme="majorHAnsi"/>
        </w:rPr>
      </w:pPr>
      <w:r w:rsidRPr="00E352EF">
        <w:rPr>
          <w:rFonts w:asciiTheme="majorHAnsi" w:eastAsia="Calibri" w:hAnsiTheme="majorHAnsi" w:cs="Calibri"/>
        </w:rPr>
        <w:t>The expression above calculates a Measure Componet by combining the ones of the involved Datasets.</w:t>
      </w:r>
    </w:p>
    <w:p w14:paraId="0D52A7B7" w14:textId="77777777" w:rsidR="005A2227" w:rsidRPr="00E352EF" w:rsidRDefault="0097053A">
      <w:pPr>
        <w:rPr>
          <w:rFonts w:asciiTheme="majorHAnsi" w:hAnsiTheme="majorHAnsi"/>
        </w:rPr>
      </w:pPr>
      <w:r w:rsidRPr="00E352EF">
        <w:rPr>
          <w:rFonts w:asciiTheme="majorHAnsi" w:eastAsia="Calibri" w:hAnsiTheme="majorHAnsi" w:cs="Calibri"/>
        </w:rPr>
        <w:t>2)</w:t>
      </w:r>
    </w:p>
    <w:p w14:paraId="36F8D393" w14:textId="77777777" w:rsidR="005A2227" w:rsidRPr="00E352EF" w:rsidRDefault="0097053A">
      <w:pPr>
        <w:rPr>
          <w:rFonts w:asciiTheme="majorHAnsi" w:hAnsiTheme="majorHAnsi"/>
        </w:rPr>
      </w:pPr>
      <w:r w:rsidRPr="00E352EF">
        <w:rPr>
          <w:rFonts w:asciiTheme="majorHAnsi" w:eastAsia="Calibri" w:hAnsiTheme="majorHAnsi" w:cs="Calibri"/>
        </w:rPr>
        <w:t>ds_2 := ds_1</w:t>
      </w:r>
      <w:r w:rsidRPr="00E352EF">
        <w:rPr>
          <w:rFonts w:asciiTheme="majorHAnsi" w:eastAsia="Calibri" w:hAnsiTheme="majorHAnsi" w:cs="Calibri"/>
          <w:b/>
        </w:rPr>
        <w:t xml:space="preserve">[calc </w:t>
      </w:r>
      <w:r w:rsidRPr="00E352EF">
        <w:rPr>
          <w:rFonts w:asciiTheme="majorHAnsi" w:eastAsia="Calibri" w:hAnsiTheme="majorHAnsi" w:cs="Calibri"/>
        </w:rPr>
        <w:t xml:space="preserve">M1-1 </w:t>
      </w:r>
      <w:r w:rsidRPr="00E352EF">
        <w:rPr>
          <w:rFonts w:asciiTheme="majorHAnsi" w:eastAsia="Calibri" w:hAnsiTheme="majorHAnsi" w:cs="Calibri"/>
          <w:b/>
        </w:rPr>
        <w:t xml:space="preserve">as </w:t>
      </w:r>
      <w:r w:rsidRPr="00E352EF">
        <w:rPr>
          <w:rFonts w:asciiTheme="majorHAnsi" w:eastAsia="Calibri" w:hAnsiTheme="majorHAnsi" w:cs="Calibri"/>
        </w:rPr>
        <w:t>“M1</w:t>
      </w:r>
      <w:r w:rsidRPr="00E352EF">
        <w:rPr>
          <w:rFonts w:asciiTheme="majorHAnsi" w:eastAsia="Calibri" w:hAnsiTheme="majorHAnsi" w:cs="Calibri"/>
          <w:b/>
        </w:rPr>
        <w:t xml:space="preserve">” role MEASURE, </w:t>
      </w:r>
      <w:r w:rsidRPr="00E352EF">
        <w:rPr>
          <w:rFonts w:asciiTheme="majorHAnsi" w:eastAsia="Calibri" w:hAnsiTheme="majorHAnsi" w:cs="Calibri"/>
        </w:rPr>
        <w:t xml:space="preserve">M1+M2 </w:t>
      </w:r>
      <w:r w:rsidRPr="00E352EF">
        <w:rPr>
          <w:rFonts w:asciiTheme="majorHAnsi" w:eastAsia="Calibri" w:hAnsiTheme="majorHAnsi" w:cs="Calibri"/>
          <w:b/>
        </w:rPr>
        <w:t xml:space="preserve">as </w:t>
      </w:r>
      <w:r w:rsidRPr="00E352EF">
        <w:rPr>
          <w:rFonts w:asciiTheme="majorHAnsi" w:eastAsia="Calibri" w:hAnsiTheme="majorHAnsi" w:cs="Calibri"/>
        </w:rPr>
        <w:t xml:space="preserve">M2, </w:t>
      </w:r>
      <w:r w:rsidRPr="00E352EF">
        <w:rPr>
          <w:rFonts w:asciiTheme="majorHAnsi" w:eastAsia="Calibri" w:hAnsiTheme="majorHAnsi" w:cs="Calibri"/>
          <w:b/>
        </w:rPr>
        <w:t xml:space="preserve">if </w:t>
      </w:r>
      <w:r w:rsidRPr="00E352EF">
        <w:rPr>
          <w:rFonts w:asciiTheme="majorHAnsi" w:eastAsia="Calibri" w:hAnsiTheme="majorHAnsi" w:cs="Calibri"/>
        </w:rPr>
        <w:t xml:space="preserve">M2&gt;3 </w:t>
      </w:r>
      <w:r w:rsidRPr="00E352EF">
        <w:rPr>
          <w:rFonts w:asciiTheme="majorHAnsi" w:eastAsia="Calibri" w:hAnsiTheme="majorHAnsi" w:cs="Calibri"/>
          <w:b/>
        </w:rPr>
        <w:t xml:space="preserve">then </w:t>
      </w:r>
      <w:r w:rsidRPr="00E352EF">
        <w:rPr>
          <w:rFonts w:asciiTheme="majorHAnsi" w:eastAsia="Calibri" w:hAnsiTheme="majorHAnsi" w:cs="Calibri"/>
        </w:rPr>
        <w:t xml:space="preserve">M2 </w:t>
      </w:r>
      <w:r w:rsidRPr="00E352EF">
        <w:rPr>
          <w:rFonts w:asciiTheme="majorHAnsi" w:eastAsia="Calibri" w:hAnsiTheme="majorHAnsi" w:cs="Calibri"/>
          <w:b/>
        </w:rPr>
        <w:t xml:space="preserve">else </w:t>
      </w:r>
      <w:r w:rsidRPr="00E352EF">
        <w:rPr>
          <w:rFonts w:asciiTheme="majorHAnsi" w:eastAsia="Calibri" w:hAnsiTheme="majorHAnsi" w:cs="Calibri"/>
        </w:rPr>
        <w:t xml:space="preserve">M3 </w:t>
      </w:r>
      <w:r w:rsidRPr="00E352EF">
        <w:rPr>
          <w:rFonts w:asciiTheme="majorHAnsi" w:eastAsia="Calibri" w:hAnsiTheme="majorHAnsi" w:cs="Calibri"/>
          <w:b/>
        </w:rPr>
        <w:t xml:space="preserve">as </w:t>
      </w:r>
      <w:r w:rsidRPr="00E352EF">
        <w:rPr>
          <w:rFonts w:asciiTheme="majorHAnsi" w:eastAsia="Calibri" w:hAnsiTheme="majorHAnsi" w:cs="Calibri"/>
        </w:rPr>
        <w:t>M3</w:t>
      </w:r>
      <w:r w:rsidRPr="00E352EF">
        <w:rPr>
          <w:rFonts w:asciiTheme="majorHAnsi" w:eastAsia="Calibri" w:hAnsiTheme="majorHAnsi" w:cs="Calibri"/>
          <w:b/>
        </w:rPr>
        <w:t>]</w:t>
      </w:r>
    </w:p>
    <w:p w14:paraId="02D97BCF" w14:textId="77777777" w:rsidR="005A2227" w:rsidRPr="00E352EF" w:rsidRDefault="0097053A">
      <w:pPr>
        <w:rPr>
          <w:rFonts w:asciiTheme="majorHAnsi" w:hAnsiTheme="majorHAnsi"/>
        </w:rPr>
      </w:pPr>
      <w:r w:rsidRPr="00E352EF">
        <w:rPr>
          <w:rFonts w:asciiTheme="majorHAnsi" w:eastAsia="Calibri" w:hAnsiTheme="majorHAnsi" w:cs="Calibri"/>
        </w:rPr>
        <w:t>Like the preceding example, but with a conditional logic.</w:t>
      </w:r>
    </w:p>
    <w:p w14:paraId="6C6F59A9" w14:textId="77777777" w:rsidR="005A2227" w:rsidRPr="00576524" w:rsidRDefault="0097053A">
      <w:pPr>
        <w:rPr>
          <w:rFonts w:asciiTheme="majorHAnsi" w:hAnsiTheme="majorHAnsi"/>
          <w:lang w:val="pt-PT"/>
        </w:rPr>
      </w:pPr>
      <w:r w:rsidRPr="00576524">
        <w:rPr>
          <w:rFonts w:asciiTheme="majorHAnsi" w:eastAsia="Calibri" w:hAnsiTheme="majorHAnsi" w:cs="Calibri"/>
          <w:lang w:val="pt-PT"/>
        </w:rPr>
        <w:t>3)</w:t>
      </w:r>
    </w:p>
    <w:p w14:paraId="06CFA1B6" w14:textId="77777777" w:rsidR="005A2227" w:rsidRPr="00576524" w:rsidRDefault="0097053A">
      <w:pPr>
        <w:rPr>
          <w:rFonts w:asciiTheme="majorHAnsi" w:hAnsiTheme="majorHAnsi"/>
          <w:lang w:val="pt-PT"/>
        </w:rPr>
      </w:pPr>
      <w:r w:rsidRPr="00576524">
        <w:rPr>
          <w:rFonts w:asciiTheme="majorHAnsi" w:eastAsia="Calibri" w:hAnsiTheme="majorHAnsi" w:cs="Calibri"/>
          <w:lang w:val="pt-PT"/>
        </w:rPr>
        <w:t>ds_2 := ds_1</w:t>
      </w:r>
      <w:r w:rsidRPr="00576524">
        <w:rPr>
          <w:rFonts w:asciiTheme="majorHAnsi" w:eastAsia="Calibri" w:hAnsiTheme="majorHAnsi" w:cs="Calibri"/>
          <w:b/>
          <w:lang w:val="pt-PT"/>
        </w:rPr>
        <w:t xml:space="preserve">[calc </w:t>
      </w:r>
      <w:r w:rsidRPr="00576524">
        <w:rPr>
          <w:rFonts w:asciiTheme="majorHAnsi" w:eastAsia="Calibri" w:hAnsiTheme="majorHAnsi" w:cs="Calibri"/>
          <w:lang w:val="pt-PT"/>
        </w:rPr>
        <w:t xml:space="preserve">A1 </w:t>
      </w:r>
      <w:r w:rsidRPr="00576524">
        <w:rPr>
          <w:rFonts w:asciiTheme="majorHAnsi" w:eastAsia="Calibri" w:hAnsiTheme="majorHAnsi" w:cs="Calibri"/>
          <w:b/>
          <w:lang w:val="pt-PT"/>
        </w:rPr>
        <w:t xml:space="preserve">+ </w:t>
      </w:r>
      <w:r w:rsidRPr="00576524">
        <w:rPr>
          <w:rFonts w:asciiTheme="majorHAnsi" w:eastAsia="Calibri" w:hAnsiTheme="majorHAnsi" w:cs="Calibri"/>
          <w:lang w:val="pt-PT"/>
        </w:rPr>
        <w:t xml:space="preserve">A2 </w:t>
      </w:r>
      <w:r w:rsidRPr="00576524">
        <w:rPr>
          <w:rFonts w:asciiTheme="majorHAnsi" w:eastAsia="Calibri" w:hAnsiTheme="majorHAnsi" w:cs="Calibri"/>
          <w:b/>
          <w:lang w:val="pt-PT"/>
        </w:rPr>
        <w:t xml:space="preserve">as </w:t>
      </w:r>
      <w:r w:rsidRPr="00576524">
        <w:rPr>
          <w:rFonts w:asciiTheme="majorHAnsi" w:eastAsia="Calibri" w:hAnsiTheme="majorHAnsi" w:cs="Calibri"/>
          <w:lang w:val="pt-PT"/>
        </w:rPr>
        <w:t xml:space="preserve">“A3” </w:t>
      </w:r>
      <w:r w:rsidRPr="00576524">
        <w:rPr>
          <w:rFonts w:asciiTheme="majorHAnsi" w:eastAsia="Calibri" w:hAnsiTheme="majorHAnsi" w:cs="Calibri"/>
          <w:b/>
          <w:lang w:val="pt-PT"/>
        </w:rPr>
        <w:t>role ATTRIBUTE viral]</w:t>
      </w:r>
    </w:p>
    <w:p w14:paraId="667B6A27" w14:textId="77777777" w:rsidR="005A2227" w:rsidRPr="00E352EF" w:rsidRDefault="0097053A">
      <w:pPr>
        <w:rPr>
          <w:rFonts w:asciiTheme="majorHAnsi" w:hAnsiTheme="majorHAnsi"/>
        </w:rPr>
      </w:pPr>
      <w:r w:rsidRPr="00E352EF">
        <w:rPr>
          <w:rFonts w:asciiTheme="majorHAnsi" w:eastAsia="Calibri" w:hAnsiTheme="majorHAnsi" w:cs="Calibri"/>
        </w:rPr>
        <w:t>The expression above calculates Attribute Component A3 as a combination of A1 and A2.</w:t>
      </w:r>
    </w:p>
    <w:p w14:paraId="27A44C5C" w14:textId="77777777" w:rsidR="00470BDE" w:rsidRPr="00E352EF" w:rsidRDefault="00470BDE" w:rsidP="00C105B8">
      <w:bookmarkStart w:id="11518" w:name="_Toc284149493"/>
      <w:bookmarkStart w:id="11519" w:name="_Toc286993779"/>
      <w:bookmarkStart w:id="11520" w:name="_Toc462659778"/>
      <w:bookmarkStart w:id="11521" w:name="_Toc463805816"/>
    </w:p>
    <w:p w14:paraId="6512385E" w14:textId="77777777" w:rsidR="005A2227" w:rsidRPr="00E352EF" w:rsidRDefault="0097053A" w:rsidP="00C105B8">
      <w:pPr>
        <w:pStyle w:val="Stile3"/>
        <w:rPr>
          <w:lang w:val="en-GB"/>
        </w:rPr>
      </w:pPr>
      <w:bookmarkStart w:id="11522" w:name="_Toc464487994"/>
      <w:r w:rsidRPr="00E352EF">
        <w:rPr>
          <w:lang w:val="en-GB"/>
        </w:rPr>
        <w:t>attrcalc</w:t>
      </w:r>
      <w:bookmarkEnd w:id="11518"/>
      <w:bookmarkEnd w:id="11519"/>
      <w:bookmarkEnd w:id="11520"/>
      <w:bookmarkEnd w:id="11521"/>
      <w:bookmarkEnd w:id="11522"/>
      <w:r w:rsidRPr="00E352EF">
        <w:rPr>
          <w:lang w:val="en-GB"/>
        </w:rPr>
        <w:tab/>
      </w:r>
    </w:p>
    <w:p w14:paraId="07094AEA"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Semantics</w:t>
      </w:r>
    </w:p>
    <w:p w14:paraId="0A8BA18B"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rPr>
        <w:t xml:space="preserve">The operator </w:t>
      </w:r>
      <w:r w:rsidRPr="00E352EF">
        <w:rPr>
          <w:rFonts w:asciiTheme="majorHAnsi" w:eastAsia="Calibri" w:hAnsiTheme="majorHAnsi" w:cs="Calibri"/>
          <w:b/>
        </w:rPr>
        <w:t>attrcalc</w:t>
      </w:r>
      <w:r w:rsidRPr="00E352EF">
        <w:rPr>
          <w:rFonts w:asciiTheme="majorHAnsi" w:eastAsia="Calibri" w:hAnsiTheme="majorHAnsi" w:cs="Calibri"/>
        </w:rPr>
        <w:t xml:space="preserve"> returns the input </w:t>
      </w:r>
      <w:r w:rsidR="00297BF2" w:rsidRPr="00E352EF">
        <w:t>Dataset</w:t>
      </w:r>
      <w:r w:rsidRPr="00E352EF">
        <w:rPr>
          <w:rFonts w:asciiTheme="majorHAnsi" w:eastAsia="Calibri" w:hAnsiTheme="majorHAnsi" w:cs="Calibri"/>
        </w:rPr>
        <w:t xml:space="preserve"> with new Attribute components calculated based on the expressions specified as parameters. </w:t>
      </w:r>
    </w:p>
    <w:p w14:paraId="29C0FD42" w14:textId="77777777" w:rsidR="00470BDE" w:rsidRPr="00E352EF" w:rsidRDefault="00470BDE" w:rsidP="00E95DF9">
      <w:pPr>
        <w:rPr>
          <w:rFonts w:asciiTheme="majorHAnsi" w:hAnsiTheme="majorHAnsi"/>
        </w:rPr>
      </w:pPr>
    </w:p>
    <w:p w14:paraId="6BC08372"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537FAEA3" w14:textId="77777777" w:rsidR="005A2227" w:rsidRPr="00E352EF" w:rsidRDefault="0097053A" w:rsidP="00E95DF9">
      <w:pPr>
        <w:rPr>
          <w:rFonts w:asciiTheme="majorHAnsi" w:hAnsiTheme="majorHAnsi"/>
        </w:rPr>
      </w:pPr>
      <w:r w:rsidRPr="00E352EF">
        <w:rPr>
          <w:rFonts w:asciiTheme="majorHAnsi" w:eastAsia="Calibri" w:hAnsiTheme="majorHAnsi" w:cs="Calibri"/>
          <w:i/>
        </w:rPr>
        <w:t xml:space="preserve">ds </w:t>
      </w:r>
      <w:r w:rsidRPr="00E352EF">
        <w:rPr>
          <w:rFonts w:asciiTheme="majorHAnsi" w:eastAsia="Calibri" w:hAnsiTheme="majorHAnsi" w:cs="Calibri"/>
          <w:b/>
        </w:rPr>
        <w:t>[attrcalc</w:t>
      </w:r>
      <w:r w:rsidRPr="00E352EF">
        <w:rPr>
          <w:rFonts w:asciiTheme="majorHAnsi" w:eastAsia="Calibri" w:hAnsiTheme="majorHAnsi" w:cs="Calibri"/>
        </w:rPr>
        <w:t xml:space="preserve"> </w:t>
      </w:r>
      <w:r w:rsidRPr="00E352EF">
        <w:rPr>
          <w:rFonts w:asciiTheme="majorHAnsi" w:eastAsia="Calibri" w:hAnsiTheme="majorHAnsi" w:cs="Calibri"/>
          <w:i/>
        </w:rPr>
        <w:t>k</w:t>
      </w:r>
      <w:r w:rsidRPr="00E352EF">
        <w:rPr>
          <w:rFonts w:asciiTheme="majorHAnsi" w:eastAsia="Calibri" w:hAnsiTheme="majorHAnsi" w:cs="Calibri"/>
        </w:rPr>
        <w:t xml:space="preserve"> </w:t>
      </w:r>
      <w:r w:rsidRPr="00E352EF">
        <w:rPr>
          <w:rFonts w:asciiTheme="majorHAnsi" w:eastAsia="Calibri" w:hAnsiTheme="majorHAnsi" w:cs="Calibri"/>
          <w:b/>
        </w:rPr>
        <w:t>as</w:t>
      </w:r>
      <w:r w:rsidRPr="00E352EF">
        <w:rPr>
          <w:rFonts w:asciiTheme="majorHAnsi" w:eastAsia="Calibri" w:hAnsiTheme="majorHAnsi" w:cs="Calibri"/>
        </w:rPr>
        <w:t xml:space="preserve"> </w:t>
      </w:r>
      <w:r w:rsidRPr="00E352EF">
        <w:rPr>
          <w:rFonts w:asciiTheme="majorHAnsi" w:eastAsia="Calibri" w:hAnsiTheme="majorHAnsi" w:cs="Calibri"/>
          <w:i/>
        </w:rPr>
        <w:t>compName</w:t>
      </w:r>
      <w:r w:rsidRPr="00E352EF">
        <w:rPr>
          <w:rFonts w:asciiTheme="majorHAnsi" w:eastAsia="Calibri" w:hAnsiTheme="majorHAnsi" w:cs="Calibri"/>
        </w:rPr>
        <w:t xml:space="preserve"> {</w:t>
      </w:r>
      <w:r w:rsidRPr="00E352EF">
        <w:rPr>
          <w:rFonts w:asciiTheme="majorHAnsi" w:eastAsia="Calibri" w:hAnsiTheme="majorHAnsi" w:cs="Calibri"/>
          <w:b/>
        </w:rPr>
        <w:t>viral</w:t>
      </w:r>
      <w:r w:rsidRPr="00E352EF">
        <w:rPr>
          <w:rFonts w:asciiTheme="majorHAnsi" w:eastAsia="Calibri" w:hAnsiTheme="majorHAnsi" w:cs="Calibri"/>
        </w:rPr>
        <w:t xml:space="preserve"> } {,</w:t>
      </w:r>
      <w:r w:rsidRPr="00E352EF">
        <w:rPr>
          <w:rFonts w:asciiTheme="majorHAnsi" w:eastAsia="Calibri" w:hAnsiTheme="majorHAnsi" w:cs="Calibri"/>
          <w:i/>
        </w:rPr>
        <w:t xml:space="preserve"> k </w:t>
      </w:r>
      <w:r w:rsidRPr="00E352EF">
        <w:rPr>
          <w:rFonts w:asciiTheme="majorHAnsi" w:eastAsia="Calibri" w:hAnsiTheme="majorHAnsi" w:cs="Calibri"/>
          <w:b/>
        </w:rPr>
        <w:t>as</w:t>
      </w:r>
      <w:r w:rsidRPr="00E352EF">
        <w:rPr>
          <w:rFonts w:asciiTheme="majorHAnsi" w:eastAsia="Calibri" w:hAnsiTheme="majorHAnsi" w:cs="Calibri"/>
        </w:rPr>
        <w:t xml:space="preserve"> </w:t>
      </w:r>
      <w:r w:rsidRPr="00E352EF">
        <w:rPr>
          <w:rFonts w:asciiTheme="majorHAnsi" w:eastAsia="Calibri" w:hAnsiTheme="majorHAnsi" w:cs="Calibri"/>
          <w:i/>
        </w:rPr>
        <w:t xml:space="preserve">compName </w:t>
      </w:r>
      <w:r w:rsidRPr="00E352EF">
        <w:rPr>
          <w:rFonts w:asciiTheme="majorHAnsi" w:eastAsia="Calibri" w:hAnsiTheme="majorHAnsi" w:cs="Calibri"/>
        </w:rPr>
        <w:t xml:space="preserve"> {</w:t>
      </w:r>
      <w:r w:rsidRPr="00E352EF">
        <w:rPr>
          <w:rFonts w:asciiTheme="majorHAnsi" w:eastAsia="Calibri" w:hAnsiTheme="majorHAnsi" w:cs="Calibri"/>
          <w:b/>
        </w:rPr>
        <w:t>viral</w:t>
      </w:r>
      <w:r w:rsidRPr="00E352EF">
        <w:rPr>
          <w:rFonts w:asciiTheme="majorHAnsi" w:eastAsia="Calibri" w:hAnsiTheme="majorHAnsi" w:cs="Calibri"/>
        </w:rPr>
        <w:t>} }*</w:t>
      </w:r>
      <w:r w:rsidRPr="00E352EF">
        <w:rPr>
          <w:rFonts w:asciiTheme="majorHAnsi" w:eastAsia="Calibri" w:hAnsiTheme="majorHAnsi" w:cs="Calibri"/>
          <w:b/>
        </w:rPr>
        <w:t xml:space="preserve">] </w:t>
      </w:r>
    </w:p>
    <w:p w14:paraId="645B97BA" w14:textId="77777777" w:rsidR="005A2227" w:rsidRPr="00E352EF" w:rsidRDefault="005A2227" w:rsidP="00E95DF9">
      <w:pPr>
        <w:rPr>
          <w:rFonts w:asciiTheme="majorHAnsi" w:hAnsiTheme="majorHAnsi"/>
        </w:rPr>
      </w:pPr>
    </w:p>
    <w:p w14:paraId="28D8A5B8"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Parameters</w:t>
      </w:r>
    </w:p>
    <w:p w14:paraId="1A5A53F2" w14:textId="77777777" w:rsidR="005A2227" w:rsidRPr="00E352EF" w:rsidRDefault="00E95DF9" w:rsidP="00E95DF9">
      <w:pPr>
        <w:rPr>
          <w:rFonts w:asciiTheme="majorHAnsi" w:hAnsiTheme="majorHAnsi"/>
        </w:rPr>
      </w:pPr>
      <w:r w:rsidRPr="00E352EF">
        <w:rPr>
          <w:rFonts w:asciiTheme="majorHAnsi" w:eastAsia="Calibri" w:hAnsiTheme="majorHAnsi" w:cs="Calibri"/>
          <w:i/>
        </w:rPr>
        <w:t>ds</w:t>
      </w:r>
      <w:r w:rsidRPr="00E352EF">
        <w:rPr>
          <w:rFonts w:asciiTheme="majorHAnsi" w:eastAsia="Calibri" w:hAnsiTheme="majorHAnsi" w:cs="Calibri"/>
        </w:rPr>
        <w:t xml:space="preserve"> </w:t>
      </w:r>
      <w:r w:rsidR="0097053A" w:rsidRPr="00E352EF">
        <w:rPr>
          <w:rFonts w:asciiTheme="majorHAnsi" w:eastAsia="Calibri" w:hAnsiTheme="majorHAnsi" w:cs="Calibri"/>
        </w:rPr>
        <w:t>: dataset {identifier &lt;IDENT&gt; as scalar-type}+ {measure &lt;IDENT&gt; as scalar-type}*</w:t>
      </w:r>
    </w:p>
    <w:p w14:paraId="16532510" w14:textId="77777777" w:rsidR="005A2227" w:rsidRPr="00E352EF" w:rsidRDefault="0097053A" w:rsidP="00C96285">
      <w:pPr>
        <w:rPr>
          <w:rFonts w:ascii="Cambria" w:hAnsi="Cambria"/>
        </w:rPr>
      </w:pPr>
      <w:r w:rsidRPr="00E352EF">
        <w:rPr>
          <w:rFonts w:ascii="Cambria" w:hAnsi="Cambria"/>
        </w:rPr>
        <w:tab/>
      </w:r>
      <w:r w:rsidRPr="00E352EF">
        <w:rPr>
          <w:rFonts w:ascii="Cambria" w:hAnsi="Cambria"/>
        </w:rPr>
        <w:tab/>
      </w:r>
      <w:r w:rsidRPr="00E352EF">
        <w:rPr>
          <w:rFonts w:ascii="Cambria" w:eastAsia="Calibri" w:hAnsi="Cambria"/>
        </w:rPr>
        <w:t xml:space="preserve">      {attribute &lt;IDENT&gt; as scalar-type}+</w:t>
      </w:r>
    </w:p>
    <w:p w14:paraId="0EC1887E" w14:textId="77777777" w:rsidR="005A2227" w:rsidRPr="00E352EF" w:rsidRDefault="00E95DF9" w:rsidP="00E95DF9">
      <w:pPr>
        <w:rPr>
          <w:rFonts w:asciiTheme="majorHAnsi" w:hAnsiTheme="majorHAnsi"/>
        </w:rPr>
      </w:pPr>
      <w:r w:rsidRPr="00E352EF">
        <w:rPr>
          <w:rFonts w:asciiTheme="majorHAnsi" w:eastAsia="Calibri" w:hAnsiTheme="majorHAnsi" w:cs="Calibri"/>
          <w:i/>
        </w:rPr>
        <w:t xml:space="preserve">k </w:t>
      </w:r>
      <w:r w:rsidR="0097053A" w:rsidRPr="00E352EF">
        <w:rPr>
          <w:rFonts w:asciiTheme="majorHAnsi" w:eastAsia="Calibri" w:hAnsiTheme="majorHAnsi" w:cs="Calibri"/>
        </w:rPr>
        <w:t>: expr</w:t>
      </w:r>
    </w:p>
    <w:p w14:paraId="319E0DA9"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i/>
        </w:rPr>
        <w:t>compName</w:t>
      </w:r>
      <w:r w:rsidR="00E95DF9" w:rsidRPr="00E352EF">
        <w:rPr>
          <w:rFonts w:asciiTheme="majorHAnsi" w:eastAsia="Calibri" w:hAnsiTheme="majorHAnsi" w:cs="Calibri"/>
          <w:i/>
        </w:rPr>
        <w:t xml:space="preserve"> </w:t>
      </w:r>
      <w:r w:rsidRPr="00E352EF">
        <w:rPr>
          <w:rFonts w:asciiTheme="majorHAnsi" w:eastAsia="Calibri" w:hAnsiTheme="majorHAnsi" w:cs="Calibri"/>
        </w:rPr>
        <w:t>: ident</w:t>
      </w:r>
    </w:p>
    <w:p w14:paraId="177ED59A" w14:textId="77777777" w:rsidR="00E95DF9" w:rsidRPr="00E352EF" w:rsidRDefault="00E95DF9" w:rsidP="00E95DF9">
      <w:pPr>
        <w:rPr>
          <w:rFonts w:asciiTheme="majorHAnsi" w:hAnsiTheme="majorHAnsi"/>
        </w:rPr>
      </w:pPr>
    </w:p>
    <w:p w14:paraId="77D53A2D"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ds –</w:t>
      </w:r>
      <w:r w:rsidRPr="00E352EF">
        <w:rPr>
          <w:rFonts w:asciiTheme="majorHAnsi" w:eastAsia="Calibri" w:hAnsiTheme="majorHAnsi" w:cs="Calibri"/>
        </w:rPr>
        <w:t>is the input Dataset, containing Attribute Components.</w:t>
      </w:r>
    </w:p>
    <w:p w14:paraId="4A25CA41"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k – </w:t>
      </w:r>
      <w:r w:rsidRPr="00E352EF">
        <w:rPr>
          <w:rFonts w:asciiTheme="majorHAnsi" w:eastAsia="Calibri" w:hAnsiTheme="majorHAnsi" w:cs="Calibri"/>
        </w:rPr>
        <w:t>is an  expression involving ds Components.</w:t>
      </w:r>
    </w:p>
    <w:p w14:paraId="26CD0DD6"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role </w:t>
      </w:r>
      <w:r w:rsidRPr="00E352EF">
        <w:rPr>
          <w:rFonts w:asciiTheme="majorHAnsi" w:eastAsia="Calibri" w:hAnsiTheme="majorHAnsi" w:cs="Calibri"/>
        </w:rPr>
        <w:t>– is the role of the calculated Component.</w:t>
      </w:r>
    </w:p>
    <w:p w14:paraId="239885A3"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compName </w:t>
      </w:r>
      <w:r w:rsidRPr="00E352EF">
        <w:rPr>
          <w:rFonts w:asciiTheme="majorHAnsi" w:eastAsia="Calibri" w:hAnsiTheme="majorHAnsi" w:cs="Calibri"/>
        </w:rPr>
        <w:t>– is the name of the new Attribute Component.</w:t>
      </w:r>
    </w:p>
    <w:p w14:paraId="2D4B8F37" w14:textId="77777777" w:rsidR="00AB605E" w:rsidRPr="00E352EF" w:rsidRDefault="00AB605E" w:rsidP="00AB605E">
      <w:pPr>
        <w:rPr>
          <w:rFonts w:ascii="Cambria" w:eastAsia="Calibri" w:hAnsi="Cambria" w:cs="Calibri"/>
          <w:i/>
          <w:color w:val="5B9BD5"/>
        </w:rPr>
      </w:pPr>
    </w:p>
    <w:p w14:paraId="46C1F205"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196E76C5"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i/>
        </w:rPr>
        <w:t>k</w:t>
      </w:r>
      <w:r w:rsidRPr="00E352EF">
        <w:rPr>
          <w:rFonts w:asciiTheme="majorHAnsi" w:eastAsia="Calibri" w:hAnsiTheme="majorHAnsi" w:cs="Calibri"/>
        </w:rPr>
        <w:t xml:space="preserve"> is an expression on </w:t>
      </w:r>
      <w:r w:rsidRPr="00E352EF">
        <w:rPr>
          <w:rFonts w:asciiTheme="majorHAnsi" w:eastAsia="Calibri" w:hAnsiTheme="majorHAnsi" w:cs="Calibri"/>
          <w:i/>
        </w:rPr>
        <w:t>ds</w:t>
      </w:r>
      <w:r w:rsidRPr="00E352EF">
        <w:rPr>
          <w:rFonts w:asciiTheme="majorHAnsi" w:eastAsia="Calibri" w:hAnsiTheme="majorHAnsi" w:cs="Calibri"/>
        </w:rPr>
        <w:t xml:space="preserve"> Components or on Components used to calculate </w:t>
      </w:r>
      <w:r w:rsidRPr="00E352EF">
        <w:rPr>
          <w:rFonts w:asciiTheme="majorHAnsi" w:eastAsia="Calibri" w:hAnsiTheme="majorHAnsi" w:cs="Calibri"/>
          <w:i/>
        </w:rPr>
        <w:t>ds</w:t>
      </w:r>
      <w:r w:rsidRPr="00E352EF">
        <w:rPr>
          <w:rFonts w:asciiTheme="majorHAnsi" w:eastAsia="Calibri" w:hAnsiTheme="majorHAnsi" w:cs="Calibri"/>
        </w:rPr>
        <w:t xml:space="preserve"> properly qualified (static).</w:t>
      </w:r>
    </w:p>
    <w:p w14:paraId="3DCF2BF3" w14:textId="77777777" w:rsidR="00470BDE" w:rsidRPr="00E352EF" w:rsidRDefault="00470BDE" w:rsidP="00E95DF9">
      <w:pPr>
        <w:rPr>
          <w:rFonts w:asciiTheme="majorHAnsi" w:hAnsiTheme="majorHAnsi"/>
        </w:rPr>
      </w:pPr>
    </w:p>
    <w:p w14:paraId="4FD5CE96"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Returns</w:t>
      </w:r>
    </w:p>
    <w:p w14:paraId="58632B01" w14:textId="77777777" w:rsidR="005A2227" w:rsidRPr="00E352EF" w:rsidRDefault="0097053A" w:rsidP="00E95DF9">
      <w:pPr>
        <w:rPr>
          <w:rFonts w:asciiTheme="majorHAnsi" w:eastAsia="Calibri" w:hAnsiTheme="majorHAnsi" w:cs="Calibri"/>
          <w:i/>
        </w:rPr>
      </w:pPr>
      <w:r w:rsidRPr="00E352EF">
        <w:rPr>
          <w:rFonts w:asciiTheme="majorHAnsi" w:eastAsia="Calibri" w:hAnsiTheme="majorHAnsi" w:cs="Calibri"/>
        </w:rPr>
        <w:t xml:space="preserve">A Dataset with all the Identifier and Measure Components of the input one, and an Attribute Component, for each expression </w:t>
      </w:r>
      <w:r w:rsidRPr="00E352EF">
        <w:rPr>
          <w:rFonts w:asciiTheme="majorHAnsi" w:eastAsia="Calibri" w:hAnsiTheme="majorHAnsi" w:cs="Calibri"/>
          <w:i/>
        </w:rPr>
        <w:t>k</w:t>
      </w:r>
      <w:r w:rsidRPr="00E352EF">
        <w:rPr>
          <w:rFonts w:asciiTheme="majorHAnsi" w:eastAsia="Calibri" w:hAnsiTheme="majorHAnsi" w:cs="Calibri"/>
        </w:rPr>
        <w:t xml:space="preserve"> specified, named </w:t>
      </w:r>
      <w:r w:rsidRPr="00E352EF">
        <w:rPr>
          <w:rFonts w:asciiTheme="majorHAnsi" w:eastAsia="Calibri" w:hAnsiTheme="majorHAnsi" w:cs="Calibri"/>
          <w:i/>
        </w:rPr>
        <w:t>compName.</w:t>
      </w:r>
    </w:p>
    <w:p w14:paraId="6F75AF62" w14:textId="77777777" w:rsidR="00470BDE" w:rsidRPr="00E352EF" w:rsidRDefault="00470BDE" w:rsidP="00E95DF9">
      <w:pPr>
        <w:rPr>
          <w:rFonts w:asciiTheme="majorHAnsi" w:hAnsiTheme="majorHAnsi"/>
        </w:rPr>
      </w:pPr>
    </w:p>
    <w:p w14:paraId="10D643A2"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 specification</w:t>
      </w:r>
    </w:p>
    <w:p w14:paraId="06ED493D" w14:textId="77777777" w:rsidR="005A2227" w:rsidRPr="00E352EF" w:rsidRDefault="0097053A" w:rsidP="004A3B4B">
      <w:pPr>
        <w:jc w:val="both"/>
        <w:rPr>
          <w:rFonts w:asciiTheme="majorHAnsi" w:hAnsiTheme="majorHAnsi"/>
        </w:rPr>
      </w:pPr>
      <w:r w:rsidRPr="00E352EF">
        <w:rPr>
          <w:rFonts w:asciiTheme="majorHAnsi" w:eastAsia="Calibri" w:hAnsiTheme="majorHAnsi" w:cs="Calibri"/>
        </w:rPr>
        <w:t xml:space="preserve">The operator takes </w:t>
      </w:r>
      <w:r w:rsidR="003B56F0" w:rsidRPr="00E352EF">
        <w:rPr>
          <w:rFonts w:asciiTheme="majorHAnsi" w:eastAsia="Calibri" w:hAnsiTheme="majorHAnsi" w:cs="Calibri"/>
        </w:rPr>
        <w:t xml:space="preserve">as </w:t>
      </w:r>
      <w:r w:rsidRPr="00E352EF">
        <w:rPr>
          <w:rFonts w:asciiTheme="majorHAnsi" w:eastAsia="Calibri" w:hAnsiTheme="majorHAnsi" w:cs="Calibri"/>
        </w:rPr>
        <w:t xml:space="preserve">input a Dataset </w:t>
      </w:r>
      <w:r w:rsidRPr="00E352EF">
        <w:rPr>
          <w:rFonts w:asciiTheme="majorHAnsi" w:eastAsia="Calibri" w:hAnsiTheme="majorHAnsi" w:cs="Calibri"/>
          <w:i/>
        </w:rPr>
        <w:t>ds</w:t>
      </w:r>
      <w:r w:rsidRPr="00E352EF">
        <w:rPr>
          <w:rFonts w:asciiTheme="majorHAnsi" w:eastAsia="Calibri" w:hAnsiTheme="majorHAnsi" w:cs="Calibri"/>
        </w:rPr>
        <w:t xml:space="preserve"> (which, in general, can be a complex expression of type Dataset) and returns a new Dataset </w:t>
      </w:r>
      <w:r w:rsidRPr="00E352EF">
        <w:rPr>
          <w:rFonts w:asciiTheme="majorHAnsi" w:eastAsia="Calibri" w:hAnsiTheme="majorHAnsi" w:cs="Calibri"/>
          <w:i/>
        </w:rPr>
        <w:t xml:space="preserve">ds </w:t>
      </w:r>
      <w:r w:rsidRPr="00E352EF">
        <w:rPr>
          <w:rFonts w:asciiTheme="majorHAnsi" w:eastAsia="Calibri" w:hAnsiTheme="majorHAnsi" w:cs="Calibri"/>
        </w:rPr>
        <w:t xml:space="preserve">with the same Identifier Components and Measure Components. </w:t>
      </w:r>
    </w:p>
    <w:p w14:paraId="581F6327" w14:textId="77777777" w:rsidR="005A2227" w:rsidRPr="00E352EF" w:rsidRDefault="0097053A" w:rsidP="004A3B4B">
      <w:pPr>
        <w:jc w:val="both"/>
        <w:rPr>
          <w:rFonts w:asciiTheme="majorHAnsi" w:hAnsiTheme="majorHAnsi"/>
        </w:rPr>
      </w:pPr>
      <w:r w:rsidRPr="00E352EF">
        <w:rPr>
          <w:rFonts w:asciiTheme="majorHAnsi" w:eastAsia="Calibri" w:hAnsiTheme="majorHAnsi" w:cs="Calibri"/>
        </w:rPr>
        <w:t xml:space="preserve">The output Dataset has an Attribute Component named </w:t>
      </w:r>
      <w:r w:rsidRPr="00E352EF">
        <w:rPr>
          <w:rFonts w:asciiTheme="majorHAnsi" w:eastAsia="Calibri" w:hAnsiTheme="majorHAnsi" w:cs="Calibri"/>
          <w:i/>
        </w:rPr>
        <w:t>compName</w:t>
      </w:r>
      <w:r w:rsidRPr="00E352EF">
        <w:rPr>
          <w:rFonts w:asciiTheme="majorHAnsi" w:eastAsia="Calibri" w:hAnsiTheme="majorHAnsi" w:cs="Calibri"/>
        </w:rPr>
        <w:t xml:space="preserve"> for each Attribute Component expression </w:t>
      </w:r>
      <w:r w:rsidRPr="00E352EF">
        <w:rPr>
          <w:rFonts w:asciiTheme="majorHAnsi" w:eastAsia="Calibri" w:hAnsiTheme="majorHAnsi" w:cs="Calibri"/>
          <w:i/>
        </w:rPr>
        <w:t>k</w:t>
      </w:r>
      <w:r w:rsidRPr="00E352EF">
        <w:rPr>
          <w:rFonts w:asciiTheme="majorHAnsi" w:eastAsia="Calibri" w:hAnsiTheme="majorHAnsi" w:cs="Calibri"/>
        </w:rPr>
        <w:t xml:space="preserve"> specified in the clause. </w:t>
      </w:r>
      <w:r w:rsidRPr="00E352EF">
        <w:rPr>
          <w:rFonts w:asciiTheme="majorHAnsi" w:eastAsia="Calibri" w:hAnsiTheme="majorHAnsi" w:cs="Calibri"/>
          <w:i/>
        </w:rPr>
        <w:t>k</w:t>
      </w:r>
      <w:r w:rsidRPr="00E352EF">
        <w:rPr>
          <w:rFonts w:asciiTheme="majorHAnsi" w:eastAsia="Calibri" w:hAnsiTheme="majorHAnsi" w:cs="Calibri"/>
        </w:rPr>
        <w:t xml:space="preserve"> is a component expression, evaluated row-wise.</w:t>
      </w:r>
    </w:p>
    <w:p w14:paraId="472BBFA3" w14:textId="77777777" w:rsidR="005A2227" w:rsidRPr="00E352EF" w:rsidRDefault="0097053A" w:rsidP="004A3B4B">
      <w:pPr>
        <w:jc w:val="both"/>
        <w:rPr>
          <w:rFonts w:asciiTheme="majorHAnsi" w:hAnsiTheme="majorHAnsi"/>
        </w:rPr>
      </w:pPr>
      <w:r w:rsidRPr="00E352EF">
        <w:rPr>
          <w:rFonts w:asciiTheme="majorHAnsi" w:eastAsia="Calibri" w:hAnsiTheme="majorHAnsi" w:cs="Calibri"/>
        </w:rPr>
        <w:t xml:space="preserve">Special care must be paid to the handling of Attribute Components. If a Component expression has the same name as an existing Attribute Component, the previous one is overridden, independently of its virality. In this sense, </w:t>
      </w:r>
      <w:r w:rsidRPr="00E352EF">
        <w:rPr>
          <w:rFonts w:asciiTheme="majorHAnsi" w:eastAsia="Calibri" w:hAnsiTheme="majorHAnsi" w:cs="Calibri"/>
          <w:b/>
        </w:rPr>
        <w:t>attrcalc</w:t>
      </w:r>
      <w:r w:rsidRPr="00E352EF">
        <w:rPr>
          <w:rFonts w:asciiTheme="majorHAnsi" w:eastAsia="Calibri" w:hAnsiTheme="majorHAnsi" w:cs="Calibri"/>
        </w:rPr>
        <w:t xml:space="preserve"> clause overrides virality. On the other hand, if no Attribute Component expressions override an existing Component, it will be kept in the result, only if viral, with unaltered virality. In general, when an Attribute Component is calculated, its virality can be set by the use of keyword </w:t>
      </w:r>
      <w:r w:rsidRPr="00E352EF">
        <w:rPr>
          <w:rFonts w:asciiTheme="majorHAnsi" w:eastAsia="Calibri" w:hAnsiTheme="majorHAnsi" w:cs="Calibri"/>
          <w:b/>
        </w:rPr>
        <w:t>viral</w:t>
      </w:r>
      <w:r w:rsidRPr="00E352EF">
        <w:rPr>
          <w:rFonts w:asciiTheme="majorHAnsi" w:eastAsia="Calibri" w:hAnsiTheme="majorHAnsi" w:cs="Calibri"/>
        </w:rPr>
        <w:t xml:space="preserve">. If it is omitted, the Attribute Component is non viral by default. As a special case of this, an </w:t>
      </w:r>
      <w:r w:rsidRPr="00E352EF">
        <w:rPr>
          <w:rFonts w:asciiTheme="majorHAnsi" w:eastAsia="Calibri" w:hAnsiTheme="majorHAnsi" w:cs="Calibri"/>
          <w:b/>
        </w:rPr>
        <w:t>attrcalc</w:t>
      </w:r>
      <w:r w:rsidRPr="00E352EF">
        <w:rPr>
          <w:rFonts w:asciiTheme="majorHAnsi" w:eastAsia="Calibri" w:hAnsiTheme="majorHAnsi" w:cs="Calibri"/>
        </w:rPr>
        <w:t xml:space="preserve"> can be also used simply to alter the virality of an Attribute Component.</w:t>
      </w:r>
    </w:p>
    <w:p w14:paraId="74639C57" w14:textId="77777777" w:rsidR="00E95DF9" w:rsidRPr="00E352EF" w:rsidRDefault="00E95DF9">
      <w:pPr>
        <w:spacing w:after="160" w:line="259" w:lineRule="auto"/>
        <w:rPr>
          <w:rFonts w:asciiTheme="majorHAnsi" w:eastAsia="Calibri" w:hAnsiTheme="majorHAnsi" w:cs="Calibri"/>
          <w:i/>
          <w:color w:val="5B9BD5"/>
        </w:rPr>
      </w:pPr>
    </w:p>
    <w:p w14:paraId="2C71A46D"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 xml:space="preserve">Examples </w:t>
      </w:r>
    </w:p>
    <w:p w14:paraId="1EBDB5F4" w14:textId="77777777" w:rsidR="005A2227" w:rsidRPr="00E352EF" w:rsidRDefault="0097053A">
      <w:pPr>
        <w:rPr>
          <w:rFonts w:asciiTheme="majorHAnsi" w:hAnsiTheme="majorHAnsi"/>
        </w:rPr>
      </w:pPr>
      <w:r w:rsidRPr="00E352EF">
        <w:rPr>
          <w:rFonts w:asciiTheme="majorHAnsi" w:eastAsia="Calibri" w:hAnsiTheme="majorHAnsi" w:cs="Calibri"/>
        </w:rPr>
        <w:t>1) ds_2 := ds_1</w:t>
      </w:r>
      <w:r w:rsidRPr="00E352EF">
        <w:rPr>
          <w:rFonts w:asciiTheme="majorHAnsi" w:eastAsia="Calibri" w:hAnsiTheme="majorHAnsi" w:cs="Calibri"/>
          <w:b/>
        </w:rPr>
        <w:t>[attrcalc</w:t>
      </w:r>
      <w:r w:rsidRPr="00E352EF">
        <w:rPr>
          <w:rFonts w:asciiTheme="majorHAnsi" w:eastAsia="Calibri" w:hAnsiTheme="majorHAnsi" w:cs="Calibri"/>
        </w:rPr>
        <w:t xml:space="preserve"> QUALITY+1 </w:t>
      </w:r>
      <w:r w:rsidRPr="00E352EF">
        <w:rPr>
          <w:rFonts w:asciiTheme="majorHAnsi" w:eastAsia="Calibri" w:hAnsiTheme="majorHAnsi" w:cs="Calibri"/>
          <w:b/>
        </w:rPr>
        <w:t>as</w:t>
      </w:r>
      <w:r w:rsidRPr="00E352EF">
        <w:rPr>
          <w:rFonts w:asciiTheme="majorHAnsi" w:eastAsia="Calibri" w:hAnsiTheme="majorHAnsi" w:cs="Calibri"/>
        </w:rPr>
        <w:t xml:space="preserve"> QUALITY</w:t>
      </w:r>
      <w:r w:rsidRPr="00E352EF">
        <w:rPr>
          <w:rFonts w:asciiTheme="majorHAnsi" w:eastAsia="Calibri" w:hAnsiTheme="majorHAnsi" w:cs="Calibri"/>
          <w:b/>
        </w:rPr>
        <w:t>]</w:t>
      </w:r>
    </w:p>
    <w:p w14:paraId="6EFA08A3" w14:textId="77777777" w:rsidR="005A2227" w:rsidRPr="00E352EF" w:rsidRDefault="0084324E">
      <w:pPr>
        <w:rPr>
          <w:rFonts w:asciiTheme="majorHAnsi" w:eastAsia="Calibri" w:hAnsiTheme="majorHAnsi" w:cs="Calibri"/>
        </w:rPr>
      </w:pPr>
      <w:r w:rsidRPr="00E352EF">
        <w:rPr>
          <w:rFonts w:asciiTheme="majorHAnsi" w:eastAsia="Calibri" w:hAnsiTheme="majorHAnsi" w:cs="Calibri"/>
        </w:rPr>
        <w:t>The expression c</w:t>
      </w:r>
      <w:r w:rsidR="0097053A" w:rsidRPr="00E352EF">
        <w:rPr>
          <w:rFonts w:asciiTheme="majorHAnsi" w:eastAsia="Calibri" w:hAnsiTheme="majorHAnsi" w:cs="Calibri"/>
        </w:rPr>
        <w:t>alculates ds_2, keeping the QUALITY Attribute Component in ds_1, but adding 1 to its value.</w:t>
      </w:r>
    </w:p>
    <w:p w14:paraId="092A3B7F" w14:textId="77777777" w:rsidR="00470BDE" w:rsidRPr="00E352EF" w:rsidRDefault="00470BDE">
      <w:pPr>
        <w:rPr>
          <w:rFonts w:asciiTheme="majorHAnsi" w:hAnsiTheme="majorHAnsi"/>
        </w:rPr>
      </w:pPr>
    </w:p>
    <w:tbl>
      <w:tblPr>
        <w:tblW w:w="3442"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36"/>
        <w:gridCol w:w="835"/>
        <w:gridCol w:w="835"/>
        <w:gridCol w:w="936"/>
      </w:tblGrid>
      <w:tr w:rsidR="005A2227" w:rsidRPr="00E352EF" w14:paraId="0FCE5E97" w14:textId="77777777">
        <w:tc>
          <w:tcPr>
            <w:tcW w:w="83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3439285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ds_1</w:t>
            </w:r>
          </w:p>
        </w:tc>
      </w:tr>
      <w:tr w:rsidR="005A2227" w:rsidRPr="00E352EF" w14:paraId="67B710B9" w14:textId="77777777">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B0F826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K1</w:t>
            </w:r>
          </w:p>
        </w:tc>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D0B529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K2</w:t>
            </w:r>
          </w:p>
        </w:tc>
        <w:tc>
          <w:tcPr>
            <w:tcW w:w="83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66C06F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M1</w:t>
            </w:r>
          </w:p>
        </w:tc>
        <w:tc>
          <w:tcPr>
            <w:tcW w:w="93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9539CE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w:t>
            </w:r>
          </w:p>
        </w:tc>
      </w:tr>
      <w:tr w:rsidR="005A2227" w:rsidRPr="00E352EF" w14:paraId="08D68F44"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097BF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E6C9F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DEEAF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E8BE3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r>
      <w:tr w:rsidR="005A2227" w:rsidRPr="00E352EF" w14:paraId="13A05024"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42CF3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151F1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569D9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E82A0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r>
      <w:tr w:rsidR="005A2227" w:rsidRPr="00E352EF" w14:paraId="06FC0BBF"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2F3E8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7DDB5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C</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556C5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29C1C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r>
    </w:tbl>
    <w:p w14:paraId="61E74B5E" w14:textId="77777777" w:rsidR="005A2227" w:rsidRPr="00E352EF" w:rsidRDefault="005A2227">
      <w:pPr>
        <w:spacing w:after="160" w:line="259" w:lineRule="auto"/>
      </w:pPr>
    </w:p>
    <w:tbl>
      <w:tblPr>
        <w:tblW w:w="3442"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36"/>
        <w:gridCol w:w="835"/>
        <w:gridCol w:w="835"/>
        <w:gridCol w:w="936"/>
      </w:tblGrid>
      <w:tr w:rsidR="005A2227" w:rsidRPr="00E352EF" w14:paraId="0B9C187F" w14:textId="77777777">
        <w:tc>
          <w:tcPr>
            <w:tcW w:w="83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01433D8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ds_2</w:t>
            </w:r>
          </w:p>
        </w:tc>
      </w:tr>
      <w:tr w:rsidR="005A2227" w:rsidRPr="00E352EF" w14:paraId="1E22F8DC" w14:textId="77777777">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E64794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K1</w:t>
            </w:r>
          </w:p>
        </w:tc>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F8EA16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K2</w:t>
            </w:r>
          </w:p>
        </w:tc>
        <w:tc>
          <w:tcPr>
            <w:tcW w:w="83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DD1E80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M1</w:t>
            </w:r>
          </w:p>
        </w:tc>
        <w:tc>
          <w:tcPr>
            <w:tcW w:w="93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8BEE34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w:t>
            </w:r>
          </w:p>
        </w:tc>
      </w:tr>
      <w:tr w:rsidR="005A2227" w:rsidRPr="00E352EF" w14:paraId="4DE0150D"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B1DB6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39C85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C7A2F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C3FD7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r>
      <w:tr w:rsidR="005A2227" w:rsidRPr="00E352EF" w14:paraId="5190E59C"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94647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E02EA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69D62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49F6E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r>
      <w:tr w:rsidR="005A2227" w:rsidRPr="00E352EF" w14:paraId="1DF1AE77"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C583A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57E89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C</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83DE8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FC8E7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w:t>
            </w:r>
          </w:p>
        </w:tc>
      </w:tr>
    </w:tbl>
    <w:p w14:paraId="5BBED928" w14:textId="77777777" w:rsidR="005A2227" w:rsidRPr="00E352EF" w:rsidRDefault="005A2227">
      <w:pPr>
        <w:spacing w:after="160" w:line="259" w:lineRule="auto"/>
      </w:pPr>
    </w:p>
    <w:p w14:paraId="439DA9C6" w14:textId="371286FE" w:rsidR="005A2227" w:rsidRPr="00E352EF" w:rsidRDefault="0097053A">
      <w:pPr>
        <w:rPr>
          <w:rFonts w:asciiTheme="majorHAnsi" w:hAnsiTheme="majorHAnsi"/>
        </w:rPr>
      </w:pPr>
      <w:r w:rsidRPr="00E352EF">
        <w:rPr>
          <w:rFonts w:asciiTheme="majorHAnsi" w:eastAsia="Calibri" w:hAnsiTheme="majorHAnsi" w:cs="Calibri"/>
        </w:rPr>
        <w:t>2)</w:t>
      </w:r>
      <w:r w:rsidR="0084324E" w:rsidRPr="00E352EF">
        <w:rPr>
          <w:rFonts w:asciiTheme="majorHAnsi" w:eastAsia="Calibri" w:hAnsiTheme="majorHAnsi" w:cs="Calibri"/>
        </w:rPr>
        <w:t xml:space="preserve"> </w:t>
      </w:r>
      <w:r w:rsidRPr="00E352EF">
        <w:rPr>
          <w:rFonts w:asciiTheme="majorHAnsi" w:eastAsia="Calibri" w:hAnsiTheme="majorHAnsi" w:cs="Calibri"/>
        </w:rPr>
        <w:t>ds_r := (ds_1 + ds_2</w:t>
      </w:r>
      <w:r w:rsidRPr="00E352EF">
        <w:rPr>
          <w:rFonts w:asciiTheme="majorHAnsi" w:eastAsia="Calibri" w:hAnsiTheme="majorHAnsi" w:cs="Calibri"/>
          <w:b/>
        </w:rPr>
        <w:t xml:space="preserve">)[attrcalc </w:t>
      </w:r>
      <w:r w:rsidRPr="00E352EF">
        <w:rPr>
          <w:rFonts w:asciiTheme="majorHAnsi" w:eastAsia="Calibri" w:hAnsiTheme="majorHAnsi" w:cs="Calibri"/>
        </w:rPr>
        <w:t>ds_1</w:t>
      </w:r>
      <w:del w:id="11523" w:author="Laura Viignola" w:date="2017-05-11T09:50:00Z">
        <w:r w:rsidRPr="00E352EF" w:rsidDel="00524E47">
          <w:rPr>
            <w:rFonts w:asciiTheme="majorHAnsi" w:eastAsia="Calibri" w:hAnsiTheme="majorHAnsi" w:cs="Calibri"/>
          </w:rPr>
          <w:delText>.</w:delText>
        </w:r>
      </w:del>
      <w:ins w:id="11524" w:author="Laura Viignola" w:date="2017-05-11T09:50:00Z">
        <w:r w:rsidR="00524E47">
          <w:rPr>
            <w:rFonts w:asciiTheme="majorHAnsi" w:eastAsia="Calibri" w:hAnsiTheme="majorHAnsi" w:cs="Calibri"/>
          </w:rPr>
          <w:t>#</w:t>
        </w:r>
      </w:ins>
      <w:r w:rsidRPr="00E352EF">
        <w:rPr>
          <w:rFonts w:asciiTheme="majorHAnsi" w:eastAsia="Calibri" w:hAnsiTheme="majorHAnsi" w:cs="Calibri"/>
        </w:rPr>
        <w:t xml:space="preserve">QUALITY </w:t>
      </w:r>
      <w:r w:rsidRPr="00E352EF">
        <w:rPr>
          <w:rFonts w:asciiTheme="majorHAnsi" w:eastAsia="Calibri" w:hAnsiTheme="majorHAnsi" w:cs="Calibri"/>
          <w:b/>
        </w:rPr>
        <w:t xml:space="preserve">+ </w:t>
      </w:r>
      <w:r w:rsidRPr="00E352EF">
        <w:rPr>
          <w:rFonts w:asciiTheme="majorHAnsi" w:eastAsia="Calibri" w:hAnsiTheme="majorHAnsi" w:cs="Calibri"/>
        </w:rPr>
        <w:t>ds_2</w:t>
      </w:r>
      <w:del w:id="11525" w:author="Laura Viignola" w:date="2017-05-11T09:50:00Z">
        <w:r w:rsidRPr="00E352EF" w:rsidDel="00524E47">
          <w:rPr>
            <w:rFonts w:asciiTheme="majorHAnsi" w:eastAsia="Calibri" w:hAnsiTheme="majorHAnsi" w:cs="Calibri"/>
          </w:rPr>
          <w:delText>.</w:delText>
        </w:r>
      </w:del>
      <w:ins w:id="11526" w:author="Laura Viignola" w:date="2017-05-11T09:50:00Z">
        <w:r w:rsidR="00524E47">
          <w:rPr>
            <w:rFonts w:asciiTheme="majorHAnsi" w:eastAsia="Calibri" w:hAnsiTheme="majorHAnsi" w:cs="Calibri"/>
          </w:rPr>
          <w:t>#</w:t>
        </w:r>
      </w:ins>
      <w:r w:rsidRPr="00E352EF">
        <w:rPr>
          <w:rFonts w:asciiTheme="majorHAnsi" w:eastAsia="Calibri" w:hAnsiTheme="majorHAnsi" w:cs="Calibri"/>
        </w:rPr>
        <w:t xml:space="preserve">QUALITY </w:t>
      </w:r>
      <w:r w:rsidRPr="00E352EF">
        <w:rPr>
          <w:rFonts w:asciiTheme="majorHAnsi" w:eastAsia="Calibri" w:hAnsiTheme="majorHAnsi" w:cs="Calibri"/>
          <w:b/>
        </w:rPr>
        <w:t xml:space="preserve">as </w:t>
      </w:r>
      <w:r w:rsidRPr="00E352EF">
        <w:rPr>
          <w:rFonts w:asciiTheme="majorHAnsi" w:eastAsia="Calibri" w:hAnsiTheme="majorHAnsi" w:cs="Calibri"/>
        </w:rPr>
        <w:t>QUALITY</w:t>
      </w:r>
      <w:r w:rsidRPr="00E352EF">
        <w:rPr>
          <w:rFonts w:asciiTheme="majorHAnsi" w:eastAsia="Calibri" w:hAnsiTheme="majorHAnsi" w:cs="Calibri"/>
          <w:b/>
        </w:rPr>
        <w:t>]</w:t>
      </w:r>
    </w:p>
    <w:p w14:paraId="1286ED65" w14:textId="77777777" w:rsidR="0084324E" w:rsidRPr="00E352EF" w:rsidRDefault="0084324E">
      <w:pPr>
        <w:rPr>
          <w:rFonts w:asciiTheme="majorHAnsi" w:eastAsia="Calibri" w:hAnsiTheme="majorHAnsi" w:cs="Calibri"/>
        </w:rPr>
      </w:pPr>
    </w:p>
    <w:p w14:paraId="5D4DF4B6" w14:textId="77777777" w:rsidR="005A2227" w:rsidRPr="00E352EF" w:rsidRDefault="0097053A">
      <w:pPr>
        <w:rPr>
          <w:rFonts w:asciiTheme="majorHAnsi" w:hAnsiTheme="majorHAnsi"/>
        </w:rPr>
      </w:pPr>
      <w:r w:rsidRPr="00E352EF">
        <w:rPr>
          <w:rFonts w:asciiTheme="majorHAnsi" w:eastAsia="Calibri" w:hAnsiTheme="majorHAnsi" w:cs="Calibri"/>
        </w:rPr>
        <w:t xml:space="preserve">The expression calculates ds_r as the sum of Datasets </w:t>
      </w:r>
      <w:r w:rsidRPr="00E352EF">
        <w:rPr>
          <w:rFonts w:asciiTheme="majorHAnsi" w:eastAsia="Calibri" w:hAnsiTheme="majorHAnsi" w:cs="Calibri"/>
          <w:i/>
        </w:rPr>
        <w:t>ds_1</w:t>
      </w:r>
      <w:r w:rsidRPr="00E352EF">
        <w:rPr>
          <w:rFonts w:asciiTheme="majorHAnsi" w:eastAsia="Calibri" w:hAnsiTheme="majorHAnsi" w:cs="Calibri"/>
        </w:rPr>
        <w:t xml:space="preserve"> and </w:t>
      </w:r>
      <w:r w:rsidRPr="00E352EF">
        <w:rPr>
          <w:rFonts w:asciiTheme="majorHAnsi" w:eastAsia="Calibri" w:hAnsiTheme="majorHAnsi" w:cs="Calibri"/>
          <w:i/>
        </w:rPr>
        <w:t>ds_2</w:t>
      </w:r>
      <w:r w:rsidRPr="00E352EF">
        <w:rPr>
          <w:rFonts w:asciiTheme="majorHAnsi" w:eastAsia="Calibri" w:hAnsiTheme="majorHAnsi" w:cs="Calibri"/>
        </w:rPr>
        <w:t>. Besides, it calculates the QUALITY attribute as the sum of the two.</w:t>
      </w:r>
    </w:p>
    <w:p w14:paraId="12B1CCBA" w14:textId="77777777" w:rsidR="005A2227" w:rsidRPr="00E352EF" w:rsidRDefault="005A2227">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p>
    <w:tbl>
      <w:tblPr>
        <w:tblW w:w="3442"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36"/>
        <w:gridCol w:w="835"/>
        <w:gridCol w:w="835"/>
        <w:gridCol w:w="936"/>
      </w:tblGrid>
      <w:tr w:rsidR="005A2227" w:rsidRPr="00E352EF" w14:paraId="240CAE72" w14:textId="77777777">
        <w:tc>
          <w:tcPr>
            <w:tcW w:w="835" w:type="dxa"/>
            <w:gridSpan w:val="4"/>
            <w:tcBorders>
              <w:top w:val="single" w:sz="6" w:space="0" w:color="000000"/>
              <w:left w:val="single" w:sz="6" w:space="0" w:color="000000"/>
              <w:bottom w:val="single" w:sz="6" w:space="0" w:color="000000"/>
            </w:tcBorders>
            <w:shd w:val="clear" w:color="auto" w:fill="F2DBDB"/>
            <w:tcMar>
              <w:top w:w="43" w:type="dxa"/>
              <w:left w:w="43" w:type="dxa"/>
              <w:bottom w:w="43" w:type="dxa"/>
              <w:right w:w="43" w:type="dxa"/>
            </w:tcMar>
          </w:tcPr>
          <w:p w14:paraId="4A07B08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ds_1</w:t>
            </w:r>
          </w:p>
        </w:tc>
      </w:tr>
      <w:tr w:rsidR="005A2227" w:rsidRPr="00E352EF" w14:paraId="43A7E382" w14:textId="77777777">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58D1F1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K1</w:t>
            </w:r>
          </w:p>
        </w:tc>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1EF4AE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K2</w:t>
            </w:r>
          </w:p>
        </w:tc>
        <w:tc>
          <w:tcPr>
            <w:tcW w:w="83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418DEE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M1</w:t>
            </w:r>
          </w:p>
        </w:tc>
        <w:tc>
          <w:tcPr>
            <w:tcW w:w="93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92B0D3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w:t>
            </w:r>
          </w:p>
        </w:tc>
      </w:tr>
      <w:tr w:rsidR="005A2227" w:rsidRPr="00E352EF" w14:paraId="094B9E6F"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CFBFD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FFEEE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7DE70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156EE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r>
      <w:tr w:rsidR="005A2227" w:rsidRPr="00E352EF" w14:paraId="6C46DF7B"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09C2F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8A6CB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7A0F5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AB221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r>
      <w:tr w:rsidR="005A2227" w:rsidRPr="00E352EF" w14:paraId="533B77B5"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F874C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A5FE3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C</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1770A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49B89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r>
    </w:tbl>
    <w:p w14:paraId="2B6C4873" w14:textId="77777777" w:rsidR="005A2227" w:rsidRPr="00E352EF" w:rsidRDefault="005A2227">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p>
    <w:tbl>
      <w:tblPr>
        <w:tblW w:w="3442"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36"/>
        <w:gridCol w:w="835"/>
        <w:gridCol w:w="835"/>
        <w:gridCol w:w="936"/>
      </w:tblGrid>
      <w:tr w:rsidR="005A2227" w:rsidRPr="00E352EF" w14:paraId="2CE9AD3F" w14:textId="77777777">
        <w:tc>
          <w:tcPr>
            <w:tcW w:w="83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74243A9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ds_2</w:t>
            </w:r>
          </w:p>
        </w:tc>
      </w:tr>
      <w:tr w:rsidR="005A2227" w:rsidRPr="00E352EF" w14:paraId="3287153C" w14:textId="77777777">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BA8087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K1</w:t>
            </w:r>
          </w:p>
        </w:tc>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859175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K2</w:t>
            </w:r>
          </w:p>
        </w:tc>
        <w:tc>
          <w:tcPr>
            <w:tcW w:w="83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CE05BB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M1</w:t>
            </w:r>
          </w:p>
        </w:tc>
        <w:tc>
          <w:tcPr>
            <w:tcW w:w="93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62B346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w:t>
            </w:r>
          </w:p>
        </w:tc>
      </w:tr>
      <w:tr w:rsidR="005A2227" w:rsidRPr="00E352EF" w14:paraId="49D7F1E5"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467E4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666D3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77A1A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6</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8184F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r>
      <w:tr w:rsidR="005A2227" w:rsidRPr="00E352EF" w14:paraId="22AA8C4E"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67AE2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906DA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CB59B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7</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3E78B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r>
      <w:tr w:rsidR="005A2227" w:rsidRPr="00E352EF" w14:paraId="5129DBAC"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D5552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311B6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C</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F41A0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8</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97447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w:t>
            </w:r>
          </w:p>
        </w:tc>
      </w:tr>
    </w:tbl>
    <w:p w14:paraId="4DDD44E7" w14:textId="77777777" w:rsidR="005A2227" w:rsidRPr="00E352EF" w:rsidRDefault="005A2227">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p>
    <w:tbl>
      <w:tblPr>
        <w:tblW w:w="3442"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36"/>
        <w:gridCol w:w="835"/>
        <w:gridCol w:w="835"/>
        <w:gridCol w:w="936"/>
      </w:tblGrid>
      <w:tr w:rsidR="005A2227" w:rsidRPr="00E352EF" w14:paraId="41931C8E" w14:textId="77777777">
        <w:tc>
          <w:tcPr>
            <w:tcW w:w="83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3CA92F9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ds_r</w:t>
            </w:r>
          </w:p>
        </w:tc>
      </w:tr>
      <w:tr w:rsidR="005A2227" w:rsidRPr="00E352EF" w14:paraId="64D24191" w14:textId="77777777">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3BB3A9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K1</w:t>
            </w:r>
          </w:p>
        </w:tc>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0C4A0B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K2</w:t>
            </w:r>
          </w:p>
        </w:tc>
        <w:tc>
          <w:tcPr>
            <w:tcW w:w="83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256FDE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M1</w:t>
            </w:r>
          </w:p>
        </w:tc>
        <w:tc>
          <w:tcPr>
            <w:tcW w:w="93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E5743D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w:t>
            </w:r>
          </w:p>
        </w:tc>
      </w:tr>
      <w:tr w:rsidR="005A2227" w:rsidRPr="00E352EF" w14:paraId="237385B0"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2A518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873F5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9725B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7</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8E76E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r>
      <w:tr w:rsidR="005A2227" w:rsidRPr="00E352EF" w14:paraId="471D2812"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DC635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DCC9F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3DDBA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10</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1F9ED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w:t>
            </w:r>
          </w:p>
        </w:tc>
      </w:tr>
      <w:tr w:rsidR="005A2227" w:rsidRPr="00E352EF" w14:paraId="5668DD85"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971A7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DE746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C</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25AB2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13</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24CA1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7</w:t>
            </w:r>
          </w:p>
        </w:tc>
      </w:tr>
    </w:tbl>
    <w:p w14:paraId="10070E03" w14:textId="77777777" w:rsidR="005A2227" w:rsidRPr="00E352EF" w:rsidRDefault="005A2227">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p>
    <w:p w14:paraId="79B142A2" w14:textId="77777777" w:rsidR="005A2227" w:rsidRPr="00E352EF" w:rsidRDefault="0097053A">
      <w:pPr>
        <w:rPr>
          <w:rFonts w:asciiTheme="majorHAnsi" w:hAnsiTheme="majorHAnsi"/>
        </w:rPr>
      </w:pPr>
      <w:r w:rsidRPr="00E352EF">
        <w:rPr>
          <w:rFonts w:asciiTheme="majorHAnsi" w:eastAsia="Calibri" w:hAnsiTheme="majorHAnsi" w:cs="Calibri"/>
        </w:rPr>
        <w:t>3)</w:t>
      </w:r>
    </w:p>
    <w:p w14:paraId="20562DE0" w14:textId="77777777" w:rsidR="005A2227" w:rsidRPr="00E352EF" w:rsidRDefault="0097053A">
      <w:pPr>
        <w:rPr>
          <w:rFonts w:asciiTheme="majorHAnsi" w:hAnsiTheme="majorHAnsi"/>
        </w:rPr>
      </w:pPr>
      <w:r w:rsidRPr="00E352EF">
        <w:rPr>
          <w:rFonts w:asciiTheme="majorHAnsi" w:eastAsia="Calibri" w:hAnsiTheme="majorHAnsi" w:cs="Calibri"/>
        </w:rPr>
        <w:t>ds_r := (ds_1 + ds_2)</w:t>
      </w:r>
    </w:p>
    <w:p w14:paraId="252AA8F1" w14:textId="77777777" w:rsidR="005A2227" w:rsidRPr="00E352EF" w:rsidRDefault="0097053A">
      <w:pPr>
        <w:rPr>
          <w:rFonts w:asciiTheme="majorHAnsi" w:hAnsiTheme="majorHAnsi"/>
        </w:rPr>
      </w:pPr>
      <w:r w:rsidRPr="00E352EF">
        <w:rPr>
          <w:rFonts w:asciiTheme="majorHAnsi" w:eastAsia="Calibri" w:hAnsiTheme="majorHAnsi" w:cs="Calibri"/>
          <w:b/>
        </w:rPr>
        <w:t>[</w:t>
      </w:r>
    </w:p>
    <w:p w14:paraId="709FF2B9" w14:textId="1B09F400" w:rsidR="005A2227" w:rsidRPr="00E352EF" w:rsidRDefault="0097053A">
      <w:pPr>
        <w:rPr>
          <w:rFonts w:asciiTheme="majorHAnsi" w:hAnsiTheme="majorHAnsi"/>
        </w:rPr>
      </w:pPr>
      <w:r w:rsidRPr="00E352EF">
        <w:rPr>
          <w:rFonts w:asciiTheme="majorHAnsi" w:eastAsia="Calibri" w:hAnsiTheme="majorHAnsi" w:cs="Calibri"/>
        </w:rPr>
        <w:t xml:space="preserve">  </w:t>
      </w:r>
      <w:r w:rsidRPr="00E352EF">
        <w:rPr>
          <w:rFonts w:asciiTheme="majorHAnsi" w:eastAsia="Calibri" w:hAnsiTheme="majorHAnsi" w:cs="Calibri"/>
          <w:b/>
        </w:rPr>
        <w:t>attrcalc</w:t>
      </w:r>
      <w:r w:rsidRPr="00E352EF">
        <w:rPr>
          <w:rFonts w:asciiTheme="majorHAnsi" w:eastAsia="Calibri" w:hAnsiTheme="majorHAnsi" w:cs="Calibri"/>
        </w:rPr>
        <w:t xml:space="preserve"> </w:t>
      </w:r>
      <w:r w:rsidRPr="00E352EF">
        <w:rPr>
          <w:rFonts w:asciiTheme="majorHAnsi" w:eastAsia="Calibri" w:hAnsiTheme="majorHAnsi" w:cs="Calibri"/>
          <w:b/>
        </w:rPr>
        <w:t>if</w:t>
      </w:r>
      <w:r w:rsidRPr="00E352EF">
        <w:rPr>
          <w:rFonts w:asciiTheme="majorHAnsi" w:eastAsia="Calibri" w:hAnsiTheme="majorHAnsi" w:cs="Calibri"/>
        </w:rPr>
        <w:t xml:space="preserve"> ds_1</w:t>
      </w:r>
      <w:del w:id="11527" w:author="Laura Viignola" w:date="2017-05-11T09:50:00Z">
        <w:r w:rsidRPr="00E352EF" w:rsidDel="00524E47">
          <w:rPr>
            <w:rFonts w:asciiTheme="majorHAnsi" w:eastAsia="Calibri" w:hAnsiTheme="majorHAnsi" w:cs="Calibri"/>
          </w:rPr>
          <w:delText>.</w:delText>
        </w:r>
      </w:del>
      <w:ins w:id="11528" w:author="Laura Viignola" w:date="2017-05-11T09:50:00Z">
        <w:r w:rsidR="00524E47">
          <w:rPr>
            <w:rFonts w:asciiTheme="majorHAnsi" w:eastAsia="Calibri" w:hAnsiTheme="majorHAnsi" w:cs="Calibri"/>
          </w:rPr>
          <w:t>#</w:t>
        </w:r>
      </w:ins>
      <w:r w:rsidRPr="00E352EF">
        <w:rPr>
          <w:rFonts w:asciiTheme="majorHAnsi" w:eastAsia="Calibri" w:hAnsiTheme="majorHAnsi" w:cs="Calibri"/>
        </w:rPr>
        <w:t xml:space="preserve">QUALITY=”A” </w:t>
      </w:r>
      <w:r w:rsidRPr="00E352EF">
        <w:rPr>
          <w:rFonts w:asciiTheme="majorHAnsi" w:eastAsia="Calibri" w:hAnsiTheme="majorHAnsi" w:cs="Calibri"/>
          <w:b/>
        </w:rPr>
        <w:t>and</w:t>
      </w:r>
      <w:r w:rsidRPr="00E352EF">
        <w:rPr>
          <w:rFonts w:asciiTheme="majorHAnsi" w:eastAsia="Calibri" w:hAnsiTheme="majorHAnsi" w:cs="Calibri"/>
        </w:rPr>
        <w:t xml:space="preserve"> ds</w:t>
      </w:r>
      <w:del w:id="11529" w:author="Laura Viignola" w:date="2017-05-11T09:50:00Z">
        <w:r w:rsidRPr="00E352EF" w:rsidDel="00524E47">
          <w:rPr>
            <w:rFonts w:asciiTheme="majorHAnsi" w:eastAsia="Calibri" w:hAnsiTheme="majorHAnsi" w:cs="Calibri"/>
          </w:rPr>
          <w:delText>.</w:delText>
        </w:r>
      </w:del>
      <w:ins w:id="11530" w:author="Laura Viignola" w:date="2017-05-11T09:50:00Z">
        <w:r w:rsidR="00524E47">
          <w:rPr>
            <w:rFonts w:asciiTheme="majorHAnsi" w:eastAsia="Calibri" w:hAnsiTheme="majorHAnsi" w:cs="Calibri"/>
          </w:rPr>
          <w:t>#</w:t>
        </w:r>
      </w:ins>
      <w:r w:rsidRPr="00E352EF">
        <w:rPr>
          <w:rFonts w:asciiTheme="majorHAnsi" w:eastAsia="Calibri" w:hAnsiTheme="majorHAnsi" w:cs="Calibri"/>
        </w:rPr>
        <w:t xml:space="preserve">2QUALITY=”B” </w:t>
      </w:r>
      <w:r w:rsidRPr="00E352EF">
        <w:rPr>
          <w:rFonts w:asciiTheme="majorHAnsi" w:eastAsia="Calibri" w:hAnsiTheme="majorHAnsi" w:cs="Calibri"/>
          <w:b/>
        </w:rPr>
        <w:t>then</w:t>
      </w:r>
      <w:r w:rsidRPr="00E352EF">
        <w:rPr>
          <w:rFonts w:asciiTheme="majorHAnsi" w:eastAsia="Calibri" w:hAnsiTheme="majorHAnsi" w:cs="Calibri"/>
        </w:rPr>
        <w:t xml:space="preserve"> “C”</w:t>
      </w:r>
    </w:p>
    <w:p w14:paraId="432FA6DB" w14:textId="114F88E8" w:rsidR="005A2227" w:rsidRPr="00E352EF" w:rsidRDefault="0097053A">
      <w:pPr>
        <w:rPr>
          <w:rFonts w:asciiTheme="majorHAnsi" w:hAnsiTheme="majorHAnsi"/>
        </w:rPr>
      </w:pPr>
      <w:r w:rsidRPr="00E352EF">
        <w:rPr>
          <w:rFonts w:asciiTheme="majorHAnsi" w:eastAsia="Calibri" w:hAnsiTheme="majorHAnsi" w:cs="Calibri"/>
        </w:rPr>
        <w:t xml:space="preserve">        </w:t>
      </w:r>
      <w:r w:rsidRPr="00E352EF">
        <w:rPr>
          <w:rFonts w:asciiTheme="majorHAnsi" w:eastAsia="Calibri" w:hAnsiTheme="majorHAnsi" w:cs="Calibri"/>
          <w:b/>
        </w:rPr>
        <w:t>elseif</w:t>
      </w:r>
      <w:r w:rsidRPr="00E352EF">
        <w:rPr>
          <w:rFonts w:asciiTheme="majorHAnsi" w:eastAsia="Calibri" w:hAnsiTheme="majorHAnsi" w:cs="Calibri"/>
        </w:rPr>
        <w:t xml:space="preserve"> ds_1</w:t>
      </w:r>
      <w:del w:id="11531" w:author="Laura Viignola" w:date="2017-05-11T09:50:00Z">
        <w:r w:rsidRPr="00E352EF" w:rsidDel="00524E47">
          <w:rPr>
            <w:rFonts w:asciiTheme="majorHAnsi" w:eastAsia="Calibri" w:hAnsiTheme="majorHAnsi" w:cs="Calibri"/>
          </w:rPr>
          <w:delText>.</w:delText>
        </w:r>
      </w:del>
      <w:ins w:id="11532" w:author="Laura Viignola" w:date="2017-05-11T09:50:00Z">
        <w:r w:rsidR="00524E47">
          <w:rPr>
            <w:rFonts w:asciiTheme="majorHAnsi" w:eastAsia="Calibri" w:hAnsiTheme="majorHAnsi" w:cs="Calibri"/>
          </w:rPr>
          <w:t>#</w:t>
        </w:r>
      </w:ins>
      <w:r w:rsidRPr="00E352EF">
        <w:rPr>
          <w:rFonts w:asciiTheme="majorHAnsi" w:eastAsia="Calibri" w:hAnsiTheme="majorHAnsi" w:cs="Calibri"/>
        </w:rPr>
        <w:t xml:space="preserve">QUALITY=”K” </w:t>
      </w:r>
      <w:r w:rsidRPr="00E352EF">
        <w:rPr>
          <w:rFonts w:asciiTheme="majorHAnsi" w:eastAsia="Calibri" w:hAnsiTheme="majorHAnsi" w:cs="Calibri"/>
          <w:b/>
        </w:rPr>
        <w:t>and</w:t>
      </w:r>
      <w:r w:rsidRPr="00E352EF">
        <w:rPr>
          <w:rFonts w:asciiTheme="majorHAnsi" w:eastAsia="Calibri" w:hAnsiTheme="majorHAnsi" w:cs="Calibri"/>
        </w:rPr>
        <w:t xml:space="preserve"> ds</w:t>
      </w:r>
      <w:del w:id="11533" w:author="Laura Viignola" w:date="2017-05-11T09:50:00Z">
        <w:r w:rsidRPr="00E352EF" w:rsidDel="00524E47">
          <w:rPr>
            <w:rFonts w:asciiTheme="majorHAnsi" w:eastAsia="Calibri" w:hAnsiTheme="majorHAnsi" w:cs="Calibri"/>
          </w:rPr>
          <w:delText>.</w:delText>
        </w:r>
      </w:del>
      <w:ins w:id="11534" w:author="Laura Viignola" w:date="2017-05-11T09:50:00Z">
        <w:r w:rsidR="00524E47">
          <w:rPr>
            <w:rFonts w:asciiTheme="majorHAnsi" w:eastAsia="Calibri" w:hAnsiTheme="majorHAnsi" w:cs="Calibri"/>
          </w:rPr>
          <w:t>#</w:t>
        </w:r>
      </w:ins>
      <w:r w:rsidRPr="00E352EF">
        <w:rPr>
          <w:rFonts w:asciiTheme="majorHAnsi" w:eastAsia="Calibri" w:hAnsiTheme="majorHAnsi" w:cs="Calibri"/>
        </w:rPr>
        <w:t xml:space="preserve">2QUALITY=”K” </w:t>
      </w:r>
      <w:r w:rsidRPr="00E352EF">
        <w:rPr>
          <w:rFonts w:asciiTheme="majorHAnsi" w:eastAsia="Calibri" w:hAnsiTheme="majorHAnsi" w:cs="Calibri"/>
          <w:b/>
        </w:rPr>
        <w:t>then</w:t>
      </w:r>
      <w:r w:rsidRPr="00E352EF">
        <w:rPr>
          <w:rFonts w:asciiTheme="majorHAnsi" w:eastAsia="Calibri" w:hAnsiTheme="majorHAnsi" w:cs="Calibri"/>
        </w:rPr>
        <w:t xml:space="preserve"> “M”</w:t>
      </w:r>
    </w:p>
    <w:p w14:paraId="1620FEF2" w14:textId="77777777" w:rsidR="005A2227" w:rsidRPr="00E352EF" w:rsidRDefault="0097053A">
      <w:pPr>
        <w:rPr>
          <w:rFonts w:asciiTheme="majorHAnsi" w:hAnsiTheme="majorHAnsi"/>
        </w:rPr>
      </w:pPr>
      <w:r w:rsidRPr="00E352EF">
        <w:rPr>
          <w:rFonts w:asciiTheme="majorHAnsi" w:eastAsia="Calibri" w:hAnsiTheme="majorHAnsi" w:cs="Calibri"/>
        </w:rPr>
        <w:t xml:space="preserve">         </w:t>
      </w:r>
      <w:r w:rsidRPr="00E352EF">
        <w:rPr>
          <w:rFonts w:asciiTheme="majorHAnsi" w:eastAsia="Calibri" w:hAnsiTheme="majorHAnsi" w:cs="Calibri"/>
          <w:b/>
        </w:rPr>
        <w:t>else</w:t>
      </w:r>
      <w:r w:rsidRPr="00E352EF">
        <w:rPr>
          <w:rFonts w:asciiTheme="majorHAnsi" w:eastAsia="Calibri" w:hAnsiTheme="majorHAnsi" w:cs="Calibri"/>
        </w:rPr>
        <w:t xml:space="preserve"> “Z” </w:t>
      </w:r>
      <w:r w:rsidRPr="00E352EF">
        <w:rPr>
          <w:rFonts w:asciiTheme="majorHAnsi" w:eastAsia="Calibri" w:hAnsiTheme="majorHAnsi" w:cs="Calibri"/>
          <w:b/>
        </w:rPr>
        <w:t>AS</w:t>
      </w:r>
      <w:r w:rsidRPr="00E352EF">
        <w:rPr>
          <w:rFonts w:asciiTheme="majorHAnsi" w:eastAsia="Calibri" w:hAnsiTheme="majorHAnsi" w:cs="Calibri"/>
        </w:rPr>
        <w:t xml:space="preserve"> AGGREGATED_QUALITY</w:t>
      </w:r>
    </w:p>
    <w:p w14:paraId="0AE14629" w14:textId="77777777" w:rsidR="005A2227" w:rsidRPr="00E352EF" w:rsidRDefault="0097053A">
      <w:pPr>
        <w:rPr>
          <w:rFonts w:asciiTheme="majorHAnsi" w:hAnsiTheme="majorHAnsi"/>
        </w:rPr>
      </w:pPr>
      <w:r w:rsidRPr="00E352EF">
        <w:rPr>
          <w:rFonts w:asciiTheme="majorHAnsi" w:eastAsia="Calibri" w:hAnsiTheme="majorHAnsi" w:cs="Calibri"/>
          <w:b/>
        </w:rPr>
        <w:t>]</w:t>
      </w:r>
    </w:p>
    <w:p w14:paraId="7F4D47DE" w14:textId="77777777" w:rsidR="005A2227" w:rsidRPr="00E352EF" w:rsidRDefault="0097053A">
      <w:pPr>
        <w:rPr>
          <w:rFonts w:asciiTheme="majorHAnsi" w:hAnsiTheme="majorHAnsi"/>
        </w:rPr>
      </w:pPr>
      <w:r w:rsidRPr="00E352EF">
        <w:rPr>
          <w:rFonts w:asciiTheme="majorHAnsi" w:eastAsia="Calibri" w:hAnsiTheme="majorHAnsi" w:cs="Calibri"/>
        </w:rPr>
        <w:t>The expression calculates the AGGREGATED_QUALITY attribute as a combination of QUALITY Attribute Components of the operands according to a decision rule.</w:t>
      </w:r>
    </w:p>
    <w:p w14:paraId="52CAF999" w14:textId="77777777" w:rsidR="005A2227" w:rsidRPr="00E352EF" w:rsidRDefault="0097053A">
      <w:pPr>
        <w:rPr>
          <w:rFonts w:asciiTheme="majorHAnsi" w:hAnsiTheme="majorHAnsi"/>
        </w:rPr>
      </w:pPr>
      <w:r w:rsidRPr="00E352EF">
        <w:rPr>
          <w:rFonts w:asciiTheme="majorHAnsi" w:eastAsia="Calibri" w:hAnsiTheme="majorHAnsi" w:cs="Calibri"/>
        </w:rPr>
        <w:t xml:space="preserve">In particular, if </w:t>
      </w:r>
      <w:r w:rsidRPr="00E352EF">
        <w:rPr>
          <w:rFonts w:asciiTheme="majorHAnsi" w:eastAsia="Calibri" w:hAnsiTheme="majorHAnsi" w:cs="Calibri"/>
          <w:i/>
        </w:rPr>
        <w:t>ds_1</w:t>
      </w:r>
      <w:r w:rsidRPr="00E352EF">
        <w:rPr>
          <w:rFonts w:asciiTheme="majorHAnsi" w:eastAsia="Calibri" w:hAnsiTheme="majorHAnsi" w:cs="Calibri"/>
        </w:rPr>
        <w:t xml:space="preserve"> quality is “A” and </w:t>
      </w:r>
      <w:r w:rsidRPr="00E352EF">
        <w:rPr>
          <w:rFonts w:asciiTheme="majorHAnsi" w:eastAsia="Calibri" w:hAnsiTheme="majorHAnsi" w:cs="Calibri"/>
          <w:i/>
        </w:rPr>
        <w:t>ds_2</w:t>
      </w:r>
      <w:r w:rsidRPr="00E352EF">
        <w:rPr>
          <w:rFonts w:asciiTheme="majorHAnsi" w:eastAsia="Calibri" w:hAnsiTheme="majorHAnsi" w:cs="Calibri"/>
        </w:rPr>
        <w:t xml:space="preserve"> quality is “B”, then the AGGREGATED_QUALITY will be “C”. Else, if </w:t>
      </w:r>
      <w:r w:rsidRPr="00E352EF">
        <w:rPr>
          <w:rFonts w:asciiTheme="majorHAnsi" w:eastAsia="Calibri" w:hAnsiTheme="majorHAnsi" w:cs="Calibri"/>
          <w:i/>
        </w:rPr>
        <w:t xml:space="preserve">ds_1 </w:t>
      </w:r>
      <w:r w:rsidRPr="00E352EF">
        <w:rPr>
          <w:rFonts w:asciiTheme="majorHAnsi" w:eastAsia="Calibri" w:hAnsiTheme="majorHAnsi" w:cs="Calibri"/>
        </w:rPr>
        <w:t xml:space="preserve">quality is “K” and </w:t>
      </w:r>
      <w:r w:rsidRPr="00E352EF">
        <w:rPr>
          <w:rFonts w:asciiTheme="majorHAnsi" w:eastAsia="Calibri" w:hAnsiTheme="majorHAnsi" w:cs="Calibri"/>
          <w:i/>
        </w:rPr>
        <w:t>ds_2</w:t>
      </w:r>
      <w:r w:rsidRPr="00E352EF">
        <w:rPr>
          <w:rFonts w:asciiTheme="majorHAnsi" w:eastAsia="Calibri" w:hAnsiTheme="majorHAnsi" w:cs="Calibri"/>
        </w:rPr>
        <w:t xml:space="preserve"> quality is “K”, then “M” is returned. Otherwise “Z” is the AGGREGATED_QUALITY value.</w:t>
      </w:r>
    </w:p>
    <w:p w14:paraId="4FD6366D" w14:textId="77777777" w:rsidR="005A2227" w:rsidRPr="00E352EF" w:rsidRDefault="005A2227"/>
    <w:tbl>
      <w:tblPr>
        <w:tblW w:w="3442"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36"/>
        <w:gridCol w:w="835"/>
        <w:gridCol w:w="835"/>
        <w:gridCol w:w="936"/>
      </w:tblGrid>
      <w:tr w:rsidR="005A2227" w:rsidRPr="00E352EF" w14:paraId="6A38A26A" w14:textId="77777777">
        <w:tc>
          <w:tcPr>
            <w:tcW w:w="83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7F2D74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ds_1</w:t>
            </w:r>
          </w:p>
        </w:tc>
      </w:tr>
      <w:tr w:rsidR="005A2227" w:rsidRPr="00E352EF" w14:paraId="10426C7F" w14:textId="77777777">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9BBB97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K1</w:t>
            </w:r>
          </w:p>
        </w:tc>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1C7C95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K2</w:t>
            </w:r>
          </w:p>
        </w:tc>
        <w:tc>
          <w:tcPr>
            <w:tcW w:w="83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8844C7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M1</w:t>
            </w:r>
          </w:p>
        </w:tc>
        <w:tc>
          <w:tcPr>
            <w:tcW w:w="93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676A27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w:t>
            </w:r>
          </w:p>
        </w:tc>
      </w:tr>
      <w:tr w:rsidR="005A2227" w:rsidRPr="00E352EF" w14:paraId="23A27402"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48F46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D4794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3D16D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A240F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r>
      <w:tr w:rsidR="005A2227" w:rsidRPr="00E352EF" w14:paraId="50581BE5"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49406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377FE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33E49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D55CD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r>
      <w:tr w:rsidR="005A2227" w:rsidRPr="00E352EF" w14:paraId="3C050C31"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32EE0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E2EB4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C</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6896A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683D5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K</w:t>
            </w:r>
          </w:p>
        </w:tc>
      </w:tr>
    </w:tbl>
    <w:p w14:paraId="28B17D62" w14:textId="77777777" w:rsidR="005A2227" w:rsidRPr="00E352EF" w:rsidRDefault="005A2227">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p>
    <w:tbl>
      <w:tblPr>
        <w:tblW w:w="3442"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36"/>
        <w:gridCol w:w="835"/>
        <w:gridCol w:w="835"/>
        <w:gridCol w:w="936"/>
      </w:tblGrid>
      <w:tr w:rsidR="005A2227" w:rsidRPr="00E352EF" w14:paraId="467B145E" w14:textId="77777777">
        <w:tc>
          <w:tcPr>
            <w:tcW w:w="83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C23DA5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ds_2</w:t>
            </w:r>
          </w:p>
        </w:tc>
      </w:tr>
      <w:tr w:rsidR="005A2227" w:rsidRPr="00E352EF" w14:paraId="4D79A77A" w14:textId="77777777">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AC923C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K1</w:t>
            </w:r>
          </w:p>
        </w:tc>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16F5E8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K2</w:t>
            </w:r>
          </w:p>
        </w:tc>
        <w:tc>
          <w:tcPr>
            <w:tcW w:w="83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889CF4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M1</w:t>
            </w:r>
          </w:p>
        </w:tc>
        <w:tc>
          <w:tcPr>
            <w:tcW w:w="93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9E1FB7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w:t>
            </w:r>
          </w:p>
        </w:tc>
      </w:tr>
      <w:tr w:rsidR="005A2227" w:rsidRPr="00E352EF" w14:paraId="0D51482F"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1ACE9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740D1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27C2F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6</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70394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r>
      <w:tr w:rsidR="005A2227" w:rsidRPr="00E352EF" w14:paraId="354A7F07"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4AF73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F9A43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1C7E4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7</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26885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r>
      <w:tr w:rsidR="005A2227" w:rsidRPr="00E352EF" w14:paraId="2EE1607C"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F7F33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39EC8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C</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34D53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8</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E33E7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K</w:t>
            </w:r>
          </w:p>
        </w:tc>
      </w:tr>
    </w:tbl>
    <w:p w14:paraId="173F406D" w14:textId="77777777" w:rsidR="005A2227" w:rsidRPr="00E352EF" w:rsidRDefault="005A2227">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p>
    <w:tbl>
      <w:tblPr>
        <w:tblW w:w="3442"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36"/>
        <w:gridCol w:w="835"/>
        <w:gridCol w:w="835"/>
        <w:gridCol w:w="936"/>
      </w:tblGrid>
      <w:tr w:rsidR="005A2227" w:rsidRPr="00E352EF" w14:paraId="7B0E3F34" w14:textId="77777777">
        <w:tc>
          <w:tcPr>
            <w:tcW w:w="83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097651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ds_r</w:t>
            </w:r>
          </w:p>
        </w:tc>
      </w:tr>
      <w:tr w:rsidR="005A2227" w:rsidRPr="00E352EF" w14:paraId="72BB0EF5" w14:textId="77777777">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C9BA6E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K1</w:t>
            </w:r>
          </w:p>
        </w:tc>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A5EACE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K2</w:t>
            </w:r>
          </w:p>
        </w:tc>
        <w:tc>
          <w:tcPr>
            <w:tcW w:w="83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D1B202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M1</w:t>
            </w:r>
          </w:p>
        </w:tc>
        <w:tc>
          <w:tcPr>
            <w:tcW w:w="93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4AD985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w:t>
            </w:r>
          </w:p>
        </w:tc>
      </w:tr>
      <w:tr w:rsidR="005A2227" w:rsidRPr="00E352EF" w14:paraId="7B8E3B37"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39D1C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31940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0907D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7</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7DC22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C</w:t>
            </w:r>
          </w:p>
        </w:tc>
      </w:tr>
      <w:tr w:rsidR="005A2227" w:rsidRPr="00E352EF" w14:paraId="000B8912"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82A02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468C5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8220A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10</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2C3C2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Z</w:t>
            </w:r>
          </w:p>
        </w:tc>
      </w:tr>
      <w:tr w:rsidR="005A2227" w:rsidRPr="00E352EF" w14:paraId="210FDFC0"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962B2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02C9D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C</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07286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13</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A6FBA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r>
    </w:tbl>
    <w:p w14:paraId="79078C2F" w14:textId="77777777" w:rsidR="005A2227" w:rsidRPr="00E352EF" w:rsidRDefault="005A2227"/>
    <w:p w14:paraId="3199DEB3" w14:textId="77777777" w:rsidR="005A2227" w:rsidRPr="00E352EF" w:rsidRDefault="0097053A">
      <w:pPr>
        <w:rPr>
          <w:rFonts w:asciiTheme="majorHAnsi" w:hAnsiTheme="majorHAnsi"/>
        </w:rPr>
      </w:pPr>
      <w:r w:rsidRPr="00E352EF">
        <w:rPr>
          <w:rFonts w:asciiTheme="majorHAnsi" w:eastAsia="Calibri" w:hAnsiTheme="majorHAnsi" w:cs="Calibri"/>
        </w:rPr>
        <w:t>4)</w:t>
      </w:r>
    </w:p>
    <w:p w14:paraId="77013F62" w14:textId="1C88F503" w:rsidR="005A2227" w:rsidRPr="00E352EF" w:rsidRDefault="0097053A">
      <w:pPr>
        <w:rPr>
          <w:rFonts w:asciiTheme="majorHAnsi" w:hAnsiTheme="majorHAnsi"/>
        </w:rPr>
      </w:pPr>
      <w:r w:rsidRPr="00E352EF">
        <w:rPr>
          <w:rFonts w:asciiTheme="majorHAnsi" w:eastAsia="Calibri" w:hAnsiTheme="majorHAnsi" w:cs="Calibri"/>
        </w:rPr>
        <w:t>ds_r := (ds_1 + ds_2)</w:t>
      </w:r>
      <w:r w:rsidRPr="00E352EF">
        <w:rPr>
          <w:rFonts w:asciiTheme="majorHAnsi" w:eastAsia="Calibri" w:hAnsiTheme="majorHAnsi" w:cs="Calibri"/>
          <w:b/>
        </w:rPr>
        <w:t>[attrcalc</w:t>
      </w:r>
      <w:r w:rsidRPr="00E352EF">
        <w:rPr>
          <w:rFonts w:asciiTheme="majorHAnsi" w:eastAsia="Calibri" w:hAnsiTheme="majorHAnsi" w:cs="Calibri"/>
        </w:rPr>
        <w:t xml:space="preserve"> ds_1</w:t>
      </w:r>
      <w:del w:id="11535" w:author="Laura Viignola" w:date="2017-05-11T09:50:00Z">
        <w:r w:rsidRPr="00E352EF" w:rsidDel="00524E47">
          <w:rPr>
            <w:rFonts w:asciiTheme="majorHAnsi" w:eastAsia="Calibri" w:hAnsiTheme="majorHAnsi" w:cs="Calibri"/>
          </w:rPr>
          <w:delText>.</w:delText>
        </w:r>
      </w:del>
      <w:ins w:id="11536" w:author="Laura Viignola" w:date="2017-05-11T09:50:00Z">
        <w:r w:rsidR="00524E47">
          <w:rPr>
            <w:rFonts w:asciiTheme="majorHAnsi" w:eastAsia="Calibri" w:hAnsiTheme="majorHAnsi" w:cs="Calibri"/>
          </w:rPr>
          <w:t>#</w:t>
        </w:r>
      </w:ins>
      <w:r w:rsidRPr="00E352EF">
        <w:rPr>
          <w:rFonts w:asciiTheme="majorHAnsi" w:eastAsia="Calibri" w:hAnsiTheme="majorHAnsi" w:cs="Calibri"/>
        </w:rPr>
        <w:t xml:space="preserve">QUALITY_1 </w:t>
      </w:r>
      <w:r w:rsidRPr="00E352EF">
        <w:rPr>
          <w:rFonts w:asciiTheme="majorHAnsi" w:eastAsia="Calibri" w:hAnsiTheme="majorHAnsi" w:cs="Calibri"/>
          <w:b/>
        </w:rPr>
        <w:t>+</w:t>
      </w:r>
      <w:r w:rsidRPr="00E352EF">
        <w:rPr>
          <w:rFonts w:asciiTheme="majorHAnsi" w:eastAsia="Calibri" w:hAnsiTheme="majorHAnsi" w:cs="Calibri"/>
        </w:rPr>
        <w:t xml:space="preserve"> ds_2</w:t>
      </w:r>
      <w:del w:id="11537" w:author="Laura Viignola" w:date="2017-05-11T09:50:00Z">
        <w:r w:rsidRPr="00E352EF" w:rsidDel="00524E47">
          <w:rPr>
            <w:rFonts w:asciiTheme="majorHAnsi" w:eastAsia="Calibri" w:hAnsiTheme="majorHAnsi" w:cs="Calibri"/>
          </w:rPr>
          <w:delText>.</w:delText>
        </w:r>
      </w:del>
      <w:ins w:id="11538" w:author="Laura Viignola" w:date="2017-05-11T09:50:00Z">
        <w:r w:rsidR="00524E47">
          <w:rPr>
            <w:rFonts w:asciiTheme="majorHAnsi" w:eastAsia="Calibri" w:hAnsiTheme="majorHAnsi" w:cs="Calibri"/>
          </w:rPr>
          <w:t>#</w:t>
        </w:r>
      </w:ins>
      <w:r w:rsidRPr="00E352EF">
        <w:rPr>
          <w:rFonts w:asciiTheme="majorHAnsi" w:eastAsia="Calibri" w:hAnsiTheme="majorHAnsi" w:cs="Calibri"/>
        </w:rPr>
        <w:t xml:space="preserve">QUALITY_1 </w:t>
      </w:r>
      <w:r w:rsidRPr="00E352EF">
        <w:rPr>
          <w:rFonts w:asciiTheme="majorHAnsi" w:eastAsia="Calibri" w:hAnsiTheme="majorHAnsi" w:cs="Calibri"/>
          <w:b/>
        </w:rPr>
        <w:t>as</w:t>
      </w:r>
      <w:r w:rsidRPr="00E352EF">
        <w:rPr>
          <w:rFonts w:asciiTheme="majorHAnsi" w:eastAsia="Calibri" w:hAnsiTheme="majorHAnsi" w:cs="Calibri"/>
        </w:rPr>
        <w:t xml:space="preserve"> QUALITY_1, ds_2</w:t>
      </w:r>
      <w:del w:id="11539" w:author="Laura Viignola" w:date="2017-05-11T09:50:00Z">
        <w:r w:rsidRPr="00E352EF" w:rsidDel="00524E47">
          <w:rPr>
            <w:rFonts w:asciiTheme="majorHAnsi" w:eastAsia="Calibri" w:hAnsiTheme="majorHAnsi" w:cs="Calibri"/>
          </w:rPr>
          <w:delText>.</w:delText>
        </w:r>
      </w:del>
      <w:ins w:id="11540" w:author="Laura Viignola" w:date="2017-05-11T09:50:00Z">
        <w:r w:rsidR="00524E47">
          <w:rPr>
            <w:rFonts w:asciiTheme="majorHAnsi" w:eastAsia="Calibri" w:hAnsiTheme="majorHAnsi" w:cs="Calibri"/>
          </w:rPr>
          <w:t>#</w:t>
        </w:r>
      </w:ins>
      <w:r w:rsidRPr="00E352EF">
        <w:rPr>
          <w:rFonts w:asciiTheme="majorHAnsi" w:eastAsia="Calibri" w:hAnsiTheme="majorHAnsi" w:cs="Calibri"/>
        </w:rPr>
        <w:t xml:space="preserve">QUALITY_2 </w:t>
      </w:r>
      <w:r w:rsidRPr="00E352EF">
        <w:rPr>
          <w:rFonts w:asciiTheme="majorHAnsi" w:eastAsia="Calibri" w:hAnsiTheme="majorHAnsi" w:cs="Calibri"/>
          <w:b/>
        </w:rPr>
        <w:t>as</w:t>
      </w:r>
      <w:r w:rsidRPr="00E352EF">
        <w:rPr>
          <w:rFonts w:asciiTheme="majorHAnsi" w:eastAsia="Calibri" w:hAnsiTheme="majorHAnsi" w:cs="Calibri"/>
        </w:rPr>
        <w:t xml:space="preserve"> QUALITY_2</w:t>
      </w:r>
      <w:r w:rsidRPr="00E352EF">
        <w:rPr>
          <w:rFonts w:asciiTheme="majorHAnsi" w:eastAsia="Calibri" w:hAnsiTheme="majorHAnsi" w:cs="Calibri"/>
          <w:b/>
        </w:rPr>
        <w:t>]</w:t>
      </w:r>
    </w:p>
    <w:p w14:paraId="05E981F3" w14:textId="66B3FCDC" w:rsidR="005A2227" w:rsidRPr="00E352EF" w:rsidRDefault="0097053A">
      <w:pPr>
        <w:rPr>
          <w:rFonts w:asciiTheme="majorHAnsi" w:hAnsiTheme="majorHAnsi"/>
        </w:rPr>
      </w:pPr>
      <w:r w:rsidRPr="00E352EF">
        <w:rPr>
          <w:rFonts w:asciiTheme="majorHAnsi" w:eastAsia="Calibri" w:hAnsiTheme="majorHAnsi" w:cs="Calibri"/>
        </w:rPr>
        <w:t xml:space="preserve">The expression sums two multi-measure Datasets and calculates two Attribute Components with different formulas: QUALITY_1 is the sum of </w:t>
      </w:r>
      <w:r w:rsidRPr="00E352EF">
        <w:rPr>
          <w:rFonts w:asciiTheme="majorHAnsi" w:eastAsia="Calibri" w:hAnsiTheme="majorHAnsi" w:cs="Calibri"/>
          <w:i/>
        </w:rPr>
        <w:t>ds_1</w:t>
      </w:r>
      <w:del w:id="11541" w:author="Laura Viignola" w:date="2017-05-11T09:51:00Z">
        <w:r w:rsidRPr="00E352EF" w:rsidDel="00524E47">
          <w:rPr>
            <w:rFonts w:asciiTheme="majorHAnsi" w:eastAsia="Calibri" w:hAnsiTheme="majorHAnsi" w:cs="Calibri"/>
          </w:rPr>
          <w:delText>.</w:delText>
        </w:r>
      </w:del>
      <w:ins w:id="11542" w:author="Laura Viignola" w:date="2017-05-11T09:51:00Z">
        <w:r w:rsidR="00524E47">
          <w:rPr>
            <w:rFonts w:asciiTheme="majorHAnsi" w:eastAsia="Calibri" w:hAnsiTheme="majorHAnsi" w:cs="Calibri"/>
          </w:rPr>
          <w:t>#</w:t>
        </w:r>
      </w:ins>
      <w:r w:rsidRPr="00E352EF">
        <w:rPr>
          <w:rFonts w:asciiTheme="majorHAnsi" w:eastAsia="Calibri" w:hAnsiTheme="majorHAnsi" w:cs="Calibri"/>
        </w:rPr>
        <w:t xml:space="preserve">QUALITY_1 and </w:t>
      </w:r>
      <w:r w:rsidRPr="00E352EF">
        <w:rPr>
          <w:rFonts w:asciiTheme="majorHAnsi" w:eastAsia="Calibri" w:hAnsiTheme="majorHAnsi" w:cs="Calibri"/>
          <w:i/>
        </w:rPr>
        <w:t>ds_2</w:t>
      </w:r>
      <w:del w:id="11543" w:author="Laura Viignola" w:date="2017-05-11T09:51:00Z">
        <w:r w:rsidRPr="00E352EF" w:rsidDel="00524E47">
          <w:rPr>
            <w:rFonts w:asciiTheme="majorHAnsi" w:eastAsia="Calibri" w:hAnsiTheme="majorHAnsi" w:cs="Calibri"/>
          </w:rPr>
          <w:delText>.</w:delText>
        </w:r>
      </w:del>
      <w:ins w:id="11544" w:author="Laura Viignola" w:date="2017-05-11T09:51:00Z">
        <w:r w:rsidR="00524E47">
          <w:rPr>
            <w:rFonts w:asciiTheme="majorHAnsi" w:eastAsia="Calibri" w:hAnsiTheme="majorHAnsi" w:cs="Calibri"/>
          </w:rPr>
          <w:t>#</w:t>
        </w:r>
      </w:ins>
      <w:r w:rsidRPr="00E352EF">
        <w:rPr>
          <w:rFonts w:asciiTheme="majorHAnsi" w:eastAsia="Calibri" w:hAnsiTheme="majorHAnsi" w:cs="Calibri"/>
        </w:rPr>
        <w:t xml:space="preserve">QUALITY_1, while QUALITY_2 is simply copied from </w:t>
      </w:r>
      <w:r w:rsidRPr="00E352EF">
        <w:rPr>
          <w:rFonts w:asciiTheme="majorHAnsi" w:eastAsia="Calibri" w:hAnsiTheme="majorHAnsi" w:cs="Calibri"/>
          <w:i/>
        </w:rPr>
        <w:t>ds_2.</w:t>
      </w:r>
    </w:p>
    <w:tbl>
      <w:tblPr>
        <w:tblW w:w="531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21"/>
        <w:gridCol w:w="735"/>
        <w:gridCol w:w="720"/>
        <w:gridCol w:w="806"/>
        <w:gridCol w:w="1166"/>
        <w:gridCol w:w="1166"/>
      </w:tblGrid>
      <w:tr w:rsidR="005A2227" w:rsidRPr="00E352EF" w14:paraId="0D6F94F6" w14:textId="77777777">
        <w:tc>
          <w:tcPr>
            <w:tcW w:w="720"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A2AF7C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ds_1</w:t>
            </w:r>
          </w:p>
        </w:tc>
      </w:tr>
      <w:tr w:rsidR="005A2227" w:rsidRPr="00E352EF" w14:paraId="343A67E4" w14:textId="77777777">
        <w:tc>
          <w:tcPr>
            <w:tcW w:w="72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CB25FC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K1</w:t>
            </w:r>
          </w:p>
        </w:tc>
        <w:tc>
          <w:tcPr>
            <w:tcW w:w="73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211614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K2</w:t>
            </w:r>
          </w:p>
        </w:tc>
        <w:tc>
          <w:tcPr>
            <w:tcW w:w="72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FCD068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M1</w:t>
            </w:r>
          </w:p>
        </w:tc>
        <w:tc>
          <w:tcPr>
            <w:tcW w:w="80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77F616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M2</w:t>
            </w:r>
          </w:p>
        </w:tc>
        <w:tc>
          <w:tcPr>
            <w:tcW w:w="116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CC94EE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QUALITY_1</w:t>
            </w:r>
          </w:p>
        </w:tc>
        <w:tc>
          <w:tcPr>
            <w:tcW w:w="116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1E5495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QUALITY_2</w:t>
            </w:r>
          </w:p>
        </w:tc>
      </w:tr>
      <w:tr w:rsidR="005A2227" w:rsidRPr="00E352EF" w14:paraId="0167D3DF" w14:textId="77777777">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B069E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DB6EC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349F8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D9E25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CC7EE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2CCAA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r>
      <w:tr w:rsidR="005A2227" w:rsidRPr="00E352EF" w14:paraId="368CD9AD" w14:textId="77777777">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37CC1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9D12B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E356E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898D0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F4726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D5B4F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7</w:t>
            </w:r>
          </w:p>
        </w:tc>
      </w:tr>
      <w:tr w:rsidR="005A2227" w:rsidRPr="00E352EF" w14:paraId="1A2995E8" w14:textId="77777777">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87A02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18F8D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C</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0F8B8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67924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63936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1A6F3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w:t>
            </w:r>
          </w:p>
        </w:tc>
      </w:tr>
    </w:tbl>
    <w:p w14:paraId="710C4CE3" w14:textId="77777777" w:rsidR="005A2227" w:rsidRPr="00E352EF" w:rsidRDefault="005A2227">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p>
    <w:tbl>
      <w:tblPr>
        <w:tblW w:w="5314"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21"/>
        <w:gridCol w:w="735"/>
        <w:gridCol w:w="720"/>
        <w:gridCol w:w="806"/>
        <w:gridCol w:w="1166"/>
        <w:gridCol w:w="1166"/>
      </w:tblGrid>
      <w:tr w:rsidR="005A2227" w:rsidRPr="00E352EF" w14:paraId="7CA2BF63" w14:textId="77777777">
        <w:tc>
          <w:tcPr>
            <w:tcW w:w="720"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FEE864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ds_2</w:t>
            </w:r>
          </w:p>
        </w:tc>
      </w:tr>
      <w:tr w:rsidR="005A2227" w:rsidRPr="00E352EF" w14:paraId="59EFCF1D" w14:textId="77777777">
        <w:tc>
          <w:tcPr>
            <w:tcW w:w="72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A95389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K1</w:t>
            </w:r>
          </w:p>
        </w:tc>
        <w:tc>
          <w:tcPr>
            <w:tcW w:w="73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9A7F96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K2</w:t>
            </w:r>
          </w:p>
        </w:tc>
        <w:tc>
          <w:tcPr>
            <w:tcW w:w="72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C17BF6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M1</w:t>
            </w:r>
          </w:p>
        </w:tc>
        <w:tc>
          <w:tcPr>
            <w:tcW w:w="80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615D9B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M2</w:t>
            </w:r>
          </w:p>
        </w:tc>
        <w:tc>
          <w:tcPr>
            <w:tcW w:w="116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F4DDD0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QUALITY_1</w:t>
            </w:r>
          </w:p>
        </w:tc>
        <w:tc>
          <w:tcPr>
            <w:tcW w:w="116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92635E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QUALITY_2</w:t>
            </w:r>
          </w:p>
        </w:tc>
      </w:tr>
      <w:tr w:rsidR="005A2227" w:rsidRPr="00E352EF" w14:paraId="1D067C86" w14:textId="77777777">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E97BB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3B7F0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8448A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6</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E492E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E4660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2B311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r>
      <w:tr w:rsidR="005A2227" w:rsidRPr="00E352EF" w14:paraId="718E8E80" w14:textId="77777777">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E3D34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2C55C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E2B19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7</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C3DE0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2962C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C0050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r>
      <w:tr w:rsidR="005A2227" w:rsidRPr="00E352EF" w14:paraId="4CA35158" w14:textId="77777777">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FDA8F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486EF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C</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D6B68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8</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2531F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FB5B6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EE439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r>
    </w:tbl>
    <w:p w14:paraId="307468DF" w14:textId="77777777" w:rsidR="005A2227" w:rsidRPr="00E352EF" w:rsidRDefault="005A2227">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p>
    <w:tbl>
      <w:tblPr>
        <w:tblW w:w="5314"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21"/>
        <w:gridCol w:w="735"/>
        <w:gridCol w:w="720"/>
        <w:gridCol w:w="806"/>
        <w:gridCol w:w="1166"/>
        <w:gridCol w:w="1166"/>
      </w:tblGrid>
      <w:tr w:rsidR="005A2227" w:rsidRPr="00E352EF" w14:paraId="6D44B8BC" w14:textId="77777777">
        <w:tc>
          <w:tcPr>
            <w:tcW w:w="720"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CE80CE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ds_r</w:t>
            </w:r>
          </w:p>
        </w:tc>
      </w:tr>
      <w:tr w:rsidR="005A2227" w:rsidRPr="00E352EF" w14:paraId="7910A168" w14:textId="77777777">
        <w:tc>
          <w:tcPr>
            <w:tcW w:w="72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070000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K1</w:t>
            </w:r>
          </w:p>
        </w:tc>
        <w:tc>
          <w:tcPr>
            <w:tcW w:w="73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3BCFC0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K2</w:t>
            </w:r>
          </w:p>
        </w:tc>
        <w:tc>
          <w:tcPr>
            <w:tcW w:w="72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41CA3C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M1</w:t>
            </w:r>
          </w:p>
        </w:tc>
        <w:tc>
          <w:tcPr>
            <w:tcW w:w="80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9C4FB4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M2</w:t>
            </w:r>
          </w:p>
        </w:tc>
        <w:tc>
          <w:tcPr>
            <w:tcW w:w="116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4E91D7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QUALITY_1</w:t>
            </w:r>
          </w:p>
        </w:tc>
        <w:tc>
          <w:tcPr>
            <w:tcW w:w="116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E1C91C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QUALITY_2</w:t>
            </w:r>
          </w:p>
        </w:tc>
      </w:tr>
      <w:tr w:rsidR="005A2227" w:rsidRPr="00E352EF" w14:paraId="448639A2" w14:textId="77777777">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0CFC2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3166D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4217D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7</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98C07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6</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1C3B4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1B909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r>
      <w:tr w:rsidR="005A2227" w:rsidRPr="00E352EF" w14:paraId="4CA0D83F" w14:textId="77777777">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5DDAB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9C504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C1B89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10</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D38D8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E8C2D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8698C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r>
      <w:tr w:rsidR="005A2227" w:rsidRPr="00E352EF" w14:paraId="42F319AA" w14:textId="77777777">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94D8A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49655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C</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C1F4E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13</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DC24A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769DA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7</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8B66C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r>
    </w:tbl>
    <w:p w14:paraId="79B2ACED" w14:textId="77777777" w:rsidR="005A2227" w:rsidRPr="00E352EF" w:rsidRDefault="005A2227"/>
    <w:sectPr w:rsidR="005A2227" w:rsidRPr="00E352EF" w:rsidSect="00F03EB7">
      <w:headerReference w:type="default" r:id="rId14"/>
      <w:footerReference w:type="default" r:id="rId15"/>
      <w:pgSz w:w="11909" w:h="16834"/>
      <w:pgMar w:top="1411" w:right="1138" w:bottom="1138" w:left="1138" w:header="706" w:footer="706" w:gutter="0"/>
      <w:lnNumType w:countBy="1" w:restart="continuou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E33A72" w14:textId="77777777" w:rsidR="0012796C" w:rsidRDefault="0012796C">
      <w:r>
        <w:separator/>
      </w:r>
    </w:p>
  </w:endnote>
  <w:endnote w:type="continuationSeparator" w:id="0">
    <w:p w14:paraId="18974FB9" w14:textId="77777777" w:rsidR="0012796C" w:rsidRDefault="001279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Lucida Console">
    <w:panose1 w:val="020B0609040504020204"/>
    <w:charset w:val="00"/>
    <w:family w:val="modern"/>
    <w:pitch w:val="fixed"/>
    <w:sig w:usb0="8000028F" w:usb1="00001800" w:usb2="00000000" w:usb3="00000000" w:csb0="0000001F" w:csb1="00000000"/>
  </w:font>
  <w:font w:name="Lucida Grande">
    <w:altName w:val="Arial"/>
    <w:charset w:val="00"/>
    <w:family w:val="auto"/>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D2C927" w14:textId="77777777" w:rsidR="00BF17B0" w:rsidRDefault="00BF17B0">
    <w:pPr>
      <w:tabs>
        <w:tab w:val="center" w:pos="4507"/>
        <w:tab w:val="right" w:pos="9029"/>
      </w:tabs>
      <w:jc w:val="right"/>
    </w:pPr>
    <w:r>
      <w:fldChar w:fldCharType="begin"/>
    </w:r>
    <w:r>
      <w:instrText>PAGE</w:instrText>
    </w:r>
    <w:r>
      <w:fldChar w:fldCharType="separate"/>
    </w:r>
    <w:r w:rsidR="00817EE7">
      <w:rPr>
        <w:noProof/>
      </w:rPr>
      <w:t>83</w:t>
    </w:r>
    <w:r>
      <w:fldChar w:fldCharType="end"/>
    </w:r>
  </w:p>
  <w:p w14:paraId="137BBECD" w14:textId="77777777" w:rsidR="00BF17B0" w:rsidRDefault="00BF17B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F4FC8C" w14:textId="77777777" w:rsidR="0012796C" w:rsidRDefault="0012796C">
      <w:r>
        <w:separator/>
      </w:r>
    </w:p>
  </w:footnote>
  <w:footnote w:type="continuationSeparator" w:id="0">
    <w:p w14:paraId="357FE00C" w14:textId="77777777" w:rsidR="0012796C" w:rsidRDefault="0012796C">
      <w:r>
        <w:continuationSeparator/>
      </w:r>
    </w:p>
  </w:footnote>
  <w:footnote w:id="1">
    <w:p w14:paraId="2437F3BB" w14:textId="77777777" w:rsidR="00BF17B0" w:rsidRPr="00E352EF" w:rsidRDefault="00BF17B0" w:rsidP="001B6402">
      <w:pPr>
        <w:pStyle w:val="Testonotaapidipagina"/>
      </w:pPr>
      <w:r w:rsidRPr="00E352EF">
        <w:rPr>
          <w:rStyle w:val="Rimandonotaapidipagina"/>
        </w:rPr>
        <w:footnoteRef/>
      </w:r>
      <w:r w:rsidRPr="00E352EF">
        <w:t xml:space="preserve"> </w:t>
      </w:r>
      <w:r w:rsidRPr="00E352EF">
        <w:rPr>
          <w:rFonts w:ascii="Calibri" w:eastAsia="Calibri" w:hAnsi="Calibri" w:cs="Calibri"/>
        </w:rPr>
        <w:t>In order to apply the Ruleset to more Datasets, these Datasets must be joined together using the  appropriate VTL operators in order to obtain a single Dataset.</w:t>
      </w:r>
    </w:p>
    <w:p w14:paraId="118E03B6" w14:textId="77777777" w:rsidR="00BF17B0" w:rsidRPr="00E352EF" w:rsidRDefault="00BF17B0" w:rsidP="001B6402">
      <w:pPr>
        <w:spacing w:after="160" w:line="259" w:lineRule="auto"/>
      </w:pPr>
    </w:p>
  </w:footnote>
  <w:footnote w:id="2">
    <w:p w14:paraId="71EE0E92" w14:textId="77777777" w:rsidR="00BF17B0" w:rsidRPr="00E352EF" w:rsidRDefault="00BF17B0" w:rsidP="001B6402">
      <w:pPr>
        <w:pStyle w:val="Testonotaapidipagina"/>
        <w:spacing w:after="160" w:line="259" w:lineRule="auto"/>
      </w:pPr>
      <w:r w:rsidRPr="00E352EF">
        <w:rPr>
          <w:rStyle w:val="Rimandonotaapidipagina"/>
        </w:rPr>
        <w:footnoteRef/>
      </w:r>
      <w:r w:rsidRPr="00E352EF">
        <w:rPr>
          <w:rFonts w:ascii="Calibri" w:eastAsia="Calibri" w:hAnsi="Calibri" w:cs="Calibri"/>
        </w:rPr>
        <w:t xml:space="preserve"> “Coincides” means  “implies and is implied”</w:t>
      </w:r>
    </w:p>
  </w:footnote>
  <w:footnote w:id="3">
    <w:p w14:paraId="4810F22B" w14:textId="77777777" w:rsidR="00BF17B0" w:rsidRPr="00E352EF" w:rsidRDefault="00BF17B0" w:rsidP="00CB227A">
      <w:pPr>
        <w:pStyle w:val="Testonotaapidipagina"/>
      </w:pPr>
      <w:r w:rsidRPr="00E352EF">
        <w:rPr>
          <w:rStyle w:val="Rimandonotaapidipagina"/>
          <w:rFonts w:eastAsia="Calibri"/>
        </w:rPr>
        <w:footnoteRef/>
      </w:r>
      <w:r w:rsidRPr="00E352EF">
        <w:t xml:space="preserve"> Here we refer to elementary set operations and not to any operator of the language.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AA102E" w14:textId="77777777" w:rsidR="00BF17B0" w:rsidRDefault="00BF17B0" w:rsidP="00FC3F4F">
    <w:pPr>
      <w:pStyle w:val="Intestazione"/>
      <w:tabs>
        <w:tab w:val="clear" w:pos="9026"/>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82A2FDE4">
      <w:start w:val="1"/>
      <w:numFmt w:val="bullet"/>
      <w:lvlText w:val=""/>
      <w:lvlJc w:val="left"/>
      <w:pPr>
        <w:tabs>
          <w:tab w:val="num" w:pos="0"/>
        </w:tabs>
        <w:ind w:left="720" w:hanging="360"/>
      </w:pPr>
      <w:rPr>
        <w:rFonts w:ascii="Symbol" w:eastAsia="Symbol" w:hAnsi="Symbol" w:cs="Symbol"/>
      </w:rPr>
    </w:lvl>
    <w:lvl w:ilvl="1" w:tplc="B022A05A">
      <w:start w:val="1"/>
      <w:numFmt w:val="bullet"/>
      <w:lvlText w:val="o"/>
      <w:lvlJc w:val="left"/>
      <w:pPr>
        <w:tabs>
          <w:tab w:val="num" w:pos="1440"/>
        </w:tabs>
        <w:ind w:left="1440" w:hanging="360"/>
      </w:pPr>
      <w:rPr>
        <w:rFonts w:ascii="Courier New" w:hAnsi="Courier New"/>
      </w:rPr>
    </w:lvl>
    <w:lvl w:ilvl="2" w:tplc="4AE2402A">
      <w:start w:val="1"/>
      <w:numFmt w:val="bullet"/>
      <w:lvlText w:val=""/>
      <w:lvlJc w:val="left"/>
      <w:pPr>
        <w:tabs>
          <w:tab w:val="num" w:pos="2160"/>
        </w:tabs>
        <w:ind w:left="2160" w:hanging="360"/>
      </w:pPr>
      <w:rPr>
        <w:rFonts w:ascii="Wingdings" w:hAnsi="Wingdings"/>
      </w:rPr>
    </w:lvl>
    <w:lvl w:ilvl="3" w:tplc="FEBACD90">
      <w:start w:val="1"/>
      <w:numFmt w:val="bullet"/>
      <w:lvlText w:val=""/>
      <w:lvlJc w:val="left"/>
      <w:pPr>
        <w:tabs>
          <w:tab w:val="num" w:pos="2880"/>
        </w:tabs>
        <w:ind w:left="2880" w:hanging="360"/>
      </w:pPr>
      <w:rPr>
        <w:rFonts w:ascii="Symbol" w:hAnsi="Symbol"/>
      </w:rPr>
    </w:lvl>
    <w:lvl w:ilvl="4" w:tplc="A1F82442">
      <w:start w:val="1"/>
      <w:numFmt w:val="bullet"/>
      <w:lvlText w:val="o"/>
      <w:lvlJc w:val="left"/>
      <w:pPr>
        <w:tabs>
          <w:tab w:val="num" w:pos="3600"/>
        </w:tabs>
        <w:ind w:left="3600" w:hanging="360"/>
      </w:pPr>
      <w:rPr>
        <w:rFonts w:ascii="Courier New" w:hAnsi="Courier New"/>
      </w:rPr>
    </w:lvl>
    <w:lvl w:ilvl="5" w:tplc="6AE8B350">
      <w:start w:val="1"/>
      <w:numFmt w:val="bullet"/>
      <w:lvlText w:val=""/>
      <w:lvlJc w:val="left"/>
      <w:pPr>
        <w:tabs>
          <w:tab w:val="num" w:pos="4320"/>
        </w:tabs>
        <w:ind w:left="4320" w:hanging="360"/>
      </w:pPr>
      <w:rPr>
        <w:rFonts w:ascii="Wingdings" w:hAnsi="Wingdings"/>
      </w:rPr>
    </w:lvl>
    <w:lvl w:ilvl="6" w:tplc="88FE0D9E">
      <w:start w:val="1"/>
      <w:numFmt w:val="bullet"/>
      <w:lvlText w:val=""/>
      <w:lvlJc w:val="left"/>
      <w:pPr>
        <w:tabs>
          <w:tab w:val="num" w:pos="5040"/>
        </w:tabs>
        <w:ind w:left="5040" w:hanging="360"/>
      </w:pPr>
      <w:rPr>
        <w:rFonts w:ascii="Symbol" w:hAnsi="Symbol"/>
      </w:rPr>
    </w:lvl>
    <w:lvl w:ilvl="7" w:tplc="AA1EDC74">
      <w:start w:val="1"/>
      <w:numFmt w:val="bullet"/>
      <w:lvlText w:val="o"/>
      <w:lvlJc w:val="left"/>
      <w:pPr>
        <w:tabs>
          <w:tab w:val="num" w:pos="5760"/>
        </w:tabs>
        <w:ind w:left="5760" w:hanging="360"/>
      </w:pPr>
      <w:rPr>
        <w:rFonts w:ascii="Courier New" w:hAnsi="Courier New"/>
      </w:rPr>
    </w:lvl>
    <w:lvl w:ilvl="8" w:tplc="046AA5E0">
      <w:start w:val="1"/>
      <w:numFmt w:val="bullet"/>
      <w:lvlText w:val=""/>
      <w:lvlJc w:val="left"/>
      <w:pPr>
        <w:tabs>
          <w:tab w:val="num" w:pos="6480"/>
        </w:tabs>
        <w:ind w:left="6480" w:hanging="360"/>
      </w:pPr>
      <w:rPr>
        <w:rFonts w:ascii="Wingdings" w:hAnsi="Wingdings"/>
      </w:rPr>
    </w:lvl>
  </w:abstractNum>
  <w:abstractNum w:abstractNumId="1">
    <w:nsid w:val="00000002"/>
    <w:multiLevelType w:val="hybridMultilevel"/>
    <w:tmpl w:val="00000002"/>
    <w:lvl w:ilvl="0" w:tplc="EF38D358">
      <w:start w:val="1"/>
      <w:numFmt w:val="bullet"/>
      <w:lvlText w:val=""/>
      <w:lvlJc w:val="left"/>
      <w:pPr>
        <w:tabs>
          <w:tab w:val="num" w:pos="0"/>
        </w:tabs>
        <w:ind w:left="720" w:hanging="360"/>
      </w:pPr>
      <w:rPr>
        <w:rFonts w:ascii="Symbol" w:eastAsia="Symbol" w:hAnsi="Symbol" w:cs="Symbol"/>
      </w:rPr>
    </w:lvl>
    <w:lvl w:ilvl="1" w:tplc="8BA47764">
      <w:start w:val="1"/>
      <w:numFmt w:val="bullet"/>
      <w:lvlText w:val="o"/>
      <w:lvlJc w:val="left"/>
      <w:pPr>
        <w:tabs>
          <w:tab w:val="num" w:pos="1440"/>
        </w:tabs>
        <w:ind w:left="1440" w:hanging="360"/>
      </w:pPr>
      <w:rPr>
        <w:rFonts w:ascii="Courier New" w:hAnsi="Courier New"/>
      </w:rPr>
    </w:lvl>
    <w:lvl w:ilvl="2" w:tplc="CA6627C4">
      <w:start w:val="1"/>
      <w:numFmt w:val="bullet"/>
      <w:lvlText w:val=""/>
      <w:lvlJc w:val="left"/>
      <w:pPr>
        <w:tabs>
          <w:tab w:val="num" w:pos="2160"/>
        </w:tabs>
        <w:ind w:left="2160" w:hanging="360"/>
      </w:pPr>
      <w:rPr>
        <w:rFonts w:ascii="Wingdings" w:hAnsi="Wingdings"/>
      </w:rPr>
    </w:lvl>
    <w:lvl w:ilvl="3" w:tplc="07AA54B4">
      <w:start w:val="1"/>
      <w:numFmt w:val="bullet"/>
      <w:lvlText w:val=""/>
      <w:lvlJc w:val="left"/>
      <w:pPr>
        <w:tabs>
          <w:tab w:val="num" w:pos="2880"/>
        </w:tabs>
        <w:ind w:left="2880" w:hanging="360"/>
      </w:pPr>
      <w:rPr>
        <w:rFonts w:ascii="Symbol" w:hAnsi="Symbol"/>
      </w:rPr>
    </w:lvl>
    <w:lvl w:ilvl="4" w:tplc="F01CFA98">
      <w:start w:val="1"/>
      <w:numFmt w:val="bullet"/>
      <w:lvlText w:val="o"/>
      <w:lvlJc w:val="left"/>
      <w:pPr>
        <w:tabs>
          <w:tab w:val="num" w:pos="3600"/>
        </w:tabs>
        <w:ind w:left="3600" w:hanging="360"/>
      </w:pPr>
      <w:rPr>
        <w:rFonts w:ascii="Courier New" w:hAnsi="Courier New"/>
      </w:rPr>
    </w:lvl>
    <w:lvl w:ilvl="5" w:tplc="27CE5A80">
      <w:start w:val="1"/>
      <w:numFmt w:val="bullet"/>
      <w:lvlText w:val=""/>
      <w:lvlJc w:val="left"/>
      <w:pPr>
        <w:tabs>
          <w:tab w:val="num" w:pos="4320"/>
        </w:tabs>
        <w:ind w:left="4320" w:hanging="360"/>
      </w:pPr>
      <w:rPr>
        <w:rFonts w:ascii="Wingdings" w:hAnsi="Wingdings"/>
      </w:rPr>
    </w:lvl>
    <w:lvl w:ilvl="6" w:tplc="5B14792C">
      <w:start w:val="1"/>
      <w:numFmt w:val="bullet"/>
      <w:lvlText w:val=""/>
      <w:lvlJc w:val="left"/>
      <w:pPr>
        <w:tabs>
          <w:tab w:val="num" w:pos="5040"/>
        </w:tabs>
        <w:ind w:left="5040" w:hanging="360"/>
      </w:pPr>
      <w:rPr>
        <w:rFonts w:ascii="Symbol" w:hAnsi="Symbol"/>
      </w:rPr>
    </w:lvl>
    <w:lvl w:ilvl="7" w:tplc="F8DC9E4E">
      <w:start w:val="1"/>
      <w:numFmt w:val="bullet"/>
      <w:lvlText w:val="o"/>
      <w:lvlJc w:val="left"/>
      <w:pPr>
        <w:tabs>
          <w:tab w:val="num" w:pos="5760"/>
        </w:tabs>
        <w:ind w:left="5760" w:hanging="360"/>
      </w:pPr>
      <w:rPr>
        <w:rFonts w:ascii="Courier New" w:hAnsi="Courier New"/>
      </w:rPr>
    </w:lvl>
    <w:lvl w:ilvl="8" w:tplc="97528F2C">
      <w:start w:val="1"/>
      <w:numFmt w:val="bullet"/>
      <w:lvlText w:val=""/>
      <w:lvlJc w:val="left"/>
      <w:pPr>
        <w:tabs>
          <w:tab w:val="num" w:pos="6480"/>
        </w:tabs>
        <w:ind w:left="6480" w:hanging="360"/>
      </w:pPr>
      <w:rPr>
        <w:rFonts w:ascii="Wingdings" w:hAnsi="Wingdings"/>
      </w:rPr>
    </w:lvl>
  </w:abstractNum>
  <w:abstractNum w:abstractNumId="2">
    <w:nsid w:val="00000003"/>
    <w:multiLevelType w:val="hybridMultilevel"/>
    <w:tmpl w:val="CBD40592"/>
    <w:lvl w:ilvl="0" w:tplc="B0D67AD8">
      <w:start w:val="1"/>
      <w:numFmt w:val="bullet"/>
      <w:lvlText w:val=""/>
      <w:lvlJc w:val="left"/>
      <w:pPr>
        <w:tabs>
          <w:tab w:val="num" w:pos="0"/>
        </w:tabs>
        <w:ind w:left="720" w:hanging="360"/>
      </w:pPr>
      <w:rPr>
        <w:rFonts w:ascii="Symbol" w:eastAsia="Symbol" w:hAnsi="Symbol" w:cs="Symbol"/>
      </w:rPr>
    </w:lvl>
    <w:lvl w:ilvl="1" w:tplc="50AC69CE">
      <w:start w:val="1"/>
      <w:numFmt w:val="bullet"/>
      <w:lvlText w:val="o"/>
      <w:lvlJc w:val="left"/>
      <w:pPr>
        <w:tabs>
          <w:tab w:val="num" w:pos="0"/>
        </w:tabs>
        <w:ind w:left="1440" w:hanging="360"/>
      </w:pPr>
      <w:rPr>
        <w:rFonts w:ascii="Courier New" w:eastAsia="Courier New" w:hAnsi="Courier New" w:cs="Courier New"/>
      </w:rPr>
    </w:lvl>
    <w:lvl w:ilvl="2" w:tplc="88720B68">
      <w:start w:val="1"/>
      <w:numFmt w:val="bullet"/>
      <w:lvlText w:val=""/>
      <w:lvlJc w:val="left"/>
      <w:pPr>
        <w:tabs>
          <w:tab w:val="num" w:pos="2160"/>
        </w:tabs>
        <w:ind w:left="2160" w:hanging="360"/>
      </w:pPr>
      <w:rPr>
        <w:rFonts w:ascii="Wingdings" w:hAnsi="Wingdings"/>
      </w:rPr>
    </w:lvl>
    <w:lvl w:ilvl="3" w:tplc="D338BC6A">
      <w:start w:val="1"/>
      <w:numFmt w:val="bullet"/>
      <w:lvlText w:val=""/>
      <w:lvlJc w:val="left"/>
      <w:pPr>
        <w:tabs>
          <w:tab w:val="num" w:pos="2880"/>
        </w:tabs>
        <w:ind w:left="2880" w:hanging="360"/>
      </w:pPr>
      <w:rPr>
        <w:rFonts w:ascii="Symbol" w:hAnsi="Symbol"/>
      </w:rPr>
    </w:lvl>
    <w:lvl w:ilvl="4" w:tplc="AE3829DE">
      <w:start w:val="1"/>
      <w:numFmt w:val="bullet"/>
      <w:lvlText w:val="o"/>
      <w:lvlJc w:val="left"/>
      <w:pPr>
        <w:tabs>
          <w:tab w:val="num" w:pos="3600"/>
        </w:tabs>
        <w:ind w:left="3600" w:hanging="360"/>
      </w:pPr>
      <w:rPr>
        <w:rFonts w:ascii="Courier New" w:hAnsi="Courier New"/>
      </w:rPr>
    </w:lvl>
    <w:lvl w:ilvl="5" w:tplc="9B14B70E">
      <w:start w:val="1"/>
      <w:numFmt w:val="bullet"/>
      <w:lvlText w:val=""/>
      <w:lvlJc w:val="left"/>
      <w:pPr>
        <w:tabs>
          <w:tab w:val="num" w:pos="4320"/>
        </w:tabs>
        <w:ind w:left="4320" w:hanging="360"/>
      </w:pPr>
      <w:rPr>
        <w:rFonts w:ascii="Wingdings" w:hAnsi="Wingdings"/>
      </w:rPr>
    </w:lvl>
    <w:lvl w:ilvl="6" w:tplc="3E581B6C">
      <w:start w:val="1"/>
      <w:numFmt w:val="bullet"/>
      <w:lvlText w:val=""/>
      <w:lvlJc w:val="left"/>
      <w:pPr>
        <w:tabs>
          <w:tab w:val="num" w:pos="5040"/>
        </w:tabs>
        <w:ind w:left="5040" w:hanging="360"/>
      </w:pPr>
      <w:rPr>
        <w:rFonts w:ascii="Symbol" w:hAnsi="Symbol"/>
      </w:rPr>
    </w:lvl>
    <w:lvl w:ilvl="7" w:tplc="56CC62A6">
      <w:start w:val="1"/>
      <w:numFmt w:val="bullet"/>
      <w:lvlText w:val="o"/>
      <w:lvlJc w:val="left"/>
      <w:pPr>
        <w:tabs>
          <w:tab w:val="num" w:pos="5760"/>
        </w:tabs>
        <w:ind w:left="5760" w:hanging="360"/>
      </w:pPr>
      <w:rPr>
        <w:rFonts w:ascii="Courier New" w:hAnsi="Courier New"/>
      </w:rPr>
    </w:lvl>
    <w:lvl w:ilvl="8" w:tplc="F6D4C696">
      <w:start w:val="1"/>
      <w:numFmt w:val="bullet"/>
      <w:lvlText w:val=""/>
      <w:lvlJc w:val="left"/>
      <w:pPr>
        <w:tabs>
          <w:tab w:val="num" w:pos="6480"/>
        </w:tabs>
        <w:ind w:left="6480" w:hanging="360"/>
      </w:pPr>
      <w:rPr>
        <w:rFonts w:ascii="Wingdings" w:hAnsi="Wingdings"/>
      </w:rPr>
    </w:lvl>
  </w:abstractNum>
  <w:abstractNum w:abstractNumId="3">
    <w:nsid w:val="00000010"/>
    <w:multiLevelType w:val="hybridMultilevel"/>
    <w:tmpl w:val="00000010"/>
    <w:lvl w:ilvl="0" w:tplc="046C1FA8">
      <w:start w:val="1"/>
      <w:numFmt w:val="bullet"/>
      <w:lvlText w:val=""/>
      <w:lvlJc w:val="left"/>
      <w:pPr>
        <w:tabs>
          <w:tab w:val="num" w:pos="0"/>
        </w:tabs>
        <w:ind w:left="720" w:hanging="360"/>
      </w:pPr>
      <w:rPr>
        <w:rFonts w:ascii="Symbol" w:eastAsia="Symbol" w:hAnsi="Symbol" w:cs="Symbol"/>
      </w:rPr>
    </w:lvl>
    <w:lvl w:ilvl="1" w:tplc="D53C078A">
      <w:start w:val="1"/>
      <w:numFmt w:val="bullet"/>
      <w:lvlText w:val="o"/>
      <w:lvlJc w:val="left"/>
      <w:pPr>
        <w:tabs>
          <w:tab w:val="num" w:pos="0"/>
        </w:tabs>
        <w:ind w:left="1440" w:hanging="360"/>
      </w:pPr>
      <w:rPr>
        <w:rFonts w:ascii="Courier New" w:eastAsia="Courier New" w:hAnsi="Courier New" w:cs="Courier New"/>
      </w:rPr>
    </w:lvl>
    <w:lvl w:ilvl="2" w:tplc="B04A8192">
      <w:start w:val="1"/>
      <w:numFmt w:val="bullet"/>
      <w:lvlText w:val=""/>
      <w:lvlJc w:val="left"/>
      <w:pPr>
        <w:tabs>
          <w:tab w:val="num" w:pos="2160"/>
        </w:tabs>
        <w:ind w:left="2160" w:hanging="360"/>
      </w:pPr>
      <w:rPr>
        <w:rFonts w:ascii="Wingdings" w:hAnsi="Wingdings"/>
      </w:rPr>
    </w:lvl>
    <w:lvl w:ilvl="3" w:tplc="5A525C30">
      <w:start w:val="1"/>
      <w:numFmt w:val="bullet"/>
      <w:lvlText w:val=""/>
      <w:lvlJc w:val="left"/>
      <w:pPr>
        <w:tabs>
          <w:tab w:val="num" w:pos="2880"/>
        </w:tabs>
        <w:ind w:left="2880" w:hanging="360"/>
      </w:pPr>
      <w:rPr>
        <w:rFonts w:ascii="Symbol" w:hAnsi="Symbol"/>
      </w:rPr>
    </w:lvl>
    <w:lvl w:ilvl="4" w:tplc="0C9622E8">
      <w:start w:val="1"/>
      <w:numFmt w:val="bullet"/>
      <w:lvlText w:val="o"/>
      <w:lvlJc w:val="left"/>
      <w:pPr>
        <w:tabs>
          <w:tab w:val="num" w:pos="3600"/>
        </w:tabs>
        <w:ind w:left="3600" w:hanging="360"/>
      </w:pPr>
      <w:rPr>
        <w:rFonts w:ascii="Courier New" w:hAnsi="Courier New"/>
      </w:rPr>
    </w:lvl>
    <w:lvl w:ilvl="5" w:tplc="A27CD806">
      <w:start w:val="1"/>
      <w:numFmt w:val="bullet"/>
      <w:lvlText w:val=""/>
      <w:lvlJc w:val="left"/>
      <w:pPr>
        <w:tabs>
          <w:tab w:val="num" w:pos="4320"/>
        </w:tabs>
        <w:ind w:left="4320" w:hanging="360"/>
      </w:pPr>
      <w:rPr>
        <w:rFonts w:ascii="Wingdings" w:hAnsi="Wingdings"/>
      </w:rPr>
    </w:lvl>
    <w:lvl w:ilvl="6" w:tplc="0C961DDC">
      <w:start w:val="1"/>
      <w:numFmt w:val="bullet"/>
      <w:lvlText w:val=""/>
      <w:lvlJc w:val="left"/>
      <w:pPr>
        <w:tabs>
          <w:tab w:val="num" w:pos="5040"/>
        </w:tabs>
        <w:ind w:left="5040" w:hanging="360"/>
      </w:pPr>
      <w:rPr>
        <w:rFonts w:ascii="Symbol" w:hAnsi="Symbol"/>
      </w:rPr>
    </w:lvl>
    <w:lvl w:ilvl="7" w:tplc="CA0E0FF0">
      <w:start w:val="1"/>
      <w:numFmt w:val="bullet"/>
      <w:lvlText w:val="o"/>
      <w:lvlJc w:val="left"/>
      <w:pPr>
        <w:tabs>
          <w:tab w:val="num" w:pos="5760"/>
        </w:tabs>
        <w:ind w:left="5760" w:hanging="360"/>
      </w:pPr>
      <w:rPr>
        <w:rFonts w:ascii="Courier New" w:hAnsi="Courier New"/>
      </w:rPr>
    </w:lvl>
    <w:lvl w:ilvl="8" w:tplc="A69059A8">
      <w:start w:val="1"/>
      <w:numFmt w:val="bullet"/>
      <w:lvlText w:val=""/>
      <w:lvlJc w:val="left"/>
      <w:pPr>
        <w:tabs>
          <w:tab w:val="num" w:pos="6480"/>
        </w:tabs>
        <w:ind w:left="6480" w:hanging="360"/>
      </w:pPr>
      <w:rPr>
        <w:rFonts w:ascii="Wingdings" w:hAnsi="Wingdings"/>
      </w:rPr>
    </w:lvl>
  </w:abstractNum>
  <w:abstractNum w:abstractNumId="4">
    <w:nsid w:val="00000012"/>
    <w:multiLevelType w:val="hybridMultilevel"/>
    <w:tmpl w:val="00000012"/>
    <w:lvl w:ilvl="0" w:tplc="4C9670D2">
      <w:start w:val="1"/>
      <w:numFmt w:val="bullet"/>
      <w:lvlText w:val=""/>
      <w:lvlJc w:val="left"/>
      <w:pPr>
        <w:tabs>
          <w:tab w:val="num" w:pos="-14"/>
        </w:tabs>
        <w:ind w:left="706" w:hanging="360"/>
      </w:pPr>
      <w:rPr>
        <w:rFonts w:ascii="Symbol" w:eastAsia="Symbol" w:hAnsi="Symbol" w:cs="Symbol"/>
      </w:rPr>
    </w:lvl>
    <w:lvl w:ilvl="1" w:tplc="C9BE27C8">
      <w:start w:val="1"/>
      <w:numFmt w:val="bullet"/>
      <w:lvlText w:val="o"/>
      <w:lvlJc w:val="left"/>
      <w:pPr>
        <w:tabs>
          <w:tab w:val="num" w:pos="1426"/>
        </w:tabs>
        <w:ind w:left="1426" w:hanging="360"/>
      </w:pPr>
      <w:rPr>
        <w:rFonts w:ascii="Courier New" w:hAnsi="Courier New"/>
      </w:rPr>
    </w:lvl>
    <w:lvl w:ilvl="2" w:tplc="7EEC8B18">
      <w:start w:val="1"/>
      <w:numFmt w:val="bullet"/>
      <w:lvlText w:val=""/>
      <w:lvlJc w:val="left"/>
      <w:pPr>
        <w:tabs>
          <w:tab w:val="num" w:pos="2146"/>
        </w:tabs>
        <w:ind w:left="2146" w:hanging="360"/>
      </w:pPr>
      <w:rPr>
        <w:rFonts w:ascii="Wingdings" w:hAnsi="Wingdings"/>
      </w:rPr>
    </w:lvl>
    <w:lvl w:ilvl="3" w:tplc="9FE6EC9E">
      <w:start w:val="1"/>
      <w:numFmt w:val="bullet"/>
      <w:lvlText w:val=""/>
      <w:lvlJc w:val="left"/>
      <w:pPr>
        <w:tabs>
          <w:tab w:val="num" w:pos="2866"/>
        </w:tabs>
        <w:ind w:left="2866" w:hanging="360"/>
      </w:pPr>
      <w:rPr>
        <w:rFonts w:ascii="Symbol" w:hAnsi="Symbol"/>
      </w:rPr>
    </w:lvl>
    <w:lvl w:ilvl="4" w:tplc="0A52627E">
      <w:start w:val="1"/>
      <w:numFmt w:val="bullet"/>
      <w:lvlText w:val="o"/>
      <w:lvlJc w:val="left"/>
      <w:pPr>
        <w:tabs>
          <w:tab w:val="num" w:pos="3586"/>
        </w:tabs>
        <w:ind w:left="3586" w:hanging="360"/>
      </w:pPr>
      <w:rPr>
        <w:rFonts w:ascii="Courier New" w:hAnsi="Courier New"/>
      </w:rPr>
    </w:lvl>
    <w:lvl w:ilvl="5" w:tplc="11DC9098">
      <w:start w:val="1"/>
      <w:numFmt w:val="bullet"/>
      <w:lvlText w:val=""/>
      <w:lvlJc w:val="left"/>
      <w:pPr>
        <w:tabs>
          <w:tab w:val="num" w:pos="4306"/>
        </w:tabs>
        <w:ind w:left="4306" w:hanging="360"/>
      </w:pPr>
      <w:rPr>
        <w:rFonts w:ascii="Wingdings" w:hAnsi="Wingdings"/>
      </w:rPr>
    </w:lvl>
    <w:lvl w:ilvl="6" w:tplc="96861A92">
      <w:start w:val="1"/>
      <w:numFmt w:val="bullet"/>
      <w:lvlText w:val=""/>
      <w:lvlJc w:val="left"/>
      <w:pPr>
        <w:tabs>
          <w:tab w:val="num" w:pos="5026"/>
        </w:tabs>
        <w:ind w:left="5026" w:hanging="360"/>
      </w:pPr>
      <w:rPr>
        <w:rFonts w:ascii="Symbol" w:hAnsi="Symbol"/>
      </w:rPr>
    </w:lvl>
    <w:lvl w:ilvl="7" w:tplc="DB5CF3A6">
      <w:start w:val="1"/>
      <w:numFmt w:val="bullet"/>
      <w:lvlText w:val="o"/>
      <w:lvlJc w:val="left"/>
      <w:pPr>
        <w:tabs>
          <w:tab w:val="num" w:pos="5746"/>
        </w:tabs>
        <w:ind w:left="5746" w:hanging="360"/>
      </w:pPr>
      <w:rPr>
        <w:rFonts w:ascii="Courier New" w:hAnsi="Courier New"/>
      </w:rPr>
    </w:lvl>
    <w:lvl w:ilvl="8" w:tplc="D73E0258">
      <w:start w:val="1"/>
      <w:numFmt w:val="bullet"/>
      <w:lvlText w:val=""/>
      <w:lvlJc w:val="left"/>
      <w:pPr>
        <w:tabs>
          <w:tab w:val="num" w:pos="6466"/>
        </w:tabs>
        <w:ind w:left="6466" w:hanging="360"/>
      </w:pPr>
      <w:rPr>
        <w:rFonts w:ascii="Wingdings" w:hAnsi="Wingdings"/>
      </w:rPr>
    </w:lvl>
  </w:abstractNum>
  <w:abstractNum w:abstractNumId="5">
    <w:nsid w:val="00000014"/>
    <w:multiLevelType w:val="hybridMultilevel"/>
    <w:tmpl w:val="00000014"/>
    <w:lvl w:ilvl="0" w:tplc="E196FC74">
      <w:start w:val="1"/>
      <w:numFmt w:val="bullet"/>
      <w:lvlText w:val=""/>
      <w:lvlJc w:val="left"/>
      <w:pPr>
        <w:tabs>
          <w:tab w:val="num" w:pos="0"/>
        </w:tabs>
        <w:ind w:left="720" w:hanging="360"/>
      </w:pPr>
      <w:rPr>
        <w:rFonts w:ascii="Symbol" w:eastAsia="Symbol" w:hAnsi="Symbol" w:cs="Symbol"/>
      </w:rPr>
    </w:lvl>
    <w:lvl w:ilvl="1" w:tplc="8230F3FA">
      <w:start w:val="1"/>
      <w:numFmt w:val="bullet"/>
      <w:lvlText w:val="o"/>
      <w:lvlJc w:val="left"/>
      <w:pPr>
        <w:tabs>
          <w:tab w:val="num" w:pos="1440"/>
        </w:tabs>
        <w:ind w:left="1440" w:hanging="360"/>
      </w:pPr>
      <w:rPr>
        <w:rFonts w:ascii="Courier New" w:hAnsi="Courier New"/>
      </w:rPr>
    </w:lvl>
    <w:lvl w:ilvl="2" w:tplc="73A6069A">
      <w:start w:val="1"/>
      <w:numFmt w:val="bullet"/>
      <w:lvlText w:val=""/>
      <w:lvlJc w:val="left"/>
      <w:pPr>
        <w:tabs>
          <w:tab w:val="num" w:pos="2160"/>
        </w:tabs>
        <w:ind w:left="2160" w:hanging="360"/>
      </w:pPr>
      <w:rPr>
        <w:rFonts w:ascii="Wingdings" w:hAnsi="Wingdings"/>
      </w:rPr>
    </w:lvl>
    <w:lvl w:ilvl="3" w:tplc="9F7E51F2">
      <w:start w:val="1"/>
      <w:numFmt w:val="bullet"/>
      <w:lvlText w:val=""/>
      <w:lvlJc w:val="left"/>
      <w:pPr>
        <w:tabs>
          <w:tab w:val="num" w:pos="2880"/>
        </w:tabs>
        <w:ind w:left="2880" w:hanging="360"/>
      </w:pPr>
      <w:rPr>
        <w:rFonts w:ascii="Symbol" w:hAnsi="Symbol"/>
      </w:rPr>
    </w:lvl>
    <w:lvl w:ilvl="4" w:tplc="346A3B48">
      <w:start w:val="1"/>
      <w:numFmt w:val="bullet"/>
      <w:lvlText w:val="o"/>
      <w:lvlJc w:val="left"/>
      <w:pPr>
        <w:tabs>
          <w:tab w:val="num" w:pos="3600"/>
        </w:tabs>
        <w:ind w:left="3600" w:hanging="360"/>
      </w:pPr>
      <w:rPr>
        <w:rFonts w:ascii="Courier New" w:hAnsi="Courier New"/>
      </w:rPr>
    </w:lvl>
    <w:lvl w:ilvl="5" w:tplc="AA200ED8">
      <w:start w:val="1"/>
      <w:numFmt w:val="bullet"/>
      <w:lvlText w:val=""/>
      <w:lvlJc w:val="left"/>
      <w:pPr>
        <w:tabs>
          <w:tab w:val="num" w:pos="4320"/>
        </w:tabs>
        <w:ind w:left="4320" w:hanging="360"/>
      </w:pPr>
      <w:rPr>
        <w:rFonts w:ascii="Wingdings" w:hAnsi="Wingdings"/>
      </w:rPr>
    </w:lvl>
    <w:lvl w:ilvl="6" w:tplc="C174041C">
      <w:start w:val="1"/>
      <w:numFmt w:val="bullet"/>
      <w:lvlText w:val=""/>
      <w:lvlJc w:val="left"/>
      <w:pPr>
        <w:tabs>
          <w:tab w:val="num" w:pos="5040"/>
        </w:tabs>
        <w:ind w:left="5040" w:hanging="360"/>
      </w:pPr>
      <w:rPr>
        <w:rFonts w:ascii="Symbol" w:hAnsi="Symbol"/>
      </w:rPr>
    </w:lvl>
    <w:lvl w:ilvl="7" w:tplc="2132C590">
      <w:start w:val="1"/>
      <w:numFmt w:val="bullet"/>
      <w:lvlText w:val="o"/>
      <w:lvlJc w:val="left"/>
      <w:pPr>
        <w:tabs>
          <w:tab w:val="num" w:pos="5760"/>
        </w:tabs>
        <w:ind w:left="5760" w:hanging="360"/>
      </w:pPr>
      <w:rPr>
        <w:rFonts w:ascii="Courier New" w:hAnsi="Courier New"/>
      </w:rPr>
    </w:lvl>
    <w:lvl w:ilvl="8" w:tplc="DBF27FF4">
      <w:start w:val="1"/>
      <w:numFmt w:val="bullet"/>
      <w:lvlText w:val=""/>
      <w:lvlJc w:val="left"/>
      <w:pPr>
        <w:tabs>
          <w:tab w:val="num" w:pos="6480"/>
        </w:tabs>
        <w:ind w:left="6480" w:hanging="360"/>
      </w:pPr>
      <w:rPr>
        <w:rFonts w:ascii="Wingdings" w:hAnsi="Wingdings"/>
      </w:rPr>
    </w:lvl>
  </w:abstractNum>
  <w:abstractNum w:abstractNumId="6">
    <w:nsid w:val="00000016"/>
    <w:multiLevelType w:val="hybridMultilevel"/>
    <w:tmpl w:val="00000016"/>
    <w:lvl w:ilvl="0" w:tplc="E702F222">
      <w:start w:val="1"/>
      <w:numFmt w:val="bullet"/>
      <w:lvlText w:val=""/>
      <w:lvlJc w:val="left"/>
      <w:pPr>
        <w:tabs>
          <w:tab w:val="num" w:pos="0"/>
        </w:tabs>
        <w:ind w:left="720" w:hanging="360"/>
      </w:pPr>
      <w:rPr>
        <w:rFonts w:ascii="Symbol" w:eastAsia="Symbol" w:hAnsi="Symbol" w:cs="Symbol"/>
      </w:rPr>
    </w:lvl>
    <w:lvl w:ilvl="1" w:tplc="C7A6B0DE">
      <w:start w:val="1"/>
      <w:numFmt w:val="bullet"/>
      <w:lvlText w:val="o"/>
      <w:lvlJc w:val="left"/>
      <w:pPr>
        <w:tabs>
          <w:tab w:val="num" w:pos="1440"/>
        </w:tabs>
        <w:ind w:left="1440" w:hanging="360"/>
      </w:pPr>
      <w:rPr>
        <w:rFonts w:ascii="Courier New" w:hAnsi="Courier New"/>
      </w:rPr>
    </w:lvl>
    <w:lvl w:ilvl="2" w:tplc="E2384098">
      <w:start w:val="1"/>
      <w:numFmt w:val="bullet"/>
      <w:lvlText w:val=""/>
      <w:lvlJc w:val="left"/>
      <w:pPr>
        <w:tabs>
          <w:tab w:val="num" w:pos="2160"/>
        </w:tabs>
        <w:ind w:left="2160" w:hanging="360"/>
      </w:pPr>
      <w:rPr>
        <w:rFonts w:ascii="Wingdings" w:hAnsi="Wingdings"/>
      </w:rPr>
    </w:lvl>
    <w:lvl w:ilvl="3" w:tplc="96ACB20E">
      <w:start w:val="1"/>
      <w:numFmt w:val="bullet"/>
      <w:lvlText w:val=""/>
      <w:lvlJc w:val="left"/>
      <w:pPr>
        <w:tabs>
          <w:tab w:val="num" w:pos="2880"/>
        </w:tabs>
        <w:ind w:left="2880" w:hanging="360"/>
      </w:pPr>
      <w:rPr>
        <w:rFonts w:ascii="Symbol" w:hAnsi="Symbol"/>
      </w:rPr>
    </w:lvl>
    <w:lvl w:ilvl="4" w:tplc="6518A5B0">
      <w:start w:val="1"/>
      <w:numFmt w:val="bullet"/>
      <w:lvlText w:val="o"/>
      <w:lvlJc w:val="left"/>
      <w:pPr>
        <w:tabs>
          <w:tab w:val="num" w:pos="3600"/>
        </w:tabs>
        <w:ind w:left="3600" w:hanging="360"/>
      </w:pPr>
      <w:rPr>
        <w:rFonts w:ascii="Courier New" w:hAnsi="Courier New"/>
      </w:rPr>
    </w:lvl>
    <w:lvl w:ilvl="5" w:tplc="EBD012DE">
      <w:start w:val="1"/>
      <w:numFmt w:val="bullet"/>
      <w:lvlText w:val=""/>
      <w:lvlJc w:val="left"/>
      <w:pPr>
        <w:tabs>
          <w:tab w:val="num" w:pos="4320"/>
        </w:tabs>
        <w:ind w:left="4320" w:hanging="360"/>
      </w:pPr>
      <w:rPr>
        <w:rFonts w:ascii="Wingdings" w:hAnsi="Wingdings"/>
      </w:rPr>
    </w:lvl>
    <w:lvl w:ilvl="6" w:tplc="49CC747A">
      <w:start w:val="1"/>
      <w:numFmt w:val="bullet"/>
      <w:lvlText w:val=""/>
      <w:lvlJc w:val="left"/>
      <w:pPr>
        <w:tabs>
          <w:tab w:val="num" w:pos="5040"/>
        </w:tabs>
        <w:ind w:left="5040" w:hanging="360"/>
      </w:pPr>
      <w:rPr>
        <w:rFonts w:ascii="Symbol" w:hAnsi="Symbol"/>
      </w:rPr>
    </w:lvl>
    <w:lvl w:ilvl="7" w:tplc="E626DE5E">
      <w:start w:val="1"/>
      <w:numFmt w:val="bullet"/>
      <w:lvlText w:val="o"/>
      <w:lvlJc w:val="left"/>
      <w:pPr>
        <w:tabs>
          <w:tab w:val="num" w:pos="5760"/>
        </w:tabs>
        <w:ind w:left="5760" w:hanging="360"/>
      </w:pPr>
      <w:rPr>
        <w:rFonts w:ascii="Courier New" w:hAnsi="Courier New"/>
      </w:rPr>
    </w:lvl>
    <w:lvl w:ilvl="8" w:tplc="80E67A06">
      <w:start w:val="1"/>
      <w:numFmt w:val="bullet"/>
      <w:lvlText w:val=""/>
      <w:lvlJc w:val="left"/>
      <w:pPr>
        <w:tabs>
          <w:tab w:val="num" w:pos="6480"/>
        </w:tabs>
        <w:ind w:left="6480" w:hanging="360"/>
      </w:pPr>
      <w:rPr>
        <w:rFonts w:ascii="Wingdings" w:hAnsi="Wingdings"/>
      </w:rPr>
    </w:lvl>
  </w:abstractNum>
  <w:abstractNum w:abstractNumId="7">
    <w:nsid w:val="00000017"/>
    <w:multiLevelType w:val="hybridMultilevel"/>
    <w:tmpl w:val="00000017"/>
    <w:lvl w:ilvl="0" w:tplc="9068771A">
      <w:start w:val="1"/>
      <w:numFmt w:val="bullet"/>
      <w:lvlText w:val=""/>
      <w:lvlJc w:val="left"/>
      <w:pPr>
        <w:tabs>
          <w:tab w:val="num" w:pos="0"/>
        </w:tabs>
        <w:ind w:left="720" w:hanging="360"/>
      </w:pPr>
      <w:rPr>
        <w:rFonts w:ascii="Symbol" w:eastAsia="Symbol" w:hAnsi="Symbol" w:cs="Symbol"/>
      </w:rPr>
    </w:lvl>
    <w:lvl w:ilvl="1" w:tplc="8B907F06">
      <w:start w:val="1"/>
      <w:numFmt w:val="bullet"/>
      <w:lvlText w:val="o"/>
      <w:lvlJc w:val="left"/>
      <w:pPr>
        <w:tabs>
          <w:tab w:val="num" w:pos="1440"/>
        </w:tabs>
        <w:ind w:left="1440" w:hanging="360"/>
      </w:pPr>
      <w:rPr>
        <w:rFonts w:ascii="Courier New" w:hAnsi="Courier New"/>
      </w:rPr>
    </w:lvl>
    <w:lvl w:ilvl="2" w:tplc="ACCC9A14">
      <w:start w:val="1"/>
      <w:numFmt w:val="bullet"/>
      <w:lvlText w:val=""/>
      <w:lvlJc w:val="left"/>
      <w:pPr>
        <w:tabs>
          <w:tab w:val="num" w:pos="2160"/>
        </w:tabs>
        <w:ind w:left="2160" w:hanging="360"/>
      </w:pPr>
      <w:rPr>
        <w:rFonts w:ascii="Wingdings" w:hAnsi="Wingdings"/>
      </w:rPr>
    </w:lvl>
    <w:lvl w:ilvl="3" w:tplc="78362934">
      <w:start w:val="1"/>
      <w:numFmt w:val="bullet"/>
      <w:lvlText w:val=""/>
      <w:lvlJc w:val="left"/>
      <w:pPr>
        <w:tabs>
          <w:tab w:val="num" w:pos="2880"/>
        </w:tabs>
        <w:ind w:left="2880" w:hanging="360"/>
      </w:pPr>
      <w:rPr>
        <w:rFonts w:ascii="Symbol" w:hAnsi="Symbol"/>
      </w:rPr>
    </w:lvl>
    <w:lvl w:ilvl="4" w:tplc="1592E99E">
      <w:start w:val="1"/>
      <w:numFmt w:val="bullet"/>
      <w:lvlText w:val="o"/>
      <w:lvlJc w:val="left"/>
      <w:pPr>
        <w:tabs>
          <w:tab w:val="num" w:pos="3600"/>
        </w:tabs>
        <w:ind w:left="3600" w:hanging="360"/>
      </w:pPr>
      <w:rPr>
        <w:rFonts w:ascii="Courier New" w:hAnsi="Courier New"/>
      </w:rPr>
    </w:lvl>
    <w:lvl w:ilvl="5" w:tplc="DA126B26">
      <w:start w:val="1"/>
      <w:numFmt w:val="bullet"/>
      <w:lvlText w:val=""/>
      <w:lvlJc w:val="left"/>
      <w:pPr>
        <w:tabs>
          <w:tab w:val="num" w:pos="4320"/>
        </w:tabs>
        <w:ind w:left="4320" w:hanging="360"/>
      </w:pPr>
      <w:rPr>
        <w:rFonts w:ascii="Wingdings" w:hAnsi="Wingdings"/>
      </w:rPr>
    </w:lvl>
    <w:lvl w:ilvl="6" w:tplc="2B6C2868">
      <w:start w:val="1"/>
      <w:numFmt w:val="bullet"/>
      <w:lvlText w:val=""/>
      <w:lvlJc w:val="left"/>
      <w:pPr>
        <w:tabs>
          <w:tab w:val="num" w:pos="5040"/>
        </w:tabs>
        <w:ind w:left="5040" w:hanging="360"/>
      </w:pPr>
      <w:rPr>
        <w:rFonts w:ascii="Symbol" w:hAnsi="Symbol"/>
      </w:rPr>
    </w:lvl>
    <w:lvl w:ilvl="7" w:tplc="ABC41B24">
      <w:start w:val="1"/>
      <w:numFmt w:val="bullet"/>
      <w:lvlText w:val="o"/>
      <w:lvlJc w:val="left"/>
      <w:pPr>
        <w:tabs>
          <w:tab w:val="num" w:pos="5760"/>
        </w:tabs>
        <w:ind w:left="5760" w:hanging="360"/>
      </w:pPr>
      <w:rPr>
        <w:rFonts w:ascii="Courier New" w:hAnsi="Courier New"/>
      </w:rPr>
    </w:lvl>
    <w:lvl w:ilvl="8" w:tplc="835AA1A6">
      <w:start w:val="1"/>
      <w:numFmt w:val="bullet"/>
      <w:lvlText w:val=""/>
      <w:lvlJc w:val="left"/>
      <w:pPr>
        <w:tabs>
          <w:tab w:val="num" w:pos="6480"/>
        </w:tabs>
        <w:ind w:left="6480" w:hanging="360"/>
      </w:pPr>
      <w:rPr>
        <w:rFonts w:ascii="Wingdings" w:hAnsi="Wingdings"/>
      </w:rPr>
    </w:lvl>
  </w:abstractNum>
  <w:abstractNum w:abstractNumId="8">
    <w:nsid w:val="00000018"/>
    <w:multiLevelType w:val="hybridMultilevel"/>
    <w:tmpl w:val="00000018"/>
    <w:lvl w:ilvl="0" w:tplc="5A7842EC">
      <w:start w:val="1"/>
      <w:numFmt w:val="bullet"/>
      <w:lvlText w:val=""/>
      <w:lvlJc w:val="left"/>
      <w:pPr>
        <w:tabs>
          <w:tab w:val="num" w:pos="0"/>
        </w:tabs>
        <w:ind w:left="720" w:hanging="360"/>
      </w:pPr>
      <w:rPr>
        <w:rFonts w:ascii="Symbol" w:eastAsia="Symbol" w:hAnsi="Symbol" w:cs="Symbol"/>
      </w:rPr>
    </w:lvl>
    <w:lvl w:ilvl="1" w:tplc="D49C0CFC">
      <w:start w:val="1"/>
      <w:numFmt w:val="bullet"/>
      <w:lvlText w:val="o"/>
      <w:lvlJc w:val="left"/>
      <w:pPr>
        <w:tabs>
          <w:tab w:val="num" w:pos="1440"/>
        </w:tabs>
        <w:ind w:left="1440" w:hanging="360"/>
      </w:pPr>
      <w:rPr>
        <w:rFonts w:ascii="Courier New" w:hAnsi="Courier New"/>
      </w:rPr>
    </w:lvl>
    <w:lvl w:ilvl="2" w:tplc="A2841FA4">
      <w:start w:val="1"/>
      <w:numFmt w:val="bullet"/>
      <w:lvlText w:val=""/>
      <w:lvlJc w:val="left"/>
      <w:pPr>
        <w:tabs>
          <w:tab w:val="num" w:pos="2160"/>
        </w:tabs>
        <w:ind w:left="2160" w:hanging="360"/>
      </w:pPr>
      <w:rPr>
        <w:rFonts w:ascii="Wingdings" w:hAnsi="Wingdings"/>
      </w:rPr>
    </w:lvl>
    <w:lvl w:ilvl="3" w:tplc="2E04BAB4">
      <w:start w:val="1"/>
      <w:numFmt w:val="bullet"/>
      <w:lvlText w:val=""/>
      <w:lvlJc w:val="left"/>
      <w:pPr>
        <w:tabs>
          <w:tab w:val="num" w:pos="2880"/>
        </w:tabs>
        <w:ind w:left="2880" w:hanging="360"/>
      </w:pPr>
      <w:rPr>
        <w:rFonts w:ascii="Symbol" w:hAnsi="Symbol"/>
      </w:rPr>
    </w:lvl>
    <w:lvl w:ilvl="4" w:tplc="0256D9B4">
      <w:start w:val="1"/>
      <w:numFmt w:val="bullet"/>
      <w:lvlText w:val="o"/>
      <w:lvlJc w:val="left"/>
      <w:pPr>
        <w:tabs>
          <w:tab w:val="num" w:pos="3600"/>
        </w:tabs>
        <w:ind w:left="3600" w:hanging="360"/>
      </w:pPr>
      <w:rPr>
        <w:rFonts w:ascii="Courier New" w:hAnsi="Courier New"/>
      </w:rPr>
    </w:lvl>
    <w:lvl w:ilvl="5" w:tplc="87903B60">
      <w:start w:val="1"/>
      <w:numFmt w:val="bullet"/>
      <w:lvlText w:val=""/>
      <w:lvlJc w:val="left"/>
      <w:pPr>
        <w:tabs>
          <w:tab w:val="num" w:pos="4320"/>
        </w:tabs>
        <w:ind w:left="4320" w:hanging="360"/>
      </w:pPr>
      <w:rPr>
        <w:rFonts w:ascii="Wingdings" w:hAnsi="Wingdings"/>
      </w:rPr>
    </w:lvl>
    <w:lvl w:ilvl="6" w:tplc="5BAE9300">
      <w:start w:val="1"/>
      <w:numFmt w:val="bullet"/>
      <w:lvlText w:val=""/>
      <w:lvlJc w:val="left"/>
      <w:pPr>
        <w:tabs>
          <w:tab w:val="num" w:pos="5040"/>
        </w:tabs>
        <w:ind w:left="5040" w:hanging="360"/>
      </w:pPr>
      <w:rPr>
        <w:rFonts w:ascii="Symbol" w:hAnsi="Symbol"/>
      </w:rPr>
    </w:lvl>
    <w:lvl w:ilvl="7" w:tplc="CB6A55BE">
      <w:start w:val="1"/>
      <w:numFmt w:val="bullet"/>
      <w:lvlText w:val="o"/>
      <w:lvlJc w:val="left"/>
      <w:pPr>
        <w:tabs>
          <w:tab w:val="num" w:pos="5760"/>
        </w:tabs>
        <w:ind w:left="5760" w:hanging="360"/>
      </w:pPr>
      <w:rPr>
        <w:rFonts w:ascii="Courier New" w:hAnsi="Courier New"/>
      </w:rPr>
    </w:lvl>
    <w:lvl w:ilvl="8" w:tplc="B2A864B6">
      <w:start w:val="1"/>
      <w:numFmt w:val="bullet"/>
      <w:lvlText w:val=""/>
      <w:lvlJc w:val="left"/>
      <w:pPr>
        <w:tabs>
          <w:tab w:val="num" w:pos="6480"/>
        </w:tabs>
        <w:ind w:left="6480" w:hanging="360"/>
      </w:pPr>
      <w:rPr>
        <w:rFonts w:ascii="Wingdings" w:hAnsi="Wingdings"/>
      </w:rPr>
    </w:lvl>
  </w:abstractNum>
  <w:abstractNum w:abstractNumId="9">
    <w:nsid w:val="00000019"/>
    <w:multiLevelType w:val="hybridMultilevel"/>
    <w:tmpl w:val="00000019"/>
    <w:lvl w:ilvl="0" w:tplc="64B25670">
      <w:start w:val="1"/>
      <w:numFmt w:val="bullet"/>
      <w:lvlText w:val=""/>
      <w:lvlJc w:val="left"/>
      <w:pPr>
        <w:tabs>
          <w:tab w:val="num" w:pos="0"/>
        </w:tabs>
        <w:ind w:left="720" w:hanging="360"/>
      </w:pPr>
      <w:rPr>
        <w:rFonts w:ascii="Symbol" w:eastAsia="Symbol" w:hAnsi="Symbol" w:cs="Symbol"/>
      </w:rPr>
    </w:lvl>
    <w:lvl w:ilvl="1" w:tplc="645E0304">
      <w:start w:val="1"/>
      <w:numFmt w:val="bullet"/>
      <w:lvlText w:val="o"/>
      <w:lvlJc w:val="left"/>
      <w:pPr>
        <w:tabs>
          <w:tab w:val="num" w:pos="1440"/>
        </w:tabs>
        <w:ind w:left="1440" w:hanging="360"/>
      </w:pPr>
      <w:rPr>
        <w:rFonts w:ascii="Courier New" w:hAnsi="Courier New"/>
      </w:rPr>
    </w:lvl>
    <w:lvl w:ilvl="2" w:tplc="2996C17A">
      <w:start w:val="1"/>
      <w:numFmt w:val="bullet"/>
      <w:lvlText w:val=""/>
      <w:lvlJc w:val="left"/>
      <w:pPr>
        <w:tabs>
          <w:tab w:val="num" w:pos="2160"/>
        </w:tabs>
        <w:ind w:left="2160" w:hanging="360"/>
      </w:pPr>
      <w:rPr>
        <w:rFonts w:ascii="Wingdings" w:hAnsi="Wingdings"/>
      </w:rPr>
    </w:lvl>
    <w:lvl w:ilvl="3" w:tplc="1EAAE59E">
      <w:start w:val="1"/>
      <w:numFmt w:val="bullet"/>
      <w:lvlText w:val=""/>
      <w:lvlJc w:val="left"/>
      <w:pPr>
        <w:tabs>
          <w:tab w:val="num" w:pos="2880"/>
        </w:tabs>
        <w:ind w:left="2880" w:hanging="360"/>
      </w:pPr>
      <w:rPr>
        <w:rFonts w:ascii="Symbol" w:hAnsi="Symbol"/>
      </w:rPr>
    </w:lvl>
    <w:lvl w:ilvl="4" w:tplc="620840F4">
      <w:start w:val="1"/>
      <w:numFmt w:val="bullet"/>
      <w:lvlText w:val="o"/>
      <w:lvlJc w:val="left"/>
      <w:pPr>
        <w:tabs>
          <w:tab w:val="num" w:pos="3600"/>
        </w:tabs>
        <w:ind w:left="3600" w:hanging="360"/>
      </w:pPr>
      <w:rPr>
        <w:rFonts w:ascii="Courier New" w:hAnsi="Courier New"/>
      </w:rPr>
    </w:lvl>
    <w:lvl w:ilvl="5" w:tplc="62326C14">
      <w:start w:val="1"/>
      <w:numFmt w:val="bullet"/>
      <w:lvlText w:val=""/>
      <w:lvlJc w:val="left"/>
      <w:pPr>
        <w:tabs>
          <w:tab w:val="num" w:pos="4320"/>
        </w:tabs>
        <w:ind w:left="4320" w:hanging="360"/>
      </w:pPr>
      <w:rPr>
        <w:rFonts w:ascii="Wingdings" w:hAnsi="Wingdings"/>
      </w:rPr>
    </w:lvl>
    <w:lvl w:ilvl="6" w:tplc="D6528648">
      <w:start w:val="1"/>
      <w:numFmt w:val="bullet"/>
      <w:lvlText w:val=""/>
      <w:lvlJc w:val="left"/>
      <w:pPr>
        <w:tabs>
          <w:tab w:val="num" w:pos="5040"/>
        </w:tabs>
        <w:ind w:left="5040" w:hanging="360"/>
      </w:pPr>
      <w:rPr>
        <w:rFonts w:ascii="Symbol" w:hAnsi="Symbol"/>
      </w:rPr>
    </w:lvl>
    <w:lvl w:ilvl="7" w:tplc="11D22C00">
      <w:start w:val="1"/>
      <w:numFmt w:val="bullet"/>
      <w:lvlText w:val="o"/>
      <w:lvlJc w:val="left"/>
      <w:pPr>
        <w:tabs>
          <w:tab w:val="num" w:pos="5760"/>
        </w:tabs>
        <w:ind w:left="5760" w:hanging="360"/>
      </w:pPr>
      <w:rPr>
        <w:rFonts w:ascii="Courier New" w:hAnsi="Courier New"/>
      </w:rPr>
    </w:lvl>
    <w:lvl w:ilvl="8" w:tplc="7C24F416">
      <w:start w:val="1"/>
      <w:numFmt w:val="bullet"/>
      <w:lvlText w:val=""/>
      <w:lvlJc w:val="left"/>
      <w:pPr>
        <w:tabs>
          <w:tab w:val="num" w:pos="6480"/>
        </w:tabs>
        <w:ind w:left="6480" w:hanging="360"/>
      </w:pPr>
      <w:rPr>
        <w:rFonts w:ascii="Wingdings" w:hAnsi="Wingdings"/>
      </w:rPr>
    </w:lvl>
  </w:abstractNum>
  <w:abstractNum w:abstractNumId="10">
    <w:nsid w:val="0000001A"/>
    <w:multiLevelType w:val="hybridMultilevel"/>
    <w:tmpl w:val="0000001A"/>
    <w:lvl w:ilvl="0" w:tplc="A6A22F7A">
      <w:start w:val="1"/>
      <w:numFmt w:val="bullet"/>
      <w:lvlText w:val=""/>
      <w:lvlJc w:val="left"/>
      <w:pPr>
        <w:tabs>
          <w:tab w:val="num" w:pos="0"/>
        </w:tabs>
        <w:ind w:left="720" w:hanging="360"/>
      </w:pPr>
      <w:rPr>
        <w:rFonts w:ascii="Symbol" w:eastAsia="Symbol" w:hAnsi="Symbol" w:cs="Symbol"/>
      </w:rPr>
    </w:lvl>
    <w:lvl w:ilvl="1" w:tplc="DBBEB5BC">
      <w:start w:val="1"/>
      <w:numFmt w:val="bullet"/>
      <w:lvlText w:val="o"/>
      <w:lvlJc w:val="left"/>
      <w:pPr>
        <w:tabs>
          <w:tab w:val="num" w:pos="1440"/>
        </w:tabs>
        <w:ind w:left="1440" w:hanging="360"/>
      </w:pPr>
      <w:rPr>
        <w:rFonts w:ascii="Courier New" w:hAnsi="Courier New"/>
      </w:rPr>
    </w:lvl>
    <w:lvl w:ilvl="2" w:tplc="7BE6C6D2">
      <w:start w:val="1"/>
      <w:numFmt w:val="bullet"/>
      <w:lvlText w:val=""/>
      <w:lvlJc w:val="left"/>
      <w:pPr>
        <w:tabs>
          <w:tab w:val="num" w:pos="2160"/>
        </w:tabs>
        <w:ind w:left="2160" w:hanging="360"/>
      </w:pPr>
      <w:rPr>
        <w:rFonts w:ascii="Wingdings" w:hAnsi="Wingdings"/>
      </w:rPr>
    </w:lvl>
    <w:lvl w:ilvl="3" w:tplc="07C4485A">
      <w:start w:val="1"/>
      <w:numFmt w:val="bullet"/>
      <w:lvlText w:val=""/>
      <w:lvlJc w:val="left"/>
      <w:pPr>
        <w:tabs>
          <w:tab w:val="num" w:pos="2880"/>
        </w:tabs>
        <w:ind w:left="2880" w:hanging="360"/>
      </w:pPr>
      <w:rPr>
        <w:rFonts w:ascii="Symbol" w:hAnsi="Symbol"/>
      </w:rPr>
    </w:lvl>
    <w:lvl w:ilvl="4" w:tplc="0B4E1ABA">
      <w:start w:val="1"/>
      <w:numFmt w:val="bullet"/>
      <w:lvlText w:val="o"/>
      <w:lvlJc w:val="left"/>
      <w:pPr>
        <w:tabs>
          <w:tab w:val="num" w:pos="3600"/>
        </w:tabs>
        <w:ind w:left="3600" w:hanging="360"/>
      </w:pPr>
      <w:rPr>
        <w:rFonts w:ascii="Courier New" w:hAnsi="Courier New"/>
      </w:rPr>
    </w:lvl>
    <w:lvl w:ilvl="5" w:tplc="AAE47D90">
      <w:start w:val="1"/>
      <w:numFmt w:val="bullet"/>
      <w:lvlText w:val=""/>
      <w:lvlJc w:val="left"/>
      <w:pPr>
        <w:tabs>
          <w:tab w:val="num" w:pos="4320"/>
        </w:tabs>
        <w:ind w:left="4320" w:hanging="360"/>
      </w:pPr>
      <w:rPr>
        <w:rFonts w:ascii="Wingdings" w:hAnsi="Wingdings"/>
      </w:rPr>
    </w:lvl>
    <w:lvl w:ilvl="6" w:tplc="9626C56A">
      <w:start w:val="1"/>
      <w:numFmt w:val="bullet"/>
      <w:lvlText w:val=""/>
      <w:lvlJc w:val="left"/>
      <w:pPr>
        <w:tabs>
          <w:tab w:val="num" w:pos="5040"/>
        </w:tabs>
        <w:ind w:left="5040" w:hanging="360"/>
      </w:pPr>
      <w:rPr>
        <w:rFonts w:ascii="Symbol" w:hAnsi="Symbol"/>
      </w:rPr>
    </w:lvl>
    <w:lvl w:ilvl="7" w:tplc="233E5AD4">
      <w:start w:val="1"/>
      <w:numFmt w:val="bullet"/>
      <w:lvlText w:val="o"/>
      <w:lvlJc w:val="left"/>
      <w:pPr>
        <w:tabs>
          <w:tab w:val="num" w:pos="5760"/>
        </w:tabs>
        <w:ind w:left="5760" w:hanging="360"/>
      </w:pPr>
      <w:rPr>
        <w:rFonts w:ascii="Courier New" w:hAnsi="Courier New"/>
      </w:rPr>
    </w:lvl>
    <w:lvl w:ilvl="8" w:tplc="EA78A882">
      <w:start w:val="1"/>
      <w:numFmt w:val="bullet"/>
      <w:lvlText w:val=""/>
      <w:lvlJc w:val="left"/>
      <w:pPr>
        <w:tabs>
          <w:tab w:val="num" w:pos="6480"/>
        </w:tabs>
        <w:ind w:left="6480" w:hanging="360"/>
      </w:pPr>
      <w:rPr>
        <w:rFonts w:ascii="Wingdings" w:hAnsi="Wingdings"/>
      </w:rPr>
    </w:lvl>
  </w:abstractNum>
  <w:abstractNum w:abstractNumId="11">
    <w:nsid w:val="0000001C"/>
    <w:multiLevelType w:val="hybridMultilevel"/>
    <w:tmpl w:val="0000001C"/>
    <w:lvl w:ilvl="0" w:tplc="3F225CD8">
      <w:start w:val="1"/>
      <w:numFmt w:val="bullet"/>
      <w:lvlText w:val=""/>
      <w:lvlJc w:val="left"/>
      <w:pPr>
        <w:tabs>
          <w:tab w:val="num" w:pos="0"/>
        </w:tabs>
        <w:ind w:left="720" w:hanging="360"/>
      </w:pPr>
      <w:rPr>
        <w:rFonts w:ascii="Symbol" w:eastAsia="Symbol" w:hAnsi="Symbol" w:cs="Symbol"/>
      </w:rPr>
    </w:lvl>
    <w:lvl w:ilvl="1" w:tplc="48703F32">
      <w:start w:val="1"/>
      <w:numFmt w:val="bullet"/>
      <w:lvlText w:val="o"/>
      <w:lvlJc w:val="left"/>
      <w:pPr>
        <w:tabs>
          <w:tab w:val="num" w:pos="1440"/>
        </w:tabs>
        <w:ind w:left="1440" w:hanging="360"/>
      </w:pPr>
      <w:rPr>
        <w:rFonts w:ascii="Courier New" w:hAnsi="Courier New"/>
      </w:rPr>
    </w:lvl>
    <w:lvl w:ilvl="2" w:tplc="D166E2BA">
      <w:start w:val="1"/>
      <w:numFmt w:val="bullet"/>
      <w:lvlText w:val=""/>
      <w:lvlJc w:val="left"/>
      <w:pPr>
        <w:tabs>
          <w:tab w:val="num" w:pos="2160"/>
        </w:tabs>
        <w:ind w:left="2160" w:hanging="360"/>
      </w:pPr>
      <w:rPr>
        <w:rFonts w:ascii="Wingdings" w:hAnsi="Wingdings"/>
      </w:rPr>
    </w:lvl>
    <w:lvl w:ilvl="3" w:tplc="B14414FA">
      <w:start w:val="1"/>
      <w:numFmt w:val="bullet"/>
      <w:lvlText w:val=""/>
      <w:lvlJc w:val="left"/>
      <w:pPr>
        <w:tabs>
          <w:tab w:val="num" w:pos="2880"/>
        </w:tabs>
        <w:ind w:left="2880" w:hanging="360"/>
      </w:pPr>
      <w:rPr>
        <w:rFonts w:ascii="Symbol" w:hAnsi="Symbol"/>
      </w:rPr>
    </w:lvl>
    <w:lvl w:ilvl="4" w:tplc="0380B64C">
      <w:start w:val="1"/>
      <w:numFmt w:val="bullet"/>
      <w:lvlText w:val="o"/>
      <w:lvlJc w:val="left"/>
      <w:pPr>
        <w:tabs>
          <w:tab w:val="num" w:pos="3600"/>
        </w:tabs>
        <w:ind w:left="3600" w:hanging="360"/>
      </w:pPr>
      <w:rPr>
        <w:rFonts w:ascii="Courier New" w:hAnsi="Courier New"/>
      </w:rPr>
    </w:lvl>
    <w:lvl w:ilvl="5" w:tplc="0478DDF2">
      <w:start w:val="1"/>
      <w:numFmt w:val="bullet"/>
      <w:lvlText w:val=""/>
      <w:lvlJc w:val="left"/>
      <w:pPr>
        <w:tabs>
          <w:tab w:val="num" w:pos="4320"/>
        </w:tabs>
        <w:ind w:left="4320" w:hanging="360"/>
      </w:pPr>
      <w:rPr>
        <w:rFonts w:ascii="Wingdings" w:hAnsi="Wingdings"/>
      </w:rPr>
    </w:lvl>
    <w:lvl w:ilvl="6" w:tplc="2F0E935E">
      <w:start w:val="1"/>
      <w:numFmt w:val="bullet"/>
      <w:lvlText w:val=""/>
      <w:lvlJc w:val="left"/>
      <w:pPr>
        <w:tabs>
          <w:tab w:val="num" w:pos="5040"/>
        </w:tabs>
        <w:ind w:left="5040" w:hanging="360"/>
      </w:pPr>
      <w:rPr>
        <w:rFonts w:ascii="Symbol" w:hAnsi="Symbol"/>
      </w:rPr>
    </w:lvl>
    <w:lvl w:ilvl="7" w:tplc="2AB4ADB8">
      <w:start w:val="1"/>
      <w:numFmt w:val="bullet"/>
      <w:lvlText w:val="o"/>
      <w:lvlJc w:val="left"/>
      <w:pPr>
        <w:tabs>
          <w:tab w:val="num" w:pos="5760"/>
        </w:tabs>
        <w:ind w:left="5760" w:hanging="360"/>
      </w:pPr>
      <w:rPr>
        <w:rFonts w:ascii="Courier New" w:hAnsi="Courier New"/>
      </w:rPr>
    </w:lvl>
    <w:lvl w:ilvl="8" w:tplc="0E7858DA">
      <w:start w:val="1"/>
      <w:numFmt w:val="bullet"/>
      <w:lvlText w:val=""/>
      <w:lvlJc w:val="left"/>
      <w:pPr>
        <w:tabs>
          <w:tab w:val="num" w:pos="6480"/>
        </w:tabs>
        <w:ind w:left="6480" w:hanging="360"/>
      </w:pPr>
      <w:rPr>
        <w:rFonts w:ascii="Wingdings" w:hAnsi="Wingdings"/>
      </w:rPr>
    </w:lvl>
  </w:abstractNum>
  <w:abstractNum w:abstractNumId="12">
    <w:nsid w:val="0000001D"/>
    <w:multiLevelType w:val="hybridMultilevel"/>
    <w:tmpl w:val="0000001D"/>
    <w:lvl w:ilvl="0" w:tplc="4E5EEBEA">
      <w:start w:val="1"/>
      <w:numFmt w:val="bullet"/>
      <w:lvlText w:val=""/>
      <w:lvlJc w:val="left"/>
      <w:pPr>
        <w:tabs>
          <w:tab w:val="num" w:pos="0"/>
        </w:tabs>
        <w:ind w:left="720" w:hanging="360"/>
      </w:pPr>
      <w:rPr>
        <w:rFonts w:ascii="Symbol" w:eastAsia="Symbol" w:hAnsi="Symbol" w:cs="Symbol"/>
      </w:rPr>
    </w:lvl>
    <w:lvl w:ilvl="1" w:tplc="F600FFF0">
      <w:start w:val="1"/>
      <w:numFmt w:val="bullet"/>
      <w:lvlText w:val="o"/>
      <w:lvlJc w:val="left"/>
      <w:pPr>
        <w:tabs>
          <w:tab w:val="num" w:pos="1440"/>
        </w:tabs>
        <w:ind w:left="1440" w:hanging="360"/>
      </w:pPr>
      <w:rPr>
        <w:rFonts w:ascii="Courier New" w:hAnsi="Courier New"/>
      </w:rPr>
    </w:lvl>
    <w:lvl w:ilvl="2" w:tplc="592EC5C2">
      <w:start w:val="1"/>
      <w:numFmt w:val="bullet"/>
      <w:lvlText w:val=""/>
      <w:lvlJc w:val="left"/>
      <w:pPr>
        <w:tabs>
          <w:tab w:val="num" w:pos="2160"/>
        </w:tabs>
        <w:ind w:left="2160" w:hanging="360"/>
      </w:pPr>
      <w:rPr>
        <w:rFonts w:ascii="Wingdings" w:hAnsi="Wingdings"/>
      </w:rPr>
    </w:lvl>
    <w:lvl w:ilvl="3" w:tplc="162AD1DA">
      <w:start w:val="1"/>
      <w:numFmt w:val="bullet"/>
      <w:lvlText w:val=""/>
      <w:lvlJc w:val="left"/>
      <w:pPr>
        <w:tabs>
          <w:tab w:val="num" w:pos="2880"/>
        </w:tabs>
        <w:ind w:left="2880" w:hanging="360"/>
      </w:pPr>
      <w:rPr>
        <w:rFonts w:ascii="Symbol" w:hAnsi="Symbol"/>
      </w:rPr>
    </w:lvl>
    <w:lvl w:ilvl="4" w:tplc="577EFEF8">
      <w:start w:val="1"/>
      <w:numFmt w:val="bullet"/>
      <w:lvlText w:val="o"/>
      <w:lvlJc w:val="left"/>
      <w:pPr>
        <w:tabs>
          <w:tab w:val="num" w:pos="3600"/>
        </w:tabs>
        <w:ind w:left="3600" w:hanging="360"/>
      </w:pPr>
      <w:rPr>
        <w:rFonts w:ascii="Courier New" w:hAnsi="Courier New"/>
      </w:rPr>
    </w:lvl>
    <w:lvl w:ilvl="5" w:tplc="1ED07DC0">
      <w:start w:val="1"/>
      <w:numFmt w:val="bullet"/>
      <w:lvlText w:val=""/>
      <w:lvlJc w:val="left"/>
      <w:pPr>
        <w:tabs>
          <w:tab w:val="num" w:pos="4320"/>
        </w:tabs>
        <w:ind w:left="4320" w:hanging="360"/>
      </w:pPr>
      <w:rPr>
        <w:rFonts w:ascii="Wingdings" w:hAnsi="Wingdings"/>
      </w:rPr>
    </w:lvl>
    <w:lvl w:ilvl="6" w:tplc="CEB6D202">
      <w:start w:val="1"/>
      <w:numFmt w:val="bullet"/>
      <w:lvlText w:val=""/>
      <w:lvlJc w:val="left"/>
      <w:pPr>
        <w:tabs>
          <w:tab w:val="num" w:pos="5040"/>
        </w:tabs>
        <w:ind w:left="5040" w:hanging="360"/>
      </w:pPr>
      <w:rPr>
        <w:rFonts w:ascii="Symbol" w:hAnsi="Symbol"/>
      </w:rPr>
    </w:lvl>
    <w:lvl w:ilvl="7" w:tplc="499C64AE">
      <w:start w:val="1"/>
      <w:numFmt w:val="bullet"/>
      <w:lvlText w:val="o"/>
      <w:lvlJc w:val="left"/>
      <w:pPr>
        <w:tabs>
          <w:tab w:val="num" w:pos="5760"/>
        </w:tabs>
        <w:ind w:left="5760" w:hanging="360"/>
      </w:pPr>
      <w:rPr>
        <w:rFonts w:ascii="Courier New" w:hAnsi="Courier New"/>
      </w:rPr>
    </w:lvl>
    <w:lvl w:ilvl="8" w:tplc="FD3EDA20">
      <w:start w:val="1"/>
      <w:numFmt w:val="bullet"/>
      <w:lvlText w:val=""/>
      <w:lvlJc w:val="left"/>
      <w:pPr>
        <w:tabs>
          <w:tab w:val="num" w:pos="6480"/>
        </w:tabs>
        <w:ind w:left="6480" w:hanging="360"/>
      </w:pPr>
      <w:rPr>
        <w:rFonts w:ascii="Wingdings" w:hAnsi="Wingdings"/>
      </w:rPr>
    </w:lvl>
  </w:abstractNum>
  <w:abstractNum w:abstractNumId="13">
    <w:nsid w:val="0000001E"/>
    <w:multiLevelType w:val="hybridMultilevel"/>
    <w:tmpl w:val="0000001E"/>
    <w:lvl w:ilvl="0" w:tplc="6B6EDAF2">
      <w:start w:val="1"/>
      <w:numFmt w:val="bullet"/>
      <w:lvlText w:val=""/>
      <w:lvlJc w:val="left"/>
      <w:pPr>
        <w:tabs>
          <w:tab w:val="num" w:pos="0"/>
        </w:tabs>
        <w:ind w:left="720" w:hanging="360"/>
      </w:pPr>
      <w:rPr>
        <w:rFonts w:ascii="Symbol" w:eastAsia="Symbol" w:hAnsi="Symbol" w:cs="Symbol"/>
      </w:rPr>
    </w:lvl>
    <w:lvl w:ilvl="1" w:tplc="254E890C">
      <w:start w:val="1"/>
      <w:numFmt w:val="bullet"/>
      <w:lvlText w:val="o"/>
      <w:lvlJc w:val="left"/>
      <w:pPr>
        <w:tabs>
          <w:tab w:val="num" w:pos="1440"/>
        </w:tabs>
        <w:ind w:left="1440" w:hanging="360"/>
      </w:pPr>
      <w:rPr>
        <w:rFonts w:ascii="Courier New" w:hAnsi="Courier New"/>
      </w:rPr>
    </w:lvl>
    <w:lvl w:ilvl="2" w:tplc="F146BB6C">
      <w:start w:val="1"/>
      <w:numFmt w:val="bullet"/>
      <w:lvlText w:val=""/>
      <w:lvlJc w:val="left"/>
      <w:pPr>
        <w:tabs>
          <w:tab w:val="num" w:pos="2160"/>
        </w:tabs>
        <w:ind w:left="2160" w:hanging="360"/>
      </w:pPr>
      <w:rPr>
        <w:rFonts w:ascii="Wingdings" w:hAnsi="Wingdings"/>
      </w:rPr>
    </w:lvl>
    <w:lvl w:ilvl="3" w:tplc="9CF01878">
      <w:start w:val="1"/>
      <w:numFmt w:val="bullet"/>
      <w:lvlText w:val=""/>
      <w:lvlJc w:val="left"/>
      <w:pPr>
        <w:tabs>
          <w:tab w:val="num" w:pos="2880"/>
        </w:tabs>
        <w:ind w:left="2880" w:hanging="360"/>
      </w:pPr>
      <w:rPr>
        <w:rFonts w:ascii="Symbol" w:hAnsi="Symbol"/>
      </w:rPr>
    </w:lvl>
    <w:lvl w:ilvl="4" w:tplc="248A4804">
      <w:start w:val="1"/>
      <w:numFmt w:val="bullet"/>
      <w:lvlText w:val="o"/>
      <w:lvlJc w:val="left"/>
      <w:pPr>
        <w:tabs>
          <w:tab w:val="num" w:pos="3600"/>
        </w:tabs>
        <w:ind w:left="3600" w:hanging="360"/>
      </w:pPr>
      <w:rPr>
        <w:rFonts w:ascii="Courier New" w:hAnsi="Courier New"/>
      </w:rPr>
    </w:lvl>
    <w:lvl w:ilvl="5" w:tplc="273A2948">
      <w:start w:val="1"/>
      <w:numFmt w:val="bullet"/>
      <w:lvlText w:val=""/>
      <w:lvlJc w:val="left"/>
      <w:pPr>
        <w:tabs>
          <w:tab w:val="num" w:pos="4320"/>
        </w:tabs>
        <w:ind w:left="4320" w:hanging="360"/>
      </w:pPr>
      <w:rPr>
        <w:rFonts w:ascii="Wingdings" w:hAnsi="Wingdings"/>
      </w:rPr>
    </w:lvl>
    <w:lvl w:ilvl="6" w:tplc="24206888">
      <w:start w:val="1"/>
      <w:numFmt w:val="bullet"/>
      <w:lvlText w:val=""/>
      <w:lvlJc w:val="left"/>
      <w:pPr>
        <w:tabs>
          <w:tab w:val="num" w:pos="5040"/>
        </w:tabs>
        <w:ind w:left="5040" w:hanging="360"/>
      </w:pPr>
      <w:rPr>
        <w:rFonts w:ascii="Symbol" w:hAnsi="Symbol"/>
      </w:rPr>
    </w:lvl>
    <w:lvl w:ilvl="7" w:tplc="B8F04A76">
      <w:start w:val="1"/>
      <w:numFmt w:val="bullet"/>
      <w:lvlText w:val="o"/>
      <w:lvlJc w:val="left"/>
      <w:pPr>
        <w:tabs>
          <w:tab w:val="num" w:pos="5760"/>
        </w:tabs>
        <w:ind w:left="5760" w:hanging="360"/>
      </w:pPr>
      <w:rPr>
        <w:rFonts w:ascii="Courier New" w:hAnsi="Courier New"/>
      </w:rPr>
    </w:lvl>
    <w:lvl w:ilvl="8" w:tplc="074ADDFE">
      <w:start w:val="1"/>
      <w:numFmt w:val="bullet"/>
      <w:lvlText w:val=""/>
      <w:lvlJc w:val="left"/>
      <w:pPr>
        <w:tabs>
          <w:tab w:val="num" w:pos="6480"/>
        </w:tabs>
        <w:ind w:left="6480" w:hanging="360"/>
      </w:pPr>
      <w:rPr>
        <w:rFonts w:ascii="Wingdings" w:hAnsi="Wingdings"/>
      </w:rPr>
    </w:lvl>
  </w:abstractNum>
  <w:abstractNum w:abstractNumId="14">
    <w:nsid w:val="0000001F"/>
    <w:multiLevelType w:val="hybridMultilevel"/>
    <w:tmpl w:val="0000001F"/>
    <w:lvl w:ilvl="0" w:tplc="363021D2">
      <w:start w:val="1"/>
      <w:numFmt w:val="bullet"/>
      <w:lvlText w:val=""/>
      <w:lvlJc w:val="left"/>
      <w:pPr>
        <w:tabs>
          <w:tab w:val="num" w:pos="0"/>
        </w:tabs>
        <w:ind w:left="720" w:hanging="360"/>
      </w:pPr>
      <w:rPr>
        <w:rFonts w:ascii="Symbol" w:eastAsia="Symbol" w:hAnsi="Symbol" w:cs="Symbol"/>
        <w:i w:val="0"/>
        <w:color w:val="000000"/>
      </w:rPr>
    </w:lvl>
    <w:lvl w:ilvl="1" w:tplc="E09C7C8C">
      <w:start w:val="1"/>
      <w:numFmt w:val="bullet"/>
      <w:lvlText w:val="o"/>
      <w:lvlJc w:val="left"/>
      <w:pPr>
        <w:tabs>
          <w:tab w:val="num" w:pos="1440"/>
        </w:tabs>
        <w:ind w:left="1440" w:hanging="360"/>
      </w:pPr>
      <w:rPr>
        <w:rFonts w:ascii="Courier New" w:hAnsi="Courier New"/>
      </w:rPr>
    </w:lvl>
    <w:lvl w:ilvl="2" w:tplc="6CCAD998">
      <w:start w:val="1"/>
      <w:numFmt w:val="bullet"/>
      <w:lvlText w:val=""/>
      <w:lvlJc w:val="left"/>
      <w:pPr>
        <w:tabs>
          <w:tab w:val="num" w:pos="2160"/>
        </w:tabs>
        <w:ind w:left="2160" w:hanging="360"/>
      </w:pPr>
      <w:rPr>
        <w:rFonts w:ascii="Wingdings" w:hAnsi="Wingdings"/>
      </w:rPr>
    </w:lvl>
    <w:lvl w:ilvl="3" w:tplc="36384F14">
      <w:start w:val="1"/>
      <w:numFmt w:val="bullet"/>
      <w:lvlText w:val=""/>
      <w:lvlJc w:val="left"/>
      <w:pPr>
        <w:tabs>
          <w:tab w:val="num" w:pos="2880"/>
        </w:tabs>
        <w:ind w:left="2880" w:hanging="360"/>
      </w:pPr>
      <w:rPr>
        <w:rFonts w:ascii="Symbol" w:hAnsi="Symbol"/>
      </w:rPr>
    </w:lvl>
    <w:lvl w:ilvl="4" w:tplc="12B4EF58">
      <w:start w:val="1"/>
      <w:numFmt w:val="bullet"/>
      <w:lvlText w:val="o"/>
      <w:lvlJc w:val="left"/>
      <w:pPr>
        <w:tabs>
          <w:tab w:val="num" w:pos="3600"/>
        </w:tabs>
        <w:ind w:left="3600" w:hanging="360"/>
      </w:pPr>
      <w:rPr>
        <w:rFonts w:ascii="Courier New" w:hAnsi="Courier New"/>
      </w:rPr>
    </w:lvl>
    <w:lvl w:ilvl="5" w:tplc="8E0C050E">
      <w:start w:val="1"/>
      <w:numFmt w:val="bullet"/>
      <w:lvlText w:val=""/>
      <w:lvlJc w:val="left"/>
      <w:pPr>
        <w:tabs>
          <w:tab w:val="num" w:pos="4320"/>
        </w:tabs>
        <w:ind w:left="4320" w:hanging="360"/>
      </w:pPr>
      <w:rPr>
        <w:rFonts w:ascii="Wingdings" w:hAnsi="Wingdings"/>
      </w:rPr>
    </w:lvl>
    <w:lvl w:ilvl="6" w:tplc="2B467B14">
      <w:start w:val="1"/>
      <w:numFmt w:val="bullet"/>
      <w:lvlText w:val=""/>
      <w:lvlJc w:val="left"/>
      <w:pPr>
        <w:tabs>
          <w:tab w:val="num" w:pos="5040"/>
        </w:tabs>
        <w:ind w:left="5040" w:hanging="360"/>
      </w:pPr>
      <w:rPr>
        <w:rFonts w:ascii="Symbol" w:hAnsi="Symbol"/>
      </w:rPr>
    </w:lvl>
    <w:lvl w:ilvl="7" w:tplc="1556021A">
      <w:start w:val="1"/>
      <w:numFmt w:val="bullet"/>
      <w:lvlText w:val="o"/>
      <w:lvlJc w:val="left"/>
      <w:pPr>
        <w:tabs>
          <w:tab w:val="num" w:pos="5760"/>
        </w:tabs>
        <w:ind w:left="5760" w:hanging="360"/>
      </w:pPr>
      <w:rPr>
        <w:rFonts w:ascii="Courier New" w:hAnsi="Courier New"/>
      </w:rPr>
    </w:lvl>
    <w:lvl w:ilvl="8" w:tplc="1F30E900">
      <w:start w:val="1"/>
      <w:numFmt w:val="bullet"/>
      <w:lvlText w:val=""/>
      <w:lvlJc w:val="left"/>
      <w:pPr>
        <w:tabs>
          <w:tab w:val="num" w:pos="6480"/>
        </w:tabs>
        <w:ind w:left="6480" w:hanging="360"/>
      </w:pPr>
      <w:rPr>
        <w:rFonts w:ascii="Wingdings" w:hAnsi="Wingdings"/>
      </w:rPr>
    </w:lvl>
  </w:abstractNum>
  <w:abstractNum w:abstractNumId="15">
    <w:nsid w:val="00000020"/>
    <w:multiLevelType w:val="hybridMultilevel"/>
    <w:tmpl w:val="00000020"/>
    <w:lvl w:ilvl="0" w:tplc="C930B03E">
      <w:start w:val="1"/>
      <w:numFmt w:val="bullet"/>
      <w:lvlText w:val=""/>
      <w:lvlJc w:val="left"/>
      <w:pPr>
        <w:tabs>
          <w:tab w:val="num" w:pos="0"/>
        </w:tabs>
        <w:ind w:left="720" w:hanging="360"/>
      </w:pPr>
      <w:rPr>
        <w:rFonts w:ascii="Symbol" w:eastAsia="Symbol" w:hAnsi="Symbol" w:cs="Symbol"/>
        <w:color w:val="000000"/>
        <w:sz w:val="20"/>
      </w:rPr>
    </w:lvl>
    <w:lvl w:ilvl="1" w:tplc="CBEEDF7E">
      <w:start w:val="1"/>
      <w:numFmt w:val="bullet"/>
      <w:lvlText w:val="o"/>
      <w:lvlJc w:val="left"/>
      <w:pPr>
        <w:tabs>
          <w:tab w:val="num" w:pos="1440"/>
        </w:tabs>
        <w:ind w:left="1440" w:hanging="360"/>
      </w:pPr>
      <w:rPr>
        <w:rFonts w:ascii="Courier New" w:hAnsi="Courier New"/>
      </w:rPr>
    </w:lvl>
    <w:lvl w:ilvl="2" w:tplc="A836AB28">
      <w:start w:val="1"/>
      <w:numFmt w:val="bullet"/>
      <w:lvlText w:val=""/>
      <w:lvlJc w:val="left"/>
      <w:pPr>
        <w:tabs>
          <w:tab w:val="num" w:pos="2160"/>
        </w:tabs>
        <w:ind w:left="2160" w:hanging="360"/>
      </w:pPr>
      <w:rPr>
        <w:rFonts w:ascii="Wingdings" w:hAnsi="Wingdings"/>
      </w:rPr>
    </w:lvl>
    <w:lvl w:ilvl="3" w:tplc="93B4CB2C">
      <w:start w:val="1"/>
      <w:numFmt w:val="bullet"/>
      <w:lvlText w:val=""/>
      <w:lvlJc w:val="left"/>
      <w:pPr>
        <w:tabs>
          <w:tab w:val="num" w:pos="2880"/>
        </w:tabs>
        <w:ind w:left="2880" w:hanging="360"/>
      </w:pPr>
      <w:rPr>
        <w:rFonts w:ascii="Symbol" w:hAnsi="Symbol"/>
      </w:rPr>
    </w:lvl>
    <w:lvl w:ilvl="4" w:tplc="E67809C8">
      <w:start w:val="1"/>
      <w:numFmt w:val="bullet"/>
      <w:lvlText w:val="o"/>
      <w:lvlJc w:val="left"/>
      <w:pPr>
        <w:tabs>
          <w:tab w:val="num" w:pos="3600"/>
        </w:tabs>
        <w:ind w:left="3600" w:hanging="360"/>
      </w:pPr>
      <w:rPr>
        <w:rFonts w:ascii="Courier New" w:hAnsi="Courier New"/>
      </w:rPr>
    </w:lvl>
    <w:lvl w:ilvl="5" w:tplc="83C6D06C">
      <w:start w:val="1"/>
      <w:numFmt w:val="bullet"/>
      <w:lvlText w:val=""/>
      <w:lvlJc w:val="left"/>
      <w:pPr>
        <w:tabs>
          <w:tab w:val="num" w:pos="4320"/>
        </w:tabs>
        <w:ind w:left="4320" w:hanging="360"/>
      </w:pPr>
      <w:rPr>
        <w:rFonts w:ascii="Wingdings" w:hAnsi="Wingdings"/>
      </w:rPr>
    </w:lvl>
    <w:lvl w:ilvl="6" w:tplc="5D668E36">
      <w:start w:val="1"/>
      <w:numFmt w:val="bullet"/>
      <w:lvlText w:val=""/>
      <w:lvlJc w:val="left"/>
      <w:pPr>
        <w:tabs>
          <w:tab w:val="num" w:pos="5040"/>
        </w:tabs>
        <w:ind w:left="5040" w:hanging="360"/>
      </w:pPr>
      <w:rPr>
        <w:rFonts w:ascii="Symbol" w:hAnsi="Symbol"/>
      </w:rPr>
    </w:lvl>
    <w:lvl w:ilvl="7" w:tplc="590A257C">
      <w:start w:val="1"/>
      <w:numFmt w:val="bullet"/>
      <w:lvlText w:val="o"/>
      <w:lvlJc w:val="left"/>
      <w:pPr>
        <w:tabs>
          <w:tab w:val="num" w:pos="5760"/>
        </w:tabs>
        <w:ind w:left="5760" w:hanging="360"/>
      </w:pPr>
      <w:rPr>
        <w:rFonts w:ascii="Courier New" w:hAnsi="Courier New"/>
      </w:rPr>
    </w:lvl>
    <w:lvl w:ilvl="8" w:tplc="4E847BB0">
      <w:start w:val="1"/>
      <w:numFmt w:val="bullet"/>
      <w:lvlText w:val=""/>
      <w:lvlJc w:val="left"/>
      <w:pPr>
        <w:tabs>
          <w:tab w:val="num" w:pos="6480"/>
        </w:tabs>
        <w:ind w:left="6480" w:hanging="360"/>
      </w:pPr>
      <w:rPr>
        <w:rFonts w:ascii="Wingdings" w:hAnsi="Wingdings"/>
      </w:rPr>
    </w:lvl>
  </w:abstractNum>
  <w:abstractNum w:abstractNumId="16">
    <w:nsid w:val="00000021"/>
    <w:multiLevelType w:val="hybridMultilevel"/>
    <w:tmpl w:val="00000021"/>
    <w:lvl w:ilvl="0" w:tplc="0562BA6C">
      <w:start w:val="1"/>
      <w:numFmt w:val="bullet"/>
      <w:lvlText w:val=""/>
      <w:lvlJc w:val="left"/>
      <w:pPr>
        <w:tabs>
          <w:tab w:val="num" w:pos="0"/>
        </w:tabs>
        <w:ind w:left="720" w:hanging="360"/>
      </w:pPr>
      <w:rPr>
        <w:rFonts w:ascii="Symbol" w:eastAsia="Symbol" w:hAnsi="Symbol" w:cs="Symbol"/>
        <w:sz w:val="20"/>
      </w:rPr>
    </w:lvl>
    <w:lvl w:ilvl="1" w:tplc="5920AA48">
      <w:start w:val="1"/>
      <w:numFmt w:val="bullet"/>
      <w:lvlText w:val="o"/>
      <w:lvlJc w:val="left"/>
      <w:pPr>
        <w:tabs>
          <w:tab w:val="num" w:pos="1440"/>
        </w:tabs>
        <w:ind w:left="1440" w:hanging="360"/>
      </w:pPr>
      <w:rPr>
        <w:rFonts w:ascii="Courier New" w:hAnsi="Courier New"/>
      </w:rPr>
    </w:lvl>
    <w:lvl w:ilvl="2" w:tplc="2ECA46B2">
      <w:start w:val="1"/>
      <w:numFmt w:val="bullet"/>
      <w:lvlText w:val=""/>
      <w:lvlJc w:val="left"/>
      <w:pPr>
        <w:tabs>
          <w:tab w:val="num" w:pos="2160"/>
        </w:tabs>
        <w:ind w:left="2160" w:hanging="360"/>
      </w:pPr>
      <w:rPr>
        <w:rFonts w:ascii="Wingdings" w:hAnsi="Wingdings"/>
      </w:rPr>
    </w:lvl>
    <w:lvl w:ilvl="3" w:tplc="6C489F56">
      <w:start w:val="1"/>
      <w:numFmt w:val="bullet"/>
      <w:lvlText w:val=""/>
      <w:lvlJc w:val="left"/>
      <w:pPr>
        <w:tabs>
          <w:tab w:val="num" w:pos="2880"/>
        </w:tabs>
        <w:ind w:left="2880" w:hanging="360"/>
      </w:pPr>
      <w:rPr>
        <w:rFonts w:ascii="Symbol" w:hAnsi="Symbol"/>
      </w:rPr>
    </w:lvl>
    <w:lvl w:ilvl="4" w:tplc="23921FB0">
      <w:start w:val="1"/>
      <w:numFmt w:val="bullet"/>
      <w:lvlText w:val="o"/>
      <w:lvlJc w:val="left"/>
      <w:pPr>
        <w:tabs>
          <w:tab w:val="num" w:pos="3600"/>
        </w:tabs>
        <w:ind w:left="3600" w:hanging="360"/>
      </w:pPr>
      <w:rPr>
        <w:rFonts w:ascii="Courier New" w:hAnsi="Courier New"/>
      </w:rPr>
    </w:lvl>
    <w:lvl w:ilvl="5" w:tplc="E2F0AD02">
      <w:start w:val="1"/>
      <w:numFmt w:val="bullet"/>
      <w:lvlText w:val=""/>
      <w:lvlJc w:val="left"/>
      <w:pPr>
        <w:tabs>
          <w:tab w:val="num" w:pos="4320"/>
        </w:tabs>
        <w:ind w:left="4320" w:hanging="360"/>
      </w:pPr>
      <w:rPr>
        <w:rFonts w:ascii="Wingdings" w:hAnsi="Wingdings"/>
      </w:rPr>
    </w:lvl>
    <w:lvl w:ilvl="6" w:tplc="CE04026E">
      <w:start w:val="1"/>
      <w:numFmt w:val="bullet"/>
      <w:lvlText w:val=""/>
      <w:lvlJc w:val="left"/>
      <w:pPr>
        <w:tabs>
          <w:tab w:val="num" w:pos="5040"/>
        </w:tabs>
        <w:ind w:left="5040" w:hanging="360"/>
      </w:pPr>
      <w:rPr>
        <w:rFonts w:ascii="Symbol" w:hAnsi="Symbol"/>
      </w:rPr>
    </w:lvl>
    <w:lvl w:ilvl="7" w:tplc="AF42275A">
      <w:start w:val="1"/>
      <w:numFmt w:val="bullet"/>
      <w:lvlText w:val="o"/>
      <w:lvlJc w:val="left"/>
      <w:pPr>
        <w:tabs>
          <w:tab w:val="num" w:pos="5760"/>
        </w:tabs>
        <w:ind w:left="5760" w:hanging="360"/>
      </w:pPr>
      <w:rPr>
        <w:rFonts w:ascii="Courier New" w:hAnsi="Courier New"/>
      </w:rPr>
    </w:lvl>
    <w:lvl w:ilvl="8" w:tplc="1D34B474">
      <w:start w:val="1"/>
      <w:numFmt w:val="bullet"/>
      <w:lvlText w:val=""/>
      <w:lvlJc w:val="left"/>
      <w:pPr>
        <w:tabs>
          <w:tab w:val="num" w:pos="6480"/>
        </w:tabs>
        <w:ind w:left="6480" w:hanging="360"/>
      </w:pPr>
      <w:rPr>
        <w:rFonts w:ascii="Wingdings" w:hAnsi="Wingdings"/>
      </w:rPr>
    </w:lvl>
  </w:abstractNum>
  <w:abstractNum w:abstractNumId="17">
    <w:nsid w:val="00000022"/>
    <w:multiLevelType w:val="hybridMultilevel"/>
    <w:tmpl w:val="00000022"/>
    <w:lvl w:ilvl="0" w:tplc="27D6B78A">
      <w:start w:val="1"/>
      <w:numFmt w:val="bullet"/>
      <w:lvlText w:val=""/>
      <w:lvlJc w:val="left"/>
      <w:pPr>
        <w:tabs>
          <w:tab w:val="num" w:pos="0"/>
        </w:tabs>
        <w:ind w:left="720" w:hanging="360"/>
      </w:pPr>
      <w:rPr>
        <w:rFonts w:ascii="Symbol" w:eastAsia="Symbol" w:hAnsi="Symbol" w:cs="Symbol"/>
        <w:color w:val="000000"/>
      </w:rPr>
    </w:lvl>
    <w:lvl w:ilvl="1" w:tplc="E1786240">
      <w:start w:val="1"/>
      <w:numFmt w:val="bullet"/>
      <w:lvlText w:val="o"/>
      <w:lvlJc w:val="left"/>
      <w:pPr>
        <w:tabs>
          <w:tab w:val="num" w:pos="0"/>
        </w:tabs>
        <w:ind w:left="1440" w:hanging="360"/>
      </w:pPr>
      <w:rPr>
        <w:rFonts w:ascii="Courier New" w:eastAsia="Courier New" w:hAnsi="Courier New" w:cs="Courier New"/>
      </w:rPr>
    </w:lvl>
    <w:lvl w:ilvl="2" w:tplc="A47242A2">
      <w:start w:val="1"/>
      <w:numFmt w:val="bullet"/>
      <w:lvlText w:val=""/>
      <w:lvlJc w:val="left"/>
      <w:pPr>
        <w:tabs>
          <w:tab w:val="num" w:pos="2160"/>
        </w:tabs>
        <w:ind w:left="2160" w:hanging="360"/>
      </w:pPr>
      <w:rPr>
        <w:rFonts w:ascii="Wingdings" w:hAnsi="Wingdings"/>
      </w:rPr>
    </w:lvl>
    <w:lvl w:ilvl="3" w:tplc="B824B1FE">
      <w:start w:val="1"/>
      <w:numFmt w:val="bullet"/>
      <w:lvlText w:val=""/>
      <w:lvlJc w:val="left"/>
      <w:pPr>
        <w:tabs>
          <w:tab w:val="num" w:pos="2880"/>
        </w:tabs>
        <w:ind w:left="2880" w:hanging="360"/>
      </w:pPr>
      <w:rPr>
        <w:rFonts w:ascii="Symbol" w:hAnsi="Symbol"/>
      </w:rPr>
    </w:lvl>
    <w:lvl w:ilvl="4" w:tplc="DFB233E8">
      <w:start w:val="1"/>
      <w:numFmt w:val="bullet"/>
      <w:lvlText w:val="o"/>
      <w:lvlJc w:val="left"/>
      <w:pPr>
        <w:tabs>
          <w:tab w:val="num" w:pos="3600"/>
        </w:tabs>
        <w:ind w:left="3600" w:hanging="360"/>
      </w:pPr>
      <w:rPr>
        <w:rFonts w:ascii="Courier New" w:hAnsi="Courier New"/>
      </w:rPr>
    </w:lvl>
    <w:lvl w:ilvl="5" w:tplc="C31A6D9E">
      <w:start w:val="1"/>
      <w:numFmt w:val="bullet"/>
      <w:lvlText w:val=""/>
      <w:lvlJc w:val="left"/>
      <w:pPr>
        <w:tabs>
          <w:tab w:val="num" w:pos="4320"/>
        </w:tabs>
        <w:ind w:left="4320" w:hanging="360"/>
      </w:pPr>
      <w:rPr>
        <w:rFonts w:ascii="Wingdings" w:hAnsi="Wingdings"/>
      </w:rPr>
    </w:lvl>
    <w:lvl w:ilvl="6" w:tplc="B7B2C1A4">
      <w:start w:val="1"/>
      <w:numFmt w:val="bullet"/>
      <w:lvlText w:val=""/>
      <w:lvlJc w:val="left"/>
      <w:pPr>
        <w:tabs>
          <w:tab w:val="num" w:pos="5040"/>
        </w:tabs>
        <w:ind w:left="5040" w:hanging="360"/>
      </w:pPr>
      <w:rPr>
        <w:rFonts w:ascii="Symbol" w:hAnsi="Symbol"/>
      </w:rPr>
    </w:lvl>
    <w:lvl w:ilvl="7" w:tplc="468A887E">
      <w:start w:val="1"/>
      <w:numFmt w:val="bullet"/>
      <w:lvlText w:val="o"/>
      <w:lvlJc w:val="left"/>
      <w:pPr>
        <w:tabs>
          <w:tab w:val="num" w:pos="5760"/>
        </w:tabs>
        <w:ind w:left="5760" w:hanging="360"/>
      </w:pPr>
      <w:rPr>
        <w:rFonts w:ascii="Courier New" w:hAnsi="Courier New"/>
      </w:rPr>
    </w:lvl>
    <w:lvl w:ilvl="8" w:tplc="C7325358">
      <w:start w:val="1"/>
      <w:numFmt w:val="bullet"/>
      <w:lvlText w:val=""/>
      <w:lvlJc w:val="left"/>
      <w:pPr>
        <w:tabs>
          <w:tab w:val="num" w:pos="6480"/>
        </w:tabs>
        <w:ind w:left="6480" w:hanging="360"/>
      </w:pPr>
      <w:rPr>
        <w:rFonts w:ascii="Wingdings" w:hAnsi="Wingdings"/>
      </w:rPr>
    </w:lvl>
  </w:abstractNum>
  <w:abstractNum w:abstractNumId="18">
    <w:nsid w:val="00000023"/>
    <w:multiLevelType w:val="hybridMultilevel"/>
    <w:tmpl w:val="00000023"/>
    <w:lvl w:ilvl="0" w:tplc="F442145C">
      <w:start w:val="1"/>
      <w:numFmt w:val="bullet"/>
      <w:lvlText w:val=""/>
      <w:lvlJc w:val="left"/>
      <w:pPr>
        <w:tabs>
          <w:tab w:val="num" w:pos="0"/>
        </w:tabs>
        <w:ind w:left="720" w:hanging="360"/>
      </w:pPr>
      <w:rPr>
        <w:rFonts w:ascii="Symbol" w:eastAsia="Symbol" w:hAnsi="Symbol" w:cs="Symbol"/>
      </w:rPr>
    </w:lvl>
    <w:lvl w:ilvl="1" w:tplc="87483716">
      <w:start w:val="1"/>
      <w:numFmt w:val="bullet"/>
      <w:lvlText w:val="o"/>
      <w:lvlJc w:val="left"/>
      <w:pPr>
        <w:tabs>
          <w:tab w:val="num" w:pos="1440"/>
        </w:tabs>
        <w:ind w:left="1440" w:hanging="360"/>
      </w:pPr>
      <w:rPr>
        <w:rFonts w:ascii="Courier New" w:hAnsi="Courier New"/>
      </w:rPr>
    </w:lvl>
    <w:lvl w:ilvl="2" w:tplc="A8C87D70">
      <w:start w:val="1"/>
      <w:numFmt w:val="bullet"/>
      <w:lvlText w:val=""/>
      <w:lvlJc w:val="left"/>
      <w:pPr>
        <w:tabs>
          <w:tab w:val="num" w:pos="2160"/>
        </w:tabs>
        <w:ind w:left="2160" w:hanging="360"/>
      </w:pPr>
      <w:rPr>
        <w:rFonts w:ascii="Wingdings" w:hAnsi="Wingdings"/>
      </w:rPr>
    </w:lvl>
    <w:lvl w:ilvl="3" w:tplc="8EAE54F0">
      <w:start w:val="1"/>
      <w:numFmt w:val="bullet"/>
      <w:lvlText w:val=""/>
      <w:lvlJc w:val="left"/>
      <w:pPr>
        <w:tabs>
          <w:tab w:val="num" w:pos="2880"/>
        </w:tabs>
        <w:ind w:left="2880" w:hanging="360"/>
      </w:pPr>
      <w:rPr>
        <w:rFonts w:ascii="Symbol" w:hAnsi="Symbol"/>
      </w:rPr>
    </w:lvl>
    <w:lvl w:ilvl="4" w:tplc="FB1849EC">
      <w:start w:val="1"/>
      <w:numFmt w:val="bullet"/>
      <w:lvlText w:val="o"/>
      <w:lvlJc w:val="left"/>
      <w:pPr>
        <w:tabs>
          <w:tab w:val="num" w:pos="3600"/>
        </w:tabs>
        <w:ind w:left="3600" w:hanging="360"/>
      </w:pPr>
      <w:rPr>
        <w:rFonts w:ascii="Courier New" w:hAnsi="Courier New"/>
      </w:rPr>
    </w:lvl>
    <w:lvl w:ilvl="5" w:tplc="72D4B520">
      <w:start w:val="1"/>
      <w:numFmt w:val="bullet"/>
      <w:lvlText w:val=""/>
      <w:lvlJc w:val="left"/>
      <w:pPr>
        <w:tabs>
          <w:tab w:val="num" w:pos="4320"/>
        </w:tabs>
        <w:ind w:left="4320" w:hanging="360"/>
      </w:pPr>
      <w:rPr>
        <w:rFonts w:ascii="Wingdings" w:hAnsi="Wingdings"/>
      </w:rPr>
    </w:lvl>
    <w:lvl w:ilvl="6" w:tplc="3B64F638">
      <w:start w:val="1"/>
      <w:numFmt w:val="bullet"/>
      <w:lvlText w:val=""/>
      <w:lvlJc w:val="left"/>
      <w:pPr>
        <w:tabs>
          <w:tab w:val="num" w:pos="5040"/>
        </w:tabs>
        <w:ind w:left="5040" w:hanging="360"/>
      </w:pPr>
      <w:rPr>
        <w:rFonts w:ascii="Symbol" w:hAnsi="Symbol"/>
      </w:rPr>
    </w:lvl>
    <w:lvl w:ilvl="7" w:tplc="8EA256A0">
      <w:start w:val="1"/>
      <w:numFmt w:val="bullet"/>
      <w:lvlText w:val="o"/>
      <w:lvlJc w:val="left"/>
      <w:pPr>
        <w:tabs>
          <w:tab w:val="num" w:pos="5760"/>
        </w:tabs>
        <w:ind w:left="5760" w:hanging="360"/>
      </w:pPr>
      <w:rPr>
        <w:rFonts w:ascii="Courier New" w:hAnsi="Courier New"/>
      </w:rPr>
    </w:lvl>
    <w:lvl w:ilvl="8" w:tplc="98F0DE8A">
      <w:start w:val="1"/>
      <w:numFmt w:val="bullet"/>
      <w:lvlText w:val=""/>
      <w:lvlJc w:val="left"/>
      <w:pPr>
        <w:tabs>
          <w:tab w:val="num" w:pos="6480"/>
        </w:tabs>
        <w:ind w:left="6480" w:hanging="360"/>
      </w:pPr>
      <w:rPr>
        <w:rFonts w:ascii="Wingdings" w:hAnsi="Wingdings"/>
      </w:rPr>
    </w:lvl>
  </w:abstractNum>
  <w:abstractNum w:abstractNumId="19">
    <w:nsid w:val="00000028"/>
    <w:multiLevelType w:val="hybridMultilevel"/>
    <w:tmpl w:val="00000028"/>
    <w:lvl w:ilvl="0" w:tplc="FF5866E4">
      <w:start w:val="1"/>
      <w:numFmt w:val="bullet"/>
      <w:lvlText w:val=""/>
      <w:lvlJc w:val="left"/>
      <w:pPr>
        <w:tabs>
          <w:tab w:val="num" w:pos="0"/>
        </w:tabs>
        <w:ind w:left="720" w:hanging="360"/>
      </w:pPr>
      <w:rPr>
        <w:rFonts w:ascii="Symbol" w:eastAsia="Symbol" w:hAnsi="Symbol" w:cs="Symbol"/>
      </w:rPr>
    </w:lvl>
    <w:lvl w:ilvl="1" w:tplc="9FBEDE70">
      <w:start w:val="1"/>
      <w:numFmt w:val="bullet"/>
      <w:lvlText w:val="o"/>
      <w:lvlJc w:val="left"/>
      <w:pPr>
        <w:tabs>
          <w:tab w:val="num" w:pos="1440"/>
        </w:tabs>
        <w:ind w:left="1440" w:hanging="360"/>
      </w:pPr>
      <w:rPr>
        <w:rFonts w:ascii="Courier New" w:hAnsi="Courier New"/>
      </w:rPr>
    </w:lvl>
    <w:lvl w:ilvl="2" w:tplc="23F2650C">
      <w:start w:val="1"/>
      <w:numFmt w:val="bullet"/>
      <w:lvlText w:val=""/>
      <w:lvlJc w:val="left"/>
      <w:pPr>
        <w:tabs>
          <w:tab w:val="num" w:pos="2160"/>
        </w:tabs>
        <w:ind w:left="2160" w:hanging="360"/>
      </w:pPr>
      <w:rPr>
        <w:rFonts w:ascii="Wingdings" w:hAnsi="Wingdings"/>
      </w:rPr>
    </w:lvl>
    <w:lvl w:ilvl="3" w:tplc="1E5058DC">
      <w:start w:val="1"/>
      <w:numFmt w:val="bullet"/>
      <w:lvlText w:val=""/>
      <w:lvlJc w:val="left"/>
      <w:pPr>
        <w:tabs>
          <w:tab w:val="num" w:pos="2880"/>
        </w:tabs>
        <w:ind w:left="2880" w:hanging="360"/>
      </w:pPr>
      <w:rPr>
        <w:rFonts w:ascii="Symbol" w:hAnsi="Symbol"/>
      </w:rPr>
    </w:lvl>
    <w:lvl w:ilvl="4" w:tplc="7BB68316">
      <w:start w:val="1"/>
      <w:numFmt w:val="bullet"/>
      <w:lvlText w:val="o"/>
      <w:lvlJc w:val="left"/>
      <w:pPr>
        <w:tabs>
          <w:tab w:val="num" w:pos="3600"/>
        </w:tabs>
        <w:ind w:left="3600" w:hanging="360"/>
      </w:pPr>
      <w:rPr>
        <w:rFonts w:ascii="Courier New" w:hAnsi="Courier New"/>
      </w:rPr>
    </w:lvl>
    <w:lvl w:ilvl="5" w:tplc="693A48D8">
      <w:start w:val="1"/>
      <w:numFmt w:val="bullet"/>
      <w:lvlText w:val=""/>
      <w:lvlJc w:val="left"/>
      <w:pPr>
        <w:tabs>
          <w:tab w:val="num" w:pos="4320"/>
        </w:tabs>
        <w:ind w:left="4320" w:hanging="360"/>
      </w:pPr>
      <w:rPr>
        <w:rFonts w:ascii="Wingdings" w:hAnsi="Wingdings"/>
      </w:rPr>
    </w:lvl>
    <w:lvl w:ilvl="6" w:tplc="E9C01538">
      <w:start w:val="1"/>
      <w:numFmt w:val="bullet"/>
      <w:lvlText w:val=""/>
      <w:lvlJc w:val="left"/>
      <w:pPr>
        <w:tabs>
          <w:tab w:val="num" w:pos="5040"/>
        </w:tabs>
        <w:ind w:left="5040" w:hanging="360"/>
      </w:pPr>
      <w:rPr>
        <w:rFonts w:ascii="Symbol" w:hAnsi="Symbol"/>
      </w:rPr>
    </w:lvl>
    <w:lvl w:ilvl="7" w:tplc="49F6B244">
      <w:start w:val="1"/>
      <w:numFmt w:val="bullet"/>
      <w:lvlText w:val="o"/>
      <w:lvlJc w:val="left"/>
      <w:pPr>
        <w:tabs>
          <w:tab w:val="num" w:pos="5760"/>
        </w:tabs>
        <w:ind w:left="5760" w:hanging="360"/>
      </w:pPr>
      <w:rPr>
        <w:rFonts w:ascii="Courier New" w:hAnsi="Courier New"/>
      </w:rPr>
    </w:lvl>
    <w:lvl w:ilvl="8" w:tplc="7AEADB68">
      <w:start w:val="1"/>
      <w:numFmt w:val="bullet"/>
      <w:lvlText w:val=""/>
      <w:lvlJc w:val="left"/>
      <w:pPr>
        <w:tabs>
          <w:tab w:val="num" w:pos="6480"/>
        </w:tabs>
        <w:ind w:left="6480" w:hanging="360"/>
      </w:pPr>
      <w:rPr>
        <w:rFonts w:ascii="Wingdings" w:hAnsi="Wingdings"/>
      </w:rPr>
    </w:lvl>
  </w:abstractNum>
  <w:abstractNum w:abstractNumId="20">
    <w:nsid w:val="00000029"/>
    <w:multiLevelType w:val="hybridMultilevel"/>
    <w:tmpl w:val="00000029"/>
    <w:lvl w:ilvl="0" w:tplc="4D504E88">
      <w:start w:val="1"/>
      <w:numFmt w:val="bullet"/>
      <w:lvlText w:val=""/>
      <w:lvlJc w:val="left"/>
      <w:pPr>
        <w:tabs>
          <w:tab w:val="num" w:pos="0"/>
        </w:tabs>
        <w:ind w:left="720" w:hanging="360"/>
      </w:pPr>
      <w:rPr>
        <w:rFonts w:ascii="Symbol" w:eastAsia="Symbol" w:hAnsi="Symbol" w:cs="Symbol"/>
      </w:rPr>
    </w:lvl>
    <w:lvl w:ilvl="1" w:tplc="34D2C0D0">
      <w:start w:val="1"/>
      <w:numFmt w:val="bullet"/>
      <w:lvlText w:val="o"/>
      <w:lvlJc w:val="left"/>
      <w:pPr>
        <w:tabs>
          <w:tab w:val="num" w:pos="1440"/>
        </w:tabs>
        <w:ind w:left="1440" w:hanging="360"/>
      </w:pPr>
      <w:rPr>
        <w:rFonts w:ascii="Courier New" w:hAnsi="Courier New"/>
      </w:rPr>
    </w:lvl>
    <w:lvl w:ilvl="2" w:tplc="9934E746">
      <w:start w:val="1"/>
      <w:numFmt w:val="bullet"/>
      <w:lvlText w:val=""/>
      <w:lvlJc w:val="left"/>
      <w:pPr>
        <w:tabs>
          <w:tab w:val="num" w:pos="2160"/>
        </w:tabs>
        <w:ind w:left="2160" w:hanging="360"/>
      </w:pPr>
      <w:rPr>
        <w:rFonts w:ascii="Wingdings" w:hAnsi="Wingdings"/>
      </w:rPr>
    </w:lvl>
    <w:lvl w:ilvl="3" w:tplc="E7CAD672">
      <w:start w:val="1"/>
      <w:numFmt w:val="bullet"/>
      <w:lvlText w:val=""/>
      <w:lvlJc w:val="left"/>
      <w:pPr>
        <w:tabs>
          <w:tab w:val="num" w:pos="2880"/>
        </w:tabs>
        <w:ind w:left="2880" w:hanging="360"/>
      </w:pPr>
      <w:rPr>
        <w:rFonts w:ascii="Symbol" w:hAnsi="Symbol"/>
      </w:rPr>
    </w:lvl>
    <w:lvl w:ilvl="4" w:tplc="947495AE">
      <w:start w:val="1"/>
      <w:numFmt w:val="bullet"/>
      <w:lvlText w:val="o"/>
      <w:lvlJc w:val="left"/>
      <w:pPr>
        <w:tabs>
          <w:tab w:val="num" w:pos="3600"/>
        </w:tabs>
        <w:ind w:left="3600" w:hanging="360"/>
      </w:pPr>
      <w:rPr>
        <w:rFonts w:ascii="Courier New" w:hAnsi="Courier New"/>
      </w:rPr>
    </w:lvl>
    <w:lvl w:ilvl="5" w:tplc="C7EC5118">
      <w:start w:val="1"/>
      <w:numFmt w:val="bullet"/>
      <w:lvlText w:val=""/>
      <w:lvlJc w:val="left"/>
      <w:pPr>
        <w:tabs>
          <w:tab w:val="num" w:pos="4320"/>
        </w:tabs>
        <w:ind w:left="4320" w:hanging="360"/>
      </w:pPr>
      <w:rPr>
        <w:rFonts w:ascii="Wingdings" w:hAnsi="Wingdings"/>
      </w:rPr>
    </w:lvl>
    <w:lvl w:ilvl="6" w:tplc="9EE8A970">
      <w:start w:val="1"/>
      <w:numFmt w:val="bullet"/>
      <w:lvlText w:val=""/>
      <w:lvlJc w:val="left"/>
      <w:pPr>
        <w:tabs>
          <w:tab w:val="num" w:pos="5040"/>
        </w:tabs>
        <w:ind w:left="5040" w:hanging="360"/>
      </w:pPr>
      <w:rPr>
        <w:rFonts w:ascii="Symbol" w:hAnsi="Symbol"/>
      </w:rPr>
    </w:lvl>
    <w:lvl w:ilvl="7" w:tplc="B4048240">
      <w:start w:val="1"/>
      <w:numFmt w:val="bullet"/>
      <w:lvlText w:val="o"/>
      <w:lvlJc w:val="left"/>
      <w:pPr>
        <w:tabs>
          <w:tab w:val="num" w:pos="5760"/>
        </w:tabs>
        <w:ind w:left="5760" w:hanging="360"/>
      </w:pPr>
      <w:rPr>
        <w:rFonts w:ascii="Courier New" w:hAnsi="Courier New"/>
      </w:rPr>
    </w:lvl>
    <w:lvl w:ilvl="8" w:tplc="6510B0F0">
      <w:start w:val="1"/>
      <w:numFmt w:val="bullet"/>
      <w:lvlText w:val=""/>
      <w:lvlJc w:val="left"/>
      <w:pPr>
        <w:tabs>
          <w:tab w:val="num" w:pos="6480"/>
        </w:tabs>
        <w:ind w:left="6480" w:hanging="360"/>
      </w:pPr>
      <w:rPr>
        <w:rFonts w:ascii="Wingdings" w:hAnsi="Wingdings"/>
      </w:rPr>
    </w:lvl>
  </w:abstractNum>
  <w:abstractNum w:abstractNumId="21">
    <w:nsid w:val="0000002A"/>
    <w:multiLevelType w:val="hybridMultilevel"/>
    <w:tmpl w:val="0000002A"/>
    <w:lvl w:ilvl="0" w:tplc="1E723EB0">
      <w:start w:val="1"/>
      <w:numFmt w:val="bullet"/>
      <w:lvlText w:val=""/>
      <w:lvlJc w:val="left"/>
      <w:pPr>
        <w:tabs>
          <w:tab w:val="num" w:pos="0"/>
        </w:tabs>
        <w:ind w:left="720" w:hanging="360"/>
      </w:pPr>
      <w:rPr>
        <w:rFonts w:ascii="Symbol" w:eastAsia="Symbol" w:hAnsi="Symbol" w:cs="Symbol"/>
      </w:rPr>
    </w:lvl>
    <w:lvl w:ilvl="1" w:tplc="58B81E84">
      <w:start w:val="1"/>
      <w:numFmt w:val="bullet"/>
      <w:lvlText w:val="o"/>
      <w:lvlJc w:val="left"/>
      <w:pPr>
        <w:tabs>
          <w:tab w:val="num" w:pos="1440"/>
        </w:tabs>
        <w:ind w:left="1440" w:hanging="360"/>
      </w:pPr>
      <w:rPr>
        <w:rFonts w:ascii="Courier New" w:hAnsi="Courier New"/>
      </w:rPr>
    </w:lvl>
    <w:lvl w:ilvl="2" w:tplc="FD2894B6">
      <w:start w:val="1"/>
      <w:numFmt w:val="bullet"/>
      <w:lvlText w:val=""/>
      <w:lvlJc w:val="left"/>
      <w:pPr>
        <w:tabs>
          <w:tab w:val="num" w:pos="2160"/>
        </w:tabs>
        <w:ind w:left="2160" w:hanging="360"/>
      </w:pPr>
      <w:rPr>
        <w:rFonts w:ascii="Wingdings" w:hAnsi="Wingdings"/>
      </w:rPr>
    </w:lvl>
    <w:lvl w:ilvl="3" w:tplc="74DA69AC">
      <w:start w:val="1"/>
      <w:numFmt w:val="bullet"/>
      <w:lvlText w:val=""/>
      <w:lvlJc w:val="left"/>
      <w:pPr>
        <w:tabs>
          <w:tab w:val="num" w:pos="2880"/>
        </w:tabs>
        <w:ind w:left="2880" w:hanging="360"/>
      </w:pPr>
      <w:rPr>
        <w:rFonts w:ascii="Symbol" w:hAnsi="Symbol"/>
      </w:rPr>
    </w:lvl>
    <w:lvl w:ilvl="4" w:tplc="872E8E7E">
      <w:start w:val="1"/>
      <w:numFmt w:val="bullet"/>
      <w:lvlText w:val="o"/>
      <w:lvlJc w:val="left"/>
      <w:pPr>
        <w:tabs>
          <w:tab w:val="num" w:pos="3600"/>
        </w:tabs>
        <w:ind w:left="3600" w:hanging="360"/>
      </w:pPr>
      <w:rPr>
        <w:rFonts w:ascii="Courier New" w:hAnsi="Courier New"/>
      </w:rPr>
    </w:lvl>
    <w:lvl w:ilvl="5" w:tplc="073E27B8">
      <w:start w:val="1"/>
      <w:numFmt w:val="bullet"/>
      <w:lvlText w:val=""/>
      <w:lvlJc w:val="left"/>
      <w:pPr>
        <w:tabs>
          <w:tab w:val="num" w:pos="4320"/>
        </w:tabs>
        <w:ind w:left="4320" w:hanging="360"/>
      </w:pPr>
      <w:rPr>
        <w:rFonts w:ascii="Wingdings" w:hAnsi="Wingdings"/>
      </w:rPr>
    </w:lvl>
    <w:lvl w:ilvl="6" w:tplc="32E26F84">
      <w:start w:val="1"/>
      <w:numFmt w:val="bullet"/>
      <w:lvlText w:val=""/>
      <w:lvlJc w:val="left"/>
      <w:pPr>
        <w:tabs>
          <w:tab w:val="num" w:pos="5040"/>
        </w:tabs>
        <w:ind w:left="5040" w:hanging="360"/>
      </w:pPr>
      <w:rPr>
        <w:rFonts w:ascii="Symbol" w:hAnsi="Symbol"/>
      </w:rPr>
    </w:lvl>
    <w:lvl w:ilvl="7" w:tplc="A824F372">
      <w:start w:val="1"/>
      <w:numFmt w:val="bullet"/>
      <w:lvlText w:val="o"/>
      <w:lvlJc w:val="left"/>
      <w:pPr>
        <w:tabs>
          <w:tab w:val="num" w:pos="5760"/>
        </w:tabs>
        <w:ind w:left="5760" w:hanging="360"/>
      </w:pPr>
      <w:rPr>
        <w:rFonts w:ascii="Courier New" w:hAnsi="Courier New"/>
      </w:rPr>
    </w:lvl>
    <w:lvl w:ilvl="8" w:tplc="E9C4A5A4">
      <w:start w:val="1"/>
      <w:numFmt w:val="bullet"/>
      <w:lvlText w:val=""/>
      <w:lvlJc w:val="left"/>
      <w:pPr>
        <w:tabs>
          <w:tab w:val="num" w:pos="6480"/>
        </w:tabs>
        <w:ind w:left="6480" w:hanging="360"/>
      </w:pPr>
      <w:rPr>
        <w:rFonts w:ascii="Wingdings" w:hAnsi="Wingdings"/>
      </w:rPr>
    </w:lvl>
  </w:abstractNum>
  <w:abstractNum w:abstractNumId="22">
    <w:nsid w:val="0000002B"/>
    <w:multiLevelType w:val="hybridMultilevel"/>
    <w:tmpl w:val="0000002B"/>
    <w:lvl w:ilvl="0" w:tplc="A85C8238">
      <w:start w:val="1"/>
      <w:numFmt w:val="bullet"/>
      <w:lvlText w:val=""/>
      <w:lvlJc w:val="left"/>
      <w:pPr>
        <w:tabs>
          <w:tab w:val="num" w:pos="0"/>
        </w:tabs>
        <w:ind w:left="720" w:hanging="360"/>
      </w:pPr>
      <w:rPr>
        <w:rFonts w:ascii="Symbol" w:eastAsia="Symbol" w:hAnsi="Symbol" w:cs="Symbol"/>
      </w:rPr>
    </w:lvl>
    <w:lvl w:ilvl="1" w:tplc="16AC204C">
      <w:start w:val="1"/>
      <w:numFmt w:val="bullet"/>
      <w:lvlText w:val="o"/>
      <w:lvlJc w:val="left"/>
      <w:pPr>
        <w:tabs>
          <w:tab w:val="num" w:pos="1440"/>
        </w:tabs>
        <w:ind w:left="1440" w:hanging="360"/>
      </w:pPr>
      <w:rPr>
        <w:rFonts w:ascii="Courier New" w:hAnsi="Courier New"/>
      </w:rPr>
    </w:lvl>
    <w:lvl w:ilvl="2" w:tplc="736A1DC6">
      <w:start w:val="1"/>
      <w:numFmt w:val="bullet"/>
      <w:lvlText w:val=""/>
      <w:lvlJc w:val="left"/>
      <w:pPr>
        <w:tabs>
          <w:tab w:val="num" w:pos="2160"/>
        </w:tabs>
        <w:ind w:left="2160" w:hanging="360"/>
      </w:pPr>
      <w:rPr>
        <w:rFonts w:ascii="Wingdings" w:hAnsi="Wingdings"/>
      </w:rPr>
    </w:lvl>
    <w:lvl w:ilvl="3" w:tplc="B8BEC044">
      <w:start w:val="1"/>
      <w:numFmt w:val="bullet"/>
      <w:lvlText w:val=""/>
      <w:lvlJc w:val="left"/>
      <w:pPr>
        <w:tabs>
          <w:tab w:val="num" w:pos="2880"/>
        </w:tabs>
        <w:ind w:left="2880" w:hanging="360"/>
      </w:pPr>
      <w:rPr>
        <w:rFonts w:ascii="Symbol" w:hAnsi="Symbol"/>
      </w:rPr>
    </w:lvl>
    <w:lvl w:ilvl="4" w:tplc="A1B2C300">
      <w:start w:val="1"/>
      <w:numFmt w:val="bullet"/>
      <w:lvlText w:val="o"/>
      <w:lvlJc w:val="left"/>
      <w:pPr>
        <w:tabs>
          <w:tab w:val="num" w:pos="3600"/>
        </w:tabs>
        <w:ind w:left="3600" w:hanging="360"/>
      </w:pPr>
      <w:rPr>
        <w:rFonts w:ascii="Courier New" w:hAnsi="Courier New"/>
      </w:rPr>
    </w:lvl>
    <w:lvl w:ilvl="5" w:tplc="57D60674">
      <w:start w:val="1"/>
      <w:numFmt w:val="bullet"/>
      <w:lvlText w:val=""/>
      <w:lvlJc w:val="left"/>
      <w:pPr>
        <w:tabs>
          <w:tab w:val="num" w:pos="4320"/>
        </w:tabs>
        <w:ind w:left="4320" w:hanging="360"/>
      </w:pPr>
      <w:rPr>
        <w:rFonts w:ascii="Wingdings" w:hAnsi="Wingdings"/>
      </w:rPr>
    </w:lvl>
    <w:lvl w:ilvl="6" w:tplc="D4DC8448">
      <w:start w:val="1"/>
      <w:numFmt w:val="bullet"/>
      <w:lvlText w:val=""/>
      <w:lvlJc w:val="left"/>
      <w:pPr>
        <w:tabs>
          <w:tab w:val="num" w:pos="5040"/>
        </w:tabs>
        <w:ind w:left="5040" w:hanging="360"/>
      </w:pPr>
      <w:rPr>
        <w:rFonts w:ascii="Symbol" w:hAnsi="Symbol"/>
      </w:rPr>
    </w:lvl>
    <w:lvl w:ilvl="7" w:tplc="61962FD8">
      <w:start w:val="1"/>
      <w:numFmt w:val="bullet"/>
      <w:lvlText w:val="o"/>
      <w:lvlJc w:val="left"/>
      <w:pPr>
        <w:tabs>
          <w:tab w:val="num" w:pos="5760"/>
        </w:tabs>
        <w:ind w:left="5760" w:hanging="360"/>
      </w:pPr>
      <w:rPr>
        <w:rFonts w:ascii="Courier New" w:hAnsi="Courier New"/>
      </w:rPr>
    </w:lvl>
    <w:lvl w:ilvl="8" w:tplc="EE12B1FE">
      <w:start w:val="1"/>
      <w:numFmt w:val="bullet"/>
      <w:lvlText w:val=""/>
      <w:lvlJc w:val="left"/>
      <w:pPr>
        <w:tabs>
          <w:tab w:val="num" w:pos="6480"/>
        </w:tabs>
        <w:ind w:left="6480" w:hanging="360"/>
      </w:pPr>
      <w:rPr>
        <w:rFonts w:ascii="Wingdings" w:hAnsi="Wingdings"/>
      </w:rPr>
    </w:lvl>
  </w:abstractNum>
  <w:abstractNum w:abstractNumId="23">
    <w:nsid w:val="0000002C"/>
    <w:multiLevelType w:val="hybridMultilevel"/>
    <w:tmpl w:val="0000002C"/>
    <w:lvl w:ilvl="0" w:tplc="3852FB5C">
      <w:start w:val="1"/>
      <w:numFmt w:val="bullet"/>
      <w:lvlText w:val=""/>
      <w:lvlJc w:val="left"/>
      <w:pPr>
        <w:tabs>
          <w:tab w:val="num" w:pos="0"/>
        </w:tabs>
        <w:ind w:left="720" w:hanging="360"/>
      </w:pPr>
      <w:rPr>
        <w:rFonts w:ascii="Symbol" w:eastAsia="Symbol" w:hAnsi="Symbol" w:cs="Symbol"/>
      </w:rPr>
    </w:lvl>
    <w:lvl w:ilvl="1" w:tplc="8F54191A">
      <w:start w:val="1"/>
      <w:numFmt w:val="bullet"/>
      <w:lvlText w:val="o"/>
      <w:lvlJc w:val="left"/>
      <w:pPr>
        <w:tabs>
          <w:tab w:val="num" w:pos="1440"/>
        </w:tabs>
        <w:ind w:left="1440" w:hanging="360"/>
      </w:pPr>
      <w:rPr>
        <w:rFonts w:ascii="Courier New" w:hAnsi="Courier New"/>
      </w:rPr>
    </w:lvl>
    <w:lvl w:ilvl="2" w:tplc="3D5AF0D8">
      <w:start w:val="1"/>
      <w:numFmt w:val="bullet"/>
      <w:lvlText w:val=""/>
      <w:lvlJc w:val="left"/>
      <w:pPr>
        <w:tabs>
          <w:tab w:val="num" w:pos="2160"/>
        </w:tabs>
        <w:ind w:left="2160" w:hanging="360"/>
      </w:pPr>
      <w:rPr>
        <w:rFonts w:ascii="Wingdings" w:hAnsi="Wingdings"/>
      </w:rPr>
    </w:lvl>
    <w:lvl w:ilvl="3" w:tplc="2CC02C9E">
      <w:start w:val="1"/>
      <w:numFmt w:val="bullet"/>
      <w:lvlText w:val=""/>
      <w:lvlJc w:val="left"/>
      <w:pPr>
        <w:tabs>
          <w:tab w:val="num" w:pos="2880"/>
        </w:tabs>
        <w:ind w:left="2880" w:hanging="360"/>
      </w:pPr>
      <w:rPr>
        <w:rFonts w:ascii="Symbol" w:hAnsi="Symbol"/>
      </w:rPr>
    </w:lvl>
    <w:lvl w:ilvl="4" w:tplc="37FABB1C">
      <w:start w:val="1"/>
      <w:numFmt w:val="bullet"/>
      <w:lvlText w:val="o"/>
      <w:lvlJc w:val="left"/>
      <w:pPr>
        <w:tabs>
          <w:tab w:val="num" w:pos="3600"/>
        </w:tabs>
        <w:ind w:left="3600" w:hanging="360"/>
      </w:pPr>
      <w:rPr>
        <w:rFonts w:ascii="Courier New" w:hAnsi="Courier New"/>
      </w:rPr>
    </w:lvl>
    <w:lvl w:ilvl="5" w:tplc="9D065EC2">
      <w:start w:val="1"/>
      <w:numFmt w:val="bullet"/>
      <w:lvlText w:val=""/>
      <w:lvlJc w:val="left"/>
      <w:pPr>
        <w:tabs>
          <w:tab w:val="num" w:pos="4320"/>
        </w:tabs>
        <w:ind w:left="4320" w:hanging="360"/>
      </w:pPr>
      <w:rPr>
        <w:rFonts w:ascii="Wingdings" w:hAnsi="Wingdings"/>
      </w:rPr>
    </w:lvl>
    <w:lvl w:ilvl="6" w:tplc="BBF413B2">
      <w:start w:val="1"/>
      <w:numFmt w:val="bullet"/>
      <w:lvlText w:val=""/>
      <w:lvlJc w:val="left"/>
      <w:pPr>
        <w:tabs>
          <w:tab w:val="num" w:pos="5040"/>
        </w:tabs>
        <w:ind w:left="5040" w:hanging="360"/>
      </w:pPr>
      <w:rPr>
        <w:rFonts w:ascii="Symbol" w:hAnsi="Symbol"/>
      </w:rPr>
    </w:lvl>
    <w:lvl w:ilvl="7" w:tplc="E5E4FE20">
      <w:start w:val="1"/>
      <w:numFmt w:val="bullet"/>
      <w:lvlText w:val="o"/>
      <w:lvlJc w:val="left"/>
      <w:pPr>
        <w:tabs>
          <w:tab w:val="num" w:pos="5760"/>
        </w:tabs>
        <w:ind w:left="5760" w:hanging="360"/>
      </w:pPr>
      <w:rPr>
        <w:rFonts w:ascii="Courier New" w:hAnsi="Courier New"/>
      </w:rPr>
    </w:lvl>
    <w:lvl w:ilvl="8" w:tplc="B88E9070">
      <w:start w:val="1"/>
      <w:numFmt w:val="bullet"/>
      <w:lvlText w:val=""/>
      <w:lvlJc w:val="left"/>
      <w:pPr>
        <w:tabs>
          <w:tab w:val="num" w:pos="6480"/>
        </w:tabs>
        <w:ind w:left="6480" w:hanging="360"/>
      </w:pPr>
      <w:rPr>
        <w:rFonts w:ascii="Wingdings" w:hAnsi="Wingdings"/>
      </w:rPr>
    </w:lvl>
  </w:abstractNum>
  <w:abstractNum w:abstractNumId="24">
    <w:nsid w:val="0000002D"/>
    <w:multiLevelType w:val="hybridMultilevel"/>
    <w:tmpl w:val="0000002D"/>
    <w:lvl w:ilvl="0" w:tplc="E5488964">
      <w:start w:val="1"/>
      <w:numFmt w:val="bullet"/>
      <w:lvlText w:val=""/>
      <w:lvlJc w:val="left"/>
      <w:pPr>
        <w:tabs>
          <w:tab w:val="num" w:pos="0"/>
        </w:tabs>
        <w:ind w:left="720" w:hanging="360"/>
      </w:pPr>
      <w:rPr>
        <w:rFonts w:ascii="Symbol" w:eastAsia="Symbol" w:hAnsi="Symbol" w:cs="Symbol"/>
      </w:rPr>
    </w:lvl>
    <w:lvl w:ilvl="1" w:tplc="30F6C5E2">
      <w:start w:val="1"/>
      <w:numFmt w:val="bullet"/>
      <w:lvlText w:val="o"/>
      <w:lvlJc w:val="left"/>
      <w:pPr>
        <w:tabs>
          <w:tab w:val="num" w:pos="1440"/>
        </w:tabs>
        <w:ind w:left="1440" w:hanging="360"/>
      </w:pPr>
      <w:rPr>
        <w:rFonts w:ascii="Courier New" w:hAnsi="Courier New"/>
      </w:rPr>
    </w:lvl>
    <w:lvl w:ilvl="2" w:tplc="E96C585A">
      <w:start w:val="1"/>
      <w:numFmt w:val="bullet"/>
      <w:lvlText w:val=""/>
      <w:lvlJc w:val="left"/>
      <w:pPr>
        <w:tabs>
          <w:tab w:val="num" w:pos="2160"/>
        </w:tabs>
        <w:ind w:left="2160" w:hanging="360"/>
      </w:pPr>
      <w:rPr>
        <w:rFonts w:ascii="Wingdings" w:hAnsi="Wingdings"/>
      </w:rPr>
    </w:lvl>
    <w:lvl w:ilvl="3" w:tplc="08248AC2">
      <w:start w:val="1"/>
      <w:numFmt w:val="bullet"/>
      <w:lvlText w:val=""/>
      <w:lvlJc w:val="left"/>
      <w:pPr>
        <w:tabs>
          <w:tab w:val="num" w:pos="2880"/>
        </w:tabs>
        <w:ind w:left="2880" w:hanging="360"/>
      </w:pPr>
      <w:rPr>
        <w:rFonts w:ascii="Symbol" w:hAnsi="Symbol"/>
      </w:rPr>
    </w:lvl>
    <w:lvl w:ilvl="4" w:tplc="A42240A2">
      <w:start w:val="1"/>
      <w:numFmt w:val="bullet"/>
      <w:lvlText w:val="o"/>
      <w:lvlJc w:val="left"/>
      <w:pPr>
        <w:tabs>
          <w:tab w:val="num" w:pos="3600"/>
        </w:tabs>
        <w:ind w:left="3600" w:hanging="360"/>
      </w:pPr>
      <w:rPr>
        <w:rFonts w:ascii="Courier New" w:hAnsi="Courier New"/>
      </w:rPr>
    </w:lvl>
    <w:lvl w:ilvl="5" w:tplc="D6C83C06">
      <w:start w:val="1"/>
      <w:numFmt w:val="bullet"/>
      <w:lvlText w:val=""/>
      <w:lvlJc w:val="left"/>
      <w:pPr>
        <w:tabs>
          <w:tab w:val="num" w:pos="4320"/>
        </w:tabs>
        <w:ind w:left="4320" w:hanging="360"/>
      </w:pPr>
      <w:rPr>
        <w:rFonts w:ascii="Wingdings" w:hAnsi="Wingdings"/>
      </w:rPr>
    </w:lvl>
    <w:lvl w:ilvl="6" w:tplc="1D26C556">
      <w:start w:val="1"/>
      <w:numFmt w:val="bullet"/>
      <w:lvlText w:val=""/>
      <w:lvlJc w:val="left"/>
      <w:pPr>
        <w:tabs>
          <w:tab w:val="num" w:pos="5040"/>
        </w:tabs>
        <w:ind w:left="5040" w:hanging="360"/>
      </w:pPr>
      <w:rPr>
        <w:rFonts w:ascii="Symbol" w:hAnsi="Symbol"/>
      </w:rPr>
    </w:lvl>
    <w:lvl w:ilvl="7" w:tplc="15FE0C92">
      <w:start w:val="1"/>
      <w:numFmt w:val="bullet"/>
      <w:lvlText w:val="o"/>
      <w:lvlJc w:val="left"/>
      <w:pPr>
        <w:tabs>
          <w:tab w:val="num" w:pos="5760"/>
        </w:tabs>
        <w:ind w:left="5760" w:hanging="360"/>
      </w:pPr>
      <w:rPr>
        <w:rFonts w:ascii="Courier New" w:hAnsi="Courier New"/>
      </w:rPr>
    </w:lvl>
    <w:lvl w:ilvl="8" w:tplc="9C4EE6AC">
      <w:start w:val="1"/>
      <w:numFmt w:val="bullet"/>
      <w:lvlText w:val=""/>
      <w:lvlJc w:val="left"/>
      <w:pPr>
        <w:tabs>
          <w:tab w:val="num" w:pos="6480"/>
        </w:tabs>
        <w:ind w:left="6480" w:hanging="360"/>
      </w:pPr>
      <w:rPr>
        <w:rFonts w:ascii="Wingdings" w:hAnsi="Wingdings"/>
      </w:rPr>
    </w:lvl>
  </w:abstractNum>
  <w:abstractNum w:abstractNumId="25">
    <w:nsid w:val="0000002E"/>
    <w:multiLevelType w:val="hybridMultilevel"/>
    <w:tmpl w:val="0000002E"/>
    <w:lvl w:ilvl="0" w:tplc="AC2ECBE6">
      <w:start w:val="1"/>
      <w:numFmt w:val="bullet"/>
      <w:lvlText w:val=""/>
      <w:lvlJc w:val="left"/>
      <w:pPr>
        <w:tabs>
          <w:tab w:val="num" w:pos="0"/>
        </w:tabs>
        <w:ind w:left="720" w:hanging="360"/>
      </w:pPr>
      <w:rPr>
        <w:rFonts w:ascii="Symbol" w:eastAsia="Symbol" w:hAnsi="Symbol" w:cs="Symbol"/>
      </w:rPr>
    </w:lvl>
    <w:lvl w:ilvl="1" w:tplc="F41C968E">
      <w:start w:val="1"/>
      <w:numFmt w:val="bullet"/>
      <w:lvlText w:val="o"/>
      <w:lvlJc w:val="left"/>
      <w:pPr>
        <w:tabs>
          <w:tab w:val="num" w:pos="1440"/>
        </w:tabs>
        <w:ind w:left="1440" w:hanging="360"/>
      </w:pPr>
      <w:rPr>
        <w:rFonts w:ascii="Courier New" w:hAnsi="Courier New"/>
      </w:rPr>
    </w:lvl>
    <w:lvl w:ilvl="2" w:tplc="31085654">
      <w:start w:val="1"/>
      <w:numFmt w:val="bullet"/>
      <w:lvlText w:val=""/>
      <w:lvlJc w:val="left"/>
      <w:pPr>
        <w:tabs>
          <w:tab w:val="num" w:pos="2160"/>
        </w:tabs>
        <w:ind w:left="2160" w:hanging="360"/>
      </w:pPr>
      <w:rPr>
        <w:rFonts w:ascii="Wingdings" w:hAnsi="Wingdings"/>
      </w:rPr>
    </w:lvl>
    <w:lvl w:ilvl="3" w:tplc="4734ED26">
      <w:start w:val="1"/>
      <w:numFmt w:val="bullet"/>
      <w:lvlText w:val=""/>
      <w:lvlJc w:val="left"/>
      <w:pPr>
        <w:tabs>
          <w:tab w:val="num" w:pos="2880"/>
        </w:tabs>
        <w:ind w:left="2880" w:hanging="360"/>
      </w:pPr>
      <w:rPr>
        <w:rFonts w:ascii="Symbol" w:hAnsi="Symbol"/>
      </w:rPr>
    </w:lvl>
    <w:lvl w:ilvl="4" w:tplc="75C22854">
      <w:start w:val="1"/>
      <w:numFmt w:val="bullet"/>
      <w:lvlText w:val="o"/>
      <w:lvlJc w:val="left"/>
      <w:pPr>
        <w:tabs>
          <w:tab w:val="num" w:pos="3600"/>
        </w:tabs>
        <w:ind w:left="3600" w:hanging="360"/>
      </w:pPr>
      <w:rPr>
        <w:rFonts w:ascii="Courier New" w:hAnsi="Courier New"/>
      </w:rPr>
    </w:lvl>
    <w:lvl w:ilvl="5" w:tplc="694E6D58">
      <w:start w:val="1"/>
      <w:numFmt w:val="bullet"/>
      <w:lvlText w:val=""/>
      <w:lvlJc w:val="left"/>
      <w:pPr>
        <w:tabs>
          <w:tab w:val="num" w:pos="4320"/>
        </w:tabs>
        <w:ind w:left="4320" w:hanging="360"/>
      </w:pPr>
      <w:rPr>
        <w:rFonts w:ascii="Wingdings" w:hAnsi="Wingdings"/>
      </w:rPr>
    </w:lvl>
    <w:lvl w:ilvl="6" w:tplc="2D14E6EE">
      <w:start w:val="1"/>
      <w:numFmt w:val="bullet"/>
      <w:lvlText w:val=""/>
      <w:lvlJc w:val="left"/>
      <w:pPr>
        <w:tabs>
          <w:tab w:val="num" w:pos="5040"/>
        </w:tabs>
        <w:ind w:left="5040" w:hanging="360"/>
      </w:pPr>
      <w:rPr>
        <w:rFonts w:ascii="Symbol" w:hAnsi="Symbol"/>
      </w:rPr>
    </w:lvl>
    <w:lvl w:ilvl="7" w:tplc="EA00A792">
      <w:start w:val="1"/>
      <w:numFmt w:val="bullet"/>
      <w:lvlText w:val="o"/>
      <w:lvlJc w:val="left"/>
      <w:pPr>
        <w:tabs>
          <w:tab w:val="num" w:pos="5760"/>
        </w:tabs>
        <w:ind w:left="5760" w:hanging="360"/>
      </w:pPr>
      <w:rPr>
        <w:rFonts w:ascii="Courier New" w:hAnsi="Courier New"/>
      </w:rPr>
    </w:lvl>
    <w:lvl w:ilvl="8" w:tplc="3596191A">
      <w:start w:val="1"/>
      <w:numFmt w:val="bullet"/>
      <w:lvlText w:val=""/>
      <w:lvlJc w:val="left"/>
      <w:pPr>
        <w:tabs>
          <w:tab w:val="num" w:pos="6480"/>
        </w:tabs>
        <w:ind w:left="6480" w:hanging="360"/>
      </w:pPr>
      <w:rPr>
        <w:rFonts w:ascii="Wingdings" w:hAnsi="Wingdings"/>
      </w:rPr>
    </w:lvl>
  </w:abstractNum>
  <w:abstractNum w:abstractNumId="26">
    <w:nsid w:val="0000002F"/>
    <w:multiLevelType w:val="hybridMultilevel"/>
    <w:tmpl w:val="0000002F"/>
    <w:lvl w:ilvl="0" w:tplc="704464A2">
      <w:start w:val="1"/>
      <w:numFmt w:val="bullet"/>
      <w:lvlText w:val=""/>
      <w:lvlJc w:val="left"/>
      <w:pPr>
        <w:tabs>
          <w:tab w:val="num" w:pos="0"/>
        </w:tabs>
        <w:ind w:left="720" w:hanging="360"/>
      </w:pPr>
      <w:rPr>
        <w:rFonts w:ascii="Symbol" w:eastAsia="Symbol" w:hAnsi="Symbol" w:cs="Symbol"/>
      </w:rPr>
    </w:lvl>
    <w:lvl w:ilvl="1" w:tplc="070CBFC0">
      <w:start w:val="1"/>
      <w:numFmt w:val="bullet"/>
      <w:lvlText w:val="o"/>
      <w:lvlJc w:val="left"/>
      <w:pPr>
        <w:tabs>
          <w:tab w:val="num" w:pos="1440"/>
        </w:tabs>
        <w:ind w:left="1440" w:hanging="360"/>
      </w:pPr>
      <w:rPr>
        <w:rFonts w:ascii="Courier New" w:hAnsi="Courier New"/>
      </w:rPr>
    </w:lvl>
    <w:lvl w:ilvl="2" w:tplc="CD500DAE">
      <w:start w:val="1"/>
      <w:numFmt w:val="bullet"/>
      <w:lvlText w:val=""/>
      <w:lvlJc w:val="left"/>
      <w:pPr>
        <w:tabs>
          <w:tab w:val="num" w:pos="2160"/>
        </w:tabs>
        <w:ind w:left="2160" w:hanging="360"/>
      </w:pPr>
      <w:rPr>
        <w:rFonts w:ascii="Wingdings" w:hAnsi="Wingdings"/>
      </w:rPr>
    </w:lvl>
    <w:lvl w:ilvl="3" w:tplc="07CA3F56">
      <w:start w:val="1"/>
      <w:numFmt w:val="bullet"/>
      <w:lvlText w:val=""/>
      <w:lvlJc w:val="left"/>
      <w:pPr>
        <w:tabs>
          <w:tab w:val="num" w:pos="2880"/>
        </w:tabs>
        <w:ind w:left="2880" w:hanging="360"/>
      </w:pPr>
      <w:rPr>
        <w:rFonts w:ascii="Symbol" w:hAnsi="Symbol"/>
      </w:rPr>
    </w:lvl>
    <w:lvl w:ilvl="4" w:tplc="2F121108">
      <w:start w:val="1"/>
      <w:numFmt w:val="bullet"/>
      <w:lvlText w:val="o"/>
      <w:lvlJc w:val="left"/>
      <w:pPr>
        <w:tabs>
          <w:tab w:val="num" w:pos="3600"/>
        </w:tabs>
        <w:ind w:left="3600" w:hanging="360"/>
      </w:pPr>
      <w:rPr>
        <w:rFonts w:ascii="Courier New" w:hAnsi="Courier New"/>
      </w:rPr>
    </w:lvl>
    <w:lvl w:ilvl="5" w:tplc="A8BA6D92">
      <w:start w:val="1"/>
      <w:numFmt w:val="bullet"/>
      <w:lvlText w:val=""/>
      <w:lvlJc w:val="left"/>
      <w:pPr>
        <w:tabs>
          <w:tab w:val="num" w:pos="4320"/>
        </w:tabs>
        <w:ind w:left="4320" w:hanging="360"/>
      </w:pPr>
      <w:rPr>
        <w:rFonts w:ascii="Wingdings" w:hAnsi="Wingdings"/>
      </w:rPr>
    </w:lvl>
    <w:lvl w:ilvl="6" w:tplc="030C35C0">
      <w:start w:val="1"/>
      <w:numFmt w:val="bullet"/>
      <w:lvlText w:val=""/>
      <w:lvlJc w:val="left"/>
      <w:pPr>
        <w:tabs>
          <w:tab w:val="num" w:pos="5040"/>
        </w:tabs>
        <w:ind w:left="5040" w:hanging="360"/>
      </w:pPr>
      <w:rPr>
        <w:rFonts w:ascii="Symbol" w:hAnsi="Symbol"/>
      </w:rPr>
    </w:lvl>
    <w:lvl w:ilvl="7" w:tplc="4D4822A0">
      <w:start w:val="1"/>
      <w:numFmt w:val="bullet"/>
      <w:lvlText w:val="o"/>
      <w:lvlJc w:val="left"/>
      <w:pPr>
        <w:tabs>
          <w:tab w:val="num" w:pos="5760"/>
        </w:tabs>
        <w:ind w:left="5760" w:hanging="360"/>
      </w:pPr>
      <w:rPr>
        <w:rFonts w:ascii="Courier New" w:hAnsi="Courier New"/>
      </w:rPr>
    </w:lvl>
    <w:lvl w:ilvl="8" w:tplc="9A426F62">
      <w:start w:val="1"/>
      <w:numFmt w:val="bullet"/>
      <w:lvlText w:val=""/>
      <w:lvlJc w:val="left"/>
      <w:pPr>
        <w:tabs>
          <w:tab w:val="num" w:pos="6480"/>
        </w:tabs>
        <w:ind w:left="6480" w:hanging="360"/>
      </w:pPr>
      <w:rPr>
        <w:rFonts w:ascii="Wingdings" w:hAnsi="Wingdings"/>
      </w:rPr>
    </w:lvl>
  </w:abstractNum>
  <w:abstractNum w:abstractNumId="27">
    <w:nsid w:val="00000030"/>
    <w:multiLevelType w:val="hybridMultilevel"/>
    <w:tmpl w:val="00000030"/>
    <w:lvl w:ilvl="0" w:tplc="D980821A">
      <w:start w:val="1"/>
      <w:numFmt w:val="bullet"/>
      <w:lvlText w:val=""/>
      <w:lvlJc w:val="left"/>
      <w:pPr>
        <w:tabs>
          <w:tab w:val="num" w:pos="0"/>
        </w:tabs>
        <w:ind w:left="720" w:hanging="360"/>
      </w:pPr>
      <w:rPr>
        <w:rFonts w:ascii="Symbol" w:eastAsia="Symbol" w:hAnsi="Symbol" w:cs="Symbol"/>
      </w:rPr>
    </w:lvl>
    <w:lvl w:ilvl="1" w:tplc="80605F06">
      <w:start w:val="1"/>
      <w:numFmt w:val="bullet"/>
      <w:lvlText w:val="o"/>
      <w:lvlJc w:val="left"/>
      <w:pPr>
        <w:tabs>
          <w:tab w:val="num" w:pos="1440"/>
        </w:tabs>
        <w:ind w:left="1440" w:hanging="360"/>
      </w:pPr>
      <w:rPr>
        <w:rFonts w:ascii="Courier New" w:hAnsi="Courier New"/>
      </w:rPr>
    </w:lvl>
    <w:lvl w:ilvl="2" w:tplc="F606C7F4">
      <w:start w:val="1"/>
      <w:numFmt w:val="bullet"/>
      <w:lvlText w:val=""/>
      <w:lvlJc w:val="left"/>
      <w:pPr>
        <w:tabs>
          <w:tab w:val="num" w:pos="2160"/>
        </w:tabs>
        <w:ind w:left="2160" w:hanging="360"/>
      </w:pPr>
      <w:rPr>
        <w:rFonts w:ascii="Wingdings" w:hAnsi="Wingdings"/>
      </w:rPr>
    </w:lvl>
    <w:lvl w:ilvl="3" w:tplc="55FC093C">
      <w:start w:val="1"/>
      <w:numFmt w:val="bullet"/>
      <w:lvlText w:val=""/>
      <w:lvlJc w:val="left"/>
      <w:pPr>
        <w:tabs>
          <w:tab w:val="num" w:pos="2880"/>
        </w:tabs>
        <w:ind w:left="2880" w:hanging="360"/>
      </w:pPr>
      <w:rPr>
        <w:rFonts w:ascii="Symbol" w:hAnsi="Symbol"/>
      </w:rPr>
    </w:lvl>
    <w:lvl w:ilvl="4" w:tplc="9EEE81CC">
      <w:start w:val="1"/>
      <w:numFmt w:val="bullet"/>
      <w:lvlText w:val="o"/>
      <w:lvlJc w:val="left"/>
      <w:pPr>
        <w:tabs>
          <w:tab w:val="num" w:pos="3600"/>
        </w:tabs>
        <w:ind w:left="3600" w:hanging="360"/>
      </w:pPr>
      <w:rPr>
        <w:rFonts w:ascii="Courier New" w:hAnsi="Courier New"/>
      </w:rPr>
    </w:lvl>
    <w:lvl w:ilvl="5" w:tplc="0F78D2CC">
      <w:start w:val="1"/>
      <w:numFmt w:val="bullet"/>
      <w:lvlText w:val=""/>
      <w:lvlJc w:val="left"/>
      <w:pPr>
        <w:tabs>
          <w:tab w:val="num" w:pos="4320"/>
        </w:tabs>
        <w:ind w:left="4320" w:hanging="360"/>
      </w:pPr>
      <w:rPr>
        <w:rFonts w:ascii="Wingdings" w:hAnsi="Wingdings"/>
      </w:rPr>
    </w:lvl>
    <w:lvl w:ilvl="6" w:tplc="76F88128">
      <w:start w:val="1"/>
      <w:numFmt w:val="bullet"/>
      <w:lvlText w:val=""/>
      <w:lvlJc w:val="left"/>
      <w:pPr>
        <w:tabs>
          <w:tab w:val="num" w:pos="5040"/>
        </w:tabs>
        <w:ind w:left="5040" w:hanging="360"/>
      </w:pPr>
      <w:rPr>
        <w:rFonts w:ascii="Symbol" w:hAnsi="Symbol"/>
      </w:rPr>
    </w:lvl>
    <w:lvl w:ilvl="7" w:tplc="46F2FDB2">
      <w:start w:val="1"/>
      <w:numFmt w:val="bullet"/>
      <w:lvlText w:val="o"/>
      <w:lvlJc w:val="left"/>
      <w:pPr>
        <w:tabs>
          <w:tab w:val="num" w:pos="5760"/>
        </w:tabs>
        <w:ind w:left="5760" w:hanging="360"/>
      </w:pPr>
      <w:rPr>
        <w:rFonts w:ascii="Courier New" w:hAnsi="Courier New"/>
      </w:rPr>
    </w:lvl>
    <w:lvl w:ilvl="8" w:tplc="39B414A6">
      <w:start w:val="1"/>
      <w:numFmt w:val="bullet"/>
      <w:lvlText w:val=""/>
      <w:lvlJc w:val="left"/>
      <w:pPr>
        <w:tabs>
          <w:tab w:val="num" w:pos="6480"/>
        </w:tabs>
        <w:ind w:left="6480" w:hanging="360"/>
      </w:pPr>
      <w:rPr>
        <w:rFonts w:ascii="Wingdings" w:hAnsi="Wingdings"/>
      </w:rPr>
    </w:lvl>
  </w:abstractNum>
  <w:abstractNum w:abstractNumId="28">
    <w:nsid w:val="00000031"/>
    <w:multiLevelType w:val="hybridMultilevel"/>
    <w:tmpl w:val="00000031"/>
    <w:lvl w:ilvl="0" w:tplc="98382D40">
      <w:start w:val="1"/>
      <w:numFmt w:val="bullet"/>
      <w:lvlText w:val=""/>
      <w:lvlJc w:val="left"/>
      <w:pPr>
        <w:tabs>
          <w:tab w:val="num" w:pos="0"/>
        </w:tabs>
        <w:ind w:left="720" w:hanging="360"/>
      </w:pPr>
      <w:rPr>
        <w:rFonts w:ascii="Symbol" w:eastAsia="Symbol" w:hAnsi="Symbol" w:cs="Symbol"/>
      </w:rPr>
    </w:lvl>
    <w:lvl w:ilvl="1" w:tplc="5E30F61C">
      <w:start w:val="1"/>
      <w:numFmt w:val="bullet"/>
      <w:lvlText w:val="o"/>
      <w:lvlJc w:val="left"/>
      <w:pPr>
        <w:tabs>
          <w:tab w:val="num" w:pos="1440"/>
        </w:tabs>
        <w:ind w:left="1440" w:hanging="360"/>
      </w:pPr>
      <w:rPr>
        <w:rFonts w:ascii="Courier New" w:hAnsi="Courier New"/>
      </w:rPr>
    </w:lvl>
    <w:lvl w:ilvl="2" w:tplc="354627D0">
      <w:start w:val="1"/>
      <w:numFmt w:val="bullet"/>
      <w:lvlText w:val=""/>
      <w:lvlJc w:val="left"/>
      <w:pPr>
        <w:tabs>
          <w:tab w:val="num" w:pos="2160"/>
        </w:tabs>
        <w:ind w:left="2160" w:hanging="360"/>
      </w:pPr>
      <w:rPr>
        <w:rFonts w:ascii="Wingdings" w:hAnsi="Wingdings"/>
      </w:rPr>
    </w:lvl>
    <w:lvl w:ilvl="3" w:tplc="E45EA32C">
      <w:start w:val="1"/>
      <w:numFmt w:val="bullet"/>
      <w:lvlText w:val=""/>
      <w:lvlJc w:val="left"/>
      <w:pPr>
        <w:tabs>
          <w:tab w:val="num" w:pos="2880"/>
        </w:tabs>
        <w:ind w:left="2880" w:hanging="360"/>
      </w:pPr>
      <w:rPr>
        <w:rFonts w:ascii="Symbol" w:hAnsi="Symbol"/>
      </w:rPr>
    </w:lvl>
    <w:lvl w:ilvl="4" w:tplc="401A7306">
      <w:start w:val="1"/>
      <w:numFmt w:val="bullet"/>
      <w:lvlText w:val="o"/>
      <w:lvlJc w:val="left"/>
      <w:pPr>
        <w:tabs>
          <w:tab w:val="num" w:pos="3600"/>
        </w:tabs>
        <w:ind w:left="3600" w:hanging="360"/>
      </w:pPr>
      <w:rPr>
        <w:rFonts w:ascii="Courier New" w:hAnsi="Courier New"/>
      </w:rPr>
    </w:lvl>
    <w:lvl w:ilvl="5" w:tplc="1662F4C2">
      <w:start w:val="1"/>
      <w:numFmt w:val="bullet"/>
      <w:lvlText w:val=""/>
      <w:lvlJc w:val="left"/>
      <w:pPr>
        <w:tabs>
          <w:tab w:val="num" w:pos="4320"/>
        </w:tabs>
        <w:ind w:left="4320" w:hanging="360"/>
      </w:pPr>
      <w:rPr>
        <w:rFonts w:ascii="Wingdings" w:hAnsi="Wingdings"/>
      </w:rPr>
    </w:lvl>
    <w:lvl w:ilvl="6" w:tplc="38D013D0">
      <w:start w:val="1"/>
      <w:numFmt w:val="bullet"/>
      <w:lvlText w:val=""/>
      <w:lvlJc w:val="left"/>
      <w:pPr>
        <w:tabs>
          <w:tab w:val="num" w:pos="5040"/>
        </w:tabs>
        <w:ind w:left="5040" w:hanging="360"/>
      </w:pPr>
      <w:rPr>
        <w:rFonts w:ascii="Symbol" w:hAnsi="Symbol"/>
      </w:rPr>
    </w:lvl>
    <w:lvl w:ilvl="7" w:tplc="749C1042">
      <w:start w:val="1"/>
      <w:numFmt w:val="bullet"/>
      <w:lvlText w:val="o"/>
      <w:lvlJc w:val="left"/>
      <w:pPr>
        <w:tabs>
          <w:tab w:val="num" w:pos="5760"/>
        </w:tabs>
        <w:ind w:left="5760" w:hanging="360"/>
      </w:pPr>
      <w:rPr>
        <w:rFonts w:ascii="Courier New" w:hAnsi="Courier New"/>
      </w:rPr>
    </w:lvl>
    <w:lvl w:ilvl="8" w:tplc="044075C6">
      <w:start w:val="1"/>
      <w:numFmt w:val="bullet"/>
      <w:lvlText w:val=""/>
      <w:lvlJc w:val="left"/>
      <w:pPr>
        <w:tabs>
          <w:tab w:val="num" w:pos="6480"/>
        </w:tabs>
        <w:ind w:left="6480" w:hanging="360"/>
      </w:pPr>
      <w:rPr>
        <w:rFonts w:ascii="Wingdings" w:hAnsi="Wingdings"/>
      </w:rPr>
    </w:lvl>
  </w:abstractNum>
  <w:abstractNum w:abstractNumId="29">
    <w:nsid w:val="00000032"/>
    <w:multiLevelType w:val="hybridMultilevel"/>
    <w:tmpl w:val="00000032"/>
    <w:lvl w:ilvl="0" w:tplc="D5DA9D58">
      <w:start w:val="1"/>
      <w:numFmt w:val="bullet"/>
      <w:lvlText w:val=""/>
      <w:lvlJc w:val="left"/>
      <w:pPr>
        <w:tabs>
          <w:tab w:val="num" w:pos="0"/>
        </w:tabs>
        <w:ind w:left="720" w:hanging="360"/>
      </w:pPr>
      <w:rPr>
        <w:rFonts w:ascii="Symbol" w:eastAsia="Symbol" w:hAnsi="Symbol" w:cs="Symbol"/>
      </w:rPr>
    </w:lvl>
    <w:lvl w:ilvl="1" w:tplc="ADD6603E">
      <w:start w:val="1"/>
      <w:numFmt w:val="bullet"/>
      <w:lvlText w:val="o"/>
      <w:lvlJc w:val="left"/>
      <w:pPr>
        <w:tabs>
          <w:tab w:val="num" w:pos="1440"/>
        </w:tabs>
        <w:ind w:left="1440" w:hanging="360"/>
      </w:pPr>
      <w:rPr>
        <w:rFonts w:ascii="Courier New" w:hAnsi="Courier New"/>
      </w:rPr>
    </w:lvl>
    <w:lvl w:ilvl="2" w:tplc="B06CC7B2">
      <w:start w:val="1"/>
      <w:numFmt w:val="bullet"/>
      <w:lvlText w:val=""/>
      <w:lvlJc w:val="left"/>
      <w:pPr>
        <w:tabs>
          <w:tab w:val="num" w:pos="2160"/>
        </w:tabs>
        <w:ind w:left="2160" w:hanging="360"/>
      </w:pPr>
      <w:rPr>
        <w:rFonts w:ascii="Wingdings" w:hAnsi="Wingdings"/>
      </w:rPr>
    </w:lvl>
    <w:lvl w:ilvl="3" w:tplc="787EE49A">
      <w:start w:val="1"/>
      <w:numFmt w:val="bullet"/>
      <w:lvlText w:val=""/>
      <w:lvlJc w:val="left"/>
      <w:pPr>
        <w:tabs>
          <w:tab w:val="num" w:pos="2880"/>
        </w:tabs>
        <w:ind w:left="2880" w:hanging="360"/>
      </w:pPr>
      <w:rPr>
        <w:rFonts w:ascii="Symbol" w:hAnsi="Symbol"/>
      </w:rPr>
    </w:lvl>
    <w:lvl w:ilvl="4" w:tplc="805A954C">
      <w:start w:val="1"/>
      <w:numFmt w:val="bullet"/>
      <w:lvlText w:val="o"/>
      <w:lvlJc w:val="left"/>
      <w:pPr>
        <w:tabs>
          <w:tab w:val="num" w:pos="3600"/>
        </w:tabs>
        <w:ind w:left="3600" w:hanging="360"/>
      </w:pPr>
      <w:rPr>
        <w:rFonts w:ascii="Courier New" w:hAnsi="Courier New"/>
      </w:rPr>
    </w:lvl>
    <w:lvl w:ilvl="5" w:tplc="0374F28E">
      <w:start w:val="1"/>
      <w:numFmt w:val="bullet"/>
      <w:lvlText w:val=""/>
      <w:lvlJc w:val="left"/>
      <w:pPr>
        <w:tabs>
          <w:tab w:val="num" w:pos="4320"/>
        </w:tabs>
        <w:ind w:left="4320" w:hanging="360"/>
      </w:pPr>
      <w:rPr>
        <w:rFonts w:ascii="Wingdings" w:hAnsi="Wingdings"/>
      </w:rPr>
    </w:lvl>
    <w:lvl w:ilvl="6" w:tplc="C622A124">
      <w:start w:val="1"/>
      <w:numFmt w:val="bullet"/>
      <w:lvlText w:val=""/>
      <w:lvlJc w:val="left"/>
      <w:pPr>
        <w:tabs>
          <w:tab w:val="num" w:pos="5040"/>
        </w:tabs>
        <w:ind w:left="5040" w:hanging="360"/>
      </w:pPr>
      <w:rPr>
        <w:rFonts w:ascii="Symbol" w:hAnsi="Symbol"/>
      </w:rPr>
    </w:lvl>
    <w:lvl w:ilvl="7" w:tplc="8BAEF92C">
      <w:start w:val="1"/>
      <w:numFmt w:val="bullet"/>
      <w:lvlText w:val="o"/>
      <w:lvlJc w:val="left"/>
      <w:pPr>
        <w:tabs>
          <w:tab w:val="num" w:pos="5760"/>
        </w:tabs>
        <w:ind w:left="5760" w:hanging="360"/>
      </w:pPr>
      <w:rPr>
        <w:rFonts w:ascii="Courier New" w:hAnsi="Courier New"/>
      </w:rPr>
    </w:lvl>
    <w:lvl w:ilvl="8" w:tplc="A4D0456C">
      <w:start w:val="1"/>
      <w:numFmt w:val="bullet"/>
      <w:lvlText w:val=""/>
      <w:lvlJc w:val="left"/>
      <w:pPr>
        <w:tabs>
          <w:tab w:val="num" w:pos="6480"/>
        </w:tabs>
        <w:ind w:left="6480" w:hanging="360"/>
      </w:pPr>
      <w:rPr>
        <w:rFonts w:ascii="Wingdings" w:hAnsi="Wingdings"/>
      </w:rPr>
    </w:lvl>
  </w:abstractNum>
  <w:abstractNum w:abstractNumId="30">
    <w:nsid w:val="00000033"/>
    <w:multiLevelType w:val="hybridMultilevel"/>
    <w:tmpl w:val="00000033"/>
    <w:lvl w:ilvl="0" w:tplc="81F04106">
      <w:start w:val="1"/>
      <w:numFmt w:val="bullet"/>
      <w:lvlText w:val=""/>
      <w:lvlJc w:val="left"/>
      <w:pPr>
        <w:tabs>
          <w:tab w:val="num" w:pos="0"/>
        </w:tabs>
        <w:ind w:left="720" w:hanging="360"/>
      </w:pPr>
      <w:rPr>
        <w:rFonts w:ascii="Symbol" w:eastAsia="Symbol" w:hAnsi="Symbol" w:cs="Symbol"/>
      </w:rPr>
    </w:lvl>
    <w:lvl w:ilvl="1" w:tplc="E730B2F6">
      <w:start w:val="1"/>
      <w:numFmt w:val="bullet"/>
      <w:lvlText w:val="o"/>
      <w:lvlJc w:val="left"/>
      <w:pPr>
        <w:tabs>
          <w:tab w:val="num" w:pos="1440"/>
        </w:tabs>
        <w:ind w:left="1440" w:hanging="360"/>
      </w:pPr>
      <w:rPr>
        <w:rFonts w:ascii="Courier New" w:hAnsi="Courier New"/>
      </w:rPr>
    </w:lvl>
    <w:lvl w:ilvl="2" w:tplc="136A0E9C">
      <w:start w:val="1"/>
      <w:numFmt w:val="bullet"/>
      <w:lvlText w:val=""/>
      <w:lvlJc w:val="left"/>
      <w:pPr>
        <w:tabs>
          <w:tab w:val="num" w:pos="2160"/>
        </w:tabs>
        <w:ind w:left="2160" w:hanging="360"/>
      </w:pPr>
      <w:rPr>
        <w:rFonts w:ascii="Wingdings" w:hAnsi="Wingdings"/>
      </w:rPr>
    </w:lvl>
    <w:lvl w:ilvl="3" w:tplc="EE0CCD7E">
      <w:start w:val="1"/>
      <w:numFmt w:val="bullet"/>
      <w:lvlText w:val=""/>
      <w:lvlJc w:val="left"/>
      <w:pPr>
        <w:tabs>
          <w:tab w:val="num" w:pos="2880"/>
        </w:tabs>
        <w:ind w:left="2880" w:hanging="360"/>
      </w:pPr>
      <w:rPr>
        <w:rFonts w:ascii="Symbol" w:hAnsi="Symbol"/>
      </w:rPr>
    </w:lvl>
    <w:lvl w:ilvl="4" w:tplc="DE482D96">
      <w:start w:val="1"/>
      <w:numFmt w:val="bullet"/>
      <w:lvlText w:val="o"/>
      <w:lvlJc w:val="left"/>
      <w:pPr>
        <w:tabs>
          <w:tab w:val="num" w:pos="3600"/>
        </w:tabs>
        <w:ind w:left="3600" w:hanging="360"/>
      </w:pPr>
      <w:rPr>
        <w:rFonts w:ascii="Courier New" w:hAnsi="Courier New"/>
      </w:rPr>
    </w:lvl>
    <w:lvl w:ilvl="5" w:tplc="4F2CA616">
      <w:start w:val="1"/>
      <w:numFmt w:val="bullet"/>
      <w:lvlText w:val=""/>
      <w:lvlJc w:val="left"/>
      <w:pPr>
        <w:tabs>
          <w:tab w:val="num" w:pos="4320"/>
        </w:tabs>
        <w:ind w:left="4320" w:hanging="360"/>
      </w:pPr>
      <w:rPr>
        <w:rFonts w:ascii="Wingdings" w:hAnsi="Wingdings"/>
      </w:rPr>
    </w:lvl>
    <w:lvl w:ilvl="6" w:tplc="21E2645E">
      <w:start w:val="1"/>
      <w:numFmt w:val="bullet"/>
      <w:lvlText w:val=""/>
      <w:lvlJc w:val="left"/>
      <w:pPr>
        <w:tabs>
          <w:tab w:val="num" w:pos="5040"/>
        </w:tabs>
        <w:ind w:left="5040" w:hanging="360"/>
      </w:pPr>
      <w:rPr>
        <w:rFonts w:ascii="Symbol" w:hAnsi="Symbol"/>
      </w:rPr>
    </w:lvl>
    <w:lvl w:ilvl="7" w:tplc="F09290D8">
      <w:start w:val="1"/>
      <w:numFmt w:val="bullet"/>
      <w:lvlText w:val="o"/>
      <w:lvlJc w:val="left"/>
      <w:pPr>
        <w:tabs>
          <w:tab w:val="num" w:pos="5760"/>
        </w:tabs>
        <w:ind w:left="5760" w:hanging="360"/>
      </w:pPr>
      <w:rPr>
        <w:rFonts w:ascii="Courier New" w:hAnsi="Courier New"/>
      </w:rPr>
    </w:lvl>
    <w:lvl w:ilvl="8" w:tplc="5768BC70">
      <w:start w:val="1"/>
      <w:numFmt w:val="bullet"/>
      <w:lvlText w:val=""/>
      <w:lvlJc w:val="left"/>
      <w:pPr>
        <w:tabs>
          <w:tab w:val="num" w:pos="6480"/>
        </w:tabs>
        <w:ind w:left="6480" w:hanging="360"/>
      </w:pPr>
      <w:rPr>
        <w:rFonts w:ascii="Wingdings" w:hAnsi="Wingdings"/>
      </w:rPr>
    </w:lvl>
  </w:abstractNum>
  <w:abstractNum w:abstractNumId="31">
    <w:nsid w:val="00000034"/>
    <w:multiLevelType w:val="hybridMultilevel"/>
    <w:tmpl w:val="00000034"/>
    <w:lvl w:ilvl="0" w:tplc="F90007B6">
      <w:start w:val="1"/>
      <w:numFmt w:val="bullet"/>
      <w:lvlText w:val=""/>
      <w:lvlJc w:val="left"/>
      <w:pPr>
        <w:tabs>
          <w:tab w:val="num" w:pos="0"/>
        </w:tabs>
        <w:ind w:left="720" w:hanging="360"/>
      </w:pPr>
      <w:rPr>
        <w:rFonts w:ascii="Symbol" w:eastAsia="Symbol" w:hAnsi="Symbol" w:cs="Symbol"/>
      </w:rPr>
    </w:lvl>
    <w:lvl w:ilvl="1" w:tplc="25B05BC4">
      <w:start w:val="1"/>
      <w:numFmt w:val="bullet"/>
      <w:lvlText w:val="o"/>
      <w:lvlJc w:val="left"/>
      <w:pPr>
        <w:tabs>
          <w:tab w:val="num" w:pos="1440"/>
        </w:tabs>
        <w:ind w:left="1440" w:hanging="360"/>
      </w:pPr>
      <w:rPr>
        <w:rFonts w:ascii="Courier New" w:hAnsi="Courier New"/>
      </w:rPr>
    </w:lvl>
    <w:lvl w:ilvl="2" w:tplc="09F68144">
      <w:start w:val="1"/>
      <w:numFmt w:val="bullet"/>
      <w:lvlText w:val=""/>
      <w:lvlJc w:val="left"/>
      <w:pPr>
        <w:tabs>
          <w:tab w:val="num" w:pos="2160"/>
        </w:tabs>
        <w:ind w:left="2160" w:hanging="360"/>
      </w:pPr>
      <w:rPr>
        <w:rFonts w:ascii="Wingdings" w:hAnsi="Wingdings"/>
      </w:rPr>
    </w:lvl>
    <w:lvl w:ilvl="3" w:tplc="80B66D00">
      <w:start w:val="1"/>
      <w:numFmt w:val="bullet"/>
      <w:lvlText w:val=""/>
      <w:lvlJc w:val="left"/>
      <w:pPr>
        <w:tabs>
          <w:tab w:val="num" w:pos="2880"/>
        </w:tabs>
        <w:ind w:left="2880" w:hanging="360"/>
      </w:pPr>
      <w:rPr>
        <w:rFonts w:ascii="Symbol" w:hAnsi="Symbol"/>
      </w:rPr>
    </w:lvl>
    <w:lvl w:ilvl="4" w:tplc="060E7FBC">
      <w:start w:val="1"/>
      <w:numFmt w:val="bullet"/>
      <w:lvlText w:val="o"/>
      <w:lvlJc w:val="left"/>
      <w:pPr>
        <w:tabs>
          <w:tab w:val="num" w:pos="3600"/>
        </w:tabs>
        <w:ind w:left="3600" w:hanging="360"/>
      </w:pPr>
      <w:rPr>
        <w:rFonts w:ascii="Courier New" w:hAnsi="Courier New"/>
      </w:rPr>
    </w:lvl>
    <w:lvl w:ilvl="5" w:tplc="DDF49B74">
      <w:start w:val="1"/>
      <w:numFmt w:val="bullet"/>
      <w:lvlText w:val=""/>
      <w:lvlJc w:val="left"/>
      <w:pPr>
        <w:tabs>
          <w:tab w:val="num" w:pos="4320"/>
        </w:tabs>
        <w:ind w:left="4320" w:hanging="360"/>
      </w:pPr>
      <w:rPr>
        <w:rFonts w:ascii="Wingdings" w:hAnsi="Wingdings"/>
      </w:rPr>
    </w:lvl>
    <w:lvl w:ilvl="6" w:tplc="52DE68A2">
      <w:start w:val="1"/>
      <w:numFmt w:val="bullet"/>
      <w:lvlText w:val=""/>
      <w:lvlJc w:val="left"/>
      <w:pPr>
        <w:tabs>
          <w:tab w:val="num" w:pos="5040"/>
        </w:tabs>
        <w:ind w:left="5040" w:hanging="360"/>
      </w:pPr>
      <w:rPr>
        <w:rFonts w:ascii="Symbol" w:hAnsi="Symbol"/>
      </w:rPr>
    </w:lvl>
    <w:lvl w:ilvl="7" w:tplc="A4642D90">
      <w:start w:val="1"/>
      <w:numFmt w:val="bullet"/>
      <w:lvlText w:val="o"/>
      <w:lvlJc w:val="left"/>
      <w:pPr>
        <w:tabs>
          <w:tab w:val="num" w:pos="5760"/>
        </w:tabs>
        <w:ind w:left="5760" w:hanging="360"/>
      </w:pPr>
      <w:rPr>
        <w:rFonts w:ascii="Courier New" w:hAnsi="Courier New"/>
      </w:rPr>
    </w:lvl>
    <w:lvl w:ilvl="8" w:tplc="72BC1FF6">
      <w:start w:val="1"/>
      <w:numFmt w:val="bullet"/>
      <w:lvlText w:val=""/>
      <w:lvlJc w:val="left"/>
      <w:pPr>
        <w:tabs>
          <w:tab w:val="num" w:pos="6480"/>
        </w:tabs>
        <w:ind w:left="6480" w:hanging="360"/>
      </w:pPr>
      <w:rPr>
        <w:rFonts w:ascii="Wingdings" w:hAnsi="Wingdings"/>
      </w:rPr>
    </w:lvl>
  </w:abstractNum>
  <w:abstractNum w:abstractNumId="32">
    <w:nsid w:val="00000035"/>
    <w:multiLevelType w:val="hybridMultilevel"/>
    <w:tmpl w:val="00000035"/>
    <w:lvl w:ilvl="0" w:tplc="74741258">
      <w:start w:val="1"/>
      <w:numFmt w:val="bullet"/>
      <w:lvlText w:val=""/>
      <w:lvlJc w:val="left"/>
      <w:pPr>
        <w:tabs>
          <w:tab w:val="num" w:pos="0"/>
        </w:tabs>
        <w:ind w:left="720" w:hanging="360"/>
      </w:pPr>
      <w:rPr>
        <w:rFonts w:ascii="Symbol" w:eastAsia="Symbol" w:hAnsi="Symbol" w:cs="Symbol"/>
      </w:rPr>
    </w:lvl>
    <w:lvl w:ilvl="1" w:tplc="0038BB72">
      <w:start w:val="1"/>
      <w:numFmt w:val="bullet"/>
      <w:lvlText w:val="o"/>
      <w:lvlJc w:val="left"/>
      <w:pPr>
        <w:tabs>
          <w:tab w:val="num" w:pos="1440"/>
        </w:tabs>
        <w:ind w:left="1440" w:hanging="360"/>
      </w:pPr>
      <w:rPr>
        <w:rFonts w:ascii="Courier New" w:hAnsi="Courier New"/>
      </w:rPr>
    </w:lvl>
    <w:lvl w:ilvl="2" w:tplc="7324A422">
      <w:start w:val="1"/>
      <w:numFmt w:val="bullet"/>
      <w:lvlText w:val=""/>
      <w:lvlJc w:val="left"/>
      <w:pPr>
        <w:tabs>
          <w:tab w:val="num" w:pos="2160"/>
        </w:tabs>
        <w:ind w:left="2160" w:hanging="360"/>
      </w:pPr>
      <w:rPr>
        <w:rFonts w:ascii="Wingdings" w:hAnsi="Wingdings"/>
      </w:rPr>
    </w:lvl>
    <w:lvl w:ilvl="3" w:tplc="4F7CD8DE">
      <w:start w:val="1"/>
      <w:numFmt w:val="bullet"/>
      <w:lvlText w:val=""/>
      <w:lvlJc w:val="left"/>
      <w:pPr>
        <w:tabs>
          <w:tab w:val="num" w:pos="2880"/>
        </w:tabs>
        <w:ind w:left="2880" w:hanging="360"/>
      </w:pPr>
      <w:rPr>
        <w:rFonts w:ascii="Symbol" w:hAnsi="Symbol"/>
      </w:rPr>
    </w:lvl>
    <w:lvl w:ilvl="4" w:tplc="6C1037E6">
      <w:start w:val="1"/>
      <w:numFmt w:val="bullet"/>
      <w:lvlText w:val="o"/>
      <w:lvlJc w:val="left"/>
      <w:pPr>
        <w:tabs>
          <w:tab w:val="num" w:pos="3600"/>
        </w:tabs>
        <w:ind w:left="3600" w:hanging="360"/>
      </w:pPr>
      <w:rPr>
        <w:rFonts w:ascii="Courier New" w:hAnsi="Courier New"/>
      </w:rPr>
    </w:lvl>
    <w:lvl w:ilvl="5" w:tplc="F16C70B8">
      <w:start w:val="1"/>
      <w:numFmt w:val="bullet"/>
      <w:lvlText w:val=""/>
      <w:lvlJc w:val="left"/>
      <w:pPr>
        <w:tabs>
          <w:tab w:val="num" w:pos="4320"/>
        </w:tabs>
        <w:ind w:left="4320" w:hanging="360"/>
      </w:pPr>
      <w:rPr>
        <w:rFonts w:ascii="Wingdings" w:hAnsi="Wingdings"/>
      </w:rPr>
    </w:lvl>
    <w:lvl w:ilvl="6" w:tplc="B08435EC">
      <w:start w:val="1"/>
      <w:numFmt w:val="bullet"/>
      <w:lvlText w:val=""/>
      <w:lvlJc w:val="left"/>
      <w:pPr>
        <w:tabs>
          <w:tab w:val="num" w:pos="5040"/>
        </w:tabs>
        <w:ind w:left="5040" w:hanging="360"/>
      </w:pPr>
      <w:rPr>
        <w:rFonts w:ascii="Symbol" w:hAnsi="Symbol"/>
      </w:rPr>
    </w:lvl>
    <w:lvl w:ilvl="7" w:tplc="FA88D96C">
      <w:start w:val="1"/>
      <w:numFmt w:val="bullet"/>
      <w:lvlText w:val="o"/>
      <w:lvlJc w:val="left"/>
      <w:pPr>
        <w:tabs>
          <w:tab w:val="num" w:pos="5760"/>
        </w:tabs>
        <w:ind w:left="5760" w:hanging="360"/>
      </w:pPr>
      <w:rPr>
        <w:rFonts w:ascii="Courier New" w:hAnsi="Courier New"/>
      </w:rPr>
    </w:lvl>
    <w:lvl w:ilvl="8" w:tplc="A71A1F66">
      <w:start w:val="1"/>
      <w:numFmt w:val="bullet"/>
      <w:lvlText w:val=""/>
      <w:lvlJc w:val="left"/>
      <w:pPr>
        <w:tabs>
          <w:tab w:val="num" w:pos="6480"/>
        </w:tabs>
        <w:ind w:left="6480" w:hanging="360"/>
      </w:pPr>
      <w:rPr>
        <w:rFonts w:ascii="Wingdings" w:hAnsi="Wingdings"/>
      </w:rPr>
    </w:lvl>
  </w:abstractNum>
  <w:abstractNum w:abstractNumId="33">
    <w:nsid w:val="00000036"/>
    <w:multiLevelType w:val="hybridMultilevel"/>
    <w:tmpl w:val="00000036"/>
    <w:lvl w:ilvl="0" w:tplc="EB76AD30">
      <w:start w:val="1"/>
      <w:numFmt w:val="bullet"/>
      <w:lvlText w:val=""/>
      <w:lvlJc w:val="left"/>
      <w:pPr>
        <w:tabs>
          <w:tab w:val="num" w:pos="0"/>
        </w:tabs>
        <w:ind w:left="720" w:hanging="360"/>
      </w:pPr>
      <w:rPr>
        <w:rFonts w:ascii="Symbol" w:eastAsia="Symbol" w:hAnsi="Symbol" w:cs="Symbol"/>
      </w:rPr>
    </w:lvl>
    <w:lvl w:ilvl="1" w:tplc="9EE66CAA">
      <w:start w:val="1"/>
      <w:numFmt w:val="bullet"/>
      <w:lvlText w:val="o"/>
      <w:lvlJc w:val="left"/>
      <w:pPr>
        <w:tabs>
          <w:tab w:val="num" w:pos="1440"/>
        </w:tabs>
        <w:ind w:left="1440" w:hanging="360"/>
      </w:pPr>
      <w:rPr>
        <w:rFonts w:ascii="Courier New" w:hAnsi="Courier New"/>
      </w:rPr>
    </w:lvl>
    <w:lvl w:ilvl="2" w:tplc="15386516">
      <w:start w:val="1"/>
      <w:numFmt w:val="bullet"/>
      <w:lvlText w:val=""/>
      <w:lvlJc w:val="left"/>
      <w:pPr>
        <w:tabs>
          <w:tab w:val="num" w:pos="2160"/>
        </w:tabs>
        <w:ind w:left="2160" w:hanging="360"/>
      </w:pPr>
      <w:rPr>
        <w:rFonts w:ascii="Wingdings" w:hAnsi="Wingdings"/>
      </w:rPr>
    </w:lvl>
    <w:lvl w:ilvl="3" w:tplc="59FA5318">
      <w:start w:val="1"/>
      <w:numFmt w:val="bullet"/>
      <w:lvlText w:val=""/>
      <w:lvlJc w:val="left"/>
      <w:pPr>
        <w:tabs>
          <w:tab w:val="num" w:pos="2880"/>
        </w:tabs>
        <w:ind w:left="2880" w:hanging="360"/>
      </w:pPr>
      <w:rPr>
        <w:rFonts w:ascii="Symbol" w:hAnsi="Symbol"/>
      </w:rPr>
    </w:lvl>
    <w:lvl w:ilvl="4" w:tplc="1CCE559C">
      <w:start w:val="1"/>
      <w:numFmt w:val="bullet"/>
      <w:lvlText w:val="o"/>
      <w:lvlJc w:val="left"/>
      <w:pPr>
        <w:tabs>
          <w:tab w:val="num" w:pos="3600"/>
        </w:tabs>
        <w:ind w:left="3600" w:hanging="360"/>
      </w:pPr>
      <w:rPr>
        <w:rFonts w:ascii="Courier New" w:hAnsi="Courier New"/>
      </w:rPr>
    </w:lvl>
    <w:lvl w:ilvl="5" w:tplc="D26279CC">
      <w:start w:val="1"/>
      <w:numFmt w:val="bullet"/>
      <w:lvlText w:val=""/>
      <w:lvlJc w:val="left"/>
      <w:pPr>
        <w:tabs>
          <w:tab w:val="num" w:pos="4320"/>
        </w:tabs>
        <w:ind w:left="4320" w:hanging="360"/>
      </w:pPr>
      <w:rPr>
        <w:rFonts w:ascii="Wingdings" w:hAnsi="Wingdings"/>
      </w:rPr>
    </w:lvl>
    <w:lvl w:ilvl="6" w:tplc="24F42C68">
      <w:start w:val="1"/>
      <w:numFmt w:val="bullet"/>
      <w:lvlText w:val=""/>
      <w:lvlJc w:val="left"/>
      <w:pPr>
        <w:tabs>
          <w:tab w:val="num" w:pos="5040"/>
        </w:tabs>
        <w:ind w:left="5040" w:hanging="360"/>
      </w:pPr>
      <w:rPr>
        <w:rFonts w:ascii="Symbol" w:hAnsi="Symbol"/>
      </w:rPr>
    </w:lvl>
    <w:lvl w:ilvl="7" w:tplc="F0D6FD20">
      <w:start w:val="1"/>
      <w:numFmt w:val="bullet"/>
      <w:lvlText w:val="o"/>
      <w:lvlJc w:val="left"/>
      <w:pPr>
        <w:tabs>
          <w:tab w:val="num" w:pos="5760"/>
        </w:tabs>
        <w:ind w:left="5760" w:hanging="360"/>
      </w:pPr>
      <w:rPr>
        <w:rFonts w:ascii="Courier New" w:hAnsi="Courier New"/>
      </w:rPr>
    </w:lvl>
    <w:lvl w:ilvl="8" w:tplc="8018BA14">
      <w:start w:val="1"/>
      <w:numFmt w:val="bullet"/>
      <w:lvlText w:val=""/>
      <w:lvlJc w:val="left"/>
      <w:pPr>
        <w:tabs>
          <w:tab w:val="num" w:pos="6480"/>
        </w:tabs>
        <w:ind w:left="6480" w:hanging="360"/>
      </w:pPr>
      <w:rPr>
        <w:rFonts w:ascii="Wingdings" w:hAnsi="Wingdings"/>
      </w:rPr>
    </w:lvl>
  </w:abstractNum>
  <w:abstractNum w:abstractNumId="34">
    <w:nsid w:val="00000037"/>
    <w:multiLevelType w:val="hybridMultilevel"/>
    <w:tmpl w:val="00000037"/>
    <w:lvl w:ilvl="0" w:tplc="EFFC517C">
      <w:start w:val="1"/>
      <w:numFmt w:val="bullet"/>
      <w:lvlText w:val=""/>
      <w:lvlJc w:val="left"/>
      <w:pPr>
        <w:tabs>
          <w:tab w:val="num" w:pos="0"/>
        </w:tabs>
        <w:ind w:left="720" w:hanging="360"/>
      </w:pPr>
      <w:rPr>
        <w:rFonts w:ascii="Symbol" w:eastAsia="Symbol" w:hAnsi="Symbol" w:cs="Symbol"/>
      </w:rPr>
    </w:lvl>
    <w:lvl w:ilvl="1" w:tplc="567A22A4">
      <w:start w:val="1"/>
      <w:numFmt w:val="bullet"/>
      <w:lvlText w:val="o"/>
      <w:lvlJc w:val="left"/>
      <w:pPr>
        <w:tabs>
          <w:tab w:val="num" w:pos="1440"/>
        </w:tabs>
        <w:ind w:left="1440" w:hanging="360"/>
      </w:pPr>
      <w:rPr>
        <w:rFonts w:ascii="Courier New" w:hAnsi="Courier New"/>
      </w:rPr>
    </w:lvl>
    <w:lvl w:ilvl="2" w:tplc="705CDCCA">
      <w:start w:val="1"/>
      <w:numFmt w:val="bullet"/>
      <w:lvlText w:val=""/>
      <w:lvlJc w:val="left"/>
      <w:pPr>
        <w:tabs>
          <w:tab w:val="num" w:pos="2160"/>
        </w:tabs>
        <w:ind w:left="2160" w:hanging="360"/>
      </w:pPr>
      <w:rPr>
        <w:rFonts w:ascii="Wingdings" w:hAnsi="Wingdings"/>
      </w:rPr>
    </w:lvl>
    <w:lvl w:ilvl="3" w:tplc="E9EE031C">
      <w:start w:val="1"/>
      <w:numFmt w:val="bullet"/>
      <w:lvlText w:val=""/>
      <w:lvlJc w:val="left"/>
      <w:pPr>
        <w:tabs>
          <w:tab w:val="num" w:pos="2880"/>
        </w:tabs>
        <w:ind w:left="2880" w:hanging="360"/>
      </w:pPr>
      <w:rPr>
        <w:rFonts w:ascii="Symbol" w:hAnsi="Symbol"/>
      </w:rPr>
    </w:lvl>
    <w:lvl w:ilvl="4" w:tplc="99BEA5C6">
      <w:start w:val="1"/>
      <w:numFmt w:val="bullet"/>
      <w:lvlText w:val="o"/>
      <w:lvlJc w:val="left"/>
      <w:pPr>
        <w:tabs>
          <w:tab w:val="num" w:pos="3600"/>
        </w:tabs>
        <w:ind w:left="3600" w:hanging="360"/>
      </w:pPr>
      <w:rPr>
        <w:rFonts w:ascii="Courier New" w:hAnsi="Courier New"/>
      </w:rPr>
    </w:lvl>
    <w:lvl w:ilvl="5" w:tplc="32787BEE">
      <w:start w:val="1"/>
      <w:numFmt w:val="bullet"/>
      <w:lvlText w:val=""/>
      <w:lvlJc w:val="left"/>
      <w:pPr>
        <w:tabs>
          <w:tab w:val="num" w:pos="4320"/>
        </w:tabs>
        <w:ind w:left="4320" w:hanging="360"/>
      </w:pPr>
      <w:rPr>
        <w:rFonts w:ascii="Wingdings" w:hAnsi="Wingdings"/>
      </w:rPr>
    </w:lvl>
    <w:lvl w:ilvl="6" w:tplc="EFC02E28">
      <w:start w:val="1"/>
      <w:numFmt w:val="bullet"/>
      <w:lvlText w:val=""/>
      <w:lvlJc w:val="left"/>
      <w:pPr>
        <w:tabs>
          <w:tab w:val="num" w:pos="5040"/>
        </w:tabs>
        <w:ind w:left="5040" w:hanging="360"/>
      </w:pPr>
      <w:rPr>
        <w:rFonts w:ascii="Symbol" w:hAnsi="Symbol"/>
      </w:rPr>
    </w:lvl>
    <w:lvl w:ilvl="7" w:tplc="2EE0B030">
      <w:start w:val="1"/>
      <w:numFmt w:val="bullet"/>
      <w:lvlText w:val="o"/>
      <w:lvlJc w:val="left"/>
      <w:pPr>
        <w:tabs>
          <w:tab w:val="num" w:pos="5760"/>
        </w:tabs>
        <w:ind w:left="5760" w:hanging="360"/>
      </w:pPr>
      <w:rPr>
        <w:rFonts w:ascii="Courier New" w:hAnsi="Courier New"/>
      </w:rPr>
    </w:lvl>
    <w:lvl w:ilvl="8" w:tplc="C32A9BF4">
      <w:start w:val="1"/>
      <w:numFmt w:val="bullet"/>
      <w:lvlText w:val=""/>
      <w:lvlJc w:val="left"/>
      <w:pPr>
        <w:tabs>
          <w:tab w:val="num" w:pos="6480"/>
        </w:tabs>
        <w:ind w:left="6480" w:hanging="360"/>
      </w:pPr>
      <w:rPr>
        <w:rFonts w:ascii="Wingdings" w:hAnsi="Wingdings"/>
      </w:rPr>
    </w:lvl>
  </w:abstractNum>
  <w:abstractNum w:abstractNumId="35">
    <w:nsid w:val="00000038"/>
    <w:multiLevelType w:val="hybridMultilevel"/>
    <w:tmpl w:val="00000038"/>
    <w:lvl w:ilvl="0" w:tplc="D3108E64">
      <w:start w:val="1"/>
      <w:numFmt w:val="bullet"/>
      <w:lvlText w:val=""/>
      <w:lvlJc w:val="left"/>
      <w:pPr>
        <w:tabs>
          <w:tab w:val="num" w:pos="0"/>
        </w:tabs>
        <w:ind w:left="720" w:hanging="360"/>
      </w:pPr>
      <w:rPr>
        <w:rFonts w:ascii="Symbol" w:eastAsia="Symbol" w:hAnsi="Symbol" w:cs="Symbol"/>
      </w:rPr>
    </w:lvl>
    <w:lvl w:ilvl="1" w:tplc="13E0D0FC">
      <w:start w:val="1"/>
      <w:numFmt w:val="bullet"/>
      <w:lvlText w:val="o"/>
      <w:lvlJc w:val="left"/>
      <w:pPr>
        <w:tabs>
          <w:tab w:val="num" w:pos="1440"/>
        </w:tabs>
        <w:ind w:left="1440" w:hanging="360"/>
      </w:pPr>
      <w:rPr>
        <w:rFonts w:ascii="Courier New" w:hAnsi="Courier New"/>
      </w:rPr>
    </w:lvl>
    <w:lvl w:ilvl="2" w:tplc="F506981A">
      <w:start w:val="1"/>
      <w:numFmt w:val="bullet"/>
      <w:lvlText w:val=""/>
      <w:lvlJc w:val="left"/>
      <w:pPr>
        <w:tabs>
          <w:tab w:val="num" w:pos="2160"/>
        </w:tabs>
        <w:ind w:left="2160" w:hanging="360"/>
      </w:pPr>
      <w:rPr>
        <w:rFonts w:ascii="Wingdings" w:hAnsi="Wingdings"/>
      </w:rPr>
    </w:lvl>
    <w:lvl w:ilvl="3" w:tplc="A1D04698">
      <w:start w:val="1"/>
      <w:numFmt w:val="bullet"/>
      <w:lvlText w:val=""/>
      <w:lvlJc w:val="left"/>
      <w:pPr>
        <w:tabs>
          <w:tab w:val="num" w:pos="2880"/>
        </w:tabs>
        <w:ind w:left="2880" w:hanging="360"/>
      </w:pPr>
      <w:rPr>
        <w:rFonts w:ascii="Symbol" w:hAnsi="Symbol"/>
      </w:rPr>
    </w:lvl>
    <w:lvl w:ilvl="4" w:tplc="CB807C7A">
      <w:start w:val="1"/>
      <w:numFmt w:val="bullet"/>
      <w:lvlText w:val="o"/>
      <w:lvlJc w:val="left"/>
      <w:pPr>
        <w:tabs>
          <w:tab w:val="num" w:pos="3600"/>
        </w:tabs>
        <w:ind w:left="3600" w:hanging="360"/>
      </w:pPr>
      <w:rPr>
        <w:rFonts w:ascii="Courier New" w:hAnsi="Courier New"/>
      </w:rPr>
    </w:lvl>
    <w:lvl w:ilvl="5" w:tplc="BB26213E">
      <w:start w:val="1"/>
      <w:numFmt w:val="bullet"/>
      <w:lvlText w:val=""/>
      <w:lvlJc w:val="left"/>
      <w:pPr>
        <w:tabs>
          <w:tab w:val="num" w:pos="4320"/>
        </w:tabs>
        <w:ind w:left="4320" w:hanging="360"/>
      </w:pPr>
      <w:rPr>
        <w:rFonts w:ascii="Wingdings" w:hAnsi="Wingdings"/>
      </w:rPr>
    </w:lvl>
    <w:lvl w:ilvl="6" w:tplc="9CE80192">
      <w:start w:val="1"/>
      <w:numFmt w:val="bullet"/>
      <w:lvlText w:val=""/>
      <w:lvlJc w:val="left"/>
      <w:pPr>
        <w:tabs>
          <w:tab w:val="num" w:pos="5040"/>
        </w:tabs>
        <w:ind w:left="5040" w:hanging="360"/>
      </w:pPr>
      <w:rPr>
        <w:rFonts w:ascii="Symbol" w:hAnsi="Symbol"/>
      </w:rPr>
    </w:lvl>
    <w:lvl w:ilvl="7" w:tplc="BB32F580">
      <w:start w:val="1"/>
      <w:numFmt w:val="bullet"/>
      <w:lvlText w:val="o"/>
      <w:lvlJc w:val="left"/>
      <w:pPr>
        <w:tabs>
          <w:tab w:val="num" w:pos="5760"/>
        </w:tabs>
        <w:ind w:left="5760" w:hanging="360"/>
      </w:pPr>
      <w:rPr>
        <w:rFonts w:ascii="Courier New" w:hAnsi="Courier New"/>
      </w:rPr>
    </w:lvl>
    <w:lvl w:ilvl="8" w:tplc="F26818BA">
      <w:start w:val="1"/>
      <w:numFmt w:val="bullet"/>
      <w:lvlText w:val=""/>
      <w:lvlJc w:val="left"/>
      <w:pPr>
        <w:tabs>
          <w:tab w:val="num" w:pos="6480"/>
        </w:tabs>
        <w:ind w:left="6480" w:hanging="360"/>
      </w:pPr>
      <w:rPr>
        <w:rFonts w:ascii="Wingdings" w:hAnsi="Wingdings"/>
      </w:rPr>
    </w:lvl>
  </w:abstractNum>
  <w:abstractNum w:abstractNumId="36">
    <w:nsid w:val="00000039"/>
    <w:multiLevelType w:val="hybridMultilevel"/>
    <w:tmpl w:val="00000039"/>
    <w:lvl w:ilvl="0" w:tplc="B6CC6804">
      <w:start w:val="1"/>
      <w:numFmt w:val="bullet"/>
      <w:lvlText w:val=""/>
      <w:lvlJc w:val="left"/>
      <w:pPr>
        <w:tabs>
          <w:tab w:val="num" w:pos="0"/>
        </w:tabs>
        <w:ind w:left="720" w:hanging="360"/>
      </w:pPr>
      <w:rPr>
        <w:rFonts w:ascii="Symbol" w:eastAsia="Symbol" w:hAnsi="Symbol" w:cs="Symbol"/>
      </w:rPr>
    </w:lvl>
    <w:lvl w:ilvl="1" w:tplc="FF44A2AA">
      <w:start w:val="1"/>
      <w:numFmt w:val="bullet"/>
      <w:lvlText w:val="o"/>
      <w:lvlJc w:val="left"/>
      <w:pPr>
        <w:tabs>
          <w:tab w:val="num" w:pos="1440"/>
        </w:tabs>
        <w:ind w:left="1440" w:hanging="360"/>
      </w:pPr>
      <w:rPr>
        <w:rFonts w:ascii="Courier New" w:hAnsi="Courier New"/>
      </w:rPr>
    </w:lvl>
    <w:lvl w:ilvl="2" w:tplc="CA048F2A">
      <w:start w:val="1"/>
      <w:numFmt w:val="bullet"/>
      <w:lvlText w:val=""/>
      <w:lvlJc w:val="left"/>
      <w:pPr>
        <w:tabs>
          <w:tab w:val="num" w:pos="2160"/>
        </w:tabs>
        <w:ind w:left="2160" w:hanging="360"/>
      </w:pPr>
      <w:rPr>
        <w:rFonts w:ascii="Wingdings" w:hAnsi="Wingdings"/>
      </w:rPr>
    </w:lvl>
    <w:lvl w:ilvl="3" w:tplc="A4F4BC12">
      <w:start w:val="1"/>
      <w:numFmt w:val="bullet"/>
      <w:lvlText w:val=""/>
      <w:lvlJc w:val="left"/>
      <w:pPr>
        <w:tabs>
          <w:tab w:val="num" w:pos="2880"/>
        </w:tabs>
        <w:ind w:left="2880" w:hanging="360"/>
      </w:pPr>
      <w:rPr>
        <w:rFonts w:ascii="Symbol" w:hAnsi="Symbol"/>
      </w:rPr>
    </w:lvl>
    <w:lvl w:ilvl="4" w:tplc="A65EE56A">
      <w:start w:val="1"/>
      <w:numFmt w:val="bullet"/>
      <w:lvlText w:val="o"/>
      <w:lvlJc w:val="left"/>
      <w:pPr>
        <w:tabs>
          <w:tab w:val="num" w:pos="3600"/>
        </w:tabs>
        <w:ind w:left="3600" w:hanging="360"/>
      </w:pPr>
      <w:rPr>
        <w:rFonts w:ascii="Courier New" w:hAnsi="Courier New"/>
      </w:rPr>
    </w:lvl>
    <w:lvl w:ilvl="5" w:tplc="9E9E9818">
      <w:start w:val="1"/>
      <w:numFmt w:val="bullet"/>
      <w:lvlText w:val=""/>
      <w:lvlJc w:val="left"/>
      <w:pPr>
        <w:tabs>
          <w:tab w:val="num" w:pos="4320"/>
        </w:tabs>
        <w:ind w:left="4320" w:hanging="360"/>
      </w:pPr>
      <w:rPr>
        <w:rFonts w:ascii="Wingdings" w:hAnsi="Wingdings"/>
      </w:rPr>
    </w:lvl>
    <w:lvl w:ilvl="6" w:tplc="7CF67AEE">
      <w:start w:val="1"/>
      <w:numFmt w:val="bullet"/>
      <w:lvlText w:val=""/>
      <w:lvlJc w:val="left"/>
      <w:pPr>
        <w:tabs>
          <w:tab w:val="num" w:pos="5040"/>
        </w:tabs>
        <w:ind w:left="5040" w:hanging="360"/>
      </w:pPr>
      <w:rPr>
        <w:rFonts w:ascii="Symbol" w:hAnsi="Symbol"/>
      </w:rPr>
    </w:lvl>
    <w:lvl w:ilvl="7" w:tplc="A0324128">
      <w:start w:val="1"/>
      <w:numFmt w:val="bullet"/>
      <w:lvlText w:val="o"/>
      <w:lvlJc w:val="left"/>
      <w:pPr>
        <w:tabs>
          <w:tab w:val="num" w:pos="5760"/>
        </w:tabs>
        <w:ind w:left="5760" w:hanging="360"/>
      </w:pPr>
      <w:rPr>
        <w:rFonts w:ascii="Courier New" w:hAnsi="Courier New"/>
      </w:rPr>
    </w:lvl>
    <w:lvl w:ilvl="8" w:tplc="F002133E">
      <w:start w:val="1"/>
      <w:numFmt w:val="bullet"/>
      <w:lvlText w:val=""/>
      <w:lvlJc w:val="left"/>
      <w:pPr>
        <w:tabs>
          <w:tab w:val="num" w:pos="6480"/>
        </w:tabs>
        <w:ind w:left="6480" w:hanging="360"/>
      </w:pPr>
      <w:rPr>
        <w:rFonts w:ascii="Wingdings" w:hAnsi="Wingdings"/>
      </w:rPr>
    </w:lvl>
  </w:abstractNum>
  <w:abstractNum w:abstractNumId="37">
    <w:nsid w:val="0000003A"/>
    <w:multiLevelType w:val="hybridMultilevel"/>
    <w:tmpl w:val="67F0C30E"/>
    <w:lvl w:ilvl="0" w:tplc="1F02EC5E">
      <w:start w:val="1"/>
      <w:numFmt w:val="bullet"/>
      <w:lvlText w:val=""/>
      <w:lvlJc w:val="left"/>
      <w:pPr>
        <w:tabs>
          <w:tab w:val="num" w:pos="0"/>
        </w:tabs>
        <w:ind w:left="720" w:hanging="360"/>
      </w:pPr>
      <w:rPr>
        <w:rFonts w:ascii="Symbol" w:eastAsia="Symbol" w:hAnsi="Symbol" w:cs="Symbol"/>
      </w:rPr>
    </w:lvl>
    <w:lvl w:ilvl="1" w:tplc="8B70D9FA">
      <w:start w:val="1"/>
      <w:numFmt w:val="bullet"/>
      <w:lvlText w:val="o"/>
      <w:lvlJc w:val="left"/>
      <w:pPr>
        <w:tabs>
          <w:tab w:val="num" w:pos="1440"/>
        </w:tabs>
        <w:ind w:left="1440" w:hanging="360"/>
      </w:pPr>
      <w:rPr>
        <w:rFonts w:ascii="Courier New" w:hAnsi="Courier New"/>
      </w:rPr>
    </w:lvl>
    <w:lvl w:ilvl="2" w:tplc="FEA6D440">
      <w:start w:val="1"/>
      <w:numFmt w:val="bullet"/>
      <w:lvlText w:val=""/>
      <w:lvlJc w:val="left"/>
      <w:pPr>
        <w:tabs>
          <w:tab w:val="num" w:pos="2160"/>
        </w:tabs>
        <w:ind w:left="2160" w:hanging="360"/>
      </w:pPr>
      <w:rPr>
        <w:rFonts w:ascii="Wingdings" w:hAnsi="Wingdings"/>
      </w:rPr>
    </w:lvl>
    <w:lvl w:ilvl="3" w:tplc="46827C1C">
      <w:start w:val="1"/>
      <w:numFmt w:val="bullet"/>
      <w:lvlText w:val=""/>
      <w:lvlJc w:val="left"/>
      <w:pPr>
        <w:tabs>
          <w:tab w:val="num" w:pos="2880"/>
        </w:tabs>
        <w:ind w:left="2880" w:hanging="360"/>
      </w:pPr>
      <w:rPr>
        <w:rFonts w:ascii="Symbol" w:hAnsi="Symbol"/>
      </w:rPr>
    </w:lvl>
    <w:lvl w:ilvl="4" w:tplc="C0FAC0B0">
      <w:start w:val="1"/>
      <w:numFmt w:val="bullet"/>
      <w:lvlText w:val="o"/>
      <w:lvlJc w:val="left"/>
      <w:pPr>
        <w:tabs>
          <w:tab w:val="num" w:pos="3600"/>
        </w:tabs>
        <w:ind w:left="3600" w:hanging="360"/>
      </w:pPr>
      <w:rPr>
        <w:rFonts w:ascii="Courier New" w:hAnsi="Courier New"/>
      </w:rPr>
    </w:lvl>
    <w:lvl w:ilvl="5" w:tplc="AEC09AFA">
      <w:start w:val="1"/>
      <w:numFmt w:val="bullet"/>
      <w:lvlText w:val=""/>
      <w:lvlJc w:val="left"/>
      <w:pPr>
        <w:tabs>
          <w:tab w:val="num" w:pos="4320"/>
        </w:tabs>
        <w:ind w:left="4320" w:hanging="360"/>
      </w:pPr>
      <w:rPr>
        <w:rFonts w:ascii="Wingdings" w:hAnsi="Wingdings"/>
      </w:rPr>
    </w:lvl>
    <w:lvl w:ilvl="6" w:tplc="17741C2A">
      <w:start w:val="1"/>
      <w:numFmt w:val="bullet"/>
      <w:lvlText w:val=""/>
      <w:lvlJc w:val="left"/>
      <w:pPr>
        <w:tabs>
          <w:tab w:val="num" w:pos="5040"/>
        </w:tabs>
        <w:ind w:left="5040" w:hanging="360"/>
      </w:pPr>
      <w:rPr>
        <w:rFonts w:ascii="Symbol" w:hAnsi="Symbol"/>
      </w:rPr>
    </w:lvl>
    <w:lvl w:ilvl="7" w:tplc="E9B0CA46">
      <w:start w:val="1"/>
      <w:numFmt w:val="bullet"/>
      <w:lvlText w:val="o"/>
      <w:lvlJc w:val="left"/>
      <w:pPr>
        <w:tabs>
          <w:tab w:val="num" w:pos="5760"/>
        </w:tabs>
        <w:ind w:left="5760" w:hanging="360"/>
      </w:pPr>
      <w:rPr>
        <w:rFonts w:ascii="Courier New" w:hAnsi="Courier New"/>
      </w:rPr>
    </w:lvl>
    <w:lvl w:ilvl="8" w:tplc="9C26F88C">
      <w:start w:val="1"/>
      <w:numFmt w:val="bullet"/>
      <w:lvlText w:val=""/>
      <w:lvlJc w:val="left"/>
      <w:pPr>
        <w:tabs>
          <w:tab w:val="num" w:pos="6480"/>
        </w:tabs>
        <w:ind w:left="6480" w:hanging="360"/>
      </w:pPr>
      <w:rPr>
        <w:rFonts w:ascii="Wingdings" w:hAnsi="Wingdings"/>
      </w:rPr>
    </w:lvl>
  </w:abstractNum>
  <w:abstractNum w:abstractNumId="38">
    <w:nsid w:val="0000003B"/>
    <w:multiLevelType w:val="hybridMultilevel"/>
    <w:tmpl w:val="0000003B"/>
    <w:lvl w:ilvl="0" w:tplc="F6363816">
      <w:start w:val="1"/>
      <w:numFmt w:val="bullet"/>
      <w:lvlText w:val=""/>
      <w:lvlJc w:val="left"/>
      <w:pPr>
        <w:tabs>
          <w:tab w:val="num" w:pos="0"/>
        </w:tabs>
        <w:ind w:left="720" w:hanging="360"/>
      </w:pPr>
      <w:rPr>
        <w:rFonts w:ascii="Symbol" w:eastAsia="Symbol" w:hAnsi="Symbol" w:cs="Symbol"/>
      </w:rPr>
    </w:lvl>
    <w:lvl w:ilvl="1" w:tplc="1700A6FA">
      <w:start w:val="1"/>
      <w:numFmt w:val="bullet"/>
      <w:lvlText w:val="o"/>
      <w:lvlJc w:val="left"/>
      <w:pPr>
        <w:tabs>
          <w:tab w:val="num" w:pos="0"/>
        </w:tabs>
        <w:ind w:left="1440" w:hanging="360"/>
      </w:pPr>
      <w:rPr>
        <w:rFonts w:ascii="Courier New" w:eastAsia="Courier New" w:hAnsi="Courier New" w:cs="Courier New"/>
      </w:rPr>
    </w:lvl>
    <w:lvl w:ilvl="2" w:tplc="3552F1C6">
      <w:start w:val="1"/>
      <w:numFmt w:val="bullet"/>
      <w:lvlText w:val=""/>
      <w:lvlJc w:val="left"/>
      <w:pPr>
        <w:tabs>
          <w:tab w:val="num" w:pos="2160"/>
        </w:tabs>
        <w:ind w:left="2160" w:hanging="360"/>
      </w:pPr>
      <w:rPr>
        <w:rFonts w:ascii="Wingdings" w:hAnsi="Wingdings"/>
      </w:rPr>
    </w:lvl>
    <w:lvl w:ilvl="3" w:tplc="B7C473F2">
      <w:start w:val="1"/>
      <w:numFmt w:val="bullet"/>
      <w:lvlText w:val=""/>
      <w:lvlJc w:val="left"/>
      <w:pPr>
        <w:tabs>
          <w:tab w:val="num" w:pos="2880"/>
        </w:tabs>
        <w:ind w:left="2880" w:hanging="360"/>
      </w:pPr>
      <w:rPr>
        <w:rFonts w:ascii="Symbol" w:hAnsi="Symbol"/>
      </w:rPr>
    </w:lvl>
    <w:lvl w:ilvl="4" w:tplc="A8FA229E">
      <w:start w:val="1"/>
      <w:numFmt w:val="bullet"/>
      <w:lvlText w:val="o"/>
      <w:lvlJc w:val="left"/>
      <w:pPr>
        <w:tabs>
          <w:tab w:val="num" w:pos="3600"/>
        </w:tabs>
        <w:ind w:left="3600" w:hanging="360"/>
      </w:pPr>
      <w:rPr>
        <w:rFonts w:ascii="Courier New" w:hAnsi="Courier New"/>
      </w:rPr>
    </w:lvl>
    <w:lvl w:ilvl="5" w:tplc="60109974">
      <w:start w:val="1"/>
      <w:numFmt w:val="bullet"/>
      <w:lvlText w:val=""/>
      <w:lvlJc w:val="left"/>
      <w:pPr>
        <w:tabs>
          <w:tab w:val="num" w:pos="4320"/>
        </w:tabs>
        <w:ind w:left="4320" w:hanging="360"/>
      </w:pPr>
      <w:rPr>
        <w:rFonts w:ascii="Wingdings" w:hAnsi="Wingdings"/>
      </w:rPr>
    </w:lvl>
    <w:lvl w:ilvl="6" w:tplc="7B7E092E">
      <w:start w:val="1"/>
      <w:numFmt w:val="bullet"/>
      <w:lvlText w:val=""/>
      <w:lvlJc w:val="left"/>
      <w:pPr>
        <w:tabs>
          <w:tab w:val="num" w:pos="5040"/>
        </w:tabs>
        <w:ind w:left="5040" w:hanging="360"/>
      </w:pPr>
      <w:rPr>
        <w:rFonts w:ascii="Symbol" w:hAnsi="Symbol"/>
      </w:rPr>
    </w:lvl>
    <w:lvl w:ilvl="7" w:tplc="6D688DE8">
      <w:start w:val="1"/>
      <w:numFmt w:val="bullet"/>
      <w:lvlText w:val="o"/>
      <w:lvlJc w:val="left"/>
      <w:pPr>
        <w:tabs>
          <w:tab w:val="num" w:pos="5760"/>
        </w:tabs>
        <w:ind w:left="5760" w:hanging="360"/>
      </w:pPr>
      <w:rPr>
        <w:rFonts w:ascii="Courier New" w:hAnsi="Courier New"/>
      </w:rPr>
    </w:lvl>
    <w:lvl w:ilvl="8" w:tplc="734C850C">
      <w:start w:val="1"/>
      <w:numFmt w:val="bullet"/>
      <w:lvlText w:val=""/>
      <w:lvlJc w:val="left"/>
      <w:pPr>
        <w:tabs>
          <w:tab w:val="num" w:pos="6480"/>
        </w:tabs>
        <w:ind w:left="6480" w:hanging="360"/>
      </w:pPr>
      <w:rPr>
        <w:rFonts w:ascii="Wingdings" w:hAnsi="Wingdings"/>
      </w:rPr>
    </w:lvl>
  </w:abstractNum>
  <w:abstractNum w:abstractNumId="39">
    <w:nsid w:val="0000003C"/>
    <w:multiLevelType w:val="hybridMultilevel"/>
    <w:tmpl w:val="0000003C"/>
    <w:lvl w:ilvl="0" w:tplc="44A02FF6">
      <w:start w:val="1"/>
      <w:numFmt w:val="bullet"/>
      <w:lvlText w:val=""/>
      <w:lvlJc w:val="left"/>
      <w:pPr>
        <w:tabs>
          <w:tab w:val="num" w:pos="0"/>
        </w:tabs>
        <w:ind w:left="720" w:hanging="360"/>
      </w:pPr>
      <w:rPr>
        <w:rFonts w:ascii="Symbol" w:eastAsia="Symbol" w:hAnsi="Symbol" w:cs="Symbol"/>
      </w:rPr>
    </w:lvl>
    <w:lvl w:ilvl="1" w:tplc="470CFA0E">
      <w:start w:val="1"/>
      <w:numFmt w:val="bullet"/>
      <w:lvlText w:val="o"/>
      <w:lvlJc w:val="left"/>
      <w:pPr>
        <w:tabs>
          <w:tab w:val="num" w:pos="1440"/>
        </w:tabs>
        <w:ind w:left="1440" w:hanging="360"/>
      </w:pPr>
      <w:rPr>
        <w:rFonts w:ascii="Courier New" w:hAnsi="Courier New"/>
      </w:rPr>
    </w:lvl>
    <w:lvl w:ilvl="2" w:tplc="878A1BAA">
      <w:start w:val="1"/>
      <w:numFmt w:val="bullet"/>
      <w:lvlText w:val=""/>
      <w:lvlJc w:val="left"/>
      <w:pPr>
        <w:tabs>
          <w:tab w:val="num" w:pos="2160"/>
        </w:tabs>
        <w:ind w:left="2160" w:hanging="360"/>
      </w:pPr>
      <w:rPr>
        <w:rFonts w:ascii="Wingdings" w:hAnsi="Wingdings"/>
      </w:rPr>
    </w:lvl>
    <w:lvl w:ilvl="3" w:tplc="900491F8">
      <w:start w:val="1"/>
      <w:numFmt w:val="bullet"/>
      <w:lvlText w:val=""/>
      <w:lvlJc w:val="left"/>
      <w:pPr>
        <w:tabs>
          <w:tab w:val="num" w:pos="2880"/>
        </w:tabs>
        <w:ind w:left="2880" w:hanging="360"/>
      </w:pPr>
      <w:rPr>
        <w:rFonts w:ascii="Symbol" w:hAnsi="Symbol"/>
      </w:rPr>
    </w:lvl>
    <w:lvl w:ilvl="4" w:tplc="76EEFA9E">
      <w:start w:val="1"/>
      <w:numFmt w:val="bullet"/>
      <w:lvlText w:val="o"/>
      <w:lvlJc w:val="left"/>
      <w:pPr>
        <w:tabs>
          <w:tab w:val="num" w:pos="3600"/>
        </w:tabs>
        <w:ind w:left="3600" w:hanging="360"/>
      </w:pPr>
      <w:rPr>
        <w:rFonts w:ascii="Courier New" w:hAnsi="Courier New"/>
      </w:rPr>
    </w:lvl>
    <w:lvl w:ilvl="5" w:tplc="03762C88">
      <w:start w:val="1"/>
      <w:numFmt w:val="bullet"/>
      <w:lvlText w:val=""/>
      <w:lvlJc w:val="left"/>
      <w:pPr>
        <w:tabs>
          <w:tab w:val="num" w:pos="4320"/>
        </w:tabs>
        <w:ind w:left="4320" w:hanging="360"/>
      </w:pPr>
      <w:rPr>
        <w:rFonts w:ascii="Wingdings" w:hAnsi="Wingdings"/>
      </w:rPr>
    </w:lvl>
    <w:lvl w:ilvl="6" w:tplc="DB84E992">
      <w:start w:val="1"/>
      <w:numFmt w:val="bullet"/>
      <w:lvlText w:val=""/>
      <w:lvlJc w:val="left"/>
      <w:pPr>
        <w:tabs>
          <w:tab w:val="num" w:pos="5040"/>
        </w:tabs>
        <w:ind w:left="5040" w:hanging="360"/>
      </w:pPr>
      <w:rPr>
        <w:rFonts w:ascii="Symbol" w:hAnsi="Symbol"/>
      </w:rPr>
    </w:lvl>
    <w:lvl w:ilvl="7" w:tplc="42368020">
      <w:start w:val="1"/>
      <w:numFmt w:val="bullet"/>
      <w:lvlText w:val="o"/>
      <w:lvlJc w:val="left"/>
      <w:pPr>
        <w:tabs>
          <w:tab w:val="num" w:pos="5760"/>
        </w:tabs>
        <w:ind w:left="5760" w:hanging="360"/>
      </w:pPr>
      <w:rPr>
        <w:rFonts w:ascii="Courier New" w:hAnsi="Courier New"/>
      </w:rPr>
    </w:lvl>
    <w:lvl w:ilvl="8" w:tplc="D166C32C">
      <w:start w:val="1"/>
      <w:numFmt w:val="bullet"/>
      <w:lvlText w:val=""/>
      <w:lvlJc w:val="left"/>
      <w:pPr>
        <w:tabs>
          <w:tab w:val="num" w:pos="6480"/>
        </w:tabs>
        <w:ind w:left="6480" w:hanging="360"/>
      </w:pPr>
      <w:rPr>
        <w:rFonts w:ascii="Wingdings" w:hAnsi="Wingdings"/>
      </w:rPr>
    </w:lvl>
  </w:abstractNum>
  <w:abstractNum w:abstractNumId="40">
    <w:nsid w:val="0000003D"/>
    <w:multiLevelType w:val="hybridMultilevel"/>
    <w:tmpl w:val="0000003D"/>
    <w:lvl w:ilvl="0" w:tplc="2B8ABC80">
      <w:start w:val="1"/>
      <w:numFmt w:val="bullet"/>
      <w:lvlText w:val=""/>
      <w:lvlJc w:val="left"/>
      <w:pPr>
        <w:tabs>
          <w:tab w:val="num" w:pos="0"/>
        </w:tabs>
        <w:ind w:left="720" w:hanging="360"/>
      </w:pPr>
      <w:rPr>
        <w:rFonts w:ascii="Symbol" w:eastAsia="Symbol" w:hAnsi="Symbol" w:cs="Symbol"/>
      </w:rPr>
    </w:lvl>
    <w:lvl w:ilvl="1" w:tplc="E996DE8A">
      <w:start w:val="1"/>
      <w:numFmt w:val="bullet"/>
      <w:lvlText w:val="o"/>
      <w:lvlJc w:val="left"/>
      <w:pPr>
        <w:tabs>
          <w:tab w:val="num" w:pos="0"/>
        </w:tabs>
        <w:ind w:left="1440" w:hanging="360"/>
      </w:pPr>
      <w:rPr>
        <w:rFonts w:ascii="Courier New" w:eastAsia="Courier New" w:hAnsi="Courier New" w:cs="Courier New"/>
      </w:rPr>
    </w:lvl>
    <w:lvl w:ilvl="2" w:tplc="1048ED14">
      <w:start w:val="1"/>
      <w:numFmt w:val="bullet"/>
      <w:lvlText w:val=""/>
      <w:lvlJc w:val="left"/>
      <w:pPr>
        <w:tabs>
          <w:tab w:val="num" w:pos="2160"/>
        </w:tabs>
        <w:ind w:left="2160" w:hanging="360"/>
      </w:pPr>
      <w:rPr>
        <w:rFonts w:ascii="Wingdings" w:hAnsi="Wingdings"/>
      </w:rPr>
    </w:lvl>
    <w:lvl w:ilvl="3" w:tplc="C81ECA7C">
      <w:start w:val="1"/>
      <w:numFmt w:val="bullet"/>
      <w:lvlText w:val=""/>
      <w:lvlJc w:val="left"/>
      <w:pPr>
        <w:tabs>
          <w:tab w:val="num" w:pos="2880"/>
        </w:tabs>
        <w:ind w:left="2880" w:hanging="360"/>
      </w:pPr>
      <w:rPr>
        <w:rFonts w:ascii="Symbol" w:hAnsi="Symbol"/>
      </w:rPr>
    </w:lvl>
    <w:lvl w:ilvl="4" w:tplc="A8F42D0E">
      <w:start w:val="1"/>
      <w:numFmt w:val="bullet"/>
      <w:lvlText w:val="o"/>
      <w:lvlJc w:val="left"/>
      <w:pPr>
        <w:tabs>
          <w:tab w:val="num" w:pos="3600"/>
        </w:tabs>
        <w:ind w:left="3600" w:hanging="360"/>
      </w:pPr>
      <w:rPr>
        <w:rFonts w:ascii="Courier New" w:hAnsi="Courier New"/>
      </w:rPr>
    </w:lvl>
    <w:lvl w:ilvl="5" w:tplc="E3222AD2">
      <w:start w:val="1"/>
      <w:numFmt w:val="bullet"/>
      <w:lvlText w:val=""/>
      <w:lvlJc w:val="left"/>
      <w:pPr>
        <w:tabs>
          <w:tab w:val="num" w:pos="4320"/>
        </w:tabs>
        <w:ind w:left="4320" w:hanging="360"/>
      </w:pPr>
      <w:rPr>
        <w:rFonts w:ascii="Wingdings" w:hAnsi="Wingdings"/>
      </w:rPr>
    </w:lvl>
    <w:lvl w:ilvl="6" w:tplc="1C56856C">
      <w:start w:val="1"/>
      <w:numFmt w:val="bullet"/>
      <w:lvlText w:val=""/>
      <w:lvlJc w:val="left"/>
      <w:pPr>
        <w:tabs>
          <w:tab w:val="num" w:pos="5040"/>
        </w:tabs>
        <w:ind w:left="5040" w:hanging="360"/>
      </w:pPr>
      <w:rPr>
        <w:rFonts w:ascii="Symbol" w:hAnsi="Symbol"/>
      </w:rPr>
    </w:lvl>
    <w:lvl w:ilvl="7" w:tplc="FF087E3A">
      <w:start w:val="1"/>
      <w:numFmt w:val="bullet"/>
      <w:lvlText w:val="o"/>
      <w:lvlJc w:val="left"/>
      <w:pPr>
        <w:tabs>
          <w:tab w:val="num" w:pos="5760"/>
        </w:tabs>
        <w:ind w:left="5760" w:hanging="360"/>
      </w:pPr>
      <w:rPr>
        <w:rFonts w:ascii="Courier New" w:hAnsi="Courier New"/>
      </w:rPr>
    </w:lvl>
    <w:lvl w:ilvl="8" w:tplc="F2BE28AE">
      <w:start w:val="1"/>
      <w:numFmt w:val="bullet"/>
      <w:lvlText w:val=""/>
      <w:lvlJc w:val="left"/>
      <w:pPr>
        <w:tabs>
          <w:tab w:val="num" w:pos="6480"/>
        </w:tabs>
        <w:ind w:left="6480" w:hanging="360"/>
      </w:pPr>
      <w:rPr>
        <w:rFonts w:ascii="Wingdings" w:hAnsi="Wingdings"/>
      </w:rPr>
    </w:lvl>
  </w:abstractNum>
  <w:abstractNum w:abstractNumId="41">
    <w:nsid w:val="0000003E"/>
    <w:multiLevelType w:val="hybridMultilevel"/>
    <w:tmpl w:val="0000003E"/>
    <w:lvl w:ilvl="0" w:tplc="863AE310">
      <w:start w:val="1"/>
      <w:numFmt w:val="bullet"/>
      <w:lvlText w:val=""/>
      <w:lvlJc w:val="left"/>
      <w:pPr>
        <w:tabs>
          <w:tab w:val="num" w:pos="0"/>
        </w:tabs>
        <w:ind w:left="720" w:hanging="360"/>
      </w:pPr>
      <w:rPr>
        <w:rFonts w:ascii="Symbol" w:eastAsia="Symbol" w:hAnsi="Symbol" w:cs="Symbol"/>
      </w:rPr>
    </w:lvl>
    <w:lvl w:ilvl="1" w:tplc="5BC4C4F4">
      <w:start w:val="1"/>
      <w:numFmt w:val="bullet"/>
      <w:lvlText w:val="o"/>
      <w:lvlJc w:val="left"/>
      <w:pPr>
        <w:tabs>
          <w:tab w:val="num" w:pos="1440"/>
        </w:tabs>
        <w:ind w:left="1440" w:hanging="360"/>
      </w:pPr>
      <w:rPr>
        <w:rFonts w:ascii="Courier New" w:hAnsi="Courier New"/>
      </w:rPr>
    </w:lvl>
    <w:lvl w:ilvl="2" w:tplc="7EDE8A1A">
      <w:start w:val="1"/>
      <w:numFmt w:val="bullet"/>
      <w:lvlText w:val=""/>
      <w:lvlJc w:val="left"/>
      <w:pPr>
        <w:tabs>
          <w:tab w:val="num" w:pos="2160"/>
        </w:tabs>
        <w:ind w:left="2160" w:hanging="360"/>
      </w:pPr>
      <w:rPr>
        <w:rFonts w:ascii="Wingdings" w:hAnsi="Wingdings"/>
      </w:rPr>
    </w:lvl>
    <w:lvl w:ilvl="3" w:tplc="7B4C8A32">
      <w:start w:val="1"/>
      <w:numFmt w:val="bullet"/>
      <w:lvlText w:val=""/>
      <w:lvlJc w:val="left"/>
      <w:pPr>
        <w:tabs>
          <w:tab w:val="num" w:pos="2880"/>
        </w:tabs>
        <w:ind w:left="2880" w:hanging="360"/>
      </w:pPr>
      <w:rPr>
        <w:rFonts w:ascii="Symbol" w:hAnsi="Symbol"/>
      </w:rPr>
    </w:lvl>
    <w:lvl w:ilvl="4" w:tplc="492A2B98">
      <w:start w:val="1"/>
      <w:numFmt w:val="bullet"/>
      <w:lvlText w:val="o"/>
      <w:lvlJc w:val="left"/>
      <w:pPr>
        <w:tabs>
          <w:tab w:val="num" w:pos="3600"/>
        </w:tabs>
        <w:ind w:left="3600" w:hanging="360"/>
      </w:pPr>
      <w:rPr>
        <w:rFonts w:ascii="Courier New" w:hAnsi="Courier New"/>
      </w:rPr>
    </w:lvl>
    <w:lvl w:ilvl="5" w:tplc="E434408E">
      <w:start w:val="1"/>
      <w:numFmt w:val="bullet"/>
      <w:lvlText w:val=""/>
      <w:lvlJc w:val="left"/>
      <w:pPr>
        <w:tabs>
          <w:tab w:val="num" w:pos="4320"/>
        </w:tabs>
        <w:ind w:left="4320" w:hanging="360"/>
      </w:pPr>
      <w:rPr>
        <w:rFonts w:ascii="Wingdings" w:hAnsi="Wingdings"/>
      </w:rPr>
    </w:lvl>
    <w:lvl w:ilvl="6" w:tplc="DF12670C">
      <w:start w:val="1"/>
      <w:numFmt w:val="bullet"/>
      <w:lvlText w:val=""/>
      <w:lvlJc w:val="left"/>
      <w:pPr>
        <w:tabs>
          <w:tab w:val="num" w:pos="5040"/>
        </w:tabs>
        <w:ind w:left="5040" w:hanging="360"/>
      </w:pPr>
      <w:rPr>
        <w:rFonts w:ascii="Symbol" w:hAnsi="Symbol"/>
      </w:rPr>
    </w:lvl>
    <w:lvl w:ilvl="7" w:tplc="8CD0ADB4">
      <w:start w:val="1"/>
      <w:numFmt w:val="bullet"/>
      <w:lvlText w:val="o"/>
      <w:lvlJc w:val="left"/>
      <w:pPr>
        <w:tabs>
          <w:tab w:val="num" w:pos="5760"/>
        </w:tabs>
        <w:ind w:left="5760" w:hanging="360"/>
      </w:pPr>
      <w:rPr>
        <w:rFonts w:ascii="Courier New" w:hAnsi="Courier New"/>
      </w:rPr>
    </w:lvl>
    <w:lvl w:ilvl="8" w:tplc="627E0F0A">
      <w:start w:val="1"/>
      <w:numFmt w:val="bullet"/>
      <w:lvlText w:val=""/>
      <w:lvlJc w:val="left"/>
      <w:pPr>
        <w:tabs>
          <w:tab w:val="num" w:pos="6480"/>
        </w:tabs>
        <w:ind w:left="6480" w:hanging="360"/>
      </w:pPr>
      <w:rPr>
        <w:rFonts w:ascii="Wingdings" w:hAnsi="Wingdings"/>
      </w:rPr>
    </w:lvl>
  </w:abstractNum>
  <w:abstractNum w:abstractNumId="42">
    <w:nsid w:val="0000003F"/>
    <w:multiLevelType w:val="hybridMultilevel"/>
    <w:tmpl w:val="0000003F"/>
    <w:lvl w:ilvl="0" w:tplc="0B98326C">
      <w:start w:val="1"/>
      <w:numFmt w:val="bullet"/>
      <w:lvlText w:val=""/>
      <w:lvlJc w:val="left"/>
      <w:pPr>
        <w:tabs>
          <w:tab w:val="num" w:pos="0"/>
        </w:tabs>
        <w:ind w:left="720" w:hanging="360"/>
      </w:pPr>
      <w:rPr>
        <w:rFonts w:ascii="Symbol" w:eastAsia="Symbol" w:hAnsi="Symbol" w:cs="Symbol"/>
      </w:rPr>
    </w:lvl>
    <w:lvl w:ilvl="1" w:tplc="B51A5C52">
      <w:start w:val="1"/>
      <w:numFmt w:val="bullet"/>
      <w:lvlText w:val="o"/>
      <w:lvlJc w:val="left"/>
      <w:pPr>
        <w:tabs>
          <w:tab w:val="num" w:pos="1440"/>
        </w:tabs>
        <w:ind w:left="1440" w:hanging="360"/>
      </w:pPr>
      <w:rPr>
        <w:rFonts w:ascii="Courier New" w:hAnsi="Courier New"/>
      </w:rPr>
    </w:lvl>
    <w:lvl w:ilvl="2" w:tplc="31B2FFF6">
      <w:start w:val="1"/>
      <w:numFmt w:val="bullet"/>
      <w:lvlText w:val=""/>
      <w:lvlJc w:val="left"/>
      <w:pPr>
        <w:tabs>
          <w:tab w:val="num" w:pos="2160"/>
        </w:tabs>
        <w:ind w:left="2160" w:hanging="360"/>
      </w:pPr>
      <w:rPr>
        <w:rFonts w:ascii="Wingdings" w:hAnsi="Wingdings"/>
      </w:rPr>
    </w:lvl>
    <w:lvl w:ilvl="3" w:tplc="2312B8CA">
      <w:start w:val="1"/>
      <w:numFmt w:val="bullet"/>
      <w:lvlText w:val=""/>
      <w:lvlJc w:val="left"/>
      <w:pPr>
        <w:tabs>
          <w:tab w:val="num" w:pos="2880"/>
        </w:tabs>
        <w:ind w:left="2880" w:hanging="360"/>
      </w:pPr>
      <w:rPr>
        <w:rFonts w:ascii="Symbol" w:hAnsi="Symbol"/>
      </w:rPr>
    </w:lvl>
    <w:lvl w:ilvl="4" w:tplc="A8C620E8">
      <w:start w:val="1"/>
      <w:numFmt w:val="bullet"/>
      <w:lvlText w:val="o"/>
      <w:lvlJc w:val="left"/>
      <w:pPr>
        <w:tabs>
          <w:tab w:val="num" w:pos="3600"/>
        </w:tabs>
        <w:ind w:left="3600" w:hanging="360"/>
      </w:pPr>
      <w:rPr>
        <w:rFonts w:ascii="Courier New" w:hAnsi="Courier New"/>
      </w:rPr>
    </w:lvl>
    <w:lvl w:ilvl="5" w:tplc="B25ACAB0">
      <w:start w:val="1"/>
      <w:numFmt w:val="bullet"/>
      <w:lvlText w:val=""/>
      <w:lvlJc w:val="left"/>
      <w:pPr>
        <w:tabs>
          <w:tab w:val="num" w:pos="4320"/>
        </w:tabs>
        <w:ind w:left="4320" w:hanging="360"/>
      </w:pPr>
      <w:rPr>
        <w:rFonts w:ascii="Wingdings" w:hAnsi="Wingdings"/>
      </w:rPr>
    </w:lvl>
    <w:lvl w:ilvl="6" w:tplc="513034FE">
      <w:start w:val="1"/>
      <w:numFmt w:val="bullet"/>
      <w:lvlText w:val=""/>
      <w:lvlJc w:val="left"/>
      <w:pPr>
        <w:tabs>
          <w:tab w:val="num" w:pos="5040"/>
        </w:tabs>
        <w:ind w:left="5040" w:hanging="360"/>
      </w:pPr>
      <w:rPr>
        <w:rFonts w:ascii="Symbol" w:hAnsi="Symbol"/>
      </w:rPr>
    </w:lvl>
    <w:lvl w:ilvl="7" w:tplc="3C722FEC">
      <w:start w:val="1"/>
      <w:numFmt w:val="bullet"/>
      <w:lvlText w:val="o"/>
      <w:lvlJc w:val="left"/>
      <w:pPr>
        <w:tabs>
          <w:tab w:val="num" w:pos="5760"/>
        </w:tabs>
        <w:ind w:left="5760" w:hanging="360"/>
      </w:pPr>
      <w:rPr>
        <w:rFonts w:ascii="Courier New" w:hAnsi="Courier New"/>
      </w:rPr>
    </w:lvl>
    <w:lvl w:ilvl="8" w:tplc="DD6C17DC">
      <w:start w:val="1"/>
      <w:numFmt w:val="bullet"/>
      <w:lvlText w:val=""/>
      <w:lvlJc w:val="left"/>
      <w:pPr>
        <w:tabs>
          <w:tab w:val="num" w:pos="6480"/>
        </w:tabs>
        <w:ind w:left="6480" w:hanging="360"/>
      </w:pPr>
      <w:rPr>
        <w:rFonts w:ascii="Wingdings" w:hAnsi="Wingdings"/>
      </w:rPr>
    </w:lvl>
  </w:abstractNum>
  <w:abstractNum w:abstractNumId="43">
    <w:nsid w:val="05FE0430"/>
    <w:multiLevelType w:val="hybridMultilevel"/>
    <w:tmpl w:val="4214827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nsid w:val="0C5670D1"/>
    <w:multiLevelType w:val="hybridMultilevel"/>
    <w:tmpl w:val="CD804FB4"/>
    <w:lvl w:ilvl="0" w:tplc="EC9EED78">
      <w:start w:val="1"/>
      <w:numFmt w:val="decimal"/>
      <w:lvlText w:val="%1)"/>
      <w:lvlJc w:val="left"/>
      <w:pPr>
        <w:ind w:left="1080" w:hanging="360"/>
      </w:pPr>
      <w:rPr>
        <w:rFonts w:eastAsia="Calibri" w:cs="Calibri"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5">
    <w:nsid w:val="27831077"/>
    <w:multiLevelType w:val="hybridMultilevel"/>
    <w:tmpl w:val="17B2775C"/>
    <w:lvl w:ilvl="0" w:tplc="C900C152">
      <w:start w:val="1"/>
      <w:numFmt w:val="decimal"/>
      <w:lvlText w:val="%1)"/>
      <w:lvlJc w:val="left"/>
      <w:pPr>
        <w:ind w:left="720" w:hanging="360"/>
      </w:pPr>
      <w:rPr>
        <w:rFonts w:eastAsia="Calibri" w:cs="Calibr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nsid w:val="2B673DCF"/>
    <w:multiLevelType w:val="hybridMultilevel"/>
    <w:tmpl w:val="9B62AC7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nsid w:val="3E377E61"/>
    <w:multiLevelType w:val="hybridMultilevel"/>
    <w:tmpl w:val="81DAF708"/>
    <w:lvl w:ilvl="0" w:tplc="4420EC72">
      <w:start w:val="1"/>
      <w:numFmt w:val="decimal"/>
      <w:lvlText w:val="%1)"/>
      <w:lvlJc w:val="left"/>
      <w:pPr>
        <w:ind w:left="720" w:hanging="360"/>
      </w:pPr>
      <w:rPr>
        <w:rFonts w:eastAsia="Calibri" w:cs="Calibr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nsid w:val="53D26348"/>
    <w:multiLevelType w:val="hybridMultilevel"/>
    <w:tmpl w:val="567427A4"/>
    <w:lvl w:ilvl="0" w:tplc="0410000B">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49">
    <w:nsid w:val="5C6729CD"/>
    <w:multiLevelType w:val="hybridMultilevel"/>
    <w:tmpl w:val="8E1C4D42"/>
    <w:lvl w:ilvl="0" w:tplc="D9D2C776">
      <w:start w:val="2"/>
      <w:numFmt w:val="bullet"/>
      <w:lvlText w:val="-"/>
      <w:lvlJc w:val="left"/>
      <w:pPr>
        <w:ind w:left="405" w:hanging="360"/>
      </w:pPr>
      <w:rPr>
        <w:rFonts w:ascii="Cambria" w:eastAsia="Calibri" w:hAnsi="Cambria" w:cs="Calibri" w:hint="default"/>
        <w:i/>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nsid w:val="677E144E"/>
    <w:multiLevelType w:val="hybridMultilevel"/>
    <w:tmpl w:val="3A72796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1">
    <w:nsid w:val="74A9494F"/>
    <w:multiLevelType w:val="hybridMultilevel"/>
    <w:tmpl w:val="B27021F0"/>
    <w:lvl w:ilvl="0" w:tplc="2CE0EF3E">
      <w:start w:val="1"/>
      <w:numFmt w:val="decimal"/>
      <w:lvlText w:val="%1)"/>
      <w:lvlJc w:val="left"/>
      <w:pPr>
        <w:ind w:left="720" w:hanging="360"/>
      </w:pPr>
      <w:rPr>
        <w:rFonts w:eastAsia="Calibri" w:cs="Calibr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nsid w:val="75BF7D22"/>
    <w:multiLevelType w:val="hybridMultilevel"/>
    <w:tmpl w:val="B074F1C4"/>
    <w:lvl w:ilvl="0" w:tplc="D9D2C776">
      <w:start w:val="2"/>
      <w:numFmt w:val="bullet"/>
      <w:lvlText w:val="-"/>
      <w:lvlJc w:val="left"/>
      <w:pPr>
        <w:ind w:left="405" w:hanging="360"/>
      </w:pPr>
      <w:rPr>
        <w:rFonts w:ascii="Cambria" w:eastAsia="Calibri" w:hAnsi="Cambria" w:cs="Calibri" w:hint="default"/>
        <w:i/>
      </w:rPr>
    </w:lvl>
    <w:lvl w:ilvl="1" w:tplc="04100003" w:tentative="1">
      <w:start w:val="1"/>
      <w:numFmt w:val="bullet"/>
      <w:lvlText w:val="o"/>
      <w:lvlJc w:val="left"/>
      <w:pPr>
        <w:ind w:left="1125" w:hanging="360"/>
      </w:pPr>
      <w:rPr>
        <w:rFonts w:ascii="Courier New" w:hAnsi="Courier New" w:cs="Courier New" w:hint="default"/>
      </w:rPr>
    </w:lvl>
    <w:lvl w:ilvl="2" w:tplc="04100005" w:tentative="1">
      <w:start w:val="1"/>
      <w:numFmt w:val="bullet"/>
      <w:lvlText w:val=""/>
      <w:lvlJc w:val="left"/>
      <w:pPr>
        <w:ind w:left="1845" w:hanging="360"/>
      </w:pPr>
      <w:rPr>
        <w:rFonts w:ascii="Wingdings" w:hAnsi="Wingdings" w:hint="default"/>
      </w:rPr>
    </w:lvl>
    <w:lvl w:ilvl="3" w:tplc="04100001" w:tentative="1">
      <w:start w:val="1"/>
      <w:numFmt w:val="bullet"/>
      <w:lvlText w:val=""/>
      <w:lvlJc w:val="left"/>
      <w:pPr>
        <w:ind w:left="2565" w:hanging="360"/>
      </w:pPr>
      <w:rPr>
        <w:rFonts w:ascii="Symbol" w:hAnsi="Symbol" w:hint="default"/>
      </w:rPr>
    </w:lvl>
    <w:lvl w:ilvl="4" w:tplc="04100003" w:tentative="1">
      <w:start w:val="1"/>
      <w:numFmt w:val="bullet"/>
      <w:lvlText w:val="o"/>
      <w:lvlJc w:val="left"/>
      <w:pPr>
        <w:ind w:left="3285" w:hanging="360"/>
      </w:pPr>
      <w:rPr>
        <w:rFonts w:ascii="Courier New" w:hAnsi="Courier New" w:cs="Courier New" w:hint="default"/>
      </w:rPr>
    </w:lvl>
    <w:lvl w:ilvl="5" w:tplc="04100005" w:tentative="1">
      <w:start w:val="1"/>
      <w:numFmt w:val="bullet"/>
      <w:lvlText w:val=""/>
      <w:lvlJc w:val="left"/>
      <w:pPr>
        <w:ind w:left="4005" w:hanging="360"/>
      </w:pPr>
      <w:rPr>
        <w:rFonts w:ascii="Wingdings" w:hAnsi="Wingdings" w:hint="default"/>
      </w:rPr>
    </w:lvl>
    <w:lvl w:ilvl="6" w:tplc="04100001" w:tentative="1">
      <w:start w:val="1"/>
      <w:numFmt w:val="bullet"/>
      <w:lvlText w:val=""/>
      <w:lvlJc w:val="left"/>
      <w:pPr>
        <w:ind w:left="4725" w:hanging="360"/>
      </w:pPr>
      <w:rPr>
        <w:rFonts w:ascii="Symbol" w:hAnsi="Symbol" w:hint="default"/>
      </w:rPr>
    </w:lvl>
    <w:lvl w:ilvl="7" w:tplc="04100003" w:tentative="1">
      <w:start w:val="1"/>
      <w:numFmt w:val="bullet"/>
      <w:lvlText w:val="o"/>
      <w:lvlJc w:val="left"/>
      <w:pPr>
        <w:ind w:left="5445" w:hanging="360"/>
      </w:pPr>
      <w:rPr>
        <w:rFonts w:ascii="Courier New" w:hAnsi="Courier New" w:cs="Courier New" w:hint="default"/>
      </w:rPr>
    </w:lvl>
    <w:lvl w:ilvl="8" w:tplc="04100005" w:tentative="1">
      <w:start w:val="1"/>
      <w:numFmt w:val="bullet"/>
      <w:lvlText w:val=""/>
      <w:lvlJc w:val="left"/>
      <w:pPr>
        <w:ind w:left="6165" w:hanging="360"/>
      </w:pPr>
      <w:rPr>
        <w:rFonts w:ascii="Wingdings" w:hAnsi="Wingdings" w:hint="default"/>
      </w:rPr>
    </w:lvl>
  </w:abstractNum>
  <w:abstractNum w:abstractNumId="53">
    <w:nsid w:val="799D4032"/>
    <w:multiLevelType w:val="hybridMultilevel"/>
    <w:tmpl w:val="DC6EEE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nsid w:val="7A77032C"/>
    <w:multiLevelType w:val="hybridMultilevel"/>
    <w:tmpl w:val="ADBA238E"/>
    <w:lvl w:ilvl="0" w:tplc="5DAC1610">
      <w:start w:val="1"/>
      <w:numFmt w:val="decimal"/>
      <w:lvlText w:val="%1)"/>
      <w:lvlJc w:val="left"/>
      <w:pPr>
        <w:ind w:left="720" w:hanging="360"/>
      </w:pPr>
      <w:rPr>
        <w:rFonts w:eastAsia="Calibri" w:cs="Calibr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50"/>
  </w:num>
  <w:num w:numId="45">
    <w:abstractNumId w:val="43"/>
  </w:num>
  <w:num w:numId="46">
    <w:abstractNumId w:val="46"/>
  </w:num>
  <w:num w:numId="47">
    <w:abstractNumId w:val="51"/>
  </w:num>
  <w:num w:numId="48">
    <w:abstractNumId w:val="47"/>
  </w:num>
  <w:num w:numId="49">
    <w:abstractNumId w:val="44"/>
  </w:num>
  <w:num w:numId="50">
    <w:abstractNumId w:val="54"/>
  </w:num>
  <w:num w:numId="51">
    <w:abstractNumId w:val="45"/>
  </w:num>
  <w:num w:numId="52">
    <w:abstractNumId w:val="52"/>
  </w:num>
  <w:num w:numId="53">
    <w:abstractNumId w:val="49"/>
  </w:num>
  <w:num w:numId="54">
    <w:abstractNumId w:val="53"/>
  </w:num>
  <w:num w:numId="55">
    <w:abstractNumId w:val="4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isplayBackgroundShape/>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NotTrackFormatting/>
  <w:defaultTabStop w:val="706"/>
  <w:hyphenationZone w:val="283"/>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LW_DocType" w:val="NORMAL"/>
  </w:docVars>
  <w:rsids>
    <w:rsidRoot w:val="005A2227"/>
    <w:rsid w:val="00012F27"/>
    <w:rsid w:val="00021A1F"/>
    <w:rsid w:val="00022BBC"/>
    <w:rsid w:val="0004001F"/>
    <w:rsid w:val="0004294B"/>
    <w:rsid w:val="00042D34"/>
    <w:rsid w:val="00051818"/>
    <w:rsid w:val="00057496"/>
    <w:rsid w:val="000578B5"/>
    <w:rsid w:val="00060B0B"/>
    <w:rsid w:val="00062763"/>
    <w:rsid w:val="00067DF9"/>
    <w:rsid w:val="00076967"/>
    <w:rsid w:val="00090FF8"/>
    <w:rsid w:val="000A178C"/>
    <w:rsid w:val="000A3622"/>
    <w:rsid w:val="000A424B"/>
    <w:rsid w:val="000A548C"/>
    <w:rsid w:val="000B5270"/>
    <w:rsid w:val="000C3628"/>
    <w:rsid w:val="000C7E02"/>
    <w:rsid w:val="000D0634"/>
    <w:rsid w:val="000D307F"/>
    <w:rsid w:val="000E509C"/>
    <w:rsid w:val="000E69FC"/>
    <w:rsid w:val="000F39C2"/>
    <w:rsid w:val="000F6BEE"/>
    <w:rsid w:val="000F6D91"/>
    <w:rsid w:val="000F7FB5"/>
    <w:rsid w:val="0011783A"/>
    <w:rsid w:val="0012796C"/>
    <w:rsid w:val="00127AFF"/>
    <w:rsid w:val="001341F1"/>
    <w:rsid w:val="0013623F"/>
    <w:rsid w:val="00137C22"/>
    <w:rsid w:val="00142676"/>
    <w:rsid w:val="00144678"/>
    <w:rsid w:val="001506DB"/>
    <w:rsid w:val="00161B00"/>
    <w:rsid w:val="00162C27"/>
    <w:rsid w:val="001643C0"/>
    <w:rsid w:val="00184274"/>
    <w:rsid w:val="0018497A"/>
    <w:rsid w:val="00187029"/>
    <w:rsid w:val="00192255"/>
    <w:rsid w:val="00193EF8"/>
    <w:rsid w:val="001B0A6B"/>
    <w:rsid w:val="001B6402"/>
    <w:rsid w:val="001B7322"/>
    <w:rsid w:val="001C025D"/>
    <w:rsid w:val="001C3817"/>
    <w:rsid w:val="001C3DEB"/>
    <w:rsid w:val="001C4981"/>
    <w:rsid w:val="001C5F5C"/>
    <w:rsid w:val="001D5B2C"/>
    <w:rsid w:val="001E0330"/>
    <w:rsid w:val="001E0FFF"/>
    <w:rsid w:val="001E4C0B"/>
    <w:rsid w:val="001F77FC"/>
    <w:rsid w:val="00200779"/>
    <w:rsid w:val="00202D89"/>
    <w:rsid w:val="00210FF9"/>
    <w:rsid w:val="0021693A"/>
    <w:rsid w:val="00233F68"/>
    <w:rsid w:val="00234472"/>
    <w:rsid w:val="00236B1B"/>
    <w:rsid w:val="00246FFA"/>
    <w:rsid w:val="0024769F"/>
    <w:rsid w:val="0026643A"/>
    <w:rsid w:val="0026664B"/>
    <w:rsid w:val="002670E1"/>
    <w:rsid w:val="002702B8"/>
    <w:rsid w:val="00272262"/>
    <w:rsid w:val="0027767D"/>
    <w:rsid w:val="00280F95"/>
    <w:rsid w:val="00286514"/>
    <w:rsid w:val="00287CB6"/>
    <w:rsid w:val="00294F20"/>
    <w:rsid w:val="00296497"/>
    <w:rsid w:val="00297BF2"/>
    <w:rsid w:val="002A3201"/>
    <w:rsid w:val="002B273C"/>
    <w:rsid w:val="002B39DB"/>
    <w:rsid w:val="002B7BEE"/>
    <w:rsid w:val="002C5841"/>
    <w:rsid w:val="002C623F"/>
    <w:rsid w:val="002D0D77"/>
    <w:rsid w:val="002E4432"/>
    <w:rsid w:val="002E4BA2"/>
    <w:rsid w:val="002F20B2"/>
    <w:rsid w:val="002F49BA"/>
    <w:rsid w:val="002F53B4"/>
    <w:rsid w:val="003000B8"/>
    <w:rsid w:val="00300E83"/>
    <w:rsid w:val="003014C6"/>
    <w:rsid w:val="00305C1F"/>
    <w:rsid w:val="00310252"/>
    <w:rsid w:val="0031623C"/>
    <w:rsid w:val="003265E8"/>
    <w:rsid w:val="00331396"/>
    <w:rsid w:val="00344F5E"/>
    <w:rsid w:val="00347FC7"/>
    <w:rsid w:val="00350730"/>
    <w:rsid w:val="003513AB"/>
    <w:rsid w:val="00352BE4"/>
    <w:rsid w:val="00352C44"/>
    <w:rsid w:val="00355368"/>
    <w:rsid w:val="00361CAC"/>
    <w:rsid w:val="00363968"/>
    <w:rsid w:val="003748D2"/>
    <w:rsid w:val="00374DDA"/>
    <w:rsid w:val="0037753B"/>
    <w:rsid w:val="00382C0C"/>
    <w:rsid w:val="0038335D"/>
    <w:rsid w:val="00386B8F"/>
    <w:rsid w:val="00386C44"/>
    <w:rsid w:val="00390729"/>
    <w:rsid w:val="00390E6A"/>
    <w:rsid w:val="00391BF6"/>
    <w:rsid w:val="003A4B63"/>
    <w:rsid w:val="003B25B9"/>
    <w:rsid w:val="003B56F0"/>
    <w:rsid w:val="003B57DA"/>
    <w:rsid w:val="003C21AD"/>
    <w:rsid w:val="003C3D77"/>
    <w:rsid w:val="003C48EA"/>
    <w:rsid w:val="003C525E"/>
    <w:rsid w:val="003D33E0"/>
    <w:rsid w:val="003F3EDA"/>
    <w:rsid w:val="003F7DC1"/>
    <w:rsid w:val="004023EB"/>
    <w:rsid w:val="00414304"/>
    <w:rsid w:val="004149A1"/>
    <w:rsid w:val="004266D2"/>
    <w:rsid w:val="00430BF1"/>
    <w:rsid w:val="00432A98"/>
    <w:rsid w:val="00434059"/>
    <w:rsid w:val="004507C0"/>
    <w:rsid w:val="00455790"/>
    <w:rsid w:val="00455B08"/>
    <w:rsid w:val="004603C6"/>
    <w:rsid w:val="00463E31"/>
    <w:rsid w:val="00464B69"/>
    <w:rsid w:val="0046626F"/>
    <w:rsid w:val="00470BDE"/>
    <w:rsid w:val="00472C2F"/>
    <w:rsid w:val="0047307A"/>
    <w:rsid w:val="00481AFA"/>
    <w:rsid w:val="00485E29"/>
    <w:rsid w:val="00487CF3"/>
    <w:rsid w:val="00492735"/>
    <w:rsid w:val="004A3B4B"/>
    <w:rsid w:val="004B5FE5"/>
    <w:rsid w:val="004E5B90"/>
    <w:rsid w:val="004E5DF5"/>
    <w:rsid w:val="00516C14"/>
    <w:rsid w:val="005231DA"/>
    <w:rsid w:val="00524E47"/>
    <w:rsid w:val="00531A31"/>
    <w:rsid w:val="00532B1C"/>
    <w:rsid w:val="00534AA7"/>
    <w:rsid w:val="00534B1C"/>
    <w:rsid w:val="005378D0"/>
    <w:rsid w:val="00541D12"/>
    <w:rsid w:val="00543198"/>
    <w:rsid w:val="005454E1"/>
    <w:rsid w:val="00550433"/>
    <w:rsid w:val="005610C3"/>
    <w:rsid w:val="00567E0B"/>
    <w:rsid w:val="0057074A"/>
    <w:rsid w:val="00576524"/>
    <w:rsid w:val="005766AD"/>
    <w:rsid w:val="005840F9"/>
    <w:rsid w:val="005933D2"/>
    <w:rsid w:val="00597269"/>
    <w:rsid w:val="005A2227"/>
    <w:rsid w:val="005A2501"/>
    <w:rsid w:val="005B0342"/>
    <w:rsid w:val="005B4E8A"/>
    <w:rsid w:val="005C5FF8"/>
    <w:rsid w:val="005D22B4"/>
    <w:rsid w:val="005E0D25"/>
    <w:rsid w:val="005E2FEF"/>
    <w:rsid w:val="005E7E74"/>
    <w:rsid w:val="005F1783"/>
    <w:rsid w:val="006008BE"/>
    <w:rsid w:val="00604D5E"/>
    <w:rsid w:val="00611275"/>
    <w:rsid w:val="006201BD"/>
    <w:rsid w:val="0062787A"/>
    <w:rsid w:val="006426CC"/>
    <w:rsid w:val="006479D5"/>
    <w:rsid w:val="00655A4C"/>
    <w:rsid w:val="006619C5"/>
    <w:rsid w:val="00663B4D"/>
    <w:rsid w:val="0066444E"/>
    <w:rsid w:val="0066462E"/>
    <w:rsid w:val="00667F59"/>
    <w:rsid w:val="00670C5F"/>
    <w:rsid w:val="00684B05"/>
    <w:rsid w:val="006943E6"/>
    <w:rsid w:val="00696CCA"/>
    <w:rsid w:val="006A17DC"/>
    <w:rsid w:val="006B6757"/>
    <w:rsid w:val="006C1873"/>
    <w:rsid w:val="006C7A4F"/>
    <w:rsid w:val="006E1BB1"/>
    <w:rsid w:val="006E4D7E"/>
    <w:rsid w:val="006E7B46"/>
    <w:rsid w:val="006F3AC0"/>
    <w:rsid w:val="006F5A66"/>
    <w:rsid w:val="007024E7"/>
    <w:rsid w:val="007038CD"/>
    <w:rsid w:val="00710B3F"/>
    <w:rsid w:val="00713CDB"/>
    <w:rsid w:val="00745EED"/>
    <w:rsid w:val="00752DFE"/>
    <w:rsid w:val="00754486"/>
    <w:rsid w:val="00775052"/>
    <w:rsid w:val="00776221"/>
    <w:rsid w:val="00783602"/>
    <w:rsid w:val="00790C17"/>
    <w:rsid w:val="0079344A"/>
    <w:rsid w:val="007A5CB8"/>
    <w:rsid w:val="007B3B8E"/>
    <w:rsid w:val="007C5715"/>
    <w:rsid w:val="007E718D"/>
    <w:rsid w:val="007F02DA"/>
    <w:rsid w:val="007F7956"/>
    <w:rsid w:val="00801376"/>
    <w:rsid w:val="00817C6D"/>
    <w:rsid w:val="00817EE7"/>
    <w:rsid w:val="00824723"/>
    <w:rsid w:val="00824EE1"/>
    <w:rsid w:val="0083517D"/>
    <w:rsid w:val="0084324E"/>
    <w:rsid w:val="00850CDE"/>
    <w:rsid w:val="00871D7C"/>
    <w:rsid w:val="00874451"/>
    <w:rsid w:val="008804E8"/>
    <w:rsid w:val="00891DB2"/>
    <w:rsid w:val="008962D0"/>
    <w:rsid w:val="00897489"/>
    <w:rsid w:val="008A5474"/>
    <w:rsid w:val="008A7573"/>
    <w:rsid w:val="008B05A3"/>
    <w:rsid w:val="008B4BE6"/>
    <w:rsid w:val="008C4A25"/>
    <w:rsid w:val="008C6E97"/>
    <w:rsid w:val="008D0823"/>
    <w:rsid w:val="008D14A6"/>
    <w:rsid w:val="008D179B"/>
    <w:rsid w:val="008D387C"/>
    <w:rsid w:val="008D4C33"/>
    <w:rsid w:val="008D7A5F"/>
    <w:rsid w:val="008E2248"/>
    <w:rsid w:val="008F033A"/>
    <w:rsid w:val="008F17C8"/>
    <w:rsid w:val="008F30E6"/>
    <w:rsid w:val="008F3200"/>
    <w:rsid w:val="008F48A1"/>
    <w:rsid w:val="008F5B19"/>
    <w:rsid w:val="00900F3E"/>
    <w:rsid w:val="0090496F"/>
    <w:rsid w:val="00905BE1"/>
    <w:rsid w:val="0091227A"/>
    <w:rsid w:val="0091250B"/>
    <w:rsid w:val="00912748"/>
    <w:rsid w:val="009259BF"/>
    <w:rsid w:val="00927AE8"/>
    <w:rsid w:val="00930F4A"/>
    <w:rsid w:val="00941793"/>
    <w:rsid w:val="00946CD3"/>
    <w:rsid w:val="0096158B"/>
    <w:rsid w:val="00965D6E"/>
    <w:rsid w:val="0097053A"/>
    <w:rsid w:val="009821E5"/>
    <w:rsid w:val="009830C1"/>
    <w:rsid w:val="0098386E"/>
    <w:rsid w:val="00994652"/>
    <w:rsid w:val="009A350B"/>
    <w:rsid w:val="009A398A"/>
    <w:rsid w:val="009B0FA7"/>
    <w:rsid w:val="009C28BD"/>
    <w:rsid w:val="009C61D9"/>
    <w:rsid w:val="009D5C51"/>
    <w:rsid w:val="009F126A"/>
    <w:rsid w:val="009F3C7D"/>
    <w:rsid w:val="009F5659"/>
    <w:rsid w:val="00A023FF"/>
    <w:rsid w:val="00A040C9"/>
    <w:rsid w:val="00A11D73"/>
    <w:rsid w:val="00A126DE"/>
    <w:rsid w:val="00A14BB1"/>
    <w:rsid w:val="00A208A9"/>
    <w:rsid w:val="00A313A3"/>
    <w:rsid w:val="00A320E9"/>
    <w:rsid w:val="00A346E4"/>
    <w:rsid w:val="00A55A72"/>
    <w:rsid w:val="00A57B31"/>
    <w:rsid w:val="00A626A3"/>
    <w:rsid w:val="00A667AB"/>
    <w:rsid w:val="00A82077"/>
    <w:rsid w:val="00A87021"/>
    <w:rsid w:val="00AA6DFA"/>
    <w:rsid w:val="00AB4FE8"/>
    <w:rsid w:val="00AB605E"/>
    <w:rsid w:val="00AC0311"/>
    <w:rsid w:val="00AC2970"/>
    <w:rsid w:val="00AC4A81"/>
    <w:rsid w:val="00AC5A51"/>
    <w:rsid w:val="00AC6139"/>
    <w:rsid w:val="00AC6480"/>
    <w:rsid w:val="00AE69F4"/>
    <w:rsid w:val="00AE7197"/>
    <w:rsid w:val="00AF35F1"/>
    <w:rsid w:val="00B0005D"/>
    <w:rsid w:val="00B0068A"/>
    <w:rsid w:val="00B04129"/>
    <w:rsid w:val="00B0458E"/>
    <w:rsid w:val="00B16E0F"/>
    <w:rsid w:val="00B24CEC"/>
    <w:rsid w:val="00B33A5F"/>
    <w:rsid w:val="00B3632D"/>
    <w:rsid w:val="00B514D2"/>
    <w:rsid w:val="00B55676"/>
    <w:rsid w:val="00B57686"/>
    <w:rsid w:val="00B606B2"/>
    <w:rsid w:val="00B6240E"/>
    <w:rsid w:val="00B74B4A"/>
    <w:rsid w:val="00B8025A"/>
    <w:rsid w:val="00B80B78"/>
    <w:rsid w:val="00B82A38"/>
    <w:rsid w:val="00B907AC"/>
    <w:rsid w:val="00B93728"/>
    <w:rsid w:val="00B963B1"/>
    <w:rsid w:val="00BA65F0"/>
    <w:rsid w:val="00BC32F0"/>
    <w:rsid w:val="00BC3C2A"/>
    <w:rsid w:val="00BC45C9"/>
    <w:rsid w:val="00BC4D1E"/>
    <w:rsid w:val="00BD26B7"/>
    <w:rsid w:val="00BF17B0"/>
    <w:rsid w:val="00BF44EA"/>
    <w:rsid w:val="00BF59C0"/>
    <w:rsid w:val="00C014C3"/>
    <w:rsid w:val="00C103A7"/>
    <w:rsid w:val="00C105B8"/>
    <w:rsid w:val="00C11A82"/>
    <w:rsid w:val="00C237D2"/>
    <w:rsid w:val="00C268F6"/>
    <w:rsid w:val="00C37921"/>
    <w:rsid w:val="00C50D79"/>
    <w:rsid w:val="00C52A14"/>
    <w:rsid w:val="00C6572E"/>
    <w:rsid w:val="00C847B8"/>
    <w:rsid w:val="00C86F7A"/>
    <w:rsid w:val="00C93A48"/>
    <w:rsid w:val="00C96285"/>
    <w:rsid w:val="00C96FF1"/>
    <w:rsid w:val="00CA00E9"/>
    <w:rsid w:val="00CA4D5A"/>
    <w:rsid w:val="00CB227A"/>
    <w:rsid w:val="00CB409A"/>
    <w:rsid w:val="00CB4605"/>
    <w:rsid w:val="00CC3839"/>
    <w:rsid w:val="00CC5D8A"/>
    <w:rsid w:val="00CC6A4A"/>
    <w:rsid w:val="00CC779A"/>
    <w:rsid w:val="00CD25B7"/>
    <w:rsid w:val="00CD2FE5"/>
    <w:rsid w:val="00CD43DD"/>
    <w:rsid w:val="00CD6F5B"/>
    <w:rsid w:val="00CD7930"/>
    <w:rsid w:val="00CE6707"/>
    <w:rsid w:val="00CE6B2F"/>
    <w:rsid w:val="00CF559A"/>
    <w:rsid w:val="00CF6D97"/>
    <w:rsid w:val="00CF791E"/>
    <w:rsid w:val="00D019C0"/>
    <w:rsid w:val="00D107F0"/>
    <w:rsid w:val="00D12DF5"/>
    <w:rsid w:val="00D4556A"/>
    <w:rsid w:val="00D47502"/>
    <w:rsid w:val="00D47718"/>
    <w:rsid w:val="00D522BE"/>
    <w:rsid w:val="00D527F3"/>
    <w:rsid w:val="00D544A1"/>
    <w:rsid w:val="00D56B8A"/>
    <w:rsid w:val="00D57B1E"/>
    <w:rsid w:val="00D60B82"/>
    <w:rsid w:val="00D61358"/>
    <w:rsid w:val="00D6733B"/>
    <w:rsid w:val="00D676D1"/>
    <w:rsid w:val="00D71CDA"/>
    <w:rsid w:val="00DA6D9C"/>
    <w:rsid w:val="00DB3603"/>
    <w:rsid w:val="00DB3D9F"/>
    <w:rsid w:val="00DB44CB"/>
    <w:rsid w:val="00DC2119"/>
    <w:rsid w:val="00DC509E"/>
    <w:rsid w:val="00DC675D"/>
    <w:rsid w:val="00DD0A7F"/>
    <w:rsid w:val="00DD142E"/>
    <w:rsid w:val="00DD271A"/>
    <w:rsid w:val="00DE4578"/>
    <w:rsid w:val="00DE4742"/>
    <w:rsid w:val="00DE4FE7"/>
    <w:rsid w:val="00DE5E99"/>
    <w:rsid w:val="00DE6EA1"/>
    <w:rsid w:val="00DF280C"/>
    <w:rsid w:val="00DF49EE"/>
    <w:rsid w:val="00E01596"/>
    <w:rsid w:val="00E03AF1"/>
    <w:rsid w:val="00E0712A"/>
    <w:rsid w:val="00E13E0A"/>
    <w:rsid w:val="00E17BBE"/>
    <w:rsid w:val="00E22F75"/>
    <w:rsid w:val="00E352EF"/>
    <w:rsid w:val="00E3659E"/>
    <w:rsid w:val="00E52628"/>
    <w:rsid w:val="00E55890"/>
    <w:rsid w:val="00E64DCA"/>
    <w:rsid w:val="00E822CA"/>
    <w:rsid w:val="00E83D59"/>
    <w:rsid w:val="00E9063A"/>
    <w:rsid w:val="00E92D6D"/>
    <w:rsid w:val="00E93AB2"/>
    <w:rsid w:val="00E95DF9"/>
    <w:rsid w:val="00EA6708"/>
    <w:rsid w:val="00EA7AAE"/>
    <w:rsid w:val="00EB1629"/>
    <w:rsid w:val="00EB2324"/>
    <w:rsid w:val="00EE03D0"/>
    <w:rsid w:val="00EE0916"/>
    <w:rsid w:val="00EE6555"/>
    <w:rsid w:val="00EF1D9E"/>
    <w:rsid w:val="00EF5905"/>
    <w:rsid w:val="00F03EB7"/>
    <w:rsid w:val="00F114F8"/>
    <w:rsid w:val="00F17962"/>
    <w:rsid w:val="00F24D0C"/>
    <w:rsid w:val="00F27DF7"/>
    <w:rsid w:val="00F30CA2"/>
    <w:rsid w:val="00F371E6"/>
    <w:rsid w:val="00F431FD"/>
    <w:rsid w:val="00F4601C"/>
    <w:rsid w:val="00F70A81"/>
    <w:rsid w:val="00F73532"/>
    <w:rsid w:val="00F7393F"/>
    <w:rsid w:val="00F73B8C"/>
    <w:rsid w:val="00F748C2"/>
    <w:rsid w:val="00F86227"/>
    <w:rsid w:val="00FA2E77"/>
    <w:rsid w:val="00FA45B7"/>
    <w:rsid w:val="00FB3294"/>
    <w:rsid w:val="00FB6564"/>
    <w:rsid w:val="00FC02BF"/>
    <w:rsid w:val="00FC270B"/>
    <w:rsid w:val="00FC3F4F"/>
    <w:rsid w:val="00FC66DC"/>
    <w:rsid w:val="00FC7F15"/>
    <w:rsid w:val="00FD1531"/>
    <w:rsid w:val="00FD3798"/>
    <w:rsid w:val="00FD4EA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766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t-IT" w:eastAsia="it-IT"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9" w:qFormat="1"/>
    <w:lsdException w:name="heading 5" w:uiPriority="99" w:qFormat="1"/>
    <w:lsdException w:name="heading 6" w:uiPriority="99"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annotation text" w:uiPriority="99"/>
    <w:lsdException w:name="header" w:uiPriority="99"/>
    <w:lsdException w:name="footer" w:uiPriority="99"/>
    <w:lsdException w:name="caption" w:uiPriority="35" w:qFormat="1"/>
    <w:lsdException w:name="footnote reference" w:uiPriority="99"/>
    <w:lsdException w:name="annotation reference" w:uiPriority="99"/>
    <w:lsdException w:name="line number" w:uiPriority="99"/>
    <w:lsdException w:name="page number" w:uiPriority="99"/>
    <w:lsdException w:name="List Bullet" w:uiPriority="99"/>
    <w:lsdException w:name="List Number"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List Number 5" w:semiHidden="0" w:unhideWhenUsed="0"/>
    <w:lsdException w:name="Title" w:semiHidden="0" w:uiPriority="99" w:unhideWhenUsed="0" w:qFormat="1"/>
    <w:lsdException w:name="Subtitle" w:semiHidden="0" w:unhideWhenUsed="0" w:qFormat="1"/>
    <w:lsdException w:name="Body Text Indent 3" w:semiHidden="0" w:unhideWhenUsed="0"/>
    <w:lsdException w:name="Block Text" w:semiHidden="0" w:unhideWhenUsed="0"/>
    <w:lsdException w:name="Hyperlink" w:semiHidden="0" w:uiPriority="99" w:unhideWhenUsed="0"/>
    <w:lsdException w:name="FollowedHyperlink" w:semiHidden="0" w:uiPriority="99" w:unhideWhenUsed="0"/>
    <w:lsdException w:name="Strong" w:semiHidden="0" w:unhideWhenUsed="0" w:qFormat="1"/>
    <w:lsdException w:name="Emphasis" w:semiHidden="0" w:unhideWhenUsed="0" w:qFormat="1"/>
    <w:lsdException w:name="Document Map" w:uiPriority="99"/>
    <w:lsdException w:name="annotation subject" w:uiPriority="99"/>
    <w:lsdException w:name="No Lis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color w:val="000000"/>
      <w:lang w:val="en-GB"/>
    </w:rPr>
  </w:style>
  <w:style w:type="paragraph" w:styleId="Titolo1">
    <w:name w:val="heading 1"/>
    <w:basedOn w:val="Normale"/>
    <w:next w:val="Normale"/>
    <w:link w:val="Titolo1Carattere"/>
    <w:uiPriority w:val="9"/>
    <w:qFormat/>
    <w:rsid w:val="00EF7B96"/>
    <w:pPr>
      <w:outlineLvl w:val="0"/>
    </w:pPr>
    <w:rPr>
      <w:rFonts w:ascii="Cambria" w:eastAsia="Cambria" w:hAnsi="Cambria" w:cs="Cambria"/>
      <w:color w:val="4F81BD"/>
      <w:sz w:val="32"/>
    </w:rPr>
  </w:style>
  <w:style w:type="paragraph" w:styleId="Titolo2">
    <w:name w:val="heading 2"/>
    <w:basedOn w:val="Normale"/>
    <w:next w:val="Normale"/>
    <w:link w:val="Titolo2Carattere"/>
    <w:uiPriority w:val="9"/>
    <w:qFormat/>
    <w:rsid w:val="00EF7B96"/>
    <w:pPr>
      <w:outlineLvl w:val="1"/>
    </w:pPr>
    <w:rPr>
      <w:rFonts w:ascii="Cambria" w:eastAsia="Cambria" w:hAnsi="Cambria" w:cs="Cambria"/>
      <w:color w:val="4F81BD"/>
      <w:sz w:val="26"/>
    </w:rPr>
  </w:style>
  <w:style w:type="paragraph" w:styleId="Titolo3">
    <w:name w:val="heading 3"/>
    <w:basedOn w:val="Normale"/>
    <w:next w:val="Normale"/>
    <w:link w:val="Titolo3Carattere"/>
    <w:uiPriority w:val="9"/>
    <w:qFormat/>
    <w:rsid w:val="00EF7B96"/>
    <w:pPr>
      <w:outlineLvl w:val="2"/>
    </w:pPr>
    <w:rPr>
      <w:rFonts w:ascii="Cambria" w:eastAsia="Cambria" w:hAnsi="Cambria" w:cs="Cambria"/>
      <w:color w:val="4F81BD"/>
      <w:sz w:val="24"/>
    </w:rPr>
  </w:style>
  <w:style w:type="paragraph" w:styleId="Titolo4">
    <w:name w:val="heading 4"/>
    <w:basedOn w:val="Normale"/>
    <w:next w:val="Normale"/>
    <w:link w:val="Titolo4Carattere"/>
    <w:uiPriority w:val="99"/>
    <w:qFormat/>
    <w:rsid w:val="00EF7B96"/>
    <w:pPr>
      <w:outlineLvl w:val="3"/>
    </w:pPr>
    <w:rPr>
      <w:rFonts w:ascii="Cambria" w:eastAsia="Cambria" w:hAnsi="Cambria" w:cs="Cambria"/>
      <w:i/>
      <w:color w:val="4F81BD"/>
      <w:sz w:val="22"/>
    </w:rPr>
  </w:style>
  <w:style w:type="paragraph" w:styleId="Titolo5">
    <w:name w:val="heading 5"/>
    <w:basedOn w:val="Normale"/>
    <w:next w:val="Normale"/>
    <w:link w:val="Titolo5Carattere"/>
    <w:uiPriority w:val="99"/>
    <w:qFormat/>
    <w:rsid w:val="00EF7B96"/>
    <w:pPr>
      <w:outlineLvl w:val="4"/>
    </w:pPr>
    <w:rPr>
      <w:rFonts w:ascii="Cambria" w:eastAsia="Cambria" w:hAnsi="Cambria" w:cs="Cambria"/>
      <w:color w:val="4F81BD"/>
      <w:sz w:val="22"/>
    </w:rPr>
  </w:style>
  <w:style w:type="paragraph" w:styleId="Titolo6">
    <w:name w:val="heading 6"/>
    <w:basedOn w:val="Normale"/>
    <w:next w:val="Normale"/>
    <w:link w:val="Titolo6Carattere"/>
    <w:uiPriority w:val="99"/>
    <w:qFormat/>
    <w:rsid w:val="00EF7B96"/>
    <w:pPr>
      <w:outlineLvl w:val="5"/>
    </w:pPr>
    <w:rPr>
      <w:rFonts w:ascii="Cambria" w:eastAsia="Cambria" w:hAnsi="Cambria" w:cs="Cambria"/>
      <w:color w:val="4F81BD"/>
      <w:sz w:val="22"/>
    </w:rPr>
  </w:style>
  <w:style w:type="paragraph" w:styleId="Titolo7">
    <w:name w:val="heading 7"/>
    <w:basedOn w:val="Normale"/>
    <w:next w:val="Normale"/>
    <w:link w:val="Titolo7Carattere"/>
    <w:qFormat/>
    <w:rsid w:val="00EF7B96"/>
    <w:pPr>
      <w:outlineLvl w:val="6"/>
    </w:pPr>
    <w:rPr>
      <w:rFonts w:ascii="Cambria" w:eastAsia="Cambria" w:hAnsi="Cambria" w:cs="Cambria"/>
      <w:i/>
      <w:color w:val="4F81BD"/>
      <w:sz w:val="22"/>
    </w:rPr>
  </w:style>
  <w:style w:type="paragraph" w:styleId="Titolo8">
    <w:name w:val="heading 8"/>
    <w:basedOn w:val="Normale"/>
    <w:next w:val="Normale"/>
    <w:link w:val="Titolo8Carattere"/>
    <w:qFormat/>
    <w:rsid w:val="00EF7B96"/>
    <w:pPr>
      <w:outlineLvl w:val="7"/>
    </w:pPr>
    <w:rPr>
      <w:rFonts w:ascii="Cambria" w:eastAsia="Cambria" w:hAnsi="Cambria" w:cs="Cambria"/>
      <w:sz w:val="22"/>
    </w:rPr>
  </w:style>
  <w:style w:type="paragraph" w:styleId="Titolo9">
    <w:name w:val="heading 9"/>
    <w:basedOn w:val="Normale"/>
    <w:next w:val="Normale"/>
    <w:link w:val="Titolo9Carattere"/>
    <w:qFormat/>
    <w:rsid w:val="00EF7B96"/>
    <w:pPr>
      <w:outlineLvl w:val="8"/>
    </w:pPr>
    <w:rPr>
      <w:rFonts w:ascii="Cambria" w:eastAsia="Cambria" w:hAnsi="Cambria" w:cs="Cambria"/>
      <w:i/>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Rimandocommento">
    <w:name w:val="annotation reference"/>
    <w:basedOn w:val="Carpredefinitoparagrafo"/>
    <w:uiPriority w:val="99"/>
    <w:rsid w:val="00805BCE"/>
    <w:rPr>
      <w:sz w:val="16"/>
      <w:szCs w:val="16"/>
    </w:rPr>
  </w:style>
  <w:style w:type="paragraph" w:styleId="Testocommento">
    <w:name w:val="annotation text"/>
    <w:basedOn w:val="Normale"/>
    <w:link w:val="TestocommentoCarattere"/>
    <w:uiPriority w:val="99"/>
    <w:rsid w:val="00805BCE"/>
  </w:style>
  <w:style w:type="character" w:styleId="Rimandonotaapidipagina">
    <w:name w:val="footnote reference"/>
    <w:basedOn w:val="Carpredefinitoparagrafo"/>
    <w:uiPriority w:val="99"/>
    <w:rsid w:val="00805BCE"/>
    <w:rPr>
      <w:vertAlign w:val="superscript"/>
    </w:rPr>
  </w:style>
  <w:style w:type="paragraph" w:styleId="Testonotaapidipagina">
    <w:name w:val="footnote text"/>
    <w:basedOn w:val="Normale"/>
    <w:link w:val="TestonotaapidipaginaCarattere"/>
    <w:uiPriority w:val="99"/>
    <w:rsid w:val="00805BCE"/>
  </w:style>
  <w:style w:type="paragraph" w:styleId="Titolo">
    <w:name w:val="Title"/>
    <w:basedOn w:val="Normale"/>
    <w:link w:val="TitoloCarattere"/>
    <w:uiPriority w:val="99"/>
    <w:qFormat/>
    <w:rsid w:val="00EF7B96"/>
    <w:pPr>
      <w:jc w:val="center"/>
    </w:pPr>
    <w:rPr>
      <w:rFonts w:ascii="Cambria" w:eastAsia="Cambria" w:hAnsi="Cambria" w:cs="Cambria"/>
      <w:b/>
      <w:color w:val="4F81BD"/>
      <w:sz w:val="24"/>
    </w:rPr>
  </w:style>
  <w:style w:type="paragraph" w:styleId="Sottotitolo">
    <w:name w:val="Subtitle"/>
    <w:basedOn w:val="Normale"/>
    <w:link w:val="SottotitoloCarattere"/>
    <w:qFormat/>
    <w:rsid w:val="00EF7B96"/>
    <w:rPr>
      <w:rFonts w:ascii="Cambria" w:eastAsia="Cambria" w:hAnsi="Cambria" w:cs="Cambria"/>
      <w:i/>
      <w:color w:val="4F81BD"/>
      <w:sz w:val="22"/>
    </w:rPr>
  </w:style>
  <w:style w:type="paragraph" w:styleId="Citazione">
    <w:name w:val="Quote"/>
    <w:basedOn w:val="Normale"/>
    <w:next w:val="Normale"/>
    <w:link w:val="CitazioneCarattere"/>
    <w:uiPriority w:val="29"/>
    <w:qFormat/>
    <w:rsid w:val="00E12ACB"/>
    <w:rPr>
      <w:rFonts w:ascii="Cambria" w:eastAsia="Cambria" w:hAnsi="Cambria" w:cs="Cambria"/>
      <w:i/>
      <w:color w:val="4F81BD"/>
      <w:sz w:val="22"/>
    </w:rPr>
  </w:style>
  <w:style w:type="character" w:customStyle="1" w:styleId="CitazioneCarattere">
    <w:name w:val="Citazione Carattere"/>
    <w:basedOn w:val="Carpredefinitoparagrafo"/>
    <w:link w:val="Citazione"/>
    <w:uiPriority w:val="29"/>
    <w:rsid w:val="00E12ACB"/>
    <w:rPr>
      <w:i/>
      <w:iCs/>
      <w:color w:val="000000" w:themeColor="text1"/>
      <w:sz w:val="24"/>
      <w:szCs w:val="24"/>
    </w:rPr>
  </w:style>
  <w:style w:type="paragraph" w:styleId="Citazioneintensa">
    <w:name w:val="Intense Quote"/>
    <w:basedOn w:val="Normale"/>
    <w:next w:val="Normale"/>
    <w:link w:val="CitazioneintensaCarattere"/>
    <w:uiPriority w:val="30"/>
    <w:qFormat/>
    <w:rsid w:val="00E12ACB"/>
    <w:rPr>
      <w:rFonts w:ascii="Cambria" w:eastAsia="Cambria" w:hAnsi="Cambria" w:cs="Cambria"/>
      <w:i/>
      <w:color w:val="4F81BD"/>
      <w:sz w:val="22"/>
    </w:rPr>
  </w:style>
  <w:style w:type="character" w:customStyle="1" w:styleId="CitazioneintensaCarattere">
    <w:name w:val="Citazione intensa Carattere"/>
    <w:basedOn w:val="Carpredefinitoparagrafo"/>
    <w:link w:val="Citazioneintensa"/>
    <w:uiPriority w:val="30"/>
    <w:rsid w:val="00E12ACB"/>
    <w:rPr>
      <w:b/>
      <w:bCs/>
      <w:i/>
      <w:iCs/>
      <w:color w:val="4F81BD" w:themeColor="accent1"/>
      <w:sz w:val="24"/>
      <w:szCs w:val="24"/>
    </w:rPr>
  </w:style>
  <w:style w:type="paragraph" w:styleId="Paragrafoelenco">
    <w:name w:val="List Paragraph"/>
    <w:basedOn w:val="Normale"/>
    <w:uiPriority w:val="34"/>
    <w:qFormat/>
    <w:rsid w:val="00743E52"/>
    <w:rPr>
      <w:rFonts w:ascii="Cambria" w:eastAsia="Cambria" w:hAnsi="Cambria" w:cs="Cambria"/>
      <w:i/>
      <w:color w:val="4F81BD"/>
      <w:sz w:val="22"/>
    </w:rPr>
  </w:style>
  <w:style w:type="paragraph" w:styleId="Nessunaspaziatura">
    <w:name w:val="No Spacing"/>
    <w:uiPriority w:val="1"/>
    <w:qFormat/>
    <w:rsid w:val="00664657"/>
    <w:rPr>
      <w:rFonts w:ascii="Cambria" w:eastAsia="Cambria" w:hAnsi="Cambria" w:cs="Cambria"/>
      <w:i/>
      <w:color w:val="4F81BD"/>
      <w:sz w:val="22"/>
    </w:rPr>
  </w:style>
  <w:style w:type="character" w:styleId="Enfasidelicata">
    <w:name w:val="Subtle Emphasis"/>
    <w:basedOn w:val="Carpredefinitoparagrafo"/>
    <w:uiPriority w:val="19"/>
    <w:qFormat/>
    <w:rsid w:val="003677AA"/>
    <w:rPr>
      <w:b/>
      <w:i/>
      <w:color w:val="4F81BD"/>
      <w:spacing w:val="10"/>
    </w:rPr>
  </w:style>
  <w:style w:type="character" w:styleId="Enfasicorsivo">
    <w:name w:val="Emphasis"/>
    <w:basedOn w:val="Carpredefinitoparagrafo"/>
    <w:qFormat/>
    <w:rsid w:val="00EF7B96"/>
    <w:rPr>
      <w:b/>
      <w:i/>
      <w:color w:val="C0504D"/>
      <w:spacing w:val="10"/>
    </w:rPr>
  </w:style>
  <w:style w:type="character" w:styleId="Enfasiintensa">
    <w:name w:val="Intense Emphasis"/>
    <w:basedOn w:val="Carpredefinitoparagrafo"/>
    <w:uiPriority w:val="21"/>
    <w:qFormat/>
    <w:rsid w:val="003677AA"/>
    <w:rPr>
      <w:b/>
      <w:i/>
      <w:color w:val="9BBB59"/>
      <w:spacing w:val="10"/>
    </w:rPr>
  </w:style>
  <w:style w:type="character" w:styleId="Enfasigrassetto">
    <w:name w:val="Strong"/>
    <w:basedOn w:val="Carpredefinitoparagrafo"/>
    <w:qFormat/>
    <w:rsid w:val="00EF7B96"/>
    <w:rPr>
      <w:b/>
      <w:i/>
      <w:color w:val="8064A2"/>
      <w:spacing w:val="10"/>
    </w:rPr>
  </w:style>
  <w:style w:type="character" w:styleId="Riferimentodelicato">
    <w:name w:val="Subtle Reference"/>
    <w:basedOn w:val="Carpredefinitoparagrafo"/>
    <w:uiPriority w:val="31"/>
    <w:qFormat/>
    <w:rsid w:val="001B6FDD"/>
    <w:rPr>
      <w:b/>
      <w:i/>
      <w:color w:val="4BACC6"/>
      <w:spacing w:val="10"/>
    </w:rPr>
  </w:style>
  <w:style w:type="character" w:styleId="Riferimentointenso">
    <w:name w:val="Intense Reference"/>
    <w:basedOn w:val="Carpredefinitoparagrafo"/>
    <w:uiPriority w:val="32"/>
    <w:qFormat/>
    <w:rsid w:val="001B6FDD"/>
    <w:rPr>
      <w:b/>
      <w:i/>
      <w:color w:val="F79646"/>
      <w:spacing w:val="10"/>
    </w:rPr>
  </w:style>
  <w:style w:type="character" w:styleId="Titolodellibro">
    <w:name w:val="Book Title"/>
    <w:basedOn w:val="Carpredefinitoparagrafo"/>
    <w:uiPriority w:val="33"/>
    <w:qFormat/>
    <w:rsid w:val="001B6FDD"/>
    <w:rPr>
      <w:b/>
      <w:i/>
      <w:color w:val="C0504D"/>
      <w:spacing w:val="10"/>
    </w:rPr>
  </w:style>
  <w:style w:type="paragraph" w:styleId="Testofumetto">
    <w:name w:val="Balloon Text"/>
    <w:basedOn w:val="Normale"/>
    <w:link w:val="TestofumettoCarattere"/>
    <w:uiPriority w:val="99"/>
    <w:rsid w:val="0097053A"/>
    <w:rPr>
      <w:rFonts w:ascii="Tahoma" w:hAnsi="Tahoma" w:cs="Tahoma"/>
      <w:sz w:val="16"/>
      <w:szCs w:val="16"/>
    </w:rPr>
  </w:style>
  <w:style w:type="character" w:customStyle="1" w:styleId="TestofumettoCarattere">
    <w:name w:val="Testo fumetto Carattere"/>
    <w:basedOn w:val="Carpredefinitoparagrafo"/>
    <w:link w:val="Testofumetto"/>
    <w:uiPriority w:val="99"/>
    <w:rsid w:val="0097053A"/>
    <w:rPr>
      <w:rFonts w:ascii="Tahoma" w:hAnsi="Tahoma" w:cs="Tahoma"/>
      <w:color w:val="000000"/>
      <w:sz w:val="16"/>
      <w:szCs w:val="16"/>
    </w:rPr>
  </w:style>
  <w:style w:type="character" w:customStyle="1" w:styleId="Titolo1Carattere">
    <w:name w:val="Titolo 1 Carattere"/>
    <w:basedOn w:val="Carpredefinitoparagrafo"/>
    <w:link w:val="Titolo1"/>
    <w:uiPriority w:val="9"/>
    <w:locked/>
    <w:rsid w:val="0097053A"/>
    <w:rPr>
      <w:rFonts w:ascii="Cambria" w:eastAsia="Cambria" w:hAnsi="Cambria" w:cs="Cambria"/>
      <w:color w:val="4F81BD"/>
      <w:sz w:val="32"/>
    </w:rPr>
  </w:style>
  <w:style w:type="character" w:customStyle="1" w:styleId="Titolo2Carattere">
    <w:name w:val="Titolo 2 Carattere"/>
    <w:basedOn w:val="Carpredefinitoparagrafo"/>
    <w:link w:val="Titolo2"/>
    <w:uiPriority w:val="9"/>
    <w:locked/>
    <w:rsid w:val="0097053A"/>
    <w:rPr>
      <w:rFonts w:ascii="Cambria" w:eastAsia="Cambria" w:hAnsi="Cambria" w:cs="Cambria"/>
      <w:color w:val="4F81BD"/>
      <w:sz w:val="26"/>
    </w:rPr>
  </w:style>
  <w:style w:type="paragraph" w:styleId="Soggettocommento">
    <w:name w:val="annotation subject"/>
    <w:basedOn w:val="Testocommento"/>
    <w:next w:val="Testocommento"/>
    <w:link w:val="SoggettocommentoCarattere"/>
    <w:uiPriority w:val="99"/>
    <w:rsid w:val="0097053A"/>
    <w:rPr>
      <w:b/>
      <w:bCs/>
    </w:rPr>
  </w:style>
  <w:style w:type="character" w:customStyle="1" w:styleId="TestocommentoCarattere">
    <w:name w:val="Testo commento Carattere"/>
    <w:basedOn w:val="Carpredefinitoparagrafo"/>
    <w:link w:val="Testocommento"/>
    <w:uiPriority w:val="99"/>
    <w:rsid w:val="0097053A"/>
    <w:rPr>
      <w:color w:val="000000"/>
    </w:rPr>
  </w:style>
  <w:style w:type="character" w:customStyle="1" w:styleId="SoggettocommentoCarattere">
    <w:name w:val="Soggetto commento Carattere"/>
    <w:basedOn w:val="TestocommentoCarattere"/>
    <w:link w:val="Soggettocommento"/>
    <w:uiPriority w:val="99"/>
    <w:rsid w:val="0097053A"/>
    <w:rPr>
      <w:b/>
      <w:bCs/>
      <w:color w:val="000000"/>
    </w:rPr>
  </w:style>
  <w:style w:type="paragraph" w:customStyle="1" w:styleId="Stile1">
    <w:name w:val="Stile1"/>
    <w:basedOn w:val="Titolo1"/>
    <w:next w:val="Titolo1"/>
    <w:link w:val="Stile1Carattere"/>
    <w:qFormat/>
    <w:rsid w:val="00EB1629"/>
    <w:pPr>
      <w:keepLines/>
      <w:pageBreakBefore/>
      <w:widowControl w:val="0"/>
      <w:shd w:val="clear" w:color="auto" w:fill="B3B3B3"/>
      <w:spacing w:before="240" w:after="240"/>
      <w:ind w:left="-288" w:right="-562" w:firstLine="173"/>
    </w:pPr>
    <w:rPr>
      <w:rFonts w:ascii="Trebuchet MS" w:eastAsia="Trebuchet MS" w:hAnsi="Trebuchet MS" w:cs="Trebuchet MS"/>
      <w:b/>
      <w:color w:val="FFFFFF"/>
      <w:sz w:val="40"/>
      <w:lang w:val="en-US"/>
    </w:rPr>
  </w:style>
  <w:style w:type="paragraph" w:customStyle="1" w:styleId="Stile2">
    <w:name w:val="Stile2"/>
    <w:basedOn w:val="Stile1"/>
    <w:next w:val="Titolo1"/>
    <w:link w:val="Stile2Carattere"/>
    <w:autoRedefine/>
    <w:rsid w:val="00EB1629"/>
  </w:style>
  <w:style w:type="character" w:customStyle="1" w:styleId="Stile1Carattere">
    <w:name w:val="Stile1 Carattere"/>
    <w:basedOn w:val="Carpredefinitoparagrafo"/>
    <w:link w:val="Stile1"/>
    <w:rsid w:val="00EB1629"/>
    <w:rPr>
      <w:rFonts w:ascii="Trebuchet MS" w:eastAsia="Trebuchet MS" w:hAnsi="Trebuchet MS" w:cs="Trebuchet MS"/>
      <w:b/>
      <w:color w:val="FFFFFF"/>
      <w:sz w:val="40"/>
      <w:shd w:val="clear" w:color="auto" w:fill="B3B3B3"/>
      <w:lang w:val="en-US"/>
    </w:rPr>
  </w:style>
  <w:style w:type="paragraph" w:customStyle="1" w:styleId="Stile3">
    <w:name w:val="Stile3"/>
    <w:basedOn w:val="Titolo2"/>
    <w:link w:val="Stile3Carattere"/>
    <w:qFormat/>
    <w:rsid w:val="00EB1629"/>
    <w:pPr>
      <w:keepLines/>
      <w:widowControl w:val="0"/>
      <w:spacing w:before="480" w:after="120"/>
      <w:ind w:right="-1339"/>
    </w:pPr>
    <w:rPr>
      <w:rFonts w:ascii="Trebuchet MS" w:eastAsia="Trebuchet MS" w:hAnsi="Trebuchet MS" w:cs="Trebuchet MS"/>
      <w:color w:val="454645"/>
      <w:sz w:val="32"/>
      <w:lang w:val="en-US"/>
    </w:rPr>
  </w:style>
  <w:style w:type="character" w:customStyle="1" w:styleId="Stile2Carattere">
    <w:name w:val="Stile2 Carattere"/>
    <w:basedOn w:val="Stile1Carattere"/>
    <w:link w:val="Stile2"/>
    <w:rsid w:val="00EB1629"/>
    <w:rPr>
      <w:rFonts w:ascii="Trebuchet MS" w:eastAsia="Trebuchet MS" w:hAnsi="Trebuchet MS" w:cs="Trebuchet MS"/>
      <w:b/>
      <w:color w:val="FFFFFF"/>
      <w:sz w:val="40"/>
      <w:shd w:val="clear" w:color="auto" w:fill="B3B3B3"/>
      <w:lang w:val="en-US"/>
    </w:rPr>
  </w:style>
  <w:style w:type="character" w:customStyle="1" w:styleId="SottotitoloCarattere">
    <w:name w:val="Sottotitolo Carattere"/>
    <w:basedOn w:val="Carpredefinitoparagrafo"/>
    <w:link w:val="Sottotitolo"/>
    <w:uiPriority w:val="99"/>
    <w:locked/>
    <w:rsid w:val="00361CAC"/>
    <w:rPr>
      <w:rFonts w:ascii="Cambria" w:eastAsia="Cambria" w:hAnsi="Cambria" w:cs="Cambria"/>
      <w:i/>
      <w:color w:val="4F81BD"/>
      <w:sz w:val="22"/>
    </w:rPr>
  </w:style>
  <w:style w:type="character" w:customStyle="1" w:styleId="Stile3Carattere">
    <w:name w:val="Stile3 Carattere"/>
    <w:basedOn w:val="Titolo2Carattere"/>
    <w:link w:val="Stile3"/>
    <w:rsid w:val="00EB1629"/>
    <w:rPr>
      <w:rFonts w:ascii="Trebuchet MS" w:eastAsia="Trebuchet MS" w:hAnsi="Trebuchet MS" w:cs="Trebuchet MS"/>
      <w:color w:val="454645"/>
      <w:sz w:val="32"/>
      <w:lang w:val="en-US"/>
    </w:rPr>
  </w:style>
  <w:style w:type="paragraph" w:styleId="Sommario1">
    <w:name w:val="toc 1"/>
    <w:basedOn w:val="Normale"/>
    <w:next w:val="Normale"/>
    <w:autoRedefine/>
    <w:uiPriority w:val="39"/>
    <w:rsid w:val="00576524"/>
    <w:pPr>
      <w:tabs>
        <w:tab w:val="right" w:leader="dot" w:pos="9623"/>
      </w:tabs>
      <w:spacing w:before="120" w:after="60" w:line="288" w:lineRule="auto"/>
    </w:pPr>
    <w:rPr>
      <w:rFonts w:asciiTheme="majorHAnsi" w:eastAsia="Calibri" w:hAnsiTheme="majorHAnsi" w:cs="Calibri"/>
      <w:b/>
      <w:noProof/>
      <w:sz w:val="22"/>
    </w:rPr>
  </w:style>
  <w:style w:type="character" w:styleId="Collegamentoipertestuale">
    <w:name w:val="Hyperlink"/>
    <w:basedOn w:val="Carpredefinitoparagrafo"/>
    <w:uiPriority w:val="99"/>
    <w:rsid w:val="00534B1C"/>
    <w:rPr>
      <w:color w:val="0000FF"/>
      <w:u w:val="single"/>
    </w:rPr>
  </w:style>
  <w:style w:type="paragraph" w:styleId="Sommario2">
    <w:name w:val="toc 2"/>
    <w:basedOn w:val="Normale"/>
    <w:next w:val="Normale"/>
    <w:autoRedefine/>
    <w:uiPriority w:val="39"/>
    <w:rsid w:val="00F70A81"/>
    <w:pPr>
      <w:tabs>
        <w:tab w:val="right" w:leader="dot" w:pos="9623"/>
      </w:tabs>
      <w:spacing w:after="120" w:line="259" w:lineRule="auto"/>
      <w:ind w:left="240"/>
    </w:pPr>
    <w:rPr>
      <w:rFonts w:ascii="Calibri" w:eastAsia="Calibri" w:hAnsi="Calibri" w:cs="Calibri"/>
      <w:sz w:val="22"/>
    </w:rPr>
  </w:style>
  <w:style w:type="paragraph" w:styleId="Sommario3">
    <w:name w:val="toc 3"/>
    <w:basedOn w:val="Normale"/>
    <w:next w:val="Normale"/>
    <w:autoRedefine/>
    <w:uiPriority w:val="39"/>
    <w:rsid w:val="00534B1C"/>
    <w:pPr>
      <w:spacing w:after="160" w:line="259" w:lineRule="auto"/>
      <w:ind w:left="480"/>
    </w:pPr>
    <w:rPr>
      <w:rFonts w:ascii="Calibri" w:eastAsia="Calibri" w:hAnsi="Calibri" w:cs="Calibri"/>
      <w:sz w:val="22"/>
    </w:rPr>
  </w:style>
  <w:style w:type="paragraph" w:styleId="Titolosommario">
    <w:name w:val="TOC Heading"/>
    <w:basedOn w:val="Titolo1"/>
    <w:next w:val="Normale"/>
    <w:uiPriority w:val="39"/>
    <w:unhideWhenUsed/>
    <w:qFormat/>
    <w:rsid w:val="00534B1C"/>
    <w:pPr>
      <w:keepNext/>
      <w:keepLines/>
      <w:spacing w:before="480" w:line="276" w:lineRule="auto"/>
      <w:outlineLvl w:val="9"/>
    </w:pPr>
    <w:rPr>
      <w:rFonts w:asciiTheme="majorHAnsi" w:eastAsiaTheme="majorEastAsia" w:hAnsiTheme="majorHAnsi" w:cstheme="majorBidi"/>
      <w:b/>
      <w:bCs/>
      <w:color w:val="365F91" w:themeColor="accent1" w:themeShade="BF"/>
      <w:sz w:val="28"/>
      <w:szCs w:val="28"/>
    </w:rPr>
  </w:style>
  <w:style w:type="paragraph" w:styleId="Intestazione">
    <w:name w:val="header"/>
    <w:basedOn w:val="Normale"/>
    <w:link w:val="IntestazioneCarattere"/>
    <w:uiPriority w:val="99"/>
    <w:rsid w:val="00534B1C"/>
    <w:pPr>
      <w:tabs>
        <w:tab w:val="center" w:pos="4513"/>
        <w:tab w:val="right" w:pos="9026"/>
      </w:tabs>
    </w:pPr>
    <w:rPr>
      <w:rFonts w:ascii="Calibri" w:eastAsia="Calibri" w:hAnsi="Calibri" w:cs="Calibri"/>
      <w:sz w:val="22"/>
    </w:rPr>
  </w:style>
  <w:style w:type="character" w:customStyle="1" w:styleId="IntestazioneCarattere">
    <w:name w:val="Intestazione Carattere"/>
    <w:basedOn w:val="Carpredefinitoparagrafo"/>
    <w:link w:val="Intestazione"/>
    <w:uiPriority w:val="99"/>
    <w:rsid w:val="00534B1C"/>
    <w:rPr>
      <w:rFonts w:ascii="Calibri" w:eastAsia="Calibri" w:hAnsi="Calibri" w:cs="Calibri"/>
      <w:color w:val="000000"/>
      <w:sz w:val="22"/>
    </w:rPr>
  </w:style>
  <w:style w:type="paragraph" w:styleId="Pidipagina">
    <w:name w:val="footer"/>
    <w:basedOn w:val="Normale"/>
    <w:link w:val="PidipaginaCarattere"/>
    <w:uiPriority w:val="99"/>
    <w:rsid w:val="00534B1C"/>
    <w:pPr>
      <w:tabs>
        <w:tab w:val="center" w:pos="4513"/>
        <w:tab w:val="right" w:pos="9026"/>
      </w:tabs>
    </w:pPr>
    <w:rPr>
      <w:rFonts w:ascii="Calibri" w:eastAsia="Calibri" w:hAnsi="Calibri" w:cs="Calibri"/>
      <w:sz w:val="22"/>
    </w:rPr>
  </w:style>
  <w:style w:type="character" w:customStyle="1" w:styleId="PidipaginaCarattere">
    <w:name w:val="Piè di pagina Carattere"/>
    <w:basedOn w:val="Carpredefinitoparagrafo"/>
    <w:link w:val="Pidipagina"/>
    <w:uiPriority w:val="99"/>
    <w:rsid w:val="00534B1C"/>
    <w:rPr>
      <w:rFonts w:ascii="Calibri" w:eastAsia="Calibri" w:hAnsi="Calibri" w:cs="Calibri"/>
      <w:color w:val="000000"/>
      <w:sz w:val="22"/>
    </w:rPr>
  </w:style>
  <w:style w:type="numbering" w:customStyle="1" w:styleId="Nessunelenco1">
    <w:name w:val="Nessun elenco1"/>
    <w:next w:val="Nessunelenco"/>
    <w:uiPriority w:val="99"/>
    <w:semiHidden/>
    <w:unhideWhenUsed/>
    <w:rsid w:val="00534B1C"/>
  </w:style>
  <w:style w:type="character" w:customStyle="1" w:styleId="Titolo3Carattere">
    <w:name w:val="Titolo 3 Carattere"/>
    <w:basedOn w:val="Carpredefinitoparagrafo"/>
    <w:link w:val="Titolo3"/>
    <w:uiPriority w:val="9"/>
    <w:locked/>
    <w:rsid w:val="00534B1C"/>
    <w:rPr>
      <w:rFonts w:ascii="Cambria" w:eastAsia="Cambria" w:hAnsi="Cambria" w:cs="Cambria"/>
      <w:color w:val="4F81BD"/>
      <w:sz w:val="24"/>
    </w:rPr>
  </w:style>
  <w:style w:type="character" w:customStyle="1" w:styleId="Titolo4Carattere">
    <w:name w:val="Titolo 4 Carattere"/>
    <w:basedOn w:val="Carpredefinitoparagrafo"/>
    <w:link w:val="Titolo4"/>
    <w:uiPriority w:val="99"/>
    <w:locked/>
    <w:rsid w:val="00534B1C"/>
    <w:rPr>
      <w:rFonts w:ascii="Cambria" w:eastAsia="Cambria" w:hAnsi="Cambria" w:cs="Cambria"/>
      <w:i/>
      <w:color w:val="4F81BD"/>
      <w:sz w:val="22"/>
    </w:rPr>
  </w:style>
  <w:style w:type="character" w:customStyle="1" w:styleId="Titolo5Carattere">
    <w:name w:val="Titolo 5 Carattere"/>
    <w:basedOn w:val="Carpredefinitoparagrafo"/>
    <w:link w:val="Titolo5"/>
    <w:uiPriority w:val="99"/>
    <w:locked/>
    <w:rsid w:val="00534B1C"/>
    <w:rPr>
      <w:rFonts w:ascii="Cambria" w:eastAsia="Cambria" w:hAnsi="Cambria" w:cs="Cambria"/>
      <w:color w:val="4F81BD"/>
      <w:sz w:val="22"/>
    </w:rPr>
  </w:style>
  <w:style w:type="character" w:customStyle="1" w:styleId="Titolo6Carattere">
    <w:name w:val="Titolo 6 Carattere"/>
    <w:basedOn w:val="Carpredefinitoparagrafo"/>
    <w:link w:val="Titolo6"/>
    <w:uiPriority w:val="99"/>
    <w:locked/>
    <w:rsid w:val="00534B1C"/>
    <w:rPr>
      <w:rFonts w:ascii="Cambria" w:eastAsia="Cambria" w:hAnsi="Cambria" w:cs="Cambria"/>
      <w:color w:val="4F81BD"/>
      <w:sz w:val="22"/>
    </w:rPr>
  </w:style>
  <w:style w:type="character" w:customStyle="1" w:styleId="TitoloCarattere">
    <w:name w:val="Titolo Carattere"/>
    <w:basedOn w:val="Carpredefinitoparagrafo"/>
    <w:link w:val="Titolo"/>
    <w:uiPriority w:val="99"/>
    <w:locked/>
    <w:rsid w:val="00534B1C"/>
    <w:rPr>
      <w:rFonts w:ascii="Cambria" w:eastAsia="Cambria" w:hAnsi="Cambria" w:cs="Cambria"/>
      <w:b/>
      <w:color w:val="4F81BD"/>
      <w:sz w:val="24"/>
    </w:rPr>
  </w:style>
  <w:style w:type="paragraph" w:styleId="Sommario4">
    <w:name w:val="toc 4"/>
    <w:basedOn w:val="Normale"/>
    <w:next w:val="Normale"/>
    <w:autoRedefine/>
    <w:uiPriority w:val="39"/>
    <w:rsid w:val="00534B1C"/>
    <w:pPr>
      <w:spacing w:before="120" w:after="120" w:line="280" w:lineRule="atLeast"/>
      <w:ind w:left="720"/>
      <w:jc w:val="both"/>
    </w:pPr>
    <w:rPr>
      <w:rFonts w:ascii="Cambria" w:eastAsia="MS Mincho" w:hAnsi="Cambria"/>
      <w:color w:val="auto"/>
      <w:sz w:val="18"/>
      <w:szCs w:val="18"/>
      <w:lang w:eastAsia="en-US"/>
    </w:rPr>
  </w:style>
  <w:style w:type="paragraph" w:styleId="Sommario5">
    <w:name w:val="toc 5"/>
    <w:basedOn w:val="Normale"/>
    <w:next w:val="Normale"/>
    <w:autoRedefine/>
    <w:uiPriority w:val="39"/>
    <w:rsid w:val="00534B1C"/>
    <w:pPr>
      <w:spacing w:before="120" w:after="120" w:line="280" w:lineRule="atLeast"/>
      <w:ind w:left="960"/>
      <w:jc w:val="both"/>
    </w:pPr>
    <w:rPr>
      <w:rFonts w:ascii="Cambria" w:eastAsia="MS Mincho" w:hAnsi="Cambria"/>
      <w:color w:val="auto"/>
      <w:sz w:val="18"/>
      <w:szCs w:val="18"/>
      <w:lang w:eastAsia="en-US"/>
    </w:rPr>
  </w:style>
  <w:style w:type="paragraph" w:styleId="Sommario6">
    <w:name w:val="toc 6"/>
    <w:basedOn w:val="Normale"/>
    <w:next w:val="Normale"/>
    <w:autoRedefine/>
    <w:uiPriority w:val="39"/>
    <w:rsid w:val="00534B1C"/>
    <w:pPr>
      <w:spacing w:before="120" w:after="120" w:line="280" w:lineRule="atLeast"/>
      <w:ind w:left="1200"/>
      <w:jc w:val="both"/>
    </w:pPr>
    <w:rPr>
      <w:rFonts w:ascii="Cambria" w:eastAsia="MS Mincho" w:hAnsi="Cambria"/>
      <w:color w:val="auto"/>
      <w:sz w:val="18"/>
      <w:szCs w:val="18"/>
      <w:lang w:eastAsia="en-US"/>
    </w:rPr>
  </w:style>
  <w:style w:type="paragraph" w:styleId="Sommario7">
    <w:name w:val="toc 7"/>
    <w:basedOn w:val="Normale"/>
    <w:next w:val="Normale"/>
    <w:autoRedefine/>
    <w:uiPriority w:val="39"/>
    <w:rsid w:val="00534B1C"/>
    <w:pPr>
      <w:spacing w:before="120" w:after="120" w:line="280" w:lineRule="atLeast"/>
      <w:ind w:left="1440"/>
      <w:jc w:val="both"/>
    </w:pPr>
    <w:rPr>
      <w:rFonts w:ascii="Cambria" w:eastAsia="MS Mincho" w:hAnsi="Cambria"/>
      <w:color w:val="auto"/>
      <w:sz w:val="18"/>
      <w:szCs w:val="18"/>
      <w:lang w:eastAsia="en-US"/>
    </w:rPr>
  </w:style>
  <w:style w:type="paragraph" w:styleId="Sommario8">
    <w:name w:val="toc 8"/>
    <w:basedOn w:val="Normale"/>
    <w:next w:val="Normale"/>
    <w:autoRedefine/>
    <w:uiPriority w:val="39"/>
    <w:rsid w:val="00534B1C"/>
    <w:pPr>
      <w:spacing w:before="120" w:after="120" w:line="280" w:lineRule="atLeast"/>
      <w:ind w:left="1680"/>
      <w:jc w:val="both"/>
    </w:pPr>
    <w:rPr>
      <w:rFonts w:ascii="Cambria" w:eastAsia="MS Mincho" w:hAnsi="Cambria"/>
      <w:color w:val="auto"/>
      <w:sz w:val="18"/>
      <w:szCs w:val="18"/>
      <w:lang w:eastAsia="en-US"/>
    </w:rPr>
  </w:style>
  <w:style w:type="paragraph" w:styleId="Sommario9">
    <w:name w:val="toc 9"/>
    <w:basedOn w:val="Normale"/>
    <w:next w:val="Normale"/>
    <w:autoRedefine/>
    <w:uiPriority w:val="39"/>
    <w:rsid w:val="00534B1C"/>
    <w:pPr>
      <w:spacing w:before="120" w:after="120" w:line="280" w:lineRule="atLeast"/>
      <w:ind w:left="1920"/>
      <w:jc w:val="both"/>
    </w:pPr>
    <w:rPr>
      <w:rFonts w:ascii="Cambria" w:eastAsia="MS Mincho" w:hAnsi="Cambria"/>
      <w:color w:val="auto"/>
      <w:sz w:val="18"/>
      <w:szCs w:val="18"/>
      <w:lang w:eastAsia="en-US"/>
    </w:rPr>
  </w:style>
  <w:style w:type="character" w:styleId="Numeropagina">
    <w:name w:val="page number"/>
    <w:basedOn w:val="Carpredefinitoparagrafo"/>
    <w:uiPriority w:val="99"/>
    <w:rsid w:val="00534B1C"/>
    <w:rPr>
      <w:rFonts w:cs="Times New Roman"/>
    </w:rPr>
  </w:style>
  <w:style w:type="paragraph" w:styleId="Revisione">
    <w:name w:val="Revision"/>
    <w:hidden/>
    <w:uiPriority w:val="99"/>
    <w:rsid w:val="00534B1C"/>
    <w:rPr>
      <w:rFonts w:ascii="Cambria" w:eastAsia="MS Mincho" w:hAnsi="Cambria"/>
      <w:sz w:val="24"/>
      <w:szCs w:val="24"/>
      <w:lang w:val="en-US" w:eastAsia="en-US"/>
    </w:rPr>
  </w:style>
  <w:style w:type="table" w:styleId="Grigliatabella">
    <w:name w:val="Table Grid"/>
    <w:basedOn w:val="Tabellanormale"/>
    <w:rsid w:val="00534B1C"/>
    <w:rPr>
      <w:rFonts w:ascii="Lucida Console" w:eastAsia="MS Mincho" w:hAnsi="Lucida Consol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rPr>
      <w:cantSplit/>
      <w:trHeight w:val="113"/>
    </w:trPr>
  </w:style>
  <w:style w:type="paragraph" w:customStyle="1" w:styleId="Note">
    <w:name w:val="Note"/>
    <w:basedOn w:val="Normale"/>
    <w:autoRedefine/>
    <w:uiPriority w:val="99"/>
    <w:rsid w:val="00534B1C"/>
    <w:pPr>
      <w:pBdr>
        <w:top w:val="dashed" w:sz="4" w:space="4" w:color="auto"/>
        <w:left w:val="dashed" w:sz="4" w:space="4" w:color="auto"/>
        <w:bottom w:val="dashed" w:sz="4" w:space="5" w:color="auto"/>
        <w:right w:val="dashed" w:sz="4" w:space="4" w:color="auto"/>
      </w:pBdr>
      <w:spacing w:before="240" w:after="240" w:line="280" w:lineRule="atLeast"/>
      <w:contextualSpacing/>
      <w:jc w:val="both"/>
    </w:pPr>
    <w:rPr>
      <w:rFonts w:ascii="Cambria" w:eastAsia="MS Mincho" w:hAnsi="Cambria"/>
      <w:color w:val="auto"/>
      <w:sz w:val="24"/>
      <w:szCs w:val="24"/>
      <w:lang w:eastAsia="en-US"/>
    </w:rPr>
  </w:style>
  <w:style w:type="paragraph" w:styleId="Mappadocumento">
    <w:name w:val="Document Map"/>
    <w:basedOn w:val="Normale"/>
    <w:link w:val="MappadocumentoCarattere"/>
    <w:uiPriority w:val="99"/>
    <w:rsid w:val="00534B1C"/>
    <w:pPr>
      <w:spacing w:before="120" w:after="120" w:line="280" w:lineRule="atLeast"/>
      <w:jc w:val="both"/>
    </w:pPr>
    <w:rPr>
      <w:rFonts w:ascii="Lucida Grande" w:eastAsia="MS Mincho" w:hAnsi="Lucida Grande"/>
      <w:color w:val="auto"/>
      <w:sz w:val="24"/>
      <w:szCs w:val="24"/>
      <w:lang w:eastAsia="en-US"/>
    </w:rPr>
  </w:style>
  <w:style w:type="character" w:customStyle="1" w:styleId="MappadocumentoCarattere">
    <w:name w:val="Mappa documento Carattere"/>
    <w:basedOn w:val="Carpredefinitoparagrafo"/>
    <w:link w:val="Mappadocumento"/>
    <w:uiPriority w:val="99"/>
    <w:rsid w:val="00534B1C"/>
    <w:rPr>
      <w:rFonts w:ascii="Lucida Grande" w:eastAsia="MS Mincho" w:hAnsi="Lucida Grande"/>
      <w:sz w:val="24"/>
      <w:szCs w:val="24"/>
      <w:lang w:val="en-GB" w:eastAsia="en-US"/>
    </w:rPr>
  </w:style>
  <w:style w:type="character" w:customStyle="1" w:styleId="codechar">
    <w:name w:val="code_char"/>
    <w:basedOn w:val="Carpredefinitoparagrafo"/>
    <w:qFormat/>
    <w:rsid w:val="00534B1C"/>
    <w:rPr>
      <w:rFonts w:ascii="Courier New" w:hAnsi="Courier New" w:cs="Times New Roman"/>
      <w:b w:val="0"/>
      <w:i w:val="0"/>
      <w:noProof/>
      <w:color w:val="auto"/>
      <w:sz w:val="22"/>
      <w:lang w:val="en-GB"/>
    </w:rPr>
  </w:style>
  <w:style w:type="character" w:customStyle="1" w:styleId="TestonotaapidipaginaCarattere">
    <w:name w:val="Testo nota a piè di pagina Carattere"/>
    <w:basedOn w:val="Carpredefinitoparagrafo"/>
    <w:link w:val="Testonotaapidipagina"/>
    <w:uiPriority w:val="99"/>
    <w:locked/>
    <w:rsid w:val="00534B1C"/>
    <w:rPr>
      <w:color w:val="000000"/>
    </w:rPr>
  </w:style>
  <w:style w:type="character" w:customStyle="1" w:styleId="tablename">
    <w:name w:val="table_name"/>
    <w:basedOn w:val="Carpredefinitoparagrafo"/>
    <w:rsid w:val="00534B1C"/>
    <w:rPr>
      <w:rFonts w:ascii="Cambria" w:hAnsi="Cambria" w:cs="Times New Roman"/>
      <w:b/>
      <w:noProof/>
      <w:color w:val="808080"/>
      <w:sz w:val="24"/>
      <w:lang w:val="en-GB"/>
    </w:rPr>
  </w:style>
  <w:style w:type="paragraph" w:customStyle="1" w:styleId="tabletext">
    <w:name w:val="table_text"/>
    <w:basedOn w:val="Normale"/>
    <w:next w:val="Normale"/>
    <w:autoRedefine/>
    <w:qFormat/>
    <w:rsid w:val="00534B1C"/>
    <w:pPr>
      <w:spacing w:line="280" w:lineRule="atLeast"/>
      <w:jc w:val="center"/>
    </w:pPr>
    <w:rPr>
      <w:rFonts w:ascii="Consolas" w:hAnsi="Consolas"/>
      <w:noProof/>
      <w:color w:val="auto"/>
      <w:szCs w:val="24"/>
      <w:lang w:eastAsia="en-US"/>
    </w:rPr>
  </w:style>
  <w:style w:type="table" w:customStyle="1" w:styleId="Elencochiaro1">
    <w:name w:val="Elenco chiaro1"/>
    <w:basedOn w:val="Tabellanormale"/>
    <w:next w:val="Elencochiaro"/>
    <w:uiPriority w:val="61"/>
    <w:rsid w:val="00534B1C"/>
    <w:rPr>
      <w:rFonts w:ascii="Calibri" w:eastAsia="MS Mincho" w:hAnsi="Calibri" w:cs="Arial"/>
      <w:sz w:val="24"/>
      <w:szCs w:val="24"/>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Elencochiaro-Colore11">
    <w:name w:val="Elenco chiaro - Colore 11"/>
    <w:basedOn w:val="Tabellanormale"/>
    <w:next w:val="Elencochiaro-Colore1"/>
    <w:uiPriority w:val="61"/>
    <w:rsid w:val="00534B1C"/>
    <w:rPr>
      <w:rFonts w:ascii="Calibri" w:eastAsia="MS Mincho" w:hAnsi="Calibri" w:cs="Arial"/>
      <w:sz w:val="24"/>
      <w:szCs w:val="24"/>
      <w:lang w:eastAsia="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Didascalia1">
    <w:name w:val="Didascalia1"/>
    <w:basedOn w:val="Normale"/>
    <w:next w:val="Normale"/>
    <w:autoRedefine/>
    <w:uiPriority w:val="35"/>
    <w:unhideWhenUsed/>
    <w:qFormat/>
    <w:rsid w:val="00534B1C"/>
    <w:pPr>
      <w:spacing w:after="200"/>
      <w:jc w:val="center"/>
    </w:pPr>
    <w:rPr>
      <w:rFonts w:ascii="Calibri" w:eastAsia="MS Mincho" w:hAnsi="Calibri" w:cs="Arial"/>
      <w:b/>
      <w:bCs/>
      <w:color w:val="4F81BD"/>
      <w:sz w:val="24"/>
      <w:szCs w:val="24"/>
      <w:lang w:eastAsia="en-US"/>
    </w:rPr>
  </w:style>
  <w:style w:type="character" w:customStyle="1" w:styleId="Titolo7Carattere">
    <w:name w:val="Titolo 7 Carattere"/>
    <w:basedOn w:val="Carpredefinitoparagrafo"/>
    <w:link w:val="Titolo7"/>
    <w:rsid w:val="00534B1C"/>
    <w:rPr>
      <w:rFonts w:ascii="Cambria" w:eastAsia="Cambria" w:hAnsi="Cambria" w:cs="Cambria"/>
      <w:i/>
      <w:color w:val="4F81BD"/>
      <w:sz w:val="22"/>
    </w:rPr>
  </w:style>
  <w:style w:type="character" w:customStyle="1" w:styleId="Titolo8Carattere">
    <w:name w:val="Titolo 8 Carattere"/>
    <w:basedOn w:val="Carpredefinitoparagrafo"/>
    <w:link w:val="Titolo8"/>
    <w:rsid w:val="00534B1C"/>
    <w:rPr>
      <w:rFonts w:ascii="Cambria" w:eastAsia="Cambria" w:hAnsi="Cambria" w:cs="Cambria"/>
      <w:color w:val="000000"/>
      <w:sz w:val="22"/>
    </w:rPr>
  </w:style>
  <w:style w:type="character" w:customStyle="1" w:styleId="Titolo9Carattere">
    <w:name w:val="Titolo 9 Carattere"/>
    <w:basedOn w:val="Carpredefinitoparagrafo"/>
    <w:link w:val="Titolo9"/>
    <w:rsid w:val="00534B1C"/>
    <w:rPr>
      <w:rFonts w:ascii="Cambria" w:eastAsia="Cambria" w:hAnsi="Cambria" w:cs="Cambria"/>
      <w:i/>
      <w:color w:val="000000"/>
      <w:sz w:val="22"/>
    </w:rPr>
  </w:style>
  <w:style w:type="character" w:customStyle="1" w:styleId="dsdimension">
    <w:name w:val="ds_dimension"/>
    <w:basedOn w:val="Carpredefinitoparagrafo"/>
    <w:uiPriority w:val="1"/>
    <w:qFormat/>
    <w:rsid w:val="00534B1C"/>
    <w:rPr>
      <w:rFonts w:ascii="Consolas" w:hAnsi="Consolas"/>
      <w:caps/>
      <w:smallCaps w:val="0"/>
      <w:color w:val="0070C0"/>
      <w:sz w:val="20"/>
    </w:rPr>
  </w:style>
  <w:style w:type="character" w:customStyle="1" w:styleId="dsmeasure">
    <w:name w:val="ds_measure"/>
    <w:basedOn w:val="dsdimension"/>
    <w:uiPriority w:val="1"/>
    <w:qFormat/>
    <w:rsid w:val="00534B1C"/>
    <w:rPr>
      <w:rFonts w:ascii="Consolas" w:eastAsia="Times New Roman" w:hAnsi="Consolas"/>
      <w:b/>
      <w:caps/>
      <w:smallCaps w:val="0"/>
      <w:color w:val="FF0000"/>
      <w:sz w:val="20"/>
    </w:rPr>
  </w:style>
  <w:style w:type="character" w:customStyle="1" w:styleId="dsattribute">
    <w:name w:val="ds_attribute"/>
    <w:basedOn w:val="dsdimension"/>
    <w:uiPriority w:val="1"/>
    <w:qFormat/>
    <w:rsid w:val="00534B1C"/>
    <w:rPr>
      <w:rFonts w:ascii="Consolas" w:eastAsia="Times New Roman" w:hAnsi="Consolas"/>
      <w:i/>
      <w:caps/>
      <w:smallCaps w:val="0"/>
      <w:color w:val="00B050"/>
      <w:sz w:val="20"/>
    </w:rPr>
  </w:style>
  <w:style w:type="character" w:styleId="Numeroriga">
    <w:name w:val="line number"/>
    <w:basedOn w:val="Carpredefinitoparagrafo"/>
    <w:uiPriority w:val="99"/>
    <w:unhideWhenUsed/>
    <w:rsid w:val="00534B1C"/>
  </w:style>
  <w:style w:type="paragraph" w:styleId="Puntoelenco">
    <w:name w:val="List Bullet"/>
    <w:basedOn w:val="Normale"/>
    <w:autoRedefine/>
    <w:uiPriority w:val="99"/>
    <w:rsid w:val="00534B1C"/>
    <w:pPr>
      <w:spacing w:before="120" w:after="120" w:line="280" w:lineRule="atLeast"/>
      <w:ind w:left="624" w:hanging="340"/>
    </w:pPr>
    <w:rPr>
      <w:rFonts w:ascii="Cambria" w:eastAsia="MS Mincho" w:hAnsi="Cambria"/>
      <w:color w:val="auto"/>
      <w:sz w:val="24"/>
      <w:szCs w:val="24"/>
      <w:lang w:eastAsia="en-US"/>
    </w:rPr>
  </w:style>
  <w:style w:type="numbering" w:customStyle="1" w:styleId="Nessunelenco11">
    <w:name w:val="Nessun elenco11"/>
    <w:next w:val="Nessunelenco"/>
    <w:uiPriority w:val="99"/>
    <w:semiHidden/>
    <w:unhideWhenUsed/>
    <w:rsid w:val="00534B1C"/>
  </w:style>
  <w:style w:type="table" w:customStyle="1" w:styleId="Grigliatabella1">
    <w:name w:val="Griglia tabella1"/>
    <w:basedOn w:val="Tabellanormale"/>
    <w:next w:val="Grigliatabella"/>
    <w:rsid w:val="00534B1C"/>
    <w:rPr>
      <w:rFonts w:ascii="Lucida Console" w:eastAsia="MS Mincho" w:hAnsi="Lucida Consol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rPr>
      <w:cantSplit/>
      <w:trHeight w:val="113"/>
    </w:trPr>
  </w:style>
  <w:style w:type="character" w:customStyle="1" w:styleId="Collegamentovisitato1">
    <w:name w:val="Collegamento visitato1"/>
    <w:basedOn w:val="Carpredefinitoparagrafo"/>
    <w:uiPriority w:val="99"/>
    <w:semiHidden/>
    <w:unhideWhenUsed/>
    <w:locked/>
    <w:rsid w:val="00534B1C"/>
    <w:rPr>
      <w:color w:val="800080"/>
      <w:u w:val="single"/>
    </w:rPr>
  </w:style>
  <w:style w:type="numbering" w:customStyle="1" w:styleId="Nessunelenco2">
    <w:name w:val="Nessun elenco2"/>
    <w:next w:val="Nessunelenco"/>
    <w:uiPriority w:val="99"/>
    <w:semiHidden/>
    <w:unhideWhenUsed/>
    <w:rsid w:val="00534B1C"/>
  </w:style>
  <w:style w:type="table" w:customStyle="1" w:styleId="Grigliatabella2">
    <w:name w:val="Griglia tabella2"/>
    <w:basedOn w:val="Tabellanormale"/>
    <w:next w:val="Grigliatabella"/>
    <w:rsid w:val="00534B1C"/>
    <w:rPr>
      <w:rFonts w:ascii="Lucida Console" w:eastAsia="MS Mincho" w:hAnsi="Lucida Consol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rPr>
      <w:cantSplit/>
      <w:trHeight w:val="113"/>
    </w:trPr>
  </w:style>
  <w:style w:type="table" w:customStyle="1" w:styleId="Elencochiaro2">
    <w:name w:val="Elenco chiaro2"/>
    <w:basedOn w:val="Tabellanormale"/>
    <w:next w:val="Elencochiaro"/>
    <w:uiPriority w:val="61"/>
    <w:rsid w:val="00534B1C"/>
    <w:rPr>
      <w:rFonts w:ascii="Calibri" w:eastAsia="MS Mincho" w:hAnsi="Calibri" w:cs="Arial"/>
      <w:sz w:val="24"/>
      <w:szCs w:val="24"/>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Elencochiaro-Colore12">
    <w:name w:val="Elenco chiaro - Colore 12"/>
    <w:basedOn w:val="Tabellanormale"/>
    <w:next w:val="Elencochiaro-Colore1"/>
    <w:uiPriority w:val="61"/>
    <w:rsid w:val="00534B1C"/>
    <w:rPr>
      <w:rFonts w:ascii="Calibri" w:eastAsia="MS Mincho" w:hAnsi="Calibri" w:cs="Arial"/>
      <w:sz w:val="24"/>
      <w:szCs w:val="24"/>
      <w:lang w:eastAsia="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numbering" w:customStyle="1" w:styleId="Nessunelenco3">
    <w:name w:val="Nessun elenco3"/>
    <w:next w:val="Nessunelenco"/>
    <w:uiPriority w:val="99"/>
    <w:semiHidden/>
    <w:unhideWhenUsed/>
    <w:rsid w:val="00534B1C"/>
  </w:style>
  <w:style w:type="table" w:customStyle="1" w:styleId="Grigliatabella3">
    <w:name w:val="Griglia tabella3"/>
    <w:basedOn w:val="Tabellanormale"/>
    <w:next w:val="Grigliatabella"/>
    <w:rsid w:val="00534B1C"/>
    <w:rPr>
      <w:rFonts w:ascii="Lucida Console" w:eastAsia="MS Mincho" w:hAnsi="Lucida Consol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rPr>
      <w:cantSplit/>
      <w:trHeight w:val="113"/>
    </w:trPr>
  </w:style>
  <w:style w:type="table" w:customStyle="1" w:styleId="Elencochiaro3">
    <w:name w:val="Elenco chiaro3"/>
    <w:basedOn w:val="Tabellanormale"/>
    <w:next w:val="Elencochiaro"/>
    <w:uiPriority w:val="61"/>
    <w:rsid w:val="00534B1C"/>
    <w:rPr>
      <w:rFonts w:ascii="Calibri" w:eastAsia="MS Mincho" w:hAnsi="Calibri" w:cs="Arial"/>
      <w:sz w:val="24"/>
      <w:szCs w:val="24"/>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Elencochiaro-Colore13">
    <w:name w:val="Elenco chiaro - Colore 13"/>
    <w:basedOn w:val="Tabellanormale"/>
    <w:next w:val="Elencochiaro-Colore1"/>
    <w:uiPriority w:val="61"/>
    <w:rsid w:val="00534B1C"/>
    <w:rPr>
      <w:rFonts w:ascii="Calibri" w:eastAsia="MS Mincho" w:hAnsi="Calibri" w:cs="Arial"/>
      <w:sz w:val="24"/>
      <w:szCs w:val="24"/>
      <w:lang w:eastAsia="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Grigliatabella4">
    <w:name w:val="Griglia tabella4"/>
    <w:basedOn w:val="Tabellanormale"/>
    <w:next w:val="Grigliatabella"/>
    <w:rsid w:val="00534B1C"/>
    <w:rPr>
      <w:rFonts w:ascii="Lucida Console" w:eastAsia="MS Mincho" w:hAnsi="Lucida Consol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rPr>
      <w:cantSplit/>
      <w:trHeight w:val="113"/>
    </w:trPr>
  </w:style>
  <w:style w:type="paragraph" w:styleId="Indice1">
    <w:name w:val="index 1"/>
    <w:basedOn w:val="Normale"/>
    <w:next w:val="Normale"/>
    <w:autoRedefine/>
    <w:uiPriority w:val="99"/>
    <w:unhideWhenUsed/>
    <w:rsid w:val="00534B1C"/>
    <w:pPr>
      <w:ind w:left="240" w:hanging="240"/>
      <w:jc w:val="both"/>
    </w:pPr>
    <w:rPr>
      <w:rFonts w:ascii="Cambria" w:eastAsia="MS Mincho" w:hAnsi="Cambria"/>
      <w:color w:val="auto"/>
      <w:sz w:val="24"/>
      <w:szCs w:val="24"/>
      <w:lang w:eastAsia="en-US"/>
    </w:rPr>
  </w:style>
  <w:style w:type="character" w:customStyle="1" w:styleId="modelobject">
    <w:name w:val="modelobject"/>
    <w:basedOn w:val="Carpredefinitoparagrafo"/>
    <w:uiPriority w:val="1"/>
    <w:qFormat/>
    <w:rsid w:val="00534B1C"/>
    <w:rPr>
      <w:i/>
      <w:noProof/>
      <w:color w:val="404040"/>
      <w:lang w:val="en-GB"/>
    </w:rPr>
  </w:style>
  <w:style w:type="paragraph" w:customStyle="1" w:styleId="Istruzioneprogramma">
    <w:name w:val="Istruzione programma"/>
    <w:basedOn w:val="Normale"/>
    <w:rsid w:val="00534B1C"/>
    <w:pPr>
      <w:suppressAutoHyphens/>
      <w:ind w:left="360"/>
    </w:pPr>
    <w:rPr>
      <w:rFonts w:ascii="Arial" w:hAnsi="Arial"/>
      <w:i/>
      <w:color w:val="auto"/>
      <w:lang w:eastAsia="ar-SA"/>
    </w:rPr>
  </w:style>
  <w:style w:type="paragraph" w:customStyle="1" w:styleId="corpotesto">
    <w:name w:val="corpo testo"/>
    <w:basedOn w:val="Normale"/>
    <w:rsid w:val="00534B1C"/>
    <w:pPr>
      <w:widowControl w:val="0"/>
      <w:suppressAutoHyphens/>
      <w:spacing w:before="120" w:line="260" w:lineRule="atLeast"/>
      <w:jc w:val="both"/>
    </w:pPr>
    <w:rPr>
      <w:rFonts w:ascii="Garamond" w:hAnsi="Garamond"/>
      <w:color w:val="auto"/>
      <w:sz w:val="24"/>
      <w:lang w:eastAsia="ar-SA"/>
    </w:rPr>
  </w:style>
  <w:style w:type="paragraph" w:customStyle="1" w:styleId="TitoloDomande">
    <w:name w:val="Titolo Domande"/>
    <w:basedOn w:val="corpotesto"/>
    <w:rsid w:val="00534B1C"/>
    <w:pPr>
      <w:spacing w:before="0" w:line="200" w:lineRule="atLeast"/>
    </w:pPr>
    <w:rPr>
      <w:spacing w:val="15"/>
    </w:rPr>
  </w:style>
  <w:style w:type="paragraph" w:customStyle="1" w:styleId="Questionario">
    <w:name w:val="Questionario"/>
    <w:basedOn w:val="Normale"/>
    <w:rsid w:val="00534B1C"/>
    <w:pPr>
      <w:suppressAutoHyphens/>
    </w:pPr>
    <w:rPr>
      <w:rFonts w:ascii="Arial" w:hAnsi="Arial"/>
      <w:color w:val="auto"/>
      <w:sz w:val="22"/>
      <w:lang w:eastAsia="ar-SA"/>
    </w:rPr>
  </w:style>
  <w:style w:type="paragraph" w:customStyle="1" w:styleId="Rispostelette">
    <w:name w:val="Risposte lette"/>
    <w:basedOn w:val="Normale"/>
    <w:rsid w:val="00534B1C"/>
    <w:pPr>
      <w:tabs>
        <w:tab w:val="num" w:pos="360"/>
      </w:tabs>
      <w:suppressAutoHyphens/>
      <w:ind w:left="360" w:hanging="360"/>
    </w:pPr>
    <w:rPr>
      <w:rFonts w:ascii="Arial" w:hAnsi="Arial"/>
      <w:color w:val="auto"/>
      <w:lang w:eastAsia="ar-SA"/>
    </w:rPr>
  </w:style>
  <w:style w:type="paragraph" w:customStyle="1" w:styleId="Rispostemute">
    <w:name w:val="Risposte mute"/>
    <w:basedOn w:val="Questionario"/>
    <w:next w:val="Questionario"/>
    <w:rsid w:val="00534B1C"/>
    <w:pPr>
      <w:tabs>
        <w:tab w:val="num" w:pos="360"/>
      </w:tabs>
      <w:ind w:left="360" w:hanging="360"/>
    </w:pPr>
    <w:rPr>
      <w:i/>
      <w:sz w:val="20"/>
    </w:rPr>
  </w:style>
  <w:style w:type="character" w:customStyle="1" w:styleId="hps">
    <w:name w:val="hps"/>
    <w:basedOn w:val="Carpredefinitoparagrafo"/>
    <w:rsid w:val="00534B1C"/>
  </w:style>
  <w:style w:type="paragraph" w:styleId="Corpotesto0">
    <w:name w:val="Body Text"/>
    <w:basedOn w:val="Normale"/>
    <w:link w:val="CorpotestoCarattere"/>
    <w:rsid w:val="00534B1C"/>
    <w:pPr>
      <w:suppressAutoHyphens/>
      <w:spacing w:after="240" w:line="240" w:lineRule="atLeast"/>
      <w:ind w:firstLine="360"/>
      <w:jc w:val="both"/>
    </w:pPr>
    <w:rPr>
      <w:rFonts w:ascii="Garamond" w:hAnsi="Garamond"/>
      <w:color w:val="auto"/>
      <w:sz w:val="22"/>
      <w:lang w:eastAsia="ar-SA"/>
    </w:rPr>
  </w:style>
  <w:style w:type="character" w:customStyle="1" w:styleId="CorpotestoCarattere">
    <w:name w:val="Corpo testo Carattere"/>
    <w:basedOn w:val="Carpredefinitoparagrafo"/>
    <w:link w:val="Corpotesto0"/>
    <w:rsid w:val="00534B1C"/>
    <w:rPr>
      <w:rFonts w:ascii="Garamond" w:hAnsi="Garamond"/>
      <w:sz w:val="22"/>
      <w:lang w:eastAsia="ar-SA"/>
    </w:rPr>
  </w:style>
  <w:style w:type="character" w:customStyle="1" w:styleId="shorttext">
    <w:name w:val="short_text"/>
    <w:basedOn w:val="Carpredefinitoparagrafo"/>
    <w:rsid w:val="00534B1C"/>
  </w:style>
  <w:style w:type="paragraph" w:customStyle="1" w:styleId="Corpodeltesto31">
    <w:name w:val="Corpo del testo 31"/>
    <w:basedOn w:val="Normale"/>
    <w:rsid w:val="00534B1C"/>
    <w:pPr>
      <w:suppressAutoHyphens/>
    </w:pPr>
    <w:rPr>
      <w:b/>
      <w:bCs/>
      <w:color w:val="auto"/>
      <w:sz w:val="24"/>
      <w:szCs w:val="24"/>
      <w:lang w:eastAsia="ar-SA"/>
    </w:rPr>
  </w:style>
  <w:style w:type="paragraph" w:customStyle="1" w:styleId="tablenameP">
    <w:name w:val="table_nameP"/>
    <w:basedOn w:val="Normale"/>
    <w:autoRedefine/>
    <w:qFormat/>
    <w:rsid w:val="00534B1C"/>
    <w:pPr>
      <w:keepNext/>
      <w:tabs>
        <w:tab w:val="left" w:pos="3040"/>
      </w:tabs>
      <w:spacing w:before="120" w:after="60" w:line="280" w:lineRule="atLeast"/>
      <w:jc w:val="both"/>
    </w:pPr>
    <w:rPr>
      <w:rFonts w:ascii="Cambria" w:eastAsia="MS Mincho" w:hAnsi="Cambria"/>
      <w:b/>
      <w:noProof/>
      <w:color w:val="808080"/>
      <w:sz w:val="24"/>
      <w:szCs w:val="24"/>
      <w:lang w:eastAsia="en-US"/>
    </w:rPr>
  </w:style>
  <w:style w:type="paragraph" w:customStyle="1" w:styleId="Default">
    <w:name w:val="Default"/>
    <w:rsid w:val="00534B1C"/>
    <w:pPr>
      <w:autoSpaceDE w:val="0"/>
      <w:autoSpaceDN w:val="0"/>
      <w:adjustRightInd w:val="0"/>
    </w:pPr>
    <w:rPr>
      <w:rFonts w:ascii="Trebuchet MS" w:eastAsia="MS Mincho" w:hAnsi="Trebuchet MS" w:cs="Trebuchet MS"/>
      <w:color w:val="000000"/>
      <w:sz w:val="24"/>
      <w:szCs w:val="24"/>
    </w:rPr>
  </w:style>
  <w:style w:type="table" w:customStyle="1" w:styleId="Sfondochiaro-Colore11">
    <w:name w:val="Sfondo chiaro - Colore 11"/>
    <w:basedOn w:val="Tabellanormale"/>
    <w:next w:val="Sfondochiaro-Colore1"/>
    <w:uiPriority w:val="60"/>
    <w:rsid w:val="00534B1C"/>
    <w:rPr>
      <w:rFonts w:ascii="Cambria" w:eastAsia="MS Mincho" w:hAnsi="Cambria"/>
      <w:color w:val="365F91"/>
      <w:sz w:val="22"/>
      <w:szCs w:val="2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Elencochiaro">
    <w:name w:val="Light List"/>
    <w:basedOn w:val="Tabellanormale"/>
    <w:uiPriority w:val="61"/>
    <w:rsid w:val="00534B1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Elencochiaro-Colore1">
    <w:name w:val="Light List Accent 1"/>
    <w:basedOn w:val="Tabellanormale"/>
    <w:uiPriority w:val="61"/>
    <w:rsid w:val="00534B1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Collegamentovisitato">
    <w:name w:val="FollowedHyperlink"/>
    <w:basedOn w:val="Carpredefinitoparagrafo"/>
    <w:uiPriority w:val="99"/>
    <w:rsid w:val="00534B1C"/>
    <w:rPr>
      <w:color w:val="800080" w:themeColor="followedHyperlink"/>
      <w:u w:val="single"/>
    </w:rPr>
  </w:style>
  <w:style w:type="table" w:styleId="Sfondochiaro-Colore1">
    <w:name w:val="Light Shading Accent 1"/>
    <w:basedOn w:val="Tabellanormale"/>
    <w:uiPriority w:val="60"/>
    <w:rsid w:val="00534B1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zmsearchresult">
    <w:name w:val="zmsearchresult"/>
    <w:basedOn w:val="Carpredefinitoparagrafo"/>
    <w:rsid w:val="00534B1C"/>
  </w:style>
  <w:style w:type="paragraph" w:styleId="Didascalia">
    <w:name w:val="caption"/>
    <w:basedOn w:val="Normale"/>
    <w:next w:val="Normale"/>
    <w:autoRedefine/>
    <w:uiPriority w:val="35"/>
    <w:unhideWhenUsed/>
    <w:qFormat/>
    <w:rsid w:val="00CB227A"/>
    <w:pPr>
      <w:spacing w:after="200"/>
      <w:jc w:val="center"/>
    </w:pPr>
    <w:rPr>
      <w:rFonts w:asciiTheme="minorHAnsi" w:eastAsiaTheme="minorEastAsia" w:hAnsiTheme="minorHAnsi" w:cstheme="minorBidi"/>
      <w:b/>
      <w:bCs/>
      <w:color w:val="4F81BD" w:themeColor="accent1"/>
      <w:szCs w:val="1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it-IT" w:eastAsia="it-IT"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9" w:qFormat="1"/>
    <w:lsdException w:name="heading 5" w:uiPriority="99" w:qFormat="1"/>
    <w:lsdException w:name="heading 6" w:uiPriority="99"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annotation text" w:uiPriority="99"/>
    <w:lsdException w:name="header" w:uiPriority="99"/>
    <w:lsdException w:name="footer" w:uiPriority="99"/>
    <w:lsdException w:name="caption" w:uiPriority="35" w:qFormat="1"/>
    <w:lsdException w:name="footnote reference" w:uiPriority="99"/>
    <w:lsdException w:name="annotation reference" w:uiPriority="99"/>
    <w:lsdException w:name="line number" w:uiPriority="99"/>
    <w:lsdException w:name="page number" w:uiPriority="99"/>
    <w:lsdException w:name="List Bullet" w:uiPriority="99"/>
    <w:lsdException w:name="List Number"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List Number 5" w:semiHidden="0" w:unhideWhenUsed="0"/>
    <w:lsdException w:name="Title" w:semiHidden="0" w:uiPriority="99" w:unhideWhenUsed="0" w:qFormat="1"/>
    <w:lsdException w:name="Subtitle" w:semiHidden="0" w:unhideWhenUsed="0" w:qFormat="1"/>
    <w:lsdException w:name="Body Text Indent 3" w:semiHidden="0" w:unhideWhenUsed="0"/>
    <w:lsdException w:name="Block Text" w:semiHidden="0" w:unhideWhenUsed="0"/>
    <w:lsdException w:name="Hyperlink" w:semiHidden="0" w:uiPriority="99" w:unhideWhenUsed="0"/>
    <w:lsdException w:name="FollowedHyperlink" w:semiHidden="0" w:uiPriority="99" w:unhideWhenUsed="0"/>
    <w:lsdException w:name="Strong" w:semiHidden="0" w:unhideWhenUsed="0" w:qFormat="1"/>
    <w:lsdException w:name="Emphasis" w:semiHidden="0" w:unhideWhenUsed="0" w:qFormat="1"/>
    <w:lsdException w:name="Document Map" w:uiPriority="99"/>
    <w:lsdException w:name="annotation subject" w:uiPriority="99"/>
    <w:lsdException w:name="No Lis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color w:val="000000"/>
      <w:lang w:val="en-GB"/>
    </w:rPr>
  </w:style>
  <w:style w:type="paragraph" w:styleId="Titolo1">
    <w:name w:val="heading 1"/>
    <w:basedOn w:val="Normale"/>
    <w:next w:val="Normale"/>
    <w:link w:val="Titolo1Carattere"/>
    <w:uiPriority w:val="9"/>
    <w:qFormat/>
    <w:rsid w:val="00EF7B96"/>
    <w:pPr>
      <w:outlineLvl w:val="0"/>
    </w:pPr>
    <w:rPr>
      <w:rFonts w:ascii="Cambria" w:eastAsia="Cambria" w:hAnsi="Cambria" w:cs="Cambria"/>
      <w:color w:val="4F81BD"/>
      <w:sz w:val="32"/>
    </w:rPr>
  </w:style>
  <w:style w:type="paragraph" w:styleId="Titolo2">
    <w:name w:val="heading 2"/>
    <w:basedOn w:val="Normale"/>
    <w:next w:val="Normale"/>
    <w:link w:val="Titolo2Carattere"/>
    <w:uiPriority w:val="9"/>
    <w:qFormat/>
    <w:rsid w:val="00EF7B96"/>
    <w:pPr>
      <w:outlineLvl w:val="1"/>
    </w:pPr>
    <w:rPr>
      <w:rFonts w:ascii="Cambria" w:eastAsia="Cambria" w:hAnsi="Cambria" w:cs="Cambria"/>
      <w:color w:val="4F81BD"/>
      <w:sz w:val="26"/>
    </w:rPr>
  </w:style>
  <w:style w:type="paragraph" w:styleId="Titolo3">
    <w:name w:val="heading 3"/>
    <w:basedOn w:val="Normale"/>
    <w:next w:val="Normale"/>
    <w:link w:val="Titolo3Carattere"/>
    <w:uiPriority w:val="9"/>
    <w:qFormat/>
    <w:rsid w:val="00EF7B96"/>
    <w:pPr>
      <w:outlineLvl w:val="2"/>
    </w:pPr>
    <w:rPr>
      <w:rFonts w:ascii="Cambria" w:eastAsia="Cambria" w:hAnsi="Cambria" w:cs="Cambria"/>
      <w:color w:val="4F81BD"/>
      <w:sz w:val="24"/>
    </w:rPr>
  </w:style>
  <w:style w:type="paragraph" w:styleId="Titolo4">
    <w:name w:val="heading 4"/>
    <w:basedOn w:val="Normale"/>
    <w:next w:val="Normale"/>
    <w:link w:val="Titolo4Carattere"/>
    <w:uiPriority w:val="99"/>
    <w:qFormat/>
    <w:rsid w:val="00EF7B96"/>
    <w:pPr>
      <w:outlineLvl w:val="3"/>
    </w:pPr>
    <w:rPr>
      <w:rFonts w:ascii="Cambria" w:eastAsia="Cambria" w:hAnsi="Cambria" w:cs="Cambria"/>
      <w:i/>
      <w:color w:val="4F81BD"/>
      <w:sz w:val="22"/>
    </w:rPr>
  </w:style>
  <w:style w:type="paragraph" w:styleId="Titolo5">
    <w:name w:val="heading 5"/>
    <w:basedOn w:val="Normale"/>
    <w:next w:val="Normale"/>
    <w:link w:val="Titolo5Carattere"/>
    <w:uiPriority w:val="99"/>
    <w:qFormat/>
    <w:rsid w:val="00EF7B96"/>
    <w:pPr>
      <w:outlineLvl w:val="4"/>
    </w:pPr>
    <w:rPr>
      <w:rFonts w:ascii="Cambria" w:eastAsia="Cambria" w:hAnsi="Cambria" w:cs="Cambria"/>
      <w:color w:val="4F81BD"/>
      <w:sz w:val="22"/>
    </w:rPr>
  </w:style>
  <w:style w:type="paragraph" w:styleId="Titolo6">
    <w:name w:val="heading 6"/>
    <w:basedOn w:val="Normale"/>
    <w:next w:val="Normale"/>
    <w:link w:val="Titolo6Carattere"/>
    <w:uiPriority w:val="99"/>
    <w:qFormat/>
    <w:rsid w:val="00EF7B96"/>
    <w:pPr>
      <w:outlineLvl w:val="5"/>
    </w:pPr>
    <w:rPr>
      <w:rFonts w:ascii="Cambria" w:eastAsia="Cambria" w:hAnsi="Cambria" w:cs="Cambria"/>
      <w:color w:val="4F81BD"/>
      <w:sz w:val="22"/>
    </w:rPr>
  </w:style>
  <w:style w:type="paragraph" w:styleId="Titolo7">
    <w:name w:val="heading 7"/>
    <w:basedOn w:val="Normale"/>
    <w:next w:val="Normale"/>
    <w:link w:val="Titolo7Carattere"/>
    <w:qFormat/>
    <w:rsid w:val="00EF7B96"/>
    <w:pPr>
      <w:outlineLvl w:val="6"/>
    </w:pPr>
    <w:rPr>
      <w:rFonts w:ascii="Cambria" w:eastAsia="Cambria" w:hAnsi="Cambria" w:cs="Cambria"/>
      <w:i/>
      <w:color w:val="4F81BD"/>
      <w:sz w:val="22"/>
    </w:rPr>
  </w:style>
  <w:style w:type="paragraph" w:styleId="Titolo8">
    <w:name w:val="heading 8"/>
    <w:basedOn w:val="Normale"/>
    <w:next w:val="Normale"/>
    <w:link w:val="Titolo8Carattere"/>
    <w:qFormat/>
    <w:rsid w:val="00EF7B96"/>
    <w:pPr>
      <w:outlineLvl w:val="7"/>
    </w:pPr>
    <w:rPr>
      <w:rFonts w:ascii="Cambria" w:eastAsia="Cambria" w:hAnsi="Cambria" w:cs="Cambria"/>
      <w:sz w:val="22"/>
    </w:rPr>
  </w:style>
  <w:style w:type="paragraph" w:styleId="Titolo9">
    <w:name w:val="heading 9"/>
    <w:basedOn w:val="Normale"/>
    <w:next w:val="Normale"/>
    <w:link w:val="Titolo9Carattere"/>
    <w:qFormat/>
    <w:rsid w:val="00EF7B96"/>
    <w:pPr>
      <w:outlineLvl w:val="8"/>
    </w:pPr>
    <w:rPr>
      <w:rFonts w:ascii="Cambria" w:eastAsia="Cambria" w:hAnsi="Cambria" w:cs="Cambria"/>
      <w:i/>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Rimandocommento">
    <w:name w:val="annotation reference"/>
    <w:basedOn w:val="Carpredefinitoparagrafo"/>
    <w:uiPriority w:val="99"/>
    <w:rsid w:val="00805BCE"/>
    <w:rPr>
      <w:sz w:val="16"/>
      <w:szCs w:val="16"/>
    </w:rPr>
  </w:style>
  <w:style w:type="paragraph" w:styleId="Testocommento">
    <w:name w:val="annotation text"/>
    <w:basedOn w:val="Normale"/>
    <w:link w:val="TestocommentoCarattere"/>
    <w:uiPriority w:val="99"/>
    <w:rsid w:val="00805BCE"/>
  </w:style>
  <w:style w:type="character" w:styleId="Rimandonotaapidipagina">
    <w:name w:val="footnote reference"/>
    <w:basedOn w:val="Carpredefinitoparagrafo"/>
    <w:uiPriority w:val="99"/>
    <w:rsid w:val="00805BCE"/>
    <w:rPr>
      <w:vertAlign w:val="superscript"/>
    </w:rPr>
  </w:style>
  <w:style w:type="paragraph" w:styleId="Testonotaapidipagina">
    <w:name w:val="footnote text"/>
    <w:basedOn w:val="Normale"/>
    <w:link w:val="TestonotaapidipaginaCarattere"/>
    <w:uiPriority w:val="99"/>
    <w:rsid w:val="00805BCE"/>
  </w:style>
  <w:style w:type="paragraph" w:styleId="Titolo">
    <w:name w:val="Title"/>
    <w:basedOn w:val="Normale"/>
    <w:link w:val="TitoloCarattere"/>
    <w:uiPriority w:val="99"/>
    <w:qFormat/>
    <w:rsid w:val="00EF7B96"/>
    <w:pPr>
      <w:jc w:val="center"/>
    </w:pPr>
    <w:rPr>
      <w:rFonts w:ascii="Cambria" w:eastAsia="Cambria" w:hAnsi="Cambria" w:cs="Cambria"/>
      <w:b/>
      <w:color w:val="4F81BD"/>
      <w:sz w:val="24"/>
    </w:rPr>
  </w:style>
  <w:style w:type="paragraph" w:styleId="Sottotitolo">
    <w:name w:val="Subtitle"/>
    <w:basedOn w:val="Normale"/>
    <w:link w:val="SottotitoloCarattere"/>
    <w:qFormat/>
    <w:rsid w:val="00EF7B96"/>
    <w:rPr>
      <w:rFonts w:ascii="Cambria" w:eastAsia="Cambria" w:hAnsi="Cambria" w:cs="Cambria"/>
      <w:i/>
      <w:color w:val="4F81BD"/>
      <w:sz w:val="22"/>
    </w:rPr>
  </w:style>
  <w:style w:type="paragraph" w:styleId="Citazione">
    <w:name w:val="Quote"/>
    <w:basedOn w:val="Normale"/>
    <w:next w:val="Normale"/>
    <w:link w:val="CitazioneCarattere"/>
    <w:uiPriority w:val="29"/>
    <w:qFormat/>
    <w:rsid w:val="00E12ACB"/>
    <w:rPr>
      <w:rFonts w:ascii="Cambria" w:eastAsia="Cambria" w:hAnsi="Cambria" w:cs="Cambria"/>
      <w:i/>
      <w:color w:val="4F81BD"/>
      <w:sz w:val="22"/>
    </w:rPr>
  </w:style>
  <w:style w:type="character" w:customStyle="1" w:styleId="CitazioneCarattere">
    <w:name w:val="Citazione Carattere"/>
    <w:basedOn w:val="Carpredefinitoparagrafo"/>
    <w:link w:val="Citazione"/>
    <w:uiPriority w:val="29"/>
    <w:rsid w:val="00E12ACB"/>
    <w:rPr>
      <w:i/>
      <w:iCs/>
      <w:color w:val="000000" w:themeColor="text1"/>
      <w:sz w:val="24"/>
      <w:szCs w:val="24"/>
    </w:rPr>
  </w:style>
  <w:style w:type="paragraph" w:styleId="Citazioneintensa">
    <w:name w:val="Intense Quote"/>
    <w:basedOn w:val="Normale"/>
    <w:next w:val="Normale"/>
    <w:link w:val="CitazioneintensaCarattere"/>
    <w:uiPriority w:val="30"/>
    <w:qFormat/>
    <w:rsid w:val="00E12ACB"/>
    <w:rPr>
      <w:rFonts w:ascii="Cambria" w:eastAsia="Cambria" w:hAnsi="Cambria" w:cs="Cambria"/>
      <w:i/>
      <w:color w:val="4F81BD"/>
      <w:sz w:val="22"/>
    </w:rPr>
  </w:style>
  <w:style w:type="character" w:customStyle="1" w:styleId="CitazioneintensaCarattere">
    <w:name w:val="Citazione intensa Carattere"/>
    <w:basedOn w:val="Carpredefinitoparagrafo"/>
    <w:link w:val="Citazioneintensa"/>
    <w:uiPriority w:val="30"/>
    <w:rsid w:val="00E12ACB"/>
    <w:rPr>
      <w:b/>
      <w:bCs/>
      <w:i/>
      <w:iCs/>
      <w:color w:val="4F81BD" w:themeColor="accent1"/>
      <w:sz w:val="24"/>
      <w:szCs w:val="24"/>
    </w:rPr>
  </w:style>
  <w:style w:type="paragraph" w:styleId="Paragrafoelenco">
    <w:name w:val="List Paragraph"/>
    <w:basedOn w:val="Normale"/>
    <w:uiPriority w:val="34"/>
    <w:qFormat/>
    <w:rsid w:val="00743E52"/>
    <w:rPr>
      <w:rFonts w:ascii="Cambria" w:eastAsia="Cambria" w:hAnsi="Cambria" w:cs="Cambria"/>
      <w:i/>
      <w:color w:val="4F81BD"/>
      <w:sz w:val="22"/>
    </w:rPr>
  </w:style>
  <w:style w:type="paragraph" w:styleId="Nessunaspaziatura">
    <w:name w:val="No Spacing"/>
    <w:uiPriority w:val="1"/>
    <w:qFormat/>
    <w:rsid w:val="00664657"/>
    <w:rPr>
      <w:rFonts w:ascii="Cambria" w:eastAsia="Cambria" w:hAnsi="Cambria" w:cs="Cambria"/>
      <w:i/>
      <w:color w:val="4F81BD"/>
      <w:sz w:val="22"/>
    </w:rPr>
  </w:style>
  <w:style w:type="character" w:styleId="Enfasidelicata">
    <w:name w:val="Subtle Emphasis"/>
    <w:basedOn w:val="Carpredefinitoparagrafo"/>
    <w:uiPriority w:val="19"/>
    <w:qFormat/>
    <w:rsid w:val="003677AA"/>
    <w:rPr>
      <w:b/>
      <w:i/>
      <w:color w:val="4F81BD"/>
      <w:spacing w:val="10"/>
    </w:rPr>
  </w:style>
  <w:style w:type="character" w:styleId="Enfasicorsivo">
    <w:name w:val="Emphasis"/>
    <w:basedOn w:val="Carpredefinitoparagrafo"/>
    <w:qFormat/>
    <w:rsid w:val="00EF7B96"/>
    <w:rPr>
      <w:b/>
      <w:i/>
      <w:color w:val="C0504D"/>
      <w:spacing w:val="10"/>
    </w:rPr>
  </w:style>
  <w:style w:type="character" w:styleId="Enfasiintensa">
    <w:name w:val="Intense Emphasis"/>
    <w:basedOn w:val="Carpredefinitoparagrafo"/>
    <w:uiPriority w:val="21"/>
    <w:qFormat/>
    <w:rsid w:val="003677AA"/>
    <w:rPr>
      <w:b/>
      <w:i/>
      <w:color w:val="9BBB59"/>
      <w:spacing w:val="10"/>
    </w:rPr>
  </w:style>
  <w:style w:type="character" w:styleId="Enfasigrassetto">
    <w:name w:val="Strong"/>
    <w:basedOn w:val="Carpredefinitoparagrafo"/>
    <w:qFormat/>
    <w:rsid w:val="00EF7B96"/>
    <w:rPr>
      <w:b/>
      <w:i/>
      <w:color w:val="8064A2"/>
      <w:spacing w:val="10"/>
    </w:rPr>
  </w:style>
  <w:style w:type="character" w:styleId="Riferimentodelicato">
    <w:name w:val="Subtle Reference"/>
    <w:basedOn w:val="Carpredefinitoparagrafo"/>
    <w:uiPriority w:val="31"/>
    <w:qFormat/>
    <w:rsid w:val="001B6FDD"/>
    <w:rPr>
      <w:b/>
      <w:i/>
      <w:color w:val="4BACC6"/>
      <w:spacing w:val="10"/>
    </w:rPr>
  </w:style>
  <w:style w:type="character" w:styleId="Riferimentointenso">
    <w:name w:val="Intense Reference"/>
    <w:basedOn w:val="Carpredefinitoparagrafo"/>
    <w:uiPriority w:val="32"/>
    <w:qFormat/>
    <w:rsid w:val="001B6FDD"/>
    <w:rPr>
      <w:b/>
      <w:i/>
      <w:color w:val="F79646"/>
      <w:spacing w:val="10"/>
    </w:rPr>
  </w:style>
  <w:style w:type="character" w:styleId="Titolodellibro">
    <w:name w:val="Book Title"/>
    <w:basedOn w:val="Carpredefinitoparagrafo"/>
    <w:uiPriority w:val="33"/>
    <w:qFormat/>
    <w:rsid w:val="001B6FDD"/>
    <w:rPr>
      <w:b/>
      <w:i/>
      <w:color w:val="C0504D"/>
      <w:spacing w:val="10"/>
    </w:rPr>
  </w:style>
  <w:style w:type="paragraph" w:styleId="Testofumetto">
    <w:name w:val="Balloon Text"/>
    <w:basedOn w:val="Normale"/>
    <w:link w:val="TestofumettoCarattere"/>
    <w:uiPriority w:val="99"/>
    <w:rsid w:val="0097053A"/>
    <w:rPr>
      <w:rFonts w:ascii="Tahoma" w:hAnsi="Tahoma" w:cs="Tahoma"/>
      <w:sz w:val="16"/>
      <w:szCs w:val="16"/>
    </w:rPr>
  </w:style>
  <w:style w:type="character" w:customStyle="1" w:styleId="TestofumettoCarattere">
    <w:name w:val="Testo fumetto Carattere"/>
    <w:basedOn w:val="Carpredefinitoparagrafo"/>
    <w:link w:val="Testofumetto"/>
    <w:uiPriority w:val="99"/>
    <w:rsid w:val="0097053A"/>
    <w:rPr>
      <w:rFonts w:ascii="Tahoma" w:hAnsi="Tahoma" w:cs="Tahoma"/>
      <w:color w:val="000000"/>
      <w:sz w:val="16"/>
      <w:szCs w:val="16"/>
    </w:rPr>
  </w:style>
  <w:style w:type="character" w:customStyle="1" w:styleId="Titolo1Carattere">
    <w:name w:val="Titolo 1 Carattere"/>
    <w:basedOn w:val="Carpredefinitoparagrafo"/>
    <w:link w:val="Titolo1"/>
    <w:uiPriority w:val="9"/>
    <w:locked/>
    <w:rsid w:val="0097053A"/>
    <w:rPr>
      <w:rFonts w:ascii="Cambria" w:eastAsia="Cambria" w:hAnsi="Cambria" w:cs="Cambria"/>
      <w:color w:val="4F81BD"/>
      <w:sz w:val="32"/>
    </w:rPr>
  </w:style>
  <w:style w:type="character" w:customStyle="1" w:styleId="Titolo2Carattere">
    <w:name w:val="Titolo 2 Carattere"/>
    <w:basedOn w:val="Carpredefinitoparagrafo"/>
    <w:link w:val="Titolo2"/>
    <w:uiPriority w:val="9"/>
    <w:locked/>
    <w:rsid w:val="0097053A"/>
    <w:rPr>
      <w:rFonts w:ascii="Cambria" w:eastAsia="Cambria" w:hAnsi="Cambria" w:cs="Cambria"/>
      <w:color w:val="4F81BD"/>
      <w:sz w:val="26"/>
    </w:rPr>
  </w:style>
  <w:style w:type="paragraph" w:styleId="Soggettocommento">
    <w:name w:val="annotation subject"/>
    <w:basedOn w:val="Testocommento"/>
    <w:next w:val="Testocommento"/>
    <w:link w:val="SoggettocommentoCarattere"/>
    <w:uiPriority w:val="99"/>
    <w:rsid w:val="0097053A"/>
    <w:rPr>
      <w:b/>
      <w:bCs/>
    </w:rPr>
  </w:style>
  <w:style w:type="character" w:customStyle="1" w:styleId="TestocommentoCarattere">
    <w:name w:val="Testo commento Carattere"/>
    <w:basedOn w:val="Carpredefinitoparagrafo"/>
    <w:link w:val="Testocommento"/>
    <w:uiPriority w:val="99"/>
    <w:rsid w:val="0097053A"/>
    <w:rPr>
      <w:color w:val="000000"/>
    </w:rPr>
  </w:style>
  <w:style w:type="character" w:customStyle="1" w:styleId="SoggettocommentoCarattere">
    <w:name w:val="Soggetto commento Carattere"/>
    <w:basedOn w:val="TestocommentoCarattere"/>
    <w:link w:val="Soggettocommento"/>
    <w:uiPriority w:val="99"/>
    <w:rsid w:val="0097053A"/>
    <w:rPr>
      <w:b/>
      <w:bCs/>
      <w:color w:val="000000"/>
    </w:rPr>
  </w:style>
  <w:style w:type="paragraph" w:customStyle="1" w:styleId="Stile1">
    <w:name w:val="Stile1"/>
    <w:basedOn w:val="Titolo1"/>
    <w:next w:val="Titolo1"/>
    <w:link w:val="Stile1Carattere"/>
    <w:qFormat/>
    <w:rsid w:val="00EB1629"/>
    <w:pPr>
      <w:keepLines/>
      <w:pageBreakBefore/>
      <w:widowControl w:val="0"/>
      <w:shd w:val="clear" w:color="auto" w:fill="B3B3B3"/>
      <w:spacing w:before="240" w:after="240"/>
      <w:ind w:left="-288" w:right="-562" w:firstLine="173"/>
    </w:pPr>
    <w:rPr>
      <w:rFonts w:ascii="Trebuchet MS" w:eastAsia="Trebuchet MS" w:hAnsi="Trebuchet MS" w:cs="Trebuchet MS"/>
      <w:b/>
      <w:color w:val="FFFFFF"/>
      <w:sz w:val="40"/>
      <w:lang w:val="en-US"/>
    </w:rPr>
  </w:style>
  <w:style w:type="paragraph" w:customStyle="1" w:styleId="Stile2">
    <w:name w:val="Stile2"/>
    <w:basedOn w:val="Stile1"/>
    <w:next w:val="Titolo1"/>
    <w:link w:val="Stile2Carattere"/>
    <w:autoRedefine/>
    <w:rsid w:val="00EB1629"/>
  </w:style>
  <w:style w:type="character" w:customStyle="1" w:styleId="Stile1Carattere">
    <w:name w:val="Stile1 Carattere"/>
    <w:basedOn w:val="Carpredefinitoparagrafo"/>
    <w:link w:val="Stile1"/>
    <w:rsid w:val="00EB1629"/>
    <w:rPr>
      <w:rFonts w:ascii="Trebuchet MS" w:eastAsia="Trebuchet MS" w:hAnsi="Trebuchet MS" w:cs="Trebuchet MS"/>
      <w:b/>
      <w:color w:val="FFFFFF"/>
      <w:sz w:val="40"/>
      <w:shd w:val="clear" w:color="auto" w:fill="B3B3B3"/>
      <w:lang w:val="en-US"/>
    </w:rPr>
  </w:style>
  <w:style w:type="paragraph" w:customStyle="1" w:styleId="Stile3">
    <w:name w:val="Stile3"/>
    <w:basedOn w:val="Titolo2"/>
    <w:link w:val="Stile3Carattere"/>
    <w:qFormat/>
    <w:rsid w:val="00EB1629"/>
    <w:pPr>
      <w:keepLines/>
      <w:widowControl w:val="0"/>
      <w:spacing w:before="480" w:after="120"/>
      <w:ind w:right="-1339"/>
    </w:pPr>
    <w:rPr>
      <w:rFonts w:ascii="Trebuchet MS" w:eastAsia="Trebuchet MS" w:hAnsi="Trebuchet MS" w:cs="Trebuchet MS"/>
      <w:color w:val="454645"/>
      <w:sz w:val="32"/>
      <w:lang w:val="en-US"/>
    </w:rPr>
  </w:style>
  <w:style w:type="character" w:customStyle="1" w:styleId="Stile2Carattere">
    <w:name w:val="Stile2 Carattere"/>
    <w:basedOn w:val="Stile1Carattere"/>
    <w:link w:val="Stile2"/>
    <w:rsid w:val="00EB1629"/>
    <w:rPr>
      <w:rFonts w:ascii="Trebuchet MS" w:eastAsia="Trebuchet MS" w:hAnsi="Trebuchet MS" w:cs="Trebuchet MS"/>
      <w:b/>
      <w:color w:val="FFFFFF"/>
      <w:sz w:val="40"/>
      <w:shd w:val="clear" w:color="auto" w:fill="B3B3B3"/>
      <w:lang w:val="en-US"/>
    </w:rPr>
  </w:style>
  <w:style w:type="character" w:customStyle="1" w:styleId="SottotitoloCarattere">
    <w:name w:val="Sottotitolo Carattere"/>
    <w:basedOn w:val="Carpredefinitoparagrafo"/>
    <w:link w:val="Sottotitolo"/>
    <w:uiPriority w:val="99"/>
    <w:locked/>
    <w:rsid w:val="00361CAC"/>
    <w:rPr>
      <w:rFonts w:ascii="Cambria" w:eastAsia="Cambria" w:hAnsi="Cambria" w:cs="Cambria"/>
      <w:i/>
      <w:color w:val="4F81BD"/>
      <w:sz w:val="22"/>
    </w:rPr>
  </w:style>
  <w:style w:type="character" w:customStyle="1" w:styleId="Stile3Carattere">
    <w:name w:val="Stile3 Carattere"/>
    <w:basedOn w:val="Titolo2Carattere"/>
    <w:link w:val="Stile3"/>
    <w:rsid w:val="00EB1629"/>
    <w:rPr>
      <w:rFonts w:ascii="Trebuchet MS" w:eastAsia="Trebuchet MS" w:hAnsi="Trebuchet MS" w:cs="Trebuchet MS"/>
      <w:color w:val="454645"/>
      <w:sz w:val="32"/>
      <w:lang w:val="en-US"/>
    </w:rPr>
  </w:style>
  <w:style w:type="paragraph" w:styleId="Sommario1">
    <w:name w:val="toc 1"/>
    <w:basedOn w:val="Normale"/>
    <w:next w:val="Normale"/>
    <w:autoRedefine/>
    <w:uiPriority w:val="39"/>
    <w:rsid w:val="00576524"/>
    <w:pPr>
      <w:tabs>
        <w:tab w:val="right" w:leader="dot" w:pos="9623"/>
      </w:tabs>
      <w:spacing w:before="120" w:after="60" w:line="288" w:lineRule="auto"/>
    </w:pPr>
    <w:rPr>
      <w:rFonts w:asciiTheme="majorHAnsi" w:eastAsia="Calibri" w:hAnsiTheme="majorHAnsi" w:cs="Calibri"/>
      <w:b/>
      <w:noProof/>
      <w:sz w:val="22"/>
    </w:rPr>
  </w:style>
  <w:style w:type="character" w:styleId="Collegamentoipertestuale">
    <w:name w:val="Hyperlink"/>
    <w:basedOn w:val="Carpredefinitoparagrafo"/>
    <w:uiPriority w:val="99"/>
    <w:rsid w:val="00534B1C"/>
    <w:rPr>
      <w:color w:val="0000FF"/>
      <w:u w:val="single"/>
    </w:rPr>
  </w:style>
  <w:style w:type="paragraph" w:styleId="Sommario2">
    <w:name w:val="toc 2"/>
    <w:basedOn w:val="Normale"/>
    <w:next w:val="Normale"/>
    <w:autoRedefine/>
    <w:uiPriority w:val="39"/>
    <w:rsid w:val="00F70A81"/>
    <w:pPr>
      <w:tabs>
        <w:tab w:val="right" w:leader="dot" w:pos="9623"/>
      </w:tabs>
      <w:spacing w:after="120" w:line="259" w:lineRule="auto"/>
      <w:ind w:left="240"/>
    </w:pPr>
    <w:rPr>
      <w:rFonts w:ascii="Calibri" w:eastAsia="Calibri" w:hAnsi="Calibri" w:cs="Calibri"/>
      <w:sz w:val="22"/>
    </w:rPr>
  </w:style>
  <w:style w:type="paragraph" w:styleId="Sommario3">
    <w:name w:val="toc 3"/>
    <w:basedOn w:val="Normale"/>
    <w:next w:val="Normale"/>
    <w:autoRedefine/>
    <w:uiPriority w:val="39"/>
    <w:rsid w:val="00534B1C"/>
    <w:pPr>
      <w:spacing w:after="160" w:line="259" w:lineRule="auto"/>
      <w:ind w:left="480"/>
    </w:pPr>
    <w:rPr>
      <w:rFonts w:ascii="Calibri" w:eastAsia="Calibri" w:hAnsi="Calibri" w:cs="Calibri"/>
      <w:sz w:val="22"/>
    </w:rPr>
  </w:style>
  <w:style w:type="paragraph" w:styleId="Titolosommario">
    <w:name w:val="TOC Heading"/>
    <w:basedOn w:val="Titolo1"/>
    <w:next w:val="Normale"/>
    <w:uiPriority w:val="39"/>
    <w:unhideWhenUsed/>
    <w:qFormat/>
    <w:rsid w:val="00534B1C"/>
    <w:pPr>
      <w:keepNext/>
      <w:keepLines/>
      <w:spacing w:before="480" w:line="276" w:lineRule="auto"/>
      <w:outlineLvl w:val="9"/>
    </w:pPr>
    <w:rPr>
      <w:rFonts w:asciiTheme="majorHAnsi" w:eastAsiaTheme="majorEastAsia" w:hAnsiTheme="majorHAnsi" w:cstheme="majorBidi"/>
      <w:b/>
      <w:bCs/>
      <w:color w:val="365F91" w:themeColor="accent1" w:themeShade="BF"/>
      <w:sz w:val="28"/>
      <w:szCs w:val="28"/>
    </w:rPr>
  </w:style>
  <w:style w:type="paragraph" w:styleId="Intestazione">
    <w:name w:val="header"/>
    <w:basedOn w:val="Normale"/>
    <w:link w:val="IntestazioneCarattere"/>
    <w:uiPriority w:val="99"/>
    <w:rsid w:val="00534B1C"/>
    <w:pPr>
      <w:tabs>
        <w:tab w:val="center" w:pos="4513"/>
        <w:tab w:val="right" w:pos="9026"/>
      </w:tabs>
    </w:pPr>
    <w:rPr>
      <w:rFonts w:ascii="Calibri" w:eastAsia="Calibri" w:hAnsi="Calibri" w:cs="Calibri"/>
      <w:sz w:val="22"/>
    </w:rPr>
  </w:style>
  <w:style w:type="character" w:customStyle="1" w:styleId="IntestazioneCarattere">
    <w:name w:val="Intestazione Carattere"/>
    <w:basedOn w:val="Carpredefinitoparagrafo"/>
    <w:link w:val="Intestazione"/>
    <w:uiPriority w:val="99"/>
    <w:rsid w:val="00534B1C"/>
    <w:rPr>
      <w:rFonts w:ascii="Calibri" w:eastAsia="Calibri" w:hAnsi="Calibri" w:cs="Calibri"/>
      <w:color w:val="000000"/>
      <w:sz w:val="22"/>
    </w:rPr>
  </w:style>
  <w:style w:type="paragraph" w:styleId="Pidipagina">
    <w:name w:val="footer"/>
    <w:basedOn w:val="Normale"/>
    <w:link w:val="PidipaginaCarattere"/>
    <w:uiPriority w:val="99"/>
    <w:rsid w:val="00534B1C"/>
    <w:pPr>
      <w:tabs>
        <w:tab w:val="center" w:pos="4513"/>
        <w:tab w:val="right" w:pos="9026"/>
      </w:tabs>
    </w:pPr>
    <w:rPr>
      <w:rFonts w:ascii="Calibri" w:eastAsia="Calibri" w:hAnsi="Calibri" w:cs="Calibri"/>
      <w:sz w:val="22"/>
    </w:rPr>
  </w:style>
  <w:style w:type="character" w:customStyle="1" w:styleId="PidipaginaCarattere">
    <w:name w:val="Piè di pagina Carattere"/>
    <w:basedOn w:val="Carpredefinitoparagrafo"/>
    <w:link w:val="Pidipagina"/>
    <w:uiPriority w:val="99"/>
    <w:rsid w:val="00534B1C"/>
    <w:rPr>
      <w:rFonts w:ascii="Calibri" w:eastAsia="Calibri" w:hAnsi="Calibri" w:cs="Calibri"/>
      <w:color w:val="000000"/>
      <w:sz w:val="22"/>
    </w:rPr>
  </w:style>
  <w:style w:type="numbering" w:customStyle="1" w:styleId="Nessunelenco1">
    <w:name w:val="Nessun elenco1"/>
    <w:next w:val="Nessunelenco"/>
    <w:uiPriority w:val="99"/>
    <w:semiHidden/>
    <w:unhideWhenUsed/>
    <w:rsid w:val="00534B1C"/>
  </w:style>
  <w:style w:type="character" w:customStyle="1" w:styleId="Titolo3Carattere">
    <w:name w:val="Titolo 3 Carattere"/>
    <w:basedOn w:val="Carpredefinitoparagrafo"/>
    <w:link w:val="Titolo3"/>
    <w:uiPriority w:val="9"/>
    <w:locked/>
    <w:rsid w:val="00534B1C"/>
    <w:rPr>
      <w:rFonts w:ascii="Cambria" w:eastAsia="Cambria" w:hAnsi="Cambria" w:cs="Cambria"/>
      <w:color w:val="4F81BD"/>
      <w:sz w:val="24"/>
    </w:rPr>
  </w:style>
  <w:style w:type="character" w:customStyle="1" w:styleId="Titolo4Carattere">
    <w:name w:val="Titolo 4 Carattere"/>
    <w:basedOn w:val="Carpredefinitoparagrafo"/>
    <w:link w:val="Titolo4"/>
    <w:uiPriority w:val="99"/>
    <w:locked/>
    <w:rsid w:val="00534B1C"/>
    <w:rPr>
      <w:rFonts w:ascii="Cambria" w:eastAsia="Cambria" w:hAnsi="Cambria" w:cs="Cambria"/>
      <w:i/>
      <w:color w:val="4F81BD"/>
      <w:sz w:val="22"/>
    </w:rPr>
  </w:style>
  <w:style w:type="character" w:customStyle="1" w:styleId="Titolo5Carattere">
    <w:name w:val="Titolo 5 Carattere"/>
    <w:basedOn w:val="Carpredefinitoparagrafo"/>
    <w:link w:val="Titolo5"/>
    <w:uiPriority w:val="99"/>
    <w:locked/>
    <w:rsid w:val="00534B1C"/>
    <w:rPr>
      <w:rFonts w:ascii="Cambria" w:eastAsia="Cambria" w:hAnsi="Cambria" w:cs="Cambria"/>
      <w:color w:val="4F81BD"/>
      <w:sz w:val="22"/>
    </w:rPr>
  </w:style>
  <w:style w:type="character" w:customStyle="1" w:styleId="Titolo6Carattere">
    <w:name w:val="Titolo 6 Carattere"/>
    <w:basedOn w:val="Carpredefinitoparagrafo"/>
    <w:link w:val="Titolo6"/>
    <w:uiPriority w:val="99"/>
    <w:locked/>
    <w:rsid w:val="00534B1C"/>
    <w:rPr>
      <w:rFonts w:ascii="Cambria" w:eastAsia="Cambria" w:hAnsi="Cambria" w:cs="Cambria"/>
      <w:color w:val="4F81BD"/>
      <w:sz w:val="22"/>
    </w:rPr>
  </w:style>
  <w:style w:type="character" w:customStyle="1" w:styleId="TitoloCarattere">
    <w:name w:val="Titolo Carattere"/>
    <w:basedOn w:val="Carpredefinitoparagrafo"/>
    <w:link w:val="Titolo"/>
    <w:uiPriority w:val="99"/>
    <w:locked/>
    <w:rsid w:val="00534B1C"/>
    <w:rPr>
      <w:rFonts w:ascii="Cambria" w:eastAsia="Cambria" w:hAnsi="Cambria" w:cs="Cambria"/>
      <w:b/>
      <w:color w:val="4F81BD"/>
      <w:sz w:val="24"/>
    </w:rPr>
  </w:style>
  <w:style w:type="paragraph" w:styleId="Sommario4">
    <w:name w:val="toc 4"/>
    <w:basedOn w:val="Normale"/>
    <w:next w:val="Normale"/>
    <w:autoRedefine/>
    <w:uiPriority w:val="39"/>
    <w:rsid w:val="00534B1C"/>
    <w:pPr>
      <w:spacing w:before="120" w:after="120" w:line="280" w:lineRule="atLeast"/>
      <w:ind w:left="720"/>
      <w:jc w:val="both"/>
    </w:pPr>
    <w:rPr>
      <w:rFonts w:ascii="Cambria" w:eastAsia="MS Mincho" w:hAnsi="Cambria"/>
      <w:color w:val="auto"/>
      <w:sz w:val="18"/>
      <w:szCs w:val="18"/>
      <w:lang w:eastAsia="en-US"/>
    </w:rPr>
  </w:style>
  <w:style w:type="paragraph" w:styleId="Sommario5">
    <w:name w:val="toc 5"/>
    <w:basedOn w:val="Normale"/>
    <w:next w:val="Normale"/>
    <w:autoRedefine/>
    <w:uiPriority w:val="39"/>
    <w:rsid w:val="00534B1C"/>
    <w:pPr>
      <w:spacing w:before="120" w:after="120" w:line="280" w:lineRule="atLeast"/>
      <w:ind w:left="960"/>
      <w:jc w:val="both"/>
    </w:pPr>
    <w:rPr>
      <w:rFonts w:ascii="Cambria" w:eastAsia="MS Mincho" w:hAnsi="Cambria"/>
      <w:color w:val="auto"/>
      <w:sz w:val="18"/>
      <w:szCs w:val="18"/>
      <w:lang w:eastAsia="en-US"/>
    </w:rPr>
  </w:style>
  <w:style w:type="paragraph" w:styleId="Sommario6">
    <w:name w:val="toc 6"/>
    <w:basedOn w:val="Normale"/>
    <w:next w:val="Normale"/>
    <w:autoRedefine/>
    <w:uiPriority w:val="39"/>
    <w:rsid w:val="00534B1C"/>
    <w:pPr>
      <w:spacing w:before="120" w:after="120" w:line="280" w:lineRule="atLeast"/>
      <w:ind w:left="1200"/>
      <w:jc w:val="both"/>
    </w:pPr>
    <w:rPr>
      <w:rFonts w:ascii="Cambria" w:eastAsia="MS Mincho" w:hAnsi="Cambria"/>
      <w:color w:val="auto"/>
      <w:sz w:val="18"/>
      <w:szCs w:val="18"/>
      <w:lang w:eastAsia="en-US"/>
    </w:rPr>
  </w:style>
  <w:style w:type="paragraph" w:styleId="Sommario7">
    <w:name w:val="toc 7"/>
    <w:basedOn w:val="Normale"/>
    <w:next w:val="Normale"/>
    <w:autoRedefine/>
    <w:uiPriority w:val="39"/>
    <w:rsid w:val="00534B1C"/>
    <w:pPr>
      <w:spacing w:before="120" w:after="120" w:line="280" w:lineRule="atLeast"/>
      <w:ind w:left="1440"/>
      <w:jc w:val="both"/>
    </w:pPr>
    <w:rPr>
      <w:rFonts w:ascii="Cambria" w:eastAsia="MS Mincho" w:hAnsi="Cambria"/>
      <w:color w:val="auto"/>
      <w:sz w:val="18"/>
      <w:szCs w:val="18"/>
      <w:lang w:eastAsia="en-US"/>
    </w:rPr>
  </w:style>
  <w:style w:type="paragraph" w:styleId="Sommario8">
    <w:name w:val="toc 8"/>
    <w:basedOn w:val="Normale"/>
    <w:next w:val="Normale"/>
    <w:autoRedefine/>
    <w:uiPriority w:val="39"/>
    <w:rsid w:val="00534B1C"/>
    <w:pPr>
      <w:spacing w:before="120" w:after="120" w:line="280" w:lineRule="atLeast"/>
      <w:ind w:left="1680"/>
      <w:jc w:val="both"/>
    </w:pPr>
    <w:rPr>
      <w:rFonts w:ascii="Cambria" w:eastAsia="MS Mincho" w:hAnsi="Cambria"/>
      <w:color w:val="auto"/>
      <w:sz w:val="18"/>
      <w:szCs w:val="18"/>
      <w:lang w:eastAsia="en-US"/>
    </w:rPr>
  </w:style>
  <w:style w:type="paragraph" w:styleId="Sommario9">
    <w:name w:val="toc 9"/>
    <w:basedOn w:val="Normale"/>
    <w:next w:val="Normale"/>
    <w:autoRedefine/>
    <w:uiPriority w:val="39"/>
    <w:rsid w:val="00534B1C"/>
    <w:pPr>
      <w:spacing w:before="120" w:after="120" w:line="280" w:lineRule="atLeast"/>
      <w:ind w:left="1920"/>
      <w:jc w:val="both"/>
    </w:pPr>
    <w:rPr>
      <w:rFonts w:ascii="Cambria" w:eastAsia="MS Mincho" w:hAnsi="Cambria"/>
      <w:color w:val="auto"/>
      <w:sz w:val="18"/>
      <w:szCs w:val="18"/>
      <w:lang w:eastAsia="en-US"/>
    </w:rPr>
  </w:style>
  <w:style w:type="character" w:styleId="Numeropagina">
    <w:name w:val="page number"/>
    <w:basedOn w:val="Carpredefinitoparagrafo"/>
    <w:uiPriority w:val="99"/>
    <w:rsid w:val="00534B1C"/>
    <w:rPr>
      <w:rFonts w:cs="Times New Roman"/>
    </w:rPr>
  </w:style>
  <w:style w:type="paragraph" w:styleId="Revisione">
    <w:name w:val="Revision"/>
    <w:hidden/>
    <w:uiPriority w:val="99"/>
    <w:rsid w:val="00534B1C"/>
    <w:rPr>
      <w:rFonts w:ascii="Cambria" w:eastAsia="MS Mincho" w:hAnsi="Cambria"/>
      <w:sz w:val="24"/>
      <w:szCs w:val="24"/>
      <w:lang w:val="en-US" w:eastAsia="en-US"/>
    </w:rPr>
  </w:style>
  <w:style w:type="table" w:styleId="Grigliatabella">
    <w:name w:val="Table Grid"/>
    <w:basedOn w:val="Tabellanormale"/>
    <w:rsid w:val="00534B1C"/>
    <w:rPr>
      <w:rFonts w:ascii="Lucida Console" w:eastAsia="MS Mincho" w:hAnsi="Lucida Consol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rPr>
      <w:cantSplit/>
      <w:trHeight w:val="113"/>
    </w:trPr>
  </w:style>
  <w:style w:type="paragraph" w:customStyle="1" w:styleId="Note">
    <w:name w:val="Note"/>
    <w:basedOn w:val="Normale"/>
    <w:autoRedefine/>
    <w:uiPriority w:val="99"/>
    <w:rsid w:val="00534B1C"/>
    <w:pPr>
      <w:pBdr>
        <w:top w:val="dashed" w:sz="4" w:space="4" w:color="auto"/>
        <w:left w:val="dashed" w:sz="4" w:space="4" w:color="auto"/>
        <w:bottom w:val="dashed" w:sz="4" w:space="5" w:color="auto"/>
        <w:right w:val="dashed" w:sz="4" w:space="4" w:color="auto"/>
      </w:pBdr>
      <w:spacing w:before="240" w:after="240" w:line="280" w:lineRule="atLeast"/>
      <w:contextualSpacing/>
      <w:jc w:val="both"/>
    </w:pPr>
    <w:rPr>
      <w:rFonts w:ascii="Cambria" w:eastAsia="MS Mincho" w:hAnsi="Cambria"/>
      <w:color w:val="auto"/>
      <w:sz w:val="24"/>
      <w:szCs w:val="24"/>
      <w:lang w:eastAsia="en-US"/>
    </w:rPr>
  </w:style>
  <w:style w:type="paragraph" w:styleId="Mappadocumento">
    <w:name w:val="Document Map"/>
    <w:basedOn w:val="Normale"/>
    <w:link w:val="MappadocumentoCarattere"/>
    <w:uiPriority w:val="99"/>
    <w:rsid w:val="00534B1C"/>
    <w:pPr>
      <w:spacing w:before="120" w:after="120" w:line="280" w:lineRule="atLeast"/>
      <w:jc w:val="both"/>
    </w:pPr>
    <w:rPr>
      <w:rFonts w:ascii="Lucida Grande" w:eastAsia="MS Mincho" w:hAnsi="Lucida Grande"/>
      <w:color w:val="auto"/>
      <w:sz w:val="24"/>
      <w:szCs w:val="24"/>
      <w:lang w:eastAsia="en-US"/>
    </w:rPr>
  </w:style>
  <w:style w:type="character" w:customStyle="1" w:styleId="MappadocumentoCarattere">
    <w:name w:val="Mappa documento Carattere"/>
    <w:basedOn w:val="Carpredefinitoparagrafo"/>
    <w:link w:val="Mappadocumento"/>
    <w:uiPriority w:val="99"/>
    <w:rsid w:val="00534B1C"/>
    <w:rPr>
      <w:rFonts w:ascii="Lucida Grande" w:eastAsia="MS Mincho" w:hAnsi="Lucida Grande"/>
      <w:sz w:val="24"/>
      <w:szCs w:val="24"/>
      <w:lang w:val="en-GB" w:eastAsia="en-US"/>
    </w:rPr>
  </w:style>
  <w:style w:type="character" w:customStyle="1" w:styleId="codechar">
    <w:name w:val="code_char"/>
    <w:basedOn w:val="Carpredefinitoparagrafo"/>
    <w:qFormat/>
    <w:rsid w:val="00534B1C"/>
    <w:rPr>
      <w:rFonts w:ascii="Courier New" w:hAnsi="Courier New" w:cs="Times New Roman"/>
      <w:b w:val="0"/>
      <w:i w:val="0"/>
      <w:noProof/>
      <w:color w:val="auto"/>
      <w:sz w:val="22"/>
      <w:lang w:val="en-GB"/>
    </w:rPr>
  </w:style>
  <w:style w:type="character" w:customStyle="1" w:styleId="TestonotaapidipaginaCarattere">
    <w:name w:val="Testo nota a piè di pagina Carattere"/>
    <w:basedOn w:val="Carpredefinitoparagrafo"/>
    <w:link w:val="Testonotaapidipagina"/>
    <w:uiPriority w:val="99"/>
    <w:locked/>
    <w:rsid w:val="00534B1C"/>
    <w:rPr>
      <w:color w:val="000000"/>
    </w:rPr>
  </w:style>
  <w:style w:type="character" w:customStyle="1" w:styleId="tablename">
    <w:name w:val="table_name"/>
    <w:basedOn w:val="Carpredefinitoparagrafo"/>
    <w:rsid w:val="00534B1C"/>
    <w:rPr>
      <w:rFonts w:ascii="Cambria" w:hAnsi="Cambria" w:cs="Times New Roman"/>
      <w:b/>
      <w:noProof/>
      <w:color w:val="808080"/>
      <w:sz w:val="24"/>
      <w:lang w:val="en-GB"/>
    </w:rPr>
  </w:style>
  <w:style w:type="paragraph" w:customStyle="1" w:styleId="tabletext">
    <w:name w:val="table_text"/>
    <w:basedOn w:val="Normale"/>
    <w:next w:val="Normale"/>
    <w:autoRedefine/>
    <w:qFormat/>
    <w:rsid w:val="00534B1C"/>
    <w:pPr>
      <w:spacing w:line="280" w:lineRule="atLeast"/>
      <w:jc w:val="center"/>
    </w:pPr>
    <w:rPr>
      <w:rFonts w:ascii="Consolas" w:hAnsi="Consolas"/>
      <w:noProof/>
      <w:color w:val="auto"/>
      <w:szCs w:val="24"/>
      <w:lang w:eastAsia="en-US"/>
    </w:rPr>
  </w:style>
  <w:style w:type="table" w:customStyle="1" w:styleId="Elencochiaro1">
    <w:name w:val="Elenco chiaro1"/>
    <w:basedOn w:val="Tabellanormale"/>
    <w:next w:val="Elencochiaro"/>
    <w:uiPriority w:val="61"/>
    <w:rsid w:val="00534B1C"/>
    <w:rPr>
      <w:rFonts w:ascii="Calibri" w:eastAsia="MS Mincho" w:hAnsi="Calibri" w:cs="Arial"/>
      <w:sz w:val="24"/>
      <w:szCs w:val="24"/>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Elencochiaro-Colore11">
    <w:name w:val="Elenco chiaro - Colore 11"/>
    <w:basedOn w:val="Tabellanormale"/>
    <w:next w:val="Elencochiaro-Colore1"/>
    <w:uiPriority w:val="61"/>
    <w:rsid w:val="00534B1C"/>
    <w:rPr>
      <w:rFonts w:ascii="Calibri" w:eastAsia="MS Mincho" w:hAnsi="Calibri" w:cs="Arial"/>
      <w:sz w:val="24"/>
      <w:szCs w:val="24"/>
      <w:lang w:eastAsia="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Didascalia1">
    <w:name w:val="Didascalia1"/>
    <w:basedOn w:val="Normale"/>
    <w:next w:val="Normale"/>
    <w:autoRedefine/>
    <w:uiPriority w:val="35"/>
    <w:unhideWhenUsed/>
    <w:qFormat/>
    <w:rsid w:val="00534B1C"/>
    <w:pPr>
      <w:spacing w:after="200"/>
      <w:jc w:val="center"/>
    </w:pPr>
    <w:rPr>
      <w:rFonts w:ascii="Calibri" w:eastAsia="MS Mincho" w:hAnsi="Calibri" w:cs="Arial"/>
      <w:b/>
      <w:bCs/>
      <w:color w:val="4F81BD"/>
      <w:sz w:val="24"/>
      <w:szCs w:val="24"/>
      <w:lang w:eastAsia="en-US"/>
    </w:rPr>
  </w:style>
  <w:style w:type="character" w:customStyle="1" w:styleId="Titolo7Carattere">
    <w:name w:val="Titolo 7 Carattere"/>
    <w:basedOn w:val="Carpredefinitoparagrafo"/>
    <w:link w:val="Titolo7"/>
    <w:rsid w:val="00534B1C"/>
    <w:rPr>
      <w:rFonts w:ascii="Cambria" w:eastAsia="Cambria" w:hAnsi="Cambria" w:cs="Cambria"/>
      <w:i/>
      <w:color w:val="4F81BD"/>
      <w:sz w:val="22"/>
    </w:rPr>
  </w:style>
  <w:style w:type="character" w:customStyle="1" w:styleId="Titolo8Carattere">
    <w:name w:val="Titolo 8 Carattere"/>
    <w:basedOn w:val="Carpredefinitoparagrafo"/>
    <w:link w:val="Titolo8"/>
    <w:rsid w:val="00534B1C"/>
    <w:rPr>
      <w:rFonts w:ascii="Cambria" w:eastAsia="Cambria" w:hAnsi="Cambria" w:cs="Cambria"/>
      <w:color w:val="000000"/>
      <w:sz w:val="22"/>
    </w:rPr>
  </w:style>
  <w:style w:type="character" w:customStyle="1" w:styleId="Titolo9Carattere">
    <w:name w:val="Titolo 9 Carattere"/>
    <w:basedOn w:val="Carpredefinitoparagrafo"/>
    <w:link w:val="Titolo9"/>
    <w:rsid w:val="00534B1C"/>
    <w:rPr>
      <w:rFonts w:ascii="Cambria" w:eastAsia="Cambria" w:hAnsi="Cambria" w:cs="Cambria"/>
      <w:i/>
      <w:color w:val="000000"/>
      <w:sz w:val="22"/>
    </w:rPr>
  </w:style>
  <w:style w:type="character" w:customStyle="1" w:styleId="dsdimension">
    <w:name w:val="ds_dimension"/>
    <w:basedOn w:val="Carpredefinitoparagrafo"/>
    <w:uiPriority w:val="1"/>
    <w:qFormat/>
    <w:rsid w:val="00534B1C"/>
    <w:rPr>
      <w:rFonts w:ascii="Consolas" w:hAnsi="Consolas"/>
      <w:caps/>
      <w:smallCaps w:val="0"/>
      <w:color w:val="0070C0"/>
      <w:sz w:val="20"/>
    </w:rPr>
  </w:style>
  <w:style w:type="character" w:customStyle="1" w:styleId="dsmeasure">
    <w:name w:val="ds_measure"/>
    <w:basedOn w:val="dsdimension"/>
    <w:uiPriority w:val="1"/>
    <w:qFormat/>
    <w:rsid w:val="00534B1C"/>
    <w:rPr>
      <w:rFonts w:ascii="Consolas" w:eastAsia="Times New Roman" w:hAnsi="Consolas"/>
      <w:b/>
      <w:caps/>
      <w:smallCaps w:val="0"/>
      <w:color w:val="FF0000"/>
      <w:sz w:val="20"/>
    </w:rPr>
  </w:style>
  <w:style w:type="character" w:customStyle="1" w:styleId="dsattribute">
    <w:name w:val="ds_attribute"/>
    <w:basedOn w:val="dsdimension"/>
    <w:uiPriority w:val="1"/>
    <w:qFormat/>
    <w:rsid w:val="00534B1C"/>
    <w:rPr>
      <w:rFonts w:ascii="Consolas" w:eastAsia="Times New Roman" w:hAnsi="Consolas"/>
      <w:i/>
      <w:caps/>
      <w:smallCaps w:val="0"/>
      <w:color w:val="00B050"/>
      <w:sz w:val="20"/>
    </w:rPr>
  </w:style>
  <w:style w:type="character" w:styleId="Numeroriga">
    <w:name w:val="line number"/>
    <w:basedOn w:val="Carpredefinitoparagrafo"/>
    <w:uiPriority w:val="99"/>
    <w:unhideWhenUsed/>
    <w:rsid w:val="00534B1C"/>
  </w:style>
  <w:style w:type="paragraph" w:styleId="Puntoelenco">
    <w:name w:val="List Bullet"/>
    <w:basedOn w:val="Normale"/>
    <w:autoRedefine/>
    <w:uiPriority w:val="99"/>
    <w:rsid w:val="00534B1C"/>
    <w:pPr>
      <w:spacing w:before="120" w:after="120" w:line="280" w:lineRule="atLeast"/>
      <w:ind w:left="624" w:hanging="340"/>
    </w:pPr>
    <w:rPr>
      <w:rFonts w:ascii="Cambria" w:eastAsia="MS Mincho" w:hAnsi="Cambria"/>
      <w:color w:val="auto"/>
      <w:sz w:val="24"/>
      <w:szCs w:val="24"/>
      <w:lang w:eastAsia="en-US"/>
    </w:rPr>
  </w:style>
  <w:style w:type="numbering" w:customStyle="1" w:styleId="Nessunelenco11">
    <w:name w:val="Nessun elenco11"/>
    <w:next w:val="Nessunelenco"/>
    <w:uiPriority w:val="99"/>
    <w:semiHidden/>
    <w:unhideWhenUsed/>
    <w:rsid w:val="00534B1C"/>
  </w:style>
  <w:style w:type="table" w:customStyle="1" w:styleId="Grigliatabella1">
    <w:name w:val="Griglia tabella1"/>
    <w:basedOn w:val="Tabellanormale"/>
    <w:next w:val="Grigliatabella"/>
    <w:rsid w:val="00534B1C"/>
    <w:rPr>
      <w:rFonts w:ascii="Lucida Console" w:eastAsia="MS Mincho" w:hAnsi="Lucida Consol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rPr>
      <w:cantSplit/>
      <w:trHeight w:val="113"/>
    </w:trPr>
  </w:style>
  <w:style w:type="character" w:customStyle="1" w:styleId="Collegamentovisitato1">
    <w:name w:val="Collegamento visitato1"/>
    <w:basedOn w:val="Carpredefinitoparagrafo"/>
    <w:uiPriority w:val="99"/>
    <w:semiHidden/>
    <w:unhideWhenUsed/>
    <w:locked/>
    <w:rsid w:val="00534B1C"/>
    <w:rPr>
      <w:color w:val="800080"/>
      <w:u w:val="single"/>
    </w:rPr>
  </w:style>
  <w:style w:type="numbering" w:customStyle="1" w:styleId="Nessunelenco2">
    <w:name w:val="Nessun elenco2"/>
    <w:next w:val="Nessunelenco"/>
    <w:uiPriority w:val="99"/>
    <w:semiHidden/>
    <w:unhideWhenUsed/>
    <w:rsid w:val="00534B1C"/>
  </w:style>
  <w:style w:type="table" w:customStyle="1" w:styleId="Grigliatabella2">
    <w:name w:val="Griglia tabella2"/>
    <w:basedOn w:val="Tabellanormale"/>
    <w:next w:val="Grigliatabella"/>
    <w:rsid w:val="00534B1C"/>
    <w:rPr>
      <w:rFonts w:ascii="Lucida Console" w:eastAsia="MS Mincho" w:hAnsi="Lucida Consol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rPr>
      <w:cantSplit/>
      <w:trHeight w:val="113"/>
    </w:trPr>
  </w:style>
  <w:style w:type="table" w:customStyle="1" w:styleId="Elencochiaro2">
    <w:name w:val="Elenco chiaro2"/>
    <w:basedOn w:val="Tabellanormale"/>
    <w:next w:val="Elencochiaro"/>
    <w:uiPriority w:val="61"/>
    <w:rsid w:val="00534B1C"/>
    <w:rPr>
      <w:rFonts w:ascii="Calibri" w:eastAsia="MS Mincho" w:hAnsi="Calibri" w:cs="Arial"/>
      <w:sz w:val="24"/>
      <w:szCs w:val="24"/>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Elencochiaro-Colore12">
    <w:name w:val="Elenco chiaro - Colore 12"/>
    <w:basedOn w:val="Tabellanormale"/>
    <w:next w:val="Elencochiaro-Colore1"/>
    <w:uiPriority w:val="61"/>
    <w:rsid w:val="00534B1C"/>
    <w:rPr>
      <w:rFonts w:ascii="Calibri" w:eastAsia="MS Mincho" w:hAnsi="Calibri" w:cs="Arial"/>
      <w:sz w:val="24"/>
      <w:szCs w:val="24"/>
      <w:lang w:eastAsia="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numbering" w:customStyle="1" w:styleId="Nessunelenco3">
    <w:name w:val="Nessun elenco3"/>
    <w:next w:val="Nessunelenco"/>
    <w:uiPriority w:val="99"/>
    <w:semiHidden/>
    <w:unhideWhenUsed/>
    <w:rsid w:val="00534B1C"/>
  </w:style>
  <w:style w:type="table" w:customStyle="1" w:styleId="Grigliatabella3">
    <w:name w:val="Griglia tabella3"/>
    <w:basedOn w:val="Tabellanormale"/>
    <w:next w:val="Grigliatabella"/>
    <w:rsid w:val="00534B1C"/>
    <w:rPr>
      <w:rFonts w:ascii="Lucida Console" w:eastAsia="MS Mincho" w:hAnsi="Lucida Consol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rPr>
      <w:cantSplit/>
      <w:trHeight w:val="113"/>
    </w:trPr>
  </w:style>
  <w:style w:type="table" w:customStyle="1" w:styleId="Elencochiaro3">
    <w:name w:val="Elenco chiaro3"/>
    <w:basedOn w:val="Tabellanormale"/>
    <w:next w:val="Elencochiaro"/>
    <w:uiPriority w:val="61"/>
    <w:rsid w:val="00534B1C"/>
    <w:rPr>
      <w:rFonts w:ascii="Calibri" w:eastAsia="MS Mincho" w:hAnsi="Calibri" w:cs="Arial"/>
      <w:sz w:val="24"/>
      <w:szCs w:val="24"/>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Elencochiaro-Colore13">
    <w:name w:val="Elenco chiaro - Colore 13"/>
    <w:basedOn w:val="Tabellanormale"/>
    <w:next w:val="Elencochiaro-Colore1"/>
    <w:uiPriority w:val="61"/>
    <w:rsid w:val="00534B1C"/>
    <w:rPr>
      <w:rFonts w:ascii="Calibri" w:eastAsia="MS Mincho" w:hAnsi="Calibri" w:cs="Arial"/>
      <w:sz w:val="24"/>
      <w:szCs w:val="24"/>
      <w:lang w:eastAsia="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Grigliatabella4">
    <w:name w:val="Griglia tabella4"/>
    <w:basedOn w:val="Tabellanormale"/>
    <w:next w:val="Grigliatabella"/>
    <w:rsid w:val="00534B1C"/>
    <w:rPr>
      <w:rFonts w:ascii="Lucida Console" w:eastAsia="MS Mincho" w:hAnsi="Lucida Consol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rPr>
      <w:cantSplit/>
      <w:trHeight w:val="113"/>
    </w:trPr>
  </w:style>
  <w:style w:type="paragraph" w:styleId="Indice1">
    <w:name w:val="index 1"/>
    <w:basedOn w:val="Normale"/>
    <w:next w:val="Normale"/>
    <w:autoRedefine/>
    <w:uiPriority w:val="99"/>
    <w:unhideWhenUsed/>
    <w:rsid w:val="00534B1C"/>
    <w:pPr>
      <w:ind w:left="240" w:hanging="240"/>
      <w:jc w:val="both"/>
    </w:pPr>
    <w:rPr>
      <w:rFonts w:ascii="Cambria" w:eastAsia="MS Mincho" w:hAnsi="Cambria"/>
      <w:color w:val="auto"/>
      <w:sz w:val="24"/>
      <w:szCs w:val="24"/>
      <w:lang w:eastAsia="en-US"/>
    </w:rPr>
  </w:style>
  <w:style w:type="character" w:customStyle="1" w:styleId="modelobject">
    <w:name w:val="modelobject"/>
    <w:basedOn w:val="Carpredefinitoparagrafo"/>
    <w:uiPriority w:val="1"/>
    <w:qFormat/>
    <w:rsid w:val="00534B1C"/>
    <w:rPr>
      <w:i/>
      <w:noProof/>
      <w:color w:val="404040"/>
      <w:lang w:val="en-GB"/>
    </w:rPr>
  </w:style>
  <w:style w:type="paragraph" w:customStyle="1" w:styleId="Istruzioneprogramma">
    <w:name w:val="Istruzione programma"/>
    <w:basedOn w:val="Normale"/>
    <w:rsid w:val="00534B1C"/>
    <w:pPr>
      <w:suppressAutoHyphens/>
      <w:ind w:left="360"/>
    </w:pPr>
    <w:rPr>
      <w:rFonts w:ascii="Arial" w:hAnsi="Arial"/>
      <w:i/>
      <w:color w:val="auto"/>
      <w:lang w:eastAsia="ar-SA"/>
    </w:rPr>
  </w:style>
  <w:style w:type="paragraph" w:customStyle="1" w:styleId="corpotesto">
    <w:name w:val="corpo testo"/>
    <w:basedOn w:val="Normale"/>
    <w:rsid w:val="00534B1C"/>
    <w:pPr>
      <w:widowControl w:val="0"/>
      <w:suppressAutoHyphens/>
      <w:spacing w:before="120" w:line="260" w:lineRule="atLeast"/>
      <w:jc w:val="both"/>
    </w:pPr>
    <w:rPr>
      <w:rFonts w:ascii="Garamond" w:hAnsi="Garamond"/>
      <w:color w:val="auto"/>
      <w:sz w:val="24"/>
      <w:lang w:eastAsia="ar-SA"/>
    </w:rPr>
  </w:style>
  <w:style w:type="paragraph" w:customStyle="1" w:styleId="TitoloDomande">
    <w:name w:val="Titolo Domande"/>
    <w:basedOn w:val="corpotesto"/>
    <w:rsid w:val="00534B1C"/>
    <w:pPr>
      <w:spacing w:before="0" w:line="200" w:lineRule="atLeast"/>
    </w:pPr>
    <w:rPr>
      <w:spacing w:val="15"/>
    </w:rPr>
  </w:style>
  <w:style w:type="paragraph" w:customStyle="1" w:styleId="Questionario">
    <w:name w:val="Questionario"/>
    <w:basedOn w:val="Normale"/>
    <w:rsid w:val="00534B1C"/>
    <w:pPr>
      <w:suppressAutoHyphens/>
    </w:pPr>
    <w:rPr>
      <w:rFonts w:ascii="Arial" w:hAnsi="Arial"/>
      <w:color w:val="auto"/>
      <w:sz w:val="22"/>
      <w:lang w:eastAsia="ar-SA"/>
    </w:rPr>
  </w:style>
  <w:style w:type="paragraph" w:customStyle="1" w:styleId="Rispostelette">
    <w:name w:val="Risposte lette"/>
    <w:basedOn w:val="Normale"/>
    <w:rsid w:val="00534B1C"/>
    <w:pPr>
      <w:tabs>
        <w:tab w:val="num" w:pos="360"/>
      </w:tabs>
      <w:suppressAutoHyphens/>
      <w:ind w:left="360" w:hanging="360"/>
    </w:pPr>
    <w:rPr>
      <w:rFonts w:ascii="Arial" w:hAnsi="Arial"/>
      <w:color w:val="auto"/>
      <w:lang w:eastAsia="ar-SA"/>
    </w:rPr>
  </w:style>
  <w:style w:type="paragraph" w:customStyle="1" w:styleId="Rispostemute">
    <w:name w:val="Risposte mute"/>
    <w:basedOn w:val="Questionario"/>
    <w:next w:val="Questionario"/>
    <w:rsid w:val="00534B1C"/>
    <w:pPr>
      <w:tabs>
        <w:tab w:val="num" w:pos="360"/>
      </w:tabs>
      <w:ind w:left="360" w:hanging="360"/>
    </w:pPr>
    <w:rPr>
      <w:i/>
      <w:sz w:val="20"/>
    </w:rPr>
  </w:style>
  <w:style w:type="character" w:customStyle="1" w:styleId="hps">
    <w:name w:val="hps"/>
    <w:basedOn w:val="Carpredefinitoparagrafo"/>
    <w:rsid w:val="00534B1C"/>
  </w:style>
  <w:style w:type="paragraph" w:styleId="Corpotesto0">
    <w:name w:val="Body Text"/>
    <w:basedOn w:val="Normale"/>
    <w:link w:val="CorpotestoCarattere"/>
    <w:rsid w:val="00534B1C"/>
    <w:pPr>
      <w:suppressAutoHyphens/>
      <w:spacing w:after="240" w:line="240" w:lineRule="atLeast"/>
      <w:ind w:firstLine="360"/>
      <w:jc w:val="both"/>
    </w:pPr>
    <w:rPr>
      <w:rFonts w:ascii="Garamond" w:hAnsi="Garamond"/>
      <w:color w:val="auto"/>
      <w:sz w:val="22"/>
      <w:lang w:eastAsia="ar-SA"/>
    </w:rPr>
  </w:style>
  <w:style w:type="character" w:customStyle="1" w:styleId="CorpotestoCarattere">
    <w:name w:val="Corpo testo Carattere"/>
    <w:basedOn w:val="Carpredefinitoparagrafo"/>
    <w:link w:val="Corpotesto0"/>
    <w:rsid w:val="00534B1C"/>
    <w:rPr>
      <w:rFonts w:ascii="Garamond" w:hAnsi="Garamond"/>
      <w:sz w:val="22"/>
      <w:lang w:eastAsia="ar-SA"/>
    </w:rPr>
  </w:style>
  <w:style w:type="character" w:customStyle="1" w:styleId="shorttext">
    <w:name w:val="short_text"/>
    <w:basedOn w:val="Carpredefinitoparagrafo"/>
    <w:rsid w:val="00534B1C"/>
  </w:style>
  <w:style w:type="paragraph" w:customStyle="1" w:styleId="Corpodeltesto31">
    <w:name w:val="Corpo del testo 31"/>
    <w:basedOn w:val="Normale"/>
    <w:rsid w:val="00534B1C"/>
    <w:pPr>
      <w:suppressAutoHyphens/>
    </w:pPr>
    <w:rPr>
      <w:b/>
      <w:bCs/>
      <w:color w:val="auto"/>
      <w:sz w:val="24"/>
      <w:szCs w:val="24"/>
      <w:lang w:eastAsia="ar-SA"/>
    </w:rPr>
  </w:style>
  <w:style w:type="paragraph" w:customStyle="1" w:styleId="tablenameP">
    <w:name w:val="table_nameP"/>
    <w:basedOn w:val="Normale"/>
    <w:autoRedefine/>
    <w:qFormat/>
    <w:rsid w:val="00534B1C"/>
    <w:pPr>
      <w:keepNext/>
      <w:tabs>
        <w:tab w:val="left" w:pos="3040"/>
      </w:tabs>
      <w:spacing w:before="120" w:after="60" w:line="280" w:lineRule="atLeast"/>
      <w:jc w:val="both"/>
    </w:pPr>
    <w:rPr>
      <w:rFonts w:ascii="Cambria" w:eastAsia="MS Mincho" w:hAnsi="Cambria"/>
      <w:b/>
      <w:noProof/>
      <w:color w:val="808080"/>
      <w:sz w:val="24"/>
      <w:szCs w:val="24"/>
      <w:lang w:eastAsia="en-US"/>
    </w:rPr>
  </w:style>
  <w:style w:type="paragraph" w:customStyle="1" w:styleId="Default">
    <w:name w:val="Default"/>
    <w:rsid w:val="00534B1C"/>
    <w:pPr>
      <w:autoSpaceDE w:val="0"/>
      <w:autoSpaceDN w:val="0"/>
      <w:adjustRightInd w:val="0"/>
    </w:pPr>
    <w:rPr>
      <w:rFonts w:ascii="Trebuchet MS" w:eastAsia="MS Mincho" w:hAnsi="Trebuchet MS" w:cs="Trebuchet MS"/>
      <w:color w:val="000000"/>
      <w:sz w:val="24"/>
      <w:szCs w:val="24"/>
    </w:rPr>
  </w:style>
  <w:style w:type="table" w:customStyle="1" w:styleId="Sfondochiaro-Colore11">
    <w:name w:val="Sfondo chiaro - Colore 11"/>
    <w:basedOn w:val="Tabellanormale"/>
    <w:next w:val="Sfondochiaro-Colore1"/>
    <w:uiPriority w:val="60"/>
    <w:rsid w:val="00534B1C"/>
    <w:rPr>
      <w:rFonts w:ascii="Cambria" w:eastAsia="MS Mincho" w:hAnsi="Cambria"/>
      <w:color w:val="365F91"/>
      <w:sz w:val="22"/>
      <w:szCs w:val="2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Elencochiaro">
    <w:name w:val="Light List"/>
    <w:basedOn w:val="Tabellanormale"/>
    <w:uiPriority w:val="61"/>
    <w:rsid w:val="00534B1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Elencochiaro-Colore1">
    <w:name w:val="Light List Accent 1"/>
    <w:basedOn w:val="Tabellanormale"/>
    <w:uiPriority w:val="61"/>
    <w:rsid w:val="00534B1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Collegamentovisitato">
    <w:name w:val="FollowedHyperlink"/>
    <w:basedOn w:val="Carpredefinitoparagrafo"/>
    <w:uiPriority w:val="99"/>
    <w:rsid w:val="00534B1C"/>
    <w:rPr>
      <w:color w:val="800080" w:themeColor="followedHyperlink"/>
      <w:u w:val="single"/>
    </w:rPr>
  </w:style>
  <w:style w:type="table" w:styleId="Sfondochiaro-Colore1">
    <w:name w:val="Light Shading Accent 1"/>
    <w:basedOn w:val="Tabellanormale"/>
    <w:uiPriority w:val="60"/>
    <w:rsid w:val="00534B1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zmsearchresult">
    <w:name w:val="zmsearchresult"/>
    <w:basedOn w:val="Carpredefinitoparagrafo"/>
    <w:rsid w:val="00534B1C"/>
  </w:style>
  <w:style w:type="paragraph" w:styleId="Didascalia">
    <w:name w:val="caption"/>
    <w:basedOn w:val="Normale"/>
    <w:next w:val="Normale"/>
    <w:autoRedefine/>
    <w:uiPriority w:val="35"/>
    <w:unhideWhenUsed/>
    <w:qFormat/>
    <w:rsid w:val="00CB227A"/>
    <w:pPr>
      <w:spacing w:after="200"/>
      <w:jc w:val="center"/>
    </w:pPr>
    <w:rPr>
      <w:rFonts w:asciiTheme="minorHAnsi" w:eastAsiaTheme="minorEastAsia" w:hAnsiTheme="minorHAnsi" w:cstheme="minorBidi"/>
      <w:b/>
      <w:bCs/>
      <w:color w:val="4F81BD" w:themeColor="accent1"/>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hyperlink" Target="mailto:twg@sdmx.org" TargetMode="External"/><Relationship Id="rId4" Type="http://schemas.microsoft.com/office/2007/relationships/stylesWithEffects" Target="stylesWithEffects.xml"/><Relationship Id="rId9" Type="http://schemas.openxmlformats.org/officeDocument/2006/relationships/hyperlink" Target="https://sdmx.org/?page_id=5096" TargetMode="External"/><Relationship Id="rId14"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EE7065-52E4-4BED-B022-DE9C9D642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94</Pages>
  <Words>51755</Words>
  <Characters>295007</Characters>
  <Application>Microsoft Office Word</Application>
  <DocSecurity>0</DocSecurity>
  <Lines>2458</Lines>
  <Paragraphs>692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VTL Task-Force</Company>
  <LinksUpToDate>false</LinksUpToDate>
  <CharactersWithSpaces>346070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VTL Task-Force</dc:creator>
  <cp:lastModifiedBy>Utente</cp:lastModifiedBy>
  <cp:revision>2</cp:revision>
  <cp:lastPrinted>2016-10-17T15:16:00Z</cp:lastPrinted>
  <dcterms:created xsi:type="dcterms:W3CDTF">2017-07-30T14:47:00Z</dcterms:created>
  <dcterms:modified xsi:type="dcterms:W3CDTF">2017-07-30T14:47:00Z</dcterms:modified>
</cp:coreProperties>
</file>